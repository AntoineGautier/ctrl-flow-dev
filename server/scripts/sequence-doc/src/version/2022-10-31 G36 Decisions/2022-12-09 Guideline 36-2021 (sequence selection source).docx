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F66BC5" w14:textId="3B69E637" w:rsidR="00F120BF" w:rsidRDefault="00F120BF" w:rsidP="00340B88">
      <w:pPr>
        <w:spacing w:before="240"/>
        <w:jc w:val="right"/>
        <w:rPr>
          <w:ins w:id="1" w:author="Reece Kiriu" w:date="2022-12-07T19:29:00Z"/>
          <w:rFonts w:ascii="Arial MT" w:eastAsia="Calibri" w:hAnsi="Arial MT" w:cs="Calibri"/>
          <w:b/>
          <w:sz w:val="30"/>
        </w:rPr>
      </w:pPr>
      <w:ins w:id="2" w:author="Reece Kiriu" w:date="2022-12-07T19:28:00Z">
        <w:r>
          <w:rPr>
            <w:rFonts w:ascii="Arial MT" w:eastAsia="Calibri" w:hAnsi="Arial MT" w:cs="Calibri"/>
            <w:b/>
            <w:sz w:val="30"/>
          </w:rPr>
          <w:t>Lawrence Berk</w:t>
        </w:r>
      </w:ins>
      <w:ins w:id="3" w:author="Reece Kiriu" w:date="2022-12-07T19:29:00Z">
        <w:r>
          <w:rPr>
            <w:rFonts w:ascii="Arial MT" w:eastAsia="Calibri" w:hAnsi="Arial MT" w:cs="Calibri"/>
            <w:b/>
            <w:sz w:val="30"/>
          </w:rPr>
          <w:t>e</w:t>
        </w:r>
      </w:ins>
      <w:ins w:id="4" w:author="Reece Kiriu" w:date="2022-12-07T19:28:00Z">
        <w:r>
          <w:rPr>
            <w:rFonts w:ascii="Arial MT" w:eastAsia="Calibri" w:hAnsi="Arial MT" w:cs="Calibri"/>
            <w:b/>
            <w:sz w:val="30"/>
          </w:rPr>
          <w:t>ley National Laboratory</w:t>
        </w:r>
      </w:ins>
    </w:p>
    <w:p w14:paraId="3224FD20" w14:textId="2B329A27" w:rsidR="00F120BF" w:rsidRPr="006C23EC" w:rsidRDefault="00F120BF" w:rsidP="006C23EC">
      <w:pPr>
        <w:spacing w:after="166" w:line="216" w:lineRule="auto"/>
        <w:ind w:left="10" w:right="-15" w:hanging="10"/>
        <w:jc w:val="right"/>
        <w:rPr>
          <w:ins w:id="5" w:author="Reece Kiriu" w:date="2022-12-07T19:29:00Z"/>
          <w:rFonts w:ascii="Arial MT" w:eastAsia="Calibri" w:hAnsi="Arial MT" w:cs="Calibri"/>
          <w:b/>
          <w:sz w:val="80"/>
          <w:szCs w:val="80"/>
          <w:rPrChange w:id="6" w:author="Reece Kiriu" w:date="2022-12-09T11:23:00Z">
            <w:rPr>
              <w:ins w:id="7" w:author="Reece Kiriu" w:date="2022-12-07T19:29:00Z"/>
              <w:rFonts w:ascii="Arial MT" w:eastAsia="Calibri" w:hAnsi="Arial MT" w:cs="Calibri"/>
              <w:b/>
              <w:sz w:val="30"/>
            </w:rPr>
          </w:rPrChange>
        </w:rPr>
        <w:pPrChange w:id="8" w:author="Reece Kiriu" w:date="2022-12-09T11:23:00Z">
          <w:pPr>
            <w:spacing w:before="240"/>
            <w:jc w:val="right"/>
          </w:pPr>
        </w:pPrChange>
      </w:pPr>
      <w:ins w:id="9" w:author="Reece Kiriu" w:date="2022-12-07T19:29:00Z">
        <w:r w:rsidRPr="006C23EC">
          <w:rPr>
            <w:rFonts w:ascii="Arial MT" w:eastAsia="Calibri" w:hAnsi="Arial MT" w:cs="Calibri"/>
            <w:b/>
            <w:sz w:val="80"/>
            <w:szCs w:val="80"/>
            <w:rPrChange w:id="10" w:author="Reece Kiriu" w:date="2022-12-09T11:22:00Z">
              <w:rPr>
                <w:rFonts w:ascii="Arial MT" w:eastAsia="Calibri" w:hAnsi="Arial MT" w:cs="Calibri"/>
                <w:b/>
                <w:sz w:val="30"/>
              </w:rPr>
            </w:rPrChange>
          </w:rPr>
          <w:t>Ctrl-flow</w:t>
        </w:r>
      </w:ins>
    </w:p>
    <w:p w14:paraId="174539FA" w14:textId="6F8FA5B1" w:rsidR="00F120BF" w:rsidRDefault="00F120BF" w:rsidP="00340B88">
      <w:pPr>
        <w:spacing w:before="240"/>
        <w:jc w:val="right"/>
        <w:rPr>
          <w:ins w:id="11" w:author="Reece Kiriu" w:date="2022-12-09T11:24:00Z"/>
          <w:rFonts w:ascii="Arial MT" w:eastAsia="Calibri" w:hAnsi="Arial MT" w:cs="Calibri"/>
          <w:b/>
          <w:sz w:val="30"/>
        </w:rPr>
      </w:pPr>
    </w:p>
    <w:p w14:paraId="74D46DD6" w14:textId="34D8B256" w:rsidR="006C23EC" w:rsidRDefault="006C23EC" w:rsidP="00340B88">
      <w:pPr>
        <w:spacing w:before="240"/>
        <w:jc w:val="right"/>
        <w:rPr>
          <w:ins w:id="12" w:author="Reece Kiriu" w:date="2022-12-09T11:24:00Z"/>
          <w:rFonts w:ascii="Arial MT" w:eastAsia="Calibri" w:hAnsi="Arial MT" w:cs="Calibri"/>
          <w:b/>
          <w:sz w:val="30"/>
        </w:rPr>
      </w:pPr>
    </w:p>
    <w:p w14:paraId="783E5C37" w14:textId="120BF7B6" w:rsidR="006C23EC" w:rsidRDefault="006C23EC" w:rsidP="00340B88">
      <w:pPr>
        <w:spacing w:before="240"/>
        <w:jc w:val="right"/>
        <w:rPr>
          <w:ins w:id="13" w:author="Reece Kiriu" w:date="2022-12-09T11:24:00Z"/>
          <w:rFonts w:ascii="Arial MT" w:eastAsia="Calibri" w:hAnsi="Arial MT" w:cs="Calibri"/>
          <w:b/>
          <w:sz w:val="30"/>
        </w:rPr>
      </w:pPr>
    </w:p>
    <w:p w14:paraId="702AB9AF" w14:textId="77777777" w:rsidR="006C23EC" w:rsidRDefault="006C23EC" w:rsidP="00340B88">
      <w:pPr>
        <w:spacing w:before="240"/>
        <w:jc w:val="right"/>
        <w:rPr>
          <w:ins w:id="14" w:author="Reece Kiriu" w:date="2022-12-09T11:24:00Z"/>
          <w:rFonts w:ascii="Arial MT" w:eastAsia="Calibri" w:hAnsi="Arial MT" w:cs="Calibri"/>
          <w:b/>
          <w:sz w:val="30"/>
        </w:rPr>
      </w:pPr>
    </w:p>
    <w:p w14:paraId="0158BC31" w14:textId="77777777" w:rsidR="006C23EC" w:rsidRDefault="006C23EC" w:rsidP="00340B88">
      <w:pPr>
        <w:spacing w:before="240"/>
        <w:jc w:val="right"/>
        <w:rPr>
          <w:ins w:id="15" w:author="Reece Kiriu" w:date="2022-12-07T19:28:00Z"/>
          <w:rFonts w:ascii="Arial MT" w:eastAsia="Calibri" w:hAnsi="Arial MT" w:cs="Calibri"/>
          <w:b/>
          <w:sz w:val="30"/>
        </w:rPr>
      </w:pPr>
    </w:p>
    <w:p w14:paraId="0E5696DD" w14:textId="6411BC01" w:rsidR="00340B88" w:rsidDel="006C23EC" w:rsidRDefault="00340B88" w:rsidP="00340B88">
      <w:pPr>
        <w:spacing w:before="240"/>
        <w:jc w:val="right"/>
        <w:rPr>
          <w:del w:id="16" w:author="Reece Kiriu" w:date="2022-12-09T11:22:00Z"/>
          <w:rFonts w:ascii="Arial MT" w:eastAsia="Calibri" w:hAnsi="Arial MT" w:cs="Calibri"/>
          <w:b/>
          <w:sz w:val="30"/>
        </w:rPr>
      </w:pPr>
      <w:del w:id="17" w:author="Reece Kiriu" w:date="2022-12-09T11:22:00Z">
        <w:r w:rsidRPr="00340B88" w:rsidDel="006C23EC">
          <w:rPr>
            <w:rFonts w:ascii="Arial MT" w:eastAsia="Calibri" w:hAnsi="Arial MT" w:cs="Calibri"/>
            <w:b/>
            <w:sz w:val="30"/>
          </w:rPr>
          <w:delText>ASHRAE Guideline 36-20</w:delText>
        </w:r>
        <w:r w:rsidDel="006C23EC">
          <w:rPr>
            <w:rFonts w:ascii="Arial MT" w:eastAsia="Calibri" w:hAnsi="Arial MT" w:cs="Calibri"/>
            <w:b/>
            <w:sz w:val="30"/>
          </w:rPr>
          <w:delText>21</w:delText>
        </w:r>
      </w:del>
    </w:p>
    <w:p w14:paraId="605B0847" w14:textId="4D29BA2C" w:rsidR="00340B88" w:rsidRPr="00340B88" w:rsidDel="006C23EC" w:rsidRDefault="00340B88" w:rsidP="00340B88">
      <w:pPr>
        <w:spacing w:after="800"/>
        <w:jc w:val="right"/>
        <w:rPr>
          <w:del w:id="18" w:author="Reece Kiriu" w:date="2022-12-09T11:22:00Z"/>
          <w:rFonts w:ascii="Arial MT" w:hAnsi="Arial MT"/>
          <w:sz w:val="24"/>
          <w:szCs w:val="24"/>
        </w:rPr>
      </w:pPr>
      <w:del w:id="19" w:author="Reece Kiriu" w:date="2022-12-09T11:22:00Z">
        <w:r w:rsidRPr="00340B88" w:rsidDel="006C23EC">
          <w:rPr>
            <w:rFonts w:ascii="Arial MT" w:hAnsi="Arial MT"/>
            <w:sz w:val="24"/>
            <w:szCs w:val="24"/>
          </w:rPr>
          <w:delText>(Supersedes ASHRAE Guideline 36-2018)</w:delText>
        </w:r>
      </w:del>
    </w:p>
    <w:p w14:paraId="2AE65B87" w14:textId="5B62C875" w:rsidR="00340B88" w:rsidRPr="00340B88" w:rsidDel="006C23EC" w:rsidRDefault="00340B88" w:rsidP="00340B88">
      <w:pPr>
        <w:spacing w:after="166" w:line="216" w:lineRule="auto"/>
        <w:ind w:left="10" w:right="-15" w:hanging="10"/>
        <w:jc w:val="right"/>
        <w:rPr>
          <w:del w:id="20" w:author="Reece Kiriu" w:date="2022-12-09T11:22:00Z"/>
          <w:rFonts w:ascii="Arial MT" w:hAnsi="Arial MT"/>
          <w:sz w:val="80"/>
          <w:szCs w:val="80"/>
        </w:rPr>
      </w:pPr>
      <w:del w:id="21" w:author="Reece Kiriu" w:date="2022-12-09T11:22:00Z">
        <w:r w:rsidRPr="00340B88" w:rsidDel="006C23EC">
          <w:rPr>
            <w:rFonts w:ascii="Arial MT" w:eastAsia="Calibri" w:hAnsi="Arial MT" w:cs="Calibri"/>
            <w:b/>
            <w:sz w:val="80"/>
            <w:szCs w:val="80"/>
          </w:rPr>
          <w:delText>High-Performance</w:delText>
        </w:r>
      </w:del>
    </w:p>
    <w:p w14:paraId="62520935" w14:textId="481DA0BF" w:rsidR="00340B88" w:rsidRDefault="00340B88" w:rsidP="006C23EC">
      <w:pPr>
        <w:spacing w:after="100" w:afterAutospacing="1" w:line="216" w:lineRule="auto"/>
        <w:ind w:left="14" w:right="-14" w:hanging="14"/>
        <w:jc w:val="right"/>
        <w:rPr>
          <w:ins w:id="22" w:author="Reece Kiriu" w:date="2022-12-09T11:21:00Z"/>
          <w:rFonts w:ascii="Arial MT" w:eastAsia="Calibri" w:hAnsi="Arial MT" w:cs="Calibri"/>
          <w:b/>
          <w:sz w:val="80"/>
          <w:szCs w:val="80"/>
        </w:rPr>
        <w:pPrChange w:id="23" w:author="Reece Kiriu" w:date="2022-12-09T11:23:00Z">
          <w:pPr>
            <w:spacing w:after="2077" w:line="216" w:lineRule="auto"/>
            <w:ind w:left="10" w:right="-15" w:hanging="10"/>
            <w:jc w:val="right"/>
          </w:pPr>
        </w:pPrChange>
      </w:pPr>
      <w:del w:id="24" w:author="Reece Kiriu" w:date="2022-12-07T19:23:00Z">
        <w:r w:rsidRPr="00340B88" w:rsidDel="00F6242C">
          <w:rPr>
            <w:rFonts w:ascii="Arial MT" w:hAnsi="Arial MT"/>
            <w:noProof/>
            <w:sz w:val="80"/>
            <w:szCs w:val="80"/>
          </w:rPr>
          <w:drawing>
            <wp:anchor distT="0" distB="0" distL="114300" distR="114300" simplePos="0" relativeHeight="251658240" behindDoc="0" locked="0" layoutInCell="1" allowOverlap="0" wp14:anchorId="02F6F6D6" wp14:editId="6B56C72B">
              <wp:simplePos x="0" y="0"/>
              <wp:positionH relativeFrom="page">
                <wp:posOffset>0</wp:posOffset>
              </wp:positionH>
              <wp:positionV relativeFrom="page">
                <wp:posOffset>0</wp:posOffset>
              </wp:positionV>
              <wp:extent cx="7772400" cy="1834896"/>
              <wp:effectExtent l="0" t="0" r="0" b="0"/>
              <wp:wrapTopAndBottom/>
              <wp:docPr id="1" name="Picture 1"/>
              <wp:cNvGraphicFramePr/>
              <a:graphic xmlns:a="http://schemas.openxmlformats.org/drawingml/2006/main">
                <a:graphicData uri="http://schemas.openxmlformats.org/drawingml/2006/picture">
                  <pic:pic xmlns:pic="http://schemas.openxmlformats.org/drawingml/2006/picture">
                    <pic:nvPicPr>
                      <pic:cNvPr id="211445" name="Picture 211445"/>
                      <pic:cNvPicPr/>
                    </pic:nvPicPr>
                    <pic:blipFill>
                      <a:blip r:embed="rId11"/>
                      <a:stretch>
                        <a:fillRect/>
                      </a:stretch>
                    </pic:blipFill>
                    <pic:spPr>
                      <a:xfrm>
                        <a:off x="0" y="0"/>
                        <a:ext cx="7772400" cy="1834896"/>
                      </a:xfrm>
                      <a:prstGeom prst="rect">
                        <a:avLst/>
                      </a:prstGeom>
                    </pic:spPr>
                  </pic:pic>
                </a:graphicData>
              </a:graphic>
            </wp:anchor>
          </w:drawing>
        </w:r>
      </w:del>
      <w:r w:rsidRPr="00340B88">
        <w:rPr>
          <w:rFonts w:ascii="Arial MT" w:eastAsia="Calibri" w:hAnsi="Arial MT" w:cs="Calibri"/>
          <w:b/>
          <w:sz w:val="80"/>
          <w:szCs w:val="80"/>
        </w:rPr>
        <w:t>Sequences of Operation for HVAC Systems</w:t>
      </w:r>
    </w:p>
    <w:p w14:paraId="33AC8B4A" w14:textId="751B0FFC" w:rsidR="006C23EC" w:rsidRDefault="006C23EC" w:rsidP="00340B88">
      <w:pPr>
        <w:spacing w:after="2077" w:line="216" w:lineRule="auto"/>
        <w:ind w:left="10" w:right="-15" w:hanging="10"/>
        <w:jc w:val="right"/>
        <w:rPr>
          <w:ins w:id="25" w:author="Reece Kiriu" w:date="2022-12-09T11:23:00Z"/>
          <w:rFonts w:ascii="Arial MT" w:eastAsia="Calibri" w:hAnsi="Arial MT" w:cs="Calibri"/>
          <w:b/>
          <w:sz w:val="30"/>
        </w:rPr>
      </w:pPr>
      <w:ins w:id="26" w:author="Reece Kiriu" w:date="2022-12-09T11:21:00Z">
        <w:r w:rsidRPr="006C23EC">
          <w:rPr>
            <w:rFonts w:ascii="Arial MT" w:eastAsia="Calibri" w:hAnsi="Arial MT" w:cs="Calibri"/>
            <w:b/>
            <w:sz w:val="30"/>
            <w:rPrChange w:id="27" w:author="Reece Kiriu" w:date="2022-12-09T11:21:00Z">
              <w:rPr>
                <w:rFonts w:ascii="Arial MT" w:eastAsia="Calibri" w:hAnsi="Arial MT" w:cs="Calibri"/>
                <w:b/>
                <w:sz w:val="80"/>
                <w:szCs w:val="80"/>
              </w:rPr>
            </w:rPrChange>
          </w:rPr>
          <w:t xml:space="preserve">Based on ASHRAE Guideline 36 </w:t>
        </w:r>
      </w:ins>
      <w:ins w:id="28" w:author="Reece Kiriu" w:date="2022-12-09T11:22:00Z">
        <w:r>
          <w:rPr>
            <w:rFonts w:ascii="Arial MT" w:eastAsia="Calibri" w:hAnsi="Arial MT" w:cs="Calibri"/>
            <w:b/>
            <w:sz w:val="30"/>
          </w:rPr>
          <w:t>–</w:t>
        </w:r>
      </w:ins>
      <w:ins w:id="29" w:author="Reece Kiriu" w:date="2022-12-09T11:21:00Z">
        <w:r w:rsidRPr="006C23EC">
          <w:rPr>
            <w:rFonts w:ascii="Arial MT" w:eastAsia="Calibri" w:hAnsi="Arial MT" w:cs="Calibri"/>
            <w:b/>
            <w:sz w:val="30"/>
            <w:rPrChange w:id="30" w:author="Reece Kiriu" w:date="2022-12-09T11:21:00Z">
              <w:rPr>
                <w:rFonts w:ascii="Arial MT" w:eastAsia="Calibri" w:hAnsi="Arial MT" w:cs="Calibri"/>
                <w:b/>
                <w:sz w:val="80"/>
                <w:szCs w:val="80"/>
              </w:rPr>
            </w:rPrChange>
          </w:rPr>
          <w:t xml:space="preserve"> 2021</w:t>
        </w:r>
      </w:ins>
    </w:p>
    <w:p w14:paraId="6A853447" w14:textId="4045E2BA" w:rsidR="006C23EC" w:rsidRPr="006C23EC" w:rsidRDefault="006C23EC" w:rsidP="00340B88">
      <w:pPr>
        <w:spacing w:after="2077" w:line="216" w:lineRule="auto"/>
        <w:ind w:left="10" w:right="-15" w:hanging="10"/>
        <w:jc w:val="right"/>
        <w:rPr>
          <w:rFonts w:ascii="Arial MT" w:eastAsia="Calibri" w:hAnsi="Arial MT" w:cs="Calibri"/>
          <w:b/>
          <w:sz w:val="30"/>
          <w:rPrChange w:id="31" w:author="Reece Kiriu" w:date="2022-12-09T11:21:00Z">
            <w:rPr>
              <w:rFonts w:ascii="Arial MT" w:hAnsi="Arial MT"/>
              <w:sz w:val="80"/>
              <w:szCs w:val="80"/>
            </w:rPr>
          </w:rPrChange>
        </w:rPr>
      </w:pPr>
    </w:p>
    <w:p w14:paraId="003814D1" w14:textId="06817A41" w:rsidR="00340B88" w:rsidDel="00F6242C" w:rsidRDefault="00340B88" w:rsidP="006C23EC">
      <w:pPr>
        <w:pageBreakBefore/>
        <w:spacing w:after="242" w:line="238" w:lineRule="auto"/>
        <w:ind w:left="-2" w:hanging="10"/>
        <w:jc w:val="both"/>
        <w:rPr>
          <w:del w:id="32" w:author="Reece Kiriu" w:date="2022-12-07T19:21:00Z"/>
          <w:rFonts w:ascii="Arial MT" w:eastAsia="Calibri" w:hAnsi="Arial MT" w:cs="Calibri"/>
          <w:sz w:val="21"/>
        </w:rPr>
        <w:pPrChange w:id="33" w:author="Reece Kiriu" w:date="2022-12-09T11:25:00Z">
          <w:pPr>
            <w:spacing w:after="242" w:line="238" w:lineRule="auto"/>
            <w:ind w:left="-2" w:hanging="10"/>
            <w:jc w:val="both"/>
          </w:pPr>
        </w:pPrChange>
      </w:pPr>
      <w:del w:id="34" w:author="Reece Kiriu" w:date="2022-12-07T19:21:00Z">
        <w:r w:rsidRPr="00340B88" w:rsidDel="00F6242C">
          <w:rPr>
            <w:rFonts w:ascii="Arial MT" w:eastAsia="Calibri" w:hAnsi="Arial MT" w:cs="Calibri"/>
            <w:sz w:val="21"/>
          </w:rPr>
          <w:delText>See Informative Appendix C for approval dates.</w:delText>
        </w:r>
      </w:del>
    </w:p>
    <w:p w14:paraId="6CBC4FCC" w14:textId="1C40FF30" w:rsidR="00B76270" w:rsidRPr="00B76270" w:rsidDel="006C23EC" w:rsidRDefault="00B76270" w:rsidP="006C23EC">
      <w:pPr>
        <w:pageBreakBefore/>
        <w:spacing w:after="242" w:line="238" w:lineRule="auto"/>
        <w:ind w:left="-2" w:hanging="10"/>
        <w:jc w:val="both"/>
        <w:rPr>
          <w:del w:id="35" w:author="Reece Kiriu" w:date="2022-12-09T11:22:00Z"/>
          <w:rFonts w:ascii="Arial MT" w:hAnsi="Arial MT"/>
          <w:b/>
          <w:bCs/>
          <w:color w:val="FF0000"/>
        </w:rPr>
        <w:pPrChange w:id="36" w:author="Reece Kiriu" w:date="2022-12-09T11:25:00Z">
          <w:pPr>
            <w:spacing w:after="242" w:line="238" w:lineRule="auto"/>
            <w:ind w:left="-2" w:hanging="10"/>
            <w:jc w:val="both"/>
          </w:pPr>
        </w:pPrChange>
      </w:pPr>
      <w:bookmarkStart w:id="37" w:name="_Hlk88731866"/>
      <w:del w:id="38" w:author="Reece Kiriu" w:date="2022-12-09T11:22:00Z">
        <w:r w:rsidRPr="00B76270" w:rsidDel="006C23EC">
          <w:rPr>
            <w:rFonts w:ascii="Arial MT" w:eastAsia="Calibri" w:hAnsi="Arial MT" w:cs="Calibri"/>
            <w:b/>
            <w:bCs/>
            <w:color w:val="FF0000"/>
            <w:sz w:val="21"/>
          </w:rPr>
          <w:delText xml:space="preserve">11/25/2021 version with errata fixed </w:delText>
        </w:r>
      </w:del>
    </w:p>
    <w:bookmarkEnd w:id="37"/>
    <w:p w14:paraId="0B52D071" w14:textId="7B6960EC" w:rsidR="00340B88" w:rsidRPr="00340B88" w:rsidDel="00F6242C" w:rsidRDefault="00340B88" w:rsidP="006C23EC">
      <w:pPr>
        <w:pageBreakBefore/>
        <w:spacing w:after="246" w:line="238" w:lineRule="auto"/>
        <w:ind w:left="-2" w:right="155" w:hanging="10"/>
        <w:jc w:val="both"/>
        <w:rPr>
          <w:del w:id="39" w:author="Reece Kiriu" w:date="2022-12-07T19:21:00Z"/>
          <w:rFonts w:ascii="Arial MT" w:eastAsia="Calibri" w:hAnsi="Arial MT" w:cs="Calibri"/>
          <w:sz w:val="21"/>
        </w:rPr>
        <w:pPrChange w:id="40" w:author="Reece Kiriu" w:date="2022-12-09T11:25:00Z">
          <w:pPr>
            <w:spacing w:after="246" w:line="238" w:lineRule="auto"/>
            <w:ind w:left="-2" w:right="155" w:hanging="10"/>
            <w:jc w:val="both"/>
          </w:pPr>
        </w:pPrChange>
      </w:pPr>
      <w:del w:id="41" w:author="Reece Kiriu" w:date="2022-12-07T19:21:00Z">
        <w:r w:rsidRPr="00340B88" w:rsidDel="00F6242C">
          <w:rPr>
            <w:rFonts w:ascii="Arial MT" w:eastAsia="Calibri" w:hAnsi="Arial MT" w:cs="Calibri"/>
            <w:sz w:val="21"/>
          </w:rPr>
          <w:delText xml:space="preserve">This Guideline is under continuous maintenance by a Standing Guideline Project Committee (SGPC) for which the Standards Committee has established a documented program for regular publication of addenda or revisions, including procedures for timely, documented, consensus action on requests for change to any part of the Guideline. Instructions for how to submit a change can be found on the ASHRAE® website (https://www.ashrae.org/continuous-maintenance). </w:delText>
        </w:r>
      </w:del>
    </w:p>
    <w:p w14:paraId="0283523F" w14:textId="414F4D5E" w:rsidR="00340B88" w:rsidRPr="00340B88" w:rsidDel="00F6242C" w:rsidRDefault="00340B88" w:rsidP="006C23EC">
      <w:pPr>
        <w:pageBreakBefore/>
        <w:spacing w:after="246" w:line="238" w:lineRule="auto"/>
        <w:ind w:left="-2" w:right="155" w:hanging="10"/>
        <w:jc w:val="both"/>
        <w:rPr>
          <w:del w:id="42" w:author="Reece Kiriu" w:date="2022-12-07T19:21:00Z"/>
          <w:rFonts w:ascii="Arial MT" w:eastAsia="Calibri" w:hAnsi="Arial MT" w:cs="Calibri"/>
          <w:sz w:val="21"/>
        </w:rPr>
        <w:pPrChange w:id="43" w:author="Reece Kiriu" w:date="2022-12-09T11:25:00Z">
          <w:pPr>
            <w:spacing w:after="246" w:line="238" w:lineRule="auto"/>
            <w:ind w:left="-2" w:right="155" w:hanging="10"/>
            <w:jc w:val="both"/>
          </w:pPr>
        </w:pPrChange>
      </w:pPr>
      <w:del w:id="44" w:author="Reece Kiriu" w:date="2022-12-07T19:21:00Z">
        <w:r w:rsidRPr="00340B88" w:rsidDel="00F6242C">
          <w:rPr>
            <w:rFonts w:ascii="Arial MT" w:eastAsia="Calibri" w:hAnsi="Arial MT" w:cs="Calibri"/>
            <w:sz w:val="21"/>
          </w:rPr>
          <w:delText xml:space="preserve">The latest edition of an ASHRAE Guideline may be purchased from the ASHRAE website (www.ashrae.org) or from ASHRAE Customer Service, 1791 Tullie Circle, NE, Atlanta, GA 30329-2305. E-mail: orders@ashrae.org. Fax: 678-539-2129. Telephone: 404-636-8400 (worldwide), or toll free 1-800-527-4723 (for orders in US and Canada). For reprint permission, go to </w:delText>
        </w:r>
        <w:r w:rsidR="008227BB" w:rsidDel="00F6242C">
          <w:fldChar w:fldCharType="begin"/>
        </w:r>
        <w:r w:rsidR="008227BB" w:rsidDel="00F6242C">
          <w:delInstrText>HYPERLINK "http://www.ashrae.org/permissions"</w:delInstrText>
        </w:r>
        <w:r w:rsidR="008227BB" w:rsidDel="00F6242C">
          <w:fldChar w:fldCharType="separate"/>
        </w:r>
        <w:r w:rsidRPr="00340B88" w:rsidDel="00F6242C">
          <w:rPr>
            <w:rStyle w:val="Hyperlink"/>
            <w:rFonts w:ascii="Arial MT" w:eastAsia="Calibri" w:hAnsi="Arial MT" w:cs="Calibri"/>
            <w:sz w:val="21"/>
          </w:rPr>
          <w:delText>www.ashrae.org/permissions</w:delText>
        </w:r>
        <w:r w:rsidR="008227BB" w:rsidDel="00F6242C">
          <w:rPr>
            <w:rStyle w:val="Hyperlink"/>
            <w:rFonts w:ascii="Arial MT" w:eastAsia="Calibri" w:hAnsi="Arial MT" w:cs="Calibri"/>
            <w:sz w:val="21"/>
          </w:rPr>
          <w:fldChar w:fldCharType="end"/>
        </w:r>
        <w:r w:rsidRPr="00340B88" w:rsidDel="00F6242C">
          <w:rPr>
            <w:rFonts w:ascii="Arial MT" w:eastAsia="Calibri" w:hAnsi="Arial MT" w:cs="Calibri"/>
            <w:sz w:val="21"/>
          </w:rPr>
          <w:delText>.</w:delText>
        </w:r>
      </w:del>
    </w:p>
    <w:p w14:paraId="47B88F19" w14:textId="3716C02A" w:rsidR="00340B88" w:rsidDel="00F6242C" w:rsidRDefault="00340B88" w:rsidP="006C23EC">
      <w:pPr>
        <w:pageBreakBefore/>
        <w:spacing w:before="480" w:line="238" w:lineRule="auto"/>
        <w:ind w:right="158" w:hanging="14"/>
        <w:jc w:val="both"/>
        <w:rPr>
          <w:del w:id="45" w:author="Reece Kiriu" w:date="2022-12-07T19:21:00Z"/>
          <w:rFonts w:ascii="Arial MT" w:hAnsi="Arial MT"/>
          <w:b/>
          <w:bCs/>
          <w:szCs w:val="20"/>
        </w:rPr>
        <w:pPrChange w:id="46" w:author="Reece Kiriu" w:date="2022-12-09T11:25:00Z">
          <w:pPr>
            <w:spacing w:before="480" w:line="238" w:lineRule="auto"/>
            <w:ind w:right="158" w:hanging="14"/>
            <w:jc w:val="both"/>
          </w:pPr>
        </w:pPrChange>
      </w:pPr>
      <w:del w:id="47" w:author="Reece Kiriu" w:date="2022-12-07T19:21:00Z">
        <w:r w:rsidRPr="00340B88" w:rsidDel="00F6242C">
          <w:rPr>
            <w:rFonts w:ascii="Arial MT" w:hAnsi="Arial MT"/>
          </w:rPr>
          <w:delText>© 2021 ASHRAE                  ISSN 1049-894X</w:delText>
        </w:r>
      </w:del>
    </w:p>
    <w:p w14:paraId="18026FE5" w14:textId="139033BC" w:rsidR="002D1C32" w:rsidRPr="002D1C32" w:rsidDel="00F6242C" w:rsidRDefault="002D1C32" w:rsidP="006C23EC">
      <w:pPr>
        <w:pStyle w:val="TOC1"/>
        <w:pageBreakBefore/>
        <w:rPr>
          <w:del w:id="48" w:author="Reece Kiriu" w:date="2022-12-07T19:21:00Z"/>
        </w:rPr>
        <w:pPrChange w:id="49" w:author="Reece Kiriu" w:date="2022-12-09T11:25:00Z">
          <w:pPr>
            <w:pStyle w:val="TOC1"/>
            <w:pageBreakBefore/>
            <w:jc w:val="center"/>
          </w:pPr>
        </w:pPrChange>
      </w:pPr>
      <w:del w:id="50" w:author="Reece Kiriu" w:date="2022-12-07T19:21:00Z">
        <w:r w:rsidRPr="002D1C32" w:rsidDel="00F6242C">
          <w:delText>CONTENTS</w:delText>
        </w:r>
      </w:del>
    </w:p>
    <w:p w14:paraId="29BFC571" w14:textId="29C87510" w:rsidR="002D1C32" w:rsidRPr="002D1C32" w:rsidDel="006C23EC" w:rsidRDefault="002D1C32" w:rsidP="006C23EC">
      <w:pPr>
        <w:pageBreakBefore/>
        <w:jc w:val="center"/>
        <w:rPr>
          <w:del w:id="51" w:author="Reece Kiriu" w:date="2022-12-09T11:24:00Z"/>
          <w:rFonts w:ascii="Arial MT" w:hAnsi="Arial MT"/>
          <w:b/>
          <w:bCs/>
          <w:szCs w:val="20"/>
        </w:rPr>
        <w:pPrChange w:id="52" w:author="Reece Kiriu" w:date="2022-12-09T11:25:00Z">
          <w:pPr>
            <w:pageBreakBefore/>
            <w:jc w:val="center"/>
          </w:pPr>
        </w:pPrChange>
      </w:pPr>
      <w:del w:id="53" w:author="Reece Kiriu" w:date="2022-12-09T11:24:00Z">
        <w:r w:rsidRPr="002D1C32" w:rsidDel="006C23EC">
          <w:rPr>
            <w:rFonts w:ascii="Arial MT" w:hAnsi="Arial MT"/>
            <w:b/>
            <w:bCs/>
            <w:szCs w:val="20"/>
          </w:rPr>
          <w:lastRenderedPageBreak/>
          <w:delText>ASHRAE Guideline 36-2021</w:delText>
        </w:r>
      </w:del>
    </w:p>
    <w:p w14:paraId="42C1476B" w14:textId="49373AF8" w:rsidR="002D1C32" w:rsidRPr="002D1C32" w:rsidDel="006C23EC" w:rsidRDefault="002D1C32" w:rsidP="006C23EC">
      <w:pPr>
        <w:pageBreakBefore/>
        <w:spacing w:after="360"/>
        <w:jc w:val="center"/>
        <w:rPr>
          <w:del w:id="54" w:author="Reece Kiriu" w:date="2022-12-09T11:26:00Z"/>
          <w:rFonts w:ascii="Arial MT" w:hAnsi="Arial MT"/>
          <w:b/>
          <w:bCs/>
          <w:szCs w:val="20"/>
        </w:rPr>
      </w:pPr>
      <w:del w:id="55" w:author="Reece Kiriu" w:date="2022-12-09T11:24:00Z">
        <w:r w:rsidRPr="002D1C32" w:rsidDel="006C23EC">
          <w:rPr>
            <w:rFonts w:ascii="Arial MT" w:hAnsi="Arial MT"/>
            <w:b/>
            <w:bCs/>
            <w:szCs w:val="20"/>
          </w:rPr>
          <w:delText xml:space="preserve">High-Performance </w:delText>
        </w:r>
      </w:del>
      <w:del w:id="56" w:author="Reece Kiriu" w:date="2022-12-09T11:26:00Z">
        <w:r w:rsidRPr="002D1C32" w:rsidDel="006C23EC">
          <w:rPr>
            <w:rFonts w:ascii="Arial MT" w:hAnsi="Arial MT"/>
            <w:b/>
            <w:bCs/>
            <w:szCs w:val="20"/>
          </w:rPr>
          <w:delText>Sequences of Operation for HVAC Systems</w:delText>
        </w:r>
      </w:del>
    </w:p>
    <w:p w14:paraId="61FBF1C0" w14:textId="46324886" w:rsidR="00601D0F" w:rsidRPr="00601D0F" w:rsidDel="006C23EC" w:rsidRDefault="00744D66" w:rsidP="005D363D">
      <w:pPr>
        <w:pStyle w:val="TOC1"/>
        <w:rPr>
          <w:del w:id="57" w:author="Reece Kiriu" w:date="2022-12-09T11:25:00Z"/>
          <w:rFonts w:eastAsiaTheme="minorEastAsia"/>
          <w:noProof/>
        </w:rPr>
      </w:pPr>
      <w:del w:id="58" w:author="Reece Kiriu" w:date="2022-12-09T11:26:00Z">
        <w:r w:rsidRPr="00601D0F" w:rsidDel="006C23EC">
          <w:fldChar w:fldCharType="begin"/>
        </w:r>
        <w:r w:rsidRPr="00601D0F" w:rsidDel="006C23EC">
          <w:delInstrText xml:space="preserve"> TOC \o "1-2" \h \z \u </w:delInstrText>
        </w:r>
        <w:r w:rsidRPr="00601D0F" w:rsidDel="006C23EC">
          <w:fldChar w:fldCharType="separate"/>
        </w:r>
      </w:del>
      <w:del w:id="59" w:author="Reece Kiriu" w:date="2022-12-09T11:25:00Z">
        <w:r w:rsidR="00601D0F" w:rsidRPr="006C23EC" w:rsidDel="006C23EC">
          <w:rPr>
            <w:rFonts w:ascii="Arial MT" w:hAnsi="Arial MT"/>
            <w:noProof/>
            <w:sz w:val="20"/>
            <w:szCs w:val="20"/>
            <w:rPrChange w:id="60" w:author="Reece Kiriu" w:date="2022-12-09T11:25:00Z">
              <w:rPr>
                <w:rStyle w:val="Hyperlink"/>
                <w:rFonts w:ascii="Arial MT" w:hAnsi="Arial MT"/>
                <w:noProof/>
                <w:sz w:val="20"/>
                <w:szCs w:val="20"/>
              </w:rPr>
            </w:rPrChange>
          </w:rPr>
          <w:delText>Foreword</w:delText>
        </w:r>
        <w:r w:rsidR="00601D0F" w:rsidRPr="00601D0F" w:rsidDel="006C23EC">
          <w:rPr>
            <w:noProof/>
            <w:webHidden/>
          </w:rPr>
          <w:tab/>
        </w:r>
        <w:r w:rsidR="00417FDC" w:rsidDel="006C23EC">
          <w:rPr>
            <w:noProof/>
            <w:webHidden/>
          </w:rPr>
          <w:delText>3</w:delText>
        </w:r>
      </w:del>
    </w:p>
    <w:p w14:paraId="19763F79" w14:textId="58E8EBCD" w:rsidR="00601D0F" w:rsidRPr="00601D0F" w:rsidDel="006C23EC" w:rsidRDefault="00601D0F" w:rsidP="005D363D">
      <w:pPr>
        <w:pStyle w:val="TOC1"/>
        <w:rPr>
          <w:del w:id="61" w:author="Reece Kiriu" w:date="2022-12-09T11:25:00Z"/>
          <w:rFonts w:eastAsiaTheme="minorEastAsia"/>
          <w:noProof/>
        </w:rPr>
      </w:pPr>
      <w:del w:id="62" w:author="Reece Kiriu" w:date="2022-12-09T11:25:00Z">
        <w:r w:rsidRPr="006C23EC" w:rsidDel="006C23EC">
          <w:rPr>
            <w:rFonts w:ascii="Arial MT" w:hAnsi="Arial MT"/>
            <w:noProof/>
            <w:sz w:val="20"/>
            <w:szCs w:val="20"/>
            <w:rPrChange w:id="63" w:author="Reece Kiriu" w:date="2022-12-09T11:25:00Z">
              <w:rPr>
                <w:rStyle w:val="Hyperlink"/>
                <w:rFonts w:ascii="Arial MT" w:hAnsi="Arial MT"/>
                <w:noProof/>
                <w:sz w:val="20"/>
                <w:szCs w:val="20"/>
              </w:rPr>
            </w:rPrChange>
          </w:rPr>
          <w:delText>1. Purpose</w:delText>
        </w:r>
        <w:r w:rsidRPr="00601D0F" w:rsidDel="006C23EC">
          <w:rPr>
            <w:noProof/>
            <w:webHidden/>
          </w:rPr>
          <w:tab/>
        </w:r>
        <w:r w:rsidR="00417FDC" w:rsidDel="006C23EC">
          <w:rPr>
            <w:noProof/>
            <w:webHidden/>
          </w:rPr>
          <w:delText>3</w:delText>
        </w:r>
      </w:del>
    </w:p>
    <w:p w14:paraId="686DCDEF" w14:textId="6CE2E3AF" w:rsidR="00601D0F" w:rsidRPr="00601D0F" w:rsidDel="006C23EC" w:rsidRDefault="00601D0F" w:rsidP="005D363D">
      <w:pPr>
        <w:pStyle w:val="TOC1"/>
        <w:rPr>
          <w:del w:id="64" w:author="Reece Kiriu" w:date="2022-12-09T11:25:00Z"/>
          <w:rFonts w:eastAsiaTheme="minorEastAsia"/>
          <w:noProof/>
        </w:rPr>
      </w:pPr>
      <w:del w:id="65" w:author="Reece Kiriu" w:date="2022-12-09T11:25:00Z">
        <w:r w:rsidRPr="006C23EC" w:rsidDel="006C23EC">
          <w:rPr>
            <w:rFonts w:ascii="Arial MT" w:hAnsi="Arial MT"/>
            <w:noProof/>
            <w:sz w:val="20"/>
            <w:szCs w:val="20"/>
            <w:rPrChange w:id="66" w:author="Reece Kiriu" w:date="2022-12-09T11:25:00Z">
              <w:rPr>
                <w:rStyle w:val="Hyperlink"/>
                <w:rFonts w:ascii="Arial MT" w:hAnsi="Arial MT"/>
                <w:noProof/>
                <w:sz w:val="20"/>
                <w:szCs w:val="20"/>
              </w:rPr>
            </w:rPrChange>
          </w:rPr>
          <w:delText>2. Scope</w:delText>
        </w:r>
        <w:r w:rsidRPr="00601D0F" w:rsidDel="006C23EC">
          <w:rPr>
            <w:noProof/>
            <w:webHidden/>
          </w:rPr>
          <w:tab/>
        </w:r>
        <w:r w:rsidR="00417FDC" w:rsidDel="006C23EC">
          <w:rPr>
            <w:noProof/>
            <w:webHidden/>
          </w:rPr>
          <w:delText>3</w:delText>
        </w:r>
      </w:del>
    </w:p>
    <w:p w14:paraId="578246E1" w14:textId="4024BD21" w:rsidR="00601D0F" w:rsidRPr="00601D0F" w:rsidDel="006C23EC" w:rsidRDefault="00601D0F">
      <w:pPr>
        <w:pStyle w:val="TOC2"/>
        <w:rPr>
          <w:del w:id="67" w:author="Reece Kiriu" w:date="2022-12-09T11:25:00Z"/>
          <w:rFonts w:ascii="Arial MT" w:eastAsiaTheme="minorEastAsia" w:hAnsi="Arial MT"/>
          <w:noProof/>
          <w:sz w:val="20"/>
          <w:szCs w:val="20"/>
        </w:rPr>
      </w:pPr>
      <w:del w:id="68" w:author="Reece Kiriu" w:date="2022-12-09T11:25:00Z">
        <w:r w:rsidRPr="006C23EC" w:rsidDel="006C23EC">
          <w:rPr>
            <w:rFonts w:ascii="Arial MT" w:hAnsi="Arial MT"/>
            <w:noProof/>
            <w:sz w:val="20"/>
            <w:szCs w:val="20"/>
            <w14:scene3d>
              <w14:camera w14:prst="orthographicFront"/>
              <w14:lightRig w14:rig="threePt" w14:dir="t">
                <w14:rot w14:lat="0" w14:lon="0" w14:rev="0"/>
              </w14:lightRig>
            </w14:scene3d>
            <w:rPrChange w:id="69" w:author="Reece Kiriu" w:date="2022-12-09T11:25:00Z">
              <w:rPr>
                <w:rStyle w:val="Hyperlink"/>
                <w:rFonts w:ascii="Arial MT" w:hAnsi="Arial MT"/>
                <w:noProof/>
                <w:sz w:val="20"/>
                <w:szCs w:val="20"/>
                <w14:scene3d>
                  <w14:camera w14:prst="orthographicFront"/>
                  <w14:lightRig w14:rig="threePt" w14:dir="t">
                    <w14:rot w14:lat="0" w14:lon="0" w14:rev="0"/>
                  </w14:lightRig>
                </w14:scene3d>
              </w:rPr>
            </w:rPrChange>
          </w:rPr>
          <w:delText>2.1</w:delText>
        </w:r>
        <w:r w:rsidRPr="00601D0F" w:rsidDel="006C23EC">
          <w:rPr>
            <w:rFonts w:ascii="Arial MT" w:eastAsiaTheme="minorEastAsia" w:hAnsi="Arial MT"/>
            <w:noProof/>
            <w:sz w:val="20"/>
            <w:szCs w:val="20"/>
          </w:rPr>
          <w:tab/>
        </w:r>
        <w:r w:rsidRPr="006C23EC" w:rsidDel="006C23EC">
          <w:rPr>
            <w:rFonts w:ascii="Arial MT" w:hAnsi="Arial MT"/>
            <w:noProof/>
            <w:sz w:val="20"/>
            <w:szCs w:val="20"/>
            <w:rPrChange w:id="70" w:author="Reece Kiriu" w:date="2022-12-09T11:25:00Z">
              <w:rPr>
                <w:rStyle w:val="Hyperlink"/>
                <w:rFonts w:ascii="Arial MT" w:hAnsi="Arial MT"/>
                <w:noProof/>
                <w:sz w:val="20"/>
                <w:szCs w:val="20"/>
              </w:rPr>
            </w:rPrChange>
          </w:rPr>
          <w:delText>This guideline provides detailed sequences of operation for HVAC systems.</w:delText>
        </w:r>
        <w:r w:rsidRPr="00601D0F" w:rsidDel="006C23EC">
          <w:rPr>
            <w:rFonts w:ascii="Arial MT" w:hAnsi="Arial MT"/>
            <w:noProof/>
            <w:webHidden/>
            <w:sz w:val="20"/>
            <w:szCs w:val="20"/>
          </w:rPr>
          <w:tab/>
        </w:r>
        <w:r w:rsidR="00417FDC" w:rsidDel="006C23EC">
          <w:rPr>
            <w:rFonts w:ascii="Arial MT" w:hAnsi="Arial MT"/>
            <w:noProof/>
            <w:webHidden/>
            <w:sz w:val="20"/>
            <w:szCs w:val="20"/>
          </w:rPr>
          <w:delText>3</w:delText>
        </w:r>
      </w:del>
    </w:p>
    <w:p w14:paraId="3BE605A6" w14:textId="39059ACF" w:rsidR="00601D0F" w:rsidRPr="00601D0F" w:rsidDel="006C23EC" w:rsidRDefault="00601D0F">
      <w:pPr>
        <w:pStyle w:val="TOC2"/>
        <w:rPr>
          <w:del w:id="71" w:author="Reece Kiriu" w:date="2022-12-09T11:25:00Z"/>
          <w:rFonts w:ascii="Arial MT" w:eastAsiaTheme="minorEastAsia" w:hAnsi="Arial MT"/>
          <w:noProof/>
          <w:sz w:val="20"/>
          <w:szCs w:val="20"/>
        </w:rPr>
      </w:pPr>
      <w:del w:id="72" w:author="Reece Kiriu" w:date="2022-12-09T11:25:00Z">
        <w:r w:rsidRPr="006C23EC" w:rsidDel="006C23EC">
          <w:rPr>
            <w:rFonts w:ascii="Arial MT" w:hAnsi="Arial MT"/>
            <w:noProof/>
            <w:sz w:val="20"/>
            <w:szCs w:val="20"/>
            <w14:scene3d>
              <w14:camera w14:prst="orthographicFront"/>
              <w14:lightRig w14:rig="threePt" w14:dir="t">
                <w14:rot w14:lat="0" w14:lon="0" w14:rev="0"/>
              </w14:lightRig>
            </w14:scene3d>
            <w:rPrChange w:id="73" w:author="Reece Kiriu" w:date="2022-12-09T11:25:00Z">
              <w:rPr>
                <w:rStyle w:val="Hyperlink"/>
                <w:rFonts w:ascii="Arial MT" w:hAnsi="Arial MT"/>
                <w:noProof/>
                <w:sz w:val="20"/>
                <w:szCs w:val="20"/>
                <w14:scene3d>
                  <w14:camera w14:prst="orthographicFront"/>
                  <w14:lightRig w14:rig="threePt" w14:dir="t">
                    <w14:rot w14:lat="0" w14:lon="0" w14:rev="0"/>
                  </w14:lightRig>
                </w14:scene3d>
              </w:rPr>
            </w:rPrChange>
          </w:rPr>
          <w:delText>2.2</w:delText>
        </w:r>
        <w:r w:rsidRPr="00601D0F" w:rsidDel="006C23EC">
          <w:rPr>
            <w:rFonts w:ascii="Arial MT" w:eastAsiaTheme="minorEastAsia" w:hAnsi="Arial MT"/>
            <w:noProof/>
            <w:sz w:val="20"/>
            <w:szCs w:val="20"/>
          </w:rPr>
          <w:tab/>
        </w:r>
        <w:r w:rsidRPr="006C23EC" w:rsidDel="006C23EC">
          <w:rPr>
            <w:rFonts w:ascii="Arial MT" w:hAnsi="Arial MT"/>
            <w:noProof/>
            <w:sz w:val="20"/>
            <w:szCs w:val="20"/>
            <w:rPrChange w:id="74" w:author="Reece Kiriu" w:date="2022-12-09T11:25:00Z">
              <w:rPr>
                <w:rStyle w:val="Hyperlink"/>
                <w:rFonts w:ascii="Arial MT" w:hAnsi="Arial MT"/>
                <w:noProof/>
                <w:sz w:val="20"/>
                <w:szCs w:val="20"/>
              </w:rPr>
            </w:rPrChange>
          </w:rPr>
          <w:delText>This guideline describes functional tests that, when performed, will confirm</w:delText>
        </w:r>
        <w:r w:rsidRPr="006C23EC" w:rsidDel="006C23EC">
          <w:rPr>
            <w:rFonts w:ascii="Arial MT" w:hAnsi="Arial MT"/>
            <w:noProof/>
            <w:sz w:val="20"/>
            <w:szCs w:val="20"/>
            <w:rPrChange w:id="75" w:author="Reece Kiriu" w:date="2022-12-09T11:25:00Z">
              <w:rPr>
                <w:rStyle w:val="Hyperlink"/>
                <w:rFonts w:ascii="Arial MT" w:hAnsi="Arial MT"/>
                <w:noProof/>
                <w:sz w:val="20"/>
                <w:szCs w:val="20"/>
              </w:rPr>
            </w:rPrChange>
          </w:rPr>
          <w:br/>
          <w:delText>implementation of the sequences of operation.</w:delText>
        </w:r>
        <w:r w:rsidRPr="00601D0F" w:rsidDel="006C23EC">
          <w:rPr>
            <w:rFonts w:ascii="Arial MT" w:hAnsi="Arial MT"/>
            <w:noProof/>
            <w:webHidden/>
            <w:sz w:val="20"/>
            <w:szCs w:val="20"/>
          </w:rPr>
          <w:tab/>
        </w:r>
        <w:r w:rsidR="00417FDC" w:rsidDel="006C23EC">
          <w:rPr>
            <w:rFonts w:ascii="Arial MT" w:hAnsi="Arial MT"/>
            <w:noProof/>
            <w:webHidden/>
            <w:sz w:val="20"/>
            <w:szCs w:val="20"/>
          </w:rPr>
          <w:delText>3</w:delText>
        </w:r>
      </w:del>
    </w:p>
    <w:p w14:paraId="027377F7" w14:textId="7C5B0E60" w:rsidR="00601D0F" w:rsidRPr="00601D0F" w:rsidDel="006C23EC" w:rsidRDefault="00601D0F" w:rsidP="005D363D">
      <w:pPr>
        <w:pStyle w:val="TOC1"/>
        <w:rPr>
          <w:del w:id="76" w:author="Reece Kiriu" w:date="2022-12-09T11:25:00Z"/>
          <w:rFonts w:eastAsiaTheme="minorEastAsia"/>
          <w:noProof/>
        </w:rPr>
      </w:pPr>
      <w:del w:id="77" w:author="Reece Kiriu" w:date="2022-12-09T11:25:00Z">
        <w:r w:rsidRPr="006C23EC" w:rsidDel="006C23EC">
          <w:rPr>
            <w:rFonts w:ascii="Arial MT" w:hAnsi="Arial MT"/>
            <w:noProof/>
            <w:sz w:val="20"/>
            <w:szCs w:val="20"/>
            <w:rPrChange w:id="78" w:author="Reece Kiriu" w:date="2022-12-09T11:25:00Z">
              <w:rPr>
                <w:rStyle w:val="Hyperlink"/>
                <w:rFonts w:ascii="Arial MT" w:hAnsi="Arial MT"/>
                <w:noProof/>
                <w:sz w:val="20"/>
                <w:szCs w:val="20"/>
              </w:rPr>
            </w:rPrChange>
          </w:rPr>
          <w:delText>3. Setpoints, Design and Field Determined</w:delText>
        </w:r>
        <w:r w:rsidRPr="00601D0F" w:rsidDel="006C23EC">
          <w:rPr>
            <w:noProof/>
            <w:webHidden/>
          </w:rPr>
          <w:tab/>
        </w:r>
        <w:r w:rsidR="00417FDC" w:rsidDel="006C23EC">
          <w:rPr>
            <w:noProof/>
            <w:webHidden/>
          </w:rPr>
          <w:delText>3</w:delText>
        </w:r>
      </w:del>
    </w:p>
    <w:p w14:paraId="22CDFD39" w14:textId="684D19ED" w:rsidR="00601D0F" w:rsidRPr="00601D0F" w:rsidDel="006C23EC" w:rsidRDefault="00601D0F">
      <w:pPr>
        <w:pStyle w:val="TOC2"/>
        <w:rPr>
          <w:del w:id="79" w:author="Reece Kiriu" w:date="2022-12-09T11:25:00Z"/>
          <w:rFonts w:ascii="Arial MT" w:eastAsiaTheme="minorEastAsia" w:hAnsi="Arial MT"/>
          <w:noProof/>
          <w:sz w:val="20"/>
          <w:szCs w:val="20"/>
        </w:rPr>
      </w:pPr>
      <w:del w:id="80" w:author="Reece Kiriu" w:date="2022-12-09T11:25:00Z">
        <w:r w:rsidRPr="006C23EC" w:rsidDel="006C23EC">
          <w:rPr>
            <w:rFonts w:ascii="Arial MT" w:hAnsi="Arial MT"/>
            <w:noProof/>
            <w:sz w:val="20"/>
            <w:szCs w:val="20"/>
            <w14:scene3d>
              <w14:camera w14:prst="orthographicFront"/>
              <w14:lightRig w14:rig="threePt" w14:dir="t">
                <w14:rot w14:lat="0" w14:lon="0" w14:rev="0"/>
              </w14:lightRig>
            </w14:scene3d>
            <w:rPrChange w:id="81" w:author="Reece Kiriu" w:date="2022-12-09T11:25:00Z">
              <w:rPr>
                <w:rStyle w:val="Hyperlink"/>
                <w:rFonts w:ascii="Arial MT" w:hAnsi="Arial MT"/>
                <w:noProof/>
                <w:sz w:val="20"/>
                <w:szCs w:val="20"/>
                <w14:scene3d>
                  <w14:camera w14:prst="orthographicFront"/>
                  <w14:lightRig w14:rig="threePt" w14:dir="t">
                    <w14:rot w14:lat="0" w14:lon="0" w14:rev="0"/>
                  </w14:lightRig>
                </w14:scene3d>
              </w:rPr>
            </w:rPrChange>
          </w:rPr>
          <w:delText>3.1</w:delText>
        </w:r>
        <w:r w:rsidRPr="00601D0F" w:rsidDel="006C23EC">
          <w:rPr>
            <w:rFonts w:ascii="Arial MT" w:eastAsiaTheme="minorEastAsia" w:hAnsi="Arial MT"/>
            <w:noProof/>
            <w:sz w:val="20"/>
            <w:szCs w:val="20"/>
          </w:rPr>
          <w:tab/>
        </w:r>
        <w:r w:rsidRPr="006C23EC" w:rsidDel="006C23EC">
          <w:rPr>
            <w:rFonts w:ascii="Arial MT" w:hAnsi="Arial MT"/>
            <w:noProof/>
            <w:sz w:val="20"/>
            <w:szCs w:val="20"/>
            <w:rPrChange w:id="82" w:author="Reece Kiriu" w:date="2022-12-09T11:25:00Z">
              <w:rPr>
                <w:rStyle w:val="Hyperlink"/>
                <w:rFonts w:ascii="Arial MT" w:hAnsi="Arial MT"/>
                <w:noProof/>
                <w:sz w:val="20"/>
                <w:szCs w:val="20"/>
              </w:rPr>
            </w:rPrChange>
          </w:rPr>
          <w:delText>Information Provided by Designer</w:delText>
        </w:r>
        <w:r w:rsidRPr="00601D0F" w:rsidDel="006C23EC">
          <w:rPr>
            <w:rFonts w:ascii="Arial MT" w:hAnsi="Arial MT"/>
            <w:noProof/>
            <w:webHidden/>
            <w:sz w:val="20"/>
            <w:szCs w:val="20"/>
          </w:rPr>
          <w:tab/>
        </w:r>
        <w:r w:rsidR="00417FDC" w:rsidDel="006C23EC">
          <w:rPr>
            <w:rFonts w:ascii="Arial MT" w:hAnsi="Arial MT"/>
            <w:noProof/>
            <w:webHidden/>
            <w:sz w:val="20"/>
            <w:szCs w:val="20"/>
          </w:rPr>
          <w:delText>3</w:delText>
        </w:r>
      </w:del>
    </w:p>
    <w:p w14:paraId="537839EB" w14:textId="544AA4E8" w:rsidR="00601D0F" w:rsidRPr="00601D0F" w:rsidDel="006C23EC" w:rsidRDefault="00601D0F">
      <w:pPr>
        <w:pStyle w:val="TOC2"/>
        <w:rPr>
          <w:del w:id="83" w:author="Reece Kiriu" w:date="2022-12-09T11:25:00Z"/>
          <w:rFonts w:ascii="Arial MT" w:eastAsiaTheme="minorEastAsia" w:hAnsi="Arial MT"/>
          <w:noProof/>
          <w:sz w:val="20"/>
          <w:szCs w:val="20"/>
        </w:rPr>
      </w:pPr>
      <w:del w:id="84" w:author="Reece Kiriu" w:date="2022-12-09T11:25:00Z">
        <w:r w:rsidRPr="006C23EC" w:rsidDel="006C23EC">
          <w:rPr>
            <w:rFonts w:ascii="Arial MT" w:hAnsi="Arial MT"/>
            <w:noProof/>
            <w:sz w:val="20"/>
            <w:szCs w:val="20"/>
            <w14:scene3d>
              <w14:camera w14:prst="orthographicFront"/>
              <w14:lightRig w14:rig="threePt" w14:dir="t">
                <w14:rot w14:lat="0" w14:lon="0" w14:rev="0"/>
              </w14:lightRig>
            </w14:scene3d>
            <w:rPrChange w:id="85" w:author="Reece Kiriu" w:date="2022-12-09T11:25:00Z">
              <w:rPr>
                <w:rStyle w:val="Hyperlink"/>
                <w:rFonts w:ascii="Arial MT" w:hAnsi="Arial MT"/>
                <w:noProof/>
                <w:sz w:val="20"/>
                <w:szCs w:val="20"/>
                <w14:scene3d>
                  <w14:camera w14:prst="orthographicFront"/>
                  <w14:lightRig w14:rig="threePt" w14:dir="t">
                    <w14:rot w14:lat="0" w14:lon="0" w14:rev="0"/>
                  </w14:lightRig>
                </w14:scene3d>
              </w:rPr>
            </w:rPrChange>
          </w:rPr>
          <w:delText>3.2</w:delText>
        </w:r>
        <w:r w:rsidRPr="00601D0F" w:rsidDel="006C23EC">
          <w:rPr>
            <w:rFonts w:ascii="Arial MT" w:eastAsiaTheme="minorEastAsia" w:hAnsi="Arial MT"/>
            <w:noProof/>
            <w:sz w:val="20"/>
            <w:szCs w:val="20"/>
          </w:rPr>
          <w:tab/>
        </w:r>
        <w:r w:rsidRPr="006C23EC" w:rsidDel="006C23EC">
          <w:rPr>
            <w:rFonts w:ascii="Arial MT" w:hAnsi="Arial MT"/>
            <w:noProof/>
            <w:sz w:val="20"/>
            <w:szCs w:val="20"/>
            <w:rPrChange w:id="86" w:author="Reece Kiriu" w:date="2022-12-09T11:25:00Z">
              <w:rPr>
                <w:rStyle w:val="Hyperlink"/>
                <w:rFonts w:ascii="Arial MT" w:hAnsi="Arial MT"/>
                <w:noProof/>
                <w:sz w:val="20"/>
                <w:szCs w:val="20"/>
              </w:rPr>
            </w:rPrChange>
          </w:rPr>
          <w:delText xml:space="preserve">Information Provided by (or in Conjunction with) the Testing, Adjusting, </w:delText>
        </w:r>
        <w:r w:rsidRPr="006C23EC" w:rsidDel="006C23EC">
          <w:rPr>
            <w:rFonts w:ascii="Arial MT" w:hAnsi="Arial MT"/>
            <w:noProof/>
            <w:sz w:val="20"/>
            <w:szCs w:val="20"/>
            <w:rPrChange w:id="87" w:author="Reece Kiriu" w:date="2022-12-09T11:25:00Z">
              <w:rPr>
                <w:rStyle w:val="Hyperlink"/>
                <w:rFonts w:ascii="Arial MT" w:hAnsi="Arial MT"/>
                <w:noProof/>
                <w:sz w:val="20"/>
                <w:szCs w:val="20"/>
              </w:rPr>
            </w:rPrChange>
          </w:rPr>
          <w:br/>
          <w:delText>and Balancing Contractor</w:delText>
        </w:r>
        <w:r w:rsidRPr="00601D0F" w:rsidDel="006C23EC">
          <w:rPr>
            <w:rFonts w:ascii="Arial MT" w:hAnsi="Arial MT"/>
            <w:noProof/>
            <w:webHidden/>
            <w:sz w:val="20"/>
            <w:szCs w:val="20"/>
          </w:rPr>
          <w:tab/>
        </w:r>
        <w:r w:rsidR="00417FDC" w:rsidDel="006C23EC">
          <w:rPr>
            <w:rFonts w:ascii="Arial MT" w:hAnsi="Arial MT"/>
            <w:noProof/>
            <w:webHidden/>
            <w:sz w:val="20"/>
            <w:szCs w:val="20"/>
          </w:rPr>
          <w:delText>18</w:delText>
        </w:r>
      </w:del>
    </w:p>
    <w:p w14:paraId="4652BE6B" w14:textId="21B75220" w:rsidR="00601D0F" w:rsidRPr="00601D0F" w:rsidDel="006C23EC" w:rsidRDefault="00601D0F">
      <w:pPr>
        <w:pStyle w:val="TOC2"/>
        <w:rPr>
          <w:del w:id="88" w:author="Reece Kiriu" w:date="2022-12-09T11:25:00Z"/>
          <w:rFonts w:ascii="Arial MT" w:eastAsiaTheme="minorEastAsia" w:hAnsi="Arial MT"/>
          <w:noProof/>
          <w:sz w:val="20"/>
          <w:szCs w:val="20"/>
        </w:rPr>
      </w:pPr>
      <w:del w:id="89" w:author="Reece Kiriu" w:date="2022-12-09T11:25:00Z">
        <w:r w:rsidRPr="006C23EC" w:rsidDel="006C23EC">
          <w:rPr>
            <w:rFonts w:ascii="Arial MT" w:hAnsi="Arial MT"/>
            <w:noProof/>
            <w:sz w:val="20"/>
            <w:szCs w:val="20"/>
            <w14:scene3d>
              <w14:camera w14:prst="orthographicFront"/>
              <w14:lightRig w14:rig="threePt" w14:dir="t">
                <w14:rot w14:lat="0" w14:lon="0" w14:rev="0"/>
              </w14:lightRig>
            </w14:scene3d>
            <w:rPrChange w:id="90" w:author="Reece Kiriu" w:date="2022-12-09T11:25:00Z">
              <w:rPr>
                <w:rStyle w:val="Hyperlink"/>
                <w:rFonts w:ascii="Arial MT" w:hAnsi="Arial MT"/>
                <w:noProof/>
                <w:sz w:val="20"/>
                <w:szCs w:val="20"/>
                <w14:scene3d>
                  <w14:camera w14:prst="orthographicFront"/>
                  <w14:lightRig w14:rig="threePt" w14:dir="t">
                    <w14:rot w14:lat="0" w14:lon="0" w14:rev="0"/>
                  </w14:lightRig>
                </w14:scene3d>
              </w:rPr>
            </w:rPrChange>
          </w:rPr>
          <w:delText>3.3</w:delText>
        </w:r>
        <w:r w:rsidRPr="00601D0F" w:rsidDel="006C23EC">
          <w:rPr>
            <w:rFonts w:ascii="Arial MT" w:eastAsiaTheme="minorEastAsia" w:hAnsi="Arial MT"/>
            <w:noProof/>
            <w:sz w:val="20"/>
            <w:szCs w:val="20"/>
          </w:rPr>
          <w:tab/>
        </w:r>
        <w:r w:rsidRPr="006C23EC" w:rsidDel="006C23EC">
          <w:rPr>
            <w:rFonts w:ascii="Arial MT" w:hAnsi="Arial MT"/>
            <w:noProof/>
            <w:sz w:val="20"/>
            <w:szCs w:val="20"/>
            <w:rPrChange w:id="91" w:author="Reece Kiriu" w:date="2022-12-09T11:25:00Z">
              <w:rPr>
                <w:rStyle w:val="Hyperlink"/>
                <w:rFonts w:ascii="Arial MT" w:hAnsi="Arial MT"/>
                <w:noProof/>
                <w:sz w:val="20"/>
                <w:szCs w:val="20"/>
              </w:rPr>
            </w:rPrChange>
          </w:rPr>
          <w:delText>Information Determined by Control Contractor</w:delText>
        </w:r>
        <w:r w:rsidRPr="00601D0F" w:rsidDel="006C23EC">
          <w:rPr>
            <w:rFonts w:ascii="Arial MT" w:hAnsi="Arial MT"/>
            <w:noProof/>
            <w:webHidden/>
            <w:sz w:val="20"/>
            <w:szCs w:val="20"/>
          </w:rPr>
          <w:tab/>
        </w:r>
        <w:r w:rsidR="00417FDC" w:rsidDel="006C23EC">
          <w:rPr>
            <w:rFonts w:ascii="Arial MT" w:hAnsi="Arial MT"/>
            <w:noProof/>
            <w:webHidden/>
            <w:sz w:val="20"/>
            <w:szCs w:val="20"/>
          </w:rPr>
          <w:delText>25</w:delText>
        </w:r>
      </w:del>
    </w:p>
    <w:p w14:paraId="6F5FE4BD" w14:textId="2A96E972" w:rsidR="00601D0F" w:rsidRPr="00601D0F" w:rsidDel="006C23EC" w:rsidRDefault="00601D0F" w:rsidP="005D363D">
      <w:pPr>
        <w:pStyle w:val="TOC1"/>
        <w:rPr>
          <w:del w:id="92" w:author="Reece Kiriu" w:date="2022-12-09T11:25:00Z"/>
          <w:rFonts w:eastAsiaTheme="minorEastAsia"/>
          <w:noProof/>
        </w:rPr>
      </w:pPr>
      <w:del w:id="93" w:author="Reece Kiriu" w:date="2022-12-09T11:25:00Z">
        <w:r w:rsidRPr="006C23EC" w:rsidDel="006C23EC">
          <w:rPr>
            <w:rFonts w:ascii="Arial MT" w:hAnsi="Arial MT"/>
            <w:noProof/>
            <w:sz w:val="20"/>
            <w:szCs w:val="20"/>
            <w:rPrChange w:id="94" w:author="Reece Kiriu" w:date="2022-12-09T11:25:00Z">
              <w:rPr>
                <w:rStyle w:val="Hyperlink"/>
                <w:rFonts w:ascii="Arial MT" w:hAnsi="Arial MT"/>
                <w:noProof/>
                <w:sz w:val="20"/>
                <w:szCs w:val="20"/>
              </w:rPr>
            </w:rPrChange>
          </w:rPr>
          <w:delText>4. List of Hardwired Points</w:delText>
        </w:r>
        <w:r w:rsidRPr="00601D0F" w:rsidDel="006C23EC">
          <w:rPr>
            <w:noProof/>
            <w:webHidden/>
          </w:rPr>
          <w:tab/>
        </w:r>
        <w:r w:rsidR="00417FDC" w:rsidDel="006C23EC">
          <w:rPr>
            <w:noProof/>
            <w:webHidden/>
          </w:rPr>
          <w:delText>25</w:delText>
        </w:r>
      </w:del>
    </w:p>
    <w:p w14:paraId="4CD706A5" w14:textId="12480095" w:rsidR="00601D0F" w:rsidRPr="00601D0F" w:rsidDel="006C23EC" w:rsidRDefault="00601D0F">
      <w:pPr>
        <w:pStyle w:val="TOC2"/>
        <w:rPr>
          <w:del w:id="95" w:author="Reece Kiriu" w:date="2022-12-09T11:25:00Z"/>
          <w:rFonts w:ascii="Arial MT" w:eastAsiaTheme="minorEastAsia" w:hAnsi="Arial MT"/>
          <w:noProof/>
          <w:sz w:val="20"/>
          <w:szCs w:val="20"/>
        </w:rPr>
      </w:pPr>
      <w:del w:id="96" w:author="Reece Kiriu" w:date="2022-12-09T11:25:00Z">
        <w:r w:rsidRPr="006C23EC" w:rsidDel="006C23EC">
          <w:rPr>
            <w:rFonts w:ascii="Arial MT" w:hAnsi="Arial MT"/>
            <w:noProof/>
            <w:sz w:val="20"/>
            <w:szCs w:val="20"/>
            <w14:scene3d>
              <w14:camera w14:prst="orthographicFront"/>
              <w14:lightRig w14:rig="threePt" w14:dir="t">
                <w14:rot w14:lat="0" w14:lon="0" w14:rev="0"/>
              </w14:lightRig>
            </w14:scene3d>
            <w:rPrChange w:id="97" w:author="Reece Kiriu" w:date="2022-12-09T11:25:00Z">
              <w:rPr>
                <w:rStyle w:val="Hyperlink"/>
                <w:rFonts w:ascii="Arial MT" w:hAnsi="Arial MT"/>
                <w:noProof/>
                <w:sz w:val="20"/>
                <w:szCs w:val="20"/>
                <w14:scene3d>
                  <w14:camera w14:prst="orthographicFront"/>
                  <w14:lightRig w14:rig="threePt" w14:dir="t">
                    <w14:rot w14:lat="0" w14:lon="0" w14:rev="0"/>
                  </w14:lightRig>
                </w14:scene3d>
              </w:rPr>
            </w:rPrChange>
          </w:rPr>
          <w:delText>4.1</w:delText>
        </w:r>
        <w:r w:rsidRPr="00601D0F" w:rsidDel="006C23EC">
          <w:rPr>
            <w:rFonts w:ascii="Arial MT" w:eastAsiaTheme="minorEastAsia" w:hAnsi="Arial MT"/>
            <w:noProof/>
            <w:sz w:val="20"/>
            <w:szCs w:val="20"/>
          </w:rPr>
          <w:tab/>
        </w:r>
        <w:r w:rsidRPr="006C23EC" w:rsidDel="006C23EC">
          <w:rPr>
            <w:rFonts w:ascii="Arial MT" w:hAnsi="Arial MT"/>
            <w:noProof/>
            <w:sz w:val="20"/>
            <w:szCs w:val="20"/>
            <w:rPrChange w:id="98" w:author="Reece Kiriu" w:date="2022-12-09T11:25:00Z">
              <w:rPr>
                <w:rStyle w:val="Hyperlink"/>
                <w:rFonts w:ascii="Arial MT" w:hAnsi="Arial MT"/>
                <w:noProof/>
                <w:sz w:val="20"/>
                <w:szCs w:val="20"/>
              </w:rPr>
            </w:rPrChange>
          </w:rPr>
          <w:delText>VAV Terminal Unit—Cooling Only</w:delText>
        </w:r>
        <w:r w:rsidRPr="00601D0F" w:rsidDel="006C23EC">
          <w:rPr>
            <w:rFonts w:ascii="Arial MT" w:hAnsi="Arial MT"/>
            <w:noProof/>
            <w:webHidden/>
            <w:sz w:val="20"/>
            <w:szCs w:val="20"/>
          </w:rPr>
          <w:tab/>
        </w:r>
        <w:r w:rsidR="00417FDC" w:rsidDel="006C23EC">
          <w:rPr>
            <w:rFonts w:ascii="Arial MT" w:hAnsi="Arial MT"/>
            <w:noProof/>
            <w:webHidden/>
            <w:sz w:val="20"/>
            <w:szCs w:val="20"/>
          </w:rPr>
          <w:delText>26</w:delText>
        </w:r>
      </w:del>
    </w:p>
    <w:p w14:paraId="7026B5A4" w14:textId="59957145" w:rsidR="00601D0F" w:rsidRPr="00601D0F" w:rsidDel="006C23EC" w:rsidRDefault="00601D0F">
      <w:pPr>
        <w:pStyle w:val="TOC2"/>
        <w:rPr>
          <w:del w:id="99" w:author="Reece Kiriu" w:date="2022-12-09T11:25:00Z"/>
          <w:rFonts w:ascii="Arial MT" w:eastAsiaTheme="minorEastAsia" w:hAnsi="Arial MT"/>
          <w:noProof/>
          <w:sz w:val="20"/>
          <w:szCs w:val="20"/>
        </w:rPr>
      </w:pPr>
      <w:del w:id="100" w:author="Reece Kiriu" w:date="2022-12-09T11:25:00Z">
        <w:r w:rsidRPr="006C23EC" w:rsidDel="006C23EC">
          <w:rPr>
            <w:rFonts w:ascii="Arial MT" w:hAnsi="Arial MT"/>
            <w:noProof/>
            <w:sz w:val="20"/>
            <w:szCs w:val="20"/>
            <w14:scene3d>
              <w14:camera w14:prst="orthographicFront"/>
              <w14:lightRig w14:rig="threePt" w14:dir="t">
                <w14:rot w14:lat="0" w14:lon="0" w14:rev="0"/>
              </w14:lightRig>
            </w14:scene3d>
            <w:rPrChange w:id="101" w:author="Reece Kiriu" w:date="2022-12-09T11:25:00Z">
              <w:rPr>
                <w:rStyle w:val="Hyperlink"/>
                <w:rFonts w:ascii="Arial MT" w:hAnsi="Arial MT"/>
                <w:noProof/>
                <w:sz w:val="20"/>
                <w:szCs w:val="20"/>
                <w14:scene3d>
                  <w14:camera w14:prst="orthographicFront"/>
                  <w14:lightRig w14:rig="threePt" w14:dir="t">
                    <w14:rot w14:lat="0" w14:lon="0" w14:rev="0"/>
                  </w14:lightRig>
                </w14:scene3d>
              </w:rPr>
            </w:rPrChange>
          </w:rPr>
          <w:delText>4.2</w:delText>
        </w:r>
        <w:r w:rsidRPr="00601D0F" w:rsidDel="006C23EC">
          <w:rPr>
            <w:rFonts w:ascii="Arial MT" w:eastAsiaTheme="minorEastAsia" w:hAnsi="Arial MT"/>
            <w:noProof/>
            <w:sz w:val="20"/>
            <w:szCs w:val="20"/>
          </w:rPr>
          <w:tab/>
        </w:r>
        <w:r w:rsidRPr="006C23EC" w:rsidDel="006C23EC">
          <w:rPr>
            <w:rFonts w:ascii="Arial MT" w:hAnsi="Arial MT"/>
            <w:noProof/>
            <w:sz w:val="20"/>
            <w:szCs w:val="20"/>
            <w:rPrChange w:id="102" w:author="Reece Kiriu" w:date="2022-12-09T11:25:00Z">
              <w:rPr>
                <w:rStyle w:val="Hyperlink"/>
                <w:rFonts w:ascii="Arial MT" w:hAnsi="Arial MT"/>
                <w:noProof/>
                <w:sz w:val="20"/>
                <w:szCs w:val="20"/>
              </w:rPr>
            </w:rPrChange>
          </w:rPr>
          <w:delText>VAV Terminal Unit with Reheat</w:delText>
        </w:r>
        <w:r w:rsidRPr="00601D0F" w:rsidDel="006C23EC">
          <w:rPr>
            <w:rFonts w:ascii="Arial MT" w:hAnsi="Arial MT"/>
            <w:noProof/>
            <w:webHidden/>
            <w:sz w:val="20"/>
            <w:szCs w:val="20"/>
          </w:rPr>
          <w:tab/>
        </w:r>
        <w:r w:rsidR="00417FDC" w:rsidDel="006C23EC">
          <w:rPr>
            <w:rFonts w:ascii="Arial MT" w:hAnsi="Arial MT"/>
            <w:noProof/>
            <w:webHidden/>
            <w:sz w:val="20"/>
            <w:szCs w:val="20"/>
          </w:rPr>
          <w:delText>26</w:delText>
        </w:r>
      </w:del>
    </w:p>
    <w:p w14:paraId="18133C48" w14:textId="6E9DA35C" w:rsidR="00601D0F" w:rsidRPr="00601D0F" w:rsidDel="006C23EC" w:rsidRDefault="00601D0F">
      <w:pPr>
        <w:pStyle w:val="TOC2"/>
        <w:rPr>
          <w:del w:id="103" w:author="Reece Kiriu" w:date="2022-12-09T11:25:00Z"/>
          <w:rFonts w:ascii="Arial MT" w:eastAsiaTheme="minorEastAsia" w:hAnsi="Arial MT"/>
          <w:noProof/>
          <w:sz w:val="20"/>
          <w:szCs w:val="20"/>
        </w:rPr>
      </w:pPr>
      <w:del w:id="104" w:author="Reece Kiriu" w:date="2022-12-09T11:25:00Z">
        <w:r w:rsidRPr="006C23EC" w:rsidDel="006C23EC">
          <w:rPr>
            <w:rFonts w:ascii="Arial MT" w:hAnsi="Arial MT"/>
            <w:noProof/>
            <w:sz w:val="20"/>
            <w:szCs w:val="20"/>
            <w14:scene3d>
              <w14:camera w14:prst="orthographicFront"/>
              <w14:lightRig w14:rig="threePt" w14:dir="t">
                <w14:rot w14:lat="0" w14:lon="0" w14:rev="0"/>
              </w14:lightRig>
            </w14:scene3d>
            <w:rPrChange w:id="105" w:author="Reece Kiriu" w:date="2022-12-09T11:25:00Z">
              <w:rPr>
                <w:rStyle w:val="Hyperlink"/>
                <w:rFonts w:ascii="Arial MT" w:hAnsi="Arial MT"/>
                <w:noProof/>
                <w:sz w:val="20"/>
                <w:szCs w:val="20"/>
                <w14:scene3d>
                  <w14:camera w14:prst="orthographicFront"/>
                  <w14:lightRig w14:rig="threePt" w14:dir="t">
                    <w14:rot w14:lat="0" w14:lon="0" w14:rev="0"/>
                  </w14:lightRig>
                </w14:scene3d>
              </w:rPr>
            </w:rPrChange>
          </w:rPr>
          <w:delText>4.3</w:delText>
        </w:r>
        <w:r w:rsidRPr="00601D0F" w:rsidDel="006C23EC">
          <w:rPr>
            <w:rFonts w:ascii="Arial MT" w:eastAsiaTheme="minorEastAsia" w:hAnsi="Arial MT"/>
            <w:noProof/>
            <w:sz w:val="20"/>
            <w:szCs w:val="20"/>
          </w:rPr>
          <w:tab/>
        </w:r>
        <w:r w:rsidRPr="006C23EC" w:rsidDel="006C23EC">
          <w:rPr>
            <w:rFonts w:ascii="Arial MT" w:hAnsi="Arial MT"/>
            <w:noProof/>
            <w:sz w:val="20"/>
            <w:szCs w:val="20"/>
            <w:rPrChange w:id="106" w:author="Reece Kiriu" w:date="2022-12-09T11:25:00Z">
              <w:rPr>
                <w:rStyle w:val="Hyperlink"/>
                <w:rFonts w:ascii="Arial MT" w:hAnsi="Arial MT"/>
                <w:noProof/>
                <w:sz w:val="20"/>
                <w:szCs w:val="20"/>
              </w:rPr>
            </w:rPrChange>
          </w:rPr>
          <w:delText>Fan-Powered Terminal Unit (Series or Parallel, Constant- or Variable-Speed Fan)</w:delText>
        </w:r>
        <w:r w:rsidRPr="00601D0F" w:rsidDel="006C23EC">
          <w:rPr>
            <w:rFonts w:ascii="Arial MT" w:hAnsi="Arial MT"/>
            <w:noProof/>
            <w:webHidden/>
            <w:sz w:val="20"/>
            <w:szCs w:val="20"/>
          </w:rPr>
          <w:tab/>
        </w:r>
        <w:r w:rsidR="00417FDC" w:rsidDel="006C23EC">
          <w:rPr>
            <w:rFonts w:ascii="Arial MT" w:hAnsi="Arial MT"/>
            <w:noProof/>
            <w:webHidden/>
            <w:sz w:val="20"/>
            <w:szCs w:val="20"/>
          </w:rPr>
          <w:delText>27</w:delText>
        </w:r>
      </w:del>
    </w:p>
    <w:p w14:paraId="34FC589E" w14:textId="77D380C2" w:rsidR="00601D0F" w:rsidRPr="00601D0F" w:rsidDel="006C23EC" w:rsidRDefault="00601D0F">
      <w:pPr>
        <w:pStyle w:val="TOC2"/>
        <w:rPr>
          <w:del w:id="107" w:author="Reece Kiriu" w:date="2022-12-09T11:25:00Z"/>
          <w:rFonts w:ascii="Arial MT" w:eastAsiaTheme="minorEastAsia" w:hAnsi="Arial MT"/>
          <w:noProof/>
          <w:sz w:val="20"/>
          <w:szCs w:val="20"/>
        </w:rPr>
      </w:pPr>
      <w:del w:id="108" w:author="Reece Kiriu" w:date="2022-12-09T11:25:00Z">
        <w:r w:rsidRPr="006C23EC" w:rsidDel="006C23EC">
          <w:rPr>
            <w:rFonts w:ascii="Arial MT" w:hAnsi="Arial MT"/>
            <w:noProof/>
            <w:sz w:val="20"/>
            <w:szCs w:val="20"/>
            <w14:scene3d>
              <w14:camera w14:prst="orthographicFront"/>
              <w14:lightRig w14:rig="threePt" w14:dir="t">
                <w14:rot w14:lat="0" w14:lon="0" w14:rev="0"/>
              </w14:lightRig>
            </w14:scene3d>
            <w:rPrChange w:id="109" w:author="Reece Kiriu" w:date="2022-12-09T11:25:00Z">
              <w:rPr>
                <w:rStyle w:val="Hyperlink"/>
                <w:rFonts w:ascii="Arial MT" w:hAnsi="Arial MT"/>
                <w:noProof/>
                <w:sz w:val="20"/>
                <w:szCs w:val="20"/>
                <w14:scene3d>
                  <w14:camera w14:prst="orthographicFront"/>
                  <w14:lightRig w14:rig="threePt" w14:dir="t">
                    <w14:rot w14:lat="0" w14:lon="0" w14:rev="0"/>
                  </w14:lightRig>
                </w14:scene3d>
              </w:rPr>
            </w:rPrChange>
          </w:rPr>
          <w:delText>4.4</w:delText>
        </w:r>
        <w:r w:rsidRPr="00601D0F" w:rsidDel="006C23EC">
          <w:rPr>
            <w:rFonts w:ascii="Arial MT" w:eastAsiaTheme="minorEastAsia" w:hAnsi="Arial MT"/>
            <w:noProof/>
            <w:sz w:val="20"/>
            <w:szCs w:val="20"/>
          </w:rPr>
          <w:tab/>
        </w:r>
        <w:r w:rsidRPr="006C23EC" w:rsidDel="006C23EC">
          <w:rPr>
            <w:rFonts w:ascii="Arial MT" w:hAnsi="Arial MT"/>
            <w:noProof/>
            <w:sz w:val="20"/>
            <w:szCs w:val="20"/>
            <w:rPrChange w:id="110" w:author="Reece Kiriu" w:date="2022-12-09T11:25:00Z">
              <w:rPr>
                <w:rStyle w:val="Hyperlink"/>
                <w:rFonts w:ascii="Arial MT" w:hAnsi="Arial MT"/>
                <w:noProof/>
                <w:sz w:val="20"/>
                <w:szCs w:val="20"/>
              </w:rPr>
            </w:rPrChange>
          </w:rPr>
          <w:delText>Dual-Duct Terminal Unit with Inlet Sensors</w:delText>
        </w:r>
        <w:r w:rsidRPr="00601D0F" w:rsidDel="006C23EC">
          <w:rPr>
            <w:rFonts w:ascii="Arial MT" w:hAnsi="Arial MT"/>
            <w:noProof/>
            <w:webHidden/>
            <w:sz w:val="20"/>
            <w:szCs w:val="20"/>
          </w:rPr>
          <w:tab/>
        </w:r>
        <w:r w:rsidR="00417FDC" w:rsidDel="006C23EC">
          <w:rPr>
            <w:rFonts w:ascii="Arial MT" w:hAnsi="Arial MT"/>
            <w:noProof/>
            <w:webHidden/>
            <w:sz w:val="20"/>
            <w:szCs w:val="20"/>
          </w:rPr>
          <w:delText>28</w:delText>
        </w:r>
      </w:del>
    </w:p>
    <w:p w14:paraId="4FE083A8" w14:textId="70D9E49C" w:rsidR="00601D0F" w:rsidRPr="00601D0F" w:rsidDel="006C23EC" w:rsidRDefault="00601D0F">
      <w:pPr>
        <w:pStyle w:val="TOC2"/>
        <w:rPr>
          <w:del w:id="111" w:author="Reece Kiriu" w:date="2022-12-09T11:25:00Z"/>
          <w:rFonts w:ascii="Arial MT" w:eastAsiaTheme="minorEastAsia" w:hAnsi="Arial MT"/>
          <w:noProof/>
          <w:sz w:val="20"/>
          <w:szCs w:val="20"/>
        </w:rPr>
      </w:pPr>
      <w:del w:id="112" w:author="Reece Kiriu" w:date="2022-12-09T11:25:00Z">
        <w:r w:rsidRPr="006C23EC" w:rsidDel="006C23EC">
          <w:rPr>
            <w:rFonts w:ascii="Arial MT" w:hAnsi="Arial MT"/>
            <w:noProof/>
            <w:sz w:val="20"/>
            <w:szCs w:val="20"/>
            <w14:scene3d>
              <w14:camera w14:prst="orthographicFront"/>
              <w14:lightRig w14:rig="threePt" w14:dir="t">
                <w14:rot w14:lat="0" w14:lon="0" w14:rev="0"/>
              </w14:lightRig>
            </w14:scene3d>
            <w:rPrChange w:id="113" w:author="Reece Kiriu" w:date="2022-12-09T11:25:00Z">
              <w:rPr>
                <w:rStyle w:val="Hyperlink"/>
                <w:rFonts w:ascii="Arial MT" w:hAnsi="Arial MT"/>
                <w:noProof/>
                <w:sz w:val="20"/>
                <w:szCs w:val="20"/>
                <w14:scene3d>
                  <w14:camera w14:prst="orthographicFront"/>
                  <w14:lightRig w14:rig="threePt" w14:dir="t">
                    <w14:rot w14:lat="0" w14:lon="0" w14:rev="0"/>
                  </w14:lightRig>
                </w14:scene3d>
              </w:rPr>
            </w:rPrChange>
          </w:rPr>
          <w:delText>4.5</w:delText>
        </w:r>
        <w:r w:rsidRPr="00601D0F" w:rsidDel="006C23EC">
          <w:rPr>
            <w:rFonts w:ascii="Arial MT" w:eastAsiaTheme="minorEastAsia" w:hAnsi="Arial MT"/>
            <w:noProof/>
            <w:sz w:val="20"/>
            <w:szCs w:val="20"/>
          </w:rPr>
          <w:tab/>
        </w:r>
        <w:r w:rsidRPr="006C23EC" w:rsidDel="006C23EC">
          <w:rPr>
            <w:rFonts w:ascii="Arial MT" w:hAnsi="Arial MT"/>
            <w:noProof/>
            <w:sz w:val="20"/>
            <w:szCs w:val="20"/>
            <w:rPrChange w:id="114" w:author="Reece Kiriu" w:date="2022-12-09T11:25:00Z">
              <w:rPr>
                <w:rStyle w:val="Hyperlink"/>
                <w:rFonts w:ascii="Arial MT" w:hAnsi="Arial MT"/>
                <w:noProof/>
                <w:sz w:val="20"/>
                <w:szCs w:val="20"/>
              </w:rPr>
            </w:rPrChange>
          </w:rPr>
          <w:delText>Dual-Duct Terminal Unit with Discharge Sensor</w:delText>
        </w:r>
        <w:r w:rsidRPr="00601D0F" w:rsidDel="006C23EC">
          <w:rPr>
            <w:rFonts w:ascii="Arial MT" w:hAnsi="Arial MT"/>
            <w:noProof/>
            <w:webHidden/>
            <w:sz w:val="20"/>
            <w:szCs w:val="20"/>
          </w:rPr>
          <w:tab/>
        </w:r>
        <w:r w:rsidR="00417FDC" w:rsidDel="006C23EC">
          <w:rPr>
            <w:rFonts w:ascii="Arial MT" w:hAnsi="Arial MT"/>
            <w:noProof/>
            <w:webHidden/>
            <w:sz w:val="20"/>
            <w:szCs w:val="20"/>
          </w:rPr>
          <w:delText>28</w:delText>
        </w:r>
      </w:del>
    </w:p>
    <w:p w14:paraId="7327B133" w14:textId="1B786AE8" w:rsidR="00601D0F" w:rsidRPr="00601D0F" w:rsidDel="006C23EC" w:rsidRDefault="00601D0F">
      <w:pPr>
        <w:pStyle w:val="TOC2"/>
        <w:rPr>
          <w:del w:id="115" w:author="Reece Kiriu" w:date="2022-12-09T11:25:00Z"/>
          <w:rFonts w:ascii="Arial MT" w:eastAsiaTheme="minorEastAsia" w:hAnsi="Arial MT"/>
          <w:noProof/>
          <w:sz w:val="20"/>
          <w:szCs w:val="20"/>
        </w:rPr>
      </w:pPr>
      <w:del w:id="116" w:author="Reece Kiriu" w:date="2022-12-09T11:25:00Z">
        <w:r w:rsidRPr="006C23EC" w:rsidDel="006C23EC">
          <w:rPr>
            <w:rFonts w:ascii="Arial MT" w:hAnsi="Arial MT"/>
            <w:noProof/>
            <w:sz w:val="20"/>
            <w:szCs w:val="20"/>
            <w14:scene3d>
              <w14:camera w14:prst="orthographicFront"/>
              <w14:lightRig w14:rig="threePt" w14:dir="t">
                <w14:rot w14:lat="0" w14:lon="0" w14:rev="0"/>
              </w14:lightRig>
            </w14:scene3d>
            <w:rPrChange w:id="117" w:author="Reece Kiriu" w:date="2022-12-09T11:25:00Z">
              <w:rPr>
                <w:rStyle w:val="Hyperlink"/>
                <w:rFonts w:ascii="Arial MT" w:hAnsi="Arial MT"/>
                <w:noProof/>
                <w:sz w:val="20"/>
                <w:szCs w:val="20"/>
                <w14:scene3d>
                  <w14:camera w14:prst="orthographicFront"/>
                  <w14:lightRig w14:rig="threePt" w14:dir="t">
                    <w14:rot w14:lat="0" w14:lon="0" w14:rev="0"/>
                  </w14:lightRig>
                </w14:scene3d>
              </w:rPr>
            </w:rPrChange>
          </w:rPr>
          <w:delText>4.6</w:delText>
        </w:r>
        <w:r w:rsidRPr="00601D0F" w:rsidDel="006C23EC">
          <w:rPr>
            <w:rFonts w:ascii="Arial MT" w:eastAsiaTheme="minorEastAsia" w:hAnsi="Arial MT"/>
            <w:noProof/>
            <w:sz w:val="20"/>
            <w:szCs w:val="20"/>
          </w:rPr>
          <w:tab/>
        </w:r>
        <w:r w:rsidRPr="006C23EC" w:rsidDel="006C23EC">
          <w:rPr>
            <w:rFonts w:ascii="Arial MT" w:hAnsi="Arial MT"/>
            <w:noProof/>
            <w:sz w:val="20"/>
            <w:szCs w:val="20"/>
            <w:rPrChange w:id="118" w:author="Reece Kiriu" w:date="2022-12-09T11:25:00Z">
              <w:rPr>
                <w:rStyle w:val="Hyperlink"/>
                <w:rFonts w:ascii="Arial MT" w:hAnsi="Arial MT"/>
                <w:noProof/>
                <w:sz w:val="20"/>
                <w:szCs w:val="20"/>
              </w:rPr>
            </w:rPrChange>
          </w:rPr>
          <w:delText>Multiple-Zone VAV Air-Handling Unit</w:delText>
        </w:r>
        <w:r w:rsidRPr="00601D0F" w:rsidDel="006C23EC">
          <w:rPr>
            <w:rFonts w:ascii="Arial MT" w:hAnsi="Arial MT"/>
            <w:noProof/>
            <w:webHidden/>
            <w:sz w:val="20"/>
            <w:szCs w:val="20"/>
          </w:rPr>
          <w:tab/>
        </w:r>
        <w:r w:rsidR="00417FDC" w:rsidDel="006C23EC">
          <w:rPr>
            <w:rFonts w:ascii="Arial MT" w:hAnsi="Arial MT"/>
            <w:noProof/>
            <w:webHidden/>
            <w:sz w:val="20"/>
            <w:szCs w:val="20"/>
          </w:rPr>
          <w:delText>29</w:delText>
        </w:r>
      </w:del>
    </w:p>
    <w:p w14:paraId="54C5E451" w14:textId="483456D8" w:rsidR="00601D0F" w:rsidRPr="00601D0F" w:rsidDel="006C23EC" w:rsidRDefault="00601D0F">
      <w:pPr>
        <w:pStyle w:val="TOC2"/>
        <w:rPr>
          <w:del w:id="119" w:author="Reece Kiriu" w:date="2022-12-09T11:25:00Z"/>
          <w:rFonts w:ascii="Arial MT" w:eastAsiaTheme="minorEastAsia" w:hAnsi="Arial MT"/>
          <w:noProof/>
          <w:sz w:val="20"/>
          <w:szCs w:val="20"/>
        </w:rPr>
      </w:pPr>
      <w:del w:id="120" w:author="Reece Kiriu" w:date="2022-12-09T11:25:00Z">
        <w:r w:rsidRPr="006C23EC" w:rsidDel="006C23EC">
          <w:rPr>
            <w:rFonts w:ascii="Arial MT" w:hAnsi="Arial MT"/>
            <w:noProof/>
            <w:sz w:val="20"/>
            <w:szCs w:val="20"/>
            <w14:scene3d>
              <w14:camera w14:prst="orthographicFront"/>
              <w14:lightRig w14:rig="threePt" w14:dir="t">
                <w14:rot w14:lat="0" w14:lon="0" w14:rev="0"/>
              </w14:lightRig>
            </w14:scene3d>
            <w:rPrChange w:id="121" w:author="Reece Kiriu" w:date="2022-12-09T11:25:00Z">
              <w:rPr>
                <w:rStyle w:val="Hyperlink"/>
                <w:rFonts w:ascii="Arial MT" w:hAnsi="Arial MT"/>
                <w:noProof/>
                <w:sz w:val="20"/>
                <w:szCs w:val="20"/>
                <w14:scene3d>
                  <w14:camera w14:prst="orthographicFront"/>
                  <w14:lightRig w14:rig="threePt" w14:dir="t">
                    <w14:rot w14:lat="0" w14:lon="0" w14:rev="0"/>
                  </w14:lightRig>
                </w14:scene3d>
              </w:rPr>
            </w:rPrChange>
          </w:rPr>
          <w:delText>4.7</w:delText>
        </w:r>
        <w:r w:rsidRPr="00601D0F" w:rsidDel="006C23EC">
          <w:rPr>
            <w:rFonts w:ascii="Arial MT" w:eastAsiaTheme="minorEastAsia" w:hAnsi="Arial MT"/>
            <w:noProof/>
            <w:sz w:val="20"/>
            <w:szCs w:val="20"/>
          </w:rPr>
          <w:tab/>
        </w:r>
        <w:r w:rsidRPr="006C23EC" w:rsidDel="006C23EC">
          <w:rPr>
            <w:rFonts w:ascii="Arial MT" w:hAnsi="Arial MT"/>
            <w:noProof/>
            <w:sz w:val="20"/>
            <w:szCs w:val="20"/>
            <w:rPrChange w:id="122" w:author="Reece Kiriu" w:date="2022-12-09T11:25:00Z">
              <w:rPr>
                <w:rStyle w:val="Hyperlink"/>
                <w:rFonts w:ascii="Arial MT" w:hAnsi="Arial MT"/>
                <w:noProof/>
                <w:sz w:val="20"/>
                <w:szCs w:val="20"/>
              </w:rPr>
            </w:rPrChange>
          </w:rPr>
          <w:delText>Dual-Fan Dual-Duct Heating VAV Air-Handling Unit</w:delText>
        </w:r>
        <w:r w:rsidRPr="00601D0F" w:rsidDel="006C23EC">
          <w:rPr>
            <w:rFonts w:ascii="Arial MT" w:hAnsi="Arial MT"/>
            <w:noProof/>
            <w:webHidden/>
            <w:sz w:val="20"/>
            <w:szCs w:val="20"/>
          </w:rPr>
          <w:tab/>
        </w:r>
        <w:r w:rsidR="00417FDC" w:rsidDel="006C23EC">
          <w:rPr>
            <w:rFonts w:ascii="Arial MT" w:hAnsi="Arial MT"/>
            <w:noProof/>
            <w:webHidden/>
            <w:sz w:val="20"/>
            <w:szCs w:val="20"/>
          </w:rPr>
          <w:delText>30</w:delText>
        </w:r>
      </w:del>
    </w:p>
    <w:p w14:paraId="46D4DBC1" w14:textId="7F519FBE" w:rsidR="00601D0F" w:rsidRPr="00601D0F" w:rsidDel="006C23EC" w:rsidRDefault="00601D0F">
      <w:pPr>
        <w:pStyle w:val="TOC2"/>
        <w:rPr>
          <w:del w:id="123" w:author="Reece Kiriu" w:date="2022-12-09T11:25:00Z"/>
          <w:rFonts w:ascii="Arial MT" w:eastAsiaTheme="minorEastAsia" w:hAnsi="Arial MT"/>
          <w:noProof/>
          <w:sz w:val="20"/>
          <w:szCs w:val="20"/>
        </w:rPr>
      </w:pPr>
      <w:del w:id="124" w:author="Reece Kiriu" w:date="2022-12-09T11:25:00Z">
        <w:r w:rsidRPr="006C23EC" w:rsidDel="006C23EC">
          <w:rPr>
            <w:rFonts w:ascii="Arial MT" w:hAnsi="Arial MT"/>
            <w:noProof/>
            <w:sz w:val="20"/>
            <w:szCs w:val="20"/>
            <w14:scene3d>
              <w14:camera w14:prst="orthographicFront"/>
              <w14:lightRig w14:rig="threePt" w14:dir="t">
                <w14:rot w14:lat="0" w14:lon="0" w14:rev="0"/>
              </w14:lightRig>
            </w14:scene3d>
            <w:rPrChange w:id="125" w:author="Reece Kiriu" w:date="2022-12-09T11:25:00Z">
              <w:rPr>
                <w:rStyle w:val="Hyperlink"/>
                <w:rFonts w:ascii="Arial MT" w:hAnsi="Arial MT"/>
                <w:noProof/>
                <w:sz w:val="20"/>
                <w:szCs w:val="20"/>
                <w14:scene3d>
                  <w14:camera w14:prst="orthographicFront"/>
                  <w14:lightRig w14:rig="threePt" w14:dir="t">
                    <w14:rot w14:lat="0" w14:lon="0" w14:rev="0"/>
                  </w14:lightRig>
                </w14:scene3d>
              </w:rPr>
            </w:rPrChange>
          </w:rPr>
          <w:delText>4.8</w:delText>
        </w:r>
        <w:r w:rsidRPr="00601D0F" w:rsidDel="006C23EC">
          <w:rPr>
            <w:rFonts w:ascii="Arial MT" w:eastAsiaTheme="minorEastAsia" w:hAnsi="Arial MT"/>
            <w:noProof/>
            <w:sz w:val="20"/>
            <w:szCs w:val="20"/>
          </w:rPr>
          <w:tab/>
        </w:r>
        <w:r w:rsidRPr="006C23EC" w:rsidDel="006C23EC">
          <w:rPr>
            <w:rFonts w:ascii="Arial MT" w:hAnsi="Arial MT"/>
            <w:noProof/>
            <w:sz w:val="20"/>
            <w:szCs w:val="20"/>
            <w:rPrChange w:id="126" w:author="Reece Kiriu" w:date="2022-12-09T11:25:00Z">
              <w:rPr>
                <w:rStyle w:val="Hyperlink"/>
                <w:rFonts w:ascii="Arial MT" w:hAnsi="Arial MT"/>
                <w:noProof/>
                <w:sz w:val="20"/>
                <w:szCs w:val="20"/>
              </w:rPr>
            </w:rPrChange>
          </w:rPr>
          <w:delText>Single-Zone VAV Air-Handling Unit</w:delText>
        </w:r>
        <w:r w:rsidRPr="00601D0F" w:rsidDel="006C23EC">
          <w:rPr>
            <w:rFonts w:ascii="Arial MT" w:hAnsi="Arial MT"/>
            <w:noProof/>
            <w:webHidden/>
            <w:sz w:val="20"/>
            <w:szCs w:val="20"/>
          </w:rPr>
          <w:tab/>
        </w:r>
        <w:r w:rsidR="00417FDC" w:rsidDel="006C23EC">
          <w:rPr>
            <w:rFonts w:ascii="Arial MT" w:hAnsi="Arial MT"/>
            <w:noProof/>
            <w:webHidden/>
            <w:sz w:val="20"/>
            <w:szCs w:val="20"/>
          </w:rPr>
          <w:delText>31</w:delText>
        </w:r>
      </w:del>
    </w:p>
    <w:p w14:paraId="6EFF5D44" w14:textId="4654A4AC" w:rsidR="00601D0F" w:rsidRPr="00601D0F" w:rsidDel="006C23EC" w:rsidRDefault="00601D0F">
      <w:pPr>
        <w:pStyle w:val="TOC2"/>
        <w:rPr>
          <w:del w:id="127" w:author="Reece Kiriu" w:date="2022-12-09T11:25:00Z"/>
          <w:rFonts w:ascii="Arial MT" w:eastAsiaTheme="minorEastAsia" w:hAnsi="Arial MT"/>
          <w:noProof/>
          <w:sz w:val="20"/>
          <w:szCs w:val="20"/>
        </w:rPr>
      </w:pPr>
      <w:del w:id="128" w:author="Reece Kiriu" w:date="2022-12-09T11:25:00Z">
        <w:r w:rsidRPr="006C23EC" w:rsidDel="006C23EC">
          <w:rPr>
            <w:rFonts w:ascii="Arial MT" w:hAnsi="Arial MT"/>
            <w:noProof/>
            <w:sz w:val="20"/>
            <w:szCs w:val="20"/>
            <w14:scene3d>
              <w14:camera w14:prst="orthographicFront"/>
              <w14:lightRig w14:rig="threePt" w14:dir="t">
                <w14:rot w14:lat="0" w14:lon="0" w14:rev="0"/>
              </w14:lightRig>
            </w14:scene3d>
            <w:rPrChange w:id="129" w:author="Reece Kiriu" w:date="2022-12-09T11:25:00Z">
              <w:rPr>
                <w:rStyle w:val="Hyperlink"/>
                <w:rFonts w:ascii="Arial MT" w:hAnsi="Arial MT"/>
                <w:noProof/>
                <w:sz w:val="20"/>
                <w:szCs w:val="20"/>
                <w14:scene3d>
                  <w14:camera w14:prst="orthographicFront"/>
                  <w14:lightRig w14:rig="threePt" w14:dir="t">
                    <w14:rot w14:lat="0" w14:lon="0" w14:rev="0"/>
                  </w14:lightRig>
                </w14:scene3d>
              </w:rPr>
            </w:rPrChange>
          </w:rPr>
          <w:delText>4.9</w:delText>
        </w:r>
        <w:r w:rsidRPr="00601D0F" w:rsidDel="006C23EC">
          <w:rPr>
            <w:rFonts w:ascii="Arial MT" w:eastAsiaTheme="minorEastAsia" w:hAnsi="Arial MT"/>
            <w:noProof/>
            <w:sz w:val="20"/>
            <w:szCs w:val="20"/>
          </w:rPr>
          <w:tab/>
        </w:r>
        <w:r w:rsidRPr="006C23EC" w:rsidDel="006C23EC">
          <w:rPr>
            <w:rFonts w:ascii="Arial MT" w:hAnsi="Arial MT"/>
            <w:noProof/>
            <w:sz w:val="20"/>
            <w:szCs w:val="20"/>
            <w:rPrChange w:id="130" w:author="Reece Kiriu" w:date="2022-12-09T11:25:00Z">
              <w:rPr>
                <w:rStyle w:val="Hyperlink"/>
                <w:rFonts w:ascii="Arial MT" w:hAnsi="Arial MT"/>
                <w:noProof/>
                <w:sz w:val="20"/>
                <w:szCs w:val="20"/>
              </w:rPr>
            </w:rPrChange>
          </w:rPr>
          <w:delText>General Constant Speed Exhaust Fan</w:delText>
        </w:r>
        <w:r w:rsidRPr="00601D0F" w:rsidDel="006C23EC">
          <w:rPr>
            <w:rFonts w:ascii="Arial MT" w:hAnsi="Arial MT"/>
            <w:noProof/>
            <w:webHidden/>
            <w:sz w:val="20"/>
            <w:szCs w:val="20"/>
          </w:rPr>
          <w:tab/>
        </w:r>
        <w:r w:rsidR="00417FDC" w:rsidDel="006C23EC">
          <w:rPr>
            <w:rFonts w:ascii="Arial MT" w:hAnsi="Arial MT"/>
            <w:noProof/>
            <w:webHidden/>
            <w:sz w:val="20"/>
            <w:szCs w:val="20"/>
          </w:rPr>
          <w:delText>32</w:delText>
        </w:r>
      </w:del>
    </w:p>
    <w:p w14:paraId="55A9F7F5" w14:textId="6DB5BC4B" w:rsidR="00601D0F" w:rsidRPr="00601D0F" w:rsidDel="006C23EC" w:rsidRDefault="00601D0F">
      <w:pPr>
        <w:pStyle w:val="TOC2"/>
        <w:rPr>
          <w:del w:id="131" w:author="Reece Kiriu" w:date="2022-12-09T11:25:00Z"/>
          <w:rFonts w:ascii="Arial MT" w:eastAsiaTheme="minorEastAsia" w:hAnsi="Arial MT"/>
          <w:noProof/>
          <w:sz w:val="20"/>
          <w:szCs w:val="20"/>
        </w:rPr>
      </w:pPr>
      <w:del w:id="132" w:author="Reece Kiriu" w:date="2022-12-09T11:25:00Z">
        <w:r w:rsidRPr="006C23EC" w:rsidDel="006C23EC">
          <w:rPr>
            <w:rFonts w:ascii="Arial MT" w:hAnsi="Arial MT"/>
            <w:noProof/>
            <w:sz w:val="20"/>
            <w:szCs w:val="20"/>
            <w14:scene3d>
              <w14:camera w14:prst="orthographicFront"/>
              <w14:lightRig w14:rig="threePt" w14:dir="t">
                <w14:rot w14:lat="0" w14:lon="0" w14:rev="0"/>
              </w14:lightRig>
            </w14:scene3d>
            <w:rPrChange w:id="133" w:author="Reece Kiriu" w:date="2022-12-09T11:25:00Z">
              <w:rPr>
                <w:rStyle w:val="Hyperlink"/>
                <w:rFonts w:ascii="Arial MT" w:hAnsi="Arial MT"/>
                <w:noProof/>
                <w:sz w:val="20"/>
                <w:szCs w:val="20"/>
                <w14:scene3d>
                  <w14:camera w14:prst="orthographicFront"/>
                  <w14:lightRig w14:rig="threePt" w14:dir="t">
                    <w14:rot w14:lat="0" w14:lon="0" w14:rev="0"/>
                  </w14:lightRig>
                </w14:scene3d>
              </w:rPr>
            </w:rPrChange>
          </w:rPr>
          <w:delText>4.10</w:delText>
        </w:r>
        <w:r w:rsidRPr="00601D0F" w:rsidDel="006C23EC">
          <w:rPr>
            <w:rFonts w:ascii="Arial MT" w:eastAsiaTheme="minorEastAsia" w:hAnsi="Arial MT"/>
            <w:noProof/>
            <w:sz w:val="20"/>
            <w:szCs w:val="20"/>
          </w:rPr>
          <w:tab/>
        </w:r>
        <w:r w:rsidRPr="006C23EC" w:rsidDel="006C23EC">
          <w:rPr>
            <w:rFonts w:ascii="Arial MT" w:hAnsi="Arial MT"/>
            <w:noProof/>
            <w:sz w:val="20"/>
            <w:szCs w:val="20"/>
            <w:rPrChange w:id="134" w:author="Reece Kiriu" w:date="2022-12-09T11:25:00Z">
              <w:rPr>
                <w:rStyle w:val="Hyperlink"/>
                <w:rFonts w:ascii="Arial MT" w:hAnsi="Arial MT"/>
                <w:noProof/>
                <w:sz w:val="20"/>
                <w:szCs w:val="20"/>
              </w:rPr>
            </w:rPrChange>
          </w:rPr>
          <w:delText>Chilled Water Plant</w:delText>
        </w:r>
        <w:r w:rsidRPr="00601D0F" w:rsidDel="006C23EC">
          <w:rPr>
            <w:rFonts w:ascii="Arial MT" w:hAnsi="Arial MT"/>
            <w:noProof/>
            <w:webHidden/>
            <w:sz w:val="20"/>
            <w:szCs w:val="20"/>
          </w:rPr>
          <w:tab/>
        </w:r>
        <w:r w:rsidR="00417FDC" w:rsidDel="006C23EC">
          <w:rPr>
            <w:rFonts w:ascii="Arial MT" w:hAnsi="Arial MT"/>
            <w:noProof/>
            <w:webHidden/>
            <w:sz w:val="20"/>
            <w:szCs w:val="20"/>
          </w:rPr>
          <w:delText>33</w:delText>
        </w:r>
      </w:del>
    </w:p>
    <w:p w14:paraId="749A4E63" w14:textId="1D778732" w:rsidR="00601D0F" w:rsidRPr="00601D0F" w:rsidDel="006C23EC" w:rsidRDefault="00601D0F">
      <w:pPr>
        <w:pStyle w:val="TOC2"/>
        <w:rPr>
          <w:del w:id="135" w:author="Reece Kiriu" w:date="2022-12-09T11:25:00Z"/>
          <w:rFonts w:ascii="Arial MT" w:eastAsiaTheme="minorEastAsia" w:hAnsi="Arial MT"/>
          <w:noProof/>
          <w:sz w:val="20"/>
          <w:szCs w:val="20"/>
        </w:rPr>
      </w:pPr>
      <w:del w:id="136" w:author="Reece Kiriu" w:date="2022-12-09T11:25:00Z">
        <w:r w:rsidRPr="006C23EC" w:rsidDel="006C23EC">
          <w:rPr>
            <w:rFonts w:ascii="Arial MT" w:hAnsi="Arial MT"/>
            <w:noProof/>
            <w:sz w:val="20"/>
            <w:szCs w:val="20"/>
            <w14:scene3d>
              <w14:camera w14:prst="orthographicFront"/>
              <w14:lightRig w14:rig="threePt" w14:dir="t">
                <w14:rot w14:lat="0" w14:lon="0" w14:rev="0"/>
              </w14:lightRig>
            </w14:scene3d>
            <w:rPrChange w:id="137" w:author="Reece Kiriu" w:date="2022-12-09T11:25:00Z">
              <w:rPr>
                <w:rStyle w:val="Hyperlink"/>
                <w:rFonts w:ascii="Arial MT" w:hAnsi="Arial MT"/>
                <w:noProof/>
                <w:sz w:val="20"/>
                <w:szCs w:val="20"/>
                <w14:scene3d>
                  <w14:camera w14:prst="orthographicFront"/>
                  <w14:lightRig w14:rig="threePt" w14:dir="t">
                    <w14:rot w14:lat="0" w14:lon="0" w14:rev="0"/>
                  </w14:lightRig>
                </w14:scene3d>
              </w:rPr>
            </w:rPrChange>
          </w:rPr>
          <w:delText>4.11</w:delText>
        </w:r>
        <w:r w:rsidRPr="00601D0F" w:rsidDel="006C23EC">
          <w:rPr>
            <w:rFonts w:ascii="Arial MT" w:eastAsiaTheme="minorEastAsia" w:hAnsi="Arial MT"/>
            <w:noProof/>
            <w:sz w:val="20"/>
            <w:szCs w:val="20"/>
          </w:rPr>
          <w:tab/>
        </w:r>
        <w:r w:rsidRPr="006C23EC" w:rsidDel="006C23EC">
          <w:rPr>
            <w:rFonts w:ascii="Arial MT" w:hAnsi="Arial MT"/>
            <w:noProof/>
            <w:sz w:val="20"/>
            <w:szCs w:val="20"/>
            <w:rPrChange w:id="138" w:author="Reece Kiriu" w:date="2022-12-09T11:25:00Z">
              <w:rPr>
                <w:rStyle w:val="Hyperlink"/>
                <w:rFonts w:ascii="Arial MT" w:hAnsi="Arial MT"/>
                <w:noProof/>
                <w:sz w:val="20"/>
                <w:szCs w:val="20"/>
              </w:rPr>
            </w:rPrChange>
          </w:rPr>
          <w:delText>Hot Water Plant</w:delText>
        </w:r>
        <w:r w:rsidRPr="00601D0F" w:rsidDel="006C23EC">
          <w:rPr>
            <w:rFonts w:ascii="Arial MT" w:hAnsi="Arial MT"/>
            <w:noProof/>
            <w:webHidden/>
            <w:sz w:val="20"/>
            <w:szCs w:val="20"/>
          </w:rPr>
          <w:tab/>
        </w:r>
        <w:r w:rsidR="00417FDC" w:rsidDel="006C23EC">
          <w:rPr>
            <w:rFonts w:ascii="Arial MT" w:hAnsi="Arial MT"/>
            <w:noProof/>
            <w:webHidden/>
            <w:sz w:val="20"/>
            <w:szCs w:val="20"/>
          </w:rPr>
          <w:delText>38</w:delText>
        </w:r>
      </w:del>
    </w:p>
    <w:p w14:paraId="5EBE2ABE" w14:textId="0F18F8AD" w:rsidR="00601D0F" w:rsidRPr="00601D0F" w:rsidDel="006C23EC" w:rsidRDefault="00601D0F">
      <w:pPr>
        <w:pStyle w:val="TOC2"/>
        <w:rPr>
          <w:del w:id="139" w:author="Reece Kiriu" w:date="2022-12-09T11:25:00Z"/>
          <w:rFonts w:ascii="Arial MT" w:eastAsiaTheme="minorEastAsia" w:hAnsi="Arial MT"/>
          <w:noProof/>
          <w:sz w:val="20"/>
          <w:szCs w:val="20"/>
        </w:rPr>
      </w:pPr>
      <w:del w:id="140" w:author="Reece Kiriu" w:date="2022-12-09T11:25:00Z">
        <w:r w:rsidRPr="006C23EC" w:rsidDel="006C23EC">
          <w:rPr>
            <w:rFonts w:ascii="Arial MT" w:hAnsi="Arial MT"/>
            <w:noProof/>
            <w:sz w:val="20"/>
            <w:szCs w:val="20"/>
            <w14:scene3d>
              <w14:camera w14:prst="orthographicFront"/>
              <w14:lightRig w14:rig="threePt" w14:dir="t">
                <w14:rot w14:lat="0" w14:lon="0" w14:rev="0"/>
              </w14:lightRig>
            </w14:scene3d>
            <w:rPrChange w:id="141" w:author="Reece Kiriu" w:date="2022-12-09T11:25:00Z">
              <w:rPr>
                <w:rStyle w:val="Hyperlink"/>
                <w:rFonts w:ascii="Arial MT" w:hAnsi="Arial MT"/>
                <w:noProof/>
                <w:sz w:val="20"/>
                <w:szCs w:val="20"/>
                <w14:scene3d>
                  <w14:camera w14:prst="orthographicFront"/>
                  <w14:lightRig w14:rig="threePt" w14:dir="t">
                    <w14:rot w14:lat="0" w14:lon="0" w14:rev="0"/>
                  </w14:lightRig>
                </w14:scene3d>
              </w:rPr>
            </w:rPrChange>
          </w:rPr>
          <w:delText>4.12</w:delText>
        </w:r>
        <w:r w:rsidRPr="00601D0F" w:rsidDel="006C23EC">
          <w:rPr>
            <w:rFonts w:ascii="Arial MT" w:eastAsiaTheme="minorEastAsia" w:hAnsi="Arial MT"/>
            <w:noProof/>
            <w:sz w:val="20"/>
            <w:szCs w:val="20"/>
          </w:rPr>
          <w:tab/>
        </w:r>
        <w:r w:rsidRPr="006C23EC" w:rsidDel="006C23EC">
          <w:rPr>
            <w:rFonts w:ascii="Arial MT" w:hAnsi="Arial MT"/>
            <w:noProof/>
            <w:sz w:val="20"/>
            <w:szCs w:val="20"/>
            <w:rPrChange w:id="142" w:author="Reece Kiriu" w:date="2022-12-09T11:25:00Z">
              <w:rPr>
                <w:rStyle w:val="Hyperlink"/>
                <w:rFonts w:ascii="Arial MT" w:hAnsi="Arial MT"/>
                <w:noProof/>
                <w:sz w:val="20"/>
                <w:szCs w:val="20"/>
              </w:rPr>
            </w:rPrChange>
          </w:rPr>
          <w:delText>Fan Coil Unit</w:delText>
        </w:r>
        <w:r w:rsidRPr="00601D0F" w:rsidDel="006C23EC">
          <w:rPr>
            <w:rFonts w:ascii="Arial MT" w:hAnsi="Arial MT"/>
            <w:noProof/>
            <w:webHidden/>
            <w:sz w:val="20"/>
            <w:szCs w:val="20"/>
          </w:rPr>
          <w:tab/>
        </w:r>
        <w:r w:rsidR="00417FDC" w:rsidDel="006C23EC">
          <w:rPr>
            <w:rFonts w:ascii="Arial MT" w:hAnsi="Arial MT"/>
            <w:noProof/>
            <w:webHidden/>
            <w:sz w:val="20"/>
            <w:szCs w:val="20"/>
          </w:rPr>
          <w:delText>40</w:delText>
        </w:r>
      </w:del>
    </w:p>
    <w:p w14:paraId="407AA1C0" w14:textId="091DDBD3" w:rsidR="00601D0F" w:rsidRPr="00601D0F" w:rsidDel="006C23EC" w:rsidRDefault="00601D0F" w:rsidP="005D363D">
      <w:pPr>
        <w:pStyle w:val="TOC1"/>
        <w:rPr>
          <w:del w:id="143" w:author="Reece Kiriu" w:date="2022-12-09T11:25:00Z"/>
          <w:rFonts w:eastAsiaTheme="minorEastAsia"/>
          <w:noProof/>
        </w:rPr>
      </w:pPr>
      <w:del w:id="144" w:author="Reece Kiriu" w:date="2022-12-09T11:25:00Z">
        <w:r w:rsidRPr="006C23EC" w:rsidDel="006C23EC">
          <w:rPr>
            <w:rFonts w:ascii="Arial MT" w:hAnsi="Arial MT"/>
            <w:noProof/>
            <w:sz w:val="20"/>
            <w:szCs w:val="20"/>
            <w:rPrChange w:id="145" w:author="Reece Kiriu" w:date="2022-12-09T11:25:00Z">
              <w:rPr>
                <w:rStyle w:val="Hyperlink"/>
                <w:rFonts w:ascii="Arial MT" w:hAnsi="Arial MT"/>
                <w:noProof/>
                <w:sz w:val="20"/>
                <w:szCs w:val="20"/>
              </w:rPr>
            </w:rPrChange>
          </w:rPr>
          <w:delText>5. Sequences of Operations</w:delText>
        </w:r>
        <w:r w:rsidRPr="00601D0F" w:rsidDel="006C23EC">
          <w:rPr>
            <w:noProof/>
            <w:webHidden/>
          </w:rPr>
          <w:tab/>
        </w:r>
        <w:r w:rsidR="00417FDC" w:rsidDel="006C23EC">
          <w:rPr>
            <w:noProof/>
            <w:webHidden/>
          </w:rPr>
          <w:delText>40</w:delText>
        </w:r>
      </w:del>
    </w:p>
    <w:p w14:paraId="3B9C1DB7" w14:textId="354405DA" w:rsidR="00601D0F" w:rsidRPr="00601D0F" w:rsidDel="006C23EC" w:rsidRDefault="00601D0F">
      <w:pPr>
        <w:pStyle w:val="TOC2"/>
        <w:rPr>
          <w:del w:id="146" w:author="Reece Kiriu" w:date="2022-12-09T11:25:00Z"/>
          <w:rFonts w:ascii="Arial MT" w:eastAsiaTheme="minorEastAsia" w:hAnsi="Arial MT"/>
          <w:noProof/>
          <w:sz w:val="20"/>
          <w:szCs w:val="20"/>
        </w:rPr>
      </w:pPr>
      <w:del w:id="147" w:author="Reece Kiriu" w:date="2022-12-09T11:25:00Z">
        <w:r w:rsidRPr="006C23EC" w:rsidDel="006C23EC">
          <w:rPr>
            <w:rFonts w:ascii="Arial MT" w:hAnsi="Arial MT"/>
            <w:noProof/>
            <w:sz w:val="20"/>
            <w:szCs w:val="20"/>
            <w14:scene3d>
              <w14:camera w14:prst="orthographicFront"/>
              <w14:lightRig w14:rig="threePt" w14:dir="t">
                <w14:rot w14:lat="0" w14:lon="0" w14:rev="0"/>
              </w14:lightRig>
            </w14:scene3d>
            <w:rPrChange w:id="148" w:author="Reece Kiriu" w:date="2022-12-09T11:25:00Z">
              <w:rPr>
                <w:rStyle w:val="Hyperlink"/>
                <w:rFonts w:ascii="Arial MT" w:hAnsi="Arial MT"/>
                <w:noProof/>
                <w:sz w:val="20"/>
                <w:szCs w:val="20"/>
                <w14:scene3d>
                  <w14:camera w14:prst="orthographicFront"/>
                  <w14:lightRig w14:rig="threePt" w14:dir="t">
                    <w14:rot w14:lat="0" w14:lon="0" w14:rev="0"/>
                  </w14:lightRig>
                </w14:scene3d>
              </w:rPr>
            </w:rPrChange>
          </w:rPr>
          <w:delText>5.1</w:delText>
        </w:r>
        <w:r w:rsidRPr="00601D0F" w:rsidDel="006C23EC">
          <w:rPr>
            <w:rFonts w:ascii="Arial MT" w:eastAsiaTheme="minorEastAsia" w:hAnsi="Arial MT"/>
            <w:noProof/>
            <w:sz w:val="20"/>
            <w:szCs w:val="20"/>
          </w:rPr>
          <w:tab/>
        </w:r>
        <w:r w:rsidRPr="006C23EC" w:rsidDel="006C23EC">
          <w:rPr>
            <w:rFonts w:ascii="Arial MT" w:hAnsi="Arial MT"/>
            <w:noProof/>
            <w:sz w:val="20"/>
            <w:szCs w:val="20"/>
            <w:rPrChange w:id="149" w:author="Reece Kiriu" w:date="2022-12-09T11:25:00Z">
              <w:rPr>
                <w:rStyle w:val="Hyperlink"/>
                <w:rFonts w:ascii="Arial MT" w:hAnsi="Arial MT"/>
                <w:noProof/>
                <w:sz w:val="20"/>
                <w:szCs w:val="20"/>
              </w:rPr>
            </w:rPrChange>
          </w:rPr>
          <w:delText>General</w:delText>
        </w:r>
        <w:r w:rsidRPr="00601D0F" w:rsidDel="006C23EC">
          <w:rPr>
            <w:rFonts w:ascii="Arial MT" w:hAnsi="Arial MT"/>
            <w:noProof/>
            <w:webHidden/>
            <w:sz w:val="20"/>
            <w:szCs w:val="20"/>
          </w:rPr>
          <w:tab/>
        </w:r>
        <w:r w:rsidR="00417FDC" w:rsidDel="006C23EC">
          <w:rPr>
            <w:rFonts w:ascii="Arial MT" w:hAnsi="Arial MT"/>
            <w:noProof/>
            <w:webHidden/>
            <w:sz w:val="20"/>
            <w:szCs w:val="20"/>
          </w:rPr>
          <w:delText>40</w:delText>
        </w:r>
      </w:del>
    </w:p>
    <w:p w14:paraId="6F2CBC96" w14:textId="0107C8DF" w:rsidR="00601D0F" w:rsidRPr="00601D0F" w:rsidDel="006C23EC" w:rsidRDefault="00601D0F">
      <w:pPr>
        <w:pStyle w:val="TOC2"/>
        <w:rPr>
          <w:del w:id="150" w:author="Reece Kiriu" w:date="2022-12-09T11:25:00Z"/>
          <w:rFonts w:ascii="Arial MT" w:eastAsiaTheme="minorEastAsia" w:hAnsi="Arial MT"/>
          <w:noProof/>
          <w:sz w:val="20"/>
          <w:szCs w:val="20"/>
        </w:rPr>
      </w:pPr>
      <w:del w:id="151" w:author="Reece Kiriu" w:date="2022-12-09T11:25:00Z">
        <w:r w:rsidRPr="006C23EC" w:rsidDel="006C23EC">
          <w:rPr>
            <w:rFonts w:ascii="Arial MT" w:hAnsi="Arial MT"/>
            <w:noProof/>
            <w:sz w:val="20"/>
            <w:szCs w:val="20"/>
            <w14:scene3d>
              <w14:camera w14:prst="orthographicFront"/>
              <w14:lightRig w14:rig="threePt" w14:dir="t">
                <w14:rot w14:lat="0" w14:lon="0" w14:rev="0"/>
              </w14:lightRig>
            </w14:scene3d>
            <w:rPrChange w:id="152" w:author="Reece Kiriu" w:date="2022-12-09T11:25:00Z">
              <w:rPr>
                <w:rStyle w:val="Hyperlink"/>
                <w:rFonts w:ascii="Arial MT" w:hAnsi="Arial MT"/>
                <w:noProof/>
                <w:sz w:val="20"/>
                <w:szCs w:val="20"/>
                <w14:scene3d>
                  <w14:camera w14:prst="orthographicFront"/>
                  <w14:lightRig w14:rig="threePt" w14:dir="t">
                    <w14:rot w14:lat="0" w14:lon="0" w14:rev="0"/>
                  </w14:lightRig>
                </w14:scene3d>
              </w:rPr>
            </w:rPrChange>
          </w:rPr>
          <w:delText>5.2</w:delText>
        </w:r>
        <w:r w:rsidRPr="00601D0F" w:rsidDel="006C23EC">
          <w:rPr>
            <w:rFonts w:ascii="Arial MT" w:eastAsiaTheme="minorEastAsia" w:hAnsi="Arial MT"/>
            <w:noProof/>
            <w:sz w:val="20"/>
            <w:szCs w:val="20"/>
          </w:rPr>
          <w:tab/>
        </w:r>
        <w:r w:rsidRPr="006C23EC" w:rsidDel="006C23EC">
          <w:rPr>
            <w:rFonts w:ascii="Arial MT" w:hAnsi="Arial MT"/>
            <w:noProof/>
            <w:sz w:val="20"/>
            <w:szCs w:val="20"/>
            <w:rPrChange w:id="153" w:author="Reece Kiriu" w:date="2022-12-09T11:25:00Z">
              <w:rPr>
                <w:rStyle w:val="Hyperlink"/>
                <w:rFonts w:ascii="Arial MT" w:hAnsi="Arial MT"/>
                <w:noProof/>
                <w:sz w:val="20"/>
                <w:szCs w:val="20"/>
              </w:rPr>
            </w:rPrChange>
          </w:rPr>
          <w:delText>Generic Ventilation Zones</w:delText>
        </w:r>
        <w:r w:rsidRPr="00601D0F" w:rsidDel="006C23EC">
          <w:rPr>
            <w:rFonts w:ascii="Arial MT" w:hAnsi="Arial MT"/>
            <w:noProof/>
            <w:webHidden/>
            <w:sz w:val="20"/>
            <w:szCs w:val="20"/>
          </w:rPr>
          <w:tab/>
        </w:r>
        <w:r w:rsidR="00417FDC" w:rsidDel="006C23EC">
          <w:rPr>
            <w:rFonts w:ascii="Arial MT" w:hAnsi="Arial MT"/>
            <w:noProof/>
            <w:webHidden/>
            <w:sz w:val="20"/>
            <w:szCs w:val="20"/>
          </w:rPr>
          <w:delText>57</w:delText>
        </w:r>
      </w:del>
    </w:p>
    <w:p w14:paraId="224BAECB" w14:textId="32D8BA99" w:rsidR="00601D0F" w:rsidRPr="00601D0F" w:rsidDel="006C23EC" w:rsidRDefault="00601D0F">
      <w:pPr>
        <w:pStyle w:val="TOC2"/>
        <w:rPr>
          <w:del w:id="154" w:author="Reece Kiriu" w:date="2022-12-09T11:25:00Z"/>
          <w:rFonts w:ascii="Arial MT" w:eastAsiaTheme="minorEastAsia" w:hAnsi="Arial MT"/>
          <w:noProof/>
          <w:sz w:val="20"/>
          <w:szCs w:val="20"/>
        </w:rPr>
      </w:pPr>
      <w:del w:id="155" w:author="Reece Kiriu" w:date="2022-12-09T11:25:00Z">
        <w:r w:rsidRPr="006C23EC" w:rsidDel="006C23EC">
          <w:rPr>
            <w:rFonts w:ascii="Arial MT" w:hAnsi="Arial MT"/>
            <w:noProof/>
            <w:sz w:val="20"/>
            <w:szCs w:val="20"/>
            <w14:scene3d>
              <w14:camera w14:prst="orthographicFront"/>
              <w14:lightRig w14:rig="threePt" w14:dir="t">
                <w14:rot w14:lat="0" w14:lon="0" w14:rev="0"/>
              </w14:lightRig>
            </w14:scene3d>
            <w:rPrChange w:id="156" w:author="Reece Kiriu" w:date="2022-12-09T11:25:00Z">
              <w:rPr>
                <w:rStyle w:val="Hyperlink"/>
                <w:rFonts w:ascii="Arial MT" w:hAnsi="Arial MT"/>
                <w:noProof/>
                <w:sz w:val="20"/>
                <w:szCs w:val="20"/>
                <w14:scene3d>
                  <w14:camera w14:prst="orthographicFront"/>
                  <w14:lightRig w14:rig="threePt" w14:dir="t">
                    <w14:rot w14:lat="0" w14:lon="0" w14:rev="0"/>
                  </w14:lightRig>
                </w14:scene3d>
              </w:rPr>
            </w:rPrChange>
          </w:rPr>
          <w:delText>5.3</w:delText>
        </w:r>
        <w:r w:rsidRPr="00601D0F" w:rsidDel="006C23EC">
          <w:rPr>
            <w:rFonts w:ascii="Arial MT" w:eastAsiaTheme="minorEastAsia" w:hAnsi="Arial MT"/>
            <w:noProof/>
            <w:sz w:val="20"/>
            <w:szCs w:val="20"/>
          </w:rPr>
          <w:tab/>
        </w:r>
        <w:r w:rsidRPr="006C23EC" w:rsidDel="006C23EC">
          <w:rPr>
            <w:rFonts w:ascii="Arial MT" w:hAnsi="Arial MT"/>
            <w:noProof/>
            <w:sz w:val="20"/>
            <w:szCs w:val="20"/>
            <w:rPrChange w:id="157" w:author="Reece Kiriu" w:date="2022-12-09T11:25:00Z">
              <w:rPr>
                <w:rStyle w:val="Hyperlink"/>
                <w:rFonts w:ascii="Arial MT" w:hAnsi="Arial MT"/>
                <w:noProof/>
                <w:sz w:val="20"/>
                <w:szCs w:val="20"/>
              </w:rPr>
            </w:rPrChange>
          </w:rPr>
          <w:delText>Generic Thermal Zones</w:delText>
        </w:r>
        <w:r w:rsidRPr="00601D0F" w:rsidDel="006C23EC">
          <w:rPr>
            <w:rFonts w:ascii="Arial MT" w:hAnsi="Arial MT"/>
            <w:noProof/>
            <w:webHidden/>
            <w:sz w:val="20"/>
            <w:szCs w:val="20"/>
          </w:rPr>
          <w:tab/>
        </w:r>
        <w:r w:rsidR="00417FDC" w:rsidDel="006C23EC">
          <w:rPr>
            <w:rFonts w:ascii="Arial MT" w:hAnsi="Arial MT"/>
            <w:noProof/>
            <w:webHidden/>
            <w:sz w:val="20"/>
            <w:szCs w:val="20"/>
          </w:rPr>
          <w:delText>65</w:delText>
        </w:r>
      </w:del>
    </w:p>
    <w:p w14:paraId="4C7D7597" w14:textId="5B023FCD" w:rsidR="00601D0F" w:rsidRPr="00601D0F" w:rsidDel="006C23EC" w:rsidRDefault="00601D0F">
      <w:pPr>
        <w:pStyle w:val="TOC2"/>
        <w:rPr>
          <w:del w:id="158" w:author="Reece Kiriu" w:date="2022-12-09T11:25:00Z"/>
          <w:rFonts w:ascii="Arial MT" w:eastAsiaTheme="minorEastAsia" w:hAnsi="Arial MT"/>
          <w:noProof/>
          <w:sz w:val="20"/>
          <w:szCs w:val="20"/>
        </w:rPr>
      </w:pPr>
      <w:del w:id="159" w:author="Reece Kiriu" w:date="2022-12-09T11:25:00Z">
        <w:r w:rsidRPr="006C23EC" w:rsidDel="006C23EC">
          <w:rPr>
            <w:rFonts w:ascii="Arial MT" w:hAnsi="Arial MT"/>
            <w:noProof/>
            <w:sz w:val="20"/>
            <w:szCs w:val="20"/>
            <w14:scene3d>
              <w14:camera w14:prst="orthographicFront"/>
              <w14:lightRig w14:rig="threePt" w14:dir="t">
                <w14:rot w14:lat="0" w14:lon="0" w14:rev="0"/>
              </w14:lightRig>
            </w14:scene3d>
            <w:rPrChange w:id="160" w:author="Reece Kiriu" w:date="2022-12-09T11:25:00Z">
              <w:rPr>
                <w:rStyle w:val="Hyperlink"/>
                <w:rFonts w:ascii="Arial MT" w:hAnsi="Arial MT"/>
                <w:noProof/>
                <w:sz w:val="20"/>
                <w:szCs w:val="20"/>
                <w14:scene3d>
                  <w14:camera w14:prst="orthographicFront"/>
                  <w14:lightRig w14:rig="threePt" w14:dir="t">
                    <w14:rot w14:lat="0" w14:lon="0" w14:rev="0"/>
                  </w14:lightRig>
                </w14:scene3d>
              </w:rPr>
            </w:rPrChange>
          </w:rPr>
          <w:delText>5.4</w:delText>
        </w:r>
        <w:r w:rsidRPr="00601D0F" w:rsidDel="006C23EC">
          <w:rPr>
            <w:rFonts w:ascii="Arial MT" w:eastAsiaTheme="minorEastAsia" w:hAnsi="Arial MT"/>
            <w:noProof/>
            <w:sz w:val="20"/>
            <w:szCs w:val="20"/>
          </w:rPr>
          <w:tab/>
        </w:r>
        <w:r w:rsidRPr="006C23EC" w:rsidDel="006C23EC">
          <w:rPr>
            <w:rFonts w:ascii="Arial MT" w:hAnsi="Arial MT"/>
            <w:noProof/>
            <w:sz w:val="20"/>
            <w:szCs w:val="20"/>
            <w:rPrChange w:id="161" w:author="Reece Kiriu" w:date="2022-12-09T11:25:00Z">
              <w:rPr>
                <w:rStyle w:val="Hyperlink"/>
                <w:rFonts w:ascii="Arial MT" w:hAnsi="Arial MT"/>
                <w:noProof/>
                <w:sz w:val="20"/>
                <w:szCs w:val="20"/>
              </w:rPr>
            </w:rPrChange>
          </w:rPr>
          <w:delText>Zone Groups</w:delText>
        </w:r>
        <w:r w:rsidRPr="00601D0F" w:rsidDel="006C23EC">
          <w:rPr>
            <w:rFonts w:ascii="Arial MT" w:hAnsi="Arial MT"/>
            <w:noProof/>
            <w:webHidden/>
            <w:sz w:val="20"/>
            <w:szCs w:val="20"/>
          </w:rPr>
          <w:tab/>
        </w:r>
        <w:r w:rsidR="00417FDC" w:rsidDel="006C23EC">
          <w:rPr>
            <w:rFonts w:ascii="Arial MT" w:hAnsi="Arial MT"/>
            <w:noProof/>
            <w:webHidden/>
            <w:sz w:val="20"/>
            <w:szCs w:val="20"/>
          </w:rPr>
          <w:delText>70</w:delText>
        </w:r>
      </w:del>
    </w:p>
    <w:p w14:paraId="04150584" w14:textId="583920A8" w:rsidR="00601D0F" w:rsidRPr="00601D0F" w:rsidDel="006C23EC" w:rsidRDefault="00601D0F">
      <w:pPr>
        <w:pStyle w:val="TOC2"/>
        <w:rPr>
          <w:del w:id="162" w:author="Reece Kiriu" w:date="2022-12-09T11:25:00Z"/>
          <w:rFonts w:ascii="Arial MT" w:eastAsiaTheme="minorEastAsia" w:hAnsi="Arial MT"/>
          <w:noProof/>
          <w:sz w:val="20"/>
          <w:szCs w:val="20"/>
        </w:rPr>
      </w:pPr>
      <w:del w:id="163" w:author="Reece Kiriu" w:date="2022-12-09T11:25:00Z">
        <w:r w:rsidRPr="006C23EC" w:rsidDel="006C23EC">
          <w:rPr>
            <w:rFonts w:ascii="Arial MT" w:hAnsi="Arial MT"/>
            <w:noProof/>
            <w:sz w:val="20"/>
            <w:szCs w:val="20"/>
            <w14:scene3d>
              <w14:camera w14:prst="orthographicFront"/>
              <w14:lightRig w14:rig="threePt" w14:dir="t">
                <w14:rot w14:lat="0" w14:lon="0" w14:rev="0"/>
              </w14:lightRig>
            </w14:scene3d>
            <w:rPrChange w:id="164" w:author="Reece Kiriu" w:date="2022-12-09T11:25:00Z">
              <w:rPr>
                <w:rStyle w:val="Hyperlink"/>
                <w:rFonts w:ascii="Arial MT" w:hAnsi="Arial MT"/>
                <w:noProof/>
                <w:sz w:val="20"/>
                <w:szCs w:val="20"/>
                <w14:scene3d>
                  <w14:camera w14:prst="orthographicFront"/>
                  <w14:lightRig w14:rig="threePt" w14:dir="t">
                    <w14:rot w14:lat="0" w14:lon="0" w14:rev="0"/>
                  </w14:lightRig>
                </w14:scene3d>
              </w:rPr>
            </w:rPrChange>
          </w:rPr>
          <w:delText>5.5</w:delText>
        </w:r>
        <w:r w:rsidRPr="00601D0F" w:rsidDel="006C23EC">
          <w:rPr>
            <w:rFonts w:ascii="Arial MT" w:eastAsiaTheme="minorEastAsia" w:hAnsi="Arial MT"/>
            <w:noProof/>
            <w:sz w:val="20"/>
            <w:szCs w:val="20"/>
          </w:rPr>
          <w:tab/>
        </w:r>
        <w:r w:rsidRPr="006C23EC" w:rsidDel="006C23EC">
          <w:rPr>
            <w:rFonts w:ascii="Arial MT" w:hAnsi="Arial MT"/>
            <w:noProof/>
            <w:sz w:val="20"/>
            <w:szCs w:val="20"/>
            <w:rPrChange w:id="165" w:author="Reece Kiriu" w:date="2022-12-09T11:25:00Z">
              <w:rPr>
                <w:rStyle w:val="Hyperlink"/>
                <w:rFonts w:ascii="Arial MT" w:hAnsi="Arial MT"/>
                <w:noProof/>
                <w:sz w:val="20"/>
                <w:szCs w:val="20"/>
              </w:rPr>
            </w:rPrChange>
          </w:rPr>
          <w:delText>VAV Terminal Unit—Cooling Only</w:delText>
        </w:r>
        <w:r w:rsidRPr="00601D0F" w:rsidDel="006C23EC">
          <w:rPr>
            <w:rFonts w:ascii="Arial MT" w:hAnsi="Arial MT"/>
            <w:noProof/>
            <w:webHidden/>
            <w:sz w:val="20"/>
            <w:szCs w:val="20"/>
          </w:rPr>
          <w:tab/>
        </w:r>
        <w:r w:rsidR="00417FDC" w:rsidDel="006C23EC">
          <w:rPr>
            <w:rFonts w:ascii="Arial MT" w:hAnsi="Arial MT"/>
            <w:noProof/>
            <w:webHidden/>
            <w:sz w:val="20"/>
            <w:szCs w:val="20"/>
          </w:rPr>
          <w:delText>72</w:delText>
        </w:r>
      </w:del>
    </w:p>
    <w:p w14:paraId="35813C65" w14:textId="0B98A27A" w:rsidR="00601D0F" w:rsidRPr="00601D0F" w:rsidDel="006C23EC" w:rsidRDefault="00601D0F">
      <w:pPr>
        <w:pStyle w:val="TOC2"/>
        <w:rPr>
          <w:del w:id="166" w:author="Reece Kiriu" w:date="2022-12-09T11:25:00Z"/>
          <w:rFonts w:ascii="Arial MT" w:eastAsiaTheme="minorEastAsia" w:hAnsi="Arial MT"/>
          <w:noProof/>
          <w:sz w:val="20"/>
          <w:szCs w:val="20"/>
        </w:rPr>
      </w:pPr>
      <w:del w:id="167" w:author="Reece Kiriu" w:date="2022-12-09T11:25:00Z">
        <w:r w:rsidRPr="006C23EC" w:rsidDel="006C23EC">
          <w:rPr>
            <w:rFonts w:ascii="Arial MT" w:hAnsi="Arial MT"/>
            <w:noProof/>
            <w:sz w:val="20"/>
            <w:szCs w:val="20"/>
            <w14:scene3d>
              <w14:camera w14:prst="orthographicFront"/>
              <w14:lightRig w14:rig="threePt" w14:dir="t">
                <w14:rot w14:lat="0" w14:lon="0" w14:rev="0"/>
              </w14:lightRig>
            </w14:scene3d>
            <w:rPrChange w:id="168" w:author="Reece Kiriu" w:date="2022-12-09T11:25:00Z">
              <w:rPr>
                <w:rStyle w:val="Hyperlink"/>
                <w:rFonts w:ascii="Arial MT" w:hAnsi="Arial MT"/>
                <w:noProof/>
                <w:sz w:val="20"/>
                <w:szCs w:val="20"/>
                <w14:scene3d>
                  <w14:camera w14:prst="orthographicFront"/>
                  <w14:lightRig w14:rig="threePt" w14:dir="t">
                    <w14:rot w14:lat="0" w14:lon="0" w14:rev="0"/>
                  </w14:lightRig>
                </w14:scene3d>
              </w:rPr>
            </w:rPrChange>
          </w:rPr>
          <w:delText>5.6</w:delText>
        </w:r>
        <w:r w:rsidRPr="00601D0F" w:rsidDel="006C23EC">
          <w:rPr>
            <w:rFonts w:ascii="Arial MT" w:eastAsiaTheme="minorEastAsia" w:hAnsi="Arial MT"/>
            <w:noProof/>
            <w:sz w:val="20"/>
            <w:szCs w:val="20"/>
          </w:rPr>
          <w:tab/>
        </w:r>
        <w:r w:rsidRPr="006C23EC" w:rsidDel="006C23EC">
          <w:rPr>
            <w:rFonts w:ascii="Arial MT" w:hAnsi="Arial MT"/>
            <w:noProof/>
            <w:sz w:val="20"/>
            <w:szCs w:val="20"/>
            <w:rPrChange w:id="169" w:author="Reece Kiriu" w:date="2022-12-09T11:25:00Z">
              <w:rPr>
                <w:rStyle w:val="Hyperlink"/>
                <w:rFonts w:ascii="Arial MT" w:hAnsi="Arial MT"/>
                <w:noProof/>
                <w:sz w:val="20"/>
                <w:szCs w:val="20"/>
              </w:rPr>
            </w:rPrChange>
          </w:rPr>
          <w:delText>VAV Terminal Unit with Reheat</w:delText>
        </w:r>
        <w:r w:rsidRPr="00601D0F" w:rsidDel="006C23EC">
          <w:rPr>
            <w:rFonts w:ascii="Arial MT" w:hAnsi="Arial MT"/>
            <w:noProof/>
            <w:webHidden/>
            <w:sz w:val="20"/>
            <w:szCs w:val="20"/>
          </w:rPr>
          <w:tab/>
        </w:r>
        <w:r w:rsidR="00417FDC" w:rsidDel="006C23EC">
          <w:rPr>
            <w:rFonts w:ascii="Arial MT" w:hAnsi="Arial MT"/>
            <w:noProof/>
            <w:webHidden/>
            <w:sz w:val="20"/>
            <w:szCs w:val="20"/>
          </w:rPr>
          <w:delText>75</w:delText>
        </w:r>
      </w:del>
    </w:p>
    <w:p w14:paraId="39F6C54F" w14:textId="54012572" w:rsidR="00601D0F" w:rsidRPr="00601D0F" w:rsidDel="006C23EC" w:rsidRDefault="00601D0F">
      <w:pPr>
        <w:pStyle w:val="TOC2"/>
        <w:rPr>
          <w:del w:id="170" w:author="Reece Kiriu" w:date="2022-12-09T11:25:00Z"/>
          <w:rFonts w:ascii="Arial MT" w:eastAsiaTheme="minorEastAsia" w:hAnsi="Arial MT"/>
          <w:noProof/>
          <w:sz w:val="20"/>
          <w:szCs w:val="20"/>
        </w:rPr>
      </w:pPr>
      <w:del w:id="171" w:author="Reece Kiriu" w:date="2022-12-09T11:25:00Z">
        <w:r w:rsidRPr="006C23EC" w:rsidDel="006C23EC">
          <w:rPr>
            <w:rFonts w:ascii="Arial MT" w:hAnsi="Arial MT"/>
            <w:noProof/>
            <w:sz w:val="20"/>
            <w:szCs w:val="20"/>
            <w14:scene3d>
              <w14:camera w14:prst="orthographicFront"/>
              <w14:lightRig w14:rig="threePt" w14:dir="t">
                <w14:rot w14:lat="0" w14:lon="0" w14:rev="0"/>
              </w14:lightRig>
            </w14:scene3d>
            <w:rPrChange w:id="172" w:author="Reece Kiriu" w:date="2022-12-09T11:25:00Z">
              <w:rPr>
                <w:rStyle w:val="Hyperlink"/>
                <w:rFonts w:ascii="Arial MT" w:hAnsi="Arial MT"/>
                <w:noProof/>
                <w:sz w:val="20"/>
                <w:szCs w:val="20"/>
                <w14:scene3d>
                  <w14:camera w14:prst="orthographicFront"/>
                  <w14:lightRig w14:rig="threePt" w14:dir="t">
                    <w14:rot w14:lat="0" w14:lon="0" w14:rev="0"/>
                  </w14:lightRig>
                </w14:scene3d>
              </w:rPr>
            </w:rPrChange>
          </w:rPr>
          <w:delText>5.7</w:delText>
        </w:r>
        <w:r w:rsidRPr="00601D0F" w:rsidDel="006C23EC">
          <w:rPr>
            <w:rFonts w:ascii="Arial MT" w:eastAsiaTheme="minorEastAsia" w:hAnsi="Arial MT"/>
            <w:noProof/>
            <w:sz w:val="20"/>
            <w:szCs w:val="20"/>
          </w:rPr>
          <w:tab/>
        </w:r>
        <w:r w:rsidRPr="006C23EC" w:rsidDel="006C23EC">
          <w:rPr>
            <w:rFonts w:ascii="Arial MT" w:hAnsi="Arial MT"/>
            <w:noProof/>
            <w:sz w:val="20"/>
            <w:szCs w:val="20"/>
            <w:rPrChange w:id="173" w:author="Reece Kiriu" w:date="2022-12-09T11:25:00Z">
              <w:rPr>
                <w:rStyle w:val="Hyperlink"/>
                <w:rFonts w:ascii="Arial MT" w:hAnsi="Arial MT"/>
                <w:noProof/>
                <w:sz w:val="20"/>
                <w:szCs w:val="20"/>
              </w:rPr>
            </w:rPrChange>
          </w:rPr>
          <w:delText>Parallel Fan-Powered Terminal Unit—Constant-Volume Fan</w:delText>
        </w:r>
        <w:r w:rsidRPr="00601D0F" w:rsidDel="006C23EC">
          <w:rPr>
            <w:rFonts w:ascii="Arial MT" w:hAnsi="Arial MT"/>
            <w:noProof/>
            <w:webHidden/>
            <w:sz w:val="20"/>
            <w:szCs w:val="20"/>
          </w:rPr>
          <w:tab/>
        </w:r>
        <w:r w:rsidR="00417FDC" w:rsidDel="006C23EC">
          <w:rPr>
            <w:rFonts w:ascii="Arial MT" w:hAnsi="Arial MT"/>
            <w:noProof/>
            <w:webHidden/>
            <w:sz w:val="20"/>
            <w:szCs w:val="20"/>
          </w:rPr>
          <w:delText>79</w:delText>
        </w:r>
      </w:del>
    </w:p>
    <w:p w14:paraId="4AFC40A4" w14:textId="216C2E8D" w:rsidR="00601D0F" w:rsidRPr="00601D0F" w:rsidDel="006C23EC" w:rsidRDefault="00601D0F">
      <w:pPr>
        <w:pStyle w:val="TOC2"/>
        <w:rPr>
          <w:del w:id="174" w:author="Reece Kiriu" w:date="2022-12-09T11:25:00Z"/>
          <w:rFonts w:ascii="Arial MT" w:eastAsiaTheme="minorEastAsia" w:hAnsi="Arial MT"/>
          <w:noProof/>
          <w:sz w:val="20"/>
          <w:szCs w:val="20"/>
        </w:rPr>
      </w:pPr>
      <w:del w:id="175" w:author="Reece Kiriu" w:date="2022-12-09T11:25:00Z">
        <w:r w:rsidRPr="006C23EC" w:rsidDel="006C23EC">
          <w:rPr>
            <w:rFonts w:ascii="Arial MT" w:hAnsi="Arial MT"/>
            <w:noProof/>
            <w:sz w:val="20"/>
            <w:szCs w:val="20"/>
            <w14:scene3d>
              <w14:camera w14:prst="orthographicFront"/>
              <w14:lightRig w14:rig="threePt" w14:dir="t">
                <w14:rot w14:lat="0" w14:lon="0" w14:rev="0"/>
              </w14:lightRig>
            </w14:scene3d>
            <w:rPrChange w:id="176" w:author="Reece Kiriu" w:date="2022-12-09T11:25:00Z">
              <w:rPr>
                <w:rStyle w:val="Hyperlink"/>
                <w:rFonts w:ascii="Arial MT" w:hAnsi="Arial MT"/>
                <w:noProof/>
                <w:sz w:val="20"/>
                <w:szCs w:val="20"/>
                <w14:scene3d>
                  <w14:camera w14:prst="orthographicFront"/>
                  <w14:lightRig w14:rig="threePt" w14:dir="t">
                    <w14:rot w14:lat="0" w14:lon="0" w14:rev="0"/>
                  </w14:lightRig>
                </w14:scene3d>
              </w:rPr>
            </w:rPrChange>
          </w:rPr>
          <w:delText>5.8</w:delText>
        </w:r>
        <w:r w:rsidRPr="00601D0F" w:rsidDel="006C23EC">
          <w:rPr>
            <w:rFonts w:ascii="Arial MT" w:eastAsiaTheme="minorEastAsia" w:hAnsi="Arial MT"/>
            <w:noProof/>
            <w:sz w:val="20"/>
            <w:szCs w:val="20"/>
          </w:rPr>
          <w:tab/>
        </w:r>
        <w:r w:rsidRPr="006C23EC" w:rsidDel="006C23EC">
          <w:rPr>
            <w:rFonts w:ascii="Arial MT" w:hAnsi="Arial MT"/>
            <w:noProof/>
            <w:sz w:val="20"/>
            <w:szCs w:val="20"/>
            <w:rPrChange w:id="177" w:author="Reece Kiriu" w:date="2022-12-09T11:25:00Z">
              <w:rPr>
                <w:rStyle w:val="Hyperlink"/>
                <w:rFonts w:ascii="Arial MT" w:hAnsi="Arial MT"/>
                <w:noProof/>
                <w:sz w:val="20"/>
                <w:szCs w:val="20"/>
              </w:rPr>
            </w:rPrChange>
          </w:rPr>
          <w:delText>Parallel Fan-Powered Terminal Unit—Variable-Volume Fan</w:delText>
        </w:r>
        <w:r w:rsidRPr="00601D0F" w:rsidDel="006C23EC">
          <w:rPr>
            <w:rFonts w:ascii="Arial MT" w:hAnsi="Arial MT"/>
            <w:noProof/>
            <w:webHidden/>
            <w:sz w:val="20"/>
            <w:szCs w:val="20"/>
          </w:rPr>
          <w:tab/>
        </w:r>
        <w:r w:rsidR="00417FDC" w:rsidDel="006C23EC">
          <w:rPr>
            <w:rFonts w:ascii="Arial MT" w:hAnsi="Arial MT"/>
            <w:noProof/>
            <w:webHidden/>
            <w:sz w:val="20"/>
            <w:szCs w:val="20"/>
          </w:rPr>
          <w:delText>83</w:delText>
        </w:r>
      </w:del>
    </w:p>
    <w:p w14:paraId="4A489E5B" w14:textId="52FDFB98" w:rsidR="00601D0F" w:rsidRPr="00601D0F" w:rsidDel="006C23EC" w:rsidRDefault="00601D0F">
      <w:pPr>
        <w:pStyle w:val="TOC2"/>
        <w:rPr>
          <w:del w:id="178" w:author="Reece Kiriu" w:date="2022-12-09T11:25:00Z"/>
          <w:rFonts w:ascii="Arial MT" w:eastAsiaTheme="minorEastAsia" w:hAnsi="Arial MT"/>
          <w:noProof/>
          <w:sz w:val="20"/>
          <w:szCs w:val="20"/>
        </w:rPr>
      </w:pPr>
      <w:del w:id="179" w:author="Reece Kiriu" w:date="2022-12-09T11:25:00Z">
        <w:r w:rsidRPr="006C23EC" w:rsidDel="006C23EC">
          <w:rPr>
            <w:rFonts w:ascii="Arial MT" w:hAnsi="Arial MT"/>
            <w:noProof/>
            <w:sz w:val="20"/>
            <w:szCs w:val="20"/>
            <w14:scene3d>
              <w14:camera w14:prst="orthographicFront"/>
              <w14:lightRig w14:rig="threePt" w14:dir="t">
                <w14:rot w14:lat="0" w14:lon="0" w14:rev="0"/>
              </w14:lightRig>
            </w14:scene3d>
            <w:rPrChange w:id="180" w:author="Reece Kiriu" w:date="2022-12-09T11:25:00Z">
              <w:rPr>
                <w:rStyle w:val="Hyperlink"/>
                <w:rFonts w:ascii="Arial MT" w:hAnsi="Arial MT"/>
                <w:noProof/>
                <w:sz w:val="20"/>
                <w:szCs w:val="20"/>
                <w14:scene3d>
                  <w14:camera w14:prst="orthographicFront"/>
                  <w14:lightRig w14:rig="threePt" w14:dir="t">
                    <w14:rot w14:lat="0" w14:lon="0" w14:rev="0"/>
                  </w14:lightRig>
                </w14:scene3d>
              </w:rPr>
            </w:rPrChange>
          </w:rPr>
          <w:delText>5.9</w:delText>
        </w:r>
        <w:r w:rsidRPr="00601D0F" w:rsidDel="006C23EC">
          <w:rPr>
            <w:rFonts w:ascii="Arial MT" w:eastAsiaTheme="minorEastAsia" w:hAnsi="Arial MT"/>
            <w:noProof/>
            <w:sz w:val="20"/>
            <w:szCs w:val="20"/>
          </w:rPr>
          <w:tab/>
        </w:r>
        <w:r w:rsidRPr="006C23EC" w:rsidDel="006C23EC">
          <w:rPr>
            <w:rFonts w:ascii="Arial MT" w:hAnsi="Arial MT"/>
            <w:noProof/>
            <w:sz w:val="20"/>
            <w:szCs w:val="20"/>
            <w:rPrChange w:id="181" w:author="Reece Kiriu" w:date="2022-12-09T11:25:00Z">
              <w:rPr>
                <w:rStyle w:val="Hyperlink"/>
                <w:rFonts w:ascii="Arial MT" w:hAnsi="Arial MT"/>
                <w:noProof/>
                <w:sz w:val="20"/>
                <w:szCs w:val="20"/>
              </w:rPr>
            </w:rPrChange>
          </w:rPr>
          <w:delText>Series Fan-Powered Terminal Unit—Constant-Volume Fan</w:delText>
        </w:r>
        <w:r w:rsidRPr="00601D0F" w:rsidDel="006C23EC">
          <w:rPr>
            <w:rFonts w:ascii="Arial MT" w:hAnsi="Arial MT"/>
            <w:noProof/>
            <w:webHidden/>
            <w:sz w:val="20"/>
            <w:szCs w:val="20"/>
          </w:rPr>
          <w:tab/>
        </w:r>
        <w:r w:rsidR="00417FDC" w:rsidDel="006C23EC">
          <w:rPr>
            <w:rFonts w:ascii="Arial MT" w:hAnsi="Arial MT"/>
            <w:noProof/>
            <w:webHidden/>
            <w:sz w:val="20"/>
            <w:szCs w:val="20"/>
          </w:rPr>
          <w:delText>87</w:delText>
        </w:r>
      </w:del>
    </w:p>
    <w:p w14:paraId="5EEFED89" w14:textId="36061185" w:rsidR="00601D0F" w:rsidRPr="00601D0F" w:rsidDel="006C23EC" w:rsidRDefault="00601D0F">
      <w:pPr>
        <w:pStyle w:val="TOC2"/>
        <w:rPr>
          <w:del w:id="182" w:author="Reece Kiriu" w:date="2022-12-09T11:25:00Z"/>
          <w:rFonts w:ascii="Arial MT" w:eastAsiaTheme="minorEastAsia" w:hAnsi="Arial MT"/>
          <w:noProof/>
          <w:sz w:val="20"/>
          <w:szCs w:val="20"/>
        </w:rPr>
      </w:pPr>
      <w:del w:id="183" w:author="Reece Kiriu" w:date="2022-12-09T11:25:00Z">
        <w:r w:rsidRPr="006C23EC" w:rsidDel="006C23EC">
          <w:rPr>
            <w:rFonts w:ascii="Arial MT" w:hAnsi="Arial MT"/>
            <w:noProof/>
            <w:sz w:val="20"/>
            <w:szCs w:val="20"/>
            <w14:scene3d>
              <w14:camera w14:prst="orthographicFront"/>
              <w14:lightRig w14:rig="threePt" w14:dir="t">
                <w14:rot w14:lat="0" w14:lon="0" w14:rev="0"/>
              </w14:lightRig>
            </w14:scene3d>
            <w:rPrChange w:id="184" w:author="Reece Kiriu" w:date="2022-12-09T11:25:00Z">
              <w:rPr>
                <w:rStyle w:val="Hyperlink"/>
                <w:rFonts w:ascii="Arial MT" w:hAnsi="Arial MT"/>
                <w:noProof/>
                <w:sz w:val="20"/>
                <w:szCs w:val="20"/>
                <w14:scene3d>
                  <w14:camera w14:prst="orthographicFront"/>
                  <w14:lightRig w14:rig="threePt" w14:dir="t">
                    <w14:rot w14:lat="0" w14:lon="0" w14:rev="0"/>
                  </w14:lightRig>
                </w14:scene3d>
              </w:rPr>
            </w:rPrChange>
          </w:rPr>
          <w:delText>5.10</w:delText>
        </w:r>
        <w:r w:rsidRPr="00601D0F" w:rsidDel="006C23EC">
          <w:rPr>
            <w:rFonts w:ascii="Arial MT" w:eastAsiaTheme="minorEastAsia" w:hAnsi="Arial MT"/>
            <w:noProof/>
            <w:sz w:val="20"/>
            <w:szCs w:val="20"/>
          </w:rPr>
          <w:tab/>
        </w:r>
        <w:r w:rsidRPr="006C23EC" w:rsidDel="006C23EC">
          <w:rPr>
            <w:rFonts w:ascii="Arial MT" w:hAnsi="Arial MT"/>
            <w:noProof/>
            <w:sz w:val="20"/>
            <w:szCs w:val="20"/>
            <w:rPrChange w:id="185" w:author="Reece Kiriu" w:date="2022-12-09T11:25:00Z">
              <w:rPr>
                <w:rStyle w:val="Hyperlink"/>
                <w:rFonts w:ascii="Arial MT" w:hAnsi="Arial MT"/>
                <w:noProof/>
                <w:sz w:val="20"/>
                <w:szCs w:val="20"/>
              </w:rPr>
            </w:rPrChange>
          </w:rPr>
          <w:delText>Series Fan-Powered Terminal Unit—Variable-Volume Fan</w:delText>
        </w:r>
        <w:r w:rsidRPr="00601D0F" w:rsidDel="006C23EC">
          <w:rPr>
            <w:rFonts w:ascii="Arial MT" w:hAnsi="Arial MT"/>
            <w:noProof/>
            <w:webHidden/>
            <w:sz w:val="20"/>
            <w:szCs w:val="20"/>
          </w:rPr>
          <w:tab/>
        </w:r>
        <w:r w:rsidR="00417FDC" w:rsidDel="006C23EC">
          <w:rPr>
            <w:rFonts w:ascii="Arial MT" w:hAnsi="Arial MT"/>
            <w:noProof/>
            <w:webHidden/>
            <w:sz w:val="20"/>
            <w:szCs w:val="20"/>
          </w:rPr>
          <w:delText>91</w:delText>
        </w:r>
      </w:del>
    </w:p>
    <w:p w14:paraId="357890DD" w14:textId="7AC42566" w:rsidR="00601D0F" w:rsidRPr="00601D0F" w:rsidDel="006C23EC" w:rsidRDefault="00601D0F">
      <w:pPr>
        <w:pStyle w:val="TOC2"/>
        <w:rPr>
          <w:del w:id="186" w:author="Reece Kiriu" w:date="2022-12-09T11:25:00Z"/>
          <w:rFonts w:ascii="Arial MT" w:eastAsiaTheme="minorEastAsia" w:hAnsi="Arial MT"/>
          <w:noProof/>
          <w:sz w:val="20"/>
          <w:szCs w:val="20"/>
        </w:rPr>
      </w:pPr>
      <w:del w:id="187" w:author="Reece Kiriu" w:date="2022-12-09T11:25:00Z">
        <w:r w:rsidRPr="006C23EC" w:rsidDel="006C23EC">
          <w:rPr>
            <w:rFonts w:ascii="Arial MT" w:hAnsi="Arial MT"/>
            <w:noProof/>
            <w:sz w:val="20"/>
            <w:szCs w:val="20"/>
            <w14:scene3d>
              <w14:camera w14:prst="orthographicFront"/>
              <w14:lightRig w14:rig="threePt" w14:dir="t">
                <w14:rot w14:lat="0" w14:lon="0" w14:rev="0"/>
              </w14:lightRig>
            </w14:scene3d>
            <w:rPrChange w:id="188" w:author="Reece Kiriu" w:date="2022-12-09T11:25:00Z">
              <w:rPr>
                <w:rStyle w:val="Hyperlink"/>
                <w:rFonts w:ascii="Arial MT" w:hAnsi="Arial MT"/>
                <w:noProof/>
                <w:sz w:val="20"/>
                <w:szCs w:val="20"/>
                <w14:scene3d>
                  <w14:camera w14:prst="orthographicFront"/>
                  <w14:lightRig w14:rig="threePt" w14:dir="t">
                    <w14:rot w14:lat="0" w14:lon="0" w14:rev="0"/>
                  </w14:lightRig>
                </w14:scene3d>
              </w:rPr>
            </w:rPrChange>
          </w:rPr>
          <w:delText>5.11</w:delText>
        </w:r>
        <w:r w:rsidRPr="00601D0F" w:rsidDel="006C23EC">
          <w:rPr>
            <w:rFonts w:ascii="Arial MT" w:eastAsiaTheme="minorEastAsia" w:hAnsi="Arial MT"/>
            <w:noProof/>
            <w:sz w:val="20"/>
            <w:szCs w:val="20"/>
          </w:rPr>
          <w:tab/>
        </w:r>
        <w:r w:rsidRPr="006C23EC" w:rsidDel="006C23EC">
          <w:rPr>
            <w:rFonts w:ascii="Arial MT" w:hAnsi="Arial MT"/>
            <w:noProof/>
            <w:sz w:val="20"/>
            <w:szCs w:val="20"/>
            <w:rPrChange w:id="189" w:author="Reece Kiriu" w:date="2022-12-09T11:25:00Z">
              <w:rPr>
                <w:rStyle w:val="Hyperlink"/>
                <w:rFonts w:ascii="Arial MT" w:hAnsi="Arial MT"/>
                <w:noProof/>
                <w:sz w:val="20"/>
                <w:szCs w:val="20"/>
              </w:rPr>
            </w:rPrChange>
          </w:rPr>
          <w:delText>Dual-Duct VAV Terminal Unit—Snap-Acting Control</w:delText>
        </w:r>
        <w:r w:rsidRPr="00601D0F" w:rsidDel="006C23EC">
          <w:rPr>
            <w:rFonts w:ascii="Arial MT" w:hAnsi="Arial MT"/>
            <w:noProof/>
            <w:webHidden/>
            <w:sz w:val="20"/>
            <w:szCs w:val="20"/>
          </w:rPr>
          <w:tab/>
        </w:r>
        <w:r w:rsidR="00417FDC" w:rsidDel="006C23EC">
          <w:rPr>
            <w:rFonts w:ascii="Arial MT" w:hAnsi="Arial MT"/>
            <w:noProof/>
            <w:webHidden/>
            <w:sz w:val="20"/>
            <w:szCs w:val="20"/>
          </w:rPr>
          <w:delText>95</w:delText>
        </w:r>
      </w:del>
    </w:p>
    <w:p w14:paraId="6D5A3DEE" w14:textId="088E89A4" w:rsidR="00601D0F" w:rsidRPr="00601D0F" w:rsidDel="006C23EC" w:rsidRDefault="00601D0F">
      <w:pPr>
        <w:pStyle w:val="TOC2"/>
        <w:rPr>
          <w:del w:id="190" w:author="Reece Kiriu" w:date="2022-12-09T11:25:00Z"/>
          <w:rFonts w:ascii="Arial MT" w:eastAsiaTheme="minorEastAsia" w:hAnsi="Arial MT"/>
          <w:noProof/>
          <w:sz w:val="20"/>
          <w:szCs w:val="20"/>
        </w:rPr>
      </w:pPr>
      <w:del w:id="191" w:author="Reece Kiriu" w:date="2022-12-09T11:25:00Z">
        <w:r w:rsidRPr="006C23EC" w:rsidDel="006C23EC">
          <w:rPr>
            <w:rFonts w:ascii="Arial MT" w:hAnsi="Arial MT"/>
            <w:noProof/>
            <w:sz w:val="20"/>
            <w:szCs w:val="20"/>
            <w14:scene3d>
              <w14:camera w14:prst="orthographicFront"/>
              <w14:lightRig w14:rig="threePt" w14:dir="t">
                <w14:rot w14:lat="0" w14:lon="0" w14:rev="0"/>
              </w14:lightRig>
            </w14:scene3d>
            <w:rPrChange w:id="192" w:author="Reece Kiriu" w:date="2022-12-09T11:25:00Z">
              <w:rPr>
                <w:rStyle w:val="Hyperlink"/>
                <w:rFonts w:ascii="Arial MT" w:hAnsi="Arial MT"/>
                <w:noProof/>
                <w:sz w:val="20"/>
                <w:szCs w:val="20"/>
                <w14:scene3d>
                  <w14:camera w14:prst="orthographicFront"/>
                  <w14:lightRig w14:rig="threePt" w14:dir="t">
                    <w14:rot w14:lat="0" w14:lon="0" w14:rev="0"/>
                  </w14:lightRig>
                </w14:scene3d>
              </w:rPr>
            </w:rPrChange>
          </w:rPr>
          <w:lastRenderedPageBreak/>
          <w:delText>5.12</w:delText>
        </w:r>
        <w:r w:rsidRPr="00601D0F" w:rsidDel="006C23EC">
          <w:rPr>
            <w:rFonts w:ascii="Arial MT" w:eastAsiaTheme="minorEastAsia" w:hAnsi="Arial MT"/>
            <w:noProof/>
            <w:sz w:val="20"/>
            <w:szCs w:val="20"/>
          </w:rPr>
          <w:tab/>
        </w:r>
        <w:r w:rsidRPr="006C23EC" w:rsidDel="006C23EC">
          <w:rPr>
            <w:rFonts w:ascii="Arial MT" w:hAnsi="Arial MT"/>
            <w:noProof/>
            <w:sz w:val="20"/>
            <w:szCs w:val="20"/>
            <w:rPrChange w:id="193" w:author="Reece Kiriu" w:date="2022-12-09T11:25:00Z">
              <w:rPr>
                <w:rStyle w:val="Hyperlink"/>
                <w:rFonts w:ascii="Arial MT" w:hAnsi="Arial MT"/>
                <w:noProof/>
                <w:sz w:val="20"/>
                <w:szCs w:val="20"/>
              </w:rPr>
            </w:rPrChange>
          </w:rPr>
          <w:delText>Dual-Duct VAV Terminal Unit—Mixing Control with Inlet Airflow Sensors</w:delText>
        </w:r>
        <w:r w:rsidRPr="00601D0F" w:rsidDel="006C23EC">
          <w:rPr>
            <w:rFonts w:ascii="Arial MT" w:hAnsi="Arial MT"/>
            <w:noProof/>
            <w:webHidden/>
            <w:sz w:val="20"/>
            <w:szCs w:val="20"/>
          </w:rPr>
          <w:tab/>
        </w:r>
        <w:r w:rsidR="00417FDC" w:rsidDel="006C23EC">
          <w:rPr>
            <w:rFonts w:ascii="Arial MT" w:hAnsi="Arial MT"/>
            <w:noProof/>
            <w:webHidden/>
            <w:sz w:val="20"/>
            <w:szCs w:val="20"/>
          </w:rPr>
          <w:delText>100</w:delText>
        </w:r>
      </w:del>
    </w:p>
    <w:p w14:paraId="3A06D6E3" w14:textId="3E0753A2" w:rsidR="00601D0F" w:rsidRPr="00601D0F" w:rsidDel="006C23EC" w:rsidRDefault="00601D0F">
      <w:pPr>
        <w:pStyle w:val="TOC2"/>
        <w:rPr>
          <w:del w:id="194" w:author="Reece Kiriu" w:date="2022-12-09T11:25:00Z"/>
          <w:rFonts w:ascii="Arial MT" w:eastAsiaTheme="minorEastAsia" w:hAnsi="Arial MT"/>
          <w:noProof/>
          <w:sz w:val="20"/>
          <w:szCs w:val="20"/>
        </w:rPr>
      </w:pPr>
      <w:del w:id="195" w:author="Reece Kiriu" w:date="2022-12-09T11:25:00Z">
        <w:r w:rsidRPr="006C23EC" w:rsidDel="006C23EC">
          <w:rPr>
            <w:rFonts w:ascii="Arial MT" w:hAnsi="Arial MT"/>
            <w:noProof/>
            <w:sz w:val="20"/>
            <w:szCs w:val="20"/>
            <w14:scene3d>
              <w14:camera w14:prst="orthographicFront"/>
              <w14:lightRig w14:rig="threePt" w14:dir="t">
                <w14:rot w14:lat="0" w14:lon="0" w14:rev="0"/>
              </w14:lightRig>
            </w14:scene3d>
            <w:rPrChange w:id="196" w:author="Reece Kiriu" w:date="2022-12-09T11:25:00Z">
              <w:rPr>
                <w:rStyle w:val="Hyperlink"/>
                <w:rFonts w:ascii="Arial MT" w:hAnsi="Arial MT"/>
                <w:noProof/>
                <w:sz w:val="20"/>
                <w:szCs w:val="20"/>
                <w14:scene3d>
                  <w14:camera w14:prst="orthographicFront"/>
                  <w14:lightRig w14:rig="threePt" w14:dir="t">
                    <w14:rot w14:lat="0" w14:lon="0" w14:rev="0"/>
                  </w14:lightRig>
                </w14:scene3d>
              </w:rPr>
            </w:rPrChange>
          </w:rPr>
          <w:delText>5.13</w:delText>
        </w:r>
        <w:r w:rsidRPr="00601D0F" w:rsidDel="006C23EC">
          <w:rPr>
            <w:rFonts w:ascii="Arial MT" w:eastAsiaTheme="minorEastAsia" w:hAnsi="Arial MT"/>
            <w:noProof/>
            <w:sz w:val="20"/>
            <w:szCs w:val="20"/>
          </w:rPr>
          <w:tab/>
        </w:r>
        <w:r w:rsidRPr="006C23EC" w:rsidDel="006C23EC">
          <w:rPr>
            <w:rFonts w:ascii="Arial MT" w:hAnsi="Arial MT"/>
            <w:noProof/>
            <w:sz w:val="20"/>
            <w:szCs w:val="20"/>
            <w:rPrChange w:id="197" w:author="Reece Kiriu" w:date="2022-12-09T11:25:00Z">
              <w:rPr>
                <w:rStyle w:val="Hyperlink"/>
                <w:rFonts w:ascii="Arial MT" w:hAnsi="Arial MT"/>
                <w:noProof/>
                <w:sz w:val="20"/>
                <w:szCs w:val="20"/>
              </w:rPr>
            </w:rPrChange>
          </w:rPr>
          <w:delText>Dual-Duct VAV Terminal Unit—Mixing Control with Discharge Airflow Sensor</w:delText>
        </w:r>
        <w:r w:rsidRPr="00601D0F" w:rsidDel="006C23EC">
          <w:rPr>
            <w:rFonts w:ascii="Arial MT" w:hAnsi="Arial MT"/>
            <w:noProof/>
            <w:webHidden/>
            <w:sz w:val="20"/>
            <w:szCs w:val="20"/>
          </w:rPr>
          <w:tab/>
        </w:r>
        <w:r w:rsidR="00417FDC" w:rsidDel="006C23EC">
          <w:rPr>
            <w:rFonts w:ascii="Arial MT" w:hAnsi="Arial MT"/>
            <w:noProof/>
            <w:webHidden/>
            <w:sz w:val="20"/>
            <w:szCs w:val="20"/>
          </w:rPr>
          <w:delText>104</w:delText>
        </w:r>
      </w:del>
    </w:p>
    <w:p w14:paraId="336E8D05" w14:textId="67E71C5A" w:rsidR="00601D0F" w:rsidRPr="00601D0F" w:rsidDel="006C23EC" w:rsidRDefault="00601D0F">
      <w:pPr>
        <w:pStyle w:val="TOC2"/>
        <w:rPr>
          <w:del w:id="198" w:author="Reece Kiriu" w:date="2022-12-09T11:25:00Z"/>
          <w:rFonts w:ascii="Arial MT" w:eastAsiaTheme="minorEastAsia" w:hAnsi="Arial MT"/>
          <w:noProof/>
          <w:sz w:val="20"/>
          <w:szCs w:val="20"/>
        </w:rPr>
      </w:pPr>
      <w:del w:id="199" w:author="Reece Kiriu" w:date="2022-12-09T11:25:00Z">
        <w:r w:rsidRPr="006C23EC" w:rsidDel="006C23EC">
          <w:rPr>
            <w:rFonts w:ascii="Arial MT" w:hAnsi="Arial MT"/>
            <w:noProof/>
            <w:sz w:val="20"/>
            <w:szCs w:val="20"/>
            <w14:scene3d>
              <w14:camera w14:prst="orthographicFront"/>
              <w14:lightRig w14:rig="threePt" w14:dir="t">
                <w14:rot w14:lat="0" w14:lon="0" w14:rev="0"/>
              </w14:lightRig>
            </w14:scene3d>
            <w:rPrChange w:id="200" w:author="Reece Kiriu" w:date="2022-12-09T11:25:00Z">
              <w:rPr>
                <w:rStyle w:val="Hyperlink"/>
                <w:rFonts w:ascii="Arial MT" w:hAnsi="Arial MT"/>
                <w:noProof/>
                <w:sz w:val="20"/>
                <w:szCs w:val="20"/>
                <w14:scene3d>
                  <w14:camera w14:prst="orthographicFront"/>
                  <w14:lightRig w14:rig="threePt" w14:dir="t">
                    <w14:rot w14:lat="0" w14:lon="0" w14:rev="0"/>
                  </w14:lightRig>
                </w14:scene3d>
              </w:rPr>
            </w:rPrChange>
          </w:rPr>
          <w:delText>5.14</w:delText>
        </w:r>
        <w:r w:rsidRPr="00601D0F" w:rsidDel="006C23EC">
          <w:rPr>
            <w:rFonts w:ascii="Arial MT" w:eastAsiaTheme="minorEastAsia" w:hAnsi="Arial MT"/>
            <w:noProof/>
            <w:sz w:val="20"/>
            <w:szCs w:val="20"/>
          </w:rPr>
          <w:tab/>
        </w:r>
        <w:r w:rsidRPr="006C23EC" w:rsidDel="006C23EC">
          <w:rPr>
            <w:rFonts w:ascii="Arial MT" w:hAnsi="Arial MT"/>
            <w:noProof/>
            <w:sz w:val="20"/>
            <w:szCs w:val="20"/>
            <w:rPrChange w:id="201" w:author="Reece Kiriu" w:date="2022-12-09T11:25:00Z">
              <w:rPr>
                <w:rStyle w:val="Hyperlink"/>
                <w:rFonts w:ascii="Arial MT" w:hAnsi="Arial MT"/>
                <w:noProof/>
                <w:sz w:val="20"/>
                <w:szCs w:val="20"/>
              </w:rPr>
            </w:rPrChange>
          </w:rPr>
          <w:delText>Dual-Duct VAV Terminal Unit—Cold-Duct Minimum Control</w:delText>
        </w:r>
        <w:r w:rsidRPr="00601D0F" w:rsidDel="006C23EC">
          <w:rPr>
            <w:rFonts w:ascii="Arial MT" w:hAnsi="Arial MT"/>
            <w:noProof/>
            <w:webHidden/>
            <w:sz w:val="20"/>
            <w:szCs w:val="20"/>
          </w:rPr>
          <w:tab/>
        </w:r>
        <w:r w:rsidR="00417FDC" w:rsidDel="006C23EC">
          <w:rPr>
            <w:rFonts w:ascii="Arial MT" w:hAnsi="Arial MT"/>
            <w:noProof/>
            <w:webHidden/>
            <w:sz w:val="20"/>
            <w:szCs w:val="20"/>
          </w:rPr>
          <w:delText>107</w:delText>
        </w:r>
      </w:del>
    </w:p>
    <w:p w14:paraId="3324C864" w14:textId="5E560764" w:rsidR="00601D0F" w:rsidRPr="00601D0F" w:rsidDel="006C23EC" w:rsidRDefault="00601D0F">
      <w:pPr>
        <w:pStyle w:val="TOC2"/>
        <w:rPr>
          <w:del w:id="202" w:author="Reece Kiriu" w:date="2022-12-09T11:25:00Z"/>
          <w:rFonts w:ascii="Arial MT" w:eastAsiaTheme="minorEastAsia" w:hAnsi="Arial MT"/>
          <w:noProof/>
          <w:sz w:val="20"/>
          <w:szCs w:val="20"/>
        </w:rPr>
      </w:pPr>
      <w:del w:id="203" w:author="Reece Kiriu" w:date="2022-12-09T11:25:00Z">
        <w:r w:rsidRPr="006C23EC" w:rsidDel="006C23EC">
          <w:rPr>
            <w:rFonts w:ascii="Arial MT" w:hAnsi="Arial MT"/>
            <w:noProof/>
            <w:sz w:val="20"/>
            <w:szCs w:val="20"/>
            <w14:scene3d>
              <w14:camera w14:prst="orthographicFront"/>
              <w14:lightRig w14:rig="threePt" w14:dir="t">
                <w14:rot w14:lat="0" w14:lon="0" w14:rev="0"/>
              </w14:lightRig>
            </w14:scene3d>
            <w:rPrChange w:id="204" w:author="Reece Kiriu" w:date="2022-12-09T11:25:00Z">
              <w:rPr>
                <w:rStyle w:val="Hyperlink"/>
                <w:rFonts w:ascii="Arial MT" w:hAnsi="Arial MT"/>
                <w:noProof/>
                <w:sz w:val="20"/>
                <w:szCs w:val="20"/>
                <w14:scene3d>
                  <w14:camera w14:prst="orthographicFront"/>
                  <w14:lightRig w14:rig="threePt" w14:dir="t">
                    <w14:rot w14:lat="0" w14:lon="0" w14:rev="0"/>
                  </w14:lightRig>
                </w14:scene3d>
              </w:rPr>
            </w:rPrChange>
          </w:rPr>
          <w:delText>5.15</w:delText>
        </w:r>
        <w:r w:rsidRPr="00601D0F" w:rsidDel="006C23EC">
          <w:rPr>
            <w:rFonts w:ascii="Arial MT" w:eastAsiaTheme="minorEastAsia" w:hAnsi="Arial MT"/>
            <w:noProof/>
            <w:sz w:val="20"/>
            <w:szCs w:val="20"/>
          </w:rPr>
          <w:tab/>
        </w:r>
        <w:r w:rsidRPr="006C23EC" w:rsidDel="006C23EC">
          <w:rPr>
            <w:rFonts w:ascii="Arial MT" w:hAnsi="Arial MT"/>
            <w:noProof/>
            <w:sz w:val="20"/>
            <w:szCs w:val="20"/>
            <w:rPrChange w:id="205" w:author="Reece Kiriu" w:date="2022-12-09T11:25:00Z">
              <w:rPr>
                <w:rStyle w:val="Hyperlink"/>
                <w:rFonts w:ascii="Arial MT" w:hAnsi="Arial MT"/>
                <w:noProof/>
                <w:sz w:val="20"/>
                <w:szCs w:val="20"/>
              </w:rPr>
            </w:rPrChange>
          </w:rPr>
          <w:delText>Air-Handling Unit System Modes</w:delText>
        </w:r>
        <w:r w:rsidRPr="00601D0F" w:rsidDel="006C23EC">
          <w:rPr>
            <w:rFonts w:ascii="Arial MT" w:hAnsi="Arial MT"/>
            <w:noProof/>
            <w:webHidden/>
            <w:sz w:val="20"/>
            <w:szCs w:val="20"/>
          </w:rPr>
          <w:tab/>
        </w:r>
        <w:r w:rsidR="00417FDC" w:rsidDel="006C23EC">
          <w:rPr>
            <w:rFonts w:ascii="Arial MT" w:hAnsi="Arial MT"/>
            <w:noProof/>
            <w:webHidden/>
            <w:sz w:val="20"/>
            <w:szCs w:val="20"/>
          </w:rPr>
          <w:delText>111</w:delText>
        </w:r>
      </w:del>
    </w:p>
    <w:p w14:paraId="25287A6C" w14:textId="0B5C310C" w:rsidR="00601D0F" w:rsidRPr="00601D0F" w:rsidDel="006C23EC" w:rsidRDefault="00601D0F">
      <w:pPr>
        <w:pStyle w:val="TOC2"/>
        <w:rPr>
          <w:del w:id="206" w:author="Reece Kiriu" w:date="2022-12-09T11:25:00Z"/>
          <w:rFonts w:ascii="Arial MT" w:eastAsiaTheme="minorEastAsia" w:hAnsi="Arial MT"/>
          <w:noProof/>
          <w:sz w:val="20"/>
          <w:szCs w:val="20"/>
        </w:rPr>
      </w:pPr>
      <w:del w:id="207" w:author="Reece Kiriu" w:date="2022-12-09T11:25:00Z">
        <w:r w:rsidRPr="006C23EC" w:rsidDel="006C23EC">
          <w:rPr>
            <w:rFonts w:ascii="Arial MT" w:hAnsi="Arial MT"/>
            <w:noProof/>
            <w:sz w:val="20"/>
            <w:szCs w:val="20"/>
            <w14:scene3d>
              <w14:camera w14:prst="orthographicFront"/>
              <w14:lightRig w14:rig="threePt" w14:dir="t">
                <w14:rot w14:lat="0" w14:lon="0" w14:rev="0"/>
              </w14:lightRig>
            </w14:scene3d>
            <w:rPrChange w:id="208" w:author="Reece Kiriu" w:date="2022-12-09T11:25:00Z">
              <w:rPr>
                <w:rStyle w:val="Hyperlink"/>
                <w:rFonts w:ascii="Arial MT" w:hAnsi="Arial MT"/>
                <w:noProof/>
                <w:sz w:val="20"/>
                <w:szCs w:val="20"/>
                <w14:scene3d>
                  <w14:camera w14:prst="orthographicFront"/>
                  <w14:lightRig w14:rig="threePt" w14:dir="t">
                    <w14:rot w14:lat="0" w14:lon="0" w14:rev="0"/>
                  </w14:lightRig>
                </w14:scene3d>
              </w:rPr>
            </w:rPrChange>
          </w:rPr>
          <w:delText>5.16</w:delText>
        </w:r>
        <w:r w:rsidRPr="00601D0F" w:rsidDel="006C23EC">
          <w:rPr>
            <w:rFonts w:ascii="Arial MT" w:eastAsiaTheme="minorEastAsia" w:hAnsi="Arial MT"/>
            <w:noProof/>
            <w:sz w:val="20"/>
            <w:szCs w:val="20"/>
          </w:rPr>
          <w:tab/>
        </w:r>
        <w:r w:rsidRPr="006C23EC" w:rsidDel="006C23EC">
          <w:rPr>
            <w:rFonts w:ascii="Arial MT" w:hAnsi="Arial MT"/>
            <w:noProof/>
            <w:sz w:val="20"/>
            <w:szCs w:val="20"/>
            <w:rPrChange w:id="209" w:author="Reece Kiriu" w:date="2022-12-09T11:25:00Z">
              <w:rPr>
                <w:rStyle w:val="Hyperlink"/>
                <w:rFonts w:ascii="Arial MT" w:hAnsi="Arial MT"/>
                <w:noProof/>
                <w:sz w:val="20"/>
                <w:szCs w:val="20"/>
              </w:rPr>
            </w:rPrChange>
          </w:rPr>
          <w:delText>Multiple-Zone VAV Air-Handling Unit</w:delText>
        </w:r>
        <w:r w:rsidRPr="00601D0F" w:rsidDel="006C23EC">
          <w:rPr>
            <w:rFonts w:ascii="Arial MT" w:hAnsi="Arial MT"/>
            <w:noProof/>
            <w:webHidden/>
            <w:sz w:val="20"/>
            <w:szCs w:val="20"/>
          </w:rPr>
          <w:tab/>
        </w:r>
        <w:r w:rsidR="00417FDC" w:rsidDel="006C23EC">
          <w:rPr>
            <w:rFonts w:ascii="Arial MT" w:hAnsi="Arial MT"/>
            <w:noProof/>
            <w:webHidden/>
            <w:sz w:val="20"/>
            <w:szCs w:val="20"/>
          </w:rPr>
          <w:delText>111</w:delText>
        </w:r>
      </w:del>
    </w:p>
    <w:p w14:paraId="1CED4FC3" w14:textId="663737D6" w:rsidR="00601D0F" w:rsidRPr="00601D0F" w:rsidDel="006C23EC" w:rsidRDefault="00601D0F">
      <w:pPr>
        <w:pStyle w:val="TOC2"/>
        <w:rPr>
          <w:del w:id="210" w:author="Reece Kiriu" w:date="2022-12-09T11:25:00Z"/>
          <w:rFonts w:ascii="Arial MT" w:eastAsiaTheme="minorEastAsia" w:hAnsi="Arial MT"/>
          <w:noProof/>
          <w:sz w:val="20"/>
          <w:szCs w:val="20"/>
        </w:rPr>
      </w:pPr>
      <w:del w:id="211" w:author="Reece Kiriu" w:date="2022-12-09T11:25:00Z">
        <w:r w:rsidRPr="006C23EC" w:rsidDel="006C23EC">
          <w:rPr>
            <w:rFonts w:ascii="Arial MT" w:hAnsi="Arial MT"/>
            <w:noProof/>
            <w:sz w:val="20"/>
            <w:szCs w:val="20"/>
            <w14:scene3d>
              <w14:camera w14:prst="orthographicFront"/>
              <w14:lightRig w14:rig="threePt" w14:dir="t">
                <w14:rot w14:lat="0" w14:lon="0" w14:rev="0"/>
              </w14:lightRig>
            </w14:scene3d>
            <w:rPrChange w:id="212" w:author="Reece Kiriu" w:date="2022-12-09T11:25:00Z">
              <w:rPr>
                <w:rStyle w:val="Hyperlink"/>
                <w:rFonts w:ascii="Arial MT" w:hAnsi="Arial MT"/>
                <w:noProof/>
                <w:sz w:val="20"/>
                <w:szCs w:val="20"/>
                <w14:scene3d>
                  <w14:camera w14:prst="orthographicFront"/>
                  <w14:lightRig w14:rig="threePt" w14:dir="t">
                    <w14:rot w14:lat="0" w14:lon="0" w14:rev="0"/>
                  </w14:lightRig>
                </w14:scene3d>
              </w:rPr>
            </w:rPrChange>
          </w:rPr>
          <w:delText>5.17</w:delText>
        </w:r>
        <w:r w:rsidRPr="00601D0F" w:rsidDel="006C23EC">
          <w:rPr>
            <w:rFonts w:ascii="Arial MT" w:eastAsiaTheme="minorEastAsia" w:hAnsi="Arial MT"/>
            <w:noProof/>
            <w:sz w:val="20"/>
            <w:szCs w:val="20"/>
          </w:rPr>
          <w:tab/>
        </w:r>
        <w:r w:rsidRPr="006C23EC" w:rsidDel="006C23EC">
          <w:rPr>
            <w:rFonts w:ascii="Arial MT" w:hAnsi="Arial MT"/>
            <w:noProof/>
            <w:sz w:val="20"/>
            <w:szCs w:val="20"/>
            <w:rPrChange w:id="213" w:author="Reece Kiriu" w:date="2022-12-09T11:25:00Z">
              <w:rPr>
                <w:rStyle w:val="Hyperlink"/>
                <w:rFonts w:ascii="Arial MT" w:hAnsi="Arial MT"/>
                <w:noProof/>
                <w:sz w:val="20"/>
                <w:szCs w:val="20"/>
              </w:rPr>
            </w:rPrChange>
          </w:rPr>
          <w:delText>Dual-Fan Dual-Duct Heating VAV Air-Handling Unit</w:delText>
        </w:r>
        <w:r w:rsidRPr="00601D0F" w:rsidDel="006C23EC">
          <w:rPr>
            <w:rFonts w:ascii="Arial MT" w:hAnsi="Arial MT"/>
            <w:noProof/>
            <w:webHidden/>
            <w:sz w:val="20"/>
            <w:szCs w:val="20"/>
          </w:rPr>
          <w:tab/>
        </w:r>
        <w:r w:rsidR="00417FDC" w:rsidDel="006C23EC">
          <w:rPr>
            <w:rFonts w:ascii="Arial MT" w:hAnsi="Arial MT"/>
            <w:noProof/>
            <w:webHidden/>
            <w:sz w:val="20"/>
            <w:szCs w:val="20"/>
          </w:rPr>
          <w:delText>146</w:delText>
        </w:r>
      </w:del>
    </w:p>
    <w:p w14:paraId="5719AD1A" w14:textId="24E0DB82" w:rsidR="00601D0F" w:rsidRPr="00601D0F" w:rsidDel="006C23EC" w:rsidRDefault="00601D0F">
      <w:pPr>
        <w:pStyle w:val="TOC2"/>
        <w:rPr>
          <w:del w:id="214" w:author="Reece Kiriu" w:date="2022-12-09T11:25:00Z"/>
          <w:rFonts w:ascii="Arial MT" w:eastAsiaTheme="minorEastAsia" w:hAnsi="Arial MT"/>
          <w:noProof/>
          <w:sz w:val="20"/>
          <w:szCs w:val="20"/>
        </w:rPr>
      </w:pPr>
      <w:del w:id="215" w:author="Reece Kiriu" w:date="2022-12-09T11:25:00Z">
        <w:r w:rsidRPr="006C23EC" w:rsidDel="006C23EC">
          <w:rPr>
            <w:rFonts w:ascii="Arial MT" w:hAnsi="Arial MT"/>
            <w:noProof/>
            <w:sz w:val="20"/>
            <w:szCs w:val="20"/>
            <w14:scene3d>
              <w14:camera w14:prst="orthographicFront"/>
              <w14:lightRig w14:rig="threePt" w14:dir="t">
                <w14:rot w14:lat="0" w14:lon="0" w14:rev="0"/>
              </w14:lightRig>
            </w14:scene3d>
            <w:rPrChange w:id="216" w:author="Reece Kiriu" w:date="2022-12-09T11:25:00Z">
              <w:rPr>
                <w:rStyle w:val="Hyperlink"/>
                <w:rFonts w:ascii="Arial MT" w:hAnsi="Arial MT"/>
                <w:noProof/>
                <w:sz w:val="20"/>
                <w:szCs w:val="20"/>
                <w14:scene3d>
                  <w14:camera w14:prst="orthographicFront"/>
                  <w14:lightRig w14:rig="threePt" w14:dir="t">
                    <w14:rot w14:lat="0" w14:lon="0" w14:rev="0"/>
                  </w14:lightRig>
                </w14:scene3d>
              </w:rPr>
            </w:rPrChange>
          </w:rPr>
          <w:delText>5.18</w:delText>
        </w:r>
        <w:r w:rsidRPr="00601D0F" w:rsidDel="006C23EC">
          <w:rPr>
            <w:rFonts w:ascii="Arial MT" w:eastAsiaTheme="minorEastAsia" w:hAnsi="Arial MT"/>
            <w:noProof/>
            <w:sz w:val="20"/>
            <w:szCs w:val="20"/>
          </w:rPr>
          <w:tab/>
        </w:r>
        <w:r w:rsidRPr="006C23EC" w:rsidDel="006C23EC">
          <w:rPr>
            <w:rFonts w:ascii="Arial MT" w:hAnsi="Arial MT"/>
            <w:noProof/>
            <w:sz w:val="20"/>
            <w:szCs w:val="20"/>
            <w:rPrChange w:id="217" w:author="Reece Kiriu" w:date="2022-12-09T11:25:00Z">
              <w:rPr>
                <w:rStyle w:val="Hyperlink"/>
                <w:rFonts w:ascii="Arial MT" w:hAnsi="Arial MT"/>
                <w:noProof/>
                <w:sz w:val="20"/>
                <w:szCs w:val="20"/>
              </w:rPr>
            </w:rPrChange>
          </w:rPr>
          <w:delText>Single-Zone VAV Air-Handling Unit</w:delText>
        </w:r>
        <w:r w:rsidRPr="00601D0F" w:rsidDel="006C23EC">
          <w:rPr>
            <w:rFonts w:ascii="Arial MT" w:hAnsi="Arial MT"/>
            <w:noProof/>
            <w:webHidden/>
            <w:sz w:val="20"/>
            <w:szCs w:val="20"/>
          </w:rPr>
          <w:tab/>
        </w:r>
        <w:r w:rsidR="00417FDC" w:rsidDel="006C23EC">
          <w:rPr>
            <w:rFonts w:ascii="Arial MT" w:hAnsi="Arial MT"/>
            <w:noProof/>
            <w:webHidden/>
            <w:sz w:val="20"/>
            <w:szCs w:val="20"/>
          </w:rPr>
          <w:delText>153</w:delText>
        </w:r>
      </w:del>
    </w:p>
    <w:p w14:paraId="0F12A04E" w14:textId="2D5B9923" w:rsidR="00601D0F" w:rsidRPr="00601D0F" w:rsidDel="006C23EC" w:rsidRDefault="00601D0F">
      <w:pPr>
        <w:pStyle w:val="TOC2"/>
        <w:rPr>
          <w:del w:id="218" w:author="Reece Kiriu" w:date="2022-12-09T11:25:00Z"/>
          <w:rFonts w:ascii="Arial MT" w:eastAsiaTheme="minorEastAsia" w:hAnsi="Arial MT"/>
          <w:noProof/>
          <w:sz w:val="20"/>
          <w:szCs w:val="20"/>
        </w:rPr>
      </w:pPr>
      <w:del w:id="219" w:author="Reece Kiriu" w:date="2022-12-09T11:25:00Z">
        <w:r w:rsidRPr="006C23EC" w:rsidDel="006C23EC">
          <w:rPr>
            <w:rFonts w:ascii="Arial MT" w:hAnsi="Arial MT"/>
            <w:noProof/>
            <w:sz w:val="20"/>
            <w:szCs w:val="20"/>
            <w14:scene3d>
              <w14:camera w14:prst="orthographicFront"/>
              <w14:lightRig w14:rig="threePt" w14:dir="t">
                <w14:rot w14:lat="0" w14:lon="0" w14:rev="0"/>
              </w14:lightRig>
            </w14:scene3d>
            <w:rPrChange w:id="220" w:author="Reece Kiriu" w:date="2022-12-09T11:25:00Z">
              <w:rPr>
                <w:rStyle w:val="Hyperlink"/>
                <w:rFonts w:ascii="Arial MT" w:hAnsi="Arial MT"/>
                <w:noProof/>
                <w:sz w:val="20"/>
                <w:szCs w:val="20"/>
                <w14:scene3d>
                  <w14:camera w14:prst="orthographicFront"/>
                  <w14:lightRig w14:rig="threePt" w14:dir="t">
                    <w14:rot w14:lat="0" w14:lon="0" w14:rev="0"/>
                  </w14:lightRig>
                </w14:scene3d>
              </w:rPr>
            </w:rPrChange>
          </w:rPr>
          <w:delText>5.19</w:delText>
        </w:r>
        <w:r w:rsidRPr="00601D0F" w:rsidDel="006C23EC">
          <w:rPr>
            <w:rFonts w:ascii="Arial MT" w:eastAsiaTheme="minorEastAsia" w:hAnsi="Arial MT"/>
            <w:noProof/>
            <w:sz w:val="20"/>
            <w:szCs w:val="20"/>
          </w:rPr>
          <w:tab/>
        </w:r>
        <w:r w:rsidRPr="006C23EC" w:rsidDel="006C23EC">
          <w:rPr>
            <w:rFonts w:ascii="Arial MT" w:hAnsi="Arial MT"/>
            <w:noProof/>
            <w:sz w:val="20"/>
            <w:szCs w:val="20"/>
            <w:rPrChange w:id="221" w:author="Reece Kiriu" w:date="2022-12-09T11:25:00Z">
              <w:rPr>
                <w:rStyle w:val="Hyperlink"/>
                <w:rFonts w:ascii="Arial MT" w:hAnsi="Arial MT"/>
                <w:noProof/>
                <w:sz w:val="20"/>
                <w:szCs w:val="20"/>
              </w:rPr>
            </w:rPrChange>
          </w:rPr>
          <w:delText>General Constant Speed Exhaust Fan</w:delText>
        </w:r>
        <w:r w:rsidRPr="00601D0F" w:rsidDel="006C23EC">
          <w:rPr>
            <w:rFonts w:ascii="Arial MT" w:hAnsi="Arial MT"/>
            <w:noProof/>
            <w:webHidden/>
            <w:sz w:val="20"/>
            <w:szCs w:val="20"/>
          </w:rPr>
          <w:tab/>
        </w:r>
        <w:r w:rsidR="00417FDC" w:rsidDel="006C23EC">
          <w:rPr>
            <w:rFonts w:ascii="Arial MT" w:hAnsi="Arial MT"/>
            <w:noProof/>
            <w:webHidden/>
            <w:sz w:val="20"/>
            <w:szCs w:val="20"/>
          </w:rPr>
          <w:delText>171</w:delText>
        </w:r>
      </w:del>
    </w:p>
    <w:p w14:paraId="589C8C5A" w14:textId="638B3245" w:rsidR="00601D0F" w:rsidRPr="00601D0F" w:rsidDel="006C23EC" w:rsidRDefault="00601D0F">
      <w:pPr>
        <w:pStyle w:val="TOC2"/>
        <w:rPr>
          <w:del w:id="222" w:author="Reece Kiriu" w:date="2022-12-09T11:25:00Z"/>
          <w:rFonts w:ascii="Arial MT" w:eastAsiaTheme="minorEastAsia" w:hAnsi="Arial MT"/>
          <w:noProof/>
          <w:sz w:val="20"/>
          <w:szCs w:val="20"/>
        </w:rPr>
      </w:pPr>
      <w:del w:id="223" w:author="Reece Kiriu" w:date="2022-12-09T11:25:00Z">
        <w:r w:rsidRPr="006C23EC" w:rsidDel="006C23EC">
          <w:rPr>
            <w:rFonts w:ascii="Arial MT" w:hAnsi="Arial MT"/>
            <w:noProof/>
            <w:sz w:val="20"/>
            <w:szCs w:val="20"/>
            <w14:scene3d>
              <w14:camera w14:prst="orthographicFront"/>
              <w14:lightRig w14:rig="threePt" w14:dir="t">
                <w14:rot w14:lat="0" w14:lon="0" w14:rev="0"/>
              </w14:lightRig>
            </w14:scene3d>
            <w:rPrChange w:id="224" w:author="Reece Kiriu" w:date="2022-12-09T11:25:00Z">
              <w:rPr>
                <w:rStyle w:val="Hyperlink"/>
                <w:rFonts w:ascii="Arial MT" w:hAnsi="Arial MT"/>
                <w:noProof/>
                <w:sz w:val="20"/>
                <w:szCs w:val="20"/>
                <w14:scene3d>
                  <w14:camera w14:prst="orthographicFront"/>
                  <w14:lightRig w14:rig="threePt" w14:dir="t">
                    <w14:rot w14:lat="0" w14:lon="0" w14:rev="0"/>
                  </w14:lightRig>
                </w14:scene3d>
              </w:rPr>
            </w:rPrChange>
          </w:rPr>
          <w:delText>5.20</w:delText>
        </w:r>
        <w:r w:rsidRPr="00601D0F" w:rsidDel="006C23EC">
          <w:rPr>
            <w:rFonts w:ascii="Arial MT" w:eastAsiaTheme="minorEastAsia" w:hAnsi="Arial MT"/>
            <w:noProof/>
            <w:sz w:val="20"/>
            <w:szCs w:val="20"/>
          </w:rPr>
          <w:tab/>
        </w:r>
        <w:r w:rsidRPr="006C23EC" w:rsidDel="006C23EC">
          <w:rPr>
            <w:rFonts w:ascii="Arial MT" w:hAnsi="Arial MT"/>
            <w:noProof/>
            <w:sz w:val="20"/>
            <w:szCs w:val="20"/>
            <w:rPrChange w:id="225" w:author="Reece Kiriu" w:date="2022-12-09T11:25:00Z">
              <w:rPr>
                <w:rStyle w:val="Hyperlink"/>
                <w:rFonts w:ascii="Arial MT" w:hAnsi="Arial MT"/>
                <w:noProof/>
                <w:sz w:val="20"/>
                <w:szCs w:val="20"/>
              </w:rPr>
            </w:rPrChange>
          </w:rPr>
          <w:delText>Chilled Water Plant</w:delText>
        </w:r>
        <w:r w:rsidRPr="00601D0F" w:rsidDel="006C23EC">
          <w:rPr>
            <w:rFonts w:ascii="Arial MT" w:hAnsi="Arial MT"/>
            <w:noProof/>
            <w:webHidden/>
            <w:sz w:val="20"/>
            <w:szCs w:val="20"/>
          </w:rPr>
          <w:tab/>
        </w:r>
        <w:r w:rsidR="00417FDC" w:rsidDel="006C23EC">
          <w:rPr>
            <w:rFonts w:ascii="Arial MT" w:hAnsi="Arial MT"/>
            <w:noProof/>
            <w:webHidden/>
            <w:sz w:val="20"/>
            <w:szCs w:val="20"/>
          </w:rPr>
          <w:delText>172</w:delText>
        </w:r>
      </w:del>
    </w:p>
    <w:p w14:paraId="08C1457F" w14:textId="2DF833E3" w:rsidR="00601D0F" w:rsidRPr="00601D0F" w:rsidDel="006C23EC" w:rsidRDefault="00601D0F">
      <w:pPr>
        <w:pStyle w:val="TOC2"/>
        <w:rPr>
          <w:del w:id="226" w:author="Reece Kiriu" w:date="2022-12-09T11:25:00Z"/>
          <w:rFonts w:ascii="Arial MT" w:eastAsiaTheme="minorEastAsia" w:hAnsi="Arial MT"/>
          <w:noProof/>
          <w:sz w:val="20"/>
          <w:szCs w:val="20"/>
        </w:rPr>
      </w:pPr>
      <w:del w:id="227" w:author="Reece Kiriu" w:date="2022-12-09T11:25:00Z">
        <w:r w:rsidRPr="006C23EC" w:rsidDel="006C23EC">
          <w:rPr>
            <w:rFonts w:ascii="Arial MT" w:hAnsi="Arial MT"/>
            <w:noProof/>
            <w:sz w:val="20"/>
            <w:szCs w:val="20"/>
            <w14:scene3d>
              <w14:camera w14:prst="orthographicFront"/>
              <w14:lightRig w14:rig="threePt" w14:dir="t">
                <w14:rot w14:lat="0" w14:lon="0" w14:rev="0"/>
              </w14:lightRig>
            </w14:scene3d>
            <w:rPrChange w:id="228" w:author="Reece Kiriu" w:date="2022-12-09T11:25:00Z">
              <w:rPr>
                <w:rStyle w:val="Hyperlink"/>
                <w:rFonts w:ascii="Arial MT" w:hAnsi="Arial MT"/>
                <w:noProof/>
                <w:sz w:val="20"/>
                <w:szCs w:val="20"/>
                <w14:scene3d>
                  <w14:camera w14:prst="orthographicFront"/>
                  <w14:lightRig w14:rig="threePt" w14:dir="t">
                    <w14:rot w14:lat="0" w14:lon="0" w14:rev="0"/>
                  </w14:lightRig>
                </w14:scene3d>
              </w:rPr>
            </w:rPrChange>
          </w:rPr>
          <w:delText>5.21</w:delText>
        </w:r>
        <w:r w:rsidRPr="00601D0F" w:rsidDel="006C23EC">
          <w:rPr>
            <w:rFonts w:ascii="Arial MT" w:eastAsiaTheme="minorEastAsia" w:hAnsi="Arial MT"/>
            <w:noProof/>
            <w:sz w:val="20"/>
            <w:szCs w:val="20"/>
          </w:rPr>
          <w:tab/>
        </w:r>
        <w:r w:rsidRPr="006C23EC" w:rsidDel="006C23EC">
          <w:rPr>
            <w:rFonts w:ascii="Arial MT" w:hAnsi="Arial MT"/>
            <w:noProof/>
            <w:sz w:val="20"/>
            <w:szCs w:val="20"/>
            <w:rPrChange w:id="229" w:author="Reece Kiriu" w:date="2022-12-09T11:25:00Z">
              <w:rPr>
                <w:rStyle w:val="Hyperlink"/>
                <w:rFonts w:ascii="Arial MT" w:hAnsi="Arial MT"/>
                <w:noProof/>
                <w:sz w:val="20"/>
                <w:szCs w:val="20"/>
              </w:rPr>
            </w:rPrChange>
          </w:rPr>
          <w:delText>Hot Water Plant</w:delText>
        </w:r>
        <w:r w:rsidRPr="00601D0F" w:rsidDel="006C23EC">
          <w:rPr>
            <w:rFonts w:ascii="Arial MT" w:hAnsi="Arial MT"/>
            <w:noProof/>
            <w:webHidden/>
            <w:sz w:val="20"/>
            <w:szCs w:val="20"/>
          </w:rPr>
          <w:tab/>
        </w:r>
        <w:r w:rsidR="00417FDC" w:rsidDel="006C23EC">
          <w:rPr>
            <w:rFonts w:ascii="Arial MT" w:hAnsi="Arial MT"/>
            <w:noProof/>
            <w:webHidden/>
            <w:sz w:val="20"/>
            <w:szCs w:val="20"/>
          </w:rPr>
          <w:delText>235</w:delText>
        </w:r>
      </w:del>
    </w:p>
    <w:p w14:paraId="7993C2B8" w14:textId="6C733FA4" w:rsidR="00601D0F" w:rsidRPr="00601D0F" w:rsidDel="006C23EC" w:rsidRDefault="00601D0F">
      <w:pPr>
        <w:pStyle w:val="TOC2"/>
        <w:rPr>
          <w:del w:id="230" w:author="Reece Kiriu" w:date="2022-12-09T11:25:00Z"/>
          <w:rFonts w:ascii="Arial MT" w:eastAsiaTheme="minorEastAsia" w:hAnsi="Arial MT"/>
          <w:noProof/>
          <w:sz w:val="20"/>
          <w:szCs w:val="20"/>
        </w:rPr>
      </w:pPr>
      <w:del w:id="231" w:author="Reece Kiriu" w:date="2022-12-09T11:25:00Z">
        <w:r w:rsidRPr="006C23EC" w:rsidDel="006C23EC">
          <w:rPr>
            <w:rFonts w:ascii="Arial MT" w:hAnsi="Arial MT"/>
            <w:noProof/>
            <w:sz w:val="20"/>
            <w:szCs w:val="20"/>
            <w14:scene3d>
              <w14:camera w14:prst="orthographicFront"/>
              <w14:lightRig w14:rig="threePt" w14:dir="t">
                <w14:rot w14:lat="0" w14:lon="0" w14:rev="0"/>
              </w14:lightRig>
            </w14:scene3d>
            <w:rPrChange w:id="232" w:author="Reece Kiriu" w:date="2022-12-09T11:25:00Z">
              <w:rPr>
                <w:rStyle w:val="Hyperlink"/>
                <w:rFonts w:ascii="Arial MT" w:hAnsi="Arial MT"/>
                <w:noProof/>
                <w:sz w:val="20"/>
                <w:szCs w:val="20"/>
                <w14:scene3d>
                  <w14:camera w14:prst="orthographicFront"/>
                  <w14:lightRig w14:rig="threePt" w14:dir="t">
                    <w14:rot w14:lat="0" w14:lon="0" w14:rev="0"/>
                  </w14:lightRig>
                </w14:scene3d>
              </w:rPr>
            </w:rPrChange>
          </w:rPr>
          <w:delText>5.22</w:delText>
        </w:r>
        <w:r w:rsidRPr="00601D0F" w:rsidDel="006C23EC">
          <w:rPr>
            <w:rFonts w:ascii="Arial MT" w:eastAsiaTheme="minorEastAsia" w:hAnsi="Arial MT"/>
            <w:noProof/>
            <w:sz w:val="20"/>
            <w:szCs w:val="20"/>
          </w:rPr>
          <w:tab/>
        </w:r>
        <w:r w:rsidRPr="006C23EC" w:rsidDel="006C23EC">
          <w:rPr>
            <w:rFonts w:ascii="Arial MT" w:hAnsi="Arial MT"/>
            <w:noProof/>
            <w:sz w:val="20"/>
            <w:szCs w:val="20"/>
            <w:rPrChange w:id="233" w:author="Reece Kiriu" w:date="2022-12-09T11:25:00Z">
              <w:rPr>
                <w:rStyle w:val="Hyperlink"/>
                <w:rFonts w:ascii="Arial MT" w:hAnsi="Arial MT"/>
                <w:noProof/>
                <w:sz w:val="20"/>
                <w:szCs w:val="20"/>
              </w:rPr>
            </w:rPrChange>
          </w:rPr>
          <w:delText>Fan Coil Unit</w:delText>
        </w:r>
        <w:r w:rsidRPr="00601D0F" w:rsidDel="006C23EC">
          <w:rPr>
            <w:rFonts w:ascii="Arial MT" w:hAnsi="Arial MT"/>
            <w:noProof/>
            <w:webHidden/>
            <w:sz w:val="20"/>
            <w:szCs w:val="20"/>
          </w:rPr>
          <w:tab/>
        </w:r>
        <w:r w:rsidR="00417FDC" w:rsidDel="006C23EC">
          <w:rPr>
            <w:rFonts w:ascii="Arial MT" w:hAnsi="Arial MT"/>
            <w:noProof/>
            <w:webHidden/>
            <w:sz w:val="20"/>
            <w:szCs w:val="20"/>
          </w:rPr>
          <w:delText>263</w:delText>
        </w:r>
      </w:del>
    </w:p>
    <w:p w14:paraId="34A205C7" w14:textId="1936B0E6" w:rsidR="00601D0F" w:rsidRPr="00601D0F" w:rsidDel="00F6242C" w:rsidRDefault="00601D0F" w:rsidP="005D363D">
      <w:pPr>
        <w:pStyle w:val="TOC1"/>
        <w:rPr>
          <w:del w:id="234" w:author="Reece Kiriu" w:date="2022-12-07T19:22:00Z"/>
          <w:rFonts w:eastAsiaTheme="minorEastAsia"/>
          <w:noProof/>
        </w:rPr>
      </w:pPr>
      <w:del w:id="235" w:author="Reece Kiriu" w:date="2022-12-07T19:22:00Z">
        <w:r w:rsidRPr="006C23EC" w:rsidDel="00F6242C">
          <w:rPr>
            <w:rFonts w:ascii="Arial MT" w:hAnsi="Arial MT"/>
            <w:noProof/>
            <w:szCs w:val="20"/>
            <w:rPrChange w:id="236" w:author="Reece Kiriu" w:date="2022-12-09T11:25:00Z">
              <w:rPr>
                <w:rStyle w:val="Hyperlink"/>
                <w:rFonts w:ascii="Arial MT" w:hAnsi="Arial MT"/>
                <w:noProof/>
                <w:sz w:val="20"/>
                <w:szCs w:val="20"/>
              </w:rPr>
            </w:rPrChange>
          </w:rPr>
          <w:delText>Informative Appendix A: Control Diagrams</w:delText>
        </w:r>
        <w:r w:rsidRPr="00601D0F" w:rsidDel="00F6242C">
          <w:rPr>
            <w:noProof/>
            <w:webHidden/>
          </w:rPr>
          <w:tab/>
        </w:r>
        <w:r w:rsidR="00417FDC" w:rsidDel="00F6242C">
          <w:rPr>
            <w:noProof/>
            <w:webHidden/>
          </w:rPr>
          <w:delText>272</w:delText>
        </w:r>
      </w:del>
    </w:p>
    <w:p w14:paraId="7BFE47A4" w14:textId="422A32D7" w:rsidR="00601D0F" w:rsidRPr="00601D0F" w:rsidDel="00F6242C" w:rsidRDefault="00601D0F" w:rsidP="005D363D">
      <w:pPr>
        <w:pStyle w:val="TOC1"/>
        <w:rPr>
          <w:del w:id="237" w:author="Reece Kiriu" w:date="2022-12-07T19:22:00Z"/>
          <w:rFonts w:eastAsiaTheme="minorEastAsia"/>
          <w:noProof/>
        </w:rPr>
      </w:pPr>
      <w:del w:id="238" w:author="Reece Kiriu" w:date="2022-12-07T19:22:00Z">
        <w:r w:rsidRPr="006C23EC" w:rsidDel="00F6242C">
          <w:rPr>
            <w:rFonts w:ascii="Arial MT" w:hAnsi="Arial MT"/>
            <w:noProof/>
            <w:szCs w:val="20"/>
            <w:rPrChange w:id="239" w:author="Reece Kiriu" w:date="2022-12-09T11:25:00Z">
              <w:rPr>
                <w:rStyle w:val="Hyperlink"/>
                <w:rFonts w:ascii="Arial MT" w:hAnsi="Arial MT"/>
                <w:noProof/>
                <w:sz w:val="20"/>
                <w:szCs w:val="20"/>
              </w:rPr>
            </w:rPrChange>
          </w:rPr>
          <w:delText>Informative Appendix B: Abbreviations and Acronyms</w:delText>
        </w:r>
        <w:r w:rsidRPr="00601D0F" w:rsidDel="00F6242C">
          <w:rPr>
            <w:noProof/>
            <w:webHidden/>
          </w:rPr>
          <w:tab/>
        </w:r>
        <w:r w:rsidR="00417FDC" w:rsidDel="00F6242C">
          <w:rPr>
            <w:noProof/>
            <w:webHidden/>
          </w:rPr>
          <w:delText>286</w:delText>
        </w:r>
      </w:del>
    </w:p>
    <w:p w14:paraId="21A40DCD" w14:textId="435195BC" w:rsidR="00601D0F" w:rsidRPr="00601D0F" w:rsidDel="00F6242C" w:rsidRDefault="00601D0F" w:rsidP="005D363D">
      <w:pPr>
        <w:pStyle w:val="TOC1"/>
        <w:rPr>
          <w:del w:id="240" w:author="Reece Kiriu" w:date="2022-12-07T19:22:00Z"/>
          <w:rFonts w:eastAsiaTheme="minorEastAsia"/>
          <w:noProof/>
        </w:rPr>
      </w:pPr>
      <w:del w:id="241" w:author="Reece Kiriu" w:date="2022-12-07T19:22:00Z">
        <w:r w:rsidRPr="006C23EC" w:rsidDel="00F6242C">
          <w:rPr>
            <w:rFonts w:ascii="Arial MT" w:hAnsi="Arial MT"/>
            <w:noProof/>
            <w:szCs w:val="20"/>
            <w:rPrChange w:id="242" w:author="Reece Kiriu" w:date="2022-12-09T11:25:00Z">
              <w:rPr>
                <w:rStyle w:val="Hyperlink"/>
                <w:rFonts w:ascii="Arial MT" w:hAnsi="Arial MT"/>
                <w:noProof/>
                <w:sz w:val="20"/>
                <w:szCs w:val="20"/>
              </w:rPr>
            </w:rPrChange>
          </w:rPr>
          <w:delText>Informative Appendix C: Addenda Description</w:delText>
        </w:r>
        <w:r w:rsidRPr="00601D0F" w:rsidDel="00F6242C">
          <w:rPr>
            <w:noProof/>
            <w:webHidden/>
          </w:rPr>
          <w:tab/>
        </w:r>
        <w:r w:rsidR="00417FDC" w:rsidDel="00F6242C">
          <w:rPr>
            <w:noProof/>
            <w:webHidden/>
          </w:rPr>
          <w:delText>288</w:delText>
        </w:r>
      </w:del>
    </w:p>
    <w:p w14:paraId="35BCC393" w14:textId="12150E21" w:rsidR="00D878EF" w:rsidDel="00F6242C" w:rsidRDefault="00744D66" w:rsidP="00F6242C">
      <w:pPr>
        <w:spacing w:before="240" w:line="240" w:lineRule="atLeast"/>
        <w:ind w:left="720" w:hanging="720"/>
        <w:rPr>
          <w:del w:id="243" w:author="Reece Kiriu" w:date="2022-12-07T19:22:00Z"/>
          <w:rFonts w:ascii="Times New Roman PS MT" w:hAnsi="Times New Roman PS MT"/>
          <w:b/>
          <w:bCs/>
        </w:rPr>
      </w:pPr>
      <w:del w:id="244" w:author="Reece Kiriu" w:date="2022-12-09T11:26:00Z">
        <w:r w:rsidRPr="00601D0F" w:rsidDel="006C23EC">
          <w:rPr>
            <w:rFonts w:ascii="Arial MT" w:hAnsi="Arial MT"/>
            <w:szCs w:val="20"/>
          </w:rPr>
          <w:fldChar w:fldCharType="end"/>
        </w:r>
      </w:del>
      <w:del w:id="245" w:author="Reece Kiriu" w:date="2022-12-07T19:22:00Z">
        <w:r w:rsidR="00D878EF" w:rsidRPr="00D878EF" w:rsidDel="00F6242C">
          <w:rPr>
            <w:rFonts w:ascii="Arial MT" w:hAnsi="Arial MT"/>
            <w:b/>
            <w:bCs/>
            <w:szCs w:val="20"/>
          </w:rPr>
          <w:delText>A Microsoft</w:delText>
        </w:r>
        <w:r w:rsidR="00D878EF" w:rsidDel="00F6242C">
          <w:rPr>
            <w:rFonts w:ascii="Arial MT" w:hAnsi="Arial MT"/>
            <w:b/>
            <w:bCs/>
            <w:szCs w:val="20"/>
          </w:rPr>
          <w:delText>®</w:delText>
        </w:r>
        <w:r w:rsidR="00D878EF" w:rsidRPr="00D878EF" w:rsidDel="00F6242C">
          <w:rPr>
            <w:rFonts w:ascii="Arial MT" w:hAnsi="Arial MT"/>
            <w:b/>
            <w:bCs/>
            <w:szCs w:val="20"/>
          </w:rPr>
          <w:delText xml:space="preserve"> Word</w:delText>
        </w:r>
        <w:r w:rsidR="00D878EF" w:rsidDel="00F6242C">
          <w:rPr>
            <w:rFonts w:ascii="Arial MT" w:hAnsi="Arial MT"/>
            <w:b/>
            <w:bCs/>
            <w:szCs w:val="20"/>
          </w:rPr>
          <w:delText>®</w:delText>
        </w:r>
        <w:r w:rsidR="00D878EF" w:rsidRPr="00D878EF" w:rsidDel="00F6242C">
          <w:rPr>
            <w:rFonts w:ascii="Arial MT" w:hAnsi="Arial MT"/>
            <w:b/>
            <w:bCs/>
            <w:szCs w:val="20"/>
          </w:rPr>
          <w:delText xml:space="preserve"> version of </w:delText>
        </w:r>
        <w:r w:rsidR="00D878EF" w:rsidDel="00F6242C">
          <w:rPr>
            <w:rFonts w:ascii="Arial MT" w:hAnsi="Arial MT"/>
            <w:b/>
            <w:bCs/>
            <w:szCs w:val="20"/>
          </w:rPr>
          <w:delText xml:space="preserve">this </w:delText>
        </w:r>
        <w:r w:rsidR="00D878EF" w:rsidRPr="00D878EF" w:rsidDel="00F6242C">
          <w:rPr>
            <w:rFonts w:ascii="Arial MT" w:hAnsi="Arial MT"/>
            <w:b/>
            <w:bCs/>
            <w:szCs w:val="20"/>
          </w:rPr>
          <w:delText xml:space="preserve">file can be </w:delText>
        </w:r>
        <w:r w:rsidR="00D878EF" w:rsidRPr="00D878EF" w:rsidDel="00F6242C">
          <w:rPr>
            <w:rFonts w:ascii="Times New Roman PS MT" w:hAnsi="Times New Roman PS MT"/>
            <w:b/>
            <w:bCs/>
          </w:rPr>
          <w:delText xml:space="preserve">downloaded at </w:delText>
        </w:r>
        <w:r w:rsidR="00D878EF" w:rsidRPr="009B7BB1" w:rsidDel="00F6242C">
          <w:rPr>
            <w:rFonts w:ascii="Times New Roman PS MT" w:hAnsi="Times New Roman PS MT"/>
            <w:b/>
            <w:bCs/>
          </w:rPr>
          <w:delText>http://www.ashrae.org/G36-2021</w:delText>
        </w:r>
        <w:r w:rsidR="00D878EF" w:rsidDel="00F6242C">
          <w:rPr>
            <w:rFonts w:ascii="Times New Roman PS MT" w:hAnsi="Times New Roman PS MT"/>
            <w:b/>
            <w:bCs/>
          </w:rPr>
          <w:delText>.</w:delText>
        </w:r>
      </w:del>
    </w:p>
    <w:p w14:paraId="101ECE2E" w14:textId="1885170E" w:rsidR="00D878EF" w:rsidDel="00F6242C" w:rsidRDefault="00D878EF">
      <w:pPr>
        <w:spacing w:before="240" w:line="240" w:lineRule="atLeast"/>
        <w:ind w:left="720" w:hanging="720"/>
        <w:rPr>
          <w:del w:id="246" w:author="Reece Kiriu" w:date="2022-12-07T19:22:00Z"/>
          <w:rFonts w:ascii="Times New Roman PS MT" w:hAnsi="Times New Roman PS MT"/>
          <w:b/>
          <w:bCs/>
        </w:rPr>
        <w:pPrChange w:id="247" w:author="Reece Kiriu" w:date="2022-12-07T19:22:00Z">
          <w:pPr>
            <w:spacing w:before="240" w:line="240" w:lineRule="atLeast"/>
          </w:pPr>
        </w:pPrChange>
      </w:pPr>
    </w:p>
    <w:tbl>
      <w:tblPr>
        <w:tblStyle w:val="TableGrid"/>
        <w:tblW w:w="10080" w:type="dxa"/>
        <w:tblInd w:w="-5" w:type="dxa"/>
        <w:tblLook w:val="04A0" w:firstRow="1" w:lastRow="0" w:firstColumn="1" w:lastColumn="0" w:noHBand="0" w:noVBand="1"/>
      </w:tblPr>
      <w:tblGrid>
        <w:gridCol w:w="10080"/>
      </w:tblGrid>
      <w:tr w:rsidR="00D878EF" w:rsidDel="00F6242C" w14:paraId="6C0326AA" w14:textId="76FEE3C6" w:rsidTr="00872AB6">
        <w:trPr>
          <w:trHeight w:hRule="exact" w:val="1224"/>
          <w:del w:id="248" w:author="Reece Kiriu" w:date="2022-12-07T19:22:00Z"/>
        </w:trPr>
        <w:tc>
          <w:tcPr>
            <w:tcW w:w="10080" w:type="dxa"/>
          </w:tcPr>
          <w:p w14:paraId="08D86FB0" w14:textId="4F979637" w:rsidR="00D878EF" w:rsidRPr="00D878EF" w:rsidDel="00F6242C" w:rsidRDefault="00D878EF">
            <w:pPr>
              <w:spacing w:before="240" w:line="240" w:lineRule="atLeast"/>
              <w:ind w:left="720" w:hanging="720"/>
              <w:rPr>
                <w:del w:id="249" w:author="Reece Kiriu" w:date="2022-12-07T19:22:00Z"/>
                <w:rFonts w:ascii="Arial MT" w:hAnsi="Arial MT" w:cs="Helvetica"/>
                <w:b/>
                <w:sz w:val="18"/>
                <w:szCs w:val="18"/>
              </w:rPr>
              <w:pPrChange w:id="250" w:author="Reece Kiriu" w:date="2022-12-07T19:22:00Z">
                <w:pPr>
                  <w:pStyle w:val="HeadingRunIn"/>
                  <w:widowControl w:val="0"/>
                  <w:spacing w:before="100" w:after="100" w:line="220" w:lineRule="atLeast"/>
                  <w:jc w:val="center"/>
                </w:pPr>
              </w:pPrChange>
            </w:pPr>
            <w:del w:id="251" w:author="Reece Kiriu" w:date="2022-12-07T19:22:00Z">
              <w:r w:rsidRPr="00D878EF" w:rsidDel="00F6242C">
                <w:rPr>
                  <w:rFonts w:ascii="Arial MT" w:hAnsi="Arial MT" w:cs="Helvetica"/>
                  <w:b/>
                  <w:sz w:val="18"/>
                  <w:szCs w:val="18"/>
                </w:rPr>
                <w:delText>NOTE</w:delText>
              </w:r>
            </w:del>
          </w:p>
          <w:p w14:paraId="72417685" w14:textId="2607B5F7" w:rsidR="00D878EF" w:rsidRPr="00D878EF" w:rsidDel="00F6242C" w:rsidRDefault="00D878EF">
            <w:pPr>
              <w:spacing w:before="240" w:line="240" w:lineRule="atLeast"/>
              <w:ind w:left="720" w:hanging="720"/>
              <w:rPr>
                <w:del w:id="252" w:author="Reece Kiriu" w:date="2022-12-07T19:22:00Z"/>
                <w:rFonts w:ascii="Arial MT" w:hAnsi="Arial MT" w:cs="Helvetica"/>
                <w:b/>
                <w:sz w:val="18"/>
                <w:szCs w:val="18"/>
              </w:rPr>
              <w:pPrChange w:id="253" w:author="Reece Kiriu" w:date="2022-12-07T19:22:00Z">
                <w:pPr>
                  <w:pStyle w:val="HeadingRunIn"/>
                  <w:widowControl w:val="0"/>
                  <w:spacing w:before="220" w:after="100" w:line="220" w:lineRule="atLeast"/>
                </w:pPr>
              </w:pPrChange>
            </w:pPr>
            <w:del w:id="254" w:author="Reece Kiriu" w:date="2022-12-07T19:22:00Z">
              <w:r w:rsidRPr="00D878EF" w:rsidDel="00F6242C">
                <w:rPr>
                  <w:rFonts w:ascii="Arial MT" w:hAnsi="Arial MT" w:cs="Helvetica"/>
                  <w:b/>
                  <w:sz w:val="18"/>
                  <w:szCs w:val="18"/>
                </w:rPr>
                <w:delText>Ap</w:delText>
              </w:r>
              <w:r w:rsidRPr="00D878EF" w:rsidDel="00F6242C">
                <w:rPr>
                  <w:rFonts w:ascii="Arial MT" w:hAnsi="Arial MT" w:cs="Helvetica"/>
                  <w:b/>
                  <w:color w:val="000000" w:themeColor="text1"/>
                  <w:sz w:val="18"/>
                  <w:szCs w:val="18"/>
                </w:rPr>
                <w:delText xml:space="preserve">proved addenda, errata, or interpretations for this </w:delText>
              </w:r>
              <w:r w:rsidDel="00F6242C">
                <w:rPr>
                  <w:rFonts w:ascii="Arial MT" w:hAnsi="Arial MT" w:cs="Helvetica"/>
                  <w:b/>
                  <w:color w:val="000000" w:themeColor="text1"/>
                  <w:sz w:val="18"/>
                  <w:szCs w:val="18"/>
                </w:rPr>
                <w:delText xml:space="preserve">guideline </w:delText>
              </w:r>
              <w:r w:rsidRPr="00D878EF" w:rsidDel="00F6242C">
                <w:rPr>
                  <w:rFonts w:ascii="Arial MT" w:hAnsi="Arial MT" w:cs="Helvetica"/>
                  <w:b/>
                  <w:color w:val="000000" w:themeColor="text1"/>
                  <w:sz w:val="18"/>
                  <w:szCs w:val="18"/>
                </w:rPr>
                <w:delText xml:space="preserve">can be downloaded free of charge from the ASHRAE </w:delText>
              </w:r>
              <w:r w:rsidDel="00F6242C">
                <w:rPr>
                  <w:rFonts w:ascii="Arial MT" w:hAnsi="Arial MT" w:cs="Helvetica"/>
                  <w:b/>
                  <w:color w:val="000000" w:themeColor="text1"/>
                  <w:sz w:val="18"/>
                  <w:szCs w:val="18"/>
                </w:rPr>
                <w:delText>w</w:delText>
              </w:r>
              <w:r w:rsidRPr="00D878EF" w:rsidDel="00F6242C">
                <w:rPr>
                  <w:rFonts w:ascii="Arial MT" w:hAnsi="Arial MT" w:cs="Helvetica"/>
                  <w:b/>
                  <w:color w:val="000000" w:themeColor="text1"/>
                  <w:sz w:val="18"/>
                  <w:szCs w:val="18"/>
                </w:rPr>
                <w:delText>eb</w:delText>
              </w:r>
              <w:r w:rsidDel="00F6242C">
                <w:rPr>
                  <w:rFonts w:ascii="Arial MT" w:hAnsi="Arial MT" w:cs="Helvetica"/>
                  <w:b/>
                  <w:color w:val="000000" w:themeColor="text1"/>
                  <w:sz w:val="18"/>
                  <w:szCs w:val="18"/>
                </w:rPr>
                <w:delText>s</w:delText>
              </w:r>
              <w:r w:rsidRPr="00D878EF" w:rsidDel="00F6242C">
                <w:rPr>
                  <w:rFonts w:ascii="Arial MT" w:hAnsi="Arial MT" w:cs="Helvetica"/>
                  <w:b/>
                  <w:color w:val="000000" w:themeColor="text1"/>
                  <w:sz w:val="18"/>
                  <w:szCs w:val="18"/>
                </w:rPr>
                <w:delText xml:space="preserve">ite at </w:delText>
              </w:r>
              <w:r w:rsidR="008227BB" w:rsidDel="00F6242C">
                <w:rPr>
                  <w:rFonts w:cstheme="minorBidi"/>
                  <w:szCs w:val="22"/>
                </w:rPr>
                <w:fldChar w:fldCharType="begin"/>
              </w:r>
              <w:r w:rsidR="008227BB" w:rsidDel="00F6242C">
                <w:delInstrText>HYPERLINK "http://www.ashrae.org/technology"</w:delInstrText>
              </w:r>
              <w:r w:rsidR="008227BB" w:rsidDel="00F6242C">
                <w:rPr>
                  <w:rFonts w:cstheme="minorBidi"/>
                  <w:szCs w:val="22"/>
                </w:rPr>
                <w:fldChar w:fldCharType="separate"/>
              </w:r>
              <w:r w:rsidRPr="00D878EF" w:rsidDel="00F6242C">
                <w:rPr>
                  <w:rStyle w:val="Hyperlink"/>
                  <w:rFonts w:ascii="Arial MT" w:hAnsi="Arial MT" w:cs="Helvetica"/>
                  <w:b/>
                  <w:color w:val="000000" w:themeColor="text1"/>
                  <w:sz w:val="18"/>
                  <w:szCs w:val="18"/>
                </w:rPr>
                <w:delText>www.ashrae.org/technology</w:delText>
              </w:r>
              <w:r w:rsidR="008227BB" w:rsidDel="00F6242C">
                <w:rPr>
                  <w:rStyle w:val="Hyperlink"/>
                  <w:rFonts w:ascii="Arial MT" w:hAnsi="Arial MT" w:cs="Helvetica"/>
                  <w:b/>
                  <w:color w:val="000000" w:themeColor="text1"/>
                  <w:sz w:val="18"/>
                  <w:szCs w:val="18"/>
                </w:rPr>
                <w:fldChar w:fldCharType="end"/>
              </w:r>
              <w:r w:rsidRPr="00D878EF" w:rsidDel="00F6242C">
                <w:rPr>
                  <w:rFonts w:ascii="Arial MT" w:hAnsi="Arial MT" w:cs="Helvetica"/>
                  <w:b/>
                  <w:color w:val="000000" w:themeColor="text1"/>
                  <w:sz w:val="18"/>
                  <w:szCs w:val="18"/>
                </w:rPr>
                <w:delText>.</w:delText>
              </w:r>
            </w:del>
          </w:p>
          <w:p w14:paraId="546CC660" w14:textId="10DC859F" w:rsidR="00D878EF" w:rsidRPr="00DE7EAA" w:rsidDel="00F6242C" w:rsidRDefault="00D878EF">
            <w:pPr>
              <w:spacing w:before="240" w:line="240" w:lineRule="atLeast"/>
              <w:ind w:left="720" w:hanging="720"/>
              <w:rPr>
                <w:del w:id="255" w:author="Reece Kiriu" w:date="2022-12-07T19:22:00Z"/>
              </w:rPr>
              <w:pPrChange w:id="256" w:author="Reece Kiriu" w:date="2022-12-07T19:22:00Z">
                <w:pPr/>
              </w:pPrChange>
            </w:pPr>
          </w:p>
        </w:tc>
      </w:tr>
    </w:tbl>
    <w:p w14:paraId="4FEF4723" w14:textId="2B7519EB" w:rsidR="00D878EF" w:rsidDel="00F6242C" w:rsidRDefault="00D878EF">
      <w:pPr>
        <w:spacing w:before="240" w:line="240" w:lineRule="atLeast"/>
        <w:ind w:left="720" w:hanging="720"/>
        <w:rPr>
          <w:del w:id="257" w:author="Reece Kiriu" w:date="2022-12-07T19:22:00Z"/>
        </w:rPr>
        <w:pPrChange w:id="258" w:author="Reece Kiriu" w:date="2022-12-07T19:22:00Z">
          <w:pPr>
            <w:jc w:val="both"/>
          </w:pPr>
        </w:pPrChange>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94"/>
      </w:tblGrid>
      <w:tr w:rsidR="00D878EF" w:rsidDel="00F6242C" w14:paraId="17C0ABAE" w14:textId="348C4D08" w:rsidTr="00D878EF">
        <w:trPr>
          <w:del w:id="259" w:author="Reece Kiriu" w:date="2022-12-07T19:22:00Z"/>
        </w:trPr>
        <w:tc>
          <w:tcPr>
            <w:tcW w:w="10070" w:type="dxa"/>
          </w:tcPr>
          <w:p w14:paraId="2988DB77" w14:textId="32113112" w:rsidR="00D878EF" w:rsidRPr="00D878EF" w:rsidDel="00F6242C" w:rsidRDefault="00D878EF">
            <w:pPr>
              <w:spacing w:before="240" w:line="240" w:lineRule="atLeast"/>
              <w:ind w:left="720" w:hanging="720"/>
              <w:rPr>
                <w:del w:id="260" w:author="Reece Kiriu" w:date="2022-12-07T19:22:00Z"/>
                <w:rFonts w:ascii="Arial MT" w:hAnsi="Arial MT" w:cs="Arial MT"/>
                <w:sz w:val="18"/>
                <w:szCs w:val="18"/>
              </w:rPr>
              <w:pPrChange w:id="261" w:author="Reece Kiriu" w:date="2022-12-07T19:22:00Z">
                <w:pPr>
                  <w:pStyle w:val="HeadingRunIn"/>
                  <w:widowControl w:val="0"/>
                  <w:tabs>
                    <w:tab w:val="right" w:pos="9200"/>
                  </w:tabs>
                  <w:spacing w:before="40" w:line="240" w:lineRule="atLeast"/>
                  <w:ind w:right="360" w:firstLine="360"/>
                  <w:jc w:val="center"/>
                </w:pPr>
              </w:pPrChange>
            </w:pPr>
            <w:del w:id="262" w:author="Reece Kiriu" w:date="2022-12-07T19:22:00Z">
              <w:r w:rsidRPr="00D878EF" w:rsidDel="00F6242C">
                <w:rPr>
                  <w:rFonts w:ascii="Arial MT" w:hAnsi="Arial MT" w:cs="Arial MT"/>
                  <w:sz w:val="18"/>
                  <w:szCs w:val="18"/>
                </w:rPr>
                <w:delText>© 202</w:delText>
              </w:r>
              <w:r w:rsidDel="00F6242C">
                <w:rPr>
                  <w:rFonts w:ascii="Arial MT" w:hAnsi="Arial MT" w:cs="Arial MT"/>
                  <w:sz w:val="18"/>
                  <w:szCs w:val="18"/>
                </w:rPr>
                <w:delText>1</w:delText>
              </w:r>
              <w:r w:rsidRPr="00D878EF" w:rsidDel="00F6242C">
                <w:rPr>
                  <w:rFonts w:ascii="Arial MT" w:hAnsi="Arial MT" w:cs="Arial MT"/>
                  <w:sz w:val="18"/>
                  <w:szCs w:val="18"/>
                </w:rPr>
                <w:delText xml:space="preserve"> ASHRAE</w:delText>
              </w:r>
            </w:del>
          </w:p>
          <w:p w14:paraId="02581E3B" w14:textId="02DB77A8" w:rsidR="00D878EF" w:rsidRPr="00D878EF" w:rsidDel="00F6242C" w:rsidRDefault="00D878EF">
            <w:pPr>
              <w:spacing w:before="240" w:line="240" w:lineRule="atLeast"/>
              <w:ind w:left="720" w:hanging="720"/>
              <w:rPr>
                <w:del w:id="263" w:author="Reece Kiriu" w:date="2022-12-07T19:22:00Z"/>
                <w:rFonts w:ascii="Arial MT" w:hAnsi="Arial MT" w:cs="Helvetica"/>
                <w:b/>
                <w:sz w:val="18"/>
                <w:szCs w:val="18"/>
              </w:rPr>
              <w:pPrChange w:id="264" w:author="Reece Kiriu" w:date="2022-12-07T19:22:00Z">
                <w:pPr>
                  <w:pStyle w:val="HeadingRunIn"/>
                  <w:widowControl w:val="0"/>
                  <w:tabs>
                    <w:tab w:val="right" w:pos="9200"/>
                  </w:tabs>
                  <w:spacing w:before="40" w:line="240" w:lineRule="atLeast"/>
                  <w:ind w:right="360" w:firstLine="360"/>
                  <w:jc w:val="center"/>
                </w:pPr>
              </w:pPrChange>
            </w:pPr>
            <w:del w:id="265" w:author="Reece Kiriu" w:date="2022-12-07T19:22:00Z">
              <w:r w:rsidRPr="00D878EF" w:rsidDel="00F6242C">
                <w:rPr>
                  <w:rFonts w:ascii="Arial MT" w:hAnsi="Arial MT" w:cs="Helvetica"/>
                  <w:sz w:val="18"/>
                  <w:szCs w:val="18"/>
                </w:rPr>
                <w:delText>180 Technology Parkway NW · Peachtree Corners, GA 30092 · www.ashrae.org · All rights reserved.</w:delText>
              </w:r>
            </w:del>
          </w:p>
          <w:p w14:paraId="0904C9DC" w14:textId="26876DCE" w:rsidR="00D878EF" w:rsidDel="00F6242C" w:rsidRDefault="00D878EF">
            <w:pPr>
              <w:spacing w:before="240" w:line="240" w:lineRule="atLeast"/>
              <w:ind w:left="720" w:hanging="720"/>
              <w:rPr>
                <w:del w:id="266" w:author="Reece Kiriu" w:date="2022-12-07T19:22:00Z"/>
              </w:rPr>
              <w:pPrChange w:id="267" w:author="Reece Kiriu" w:date="2022-12-07T19:22:00Z">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uppressAutoHyphens/>
                  <w:autoSpaceDE w:val="0"/>
                  <w:autoSpaceDN w:val="0"/>
                  <w:adjustRightInd w:val="0"/>
                  <w:spacing w:before="40" w:line="200" w:lineRule="atLeast"/>
                  <w:jc w:val="center"/>
                </w:pPr>
              </w:pPrChange>
            </w:pPr>
            <w:del w:id="268" w:author="Reece Kiriu" w:date="2022-12-07T19:22:00Z">
              <w:r w:rsidRPr="00D878EF" w:rsidDel="00F6242C">
                <w:rPr>
                  <w:rFonts w:ascii="Arial MT" w:hAnsi="Arial MT" w:cs="Arial MT"/>
                  <w:color w:val="000000"/>
                  <w:sz w:val="16"/>
                  <w:szCs w:val="16"/>
                </w:rPr>
                <w:delText>ASHRAE is a registered trademark of the American Society of Heating, Refrigerating and Air-Conditioning Engineers, Inc.</w:delText>
              </w:r>
            </w:del>
          </w:p>
        </w:tc>
      </w:tr>
    </w:tbl>
    <w:p w14:paraId="5545670C" w14:textId="0573F38B" w:rsidR="00744D66" w:rsidRPr="00D878EF" w:rsidRDefault="00744D66">
      <w:pPr>
        <w:spacing w:before="240" w:line="240" w:lineRule="atLeast"/>
        <w:ind w:left="720" w:hanging="720"/>
        <w:rPr>
          <w:rFonts w:ascii="Times New Roman PS MT" w:hAnsi="Times New Roman PS MT"/>
          <w:b/>
          <w:bCs/>
        </w:rPr>
        <w:pPrChange w:id="269" w:author="Reece Kiriu" w:date="2022-12-07T19:22:00Z">
          <w:pPr>
            <w:spacing w:before="240" w:line="240" w:lineRule="atLeast"/>
          </w:pPr>
        </w:pPrChange>
      </w:pPr>
      <w:del w:id="270" w:author="Reece Kiriu" w:date="2022-12-07T19:22:00Z">
        <w:r w:rsidRPr="00D878EF" w:rsidDel="00F6242C">
          <w:rPr>
            <w:rFonts w:ascii="Times New Roman PS MT" w:hAnsi="Times New Roman PS MT"/>
            <w:b/>
            <w:bCs/>
          </w:rPr>
          <w:br w:type="page"/>
        </w:r>
      </w:del>
    </w:p>
    <w:p w14:paraId="442B4A49" w14:textId="77777777" w:rsidR="009045A3" w:rsidRPr="001D06CD" w:rsidRDefault="009045A3" w:rsidP="006C23EC">
      <w:pPr>
        <w:pStyle w:val="Heading20"/>
        <w:pageBreakBefore/>
        <w:spacing w:before="120" w:after="80" w:line="240" w:lineRule="atLeast"/>
        <w:rPr>
          <w:rFonts w:ascii="Arial MT" w:hAnsi="Arial MT" w:cs="Helvetica"/>
          <w:w w:val="100"/>
          <w:sz w:val="20"/>
          <w:szCs w:val="20"/>
        </w:rPr>
        <w:pPrChange w:id="271" w:author="Reece Kiriu" w:date="2022-12-09T11:26:00Z">
          <w:pPr>
            <w:pStyle w:val="Heading20"/>
            <w:spacing w:before="120" w:after="80" w:line="240" w:lineRule="atLeast"/>
          </w:pPr>
        </w:pPrChange>
      </w:pPr>
      <w:r w:rsidRPr="001D06CD">
        <w:rPr>
          <w:rFonts w:ascii="Arial MT" w:hAnsi="Arial MT" w:cs="Helvetica"/>
          <w:w w:val="100"/>
          <w:sz w:val="20"/>
          <w:szCs w:val="20"/>
        </w:rPr>
        <w:t>Note on Format</w:t>
      </w:r>
    </w:p>
    <w:p w14:paraId="4BCDB892" w14:textId="41CA7E80" w:rsidR="009045A3" w:rsidRDefault="009045A3" w:rsidP="00B37EF3">
      <w:pPr>
        <w:pStyle w:val="HeadingRunIn"/>
        <w:rPr>
          <w:rFonts w:cs="Times New Roman PS MT"/>
          <w:szCs w:val="20"/>
        </w:rPr>
      </w:pPr>
      <w:r w:rsidRPr="00BC7581">
        <w:t xml:space="preserve">This </w:t>
      </w:r>
      <w:del w:id="272" w:author="Reece Kiriu" w:date="2022-12-09T11:26:00Z">
        <w:r w:rsidRPr="00BC7581" w:rsidDel="006C23EC">
          <w:delText xml:space="preserve">guideline </w:delText>
        </w:r>
      </w:del>
      <w:ins w:id="273" w:author="Reece Kiriu" w:date="2022-12-09T11:26:00Z">
        <w:r w:rsidR="006C23EC">
          <w:t>document</w:t>
        </w:r>
        <w:r w:rsidR="006C23EC" w:rsidRPr="00BC7581">
          <w:t xml:space="preserve"> </w:t>
        </w:r>
      </w:ins>
      <w:r w:rsidRPr="00BC7581">
        <w:t xml:space="preserve">includes two </w:t>
      </w:r>
      <w:r>
        <w:rPr>
          <w:rFonts w:cs="Times New Roman PS MT"/>
          <w:szCs w:val="20"/>
        </w:rPr>
        <w:t>kinds</w:t>
      </w:r>
      <w:r w:rsidRPr="00BC7581">
        <w:t xml:space="preserve"> of informative </w:t>
      </w:r>
      <w:r>
        <w:rPr>
          <w:rFonts w:cs="Times New Roman PS MT"/>
          <w:szCs w:val="20"/>
        </w:rPr>
        <w:t>notes:</w:t>
      </w:r>
    </w:p>
    <w:p w14:paraId="2E2EA204" w14:textId="119C7A2F" w:rsidR="009045A3" w:rsidRPr="005C2E8C" w:rsidRDefault="009045A3" w:rsidP="00B37EF3">
      <w:pPr>
        <w:pStyle w:val="Instrbox"/>
      </w:pPr>
      <w:r w:rsidRPr="005C2E8C">
        <w:t xml:space="preserve">Notes in bold between thick lines provide direction to the editor of these sequences so that they are properly implemented (e.g., identifying mutually exclusive options). </w:t>
      </w:r>
    </w:p>
    <w:p w14:paraId="4E0A3949" w14:textId="5CBD943E" w:rsidR="009045A3" w:rsidRPr="005C2E8C" w:rsidRDefault="009045A3" w:rsidP="00B37EF3">
      <w:pPr>
        <w:pStyle w:val="Infobox"/>
      </w:pPr>
      <w:r w:rsidRPr="005C2E8C">
        <w:t xml:space="preserve">Notes in italics between thin lines provide guidance or additional information about specific sequences. </w:t>
      </w:r>
    </w:p>
    <w:p w14:paraId="79448A72" w14:textId="3DCE0D77" w:rsidR="009045A3" w:rsidRPr="005C2E8C" w:rsidDel="006C23EC" w:rsidRDefault="006C23EC" w:rsidP="00B37EF3">
      <w:pPr>
        <w:pStyle w:val="Infobox"/>
        <w:rPr>
          <w:del w:id="274" w:author="Reece Kiriu" w:date="2022-12-09T11:27:00Z"/>
        </w:rPr>
      </w:pPr>
      <w:ins w:id="275" w:author="Reece Kiriu" w:date="2022-12-09T11:28:00Z">
        <w:r>
          <w:t>Not used</w:t>
        </w:r>
      </w:ins>
      <w:del w:id="276" w:author="Reece Kiriu" w:date="2022-12-09T11:27:00Z">
        <w:r w:rsidR="009045A3" w:rsidRPr="005C2E8C" w:rsidDel="006C23EC">
          <w:delText>These notes are not a part of this guideline. They are merely informative and do not contain requirements necessary for conformance to the guideline.</w:delText>
        </w:r>
      </w:del>
    </w:p>
    <w:p w14:paraId="55802AF4" w14:textId="5DBE9072" w:rsidR="009045A3" w:rsidRPr="00BC7581" w:rsidRDefault="009045A3" w:rsidP="0087618D">
      <w:pPr>
        <w:pStyle w:val="Heading1"/>
      </w:pPr>
      <w:bookmarkStart w:id="277" w:name="_Toc121477543"/>
      <w:bookmarkEnd w:id="277"/>
    </w:p>
    <w:p w14:paraId="68FBB625" w14:textId="209A965F" w:rsidR="009045A3" w:rsidRPr="00BC7581" w:rsidRDefault="006C23EC" w:rsidP="0087618D">
      <w:pPr>
        <w:pStyle w:val="Heading1"/>
      </w:pPr>
      <w:bookmarkStart w:id="278" w:name="_Toc121477544"/>
      <w:bookmarkEnd w:id="278"/>
      <w:ins w:id="279" w:author="Reece Kiriu" w:date="2022-12-09T11:28:00Z">
        <w:r>
          <w:t>Not Used</w:t>
        </w:r>
      </w:ins>
    </w:p>
    <w:p w14:paraId="6DFE731C" w14:textId="5B44BD6F" w:rsidR="009045A3" w:rsidRPr="008603BB" w:rsidRDefault="00D21A33" w:rsidP="0087618D">
      <w:pPr>
        <w:pStyle w:val="Heading1"/>
      </w:pPr>
      <w:bookmarkStart w:id="280" w:name="_Toc121477545"/>
      <w:r>
        <w:t>SETPOINT</w:t>
      </w:r>
      <w:r w:rsidR="009045A3" w:rsidRPr="008603BB">
        <w:t>S, DESIGN and FIELD DETERMINED</w:t>
      </w:r>
      <w:bookmarkEnd w:id="280"/>
      <w:r w:rsidR="009045A3" w:rsidRPr="008603BB">
        <w:t xml:space="preserve"> </w:t>
      </w:r>
    </w:p>
    <w:p w14:paraId="5592F52D" w14:textId="77777777" w:rsidR="009045A3" w:rsidRPr="00FB4192" w:rsidRDefault="009045A3" w:rsidP="0087618D">
      <w:pPr>
        <w:pStyle w:val="Heading2"/>
      </w:pPr>
      <w:bookmarkStart w:id="281" w:name="_Toc121477546"/>
      <w:r w:rsidRPr="00FB4192">
        <w:t>Information Provided by Designer</w:t>
      </w:r>
      <w:bookmarkEnd w:id="281"/>
    </w:p>
    <w:p w14:paraId="01D4B0DE" w14:textId="41002A70" w:rsidR="009045A3" w:rsidRDefault="009045A3" w:rsidP="00B37EF3">
      <w:pPr>
        <w:pStyle w:val="Instrbox"/>
      </w:pPr>
      <w:r>
        <w:t xml:space="preserve">The design </w:t>
      </w:r>
      <w:r w:rsidR="00D21A33">
        <w:t>setpoint</w:t>
      </w:r>
      <w:r>
        <w:t>s listed in this section must be scheduled in design documents for each zone and air handler by the design engineer.</w:t>
      </w:r>
    </w:p>
    <w:p w14:paraId="5791EF3E" w14:textId="77777777" w:rsidR="009045A3" w:rsidRDefault="009045A3" w:rsidP="0087618D">
      <w:pPr>
        <w:pStyle w:val="Heading3"/>
      </w:pPr>
      <w:r>
        <w:t>General Zone Information</w:t>
      </w:r>
    </w:p>
    <w:p w14:paraId="1493F904" w14:textId="59981AC4" w:rsidR="009045A3" w:rsidRDefault="009045A3" w:rsidP="0087618D">
      <w:pPr>
        <w:pStyle w:val="Heading4"/>
      </w:pPr>
      <w:bookmarkStart w:id="282" w:name="_Ref38386288"/>
      <w:r>
        <w:t xml:space="preserve">Zone Temperature </w:t>
      </w:r>
      <w:r w:rsidR="00D21A33">
        <w:t>Setpoint</w:t>
      </w:r>
      <w:r>
        <w:t>s</w:t>
      </w:r>
      <w:bookmarkEnd w:id="282"/>
    </w:p>
    <w:p w14:paraId="0BC4D09E" w14:textId="47BE9390" w:rsidR="009045A3" w:rsidRDefault="009045A3" w:rsidP="00B37EF3">
      <w:pPr>
        <w:pStyle w:val="Infobox"/>
        <w:rPr>
          <w:bCs/>
        </w:rPr>
      </w:pPr>
      <w:r>
        <w:rPr>
          <w:bCs/>
        </w:rPr>
        <w:t xml:space="preserve">Zone temperature initial </w:t>
      </w:r>
      <w:r w:rsidR="00D21A33">
        <w:rPr>
          <w:bCs/>
        </w:rPr>
        <w:t>setpoint</w:t>
      </w:r>
      <w:r>
        <w:rPr>
          <w:bCs/>
        </w:rPr>
        <w:t>s</w:t>
      </w:r>
      <w:r w:rsidRPr="00BC7581">
        <w:t xml:space="preserve"> can be specified by the designer in </w:t>
      </w:r>
      <w:proofErr w:type="gramStart"/>
      <w:r w:rsidRPr="00BC7581">
        <w:t>a number of</w:t>
      </w:r>
      <w:proofErr w:type="gramEnd"/>
      <w:r w:rsidRPr="00BC7581">
        <w:t xml:space="preserve"> ways. The most flexible </w:t>
      </w:r>
      <w:r>
        <w:rPr>
          <w:bCs/>
        </w:rPr>
        <w:t xml:space="preserve">way </w:t>
      </w:r>
      <w:r w:rsidRPr="00BC7581">
        <w:t xml:space="preserve">is to include them for each zone in </w:t>
      </w:r>
      <w:r>
        <w:rPr>
          <w:bCs/>
        </w:rPr>
        <w:t>variable-air-volume (</w:t>
      </w:r>
      <w:r w:rsidRPr="00BC7581">
        <w:t>VAV</w:t>
      </w:r>
      <w:r>
        <w:rPr>
          <w:bCs/>
        </w:rPr>
        <w:t>)</w:t>
      </w:r>
      <w:r w:rsidRPr="00BC7581">
        <w:t xml:space="preserve"> box and </w:t>
      </w:r>
      <w:r>
        <w:rPr>
          <w:bCs/>
        </w:rPr>
        <w:t>single-zone VAV (SZVAV) air-handling unit (AHU)</w:t>
      </w:r>
      <w:r w:rsidRPr="00BC7581">
        <w:t xml:space="preserve"> equipment schedules. </w:t>
      </w:r>
      <w:r>
        <w:rPr>
          <w:bCs/>
        </w:rPr>
        <w:t>They can also be generically listed by zone type, such as the example in (a) below.</w:t>
      </w:r>
    </w:p>
    <w:p w14:paraId="1883FFCA" w14:textId="496CAFAE" w:rsidR="009045A3" w:rsidRDefault="009045A3" w:rsidP="007C1423">
      <w:pPr>
        <w:pStyle w:val="Heading5"/>
      </w:pPr>
      <w:r>
        <w:t xml:space="preserve">Default </w:t>
      </w:r>
      <w:r w:rsidR="00D21A33">
        <w:t>setpoint</w:t>
      </w:r>
      <w:r>
        <w:t>s shall be based on zone type as shown in Table 3.1.1.1.</w:t>
      </w:r>
    </w:p>
    <w:tbl>
      <w:tblPr>
        <w:tblW w:w="0" w:type="auto"/>
        <w:tblLayout w:type="fixed"/>
        <w:tblCellMar>
          <w:top w:w="80" w:type="dxa"/>
          <w:left w:w="40" w:type="dxa"/>
          <w:bottom w:w="40" w:type="dxa"/>
          <w:right w:w="40" w:type="dxa"/>
        </w:tblCellMar>
        <w:tblLook w:val="0000" w:firstRow="0" w:lastRow="0" w:firstColumn="0" w:lastColumn="0" w:noHBand="0" w:noVBand="0"/>
      </w:tblPr>
      <w:tblGrid>
        <w:gridCol w:w="2740"/>
        <w:gridCol w:w="1460"/>
        <w:gridCol w:w="1460"/>
        <w:gridCol w:w="1460"/>
        <w:gridCol w:w="1460"/>
      </w:tblGrid>
      <w:tr w:rsidR="0066287D" w:rsidRPr="00EA594F" w14:paraId="0DD6BB3D" w14:textId="77777777">
        <w:tc>
          <w:tcPr>
            <w:tcW w:w="8580" w:type="dxa"/>
            <w:gridSpan w:val="5"/>
            <w:tcBorders>
              <w:top w:val="nil"/>
              <w:left w:val="nil"/>
              <w:bottom w:val="nil"/>
              <w:right w:val="nil"/>
            </w:tcBorders>
            <w:tcMar>
              <w:top w:w="80" w:type="dxa"/>
              <w:left w:w="40" w:type="dxa"/>
              <w:bottom w:w="40" w:type="dxa"/>
              <w:right w:w="40" w:type="dxa"/>
            </w:tcMar>
            <w:vAlign w:val="center"/>
          </w:tcPr>
          <w:p w14:paraId="5DE74F36" w14:textId="3661A7F2" w:rsidR="0066287D" w:rsidRPr="00EA594F" w:rsidRDefault="004225FC" w:rsidP="00122D20">
            <w:pPr>
              <w:pStyle w:val="TableTitle"/>
            </w:pPr>
            <w:r>
              <w:t xml:space="preserve">Table 3.1.1.1 </w:t>
            </w:r>
            <w:r w:rsidR="0066287D" w:rsidRPr="00EA594F">
              <w:t xml:space="preserve">Default </w:t>
            </w:r>
            <w:r w:rsidR="00D21A33">
              <w:t>Setpoint</w:t>
            </w:r>
            <w:r w:rsidR="0066287D" w:rsidRPr="00EA594F">
              <w:t>s</w:t>
            </w:r>
          </w:p>
        </w:tc>
      </w:tr>
      <w:tr w:rsidR="0066287D" w14:paraId="68DB7C65" w14:textId="77777777" w:rsidTr="00B946B0">
        <w:tc>
          <w:tcPr>
            <w:tcW w:w="2740" w:type="dxa"/>
            <w:vMerge w:val="restart"/>
            <w:tcBorders>
              <w:top w:val="single" w:sz="16" w:space="0" w:color="000000"/>
              <w:left w:val="nil"/>
              <w:bottom w:val="single" w:sz="3" w:space="0" w:color="000000"/>
              <w:right w:val="single" w:sz="3" w:space="0" w:color="000000"/>
            </w:tcBorders>
            <w:tcMar>
              <w:top w:w="110" w:type="dxa"/>
              <w:left w:w="80" w:type="dxa"/>
              <w:bottom w:w="70" w:type="dxa"/>
              <w:right w:w="40" w:type="dxa"/>
            </w:tcMar>
            <w:vAlign w:val="bottom"/>
          </w:tcPr>
          <w:p w14:paraId="01D9C6DD" w14:textId="77777777" w:rsidR="0066287D" w:rsidRPr="00AC6938" w:rsidRDefault="0066287D" w:rsidP="00AC6938">
            <w:r w:rsidRPr="00AC6938">
              <w:t>Zone Type</w:t>
            </w:r>
          </w:p>
        </w:tc>
        <w:tc>
          <w:tcPr>
            <w:tcW w:w="2920" w:type="dxa"/>
            <w:gridSpan w:val="2"/>
            <w:tcBorders>
              <w:top w:val="single" w:sz="16" w:space="0" w:color="000000"/>
              <w:left w:val="single" w:sz="3" w:space="0" w:color="000000"/>
              <w:bottom w:val="single" w:sz="3" w:space="0" w:color="000000"/>
              <w:right w:val="single" w:sz="3" w:space="0" w:color="000000"/>
            </w:tcBorders>
            <w:tcMar>
              <w:top w:w="110" w:type="dxa"/>
              <w:left w:w="80" w:type="dxa"/>
              <w:bottom w:w="70" w:type="dxa"/>
              <w:right w:w="40" w:type="dxa"/>
            </w:tcMar>
            <w:vAlign w:val="bottom"/>
          </w:tcPr>
          <w:p w14:paraId="1AAECC80" w14:textId="77777777" w:rsidR="0066287D" w:rsidRPr="00AC6938" w:rsidRDefault="0066287D" w:rsidP="00AC6938">
            <w:pPr>
              <w:jc w:val="center"/>
            </w:pPr>
            <w:r w:rsidRPr="00AC6938">
              <w:t>Occupied</w:t>
            </w:r>
          </w:p>
        </w:tc>
        <w:tc>
          <w:tcPr>
            <w:tcW w:w="2920" w:type="dxa"/>
            <w:gridSpan w:val="2"/>
            <w:tcBorders>
              <w:top w:val="single" w:sz="16" w:space="0" w:color="000000"/>
              <w:left w:val="single" w:sz="3" w:space="0" w:color="000000"/>
              <w:bottom w:val="single" w:sz="3" w:space="0" w:color="000000"/>
              <w:right w:val="nil"/>
            </w:tcBorders>
            <w:tcMar>
              <w:top w:w="110" w:type="dxa"/>
              <w:left w:w="80" w:type="dxa"/>
              <w:bottom w:w="70" w:type="dxa"/>
              <w:right w:w="40" w:type="dxa"/>
            </w:tcMar>
            <w:vAlign w:val="bottom"/>
          </w:tcPr>
          <w:p w14:paraId="3EE81787" w14:textId="77777777" w:rsidR="0066287D" w:rsidRPr="00AC6938" w:rsidRDefault="0066287D" w:rsidP="00AC6938">
            <w:pPr>
              <w:jc w:val="center"/>
            </w:pPr>
            <w:r w:rsidRPr="00AC6938">
              <w:t>Unoccupied</w:t>
            </w:r>
          </w:p>
        </w:tc>
      </w:tr>
      <w:tr w:rsidR="0066287D" w14:paraId="25625927" w14:textId="77777777" w:rsidTr="00B946B0">
        <w:tc>
          <w:tcPr>
            <w:tcW w:w="2740" w:type="dxa"/>
            <w:vMerge/>
            <w:tcBorders>
              <w:top w:val="single" w:sz="16" w:space="0" w:color="000000"/>
              <w:left w:val="nil"/>
              <w:bottom w:val="single" w:sz="3" w:space="0" w:color="000000"/>
              <w:right w:val="single" w:sz="3" w:space="0" w:color="000000"/>
            </w:tcBorders>
          </w:tcPr>
          <w:p w14:paraId="47400D2D" w14:textId="77777777" w:rsidR="0066287D" w:rsidRPr="00AC6938" w:rsidRDefault="0066287D" w:rsidP="00AC6938"/>
        </w:tc>
        <w:tc>
          <w:tcPr>
            <w:tcW w:w="146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vAlign w:val="bottom"/>
          </w:tcPr>
          <w:p w14:paraId="7F46530E" w14:textId="77777777" w:rsidR="0066287D" w:rsidRPr="00AC6938" w:rsidRDefault="0066287D" w:rsidP="00AC6938">
            <w:r w:rsidRPr="00AC6938">
              <w:t>Heating</w:t>
            </w:r>
          </w:p>
        </w:tc>
        <w:tc>
          <w:tcPr>
            <w:tcW w:w="146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vAlign w:val="bottom"/>
          </w:tcPr>
          <w:p w14:paraId="47ED4CE0" w14:textId="77777777" w:rsidR="0066287D" w:rsidRPr="00AC6938" w:rsidRDefault="0066287D" w:rsidP="00AC6938">
            <w:r w:rsidRPr="00AC6938">
              <w:t>Cooling</w:t>
            </w:r>
          </w:p>
        </w:tc>
        <w:tc>
          <w:tcPr>
            <w:tcW w:w="146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vAlign w:val="bottom"/>
          </w:tcPr>
          <w:p w14:paraId="75AB12E6" w14:textId="77777777" w:rsidR="0066287D" w:rsidRPr="00AC6938" w:rsidRDefault="0066287D" w:rsidP="00AC6938">
            <w:r w:rsidRPr="00AC6938">
              <w:t>Heating</w:t>
            </w:r>
          </w:p>
        </w:tc>
        <w:tc>
          <w:tcPr>
            <w:tcW w:w="1460" w:type="dxa"/>
            <w:tcBorders>
              <w:top w:val="single" w:sz="3" w:space="0" w:color="000000"/>
              <w:left w:val="nil"/>
              <w:bottom w:val="single" w:sz="3" w:space="0" w:color="000000"/>
              <w:right w:val="nil"/>
            </w:tcBorders>
            <w:tcMar>
              <w:top w:w="110" w:type="dxa"/>
              <w:left w:w="80" w:type="dxa"/>
              <w:bottom w:w="70" w:type="dxa"/>
              <w:right w:w="40" w:type="dxa"/>
            </w:tcMar>
            <w:vAlign w:val="bottom"/>
          </w:tcPr>
          <w:p w14:paraId="3F01067A" w14:textId="77777777" w:rsidR="0066287D" w:rsidRPr="00AC6938" w:rsidRDefault="0066287D" w:rsidP="00AC6938">
            <w:r w:rsidRPr="00AC6938">
              <w:t>Cooling</w:t>
            </w:r>
          </w:p>
        </w:tc>
      </w:tr>
      <w:tr w:rsidR="0066287D" w14:paraId="36953EC9" w14:textId="77777777" w:rsidTr="00B946B0">
        <w:tc>
          <w:tcPr>
            <w:tcW w:w="2740" w:type="dxa"/>
            <w:tcBorders>
              <w:top w:val="double" w:sz="4" w:space="0" w:color="000000"/>
              <w:left w:val="nil"/>
              <w:bottom w:val="single" w:sz="3" w:space="0" w:color="000000"/>
              <w:right w:val="single" w:sz="3" w:space="0" w:color="000000"/>
            </w:tcBorders>
            <w:tcMar>
              <w:top w:w="110" w:type="dxa"/>
              <w:left w:w="80" w:type="dxa"/>
              <w:bottom w:w="70" w:type="dxa"/>
              <w:right w:w="40" w:type="dxa"/>
            </w:tcMar>
          </w:tcPr>
          <w:p w14:paraId="4902F70C" w14:textId="77777777" w:rsidR="0066287D" w:rsidRPr="00AC6938" w:rsidRDefault="0066287D" w:rsidP="00AC6938">
            <w:r w:rsidRPr="00AC6938">
              <w:t xml:space="preserve">VAV </w:t>
            </w:r>
          </w:p>
        </w:tc>
        <w:tc>
          <w:tcPr>
            <w:tcW w:w="1460" w:type="dxa"/>
            <w:tcBorders>
              <w:top w:val="double" w:sz="4"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11CC64F3" w14:textId="269CCB6E" w:rsidR="0066287D" w:rsidRPr="0096483F" w:rsidRDefault="00916F29" w:rsidP="00AC6938">
            <w:pPr>
              <w:rPr>
                <w:rStyle w:val="Toggle"/>
                <w:rPrChange w:id="283" w:author="Hwakong Cheng" w:date="2022-10-07T13:14:00Z">
                  <w:rPr/>
                </w:rPrChange>
              </w:rPr>
            </w:pPr>
            <w:ins w:id="284" w:author="Hwakong Cheng" w:date="2022-10-06T12:11:00Z">
              <w:r w:rsidRPr="0096483F">
                <w:rPr>
                  <w:rStyle w:val="Toggle"/>
                  <w:rPrChange w:id="285" w:author="Hwakong Cheng" w:date="2022-10-07T13:14:00Z">
                    <w:rPr/>
                  </w:rPrChange>
                </w:rPr>
                <w:t>[UNITS [</w:t>
              </w:r>
            </w:ins>
            <w:r w:rsidR="0066287D" w:rsidRPr="0096483F">
              <w:rPr>
                <w:rStyle w:val="Toggle"/>
                <w:rPrChange w:id="286" w:author="Hwakong Cheng" w:date="2022-10-07T13:14:00Z">
                  <w:rPr/>
                </w:rPrChange>
              </w:rPr>
              <w:t>21°C</w:t>
            </w:r>
            <w:ins w:id="287" w:author="Hwakong Cheng" w:date="2022-10-06T12:11:00Z">
              <w:r w:rsidRPr="0096483F">
                <w:rPr>
                  <w:rStyle w:val="Toggle"/>
                  <w:rPrChange w:id="288" w:author="Hwakong Cheng" w:date="2022-10-07T13:14:00Z">
                    <w:rPr/>
                  </w:rPrChange>
                </w:rPr>
                <w:t>]</w:t>
              </w:r>
            </w:ins>
            <w:r w:rsidR="0066287D" w:rsidRPr="0096483F">
              <w:rPr>
                <w:rStyle w:val="Toggle"/>
                <w:rPrChange w:id="289" w:author="Hwakong Cheng" w:date="2022-10-07T13:14:00Z">
                  <w:rPr/>
                </w:rPrChange>
              </w:rPr>
              <w:t xml:space="preserve"> </w:t>
            </w:r>
            <w:del w:id="290" w:author="Hwakong Cheng" w:date="2022-10-06T12:11:00Z">
              <w:r w:rsidR="0066287D" w:rsidRPr="0096483F" w:rsidDel="00916F29">
                <w:rPr>
                  <w:rStyle w:val="Toggle"/>
                  <w:rPrChange w:id="291" w:author="Hwakong Cheng" w:date="2022-10-07T13:14:00Z">
                    <w:rPr/>
                  </w:rPrChange>
                </w:rPr>
                <w:delText>(</w:delText>
              </w:r>
            </w:del>
            <w:ins w:id="292" w:author="Hwakong Cheng" w:date="2022-10-06T12:11:00Z">
              <w:r w:rsidRPr="0096483F">
                <w:rPr>
                  <w:rStyle w:val="Toggle"/>
                  <w:rPrChange w:id="293" w:author="Hwakong Cheng" w:date="2022-10-07T13:14:00Z">
                    <w:rPr/>
                  </w:rPrChange>
                </w:rPr>
                <w:t>[</w:t>
              </w:r>
            </w:ins>
            <w:r w:rsidR="0066287D" w:rsidRPr="0096483F">
              <w:rPr>
                <w:rStyle w:val="Toggle"/>
                <w:rPrChange w:id="294" w:author="Hwakong Cheng" w:date="2022-10-07T13:14:00Z">
                  <w:rPr/>
                </w:rPrChange>
              </w:rPr>
              <w:t>70°F</w:t>
            </w:r>
            <w:del w:id="295" w:author="Hwakong Cheng" w:date="2022-10-06T12:11:00Z">
              <w:r w:rsidR="0066287D" w:rsidRPr="0096483F" w:rsidDel="00916F29">
                <w:rPr>
                  <w:rStyle w:val="Toggle"/>
                  <w:rPrChange w:id="296" w:author="Hwakong Cheng" w:date="2022-10-07T13:14:00Z">
                    <w:rPr/>
                  </w:rPrChange>
                </w:rPr>
                <w:delText>)</w:delText>
              </w:r>
            </w:del>
            <w:ins w:id="297" w:author="Hwakong Cheng" w:date="2022-10-06T12:11:00Z">
              <w:r w:rsidRPr="0096483F">
                <w:rPr>
                  <w:rStyle w:val="Toggle"/>
                  <w:rPrChange w:id="298" w:author="Hwakong Cheng" w:date="2022-10-07T13:14:00Z">
                    <w:rPr/>
                  </w:rPrChange>
                </w:rPr>
                <w:t>]]</w:t>
              </w:r>
            </w:ins>
          </w:p>
        </w:tc>
        <w:tc>
          <w:tcPr>
            <w:tcW w:w="1460" w:type="dxa"/>
            <w:tcBorders>
              <w:top w:val="double" w:sz="4"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69496CBB" w14:textId="0E99F1A5" w:rsidR="0066287D" w:rsidRPr="0002456B" w:rsidRDefault="0002456B" w:rsidP="00AC6938">
            <w:pPr>
              <w:rPr>
                <w:rStyle w:val="Toggle"/>
                <w:rPrChange w:id="299" w:author="Hwakong Cheng" w:date="2022-10-07T14:53:00Z">
                  <w:rPr/>
                </w:rPrChange>
              </w:rPr>
            </w:pPr>
            <w:ins w:id="300" w:author="Hwakong Cheng" w:date="2022-10-07T14:52:00Z">
              <w:r w:rsidRPr="0002456B">
                <w:rPr>
                  <w:rStyle w:val="Toggle"/>
                </w:rPr>
                <w:t>[UNITS [</w:t>
              </w:r>
            </w:ins>
            <w:r w:rsidR="0066287D" w:rsidRPr="0002456B">
              <w:rPr>
                <w:rStyle w:val="Toggle"/>
                <w:rPrChange w:id="301" w:author="Hwakong Cheng" w:date="2022-10-07T14:53:00Z">
                  <w:rPr/>
                </w:rPrChange>
              </w:rPr>
              <w:t>24°C</w:t>
            </w:r>
            <w:ins w:id="302" w:author="Titus Ellison" w:date="2022-10-13T11:46:00Z">
              <w:r w:rsidR="00423B88">
                <w:rPr>
                  <w:rStyle w:val="Toggle"/>
                </w:rPr>
                <w:t>]</w:t>
              </w:r>
            </w:ins>
            <w:r w:rsidR="0066287D" w:rsidRPr="0002456B">
              <w:rPr>
                <w:rStyle w:val="Toggle"/>
                <w:rPrChange w:id="303" w:author="Hwakong Cheng" w:date="2022-10-07T14:53:00Z">
                  <w:rPr/>
                </w:rPrChange>
              </w:rPr>
              <w:t xml:space="preserve"> </w:t>
            </w:r>
            <w:del w:id="304" w:author="Hwakong Cheng" w:date="2022-10-07T14:52:00Z">
              <w:r w:rsidR="0066287D" w:rsidRPr="0002456B" w:rsidDel="0002456B">
                <w:rPr>
                  <w:rStyle w:val="Toggle"/>
                  <w:rPrChange w:id="305" w:author="Hwakong Cheng" w:date="2022-10-07T14:53:00Z">
                    <w:rPr/>
                  </w:rPrChange>
                </w:rPr>
                <w:delText>(</w:delText>
              </w:r>
            </w:del>
            <w:ins w:id="306" w:author="Hwakong Cheng" w:date="2022-10-07T14:52:00Z">
              <w:r w:rsidRPr="0002456B">
                <w:rPr>
                  <w:rStyle w:val="Toggle"/>
                  <w:rPrChange w:id="307" w:author="Hwakong Cheng" w:date="2022-10-07T14:53:00Z">
                    <w:rPr/>
                  </w:rPrChange>
                </w:rPr>
                <w:t>[</w:t>
              </w:r>
            </w:ins>
            <w:r w:rsidR="0066287D" w:rsidRPr="0002456B">
              <w:rPr>
                <w:rStyle w:val="Toggle"/>
                <w:rPrChange w:id="308" w:author="Hwakong Cheng" w:date="2022-10-07T14:53:00Z">
                  <w:rPr/>
                </w:rPrChange>
              </w:rPr>
              <w:t>75°F</w:t>
            </w:r>
            <w:del w:id="309" w:author="Hwakong Cheng" w:date="2022-10-07T14:52:00Z">
              <w:r w:rsidR="0066287D" w:rsidRPr="0002456B" w:rsidDel="0002456B">
                <w:rPr>
                  <w:rStyle w:val="Toggle"/>
                  <w:rPrChange w:id="310" w:author="Hwakong Cheng" w:date="2022-10-07T14:53:00Z">
                    <w:rPr/>
                  </w:rPrChange>
                </w:rPr>
                <w:delText>)</w:delText>
              </w:r>
            </w:del>
            <w:ins w:id="311" w:author="Hwakong Cheng" w:date="2022-10-07T14:52:00Z">
              <w:r w:rsidRPr="0002456B">
                <w:rPr>
                  <w:rStyle w:val="Toggle"/>
                  <w:rPrChange w:id="312" w:author="Hwakong Cheng" w:date="2022-10-07T14:53:00Z">
                    <w:rPr/>
                  </w:rPrChange>
                </w:rPr>
                <w:t>]]</w:t>
              </w:r>
            </w:ins>
          </w:p>
        </w:tc>
        <w:tc>
          <w:tcPr>
            <w:tcW w:w="1460" w:type="dxa"/>
            <w:tcBorders>
              <w:top w:val="double" w:sz="4"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40DD3373" w14:textId="52292E67" w:rsidR="0066287D" w:rsidRPr="0002456B" w:rsidRDefault="0002456B" w:rsidP="00AC6938">
            <w:pPr>
              <w:rPr>
                <w:rStyle w:val="Toggle"/>
                <w:rPrChange w:id="313" w:author="Hwakong Cheng" w:date="2022-10-07T14:53:00Z">
                  <w:rPr/>
                </w:rPrChange>
              </w:rPr>
            </w:pPr>
            <w:ins w:id="314" w:author="Hwakong Cheng" w:date="2022-10-07T14:52:00Z">
              <w:r w:rsidRPr="0002456B">
                <w:rPr>
                  <w:rStyle w:val="Toggle"/>
                </w:rPr>
                <w:t>[UNITS [</w:t>
              </w:r>
            </w:ins>
            <w:r w:rsidR="0066287D" w:rsidRPr="0002456B">
              <w:rPr>
                <w:rStyle w:val="Toggle"/>
                <w:rPrChange w:id="315" w:author="Hwakong Cheng" w:date="2022-10-07T14:53:00Z">
                  <w:rPr/>
                </w:rPrChange>
              </w:rPr>
              <w:t>16°C</w:t>
            </w:r>
            <w:ins w:id="316" w:author="Titus Ellison" w:date="2022-10-13T11:46:00Z">
              <w:r w:rsidR="00423B88">
                <w:rPr>
                  <w:rStyle w:val="Toggle"/>
                </w:rPr>
                <w:t>]</w:t>
              </w:r>
            </w:ins>
            <w:r w:rsidR="0066287D" w:rsidRPr="0002456B">
              <w:rPr>
                <w:rStyle w:val="Toggle"/>
                <w:rPrChange w:id="317" w:author="Hwakong Cheng" w:date="2022-10-07T14:53:00Z">
                  <w:rPr/>
                </w:rPrChange>
              </w:rPr>
              <w:t xml:space="preserve"> </w:t>
            </w:r>
            <w:del w:id="318" w:author="Hwakong Cheng" w:date="2022-10-07T14:53:00Z">
              <w:r w:rsidR="0066287D" w:rsidRPr="0002456B" w:rsidDel="0002456B">
                <w:rPr>
                  <w:rStyle w:val="Toggle"/>
                  <w:rPrChange w:id="319" w:author="Hwakong Cheng" w:date="2022-10-07T14:53:00Z">
                    <w:rPr/>
                  </w:rPrChange>
                </w:rPr>
                <w:delText>(</w:delText>
              </w:r>
            </w:del>
            <w:ins w:id="320" w:author="Hwakong Cheng" w:date="2022-10-07T14:53:00Z">
              <w:r w:rsidRPr="0002456B">
                <w:rPr>
                  <w:rStyle w:val="Toggle"/>
                  <w:rPrChange w:id="321" w:author="Hwakong Cheng" w:date="2022-10-07T14:53:00Z">
                    <w:rPr/>
                  </w:rPrChange>
                </w:rPr>
                <w:t>[</w:t>
              </w:r>
            </w:ins>
            <w:r w:rsidR="0066287D" w:rsidRPr="0002456B">
              <w:rPr>
                <w:rStyle w:val="Toggle"/>
                <w:rPrChange w:id="322" w:author="Hwakong Cheng" w:date="2022-10-07T14:53:00Z">
                  <w:rPr/>
                </w:rPrChange>
              </w:rPr>
              <w:t>60°F</w:t>
            </w:r>
            <w:del w:id="323" w:author="Hwakong Cheng" w:date="2022-10-07T14:52:00Z">
              <w:r w:rsidR="0066287D" w:rsidRPr="0002456B" w:rsidDel="0002456B">
                <w:rPr>
                  <w:rStyle w:val="Toggle"/>
                  <w:rPrChange w:id="324" w:author="Hwakong Cheng" w:date="2022-10-07T14:53:00Z">
                    <w:rPr/>
                  </w:rPrChange>
                </w:rPr>
                <w:delText>)</w:delText>
              </w:r>
            </w:del>
            <w:ins w:id="325" w:author="Hwakong Cheng" w:date="2022-10-07T14:52:00Z">
              <w:r w:rsidRPr="0002456B">
                <w:rPr>
                  <w:rStyle w:val="Toggle"/>
                  <w:rPrChange w:id="326" w:author="Hwakong Cheng" w:date="2022-10-07T14:53:00Z">
                    <w:rPr/>
                  </w:rPrChange>
                </w:rPr>
                <w:t>]]</w:t>
              </w:r>
            </w:ins>
          </w:p>
        </w:tc>
        <w:tc>
          <w:tcPr>
            <w:tcW w:w="1460" w:type="dxa"/>
            <w:tcBorders>
              <w:top w:val="double" w:sz="4" w:space="0" w:color="000000"/>
              <w:left w:val="nil"/>
              <w:bottom w:val="single" w:sz="3" w:space="0" w:color="000000"/>
              <w:right w:val="nil"/>
            </w:tcBorders>
            <w:tcMar>
              <w:top w:w="110" w:type="dxa"/>
              <w:left w:w="80" w:type="dxa"/>
              <w:bottom w:w="70" w:type="dxa"/>
              <w:right w:w="40" w:type="dxa"/>
            </w:tcMar>
          </w:tcPr>
          <w:p w14:paraId="010BA3BD" w14:textId="26449E06" w:rsidR="0066287D" w:rsidRPr="0002456B" w:rsidRDefault="0002456B" w:rsidP="00AC6938">
            <w:pPr>
              <w:rPr>
                <w:rStyle w:val="Toggle"/>
                <w:rPrChange w:id="327" w:author="Hwakong Cheng" w:date="2022-10-07T14:53:00Z">
                  <w:rPr/>
                </w:rPrChange>
              </w:rPr>
            </w:pPr>
            <w:ins w:id="328" w:author="Hwakong Cheng" w:date="2022-10-07T14:52:00Z">
              <w:r w:rsidRPr="0002456B">
                <w:rPr>
                  <w:rStyle w:val="Toggle"/>
                </w:rPr>
                <w:t>[UNITS [</w:t>
              </w:r>
            </w:ins>
            <w:r w:rsidR="0066287D" w:rsidRPr="0002456B">
              <w:rPr>
                <w:rStyle w:val="Toggle"/>
                <w:rPrChange w:id="329" w:author="Hwakong Cheng" w:date="2022-10-07T14:53:00Z">
                  <w:rPr/>
                </w:rPrChange>
              </w:rPr>
              <w:t>32°C</w:t>
            </w:r>
            <w:ins w:id="330" w:author="Titus Ellison" w:date="2022-10-13T11:46:00Z">
              <w:r w:rsidR="00423B88">
                <w:rPr>
                  <w:rStyle w:val="Toggle"/>
                </w:rPr>
                <w:t>]</w:t>
              </w:r>
            </w:ins>
            <w:r w:rsidR="0066287D" w:rsidRPr="0002456B">
              <w:rPr>
                <w:rStyle w:val="Toggle"/>
                <w:rPrChange w:id="331" w:author="Hwakong Cheng" w:date="2022-10-07T14:53:00Z">
                  <w:rPr/>
                </w:rPrChange>
              </w:rPr>
              <w:t xml:space="preserve"> </w:t>
            </w:r>
            <w:del w:id="332" w:author="Hwakong Cheng" w:date="2022-10-07T14:53:00Z">
              <w:r w:rsidR="0066287D" w:rsidRPr="0002456B" w:rsidDel="0002456B">
                <w:rPr>
                  <w:rStyle w:val="Toggle"/>
                  <w:rPrChange w:id="333" w:author="Hwakong Cheng" w:date="2022-10-07T14:53:00Z">
                    <w:rPr/>
                  </w:rPrChange>
                </w:rPr>
                <w:delText>(</w:delText>
              </w:r>
            </w:del>
            <w:ins w:id="334" w:author="Hwakong Cheng" w:date="2022-10-07T14:53:00Z">
              <w:r w:rsidRPr="0002456B">
                <w:rPr>
                  <w:rStyle w:val="Toggle"/>
                  <w:rPrChange w:id="335" w:author="Hwakong Cheng" w:date="2022-10-07T14:53:00Z">
                    <w:rPr/>
                  </w:rPrChange>
                </w:rPr>
                <w:t>[</w:t>
              </w:r>
            </w:ins>
            <w:r w:rsidR="0066287D" w:rsidRPr="0002456B">
              <w:rPr>
                <w:rStyle w:val="Toggle"/>
                <w:rPrChange w:id="336" w:author="Hwakong Cheng" w:date="2022-10-07T14:53:00Z">
                  <w:rPr/>
                </w:rPrChange>
              </w:rPr>
              <w:t>90°F</w:t>
            </w:r>
            <w:del w:id="337" w:author="Hwakong Cheng" w:date="2022-10-07T14:52:00Z">
              <w:r w:rsidR="0066287D" w:rsidRPr="0002456B" w:rsidDel="0002456B">
                <w:rPr>
                  <w:rStyle w:val="Toggle"/>
                  <w:rPrChange w:id="338" w:author="Hwakong Cheng" w:date="2022-10-07T14:53:00Z">
                    <w:rPr/>
                  </w:rPrChange>
                </w:rPr>
                <w:delText>)</w:delText>
              </w:r>
            </w:del>
            <w:ins w:id="339" w:author="Hwakong Cheng" w:date="2022-10-07T14:52:00Z">
              <w:r w:rsidRPr="0002456B">
                <w:rPr>
                  <w:rStyle w:val="Toggle"/>
                  <w:rPrChange w:id="340" w:author="Hwakong Cheng" w:date="2022-10-07T14:53:00Z">
                    <w:rPr/>
                  </w:rPrChange>
                </w:rPr>
                <w:t>]]</w:t>
              </w:r>
            </w:ins>
          </w:p>
        </w:tc>
      </w:tr>
      <w:tr w:rsidR="0066287D" w14:paraId="732AAB84" w14:textId="77777777" w:rsidTr="00B946B0">
        <w:tc>
          <w:tcPr>
            <w:tcW w:w="2740" w:type="dxa"/>
            <w:tcBorders>
              <w:top w:val="single" w:sz="3" w:space="0" w:color="000000"/>
              <w:left w:val="nil"/>
              <w:bottom w:val="single" w:sz="3" w:space="0" w:color="000000"/>
              <w:right w:val="single" w:sz="3" w:space="0" w:color="000000"/>
            </w:tcBorders>
            <w:tcMar>
              <w:top w:w="110" w:type="dxa"/>
              <w:left w:w="80" w:type="dxa"/>
              <w:bottom w:w="70" w:type="dxa"/>
              <w:right w:w="40" w:type="dxa"/>
            </w:tcMar>
          </w:tcPr>
          <w:p w14:paraId="1696768C" w14:textId="77777777" w:rsidR="0066287D" w:rsidRPr="00AC6938" w:rsidRDefault="0066287D" w:rsidP="00AC6938">
            <w:r w:rsidRPr="00AC6938">
              <w:lastRenderedPageBreak/>
              <w:t>Mechanical/electrical rooms</w:t>
            </w:r>
          </w:p>
        </w:tc>
        <w:tc>
          <w:tcPr>
            <w:tcW w:w="146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254E896A" w14:textId="56CE3DB7" w:rsidR="0066287D" w:rsidRPr="0002456B" w:rsidRDefault="0002456B" w:rsidP="00AC6938">
            <w:pPr>
              <w:rPr>
                <w:rStyle w:val="Toggle"/>
                <w:rPrChange w:id="341" w:author="Hwakong Cheng" w:date="2022-10-07T14:53:00Z">
                  <w:rPr/>
                </w:rPrChange>
              </w:rPr>
            </w:pPr>
            <w:ins w:id="342" w:author="Hwakong Cheng" w:date="2022-10-07T14:51:00Z">
              <w:r w:rsidRPr="0002456B">
                <w:rPr>
                  <w:rStyle w:val="Toggle"/>
                  <w:rPrChange w:id="343" w:author="Hwakong Cheng" w:date="2022-10-07T14:53:00Z">
                    <w:rPr/>
                  </w:rPrChange>
                </w:rPr>
                <w:t xml:space="preserve">[UNITS </w:t>
              </w:r>
            </w:ins>
            <w:ins w:id="344" w:author="Hwakong Cheng" w:date="2022-10-07T14:52:00Z">
              <w:r w:rsidRPr="0002456B">
                <w:rPr>
                  <w:rStyle w:val="Toggle"/>
                  <w:rPrChange w:id="345" w:author="Hwakong Cheng" w:date="2022-10-07T14:53:00Z">
                    <w:rPr/>
                  </w:rPrChange>
                </w:rPr>
                <w:t>[</w:t>
              </w:r>
            </w:ins>
            <w:r w:rsidR="0066287D" w:rsidRPr="0002456B">
              <w:rPr>
                <w:rStyle w:val="Toggle"/>
                <w:rPrChange w:id="346" w:author="Hwakong Cheng" w:date="2022-10-07T14:53:00Z">
                  <w:rPr/>
                </w:rPrChange>
              </w:rPr>
              <w:t>18°C</w:t>
            </w:r>
            <w:ins w:id="347" w:author="Hwakong Cheng" w:date="2022-10-07T14:52:00Z">
              <w:r w:rsidRPr="0002456B">
                <w:rPr>
                  <w:rStyle w:val="Toggle"/>
                  <w:rPrChange w:id="348" w:author="Hwakong Cheng" w:date="2022-10-07T14:53:00Z">
                    <w:rPr/>
                  </w:rPrChange>
                </w:rPr>
                <w:t>]</w:t>
              </w:r>
            </w:ins>
            <w:r w:rsidR="0066287D" w:rsidRPr="0002456B">
              <w:rPr>
                <w:rStyle w:val="Toggle"/>
                <w:rPrChange w:id="349" w:author="Hwakong Cheng" w:date="2022-10-07T14:53:00Z">
                  <w:rPr/>
                </w:rPrChange>
              </w:rPr>
              <w:t xml:space="preserve"> </w:t>
            </w:r>
            <w:del w:id="350" w:author="Hwakong Cheng" w:date="2022-10-07T14:52:00Z">
              <w:r w:rsidR="0066287D" w:rsidRPr="0002456B" w:rsidDel="0002456B">
                <w:rPr>
                  <w:rStyle w:val="Toggle"/>
                  <w:rPrChange w:id="351" w:author="Hwakong Cheng" w:date="2022-10-07T14:53:00Z">
                    <w:rPr/>
                  </w:rPrChange>
                </w:rPr>
                <w:delText>(</w:delText>
              </w:r>
            </w:del>
            <w:ins w:id="352" w:author="Hwakong Cheng" w:date="2022-10-07T14:52:00Z">
              <w:r w:rsidRPr="0002456B">
                <w:rPr>
                  <w:rStyle w:val="Toggle"/>
                  <w:rPrChange w:id="353" w:author="Hwakong Cheng" w:date="2022-10-07T14:53:00Z">
                    <w:rPr/>
                  </w:rPrChange>
                </w:rPr>
                <w:t>[</w:t>
              </w:r>
            </w:ins>
            <w:r w:rsidR="0066287D" w:rsidRPr="0002456B">
              <w:rPr>
                <w:rStyle w:val="Toggle"/>
                <w:rPrChange w:id="354" w:author="Hwakong Cheng" w:date="2022-10-07T14:53:00Z">
                  <w:rPr/>
                </w:rPrChange>
              </w:rPr>
              <w:t>65°F</w:t>
            </w:r>
            <w:del w:id="355" w:author="Hwakong Cheng" w:date="2022-10-07T14:52:00Z">
              <w:r w:rsidR="0066287D" w:rsidRPr="0002456B" w:rsidDel="0002456B">
                <w:rPr>
                  <w:rStyle w:val="Toggle"/>
                  <w:rPrChange w:id="356" w:author="Hwakong Cheng" w:date="2022-10-07T14:53:00Z">
                    <w:rPr/>
                  </w:rPrChange>
                </w:rPr>
                <w:delText>)</w:delText>
              </w:r>
            </w:del>
            <w:ins w:id="357" w:author="Hwakong Cheng" w:date="2022-10-07T14:52:00Z">
              <w:r w:rsidRPr="0002456B">
                <w:rPr>
                  <w:rStyle w:val="Toggle"/>
                  <w:rPrChange w:id="358" w:author="Hwakong Cheng" w:date="2022-10-07T14:53:00Z">
                    <w:rPr/>
                  </w:rPrChange>
                </w:rPr>
                <w:t>]]</w:t>
              </w:r>
            </w:ins>
          </w:p>
        </w:tc>
        <w:tc>
          <w:tcPr>
            <w:tcW w:w="146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50FA75F5" w14:textId="38502EC5" w:rsidR="0066287D" w:rsidRPr="0002456B" w:rsidRDefault="0002456B" w:rsidP="00AC6938">
            <w:pPr>
              <w:rPr>
                <w:rStyle w:val="Toggle"/>
                <w:rPrChange w:id="359" w:author="Hwakong Cheng" w:date="2022-10-07T14:53:00Z">
                  <w:rPr/>
                </w:rPrChange>
              </w:rPr>
            </w:pPr>
            <w:ins w:id="360" w:author="Hwakong Cheng" w:date="2022-10-07T14:52:00Z">
              <w:r w:rsidRPr="0002456B">
                <w:rPr>
                  <w:rStyle w:val="Toggle"/>
                </w:rPr>
                <w:t>[UNITS [</w:t>
              </w:r>
            </w:ins>
            <w:r w:rsidR="0066287D" w:rsidRPr="0002456B">
              <w:rPr>
                <w:rStyle w:val="Toggle"/>
                <w:rPrChange w:id="361" w:author="Hwakong Cheng" w:date="2022-10-07T14:53:00Z">
                  <w:rPr/>
                </w:rPrChange>
              </w:rPr>
              <w:t>29°C</w:t>
            </w:r>
            <w:ins w:id="362" w:author="Titus Ellison" w:date="2022-10-13T11:47:00Z">
              <w:r w:rsidR="00423B88">
                <w:rPr>
                  <w:rStyle w:val="Toggle"/>
                </w:rPr>
                <w:t>]</w:t>
              </w:r>
            </w:ins>
            <w:r w:rsidR="0066287D" w:rsidRPr="0002456B">
              <w:rPr>
                <w:rStyle w:val="Toggle"/>
                <w:rPrChange w:id="363" w:author="Hwakong Cheng" w:date="2022-10-07T14:53:00Z">
                  <w:rPr/>
                </w:rPrChange>
              </w:rPr>
              <w:t xml:space="preserve"> </w:t>
            </w:r>
            <w:del w:id="364" w:author="Hwakong Cheng" w:date="2022-10-07T14:52:00Z">
              <w:r w:rsidR="0066287D" w:rsidRPr="0002456B" w:rsidDel="0002456B">
                <w:rPr>
                  <w:rStyle w:val="Toggle"/>
                  <w:rPrChange w:id="365" w:author="Hwakong Cheng" w:date="2022-10-07T14:53:00Z">
                    <w:rPr/>
                  </w:rPrChange>
                </w:rPr>
                <w:delText>(</w:delText>
              </w:r>
            </w:del>
            <w:ins w:id="366" w:author="Hwakong Cheng" w:date="2022-10-07T14:52:00Z">
              <w:r w:rsidRPr="0002456B">
                <w:rPr>
                  <w:rStyle w:val="Toggle"/>
                  <w:rPrChange w:id="367" w:author="Hwakong Cheng" w:date="2022-10-07T14:53:00Z">
                    <w:rPr/>
                  </w:rPrChange>
                </w:rPr>
                <w:t>[</w:t>
              </w:r>
            </w:ins>
            <w:r w:rsidR="0066287D" w:rsidRPr="0002456B">
              <w:rPr>
                <w:rStyle w:val="Toggle"/>
                <w:rPrChange w:id="368" w:author="Hwakong Cheng" w:date="2022-10-07T14:53:00Z">
                  <w:rPr/>
                </w:rPrChange>
              </w:rPr>
              <w:t>85°F</w:t>
            </w:r>
            <w:del w:id="369" w:author="Hwakong Cheng" w:date="2022-10-07T14:52:00Z">
              <w:r w:rsidR="0066287D" w:rsidRPr="0002456B" w:rsidDel="0002456B">
                <w:rPr>
                  <w:rStyle w:val="Toggle"/>
                  <w:rPrChange w:id="370" w:author="Hwakong Cheng" w:date="2022-10-07T14:53:00Z">
                    <w:rPr/>
                  </w:rPrChange>
                </w:rPr>
                <w:delText>)</w:delText>
              </w:r>
            </w:del>
            <w:ins w:id="371" w:author="Hwakong Cheng" w:date="2022-10-07T14:52:00Z">
              <w:r w:rsidRPr="0002456B">
                <w:rPr>
                  <w:rStyle w:val="Toggle"/>
                  <w:rPrChange w:id="372" w:author="Hwakong Cheng" w:date="2022-10-07T14:53:00Z">
                    <w:rPr/>
                  </w:rPrChange>
                </w:rPr>
                <w:t>]]</w:t>
              </w:r>
            </w:ins>
          </w:p>
        </w:tc>
        <w:tc>
          <w:tcPr>
            <w:tcW w:w="146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338C18AA" w14:textId="49DEC5D5" w:rsidR="0066287D" w:rsidRPr="0002456B" w:rsidRDefault="0002456B" w:rsidP="00AC6938">
            <w:pPr>
              <w:rPr>
                <w:rStyle w:val="Toggle"/>
                <w:rPrChange w:id="373" w:author="Hwakong Cheng" w:date="2022-10-07T14:53:00Z">
                  <w:rPr/>
                </w:rPrChange>
              </w:rPr>
            </w:pPr>
            <w:ins w:id="374" w:author="Hwakong Cheng" w:date="2022-10-07T14:52:00Z">
              <w:r w:rsidRPr="0002456B">
                <w:rPr>
                  <w:rStyle w:val="Toggle"/>
                </w:rPr>
                <w:t>[UNITS [</w:t>
              </w:r>
            </w:ins>
            <w:r w:rsidR="0066287D" w:rsidRPr="0002456B">
              <w:rPr>
                <w:rStyle w:val="Toggle"/>
                <w:rPrChange w:id="375" w:author="Hwakong Cheng" w:date="2022-10-07T14:53:00Z">
                  <w:rPr/>
                </w:rPrChange>
              </w:rPr>
              <w:t>18°C</w:t>
            </w:r>
            <w:ins w:id="376" w:author="Titus Ellison" w:date="2022-10-13T11:46:00Z">
              <w:r w:rsidR="00423B88">
                <w:rPr>
                  <w:rStyle w:val="Toggle"/>
                </w:rPr>
                <w:t>]</w:t>
              </w:r>
            </w:ins>
            <w:r w:rsidR="0066287D" w:rsidRPr="0002456B">
              <w:rPr>
                <w:rStyle w:val="Toggle"/>
                <w:rPrChange w:id="377" w:author="Hwakong Cheng" w:date="2022-10-07T14:53:00Z">
                  <w:rPr/>
                </w:rPrChange>
              </w:rPr>
              <w:t xml:space="preserve"> </w:t>
            </w:r>
            <w:del w:id="378" w:author="Hwakong Cheng" w:date="2022-10-07T14:53:00Z">
              <w:r w:rsidR="0066287D" w:rsidRPr="0002456B" w:rsidDel="0002456B">
                <w:rPr>
                  <w:rStyle w:val="Toggle"/>
                  <w:rPrChange w:id="379" w:author="Hwakong Cheng" w:date="2022-10-07T14:53:00Z">
                    <w:rPr/>
                  </w:rPrChange>
                </w:rPr>
                <w:delText>(</w:delText>
              </w:r>
            </w:del>
            <w:ins w:id="380" w:author="Hwakong Cheng" w:date="2022-10-07T14:53:00Z">
              <w:r w:rsidRPr="0002456B">
                <w:rPr>
                  <w:rStyle w:val="Toggle"/>
                  <w:rPrChange w:id="381" w:author="Hwakong Cheng" w:date="2022-10-07T14:53:00Z">
                    <w:rPr/>
                  </w:rPrChange>
                </w:rPr>
                <w:t>[</w:t>
              </w:r>
            </w:ins>
            <w:r w:rsidR="0066287D" w:rsidRPr="0002456B">
              <w:rPr>
                <w:rStyle w:val="Toggle"/>
                <w:rPrChange w:id="382" w:author="Hwakong Cheng" w:date="2022-10-07T14:53:00Z">
                  <w:rPr/>
                </w:rPrChange>
              </w:rPr>
              <w:t>65°F</w:t>
            </w:r>
            <w:ins w:id="383" w:author="Titus Ellison" w:date="2022-10-13T11:47:00Z">
              <w:r w:rsidR="00423B88">
                <w:rPr>
                  <w:rStyle w:val="Toggle"/>
                </w:rPr>
                <w:t>]]</w:t>
              </w:r>
            </w:ins>
            <w:del w:id="384" w:author="Titus Ellison" w:date="2022-10-13T11:47:00Z">
              <w:r w:rsidR="0066287D" w:rsidRPr="0002456B" w:rsidDel="00423B88">
                <w:rPr>
                  <w:rStyle w:val="Toggle"/>
                  <w:rPrChange w:id="385" w:author="Hwakong Cheng" w:date="2022-10-07T14:53:00Z">
                    <w:rPr/>
                  </w:rPrChange>
                </w:rPr>
                <w:delText>)</w:delText>
              </w:r>
            </w:del>
          </w:p>
        </w:tc>
        <w:tc>
          <w:tcPr>
            <w:tcW w:w="1460" w:type="dxa"/>
            <w:tcBorders>
              <w:top w:val="single" w:sz="3" w:space="0" w:color="000000"/>
              <w:left w:val="nil"/>
              <w:bottom w:val="single" w:sz="3" w:space="0" w:color="000000"/>
              <w:right w:val="nil"/>
            </w:tcBorders>
            <w:tcMar>
              <w:top w:w="110" w:type="dxa"/>
              <w:left w:w="80" w:type="dxa"/>
              <w:bottom w:w="70" w:type="dxa"/>
              <w:right w:w="40" w:type="dxa"/>
            </w:tcMar>
          </w:tcPr>
          <w:p w14:paraId="209AF160" w14:textId="74E71756" w:rsidR="0066287D" w:rsidRPr="0002456B" w:rsidRDefault="0002456B" w:rsidP="00AC6938">
            <w:pPr>
              <w:rPr>
                <w:rStyle w:val="Toggle"/>
                <w:rPrChange w:id="386" w:author="Hwakong Cheng" w:date="2022-10-07T14:53:00Z">
                  <w:rPr/>
                </w:rPrChange>
              </w:rPr>
            </w:pPr>
            <w:ins w:id="387" w:author="Hwakong Cheng" w:date="2022-10-07T14:52:00Z">
              <w:r w:rsidRPr="0002456B">
                <w:rPr>
                  <w:rStyle w:val="Toggle"/>
                </w:rPr>
                <w:t>[UNITS [</w:t>
              </w:r>
            </w:ins>
            <w:r w:rsidR="0066287D" w:rsidRPr="0002456B">
              <w:rPr>
                <w:rStyle w:val="Toggle"/>
                <w:rPrChange w:id="388" w:author="Hwakong Cheng" w:date="2022-10-07T14:53:00Z">
                  <w:rPr/>
                </w:rPrChange>
              </w:rPr>
              <w:t>29°C</w:t>
            </w:r>
            <w:ins w:id="389" w:author="Titus Ellison" w:date="2022-10-13T11:46:00Z">
              <w:r w:rsidR="00423B88">
                <w:rPr>
                  <w:rStyle w:val="Toggle"/>
                </w:rPr>
                <w:t>]</w:t>
              </w:r>
            </w:ins>
            <w:r w:rsidR="0066287D" w:rsidRPr="0002456B">
              <w:rPr>
                <w:rStyle w:val="Toggle"/>
                <w:rPrChange w:id="390" w:author="Hwakong Cheng" w:date="2022-10-07T14:53:00Z">
                  <w:rPr/>
                </w:rPrChange>
              </w:rPr>
              <w:t xml:space="preserve"> </w:t>
            </w:r>
            <w:del w:id="391" w:author="Hwakong Cheng" w:date="2022-10-07T14:53:00Z">
              <w:r w:rsidR="0066287D" w:rsidRPr="0002456B" w:rsidDel="0002456B">
                <w:rPr>
                  <w:rStyle w:val="Toggle"/>
                  <w:rPrChange w:id="392" w:author="Hwakong Cheng" w:date="2022-10-07T14:53:00Z">
                    <w:rPr/>
                  </w:rPrChange>
                </w:rPr>
                <w:delText>(</w:delText>
              </w:r>
            </w:del>
            <w:ins w:id="393" w:author="Hwakong Cheng" w:date="2022-10-07T14:53:00Z">
              <w:r w:rsidRPr="0002456B">
                <w:rPr>
                  <w:rStyle w:val="Toggle"/>
                  <w:rPrChange w:id="394" w:author="Hwakong Cheng" w:date="2022-10-07T14:53:00Z">
                    <w:rPr/>
                  </w:rPrChange>
                </w:rPr>
                <w:t>[</w:t>
              </w:r>
            </w:ins>
            <w:r w:rsidR="0066287D" w:rsidRPr="0002456B">
              <w:rPr>
                <w:rStyle w:val="Toggle"/>
                <w:rPrChange w:id="395" w:author="Hwakong Cheng" w:date="2022-10-07T14:53:00Z">
                  <w:rPr/>
                </w:rPrChange>
              </w:rPr>
              <w:t>85°F</w:t>
            </w:r>
            <w:del w:id="396" w:author="Hwakong Cheng" w:date="2022-10-07T14:52:00Z">
              <w:r w:rsidR="0066287D" w:rsidRPr="0002456B" w:rsidDel="0002456B">
                <w:rPr>
                  <w:rStyle w:val="Toggle"/>
                  <w:rPrChange w:id="397" w:author="Hwakong Cheng" w:date="2022-10-07T14:53:00Z">
                    <w:rPr/>
                  </w:rPrChange>
                </w:rPr>
                <w:delText>)</w:delText>
              </w:r>
            </w:del>
            <w:ins w:id="398" w:author="Hwakong Cheng" w:date="2022-10-07T14:52:00Z">
              <w:r w:rsidRPr="0002456B">
                <w:rPr>
                  <w:rStyle w:val="Toggle"/>
                  <w:rPrChange w:id="399" w:author="Hwakong Cheng" w:date="2022-10-07T14:53:00Z">
                    <w:rPr/>
                  </w:rPrChange>
                </w:rPr>
                <w:t>]]</w:t>
              </w:r>
            </w:ins>
          </w:p>
        </w:tc>
      </w:tr>
      <w:tr w:rsidR="0066287D" w14:paraId="13EEC43E" w14:textId="77777777" w:rsidTr="00B946B0">
        <w:tc>
          <w:tcPr>
            <w:tcW w:w="2740" w:type="dxa"/>
            <w:tcBorders>
              <w:top w:val="single" w:sz="3" w:space="0" w:color="000000"/>
              <w:left w:val="nil"/>
              <w:bottom w:val="single" w:sz="16" w:space="0" w:color="000000"/>
              <w:right w:val="single" w:sz="3" w:space="0" w:color="000000"/>
            </w:tcBorders>
            <w:tcMar>
              <w:top w:w="110" w:type="dxa"/>
              <w:left w:w="80" w:type="dxa"/>
              <w:bottom w:w="70" w:type="dxa"/>
              <w:right w:w="40" w:type="dxa"/>
            </w:tcMar>
          </w:tcPr>
          <w:p w14:paraId="4702D745" w14:textId="77777777" w:rsidR="0066287D" w:rsidRPr="00AC6938" w:rsidRDefault="0066287D" w:rsidP="00AC6938">
            <w:r w:rsidRPr="00AC6938">
              <w:t>Networking/computer</w:t>
            </w:r>
          </w:p>
        </w:tc>
        <w:tc>
          <w:tcPr>
            <w:tcW w:w="146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tcPr>
          <w:p w14:paraId="530956B2" w14:textId="0C79C393" w:rsidR="0066287D" w:rsidRPr="0002456B" w:rsidRDefault="0002456B" w:rsidP="00AC6938">
            <w:pPr>
              <w:rPr>
                <w:rStyle w:val="Toggle"/>
                <w:rPrChange w:id="400" w:author="Hwakong Cheng" w:date="2022-10-07T14:53:00Z">
                  <w:rPr/>
                </w:rPrChange>
              </w:rPr>
            </w:pPr>
            <w:ins w:id="401" w:author="Hwakong Cheng" w:date="2022-10-07T14:52:00Z">
              <w:r w:rsidRPr="0002456B">
                <w:rPr>
                  <w:rStyle w:val="Toggle"/>
                </w:rPr>
                <w:t>[UNITS [</w:t>
              </w:r>
            </w:ins>
            <w:r w:rsidR="0066287D" w:rsidRPr="0002456B">
              <w:rPr>
                <w:rStyle w:val="Toggle"/>
                <w:rPrChange w:id="402" w:author="Hwakong Cheng" w:date="2022-10-07T14:53:00Z">
                  <w:rPr/>
                </w:rPrChange>
              </w:rPr>
              <w:t>18°C</w:t>
            </w:r>
            <w:ins w:id="403" w:author="Titus Ellison" w:date="2022-10-13T11:47:00Z">
              <w:r w:rsidR="00423B88">
                <w:rPr>
                  <w:rStyle w:val="Toggle"/>
                </w:rPr>
                <w:t>]</w:t>
              </w:r>
            </w:ins>
            <w:r w:rsidR="0066287D" w:rsidRPr="0002456B">
              <w:rPr>
                <w:rStyle w:val="Toggle"/>
                <w:rPrChange w:id="404" w:author="Hwakong Cheng" w:date="2022-10-07T14:53:00Z">
                  <w:rPr/>
                </w:rPrChange>
              </w:rPr>
              <w:t xml:space="preserve"> </w:t>
            </w:r>
            <w:del w:id="405" w:author="Hwakong Cheng" w:date="2022-10-07T14:53:00Z">
              <w:r w:rsidR="0066287D" w:rsidRPr="0002456B" w:rsidDel="0002456B">
                <w:rPr>
                  <w:rStyle w:val="Toggle"/>
                  <w:rPrChange w:id="406" w:author="Hwakong Cheng" w:date="2022-10-07T14:53:00Z">
                    <w:rPr/>
                  </w:rPrChange>
                </w:rPr>
                <w:delText>(</w:delText>
              </w:r>
            </w:del>
            <w:ins w:id="407" w:author="Hwakong Cheng" w:date="2022-10-07T14:53:00Z">
              <w:r w:rsidRPr="0002456B">
                <w:rPr>
                  <w:rStyle w:val="Toggle"/>
                  <w:rPrChange w:id="408" w:author="Hwakong Cheng" w:date="2022-10-07T14:53:00Z">
                    <w:rPr/>
                  </w:rPrChange>
                </w:rPr>
                <w:t>[</w:t>
              </w:r>
            </w:ins>
            <w:r w:rsidR="0066287D" w:rsidRPr="0002456B">
              <w:rPr>
                <w:rStyle w:val="Toggle"/>
                <w:rPrChange w:id="409" w:author="Hwakong Cheng" w:date="2022-10-07T14:53:00Z">
                  <w:rPr/>
                </w:rPrChange>
              </w:rPr>
              <w:t>65°F</w:t>
            </w:r>
            <w:del w:id="410" w:author="Hwakong Cheng" w:date="2022-10-07T14:52:00Z">
              <w:r w:rsidR="0066287D" w:rsidRPr="0002456B" w:rsidDel="0002456B">
                <w:rPr>
                  <w:rStyle w:val="Toggle"/>
                  <w:rPrChange w:id="411" w:author="Hwakong Cheng" w:date="2022-10-07T14:53:00Z">
                    <w:rPr/>
                  </w:rPrChange>
                </w:rPr>
                <w:delText>)</w:delText>
              </w:r>
            </w:del>
            <w:ins w:id="412" w:author="Hwakong Cheng" w:date="2022-10-07T14:52:00Z">
              <w:r w:rsidRPr="0002456B">
                <w:rPr>
                  <w:rStyle w:val="Toggle"/>
                  <w:rPrChange w:id="413" w:author="Hwakong Cheng" w:date="2022-10-07T14:53:00Z">
                    <w:rPr/>
                  </w:rPrChange>
                </w:rPr>
                <w:t>]]</w:t>
              </w:r>
            </w:ins>
          </w:p>
        </w:tc>
        <w:tc>
          <w:tcPr>
            <w:tcW w:w="146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tcPr>
          <w:p w14:paraId="284FC255" w14:textId="5F838B01" w:rsidR="0066287D" w:rsidRPr="0002456B" w:rsidRDefault="0002456B" w:rsidP="00AC6938">
            <w:pPr>
              <w:rPr>
                <w:rStyle w:val="Toggle"/>
                <w:rPrChange w:id="414" w:author="Hwakong Cheng" w:date="2022-10-07T14:53:00Z">
                  <w:rPr/>
                </w:rPrChange>
              </w:rPr>
            </w:pPr>
            <w:ins w:id="415" w:author="Hwakong Cheng" w:date="2022-10-07T14:52:00Z">
              <w:r w:rsidRPr="0002456B">
                <w:rPr>
                  <w:rStyle w:val="Toggle"/>
                </w:rPr>
                <w:t>[UNITS [</w:t>
              </w:r>
            </w:ins>
            <w:r w:rsidR="0066287D" w:rsidRPr="0002456B">
              <w:rPr>
                <w:rStyle w:val="Toggle"/>
                <w:rPrChange w:id="416" w:author="Hwakong Cheng" w:date="2022-10-07T14:53:00Z">
                  <w:rPr/>
                </w:rPrChange>
              </w:rPr>
              <w:t>24°C</w:t>
            </w:r>
            <w:ins w:id="417" w:author="Titus Ellison" w:date="2022-10-13T11:46:00Z">
              <w:r w:rsidR="00423B88">
                <w:rPr>
                  <w:rStyle w:val="Toggle"/>
                </w:rPr>
                <w:t>]</w:t>
              </w:r>
            </w:ins>
            <w:r w:rsidR="0066287D" w:rsidRPr="0002456B">
              <w:rPr>
                <w:rStyle w:val="Toggle"/>
                <w:rPrChange w:id="418" w:author="Hwakong Cheng" w:date="2022-10-07T14:53:00Z">
                  <w:rPr/>
                </w:rPrChange>
              </w:rPr>
              <w:t xml:space="preserve"> </w:t>
            </w:r>
            <w:del w:id="419" w:author="Hwakong Cheng" w:date="2022-10-07T14:52:00Z">
              <w:r w:rsidR="0066287D" w:rsidRPr="0002456B" w:rsidDel="0002456B">
                <w:rPr>
                  <w:rStyle w:val="Toggle"/>
                  <w:rPrChange w:id="420" w:author="Hwakong Cheng" w:date="2022-10-07T14:53:00Z">
                    <w:rPr/>
                  </w:rPrChange>
                </w:rPr>
                <w:delText>(</w:delText>
              </w:r>
            </w:del>
            <w:ins w:id="421" w:author="Hwakong Cheng" w:date="2022-10-07T14:52:00Z">
              <w:r w:rsidRPr="0002456B">
                <w:rPr>
                  <w:rStyle w:val="Toggle"/>
                  <w:rPrChange w:id="422" w:author="Hwakong Cheng" w:date="2022-10-07T14:53:00Z">
                    <w:rPr/>
                  </w:rPrChange>
                </w:rPr>
                <w:t>[</w:t>
              </w:r>
            </w:ins>
            <w:r w:rsidR="0066287D" w:rsidRPr="0002456B">
              <w:rPr>
                <w:rStyle w:val="Toggle"/>
                <w:rPrChange w:id="423" w:author="Hwakong Cheng" w:date="2022-10-07T14:53:00Z">
                  <w:rPr/>
                </w:rPrChange>
              </w:rPr>
              <w:t>75°F</w:t>
            </w:r>
            <w:del w:id="424" w:author="Hwakong Cheng" w:date="2022-10-07T14:52:00Z">
              <w:r w:rsidR="0066287D" w:rsidRPr="0002456B" w:rsidDel="0002456B">
                <w:rPr>
                  <w:rStyle w:val="Toggle"/>
                  <w:rPrChange w:id="425" w:author="Hwakong Cheng" w:date="2022-10-07T14:53:00Z">
                    <w:rPr/>
                  </w:rPrChange>
                </w:rPr>
                <w:delText>)</w:delText>
              </w:r>
            </w:del>
            <w:ins w:id="426" w:author="Hwakong Cheng" w:date="2022-10-07T14:52:00Z">
              <w:r w:rsidRPr="0002456B">
                <w:rPr>
                  <w:rStyle w:val="Toggle"/>
                  <w:rPrChange w:id="427" w:author="Hwakong Cheng" w:date="2022-10-07T14:53:00Z">
                    <w:rPr/>
                  </w:rPrChange>
                </w:rPr>
                <w:t>]]</w:t>
              </w:r>
            </w:ins>
          </w:p>
        </w:tc>
        <w:tc>
          <w:tcPr>
            <w:tcW w:w="146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tcPr>
          <w:p w14:paraId="16DEFE4A" w14:textId="74266D46" w:rsidR="0066287D" w:rsidRPr="0002456B" w:rsidRDefault="0002456B" w:rsidP="00AC6938">
            <w:pPr>
              <w:rPr>
                <w:rStyle w:val="Toggle"/>
                <w:rPrChange w:id="428" w:author="Hwakong Cheng" w:date="2022-10-07T14:53:00Z">
                  <w:rPr/>
                </w:rPrChange>
              </w:rPr>
            </w:pPr>
            <w:ins w:id="429" w:author="Hwakong Cheng" w:date="2022-10-07T14:52:00Z">
              <w:r w:rsidRPr="0002456B">
                <w:rPr>
                  <w:rStyle w:val="Toggle"/>
                </w:rPr>
                <w:t>[UNITS [</w:t>
              </w:r>
            </w:ins>
            <w:r w:rsidR="0066287D" w:rsidRPr="0002456B">
              <w:rPr>
                <w:rStyle w:val="Toggle"/>
                <w:rPrChange w:id="430" w:author="Hwakong Cheng" w:date="2022-10-07T14:53:00Z">
                  <w:rPr/>
                </w:rPrChange>
              </w:rPr>
              <w:t>18°C</w:t>
            </w:r>
            <w:ins w:id="431" w:author="Titus Ellison" w:date="2022-10-13T11:47:00Z">
              <w:r w:rsidR="00423B88">
                <w:rPr>
                  <w:rStyle w:val="Toggle"/>
                </w:rPr>
                <w:t>]</w:t>
              </w:r>
            </w:ins>
            <w:r w:rsidR="0066287D" w:rsidRPr="0002456B">
              <w:rPr>
                <w:rStyle w:val="Toggle"/>
                <w:rPrChange w:id="432" w:author="Hwakong Cheng" w:date="2022-10-07T14:53:00Z">
                  <w:rPr/>
                </w:rPrChange>
              </w:rPr>
              <w:t xml:space="preserve"> </w:t>
            </w:r>
            <w:del w:id="433" w:author="Hwakong Cheng" w:date="2022-10-07T14:53:00Z">
              <w:r w:rsidR="0066287D" w:rsidRPr="0002456B" w:rsidDel="0002456B">
                <w:rPr>
                  <w:rStyle w:val="Toggle"/>
                  <w:rPrChange w:id="434" w:author="Hwakong Cheng" w:date="2022-10-07T14:53:00Z">
                    <w:rPr/>
                  </w:rPrChange>
                </w:rPr>
                <w:delText>(</w:delText>
              </w:r>
            </w:del>
            <w:ins w:id="435" w:author="Hwakong Cheng" w:date="2022-10-07T14:53:00Z">
              <w:r w:rsidRPr="0002456B">
                <w:rPr>
                  <w:rStyle w:val="Toggle"/>
                  <w:rPrChange w:id="436" w:author="Hwakong Cheng" w:date="2022-10-07T14:53:00Z">
                    <w:rPr/>
                  </w:rPrChange>
                </w:rPr>
                <w:t>[</w:t>
              </w:r>
            </w:ins>
            <w:r w:rsidR="0066287D" w:rsidRPr="0002456B">
              <w:rPr>
                <w:rStyle w:val="Toggle"/>
                <w:rPrChange w:id="437" w:author="Hwakong Cheng" w:date="2022-10-07T14:53:00Z">
                  <w:rPr/>
                </w:rPrChange>
              </w:rPr>
              <w:t>65°F</w:t>
            </w:r>
            <w:del w:id="438" w:author="Hwakong Cheng" w:date="2022-10-07T14:52:00Z">
              <w:r w:rsidR="0066287D" w:rsidRPr="0002456B" w:rsidDel="0002456B">
                <w:rPr>
                  <w:rStyle w:val="Toggle"/>
                  <w:rPrChange w:id="439" w:author="Hwakong Cheng" w:date="2022-10-07T14:53:00Z">
                    <w:rPr/>
                  </w:rPrChange>
                </w:rPr>
                <w:delText>)</w:delText>
              </w:r>
            </w:del>
            <w:ins w:id="440" w:author="Hwakong Cheng" w:date="2022-10-07T14:52:00Z">
              <w:r w:rsidRPr="0002456B">
                <w:rPr>
                  <w:rStyle w:val="Toggle"/>
                  <w:rPrChange w:id="441" w:author="Hwakong Cheng" w:date="2022-10-07T14:53:00Z">
                    <w:rPr/>
                  </w:rPrChange>
                </w:rPr>
                <w:t>]]</w:t>
              </w:r>
            </w:ins>
          </w:p>
        </w:tc>
        <w:tc>
          <w:tcPr>
            <w:tcW w:w="1460" w:type="dxa"/>
            <w:tcBorders>
              <w:top w:val="single" w:sz="3" w:space="0" w:color="000000"/>
              <w:left w:val="nil"/>
              <w:bottom w:val="single" w:sz="16" w:space="0" w:color="000000"/>
              <w:right w:val="nil"/>
            </w:tcBorders>
            <w:tcMar>
              <w:top w:w="110" w:type="dxa"/>
              <w:left w:w="80" w:type="dxa"/>
              <w:bottom w:w="70" w:type="dxa"/>
              <w:right w:w="40" w:type="dxa"/>
            </w:tcMar>
          </w:tcPr>
          <w:p w14:paraId="03CE1455" w14:textId="402021B8" w:rsidR="0066287D" w:rsidRPr="0002456B" w:rsidRDefault="0002456B" w:rsidP="00AC6938">
            <w:pPr>
              <w:rPr>
                <w:rStyle w:val="Toggle"/>
                <w:rPrChange w:id="442" w:author="Hwakong Cheng" w:date="2022-10-07T14:53:00Z">
                  <w:rPr/>
                </w:rPrChange>
              </w:rPr>
            </w:pPr>
            <w:ins w:id="443" w:author="Hwakong Cheng" w:date="2022-10-07T14:52:00Z">
              <w:r w:rsidRPr="0002456B">
                <w:rPr>
                  <w:rStyle w:val="Toggle"/>
                </w:rPr>
                <w:t>[UNITS [</w:t>
              </w:r>
            </w:ins>
            <w:r w:rsidR="0066287D" w:rsidRPr="0002456B">
              <w:rPr>
                <w:rStyle w:val="Toggle"/>
                <w:rPrChange w:id="444" w:author="Hwakong Cheng" w:date="2022-10-07T14:53:00Z">
                  <w:rPr/>
                </w:rPrChange>
              </w:rPr>
              <w:t>24°C</w:t>
            </w:r>
            <w:ins w:id="445" w:author="Titus Ellison" w:date="2022-10-13T11:46:00Z">
              <w:r w:rsidR="00423B88">
                <w:rPr>
                  <w:rStyle w:val="Toggle"/>
                </w:rPr>
                <w:t>]</w:t>
              </w:r>
            </w:ins>
            <w:r w:rsidR="0066287D" w:rsidRPr="0002456B">
              <w:rPr>
                <w:rStyle w:val="Toggle"/>
                <w:rPrChange w:id="446" w:author="Hwakong Cheng" w:date="2022-10-07T14:53:00Z">
                  <w:rPr/>
                </w:rPrChange>
              </w:rPr>
              <w:t xml:space="preserve"> </w:t>
            </w:r>
            <w:del w:id="447" w:author="Hwakong Cheng" w:date="2022-10-07T14:53:00Z">
              <w:r w:rsidR="0066287D" w:rsidRPr="0002456B" w:rsidDel="0002456B">
                <w:rPr>
                  <w:rStyle w:val="Toggle"/>
                  <w:rPrChange w:id="448" w:author="Hwakong Cheng" w:date="2022-10-07T14:53:00Z">
                    <w:rPr/>
                  </w:rPrChange>
                </w:rPr>
                <w:delText>(</w:delText>
              </w:r>
            </w:del>
            <w:ins w:id="449" w:author="Hwakong Cheng" w:date="2022-10-07T14:53:00Z">
              <w:r w:rsidRPr="0002456B">
                <w:rPr>
                  <w:rStyle w:val="Toggle"/>
                  <w:rPrChange w:id="450" w:author="Hwakong Cheng" w:date="2022-10-07T14:53:00Z">
                    <w:rPr/>
                  </w:rPrChange>
                </w:rPr>
                <w:t>[</w:t>
              </w:r>
            </w:ins>
            <w:r w:rsidR="0066287D" w:rsidRPr="0002456B">
              <w:rPr>
                <w:rStyle w:val="Toggle"/>
                <w:rPrChange w:id="451" w:author="Hwakong Cheng" w:date="2022-10-07T14:53:00Z">
                  <w:rPr/>
                </w:rPrChange>
              </w:rPr>
              <w:t>75°F</w:t>
            </w:r>
            <w:del w:id="452" w:author="Hwakong Cheng" w:date="2022-10-07T14:52:00Z">
              <w:r w:rsidR="0066287D" w:rsidRPr="0002456B" w:rsidDel="0002456B">
                <w:rPr>
                  <w:rStyle w:val="Toggle"/>
                  <w:rPrChange w:id="453" w:author="Hwakong Cheng" w:date="2022-10-07T14:53:00Z">
                    <w:rPr/>
                  </w:rPrChange>
                </w:rPr>
                <w:delText>)</w:delText>
              </w:r>
            </w:del>
            <w:ins w:id="454" w:author="Hwakong Cheng" w:date="2022-10-07T14:52:00Z">
              <w:r w:rsidRPr="0002456B">
                <w:rPr>
                  <w:rStyle w:val="Toggle"/>
                  <w:rPrChange w:id="455" w:author="Hwakong Cheng" w:date="2022-10-07T14:53:00Z">
                    <w:rPr/>
                  </w:rPrChange>
                </w:rPr>
                <w:t>]]</w:t>
              </w:r>
            </w:ins>
          </w:p>
        </w:tc>
      </w:tr>
    </w:tbl>
    <w:p w14:paraId="49EB3D50" w14:textId="77777777" w:rsidR="0066287D" w:rsidRPr="00AC6938" w:rsidRDefault="0066287D" w:rsidP="0066287D"/>
    <w:p w14:paraId="1AF89950" w14:textId="2691D077" w:rsidR="009045A3" w:rsidRDefault="009045A3" w:rsidP="0087618D">
      <w:pPr>
        <w:pStyle w:val="Heading4"/>
      </w:pPr>
      <w:bookmarkStart w:id="456" w:name="_Ref38386205"/>
      <w:r>
        <w:t xml:space="preserve">Outdoor Air Ventilation </w:t>
      </w:r>
      <w:r w:rsidR="00D21A33">
        <w:t>Setpoint</w:t>
      </w:r>
      <w:r>
        <w:t>s</w:t>
      </w:r>
      <w:bookmarkEnd w:id="456"/>
    </w:p>
    <w:p w14:paraId="4E1E5CFE" w14:textId="1EFF8C76" w:rsidR="009045A3" w:rsidRPr="00BC7581" w:rsidRDefault="009045A3" w:rsidP="00B37EF3">
      <w:pPr>
        <w:pStyle w:val="Infobox"/>
      </w:pPr>
      <w:r>
        <w:t xml:space="preserve">Ventilation </w:t>
      </w:r>
      <w:r w:rsidR="00D21A33">
        <w:t>setpoint</w:t>
      </w:r>
      <w:r>
        <w:t xml:space="preserve">s can be specified by the designer in </w:t>
      </w:r>
      <w:proofErr w:type="gramStart"/>
      <w:r>
        <w:t>a number of</w:t>
      </w:r>
      <w:proofErr w:type="gramEnd"/>
      <w:r>
        <w:t xml:space="preserve"> ways. The most flexible is to include them for each zone in VAV box and single-zone (SZ) equipment schedules.</w:t>
      </w:r>
      <w:r w:rsidRPr="00BC7581">
        <w:t xml:space="preserve"> </w:t>
      </w:r>
    </w:p>
    <w:p w14:paraId="7DE24852" w14:textId="77777777" w:rsidR="009045A3" w:rsidRPr="00BC7581" w:rsidRDefault="009045A3" w:rsidP="00B37EF3">
      <w:pPr>
        <w:pStyle w:val="Instrbox"/>
      </w:pPr>
      <w:r w:rsidRPr="00BC7581">
        <w:t>The engineer must select between ventilation logic options:</w:t>
      </w:r>
    </w:p>
    <w:p w14:paraId="6CFD8000" w14:textId="77777777" w:rsidR="009045A3" w:rsidRDefault="009045A3" w:rsidP="00B37EF3">
      <w:pPr>
        <w:pStyle w:val="Instrbox"/>
      </w:pPr>
      <w:r>
        <w:t>If the project is to comply with ASHRAE Standard 62.1 ventilation requirements, keep subsection (a) and delete subsection (b).</w:t>
      </w:r>
    </w:p>
    <w:p w14:paraId="542476E9" w14:textId="017C5A9A" w:rsidR="009045A3" w:rsidRPr="00BC7581" w:rsidRDefault="009045A3" w:rsidP="00B37EF3">
      <w:pPr>
        <w:pStyle w:val="Instrbox"/>
      </w:pPr>
      <w:r w:rsidRPr="00BC7581">
        <w:t xml:space="preserve">If the project is to comply with California Title 24 ventilation requirements, keep subsection </w:t>
      </w:r>
      <w:r>
        <w:t>(b)</w:t>
      </w:r>
      <w:r w:rsidRPr="00BC7581">
        <w:t xml:space="preserve"> and delete subsection </w:t>
      </w:r>
      <w:r>
        <w:t>(a).</w:t>
      </w:r>
    </w:p>
    <w:p w14:paraId="15F2ACAD" w14:textId="0FF4FFD4" w:rsidR="009045A3" w:rsidRPr="00BC7581" w:rsidRDefault="00573EBA" w:rsidP="007C1423">
      <w:pPr>
        <w:pStyle w:val="Heading5"/>
      </w:pPr>
      <w:bookmarkStart w:id="457" w:name="_Ref443135031"/>
      <w:bookmarkStart w:id="458" w:name="_Ref477432131"/>
      <w:ins w:id="459" w:author="Hwakong Cheng" w:date="2022-10-06T12:27:00Z">
        <w:r w:rsidRPr="000175AE">
          <w:rPr>
            <w:rStyle w:val="Toggle"/>
            <w:rPrChange w:id="460" w:author="Hwakong Cheng" w:date="2022-10-07T13:18:00Z">
              <w:rPr/>
            </w:rPrChange>
          </w:rPr>
          <w:t xml:space="preserve">[VENT </w:t>
        </w:r>
        <w:proofErr w:type="gramStart"/>
        <w:r w:rsidRPr="000175AE">
          <w:rPr>
            <w:rStyle w:val="Toggle"/>
            <w:rPrChange w:id="461" w:author="Hwakong Cheng" w:date="2022-10-07T13:18:00Z">
              <w:rPr/>
            </w:rPrChange>
          </w:rPr>
          <w:t>621]</w:t>
        </w:r>
      </w:ins>
      <w:r w:rsidR="009045A3" w:rsidRPr="00BC7581">
        <w:t>For</w:t>
      </w:r>
      <w:proofErr w:type="gramEnd"/>
      <w:r w:rsidR="009045A3" w:rsidRPr="00BC7581">
        <w:t xml:space="preserve"> projects complying with the Ventilation Rate Procedure of ASHRAE Standard 62.1-2016:</w:t>
      </w:r>
      <w:bookmarkEnd w:id="457"/>
      <w:bookmarkEnd w:id="458"/>
    </w:p>
    <w:p w14:paraId="19D72F22" w14:textId="77777777" w:rsidR="009045A3" w:rsidRPr="00BC7581" w:rsidRDefault="009045A3" w:rsidP="007C1423">
      <w:pPr>
        <w:pStyle w:val="Heading6"/>
      </w:pPr>
      <w:r w:rsidRPr="00BC7581">
        <w:t xml:space="preserve">The area component of the breathing zone outdoor airflow </w:t>
      </w:r>
      <w:proofErr w:type="spellStart"/>
      <w:r w:rsidRPr="00BC7581">
        <w:t>Vbz</w:t>
      </w:r>
      <w:proofErr w:type="spellEnd"/>
      <w:r w:rsidRPr="00BC7581">
        <w:t>-A</w:t>
      </w:r>
    </w:p>
    <w:p w14:paraId="6F37ED5C" w14:textId="72670E98" w:rsidR="009045A3" w:rsidRPr="00BC7581" w:rsidRDefault="009045A3" w:rsidP="00B37EF3">
      <w:pPr>
        <w:pStyle w:val="Infobox"/>
      </w:pPr>
      <w:r w:rsidRPr="00BC7581">
        <w:t>This is the zone floor area times the outdoor airflow rate per unit area, as given in Standard 62.1-2016</w:t>
      </w:r>
      <w:r>
        <w:rPr>
          <w:bCs/>
        </w:rPr>
        <w:t xml:space="preserve">, Table 6.2.2.1; i.e., </w:t>
      </w:r>
      <w:proofErr w:type="spellStart"/>
      <w:r>
        <w:rPr>
          <w:bCs/>
        </w:rPr>
        <w:t>Vbz</w:t>
      </w:r>
      <w:proofErr w:type="spellEnd"/>
      <w:r>
        <w:rPr>
          <w:bCs/>
        </w:rPr>
        <w:t>-A = Az*Ra.</w:t>
      </w:r>
    </w:p>
    <w:p w14:paraId="4F99E399" w14:textId="77777777" w:rsidR="009045A3" w:rsidRPr="00BC7581" w:rsidRDefault="009045A3" w:rsidP="007C1423">
      <w:pPr>
        <w:pStyle w:val="Heading6"/>
      </w:pPr>
      <w:r w:rsidRPr="00BC7581">
        <w:t xml:space="preserve">The population component of the breathing zone outdoor airflow </w:t>
      </w:r>
      <w:proofErr w:type="spellStart"/>
      <w:r w:rsidRPr="00BC7581">
        <w:t>Vbz</w:t>
      </w:r>
      <w:proofErr w:type="spellEnd"/>
      <w:r w:rsidRPr="00BC7581">
        <w:t>-P</w:t>
      </w:r>
    </w:p>
    <w:p w14:paraId="5DBD441D" w14:textId="7367922E" w:rsidR="009045A3" w:rsidRPr="00BC7581" w:rsidRDefault="009045A3" w:rsidP="00B37EF3">
      <w:pPr>
        <w:pStyle w:val="Infobox"/>
      </w:pPr>
      <w:r w:rsidRPr="00BC7581">
        <w:t>This is the zone design population (without diversity) times the outdoor airflow rate per occupant, as given in Standard 62.1-2016</w:t>
      </w:r>
      <w:r>
        <w:rPr>
          <w:bCs/>
        </w:rPr>
        <w:t xml:space="preserve">, Table 6.2.2.1; </w:t>
      </w:r>
      <w:proofErr w:type="gramStart"/>
      <w:r>
        <w:rPr>
          <w:bCs/>
        </w:rPr>
        <w:t>i.e.;</w:t>
      </w:r>
      <w:proofErr w:type="gramEnd"/>
      <w:r>
        <w:rPr>
          <w:bCs/>
        </w:rPr>
        <w:t xml:space="preserve"> </w:t>
      </w:r>
      <w:proofErr w:type="spellStart"/>
      <w:r>
        <w:rPr>
          <w:bCs/>
        </w:rPr>
        <w:t>Vbz</w:t>
      </w:r>
      <w:proofErr w:type="spellEnd"/>
      <w:r>
        <w:rPr>
          <w:bCs/>
        </w:rPr>
        <w:t xml:space="preserve">-P = </w:t>
      </w:r>
      <w:proofErr w:type="spellStart"/>
      <w:r>
        <w:rPr>
          <w:bCs/>
        </w:rPr>
        <w:t>Pz</w:t>
      </w:r>
      <w:proofErr w:type="spellEnd"/>
      <w:r>
        <w:rPr>
          <w:bCs/>
        </w:rPr>
        <w:t>*Rp.</w:t>
      </w:r>
    </w:p>
    <w:p w14:paraId="40EAFD14" w14:textId="0871103C" w:rsidR="009045A3" w:rsidRPr="00BC7581" w:rsidRDefault="009045A3" w:rsidP="007C1423">
      <w:pPr>
        <w:pStyle w:val="Heading6"/>
      </w:pPr>
      <w:r w:rsidRPr="00BC7581">
        <w:t xml:space="preserve">Zone air distribution effectiveness </w:t>
      </w:r>
      <w:proofErr w:type="spellStart"/>
      <w:r w:rsidRPr="00BC7581">
        <w:t>EzH</w:t>
      </w:r>
      <w:proofErr w:type="spellEnd"/>
      <w:r w:rsidRPr="00BC7581">
        <w:t xml:space="preserve"> in </w:t>
      </w:r>
      <w:r>
        <w:rPr>
          <w:rFonts w:cs="Times New Roman PS MT"/>
          <w:bCs/>
          <w:szCs w:val="20"/>
        </w:rPr>
        <w:t>heating</w:t>
      </w:r>
    </w:p>
    <w:p w14:paraId="11FBBB5D" w14:textId="74887030" w:rsidR="009045A3" w:rsidRPr="00BC7581" w:rsidRDefault="009045A3" w:rsidP="007C1423">
      <w:pPr>
        <w:pStyle w:val="Heading6"/>
      </w:pPr>
      <w:r w:rsidRPr="00BC7581">
        <w:t xml:space="preserve">Zone air distribution effectiveness </w:t>
      </w:r>
      <w:proofErr w:type="spellStart"/>
      <w:r w:rsidRPr="00BC7581">
        <w:t>EzC</w:t>
      </w:r>
      <w:proofErr w:type="spellEnd"/>
      <w:r w:rsidRPr="00BC7581">
        <w:t xml:space="preserve"> in </w:t>
      </w:r>
      <w:r>
        <w:rPr>
          <w:rFonts w:cs="Times New Roman PS MT"/>
          <w:bCs/>
          <w:szCs w:val="20"/>
        </w:rPr>
        <w:t>cooling</w:t>
      </w:r>
    </w:p>
    <w:p w14:paraId="014FA320" w14:textId="36F66BEA" w:rsidR="009045A3" w:rsidRPr="00BC7581" w:rsidRDefault="009045A3" w:rsidP="00B37EF3">
      <w:pPr>
        <w:pStyle w:val="Infobox"/>
      </w:pPr>
      <w:r w:rsidRPr="00BC7581">
        <w:t xml:space="preserve">Zone </w:t>
      </w:r>
      <w:r>
        <w:rPr>
          <w:bCs/>
        </w:rPr>
        <w:t>air distribution effectiveness</w:t>
      </w:r>
      <w:r w:rsidRPr="00BC7581">
        <w:t xml:space="preserve"> depends on the relative locations of supply and return in the space, per ASHRAE Standard 62.1-2016</w:t>
      </w:r>
      <w:r>
        <w:rPr>
          <w:bCs/>
        </w:rPr>
        <w:t>, Table 6.2.2.2</w:t>
      </w:r>
      <w:r w:rsidRPr="00BC7581">
        <w:t>.</w:t>
      </w:r>
    </w:p>
    <w:p w14:paraId="6731A8E9" w14:textId="5655139A" w:rsidR="009045A3" w:rsidRPr="00BC7581" w:rsidRDefault="009045A3" w:rsidP="007C1423">
      <w:pPr>
        <w:pStyle w:val="Heading6"/>
      </w:pPr>
      <w:r w:rsidRPr="00BC7581">
        <w:t>Indicate where occupied-standby mode is allowed</w:t>
      </w:r>
      <w:r>
        <w:rPr>
          <w:rFonts w:cs="Times New Roman PS MT"/>
          <w:bCs/>
          <w:szCs w:val="20"/>
        </w:rPr>
        <w:t>,</w:t>
      </w:r>
      <w:r w:rsidRPr="00BC7581">
        <w:t xml:space="preserve"> based on the zone occupancy category per Standard 62.1</w:t>
      </w:r>
      <w:r>
        <w:rPr>
          <w:rFonts w:cs="Times New Roman PS MT"/>
          <w:bCs/>
          <w:szCs w:val="20"/>
        </w:rPr>
        <w:t>-</w:t>
      </w:r>
      <w:r w:rsidRPr="00BC7581">
        <w:t>2016</w:t>
      </w:r>
      <w:r>
        <w:rPr>
          <w:rFonts w:cs="Times New Roman PS MT"/>
          <w:bCs/>
          <w:szCs w:val="20"/>
        </w:rPr>
        <w:t>, Table 6.2.2.1</w:t>
      </w:r>
      <w:r w:rsidRPr="00BC7581">
        <w:t>.</w:t>
      </w:r>
    </w:p>
    <w:p w14:paraId="7729EBE0" w14:textId="49E3A805" w:rsidR="009045A3" w:rsidRPr="00BC7581" w:rsidRDefault="009045A3" w:rsidP="00B37EF3">
      <w:pPr>
        <w:pStyle w:val="Infobox"/>
      </w:pPr>
      <w:r w:rsidRPr="00BC7581">
        <w:t xml:space="preserve">Occupied-standby mode applies to individual zones, is considered a zonal subset of </w:t>
      </w:r>
      <w:r w:rsidR="00D21A33">
        <w:rPr>
          <w:bCs/>
        </w:rPr>
        <w:t xml:space="preserve">Occupied </w:t>
      </w:r>
      <w:proofErr w:type="gramStart"/>
      <w:r w:rsidR="00D21A33">
        <w:rPr>
          <w:bCs/>
        </w:rPr>
        <w:t>Mode</w:t>
      </w:r>
      <w:proofErr w:type="gramEnd"/>
      <w:r w:rsidRPr="00BC7581">
        <w:t xml:space="preserve"> and is not considered a </w:t>
      </w:r>
      <w:r>
        <w:rPr>
          <w:bCs/>
        </w:rPr>
        <w:t xml:space="preserve">zone-group operating mode. See Section  </w:t>
      </w:r>
      <w:r w:rsidR="00C01685">
        <w:rPr>
          <w:bCs/>
        </w:rPr>
        <w:fldChar w:fldCharType="begin"/>
      </w:r>
      <w:r w:rsidR="00C01685">
        <w:rPr>
          <w:bCs/>
        </w:rPr>
        <w:instrText xml:space="preserve"> REF _Ref38385367 \w \h </w:instrText>
      </w:r>
      <w:r w:rsidR="00C01685">
        <w:rPr>
          <w:bCs/>
        </w:rPr>
      </w:r>
      <w:r w:rsidR="00C01685">
        <w:rPr>
          <w:bCs/>
        </w:rPr>
        <w:fldChar w:fldCharType="separate"/>
      </w:r>
      <w:r w:rsidR="0037258A">
        <w:rPr>
          <w:bCs/>
        </w:rPr>
        <w:t>5.4.6</w:t>
      </w:r>
      <w:r w:rsidR="00C01685">
        <w:rPr>
          <w:bCs/>
        </w:rPr>
        <w:fldChar w:fldCharType="end"/>
      </w:r>
      <w:r w:rsidR="00C01685">
        <w:rPr>
          <w:bCs/>
        </w:rPr>
        <w:t xml:space="preserve"> </w:t>
      </w:r>
      <w:r>
        <w:rPr>
          <w:bCs/>
        </w:rPr>
        <w:t>for zone-group operating modes</w:t>
      </w:r>
      <w:r w:rsidRPr="00BC7581">
        <w:t>.</w:t>
      </w:r>
    </w:p>
    <w:p w14:paraId="1E4AF7FF" w14:textId="7EE1D009" w:rsidR="009045A3" w:rsidRDefault="00573EBA" w:rsidP="007C1423">
      <w:pPr>
        <w:pStyle w:val="Heading5"/>
      </w:pPr>
      <w:ins w:id="462" w:author="Hwakong Cheng" w:date="2022-10-06T12:27:00Z">
        <w:r w:rsidRPr="000175AE">
          <w:rPr>
            <w:rStyle w:val="Toggle"/>
            <w:rPrChange w:id="463" w:author="Hwakong Cheng" w:date="2022-10-07T13:19:00Z">
              <w:rPr/>
            </w:rPrChange>
          </w:rPr>
          <w:t>[VENT T</w:t>
        </w:r>
        <w:proofErr w:type="gramStart"/>
        <w:r w:rsidRPr="000175AE">
          <w:rPr>
            <w:rStyle w:val="Toggle"/>
            <w:rPrChange w:id="464" w:author="Hwakong Cheng" w:date="2022-10-07T13:19:00Z">
              <w:rPr/>
            </w:rPrChange>
          </w:rPr>
          <w:t>24]</w:t>
        </w:r>
      </w:ins>
      <w:r w:rsidR="009045A3">
        <w:t>For</w:t>
      </w:r>
      <w:proofErr w:type="gramEnd"/>
      <w:r w:rsidR="009045A3">
        <w:t xml:space="preserve"> projects complying with California Title 24 ventilation standards:</w:t>
      </w:r>
    </w:p>
    <w:p w14:paraId="3D18C2C9" w14:textId="11450057" w:rsidR="009045A3" w:rsidRPr="00BC7581" w:rsidRDefault="009045A3" w:rsidP="007C1423">
      <w:pPr>
        <w:pStyle w:val="Heading6"/>
      </w:pPr>
      <w:proofErr w:type="spellStart"/>
      <w:r w:rsidRPr="00BC7581">
        <w:rPr>
          <w:i/>
        </w:rPr>
        <w:t>Vocc</w:t>
      </w:r>
      <w:proofErr w:type="spellEnd"/>
      <w:r w:rsidRPr="00BC7581">
        <w:rPr>
          <w:i/>
        </w:rPr>
        <w:t>-min</w:t>
      </w:r>
      <w:r>
        <w:rPr>
          <w:rFonts w:cs="Times New Roman PS MT"/>
          <w:bCs/>
          <w:szCs w:val="20"/>
        </w:rPr>
        <w:t>.</w:t>
      </w:r>
      <w:r w:rsidRPr="00BC7581">
        <w:t xml:space="preserve"> Zone minimum outdoor airflow for occupants, per </w:t>
      </w:r>
      <w:r>
        <w:rPr>
          <w:rFonts w:cs="Times New Roman PS MT"/>
          <w:bCs/>
          <w:szCs w:val="20"/>
        </w:rPr>
        <w:t xml:space="preserve">California </w:t>
      </w:r>
      <w:r w:rsidRPr="00BC7581">
        <w:t>Title 24 prescribed airflow-per-occupant requirements.</w:t>
      </w:r>
    </w:p>
    <w:p w14:paraId="79F567FE" w14:textId="1F2AC2B4" w:rsidR="009045A3" w:rsidRPr="00BC7581" w:rsidRDefault="009045A3" w:rsidP="007C1423">
      <w:pPr>
        <w:pStyle w:val="Heading6"/>
      </w:pPr>
      <w:proofErr w:type="spellStart"/>
      <w:r w:rsidRPr="00BC7581">
        <w:rPr>
          <w:i/>
        </w:rPr>
        <w:t>Varea</w:t>
      </w:r>
      <w:proofErr w:type="spellEnd"/>
      <w:r w:rsidRPr="00BC7581">
        <w:rPr>
          <w:i/>
        </w:rPr>
        <w:t>-min</w:t>
      </w:r>
      <w:r>
        <w:rPr>
          <w:rFonts w:cs="Times New Roman PS MT"/>
          <w:bCs/>
          <w:szCs w:val="20"/>
        </w:rPr>
        <w:t>.</w:t>
      </w:r>
      <w:r w:rsidRPr="00BC7581">
        <w:t xml:space="preserve"> Zone minimum outdoor airflow for building area, per </w:t>
      </w:r>
      <w:r>
        <w:rPr>
          <w:rFonts w:cs="Times New Roman PS MT"/>
          <w:bCs/>
          <w:szCs w:val="20"/>
        </w:rPr>
        <w:t xml:space="preserve">California </w:t>
      </w:r>
      <w:r w:rsidRPr="00BC7581">
        <w:t>Title 24 prescribed airflow-per-area requirements.</w:t>
      </w:r>
    </w:p>
    <w:p w14:paraId="469EEFA6" w14:textId="77777777" w:rsidR="00053F68" w:rsidRPr="00C23A1B" w:rsidRDefault="00053F68" w:rsidP="007C1423">
      <w:pPr>
        <w:pStyle w:val="Heading6"/>
      </w:pPr>
      <w:bookmarkStart w:id="465" w:name="_Ref38874456"/>
      <w:bookmarkStart w:id="466" w:name="_Ref445035862"/>
      <w:bookmarkStart w:id="467" w:name="_Ref38386220"/>
      <w:r w:rsidRPr="00C23A1B">
        <w:t>Indicate where occupied-standby mode is allowed based on the zone occupancy category per Title 24-2019, Table 120.1-A.</w:t>
      </w:r>
      <w:bookmarkEnd w:id="465"/>
    </w:p>
    <w:p w14:paraId="5A5C9A1B" w14:textId="0EAA11C0" w:rsidR="00053F68" w:rsidRPr="00053F68" w:rsidRDefault="00053F68" w:rsidP="00053F68">
      <w:pPr>
        <w:pStyle w:val="Infobox"/>
      </w:pPr>
      <w:r w:rsidRPr="00053F68">
        <w:t>Occupied-standby mode applies to individual zones, is considered a zonal subset of</w:t>
      </w:r>
      <w:r w:rsidR="00D222B9" w:rsidRPr="00D222B9">
        <w:t xml:space="preserve"> </w:t>
      </w:r>
      <w:r w:rsidR="00D222B9">
        <w:t>Occupied Mode</w:t>
      </w:r>
      <w:r w:rsidRPr="00053F68">
        <w:t xml:space="preserve">, and is not considered a </w:t>
      </w:r>
      <w:r w:rsidR="00D222B9">
        <w:t>Zone Group</w:t>
      </w:r>
      <w:r w:rsidR="00D222B9" w:rsidRPr="00053F68">
        <w:t xml:space="preserve"> </w:t>
      </w:r>
      <w:r w:rsidRPr="00053F68">
        <w:t xml:space="preserve">Operating Mode.  See 5.4.6 for </w:t>
      </w:r>
      <w:r w:rsidR="00D222B9">
        <w:t>Zone Group</w:t>
      </w:r>
      <w:r w:rsidR="00D222B9" w:rsidRPr="00053F68">
        <w:t xml:space="preserve"> </w:t>
      </w:r>
      <w:r w:rsidRPr="00053F68">
        <w:t>Operating Modes.</w:t>
      </w:r>
    </w:p>
    <w:p w14:paraId="56A36658" w14:textId="4E1DCA49" w:rsidR="009045A3" w:rsidRPr="00BC7581" w:rsidRDefault="009045A3" w:rsidP="0087618D">
      <w:pPr>
        <w:pStyle w:val="Heading4"/>
      </w:pPr>
      <w:r w:rsidRPr="00BC7581">
        <w:lastRenderedPageBreak/>
        <w:t>CO</w:t>
      </w:r>
      <w:r w:rsidRPr="00B87A61">
        <w:rPr>
          <w:vertAlign w:val="subscript"/>
        </w:rPr>
        <w:t>2</w:t>
      </w:r>
      <w:r w:rsidRPr="00BC7581">
        <w:t xml:space="preserve"> </w:t>
      </w:r>
      <w:bookmarkEnd w:id="466"/>
      <w:r w:rsidR="00D21A33">
        <w:t>Setpoint</w:t>
      </w:r>
      <w:r>
        <w:t>s</w:t>
      </w:r>
      <w:bookmarkEnd w:id="467"/>
    </w:p>
    <w:p w14:paraId="559A2D89" w14:textId="6BC34BB0" w:rsidR="009045A3" w:rsidRPr="000A4714" w:rsidRDefault="009045A3" w:rsidP="00B37EF3">
      <w:pPr>
        <w:pStyle w:val="Infobox"/>
      </w:pPr>
      <w:r w:rsidRPr="000A4714">
        <w:t xml:space="preserve">Space CO2 </w:t>
      </w:r>
      <w:r w:rsidR="00D21A33">
        <w:t>setpoint</w:t>
      </w:r>
      <w:r w:rsidRPr="000A4714">
        <w:t>s are used for demand-controlled ventilation (DCV) and monitoring/alarming as required by LEED and other green building standards.</w:t>
      </w:r>
    </w:p>
    <w:p w14:paraId="16D1CC5F" w14:textId="2187AD2A" w:rsidR="009045A3" w:rsidRPr="000A4714" w:rsidRDefault="00573EBA" w:rsidP="00B37EF3">
      <w:pPr>
        <w:pStyle w:val="Infobox"/>
      </w:pPr>
      <w:commentRangeStart w:id="468"/>
      <w:ins w:id="469" w:author="Hwakong Cheng" w:date="2022-10-06T12:28:00Z">
        <w:r w:rsidRPr="007172C1">
          <w:rPr>
            <w:rStyle w:val="Toggle"/>
            <w:rPrChange w:id="470" w:author="Hwakong Cheng" w:date="2022-10-07T15:01:00Z">
              <w:rPr/>
            </w:rPrChange>
          </w:rPr>
          <w:t>[VENT 621]</w:t>
        </w:r>
      </w:ins>
      <w:commentRangeEnd w:id="468"/>
      <w:ins w:id="471" w:author="Hwakong Cheng" w:date="2022-10-06T12:40:00Z">
        <w:r w:rsidR="00695EA3" w:rsidRPr="007172C1">
          <w:rPr>
            <w:rStyle w:val="Toggle"/>
            <w:rPrChange w:id="472" w:author="Hwakong Cheng" w:date="2022-10-07T15:01:00Z">
              <w:rPr>
                <w:rStyle w:val="CommentReference"/>
                <w:rFonts w:cstheme="minorBidi"/>
                <w:i w:val="0"/>
                <w:iCs w:val="0"/>
                <w:color w:val="auto"/>
              </w:rPr>
            </w:rPrChange>
          </w:rPr>
          <w:commentReference w:id="468"/>
        </w:r>
      </w:ins>
      <w:r w:rsidR="009045A3" w:rsidRPr="000A4714">
        <w:t xml:space="preserve">It is the designer’s responsibility to determine CO2 </w:t>
      </w:r>
      <w:r w:rsidR="00D21A33">
        <w:t>setpoint</w:t>
      </w:r>
      <w:r w:rsidR="009045A3" w:rsidRPr="000A4714">
        <w:t xml:space="preserve">s. The maximum </w:t>
      </w:r>
      <w:r w:rsidR="00D21A33">
        <w:t>setpoint</w:t>
      </w:r>
      <w:r w:rsidR="009045A3" w:rsidRPr="000A4714">
        <w:t xml:space="preserve"> varies by ventilation standard. Some guidance is provided below for Standard 62.1</w:t>
      </w:r>
      <w:del w:id="473" w:author="Hwakong Cheng" w:date="2022-10-06T12:29:00Z">
        <w:r w:rsidR="009045A3" w:rsidRPr="000A4714" w:rsidDel="00573EBA">
          <w:delText xml:space="preserve"> and Title 24</w:delText>
        </w:r>
      </w:del>
      <w:r w:rsidR="009045A3" w:rsidRPr="000A4714">
        <w:t xml:space="preserve">. The designer may also decide to set lower, more conservative </w:t>
      </w:r>
      <w:r w:rsidR="00D21A33">
        <w:t>setpoint</w:t>
      </w:r>
      <w:r w:rsidR="009045A3" w:rsidRPr="000A4714">
        <w:t xml:space="preserve">s for improved indoor air quality but at the expense of higher energy use. </w:t>
      </w:r>
    </w:p>
    <w:p w14:paraId="099A05B2" w14:textId="20057215" w:rsidR="009045A3" w:rsidRPr="00A644B8" w:rsidRDefault="009045A3" w:rsidP="00B37EF3">
      <w:pPr>
        <w:pStyle w:val="Infobox"/>
      </w:pPr>
      <w:r w:rsidRPr="00A644B8">
        <w:t xml:space="preserve">Standard 62.1 CO2 </w:t>
      </w:r>
      <w:r w:rsidR="00D21A33">
        <w:t>Setpoint</w:t>
      </w:r>
      <w:r w:rsidRPr="00A644B8">
        <w:t xml:space="preserve"> Guidance</w:t>
      </w:r>
    </w:p>
    <w:p w14:paraId="74D94571" w14:textId="57270F21" w:rsidR="009045A3" w:rsidRPr="00A644B8" w:rsidRDefault="009045A3" w:rsidP="00B37EF3">
      <w:pPr>
        <w:pStyle w:val="Infobox"/>
      </w:pPr>
      <w:r w:rsidRPr="00A644B8">
        <w:t>Recommended maximum CO2 is 90% of the steady state concentration</w:t>
      </w:r>
      <w:r w:rsidR="00A644B8">
        <w:t xml:space="preserve"> per Lawrence</w:t>
      </w:r>
      <w:r w:rsidR="00A644B8" w:rsidRPr="00A644B8">
        <w:rPr>
          <w:vertAlign w:val="superscript"/>
        </w:rPr>
        <w:footnoteReference w:id="2"/>
      </w:r>
      <w:r w:rsidRPr="00A644B8">
        <w:t>:</w:t>
      </w:r>
    </w:p>
    <w:p w14:paraId="4292DB12" w14:textId="77777777" w:rsidR="00A644B8" w:rsidRPr="00A644B8" w:rsidRDefault="00EF7855" w:rsidP="00B37EF3">
      <w:pPr>
        <w:pStyle w:val="Infobox"/>
      </w:pPr>
      <m:oMath>
        <m:sSub>
          <m:sSubPr>
            <m:ctrlPr>
              <w:rPr>
                <w:rFonts w:ascii="Cambria Math" w:hAnsi="Cambria Math"/>
              </w:rPr>
            </m:ctrlPr>
          </m:sSubPr>
          <m:e>
            <m:r>
              <w:rPr>
                <w:rFonts w:ascii="Cambria Math" w:hAnsi="Cambria Math"/>
              </w:rPr>
              <m:t>CO</m:t>
            </m:r>
          </m:e>
          <m:sub>
            <m:r>
              <w:rPr>
                <w:rFonts w:ascii="Cambria Math" w:hAnsi="Cambria Math"/>
              </w:rPr>
              <m:t>2</m:t>
            </m:r>
          </m:sub>
        </m:sSub>
        <m:r>
          <w:rPr>
            <w:rFonts w:ascii="Cambria Math" w:hAnsi="Cambria Math"/>
          </w:rPr>
          <m:t>setpoint=0.9</m:t>
        </m:r>
        <m:d>
          <m:dPr>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OA</m:t>
                </m:r>
              </m:sub>
            </m:sSub>
            <m:r>
              <w:rPr>
                <w:rFonts w:ascii="Cambria Math" w:hAnsi="Cambria Math"/>
              </w:rPr>
              <m:t>+</m:t>
            </m:r>
            <m:f>
              <m:fPr>
                <m:ctrlPr>
                  <w:rPr>
                    <w:rFonts w:ascii="Cambria Math" w:hAnsi="Cambria Math"/>
                  </w:rPr>
                </m:ctrlPr>
              </m:fPr>
              <m:num>
                <m:r>
                  <w:rPr>
                    <w:rFonts w:ascii="Cambria Math" w:hAnsi="Cambria Math"/>
                  </w:rPr>
                  <m:t>8400</m:t>
                </m:r>
                <m:sSub>
                  <m:sSubPr>
                    <m:ctrlPr>
                      <w:rPr>
                        <w:rFonts w:ascii="Cambria Math" w:hAnsi="Cambria Math"/>
                      </w:rPr>
                    </m:ctrlPr>
                  </m:sSubPr>
                  <m:e>
                    <m:r>
                      <w:rPr>
                        <w:rFonts w:ascii="Cambria Math" w:hAnsi="Cambria Math"/>
                      </w:rPr>
                      <m:t>E</m:t>
                    </m:r>
                  </m:e>
                  <m:sub>
                    <m:r>
                      <w:rPr>
                        <w:rFonts w:ascii="Cambria Math" w:hAnsi="Cambria Math"/>
                      </w:rPr>
                      <m:t>z</m:t>
                    </m:r>
                  </m:sub>
                </m:sSub>
                <m:r>
                  <w:rPr>
                    <w:rFonts w:ascii="Cambria Math" w:hAnsi="Cambria Math"/>
                  </w:rPr>
                  <m:t>m</m:t>
                </m:r>
              </m:num>
              <m:den>
                <m:sSub>
                  <m:sSubPr>
                    <m:ctrlPr>
                      <w:rPr>
                        <w:rFonts w:ascii="Cambria Math" w:hAnsi="Cambria Math"/>
                      </w:rPr>
                    </m:ctrlPr>
                  </m:sSubPr>
                  <m:e>
                    <m:r>
                      <w:rPr>
                        <w:rFonts w:ascii="Cambria Math" w:hAnsi="Cambria Math"/>
                      </w:rPr>
                      <m:t>R</m:t>
                    </m:r>
                  </m:e>
                  <m:sub>
                    <m:r>
                      <w:rPr>
                        <w:rFonts w:ascii="Cambria Math" w:hAnsi="Cambria Math"/>
                      </w:rPr>
                      <m:t>p</m:t>
                    </m:r>
                  </m:sub>
                </m:sSub>
                <m:r>
                  <w:rPr>
                    <w:rFonts w:ascii="Cambria Math" w:hAnsi="Cambria Math"/>
                  </w:rPr>
                  <m:t>+</m:t>
                </m:r>
                <m:f>
                  <m:fPr>
                    <m:type m:val="skw"/>
                    <m:ctrlPr>
                      <w:rPr>
                        <w:rFonts w:ascii="Cambria Math" w:hAnsi="Cambria Math"/>
                      </w:rPr>
                    </m:ctrlPr>
                  </m:fPr>
                  <m:num>
                    <m:sSub>
                      <m:sSubPr>
                        <m:ctrlPr>
                          <w:rPr>
                            <w:rFonts w:ascii="Cambria Math" w:hAnsi="Cambria Math"/>
                          </w:rPr>
                        </m:ctrlPr>
                      </m:sSubPr>
                      <m:e>
                        <m:r>
                          <w:rPr>
                            <w:rFonts w:ascii="Cambria Math" w:hAnsi="Cambria Math"/>
                          </w:rPr>
                          <m:t>R</m:t>
                        </m:r>
                      </m:e>
                      <m:sub>
                        <m:r>
                          <w:rPr>
                            <w:rFonts w:ascii="Cambria Math" w:hAnsi="Cambria Math"/>
                          </w:rPr>
                          <m:t>a</m:t>
                        </m:r>
                      </m:sub>
                    </m:sSub>
                    <m:sSub>
                      <m:sSubPr>
                        <m:ctrlPr>
                          <w:rPr>
                            <w:rFonts w:ascii="Cambria Math" w:hAnsi="Cambria Math"/>
                          </w:rPr>
                        </m:ctrlPr>
                      </m:sSubPr>
                      <m:e>
                        <m:r>
                          <w:rPr>
                            <w:rFonts w:ascii="Cambria Math" w:hAnsi="Cambria Math"/>
                          </w:rPr>
                          <m:t>A</m:t>
                        </m:r>
                      </m:e>
                      <m:sub>
                        <m:r>
                          <w:rPr>
                            <w:rFonts w:ascii="Cambria Math" w:hAnsi="Cambria Math"/>
                          </w:rPr>
                          <m:t>z</m:t>
                        </m:r>
                      </m:sub>
                    </m:sSub>
                  </m:num>
                  <m:den>
                    <m:sSub>
                      <m:sSubPr>
                        <m:ctrlPr>
                          <w:rPr>
                            <w:rFonts w:ascii="Cambria Math" w:hAnsi="Cambria Math"/>
                          </w:rPr>
                        </m:ctrlPr>
                      </m:sSubPr>
                      <m:e>
                        <m:r>
                          <w:rPr>
                            <w:rFonts w:ascii="Cambria Math" w:hAnsi="Cambria Math"/>
                          </w:rPr>
                          <m:t>P</m:t>
                        </m:r>
                      </m:e>
                      <m:sub>
                        <m:r>
                          <w:rPr>
                            <w:rFonts w:ascii="Cambria Math" w:hAnsi="Cambria Math"/>
                          </w:rPr>
                          <m:t>z</m:t>
                        </m:r>
                      </m:sub>
                    </m:sSub>
                  </m:den>
                </m:f>
              </m:den>
            </m:f>
          </m:e>
        </m:d>
      </m:oMath>
      <w:r w:rsidR="00A644B8" w:rsidRPr="00A644B8">
        <w:t xml:space="preserve"> </w:t>
      </w:r>
    </w:p>
    <w:p w14:paraId="0809CE96" w14:textId="77777777" w:rsidR="009045A3" w:rsidRPr="000A4714" w:rsidRDefault="009045A3" w:rsidP="00B37EF3">
      <w:pPr>
        <w:pStyle w:val="Infobox"/>
      </w:pPr>
      <w:r w:rsidRPr="000A4714">
        <w:t xml:space="preserve">where COA is the outdoor air CO2 concentration in ppm, </w:t>
      </w:r>
      <w:proofErr w:type="spellStart"/>
      <w:r w:rsidRPr="000A4714">
        <w:t>Ez</w:t>
      </w:r>
      <w:proofErr w:type="spellEnd"/>
      <w:r w:rsidRPr="000A4714">
        <w:t xml:space="preserve"> is the zone ventilation effectiveness, m is the metabolic rate of occupants, Rp is the people-based component of the ventilation rate, Ra is the area-based component of the ventilation rate, Az is the zone floor area, and </w:t>
      </w:r>
      <w:proofErr w:type="spellStart"/>
      <w:r w:rsidRPr="000A4714">
        <w:t>Pz</w:t>
      </w:r>
      <w:proofErr w:type="spellEnd"/>
      <w:r w:rsidRPr="000A4714">
        <w:t xml:space="preserve"> is the number of occupants. </w:t>
      </w:r>
    </w:p>
    <w:p w14:paraId="7B47181F" w14:textId="67F8F5CE" w:rsidR="009045A3" w:rsidRPr="000A4714" w:rsidRDefault="009045A3" w:rsidP="00B37EF3">
      <w:pPr>
        <w:pStyle w:val="Infobox"/>
      </w:pPr>
      <w:r w:rsidRPr="000A4714">
        <w:t xml:space="preserve">The CO2 </w:t>
      </w:r>
      <w:r w:rsidR="00D21A33">
        <w:t>setpoint</w:t>
      </w:r>
      <w:r w:rsidRPr="000A4714">
        <w:t xml:space="preserve">s in Informative Table 3.1.1.3 assume an ambient concentration of 400 ppm in lieu of using an ambient CO2 sensor. These sequences are based on not having an ambient sensor. This will be conservative in areas with high ambient CO2 concentrations; few areas have lower concentrations. </w:t>
      </w:r>
    </w:p>
    <w:p w14:paraId="71754FF9" w14:textId="1EAFDD20" w:rsidR="009045A3" w:rsidRPr="000A4714" w:rsidRDefault="00D21A33" w:rsidP="00B37EF3">
      <w:pPr>
        <w:pStyle w:val="Infobox"/>
      </w:pPr>
      <w:r>
        <w:t>Setpoint</w:t>
      </w:r>
      <w:r w:rsidR="009045A3" w:rsidRPr="000A4714">
        <w:t xml:space="preserve">s vary by occupancy type, so the easiest way to include this info is by including a column in VAV box and SZ unit schedules and entering the </w:t>
      </w:r>
      <w:r>
        <w:t>setpoint</w:t>
      </w:r>
      <w:r w:rsidR="009045A3" w:rsidRPr="000A4714">
        <w:t xml:space="preserve"> individually for each zone. </w:t>
      </w:r>
    </w:p>
    <w:p w14:paraId="3C8A0742" w14:textId="3E3DDDFC" w:rsidR="009045A3" w:rsidRDefault="009045A3" w:rsidP="00B37EF3">
      <w:pPr>
        <w:pStyle w:val="Infobox"/>
      </w:pPr>
      <w:r w:rsidRPr="000A4714">
        <w:t>Demand controlled ventilation (DCV) is an active area of research under ASHRAE RP-1747, “Implementation of RP-1547 CO2-Based Demand Controlled Ventilation for Multiple Zone HVAC Systems in Direct Digital Control Systems.”</w:t>
      </w:r>
    </w:p>
    <w:tbl>
      <w:tblPr>
        <w:tblW w:w="0" w:type="auto"/>
        <w:tblLayout w:type="fixed"/>
        <w:tblCellMar>
          <w:top w:w="80" w:type="dxa"/>
          <w:left w:w="40" w:type="dxa"/>
          <w:bottom w:w="40" w:type="dxa"/>
          <w:right w:w="40" w:type="dxa"/>
        </w:tblCellMar>
        <w:tblLook w:val="0000" w:firstRow="0" w:lastRow="0" w:firstColumn="0" w:lastColumn="0" w:noHBand="0" w:noVBand="0"/>
      </w:tblPr>
      <w:tblGrid>
        <w:gridCol w:w="8600"/>
      </w:tblGrid>
      <w:tr w:rsidR="00A644B8" w14:paraId="4EBE64B2" w14:textId="77777777" w:rsidTr="00017ACB">
        <w:tc>
          <w:tcPr>
            <w:tcW w:w="8600" w:type="dxa"/>
            <w:tcBorders>
              <w:top w:val="nil"/>
              <w:left w:val="nil"/>
              <w:bottom w:val="nil"/>
              <w:right w:val="nil"/>
            </w:tcBorders>
            <w:tcMar>
              <w:top w:w="80" w:type="dxa"/>
              <w:left w:w="40" w:type="dxa"/>
              <w:bottom w:w="40" w:type="dxa"/>
              <w:right w:w="40" w:type="dxa"/>
            </w:tcMar>
            <w:vAlign w:val="center"/>
          </w:tcPr>
          <w:p w14:paraId="6D6B76ED" w14:textId="5BF34E90" w:rsidR="00A644B8" w:rsidRPr="00EA594F" w:rsidRDefault="004225FC" w:rsidP="00122D20">
            <w:pPr>
              <w:pStyle w:val="TableTitle"/>
              <w:rPr>
                <w:sz w:val="16"/>
                <w:szCs w:val="16"/>
              </w:rPr>
            </w:pPr>
            <w:r>
              <w:t xml:space="preserve">Informative Table 3.1.1.3 </w:t>
            </w:r>
            <w:r w:rsidR="00A644B8">
              <w:t>Default CO</w:t>
            </w:r>
            <w:r w:rsidR="00A644B8" w:rsidRPr="00EA594F">
              <w:rPr>
                <w:vertAlign w:val="subscript"/>
              </w:rPr>
              <w:t>2</w:t>
            </w:r>
            <w:r w:rsidR="00A644B8">
              <w:t xml:space="preserve"> </w:t>
            </w:r>
            <w:r w:rsidR="00D21A33">
              <w:t>Setpoint</w:t>
            </w:r>
            <w:r w:rsidR="00A644B8">
              <w:t>s per ASHRAE Standard 62.1</w:t>
            </w:r>
          </w:p>
        </w:tc>
      </w:tr>
    </w:tbl>
    <w:tbl>
      <w:tblPr>
        <w:tblStyle w:val="TableGrid0"/>
        <w:tblW w:w="0" w:type="auto"/>
        <w:jc w:val="center"/>
        <w:tblInd w:w="0" w:type="dxa"/>
        <w:tblCellMar>
          <w:top w:w="69" w:type="dxa"/>
          <w:left w:w="24" w:type="dxa"/>
        </w:tblCellMar>
        <w:tblLook w:val="04A0" w:firstRow="1" w:lastRow="0" w:firstColumn="1" w:lastColumn="0" w:noHBand="0" w:noVBand="1"/>
      </w:tblPr>
      <w:tblGrid>
        <w:gridCol w:w="2304"/>
        <w:gridCol w:w="1440"/>
        <w:gridCol w:w="2160"/>
        <w:gridCol w:w="1440"/>
      </w:tblGrid>
      <w:tr w:rsidR="00A644B8" w:rsidRPr="005C556B" w14:paraId="6C90858A" w14:textId="77777777" w:rsidTr="00D67DF2">
        <w:trPr>
          <w:tblHeader/>
          <w:jc w:val="center"/>
        </w:trPr>
        <w:tc>
          <w:tcPr>
            <w:tcW w:w="2304" w:type="dxa"/>
            <w:tcBorders>
              <w:top w:val="single" w:sz="4" w:space="0" w:color="auto"/>
              <w:left w:val="single" w:sz="4" w:space="0" w:color="181717"/>
              <w:bottom w:val="single" w:sz="18" w:space="0" w:color="auto"/>
              <w:right w:val="single" w:sz="4" w:space="0" w:color="FFFEFD"/>
            </w:tcBorders>
            <w:shd w:val="clear" w:color="auto" w:fill="DEDDDC"/>
            <w:vAlign w:val="center"/>
          </w:tcPr>
          <w:p w14:paraId="0E1CDE8F" w14:textId="77777777" w:rsidR="00A644B8" w:rsidRPr="005C556B" w:rsidRDefault="00A644B8" w:rsidP="00017ACB">
            <w:pPr>
              <w:spacing w:line="259" w:lineRule="auto"/>
              <w:ind w:right="24"/>
              <w:rPr>
                <w:rFonts w:eastAsia="Times New Roman" w:cs="Times New Roman"/>
                <w:i/>
                <w:sz w:val="18"/>
              </w:rPr>
            </w:pPr>
            <w:bookmarkStart w:id="474" w:name="_Ref443127382"/>
            <w:r w:rsidRPr="005C556B">
              <w:rPr>
                <w:rFonts w:eastAsia="Times New Roman" w:cs="Times New Roman"/>
                <w:i/>
                <w:sz w:val="18"/>
              </w:rPr>
              <w:t>Occupancy Category</w:t>
            </w:r>
          </w:p>
        </w:tc>
        <w:tc>
          <w:tcPr>
            <w:tcW w:w="1440" w:type="dxa"/>
            <w:tcBorders>
              <w:top w:val="single" w:sz="4" w:space="0" w:color="auto"/>
              <w:left w:val="single" w:sz="4" w:space="0" w:color="FFFEFD"/>
              <w:bottom w:val="single" w:sz="18" w:space="0" w:color="auto"/>
              <w:right w:val="single" w:sz="24" w:space="0" w:color="auto"/>
            </w:tcBorders>
            <w:shd w:val="clear" w:color="auto" w:fill="DEDDDC"/>
            <w:vAlign w:val="center"/>
          </w:tcPr>
          <w:p w14:paraId="0492D7FD"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CO</w:t>
            </w:r>
            <w:r w:rsidRPr="005D2ABC">
              <w:rPr>
                <w:rFonts w:eastAsia="Times New Roman" w:cs="Times New Roman"/>
                <w:i/>
                <w:sz w:val="18"/>
                <w:vertAlign w:val="subscript"/>
              </w:rPr>
              <w:t>2</w:t>
            </w:r>
            <w:r w:rsidRPr="005C556B">
              <w:rPr>
                <w:rFonts w:eastAsia="Times New Roman" w:cs="Times New Roman"/>
                <w:i/>
                <w:sz w:val="18"/>
              </w:rPr>
              <w:t xml:space="preserve"> Setpoint (ppm)</w:t>
            </w:r>
          </w:p>
        </w:tc>
        <w:tc>
          <w:tcPr>
            <w:tcW w:w="2160" w:type="dxa"/>
            <w:tcBorders>
              <w:top w:val="single" w:sz="4" w:space="0" w:color="auto"/>
              <w:left w:val="single" w:sz="24" w:space="0" w:color="auto"/>
              <w:bottom w:val="single" w:sz="18" w:space="0" w:color="auto"/>
              <w:right w:val="single" w:sz="4" w:space="0" w:color="FFFEFD"/>
            </w:tcBorders>
            <w:shd w:val="clear" w:color="auto" w:fill="DEDDDC"/>
            <w:vAlign w:val="center"/>
          </w:tcPr>
          <w:p w14:paraId="1074B5B1" w14:textId="77777777" w:rsidR="00A644B8" w:rsidRPr="005C556B" w:rsidRDefault="00A644B8" w:rsidP="00017ACB">
            <w:pPr>
              <w:spacing w:line="259" w:lineRule="auto"/>
              <w:ind w:right="24"/>
              <w:rPr>
                <w:rFonts w:eastAsia="Times New Roman" w:cs="Times New Roman"/>
                <w:i/>
                <w:sz w:val="18"/>
              </w:rPr>
            </w:pPr>
            <w:r w:rsidRPr="005C556B">
              <w:rPr>
                <w:rFonts w:eastAsia="Times New Roman" w:cs="Times New Roman"/>
                <w:i/>
                <w:sz w:val="18"/>
              </w:rPr>
              <w:t>Occupancy Category</w:t>
            </w:r>
          </w:p>
        </w:tc>
        <w:tc>
          <w:tcPr>
            <w:tcW w:w="1440" w:type="dxa"/>
            <w:tcBorders>
              <w:top w:val="single" w:sz="4" w:space="0" w:color="auto"/>
              <w:left w:val="single" w:sz="4" w:space="0" w:color="FFFEFD"/>
              <w:bottom w:val="single" w:sz="18" w:space="0" w:color="auto"/>
              <w:right w:val="single" w:sz="4" w:space="0" w:color="auto"/>
            </w:tcBorders>
            <w:shd w:val="clear" w:color="auto" w:fill="DEDDDC"/>
            <w:vAlign w:val="center"/>
          </w:tcPr>
          <w:p w14:paraId="686B044A"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CO</w:t>
            </w:r>
            <w:r w:rsidRPr="005D2ABC">
              <w:rPr>
                <w:rFonts w:eastAsia="Times New Roman" w:cs="Times New Roman"/>
                <w:i/>
                <w:sz w:val="18"/>
                <w:vertAlign w:val="subscript"/>
              </w:rPr>
              <w:t>2</w:t>
            </w:r>
            <w:r w:rsidRPr="005C556B">
              <w:rPr>
                <w:rFonts w:eastAsia="Times New Roman" w:cs="Times New Roman"/>
                <w:i/>
                <w:sz w:val="18"/>
              </w:rPr>
              <w:t xml:space="preserve"> Setpoint (ppm)</w:t>
            </w:r>
          </w:p>
        </w:tc>
      </w:tr>
      <w:tr w:rsidR="00A644B8" w:rsidRPr="005C556B" w14:paraId="18BBF41A" w14:textId="77777777" w:rsidTr="00D67DF2">
        <w:trPr>
          <w:jc w:val="center"/>
        </w:trPr>
        <w:tc>
          <w:tcPr>
            <w:tcW w:w="3744" w:type="dxa"/>
            <w:gridSpan w:val="2"/>
            <w:tcBorders>
              <w:top w:val="single" w:sz="18" w:space="0" w:color="auto"/>
              <w:left w:val="single" w:sz="4" w:space="0" w:color="181717"/>
              <w:bottom w:val="single" w:sz="4" w:space="0" w:color="181717"/>
              <w:right w:val="single" w:sz="24" w:space="0" w:color="auto"/>
            </w:tcBorders>
            <w:vAlign w:val="center"/>
          </w:tcPr>
          <w:p w14:paraId="7F5FE63B" w14:textId="77777777" w:rsidR="00A644B8" w:rsidRPr="005C556B" w:rsidRDefault="00A644B8" w:rsidP="00017ACB">
            <w:pPr>
              <w:spacing w:line="259" w:lineRule="auto"/>
              <w:ind w:right="24"/>
              <w:rPr>
                <w:rFonts w:eastAsia="Times New Roman" w:cs="Times New Roman"/>
                <w:i/>
                <w:sz w:val="18"/>
              </w:rPr>
            </w:pPr>
            <w:r w:rsidRPr="005C556B">
              <w:rPr>
                <w:rFonts w:eastAsia="Times New Roman" w:cs="Times New Roman"/>
                <w:i/>
                <w:sz w:val="18"/>
              </w:rPr>
              <w:t>Correctional Facilities</w:t>
            </w:r>
          </w:p>
        </w:tc>
        <w:tc>
          <w:tcPr>
            <w:tcW w:w="3600" w:type="dxa"/>
            <w:gridSpan w:val="2"/>
            <w:tcBorders>
              <w:top w:val="single" w:sz="18" w:space="0" w:color="auto"/>
              <w:left w:val="single" w:sz="24" w:space="0" w:color="auto"/>
              <w:bottom w:val="single" w:sz="4" w:space="0" w:color="181717"/>
              <w:right w:val="single" w:sz="4" w:space="0" w:color="181717"/>
            </w:tcBorders>
            <w:vAlign w:val="center"/>
          </w:tcPr>
          <w:p w14:paraId="1D10633E" w14:textId="77777777" w:rsidR="00A644B8" w:rsidRPr="005C556B" w:rsidRDefault="00A644B8" w:rsidP="00017ACB">
            <w:pPr>
              <w:spacing w:line="259" w:lineRule="auto"/>
              <w:ind w:right="24"/>
              <w:rPr>
                <w:rFonts w:eastAsia="Times New Roman" w:cs="Times New Roman"/>
                <w:i/>
                <w:sz w:val="18"/>
              </w:rPr>
            </w:pPr>
            <w:r w:rsidRPr="005C556B">
              <w:rPr>
                <w:rFonts w:eastAsia="Times New Roman" w:cs="Times New Roman"/>
                <w:i/>
                <w:sz w:val="18"/>
              </w:rPr>
              <w:t>Office Buildings</w:t>
            </w:r>
          </w:p>
        </w:tc>
      </w:tr>
      <w:tr w:rsidR="00A644B8" w:rsidRPr="005C556B" w14:paraId="5AC50D04" w14:textId="77777777" w:rsidTr="00D67DF2">
        <w:trPr>
          <w:jc w:val="center"/>
        </w:trPr>
        <w:tc>
          <w:tcPr>
            <w:tcW w:w="2304" w:type="dxa"/>
            <w:tcBorders>
              <w:top w:val="single" w:sz="4" w:space="0" w:color="181717"/>
              <w:left w:val="single" w:sz="4" w:space="0" w:color="181717"/>
              <w:bottom w:val="single" w:sz="4" w:space="0" w:color="181717"/>
              <w:right w:val="single" w:sz="4" w:space="0" w:color="181717"/>
            </w:tcBorders>
            <w:vAlign w:val="center"/>
          </w:tcPr>
          <w:p w14:paraId="7D905438"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Cell</w:t>
            </w:r>
          </w:p>
        </w:tc>
        <w:tc>
          <w:tcPr>
            <w:tcW w:w="1440" w:type="dxa"/>
            <w:tcBorders>
              <w:top w:val="single" w:sz="4" w:space="0" w:color="181717"/>
              <w:left w:val="single" w:sz="4" w:space="0" w:color="181717"/>
              <w:bottom w:val="single" w:sz="4" w:space="0" w:color="181717"/>
              <w:right w:val="single" w:sz="24" w:space="0" w:color="auto"/>
            </w:tcBorders>
            <w:vAlign w:val="center"/>
          </w:tcPr>
          <w:p w14:paraId="24FBF330"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965</w:t>
            </w:r>
          </w:p>
        </w:tc>
        <w:tc>
          <w:tcPr>
            <w:tcW w:w="2160" w:type="dxa"/>
            <w:tcBorders>
              <w:top w:val="single" w:sz="4" w:space="0" w:color="181717"/>
              <w:left w:val="single" w:sz="24" w:space="0" w:color="auto"/>
              <w:bottom w:val="single" w:sz="4" w:space="0" w:color="181717"/>
              <w:right w:val="single" w:sz="4" w:space="0" w:color="181717"/>
            </w:tcBorders>
            <w:vAlign w:val="center"/>
          </w:tcPr>
          <w:p w14:paraId="70AD423D"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Office Space</w:t>
            </w:r>
          </w:p>
        </w:tc>
        <w:tc>
          <w:tcPr>
            <w:tcW w:w="1440" w:type="dxa"/>
            <w:tcBorders>
              <w:top w:val="single" w:sz="4" w:space="0" w:color="181717"/>
              <w:left w:val="single" w:sz="4" w:space="0" w:color="181717"/>
              <w:bottom w:val="single" w:sz="4" w:space="0" w:color="181717"/>
              <w:right w:val="single" w:sz="4" w:space="0" w:color="181717"/>
            </w:tcBorders>
            <w:vAlign w:val="center"/>
          </w:tcPr>
          <w:p w14:paraId="41D31B24"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894</w:t>
            </w:r>
          </w:p>
        </w:tc>
      </w:tr>
      <w:tr w:rsidR="00A644B8" w:rsidRPr="005C556B" w14:paraId="57F148AF" w14:textId="77777777" w:rsidTr="00D67DF2">
        <w:trPr>
          <w:jc w:val="center"/>
        </w:trPr>
        <w:tc>
          <w:tcPr>
            <w:tcW w:w="2304" w:type="dxa"/>
            <w:tcBorders>
              <w:top w:val="single" w:sz="4" w:space="0" w:color="181717"/>
              <w:left w:val="single" w:sz="4" w:space="0" w:color="181717"/>
              <w:bottom w:val="single" w:sz="4" w:space="0" w:color="181717"/>
              <w:right w:val="single" w:sz="4" w:space="0" w:color="181717"/>
            </w:tcBorders>
            <w:vAlign w:val="center"/>
          </w:tcPr>
          <w:p w14:paraId="54914398"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Dayroom</w:t>
            </w:r>
          </w:p>
        </w:tc>
        <w:tc>
          <w:tcPr>
            <w:tcW w:w="1440" w:type="dxa"/>
            <w:tcBorders>
              <w:top w:val="single" w:sz="4" w:space="0" w:color="181717"/>
              <w:left w:val="single" w:sz="4" w:space="0" w:color="181717"/>
              <w:bottom w:val="single" w:sz="4" w:space="0" w:color="181717"/>
              <w:right w:val="single" w:sz="24" w:space="0" w:color="auto"/>
            </w:tcBorders>
            <w:vAlign w:val="center"/>
          </w:tcPr>
          <w:p w14:paraId="63DB02B2"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1,656</w:t>
            </w:r>
          </w:p>
        </w:tc>
        <w:tc>
          <w:tcPr>
            <w:tcW w:w="2160" w:type="dxa"/>
            <w:tcBorders>
              <w:top w:val="single" w:sz="4" w:space="0" w:color="181717"/>
              <w:left w:val="single" w:sz="24" w:space="0" w:color="auto"/>
              <w:bottom w:val="single" w:sz="4" w:space="0" w:color="181717"/>
              <w:right w:val="single" w:sz="4" w:space="0" w:color="181717"/>
            </w:tcBorders>
            <w:vAlign w:val="center"/>
          </w:tcPr>
          <w:p w14:paraId="640356C1"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Reception Areas</w:t>
            </w:r>
          </w:p>
        </w:tc>
        <w:tc>
          <w:tcPr>
            <w:tcW w:w="1440" w:type="dxa"/>
            <w:tcBorders>
              <w:top w:val="single" w:sz="4" w:space="0" w:color="181717"/>
              <w:left w:val="single" w:sz="4" w:space="0" w:color="181717"/>
              <w:bottom w:val="single" w:sz="4" w:space="0" w:color="181717"/>
              <w:right w:val="single" w:sz="4" w:space="0" w:color="181717"/>
            </w:tcBorders>
            <w:vAlign w:val="center"/>
          </w:tcPr>
          <w:p w14:paraId="6F24201F"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1,656</w:t>
            </w:r>
          </w:p>
        </w:tc>
      </w:tr>
      <w:tr w:rsidR="00A644B8" w:rsidRPr="005C556B" w14:paraId="1B0D93E4" w14:textId="77777777" w:rsidTr="00D67DF2">
        <w:trPr>
          <w:jc w:val="center"/>
        </w:trPr>
        <w:tc>
          <w:tcPr>
            <w:tcW w:w="2304" w:type="dxa"/>
            <w:tcBorders>
              <w:top w:val="single" w:sz="4" w:space="0" w:color="181717"/>
              <w:left w:val="single" w:sz="4" w:space="0" w:color="181717"/>
              <w:bottom w:val="single" w:sz="4" w:space="0" w:color="181717"/>
              <w:right w:val="single" w:sz="4" w:space="0" w:color="181717"/>
            </w:tcBorders>
            <w:vAlign w:val="center"/>
          </w:tcPr>
          <w:p w14:paraId="5E7E527D"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Guard Stations</w:t>
            </w:r>
          </w:p>
        </w:tc>
        <w:tc>
          <w:tcPr>
            <w:tcW w:w="1440" w:type="dxa"/>
            <w:tcBorders>
              <w:top w:val="single" w:sz="4" w:space="0" w:color="181717"/>
              <w:left w:val="single" w:sz="4" w:space="0" w:color="181717"/>
              <w:bottom w:val="single" w:sz="4" w:space="0" w:color="181717"/>
              <w:right w:val="single" w:sz="24" w:space="0" w:color="auto"/>
            </w:tcBorders>
            <w:vAlign w:val="center"/>
          </w:tcPr>
          <w:p w14:paraId="2F2F7B59"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1,200</w:t>
            </w:r>
          </w:p>
        </w:tc>
        <w:tc>
          <w:tcPr>
            <w:tcW w:w="2160" w:type="dxa"/>
            <w:tcBorders>
              <w:top w:val="single" w:sz="4" w:space="0" w:color="181717"/>
              <w:left w:val="single" w:sz="24" w:space="0" w:color="auto"/>
              <w:bottom w:val="single" w:sz="4" w:space="0" w:color="181717"/>
              <w:right w:val="single" w:sz="4" w:space="0" w:color="181717"/>
            </w:tcBorders>
            <w:vAlign w:val="center"/>
          </w:tcPr>
          <w:p w14:paraId="4B9BDB6D"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Telephone/Data Entry</w:t>
            </w:r>
          </w:p>
        </w:tc>
        <w:tc>
          <w:tcPr>
            <w:tcW w:w="1440" w:type="dxa"/>
            <w:tcBorders>
              <w:top w:val="single" w:sz="4" w:space="0" w:color="181717"/>
              <w:left w:val="single" w:sz="4" w:space="0" w:color="181717"/>
              <w:bottom w:val="single" w:sz="4" w:space="0" w:color="181717"/>
              <w:right w:val="single" w:sz="4" w:space="0" w:color="181717"/>
            </w:tcBorders>
            <w:vAlign w:val="center"/>
          </w:tcPr>
          <w:p w14:paraId="353DB320"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1,872</w:t>
            </w:r>
          </w:p>
        </w:tc>
      </w:tr>
      <w:tr w:rsidR="00A644B8" w:rsidRPr="005C556B" w14:paraId="0ECEB3C1" w14:textId="77777777" w:rsidTr="00D67DF2">
        <w:trPr>
          <w:jc w:val="center"/>
        </w:trPr>
        <w:tc>
          <w:tcPr>
            <w:tcW w:w="2304" w:type="dxa"/>
            <w:tcBorders>
              <w:top w:val="single" w:sz="4" w:space="0" w:color="181717"/>
              <w:left w:val="single" w:sz="4" w:space="0" w:color="181717"/>
              <w:bottom w:val="single" w:sz="4" w:space="0" w:color="181717"/>
              <w:right w:val="single" w:sz="4" w:space="0" w:color="181717"/>
            </w:tcBorders>
            <w:vAlign w:val="center"/>
          </w:tcPr>
          <w:p w14:paraId="72EF4D52"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Booking/Waiting</w:t>
            </w:r>
          </w:p>
        </w:tc>
        <w:tc>
          <w:tcPr>
            <w:tcW w:w="1440" w:type="dxa"/>
            <w:tcBorders>
              <w:top w:val="single" w:sz="4" w:space="0" w:color="181717"/>
              <w:left w:val="single" w:sz="4" w:space="0" w:color="181717"/>
              <w:bottom w:val="single" w:sz="4" w:space="0" w:color="181717"/>
              <w:right w:val="single" w:sz="24" w:space="0" w:color="auto"/>
            </w:tcBorders>
            <w:vAlign w:val="center"/>
          </w:tcPr>
          <w:p w14:paraId="6176252B" w14:textId="77777777" w:rsidR="00A644B8" w:rsidRPr="005C556B" w:rsidRDefault="00A644B8" w:rsidP="00017ACB">
            <w:pPr>
              <w:spacing w:line="259" w:lineRule="auto"/>
              <w:ind w:right="23"/>
              <w:jc w:val="center"/>
              <w:rPr>
                <w:rFonts w:eastAsia="Times New Roman" w:cs="Times New Roman"/>
                <w:i/>
                <w:sz w:val="18"/>
              </w:rPr>
            </w:pPr>
            <w:r w:rsidRPr="005C556B">
              <w:rPr>
                <w:rFonts w:eastAsia="Times New Roman" w:cs="Times New Roman"/>
                <w:i/>
                <w:sz w:val="18"/>
              </w:rPr>
              <w:t>1,200</w:t>
            </w:r>
          </w:p>
        </w:tc>
        <w:tc>
          <w:tcPr>
            <w:tcW w:w="2160" w:type="dxa"/>
            <w:tcBorders>
              <w:top w:val="single" w:sz="4" w:space="0" w:color="181717"/>
              <w:left w:val="single" w:sz="24" w:space="0" w:color="auto"/>
              <w:bottom w:val="single" w:sz="4" w:space="0" w:color="181717"/>
              <w:right w:val="single" w:sz="4" w:space="0" w:color="181717"/>
            </w:tcBorders>
            <w:vAlign w:val="center"/>
          </w:tcPr>
          <w:p w14:paraId="0C7CCF7F"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Main Entry/Lobbies</w:t>
            </w:r>
          </w:p>
        </w:tc>
        <w:tc>
          <w:tcPr>
            <w:tcW w:w="1440" w:type="dxa"/>
            <w:tcBorders>
              <w:top w:val="single" w:sz="4" w:space="0" w:color="181717"/>
              <w:left w:val="single" w:sz="4" w:space="0" w:color="181717"/>
              <w:bottom w:val="single" w:sz="4" w:space="0" w:color="181717"/>
              <w:right w:val="single" w:sz="4" w:space="0" w:color="181717"/>
            </w:tcBorders>
            <w:vAlign w:val="center"/>
          </w:tcPr>
          <w:p w14:paraId="2B30EBB1"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1,391</w:t>
            </w:r>
          </w:p>
        </w:tc>
      </w:tr>
      <w:tr w:rsidR="00A644B8" w:rsidRPr="005C556B" w14:paraId="6AE7787B" w14:textId="77777777" w:rsidTr="00D67DF2">
        <w:trPr>
          <w:jc w:val="center"/>
        </w:trPr>
        <w:tc>
          <w:tcPr>
            <w:tcW w:w="3744" w:type="dxa"/>
            <w:gridSpan w:val="2"/>
            <w:tcBorders>
              <w:top w:val="single" w:sz="4" w:space="0" w:color="181717"/>
              <w:left w:val="single" w:sz="4" w:space="0" w:color="181717"/>
              <w:bottom w:val="single" w:sz="4" w:space="0" w:color="181717"/>
              <w:right w:val="single" w:sz="24" w:space="0" w:color="auto"/>
            </w:tcBorders>
            <w:vAlign w:val="center"/>
          </w:tcPr>
          <w:p w14:paraId="2AD2AD69" w14:textId="77777777" w:rsidR="00A644B8" w:rsidRPr="005C556B" w:rsidRDefault="00A644B8" w:rsidP="00017ACB">
            <w:pPr>
              <w:spacing w:line="259" w:lineRule="auto"/>
              <w:ind w:right="23"/>
              <w:rPr>
                <w:rFonts w:eastAsia="Times New Roman" w:cs="Times New Roman"/>
                <w:i/>
                <w:sz w:val="18"/>
              </w:rPr>
            </w:pPr>
            <w:r w:rsidRPr="005C556B">
              <w:rPr>
                <w:rFonts w:eastAsia="Times New Roman" w:cs="Times New Roman"/>
                <w:i/>
                <w:sz w:val="18"/>
              </w:rPr>
              <w:t>Educational Facilities</w:t>
            </w:r>
          </w:p>
        </w:tc>
        <w:tc>
          <w:tcPr>
            <w:tcW w:w="3600" w:type="dxa"/>
            <w:gridSpan w:val="2"/>
            <w:tcBorders>
              <w:top w:val="single" w:sz="4" w:space="0" w:color="181717"/>
              <w:left w:val="single" w:sz="24" w:space="0" w:color="auto"/>
              <w:bottom w:val="single" w:sz="4" w:space="0" w:color="181717"/>
              <w:right w:val="single" w:sz="4" w:space="0" w:color="181717"/>
            </w:tcBorders>
          </w:tcPr>
          <w:p w14:paraId="6F5354C2" w14:textId="77777777" w:rsidR="00A644B8" w:rsidRPr="005C556B" w:rsidRDefault="00A644B8" w:rsidP="00017ACB">
            <w:pPr>
              <w:spacing w:line="259" w:lineRule="auto"/>
              <w:ind w:right="23"/>
              <w:rPr>
                <w:rFonts w:eastAsia="Times New Roman" w:cs="Times New Roman"/>
                <w:i/>
                <w:sz w:val="18"/>
              </w:rPr>
            </w:pPr>
            <w:r w:rsidRPr="005C556B">
              <w:rPr>
                <w:rFonts w:eastAsia="Times New Roman" w:cs="Times New Roman"/>
                <w:i/>
                <w:sz w:val="18"/>
              </w:rPr>
              <w:t>Miscellaneous Spaces</w:t>
            </w:r>
          </w:p>
        </w:tc>
      </w:tr>
      <w:tr w:rsidR="00A644B8" w:rsidRPr="005C556B" w14:paraId="0B04F8BF" w14:textId="77777777" w:rsidTr="00D67DF2">
        <w:trPr>
          <w:jc w:val="center"/>
        </w:trPr>
        <w:tc>
          <w:tcPr>
            <w:tcW w:w="2304" w:type="dxa"/>
            <w:tcBorders>
              <w:top w:val="single" w:sz="4" w:space="0" w:color="181717"/>
              <w:left w:val="single" w:sz="4" w:space="0" w:color="181717"/>
              <w:bottom w:val="single" w:sz="4" w:space="0" w:color="181717"/>
              <w:right w:val="single" w:sz="4" w:space="0" w:color="181717"/>
            </w:tcBorders>
            <w:vAlign w:val="center"/>
          </w:tcPr>
          <w:p w14:paraId="4D05F700"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Day Care (Through Age 4)</w:t>
            </w:r>
          </w:p>
        </w:tc>
        <w:tc>
          <w:tcPr>
            <w:tcW w:w="1440" w:type="dxa"/>
            <w:tcBorders>
              <w:top w:val="single" w:sz="4" w:space="0" w:color="181717"/>
              <w:left w:val="single" w:sz="4" w:space="0" w:color="181717"/>
              <w:bottom w:val="single" w:sz="4" w:space="0" w:color="181717"/>
              <w:right w:val="single" w:sz="24" w:space="0" w:color="auto"/>
            </w:tcBorders>
            <w:vAlign w:val="center"/>
          </w:tcPr>
          <w:p w14:paraId="78E19FA0"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1,027</w:t>
            </w:r>
          </w:p>
        </w:tc>
        <w:tc>
          <w:tcPr>
            <w:tcW w:w="2160" w:type="dxa"/>
            <w:tcBorders>
              <w:top w:val="single" w:sz="4" w:space="0" w:color="181717"/>
              <w:left w:val="single" w:sz="24" w:space="0" w:color="auto"/>
              <w:bottom w:val="single" w:sz="4" w:space="0" w:color="181717"/>
              <w:right w:val="single" w:sz="4" w:space="0" w:color="181717"/>
            </w:tcBorders>
            <w:vAlign w:val="center"/>
          </w:tcPr>
          <w:p w14:paraId="02B5BB29"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Bank Vaults/Safe Deposit</w:t>
            </w:r>
          </w:p>
        </w:tc>
        <w:tc>
          <w:tcPr>
            <w:tcW w:w="1440" w:type="dxa"/>
            <w:tcBorders>
              <w:top w:val="single" w:sz="4" w:space="0" w:color="181717"/>
              <w:left w:val="single" w:sz="4" w:space="0" w:color="181717"/>
              <w:bottom w:val="single" w:sz="4" w:space="0" w:color="181717"/>
              <w:right w:val="single" w:sz="4" w:space="0" w:color="181717"/>
            </w:tcBorders>
            <w:vAlign w:val="center"/>
          </w:tcPr>
          <w:p w14:paraId="10D9B517"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805</w:t>
            </w:r>
          </w:p>
        </w:tc>
      </w:tr>
      <w:tr w:rsidR="00A644B8" w:rsidRPr="005C556B" w14:paraId="2E9090EF" w14:textId="77777777" w:rsidTr="00D67DF2">
        <w:trPr>
          <w:jc w:val="center"/>
        </w:trPr>
        <w:tc>
          <w:tcPr>
            <w:tcW w:w="2304" w:type="dxa"/>
            <w:tcBorders>
              <w:top w:val="single" w:sz="4" w:space="0" w:color="181717"/>
              <w:left w:val="single" w:sz="4" w:space="0" w:color="181717"/>
              <w:bottom w:val="single" w:sz="4" w:space="0" w:color="181717"/>
              <w:right w:val="single" w:sz="4" w:space="0" w:color="181717"/>
            </w:tcBorders>
            <w:vAlign w:val="center"/>
          </w:tcPr>
          <w:p w14:paraId="58C76325"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Day Care Sickroom</w:t>
            </w:r>
          </w:p>
        </w:tc>
        <w:tc>
          <w:tcPr>
            <w:tcW w:w="1440" w:type="dxa"/>
            <w:tcBorders>
              <w:top w:val="single" w:sz="4" w:space="0" w:color="181717"/>
              <w:left w:val="single" w:sz="4" w:space="0" w:color="181717"/>
              <w:bottom w:val="single" w:sz="4" w:space="0" w:color="181717"/>
              <w:right w:val="single" w:sz="24" w:space="0" w:color="auto"/>
            </w:tcBorders>
            <w:vAlign w:val="center"/>
          </w:tcPr>
          <w:p w14:paraId="74335F46"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716</w:t>
            </w:r>
          </w:p>
        </w:tc>
        <w:tc>
          <w:tcPr>
            <w:tcW w:w="2160" w:type="dxa"/>
            <w:tcBorders>
              <w:top w:val="single" w:sz="4" w:space="0" w:color="181717"/>
              <w:left w:val="single" w:sz="24" w:space="0" w:color="auto"/>
              <w:bottom w:val="single" w:sz="4" w:space="0" w:color="181717"/>
              <w:right w:val="single" w:sz="4" w:space="0" w:color="181717"/>
            </w:tcBorders>
            <w:vAlign w:val="center"/>
          </w:tcPr>
          <w:p w14:paraId="71DB02A7"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Computer (Not Printing)</w:t>
            </w:r>
          </w:p>
        </w:tc>
        <w:tc>
          <w:tcPr>
            <w:tcW w:w="1440" w:type="dxa"/>
            <w:tcBorders>
              <w:top w:val="single" w:sz="4" w:space="0" w:color="181717"/>
              <w:left w:val="single" w:sz="4" w:space="0" w:color="181717"/>
              <w:bottom w:val="single" w:sz="4" w:space="0" w:color="181717"/>
              <w:right w:val="single" w:sz="4" w:space="0" w:color="181717"/>
            </w:tcBorders>
            <w:vAlign w:val="center"/>
          </w:tcPr>
          <w:p w14:paraId="7A01B52E"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738</w:t>
            </w:r>
          </w:p>
        </w:tc>
      </w:tr>
      <w:tr w:rsidR="00A644B8" w:rsidRPr="005C556B" w14:paraId="1580C3DC" w14:textId="77777777" w:rsidTr="00D67DF2">
        <w:trPr>
          <w:jc w:val="center"/>
        </w:trPr>
        <w:tc>
          <w:tcPr>
            <w:tcW w:w="2304" w:type="dxa"/>
            <w:tcBorders>
              <w:top w:val="single" w:sz="4" w:space="0" w:color="181717"/>
              <w:left w:val="single" w:sz="4" w:space="0" w:color="181717"/>
              <w:bottom w:val="single" w:sz="4" w:space="0" w:color="181717"/>
              <w:right w:val="single" w:sz="4" w:space="0" w:color="181717"/>
            </w:tcBorders>
            <w:vAlign w:val="center"/>
          </w:tcPr>
          <w:p w14:paraId="7B14F7F6"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Classrooms (Age 5 – 8)</w:t>
            </w:r>
          </w:p>
        </w:tc>
        <w:tc>
          <w:tcPr>
            <w:tcW w:w="1440" w:type="dxa"/>
            <w:tcBorders>
              <w:top w:val="single" w:sz="4" w:space="0" w:color="181717"/>
              <w:left w:val="single" w:sz="4" w:space="0" w:color="181717"/>
              <w:bottom w:val="single" w:sz="4" w:space="0" w:color="181717"/>
              <w:right w:val="single" w:sz="24" w:space="0" w:color="auto"/>
            </w:tcBorders>
            <w:vAlign w:val="center"/>
          </w:tcPr>
          <w:p w14:paraId="6E79A215"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864</w:t>
            </w:r>
          </w:p>
        </w:tc>
        <w:tc>
          <w:tcPr>
            <w:tcW w:w="2160" w:type="dxa"/>
            <w:tcBorders>
              <w:top w:val="single" w:sz="4" w:space="0" w:color="181717"/>
              <w:left w:val="single" w:sz="24" w:space="0" w:color="auto"/>
              <w:bottom w:val="single" w:sz="4" w:space="0" w:color="181717"/>
              <w:right w:val="single" w:sz="4" w:space="0" w:color="181717"/>
            </w:tcBorders>
            <w:vAlign w:val="center"/>
          </w:tcPr>
          <w:p w14:paraId="4B4BFA70"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Pharmacy (Preparation Area)</w:t>
            </w:r>
          </w:p>
        </w:tc>
        <w:tc>
          <w:tcPr>
            <w:tcW w:w="1440" w:type="dxa"/>
            <w:tcBorders>
              <w:top w:val="single" w:sz="4" w:space="0" w:color="181717"/>
              <w:left w:val="single" w:sz="4" w:space="0" w:color="181717"/>
              <w:bottom w:val="single" w:sz="4" w:space="0" w:color="181717"/>
              <w:right w:val="single" w:sz="4" w:space="0" w:color="181717"/>
            </w:tcBorders>
            <w:vAlign w:val="center"/>
          </w:tcPr>
          <w:p w14:paraId="3CD36970"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820</w:t>
            </w:r>
          </w:p>
        </w:tc>
      </w:tr>
      <w:tr w:rsidR="00A644B8" w:rsidRPr="005C556B" w14:paraId="614B0291" w14:textId="77777777" w:rsidTr="00D67DF2">
        <w:trPr>
          <w:jc w:val="center"/>
        </w:trPr>
        <w:tc>
          <w:tcPr>
            <w:tcW w:w="2304" w:type="dxa"/>
            <w:tcBorders>
              <w:top w:val="single" w:sz="4" w:space="0" w:color="181717"/>
              <w:left w:val="single" w:sz="4" w:space="0" w:color="181717"/>
              <w:bottom w:val="single" w:sz="4" w:space="0" w:color="181717"/>
              <w:right w:val="single" w:sz="4" w:space="0" w:color="181717"/>
            </w:tcBorders>
            <w:vAlign w:val="center"/>
          </w:tcPr>
          <w:p w14:paraId="07E67E0E"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Classrooms (Age 9+)</w:t>
            </w:r>
          </w:p>
        </w:tc>
        <w:tc>
          <w:tcPr>
            <w:tcW w:w="1440" w:type="dxa"/>
            <w:tcBorders>
              <w:top w:val="single" w:sz="4" w:space="0" w:color="181717"/>
              <w:left w:val="single" w:sz="4" w:space="0" w:color="181717"/>
              <w:bottom w:val="single" w:sz="4" w:space="0" w:color="181717"/>
              <w:right w:val="single" w:sz="24" w:space="0" w:color="auto"/>
            </w:tcBorders>
            <w:vAlign w:val="center"/>
          </w:tcPr>
          <w:p w14:paraId="307E9C3B"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942</w:t>
            </w:r>
          </w:p>
        </w:tc>
        <w:tc>
          <w:tcPr>
            <w:tcW w:w="2160" w:type="dxa"/>
            <w:tcBorders>
              <w:top w:val="single" w:sz="4" w:space="0" w:color="181717"/>
              <w:left w:val="single" w:sz="24" w:space="0" w:color="auto"/>
              <w:bottom w:val="single" w:sz="4" w:space="0" w:color="181717"/>
              <w:right w:val="single" w:sz="4" w:space="0" w:color="181717"/>
            </w:tcBorders>
            <w:vAlign w:val="center"/>
          </w:tcPr>
          <w:p w14:paraId="043C3F4E"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Photo Studios</w:t>
            </w:r>
          </w:p>
        </w:tc>
        <w:tc>
          <w:tcPr>
            <w:tcW w:w="1440" w:type="dxa"/>
            <w:tcBorders>
              <w:top w:val="single" w:sz="4" w:space="0" w:color="181717"/>
              <w:left w:val="single" w:sz="4" w:space="0" w:color="181717"/>
              <w:bottom w:val="single" w:sz="4" w:space="0" w:color="181717"/>
              <w:right w:val="single" w:sz="4" w:space="0" w:color="181717"/>
            </w:tcBorders>
            <w:vAlign w:val="center"/>
          </w:tcPr>
          <w:p w14:paraId="16554BD6"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983</w:t>
            </w:r>
          </w:p>
        </w:tc>
      </w:tr>
      <w:tr w:rsidR="00A644B8" w:rsidRPr="005C556B" w14:paraId="642E3CE8" w14:textId="77777777" w:rsidTr="00D67DF2">
        <w:trPr>
          <w:jc w:val="center"/>
        </w:trPr>
        <w:tc>
          <w:tcPr>
            <w:tcW w:w="2304" w:type="dxa"/>
            <w:tcBorders>
              <w:top w:val="single" w:sz="4" w:space="0" w:color="181717"/>
              <w:left w:val="single" w:sz="4" w:space="0" w:color="181717"/>
              <w:bottom w:val="single" w:sz="4" w:space="0" w:color="181717"/>
              <w:right w:val="single" w:sz="4" w:space="0" w:color="181717"/>
            </w:tcBorders>
            <w:vAlign w:val="center"/>
          </w:tcPr>
          <w:p w14:paraId="15AE6CDD"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Lecture Classroom</w:t>
            </w:r>
          </w:p>
        </w:tc>
        <w:tc>
          <w:tcPr>
            <w:tcW w:w="1440" w:type="dxa"/>
            <w:tcBorders>
              <w:top w:val="single" w:sz="4" w:space="0" w:color="181717"/>
              <w:left w:val="single" w:sz="4" w:space="0" w:color="181717"/>
              <w:bottom w:val="single" w:sz="4" w:space="0" w:color="181717"/>
              <w:right w:val="single" w:sz="24" w:space="0" w:color="auto"/>
            </w:tcBorders>
            <w:vAlign w:val="center"/>
          </w:tcPr>
          <w:p w14:paraId="5F931B3F"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1,305</w:t>
            </w:r>
          </w:p>
        </w:tc>
        <w:tc>
          <w:tcPr>
            <w:tcW w:w="2160" w:type="dxa"/>
            <w:tcBorders>
              <w:top w:val="single" w:sz="4" w:space="0" w:color="181717"/>
              <w:left w:val="single" w:sz="24" w:space="0" w:color="auto"/>
              <w:bottom w:val="single" w:sz="4" w:space="0" w:color="181717"/>
              <w:right w:val="single" w:sz="4" w:space="0" w:color="181717"/>
            </w:tcBorders>
            <w:vAlign w:val="center"/>
          </w:tcPr>
          <w:p w14:paraId="29892C3C"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Transportation Waiting</w:t>
            </w:r>
          </w:p>
        </w:tc>
        <w:tc>
          <w:tcPr>
            <w:tcW w:w="1440" w:type="dxa"/>
            <w:tcBorders>
              <w:top w:val="single" w:sz="4" w:space="0" w:color="181717"/>
              <w:left w:val="single" w:sz="4" w:space="0" w:color="181717"/>
              <w:bottom w:val="single" w:sz="4" w:space="0" w:color="181717"/>
              <w:right w:val="single" w:sz="4" w:space="0" w:color="181717"/>
            </w:tcBorders>
            <w:vAlign w:val="center"/>
          </w:tcPr>
          <w:p w14:paraId="0E72C64D"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1,305</w:t>
            </w:r>
          </w:p>
        </w:tc>
      </w:tr>
      <w:tr w:rsidR="00A644B8" w:rsidRPr="005C556B" w14:paraId="75C5118F" w14:textId="77777777" w:rsidTr="00D67DF2">
        <w:trPr>
          <w:jc w:val="center"/>
        </w:trPr>
        <w:tc>
          <w:tcPr>
            <w:tcW w:w="2304" w:type="dxa"/>
            <w:tcBorders>
              <w:top w:val="single" w:sz="4" w:space="0" w:color="181717"/>
              <w:left w:val="single" w:sz="4" w:space="0" w:color="181717"/>
              <w:bottom w:val="single" w:sz="4" w:space="0" w:color="181717"/>
              <w:right w:val="single" w:sz="4" w:space="0" w:color="181717"/>
            </w:tcBorders>
            <w:vAlign w:val="center"/>
          </w:tcPr>
          <w:p w14:paraId="5CE36E51"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Lecture Hall (Fixed Seats)</w:t>
            </w:r>
          </w:p>
        </w:tc>
        <w:tc>
          <w:tcPr>
            <w:tcW w:w="1440" w:type="dxa"/>
            <w:tcBorders>
              <w:top w:val="single" w:sz="4" w:space="0" w:color="181717"/>
              <w:left w:val="single" w:sz="4" w:space="0" w:color="181717"/>
              <w:bottom w:val="single" w:sz="4" w:space="0" w:color="181717"/>
              <w:right w:val="single" w:sz="24" w:space="0" w:color="auto"/>
            </w:tcBorders>
            <w:vAlign w:val="center"/>
          </w:tcPr>
          <w:p w14:paraId="1C0BF1B2"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1,305</w:t>
            </w:r>
          </w:p>
        </w:tc>
        <w:tc>
          <w:tcPr>
            <w:tcW w:w="3600" w:type="dxa"/>
            <w:gridSpan w:val="2"/>
            <w:tcBorders>
              <w:top w:val="single" w:sz="4" w:space="0" w:color="181717"/>
              <w:left w:val="single" w:sz="24" w:space="0" w:color="auto"/>
              <w:bottom w:val="single" w:sz="4" w:space="0" w:color="181717"/>
              <w:right w:val="single" w:sz="4" w:space="0" w:color="181717"/>
            </w:tcBorders>
          </w:tcPr>
          <w:p w14:paraId="1143EC18" w14:textId="77777777" w:rsidR="00A644B8" w:rsidRPr="005C556B" w:rsidRDefault="00A644B8" w:rsidP="00017ACB">
            <w:pPr>
              <w:spacing w:line="259" w:lineRule="auto"/>
              <w:ind w:right="24"/>
              <w:rPr>
                <w:rFonts w:eastAsia="Times New Roman" w:cs="Times New Roman"/>
                <w:i/>
                <w:sz w:val="18"/>
              </w:rPr>
            </w:pPr>
            <w:r w:rsidRPr="005C556B">
              <w:rPr>
                <w:rFonts w:eastAsia="Times New Roman" w:cs="Times New Roman"/>
                <w:i/>
                <w:sz w:val="18"/>
              </w:rPr>
              <w:t>Public Assembly Spaces</w:t>
            </w:r>
          </w:p>
        </w:tc>
      </w:tr>
      <w:tr w:rsidR="00A644B8" w:rsidRPr="005C556B" w14:paraId="38003ECD" w14:textId="77777777" w:rsidTr="00D67DF2">
        <w:trPr>
          <w:jc w:val="center"/>
        </w:trPr>
        <w:tc>
          <w:tcPr>
            <w:tcW w:w="2304" w:type="dxa"/>
            <w:tcBorders>
              <w:top w:val="single" w:sz="4" w:space="0" w:color="181717"/>
              <w:left w:val="single" w:sz="4" w:space="0" w:color="181717"/>
              <w:bottom w:val="single" w:sz="4" w:space="0" w:color="181717"/>
              <w:right w:val="single" w:sz="4" w:space="0" w:color="181717"/>
            </w:tcBorders>
            <w:vAlign w:val="center"/>
          </w:tcPr>
          <w:p w14:paraId="243F87AC"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Art Classroom</w:t>
            </w:r>
          </w:p>
        </w:tc>
        <w:tc>
          <w:tcPr>
            <w:tcW w:w="1440" w:type="dxa"/>
            <w:tcBorders>
              <w:top w:val="single" w:sz="4" w:space="0" w:color="181717"/>
              <w:left w:val="single" w:sz="4" w:space="0" w:color="181717"/>
              <w:bottom w:val="single" w:sz="4" w:space="0" w:color="181717"/>
              <w:right w:val="single" w:sz="24" w:space="0" w:color="auto"/>
            </w:tcBorders>
            <w:vAlign w:val="center"/>
          </w:tcPr>
          <w:p w14:paraId="34449A8A"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837</w:t>
            </w:r>
          </w:p>
        </w:tc>
        <w:tc>
          <w:tcPr>
            <w:tcW w:w="2160" w:type="dxa"/>
            <w:tcBorders>
              <w:top w:val="single" w:sz="4" w:space="0" w:color="181717"/>
              <w:left w:val="single" w:sz="24" w:space="0" w:color="auto"/>
              <w:bottom w:val="single" w:sz="4" w:space="0" w:color="181717"/>
              <w:right w:val="single" w:sz="4" w:space="0" w:color="181717"/>
            </w:tcBorders>
            <w:vAlign w:val="center"/>
          </w:tcPr>
          <w:p w14:paraId="46E97DCB"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Auditorium Seating Area</w:t>
            </w:r>
          </w:p>
        </w:tc>
        <w:tc>
          <w:tcPr>
            <w:tcW w:w="1440" w:type="dxa"/>
            <w:tcBorders>
              <w:top w:val="single" w:sz="4" w:space="0" w:color="181717"/>
              <w:left w:val="single" w:sz="4" w:space="0" w:color="181717"/>
              <w:bottom w:val="single" w:sz="4" w:space="0" w:color="181717"/>
              <w:right w:val="single" w:sz="4" w:space="0" w:color="181717"/>
            </w:tcBorders>
            <w:vAlign w:val="center"/>
          </w:tcPr>
          <w:p w14:paraId="068BB089"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1,872</w:t>
            </w:r>
          </w:p>
        </w:tc>
      </w:tr>
      <w:tr w:rsidR="00A644B8" w:rsidRPr="005C556B" w14:paraId="65E74CB0" w14:textId="77777777" w:rsidTr="00D67DF2">
        <w:trPr>
          <w:jc w:val="center"/>
        </w:trPr>
        <w:tc>
          <w:tcPr>
            <w:tcW w:w="2304" w:type="dxa"/>
            <w:tcBorders>
              <w:top w:val="single" w:sz="4" w:space="0" w:color="181717"/>
              <w:left w:val="single" w:sz="4" w:space="0" w:color="181717"/>
              <w:bottom w:val="single" w:sz="4" w:space="0" w:color="181717"/>
              <w:right w:val="single" w:sz="4" w:space="0" w:color="181717"/>
            </w:tcBorders>
            <w:vAlign w:val="center"/>
          </w:tcPr>
          <w:p w14:paraId="7C761FCD"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Science Laboratories</w:t>
            </w:r>
          </w:p>
        </w:tc>
        <w:tc>
          <w:tcPr>
            <w:tcW w:w="1440" w:type="dxa"/>
            <w:tcBorders>
              <w:top w:val="single" w:sz="4" w:space="0" w:color="181717"/>
              <w:left w:val="single" w:sz="4" w:space="0" w:color="181717"/>
              <w:bottom w:val="single" w:sz="4" w:space="0" w:color="181717"/>
              <w:right w:val="single" w:sz="24" w:space="0" w:color="auto"/>
            </w:tcBorders>
            <w:vAlign w:val="center"/>
          </w:tcPr>
          <w:p w14:paraId="5AAEF9CD" w14:textId="77777777" w:rsidR="00A644B8" w:rsidRPr="005C556B" w:rsidRDefault="00A644B8" w:rsidP="00017ACB">
            <w:pPr>
              <w:spacing w:line="259" w:lineRule="auto"/>
              <w:ind w:right="25"/>
              <w:jc w:val="center"/>
              <w:rPr>
                <w:rFonts w:eastAsia="Times New Roman" w:cs="Times New Roman"/>
                <w:i/>
                <w:sz w:val="18"/>
              </w:rPr>
            </w:pPr>
            <w:r w:rsidRPr="005C556B">
              <w:rPr>
                <w:rFonts w:eastAsia="Times New Roman" w:cs="Times New Roman"/>
                <w:i/>
                <w:sz w:val="18"/>
              </w:rPr>
              <w:t>894</w:t>
            </w:r>
          </w:p>
        </w:tc>
        <w:tc>
          <w:tcPr>
            <w:tcW w:w="2160" w:type="dxa"/>
            <w:tcBorders>
              <w:top w:val="single" w:sz="4" w:space="0" w:color="181717"/>
              <w:left w:val="single" w:sz="24" w:space="0" w:color="auto"/>
              <w:bottom w:val="single" w:sz="4" w:space="0" w:color="181717"/>
              <w:right w:val="single" w:sz="4" w:space="0" w:color="181717"/>
            </w:tcBorders>
            <w:vAlign w:val="center"/>
          </w:tcPr>
          <w:p w14:paraId="05B210E8"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Place of Religious Worship</w:t>
            </w:r>
          </w:p>
        </w:tc>
        <w:tc>
          <w:tcPr>
            <w:tcW w:w="1440" w:type="dxa"/>
            <w:tcBorders>
              <w:top w:val="single" w:sz="4" w:space="0" w:color="181717"/>
              <w:left w:val="single" w:sz="4" w:space="0" w:color="181717"/>
              <w:bottom w:val="single" w:sz="4" w:space="0" w:color="181717"/>
              <w:right w:val="single" w:sz="4" w:space="0" w:color="181717"/>
            </w:tcBorders>
            <w:vAlign w:val="center"/>
          </w:tcPr>
          <w:p w14:paraId="1B3F492F"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1,872</w:t>
            </w:r>
          </w:p>
        </w:tc>
      </w:tr>
      <w:tr w:rsidR="00A644B8" w:rsidRPr="005C556B" w14:paraId="2FE95704" w14:textId="77777777" w:rsidTr="00D67DF2">
        <w:trPr>
          <w:jc w:val="center"/>
        </w:trPr>
        <w:tc>
          <w:tcPr>
            <w:tcW w:w="2304" w:type="dxa"/>
            <w:tcBorders>
              <w:top w:val="single" w:sz="4" w:space="0" w:color="181717"/>
              <w:left w:val="single" w:sz="4" w:space="0" w:color="181717"/>
              <w:bottom w:val="single" w:sz="4" w:space="0" w:color="181717"/>
              <w:right w:val="single" w:sz="4" w:space="0" w:color="181717"/>
            </w:tcBorders>
            <w:vAlign w:val="center"/>
          </w:tcPr>
          <w:p w14:paraId="7575FA1D"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University/College Lab</w:t>
            </w:r>
          </w:p>
        </w:tc>
        <w:tc>
          <w:tcPr>
            <w:tcW w:w="1440" w:type="dxa"/>
            <w:tcBorders>
              <w:top w:val="single" w:sz="4" w:space="0" w:color="181717"/>
              <w:left w:val="single" w:sz="4" w:space="0" w:color="181717"/>
              <w:bottom w:val="single" w:sz="4" w:space="0" w:color="181717"/>
              <w:right w:val="single" w:sz="24" w:space="0" w:color="auto"/>
            </w:tcBorders>
            <w:vAlign w:val="center"/>
          </w:tcPr>
          <w:p w14:paraId="4A09263E" w14:textId="77777777" w:rsidR="00A644B8" w:rsidRPr="005C556B" w:rsidRDefault="00A644B8" w:rsidP="00017ACB">
            <w:pPr>
              <w:spacing w:line="259" w:lineRule="auto"/>
              <w:ind w:right="26"/>
              <w:jc w:val="center"/>
              <w:rPr>
                <w:rFonts w:eastAsia="Times New Roman" w:cs="Times New Roman"/>
                <w:i/>
                <w:sz w:val="18"/>
              </w:rPr>
            </w:pPr>
            <w:r w:rsidRPr="005C556B">
              <w:rPr>
                <w:rFonts w:eastAsia="Times New Roman" w:cs="Times New Roman"/>
                <w:i/>
                <w:sz w:val="18"/>
              </w:rPr>
              <w:t>894</w:t>
            </w:r>
          </w:p>
        </w:tc>
        <w:tc>
          <w:tcPr>
            <w:tcW w:w="2160" w:type="dxa"/>
            <w:tcBorders>
              <w:top w:val="single" w:sz="4" w:space="0" w:color="181717"/>
              <w:left w:val="single" w:sz="24" w:space="0" w:color="auto"/>
              <w:bottom w:val="single" w:sz="4" w:space="0" w:color="181717"/>
              <w:right w:val="single" w:sz="4" w:space="0" w:color="181717"/>
            </w:tcBorders>
            <w:vAlign w:val="center"/>
          </w:tcPr>
          <w:p w14:paraId="5C0CEE2A"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Courtrooms</w:t>
            </w:r>
          </w:p>
        </w:tc>
        <w:tc>
          <w:tcPr>
            <w:tcW w:w="1440" w:type="dxa"/>
            <w:tcBorders>
              <w:top w:val="single" w:sz="4" w:space="0" w:color="181717"/>
              <w:left w:val="single" w:sz="4" w:space="0" w:color="181717"/>
              <w:bottom w:val="single" w:sz="4" w:space="0" w:color="181717"/>
              <w:right w:val="single" w:sz="4" w:space="0" w:color="181717"/>
            </w:tcBorders>
            <w:vAlign w:val="center"/>
          </w:tcPr>
          <w:p w14:paraId="7719B2B2"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1,872</w:t>
            </w:r>
          </w:p>
        </w:tc>
      </w:tr>
      <w:tr w:rsidR="00A644B8" w:rsidRPr="005C556B" w14:paraId="147DC5B7" w14:textId="77777777" w:rsidTr="00D67DF2">
        <w:trPr>
          <w:jc w:val="center"/>
        </w:trPr>
        <w:tc>
          <w:tcPr>
            <w:tcW w:w="2304" w:type="dxa"/>
            <w:tcBorders>
              <w:top w:val="single" w:sz="4" w:space="0" w:color="181717"/>
              <w:left w:val="single" w:sz="4" w:space="0" w:color="181717"/>
              <w:bottom w:val="single" w:sz="4" w:space="0" w:color="181717"/>
              <w:right w:val="single" w:sz="4" w:space="0" w:color="181717"/>
            </w:tcBorders>
            <w:vAlign w:val="center"/>
          </w:tcPr>
          <w:p w14:paraId="25BC1423"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Wood/Metal Shop</w:t>
            </w:r>
          </w:p>
        </w:tc>
        <w:tc>
          <w:tcPr>
            <w:tcW w:w="1440" w:type="dxa"/>
            <w:tcBorders>
              <w:top w:val="single" w:sz="4" w:space="0" w:color="181717"/>
              <w:left w:val="single" w:sz="4" w:space="0" w:color="181717"/>
              <w:bottom w:val="single" w:sz="4" w:space="0" w:color="181717"/>
              <w:right w:val="single" w:sz="24" w:space="0" w:color="auto"/>
            </w:tcBorders>
            <w:vAlign w:val="center"/>
          </w:tcPr>
          <w:p w14:paraId="3B5D5AD5" w14:textId="77777777" w:rsidR="00A644B8" w:rsidRPr="005C556B" w:rsidRDefault="00A644B8" w:rsidP="00017ACB">
            <w:pPr>
              <w:spacing w:line="259" w:lineRule="auto"/>
              <w:ind w:right="25"/>
              <w:jc w:val="center"/>
              <w:rPr>
                <w:rFonts w:eastAsia="Times New Roman" w:cs="Times New Roman"/>
                <w:i/>
                <w:sz w:val="18"/>
              </w:rPr>
            </w:pPr>
            <w:r w:rsidRPr="005C556B">
              <w:rPr>
                <w:rFonts w:eastAsia="Times New Roman" w:cs="Times New Roman"/>
                <w:i/>
                <w:sz w:val="18"/>
              </w:rPr>
              <w:t>1,156</w:t>
            </w:r>
          </w:p>
        </w:tc>
        <w:tc>
          <w:tcPr>
            <w:tcW w:w="2160" w:type="dxa"/>
            <w:tcBorders>
              <w:top w:val="single" w:sz="4" w:space="0" w:color="181717"/>
              <w:left w:val="single" w:sz="24" w:space="0" w:color="auto"/>
              <w:bottom w:val="single" w:sz="4" w:space="0" w:color="181717"/>
              <w:right w:val="single" w:sz="4" w:space="0" w:color="181717"/>
            </w:tcBorders>
            <w:vAlign w:val="center"/>
          </w:tcPr>
          <w:p w14:paraId="0772683C"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Legislative Chambers</w:t>
            </w:r>
          </w:p>
        </w:tc>
        <w:tc>
          <w:tcPr>
            <w:tcW w:w="1440" w:type="dxa"/>
            <w:tcBorders>
              <w:top w:val="single" w:sz="4" w:space="0" w:color="181717"/>
              <w:left w:val="single" w:sz="4" w:space="0" w:color="181717"/>
              <w:bottom w:val="single" w:sz="4" w:space="0" w:color="181717"/>
              <w:right w:val="single" w:sz="4" w:space="0" w:color="181717"/>
            </w:tcBorders>
            <w:vAlign w:val="center"/>
          </w:tcPr>
          <w:p w14:paraId="4B158AE1"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1,872</w:t>
            </w:r>
          </w:p>
        </w:tc>
      </w:tr>
      <w:tr w:rsidR="00A644B8" w:rsidRPr="005C556B" w14:paraId="38DF2462" w14:textId="77777777" w:rsidTr="00D67DF2">
        <w:trPr>
          <w:jc w:val="center"/>
        </w:trPr>
        <w:tc>
          <w:tcPr>
            <w:tcW w:w="2304" w:type="dxa"/>
            <w:tcBorders>
              <w:top w:val="single" w:sz="4" w:space="0" w:color="181717"/>
              <w:left w:val="single" w:sz="4" w:space="0" w:color="181717"/>
              <w:bottom w:val="single" w:sz="4" w:space="0" w:color="181717"/>
              <w:right w:val="single" w:sz="4" w:space="0" w:color="181717"/>
            </w:tcBorders>
            <w:vAlign w:val="center"/>
          </w:tcPr>
          <w:p w14:paraId="3816A724"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lastRenderedPageBreak/>
              <w:t>Computer Lab</w:t>
            </w:r>
          </w:p>
        </w:tc>
        <w:tc>
          <w:tcPr>
            <w:tcW w:w="1440" w:type="dxa"/>
            <w:tcBorders>
              <w:top w:val="single" w:sz="4" w:space="0" w:color="181717"/>
              <w:left w:val="single" w:sz="4" w:space="0" w:color="181717"/>
              <w:bottom w:val="single" w:sz="4" w:space="0" w:color="181717"/>
              <w:right w:val="single" w:sz="24" w:space="0" w:color="auto"/>
            </w:tcBorders>
            <w:vAlign w:val="center"/>
          </w:tcPr>
          <w:p w14:paraId="5816E99E" w14:textId="77777777" w:rsidR="00A644B8" w:rsidRPr="005C556B" w:rsidRDefault="00A644B8" w:rsidP="00017ACB">
            <w:pPr>
              <w:spacing w:line="259" w:lineRule="auto"/>
              <w:ind w:right="26"/>
              <w:jc w:val="center"/>
              <w:rPr>
                <w:rFonts w:eastAsia="Times New Roman" w:cs="Times New Roman"/>
                <w:i/>
                <w:sz w:val="18"/>
              </w:rPr>
            </w:pPr>
            <w:r w:rsidRPr="005C556B">
              <w:rPr>
                <w:rFonts w:eastAsia="Times New Roman" w:cs="Times New Roman"/>
                <w:i/>
                <w:sz w:val="18"/>
              </w:rPr>
              <w:t>965</w:t>
            </w:r>
          </w:p>
        </w:tc>
        <w:tc>
          <w:tcPr>
            <w:tcW w:w="2160" w:type="dxa"/>
            <w:tcBorders>
              <w:top w:val="single" w:sz="4" w:space="0" w:color="181717"/>
              <w:left w:val="single" w:sz="24" w:space="0" w:color="auto"/>
              <w:bottom w:val="single" w:sz="4" w:space="0" w:color="181717"/>
              <w:right w:val="single" w:sz="4" w:space="0" w:color="181717"/>
            </w:tcBorders>
            <w:vAlign w:val="center"/>
          </w:tcPr>
          <w:p w14:paraId="020D2E90"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Libraries</w:t>
            </w:r>
          </w:p>
        </w:tc>
        <w:tc>
          <w:tcPr>
            <w:tcW w:w="1440" w:type="dxa"/>
            <w:tcBorders>
              <w:top w:val="single" w:sz="4" w:space="0" w:color="181717"/>
              <w:left w:val="single" w:sz="4" w:space="0" w:color="181717"/>
              <w:bottom w:val="single" w:sz="4" w:space="0" w:color="181717"/>
              <w:right w:val="single" w:sz="4" w:space="0" w:color="181717"/>
            </w:tcBorders>
            <w:vAlign w:val="center"/>
          </w:tcPr>
          <w:p w14:paraId="4EC00DD3"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805</w:t>
            </w:r>
          </w:p>
        </w:tc>
      </w:tr>
      <w:tr w:rsidR="00A644B8" w:rsidRPr="005C556B" w14:paraId="02F3D850" w14:textId="77777777" w:rsidTr="00D67DF2">
        <w:trPr>
          <w:jc w:val="center"/>
        </w:trPr>
        <w:tc>
          <w:tcPr>
            <w:tcW w:w="2304" w:type="dxa"/>
            <w:tcBorders>
              <w:top w:val="single" w:sz="4" w:space="0" w:color="181717"/>
              <w:left w:val="single" w:sz="4" w:space="0" w:color="181717"/>
              <w:bottom w:val="single" w:sz="4" w:space="0" w:color="181717"/>
              <w:right w:val="single" w:sz="4" w:space="0" w:color="181717"/>
            </w:tcBorders>
            <w:vAlign w:val="center"/>
          </w:tcPr>
          <w:p w14:paraId="63838E14"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Media Center</w:t>
            </w:r>
          </w:p>
        </w:tc>
        <w:tc>
          <w:tcPr>
            <w:tcW w:w="1440" w:type="dxa"/>
            <w:tcBorders>
              <w:top w:val="single" w:sz="4" w:space="0" w:color="181717"/>
              <w:left w:val="single" w:sz="4" w:space="0" w:color="181717"/>
              <w:bottom w:val="single" w:sz="4" w:space="0" w:color="181717"/>
              <w:right w:val="single" w:sz="24" w:space="0" w:color="auto"/>
            </w:tcBorders>
            <w:vAlign w:val="center"/>
          </w:tcPr>
          <w:p w14:paraId="48EE843C" w14:textId="77777777" w:rsidR="00A644B8" w:rsidRPr="005C556B" w:rsidRDefault="00A644B8" w:rsidP="00017ACB">
            <w:pPr>
              <w:spacing w:line="259" w:lineRule="auto"/>
              <w:ind w:right="26"/>
              <w:jc w:val="center"/>
              <w:rPr>
                <w:rFonts w:eastAsia="Times New Roman" w:cs="Times New Roman"/>
                <w:i/>
                <w:sz w:val="18"/>
              </w:rPr>
            </w:pPr>
            <w:r w:rsidRPr="005C556B">
              <w:rPr>
                <w:rFonts w:eastAsia="Times New Roman" w:cs="Times New Roman"/>
                <w:i/>
                <w:sz w:val="18"/>
              </w:rPr>
              <w:t>965</w:t>
            </w:r>
          </w:p>
        </w:tc>
        <w:tc>
          <w:tcPr>
            <w:tcW w:w="2160" w:type="dxa"/>
            <w:tcBorders>
              <w:top w:val="single" w:sz="4" w:space="0" w:color="181717"/>
              <w:left w:val="single" w:sz="24" w:space="0" w:color="auto"/>
              <w:bottom w:val="single" w:sz="4" w:space="0" w:color="181717"/>
              <w:right w:val="single" w:sz="4" w:space="0" w:color="181717"/>
            </w:tcBorders>
            <w:vAlign w:val="center"/>
          </w:tcPr>
          <w:p w14:paraId="0153CC04"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Lobbies</w:t>
            </w:r>
          </w:p>
        </w:tc>
        <w:tc>
          <w:tcPr>
            <w:tcW w:w="1440" w:type="dxa"/>
            <w:tcBorders>
              <w:top w:val="single" w:sz="4" w:space="0" w:color="181717"/>
              <w:left w:val="single" w:sz="4" w:space="0" w:color="181717"/>
              <w:bottom w:val="single" w:sz="4" w:space="0" w:color="181717"/>
              <w:right w:val="single" w:sz="4" w:space="0" w:color="181717"/>
            </w:tcBorders>
            <w:vAlign w:val="center"/>
          </w:tcPr>
          <w:p w14:paraId="06C65D3E"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2,628</w:t>
            </w:r>
          </w:p>
        </w:tc>
      </w:tr>
      <w:tr w:rsidR="00A644B8" w:rsidRPr="005C556B" w14:paraId="36347A2C" w14:textId="77777777" w:rsidTr="00D67DF2">
        <w:trPr>
          <w:jc w:val="center"/>
        </w:trPr>
        <w:tc>
          <w:tcPr>
            <w:tcW w:w="2304" w:type="dxa"/>
            <w:tcBorders>
              <w:top w:val="single" w:sz="4" w:space="0" w:color="181717"/>
              <w:left w:val="single" w:sz="4" w:space="0" w:color="181717"/>
              <w:bottom w:val="single" w:sz="4" w:space="0" w:color="181717"/>
              <w:right w:val="single" w:sz="4" w:space="0" w:color="181717"/>
            </w:tcBorders>
            <w:vAlign w:val="center"/>
          </w:tcPr>
          <w:p w14:paraId="5FBE2A4C"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Music/Theater/Dance</w:t>
            </w:r>
          </w:p>
        </w:tc>
        <w:tc>
          <w:tcPr>
            <w:tcW w:w="1440" w:type="dxa"/>
            <w:tcBorders>
              <w:top w:val="single" w:sz="4" w:space="0" w:color="181717"/>
              <w:left w:val="single" w:sz="4" w:space="0" w:color="181717"/>
              <w:bottom w:val="single" w:sz="4" w:space="0" w:color="181717"/>
              <w:right w:val="single" w:sz="24" w:space="0" w:color="auto"/>
            </w:tcBorders>
            <w:vAlign w:val="center"/>
          </w:tcPr>
          <w:p w14:paraId="1D6994C5" w14:textId="77777777" w:rsidR="00A644B8" w:rsidRPr="005C556B" w:rsidRDefault="00A644B8" w:rsidP="00017ACB">
            <w:pPr>
              <w:spacing w:line="259" w:lineRule="auto"/>
              <w:ind w:right="26"/>
              <w:jc w:val="center"/>
              <w:rPr>
                <w:rFonts w:eastAsia="Times New Roman" w:cs="Times New Roman"/>
                <w:i/>
                <w:sz w:val="18"/>
              </w:rPr>
            </w:pPr>
            <w:r w:rsidRPr="005C556B">
              <w:rPr>
                <w:rFonts w:eastAsia="Times New Roman" w:cs="Times New Roman"/>
                <w:i/>
                <w:sz w:val="18"/>
              </w:rPr>
              <w:t>1,620</w:t>
            </w:r>
          </w:p>
        </w:tc>
        <w:tc>
          <w:tcPr>
            <w:tcW w:w="2160" w:type="dxa"/>
            <w:tcBorders>
              <w:top w:val="single" w:sz="4" w:space="0" w:color="181717"/>
              <w:left w:val="single" w:sz="24" w:space="0" w:color="auto"/>
              <w:bottom w:val="single" w:sz="4" w:space="0" w:color="181717"/>
              <w:right w:val="single" w:sz="4" w:space="0" w:color="181717"/>
            </w:tcBorders>
            <w:vAlign w:val="center"/>
          </w:tcPr>
          <w:p w14:paraId="767D129E"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Museums (Children’s)</w:t>
            </w:r>
          </w:p>
        </w:tc>
        <w:tc>
          <w:tcPr>
            <w:tcW w:w="1440" w:type="dxa"/>
            <w:tcBorders>
              <w:top w:val="single" w:sz="4" w:space="0" w:color="181717"/>
              <w:left w:val="single" w:sz="4" w:space="0" w:color="181717"/>
              <w:bottom w:val="single" w:sz="4" w:space="0" w:color="181717"/>
              <w:right w:val="single" w:sz="4" w:space="0" w:color="181717"/>
            </w:tcBorders>
            <w:vAlign w:val="center"/>
          </w:tcPr>
          <w:p w14:paraId="37403B6C"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1,391</w:t>
            </w:r>
          </w:p>
        </w:tc>
      </w:tr>
      <w:tr w:rsidR="00A644B8" w:rsidRPr="005C556B" w14:paraId="6F3663F9" w14:textId="77777777" w:rsidTr="00D67DF2">
        <w:trPr>
          <w:jc w:val="center"/>
        </w:trPr>
        <w:tc>
          <w:tcPr>
            <w:tcW w:w="2304" w:type="dxa"/>
            <w:tcBorders>
              <w:top w:val="single" w:sz="4" w:space="0" w:color="181717"/>
              <w:left w:val="single" w:sz="4" w:space="0" w:color="181717"/>
              <w:bottom w:val="single" w:sz="4" w:space="0" w:color="181717"/>
              <w:right w:val="single" w:sz="4" w:space="0" w:color="181717"/>
            </w:tcBorders>
            <w:vAlign w:val="center"/>
          </w:tcPr>
          <w:p w14:paraId="163FBEF5"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Multiuse Assembly</w:t>
            </w:r>
          </w:p>
        </w:tc>
        <w:tc>
          <w:tcPr>
            <w:tcW w:w="1440" w:type="dxa"/>
            <w:tcBorders>
              <w:top w:val="single" w:sz="4" w:space="0" w:color="181717"/>
              <w:left w:val="single" w:sz="4" w:space="0" w:color="181717"/>
              <w:bottom w:val="single" w:sz="4" w:space="0" w:color="181717"/>
              <w:right w:val="single" w:sz="24" w:space="0" w:color="auto"/>
            </w:tcBorders>
            <w:vAlign w:val="center"/>
          </w:tcPr>
          <w:p w14:paraId="268D6FBB" w14:textId="77777777" w:rsidR="00A644B8" w:rsidRPr="005C556B" w:rsidRDefault="00A644B8" w:rsidP="00017ACB">
            <w:pPr>
              <w:spacing w:line="259" w:lineRule="auto"/>
              <w:ind w:right="26"/>
              <w:jc w:val="center"/>
              <w:rPr>
                <w:rFonts w:eastAsia="Times New Roman" w:cs="Times New Roman"/>
                <w:i/>
                <w:sz w:val="18"/>
              </w:rPr>
            </w:pPr>
            <w:r w:rsidRPr="005C556B">
              <w:rPr>
                <w:rFonts w:eastAsia="Times New Roman" w:cs="Times New Roman"/>
                <w:i/>
                <w:sz w:val="18"/>
              </w:rPr>
              <w:t>1,778</w:t>
            </w:r>
          </w:p>
        </w:tc>
        <w:tc>
          <w:tcPr>
            <w:tcW w:w="2160" w:type="dxa"/>
            <w:tcBorders>
              <w:top w:val="single" w:sz="4" w:space="0" w:color="181717"/>
              <w:left w:val="single" w:sz="24" w:space="0" w:color="auto"/>
              <w:bottom w:val="single" w:sz="4" w:space="0" w:color="181717"/>
              <w:right w:val="single" w:sz="4" w:space="0" w:color="181717"/>
            </w:tcBorders>
            <w:vAlign w:val="center"/>
          </w:tcPr>
          <w:p w14:paraId="1B0431A7"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Museum/Galleries</w:t>
            </w:r>
          </w:p>
        </w:tc>
        <w:tc>
          <w:tcPr>
            <w:tcW w:w="1440" w:type="dxa"/>
            <w:tcBorders>
              <w:top w:val="single" w:sz="4" w:space="0" w:color="181717"/>
              <w:left w:val="single" w:sz="4" w:space="0" w:color="181717"/>
              <w:bottom w:val="single" w:sz="4" w:space="0" w:color="181717"/>
              <w:right w:val="single" w:sz="4" w:space="0" w:color="181717"/>
            </w:tcBorders>
            <w:vAlign w:val="center"/>
          </w:tcPr>
          <w:p w14:paraId="0AF1898C"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1,620</w:t>
            </w:r>
          </w:p>
        </w:tc>
      </w:tr>
      <w:tr w:rsidR="00A644B8" w:rsidRPr="005C556B" w14:paraId="00215296" w14:textId="77777777" w:rsidTr="00D67DF2">
        <w:trPr>
          <w:jc w:val="center"/>
        </w:trPr>
        <w:tc>
          <w:tcPr>
            <w:tcW w:w="3744" w:type="dxa"/>
            <w:gridSpan w:val="2"/>
            <w:tcBorders>
              <w:top w:val="single" w:sz="4" w:space="0" w:color="181717"/>
              <w:left w:val="single" w:sz="4" w:space="0" w:color="181717"/>
              <w:bottom w:val="single" w:sz="4" w:space="0" w:color="181717"/>
              <w:right w:val="single" w:sz="24" w:space="0" w:color="auto"/>
            </w:tcBorders>
            <w:vAlign w:val="center"/>
          </w:tcPr>
          <w:p w14:paraId="14A6366E" w14:textId="77777777" w:rsidR="00A644B8" w:rsidRPr="005C556B" w:rsidRDefault="00A644B8" w:rsidP="00017ACB">
            <w:pPr>
              <w:spacing w:line="259" w:lineRule="auto"/>
              <w:ind w:right="26"/>
              <w:rPr>
                <w:rFonts w:eastAsia="Times New Roman" w:cs="Times New Roman"/>
                <w:i/>
                <w:sz w:val="18"/>
              </w:rPr>
            </w:pPr>
            <w:r w:rsidRPr="005C556B">
              <w:rPr>
                <w:rFonts w:eastAsia="Times New Roman" w:cs="Times New Roman"/>
                <w:i/>
                <w:sz w:val="18"/>
              </w:rPr>
              <w:t xml:space="preserve">Food and Beverage Service </w:t>
            </w:r>
          </w:p>
        </w:tc>
        <w:tc>
          <w:tcPr>
            <w:tcW w:w="3600" w:type="dxa"/>
            <w:gridSpan w:val="2"/>
            <w:tcBorders>
              <w:top w:val="single" w:sz="4" w:space="0" w:color="181717"/>
              <w:left w:val="single" w:sz="24" w:space="0" w:color="auto"/>
              <w:bottom w:val="single" w:sz="4" w:space="0" w:color="181717"/>
              <w:right w:val="single" w:sz="4" w:space="0" w:color="181717"/>
            </w:tcBorders>
          </w:tcPr>
          <w:p w14:paraId="4782CDE3" w14:textId="77777777" w:rsidR="00A644B8" w:rsidRPr="005C556B" w:rsidRDefault="00A644B8" w:rsidP="00017ACB">
            <w:pPr>
              <w:spacing w:line="259" w:lineRule="auto"/>
              <w:ind w:right="26"/>
              <w:rPr>
                <w:rFonts w:eastAsia="Times New Roman" w:cs="Times New Roman"/>
                <w:i/>
                <w:sz w:val="18"/>
              </w:rPr>
            </w:pPr>
            <w:r w:rsidRPr="005C556B">
              <w:rPr>
                <w:rFonts w:eastAsia="Times New Roman" w:cs="Times New Roman"/>
                <w:i/>
                <w:sz w:val="18"/>
              </w:rPr>
              <w:t>Retail</w:t>
            </w:r>
          </w:p>
        </w:tc>
      </w:tr>
      <w:tr w:rsidR="00A644B8" w:rsidRPr="005C556B" w14:paraId="656E69A9" w14:textId="77777777" w:rsidTr="00D67DF2">
        <w:trPr>
          <w:jc w:val="center"/>
        </w:trPr>
        <w:tc>
          <w:tcPr>
            <w:tcW w:w="2304" w:type="dxa"/>
            <w:tcBorders>
              <w:top w:val="single" w:sz="4" w:space="0" w:color="181717"/>
              <w:left w:val="single" w:sz="4" w:space="0" w:color="181717"/>
              <w:bottom w:val="single" w:sz="4" w:space="0" w:color="181717"/>
              <w:right w:val="single" w:sz="4" w:space="0" w:color="181717"/>
            </w:tcBorders>
            <w:vAlign w:val="center"/>
          </w:tcPr>
          <w:p w14:paraId="196A0528"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Restaurant Dining Rooms</w:t>
            </w:r>
          </w:p>
        </w:tc>
        <w:tc>
          <w:tcPr>
            <w:tcW w:w="1440" w:type="dxa"/>
            <w:tcBorders>
              <w:top w:val="single" w:sz="4" w:space="0" w:color="181717"/>
              <w:left w:val="single" w:sz="4" w:space="0" w:color="181717"/>
              <w:bottom w:val="single" w:sz="4" w:space="0" w:color="181717"/>
              <w:right w:val="single" w:sz="24" w:space="0" w:color="auto"/>
            </w:tcBorders>
            <w:vAlign w:val="center"/>
          </w:tcPr>
          <w:p w14:paraId="1354A002" w14:textId="77777777" w:rsidR="00A644B8" w:rsidRPr="005C556B" w:rsidRDefault="00A644B8" w:rsidP="00017ACB">
            <w:pPr>
              <w:spacing w:line="259" w:lineRule="auto"/>
              <w:ind w:right="26"/>
              <w:jc w:val="center"/>
              <w:rPr>
                <w:rFonts w:eastAsia="Times New Roman" w:cs="Times New Roman"/>
                <w:i/>
                <w:sz w:val="18"/>
              </w:rPr>
            </w:pPr>
            <w:r w:rsidRPr="005C556B">
              <w:rPr>
                <w:rFonts w:eastAsia="Times New Roman" w:cs="Times New Roman"/>
                <w:i/>
                <w:sz w:val="18"/>
              </w:rPr>
              <w:t>1,418</w:t>
            </w:r>
          </w:p>
        </w:tc>
        <w:tc>
          <w:tcPr>
            <w:tcW w:w="2160" w:type="dxa"/>
            <w:tcBorders>
              <w:top w:val="single" w:sz="4" w:space="0" w:color="181717"/>
              <w:left w:val="single" w:sz="24" w:space="0" w:color="auto"/>
              <w:bottom w:val="single" w:sz="4" w:space="0" w:color="181717"/>
              <w:right w:val="single" w:sz="4" w:space="0" w:color="181717"/>
            </w:tcBorders>
            <w:vAlign w:val="center"/>
          </w:tcPr>
          <w:p w14:paraId="308B31B8"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Sales (Except Below)</w:t>
            </w:r>
          </w:p>
        </w:tc>
        <w:tc>
          <w:tcPr>
            <w:tcW w:w="1440" w:type="dxa"/>
            <w:tcBorders>
              <w:top w:val="single" w:sz="4" w:space="0" w:color="181717"/>
              <w:left w:val="single" w:sz="4" w:space="0" w:color="181717"/>
              <w:bottom w:val="single" w:sz="4" w:space="0" w:color="181717"/>
              <w:right w:val="single" w:sz="4" w:space="0" w:color="181717"/>
            </w:tcBorders>
            <w:vAlign w:val="center"/>
          </w:tcPr>
          <w:p w14:paraId="66FF2655"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1,069</w:t>
            </w:r>
          </w:p>
        </w:tc>
      </w:tr>
      <w:tr w:rsidR="00A644B8" w:rsidRPr="005C556B" w14:paraId="2DF3932D" w14:textId="77777777" w:rsidTr="00D67DF2">
        <w:trPr>
          <w:jc w:val="center"/>
        </w:trPr>
        <w:tc>
          <w:tcPr>
            <w:tcW w:w="2304" w:type="dxa"/>
            <w:tcBorders>
              <w:top w:val="single" w:sz="4" w:space="0" w:color="181717"/>
              <w:left w:val="single" w:sz="4" w:space="0" w:color="181717"/>
              <w:bottom w:val="single" w:sz="4" w:space="0" w:color="181717"/>
              <w:right w:val="single" w:sz="4" w:space="0" w:color="181717"/>
            </w:tcBorders>
            <w:vAlign w:val="center"/>
          </w:tcPr>
          <w:p w14:paraId="57D86FFB"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Cafeteria/Fast-Food Dining</w:t>
            </w:r>
          </w:p>
        </w:tc>
        <w:tc>
          <w:tcPr>
            <w:tcW w:w="1440" w:type="dxa"/>
            <w:tcBorders>
              <w:top w:val="single" w:sz="4" w:space="0" w:color="181717"/>
              <w:left w:val="single" w:sz="4" w:space="0" w:color="181717"/>
              <w:bottom w:val="single" w:sz="4" w:space="0" w:color="181717"/>
              <w:right w:val="single" w:sz="24" w:space="0" w:color="auto"/>
            </w:tcBorders>
            <w:vAlign w:val="center"/>
          </w:tcPr>
          <w:p w14:paraId="254CC621" w14:textId="77777777" w:rsidR="00A644B8" w:rsidRPr="005C556B" w:rsidRDefault="00A644B8" w:rsidP="00017ACB">
            <w:pPr>
              <w:spacing w:line="259" w:lineRule="auto"/>
              <w:ind w:right="26"/>
              <w:jc w:val="center"/>
              <w:rPr>
                <w:rFonts w:eastAsia="Times New Roman" w:cs="Times New Roman"/>
                <w:i/>
                <w:sz w:val="18"/>
              </w:rPr>
            </w:pPr>
            <w:r w:rsidRPr="005C556B">
              <w:rPr>
                <w:rFonts w:eastAsia="Times New Roman" w:cs="Times New Roman"/>
                <w:i/>
                <w:sz w:val="18"/>
              </w:rPr>
              <w:t>1,536</w:t>
            </w:r>
          </w:p>
        </w:tc>
        <w:tc>
          <w:tcPr>
            <w:tcW w:w="2160" w:type="dxa"/>
            <w:tcBorders>
              <w:top w:val="single" w:sz="4" w:space="0" w:color="181717"/>
              <w:left w:val="single" w:sz="24" w:space="0" w:color="auto"/>
              <w:bottom w:val="single" w:sz="4" w:space="0" w:color="181717"/>
              <w:right w:val="single" w:sz="4" w:space="0" w:color="181717"/>
            </w:tcBorders>
            <w:vAlign w:val="center"/>
          </w:tcPr>
          <w:p w14:paraId="0D59A094"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Mall Common Areas</w:t>
            </w:r>
          </w:p>
        </w:tc>
        <w:tc>
          <w:tcPr>
            <w:tcW w:w="1440" w:type="dxa"/>
            <w:tcBorders>
              <w:top w:val="single" w:sz="4" w:space="0" w:color="181717"/>
              <w:left w:val="single" w:sz="4" w:space="0" w:color="181717"/>
              <w:bottom w:val="single" w:sz="4" w:space="0" w:color="181717"/>
              <w:right w:val="single" w:sz="4" w:space="0" w:color="181717"/>
            </w:tcBorders>
            <w:vAlign w:val="center"/>
          </w:tcPr>
          <w:p w14:paraId="42721745"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1,620</w:t>
            </w:r>
          </w:p>
        </w:tc>
      </w:tr>
      <w:tr w:rsidR="00A644B8" w:rsidRPr="005C556B" w14:paraId="0D91E871" w14:textId="77777777" w:rsidTr="00D67DF2">
        <w:trPr>
          <w:jc w:val="center"/>
        </w:trPr>
        <w:tc>
          <w:tcPr>
            <w:tcW w:w="2304" w:type="dxa"/>
            <w:tcBorders>
              <w:top w:val="single" w:sz="4" w:space="0" w:color="181717"/>
              <w:left w:val="single" w:sz="4" w:space="0" w:color="181717"/>
              <w:bottom w:val="single" w:sz="4" w:space="0" w:color="181717"/>
              <w:right w:val="single" w:sz="4" w:space="0" w:color="181717"/>
            </w:tcBorders>
            <w:vAlign w:val="center"/>
          </w:tcPr>
          <w:p w14:paraId="7461E868"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Bars, Cocktail Lounges</w:t>
            </w:r>
          </w:p>
        </w:tc>
        <w:tc>
          <w:tcPr>
            <w:tcW w:w="1440" w:type="dxa"/>
            <w:tcBorders>
              <w:top w:val="single" w:sz="4" w:space="0" w:color="181717"/>
              <w:left w:val="single" w:sz="4" w:space="0" w:color="181717"/>
              <w:bottom w:val="single" w:sz="4" w:space="0" w:color="181717"/>
              <w:right w:val="single" w:sz="24" w:space="0" w:color="auto"/>
            </w:tcBorders>
            <w:vAlign w:val="center"/>
          </w:tcPr>
          <w:p w14:paraId="6B1DCD6C" w14:textId="77777777" w:rsidR="00A644B8" w:rsidRPr="005C556B" w:rsidRDefault="00A644B8" w:rsidP="00017ACB">
            <w:pPr>
              <w:spacing w:line="259" w:lineRule="auto"/>
              <w:ind w:right="26"/>
              <w:jc w:val="center"/>
              <w:rPr>
                <w:rFonts w:eastAsia="Times New Roman" w:cs="Times New Roman"/>
                <w:i/>
                <w:sz w:val="18"/>
              </w:rPr>
            </w:pPr>
            <w:r w:rsidRPr="005C556B">
              <w:rPr>
                <w:rFonts w:eastAsia="Times New Roman" w:cs="Times New Roman"/>
                <w:i/>
                <w:sz w:val="18"/>
              </w:rPr>
              <w:t>1,536</w:t>
            </w:r>
          </w:p>
        </w:tc>
        <w:tc>
          <w:tcPr>
            <w:tcW w:w="2160" w:type="dxa"/>
            <w:tcBorders>
              <w:top w:val="single" w:sz="4" w:space="0" w:color="181717"/>
              <w:left w:val="single" w:sz="24" w:space="0" w:color="auto"/>
              <w:bottom w:val="single" w:sz="4" w:space="0" w:color="181717"/>
              <w:right w:val="single" w:sz="4" w:space="0" w:color="181717"/>
            </w:tcBorders>
            <w:vAlign w:val="center"/>
          </w:tcPr>
          <w:p w14:paraId="715E9AF2"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Barbershop</w:t>
            </w:r>
          </w:p>
        </w:tc>
        <w:tc>
          <w:tcPr>
            <w:tcW w:w="1440" w:type="dxa"/>
            <w:tcBorders>
              <w:top w:val="single" w:sz="4" w:space="0" w:color="181717"/>
              <w:left w:val="single" w:sz="4" w:space="0" w:color="181717"/>
              <w:bottom w:val="single" w:sz="4" w:space="0" w:color="181717"/>
              <w:right w:val="single" w:sz="4" w:space="0" w:color="181717"/>
            </w:tcBorders>
            <w:vAlign w:val="center"/>
          </w:tcPr>
          <w:p w14:paraId="556B39B6"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1,267</w:t>
            </w:r>
          </w:p>
        </w:tc>
      </w:tr>
      <w:tr w:rsidR="00A644B8" w:rsidRPr="005C556B" w14:paraId="2D8C79A8" w14:textId="77777777" w:rsidTr="00D67DF2">
        <w:trPr>
          <w:jc w:val="center"/>
        </w:trPr>
        <w:tc>
          <w:tcPr>
            <w:tcW w:w="3744" w:type="dxa"/>
            <w:gridSpan w:val="2"/>
            <w:tcBorders>
              <w:top w:val="single" w:sz="4" w:space="0" w:color="181717"/>
              <w:left w:val="single" w:sz="4" w:space="0" w:color="181717"/>
              <w:bottom w:val="single" w:sz="4" w:space="0" w:color="181717"/>
              <w:right w:val="single" w:sz="24" w:space="0" w:color="auto"/>
            </w:tcBorders>
            <w:vAlign w:val="center"/>
          </w:tcPr>
          <w:p w14:paraId="318EEB0D" w14:textId="77777777" w:rsidR="00A644B8" w:rsidRPr="005C556B" w:rsidRDefault="00A644B8" w:rsidP="00017ACB">
            <w:pPr>
              <w:spacing w:line="259" w:lineRule="auto"/>
              <w:ind w:right="24"/>
              <w:rPr>
                <w:rFonts w:eastAsia="Times New Roman" w:cs="Times New Roman"/>
                <w:i/>
                <w:sz w:val="18"/>
              </w:rPr>
            </w:pPr>
            <w:r w:rsidRPr="005C556B">
              <w:rPr>
                <w:rFonts w:eastAsia="Times New Roman" w:cs="Times New Roman"/>
                <w:i/>
                <w:sz w:val="18"/>
              </w:rPr>
              <w:t>General</w:t>
            </w:r>
          </w:p>
        </w:tc>
        <w:tc>
          <w:tcPr>
            <w:tcW w:w="2160" w:type="dxa"/>
            <w:tcBorders>
              <w:top w:val="single" w:sz="4" w:space="0" w:color="181717"/>
              <w:left w:val="single" w:sz="24" w:space="0" w:color="auto"/>
              <w:bottom w:val="single" w:sz="4" w:space="0" w:color="181717"/>
              <w:right w:val="single" w:sz="4" w:space="0" w:color="181717"/>
            </w:tcBorders>
            <w:vAlign w:val="center"/>
          </w:tcPr>
          <w:p w14:paraId="52DC2DCF"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Beauty and Nail Salons</w:t>
            </w:r>
          </w:p>
        </w:tc>
        <w:tc>
          <w:tcPr>
            <w:tcW w:w="1440" w:type="dxa"/>
            <w:tcBorders>
              <w:top w:val="single" w:sz="4" w:space="0" w:color="181717"/>
              <w:left w:val="single" w:sz="4" w:space="0" w:color="181717"/>
              <w:bottom w:val="single" w:sz="4" w:space="0" w:color="181717"/>
              <w:right w:val="single" w:sz="4" w:space="0" w:color="181717"/>
            </w:tcBorders>
            <w:vAlign w:val="center"/>
          </w:tcPr>
          <w:p w14:paraId="63D6411A"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723</w:t>
            </w:r>
          </w:p>
        </w:tc>
      </w:tr>
      <w:tr w:rsidR="00A644B8" w:rsidRPr="005C556B" w14:paraId="3CFF4020" w14:textId="77777777" w:rsidTr="00D67DF2">
        <w:trPr>
          <w:jc w:val="center"/>
        </w:trPr>
        <w:tc>
          <w:tcPr>
            <w:tcW w:w="2304" w:type="dxa"/>
            <w:tcBorders>
              <w:top w:val="single" w:sz="4" w:space="0" w:color="181717"/>
              <w:left w:val="single" w:sz="4" w:space="0" w:color="181717"/>
              <w:bottom w:val="single" w:sz="4" w:space="0" w:color="181717"/>
              <w:right w:val="single" w:sz="4" w:space="0" w:color="181717"/>
            </w:tcBorders>
            <w:vAlign w:val="center"/>
          </w:tcPr>
          <w:p w14:paraId="0123FB80"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Break Rooms</w:t>
            </w:r>
          </w:p>
        </w:tc>
        <w:tc>
          <w:tcPr>
            <w:tcW w:w="1440" w:type="dxa"/>
            <w:tcBorders>
              <w:top w:val="single" w:sz="4" w:space="0" w:color="181717"/>
              <w:left w:val="single" w:sz="4" w:space="0" w:color="181717"/>
              <w:bottom w:val="single" w:sz="4" w:space="0" w:color="181717"/>
              <w:right w:val="single" w:sz="24" w:space="0" w:color="auto"/>
            </w:tcBorders>
            <w:vAlign w:val="center"/>
          </w:tcPr>
          <w:p w14:paraId="5C740C54"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1,267</w:t>
            </w:r>
          </w:p>
        </w:tc>
        <w:tc>
          <w:tcPr>
            <w:tcW w:w="2160" w:type="dxa"/>
            <w:tcBorders>
              <w:top w:val="single" w:sz="4" w:space="0" w:color="181717"/>
              <w:left w:val="single" w:sz="24" w:space="0" w:color="auto"/>
              <w:bottom w:val="single" w:sz="4" w:space="0" w:color="181717"/>
              <w:right w:val="single" w:sz="4" w:space="0" w:color="181717"/>
            </w:tcBorders>
            <w:vAlign w:val="center"/>
          </w:tcPr>
          <w:p w14:paraId="6B09E082"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Pet Shops (Animal Areas)</w:t>
            </w:r>
          </w:p>
        </w:tc>
        <w:tc>
          <w:tcPr>
            <w:tcW w:w="1440" w:type="dxa"/>
            <w:tcBorders>
              <w:top w:val="single" w:sz="4" w:space="0" w:color="181717"/>
              <w:left w:val="single" w:sz="4" w:space="0" w:color="181717"/>
              <w:bottom w:val="single" w:sz="4" w:space="0" w:color="181717"/>
              <w:right w:val="single" w:sz="4" w:space="0" w:color="181717"/>
            </w:tcBorders>
            <w:vAlign w:val="center"/>
          </w:tcPr>
          <w:p w14:paraId="74F6D967"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709</w:t>
            </w:r>
          </w:p>
        </w:tc>
      </w:tr>
      <w:tr w:rsidR="00A644B8" w:rsidRPr="005C556B" w14:paraId="5DCE692F" w14:textId="77777777" w:rsidTr="00D67DF2">
        <w:trPr>
          <w:jc w:val="center"/>
        </w:trPr>
        <w:tc>
          <w:tcPr>
            <w:tcW w:w="2304" w:type="dxa"/>
            <w:tcBorders>
              <w:top w:val="single" w:sz="4" w:space="0" w:color="181717"/>
              <w:left w:val="single" w:sz="4" w:space="0" w:color="181717"/>
              <w:bottom w:val="single" w:sz="4" w:space="0" w:color="181717"/>
              <w:right w:val="single" w:sz="4" w:space="0" w:color="181717"/>
            </w:tcBorders>
            <w:vAlign w:val="center"/>
          </w:tcPr>
          <w:p w14:paraId="274BE145"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Coffee Stations</w:t>
            </w:r>
          </w:p>
        </w:tc>
        <w:tc>
          <w:tcPr>
            <w:tcW w:w="1440" w:type="dxa"/>
            <w:tcBorders>
              <w:top w:val="single" w:sz="4" w:space="0" w:color="181717"/>
              <w:left w:val="single" w:sz="4" w:space="0" w:color="181717"/>
              <w:bottom w:val="single" w:sz="4" w:space="0" w:color="181717"/>
              <w:right w:val="single" w:sz="24" w:space="0" w:color="auto"/>
            </w:tcBorders>
            <w:vAlign w:val="center"/>
          </w:tcPr>
          <w:p w14:paraId="250DDF26"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1,185</w:t>
            </w:r>
          </w:p>
        </w:tc>
        <w:tc>
          <w:tcPr>
            <w:tcW w:w="2160" w:type="dxa"/>
            <w:tcBorders>
              <w:top w:val="single" w:sz="4" w:space="0" w:color="181717"/>
              <w:left w:val="single" w:sz="24" w:space="0" w:color="auto"/>
              <w:bottom w:val="single" w:sz="4" w:space="0" w:color="181717"/>
              <w:right w:val="single" w:sz="4" w:space="0" w:color="181717"/>
            </w:tcBorders>
            <w:vAlign w:val="center"/>
          </w:tcPr>
          <w:p w14:paraId="2036686F"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Supermarket</w:t>
            </w:r>
          </w:p>
        </w:tc>
        <w:tc>
          <w:tcPr>
            <w:tcW w:w="1440" w:type="dxa"/>
            <w:tcBorders>
              <w:top w:val="single" w:sz="4" w:space="0" w:color="181717"/>
              <w:left w:val="single" w:sz="4" w:space="0" w:color="181717"/>
              <w:bottom w:val="single" w:sz="4" w:space="0" w:color="181717"/>
              <w:right w:val="single" w:sz="4" w:space="0" w:color="181717"/>
            </w:tcBorders>
            <w:vAlign w:val="center"/>
          </w:tcPr>
          <w:p w14:paraId="62512391"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1,116</w:t>
            </w:r>
          </w:p>
        </w:tc>
      </w:tr>
      <w:tr w:rsidR="00A644B8" w:rsidRPr="005C556B" w14:paraId="0AB44D29" w14:textId="77777777" w:rsidTr="00D67DF2">
        <w:trPr>
          <w:jc w:val="center"/>
        </w:trPr>
        <w:tc>
          <w:tcPr>
            <w:tcW w:w="2304" w:type="dxa"/>
            <w:tcBorders>
              <w:top w:val="single" w:sz="4" w:space="0" w:color="181717"/>
              <w:left w:val="single" w:sz="4" w:space="0" w:color="181717"/>
              <w:bottom w:val="single" w:sz="4" w:space="0" w:color="181717"/>
              <w:right w:val="single" w:sz="4" w:space="0" w:color="181717"/>
            </w:tcBorders>
            <w:vAlign w:val="center"/>
          </w:tcPr>
          <w:p w14:paraId="52A62569"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Conference/Meeting</w:t>
            </w:r>
          </w:p>
        </w:tc>
        <w:tc>
          <w:tcPr>
            <w:tcW w:w="1440" w:type="dxa"/>
            <w:tcBorders>
              <w:top w:val="single" w:sz="4" w:space="0" w:color="181717"/>
              <w:left w:val="single" w:sz="4" w:space="0" w:color="181717"/>
              <w:bottom w:val="single" w:sz="4" w:space="0" w:color="181717"/>
              <w:right w:val="single" w:sz="24" w:space="0" w:color="auto"/>
            </w:tcBorders>
            <w:vAlign w:val="center"/>
          </w:tcPr>
          <w:p w14:paraId="4AF61837"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1,620</w:t>
            </w:r>
          </w:p>
        </w:tc>
        <w:tc>
          <w:tcPr>
            <w:tcW w:w="2160" w:type="dxa"/>
            <w:tcBorders>
              <w:top w:val="single" w:sz="4" w:space="0" w:color="181717"/>
              <w:left w:val="single" w:sz="24" w:space="0" w:color="auto"/>
              <w:bottom w:val="single" w:sz="4" w:space="0" w:color="181717"/>
              <w:right w:val="single" w:sz="4" w:space="0" w:color="181717"/>
            </w:tcBorders>
            <w:vAlign w:val="center"/>
          </w:tcPr>
          <w:p w14:paraId="5E0BE579"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Coin-operated Laundries</w:t>
            </w:r>
          </w:p>
        </w:tc>
        <w:tc>
          <w:tcPr>
            <w:tcW w:w="1440" w:type="dxa"/>
            <w:tcBorders>
              <w:top w:val="single" w:sz="4" w:space="0" w:color="181717"/>
              <w:left w:val="single" w:sz="4" w:space="0" w:color="181717"/>
              <w:bottom w:val="single" w:sz="4" w:space="0" w:color="181717"/>
              <w:right w:val="single" w:sz="4" w:space="0" w:color="181717"/>
            </w:tcBorders>
            <w:vAlign w:val="center"/>
          </w:tcPr>
          <w:p w14:paraId="096F3797"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1,322</w:t>
            </w:r>
          </w:p>
        </w:tc>
      </w:tr>
      <w:tr w:rsidR="00A644B8" w:rsidRPr="005C556B" w14:paraId="69171A61" w14:textId="77777777" w:rsidTr="00D67DF2">
        <w:trPr>
          <w:jc w:val="center"/>
        </w:trPr>
        <w:tc>
          <w:tcPr>
            <w:tcW w:w="3744" w:type="dxa"/>
            <w:gridSpan w:val="2"/>
            <w:tcBorders>
              <w:top w:val="single" w:sz="4" w:space="0" w:color="181717"/>
              <w:left w:val="single" w:sz="4" w:space="0" w:color="181717"/>
              <w:bottom w:val="single" w:sz="4" w:space="0" w:color="181717"/>
              <w:right w:val="single" w:sz="24" w:space="0" w:color="auto"/>
            </w:tcBorders>
            <w:vAlign w:val="center"/>
          </w:tcPr>
          <w:p w14:paraId="4200E54D" w14:textId="77777777" w:rsidR="00A644B8" w:rsidRPr="005C556B" w:rsidRDefault="00A644B8" w:rsidP="00017ACB">
            <w:pPr>
              <w:spacing w:line="259" w:lineRule="auto"/>
              <w:ind w:right="24"/>
              <w:rPr>
                <w:rFonts w:eastAsia="Times New Roman" w:cs="Times New Roman"/>
                <w:i/>
                <w:sz w:val="18"/>
              </w:rPr>
            </w:pPr>
            <w:r w:rsidRPr="005C556B">
              <w:rPr>
                <w:rFonts w:eastAsia="Times New Roman" w:cs="Times New Roman"/>
                <w:i/>
                <w:sz w:val="18"/>
              </w:rPr>
              <w:t>Hotels, Motels, Resorts, Dormitories</w:t>
            </w:r>
          </w:p>
        </w:tc>
        <w:tc>
          <w:tcPr>
            <w:tcW w:w="3600" w:type="dxa"/>
            <w:gridSpan w:val="2"/>
            <w:tcBorders>
              <w:top w:val="single" w:sz="4" w:space="0" w:color="181717"/>
              <w:left w:val="single" w:sz="24" w:space="0" w:color="auto"/>
              <w:bottom w:val="single" w:sz="4" w:space="0" w:color="181717"/>
              <w:right w:val="single" w:sz="4" w:space="0" w:color="181717"/>
            </w:tcBorders>
          </w:tcPr>
          <w:p w14:paraId="376998C9" w14:textId="77777777" w:rsidR="00A644B8" w:rsidRPr="005C556B" w:rsidRDefault="00A644B8" w:rsidP="00017ACB">
            <w:pPr>
              <w:spacing w:line="259" w:lineRule="auto"/>
              <w:ind w:right="24"/>
              <w:rPr>
                <w:rFonts w:eastAsia="Times New Roman" w:cs="Times New Roman"/>
                <w:i/>
                <w:sz w:val="18"/>
              </w:rPr>
            </w:pPr>
            <w:r w:rsidRPr="005C556B">
              <w:rPr>
                <w:rFonts w:eastAsia="Times New Roman" w:cs="Times New Roman"/>
                <w:i/>
                <w:sz w:val="18"/>
              </w:rPr>
              <w:t>Sports and Entertainment</w:t>
            </w:r>
          </w:p>
        </w:tc>
      </w:tr>
      <w:tr w:rsidR="00A644B8" w:rsidRPr="005C556B" w14:paraId="696758BE" w14:textId="77777777" w:rsidTr="00D67DF2">
        <w:trPr>
          <w:jc w:val="center"/>
        </w:trPr>
        <w:tc>
          <w:tcPr>
            <w:tcW w:w="2304" w:type="dxa"/>
            <w:tcBorders>
              <w:top w:val="single" w:sz="4" w:space="0" w:color="181717"/>
              <w:left w:val="single" w:sz="4" w:space="0" w:color="181717"/>
              <w:bottom w:val="single" w:sz="4" w:space="0" w:color="181717"/>
              <w:right w:val="single" w:sz="4" w:space="0" w:color="181717"/>
            </w:tcBorders>
            <w:vAlign w:val="center"/>
          </w:tcPr>
          <w:p w14:paraId="365BE064"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Bedroom/Living Area</w:t>
            </w:r>
          </w:p>
        </w:tc>
        <w:tc>
          <w:tcPr>
            <w:tcW w:w="1440" w:type="dxa"/>
            <w:tcBorders>
              <w:top w:val="single" w:sz="4" w:space="0" w:color="181717"/>
              <w:left w:val="single" w:sz="4" w:space="0" w:color="181717"/>
              <w:bottom w:val="single" w:sz="4" w:space="0" w:color="181717"/>
              <w:right w:val="single" w:sz="24" w:space="0" w:color="auto"/>
            </w:tcBorders>
            <w:vAlign w:val="center"/>
          </w:tcPr>
          <w:p w14:paraId="7DBC3E68"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910</w:t>
            </w:r>
          </w:p>
        </w:tc>
        <w:tc>
          <w:tcPr>
            <w:tcW w:w="2160" w:type="dxa"/>
            <w:tcBorders>
              <w:top w:val="single" w:sz="4" w:space="0" w:color="181717"/>
              <w:left w:val="single" w:sz="24" w:space="0" w:color="auto"/>
              <w:bottom w:val="single" w:sz="4" w:space="0" w:color="181717"/>
              <w:right w:val="single" w:sz="4" w:space="0" w:color="181717"/>
            </w:tcBorders>
            <w:vAlign w:val="center"/>
          </w:tcPr>
          <w:p w14:paraId="39B31311"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Spectator Areas</w:t>
            </w:r>
          </w:p>
        </w:tc>
        <w:tc>
          <w:tcPr>
            <w:tcW w:w="1440" w:type="dxa"/>
            <w:tcBorders>
              <w:top w:val="single" w:sz="4" w:space="0" w:color="181717"/>
              <w:left w:val="single" w:sz="4" w:space="0" w:color="181717"/>
              <w:bottom w:val="single" w:sz="4" w:space="0" w:color="181717"/>
              <w:right w:val="single" w:sz="4" w:space="0" w:color="181717"/>
            </w:tcBorders>
            <w:vAlign w:val="center"/>
          </w:tcPr>
          <w:p w14:paraId="25EF539C"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1,778</w:t>
            </w:r>
          </w:p>
        </w:tc>
      </w:tr>
      <w:tr w:rsidR="00A644B8" w:rsidRPr="005C556B" w14:paraId="50FADB3A" w14:textId="77777777" w:rsidTr="00D67DF2">
        <w:trPr>
          <w:jc w:val="center"/>
        </w:trPr>
        <w:tc>
          <w:tcPr>
            <w:tcW w:w="2304" w:type="dxa"/>
            <w:tcBorders>
              <w:top w:val="single" w:sz="4" w:space="0" w:color="181717"/>
              <w:left w:val="single" w:sz="4" w:space="0" w:color="181717"/>
              <w:bottom w:val="single" w:sz="4" w:space="0" w:color="181717"/>
              <w:right w:val="single" w:sz="4" w:space="0" w:color="181717"/>
            </w:tcBorders>
            <w:vAlign w:val="center"/>
          </w:tcPr>
          <w:p w14:paraId="3CC45F65"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Barracks Sleeping Areas</w:t>
            </w:r>
          </w:p>
        </w:tc>
        <w:tc>
          <w:tcPr>
            <w:tcW w:w="1440" w:type="dxa"/>
            <w:tcBorders>
              <w:top w:val="single" w:sz="4" w:space="0" w:color="181717"/>
              <w:left w:val="single" w:sz="4" w:space="0" w:color="181717"/>
              <w:bottom w:val="single" w:sz="4" w:space="0" w:color="181717"/>
              <w:right w:val="single" w:sz="24" w:space="0" w:color="auto"/>
            </w:tcBorders>
            <w:vAlign w:val="center"/>
          </w:tcPr>
          <w:p w14:paraId="548C6E85"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1,116</w:t>
            </w:r>
          </w:p>
        </w:tc>
        <w:tc>
          <w:tcPr>
            <w:tcW w:w="2160" w:type="dxa"/>
            <w:tcBorders>
              <w:top w:val="single" w:sz="4" w:space="0" w:color="181717"/>
              <w:left w:val="single" w:sz="24" w:space="0" w:color="auto"/>
              <w:bottom w:val="single" w:sz="4" w:space="0" w:color="181717"/>
              <w:right w:val="single" w:sz="4" w:space="0" w:color="181717"/>
            </w:tcBorders>
            <w:vAlign w:val="center"/>
          </w:tcPr>
          <w:p w14:paraId="2A78D370"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Disco/Dance Floors</w:t>
            </w:r>
          </w:p>
        </w:tc>
        <w:tc>
          <w:tcPr>
            <w:tcW w:w="1440" w:type="dxa"/>
            <w:tcBorders>
              <w:top w:val="single" w:sz="4" w:space="0" w:color="181717"/>
              <w:left w:val="single" w:sz="4" w:space="0" w:color="181717"/>
              <w:bottom w:val="single" w:sz="4" w:space="0" w:color="181717"/>
              <w:right w:val="single" w:sz="4" w:space="0" w:color="181717"/>
            </w:tcBorders>
            <w:vAlign w:val="center"/>
          </w:tcPr>
          <w:p w14:paraId="78543179"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1,440</w:t>
            </w:r>
          </w:p>
        </w:tc>
      </w:tr>
      <w:tr w:rsidR="00A644B8" w:rsidRPr="005C556B" w14:paraId="608ACC38" w14:textId="77777777" w:rsidTr="00D67DF2">
        <w:trPr>
          <w:jc w:val="center"/>
        </w:trPr>
        <w:tc>
          <w:tcPr>
            <w:tcW w:w="2304" w:type="dxa"/>
            <w:tcBorders>
              <w:top w:val="single" w:sz="4" w:space="0" w:color="181717"/>
              <w:left w:val="single" w:sz="4" w:space="0" w:color="181717"/>
              <w:bottom w:val="single" w:sz="4" w:space="0" w:color="181717"/>
              <w:right w:val="single" w:sz="4" w:space="0" w:color="181717"/>
            </w:tcBorders>
            <w:vAlign w:val="center"/>
          </w:tcPr>
          <w:p w14:paraId="42B92C0B"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Laundry Rooms, Central</w:t>
            </w:r>
          </w:p>
        </w:tc>
        <w:tc>
          <w:tcPr>
            <w:tcW w:w="1440" w:type="dxa"/>
            <w:tcBorders>
              <w:top w:val="single" w:sz="4" w:space="0" w:color="181717"/>
              <w:left w:val="single" w:sz="4" w:space="0" w:color="181717"/>
              <w:bottom w:val="single" w:sz="4" w:space="0" w:color="181717"/>
              <w:right w:val="single" w:sz="24" w:space="0" w:color="auto"/>
            </w:tcBorders>
            <w:vAlign w:val="center"/>
          </w:tcPr>
          <w:p w14:paraId="54DB7205"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1,249</w:t>
            </w:r>
          </w:p>
        </w:tc>
        <w:tc>
          <w:tcPr>
            <w:tcW w:w="2160" w:type="dxa"/>
            <w:tcBorders>
              <w:top w:val="single" w:sz="4" w:space="0" w:color="181717"/>
              <w:left w:val="single" w:sz="24" w:space="0" w:color="auto"/>
              <w:bottom w:val="single" w:sz="4" w:space="0" w:color="181717"/>
              <w:right w:val="single" w:sz="4" w:space="0" w:color="181717"/>
            </w:tcBorders>
            <w:vAlign w:val="center"/>
          </w:tcPr>
          <w:p w14:paraId="01B2035C"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Health Clubs/Aerobics Room</w:t>
            </w:r>
          </w:p>
        </w:tc>
        <w:tc>
          <w:tcPr>
            <w:tcW w:w="1440" w:type="dxa"/>
            <w:tcBorders>
              <w:top w:val="single" w:sz="4" w:space="0" w:color="181717"/>
              <w:left w:val="single" w:sz="4" w:space="0" w:color="181717"/>
              <w:bottom w:val="single" w:sz="4" w:space="0" w:color="181717"/>
              <w:right w:val="single" w:sz="4" w:space="0" w:color="181717"/>
            </w:tcBorders>
            <w:vAlign w:val="center"/>
          </w:tcPr>
          <w:p w14:paraId="25379639"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1,735</w:t>
            </w:r>
          </w:p>
        </w:tc>
      </w:tr>
      <w:tr w:rsidR="00A644B8" w:rsidRPr="005C556B" w14:paraId="6F4EE4C6" w14:textId="77777777" w:rsidTr="00D67DF2">
        <w:trPr>
          <w:jc w:val="center"/>
        </w:trPr>
        <w:tc>
          <w:tcPr>
            <w:tcW w:w="2304" w:type="dxa"/>
            <w:tcBorders>
              <w:top w:val="single" w:sz="4" w:space="0" w:color="181717"/>
              <w:left w:val="single" w:sz="4" w:space="0" w:color="181717"/>
              <w:bottom w:val="single" w:sz="4" w:space="0" w:color="181717"/>
              <w:right w:val="single" w:sz="4" w:space="0" w:color="181717"/>
            </w:tcBorders>
            <w:vAlign w:val="center"/>
          </w:tcPr>
          <w:p w14:paraId="47C96413"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Laundry Within Dwelling</w:t>
            </w:r>
          </w:p>
        </w:tc>
        <w:tc>
          <w:tcPr>
            <w:tcW w:w="1440" w:type="dxa"/>
            <w:tcBorders>
              <w:top w:val="single" w:sz="4" w:space="0" w:color="181717"/>
              <w:left w:val="single" w:sz="4" w:space="0" w:color="181717"/>
              <w:bottom w:val="single" w:sz="4" w:space="0" w:color="181717"/>
              <w:right w:val="single" w:sz="24" w:space="0" w:color="auto"/>
            </w:tcBorders>
            <w:vAlign w:val="center"/>
          </w:tcPr>
          <w:p w14:paraId="1410FDAE"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983</w:t>
            </w:r>
          </w:p>
        </w:tc>
        <w:tc>
          <w:tcPr>
            <w:tcW w:w="2160" w:type="dxa"/>
            <w:tcBorders>
              <w:top w:val="single" w:sz="4" w:space="0" w:color="181717"/>
              <w:left w:val="single" w:sz="24" w:space="0" w:color="auto"/>
              <w:bottom w:val="single" w:sz="4" w:space="0" w:color="181717"/>
              <w:right w:val="single" w:sz="4" w:space="0" w:color="181717"/>
            </w:tcBorders>
            <w:vAlign w:val="center"/>
          </w:tcPr>
          <w:p w14:paraId="6AE0A857"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Health Clubs/Weight Room</w:t>
            </w:r>
          </w:p>
        </w:tc>
        <w:tc>
          <w:tcPr>
            <w:tcW w:w="1440" w:type="dxa"/>
            <w:tcBorders>
              <w:top w:val="single" w:sz="4" w:space="0" w:color="181717"/>
              <w:left w:val="single" w:sz="4" w:space="0" w:color="181717"/>
              <w:bottom w:val="single" w:sz="4" w:space="0" w:color="181717"/>
              <w:right w:val="single" w:sz="4" w:space="0" w:color="181717"/>
            </w:tcBorders>
            <w:vAlign w:val="center"/>
          </w:tcPr>
          <w:p w14:paraId="47A71148"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1,232</w:t>
            </w:r>
          </w:p>
        </w:tc>
      </w:tr>
      <w:tr w:rsidR="00A644B8" w:rsidRPr="005C556B" w14:paraId="472E54C9" w14:textId="77777777" w:rsidTr="00D67DF2">
        <w:trPr>
          <w:jc w:val="center"/>
        </w:trPr>
        <w:tc>
          <w:tcPr>
            <w:tcW w:w="2304" w:type="dxa"/>
            <w:tcBorders>
              <w:top w:val="single" w:sz="4" w:space="0" w:color="181717"/>
              <w:left w:val="single" w:sz="4" w:space="0" w:color="181717"/>
              <w:bottom w:val="single" w:sz="4" w:space="0" w:color="181717"/>
              <w:right w:val="single" w:sz="4" w:space="0" w:color="181717"/>
            </w:tcBorders>
            <w:vAlign w:val="center"/>
          </w:tcPr>
          <w:p w14:paraId="40AB762B"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Lobbies/</w:t>
            </w:r>
            <w:proofErr w:type="spellStart"/>
            <w:r w:rsidRPr="005C556B">
              <w:rPr>
                <w:rFonts w:eastAsia="Times New Roman" w:cs="Times New Roman"/>
                <w:i/>
                <w:sz w:val="18"/>
              </w:rPr>
              <w:t>Prefunction</w:t>
            </w:r>
            <w:proofErr w:type="spellEnd"/>
          </w:p>
        </w:tc>
        <w:tc>
          <w:tcPr>
            <w:tcW w:w="1440" w:type="dxa"/>
            <w:tcBorders>
              <w:top w:val="single" w:sz="4" w:space="0" w:color="181717"/>
              <w:left w:val="single" w:sz="4" w:space="0" w:color="181717"/>
              <w:bottom w:val="single" w:sz="4" w:space="0" w:color="181717"/>
              <w:right w:val="single" w:sz="24" w:space="0" w:color="auto"/>
            </w:tcBorders>
            <w:vAlign w:val="center"/>
          </w:tcPr>
          <w:p w14:paraId="0CE11B61"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1,494</w:t>
            </w:r>
          </w:p>
        </w:tc>
        <w:tc>
          <w:tcPr>
            <w:tcW w:w="2160" w:type="dxa"/>
            <w:tcBorders>
              <w:top w:val="single" w:sz="4" w:space="0" w:color="181717"/>
              <w:left w:val="single" w:sz="24" w:space="0" w:color="auto"/>
              <w:bottom w:val="single" w:sz="4" w:space="0" w:color="181717"/>
              <w:right w:val="single" w:sz="4" w:space="0" w:color="181717"/>
            </w:tcBorders>
            <w:vAlign w:val="center"/>
          </w:tcPr>
          <w:p w14:paraId="32E3FDDA"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Bowling Alley (Seating)</w:t>
            </w:r>
          </w:p>
        </w:tc>
        <w:tc>
          <w:tcPr>
            <w:tcW w:w="1440" w:type="dxa"/>
            <w:tcBorders>
              <w:top w:val="single" w:sz="4" w:space="0" w:color="181717"/>
              <w:left w:val="single" w:sz="4" w:space="0" w:color="181717"/>
              <w:bottom w:val="single" w:sz="4" w:space="0" w:color="181717"/>
              <w:right w:val="single" w:sz="4" w:space="0" w:color="181717"/>
            </w:tcBorders>
            <w:vAlign w:val="center"/>
          </w:tcPr>
          <w:p w14:paraId="6F8E7513"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1,232</w:t>
            </w:r>
          </w:p>
        </w:tc>
      </w:tr>
      <w:tr w:rsidR="00A644B8" w:rsidRPr="005C556B" w14:paraId="526EA5A5" w14:textId="77777777" w:rsidTr="00D67DF2">
        <w:trPr>
          <w:jc w:val="center"/>
        </w:trPr>
        <w:tc>
          <w:tcPr>
            <w:tcW w:w="2304" w:type="dxa"/>
            <w:tcBorders>
              <w:top w:val="single" w:sz="4" w:space="0" w:color="181717"/>
              <w:left w:val="single" w:sz="4" w:space="0" w:color="181717"/>
              <w:bottom w:val="single" w:sz="4" w:space="0" w:color="181717"/>
              <w:right w:val="single" w:sz="4" w:space="0" w:color="181717"/>
            </w:tcBorders>
            <w:vAlign w:val="center"/>
          </w:tcPr>
          <w:p w14:paraId="577778A9"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Multipurpose Assembly</w:t>
            </w:r>
          </w:p>
        </w:tc>
        <w:tc>
          <w:tcPr>
            <w:tcW w:w="1440" w:type="dxa"/>
            <w:tcBorders>
              <w:top w:val="single" w:sz="4" w:space="0" w:color="181717"/>
              <w:left w:val="single" w:sz="4" w:space="0" w:color="181717"/>
              <w:bottom w:val="single" w:sz="4" w:space="0" w:color="181717"/>
              <w:right w:val="single" w:sz="24" w:space="0" w:color="auto"/>
            </w:tcBorders>
            <w:vAlign w:val="center"/>
          </w:tcPr>
          <w:p w14:paraId="1D5CDCD7"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2,250</w:t>
            </w:r>
          </w:p>
        </w:tc>
        <w:tc>
          <w:tcPr>
            <w:tcW w:w="2160" w:type="dxa"/>
            <w:tcBorders>
              <w:top w:val="single" w:sz="4" w:space="0" w:color="181717"/>
              <w:left w:val="single" w:sz="24" w:space="0" w:color="auto"/>
              <w:bottom w:val="single" w:sz="4" w:space="0" w:color="181717"/>
              <w:right w:val="single" w:sz="4" w:space="0" w:color="181717"/>
            </w:tcBorders>
            <w:vAlign w:val="center"/>
          </w:tcPr>
          <w:p w14:paraId="0E90D7BC"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Gambling Casinos</w:t>
            </w:r>
          </w:p>
        </w:tc>
        <w:tc>
          <w:tcPr>
            <w:tcW w:w="1440" w:type="dxa"/>
            <w:tcBorders>
              <w:top w:val="single" w:sz="4" w:space="0" w:color="181717"/>
              <w:left w:val="single" w:sz="4" w:space="0" w:color="181717"/>
              <w:bottom w:val="single" w:sz="4" w:space="0" w:color="181717"/>
              <w:right w:val="single" w:sz="4" w:space="0" w:color="181717"/>
            </w:tcBorders>
            <w:vAlign w:val="center"/>
          </w:tcPr>
          <w:p w14:paraId="65B1008A"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1,368</w:t>
            </w:r>
          </w:p>
        </w:tc>
      </w:tr>
      <w:tr w:rsidR="00A644B8" w:rsidRPr="005C556B" w14:paraId="6A3E9B5D" w14:textId="77777777" w:rsidTr="00D67DF2">
        <w:trPr>
          <w:jc w:val="center"/>
        </w:trPr>
        <w:tc>
          <w:tcPr>
            <w:tcW w:w="2304" w:type="dxa"/>
            <w:tcBorders>
              <w:top w:val="single" w:sz="4" w:space="0" w:color="181717"/>
              <w:left w:val="single" w:sz="4" w:space="0" w:color="181717"/>
              <w:bottom w:val="single" w:sz="4" w:space="0" w:color="181717"/>
              <w:right w:val="single" w:sz="4" w:space="0" w:color="auto"/>
            </w:tcBorders>
            <w:vAlign w:val="center"/>
          </w:tcPr>
          <w:p w14:paraId="79D579EA" w14:textId="77777777" w:rsidR="00A644B8" w:rsidRPr="005C556B" w:rsidRDefault="00A644B8" w:rsidP="00017ACB">
            <w:pPr>
              <w:spacing w:line="259" w:lineRule="auto"/>
              <w:ind w:right="24"/>
              <w:rPr>
                <w:rFonts w:eastAsia="Times New Roman" w:cs="Times New Roman"/>
                <w:i/>
                <w:sz w:val="18"/>
              </w:rPr>
            </w:pPr>
          </w:p>
        </w:tc>
        <w:tc>
          <w:tcPr>
            <w:tcW w:w="1440" w:type="dxa"/>
            <w:tcBorders>
              <w:top w:val="single" w:sz="4" w:space="0" w:color="181717"/>
              <w:left w:val="single" w:sz="4" w:space="0" w:color="auto"/>
              <w:bottom w:val="single" w:sz="4" w:space="0" w:color="181717"/>
              <w:right w:val="single" w:sz="24" w:space="0" w:color="auto"/>
            </w:tcBorders>
            <w:vAlign w:val="center"/>
          </w:tcPr>
          <w:p w14:paraId="0DB2F115" w14:textId="77777777" w:rsidR="00A644B8" w:rsidRPr="005C556B" w:rsidRDefault="00A644B8" w:rsidP="00017ACB">
            <w:pPr>
              <w:spacing w:line="259" w:lineRule="auto"/>
              <w:ind w:right="24"/>
              <w:rPr>
                <w:rFonts w:eastAsia="Times New Roman" w:cs="Times New Roman"/>
                <w:i/>
                <w:sz w:val="18"/>
              </w:rPr>
            </w:pPr>
          </w:p>
        </w:tc>
        <w:tc>
          <w:tcPr>
            <w:tcW w:w="2160" w:type="dxa"/>
            <w:tcBorders>
              <w:top w:val="single" w:sz="4" w:space="0" w:color="181717"/>
              <w:left w:val="single" w:sz="24" w:space="0" w:color="auto"/>
              <w:bottom w:val="single" w:sz="4" w:space="0" w:color="181717"/>
              <w:right w:val="single" w:sz="4" w:space="0" w:color="181717"/>
            </w:tcBorders>
            <w:vAlign w:val="center"/>
          </w:tcPr>
          <w:p w14:paraId="24D77BD6"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Game Arcades</w:t>
            </w:r>
          </w:p>
        </w:tc>
        <w:tc>
          <w:tcPr>
            <w:tcW w:w="1440" w:type="dxa"/>
            <w:tcBorders>
              <w:top w:val="single" w:sz="4" w:space="0" w:color="181717"/>
              <w:left w:val="single" w:sz="4" w:space="0" w:color="181717"/>
              <w:bottom w:val="single" w:sz="4" w:space="0" w:color="181717"/>
              <w:right w:val="single" w:sz="4" w:space="0" w:color="181717"/>
            </w:tcBorders>
            <w:vAlign w:val="center"/>
          </w:tcPr>
          <w:p w14:paraId="79B685F9"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894</w:t>
            </w:r>
          </w:p>
        </w:tc>
      </w:tr>
      <w:tr w:rsidR="00A644B8" w:rsidRPr="005C556B" w14:paraId="238D7179" w14:textId="77777777" w:rsidTr="00D67DF2">
        <w:trPr>
          <w:jc w:val="center"/>
        </w:trPr>
        <w:tc>
          <w:tcPr>
            <w:tcW w:w="2304" w:type="dxa"/>
            <w:tcBorders>
              <w:top w:val="single" w:sz="4" w:space="0" w:color="181717"/>
              <w:left w:val="single" w:sz="4" w:space="0" w:color="181717"/>
              <w:bottom w:val="single" w:sz="4" w:space="0" w:color="181717"/>
              <w:right w:val="single" w:sz="4" w:space="0" w:color="181717"/>
            </w:tcBorders>
            <w:vAlign w:val="center"/>
          </w:tcPr>
          <w:p w14:paraId="7EDB2D00" w14:textId="77777777" w:rsidR="00A644B8" w:rsidRPr="005C556B" w:rsidRDefault="00A644B8" w:rsidP="00017ACB">
            <w:pPr>
              <w:spacing w:line="259" w:lineRule="auto"/>
              <w:ind w:left="221"/>
              <w:rPr>
                <w:rFonts w:eastAsia="Times New Roman" w:cs="Times New Roman"/>
                <w:i/>
                <w:sz w:val="18"/>
              </w:rPr>
            </w:pPr>
          </w:p>
        </w:tc>
        <w:tc>
          <w:tcPr>
            <w:tcW w:w="1440" w:type="dxa"/>
            <w:tcBorders>
              <w:top w:val="single" w:sz="4" w:space="0" w:color="181717"/>
              <w:left w:val="single" w:sz="4" w:space="0" w:color="181717"/>
              <w:bottom w:val="single" w:sz="4" w:space="0" w:color="181717"/>
              <w:right w:val="single" w:sz="24" w:space="0" w:color="auto"/>
            </w:tcBorders>
            <w:vAlign w:val="center"/>
          </w:tcPr>
          <w:p w14:paraId="395A609F" w14:textId="77777777" w:rsidR="00A644B8" w:rsidRPr="005C556B" w:rsidRDefault="00A644B8" w:rsidP="00017ACB">
            <w:pPr>
              <w:spacing w:line="259" w:lineRule="auto"/>
              <w:ind w:right="24"/>
              <w:jc w:val="center"/>
              <w:rPr>
                <w:rFonts w:eastAsia="Times New Roman" w:cs="Times New Roman"/>
                <w:i/>
                <w:sz w:val="18"/>
              </w:rPr>
            </w:pPr>
          </w:p>
        </w:tc>
        <w:tc>
          <w:tcPr>
            <w:tcW w:w="2160" w:type="dxa"/>
            <w:tcBorders>
              <w:top w:val="single" w:sz="4" w:space="0" w:color="181717"/>
              <w:left w:val="single" w:sz="24" w:space="0" w:color="auto"/>
              <w:bottom w:val="single" w:sz="4" w:space="0" w:color="181717"/>
              <w:right w:val="single" w:sz="4" w:space="0" w:color="181717"/>
            </w:tcBorders>
            <w:vAlign w:val="center"/>
          </w:tcPr>
          <w:p w14:paraId="5B3984E8"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Stages, Studios</w:t>
            </w:r>
          </w:p>
        </w:tc>
        <w:tc>
          <w:tcPr>
            <w:tcW w:w="1440" w:type="dxa"/>
            <w:tcBorders>
              <w:top w:val="single" w:sz="4" w:space="0" w:color="181717"/>
              <w:left w:val="single" w:sz="4" w:space="0" w:color="181717"/>
              <w:bottom w:val="single" w:sz="4" w:space="0" w:color="181717"/>
              <w:right w:val="single" w:sz="4" w:space="0" w:color="181717"/>
            </w:tcBorders>
          </w:tcPr>
          <w:p w14:paraId="48ACAD9E"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1,391</w:t>
            </w:r>
          </w:p>
        </w:tc>
      </w:tr>
    </w:tbl>
    <w:p w14:paraId="03AC1FBD" w14:textId="3CF65076" w:rsidR="00B2676A" w:rsidRPr="000A4714" w:rsidRDefault="00B2676A" w:rsidP="00B2676A">
      <w:pPr>
        <w:pStyle w:val="Infobox"/>
        <w:rPr>
          <w:ins w:id="475" w:author="Hwakong Cheng" w:date="2022-10-06T12:39:00Z"/>
        </w:rPr>
      </w:pPr>
      <w:ins w:id="476" w:author="Hwakong Cheng" w:date="2022-10-06T12:39:00Z">
        <w:r w:rsidRPr="00FC6730">
          <w:rPr>
            <w:rStyle w:val="Toggle"/>
            <w:rPrChange w:id="477" w:author="Hwakong Cheng" w:date="2022-10-07T14:10:00Z">
              <w:rPr/>
            </w:rPrChange>
          </w:rPr>
          <w:t>[VENT T</w:t>
        </w:r>
        <w:proofErr w:type="gramStart"/>
        <w:r w:rsidRPr="00FC6730">
          <w:rPr>
            <w:rStyle w:val="Toggle"/>
            <w:rPrChange w:id="478" w:author="Hwakong Cheng" w:date="2022-10-07T14:10:00Z">
              <w:rPr/>
            </w:rPrChange>
          </w:rPr>
          <w:t>24]</w:t>
        </w:r>
        <w:r w:rsidRPr="000A4714">
          <w:t>It</w:t>
        </w:r>
        <w:proofErr w:type="gramEnd"/>
        <w:r w:rsidRPr="000A4714">
          <w:t xml:space="preserve"> is the designer’s responsibility to determine CO2 </w:t>
        </w:r>
        <w:r>
          <w:t>setpoint</w:t>
        </w:r>
        <w:r w:rsidRPr="000A4714">
          <w:t xml:space="preserve">s. The maximum </w:t>
        </w:r>
        <w:r>
          <w:t>setpoint</w:t>
        </w:r>
        <w:r w:rsidRPr="000A4714">
          <w:t xml:space="preserve"> varies by ventilation standard. Some guidance is provided below for </w:t>
        </w:r>
        <w:r>
          <w:t>Title 24</w:t>
        </w:r>
        <w:r w:rsidRPr="000A4714">
          <w:t xml:space="preserve">. The designer may also decide to set lower, more conservative </w:t>
        </w:r>
        <w:r>
          <w:t>setpoint</w:t>
        </w:r>
        <w:r w:rsidRPr="000A4714">
          <w:t xml:space="preserve">s for improved indoor air quality but at the expense of higher energy use. </w:t>
        </w:r>
      </w:ins>
    </w:p>
    <w:p w14:paraId="164535F0" w14:textId="55E4B2A4" w:rsidR="009045A3" w:rsidRPr="00A644B8" w:rsidRDefault="009045A3" w:rsidP="00B37EF3">
      <w:pPr>
        <w:pStyle w:val="Infobox"/>
      </w:pPr>
      <w:r w:rsidRPr="00A644B8">
        <w:t>California Title 24</w:t>
      </w:r>
      <w:bookmarkEnd w:id="474"/>
      <w:r w:rsidRPr="00A644B8">
        <w:t xml:space="preserve"> CO2 </w:t>
      </w:r>
      <w:r w:rsidR="00D21A33">
        <w:t>Setpoint</w:t>
      </w:r>
      <w:r w:rsidRPr="00A644B8">
        <w:t xml:space="preserve"> Guidance</w:t>
      </w:r>
    </w:p>
    <w:p w14:paraId="7832EC2F" w14:textId="3B8113B2" w:rsidR="009045A3" w:rsidRPr="000A4714" w:rsidRDefault="009045A3" w:rsidP="00B37EF3">
      <w:pPr>
        <w:pStyle w:val="Infobox"/>
      </w:pPr>
      <w:r w:rsidRPr="000A4714">
        <w:t xml:space="preserve">Title 24 stipulates the </w:t>
      </w:r>
      <w:r w:rsidR="00D21A33">
        <w:t>setpoint</w:t>
      </w:r>
      <w:r w:rsidRPr="000A4714">
        <w:t xml:space="preserve"> for all occupancies must be 600 ppm above ambient. Ambient concentration may be assumed to be 400 ppm, or an ambient sensor may be provided. These sequences are currently based on not having an ambient sensor, so the CO2 </w:t>
      </w:r>
      <w:r w:rsidR="00D21A33">
        <w:t>setpoint</w:t>
      </w:r>
      <w:r w:rsidRPr="000A4714">
        <w:t xml:space="preserve"> for all occupancy types is 1000 ppm. </w:t>
      </w:r>
    </w:p>
    <w:p w14:paraId="549BC986" w14:textId="7A2A1B84" w:rsidR="009045A3" w:rsidRPr="00BC7581" w:rsidRDefault="009045A3" w:rsidP="0087618D">
      <w:pPr>
        <w:pStyle w:val="Heading3"/>
      </w:pPr>
      <w:bookmarkStart w:id="479" w:name="_Ref479417598"/>
      <w:r w:rsidRPr="00BC7581">
        <w:t>VAV Box Design Information</w:t>
      </w:r>
      <w:bookmarkEnd w:id="479"/>
    </w:p>
    <w:p w14:paraId="778EFCA8" w14:textId="078DB63A" w:rsidR="009045A3" w:rsidRPr="00BC7581" w:rsidRDefault="009045A3" w:rsidP="00B37EF3">
      <w:pPr>
        <w:pStyle w:val="Infobox"/>
      </w:pPr>
      <w:bookmarkStart w:id="480" w:name="_Ref442970068"/>
      <w:r w:rsidRPr="00BC7581">
        <w:t xml:space="preserve">For the terminal unit sequences, the engineer must provide the </w:t>
      </w:r>
      <w:r w:rsidR="00D21A33">
        <w:rPr>
          <w:bCs/>
        </w:rPr>
        <w:t>setpoint</w:t>
      </w:r>
      <w:r w:rsidRPr="00BC7581">
        <w:t xml:space="preserve"> information </w:t>
      </w:r>
      <w:r>
        <w:rPr>
          <w:bCs/>
        </w:rPr>
        <w:t>in the following subsections</w:t>
      </w:r>
      <w:r w:rsidRPr="00BC7581">
        <w:t>, typically on VAV box schedules on drawings.</w:t>
      </w:r>
    </w:p>
    <w:p w14:paraId="437FB736" w14:textId="134EBEC4" w:rsidR="009045A3" w:rsidRPr="00BC7581" w:rsidRDefault="009045A3" w:rsidP="0087618D">
      <w:pPr>
        <w:pStyle w:val="Heading4"/>
      </w:pPr>
      <w:bookmarkStart w:id="481" w:name="_Ref445641314"/>
      <w:r w:rsidRPr="00BC7581">
        <w:t>VAV Cooling-Only Terminal Unit</w:t>
      </w:r>
      <w:bookmarkEnd w:id="480"/>
      <w:bookmarkEnd w:id="481"/>
    </w:p>
    <w:p w14:paraId="15A467F7" w14:textId="77D6B5B7" w:rsidR="009045A3" w:rsidRPr="00BC7581" w:rsidRDefault="009045A3" w:rsidP="007C1423">
      <w:pPr>
        <w:pStyle w:val="Heading5"/>
      </w:pPr>
      <w:r w:rsidRPr="00BC7581">
        <w:t xml:space="preserve">Zone maximum cooling airflow </w:t>
      </w:r>
      <w:r w:rsidR="00D21A33">
        <w:rPr>
          <w:rFonts w:cs="Times New Roman PS MT"/>
          <w:bCs/>
          <w:szCs w:val="20"/>
        </w:rPr>
        <w:t>setpoint</w:t>
      </w:r>
      <w:r w:rsidRPr="00BC7581">
        <w:t xml:space="preserve"> (</w:t>
      </w:r>
      <w:proofErr w:type="spellStart"/>
      <w:r w:rsidRPr="00BC7581">
        <w:t>Vcool</w:t>
      </w:r>
      <w:proofErr w:type="spellEnd"/>
      <w:r w:rsidRPr="00BC7581">
        <w:t>-max)</w:t>
      </w:r>
    </w:p>
    <w:p w14:paraId="21D58F9D" w14:textId="77777777" w:rsidR="00643A3A" w:rsidRDefault="00643A3A" w:rsidP="007C1423">
      <w:pPr>
        <w:pStyle w:val="Heading5"/>
      </w:pPr>
      <w:r>
        <w:t>Zone maximum heating airflow setpoint (</w:t>
      </w:r>
      <w:proofErr w:type="spellStart"/>
      <w:r>
        <w:t>Vheat</w:t>
      </w:r>
      <w:proofErr w:type="spellEnd"/>
      <w:r>
        <w:t>-max)</w:t>
      </w:r>
    </w:p>
    <w:p w14:paraId="18F3305C" w14:textId="77777777" w:rsidR="00643A3A" w:rsidRPr="00BC7581" w:rsidRDefault="00643A3A" w:rsidP="00643A3A">
      <w:pPr>
        <w:pStyle w:val="Infobox"/>
      </w:pPr>
      <w:r>
        <w:t xml:space="preserve">Cooling-only terminal units can provide heat when the AHU supply air temperature is more than 3°C (5°F) above the room temperature.  The zone maximum heating airflow setpoint should be set to no more than the zone maximum cooling airflow setpoint. </w:t>
      </w:r>
      <w:r w:rsidRPr="00643A3A">
        <w:t xml:space="preserve">If there is no zone maximum heating airflow setpoint scheduled, set </w:t>
      </w:r>
      <w:proofErr w:type="spellStart"/>
      <w:r w:rsidRPr="00643A3A">
        <w:t>Vheat</w:t>
      </w:r>
      <w:proofErr w:type="spellEnd"/>
      <w:r w:rsidRPr="00643A3A">
        <w:t xml:space="preserve">-max equal to </w:t>
      </w:r>
      <w:proofErr w:type="spellStart"/>
      <w:r w:rsidRPr="00E63289">
        <w:t>Vcool</w:t>
      </w:r>
      <w:proofErr w:type="spellEnd"/>
      <w:r w:rsidRPr="00E63289">
        <w:t>-max</w:t>
      </w:r>
      <w:r w:rsidRPr="00643A3A">
        <w:t xml:space="preserve">. </w:t>
      </w:r>
    </w:p>
    <w:p w14:paraId="5F351DEF" w14:textId="1F35E2C5" w:rsidR="009045A3" w:rsidRDefault="009045A3" w:rsidP="007C1423">
      <w:pPr>
        <w:pStyle w:val="Heading5"/>
        <w:rPr>
          <w:rFonts w:cs="Times New Roman PS MT"/>
          <w:bCs/>
          <w:spacing w:val="1"/>
          <w:szCs w:val="20"/>
        </w:rPr>
      </w:pPr>
      <w:r w:rsidRPr="00BC7581">
        <w:lastRenderedPageBreak/>
        <w:t xml:space="preserve">Zone minimum airflow </w:t>
      </w:r>
      <w:r w:rsidR="00D21A33">
        <w:rPr>
          <w:rFonts w:cs="Times New Roman PS MT"/>
          <w:bCs/>
          <w:szCs w:val="20"/>
        </w:rPr>
        <w:t>setpoint</w:t>
      </w:r>
      <w:r w:rsidRPr="00BC7581">
        <w:t xml:space="preserve"> (</w:t>
      </w:r>
      <w:proofErr w:type="spellStart"/>
      <w:r w:rsidRPr="00BC7581">
        <w:t>Vmin</w:t>
      </w:r>
      <w:proofErr w:type="spellEnd"/>
      <w:r w:rsidRPr="00BC7581">
        <w:t>)</w:t>
      </w:r>
      <w:r w:rsidR="00860F56" w:rsidRPr="00860F56">
        <w:t xml:space="preserve">.  This is an optional entry.  If no value is scheduled, or a value of “AUTO” is scheduled, </w:t>
      </w:r>
      <w:proofErr w:type="spellStart"/>
      <w:r w:rsidR="00860F56" w:rsidRPr="00860F56">
        <w:t>Vmin</w:t>
      </w:r>
      <w:proofErr w:type="spellEnd"/>
      <w:r w:rsidR="00860F56" w:rsidRPr="00860F56">
        <w:t xml:space="preserve"> will be calculated automatically and dynamically to meet ventilation requirements.</w:t>
      </w:r>
    </w:p>
    <w:p w14:paraId="01E3C334" w14:textId="3CE05337" w:rsidR="009045A3" w:rsidRDefault="00CD44D2" w:rsidP="00B37EF3">
      <w:pPr>
        <w:pStyle w:val="Infobox"/>
      </w:pPr>
      <w:commentRangeStart w:id="482"/>
      <w:r w:rsidRPr="00CD44D2">
        <w:rPr>
          <w:rFonts w:eastAsia="Times New Roman"/>
        </w:rPr>
        <w:t xml:space="preserve">In most cases, </w:t>
      </w:r>
      <w:proofErr w:type="spellStart"/>
      <w:r w:rsidRPr="00CD44D2">
        <w:rPr>
          <w:rFonts w:eastAsia="Times New Roman"/>
        </w:rPr>
        <w:t>Vmin</w:t>
      </w:r>
      <w:proofErr w:type="spellEnd"/>
      <w:r w:rsidRPr="00CD44D2">
        <w:rPr>
          <w:rFonts w:eastAsia="Times New Roman"/>
        </w:rPr>
        <w:t xml:space="preserve"> should be allowed to be automatically calculated.  This ensures compliance with Standard 62.1 and Standard 90.1 prescriptive requirements and with California’s Title 24 Energy Standards requirements, and it results in the lowest energy costs.  </w:t>
      </w:r>
      <w:commentRangeEnd w:id="482"/>
      <w:r w:rsidR="00C14199">
        <w:rPr>
          <w:rStyle w:val="CommentReference"/>
          <w:rFonts w:cstheme="minorBidi"/>
          <w:i w:val="0"/>
          <w:iCs w:val="0"/>
          <w:color w:val="auto"/>
        </w:rPr>
        <w:commentReference w:id="482"/>
      </w:r>
    </w:p>
    <w:p w14:paraId="19C45658" w14:textId="1789568A" w:rsidR="009045A3" w:rsidRDefault="009045A3" w:rsidP="0087618D">
      <w:pPr>
        <w:pStyle w:val="Heading4"/>
      </w:pPr>
      <w:bookmarkStart w:id="483" w:name="_Ref38386491"/>
      <w:r>
        <w:t>VAV Reheat Terminal Unit</w:t>
      </w:r>
      <w:bookmarkEnd w:id="483"/>
    </w:p>
    <w:p w14:paraId="1C312725" w14:textId="596FBAB2" w:rsidR="009045A3" w:rsidRDefault="009045A3" w:rsidP="007C1423">
      <w:pPr>
        <w:pStyle w:val="Heading5"/>
      </w:pPr>
      <w:r>
        <w:t xml:space="preserve">Zone maximum cooling airflow </w:t>
      </w:r>
      <w:r w:rsidR="00D21A33">
        <w:t>setpoint</w:t>
      </w:r>
      <w:r>
        <w:t xml:space="preserve"> (</w:t>
      </w:r>
      <w:proofErr w:type="spellStart"/>
      <w:r>
        <w:t>Vcool</w:t>
      </w:r>
      <w:proofErr w:type="spellEnd"/>
      <w:r>
        <w:t>-max)</w:t>
      </w:r>
    </w:p>
    <w:p w14:paraId="24B77143" w14:textId="75C59E11" w:rsidR="009045A3" w:rsidRDefault="009045A3" w:rsidP="007C1423">
      <w:pPr>
        <w:pStyle w:val="Heading5"/>
      </w:pPr>
      <w:r>
        <w:t xml:space="preserve">Zone minimum airflow </w:t>
      </w:r>
      <w:r w:rsidR="00D21A33">
        <w:t>setpoint</w:t>
      </w:r>
      <w:r>
        <w:t xml:space="preserve"> (</w:t>
      </w:r>
      <w:proofErr w:type="spellStart"/>
      <w:r>
        <w:t>Vmin</w:t>
      </w:r>
      <w:proofErr w:type="spellEnd"/>
      <w:ins w:id="484" w:author="Reece Kiriu" w:date="2022-10-19T12:12:00Z">
        <w:r w:rsidR="00525434">
          <w:t>)</w:t>
        </w:r>
      </w:ins>
      <w:r w:rsidR="00860F56" w:rsidRPr="00860F56">
        <w:t xml:space="preserve">.  This is an optional entry.  If no value is scheduled, or a value of “AUTO” is scheduled, </w:t>
      </w:r>
      <w:proofErr w:type="spellStart"/>
      <w:r w:rsidR="00860F56" w:rsidRPr="00860F56">
        <w:t>Vmin</w:t>
      </w:r>
      <w:proofErr w:type="spellEnd"/>
      <w:r w:rsidR="00860F56" w:rsidRPr="00860F56">
        <w:t xml:space="preserve"> will be calculated automatically and dynamically to meet ventilation requirements.</w:t>
      </w:r>
    </w:p>
    <w:p w14:paraId="2C80E15F" w14:textId="4E44DE65" w:rsidR="009045A3" w:rsidRPr="00BC7581" w:rsidRDefault="00CD44D2" w:rsidP="00B37EF3">
      <w:pPr>
        <w:pStyle w:val="Infobox"/>
        <w:rPr>
          <w:spacing w:val="-1"/>
        </w:rPr>
      </w:pPr>
      <w:r w:rsidRPr="00CD44D2">
        <w:rPr>
          <w:rFonts w:eastAsia="Times New Roman"/>
        </w:rPr>
        <w:t xml:space="preserve">In most cases, </w:t>
      </w:r>
      <w:proofErr w:type="spellStart"/>
      <w:r w:rsidRPr="00CD44D2">
        <w:rPr>
          <w:rFonts w:eastAsia="Times New Roman"/>
        </w:rPr>
        <w:t>Vmin</w:t>
      </w:r>
      <w:proofErr w:type="spellEnd"/>
      <w:r w:rsidRPr="00CD44D2">
        <w:rPr>
          <w:rFonts w:eastAsia="Times New Roman"/>
        </w:rPr>
        <w:t xml:space="preserve"> should be allowed to be automatically calculated.  This ensures compliance with Standard 62.1 and Standard 90.1 prescriptive requirements and with California’s Title 24 Energy Standards requirements, and it results in the lowest energy costs.  </w:t>
      </w:r>
    </w:p>
    <w:p w14:paraId="6752BEAB" w14:textId="38943764" w:rsidR="009045A3" w:rsidRPr="00BC7581" w:rsidRDefault="009045A3" w:rsidP="007C1423">
      <w:pPr>
        <w:pStyle w:val="Heading5"/>
      </w:pPr>
      <w:r w:rsidRPr="00BC7581">
        <w:t xml:space="preserve">Zone maximum heating airflow </w:t>
      </w:r>
      <w:r w:rsidR="00D21A33">
        <w:rPr>
          <w:rFonts w:cs="Times New Roman PS MT"/>
          <w:bCs/>
          <w:szCs w:val="20"/>
        </w:rPr>
        <w:t>setpoint</w:t>
      </w:r>
      <w:r w:rsidRPr="00BC7581">
        <w:t xml:space="preserve"> (</w:t>
      </w:r>
      <w:proofErr w:type="spellStart"/>
      <w:r w:rsidRPr="00BC7581">
        <w:t>Vheat</w:t>
      </w:r>
      <w:proofErr w:type="spellEnd"/>
      <w:r w:rsidRPr="00BC7581">
        <w:t xml:space="preserve">-max) </w:t>
      </w:r>
    </w:p>
    <w:p w14:paraId="6C69990F" w14:textId="14D7E1BE" w:rsidR="009045A3" w:rsidRPr="00BC7581" w:rsidRDefault="009045A3" w:rsidP="00B37EF3">
      <w:pPr>
        <w:pStyle w:val="Infobox"/>
      </w:pPr>
      <w:r w:rsidRPr="00514417">
        <w:t xml:space="preserve">The design engineer should set </w:t>
      </w:r>
      <w:proofErr w:type="spellStart"/>
      <w:r w:rsidRPr="00514417">
        <w:t>Vheat</w:t>
      </w:r>
      <w:proofErr w:type="spellEnd"/>
      <w:r w:rsidRPr="00514417">
        <w:t xml:space="preserve">-max such that the design heating load is met by </w:t>
      </w:r>
      <w:proofErr w:type="spellStart"/>
      <w:r w:rsidRPr="00514417">
        <w:t>Vheat</w:t>
      </w:r>
      <w:proofErr w:type="spellEnd"/>
      <w:r w:rsidRPr="00514417">
        <w:t xml:space="preserve">-max airflow at a discharge air temperature (DAT) equal to </w:t>
      </w:r>
      <w:proofErr w:type="spellStart"/>
      <w:r w:rsidRPr="00514417">
        <w:t>Max</w:t>
      </w:r>
      <w:r>
        <w:rPr>
          <w:rFonts w:ascii="Symbol" w:hAnsi="Symbol" w:cs="Symbol"/>
          <w:bCs/>
        </w:rPr>
        <w:t></w:t>
      </w:r>
      <w:r w:rsidRPr="00514417">
        <w:t>T</w:t>
      </w:r>
      <w:proofErr w:type="spellEnd"/>
      <w:r w:rsidRPr="00514417">
        <w:t xml:space="preserve"> plus the heating </w:t>
      </w:r>
      <w:r w:rsidR="00D21A33">
        <w:t>setpoint</w:t>
      </w:r>
      <w:r w:rsidRPr="00514417">
        <w:t xml:space="preserve">. </w:t>
      </w:r>
      <w:proofErr w:type="spellStart"/>
      <w:r w:rsidRPr="00514417">
        <w:t>Max</w:t>
      </w:r>
      <w:r>
        <w:rPr>
          <w:rFonts w:ascii="Symbol" w:hAnsi="Symbol" w:cs="Symbol"/>
          <w:bCs/>
        </w:rPr>
        <w:t></w:t>
      </w:r>
      <w:r w:rsidRPr="00514417">
        <w:t>T</w:t>
      </w:r>
      <w:proofErr w:type="spellEnd"/>
      <w:r w:rsidRPr="00514417">
        <w:t xml:space="preserve"> can be no higher than </w:t>
      </w:r>
      <w:ins w:id="485" w:author="Hwakong Cheng" w:date="2022-10-07T14:55:00Z">
        <w:r w:rsidR="00CC127C" w:rsidRPr="00665550">
          <w:rPr>
            <w:rStyle w:val="Toggle"/>
            <w:rPrChange w:id="486" w:author="Hwakong Cheng" w:date="2022-10-07T15:05:00Z">
              <w:rPr/>
            </w:rPrChange>
          </w:rPr>
          <w:t>[UNITS [</w:t>
        </w:r>
      </w:ins>
      <w:r w:rsidRPr="00665550">
        <w:rPr>
          <w:rStyle w:val="Toggle"/>
          <w:rPrChange w:id="487" w:author="Hwakong Cheng" w:date="2022-10-07T15:05:00Z">
            <w:rPr/>
          </w:rPrChange>
        </w:rPr>
        <w:t>11°C</w:t>
      </w:r>
      <w:ins w:id="488" w:author="Hwakong Cheng" w:date="2022-10-07T14:55:00Z">
        <w:r w:rsidR="00CC127C" w:rsidRPr="00665550">
          <w:rPr>
            <w:rStyle w:val="Toggle"/>
            <w:rPrChange w:id="489" w:author="Hwakong Cheng" w:date="2022-10-07T15:05:00Z">
              <w:rPr/>
            </w:rPrChange>
          </w:rPr>
          <w:t>]</w:t>
        </w:r>
      </w:ins>
      <w:r w:rsidRPr="00665550">
        <w:rPr>
          <w:rStyle w:val="Toggle"/>
          <w:rPrChange w:id="490" w:author="Hwakong Cheng" w:date="2022-10-07T15:05:00Z">
            <w:rPr/>
          </w:rPrChange>
        </w:rPr>
        <w:t xml:space="preserve"> </w:t>
      </w:r>
      <w:del w:id="491" w:author="Hwakong Cheng" w:date="2022-10-07T14:55:00Z">
        <w:r w:rsidRPr="00665550" w:rsidDel="00CC127C">
          <w:rPr>
            <w:rStyle w:val="Toggle"/>
            <w:rPrChange w:id="492" w:author="Hwakong Cheng" w:date="2022-10-07T15:05:00Z">
              <w:rPr/>
            </w:rPrChange>
          </w:rPr>
          <w:delText>(</w:delText>
        </w:r>
      </w:del>
      <w:ins w:id="493" w:author="Hwakong Cheng" w:date="2022-10-07T14:55:00Z">
        <w:r w:rsidR="00CC127C" w:rsidRPr="00665550">
          <w:rPr>
            <w:rStyle w:val="Toggle"/>
            <w:rPrChange w:id="494" w:author="Hwakong Cheng" w:date="2022-10-07T15:05:00Z">
              <w:rPr/>
            </w:rPrChange>
          </w:rPr>
          <w:t>[</w:t>
        </w:r>
      </w:ins>
      <w:r w:rsidRPr="00665550">
        <w:rPr>
          <w:rStyle w:val="Toggle"/>
          <w:rPrChange w:id="495" w:author="Hwakong Cheng" w:date="2022-10-07T15:05:00Z">
            <w:rPr/>
          </w:rPrChange>
        </w:rPr>
        <w:t>20°F</w:t>
      </w:r>
      <w:del w:id="496" w:author="Hwakong Cheng" w:date="2022-10-07T14:55:00Z">
        <w:r w:rsidRPr="00665550" w:rsidDel="00CC127C">
          <w:rPr>
            <w:rStyle w:val="Toggle"/>
            <w:rPrChange w:id="497" w:author="Hwakong Cheng" w:date="2022-10-07T15:05:00Z">
              <w:rPr/>
            </w:rPrChange>
          </w:rPr>
          <w:delText xml:space="preserve">) </w:delText>
        </w:r>
      </w:del>
      <w:ins w:id="498" w:author="Hwakong Cheng" w:date="2022-10-07T14:55:00Z">
        <w:r w:rsidR="00CC127C" w:rsidRPr="00665550">
          <w:rPr>
            <w:rStyle w:val="Toggle"/>
            <w:rPrChange w:id="499" w:author="Hwakong Cheng" w:date="2022-10-07T15:05:00Z">
              <w:rPr/>
            </w:rPrChange>
          </w:rPr>
          <w:t>]]</w:t>
        </w:r>
        <w:r w:rsidR="00CC127C" w:rsidRPr="00514417">
          <w:t xml:space="preserve"> </w:t>
        </w:r>
      </w:ins>
      <w:r w:rsidRPr="00514417">
        <w:t xml:space="preserve">above space temperature </w:t>
      </w:r>
      <w:r w:rsidR="00D21A33">
        <w:t>setpoint</w:t>
      </w:r>
      <w:r w:rsidRPr="00514417">
        <w:t xml:space="preserve"> per ASHRAE/IES Standard 90.1-2016 (e.g., DAT no more than </w:t>
      </w:r>
      <w:ins w:id="500" w:author="Hwakong Cheng" w:date="2022-10-07T14:54:00Z">
        <w:r w:rsidR="00CC127C" w:rsidRPr="00665550">
          <w:rPr>
            <w:rStyle w:val="Toggle"/>
            <w:rPrChange w:id="501" w:author="Hwakong Cheng" w:date="2022-10-07T15:06:00Z">
              <w:rPr/>
            </w:rPrChange>
          </w:rPr>
          <w:t>[UNITS [</w:t>
        </w:r>
      </w:ins>
      <w:r w:rsidRPr="00665550">
        <w:rPr>
          <w:rStyle w:val="Toggle"/>
          <w:rPrChange w:id="502" w:author="Hwakong Cheng" w:date="2022-10-07T15:06:00Z">
            <w:rPr/>
          </w:rPrChange>
        </w:rPr>
        <w:t>32°C</w:t>
      </w:r>
      <w:ins w:id="503" w:author="Hwakong Cheng" w:date="2022-10-07T14:54:00Z">
        <w:r w:rsidR="00CC127C" w:rsidRPr="00665550">
          <w:rPr>
            <w:rStyle w:val="Toggle"/>
            <w:rPrChange w:id="504" w:author="Hwakong Cheng" w:date="2022-10-07T15:06:00Z">
              <w:rPr/>
            </w:rPrChange>
          </w:rPr>
          <w:t>]</w:t>
        </w:r>
      </w:ins>
      <w:r w:rsidRPr="00665550">
        <w:rPr>
          <w:rStyle w:val="Toggle"/>
          <w:rPrChange w:id="505" w:author="Hwakong Cheng" w:date="2022-10-07T15:06:00Z">
            <w:rPr/>
          </w:rPrChange>
        </w:rPr>
        <w:t xml:space="preserve"> [90°F]</w:t>
      </w:r>
      <w:ins w:id="506" w:author="Hwakong Cheng" w:date="2022-10-07T14:54:00Z">
        <w:r w:rsidR="00CC127C" w:rsidRPr="00665550">
          <w:rPr>
            <w:rStyle w:val="Toggle"/>
            <w:rPrChange w:id="507" w:author="Hwakong Cheng" w:date="2022-10-07T15:06:00Z">
              <w:rPr/>
            </w:rPrChange>
          </w:rPr>
          <w:t>]</w:t>
        </w:r>
      </w:ins>
      <w:r w:rsidRPr="00514417">
        <w:t xml:space="preserve"> at </w:t>
      </w:r>
      <w:ins w:id="508" w:author="Hwakong Cheng" w:date="2022-10-07T14:54:00Z">
        <w:r w:rsidR="00CC127C" w:rsidRPr="00665550">
          <w:rPr>
            <w:rStyle w:val="Toggle"/>
            <w:rPrChange w:id="509" w:author="Hwakong Cheng" w:date="2022-10-07T15:06:00Z">
              <w:rPr/>
            </w:rPrChange>
          </w:rPr>
          <w:t>[UNITS [</w:t>
        </w:r>
      </w:ins>
      <w:r w:rsidRPr="00665550">
        <w:rPr>
          <w:rStyle w:val="Toggle"/>
          <w:rPrChange w:id="510" w:author="Hwakong Cheng" w:date="2022-10-07T15:06:00Z">
            <w:rPr/>
          </w:rPrChange>
        </w:rPr>
        <w:t>21°C</w:t>
      </w:r>
      <w:ins w:id="511" w:author="Hwakong Cheng" w:date="2022-10-07T14:54:00Z">
        <w:r w:rsidR="00CC127C" w:rsidRPr="00665550">
          <w:rPr>
            <w:rStyle w:val="Toggle"/>
            <w:rPrChange w:id="512" w:author="Hwakong Cheng" w:date="2022-10-07T15:06:00Z">
              <w:rPr/>
            </w:rPrChange>
          </w:rPr>
          <w:t>]</w:t>
        </w:r>
      </w:ins>
      <w:r w:rsidRPr="00665550">
        <w:rPr>
          <w:rStyle w:val="Toggle"/>
          <w:rPrChange w:id="513" w:author="Hwakong Cheng" w:date="2022-10-07T15:06:00Z">
            <w:rPr/>
          </w:rPrChange>
        </w:rPr>
        <w:t xml:space="preserve"> [70°F]</w:t>
      </w:r>
      <w:ins w:id="514" w:author="Hwakong Cheng" w:date="2022-10-07T14:54:00Z">
        <w:r w:rsidR="00CC127C" w:rsidRPr="00665550">
          <w:rPr>
            <w:rStyle w:val="Toggle"/>
            <w:rPrChange w:id="515" w:author="Hwakong Cheng" w:date="2022-10-07T15:06:00Z">
              <w:rPr/>
            </w:rPrChange>
          </w:rPr>
          <w:t>]</w:t>
        </w:r>
      </w:ins>
      <w:r w:rsidRPr="00514417">
        <w:t xml:space="preserve"> space temperature </w:t>
      </w:r>
      <w:r w:rsidR="00D21A33">
        <w:t>setpoint</w:t>
      </w:r>
      <w:r w:rsidRPr="00514417">
        <w:t xml:space="preserve">) for systems supplying air greater than </w:t>
      </w:r>
      <w:ins w:id="516" w:author="Hwakong Cheng" w:date="2022-10-07T14:55:00Z">
        <w:r w:rsidR="00CC127C" w:rsidRPr="00665550">
          <w:rPr>
            <w:rStyle w:val="Toggle"/>
            <w:rPrChange w:id="517" w:author="Hwakong Cheng" w:date="2022-10-07T15:06:00Z">
              <w:rPr/>
            </w:rPrChange>
          </w:rPr>
          <w:t>[UNITS [</w:t>
        </w:r>
      </w:ins>
      <w:r w:rsidRPr="00665550">
        <w:rPr>
          <w:rStyle w:val="Toggle"/>
          <w:rPrChange w:id="518" w:author="Hwakong Cheng" w:date="2022-10-07T15:06:00Z">
            <w:rPr/>
          </w:rPrChange>
        </w:rPr>
        <w:t>1.8 m</w:t>
      </w:r>
      <w:ins w:id="519" w:author="Hwakong Cheng" w:date="2022-10-07T14:55:00Z">
        <w:r w:rsidR="00CC127C" w:rsidRPr="00665550">
          <w:rPr>
            <w:rStyle w:val="Toggle"/>
            <w:rPrChange w:id="520" w:author="Hwakong Cheng" w:date="2022-10-07T15:06:00Z">
              <w:rPr/>
            </w:rPrChange>
          </w:rPr>
          <w:t>]</w:t>
        </w:r>
      </w:ins>
      <w:r w:rsidRPr="00665550">
        <w:rPr>
          <w:rStyle w:val="Toggle"/>
          <w:rPrChange w:id="521" w:author="Hwakong Cheng" w:date="2022-10-07T15:06:00Z">
            <w:rPr/>
          </w:rPrChange>
        </w:rPr>
        <w:t xml:space="preserve"> </w:t>
      </w:r>
      <w:del w:id="522" w:author="Hwakong Cheng" w:date="2022-10-07T14:55:00Z">
        <w:r w:rsidRPr="00665550" w:rsidDel="00CC127C">
          <w:rPr>
            <w:rStyle w:val="Toggle"/>
            <w:rPrChange w:id="523" w:author="Hwakong Cheng" w:date="2022-10-07T15:06:00Z">
              <w:rPr/>
            </w:rPrChange>
          </w:rPr>
          <w:delText>(</w:delText>
        </w:r>
      </w:del>
      <w:ins w:id="524" w:author="Hwakong Cheng" w:date="2022-10-07T14:55:00Z">
        <w:r w:rsidR="00CC127C" w:rsidRPr="00665550">
          <w:rPr>
            <w:rStyle w:val="Toggle"/>
            <w:rPrChange w:id="525" w:author="Hwakong Cheng" w:date="2022-10-07T15:06:00Z">
              <w:rPr/>
            </w:rPrChange>
          </w:rPr>
          <w:t>[</w:t>
        </w:r>
      </w:ins>
      <w:r w:rsidRPr="00665550">
        <w:rPr>
          <w:rStyle w:val="Toggle"/>
          <w:rPrChange w:id="526" w:author="Hwakong Cheng" w:date="2022-10-07T15:06:00Z">
            <w:rPr/>
          </w:rPrChange>
        </w:rPr>
        <w:t>6 ft</w:t>
      </w:r>
      <w:del w:id="527" w:author="Hwakong Cheng" w:date="2022-10-07T14:55:00Z">
        <w:r w:rsidRPr="00665550" w:rsidDel="00CC127C">
          <w:rPr>
            <w:rStyle w:val="Toggle"/>
            <w:rPrChange w:id="528" w:author="Hwakong Cheng" w:date="2022-10-07T15:06:00Z">
              <w:rPr/>
            </w:rPrChange>
          </w:rPr>
          <w:delText xml:space="preserve">) </w:delText>
        </w:r>
      </w:del>
      <w:ins w:id="529" w:author="Hwakong Cheng" w:date="2022-10-07T14:55:00Z">
        <w:r w:rsidR="00CC127C" w:rsidRPr="00665550">
          <w:rPr>
            <w:rStyle w:val="Toggle"/>
            <w:rPrChange w:id="530" w:author="Hwakong Cheng" w:date="2022-10-07T15:06:00Z">
              <w:rPr/>
            </w:rPrChange>
          </w:rPr>
          <w:t>]]</w:t>
        </w:r>
        <w:r w:rsidR="00CC127C" w:rsidRPr="00514417">
          <w:t xml:space="preserve"> </w:t>
        </w:r>
      </w:ins>
      <w:r w:rsidRPr="00514417">
        <w:t xml:space="preserve">above floor, e.g., ceiling supply systems. Zone air distribution effectiveness </w:t>
      </w:r>
      <w:proofErr w:type="spellStart"/>
      <w:r w:rsidRPr="00514417">
        <w:t>EzH</w:t>
      </w:r>
      <w:proofErr w:type="spellEnd"/>
      <w:r w:rsidRPr="00514417">
        <w:t xml:space="preserve"> can be improved if </w:t>
      </w:r>
      <w:proofErr w:type="spellStart"/>
      <w:r w:rsidRPr="00514417">
        <w:t>Max</w:t>
      </w:r>
      <w:r>
        <w:rPr>
          <w:rFonts w:ascii="Symbol" w:hAnsi="Symbol" w:cs="Symbol"/>
          <w:bCs/>
        </w:rPr>
        <w:t></w:t>
      </w:r>
      <w:r>
        <w:rPr>
          <w:bCs/>
        </w:rPr>
        <w:t>T</w:t>
      </w:r>
      <w:proofErr w:type="spellEnd"/>
      <w:r w:rsidRPr="00BC7581">
        <w:t xml:space="preserve"> is less than </w:t>
      </w:r>
      <w:ins w:id="531" w:author="Hwakong Cheng" w:date="2022-10-07T14:55:00Z">
        <w:r w:rsidR="00CC127C" w:rsidRPr="00665550">
          <w:rPr>
            <w:rStyle w:val="Toggle"/>
            <w:rPrChange w:id="532" w:author="Hwakong Cheng" w:date="2022-10-07T15:06:00Z">
              <w:rPr/>
            </w:rPrChange>
          </w:rPr>
          <w:t>[UNITS [</w:t>
        </w:r>
      </w:ins>
      <w:r w:rsidRPr="00665550">
        <w:rPr>
          <w:rStyle w:val="Toggle"/>
          <w:rPrChange w:id="533" w:author="Hwakong Cheng" w:date="2022-10-07T15:06:00Z">
            <w:rPr/>
          </w:rPrChange>
        </w:rPr>
        <w:t>8°C</w:t>
      </w:r>
      <w:ins w:id="534" w:author="Hwakong Cheng" w:date="2022-10-07T14:55:00Z">
        <w:r w:rsidR="00CC127C" w:rsidRPr="00665550">
          <w:rPr>
            <w:rStyle w:val="Toggle"/>
            <w:rPrChange w:id="535" w:author="Hwakong Cheng" w:date="2022-10-07T15:06:00Z">
              <w:rPr/>
            </w:rPrChange>
          </w:rPr>
          <w:t>]</w:t>
        </w:r>
      </w:ins>
      <w:r w:rsidRPr="00665550">
        <w:rPr>
          <w:rStyle w:val="Toggle"/>
          <w:rPrChange w:id="536" w:author="Hwakong Cheng" w:date="2022-10-07T15:06:00Z">
            <w:rPr/>
          </w:rPrChange>
        </w:rPr>
        <w:t xml:space="preserve"> </w:t>
      </w:r>
      <w:del w:id="537" w:author="Hwakong Cheng" w:date="2022-10-07T14:55:00Z">
        <w:r w:rsidRPr="00665550" w:rsidDel="00CC127C">
          <w:rPr>
            <w:rStyle w:val="Toggle"/>
            <w:rPrChange w:id="538" w:author="Hwakong Cheng" w:date="2022-10-07T15:06:00Z">
              <w:rPr/>
            </w:rPrChange>
          </w:rPr>
          <w:delText>(</w:delText>
        </w:r>
      </w:del>
      <w:ins w:id="539" w:author="Hwakong Cheng" w:date="2022-10-07T14:55:00Z">
        <w:r w:rsidR="00CC127C" w:rsidRPr="00665550">
          <w:rPr>
            <w:rStyle w:val="Toggle"/>
            <w:rPrChange w:id="540" w:author="Hwakong Cheng" w:date="2022-10-07T15:06:00Z">
              <w:rPr/>
            </w:rPrChange>
          </w:rPr>
          <w:t>[</w:t>
        </w:r>
      </w:ins>
      <w:r w:rsidRPr="00665550">
        <w:rPr>
          <w:rStyle w:val="Toggle"/>
          <w:rPrChange w:id="541" w:author="Hwakong Cheng" w:date="2022-10-07T15:06:00Z">
            <w:rPr/>
          </w:rPrChange>
        </w:rPr>
        <w:t>15°F</w:t>
      </w:r>
      <w:del w:id="542" w:author="Hwakong Cheng" w:date="2022-10-07T14:55:00Z">
        <w:r w:rsidRPr="00665550" w:rsidDel="00CC127C">
          <w:rPr>
            <w:rStyle w:val="Toggle"/>
            <w:rPrChange w:id="543" w:author="Hwakong Cheng" w:date="2022-10-07T15:06:00Z">
              <w:rPr/>
            </w:rPrChange>
          </w:rPr>
          <w:delText xml:space="preserve">), </w:delText>
        </w:r>
      </w:del>
      <w:ins w:id="544" w:author="Hwakong Cheng" w:date="2022-10-07T14:55:00Z">
        <w:r w:rsidR="00CC127C" w:rsidRPr="00665550">
          <w:rPr>
            <w:rStyle w:val="Toggle"/>
            <w:rPrChange w:id="545" w:author="Hwakong Cheng" w:date="2022-10-07T15:06:00Z">
              <w:rPr/>
            </w:rPrChange>
          </w:rPr>
          <w:t>]]</w:t>
        </w:r>
        <w:r w:rsidR="00CC127C" w:rsidRPr="00BC7581">
          <w:t xml:space="preserve">, </w:t>
        </w:r>
      </w:ins>
      <w:r w:rsidRPr="00BC7581">
        <w:t xml:space="preserve">provided that the </w:t>
      </w:r>
      <w:ins w:id="546" w:author="Hwakong Cheng" w:date="2022-10-07T14:55:00Z">
        <w:r w:rsidR="00CC127C" w:rsidRPr="00665550">
          <w:rPr>
            <w:rStyle w:val="Toggle"/>
            <w:rPrChange w:id="547" w:author="Hwakong Cheng" w:date="2022-10-07T15:06:00Z">
              <w:rPr/>
            </w:rPrChange>
          </w:rPr>
          <w:t>[UNITS [</w:t>
        </w:r>
      </w:ins>
      <w:r w:rsidRPr="00665550">
        <w:rPr>
          <w:rStyle w:val="Toggle"/>
          <w:rPrChange w:id="548" w:author="Hwakong Cheng" w:date="2022-10-07T15:06:00Z">
            <w:rPr/>
          </w:rPrChange>
        </w:rPr>
        <w:t>0.8 m/s</w:t>
      </w:r>
      <w:ins w:id="549" w:author="Hwakong Cheng" w:date="2022-10-07T14:55:00Z">
        <w:r w:rsidR="00CC127C" w:rsidRPr="00665550">
          <w:rPr>
            <w:rStyle w:val="Toggle"/>
            <w:rPrChange w:id="550" w:author="Hwakong Cheng" w:date="2022-10-07T15:06:00Z">
              <w:rPr/>
            </w:rPrChange>
          </w:rPr>
          <w:t>]</w:t>
        </w:r>
      </w:ins>
      <w:r w:rsidRPr="00665550">
        <w:rPr>
          <w:rStyle w:val="Toggle"/>
          <w:rPrChange w:id="551" w:author="Hwakong Cheng" w:date="2022-10-07T15:06:00Z">
            <w:rPr/>
          </w:rPrChange>
        </w:rPr>
        <w:t xml:space="preserve"> </w:t>
      </w:r>
      <w:ins w:id="552" w:author="Hwakong Cheng" w:date="2022-10-07T14:55:00Z">
        <w:r w:rsidR="00CC127C" w:rsidRPr="00665550">
          <w:rPr>
            <w:rStyle w:val="Toggle"/>
            <w:rPrChange w:id="553" w:author="Hwakong Cheng" w:date="2022-10-07T15:06:00Z">
              <w:rPr/>
            </w:rPrChange>
          </w:rPr>
          <w:t>[</w:t>
        </w:r>
      </w:ins>
      <w:del w:id="554" w:author="Hwakong Cheng" w:date="2022-10-07T14:55:00Z">
        <w:r w:rsidRPr="00665550" w:rsidDel="00CC127C">
          <w:rPr>
            <w:rStyle w:val="Toggle"/>
            <w:rPrChange w:id="555" w:author="Hwakong Cheng" w:date="2022-10-07T15:06:00Z">
              <w:rPr/>
            </w:rPrChange>
          </w:rPr>
          <w:delText>(</w:delText>
        </w:r>
      </w:del>
      <w:r w:rsidRPr="00665550">
        <w:rPr>
          <w:rStyle w:val="Toggle"/>
          <w:rPrChange w:id="556" w:author="Hwakong Cheng" w:date="2022-10-07T15:06:00Z">
            <w:rPr/>
          </w:rPrChange>
        </w:rPr>
        <w:t>150 fpm</w:t>
      </w:r>
      <w:del w:id="557" w:author="Hwakong Cheng" w:date="2022-10-07T14:56:00Z">
        <w:r w:rsidRPr="00665550" w:rsidDel="00CC127C">
          <w:rPr>
            <w:rStyle w:val="Toggle"/>
            <w:rPrChange w:id="558" w:author="Hwakong Cheng" w:date="2022-10-07T15:06:00Z">
              <w:rPr/>
            </w:rPrChange>
          </w:rPr>
          <w:delText xml:space="preserve">) </w:delText>
        </w:r>
      </w:del>
      <w:ins w:id="559" w:author="Hwakong Cheng" w:date="2022-10-07T14:56:00Z">
        <w:r w:rsidR="00CC127C" w:rsidRPr="00665550">
          <w:rPr>
            <w:rStyle w:val="Toggle"/>
            <w:rPrChange w:id="560" w:author="Hwakong Cheng" w:date="2022-10-07T15:06:00Z">
              <w:rPr/>
            </w:rPrChange>
          </w:rPr>
          <w:t>]]</w:t>
        </w:r>
        <w:r w:rsidR="00CC127C" w:rsidRPr="00BC7581">
          <w:t xml:space="preserve"> </w:t>
        </w:r>
      </w:ins>
      <w:r w:rsidRPr="00BC7581">
        <w:t xml:space="preserve">supply air jet reaches to within </w:t>
      </w:r>
      <w:ins w:id="561" w:author="Hwakong Cheng" w:date="2022-10-07T14:56:00Z">
        <w:r w:rsidR="00CC127C" w:rsidRPr="00665550">
          <w:rPr>
            <w:rStyle w:val="Toggle"/>
            <w:rPrChange w:id="562" w:author="Hwakong Cheng" w:date="2022-10-07T15:06:00Z">
              <w:rPr/>
            </w:rPrChange>
          </w:rPr>
          <w:t>[UNITS [</w:t>
        </w:r>
      </w:ins>
      <w:r w:rsidRPr="00665550">
        <w:rPr>
          <w:rStyle w:val="Toggle"/>
          <w:rPrChange w:id="563" w:author="Hwakong Cheng" w:date="2022-10-07T15:06:00Z">
            <w:rPr/>
          </w:rPrChange>
        </w:rPr>
        <w:t>1.</w:t>
      </w:r>
      <w:r w:rsidRPr="00665550">
        <w:rPr>
          <w:rStyle w:val="Toggle"/>
          <w:rPrChange w:id="564" w:author="Hwakong Cheng" w:date="2022-10-07T15:06:00Z">
            <w:rPr>
              <w:bCs/>
            </w:rPr>
          </w:rPrChange>
        </w:rPr>
        <w:t>4 m</w:t>
      </w:r>
      <w:ins w:id="565" w:author="Hwakong Cheng" w:date="2022-10-07T14:56:00Z">
        <w:r w:rsidR="00CC127C" w:rsidRPr="00665550">
          <w:rPr>
            <w:rStyle w:val="Toggle"/>
            <w:rPrChange w:id="566" w:author="Hwakong Cheng" w:date="2022-10-07T15:06:00Z">
              <w:rPr>
                <w:bCs/>
              </w:rPr>
            </w:rPrChange>
          </w:rPr>
          <w:t>]</w:t>
        </w:r>
      </w:ins>
      <w:r w:rsidRPr="00665550">
        <w:rPr>
          <w:rStyle w:val="Toggle"/>
          <w:rPrChange w:id="567" w:author="Hwakong Cheng" w:date="2022-10-07T15:06:00Z">
            <w:rPr/>
          </w:rPrChange>
        </w:rPr>
        <w:t xml:space="preserve"> </w:t>
      </w:r>
      <w:del w:id="568" w:author="Hwakong Cheng" w:date="2022-10-07T14:56:00Z">
        <w:r w:rsidRPr="00665550" w:rsidDel="00CC127C">
          <w:rPr>
            <w:rStyle w:val="Toggle"/>
            <w:rPrChange w:id="569" w:author="Hwakong Cheng" w:date="2022-10-07T15:06:00Z">
              <w:rPr/>
            </w:rPrChange>
          </w:rPr>
          <w:delText>(</w:delText>
        </w:r>
      </w:del>
      <w:ins w:id="570" w:author="Hwakong Cheng" w:date="2022-10-07T14:56:00Z">
        <w:r w:rsidR="00CC127C" w:rsidRPr="00665550">
          <w:rPr>
            <w:rStyle w:val="Toggle"/>
            <w:rPrChange w:id="571" w:author="Hwakong Cheng" w:date="2022-10-07T15:06:00Z">
              <w:rPr/>
            </w:rPrChange>
          </w:rPr>
          <w:t>[</w:t>
        </w:r>
      </w:ins>
      <w:r w:rsidRPr="00665550">
        <w:rPr>
          <w:rStyle w:val="Toggle"/>
          <w:rPrChange w:id="572" w:author="Hwakong Cheng" w:date="2022-10-07T15:06:00Z">
            <w:rPr/>
          </w:rPrChange>
        </w:rPr>
        <w:t>4.5 ft</w:t>
      </w:r>
      <w:del w:id="573" w:author="Hwakong Cheng" w:date="2022-10-07T14:56:00Z">
        <w:r w:rsidRPr="00665550" w:rsidDel="00CC127C">
          <w:rPr>
            <w:rStyle w:val="Toggle"/>
            <w:rPrChange w:id="574" w:author="Hwakong Cheng" w:date="2022-10-07T15:06:00Z">
              <w:rPr>
                <w:bCs/>
              </w:rPr>
            </w:rPrChange>
          </w:rPr>
          <w:delText>)</w:delText>
        </w:r>
        <w:r w:rsidRPr="00665550" w:rsidDel="00CC127C">
          <w:rPr>
            <w:rStyle w:val="Toggle"/>
            <w:rPrChange w:id="575" w:author="Hwakong Cheng" w:date="2022-10-07T15:06:00Z">
              <w:rPr/>
            </w:rPrChange>
          </w:rPr>
          <w:delText xml:space="preserve"> </w:delText>
        </w:r>
      </w:del>
      <w:ins w:id="576" w:author="Hwakong Cheng" w:date="2022-10-07T14:56:00Z">
        <w:r w:rsidR="00CC127C" w:rsidRPr="00665550">
          <w:rPr>
            <w:rStyle w:val="Toggle"/>
            <w:rPrChange w:id="577" w:author="Hwakong Cheng" w:date="2022-10-07T15:06:00Z">
              <w:rPr>
                <w:bCs/>
              </w:rPr>
            </w:rPrChange>
          </w:rPr>
          <w:t>]]</w:t>
        </w:r>
        <w:r w:rsidR="00CC127C" w:rsidRPr="00BC7581">
          <w:t xml:space="preserve"> </w:t>
        </w:r>
      </w:ins>
      <w:r w:rsidRPr="00BC7581">
        <w:t>of floor level as indicated in ASHRAE Standard 62.1-2016</w:t>
      </w:r>
      <w:r>
        <w:rPr>
          <w:bCs/>
        </w:rPr>
        <w:t>, Table 6.2.2.2.</w:t>
      </w:r>
      <w:r w:rsidRPr="00BC7581">
        <w:t xml:space="preserve"> </w:t>
      </w:r>
    </w:p>
    <w:p w14:paraId="2A21C6B7" w14:textId="27EB428D" w:rsidR="009045A3" w:rsidRPr="000A4714" w:rsidRDefault="009045A3" w:rsidP="007C1423">
      <w:pPr>
        <w:pStyle w:val="Heading5"/>
      </w:pPr>
      <w:r w:rsidRPr="00BC7581">
        <w:t xml:space="preserve">Zone maximum </w:t>
      </w:r>
      <w:r>
        <w:rPr>
          <w:rFonts w:cs="Times New Roman PS MT"/>
          <w:bCs/>
          <w:szCs w:val="20"/>
        </w:rPr>
        <w:t>DAT</w:t>
      </w:r>
      <w:r w:rsidRPr="00BC7581">
        <w:t xml:space="preserve"> above heating </w:t>
      </w:r>
      <w:r w:rsidR="00D21A33">
        <w:rPr>
          <w:rFonts w:cs="Times New Roman PS MT"/>
          <w:bCs/>
          <w:szCs w:val="20"/>
        </w:rPr>
        <w:t>setpoint</w:t>
      </w:r>
      <w:r>
        <w:rPr>
          <w:rFonts w:cs="Times New Roman PS MT"/>
          <w:bCs/>
          <w:szCs w:val="20"/>
        </w:rPr>
        <w:t xml:space="preserve"> (</w:t>
      </w:r>
      <w:proofErr w:type="spellStart"/>
      <w:r>
        <w:rPr>
          <w:rFonts w:cs="Times New Roman PS MT"/>
          <w:bCs/>
          <w:szCs w:val="20"/>
        </w:rPr>
        <w:t>Max</w:t>
      </w:r>
      <w:r>
        <w:rPr>
          <w:rFonts w:ascii="Symbol" w:hAnsi="Symbol" w:cs="Symbol"/>
          <w:bCs/>
          <w:szCs w:val="20"/>
        </w:rPr>
        <w:t></w:t>
      </w:r>
      <w:r>
        <w:rPr>
          <w:rFonts w:cs="Times New Roman PS MT"/>
          <w:bCs/>
          <w:szCs w:val="20"/>
        </w:rPr>
        <w:t>T</w:t>
      </w:r>
      <w:proofErr w:type="spellEnd"/>
      <w:r>
        <w:rPr>
          <w:rFonts w:cs="Times New Roman PS MT"/>
          <w:bCs/>
          <w:szCs w:val="20"/>
        </w:rPr>
        <w:t>)</w:t>
      </w:r>
      <w:r w:rsidRPr="00BC7581">
        <w:t xml:space="preserve"> </w:t>
      </w:r>
    </w:p>
    <w:p w14:paraId="6CD13478" w14:textId="44097BCA" w:rsidR="009045A3" w:rsidRPr="000A4714" w:rsidRDefault="009045A3" w:rsidP="007C1423">
      <w:pPr>
        <w:pStyle w:val="Heading5"/>
      </w:pPr>
      <w:bookmarkStart w:id="578" w:name="_Ref443140178"/>
      <w:r w:rsidRPr="000A4714">
        <w:t xml:space="preserve">The heating minimum airflow </w:t>
      </w:r>
      <w:r w:rsidR="00D21A33">
        <w:t>setpoint</w:t>
      </w:r>
      <w:r w:rsidRPr="000A4714">
        <w:t xml:space="preserve"> (</w:t>
      </w:r>
      <w:proofErr w:type="spellStart"/>
      <w:r w:rsidRPr="000A4714">
        <w:t>Vheat</w:t>
      </w:r>
      <w:proofErr w:type="spellEnd"/>
      <w:r w:rsidRPr="000A4714">
        <w:t>-min)</w:t>
      </w:r>
    </w:p>
    <w:p w14:paraId="30D6BF34" w14:textId="0AC39ECE" w:rsidR="009045A3" w:rsidRPr="00BC7581" w:rsidRDefault="009045A3" w:rsidP="00B37EF3">
      <w:pPr>
        <w:pStyle w:val="Infobox"/>
      </w:pPr>
      <w:proofErr w:type="spellStart"/>
      <w:r w:rsidRPr="00BC7581">
        <w:t>Vheat</w:t>
      </w:r>
      <w:proofErr w:type="spellEnd"/>
      <w:r w:rsidRPr="00BC7581">
        <w:t>-min is the minimum airflow required for reheat coil operation, as is often required of electric resistance coils. It should be as low as possible for best efficiency. For reheat coils with no minimum flow requirement, such as hot</w:t>
      </w:r>
      <w:r>
        <w:rPr>
          <w:bCs/>
        </w:rPr>
        <w:t>-</w:t>
      </w:r>
      <w:r w:rsidRPr="00BC7581">
        <w:t xml:space="preserve">water coils, </w:t>
      </w:r>
      <w:proofErr w:type="spellStart"/>
      <w:r w:rsidRPr="00BC7581">
        <w:t>Vheat</w:t>
      </w:r>
      <w:proofErr w:type="spellEnd"/>
      <w:r w:rsidRPr="00BC7581">
        <w:t xml:space="preserve">-min should be zero. </w:t>
      </w:r>
    </w:p>
    <w:p w14:paraId="3971FF0A" w14:textId="376D513F" w:rsidR="009045A3" w:rsidRPr="00BC7581" w:rsidRDefault="009045A3" w:rsidP="0087618D">
      <w:pPr>
        <w:pStyle w:val="Heading4"/>
      </w:pPr>
      <w:bookmarkStart w:id="579" w:name="_Ref38386927"/>
      <w:r w:rsidRPr="00BC7581">
        <w:t>Parallel Fan-Powered Terminal Unit, Constant</w:t>
      </w:r>
      <w:r w:rsidRPr="00B87A61">
        <w:rPr>
          <w:rFonts w:cs="Times New Roman PS MT"/>
          <w:szCs w:val="20"/>
        </w:rPr>
        <w:t>-</w:t>
      </w:r>
      <w:r w:rsidRPr="00BC7581">
        <w:t>Volume Fan</w:t>
      </w:r>
      <w:bookmarkEnd w:id="578"/>
      <w:bookmarkEnd w:id="579"/>
    </w:p>
    <w:p w14:paraId="6551F19B" w14:textId="1268FD8F" w:rsidR="009045A3" w:rsidRPr="00BC7581" w:rsidRDefault="009045A3" w:rsidP="007C1423">
      <w:pPr>
        <w:pStyle w:val="Heading5"/>
      </w:pPr>
      <w:r w:rsidRPr="00BC7581">
        <w:t xml:space="preserve">Zone maximum cooling (primary) airflow </w:t>
      </w:r>
      <w:r w:rsidR="00D21A33">
        <w:rPr>
          <w:rFonts w:cs="Times New Roman PS MT"/>
          <w:bCs/>
          <w:szCs w:val="20"/>
        </w:rPr>
        <w:t>setpoint</w:t>
      </w:r>
      <w:r w:rsidRPr="00BC7581">
        <w:t xml:space="preserve"> (</w:t>
      </w:r>
      <w:proofErr w:type="spellStart"/>
      <w:r w:rsidRPr="00BC7581">
        <w:t>Vcool</w:t>
      </w:r>
      <w:proofErr w:type="spellEnd"/>
      <w:r w:rsidRPr="00BC7581">
        <w:t xml:space="preserve">-max) </w:t>
      </w:r>
    </w:p>
    <w:p w14:paraId="13AEB262" w14:textId="459D3B5C" w:rsidR="009045A3" w:rsidRPr="00BC7581" w:rsidRDefault="009045A3" w:rsidP="007C1423">
      <w:pPr>
        <w:pStyle w:val="Heading5"/>
      </w:pPr>
      <w:r w:rsidRPr="00BC7581">
        <w:t xml:space="preserve">Zone minimum primary airflow </w:t>
      </w:r>
      <w:r w:rsidR="00D21A33">
        <w:rPr>
          <w:rFonts w:cs="Times New Roman PS MT"/>
          <w:bCs/>
          <w:szCs w:val="20"/>
        </w:rPr>
        <w:t>setpoint</w:t>
      </w:r>
      <w:r w:rsidRPr="00BC7581">
        <w:t xml:space="preserve"> (</w:t>
      </w:r>
      <w:proofErr w:type="spellStart"/>
      <w:r w:rsidRPr="00BC7581">
        <w:t>Vmin</w:t>
      </w:r>
      <w:proofErr w:type="spellEnd"/>
      <w:r w:rsidRPr="00BC7581">
        <w:t>)</w:t>
      </w:r>
      <w:r w:rsidR="00860F56" w:rsidRPr="00860F56">
        <w:t xml:space="preserve">.  This is an optional entry.  If no value is scheduled, or a value of “AUTO” is scheduled, </w:t>
      </w:r>
      <w:proofErr w:type="spellStart"/>
      <w:r w:rsidR="00860F56" w:rsidRPr="00860F56">
        <w:t>Vmin</w:t>
      </w:r>
      <w:proofErr w:type="spellEnd"/>
      <w:r w:rsidR="00860F56" w:rsidRPr="00860F56">
        <w:t xml:space="preserve"> will be calculated automatically and dynamically to meet ventilation requirements.</w:t>
      </w:r>
    </w:p>
    <w:p w14:paraId="2FFE22BC" w14:textId="37BC358D" w:rsidR="009045A3" w:rsidRPr="00BC7581" w:rsidRDefault="00CD44D2" w:rsidP="00B37EF3">
      <w:pPr>
        <w:pStyle w:val="Infobox"/>
        <w:rPr>
          <w:spacing w:val="-1"/>
        </w:rPr>
      </w:pPr>
      <w:r w:rsidRPr="00CD44D2">
        <w:rPr>
          <w:rFonts w:eastAsia="Times New Roman"/>
        </w:rPr>
        <w:t xml:space="preserve">In most cases, </w:t>
      </w:r>
      <w:proofErr w:type="spellStart"/>
      <w:r w:rsidRPr="00CD44D2">
        <w:rPr>
          <w:rFonts w:eastAsia="Times New Roman"/>
        </w:rPr>
        <w:t>Vmin</w:t>
      </w:r>
      <w:proofErr w:type="spellEnd"/>
      <w:r w:rsidRPr="00CD44D2">
        <w:rPr>
          <w:rFonts w:eastAsia="Times New Roman"/>
        </w:rPr>
        <w:t xml:space="preserve"> should be allowed to be automatically calculated.  This ensures compliance with Standard 62.1 and Standard 90.1 prescriptive requirements and with California’s Title 24 Energy Standards requirements, and it results in the lowest energy costs.  </w:t>
      </w:r>
    </w:p>
    <w:p w14:paraId="43874490" w14:textId="7697EDDE" w:rsidR="009045A3" w:rsidRPr="00BC7581" w:rsidRDefault="009045A3" w:rsidP="007C1423">
      <w:pPr>
        <w:pStyle w:val="Heading5"/>
      </w:pPr>
      <w:bookmarkStart w:id="580" w:name="_Ref443140283"/>
      <w:r w:rsidRPr="00BC7581">
        <w:t xml:space="preserve">Zone maximum </w:t>
      </w:r>
      <w:r>
        <w:rPr>
          <w:rFonts w:cs="Times New Roman PS MT"/>
          <w:bCs/>
          <w:szCs w:val="20"/>
        </w:rPr>
        <w:t>DAT</w:t>
      </w:r>
      <w:r w:rsidRPr="00BC7581">
        <w:t xml:space="preserve"> above heating </w:t>
      </w:r>
      <w:r w:rsidR="00D21A33">
        <w:rPr>
          <w:rFonts w:cs="Times New Roman PS MT"/>
          <w:bCs/>
          <w:szCs w:val="20"/>
        </w:rPr>
        <w:t>setpoint</w:t>
      </w:r>
      <w:r>
        <w:rPr>
          <w:rFonts w:cs="Times New Roman PS MT"/>
          <w:bCs/>
          <w:szCs w:val="20"/>
        </w:rPr>
        <w:t xml:space="preserve"> (</w:t>
      </w:r>
      <w:proofErr w:type="spellStart"/>
      <w:r>
        <w:rPr>
          <w:rFonts w:cs="Times New Roman PS MT"/>
          <w:bCs/>
          <w:szCs w:val="20"/>
        </w:rPr>
        <w:t>Max</w:t>
      </w:r>
      <w:r>
        <w:rPr>
          <w:rFonts w:ascii="Symbol" w:hAnsi="Symbol" w:cs="Symbol"/>
          <w:bCs/>
          <w:szCs w:val="20"/>
        </w:rPr>
        <w:t></w:t>
      </w:r>
      <w:r>
        <w:rPr>
          <w:rFonts w:cs="Times New Roman PS MT"/>
          <w:bCs/>
          <w:szCs w:val="20"/>
        </w:rPr>
        <w:t>T</w:t>
      </w:r>
      <w:proofErr w:type="spellEnd"/>
      <w:r>
        <w:rPr>
          <w:rFonts w:cs="Times New Roman PS MT"/>
          <w:bCs/>
          <w:szCs w:val="20"/>
        </w:rPr>
        <w:t>)</w:t>
      </w:r>
      <w:r w:rsidRPr="00BC7581">
        <w:t xml:space="preserve"> </w:t>
      </w:r>
    </w:p>
    <w:p w14:paraId="375E1FFB" w14:textId="5E709D9F" w:rsidR="009045A3" w:rsidRPr="00BC7581" w:rsidRDefault="009045A3" w:rsidP="0087618D">
      <w:pPr>
        <w:pStyle w:val="Heading4"/>
      </w:pPr>
      <w:bookmarkStart w:id="581" w:name="_Ref495765534"/>
      <w:r w:rsidRPr="00BC7581">
        <w:t>Parallel Fan-Powered Terminal Unit, Variable</w:t>
      </w:r>
      <w:r w:rsidRPr="00B87A61">
        <w:rPr>
          <w:rFonts w:cs="Times New Roman PS MT"/>
          <w:szCs w:val="20"/>
        </w:rPr>
        <w:t>-</w:t>
      </w:r>
      <w:r w:rsidRPr="00BC7581">
        <w:t>Volume Fan</w:t>
      </w:r>
      <w:bookmarkEnd w:id="580"/>
      <w:bookmarkEnd w:id="581"/>
    </w:p>
    <w:p w14:paraId="30FDA797" w14:textId="0295B5E7" w:rsidR="009045A3" w:rsidRPr="00BC7581" w:rsidRDefault="009045A3" w:rsidP="00B37EF3">
      <w:pPr>
        <w:pStyle w:val="Infobox"/>
      </w:pPr>
      <w:r w:rsidRPr="00BC7581">
        <w:t>Fans powered by electronically commutated motors (ECMs) must be programmed with the relationship between control signal and airflow. ECMs can be programmed to control either a specific airflow (with fan curve mapped into logic) or torque (pressure dependent airflow). For these sequences, the ECM fan should be configured for airflow control. This must be addressed by the design engineer in terminal</w:t>
      </w:r>
      <w:r>
        <w:rPr>
          <w:bCs/>
        </w:rPr>
        <w:t>-</w:t>
      </w:r>
      <w:r w:rsidRPr="00BC7581">
        <w:t>unit specifications.</w:t>
      </w:r>
    </w:p>
    <w:p w14:paraId="0E1329AB" w14:textId="7CCC56EB" w:rsidR="009045A3" w:rsidRPr="00BC7581" w:rsidRDefault="009045A3" w:rsidP="007C1423">
      <w:pPr>
        <w:pStyle w:val="Heading5"/>
      </w:pPr>
      <w:r w:rsidRPr="00BC7581">
        <w:lastRenderedPageBreak/>
        <w:t xml:space="preserve">Zone maximum cooling (primary) airflow </w:t>
      </w:r>
      <w:r w:rsidR="00D21A33">
        <w:rPr>
          <w:rFonts w:cs="Times New Roman PS MT"/>
          <w:bCs/>
          <w:szCs w:val="20"/>
        </w:rPr>
        <w:t>setpoint</w:t>
      </w:r>
      <w:r w:rsidRPr="00BC7581">
        <w:t xml:space="preserve"> (</w:t>
      </w:r>
      <w:proofErr w:type="spellStart"/>
      <w:r w:rsidRPr="00BC7581">
        <w:t>Vcool</w:t>
      </w:r>
      <w:proofErr w:type="spellEnd"/>
      <w:r w:rsidRPr="00BC7581">
        <w:t xml:space="preserve">-max) </w:t>
      </w:r>
    </w:p>
    <w:p w14:paraId="1032487C" w14:textId="226000F3" w:rsidR="009045A3" w:rsidRPr="00BC7581" w:rsidRDefault="009045A3" w:rsidP="007C1423">
      <w:pPr>
        <w:pStyle w:val="Heading5"/>
      </w:pPr>
      <w:r w:rsidRPr="00BC7581">
        <w:t xml:space="preserve">Zone minimum primary airflow </w:t>
      </w:r>
      <w:r w:rsidR="00D21A33">
        <w:rPr>
          <w:rFonts w:cs="Times New Roman PS MT"/>
          <w:bCs/>
          <w:szCs w:val="20"/>
        </w:rPr>
        <w:t>setpoint</w:t>
      </w:r>
      <w:r w:rsidRPr="00BC7581">
        <w:t xml:space="preserve"> (</w:t>
      </w:r>
      <w:proofErr w:type="spellStart"/>
      <w:r w:rsidRPr="00BC7581">
        <w:t>Vmin</w:t>
      </w:r>
      <w:proofErr w:type="spellEnd"/>
      <w:r w:rsidRPr="00BC7581">
        <w:t>)</w:t>
      </w:r>
      <w:r w:rsidR="00860F56" w:rsidRPr="00860F56">
        <w:t xml:space="preserve">.  This is an optional entry.  If no value is scheduled, or a value of “AUTO” is scheduled, </w:t>
      </w:r>
      <w:proofErr w:type="spellStart"/>
      <w:r w:rsidR="00860F56" w:rsidRPr="00860F56">
        <w:t>Vmin</w:t>
      </w:r>
      <w:proofErr w:type="spellEnd"/>
      <w:r w:rsidR="00860F56" w:rsidRPr="00860F56">
        <w:t xml:space="preserve"> will be calculated automatically and dynamically to meet ventilation requirements.</w:t>
      </w:r>
    </w:p>
    <w:p w14:paraId="74137BD5" w14:textId="09A343F9" w:rsidR="009045A3" w:rsidRPr="00BC7581" w:rsidRDefault="00CD44D2" w:rsidP="00B37EF3">
      <w:pPr>
        <w:pStyle w:val="Infobox"/>
        <w:rPr>
          <w:spacing w:val="-1"/>
        </w:rPr>
      </w:pPr>
      <w:r w:rsidRPr="00CD44D2">
        <w:rPr>
          <w:rFonts w:eastAsia="Times New Roman"/>
        </w:rPr>
        <w:t xml:space="preserve">In most cases, </w:t>
      </w:r>
      <w:proofErr w:type="spellStart"/>
      <w:r w:rsidRPr="00CD44D2">
        <w:rPr>
          <w:rFonts w:eastAsia="Times New Roman"/>
        </w:rPr>
        <w:t>Vmin</w:t>
      </w:r>
      <w:proofErr w:type="spellEnd"/>
      <w:r w:rsidRPr="00CD44D2">
        <w:rPr>
          <w:rFonts w:eastAsia="Times New Roman"/>
        </w:rPr>
        <w:t xml:space="preserve"> should be allowed to be automatically calculated.  This ensures compliance with Standard 62.1 and Standard 90.1 prescriptive requirements and with California’s Title 24 Energy Standards requirements, and it results in the lowest energy costs.  </w:t>
      </w:r>
    </w:p>
    <w:p w14:paraId="2A82A2D3" w14:textId="1D583189" w:rsidR="009045A3" w:rsidRPr="00BC7581" w:rsidRDefault="009045A3" w:rsidP="007C1423">
      <w:pPr>
        <w:pStyle w:val="Heading5"/>
      </w:pPr>
      <w:bookmarkStart w:id="582" w:name="_Ref443217244"/>
      <w:r>
        <w:t xml:space="preserve">Parallel fan maximum heating airflow </w:t>
      </w:r>
      <w:r w:rsidR="00D21A33">
        <w:t>setpoint</w:t>
      </w:r>
      <w:r>
        <w:t xml:space="preserve"> (</w:t>
      </w:r>
      <w:proofErr w:type="spellStart"/>
      <w:r>
        <w:t>Pfan-htgmax</w:t>
      </w:r>
      <w:proofErr w:type="spellEnd"/>
      <w:r>
        <w:t>)</w:t>
      </w:r>
      <w:r w:rsidRPr="00BC7581">
        <w:t xml:space="preserve"> </w:t>
      </w:r>
    </w:p>
    <w:p w14:paraId="70AD49A6" w14:textId="386C122E" w:rsidR="009045A3" w:rsidRPr="00BC7581" w:rsidRDefault="009045A3" w:rsidP="00B37EF3">
      <w:pPr>
        <w:pStyle w:val="Infobox"/>
      </w:pPr>
      <w:r w:rsidRPr="00514417">
        <w:t xml:space="preserve">The design engineer should set </w:t>
      </w:r>
      <w:proofErr w:type="spellStart"/>
      <w:r w:rsidRPr="00514417">
        <w:t>Pfan-htgmax</w:t>
      </w:r>
      <w:proofErr w:type="spellEnd"/>
      <w:r w:rsidRPr="00514417">
        <w:t xml:space="preserve"> such that the design heating load is met by the sum of </w:t>
      </w:r>
      <w:proofErr w:type="spellStart"/>
      <w:r w:rsidRPr="00514417">
        <w:t>Pfan-htgmax</w:t>
      </w:r>
      <w:proofErr w:type="spellEnd"/>
      <w:r w:rsidRPr="00514417">
        <w:t xml:space="preserve"> and </w:t>
      </w:r>
      <w:proofErr w:type="spellStart"/>
      <w:r w:rsidRPr="00514417">
        <w:t>Vmin</w:t>
      </w:r>
      <w:proofErr w:type="spellEnd"/>
      <w:r w:rsidRPr="00514417">
        <w:t xml:space="preserve"> at a DAT equal to </w:t>
      </w:r>
      <w:proofErr w:type="spellStart"/>
      <w:r w:rsidRPr="00514417">
        <w:t>Max</w:t>
      </w:r>
      <w:r>
        <w:rPr>
          <w:rFonts w:ascii="Symbol" w:hAnsi="Symbol" w:cs="Symbol"/>
          <w:bCs/>
        </w:rPr>
        <w:t></w:t>
      </w:r>
      <w:r w:rsidRPr="00514417">
        <w:t>T</w:t>
      </w:r>
      <w:proofErr w:type="spellEnd"/>
      <w:r w:rsidRPr="00514417">
        <w:t xml:space="preserve"> plus the heating </w:t>
      </w:r>
      <w:r w:rsidR="00D21A33">
        <w:t>setpoint</w:t>
      </w:r>
      <w:r w:rsidRPr="00514417">
        <w:t xml:space="preserve">. </w:t>
      </w:r>
      <w:proofErr w:type="spellStart"/>
      <w:r w:rsidRPr="00514417">
        <w:t>Max</w:t>
      </w:r>
      <w:r>
        <w:rPr>
          <w:rFonts w:ascii="Symbol" w:hAnsi="Symbol" w:cs="Symbol"/>
          <w:bCs/>
        </w:rPr>
        <w:t></w:t>
      </w:r>
      <w:r w:rsidRPr="00514417">
        <w:t>T</w:t>
      </w:r>
      <w:proofErr w:type="spellEnd"/>
      <w:r w:rsidRPr="00514417">
        <w:t xml:space="preserve"> can be no higher than </w:t>
      </w:r>
      <w:ins w:id="583" w:author="Titus Ellison" w:date="2022-10-13T11:49:00Z">
        <w:r w:rsidR="00423B88" w:rsidRPr="00423B88">
          <w:rPr>
            <w:rStyle w:val="Toggle"/>
            <w:rPrChange w:id="584" w:author="Titus Ellison" w:date="2022-10-13T11:50:00Z">
              <w:rPr/>
            </w:rPrChange>
          </w:rPr>
          <w:t>[UNITS [</w:t>
        </w:r>
      </w:ins>
      <w:r w:rsidRPr="00423B88">
        <w:rPr>
          <w:rStyle w:val="Toggle"/>
          <w:rPrChange w:id="585" w:author="Titus Ellison" w:date="2022-10-13T11:50:00Z">
            <w:rPr/>
          </w:rPrChange>
        </w:rPr>
        <w:t>11°C</w:t>
      </w:r>
      <w:ins w:id="586" w:author="Titus Ellison" w:date="2022-10-13T11:49:00Z">
        <w:r w:rsidR="00423B88" w:rsidRPr="00423B88">
          <w:rPr>
            <w:rStyle w:val="Toggle"/>
            <w:rPrChange w:id="587" w:author="Titus Ellison" w:date="2022-10-13T11:50:00Z">
              <w:rPr/>
            </w:rPrChange>
          </w:rPr>
          <w:t>]</w:t>
        </w:r>
      </w:ins>
      <w:r w:rsidRPr="00423B88">
        <w:rPr>
          <w:rStyle w:val="Toggle"/>
          <w:rPrChange w:id="588" w:author="Titus Ellison" w:date="2022-10-13T11:50:00Z">
            <w:rPr/>
          </w:rPrChange>
        </w:rPr>
        <w:t xml:space="preserve"> </w:t>
      </w:r>
      <w:ins w:id="589" w:author="Titus Ellison" w:date="2022-10-13T11:49:00Z">
        <w:r w:rsidR="00423B88" w:rsidRPr="00423B88">
          <w:rPr>
            <w:rStyle w:val="Toggle"/>
            <w:rPrChange w:id="590" w:author="Titus Ellison" w:date="2022-10-13T11:50:00Z">
              <w:rPr/>
            </w:rPrChange>
          </w:rPr>
          <w:t>[</w:t>
        </w:r>
      </w:ins>
      <w:del w:id="591" w:author="Titus Ellison" w:date="2022-10-13T11:49:00Z">
        <w:r w:rsidRPr="00423B88" w:rsidDel="00423B88">
          <w:rPr>
            <w:rStyle w:val="Toggle"/>
            <w:rPrChange w:id="592" w:author="Titus Ellison" w:date="2022-10-13T11:50:00Z">
              <w:rPr/>
            </w:rPrChange>
          </w:rPr>
          <w:delText>(</w:delText>
        </w:r>
      </w:del>
      <w:r w:rsidRPr="00423B88">
        <w:rPr>
          <w:rStyle w:val="Toggle"/>
          <w:rPrChange w:id="593" w:author="Titus Ellison" w:date="2022-10-13T11:50:00Z">
            <w:rPr/>
          </w:rPrChange>
        </w:rPr>
        <w:t>20°F</w:t>
      </w:r>
      <w:ins w:id="594" w:author="Titus Ellison" w:date="2022-10-13T11:49:00Z">
        <w:r w:rsidR="00423B88" w:rsidRPr="00423B88">
          <w:rPr>
            <w:rStyle w:val="Toggle"/>
            <w:rPrChange w:id="595" w:author="Titus Ellison" w:date="2022-10-13T11:50:00Z">
              <w:rPr/>
            </w:rPrChange>
          </w:rPr>
          <w:t>]]</w:t>
        </w:r>
      </w:ins>
      <w:del w:id="596" w:author="Titus Ellison" w:date="2022-10-13T11:49:00Z">
        <w:r w:rsidRPr="00514417" w:rsidDel="00423B88">
          <w:delText>)</w:delText>
        </w:r>
      </w:del>
      <w:r w:rsidRPr="00514417">
        <w:t xml:space="preserve"> above space temperature </w:t>
      </w:r>
      <w:r w:rsidR="00D21A33">
        <w:t>setpoint</w:t>
      </w:r>
      <w:r w:rsidRPr="00514417">
        <w:t xml:space="preserve"> per ASHRAE/IES Standard 90.1-2016 (e.g., DAT no more than </w:t>
      </w:r>
      <w:ins w:id="597" w:author="Titus Ellison" w:date="2022-10-13T11:50:00Z">
        <w:r w:rsidR="00423B88" w:rsidRPr="00423B88">
          <w:rPr>
            <w:rStyle w:val="Toggle"/>
            <w:rPrChange w:id="598" w:author="Titus Ellison" w:date="2022-10-13T11:50:00Z">
              <w:rPr/>
            </w:rPrChange>
          </w:rPr>
          <w:t>[UNITS [</w:t>
        </w:r>
      </w:ins>
      <w:r w:rsidRPr="00423B88">
        <w:rPr>
          <w:rStyle w:val="Toggle"/>
          <w:rPrChange w:id="599" w:author="Titus Ellison" w:date="2022-10-13T11:50:00Z">
            <w:rPr/>
          </w:rPrChange>
        </w:rPr>
        <w:t>32°C</w:t>
      </w:r>
      <w:ins w:id="600" w:author="Titus Ellison" w:date="2022-10-13T11:50:00Z">
        <w:r w:rsidR="00423B88" w:rsidRPr="00423B88">
          <w:rPr>
            <w:rStyle w:val="Toggle"/>
            <w:rPrChange w:id="601" w:author="Titus Ellison" w:date="2022-10-13T11:50:00Z">
              <w:rPr/>
            </w:rPrChange>
          </w:rPr>
          <w:t>]</w:t>
        </w:r>
      </w:ins>
      <w:r w:rsidRPr="00423B88">
        <w:rPr>
          <w:rStyle w:val="Toggle"/>
          <w:rPrChange w:id="602" w:author="Titus Ellison" w:date="2022-10-13T11:50:00Z">
            <w:rPr/>
          </w:rPrChange>
        </w:rPr>
        <w:t xml:space="preserve"> [90°F]</w:t>
      </w:r>
      <w:ins w:id="603" w:author="Titus Ellison" w:date="2022-10-13T11:50:00Z">
        <w:r w:rsidR="00423B88" w:rsidRPr="00423B88">
          <w:rPr>
            <w:rStyle w:val="Toggle"/>
            <w:rPrChange w:id="604" w:author="Titus Ellison" w:date="2022-10-13T11:50:00Z">
              <w:rPr/>
            </w:rPrChange>
          </w:rPr>
          <w:t>]</w:t>
        </w:r>
      </w:ins>
      <w:r w:rsidRPr="00514417">
        <w:t xml:space="preserve"> at </w:t>
      </w:r>
      <w:ins w:id="605" w:author="Titus Ellison" w:date="2022-10-13T11:50:00Z">
        <w:r w:rsidR="00423B88" w:rsidRPr="00423B88">
          <w:rPr>
            <w:rStyle w:val="Toggle"/>
            <w:rPrChange w:id="606" w:author="Titus Ellison" w:date="2022-10-13T11:51:00Z">
              <w:rPr/>
            </w:rPrChange>
          </w:rPr>
          <w:t>[UNITS [</w:t>
        </w:r>
      </w:ins>
      <w:r w:rsidRPr="00423B88">
        <w:rPr>
          <w:rStyle w:val="Toggle"/>
          <w:rPrChange w:id="607" w:author="Titus Ellison" w:date="2022-10-13T11:51:00Z">
            <w:rPr/>
          </w:rPrChange>
        </w:rPr>
        <w:t>21°C</w:t>
      </w:r>
      <w:ins w:id="608" w:author="Titus Ellison" w:date="2022-10-13T11:50:00Z">
        <w:r w:rsidR="00423B88" w:rsidRPr="00423B88">
          <w:rPr>
            <w:rStyle w:val="Toggle"/>
            <w:rPrChange w:id="609" w:author="Titus Ellison" w:date="2022-10-13T11:51:00Z">
              <w:rPr/>
            </w:rPrChange>
          </w:rPr>
          <w:t>]</w:t>
        </w:r>
      </w:ins>
      <w:r w:rsidRPr="00423B88">
        <w:rPr>
          <w:rStyle w:val="Toggle"/>
          <w:rPrChange w:id="610" w:author="Titus Ellison" w:date="2022-10-13T11:51:00Z">
            <w:rPr/>
          </w:rPrChange>
        </w:rPr>
        <w:t xml:space="preserve"> [70°F]</w:t>
      </w:r>
      <w:ins w:id="611" w:author="Titus Ellison" w:date="2022-10-13T11:50:00Z">
        <w:r w:rsidR="00423B88" w:rsidRPr="00423B88">
          <w:rPr>
            <w:rStyle w:val="Toggle"/>
            <w:rPrChange w:id="612" w:author="Titus Ellison" w:date="2022-10-13T11:51:00Z">
              <w:rPr/>
            </w:rPrChange>
          </w:rPr>
          <w:t>]</w:t>
        </w:r>
      </w:ins>
      <w:r w:rsidRPr="00514417">
        <w:t xml:space="preserve"> space temperature </w:t>
      </w:r>
      <w:r w:rsidR="00D21A33">
        <w:t>setpoint</w:t>
      </w:r>
      <w:r w:rsidRPr="00514417">
        <w:t xml:space="preserve">) for systems supplying air greater than </w:t>
      </w:r>
      <w:ins w:id="613" w:author="Titus Ellison" w:date="2022-10-13T11:51:00Z">
        <w:r w:rsidR="00423B88" w:rsidRPr="00423B88">
          <w:rPr>
            <w:rStyle w:val="Toggle"/>
            <w:rPrChange w:id="614" w:author="Titus Ellison" w:date="2022-10-13T11:51:00Z">
              <w:rPr/>
            </w:rPrChange>
          </w:rPr>
          <w:t>[UNITS [</w:t>
        </w:r>
      </w:ins>
      <w:r w:rsidRPr="00423B88">
        <w:rPr>
          <w:rStyle w:val="Toggle"/>
          <w:rPrChange w:id="615" w:author="Titus Ellison" w:date="2022-10-13T11:51:00Z">
            <w:rPr/>
          </w:rPrChange>
        </w:rPr>
        <w:t>1.8 m</w:t>
      </w:r>
      <w:ins w:id="616" w:author="Titus Ellison" w:date="2022-10-13T11:51:00Z">
        <w:r w:rsidR="00423B88" w:rsidRPr="00423B88">
          <w:rPr>
            <w:rStyle w:val="Toggle"/>
            <w:rPrChange w:id="617" w:author="Titus Ellison" w:date="2022-10-13T11:51:00Z">
              <w:rPr/>
            </w:rPrChange>
          </w:rPr>
          <w:t>]</w:t>
        </w:r>
      </w:ins>
      <w:r w:rsidRPr="00423B88">
        <w:rPr>
          <w:rStyle w:val="Toggle"/>
          <w:rPrChange w:id="618" w:author="Titus Ellison" w:date="2022-10-13T11:51:00Z">
            <w:rPr/>
          </w:rPrChange>
        </w:rPr>
        <w:t xml:space="preserve"> </w:t>
      </w:r>
      <w:ins w:id="619" w:author="Titus Ellison" w:date="2022-10-13T11:51:00Z">
        <w:r w:rsidR="00423B88" w:rsidRPr="00423B88">
          <w:rPr>
            <w:rStyle w:val="Toggle"/>
            <w:rPrChange w:id="620" w:author="Titus Ellison" w:date="2022-10-13T11:51:00Z">
              <w:rPr/>
            </w:rPrChange>
          </w:rPr>
          <w:t>[</w:t>
        </w:r>
      </w:ins>
      <w:del w:id="621" w:author="Titus Ellison" w:date="2022-10-13T11:51:00Z">
        <w:r w:rsidRPr="00423B88" w:rsidDel="00423B88">
          <w:rPr>
            <w:rStyle w:val="Toggle"/>
            <w:rPrChange w:id="622" w:author="Titus Ellison" w:date="2022-10-13T11:51:00Z">
              <w:rPr/>
            </w:rPrChange>
          </w:rPr>
          <w:delText>(</w:delText>
        </w:r>
      </w:del>
      <w:r w:rsidRPr="00423B88">
        <w:rPr>
          <w:rStyle w:val="Toggle"/>
          <w:rPrChange w:id="623" w:author="Titus Ellison" w:date="2022-10-13T11:51:00Z">
            <w:rPr/>
          </w:rPrChange>
        </w:rPr>
        <w:t>6 ft</w:t>
      </w:r>
      <w:del w:id="624" w:author="Titus Ellison" w:date="2022-10-13T11:51:00Z">
        <w:r w:rsidRPr="00423B88" w:rsidDel="00423B88">
          <w:rPr>
            <w:rStyle w:val="Toggle"/>
            <w:rPrChange w:id="625" w:author="Titus Ellison" w:date="2022-10-13T11:51:00Z">
              <w:rPr/>
            </w:rPrChange>
          </w:rPr>
          <w:delText>)</w:delText>
        </w:r>
      </w:del>
      <w:ins w:id="626" w:author="Titus Ellison" w:date="2022-10-13T11:51:00Z">
        <w:r w:rsidR="00423B88" w:rsidRPr="00423B88">
          <w:rPr>
            <w:rStyle w:val="Toggle"/>
            <w:rPrChange w:id="627" w:author="Titus Ellison" w:date="2022-10-13T11:51:00Z">
              <w:rPr/>
            </w:rPrChange>
          </w:rPr>
          <w:t>]]</w:t>
        </w:r>
      </w:ins>
      <w:r w:rsidRPr="00514417">
        <w:t xml:space="preserve"> above floor, e.g., ceiling supply systems. Zone air distribution effectiveness </w:t>
      </w:r>
      <w:proofErr w:type="spellStart"/>
      <w:r w:rsidRPr="00514417">
        <w:t>EzH</w:t>
      </w:r>
      <w:proofErr w:type="spellEnd"/>
      <w:r w:rsidRPr="00514417">
        <w:t xml:space="preserve"> can be improved if </w:t>
      </w:r>
      <w:proofErr w:type="spellStart"/>
      <w:r w:rsidRPr="00514417">
        <w:t>Max</w:t>
      </w:r>
      <w:r>
        <w:rPr>
          <w:rFonts w:ascii="Symbol" w:hAnsi="Symbol" w:cs="Symbol"/>
          <w:bCs/>
        </w:rPr>
        <w:t></w:t>
      </w:r>
      <w:r>
        <w:rPr>
          <w:bCs/>
        </w:rPr>
        <w:t>T</w:t>
      </w:r>
      <w:proofErr w:type="spellEnd"/>
      <w:r w:rsidRPr="00BC7581">
        <w:t xml:space="preserve"> is less than </w:t>
      </w:r>
      <w:ins w:id="628" w:author="Titus Ellison" w:date="2022-10-13T11:51:00Z">
        <w:r w:rsidR="00423B88" w:rsidRPr="00423B88">
          <w:rPr>
            <w:rStyle w:val="Toggle"/>
            <w:rPrChange w:id="629" w:author="Titus Ellison" w:date="2022-10-13T11:52:00Z">
              <w:rPr/>
            </w:rPrChange>
          </w:rPr>
          <w:t>[UNITS [</w:t>
        </w:r>
      </w:ins>
      <w:r w:rsidRPr="00423B88">
        <w:rPr>
          <w:rStyle w:val="Toggle"/>
          <w:rPrChange w:id="630" w:author="Titus Ellison" w:date="2022-10-13T11:52:00Z">
            <w:rPr/>
          </w:rPrChange>
        </w:rPr>
        <w:t>8°C</w:t>
      </w:r>
      <w:ins w:id="631" w:author="Titus Ellison" w:date="2022-10-13T11:51:00Z">
        <w:r w:rsidR="00423B88" w:rsidRPr="00423B88">
          <w:rPr>
            <w:rStyle w:val="Toggle"/>
            <w:rPrChange w:id="632" w:author="Titus Ellison" w:date="2022-10-13T11:52:00Z">
              <w:rPr/>
            </w:rPrChange>
          </w:rPr>
          <w:t>]</w:t>
        </w:r>
      </w:ins>
      <w:r w:rsidRPr="00423B88">
        <w:rPr>
          <w:rStyle w:val="Toggle"/>
          <w:rPrChange w:id="633" w:author="Titus Ellison" w:date="2022-10-13T11:52:00Z">
            <w:rPr/>
          </w:rPrChange>
        </w:rPr>
        <w:t xml:space="preserve"> </w:t>
      </w:r>
      <w:del w:id="634" w:author="Titus Ellison" w:date="2022-10-13T11:51:00Z">
        <w:r w:rsidRPr="00423B88" w:rsidDel="00423B88">
          <w:rPr>
            <w:rStyle w:val="Toggle"/>
            <w:rPrChange w:id="635" w:author="Titus Ellison" w:date="2022-10-13T11:52:00Z">
              <w:rPr/>
            </w:rPrChange>
          </w:rPr>
          <w:delText>(</w:delText>
        </w:r>
      </w:del>
      <w:ins w:id="636" w:author="Titus Ellison" w:date="2022-10-13T11:51:00Z">
        <w:r w:rsidR="00423B88" w:rsidRPr="00423B88">
          <w:rPr>
            <w:rStyle w:val="Toggle"/>
            <w:rPrChange w:id="637" w:author="Titus Ellison" w:date="2022-10-13T11:52:00Z">
              <w:rPr/>
            </w:rPrChange>
          </w:rPr>
          <w:t>[</w:t>
        </w:r>
      </w:ins>
      <w:r w:rsidRPr="00423B88">
        <w:rPr>
          <w:rStyle w:val="Toggle"/>
          <w:rPrChange w:id="638" w:author="Titus Ellison" w:date="2022-10-13T11:52:00Z">
            <w:rPr/>
          </w:rPrChange>
        </w:rPr>
        <w:t>15°F</w:t>
      </w:r>
      <w:del w:id="639" w:author="Titus Ellison" w:date="2022-10-13T11:51:00Z">
        <w:r w:rsidRPr="00423B88" w:rsidDel="00423B88">
          <w:rPr>
            <w:rStyle w:val="Toggle"/>
            <w:rPrChange w:id="640" w:author="Titus Ellison" w:date="2022-10-13T11:52:00Z">
              <w:rPr/>
            </w:rPrChange>
          </w:rPr>
          <w:delText>)</w:delText>
        </w:r>
      </w:del>
      <w:ins w:id="641" w:author="Titus Ellison" w:date="2022-10-13T11:51:00Z">
        <w:r w:rsidR="00423B88" w:rsidRPr="00423B88">
          <w:rPr>
            <w:rStyle w:val="Toggle"/>
            <w:rPrChange w:id="642" w:author="Titus Ellison" w:date="2022-10-13T11:52:00Z">
              <w:rPr/>
            </w:rPrChange>
          </w:rPr>
          <w:t>]]</w:t>
        </w:r>
      </w:ins>
      <w:r w:rsidRPr="00BC7581">
        <w:t xml:space="preserve">, provided that the </w:t>
      </w:r>
      <w:ins w:id="643" w:author="Titus Ellison" w:date="2022-10-13T11:52:00Z">
        <w:r w:rsidR="00423B88" w:rsidRPr="00423B88">
          <w:rPr>
            <w:rStyle w:val="Toggle"/>
            <w:rPrChange w:id="644" w:author="Titus Ellison" w:date="2022-10-13T11:52:00Z">
              <w:rPr/>
            </w:rPrChange>
          </w:rPr>
          <w:t>[UNITS [</w:t>
        </w:r>
      </w:ins>
      <w:r w:rsidRPr="00423B88">
        <w:rPr>
          <w:rStyle w:val="Toggle"/>
          <w:rPrChange w:id="645" w:author="Titus Ellison" w:date="2022-10-13T11:52:00Z">
            <w:rPr/>
          </w:rPrChange>
        </w:rPr>
        <w:t>0.8 m/s</w:t>
      </w:r>
      <w:ins w:id="646" w:author="Titus Ellison" w:date="2022-10-13T11:52:00Z">
        <w:r w:rsidR="00423B88" w:rsidRPr="00423B88">
          <w:rPr>
            <w:rStyle w:val="Toggle"/>
            <w:rPrChange w:id="647" w:author="Titus Ellison" w:date="2022-10-13T11:52:00Z">
              <w:rPr/>
            </w:rPrChange>
          </w:rPr>
          <w:t>]</w:t>
        </w:r>
      </w:ins>
      <w:r w:rsidRPr="00423B88">
        <w:rPr>
          <w:rStyle w:val="Toggle"/>
          <w:rPrChange w:id="648" w:author="Titus Ellison" w:date="2022-10-13T11:52:00Z">
            <w:rPr/>
          </w:rPrChange>
        </w:rPr>
        <w:t xml:space="preserve"> </w:t>
      </w:r>
      <w:del w:id="649" w:author="Titus Ellison" w:date="2022-10-13T11:52:00Z">
        <w:r w:rsidRPr="00423B88" w:rsidDel="00423B88">
          <w:rPr>
            <w:rStyle w:val="Toggle"/>
            <w:rPrChange w:id="650" w:author="Titus Ellison" w:date="2022-10-13T11:52:00Z">
              <w:rPr/>
            </w:rPrChange>
          </w:rPr>
          <w:delText>(</w:delText>
        </w:r>
      </w:del>
      <w:ins w:id="651" w:author="Titus Ellison" w:date="2022-10-13T11:52:00Z">
        <w:r w:rsidR="00423B88" w:rsidRPr="00423B88">
          <w:rPr>
            <w:rStyle w:val="Toggle"/>
            <w:rPrChange w:id="652" w:author="Titus Ellison" w:date="2022-10-13T11:52:00Z">
              <w:rPr/>
            </w:rPrChange>
          </w:rPr>
          <w:t>[</w:t>
        </w:r>
      </w:ins>
      <w:r w:rsidRPr="00423B88">
        <w:rPr>
          <w:rStyle w:val="Toggle"/>
          <w:rPrChange w:id="653" w:author="Titus Ellison" w:date="2022-10-13T11:52:00Z">
            <w:rPr/>
          </w:rPrChange>
        </w:rPr>
        <w:t>150 fpm</w:t>
      </w:r>
      <w:del w:id="654" w:author="Titus Ellison" w:date="2022-10-13T11:52:00Z">
        <w:r w:rsidRPr="00423B88" w:rsidDel="00423B88">
          <w:rPr>
            <w:rStyle w:val="Toggle"/>
            <w:rPrChange w:id="655" w:author="Titus Ellison" w:date="2022-10-13T11:52:00Z">
              <w:rPr/>
            </w:rPrChange>
          </w:rPr>
          <w:delText>)</w:delText>
        </w:r>
      </w:del>
      <w:ins w:id="656" w:author="Titus Ellison" w:date="2022-10-13T11:52:00Z">
        <w:r w:rsidR="00423B88" w:rsidRPr="00423B88">
          <w:rPr>
            <w:rStyle w:val="Toggle"/>
            <w:rPrChange w:id="657" w:author="Titus Ellison" w:date="2022-10-13T11:52:00Z">
              <w:rPr/>
            </w:rPrChange>
          </w:rPr>
          <w:t>]]</w:t>
        </w:r>
      </w:ins>
      <w:r w:rsidRPr="00BC7581">
        <w:t xml:space="preserve"> supply air jet reaches to within </w:t>
      </w:r>
      <w:ins w:id="658" w:author="Titus Ellison" w:date="2022-10-13T11:52:00Z">
        <w:r w:rsidR="00423B88" w:rsidRPr="003A5322">
          <w:rPr>
            <w:rStyle w:val="Toggle"/>
            <w:rPrChange w:id="659" w:author="Titus Ellison" w:date="2022-10-13T11:53:00Z">
              <w:rPr/>
            </w:rPrChange>
          </w:rPr>
          <w:t>[UNITS</w:t>
        </w:r>
      </w:ins>
      <w:ins w:id="660" w:author="Titus Ellison" w:date="2022-10-13T11:53:00Z">
        <w:r w:rsidR="003A5322" w:rsidRPr="003A5322">
          <w:rPr>
            <w:rStyle w:val="Toggle"/>
            <w:rPrChange w:id="661" w:author="Titus Ellison" w:date="2022-10-13T11:53:00Z">
              <w:rPr/>
            </w:rPrChange>
          </w:rPr>
          <w:t xml:space="preserve"> [</w:t>
        </w:r>
      </w:ins>
      <w:r w:rsidRPr="003A5322">
        <w:rPr>
          <w:rStyle w:val="Toggle"/>
          <w:rPrChange w:id="662" w:author="Titus Ellison" w:date="2022-10-13T11:53:00Z">
            <w:rPr/>
          </w:rPrChange>
        </w:rPr>
        <w:t>1.</w:t>
      </w:r>
      <w:r w:rsidRPr="003A5322">
        <w:rPr>
          <w:rStyle w:val="Toggle"/>
          <w:rPrChange w:id="663" w:author="Titus Ellison" w:date="2022-10-13T11:53:00Z">
            <w:rPr>
              <w:bCs/>
            </w:rPr>
          </w:rPrChange>
        </w:rPr>
        <w:t>4 m</w:t>
      </w:r>
      <w:ins w:id="664" w:author="Titus Ellison" w:date="2022-10-13T11:53:00Z">
        <w:r w:rsidR="003A5322" w:rsidRPr="003A5322">
          <w:rPr>
            <w:rStyle w:val="Toggle"/>
            <w:rPrChange w:id="665" w:author="Titus Ellison" w:date="2022-10-13T11:53:00Z">
              <w:rPr>
                <w:bCs/>
              </w:rPr>
            </w:rPrChange>
          </w:rPr>
          <w:t>]</w:t>
        </w:r>
      </w:ins>
      <w:r w:rsidRPr="003A5322">
        <w:rPr>
          <w:rStyle w:val="Toggle"/>
          <w:rPrChange w:id="666" w:author="Titus Ellison" w:date="2022-10-13T11:53:00Z">
            <w:rPr/>
          </w:rPrChange>
        </w:rPr>
        <w:t xml:space="preserve"> </w:t>
      </w:r>
      <w:del w:id="667" w:author="Titus Ellison" w:date="2022-10-13T11:53:00Z">
        <w:r w:rsidRPr="003A5322" w:rsidDel="003A5322">
          <w:rPr>
            <w:rStyle w:val="Toggle"/>
            <w:rPrChange w:id="668" w:author="Titus Ellison" w:date="2022-10-13T11:53:00Z">
              <w:rPr/>
            </w:rPrChange>
          </w:rPr>
          <w:delText>(</w:delText>
        </w:r>
      </w:del>
      <w:ins w:id="669" w:author="Titus Ellison" w:date="2022-10-13T11:53:00Z">
        <w:r w:rsidR="003A5322" w:rsidRPr="003A5322">
          <w:rPr>
            <w:rStyle w:val="Toggle"/>
            <w:rPrChange w:id="670" w:author="Titus Ellison" w:date="2022-10-13T11:53:00Z">
              <w:rPr/>
            </w:rPrChange>
          </w:rPr>
          <w:t>[</w:t>
        </w:r>
      </w:ins>
      <w:r w:rsidRPr="003A5322">
        <w:rPr>
          <w:rStyle w:val="Toggle"/>
          <w:rPrChange w:id="671" w:author="Titus Ellison" w:date="2022-10-13T11:53:00Z">
            <w:rPr/>
          </w:rPrChange>
        </w:rPr>
        <w:t>4.5 ft</w:t>
      </w:r>
      <w:del w:id="672" w:author="Titus Ellison" w:date="2022-10-13T11:53:00Z">
        <w:r w:rsidRPr="003A5322" w:rsidDel="003A5322">
          <w:rPr>
            <w:rStyle w:val="Toggle"/>
            <w:rPrChange w:id="673" w:author="Titus Ellison" w:date="2022-10-13T11:53:00Z">
              <w:rPr>
                <w:bCs/>
              </w:rPr>
            </w:rPrChange>
          </w:rPr>
          <w:delText>)</w:delText>
        </w:r>
      </w:del>
      <w:ins w:id="674" w:author="Titus Ellison" w:date="2022-10-13T11:53:00Z">
        <w:r w:rsidR="003A5322" w:rsidRPr="003A5322">
          <w:rPr>
            <w:rStyle w:val="Toggle"/>
            <w:rPrChange w:id="675" w:author="Titus Ellison" w:date="2022-10-13T11:53:00Z">
              <w:rPr>
                <w:bCs/>
              </w:rPr>
            </w:rPrChange>
          </w:rPr>
          <w:t>]]</w:t>
        </w:r>
      </w:ins>
      <w:r w:rsidRPr="00BC7581">
        <w:t xml:space="preserve"> of floor level as indicated in ASHRAE Standard 62.1-2016</w:t>
      </w:r>
      <w:r>
        <w:rPr>
          <w:bCs/>
        </w:rPr>
        <w:t>, Table 6.2.2.2.</w:t>
      </w:r>
      <w:r w:rsidRPr="00BC7581">
        <w:t xml:space="preserve"> This can be done in most zones by setting </w:t>
      </w:r>
      <w:proofErr w:type="spellStart"/>
      <w:r w:rsidRPr="00BC7581">
        <w:t>Pfan-htgmax</w:t>
      </w:r>
      <w:proofErr w:type="spellEnd"/>
      <w:r w:rsidRPr="00BC7581">
        <w:t xml:space="preserve"> to ensure these conditions are maintained.</w:t>
      </w:r>
    </w:p>
    <w:p w14:paraId="42EF4CB5" w14:textId="27319EA7" w:rsidR="009045A3" w:rsidRDefault="009045A3" w:rsidP="007C1423">
      <w:pPr>
        <w:pStyle w:val="Heading5"/>
        <w:rPr>
          <w:rFonts w:cs="Times New Roman PS MT"/>
          <w:bCs/>
          <w:szCs w:val="20"/>
        </w:rPr>
      </w:pPr>
      <w:r w:rsidRPr="00BC7581">
        <w:t xml:space="preserve">Zone maximum </w:t>
      </w:r>
      <w:r>
        <w:rPr>
          <w:rFonts w:cs="Times New Roman PS MT"/>
          <w:bCs/>
          <w:szCs w:val="20"/>
        </w:rPr>
        <w:t xml:space="preserve">DAT </w:t>
      </w:r>
      <w:r w:rsidRPr="00BC7581">
        <w:t xml:space="preserve">above heating </w:t>
      </w:r>
      <w:r w:rsidR="00D21A33">
        <w:rPr>
          <w:rFonts w:cs="Times New Roman PS MT"/>
          <w:bCs/>
          <w:szCs w:val="20"/>
        </w:rPr>
        <w:t>setpoint</w:t>
      </w:r>
      <w:r>
        <w:rPr>
          <w:rFonts w:cs="Times New Roman PS MT"/>
          <w:bCs/>
          <w:szCs w:val="20"/>
        </w:rPr>
        <w:t xml:space="preserve"> (</w:t>
      </w:r>
      <w:proofErr w:type="spellStart"/>
      <w:r>
        <w:rPr>
          <w:rFonts w:cs="Times New Roman PS MT"/>
          <w:bCs/>
          <w:szCs w:val="20"/>
        </w:rPr>
        <w:t>Max</w:t>
      </w:r>
      <w:r>
        <w:rPr>
          <w:rFonts w:ascii="Symbol" w:hAnsi="Symbol" w:cs="Symbol"/>
          <w:bCs/>
          <w:szCs w:val="20"/>
        </w:rPr>
        <w:t></w:t>
      </w:r>
      <w:r>
        <w:rPr>
          <w:rFonts w:cs="Times New Roman PS MT"/>
          <w:bCs/>
          <w:szCs w:val="20"/>
        </w:rPr>
        <w:t>T</w:t>
      </w:r>
      <w:proofErr w:type="spellEnd"/>
      <w:r>
        <w:rPr>
          <w:rFonts w:cs="Times New Roman PS MT"/>
          <w:bCs/>
          <w:szCs w:val="20"/>
        </w:rPr>
        <w:t xml:space="preserve">) </w:t>
      </w:r>
    </w:p>
    <w:p w14:paraId="715E88B4" w14:textId="77777777" w:rsidR="009045A3" w:rsidRDefault="009045A3" w:rsidP="0087618D">
      <w:pPr>
        <w:pStyle w:val="Heading4"/>
      </w:pPr>
      <w:bookmarkStart w:id="676" w:name="_Ref38386820"/>
      <w:r>
        <w:t>Series Fan-Powered Terminal Unit, Constant-Volume Fan</w:t>
      </w:r>
      <w:bookmarkEnd w:id="676"/>
    </w:p>
    <w:p w14:paraId="52AF5022" w14:textId="5E50D6D5" w:rsidR="009045A3" w:rsidRDefault="009045A3" w:rsidP="007C1423">
      <w:pPr>
        <w:pStyle w:val="Heading5"/>
      </w:pPr>
      <w:r>
        <w:t xml:space="preserve">Zone maximum cooling airflow </w:t>
      </w:r>
      <w:r w:rsidR="00D21A33">
        <w:t>setpoint</w:t>
      </w:r>
      <w:r>
        <w:t xml:space="preserve"> (</w:t>
      </w:r>
      <w:proofErr w:type="spellStart"/>
      <w:r>
        <w:t>Vcool</w:t>
      </w:r>
      <w:proofErr w:type="spellEnd"/>
      <w:r>
        <w:t xml:space="preserve">-max) </w:t>
      </w:r>
    </w:p>
    <w:p w14:paraId="2AA2142D" w14:textId="06268058" w:rsidR="009045A3" w:rsidRDefault="009045A3" w:rsidP="007C1423">
      <w:pPr>
        <w:pStyle w:val="Heading5"/>
      </w:pPr>
      <w:r>
        <w:t xml:space="preserve">Zone minimum airflow </w:t>
      </w:r>
      <w:r w:rsidR="00D21A33">
        <w:t>setpoint</w:t>
      </w:r>
      <w:r>
        <w:t xml:space="preserve"> (</w:t>
      </w:r>
      <w:proofErr w:type="spellStart"/>
      <w:r>
        <w:t>Vmin</w:t>
      </w:r>
      <w:proofErr w:type="spellEnd"/>
      <w:r>
        <w:t>)</w:t>
      </w:r>
      <w:r w:rsidR="00CE6C3F" w:rsidRPr="00860F56">
        <w:t xml:space="preserve">.  This is an optional entry.  If no value is scheduled, or a value of “AUTO” is scheduled, </w:t>
      </w:r>
      <w:proofErr w:type="spellStart"/>
      <w:r w:rsidR="00CE6C3F" w:rsidRPr="00860F56">
        <w:t>Vmin</w:t>
      </w:r>
      <w:proofErr w:type="spellEnd"/>
      <w:r w:rsidR="00CE6C3F" w:rsidRPr="00860F56">
        <w:t xml:space="preserve"> will be calculated automatically and dynamically to meet ventilation requirements.</w:t>
      </w:r>
    </w:p>
    <w:p w14:paraId="26ECC470" w14:textId="523927DA" w:rsidR="009045A3" w:rsidRDefault="00CD44D2" w:rsidP="00B37EF3">
      <w:pPr>
        <w:pStyle w:val="Infobox"/>
      </w:pPr>
      <w:r w:rsidRPr="00CD44D2">
        <w:rPr>
          <w:rFonts w:eastAsia="Times New Roman"/>
        </w:rPr>
        <w:t xml:space="preserve">In most cases, </w:t>
      </w:r>
      <w:proofErr w:type="spellStart"/>
      <w:r w:rsidRPr="00CD44D2">
        <w:rPr>
          <w:rFonts w:eastAsia="Times New Roman"/>
        </w:rPr>
        <w:t>Vmin</w:t>
      </w:r>
      <w:proofErr w:type="spellEnd"/>
      <w:r w:rsidRPr="00CD44D2">
        <w:rPr>
          <w:rFonts w:eastAsia="Times New Roman"/>
        </w:rPr>
        <w:t xml:space="preserve"> should be allowed to be automatically calculated.  This ensures compliance with Standard 62.1 and Standard 90.1 prescriptive requirements and with California’s Title 24 Energy Standards requirements, and it results in the lowest energy costs.  </w:t>
      </w:r>
      <w:r w:rsidR="009045A3">
        <w:t xml:space="preserve"> </w:t>
      </w:r>
    </w:p>
    <w:p w14:paraId="6438B81B" w14:textId="77777777" w:rsidR="009045A3" w:rsidRPr="00D67DF2" w:rsidRDefault="009045A3" w:rsidP="00B37EF3">
      <w:pPr>
        <w:pStyle w:val="Infobox"/>
      </w:pPr>
      <w:r w:rsidRPr="00D67DF2">
        <w:t xml:space="preserve">Series fan airflow is not a design variable because it is not controlled. It must be designed and balanced to be equal to or greater than </w:t>
      </w:r>
      <w:proofErr w:type="spellStart"/>
      <w:r w:rsidRPr="00D67DF2">
        <w:t>Vcool</w:t>
      </w:r>
      <w:proofErr w:type="spellEnd"/>
      <w:r w:rsidRPr="00D67DF2">
        <w:t xml:space="preserve">-max. Typically, the series fan airflow is equal to </w:t>
      </w:r>
      <w:proofErr w:type="spellStart"/>
      <w:r w:rsidRPr="00D67DF2">
        <w:t>Vcool</w:t>
      </w:r>
      <w:proofErr w:type="spellEnd"/>
      <w:r w:rsidRPr="00D67DF2">
        <w:t xml:space="preserve">-max but may be higher if some blending is desired, such as on cold primary air systems. It may also be higher to improve zone air distribution effectiveness. </w:t>
      </w:r>
    </w:p>
    <w:p w14:paraId="6EFBBF38" w14:textId="3ACEB1FB" w:rsidR="009045A3" w:rsidRDefault="009045A3" w:rsidP="00B37EF3">
      <w:pPr>
        <w:pStyle w:val="Infobox"/>
      </w:pPr>
      <w:r w:rsidRPr="00D67DF2">
        <w:t>The design engineer should set the series</w:t>
      </w:r>
      <w:r w:rsidRPr="00514417">
        <w:t xml:space="preserve"> fan airflow such that the design heating load is met with a DAT equal to </w:t>
      </w:r>
      <w:proofErr w:type="spellStart"/>
      <w:r w:rsidRPr="00514417">
        <w:t>Max</w:t>
      </w:r>
      <w:r>
        <w:rPr>
          <w:rFonts w:ascii="Symbol" w:hAnsi="Symbol" w:cs="Symbol"/>
        </w:rPr>
        <w:t></w:t>
      </w:r>
      <w:r w:rsidRPr="00514417">
        <w:t>T</w:t>
      </w:r>
      <w:proofErr w:type="spellEnd"/>
      <w:r w:rsidRPr="00514417">
        <w:t xml:space="preserve"> plus the heating </w:t>
      </w:r>
      <w:r w:rsidR="00D21A33">
        <w:t>setpoint</w:t>
      </w:r>
      <w:r w:rsidRPr="00514417">
        <w:t xml:space="preserve">. </w:t>
      </w:r>
      <w:proofErr w:type="spellStart"/>
      <w:r w:rsidRPr="00514417">
        <w:t>Max</w:t>
      </w:r>
      <w:r>
        <w:rPr>
          <w:rFonts w:ascii="Symbol" w:hAnsi="Symbol" w:cs="Symbol"/>
        </w:rPr>
        <w:t></w:t>
      </w:r>
      <w:r w:rsidRPr="00514417">
        <w:t>T</w:t>
      </w:r>
      <w:proofErr w:type="spellEnd"/>
      <w:r w:rsidRPr="00514417">
        <w:t xml:space="preserve"> can be no higher than </w:t>
      </w:r>
      <w:ins w:id="677" w:author="Titus Ellison" w:date="2022-10-13T11:54:00Z">
        <w:r w:rsidR="003A5322" w:rsidRPr="003A5322">
          <w:rPr>
            <w:rStyle w:val="Toggle"/>
            <w:rPrChange w:id="678" w:author="Titus Ellison" w:date="2022-10-13T11:54:00Z">
              <w:rPr/>
            </w:rPrChange>
          </w:rPr>
          <w:t>[UNITS [</w:t>
        </w:r>
      </w:ins>
      <w:r w:rsidRPr="003A5322">
        <w:rPr>
          <w:rStyle w:val="Toggle"/>
          <w:rPrChange w:id="679" w:author="Titus Ellison" w:date="2022-10-13T11:54:00Z">
            <w:rPr/>
          </w:rPrChange>
        </w:rPr>
        <w:t>11°C</w:t>
      </w:r>
      <w:ins w:id="680" w:author="Reece Kiriu" w:date="2022-10-19T12:14:00Z">
        <w:r w:rsidR="00525434">
          <w:rPr>
            <w:rStyle w:val="Toggle"/>
          </w:rPr>
          <w:t>]</w:t>
        </w:r>
      </w:ins>
      <w:ins w:id="681" w:author="Titus Ellison" w:date="2022-10-13T11:54:00Z">
        <w:del w:id="682" w:author="Reece Kiriu" w:date="2022-10-19T12:14:00Z">
          <w:r w:rsidR="003A5322" w:rsidRPr="003A5322" w:rsidDel="00525434">
            <w:rPr>
              <w:rStyle w:val="Toggle"/>
              <w:rPrChange w:id="683" w:author="Titus Ellison" w:date="2022-10-13T11:54:00Z">
                <w:rPr/>
              </w:rPrChange>
            </w:rPr>
            <w:delText>[</w:delText>
          </w:r>
        </w:del>
      </w:ins>
      <w:r w:rsidRPr="003A5322">
        <w:rPr>
          <w:rStyle w:val="Toggle"/>
          <w:rPrChange w:id="684" w:author="Titus Ellison" w:date="2022-10-13T11:54:00Z">
            <w:rPr/>
          </w:rPrChange>
        </w:rPr>
        <w:t xml:space="preserve"> </w:t>
      </w:r>
      <w:ins w:id="685" w:author="Titus Ellison" w:date="2022-10-13T11:54:00Z">
        <w:r w:rsidR="003A5322" w:rsidRPr="003A5322">
          <w:rPr>
            <w:rStyle w:val="Toggle"/>
            <w:rPrChange w:id="686" w:author="Titus Ellison" w:date="2022-10-13T11:54:00Z">
              <w:rPr/>
            </w:rPrChange>
          </w:rPr>
          <w:t>[</w:t>
        </w:r>
      </w:ins>
      <w:del w:id="687" w:author="Titus Ellison" w:date="2022-10-13T11:54:00Z">
        <w:r w:rsidRPr="003A5322" w:rsidDel="003A5322">
          <w:rPr>
            <w:rStyle w:val="Toggle"/>
            <w:rPrChange w:id="688" w:author="Titus Ellison" w:date="2022-10-13T11:54:00Z">
              <w:rPr/>
            </w:rPrChange>
          </w:rPr>
          <w:delText>(</w:delText>
        </w:r>
      </w:del>
      <w:r w:rsidRPr="003A5322">
        <w:rPr>
          <w:rStyle w:val="Toggle"/>
          <w:rPrChange w:id="689" w:author="Titus Ellison" w:date="2022-10-13T11:54:00Z">
            <w:rPr/>
          </w:rPrChange>
        </w:rPr>
        <w:t>20°F</w:t>
      </w:r>
      <w:ins w:id="690" w:author="Titus Ellison" w:date="2022-10-13T11:54:00Z">
        <w:r w:rsidR="003A5322" w:rsidRPr="003A5322">
          <w:rPr>
            <w:rStyle w:val="Toggle"/>
            <w:rPrChange w:id="691" w:author="Titus Ellison" w:date="2022-10-13T11:54:00Z">
              <w:rPr/>
            </w:rPrChange>
          </w:rPr>
          <w:t>]]</w:t>
        </w:r>
      </w:ins>
      <w:del w:id="692" w:author="Titus Ellison" w:date="2022-10-13T11:54:00Z">
        <w:r w:rsidRPr="00514417" w:rsidDel="003A5322">
          <w:delText>)</w:delText>
        </w:r>
      </w:del>
      <w:r w:rsidRPr="00514417">
        <w:t xml:space="preserve"> above space temperature </w:t>
      </w:r>
      <w:r w:rsidR="00D21A33">
        <w:t>setpoint</w:t>
      </w:r>
      <w:r w:rsidRPr="00514417">
        <w:t xml:space="preserve"> per Standard 90.1-2016 (e.g., DAT no more than </w:t>
      </w:r>
      <w:ins w:id="693" w:author="Titus Ellison" w:date="2022-10-13T11:54:00Z">
        <w:r w:rsidR="003A5322" w:rsidRPr="003A5322">
          <w:rPr>
            <w:rStyle w:val="Toggle"/>
            <w:rPrChange w:id="694" w:author="Titus Ellison" w:date="2022-10-13T11:55:00Z">
              <w:rPr/>
            </w:rPrChange>
          </w:rPr>
          <w:t>[UNITS [</w:t>
        </w:r>
      </w:ins>
      <w:r w:rsidRPr="003A5322">
        <w:rPr>
          <w:rStyle w:val="Toggle"/>
          <w:rPrChange w:id="695" w:author="Titus Ellison" w:date="2022-10-13T11:55:00Z">
            <w:rPr/>
          </w:rPrChange>
        </w:rPr>
        <w:t>32°C</w:t>
      </w:r>
      <w:ins w:id="696" w:author="Titus Ellison" w:date="2022-10-13T11:54:00Z">
        <w:r w:rsidR="003A5322" w:rsidRPr="003A5322">
          <w:rPr>
            <w:rStyle w:val="Toggle"/>
            <w:rPrChange w:id="697" w:author="Titus Ellison" w:date="2022-10-13T11:55:00Z">
              <w:rPr/>
            </w:rPrChange>
          </w:rPr>
          <w:t>]</w:t>
        </w:r>
      </w:ins>
      <w:r w:rsidRPr="003A5322">
        <w:rPr>
          <w:rStyle w:val="Toggle"/>
          <w:rPrChange w:id="698" w:author="Titus Ellison" w:date="2022-10-13T11:55:00Z">
            <w:rPr/>
          </w:rPrChange>
        </w:rPr>
        <w:t xml:space="preserve"> [90°F]</w:t>
      </w:r>
      <w:ins w:id="699" w:author="Titus Ellison" w:date="2022-10-13T11:54:00Z">
        <w:r w:rsidR="003A5322" w:rsidRPr="003A5322">
          <w:rPr>
            <w:rStyle w:val="Toggle"/>
            <w:rPrChange w:id="700" w:author="Titus Ellison" w:date="2022-10-13T11:55:00Z">
              <w:rPr/>
            </w:rPrChange>
          </w:rPr>
          <w:t>]</w:t>
        </w:r>
      </w:ins>
      <w:r w:rsidRPr="00514417">
        <w:t xml:space="preserve"> at </w:t>
      </w:r>
      <w:ins w:id="701" w:author="Titus Ellison" w:date="2022-10-13T11:55:00Z">
        <w:r w:rsidR="003A5322" w:rsidRPr="003A5322">
          <w:rPr>
            <w:rStyle w:val="Toggle"/>
            <w:rPrChange w:id="702" w:author="Titus Ellison" w:date="2022-10-13T11:55:00Z">
              <w:rPr/>
            </w:rPrChange>
          </w:rPr>
          <w:t>[UNITS [</w:t>
        </w:r>
      </w:ins>
      <w:r w:rsidRPr="003A5322">
        <w:rPr>
          <w:rStyle w:val="Toggle"/>
          <w:rPrChange w:id="703" w:author="Titus Ellison" w:date="2022-10-13T11:55:00Z">
            <w:rPr/>
          </w:rPrChange>
        </w:rPr>
        <w:t>21°C</w:t>
      </w:r>
      <w:ins w:id="704" w:author="Titus Ellison" w:date="2022-10-13T11:55:00Z">
        <w:r w:rsidR="003A5322" w:rsidRPr="003A5322">
          <w:rPr>
            <w:rStyle w:val="Toggle"/>
            <w:rPrChange w:id="705" w:author="Titus Ellison" w:date="2022-10-13T11:55:00Z">
              <w:rPr/>
            </w:rPrChange>
          </w:rPr>
          <w:t>]</w:t>
        </w:r>
      </w:ins>
      <w:r w:rsidRPr="003A5322">
        <w:rPr>
          <w:rStyle w:val="Toggle"/>
          <w:rPrChange w:id="706" w:author="Titus Ellison" w:date="2022-10-13T11:55:00Z">
            <w:rPr/>
          </w:rPrChange>
        </w:rPr>
        <w:t xml:space="preserve"> [70°F]</w:t>
      </w:r>
      <w:ins w:id="707" w:author="Titus Ellison" w:date="2022-10-13T11:55:00Z">
        <w:r w:rsidR="003A5322" w:rsidRPr="003A5322">
          <w:rPr>
            <w:rStyle w:val="Toggle"/>
            <w:rPrChange w:id="708" w:author="Titus Ellison" w:date="2022-10-13T11:55:00Z">
              <w:rPr/>
            </w:rPrChange>
          </w:rPr>
          <w:t>]</w:t>
        </w:r>
      </w:ins>
      <w:r w:rsidRPr="00514417">
        <w:t xml:space="preserve"> space temperature </w:t>
      </w:r>
      <w:r w:rsidR="00D21A33">
        <w:t>setpoint</w:t>
      </w:r>
      <w:r w:rsidRPr="00514417">
        <w:t xml:space="preserve">) for systems supplying air greater than </w:t>
      </w:r>
      <w:ins w:id="709" w:author="Titus Ellison" w:date="2022-10-13T11:55:00Z">
        <w:r w:rsidR="003A5322" w:rsidRPr="003A5322">
          <w:rPr>
            <w:rStyle w:val="Toggle"/>
            <w:rPrChange w:id="710" w:author="Titus Ellison" w:date="2022-10-13T11:55:00Z">
              <w:rPr/>
            </w:rPrChange>
          </w:rPr>
          <w:t>[UNITS [</w:t>
        </w:r>
      </w:ins>
      <w:r w:rsidRPr="003A5322">
        <w:rPr>
          <w:rStyle w:val="Toggle"/>
          <w:rPrChange w:id="711" w:author="Titus Ellison" w:date="2022-10-13T11:55:00Z">
            <w:rPr/>
          </w:rPrChange>
        </w:rPr>
        <w:t>1.8 m</w:t>
      </w:r>
      <w:ins w:id="712" w:author="Titus Ellison" w:date="2022-10-13T11:55:00Z">
        <w:r w:rsidR="003A5322" w:rsidRPr="003A5322">
          <w:rPr>
            <w:rStyle w:val="Toggle"/>
            <w:rPrChange w:id="713" w:author="Titus Ellison" w:date="2022-10-13T11:55:00Z">
              <w:rPr/>
            </w:rPrChange>
          </w:rPr>
          <w:t>]</w:t>
        </w:r>
      </w:ins>
      <w:r w:rsidRPr="003A5322">
        <w:rPr>
          <w:rStyle w:val="Toggle"/>
          <w:rPrChange w:id="714" w:author="Titus Ellison" w:date="2022-10-13T11:55:00Z">
            <w:rPr/>
          </w:rPrChange>
        </w:rPr>
        <w:t xml:space="preserve"> </w:t>
      </w:r>
      <w:ins w:id="715" w:author="Titus Ellison" w:date="2022-10-13T11:55:00Z">
        <w:r w:rsidR="003A5322" w:rsidRPr="003A5322">
          <w:rPr>
            <w:rStyle w:val="Toggle"/>
            <w:rPrChange w:id="716" w:author="Titus Ellison" w:date="2022-10-13T11:55:00Z">
              <w:rPr/>
            </w:rPrChange>
          </w:rPr>
          <w:t>[</w:t>
        </w:r>
      </w:ins>
      <w:del w:id="717" w:author="Titus Ellison" w:date="2022-10-13T11:55:00Z">
        <w:r w:rsidRPr="003A5322" w:rsidDel="003A5322">
          <w:rPr>
            <w:rStyle w:val="Toggle"/>
            <w:rPrChange w:id="718" w:author="Titus Ellison" w:date="2022-10-13T11:55:00Z">
              <w:rPr/>
            </w:rPrChange>
          </w:rPr>
          <w:delText>(</w:delText>
        </w:r>
      </w:del>
      <w:r w:rsidRPr="003A5322">
        <w:rPr>
          <w:rStyle w:val="Toggle"/>
          <w:rPrChange w:id="719" w:author="Titus Ellison" w:date="2022-10-13T11:55:00Z">
            <w:rPr/>
          </w:rPrChange>
        </w:rPr>
        <w:t>6 ft</w:t>
      </w:r>
      <w:del w:id="720" w:author="Titus Ellison" w:date="2022-10-13T11:55:00Z">
        <w:r w:rsidRPr="003A5322" w:rsidDel="003A5322">
          <w:rPr>
            <w:rStyle w:val="Toggle"/>
            <w:rPrChange w:id="721" w:author="Titus Ellison" w:date="2022-10-13T11:55:00Z">
              <w:rPr/>
            </w:rPrChange>
          </w:rPr>
          <w:delText>)</w:delText>
        </w:r>
      </w:del>
      <w:ins w:id="722" w:author="Titus Ellison" w:date="2022-10-13T11:55:00Z">
        <w:r w:rsidR="003A5322" w:rsidRPr="003A5322">
          <w:rPr>
            <w:rStyle w:val="Toggle"/>
            <w:rPrChange w:id="723" w:author="Titus Ellison" w:date="2022-10-13T11:55:00Z">
              <w:rPr/>
            </w:rPrChange>
          </w:rPr>
          <w:t>]]</w:t>
        </w:r>
      </w:ins>
      <w:r w:rsidRPr="00514417">
        <w:t xml:space="preserve"> above floor, e.g., ceiling supply systems. Zone air distribution effectiveness </w:t>
      </w:r>
      <w:proofErr w:type="spellStart"/>
      <w:r w:rsidRPr="00514417">
        <w:t>EzH</w:t>
      </w:r>
      <w:proofErr w:type="spellEnd"/>
      <w:r w:rsidRPr="00514417">
        <w:t xml:space="preserve"> can be improved if </w:t>
      </w:r>
      <w:proofErr w:type="spellStart"/>
      <w:r w:rsidRPr="00514417">
        <w:t>Max</w:t>
      </w:r>
      <w:r>
        <w:rPr>
          <w:rFonts w:ascii="Symbol" w:hAnsi="Symbol" w:cs="Symbol"/>
        </w:rPr>
        <w:t></w:t>
      </w:r>
      <w:r>
        <w:t>T</w:t>
      </w:r>
      <w:proofErr w:type="spellEnd"/>
      <w:r>
        <w:t xml:space="preserve"> is less than </w:t>
      </w:r>
      <w:ins w:id="724" w:author="Titus Ellison" w:date="2022-10-13T11:55:00Z">
        <w:r w:rsidR="003A5322" w:rsidRPr="003A5322">
          <w:rPr>
            <w:rStyle w:val="Toggle"/>
            <w:rPrChange w:id="725" w:author="Titus Ellison" w:date="2022-10-13T11:56:00Z">
              <w:rPr/>
            </w:rPrChange>
          </w:rPr>
          <w:t>[UNITS</w:t>
        </w:r>
      </w:ins>
      <w:ins w:id="726" w:author="Titus Ellison" w:date="2022-10-13T11:56:00Z">
        <w:r w:rsidR="003A5322" w:rsidRPr="003A5322">
          <w:rPr>
            <w:rStyle w:val="Toggle"/>
            <w:rPrChange w:id="727" w:author="Titus Ellison" w:date="2022-10-13T11:56:00Z">
              <w:rPr/>
            </w:rPrChange>
          </w:rPr>
          <w:t xml:space="preserve"> [</w:t>
        </w:r>
      </w:ins>
      <w:r w:rsidRPr="003A5322">
        <w:rPr>
          <w:rStyle w:val="Toggle"/>
          <w:rPrChange w:id="728" w:author="Titus Ellison" w:date="2022-10-13T11:56:00Z">
            <w:rPr/>
          </w:rPrChange>
        </w:rPr>
        <w:t>8°C</w:t>
      </w:r>
      <w:ins w:id="729" w:author="Titus Ellison" w:date="2022-10-13T11:56:00Z">
        <w:r w:rsidR="003A5322" w:rsidRPr="003A5322">
          <w:rPr>
            <w:rStyle w:val="Toggle"/>
            <w:rPrChange w:id="730" w:author="Titus Ellison" w:date="2022-10-13T11:56:00Z">
              <w:rPr/>
            </w:rPrChange>
          </w:rPr>
          <w:t>]</w:t>
        </w:r>
      </w:ins>
      <w:r w:rsidRPr="003A5322">
        <w:rPr>
          <w:rStyle w:val="Toggle"/>
          <w:rPrChange w:id="731" w:author="Titus Ellison" w:date="2022-10-13T11:56:00Z">
            <w:rPr/>
          </w:rPrChange>
        </w:rPr>
        <w:t xml:space="preserve"> </w:t>
      </w:r>
      <w:ins w:id="732" w:author="Titus Ellison" w:date="2022-10-13T11:56:00Z">
        <w:r w:rsidR="003A5322" w:rsidRPr="003A5322">
          <w:rPr>
            <w:rStyle w:val="Toggle"/>
            <w:rPrChange w:id="733" w:author="Titus Ellison" w:date="2022-10-13T11:56:00Z">
              <w:rPr/>
            </w:rPrChange>
          </w:rPr>
          <w:t>[</w:t>
        </w:r>
      </w:ins>
      <w:del w:id="734" w:author="Titus Ellison" w:date="2022-10-13T11:56:00Z">
        <w:r w:rsidRPr="003A5322" w:rsidDel="003A5322">
          <w:rPr>
            <w:rStyle w:val="Toggle"/>
            <w:rPrChange w:id="735" w:author="Titus Ellison" w:date="2022-10-13T11:56:00Z">
              <w:rPr/>
            </w:rPrChange>
          </w:rPr>
          <w:delText>(</w:delText>
        </w:r>
      </w:del>
      <w:r w:rsidRPr="003A5322">
        <w:rPr>
          <w:rStyle w:val="Toggle"/>
          <w:rPrChange w:id="736" w:author="Titus Ellison" w:date="2022-10-13T11:56:00Z">
            <w:rPr/>
          </w:rPrChange>
        </w:rPr>
        <w:t>15°F</w:t>
      </w:r>
      <w:ins w:id="737" w:author="Titus Ellison" w:date="2022-10-13T11:56:00Z">
        <w:r w:rsidR="003A5322" w:rsidRPr="003A5322">
          <w:rPr>
            <w:rStyle w:val="Toggle"/>
            <w:rPrChange w:id="738" w:author="Titus Ellison" w:date="2022-10-13T11:56:00Z">
              <w:rPr/>
            </w:rPrChange>
          </w:rPr>
          <w:t>]]</w:t>
        </w:r>
      </w:ins>
      <w:del w:id="739" w:author="Titus Ellison" w:date="2022-10-13T11:56:00Z">
        <w:r w:rsidDel="003A5322">
          <w:delText>)</w:delText>
        </w:r>
      </w:del>
      <w:r>
        <w:t xml:space="preserve">, provided that the </w:t>
      </w:r>
      <w:ins w:id="740" w:author="Titus Ellison" w:date="2022-10-13T11:56:00Z">
        <w:r w:rsidR="003A5322" w:rsidRPr="003A5322">
          <w:rPr>
            <w:rStyle w:val="Toggle"/>
            <w:rPrChange w:id="741" w:author="Titus Ellison" w:date="2022-10-13T11:56:00Z">
              <w:rPr/>
            </w:rPrChange>
          </w:rPr>
          <w:t>[UNITS [</w:t>
        </w:r>
      </w:ins>
      <w:r w:rsidRPr="003A5322">
        <w:rPr>
          <w:rStyle w:val="Toggle"/>
          <w:rPrChange w:id="742" w:author="Titus Ellison" w:date="2022-10-13T11:56:00Z">
            <w:rPr/>
          </w:rPrChange>
        </w:rPr>
        <w:t>0.8 m/s</w:t>
      </w:r>
      <w:ins w:id="743" w:author="Titus Ellison" w:date="2022-10-13T11:56:00Z">
        <w:r w:rsidR="003A5322" w:rsidRPr="003A5322">
          <w:rPr>
            <w:rStyle w:val="Toggle"/>
            <w:rPrChange w:id="744" w:author="Titus Ellison" w:date="2022-10-13T11:56:00Z">
              <w:rPr/>
            </w:rPrChange>
          </w:rPr>
          <w:t>]</w:t>
        </w:r>
      </w:ins>
      <w:r w:rsidRPr="003A5322">
        <w:rPr>
          <w:rStyle w:val="Toggle"/>
          <w:rPrChange w:id="745" w:author="Titus Ellison" w:date="2022-10-13T11:56:00Z">
            <w:rPr/>
          </w:rPrChange>
        </w:rPr>
        <w:t xml:space="preserve"> </w:t>
      </w:r>
      <w:del w:id="746" w:author="Titus Ellison" w:date="2022-10-13T11:56:00Z">
        <w:r w:rsidRPr="003A5322" w:rsidDel="003A5322">
          <w:rPr>
            <w:rStyle w:val="Toggle"/>
            <w:rPrChange w:id="747" w:author="Titus Ellison" w:date="2022-10-13T11:56:00Z">
              <w:rPr/>
            </w:rPrChange>
          </w:rPr>
          <w:delText>(</w:delText>
        </w:r>
      </w:del>
      <w:ins w:id="748" w:author="Titus Ellison" w:date="2022-10-13T11:56:00Z">
        <w:r w:rsidR="003A5322" w:rsidRPr="003A5322">
          <w:rPr>
            <w:rStyle w:val="Toggle"/>
            <w:rPrChange w:id="749" w:author="Titus Ellison" w:date="2022-10-13T11:56:00Z">
              <w:rPr/>
            </w:rPrChange>
          </w:rPr>
          <w:t>[</w:t>
        </w:r>
      </w:ins>
      <w:r w:rsidRPr="003A5322">
        <w:rPr>
          <w:rStyle w:val="Toggle"/>
          <w:rPrChange w:id="750" w:author="Titus Ellison" w:date="2022-10-13T11:56:00Z">
            <w:rPr/>
          </w:rPrChange>
        </w:rPr>
        <w:t>150 fpm</w:t>
      </w:r>
      <w:ins w:id="751" w:author="Titus Ellison" w:date="2022-10-13T11:56:00Z">
        <w:r w:rsidR="003A5322" w:rsidRPr="003A5322">
          <w:rPr>
            <w:rStyle w:val="Toggle"/>
            <w:rPrChange w:id="752" w:author="Titus Ellison" w:date="2022-10-13T11:56:00Z">
              <w:rPr/>
            </w:rPrChange>
          </w:rPr>
          <w:t>]]</w:t>
        </w:r>
      </w:ins>
      <w:del w:id="753" w:author="Titus Ellison" w:date="2022-10-13T11:56:00Z">
        <w:r w:rsidDel="003A5322">
          <w:delText>)</w:delText>
        </w:r>
      </w:del>
      <w:r>
        <w:t xml:space="preserve"> supply air jet reaches to within </w:t>
      </w:r>
      <w:ins w:id="754" w:author="Titus Ellison" w:date="2022-10-13T11:56:00Z">
        <w:r w:rsidR="003A5322" w:rsidRPr="003A5322">
          <w:rPr>
            <w:rStyle w:val="Toggle"/>
            <w:rPrChange w:id="755" w:author="Titus Ellison" w:date="2022-10-13T11:56:00Z">
              <w:rPr/>
            </w:rPrChange>
          </w:rPr>
          <w:t>[UNITS [</w:t>
        </w:r>
      </w:ins>
      <w:r w:rsidRPr="003A5322">
        <w:rPr>
          <w:rStyle w:val="Toggle"/>
          <w:rPrChange w:id="756" w:author="Titus Ellison" w:date="2022-10-13T11:56:00Z">
            <w:rPr/>
          </w:rPrChange>
        </w:rPr>
        <w:t>1.4 m</w:t>
      </w:r>
      <w:ins w:id="757" w:author="Titus Ellison" w:date="2022-10-13T11:56:00Z">
        <w:r w:rsidR="003A5322" w:rsidRPr="003A5322">
          <w:rPr>
            <w:rStyle w:val="Toggle"/>
            <w:rPrChange w:id="758" w:author="Titus Ellison" w:date="2022-10-13T11:56:00Z">
              <w:rPr/>
            </w:rPrChange>
          </w:rPr>
          <w:t>]</w:t>
        </w:r>
      </w:ins>
      <w:r w:rsidRPr="003A5322">
        <w:rPr>
          <w:rStyle w:val="Toggle"/>
          <w:rPrChange w:id="759" w:author="Titus Ellison" w:date="2022-10-13T11:56:00Z">
            <w:rPr/>
          </w:rPrChange>
        </w:rPr>
        <w:t xml:space="preserve"> </w:t>
      </w:r>
      <w:ins w:id="760" w:author="Titus Ellison" w:date="2022-10-13T11:56:00Z">
        <w:r w:rsidR="003A5322" w:rsidRPr="003A5322">
          <w:rPr>
            <w:rStyle w:val="Toggle"/>
            <w:rPrChange w:id="761" w:author="Titus Ellison" w:date="2022-10-13T11:56:00Z">
              <w:rPr/>
            </w:rPrChange>
          </w:rPr>
          <w:t>[</w:t>
        </w:r>
      </w:ins>
      <w:del w:id="762" w:author="Titus Ellison" w:date="2022-10-13T11:56:00Z">
        <w:r w:rsidRPr="003A5322" w:rsidDel="003A5322">
          <w:rPr>
            <w:rStyle w:val="Toggle"/>
            <w:rPrChange w:id="763" w:author="Titus Ellison" w:date="2022-10-13T11:56:00Z">
              <w:rPr/>
            </w:rPrChange>
          </w:rPr>
          <w:delText>(</w:delText>
        </w:r>
      </w:del>
      <w:r w:rsidRPr="003A5322">
        <w:rPr>
          <w:rStyle w:val="Toggle"/>
          <w:rPrChange w:id="764" w:author="Titus Ellison" w:date="2022-10-13T11:56:00Z">
            <w:rPr/>
          </w:rPrChange>
        </w:rPr>
        <w:t>4.5 ft</w:t>
      </w:r>
      <w:ins w:id="765" w:author="Titus Ellison" w:date="2022-10-13T11:56:00Z">
        <w:r w:rsidR="003A5322" w:rsidRPr="003A5322">
          <w:rPr>
            <w:rStyle w:val="Toggle"/>
            <w:rPrChange w:id="766" w:author="Titus Ellison" w:date="2022-10-13T11:56:00Z">
              <w:rPr/>
            </w:rPrChange>
          </w:rPr>
          <w:t>]]</w:t>
        </w:r>
      </w:ins>
      <w:del w:id="767" w:author="Titus Ellison" w:date="2022-10-13T11:56:00Z">
        <w:r w:rsidDel="003A5322">
          <w:delText>)</w:delText>
        </w:r>
      </w:del>
      <w:r>
        <w:t xml:space="preserve"> of floor level as indicated in ASHRAE Standard 62.1-2016, Table 6.2.2.2. This can be done in most zones by setting the series fan airflow to ensure these conditions are maintained.</w:t>
      </w:r>
    </w:p>
    <w:p w14:paraId="4AE3B843" w14:textId="190159D2" w:rsidR="009045A3" w:rsidRPr="00BC7581" w:rsidRDefault="009045A3" w:rsidP="007C1423">
      <w:pPr>
        <w:pStyle w:val="Heading5"/>
      </w:pPr>
      <w:r>
        <w:t xml:space="preserve">Zone maximum DAT above heating </w:t>
      </w:r>
      <w:r w:rsidR="00D21A33">
        <w:t>setpoint</w:t>
      </w:r>
      <w:r>
        <w:t xml:space="preserve"> (</w:t>
      </w:r>
      <w:proofErr w:type="spellStart"/>
      <w:r>
        <w:t>Max</w:t>
      </w:r>
      <w:r>
        <w:rPr>
          <w:rFonts w:ascii="Symbol" w:hAnsi="Symbol" w:cs="Symbol"/>
        </w:rPr>
        <w:t></w:t>
      </w:r>
      <w:r>
        <w:t>T</w:t>
      </w:r>
      <w:proofErr w:type="spellEnd"/>
      <w:r>
        <w:t>)</w:t>
      </w:r>
      <w:r w:rsidRPr="00BC7581">
        <w:t xml:space="preserve"> </w:t>
      </w:r>
    </w:p>
    <w:p w14:paraId="1D20B1FE" w14:textId="4EBB2B82" w:rsidR="009045A3" w:rsidRPr="00BC7581" w:rsidRDefault="009045A3" w:rsidP="0087618D">
      <w:pPr>
        <w:pStyle w:val="Heading4"/>
      </w:pPr>
      <w:bookmarkStart w:id="768" w:name="_Ref494287428"/>
      <w:r w:rsidRPr="00BC7581">
        <w:t>Series Fan-Powered Terminal Unit, Variable</w:t>
      </w:r>
      <w:r w:rsidRPr="00B87A61">
        <w:rPr>
          <w:rFonts w:cs="Times New Roman PS MT"/>
          <w:szCs w:val="20"/>
        </w:rPr>
        <w:t>-</w:t>
      </w:r>
      <w:r w:rsidRPr="00BC7581">
        <w:t>Volume Fan</w:t>
      </w:r>
      <w:bookmarkEnd w:id="768"/>
    </w:p>
    <w:p w14:paraId="0A5913FA" w14:textId="7D80E6F3" w:rsidR="009045A3" w:rsidRPr="00BC7581" w:rsidRDefault="009045A3" w:rsidP="00B37EF3">
      <w:pPr>
        <w:pStyle w:val="Infobox"/>
      </w:pPr>
      <w:r w:rsidRPr="00BC7581">
        <w:t>Fans powered by electronically commutated motors (ECMs) must be programmed with the relationship between control signal and airflow. ECMs can be programmed to control either a specific airflow (with fan curve mapped into logic) or torque (pressure dependent airflow). For these sequences, the ECM fan should be configured for airflow control. This must be addressed by the design engineer in terminal unit specifications.</w:t>
      </w:r>
    </w:p>
    <w:p w14:paraId="166001DD" w14:textId="134CCEFF" w:rsidR="009045A3" w:rsidRPr="00BC7581" w:rsidRDefault="009045A3" w:rsidP="007C1423">
      <w:pPr>
        <w:pStyle w:val="Heading5"/>
      </w:pPr>
      <w:r w:rsidRPr="00BC7581">
        <w:t xml:space="preserve">Zone maximum cooling airflow </w:t>
      </w:r>
      <w:r w:rsidR="00D21A33">
        <w:rPr>
          <w:rFonts w:cs="Times New Roman PS MT"/>
          <w:bCs/>
          <w:szCs w:val="20"/>
        </w:rPr>
        <w:t>setpoint</w:t>
      </w:r>
      <w:r w:rsidRPr="00BC7581">
        <w:t xml:space="preserve"> (</w:t>
      </w:r>
      <w:proofErr w:type="spellStart"/>
      <w:r w:rsidRPr="00BC7581">
        <w:t>Vcool</w:t>
      </w:r>
      <w:proofErr w:type="spellEnd"/>
      <w:r w:rsidRPr="00BC7581">
        <w:t xml:space="preserve">-max) </w:t>
      </w:r>
    </w:p>
    <w:p w14:paraId="7C343CEB" w14:textId="17C9F48E" w:rsidR="009045A3" w:rsidRPr="00BC7581" w:rsidRDefault="009045A3" w:rsidP="007C1423">
      <w:pPr>
        <w:pStyle w:val="Heading5"/>
      </w:pPr>
      <w:r w:rsidRPr="00BC7581">
        <w:lastRenderedPageBreak/>
        <w:t xml:space="preserve">Zone minimum airflow </w:t>
      </w:r>
      <w:r w:rsidR="00D21A33">
        <w:rPr>
          <w:rFonts w:cs="Times New Roman PS MT"/>
          <w:bCs/>
          <w:szCs w:val="20"/>
        </w:rPr>
        <w:t>setpoint</w:t>
      </w:r>
      <w:r w:rsidRPr="00BC7581">
        <w:t xml:space="preserve"> (</w:t>
      </w:r>
      <w:proofErr w:type="spellStart"/>
      <w:r w:rsidRPr="00BC7581">
        <w:t>Vmin</w:t>
      </w:r>
      <w:proofErr w:type="spellEnd"/>
      <w:r w:rsidRPr="00BC7581">
        <w:t>)</w:t>
      </w:r>
      <w:r w:rsidR="00CD44D2" w:rsidRPr="00860F56">
        <w:t xml:space="preserve">.  This is an optional entry.  If no value is scheduled, or a value of “AUTO” is scheduled, </w:t>
      </w:r>
      <w:proofErr w:type="spellStart"/>
      <w:r w:rsidR="00CD44D2" w:rsidRPr="00860F56">
        <w:t>Vmin</w:t>
      </w:r>
      <w:proofErr w:type="spellEnd"/>
      <w:r w:rsidR="00CD44D2" w:rsidRPr="00860F56">
        <w:t xml:space="preserve"> will be calculated automatically and dynamically to meet ventilation requirements.</w:t>
      </w:r>
    </w:p>
    <w:p w14:paraId="7B120811" w14:textId="7162D08B" w:rsidR="009045A3" w:rsidRPr="00BC7581" w:rsidRDefault="00CD44D2" w:rsidP="00B37EF3">
      <w:pPr>
        <w:pStyle w:val="Infobox"/>
      </w:pPr>
      <w:r w:rsidRPr="00CD44D2">
        <w:rPr>
          <w:rFonts w:eastAsia="Times New Roman"/>
        </w:rPr>
        <w:t xml:space="preserve">In most cases, </w:t>
      </w:r>
      <w:proofErr w:type="spellStart"/>
      <w:r w:rsidRPr="00CD44D2">
        <w:rPr>
          <w:rFonts w:eastAsia="Times New Roman"/>
        </w:rPr>
        <w:t>Vmin</w:t>
      </w:r>
      <w:proofErr w:type="spellEnd"/>
      <w:r w:rsidRPr="00CD44D2">
        <w:rPr>
          <w:rFonts w:eastAsia="Times New Roman"/>
        </w:rPr>
        <w:t xml:space="preserve"> should be allowed to be automatically calculated.  This ensures compliance with Standard 62.1 and Standard 90.1 prescriptive requirements and with California’s Title 24 Energy Standards requirements, and it results in the lowest energy costs.  </w:t>
      </w:r>
    </w:p>
    <w:p w14:paraId="7DCC6863" w14:textId="1C0D3357" w:rsidR="009045A3" w:rsidRPr="00BC7581" w:rsidRDefault="009045A3" w:rsidP="007C1423">
      <w:pPr>
        <w:pStyle w:val="Heading5"/>
      </w:pPr>
      <w:r w:rsidRPr="00BC7581">
        <w:t xml:space="preserve">Series fan maximum heating airflow </w:t>
      </w:r>
      <w:r w:rsidR="00D21A33">
        <w:rPr>
          <w:rFonts w:cs="Times New Roman PS MT"/>
          <w:bCs/>
          <w:szCs w:val="20"/>
        </w:rPr>
        <w:t>setpoint</w:t>
      </w:r>
      <w:r w:rsidRPr="00BC7581">
        <w:t xml:space="preserve"> (</w:t>
      </w:r>
      <w:proofErr w:type="spellStart"/>
      <w:r w:rsidRPr="00BC7581">
        <w:t>Sfan-htgmax</w:t>
      </w:r>
      <w:proofErr w:type="spellEnd"/>
      <w:r w:rsidRPr="00BC7581">
        <w:t xml:space="preserve">) </w:t>
      </w:r>
    </w:p>
    <w:p w14:paraId="25CD93AE" w14:textId="135CFE95" w:rsidR="009045A3" w:rsidRPr="00BC7581" w:rsidRDefault="009045A3" w:rsidP="00B37EF3">
      <w:pPr>
        <w:pStyle w:val="Infobox"/>
      </w:pPr>
      <w:r w:rsidRPr="00514417">
        <w:t xml:space="preserve">The design engineer should set </w:t>
      </w:r>
      <w:proofErr w:type="spellStart"/>
      <w:r w:rsidRPr="00514417">
        <w:t>Sfan-htgmax</w:t>
      </w:r>
      <w:proofErr w:type="spellEnd"/>
      <w:r w:rsidRPr="00514417">
        <w:t xml:space="preserve"> such that the design heating load is met by the sum of </w:t>
      </w:r>
      <w:proofErr w:type="spellStart"/>
      <w:r w:rsidRPr="00514417">
        <w:t>Sfan-htgmax</w:t>
      </w:r>
      <w:proofErr w:type="spellEnd"/>
      <w:r w:rsidRPr="00514417">
        <w:t xml:space="preserve"> and </w:t>
      </w:r>
      <w:proofErr w:type="spellStart"/>
      <w:r w:rsidRPr="00514417">
        <w:t>Vmin</w:t>
      </w:r>
      <w:proofErr w:type="spellEnd"/>
      <w:r w:rsidRPr="00514417">
        <w:t xml:space="preserve"> at a DAT equal to </w:t>
      </w:r>
      <w:proofErr w:type="spellStart"/>
      <w:r w:rsidRPr="00514417">
        <w:t>Max</w:t>
      </w:r>
      <w:r>
        <w:rPr>
          <w:rFonts w:ascii="Symbol" w:hAnsi="Symbol" w:cs="Symbol"/>
          <w:bCs/>
        </w:rPr>
        <w:t></w:t>
      </w:r>
      <w:r w:rsidRPr="00514417">
        <w:t>T</w:t>
      </w:r>
      <w:proofErr w:type="spellEnd"/>
      <w:r w:rsidRPr="00514417">
        <w:t xml:space="preserve"> plus the heating </w:t>
      </w:r>
      <w:r w:rsidR="00D21A33">
        <w:t>setpoint</w:t>
      </w:r>
      <w:r w:rsidRPr="00514417">
        <w:t xml:space="preserve">. </w:t>
      </w:r>
      <w:proofErr w:type="spellStart"/>
      <w:r w:rsidRPr="00514417">
        <w:t>Max</w:t>
      </w:r>
      <w:r>
        <w:rPr>
          <w:rFonts w:ascii="Symbol" w:hAnsi="Symbol" w:cs="Symbol"/>
          <w:bCs/>
        </w:rPr>
        <w:t></w:t>
      </w:r>
      <w:r w:rsidRPr="00514417">
        <w:t>T</w:t>
      </w:r>
      <w:proofErr w:type="spellEnd"/>
      <w:r w:rsidRPr="00514417">
        <w:t xml:space="preserve"> can be no higher than </w:t>
      </w:r>
      <w:ins w:id="769" w:author="Titus Ellison" w:date="2022-10-13T12:00:00Z">
        <w:r w:rsidR="00361D1A" w:rsidRPr="00361D1A">
          <w:rPr>
            <w:rStyle w:val="Toggle"/>
            <w:rPrChange w:id="770" w:author="Titus Ellison" w:date="2022-10-13T12:01:00Z">
              <w:rPr/>
            </w:rPrChange>
          </w:rPr>
          <w:t>[UNITS</w:t>
        </w:r>
      </w:ins>
      <w:ins w:id="771" w:author="Titus Ellison" w:date="2022-10-13T12:01:00Z">
        <w:r w:rsidR="00361D1A" w:rsidRPr="00361D1A">
          <w:rPr>
            <w:rStyle w:val="Toggle"/>
            <w:rPrChange w:id="772" w:author="Titus Ellison" w:date="2022-10-13T12:01:00Z">
              <w:rPr/>
            </w:rPrChange>
          </w:rPr>
          <w:t xml:space="preserve"> [</w:t>
        </w:r>
      </w:ins>
      <w:r w:rsidRPr="00361D1A">
        <w:rPr>
          <w:rStyle w:val="Toggle"/>
          <w:rPrChange w:id="773" w:author="Titus Ellison" w:date="2022-10-13T12:01:00Z">
            <w:rPr/>
          </w:rPrChange>
        </w:rPr>
        <w:t>11°C</w:t>
      </w:r>
      <w:ins w:id="774" w:author="Titus Ellison" w:date="2022-10-13T12:01:00Z">
        <w:r w:rsidR="00361D1A" w:rsidRPr="00361D1A">
          <w:rPr>
            <w:rStyle w:val="Toggle"/>
            <w:rPrChange w:id="775" w:author="Titus Ellison" w:date="2022-10-13T12:01:00Z">
              <w:rPr/>
            </w:rPrChange>
          </w:rPr>
          <w:t>]</w:t>
        </w:r>
      </w:ins>
      <w:r w:rsidRPr="00361D1A">
        <w:rPr>
          <w:rStyle w:val="Toggle"/>
          <w:rPrChange w:id="776" w:author="Titus Ellison" w:date="2022-10-13T12:01:00Z">
            <w:rPr/>
          </w:rPrChange>
        </w:rPr>
        <w:t xml:space="preserve"> </w:t>
      </w:r>
      <w:ins w:id="777" w:author="Titus Ellison" w:date="2022-10-13T12:01:00Z">
        <w:r w:rsidR="00361D1A" w:rsidRPr="00361D1A">
          <w:rPr>
            <w:rStyle w:val="Toggle"/>
            <w:rPrChange w:id="778" w:author="Titus Ellison" w:date="2022-10-13T12:01:00Z">
              <w:rPr/>
            </w:rPrChange>
          </w:rPr>
          <w:t>[</w:t>
        </w:r>
      </w:ins>
      <w:del w:id="779" w:author="Titus Ellison" w:date="2022-10-13T12:01:00Z">
        <w:r w:rsidRPr="00361D1A" w:rsidDel="00361D1A">
          <w:rPr>
            <w:rStyle w:val="Toggle"/>
            <w:rPrChange w:id="780" w:author="Titus Ellison" w:date="2022-10-13T12:01:00Z">
              <w:rPr/>
            </w:rPrChange>
          </w:rPr>
          <w:delText>(</w:delText>
        </w:r>
      </w:del>
      <w:r w:rsidRPr="00361D1A">
        <w:rPr>
          <w:rStyle w:val="Toggle"/>
          <w:rPrChange w:id="781" w:author="Titus Ellison" w:date="2022-10-13T12:01:00Z">
            <w:rPr/>
          </w:rPrChange>
        </w:rPr>
        <w:t>20°F</w:t>
      </w:r>
      <w:ins w:id="782" w:author="Titus Ellison" w:date="2022-10-13T12:01:00Z">
        <w:r w:rsidR="00361D1A" w:rsidRPr="00361D1A">
          <w:rPr>
            <w:rStyle w:val="Toggle"/>
            <w:rPrChange w:id="783" w:author="Titus Ellison" w:date="2022-10-13T12:01:00Z">
              <w:rPr/>
            </w:rPrChange>
          </w:rPr>
          <w:t>]]</w:t>
        </w:r>
      </w:ins>
      <w:del w:id="784" w:author="Titus Ellison" w:date="2022-10-13T12:01:00Z">
        <w:r w:rsidRPr="00514417" w:rsidDel="00361D1A">
          <w:delText>)</w:delText>
        </w:r>
      </w:del>
      <w:r w:rsidRPr="00514417">
        <w:t xml:space="preserve"> above space temperature </w:t>
      </w:r>
      <w:r w:rsidR="00D21A33">
        <w:t>setpoint</w:t>
      </w:r>
      <w:r w:rsidRPr="00514417">
        <w:t xml:space="preserve"> per Standard 90.1-2016 (e.g., DAT no more than </w:t>
      </w:r>
      <w:ins w:id="785" w:author="Titus Ellison" w:date="2022-10-13T12:01:00Z">
        <w:r w:rsidR="00361D1A" w:rsidRPr="00361D1A">
          <w:rPr>
            <w:rStyle w:val="Toggle"/>
            <w:rPrChange w:id="786" w:author="Titus Ellison" w:date="2022-10-13T12:01:00Z">
              <w:rPr/>
            </w:rPrChange>
          </w:rPr>
          <w:t>[UNITS [</w:t>
        </w:r>
      </w:ins>
      <w:r w:rsidRPr="00361D1A">
        <w:rPr>
          <w:rStyle w:val="Toggle"/>
          <w:rPrChange w:id="787" w:author="Titus Ellison" w:date="2022-10-13T12:01:00Z">
            <w:rPr/>
          </w:rPrChange>
        </w:rPr>
        <w:t>32°C</w:t>
      </w:r>
      <w:ins w:id="788" w:author="Titus Ellison" w:date="2022-10-13T12:01:00Z">
        <w:r w:rsidR="00361D1A" w:rsidRPr="00361D1A">
          <w:rPr>
            <w:rStyle w:val="Toggle"/>
            <w:rPrChange w:id="789" w:author="Titus Ellison" w:date="2022-10-13T12:01:00Z">
              <w:rPr/>
            </w:rPrChange>
          </w:rPr>
          <w:t>]</w:t>
        </w:r>
      </w:ins>
      <w:r w:rsidRPr="00361D1A">
        <w:rPr>
          <w:rStyle w:val="Toggle"/>
          <w:rPrChange w:id="790" w:author="Titus Ellison" w:date="2022-10-13T12:01:00Z">
            <w:rPr/>
          </w:rPrChange>
        </w:rPr>
        <w:t xml:space="preserve"> [90°F]</w:t>
      </w:r>
      <w:ins w:id="791" w:author="Titus Ellison" w:date="2022-10-13T12:01:00Z">
        <w:r w:rsidR="00361D1A" w:rsidRPr="00361D1A">
          <w:rPr>
            <w:rStyle w:val="Toggle"/>
            <w:rPrChange w:id="792" w:author="Titus Ellison" w:date="2022-10-13T12:01:00Z">
              <w:rPr/>
            </w:rPrChange>
          </w:rPr>
          <w:t>]</w:t>
        </w:r>
      </w:ins>
      <w:r w:rsidRPr="00514417">
        <w:t xml:space="preserve"> at </w:t>
      </w:r>
      <w:ins w:id="793" w:author="Titus Ellison" w:date="2022-10-13T12:01:00Z">
        <w:r w:rsidR="00361D1A" w:rsidRPr="00361D1A">
          <w:rPr>
            <w:rStyle w:val="Toggle"/>
            <w:rPrChange w:id="794" w:author="Titus Ellison" w:date="2022-10-13T12:01:00Z">
              <w:rPr/>
            </w:rPrChange>
          </w:rPr>
          <w:t>[UNITS [</w:t>
        </w:r>
      </w:ins>
      <w:r w:rsidRPr="00361D1A">
        <w:rPr>
          <w:rStyle w:val="Toggle"/>
          <w:rPrChange w:id="795" w:author="Titus Ellison" w:date="2022-10-13T12:01:00Z">
            <w:rPr/>
          </w:rPrChange>
        </w:rPr>
        <w:t>21°C</w:t>
      </w:r>
      <w:ins w:id="796" w:author="Titus Ellison" w:date="2022-10-13T12:01:00Z">
        <w:r w:rsidR="00361D1A" w:rsidRPr="00361D1A">
          <w:rPr>
            <w:rStyle w:val="Toggle"/>
            <w:rPrChange w:id="797" w:author="Titus Ellison" w:date="2022-10-13T12:01:00Z">
              <w:rPr/>
            </w:rPrChange>
          </w:rPr>
          <w:t>]</w:t>
        </w:r>
      </w:ins>
      <w:r w:rsidRPr="00361D1A">
        <w:rPr>
          <w:rStyle w:val="Toggle"/>
          <w:rPrChange w:id="798" w:author="Titus Ellison" w:date="2022-10-13T12:01:00Z">
            <w:rPr/>
          </w:rPrChange>
        </w:rPr>
        <w:t xml:space="preserve"> [70°F]</w:t>
      </w:r>
      <w:ins w:id="799" w:author="Titus Ellison" w:date="2022-10-13T12:01:00Z">
        <w:r w:rsidR="00361D1A" w:rsidRPr="00361D1A">
          <w:rPr>
            <w:rStyle w:val="Toggle"/>
            <w:rPrChange w:id="800" w:author="Titus Ellison" w:date="2022-10-13T12:01:00Z">
              <w:rPr/>
            </w:rPrChange>
          </w:rPr>
          <w:t>]</w:t>
        </w:r>
      </w:ins>
      <w:r w:rsidRPr="00514417">
        <w:t xml:space="preserve"> space temperature </w:t>
      </w:r>
      <w:r w:rsidR="00D21A33">
        <w:t>setpoint</w:t>
      </w:r>
      <w:r w:rsidRPr="00514417">
        <w:t xml:space="preserve">) for systems supplying air greater than </w:t>
      </w:r>
      <w:ins w:id="801" w:author="Titus Ellison" w:date="2022-10-13T12:01:00Z">
        <w:r w:rsidR="00361D1A" w:rsidRPr="00361D1A">
          <w:rPr>
            <w:rStyle w:val="Toggle"/>
            <w:rPrChange w:id="802" w:author="Titus Ellison" w:date="2022-10-13T12:02:00Z">
              <w:rPr/>
            </w:rPrChange>
          </w:rPr>
          <w:t>[UNITS [</w:t>
        </w:r>
      </w:ins>
      <w:r w:rsidRPr="00361D1A">
        <w:rPr>
          <w:rStyle w:val="Toggle"/>
          <w:rPrChange w:id="803" w:author="Titus Ellison" w:date="2022-10-13T12:02:00Z">
            <w:rPr/>
          </w:rPrChange>
        </w:rPr>
        <w:t>1.8 m</w:t>
      </w:r>
      <w:ins w:id="804" w:author="Titus Ellison" w:date="2022-10-13T12:02:00Z">
        <w:r w:rsidR="00361D1A" w:rsidRPr="00361D1A">
          <w:rPr>
            <w:rStyle w:val="Toggle"/>
            <w:rPrChange w:id="805" w:author="Titus Ellison" w:date="2022-10-13T12:02:00Z">
              <w:rPr/>
            </w:rPrChange>
          </w:rPr>
          <w:t>]</w:t>
        </w:r>
      </w:ins>
      <w:r w:rsidRPr="00361D1A">
        <w:rPr>
          <w:rStyle w:val="Toggle"/>
          <w:rPrChange w:id="806" w:author="Titus Ellison" w:date="2022-10-13T12:02:00Z">
            <w:rPr/>
          </w:rPrChange>
        </w:rPr>
        <w:t xml:space="preserve"> </w:t>
      </w:r>
      <w:del w:id="807" w:author="Titus Ellison" w:date="2022-10-13T12:02:00Z">
        <w:r w:rsidRPr="00361D1A" w:rsidDel="00361D1A">
          <w:rPr>
            <w:rStyle w:val="Toggle"/>
            <w:rPrChange w:id="808" w:author="Titus Ellison" w:date="2022-10-13T12:02:00Z">
              <w:rPr/>
            </w:rPrChange>
          </w:rPr>
          <w:delText>(</w:delText>
        </w:r>
      </w:del>
      <w:ins w:id="809" w:author="Titus Ellison" w:date="2022-10-13T12:02:00Z">
        <w:r w:rsidR="00361D1A" w:rsidRPr="00361D1A">
          <w:rPr>
            <w:rStyle w:val="Toggle"/>
            <w:rPrChange w:id="810" w:author="Titus Ellison" w:date="2022-10-13T12:02:00Z">
              <w:rPr/>
            </w:rPrChange>
          </w:rPr>
          <w:t>[</w:t>
        </w:r>
      </w:ins>
      <w:r w:rsidRPr="00361D1A">
        <w:rPr>
          <w:rStyle w:val="Toggle"/>
          <w:rPrChange w:id="811" w:author="Titus Ellison" w:date="2022-10-13T12:02:00Z">
            <w:rPr/>
          </w:rPrChange>
        </w:rPr>
        <w:t>6 ft</w:t>
      </w:r>
      <w:ins w:id="812" w:author="Titus Ellison" w:date="2022-10-13T12:02:00Z">
        <w:r w:rsidR="00361D1A" w:rsidRPr="00361D1A">
          <w:rPr>
            <w:rStyle w:val="Toggle"/>
            <w:rPrChange w:id="813" w:author="Titus Ellison" w:date="2022-10-13T12:02:00Z">
              <w:rPr/>
            </w:rPrChange>
          </w:rPr>
          <w:t>]]</w:t>
        </w:r>
      </w:ins>
      <w:del w:id="814" w:author="Titus Ellison" w:date="2022-10-13T12:02:00Z">
        <w:r w:rsidRPr="00514417" w:rsidDel="00361D1A">
          <w:delText>)</w:delText>
        </w:r>
      </w:del>
      <w:r w:rsidRPr="00514417">
        <w:t xml:space="preserve"> above floor, e.g., ceiling supply systems. Zone air distribution effectiveness </w:t>
      </w:r>
      <w:proofErr w:type="spellStart"/>
      <w:r w:rsidRPr="00514417">
        <w:t>EzH</w:t>
      </w:r>
      <w:proofErr w:type="spellEnd"/>
      <w:r w:rsidRPr="00514417">
        <w:t xml:space="preserve"> can be improved if </w:t>
      </w:r>
      <w:proofErr w:type="spellStart"/>
      <w:r w:rsidRPr="00514417">
        <w:t>Max</w:t>
      </w:r>
      <w:r>
        <w:rPr>
          <w:rFonts w:ascii="Symbol" w:hAnsi="Symbol" w:cs="Symbol"/>
          <w:bCs/>
        </w:rPr>
        <w:t></w:t>
      </w:r>
      <w:r>
        <w:rPr>
          <w:bCs/>
        </w:rPr>
        <w:t>T</w:t>
      </w:r>
      <w:proofErr w:type="spellEnd"/>
      <w:r w:rsidRPr="00BC7581">
        <w:t xml:space="preserve"> is less than </w:t>
      </w:r>
      <w:ins w:id="815" w:author="Titus Ellison" w:date="2022-10-13T12:02:00Z">
        <w:r w:rsidR="00361D1A" w:rsidRPr="00361D1A">
          <w:rPr>
            <w:rStyle w:val="Toggle"/>
            <w:rPrChange w:id="816" w:author="Titus Ellison" w:date="2022-10-13T12:02:00Z">
              <w:rPr/>
            </w:rPrChange>
          </w:rPr>
          <w:t>[UNITS [</w:t>
        </w:r>
      </w:ins>
      <w:r w:rsidRPr="00361D1A">
        <w:rPr>
          <w:rStyle w:val="Toggle"/>
          <w:rPrChange w:id="817" w:author="Titus Ellison" w:date="2022-10-13T12:02:00Z">
            <w:rPr/>
          </w:rPrChange>
        </w:rPr>
        <w:t>8°C</w:t>
      </w:r>
      <w:ins w:id="818" w:author="Titus Ellison" w:date="2022-10-13T12:02:00Z">
        <w:r w:rsidR="00361D1A" w:rsidRPr="00361D1A">
          <w:rPr>
            <w:rStyle w:val="Toggle"/>
            <w:rPrChange w:id="819" w:author="Titus Ellison" w:date="2022-10-13T12:02:00Z">
              <w:rPr/>
            </w:rPrChange>
          </w:rPr>
          <w:t>]</w:t>
        </w:r>
      </w:ins>
      <w:r w:rsidRPr="00361D1A">
        <w:rPr>
          <w:rStyle w:val="Toggle"/>
          <w:rPrChange w:id="820" w:author="Titus Ellison" w:date="2022-10-13T12:02:00Z">
            <w:rPr/>
          </w:rPrChange>
        </w:rPr>
        <w:t xml:space="preserve"> </w:t>
      </w:r>
      <w:ins w:id="821" w:author="Titus Ellison" w:date="2022-10-13T12:02:00Z">
        <w:r w:rsidR="00361D1A" w:rsidRPr="00361D1A">
          <w:rPr>
            <w:rStyle w:val="Toggle"/>
            <w:rPrChange w:id="822" w:author="Titus Ellison" w:date="2022-10-13T12:02:00Z">
              <w:rPr/>
            </w:rPrChange>
          </w:rPr>
          <w:t>[</w:t>
        </w:r>
      </w:ins>
      <w:del w:id="823" w:author="Titus Ellison" w:date="2022-10-13T12:02:00Z">
        <w:r w:rsidRPr="00361D1A" w:rsidDel="00361D1A">
          <w:rPr>
            <w:rStyle w:val="Toggle"/>
            <w:rPrChange w:id="824" w:author="Titus Ellison" w:date="2022-10-13T12:02:00Z">
              <w:rPr/>
            </w:rPrChange>
          </w:rPr>
          <w:delText>(</w:delText>
        </w:r>
      </w:del>
      <w:r w:rsidRPr="00361D1A">
        <w:rPr>
          <w:rStyle w:val="Toggle"/>
          <w:rPrChange w:id="825" w:author="Titus Ellison" w:date="2022-10-13T12:02:00Z">
            <w:rPr/>
          </w:rPrChange>
        </w:rPr>
        <w:t>15°F</w:t>
      </w:r>
      <w:ins w:id="826" w:author="Titus Ellison" w:date="2022-10-13T12:02:00Z">
        <w:r w:rsidR="00361D1A" w:rsidRPr="00361D1A">
          <w:rPr>
            <w:rStyle w:val="Toggle"/>
            <w:rPrChange w:id="827" w:author="Titus Ellison" w:date="2022-10-13T12:02:00Z">
              <w:rPr/>
            </w:rPrChange>
          </w:rPr>
          <w:t>]]</w:t>
        </w:r>
      </w:ins>
      <w:del w:id="828" w:author="Titus Ellison" w:date="2022-10-13T12:02:00Z">
        <w:r w:rsidRPr="00BC7581" w:rsidDel="00361D1A">
          <w:delText>)</w:delText>
        </w:r>
      </w:del>
      <w:r w:rsidRPr="00BC7581">
        <w:t xml:space="preserve">, provided that the </w:t>
      </w:r>
      <w:ins w:id="829" w:author="Titus Ellison" w:date="2022-10-13T12:02:00Z">
        <w:r w:rsidR="00361D1A" w:rsidRPr="00361D1A">
          <w:rPr>
            <w:rStyle w:val="Toggle"/>
            <w:rPrChange w:id="830" w:author="Titus Ellison" w:date="2022-10-13T12:02:00Z">
              <w:rPr/>
            </w:rPrChange>
          </w:rPr>
          <w:t>[UNITS [</w:t>
        </w:r>
      </w:ins>
      <w:r w:rsidRPr="00361D1A">
        <w:rPr>
          <w:rStyle w:val="Toggle"/>
          <w:rPrChange w:id="831" w:author="Titus Ellison" w:date="2022-10-13T12:02:00Z">
            <w:rPr/>
          </w:rPrChange>
        </w:rPr>
        <w:t>0.8 m/s</w:t>
      </w:r>
      <w:ins w:id="832" w:author="Titus Ellison" w:date="2022-10-13T12:02:00Z">
        <w:r w:rsidR="00361D1A" w:rsidRPr="00361D1A">
          <w:rPr>
            <w:rStyle w:val="Toggle"/>
            <w:rPrChange w:id="833" w:author="Titus Ellison" w:date="2022-10-13T12:02:00Z">
              <w:rPr/>
            </w:rPrChange>
          </w:rPr>
          <w:t>]</w:t>
        </w:r>
      </w:ins>
      <w:r w:rsidRPr="00361D1A">
        <w:rPr>
          <w:rStyle w:val="Toggle"/>
          <w:rPrChange w:id="834" w:author="Titus Ellison" w:date="2022-10-13T12:02:00Z">
            <w:rPr/>
          </w:rPrChange>
        </w:rPr>
        <w:t xml:space="preserve"> </w:t>
      </w:r>
      <w:ins w:id="835" w:author="Titus Ellison" w:date="2022-10-13T12:02:00Z">
        <w:r w:rsidR="00361D1A" w:rsidRPr="00361D1A">
          <w:rPr>
            <w:rStyle w:val="Toggle"/>
            <w:rPrChange w:id="836" w:author="Titus Ellison" w:date="2022-10-13T12:02:00Z">
              <w:rPr/>
            </w:rPrChange>
          </w:rPr>
          <w:t>[</w:t>
        </w:r>
      </w:ins>
      <w:del w:id="837" w:author="Titus Ellison" w:date="2022-10-13T12:02:00Z">
        <w:r w:rsidRPr="00361D1A" w:rsidDel="00361D1A">
          <w:rPr>
            <w:rStyle w:val="Toggle"/>
            <w:rPrChange w:id="838" w:author="Titus Ellison" w:date="2022-10-13T12:02:00Z">
              <w:rPr/>
            </w:rPrChange>
          </w:rPr>
          <w:delText>(</w:delText>
        </w:r>
      </w:del>
      <w:r w:rsidRPr="00361D1A">
        <w:rPr>
          <w:rStyle w:val="Toggle"/>
          <w:rPrChange w:id="839" w:author="Titus Ellison" w:date="2022-10-13T12:02:00Z">
            <w:rPr/>
          </w:rPrChange>
        </w:rPr>
        <w:t>150 fpm</w:t>
      </w:r>
      <w:ins w:id="840" w:author="Titus Ellison" w:date="2022-10-13T12:02:00Z">
        <w:r w:rsidR="00361D1A" w:rsidRPr="00361D1A">
          <w:rPr>
            <w:rStyle w:val="Toggle"/>
            <w:rPrChange w:id="841" w:author="Titus Ellison" w:date="2022-10-13T12:02:00Z">
              <w:rPr/>
            </w:rPrChange>
          </w:rPr>
          <w:t>]]</w:t>
        </w:r>
      </w:ins>
      <w:del w:id="842" w:author="Titus Ellison" w:date="2022-10-13T12:02:00Z">
        <w:r w:rsidRPr="00BC7581" w:rsidDel="00361D1A">
          <w:delText>)</w:delText>
        </w:r>
      </w:del>
      <w:r w:rsidRPr="00BC7581">
        <w:t xml:space="preserve"> supply air jet reaches to within </w:t>
      </w:r>
      <w:ins w:id="843" w:author="Titus Ellison" w:date="2022-10-13T12:03:00Z">
        <w:r w:rsidR="00361D1A" w:rsidRPr="00361D1A">
          <w:rPr>
            <w:rStyle w:val="Toggle"/>
            <w:rPrChange w:id="844" w:author="Titus Ellison" w:date="2022-10-13T12:03:00Z">
              <w:rPr/>
            </w:rPrChange>
          </w:rPr>
          <w:t>[UNITS [</w:t>
        </w:r>
      </w:ins>
      <w:r w:rsidRPr="00361D1A">
        <w:rPr>
          <w:rStyle w:val="Toggle"/>
          <w:rPrChange w:id="845" w:author="Titus Ellison" w:date="2022-10-13T12:03:00Z">
            <w:rPr/>
          </w:rPrChange>
        </w:rPr>
        <w:t>1.</w:t>
      </w:r>
      <w:r w:rsidRPr="00361D1A">
        <w:rPr>
          <w:rStyle w:val="Toggle"/>
          <w:rPrChange w:id="846" w:author="Titus Ellison" w:date="2022-10-13T12:03:00Z">
            <w:rPr>
              <w:bCs/>
            </w:rPr>
          </w:rPrChange>
        </w:rPr>
        <w:t>4 m</w:t>
      </w:r>
      <w:ins w:id="847" w:author="Titus Ellison" w:date="2022-10-13T12:03:00Z">
        <w:r w:rsidR="00361D1A" w:rsidRPr="00361D1A">
          <w:rPr>
            <w:rStyle w:val="Toggle"/>
            <w:rPrChange w:id="848" w:author="Titus Ellison" w:date="2022-10-13T12:03:00Z">
              <w:rPr>
                <w:bCs/>
              </w:rPr>
            </w:rPrChange>
          </w:rPr>
          <w:t>]</w:t>
        </w:r>
      </w:ins>
      <w:r w:rsidRPr="00361D1A">
        <w:rPr>
          <w:rStyle w:val="Toggle"/>
          <w:rPrChange w:id="849" w:author="Titus Ellison" w:date="2022-10-13T12:03:00Z">
            <w:rPr/>
          </w:rPrChange>
        </w:rPr>
        <w:t xml:space="preserve"> </w:t>
      </w:r>
      <w:del w:id="850" w:author="Titus Ellison" w:date="2022-10-13T12:03:00Z">
        <w:r w:rsidRPr="00361D1A" w:rsidDel="00361D1A">
          <w:rPr>
            <w:rStyle w:val="Toggle"/>
            <w:rPrChange w:id="851" w:author="Titus Ellison" w:date="2022-10-13T12:03:00Z">
              <w:rPr/>
            </w:rPrChange>
          </w:rPr>
          <w:delText>(</w:delText>
        </w:r>
      </w:del>
      <w:ins w:id="852" w:author="Titus Ellison" w:date="2022-10-13T12:03:00Z">
        <w:r w:rsidR="00361D1A" w:rsidRPr="00361D1A">
          <w:rPr>
            <w:rStyle w:val="Toggle"/>
            <w:rPrChange w:id="853" w:author="Titus Ellison" w:date="2022-10-13T12:03:00Z">
              <w:rPr/>
            </w:rPrChange>
          </w:rPr>
          <w:t>[</w:t>
        </w:r>
      </w:ins>
      <w:r w:rsidRPr="00361D1A">
        <w:rPr>
          <w:rStyle w:val="Toggle"/>
          <w:rPrChange w:id="854" w:author="Titus Ellison" w:date="2022-10-13T12:03:00Z">
            <w:rPr/>
          </w:rPrChange>
        </w:rPr>
        <w:t>4.5 ft</w:t>
      </w:r>
      <w:del w:id="855" w:author="Titus Ellison" w:date="2022-10-13T12:03:00Z">
        <w:r w:rsidRPr="00361D1A" w:rsidDel="00361D1A">
          <w:rPr>
            <w:rStyle w:val="Toggle"/>
            <w:rPrChange w:id="856" w:author="Titus Ellison" w:date="2022-10-13T12:03:00Z">
              <w:rPr>
                <w:bCs/>
              </w:rPr>
            </w:rPrChange>
          </w:rPr>
          <w:delText>)</w:delText>
        </w:r>
      </w:del>
      <w:ins w:id="857" w:author="Titus Ellison" w:date="2022-10-13T12:03:00Z">
        <w:r w:rsidR="00361D1A" w:rsidRPr="00361D1A">
          <w:rPr>
            <w:rStyle w:val="Toggle"/>
            <w:rPrChange w:id="858" w:author="Titus Ellison" w:date="2022-10-13T12:03:00Z">
              <w:rPr>
                <w:bCs/>
              </w:rPr>
            </w:rPrChange>
          </w:rPr>
          <w:t>]]</w:t>
        </w:r>
      </w:ins>
      <w:r w:rsidRPr="00BC7581">
        <w:t xml:space="preserve"> of floor level as indicated in ASHRAE Standard 62.1-2016</w:t>
      </w:r>
      <w:r>
        <w:rPr>
          <w:bCs/>
        </w:rPr>
        <w:t>, Table 6.2.2.2.</w:t>
      </w:r>
      <w:r w:rsidRPr="00BC7581">
        <w:t xml:space="preserve"> This can be done in most zones by setting </w:t>
      </w:r>
      <w:proofErr w:type="spellStart"/>
      <w:r w:rsidRPr="00BC7581">
        <w:t>Sfan-htgmax</w:t>
      </w:r>
      <w:proofErr w:type="spellEnd"/>
      <w:r w:rsidRPr="00BC7581">
        <w:t xml:space="preserve"> to ensure these conditions are maintained.</w:t>
      </w:r>
    </w:p>
    <w:p w14:paraId="5AA73B79" w14:textId="10ED2936" w:rsidR="009045A3" w:rsidRPr="00BC7581" w:rsidRDefault="009045A3" w:rsidP="007C1423">
      <w:pPr>
        <w:pStyle w:val="Heading5"/>
      </w:pPr>
      <w:r w:rsidRPr="00BC7581">
        <w:t xml:space="preserve">Zone maximum </w:t>
      </w:r>
      <w:r>
        <w:rPr>
          <w:rFonts w:cs="Times New Roman PS MT"/>
          <w:bCs/>
          <w:szCs w:val="20"/>
        </w:rPr>
        <w:t>DAT</w:t>
      </w:r>
      <w:r w:rsidRPr="00BC7581">
        <w:t xml:space="preserve"> above heating </w:t>
      </w:r>
      <w:r w:rsidR="00D21A33">
        <w:rPr>
          <w:rFonts w:cs="Times New Roman PS MT"/>
          <w:bCs/>
          <w:szCs w:val="20"/>
        </w:rPr>
        <w:t>setpoint</w:t>
      </w:r>
      <w:r>
        <w:rPr>
          <w:rFonts w:cs="Times New Roman PS MT"/>
          <w:bCs/>
          <w:szCs w:val="20"/>
        </w:rPr>
        <w:t xml:space="preserve"> (</w:t>
      </w:r>
      <w:proofErr w:type="spellStart"/>
      <w:r>
        <w:rPr>
          <w:rFonts w:cs="Times New Roman PS MT"/>
          <w:bCs/>
          <w:szCs w:val="20"/>
        </w:rPr>
        <w:t>Max</w:t>
      </w:r>
      <w:r>
        <w:rPr>
          <w:rFonts w:ascii="Symbol" w:hAnsi="Symbol" w:cs="Symbol"/>
          <w:bCs/>
          <w:szCs w:val="20"/>
        </w:rPr>
        <w:t></w:t>
      </w:r>
      <w:r>
        <w:rPr>
          <w:rFonts w:cs="Times New Roman PS MT"/>
          <w:bCs/>
          <w:szCs w:val="20"/>
        </w:rPr>
        <w:t>T</w:t>
      </w:r>
      <w:proofErr w:type="spellEnd"/>
      <w:r w:rsidRPr="00BC7581">
        <w:t>)</w:t>
      </w:r>
    </w:p>
    <w:p w14:paraId="5CA172D0" w14:textId="200BA5D1" w:rsidR="009045A3" w:rsidRPr="00BC7581" w:rsidRDefault="009045A3" w:rsidP="0087618D">
      <w:pPr>
        <w:pStyle w:val="Heading4"/>
      </w:pPr>
      <w:bookmarkStart w:id="859" w:name="_Ref495765575"/>
      <w:r w:rsidRPr="00BC7581">
        <w:t>Dual</w:t>
      </w:r>
      <w:r w:rsidRPr="00B87A61">
        <w:rPr>
          <w:rFonts w:cs="Times New Roman PS MT"/>
          <w:szCs w:val="20"/>
        </w:rPr>
        <w:t>-</w:t>
      </w:r>
      <w:r w:rsidRPr="00BC7581">
        <w:t>Duct VAV Terminal Unit</w:t>
      </w:r>
      <w:bookmarkEnd w:id="582"/>
      <w:bookmarkEnd w:id="859"/>
    </w:p>
    <w:p w14:paraId="38BE77F2" w14:textId="03597671" w:rsidR="009045A3" w:rsidRPr="00BC7581" w:rsidRDefault="009045A3" w:rsidP="007C1423">
      <w:pPr>
        <w:pStyle w:val="Heading5"/>
      </w:pPr>
      <w:r w:rsidRPr="00BC7581">
        <w:t xml:space="preserve">Zone maximum cooling airflow </w:t>
      </w:r>
      <w:r w:rsidR="00D21A33">
        <w:rPr>
          <w:rFonts w:cs="Times New Roman PS MT"/>
          <w:bCs/>
          <w:szCs w:val="20"/>
        </w:rPr>
        <w:t>setpoint</w:t>
      </w:r>
      <w:r w:rsidRPr="00BC7581">
        <w:t xml:space="preserve"> (</w:t>
      </w:r>
      <w:proofErr w:type="spellStart"/>
      <w:r w:rsidRPr="00BC7581">
        <w:t>Vcool</w:t>
      </w:r>
      <w:proofErr w:type="spellEnd"/>
      <w:r w:rsidRPr="00BC7581">
        <w:t xml:space="preserve">-max) </w:t>
      </w:r>
    </w:p>
    <w:p w14:paraId="37CD3748" w14:textId="13048471" w:rsidR="009045A3" w:rsidRPr="00DD2288" w:rsidRDefault="009045A3" w:rsidP="007C1423">
      <w:pPr>
        <w:pStyle w:val="Heading5"/>
      </w:pPr>
      <w:r w:rsidRPr="00BC7581">
        <w:t xml:space="preserve">Zone </w:t>
      </w:r>
      <w:r w:rsidRPr="00DD2288">
        <w:t>minimum</w:t>
      </w:r>
      <w:r w:rsidRPr="00BC7581">
        <w:t xml:space="preserve"> airflow </w:t>
      </w:r>
      <w:r w:rsidR="00D21A33">
        <w:rPr>
          <w:rFonts w:cs="Times New Roman PS MT"/>
          <w:bCs/>
          <w:szCs w:val="20"/>
        </w:rPr>
        <w:t>setpoint</w:t>
      </w:r>
      <w:r w:rsidRPr="00BC7581">
        <w:t xml:space="preserve"> (</w:t>
      </w:r>
      <w:proofErr w:type="spellStart"/>
      <w:r w:rsidRPr="00BC7581">
        <w:t>Vmin</w:t>
      </w:r>
      <w:proofErr w:type="spellEnd"/>
      <w:r w:rsidRPr="00BC7581">
        <w:t>)</w:t>
      </w:r>
      <w:r w:rsidR="00CD44D2" w:rsidRPr="00860F56">
        <w:t xml:space="preserve">.  This is an optional entry.  If no value is scheduled, or a value of “AUTO” is scheduled, </w:t>
      </w:r>
      <w:proofErr w:type="spellStart"/>
      <w:r w:rsidR="00CD44D2" w:rsidRPr="00860F56">
        <w:t>Vmin</w:t>
      </w:r>
      <w:proofErr w:type="spellEnd"/>
      <w:r w:rsidR="00CD44D2" w:rsidRPr="00860F56">
        <w:t xml:space="preserve"> will be calculated automatically and dynamically to meet ventilation requirements.</w:t>
      </w:r>
    </w:p>
    <w:p w14:paraId="7CE61FF0" w14:textId="69057572" w:rsidR="00CD44D2" w:rsidRPr="00BC7581" w:rsidRDefault="00CD44D2" w:rsidP="00CD44D2">
      <w:pPr>
        <w:pStyle w:val="Infobox"/>
      </w:pPr>
      <w:r w:rsidRPr="00CD44D2">
        <w:rPr>
          <w:rFonts w:eastAsia="Times New Roman"/>
        </w:rPr>
        <w:t xml:space="preserve">In most cases, </w:t>
      </w:r>
      <w:proofErr w:type="spellStart"/>
      <w:r w:rsidRPr="00CD44D2">
        <w:rPr>
          <w:rFonts w:eastAsia="Times New Roman"/>
        </w:rPr>
        <w:t>Vmin</w:t>
      </w:r>
      <w:proofErr w:type="spellEnd"/>
      <w:r w:rsidRPr="00CD44D2">
        <w:rPr>
          <w:rFonts w:eastAsia="Times New Roman"/>
        </w:rPr>
        <w:t xml:space="preserve"> should be allowed to be automatically calculated.  This ensures compliance with Standard 62.1 and Standard 90.1 prescriptive requirements and with California’s Title 24 Energy Standards requirements, and it results in the lowest energy costs.  </w:t>
      </w:r>
    </w:p>
    <w:p w14:paraId="56CE97CD" w14:textId="6515CFFF" w:rsidR="009045A3" w:rsidRPr="00DD2288" w:rsidRDefault="009045A3" w:rsidP="007C1423">
      <w:pPr>
        <w:pStyle w:val="Heading5"/>
      </w:pPr>
      <w:r w:rsidRPr="00DD2288">
        <w:t xml:space="preserve">Zone maximum heating airflow </w:t>
      </w:r>
      <w:r w:rsidR="00D21A33">
        <w:t>setpoint</w:t>
      </w:r>
      <w:r w:rsidRPr="00DD2288">
        <w:t xml:space="preserve"> (</w:t>
      </w:r>
      <w:proofErr w:type="spellStart"/>
      <w:r w:rsidRPr="00DD2288">
        <w:t>Vheat</w:t>
      </w:r>
      <w:proofErr w:type="spellEnd"/>
      <w:r w:rsidRPr="00DD2288">
        <w:t xml:space="preserve">-max) </w:t>
      </w:r>
    </w:p>
    <w:p w14:paraId="4EA27AB9" w14:textId="5A2DB567" w:rsidR="009045A3" w:rsidRPr="00BC7581" w:rsidRDefault="00D21A33" w:rsidP="0087618D">
      <w:pPr>
        <w:pStyle w:val="Heading3"/>
      </w:pPr>
      <w:bookmarkStart w:id="860" w:name="_Ref443139414"/>
      <w:r>
        <w:t>Zone Group</w:t>
      </w:r>
      <w:r w:rsidR="009045A3" w:rsidRPr="00BC7581">
        <w:t xml:space="preserve"> Assignments</w:t>
      </w:r>
      <w:bookmarkEnd w:id="860"/>
    </w:p>
    <w:p w14:paraId="4A4AF096" w14:textId="433AE3A9" w:rsidR="009045A3" w:rsidRDefault="009045A3" w:rsidP="001A4685">
      <w:pPr>
        <w:pStyle w:val="Infobox"/>
        <w:pBdr>
          <w:bottom w:val="none" w:sz="0" w:space="0" w:color="auto"/>
        </w:pBdr>
      </w:pPr>
      <w:r w:rsidRPr="00BC7581">
        <w:t xml:space="preserve">Zones </w:t>
      </w:r>
      <w:r w:rsidR="00EC7EAC" w:rsidRPr="00025A6A">
        <w:t>and miscellaneous associated equipment</w:t>
      </w:r>
      <w:r w:rsidR="00EC7EAC">
        <w:rPr>
          <w:u w:val="single"/>
        </w:rPr>
        <w:t xml:space="preserve"> </w:t>
      </w:r>
      <w:r w:rsidRPr="00BC7581">
        <w:t xml:space="preserve">must be assigned to </w:t>
      </w:r>
      <w:r w:rsidR="00D21A33">
        <w:rPr>
          <w:bCs/>
        </w:rPr>
        <w:t>Zone Group</w:t>
      </w:r>
      <w:r>
        <w:rPr>
          <w:bCs/>
        </w:rPr>
        <w:t>s,</w:t>
      </w:r>
      <w:r w:rsidRPr="00BC7581">
        <w:t xml:space="preserve"> such as by using a table (see example </w:t>
      </w:r>
      <w:r>
        <w:rPr>
          <w:bCs/>
        </w:rPr>
        <w:t>Informative Table 3.1.3</w:t>
      </w:r>
      <w:r w:rsidRPr="00BC7581">
        <w:t xml:space="preserve">) either on drawings or in </w:t>
      </w:r>
      <w:r>
        <w:rPr>
          <w:bCs/>
        </w:rPr>
        <w:t>Building Automation System (</w:t>
      </w:r>
      <w:r w:rsidRPr="00BC7581">
        <w:t>BAS</w:t>
      </w:r>
      <w:r>
        <w:rPr>
          <w:bCs/>
        </w:rPr>
        <w:t>)</w:t>
      </w:r>
      <w:r w:rsidRPr="00BC7581">
        <w:t xml:space="preserve"> specifications. Other formats may be used if they convey the same information.</w:t>
      </w:r>
    </w:p>
    <w:p w14:paraId="2C6B2707" w14:textId="4155F067" w:rsidR="00AD5CBE" w:rsidRPr="00DD2288" w:rsidRDefault="00AD5CBE" w:rsidP="001A4685">
      <w:pPr>
        <w:pStyle w:val="Infobox"/>
        <w:pBdr>
          <w:bottom w:val="none" w:sz="0" w:space="0" w:color="auto"/>
        </w:pBdr>
      </w:pPr>
      <w:r w:rsidRPr="00DD2288">
        <w:t xml:space="preserve">Guidance for </w:t>
      </w:r>
      <w:r w:rsidR="00D21A33">
        <w:t>Zone Group</w:t>
      </w:r>
      <w:r w:rsidRPr="00DD2288">
        <w:t xml:space="preserve"> Assignments</w:t>
      </w:r>
    </w:p>
    <w:p w14:paraId="25C50FA9" w14:textId="7C5DCCE3" w:rsidR="00AD5CBE" w:rsidRPr="00DD2288" w:rsidRDefault="003B5D4C" w:rsidP="003B5D4C">
      <w:pPr>
        <w:pStyle w:val="InfoboxList"/>
      </w:pPr>
      <w:r>
        <w:t>1.</w:t>
      </w:r>
      <w:r w:rsidR="001A4685">
        <w:tab/>
      </w:r>
      <w:r w:rsidR="00AD5CBE" w:rsidRPr="00DD2288">
        <w:t xml:space="preserve">Each zone served by a single-zone air handler shall be its own </w:t>
      </w:r>
      <w:r w:rsidR="00D21A33">
        <w:t>Zone Group</w:t>
      </w:r>
      <w:r w:rsidR="00AD5CBE" w:rsidRPr="00DD2288">
        <w:t>.</w:t>
      </w:r>
    </w:p>
    <w:p w14:paraId="13F69140" w14:textId="278BB16A" w:rsidR="00AD5CBE" w:rsidRPr="00DD2288" w:rsidRDefault="003B5D4C" w:rsidP="003B5D4C">
      <w:pPr>
        <w:pStyle w:val="InfoboxList"/>
      </w:pPr>
      <w:r>
        <w:t>2.</w:t>
      </w:r>
      <w:r w:rsidR="001A4685">
        <w:tab/>
      </w:r>
      <w:r w:rsidR="00AD5CBE" w:rsidRPr="00DD2288">
        <w:t xml:space="preserve">Rooms occupied 24/7, such as computer rooms, networking closets, mechanical, and electrical rooms served by the air handler shall be assigned to a single </w:t>
      </w:r>
      <w:r w:rsidR="00D21A33">
        <w:t>Zone Group</w:t>
      </w:r>
      <w:r w:rsidR="00AD5CBE" w:rsidRPr="00DD2288">
        <w:t xml:space="preserve">. These rooms do not apply to the </w:t>
      </w:r>
      <w:r w:rsidR="00D21A33">
        <w:t>Zone Group</w:t>
      </w:r>
      <w:r w:rsidR="00AD5CBE" w:rsidRPr="00DD2288">
        <w:t xml:space="preserve"> restrictions below.</w:t>
      </w:r>
    </w:p>
    <w:p w14:paraId="752F0955" w14:textId="64DB98C0" w:rsidR="00AD5CBE" w:rsidRPr="00DD2288" w:rsidRDefault="003B5D4C" w:rsidP="003B5D4C">
      <w:pPr>
        <w:pStyle w:val="InfoboxList"/>
      </w:pPr>
      <w:r>
        <w:t>3.</w:t>
      </w:r>
      <w:r w:rsidR="001A4685">
        <w:tab/>
      </w:r>
      <w:r w:rsidR="00AD5CBE" w:rsidRPr="00DD2288">
        <w:t xml:space="preserve">A </w:t>
      </w:r>
      <w:r w:rsidR="00D21A33">
        <w:t>Zone Group</w:t>
      </w:r>
      <w:r w:rsidR="00AD5CBE" w:rsidRPr="00DD2288">
        <w:t xml:space="preserve"> shall not span floors (per Section 6.4.3.3.4 of ASHRAE 90.1 2016).</w:t>
      </w:r>
    </w:p>
    <w:p w14:paraId="2885EDDA" w14:textId="22ED8303" w:rsidR="00AD5CBE" w:rsidRPr="00DD2288" w:rsidRDefault="003B5D4C" w:rsidP="003B5D4C">
      <w:pPr>
        <w:pStyle w:val="InfoboxList"/>
      </w:pPr>
      <w:r>
        <w:t>4.</w:t>
      </w:r>
      <w:r w:rsidR="001A4685">
        <w:tab/>
      </w:r>
      <w:r w:rsidR="00AD5CBE" w:rsidRPr="00DD2288">
        <w:t xml:space="preserve">A </w:t>
      </w:r>
      <w:r w:rsidR="00D21A33">
        <w:t>Zone Group</w:t>
      </w:r>
      <w:r w:rsidR="00AD5CBE" w:rsidRPr="00DD2288">
        <w:t xml:space="preserve"> shall not exceed </w:t>
      </w:r>
      <w:ins w:id="861" w:author="Titus Ellison" w:date="2022-10-13T12:04:00Z">
        <w:r w:rsidR="00361D1A" w:rsidRPr="00361D1A">
          <w:rPr>
            <w:rStyle w:val="Toggle"/>
            <w:rPrChange w:id="862" w:author="Titus Ellison" w:date="2022-10-13T12:04:00Z">
              <w:rPr/>
            </w:rPrChange>
          </w:rPr>
          <w:t>[UNITS [</w:t>
        </w:r>
      </w:ins>
      <w:r w:rsidR="00AD5CBE" w:rsidRPr="00361D1A">
        <w:rPr>
          <w:rStyle w:val="Toggle"/>
          <w:rPrChange w:id="863" w:author="Titus Ellison" w:date="2022-10-13T12:04:00Z">
            <w:rPr/>
          </w:rPrChange>
        </w:rPr>
        <w:t>2,300 m</w:t>
      </w:r>
      <w:r w:rsidR="00AD5CBE" w:rsidRPr="00914DB8">
        <w:rPr>
          <w:rStyle w:val="Toggle"/>
          <w:vertAlign w:val="superscript"/>
          <w:rPrChange w:id="864" w:author="Reece Kiriu" w:date="2022-10-26T14:06:00Z">
            <w:rPr/>
          </w:rPrChange>
        </w:rPr>
        <w:t>2</w:t>
      </w:r>
      <w:ins w:id="865" w:author="Titus Ellison" w:date="2022-10-13T12:04:00Z">
        <w:r w:rsidR="00361D1A" w:rsidRPr="00361D1A">
          <w:rPr>
            <w:rStyle w:val="Toggle"/>
            <w:rPrChange w:id="866" w:author="Titus Ellison" w:date="2022-10-13T12:04:00Z">
              <w:rPr/>
            </w:rPrChange>
          </w:rPr>
          <w:t>]</w:t>
        </w:r>
      </w:ins>
      <w:r w:rsidR="00AD5CBE" w:rsidRPr="00361D1A">
        <w:rPr>
          <w:rStyle w:val="Toggle"/>
          <w:rPrChange w:id="867" w:author="Titus Ellison" w:date="2022-10-13T12:04:00Z">
            <w:rPr/>
          </w:rPrChange>
        </w:rPr>
        <w:t xml:space="preserve"> </w:t>
      </w:r>
      <w:del w:id="868" w:author="Titus Ellison" w:date="2022-10-13T12:04:00Z">
        <w:r w:rsidR="00AD5CBE" w:rsidRPr="00361D1A" w:rsidDel="00361D1A">
          <w:rPr>
            <w:rStyle w:val="Toggle"/>
            <w:rPrChange w:id="869" w:author="Titus Ellison" w:date="2022-10-13T12:04:00Z">
              <w:rPr/>
            </w:rPrChange>
          </w:rPr>
          <w:delText>(</w:delText>
        </w:r>
      </w:del>
      <w:ins w:id="870" w:author="Titus Ellison" w:date="2022-10-13T12:04:00Z">
        <w:r w:rsidR="00361D1A" w:rsidRPr="00361D1A">
          <w:rPr>
            <w:rStyle w:val="Toggle"/>
            <w:rPrChange w:id="871" w:author="Titus Ellison" w:date="2022-10-13T12:04:00Z">
              <w:rPr/>
            </w:rPrChange>
          </w:rPr>
          <w:t>[</w:t>
        </w:r>
      </w:ins>
      <w:r w:rsidR="00AD5CBE" w:rsidRPr="00361D1A">
        <w:rPr>
          <w:rStyle w:val="Toggle"/>
          <w:rPrChange w:id="872" w:author="Titus Ellison" w:date="2022-10-13T12:04:00Z">
            <w:rPr/>
          </w:rPrChange>
        </w:rPr>
        <w:t>25,000 ft</w:t>
      </w:r>
      <w:r w:rsidR="00AD5CBE" w:rsidRPr="00914DB8">
        <w:rPr>
          <w:rStyle w:val="Toggle"/>
          <w:vertAlign w:val="superscript"/>
          <w:rPrChange w:id="873" w:author="Reece Kiriu" w:date="2022-10-26T14:06:00Z">
            <w:rPr/>
          </w:rPrChange>
        </w:rPr>
        <w:t>2</w:t>
      </w:r>
      <w:ins w:id="874" w:author="Titus Ellison" w:date="2022-10-13T12:04:00Z">
        <w:r w:rsidR="00361D1A" w:rsidRPr="00361D1A">
          <w:rPr>
            <w:rStyle w:val="Toggle"/>
            <w:rPrChange w:id="875" w:author="Titus Ellison" w:date="2022-10-13T12:04:00Z">
              <w:rPr/>
            </w:rPrChange>
          </w:rPr>
          <w:t>]]</w:t>
        </w:r>
      </w:ins>
      <w:del w:id="876" w:author="Titus Ellison" w:date="2022-10-13T12:04:00Z">
        <w:r w:rsidR="00AD5CBE" w:rsidRPr="00DD2288" w:rsidDel="00361D1A">
          <w:delText>)</w:delText>
        </w:r>
      </w:del>
      <w:r w:rsidR="00AD5CBE" w:rsidRPr="00DD2288">
        <w:t xml:space="preserve"> (per Section 6.4.3.3.4 of ASHRAE 90.1</w:t>
      </w:r>
      <w:ins w:id="877" w:author="Reece Kiriu" w:date="2022-10-26T14:06:00Z">
        <w:r w:rsidR="00914DB8">
          <w:t>-</w:t>
        </w:r>
      </w:ins>
      <w:del w:id="878" w:author="Reece Kiriu" w:date="2022-10-26T14:06:00Z">
        <w:r w:rsidR="00AD5CBE" w:rsidRPr="00DD2288" w:rsidDel="00914DB8">
          <w:delText xml:space="preserve"> </w:delText>
        </w:r>
      </w:del>
      <w:r w:rsidR="00AD5CBE" w:rsidRPr="00DD2288">
        <w:t>2016).</w:t>
      </w:r>
    </w:p>
    <w:p w14:paraId="3502944B" w14:textId="5FB2C00B" w:rsidR="00AD5CBE" w:rsidRPr="00DD2288" w:rsidRDefault="003B5D4C" w:rsidP="003B5D4C">
      <w:pPr>
        <w:pStyle w:val="InfoboxList"/>
      </w:pPr>
      <w:r>
        <w:t>5.</w:t>
      </w:r>
      <w:r w:rsidR="001A4685">
        <w:tab/>
      </w:r>
      <w:r w:rsidR="00AD5CBE" w:rsidRPr="00DD2288">
        <w:t xml:space="preserve">If future occupancy patterns are known, a single </w:t>
      </w:r>
      <w:r w:rsidR="00D21A33">
        <w:t>Zone Group</w:t>
      </w:r>
      <w:r w:rsidR="00AD5CBE" w:rsidRPr="00DD2288">
        <w:t xml:space="preserve"> shall not include spaces belonging to more than one tenant.</w:t>
      </w:r>
    </w:p>
    <w:p w14:paraId="3EFFE1C1" w14:textId="2F02CCC0" w:rsidR="00AD5CBE" w:rsidRPr="00DD2288" w:rsidRDefault="003B5D4C" w:rsidP="003B5D4C">
      <w:pPr>
        <w:pStyle w:val="InfoboxList"/>
      </w:pPr>
      <w:r>
        <w:t>6.</w:t>
      </w:r>
      <w:r w:rsidR="001A4685">
        <w:tab/>
      </w:r>
      <w:r w:rsidR="00AD5CBE" w:rsidRPr="00DD2288">
        <w:t xml:space="preserve">A zone shall not be a member of more than one </w:t>
      </w:r>
      <w:r w:rsidR="00D21A33">
        <w:t>Zone Group</w:t>
      </w:r>
      <w:r w:rsidR="00AD5CBE" w:rsidRPr="00DD2288">
        <w:t>.</w:t>
      </w:r>
    </w:p>
    <w:p w14:paraId="249CA188" w14:textId="17B8BC7F" w:rsidR="00EC7EAC" w:rsidRDefault="003B5D4C" w:rsidP="003B5D4C">
      <w:pPr>
        <w:pStyle w:val="InfoboxList"/>
      </w:pPr>
      <w:r>
        <w:t>7.</w:t>
      </w:r>
      <w:r w:rsidR="001A4685">
        <w:tab/>
      </w:r>
      <w:r w:rsidR="00EC7EAC" w:rsidRPr="00EC7EAC">
        <w:t xml:space="preserve">Miscellaneous equipment, such as exhaust fans, serving spaces within a </w:t>
      </w:r>
      <w:r w:rsidR="00D222B9">
        <w:t>Zone Group</w:t>
      </w:r>
      <w:r w:rsidR="00D222B9" w:rsidRPr="00EC7EAC">
        <w:t xml:space="preserve"> </w:t>
      </w:r>
      <w:r w:rsidR="00EC7EAC" w:rsidRPr="00EC7EAC">
        <w:t>shall be included in the</w:t>
      </w:r>
      <w:r w:rsidR="00D222B9" w:rsidRPr="00D222B9">
        <w:t xml:space="preserve"> </w:t>
      </w:r>
      <w:r w:rsidR="00D222B9">
        <w:t>Zone Group</w:t>
      </w:r>
      <w:r w:rsidR="00EC7EAC" w:rsidRPr="00EC7EAC">
        <w:t>.</w:t>
      </w:r>
    </w:p>
    <w:p w14:paraId="3F293F38" w14:textId="7E47D87F" w:rsidR="00AD5CBE" w:rsidRPr="00AD5CBE" w:rsidRDefault="003B5D4C" w:rsidP="003B5D4C">
      <w:pPr>
        <w:pStyle w:val="InfoboxList"/>
        <w:pBdr>
          <w:bottom w:val="single" w:sz="8" w:space="1" w:color="auto"/>
        </w:pBdr>
      </w:pPr>
      <w:r>
        <w:t>8.</w:t>
      </w:r>
      <w:r w:rsidR="001A4685">
        <w:tab/>
      </w:r>
      <w:r w:rsidR="00EC7EAC" w:rsidRPr="00EC7EAC">
        <w:t xml:space="preserve">Miscellaneous equipment may be included in multiple </w:t>
      </w:r>
      <w:r w:rsidR="00D222B9">
        <w:t>Zone Group</w:t>
      </w:r>
      <w:r w:rsidR="00D222B9" w:rsidRPr="00EC7EAC">
        <w:t xml:space="preserve"> </w:t>
      </w:r>
      <w:r w:rsidR="00EC7EAC" w:rsidRPr="00EC7EAC">
        <w:t xml:space="preserve">if it serves spaces in multiple </w:t>
      </w:r>
      <w:r w:rsidR="00D222B9">
        <w:t>Zone Group</w:t>
      </w:r>
      <w:r w:rsidR="00EC7EAC" w:rsidRPr="00EC7EAC">
        <w:t>s.</w:t>
      </w:r>
    </w:p>
    <w:tbl>
      <w:tblPr>
        <w:tblW w:w="9360" w:type="dxa"/>
        <w:tblLayout w:type="fixed"/>
        <w:tblCellMar>
          <w:top w:w="100" w:type="dxa"/>
          <w:left w:w="40" w:type="dxa"/>
          <w:bottom w:w="40" w:type="dxa"/>
          <w:right w:w="40" w:type="dxa"/>
        </w:tblCellMar>
        <w:tblLook w:val="0000" w:firstRow="0" w:lastRow="0" w:firstColumn="0" w:lastColumn="0" w:noHBand="0" w:noVBand="0"/>
      </w:tblPr>
      <w:tblGrid>
        <w:gridCol w:w="1873"/>
        <w:gridCol w:w="261"/>
        <w:gridCol w:w="496"/>
        <w:gridCol w:w="2140"/>
        <w:gridCol w:w="1710"/>
        <w:gridCol w:w="2880"/>
      </w:tblGrid>
      <w:tr w:rsidR="00EC7EAC" w14:paraId="6C0BF275" w14:textId="77777777" w:rsidTr="00EC7EAC">
        <w:trPr>
          <w:cantSplit/>
        </w:trPr>
        <w:tc>
          <w:tcPr>
            <w:tcW w:w="2134" w:type="dxa"/>
            <w:gridSpan w:val="2"/>
            <w:tcBorders>
              <w:top w:val="nil"/>
              <w:left w:val="nil"/>
              <w:bottom w:val="nil"/>
              <w:right w:val="nil"/>
            </w:tcBorders>
          </w:tcPr>
          <w:p w14:paraId="6118D4F8" w14:textId="77777777" w:rsidR="00EC7EAC" w:rsidRDefault="00EC7EAC" w:rsidP="00122D20">
            <w:pPr>
              <w:pStyle w:val="TableTitle"/>
            </w:pPr>
          </w:p>
        </w:tc>
        <w:tc>
          <w:tcPr>
            <w:tcW w:w="7226" w:type="dxa"/>
            <w:gridSpan w:val="4"/>
            <w:tcBorders>
              <w:top w:val="nil"/>
              <w:left w:val="nil"/>
              <w:bottom w:val="nil"/>
              <w:right w:val="nil"/>
            </w:tcBorders>
            <w:tcMar>
              <w:top w:w="100" w:type="dxa"/>
              <w:left w:w="40" w:type="dxa"/>
              <w:bottom w:w="40" w:type="dxa"/>
              <w:right w:w="40" w:type="dxa"/>
            </w:tcMar>
            <w:vAlign w:val="center"/>
          </w:tcPr>
          <w:p w14:paraId="37FC7B1E" w14:textId="4F2888E7" w:rsidR="00EC7EAC" w:rsidRPr="00EA594F" w:rsidRDefault="00EC7EAC" w:rsidP="003B5D4C">
            <w:pPr>
              <w:pStyle w:val="TableTitle"/>
              <w:keepNext w:val="0"/>
              <w:jc w:val="left"/>
              <w:rPr>
                <w:sz w:val="16"/>
                <w:szCs w:val="16"/>
              </w:rPr>
            </w:pPr>
            <w:r>
              <w:t>Informative Table 3.1.3 Example Zone-Group Table</w:t>
            </w:r>
          </w:p>
        </w:tc>
      </w:tr>
      <w:tr w:rsidR="00EC7EAC" w:rsidRPr="00B946B0" w14:paraId="2ECA5208" w14:textId="77777777" w:rsidTr="00252C2D">
        <w:trPr>
          <w:cantSplit/>
        </w:trPr>
        <w:tc>
          <w:tcPr>
            <w:tcW w:w="1873" w:type="dxa"/>
            <w:tcBorders>
              <w:top w:val="single" w:sz="18" w:space="0" w:color="000000"/>
              <w:left w:val="nil"/>
              <w:bottom w:val="nil"/>
              <w:right w:val="single" w:sz="4" w:space="0" w:color="000000"/>
            </w:tcBorders>
            <w:tcMar>
              <w:top w:w="130" w:type="dxa"/>
              <w:left w:w="80" w:type="dxa"/>
              <w:bottom w:w="70" w:type="dxa"/>
              <w:right w:w="40" w:type="dxa"/>
            </w:tcMar>
            <w:vAlign w:val="bottom"/>
          </w:tcPr>
          <w:p w14:paraId="21615410" w14:textId="111EF2A5" w:rsidR="00EC7EAC" w:rsidRPr="00B946B0" w:rsidRDefault="00D21A33" w:rsidP="00EC7EAC">
            <w:pPr>
              <w:keepNext/>
            </w:pPr>
            <w:r>
              <w:t>Zone Group</w:t>
            </w:r>
            <w:r w:rsidR="00EC7EAC" w:rsidRPr="00B946B0">
              <w:t xml:space="preserve"> Name</w:t>
            </w:r>
          </w:p>
        </w:tc>
        <w:tc>
          <w:tcPr>
            <w:tcW w:w="757" w:type="dxa"/>
            <w:gridSpan w:val="2"/>
            <w:tcBorders>
              <w:top w:val="single" w:sz="18" w:space="0" w:color="000000"/>
              <w:left w:val="single" w:sz="4" w:space="0" w:color="000000"/>
              <w:bottom w:val="nil"/>
              <w:right w:val="single" w:sz="4" w:space="0" w:color="000000"/>
            </w:tcBorders>
            <w:tcMar>
              <w:top w:w="130" w:type="dxa"/>
              <w:left w:w="80" w:type="dxa"/>
              <w:bottom w:w="70" w:type="dxa"/>
              <w:right w:w="40" w:type="dxa"/>
            </w:tcMar>
            <w:vAlign w:val="bottom"/>
          </w:tcPr>
          <w:p w14:paraId="2DE2B079" w14:textId="77777777" w:rsidR="00EC7EAC" w:rsidRPr="00B946B0" w:rsidRDefault="00EC7EAC" w:rsidP="00EC7EAC">
            <w:pPr>
              <w:keepNext/>
            </w:pPr>
            <w:r w:rsidRPr="00B946B0">
              <w:t>AH Tag</w:t>
            </w:r>
          </w:p>
        </w:tc>
        <w:tc>
          <w:tcPr>
            <w:tcW w:w="2140" w:type="dxa"/>
            <w:tcBorders>
              <w:top w:val="single" w:sz="18" w:space="0" w:color="000000"/>
              <w:left w:val="single" w:sz="4" w:space="0" w:color="000000"/>
              <w:bottom w:val="nil"/>
              <w:right w:val="single" w:sz="4" w:space="0" w:color="000000"/>
            </w:tcBorders>
            <w:tcMar>
              <w:top w:w="130" w:type="dxa"/>
              <w:left w:w="80" w:type="dxa"/>
              <w:bottom w:w="70" w:type="dxa"/>
              <w:right w:w="40" w:type="dxa"/>
            </w:tcMar>
            <w:vAlign w:val="bottom"/>
          </w:tcPr>
          <w:p w14:paraId="6C98D072" w14:textId="77777777" w:rsidR="00EC7EAC" w:rsidRPr="00B946B0" w:rsidRDefault="00EC7EAC" w:rsidP="00EC7EAC">
            <w:pPr>
              <w:keepNext/>
            </w:pPr>
            <w:r w:rsidRPr="00B946B0">
              <w:t>Terminal Unit Tags</w:t>
            </w:r>
          </w:p>
        </w:tc>
        <w:tc>
          <w:tcPr>
            <w:tcW w:w="1710" w:type="dxa"/>
            <w:tcBorders>
              <w:top w:val="single" w:sz="18" w:space="0" w:color="000000"/>
              <w:left w:val="single" w:sz="4" w:space="0" w:color="000000"/>
              <w:bottom w:val="nil"/>
              <w:right w:val="single" w:sz="6" w:space="0" w:color="000000"/>
            </w:tcBorders>
          </w:tcPr>
          <w:p w14:paraId="27235E3D" w14:textId="17F7C728" w:rsidR="00EC7EAC" w:rsidRPr="00EC7EAC" w:rsidRDefault="00EC7EAC" w:rsidP="00D222B9">
            <w:pPr>
              <w:keepNext/>
              <w:jc w:val="center"/>
              <w:rPr>
                <w:iCs/>
              </w:rPr>
            </w:pPr>
            <w:r w:rsidRPr="00EC7EAC">
              <w:rPr>
                <w:iCs/>
              </w:rPr>
              <w:t>Miscellaneous Equipment Tags</w:t>
            </w:r>
          </w:p>
        </w:tc>
        <w:tc>
          <w:tcPr>
            <w:tcW w:w="2880" w:type="dxa"/>
            <w:tcBorders>
              <w:top w:val="single" w:sz="18" w:space="0" w:color="000000"/>
              <w:left w:val="single" w:sz="6" w:space="0" w:color="000000"/>
              <w:bottom w:val="nil"/>
              <w:right w:val="nil"/>
            </w:tcBorders>
            <w:tcMar>
              <w:top w:w="130" w:type="dxa"/>
              <w:left w:w="80" w:type="dxa"/>
              <w:bottom w:w="70" w:type="dxa"/>
              <w:right w:w="40" w:type="dxa"/>
            </w:tcMar>
            <w:vAlign w:val="bottom"/>
          </w:tcPr>
          <w:p w14:paraId="3D8191FC" w14:textId="10AF10C7" w:rsidR="00EC7EAC" w:rsidRPr="00B946B0" w:rsidRDefault="00EC7EAC" w:rsidP="00EC7EAC">
            <w:pPr>
              <w:keepNext/>
            </w:pPr>
            <w:r w:rsidRPr="00B946B0">
              <w:t xml:space="preserve">Default Schedule </w:t>
            </w:r>
          </w:p>
        </w:tc>
      </w:tr>
      <w:tr w:rsidR="00EC7EAC" w:rsidRPr="00B946B0" w14:paraId="123BBAB0" w14:textId="77777777" w:rsidTr="00252C2D">
        <w:trPr>
          <w:cantSplit/>
        </w:trPr>
        <w:tc>
          <w:tcPr>
            <w:tcW w:w="1873" w:type="dxa"/>
            <w:tcBorders>
              <w:top w:val="double" w:sz="4" w:space="0" w:color="000000"/>
              <w:left w:val="nil"/>
              <w:bottom w:val="nil"/>
              <w:right w:val="single" w:sz="4" w:space="0" w:color="000000"/>
            </w:tcBorders>
            <w:tcMar>
              <w:top w:w="130" w:type="dxa"/>
              <w:left w:w="80" w:type="dxa"/>
              <w:bottom w:w="70" w:type="dxa"/>
              <w:right w:w="40" w:type="dxa"/>
            </w:tcMar>
          </w:tcPr>
          <w:p w14:paraId="22B9BC73" w14:textId="46171895" w:rsidR="00EC7EAC" w:rsidRPr="00B946B0" w:rsidRDefault="00EC7EAC" w:rsidP="00EC7EAC">
            <w:pPr>
              <w:keepNext/>
            </w:pPr>
            <w:r w:rsidRPr="00B946B0">
              <w:t>First-floor assembly</w:t>
            </w:r>
          </w:p>
        </w:tc>
        <w:tc>
          <w:tcPr>
            <w:tcW w:w="757" w:type="dxa"/>
            <w:gridSpan w:val="2"/>
            <w:tcBorders>
              <w:top w:val="double" w:sz="4" w:space="0" w:color="000000"/>
              <w:left w:val="single" w:sz="4" w:space="0" w:color="000000"/>
              <w:bottom w:val="nil"/>
              <w:right w:val="single" w:sz="4" w:space="0" w:color="000000"/>
            </w:tcBorders>
            <w:tcMar>
              <w:top w:w="130" w:type="dxa"/>
              <w:left w:w="80" w:type="dxa"/>
              <w:bottom w:w="70" w:type="dxa"/>
              <w:right w:w="40" w:type="dxa"/>
            </w:tcMar>
          </w:tcPr>
          <w:p w14:paraId="4A7F3C74" w14:textId="77777777" w:rsidR="00EC7EAC" w:rsidRPr="00B946B0" w:rsidRDefault="00EC7EAC" w:rsidP="00EC7EAC">
            <w:pPr>
              <w:keepNext/>
            </w:pPr>
            <w:r w:rsidRPr="00B946B0">
              <w:t>AH-1</w:t>
            </w:r>
          </w:p>
        </w:tc>
        <w:tc>
          <w:tcPr>
            <w:tcW w:w="2140" w:type="dxa"/>
            <w:tcBorders>
              <w:top w:val="double" w:sz="4" w:space="0" w:color="000000"/>
              <w:left w:val="single" w:sz="4" w:space="0" w:color="000000"/>
              <w:bottom w:val="nil"/>
              <w:right w:val="single" w:sz="4" w:space="0" w:color="000000"/>
            </w:tcBorders>
            <w:tcMar>
              <w:top w:w="130" w:type="dxa"/>
              <w:left w:w="80" w:type="dxa"/>
              <w:bottom w:w="70" w:type="dxa"/>
              <w:right w:w="40" w:type="dxa"/>
            </w:tcMar>
          </w:tcPr>
          <w:p w14:paraId="0E3EFC38" w14:textId="77777777" w:rsidR="00EC7EAC" w:rsidRPr="00B946B0" w:rsidRDefault="00EC7EAC" w:rsidP="00EC7EAC">
            <w:pPr>
              <w:keepNext/>
            </w:pPr>
            <w:r w:rsidRPr="00B946B0">
              <w:t>VAV-1-1 through 11</w:t>
            </w:r>
          </w:p>
        </w:tc>
        <w:tc>
          <w:tcPr>
            <w:tcW w:w="1710" w:type="dxa"/>
            <w:tcBorders>
              <w:top w:val="double" w:sz="4" w:space="0" w:color="000000"/>
              <w:left w:val="single" w:sz="4" w:space="0" w:color="000000"/>
              <w:bottom w:val="nil"/>
              <w:right w:val="single" w:sz="6" w:space="0" w:color="000000"/>
            </w:tcBorders>
          </w:tcPr>
          <w:p w14:paraId="2AF51332" w14:textId="17A01463" w:rsidR="00EC7EAC" w:rsidRPr="00EC7EAC" w:rsidRDefault="00EC7EAC" w:rsidP="00D222B9">
            <w:pPr>
              <w:keepNext/>
              <w:jc w:val="center"/>
              <w:rPr>
                <w:iCs/>
              </w:rPr>
            </w:pPr>
            <w:r w:rsidRPr="00EC7EAC">
              <w:rPr>
                <w:iCs/>
              </w:rPr>
              <w:t>EF-1</w:t>
            </w:r>
          </w:p>
        </w:tc>
        <w:tc>
          <w:tcPr>
            <w:tcW w:w="2880" w:type="dxa"/>
            <w:tcBorders>
              <w:top w:val="double" w:sz="4" w:space="0" w:color="000000"/>
              <w:left w:val="single" w:sz="6" w:space="0" w:color="000000"/>
              <w:bottom w:val="nil"/>
              <w:right w:val="nil"/>
            </w:tcBorders>
            <w:tcMar>
              <w:top w:w="130" w:type="dxa"/>
              <w:left w:w="80" w:type="dxa"/>
              <w:bottom w:w="70" w:type="dxa"/>
              <w:right w:w="40" w:type="dxa"/>
            </w:tcMar>
          </w:tcPr>
          <w:p w14:paraId="215EAE29" w14:textId="12E309A1" w:rsidR="00EC7EAC" w:rsidRPr="00B946B0" w:rsidRDefault="00EC7EAC" w:rsidP="00EC7EAC">
            <w:pPr>
              <w:keepNext/>
            </w:pPr>
            <w:r w:rsidRPr="00B946B0">
              <w:t>WD: 6 am to 8pm</w:t>
            </w:r>
          </w:p>
          <w:p w14:paraId="484C2F1D" w14:textId="2A874387" w:rsidR="00EC7EAC" w:rsidRPr="00B946B0" w:rsidRDefault="00EC7EAC" w:rsidP="00EC7EAC">
            <w:pPr>
              <w:keepNext/>
            </w:pPr>
            <w:r w:rsidRPr="00B946B0">
              <w:t>WE: 8 am to 10pm</w:t>
            </w:r>
          </w:p>
          <w:p w14:paraId="2DB84BAB" w14:textId="77777777" w:rsidR="00EC7EAC" w:rsidRPr="00B946B0" w:rsidRDefault="00EC7EAC" w:rsidP="00EC7EAC">
            <w:pPr>
              <w:keepNext/>
            </w:pPr>
            <w:r w:rsidRPr="00B946B0">
              <w:t>HOL: off</w:t>
            </w:r>
          </w:p>
        </w:tc>
      </w:tr>
      <w:tr w:rsidR="00EC7EAC" w:rsidRPr="00B946B0" w14:paraId="182923DB" w14:textId="77777777" w:rsidTr="00252C2D">
        <w:trPr>
          <w:cantSplit/>
        </w:trPr>
        <w:tc>
          <w:tcPr>
            <w:tcW w:w="1873" w:type="dxa"/>
            <w:tcBorders>
              <w:top w:val="single" w:sz="3" w:space="0" w:color="000000"/>
              <w:left w:val="nil"/>
              <w:bottom w:val="single" w:sz="3" w:space="0" w:color="000000"/>
              <w:right w:val="single" w:sz="4" w:space="0" w:color="000000"/>
            </w:tcBorders>
            <w:tcMar>
              <w:top w:w="130" w:type="dxa"/>
              <w:left w:w="80" w:type="dxa"/>
              <w:bottom w:w="70" w:type="dxa"/>
              <w:right w:w="40" w:type="dxa"/>
            </w:tcMar>
          </w:tcPr>
          <w:p w14:paraId="1875A411" w14:textId="223667FD" w:rsidR="00EC7EAC" w:rsidRPr="00B946B0" w:rsidRDefault="00EC7EAC" w:rsidP="00EC7EAC">
            <w:pPr>
              <w:keepNext/>
            </w:pPr>
            <w:r w:rsidRPr="00B946B0">
              <w:t>Second-floor office</w:t>
            </w:r>
          </w:p>
        </w:tc>
        <w:tc>
          <w:tcPr>
            <w:tcW w:w="757" w:type="dxa"/>
            <w:gridSpan w:val="2"/>
            <w:tcBorders>
              <w:top w:val="single" w:sz="3" w:space="0" w:color="000000"/>
              <w:left w:val="single" w:sz="4" w:space="0" w:color="000000"/>
              <w:bottom w:val="single" w:sz="3" w:space="0" w:color="000000"/>
              <w:right w:val="single" w:sz="4" w:space="0" w:color="000000"/>
            </w:tcBorders>
            <w:tcMar>
              <w:top w:w="130" w:type="dxa"/>
              <w:left w:w="80" w:type="dxa"/>
              <w:bottom w:w="70" w:type="dxa"/>
              <w:right w:w="40" w:type="dxa"/>
            </w:tcMar>
          </w:tcPr>
          <w:p w14:paraId="7423E781" w14:textId="77777777" w:rsidR="00EC7EAC" w:rsidRPr="00B946B0" w:rsidRDefault="00EC7EAC" w:rsidP="00EC7EAC">
            <w:pPr>
              <w:keepNext/>
            </w:pPr>
            <w:r w:rsidRPr="00B946B0">
              <w:t>AH-1</w:t>
            </w:r>
          </w:p>
        </w:tc>
        <w:tc>
          <w:tcPr>
            <w:tcW w:w="2140" w:type="dxa"/>
            <w:tcBorders>
              <w:top w:val="single" w:sz="3" w:space="0" w:color="000000"/>
              <w:left w:val="single" w:sz="4" w:space="0" w:color="000000"/>
              <w:bottom w:val="single" w:sz="3" w:space="0" w:color="000000"/>
              <w:right w:val="single" w:sz="4" w:space="0" w:color="000000"/>
            </w:tcBorders>
            <w:tcMar>
              <w:top w:w="130" w:type="dxa"/>
              <w:left w:w="80" w:type="dxa"/>
              <w:bottom w:w="70" w:type="dxa"/>
              <w:right w:w="40" w:type="dxa"/>
            </w:tcMar>
          </w:tcPr>
          <w:p w14:paraId="20753D12" w14:textId="77777777" w:rsidR="00EC7EAC" w:rsidRPr="00B946B0" w:rsidRDefault="00EC7EAC" w:rsidP="00EC7EAC">
            <w:pPr>
              <w:keepNext/>
            </w:pPr>
            <w:r w:rsidRPr="00B946B0">
              <w:t>VAV-2-1 through 15</w:t>
            </w:r>
          </w:p>
        </w:tc>
        <w:tc>
          <w:tcPr>
            <w:tcW w:w="1710" w:type="dxa"/>
            <w:tcBorders>
              <w:top w:val="single" w:sz="3" w:space="0" w:color="000000"/>
              <w:left w:val="single" w:sz="4" w:space="0" w:color="000000"/>
              <w:bottom w:val="single" w:sz="3" w:space="0" w:color="000000"/>
              <w:right w:val="single" w:sz="6" w:space="0" w:color="000000"/>
            </w:tcBorders>
          </w:tcPr>
          <w:p w14:paraId="4BCEA83A" w14:textId="733ADF0C" w:rsidR="00EC7EAC" w:rsidRPr="00EC7EAC" w:rsidRDefault="00EC7EAC" w:rsidP="00D222B9">
            <w:pPr>
              <w:keepNext/>
              <w:jc w:val="center"/>
              <w:rPr>
                <w:iCs/>
              </w:rPr>
            </w:pPr>
            <w:r w:rsidRPr="00EC7EAC">
              <w:rPr>
                <w:iCs/>
              </w:rPr>
              <w:t>EF-2</w:t>
            </w:r>
          </w:p>
        </w:tc>
        <w:tc>
          <w:tcPr>
            <w:tcW w:w="2880" w:type="dxa"/>
            <w:tcBorders>
              <w:top w:val="single" w:sz="3" w:space="0" w:color="000000"/>
              <w:left w:val="single" w:sz="6" w:space="0" w:color="000000"/>
              <w:bottom w:val="single" w:sz="3" w:space="0" w:color="000000"/>
              <w:right w:val="nil"/>
            </w:tcBorders>
            <w:tcMar>
              <w:top w:w="130" w:type="dxa"/>
              <w:left w:w="80" w:type="dxa"/>
              <w:bottom w:w="70" w:type="dxa"/>
              <w:right w:w="40" w:type="dxa"/>
            </w:tcMar>
          </w:tcPr>
          <w:p w14:paraId="4CB4A318" w14:textId="16EE375D" w:rsidR="00EC7EAC" w:rsidRPr="00B946B0" w:rsidRDefault="00EC7EAC" w:rsidP="00EC7EAC">
            <w:pPr>
              <w:keepNext/>
            </w:pPr>
            <w:r w:rsidRPr="00B946B0">
              <w:t>WD: 7 am to 7 pm</w:t>
            </w:r>
          </w:p>
          <w:p w14:paraId="48E1BB77" w14:textId="38BE9105" w:rsidR="00EC7EAC" w:rsidRPr="00B946B0" w:rsidRDefault="00EC7EAC" w:rsidP="00EC7EAC">
            <w:pPr>
              <w:keepNext/>
            </w:pPr>
            <w:r w:rsidRPr="00B946B0">
              <w:t>SAT: 9 am to 2 pm</w:t>
            </w:r>
          </w:p>
          <w:p w14:paraId="16E1A5B7" w14:textId="77777777" w:rsidR="00EC7EAC" w:rsidRPr="00B946B0" w:rsidRDefault="00EC7EAC" w:rsidP="00EC7EAC">
            <w:pPr>
              <w:keepNext/>
            </w:pPr>
            <w:r w:rsidRPr="00B946B0">
              <w:t>SUN: off</w:t>
            </w:r>
          </w:p>
          <w:p w14:paraId="699F1D04" w14:textId="77777777" w:rsidR="00EC7EAC" w:rsidRPr="00B946B0" w:rsidRDefault="00EC7EAC" w:rsidP="00EC7EAC">
            <w:pPr>
              <w:keepNext/>
            </w:pPr>
            <w:r w:rsidRPr="00B946B0">
              <w:t>HOL: off</w:t>
            </w:r>
          </w:p>
        </w:tc>
      </w:tr>
      <w:tr w:rsidR="00EC7EAC" w:rsidRPr="00B946B0" w14:paraId="1BBF02EF" w14:textId="77777777" w:rsidTr="00252C2D">
        <w:trPr>
          <w:cantSplit/>
        </w:trPr>
        <w:tc>
          <w:tcPr>
            <w:tcW w:w="1873" w:type="dxa"/>
            <w:tcBorders>
              <w:top w:val="nil"/>
              <w:left w:val="nil"/>
              <w:bottom w:val="nil"/>
              <w:right w:val="single" w:sz="4" w:space="0" w:color="000000"/>
            </w:tcBorders>
            <w:tcMar>
              <w:top w:w="130" w:type="dxa"/>
              <w:left w:w="80" w:type="dxa"/>
              <w:bottom w:w="70" w:type="dxa"/>
              <w:right w:w="40" w:type="dxa"/>
            </w:tcMar>
          </w:tcPr>
          <w:p w14:paraId="7D5156A1" w14:textId="77777777" w:rsidR="00EC7EAC" w:rsidRPr="00B946B0" w:rsidRDefault="00EC7EAC" w:rsidP="00EC7EAC">
            <w:pPr>
              <w:keepNext/>
            </w:pPr>
            <w:r w:rsidRPr="00B946B0">
              <w:t>IDF rooms</w:t>
            </w:r>
          </w:p>
        </w:tc>
        <w:tc>
          <w:tcPr>
            <w:tcW w:w="757" w:type="dxa"/>
            <w:gridSpan w:val="2"/>
            <w:tcBorders>
              <w:top w:val="nil"/>
              <w:left w:val="single" w:sz="4" w:space="0" w:color="000000"/>
              <w:bottom w:val="nil"/>
              <w:right w:val="single" w:sz="4" w:space="0" w:color="000000"/>
            </w:tcBorders>
            <w:tcMar>
              <w:top w:w="130" w:type="dxa"/>
              <w:left w:w="80" w:type="dxa"/>
              <w:bottom w:w="70" w:type="dxa"/>
              <w:right w:w="40" w:type="dxa"/>
            </w:tcMar>
          </w:tcPr>
          <w:p w14:paraId="34756908" w14:textId="77777777" w:rsidR="00EC7EAC" w:rsidRPr="00B946B0" w:rsidRDefault="00EC7EAC" w:rsidP="00EC7EAC">
            <w:pPr>
              <w:keepNext/>
            </w:pPr>
            <w:r w:rsidRPr="00B946B0">
              <w:t>AH-1</w:t>
            </w:r>
          </w:p>
        </w:tc>
        <w:tc>
          <w:tcPr>
            <w:tcW w:w="2140" w:type="dxa"/>
            <w:tcBorders>
              <w:top w:val="nil"/>
              <w:left w:val="single" w:sz="4" w:space="0" w:color="000000"/>
              <w:bottom w:val="nil"/>
              <w:right w:val="single" w:sz="4" w:space="0" w:color="000000"/>
            </w:tcBorders>
            <w:tcMar>
              <w:top w:w="130" w:type="dxa"/>
              <w:left w:w="80" w:type="dxa"/>
              <w:bottom w:w="70" w:type="dxa"/>
              <w:right w:w="40" w:type="dxa"/>
            </w:tcMar>
          </w:tcPr>
          <w:p w14:paraId="174B2C34" w14:textId="77777777" w:rsidR="00EC7EAC" w:rsidRPr="00B946B0" w:rsidRDefault="00EC7EAC" w:rsidP="00EC7EAC">
            <w:pPr>
              <w:keepNext/>
            </w:pPr>
            <w:r w:rsidRPr="00B946B0">
              <w:t>VAV-1-12, VAV-2-16</w:t>
            </w:r>
          </w:p>
        </w:tc>
        <w:tc>
          <w:tcPr>
            <w:tcW w:w="1710" w:type="dxa"/>
            <w:tcBorders>
              <w:top w:val="nil"/>
              <w:left w:val="single" w:sz="4" w:space="0" w:color="000000"/>
              <w:bottom w:val="nil"/>
              <w:right w:val="single" w:sz="6" w:space="0" w:color="000000"/>
            </w:tcBorders>
          </w:tcPr>
          <w:p w14:paraId="137849F1" w14:textId="77777777" w:rsidR="00EC7EAC" w:rsidRPr="00EC7EAC" w:rsidRDefault="00EC7EAC" w:rsidP="00D222B9">
            <w:pPr>
              <w:keepNext/>
              <w:jc w:val="center"/>
              <w:rPr>
                <w:iCs/>
              </w:rPr>
            </w:pPr>
          </w:p>
        </w:tc>
        <w:tc>
          <w:tcPr>
            <w:tcW w:w="2880" w:type="dxa"/>
            <w:tcBorders>
              <w:top w:val="nil"/>
              <w:left w:val="single" w:sz="6" w:space="0" w:color="000000"/>
              <w:bottom w:val="nil"/>
              <w:right w:val="nil"/>
            </w:tcBorders>
            <w:tcMar>
              <w:top w:w="130" w:type="dxa"/>
              <w:left w:w="80" w:type="dxa"/>
              <w:bottom w:w="70" w:type="dxa"/>
              <w:right w:w="40" w:type="dxa"/>
            </w:tcMar>
          </w:tcPr>
          <w:p w14:paraId="39EB87A1" w14:textId="521890D0" w:rsidR="00EC7EAC" w:rsidRPr="00B946B0" w:rsidRDefault="00EC7EAC" w:rsidP="00EC7EAC">
            <w:pPr>
              <w:keepNext/>
            </w:pPr>
            <w:r w:rsidRPr="00B946B0">
              <w:t>ALL: 12 am to 12 am</w:t>
            </w:r>
          </w:p>
        </w:tc>
      </w:tr>
      <w:tr w:rsidR="00EC7EAC" w:rsidRPr="00B946B0" w14:paraId="4F4B02C2" w14:textId="77777777" w:rsidTr="00252C2D">
        <w:trPr>
          <w:cantSplit/>
        </w:trPr>
        <w:tc>
          <w:tcPr>
            <w:tcW w:w="1873" w:type="dxa"/>
            <w:tcBorders>
              <w:top w:val="single" w:sz="3" w:space="0" w:color="000000"/>
              <w:left w:val="nil"/>
              <w:bottom w:val="single" w:sz="18" w:space="0" w:color="000000"/>
              <w:right w:val="single" w:sz="4" w:space="0" w:color="000000"/>
            </w:tcBorders>
            <w:tcMar>
              <w:top w:w="130" w:type="dxa"/>
              <w:left w:w="80" w:type="dxa"/>
              <w:bottom w:w="70" w:type="dxa"/>
              <w:right w:w="40" w:type="dxa"/>
            </w:tcMar>
          </w:tcPr>
          <w:p w14:paraId="09E03D54" w14:textId="49FEB713" w:rsidR="00EC7EAC" w:rsidRPr="00B946B0" w:rsidRDefault="00EC7EAC" w:rsidP="00EC7EAC">
            <w:pPr>
              <w:keepNext/>
            </w:pPr>
            <w:r w:rsidRPr="00B946B0">
              <w:t>First-floor lobby</w:t>
            </w:r>
          </w:p>
        </w:tc>
        <w:tc>
          <w:tcPr>
            <w:tcW w:w="757" w:type="dxa"/>
            <w:gridSpan w:val="2"/>
            <w:tcBorders>
              <w:top w:val="single" w:sz="3" w:space="0" w:color="000000"/>
              <w:left w:val="single" w:sz="4" w:space="0" w:color="000000"/>
              <w:bottom w:val="single" w:sz="18" w:space="0" w:color="000000"/>
              <w:right w:val="single" w:sz="4" w:space="0" w:color="000000"/>
            </w:tcBorders>
            <w:tcMar>
              <w:top w:w="130" w:type="dxa"/>
              <w:left w:w="80" w:type="dxa"/>
              <w:bottom w:w="70" w:type="dxa"/>
              <w:right w:w="40" w:type="dxa"/>
            </w:tcMar>
          </w:tcPr>
          <w:p w14:paraId="7A9D8353" w14:textId="77777777" w:rsidR="00EC7EAC" w:rsidRPr="00B946B0" w:rsidRDefault="00EC7EAC" w:rsidP="00EC7EAC">
            <w:pPr>
              <w:keepNext/>
            </w:pPr>
            <w:r w:rsidRPr="00B946B0">
              <w:t>AH-2</w:t>
            </w:r>
          </w:p>
        </w:tc>
        <w:tc>
          <w:tcPr>
            <w:tcW w:w="2140" w:type="dxa"/>
            <w:tcBorders>
              <w:top w:val="single" w:sz="3" w:space="0" w:color="000000"/>
              <w:left w:val="single" w:sz="4" w:space="0" w:color="000000"/>
              <w:bottom w:val="single" w:sz="18" w:space="0" w:color="000000"/>
              <w:right w:val="single" w:sz="4" w:space="0" w:color="000000"/>
            </w:tcBorders>
            <w:tcMar>
              <w:top w:w="130" w:type="dxa"/>
              <w:left w:w="80" w:type="dxa"/>
              <w:bottom w:w="70" w:type="dxa"/>
              <w:right w:w="40" w:type="dxa"/>
            </w:tcMar>
          </w:tcPr>
          <w:p w14:paraId="07C3EFC2" w14:textId="77777777" w:rsidR="00EC7EAC" w:rsidRPr="00B946B0" w:rsidRDefault="00EC7EAC" w:rsidP="00EC7EAC">
            <w:pPr>
              <w:keepNext/>
            </w:pPr>
          </w:p>
        </w:tc>
        <w:tc>
          <w:tcPr>
            <w:tcW w:w="1710" w:type="dxa"/>
            <w:tcBorders>
              <w:top w:val="single" w:sz="3" w:space="0" w:color="000000"/>
              <w:left w:val="single" w:sz="4" w:space="0" w:color="000000"/>
              <w:bottom w:val="single" w:sz="18" w:space="0" w:color="000000"/>
              <w:right w:val="single" w:sz="6" w:space="0" w:color="000000"/>
            </w:tcBorders>
          </w:tcPr>
          <w:p w14:paraId="49205C79" w14:textId="348BBB55" w:rsidR="00EC7EAC" w:rsidRPr="00EC7EAC" w:rsidRDefault="00EC7EAC" w:rsidP="00D222B9">
            <w:pPr>
              <w:keepNext/>
              <w:jc w:val="center"/>
              <w:rPr>
                <w:iCs/>
              </w:rPr>
            </w:pPr>
            <w:r w:rsidRPr="00EC7EAC">
              <w:rPr>
                <w:iCs/>
              </w:rPr>
              <w:t>EF-1</w:t>
            </w:r>
          </w:p>
        </w:tc>
        <w:tc>
          <w:tcPr>
            <w:tcW w:w="2880" w:type="dxa"/>
            <w:tcBorders>
              <w:top w:val="single" w:sz="3" w:space="0" w:color="000000"/>
              <w:left w:val="single" w:sz="6" w:space="0" w:color="000000"/>
              <w:bottom w:val="single" w:sz="18" w:space="0" w:color="000000"/>
              <w:right w:val="nil"/>
            </w:tcBorders>
            <w:tcMar>
              <w:top w:w="130" w:type="dxa"/>
              <w:left w:w="80" w:type="dxa"/>
              <w:bottom w:w="70" w:type="dxa"/>
              <w:right w:w="40" w:type="dxa"/>
            </w:tcMar>
          </w:tcPr>
          <w:p w14:paraId="02D18879" w14:textId="08B955E1" w:rsidR="00EC7EAC" w:rsidRPr="00B946B0" w:rsidRDefault="00EC7EAC" w:rsidP="00EC7EAC">
            <w:pPr>
              <w:keepNext/>
            </w:pPr>
            <w:r w:rsidRPr="00B946B0">
              <w:t>WD: 6 am to 8 pm</w:t>
            </w:r>
          </w:p>
          <w:p w14:paraId="3B6D36C4" w14:textId="0A03CF8B" w:rsidR="00EC7EAC" w:rsidRPr="00B946B0" w:rsidRDefault="00EC7EAC" w:rsidP="00EC7EAC">
            <w:pPr>
              <w:keepNext/>
            </w:pPr>
            <w:r w:rsidRPr="00B946B0">
              <w:t>WE: 8 am to 10 pm</w:t>
            </w:r>
          </w:p>
          <w:p w14:paraId="67DAC882" w14:textId="77777777" w:rsidR="00EC7EAC" w:rsidRPr="00B946B0" w:rsidRDefault="00EC7EAC" w:rsidP="00EC7EAC">
            <w:pPr>
              <w:keepNext/>
            </w:pPr>
            <w:r w:rsidRPr="00B946B0">
              <w:t>HOL: off</w:t>
            </w:r>
          </w:p>
        </w:tc>
      </w:tr>
    </w:tbl>
    <w:p w14:paraId="23E1BDEC" w14:textId="306CB093" w:rsidR="009045A3" w:rsidRPr="00BC7581" w:rsidRDefault="009045A3" w:rsidP="0087618D">
      <w:pPr>
        <w:pStyle w:val="Heading3"/>
      </w:pPr>
      <w:r w:rsidRPr="00BC7581">
        <w:t>Multiple</w:t>
      </w:r>
      <w:r>
        <w:rPr>
          <w:rFonts w:cs="Times New Roman PS MT"/>
          <w:szCs w:val="20"/>
        </w:rPr>
        <w:t>-</w:t>
      </w:r>
      <w:r w:rsidRPr="00BC7581">
        <w:t>Zone VAV Air</w:t>
      </w:r>
      <w:r>
        <w:rPr>
          <w:rFonts w:cs="Times New Roman PS MT"/>
          <w:szCs w:val="20"/>
        </w:rPr>
        <w:t>-</w:t>
      </w:r>
      <w:r w:rsidRPr="00BC7581">
        <w:t xml:space="preserve">Handler Design Information </w:t>
      </w:r>
    </w:p>
    <w:p w14:paraId="263FCF31" w14:textId="7BC49C8E" w:rsidR="009045A3" w:rsidRPr="00BC7581" w:rsidRDefault="009045A3" w:rsidP="0087618D">
      <w:pPr>
        <w:pStyle w:val="Heading4"/>
      </w:pPr>
      <w:bookmarkStart w:id="879" w:name="_Ref445031859"/>
      <w:bookmarkStart w:id="880" w:name="_Ref456166257"/>
      <w:bookmarkStart w:id="881" w:name="_Ref38387740"/>
      <w:r w:rsidRPr="00BC7581">
        <w:t xml:space="preserve">Temperature </w:t>
      </w:r>
      <w:bookmarkEnd w:id="879"/>
      <w:bookmarkEnd w:id="880"/>
      <w:r w:rsidR="00D21A33">
        <w:rPr>
          <w:rFonts w:cs="Times New Roman PS MT"/>
          <w:szCs w:val="20"/>
        </w:rPr>
        <w:t>Setpoint</w:t>
      </w:r>
      <w:r w:rsidRPr="00B87A61">
        <w:rPr>
          <w:rFonts w:cs="Times New Roman PS MT"/>
          <w:szCs w:val="20"/>
        </w:rPr>
        <w:t>s</w:t>
      </w:r>
      <w:bookmarkEnd w:id="881"/>
    </w:p>
    <w:p w14:paraId="78FC5713" w14:textId="785CBA0E" w:rsidR="009045A3" w:rsidRPr="00BC7581" w:rsidRDefault="009045A3" w:rsidP="00B37EF3">
      <w:pPr>
        <w:pStyle w:val="Infobox"/>
      </w:pPr>
      <w:r w:rsidRPr="00BC7581">
        <w:t xml:space="preserve">AHU </w:t>
      </w:r>
      <w:r w:rsidR="00D21A33">
        <w:rPr>
          <w:bCs/>
        </w:rPr>
        <w:t>setpoint</w:t>
      </w:r>
      <w:r>
        <w:rPr>
          <w:bCs/>
        </w:rPr>
        <w:t>s</w:t>
      </w:r>
      <w:r w:rsidRPr="00BC7581">
        <w:t xml:space="preserve"> required by the designer are best conveyed in equipment schedules </w:t>
      </w:r>
      <w:r>
        <w:rPr>
          <w:bCs/>
        </w:rPr>
        <w:t>because</w:t>
      </w:r>
      <w:r w:rsidRPr="00BC7581">
        <w:t xml:space="preserve"> the </w:t>
      </w:r>
      <w:r w:rsidR="00D21A33">
        <w:rPr>
          <w:bCs/>
        </w:rPr>
        <w:t>setpoint</w:t>
      </w:r>
      <w:r>
        <w:rPr>
          <w:bCs/>
        </w:rPr>
        <w:t>s</w:t>
      </w:r>
      <w:r w:rsidRPr="00BC7581">
        <w:t xml:space="preserve"> vary for each AHU.</w:t>
      </w:r>
    </w:p>
    <w:p w14:paraId="03A570A9" w14:textId="776A2C18" w:rsidR="009045A3" w:rsidRPr="00BC7581" w:rsidRDefault="009045A3" w:rsidP="007C1423">
      <w:pPr>
        <w:pStyle w:val="Heading5"/>
      </w:pPr>
      <w:bookmarkStart w:id="882" w:name="_Hlk55910023"/>
      <w:proofErr w:type="spellStart"/>
      <w:r w:rsidRPr="00BC7581">
        <w:t>Min_ClgSAT</w:t>
      </w:r>
      <w:bookmarkEnd w:id="882"/>
      <w:proofErr w:type="spellEnd"/>
      <w:r w:rsidRPr="00BC7581">
        <w:t xml:space="preserve">, lowest cooling supply air temperature </w:t>
      </w:r>
      <w:r w:rsidR="00D21A33">
        <w:rPr>
          <w:rFonts w:cs="Times New Roman PS MT"/>
          <w:bCs/>
          <w:szCs w:val="20"/>
        </w:rPr>
        <w:t>setpoint</w:t>
      </w:r>
    </w:p>
    <w:p w14:paraId="7CDFC780" w14:textId="50FC5BFA" w:rsidR="009045A3" w:rsidRPr="00BC7581" w:rsidRDefault="009045A3" w:rsidP="00B37EF3">
      <w:pPr>
        <w:pStyle w:val="Infobox"/>
      </w:pPr>
      <w:r w:rsidRPr="00BC7581">
        <w:t xml:space="preserve">The </w:t>
      </w:r>
      <w:proofErr w:type="spellStart"/>
      <w:r w:rsidRPr="00BC7581">
        <w:t>Min_ClgSAT</w:t>
      </w:r>
      <w:proofErr w:type="spellEnd"/>
      <w:r w:rsidRPr="00BC7581">
        <w:t xml:space="preserve"> variable should be set no lower than the design coil leaving air temperature to prevent excessive </w:t>
      </w:r>
      <w:r>
        <w:rPr>
          <w:bCs/>
        </w:rPr>
        <w:t>CHW</w:t>
      </w:r>
      <w:r w:rsidRPr="00BC7581">
        <w:t xml:space="preserve"> temperature reset requests</w:t>
      </w:r>
      <w:r>
        <w:rPr>
          <w:bCs/>
        </w:rPr>
        <w:t>,</w:t>
      </w:r>
      <w:r w:rsidRPr="00BC7581">
        <w:t xml:space="preserve"> which will reduce chiller plant efficiency. </w:t>
      </w:r>
    </w:p>
    <w:p w14:paraId="2FF57DF9" w14:textId="05ED1D8D" w:rsidR="009045A3" w:rsidRPr="00BC7581" w:rsidRDefault="009045A3" w:rsidP="007C1423">
      <w:pPr>
        <w:pStyle w:val="Heading5"/>
      </w:pPr>
      <w:bookmarkStart w:id="883" w:name="_Hlk55910048"/>
      <w:proofErr w:type="spellStart"/>
      <w:r w:rsidRPr="00BC7581">
        <w:t>Max_ClgSAT</w:t>
      </w:r>
      <w:bookmarkEnd w:id="883"/>
      <w:proofErr w:type="spellEnd"/>
      <w:r w:rsidRPr="00BC7581">
        <w:t xml:space="preserve">, highest cooling supply air temperature </w:t>
      </w:r>
      <w:r w:rsidR="00D21A33">
        <w:rPr>
          <w:rFonts w:cs="Times New Roman PS MT"/>
          <w:bCs/>
          <w:szCs w:val="20"/>
        </w:rPr>
        <w:t>setpoint</w:t>
      </w:r>
    </w:p>
    <w:p w14:paraId="77EE98B0" w14:textId="220AE446" w:rsidR="009045A3" w:rsidRPr="00BC7581" w:rsidRDefault="009045A3" w:rsidP="00B37EF3">
      <w:pPr>
        <w:pStyle w:val="Infobox"/>
      </w:pPr>
      <w:r w:rsidRPr="00BC7581">
        <w:t xml:space="preserve">The </w:t>
      </w:r>
      <w:proofErr w:type="spellStart"/>
      <w:r w:rsidRPr="00BC7581">
        <w:t>Max_ClgSAT</w:t>
      </w:r>
      <w:proofErr w:type="spellEnd"/>
      <w:r w:rsidRPr="00BC7581">
        <w:t xml:space="preserve"> variable is typically </w:t>
      </w:r>
      <w:ins w:id="884" w:author="Hwakong Cheng" w:date="2022-10-07T14:56:00Z">
        <w:r w:rsidR="00CC127C" w:rsidRPr="00665550">
          <w:rPr>
            <w:rStyle w:val="Toggle"/>
            <w:rPrChange w:id="885" w:author="Hwakong Cheng" w:date="2022-10-07T15:06:00Z">
              <w:rPr/>
            </w:rPrChange>
          </w:rPr>
          <w:t>[UNITS [</w:t>
        </w:r>
      </w:ins>
      <w:r w:rsidRPr="00665550">
        <w:rPr>
          <w:rStyle w:val="Toggle"/>
          <w:rPrChange w:id="886" w:author="Hwakong Cheng" w:date="2022-10-07T15:06:00Z">
            <w:rPr/>
          </w:rPrChange>
        </w:rPr>
        <w:t>18°C</w:t>
      </w:r>
      <w:ins w:id="887" w:author="Hwakong Cheng" w:date="2022-10-07T14:56:00Z">
        <w:r w:rsidR="00CC127C" w:rsidRPr="00665550">
          <w:rPr>
            <w:rStyle w:val="Toggle"/>
            <w:rPrChange w:id="888" w:author="Hwakong Cheng" w:date="2022-10-07T15:06:00Z">
              <w:rPr/>
            </w:rPrChange>
          </w:rPr>
          <w:t>]</w:t>
        </w:r>
      </w:ins>
      <w:r w:rsidRPr="00665550">
        <w:rPr>
          <w:rStyle w:val="Toggle"/>
          <w:rPrChange w:id="889" w:author="Hwakong Cheng" w:date="2022-10-07T15:06:00Z">
            <w:rPr/>
          </w:rPrChange>
        </w:rPr>
        <w:t xml:space="preserve"> </w:t>
      </w:r>
      <w:del w:id="890" w:author="Hwakong Cheng" w:date="2022-10-07T14:56:00Z">
        <w:r w:rsidRPr="00665550" w:rsidDel="00CC127C">
          <w:rPr>
            <w:rStyle w:val="Toggle"/>
            <w:rPrChange w:id="891" w:author="Hwakong Cheng" w:date="2022-10-07T15:06:00Z">
              <w:rPr/>
            </w:rPrChange>
          </w:rPr>
          <w:delText>(</w:delText>
        </w:r>
      </w:del>
      <w:ins w:id="892" w:author="Hwakong Cheng" w:date="2022-10-07T14:56:00Z">
        <w:r w:rsidR="00CC127C" w:rsidRPr="00665550">
          <w:rPr>
            <w:rStyle w:val="Toggle"/>
            <w:rPrChange w:id="893" w:author="Hwakong Cheng" w:date="2022-10-07T15:06:00Z">
              <w:rPr/>
            </w:rPrChange>
          </w:rPr>
          <w:t>[</w:t>
        </w:r>
      </w:ins>
      <w:r w:rsidRPr="00665550">
        <w:rPr>
          <w:rStyle w:val="Toggle"/>
          <w:rPrChange w:id="894" w:author="Hwakong Cheng" w:date="2022-10-07T15:06:00Z">
            <w:rPr/>
          </w:rPrChange>
        </w:rPr>
        <w:t>65°F</w:t>
      </w:r>
      <w:del w:id="895" w:author="Hwakong Cheng" w:date="2022-10-07T14:56:00Z">
        <w:r w:rsidRPr="00665550" w:rsidDel="00CC127C">
          <w:rPr>
            <w:rStyle w:val="Toggle"/>
            <w:rPrChange w:id="896" w:author="Hwakong Cheng" w:date="2022-10-07T15:06:00Z">
              <w:rPr/>
            </w:rPrChange>
          </w:rPr>
          <w:delText xml:space="preserve">) </w:delText>
        </w:r>
      </w:del>
      <w:ins w:id="897" w:author="Hwakong Cheng" w:date="2022-10-07T14:56:00Z">
        <w:r w:rsidR="00CC127C" w:rsidRPr="00665550">
          <w:rPr>
            <w:rStyle w:val="Toggle"/>
            <w:rPrChange w:id="898" w:author="Hwakong Cheng" w:date="2022-10-07T15:06:00Z">
              <w:rPr/>
            </w:rPrChange>
          </w:rPr>
          <w:t>]]</w:t>
        </w:r>
        <w:r w:rsidR="00CC127C" w:rsidRPr="00BC7581">
          <w:t xml:space="preserve"> </w:t>
        </w:r>
      </w:ins>
      <w:r w:rsidRPr="00BC7581">
        <w:t>in mild and dry climates</w:t>
      </w:r>
      <w:r>
        <w:rPr>
          <w:bCs/>
        </w:rPr>
        <w:t xml:space="preserve"> and</w:t>
      </w:r>
      <w:r w:rsidRPr="00BC7581">
        <w:t xml:space="preserve"> </w:t>
      </w:r>
      <w:ins w:id="899" w:author="Hwakong Cheng" w:date="2022-10-07T14:56:00Z">
        <w:r w:rsidR="00CC127C" w:rsidRPr="00665550">
          <w:rPr>
            <w:rStyle w:val="Toggle"/>
            <w:rPrChange w:id="900" w:author="Hwakong Cheng" w:date="2022-10-07T15:07:00Z">
              <w:rPr/>
            </w:rPrChange>
          </w:rPr>
          <w:t>[UNITS [</w:t>
        </w:r>
      </w:ins>
      <w:r w:rsidRPr="00665550">
        <w:rPr>
          <w:rStyle w:val="Toggle"/>
          <w:rPrChange w:id="901" w:author="Hwakong Cheng" w:date="2022-10-07T15:07:00Z">
            <w:rPr/>
          </w:rPrChange>
        </w:rPr>
        <w:t>16°C</w:t>
      </w:r>
      <w:ins w:id="902" w:author="Hwakong Cheng" w:date="2022-10-07T14:56:00Z">
        <w:r w:rsidR="00CC127C" w:rsidRPr="00665550">
          <w:rPr>
            <w:rStyle w:val="Toggle"/>
            <w:rPrChange w:id="903" w:author="Hwakong Cheng" w:date="2022-10-07T15:07:00Z">
              <w:rPr/>
            </w:rPrChange>
          </w:rPr>
          <w:t>]</w:t>
        </w:r>
      </w:ins>
      <w:r w:rsidRPr="00665550">
        <w:rPr>
          <w:rStyle w:val="Toggle"/>
          <w:rPrChange w:id="904" w:author="Hwakong Cheng" w:date="2022-10-07T15:07:00Z">
            <w:rPr/>
          </w:rPrChange>
        </w:rPr>
        <w:t xml:space="preserve"> </w:t>
      </w:r>
      <w:del w:id="905" w:author="Hwakong Cheng" w:date="2022-10-07T14:56:00Z">
        <w:r w:rsidRPr="00665550" w:rsidDel="00CC127C">
          <w:rPr>
            <w:rStyle w:val="Toggle"/>
            <w:rPrChange w:id="906" w:author="Hwakong Cheng" w:date="2022-10-07T15:07:00Z">
              <w:rPr/>
            </w:rPrChange>
          </w:rPr>
          <w:delText>(</w:delText>
        </w:r>
      </w:del>
      <w:ins w:id="907" w:author="Hwakong Cheng" w:date="2022-10-07T14:56:00Z">
        <w:r w:rsidR="00CC127C" w:rsidRPr="00665550">
          <w:rPr>
            <w:rStyle w:val="Toggle"/>
            <w:rPrChange w:id="908" w:author="Hwakong Cheng" w:date="2022-10-07T15:07:00Z">
              <w:rPr/>
            </w:rPrChange>
          </w:rPr>
          <w:t>[</w:t>
        </w:r>
      </w:ins>
      <w:r w:rsidRPr="00665550">
        <w:rPr>
          <w:rStyle w:val="Toggle"/>
          <w:rPrChange w:id="909" w:author="Hwakong Cheng" w:date="2022-10-07T15:07:00Z">
            <w:rPr/>
          </w:rPrChange>
        </w:rPr>
        <w:t>60</w:t>
      </w:r>
      <w:r w:rsidRPr="00665550">
        <w:rPr>
          <w:rStyle w:val="Toggle"/>
          <w:rPrChange w:id="910" w:author="Hwakong Cheng" w:date="2022-10-07T15:07:00Z">
            <w:rPr>
              <w:bCs/>
            </w:rPr>
          </w:rPrChange>
        </w:rPr>
        <w:t>°</w:t>
      </w:r>
      <w:r w:rsidRPr="00665550">
        <w:rPr>
          <w:rStyle w:val="Toggle"/>
          <w:rPrChange w:id="911" w:author="Hwakong Cheng" w:date="2022-10-07T15:07:00Z">
            <w:rPr/>
          </w:rPrChange>
        </w:rPr>
        <w:t>F</w:t>
      </w:r>
      <w:del w:id="912" w:author="Hwakong Cheng" w:date="2022-10-07T14:56:00Z">
        <w:r w:rsidRPr="00665550" w:rsidDel="00CC127C">
          <w:rPr>
            <w:rStyle w:val="Toggle"/>
            <w:rPrChange w:id="913" w:author="Hwakong Cheng" w:date="2022-10-07T15:07:00Z">
              <w:rPr/>
            </w:rPrChange>
          </w:rPr>
          <w:delText xml:space="preserve">) </w:delText>
        </w:r>
      </w:del>
      <w:ins w:id="914" w:author="Hwakong Cheng" w:date="2022-10-07T14:56:00Z">
        <w:r w:rsidR="00CC127C" w:rsidRPr="00665550">
          <w:rPr>
            <w:rStyle w:val="Toggle"/>
            <w:rPrChange w:id="915" w:author="Hwakong Cheng" w:date="2022-10-07T15:07:00Z">
              <w:rPr/>
            </w:rPrChange>
          </w:rPr>
          <w:t>]]</w:t>
        </w:r>
        <w:r w:rsidR="00CC127C" w:rsidRPr="00BC7581">
          <w:t xml:space="preserve"> </w:t>
        </w:r>
      </w:ins>
      <w:r w:rsidRPr="00BC7581">
        <w:t xml:space="preserve">or lower in humid climates. It should not typically be greater than </w:t>
      </w:r>
      <w:ins w:id="916" w:author="Hwakong Cheng" w:date="2022-10-07T14:57:00Z">
        <w:r w:rsidR="00CC127C" w:rsidRPr="00665550">
          <w:rPr>
            <w:rStyle w:val="Toggle"/>
            <w:rPrChange w:id="917" w:author="Hwakong Cheng" w:date="2022-10-07T15:07:00Z">
              <w:rPr/>
            </w:rPrChange>
          </w:rPr>
          <w:t>[UNITS [</w:t>
        </w:r>
      </w:ins>
      <w:r w:rsidRPr="00665550">
        <w:rPr>
          <w:rStyle w:val="Toggle"/>
          <w:rPrChange w:id="918" w:author="Hwakong Cheng" w:date="2022-10-07T15:07:00Z">
            <w:rPr/>
          </w:rPrChange>
        </w:rPr>
        <w:t>18°C</w:t>
      </w:r>
      <w:ins w:id="919" w:author="Hwakong Cheng" w:date="2022-10-07T14:57:00Z">
        <w:r w:rsidR="00CC127C" w:rsidRPr="00665550">
          <w:rPr>
            <w:rStyle w:val="Toggle"/>
            <w:rPrChange w:id="920" w:author="Hwakong Cheng" w:date="2022-10-07T15:07:00Z">
              <w:rPr/>
            </w:rPrChange>
          </w:rPr>
          <w:t>]</w:t>
        </w:r>
      </w:ins>
      <w:r w:rsidRPr="00665550">
        <w:rPr>
          <w:rStyle w:val="Toggle"/>
          <w:rPrChange w:id="921" w:author="Hwakong Cheng" w:date="2022-10-07T15:07:00Z">
            <w:rPr/>
          </w:rPrChange>
        </w:rPr>
        <w:t xml:space="preserve"> </w:t>
      </w:r>
      <w:del w:id="922" w:author="Hwakong Cheng" w:date="2022-10-07T14:57:00Z">
        <w:r w:rsidRPr="00665550" w:rsidDel="00CC127C">
          <w:rPr>
            <w:rStyle w:val="Toggle"/>
            <w:rPrChange w:id="923" w:author="Hwakong Cheng" w:date="2022-10-07T15:07:00Z">
              <w:rPr/>
            </w:rPrChange>
          </w:rPr>
          <w:delText>(</w:delText>
        </w:r>
      </w:del>
      <w:ins w:id="924" w:author="Hwakong Cheng" w:date="2022-10-07T14:57:00Z">
        <w:r w:rsidR="00CC127C" w:rsidRPr="00665550">
          <w:rPr>
            <w:rStyle w:val="Toggle"/>
            <w:rPrChange w:id="925" w:author="Hwakong Cheng" w:date="2022-10-07T15:07:00Z">
              <w:rPr/>
            </w:rPrChange>
          </w:rPr>
          <w:t>[</w:t>
        </w:r>
      </w:ins>
      <w:r w:rsidRPr="00665550">
        <w:rPr>
          <w:rStyle w:val="Toggle"/>
          <w:rPrChange w:id="926" w:author="Hwakong Cheng" w:date="2022-10-07T15:07:00Z">
            <w:rPr/>
          </w:rPrChange>
        </w:rPr>
        <w:t>65°F</w:t>
      </w:r>
      <w:del w:id="927" w:author="Hwakong Cheng" w:date="2022-10-07T14:57:00Z">
        <w:r w:rsidRPr="00665550" w:rsidDel="00CC127C">
          <w:rPr>
            <w:rStyle w:val="Toggle"/>
            <w:rPrChange w:id="928" w:author="Hwakong Cheng" w:date="2022-10-07T15:07:00Z">
              <w:rPr/>
            </w:rPrChange>
          </w:rPr>
          <w:delText xml:space="preserve">) </w:delText>
        </w:r>
      </w:del>
      <w:ins w:id="929" w:author="Hwakong Cheng" w:date="2022-10-07T14:57:00Z">
        <w:r w:rsidR="00CC127C" w:rsidRPr="00665550">
          <w:rPr>
            <w:rStyle w:val="Toggle"/>
            <w:rPrChange w:id="930" w:author="Hwakong Cheng" w:date="2022-10-07T15:07:00Z">
              <w:rPr/>
            </w:rPrChange>
          </w:rPr>
          <w:t>]]</w:t>
        </w:r>
        <w:r w:rsidR="00CC127C" w:rsidRPr="00BC7581">
          <w:t xml:space="preserve"> </w:t>
        </w:r>
      </w:ins>
      <w:r>
        <w:rPr>
          <w:bCs/>
        </w:rPr>
        <w:t>because</w:t>
      </w:r>
      <w:r w:rsidRPr="00BC7581">
        <w:t xml:space="preserve"> this may lead to excessive fan energy that can offset the mechanical cooling savings from economizer operation.</w:t>
      </w:r>
    </w:p>
    <w:p w14:paraId="176492F9" w14:textId="756F32CB" w:rsidR="009045A3" w:rsidRPr="00BC7581" w:rsidRDefault="009045A3" w:rsidP="007C1423">
      <w:pPr>
        <w:pStyle w:val="Heading5"/>
      </w:pPr>
      <w:proofErr w:type="spellStart"/>
      <w:r w:rsidRPr="00BC7581">
        <w:t>OAT_Min</w:t>
      </w:r>
      <w:proofErr w:type="spellEnd"/>
      <w:r w:rsidRPr="00BC7581">
        <w:t>, the lower value of the OAT reset range</w:t>
      </w:r>
    </w:p>
    <w:p w14:paraId="086717D4" w14:textId="0272EB9C" w:rsidR="009045A3" w:rsidRPr="00BC7581" w:rsidRDefault="009045A3" w:rsidP="007C1423">
      <w:pPr>
        <w:pStyle w:val="Heading5"/>
      </w:pPr>
      <w:proofErr w:type="spellStart"/>
      <w:r w:rsidRPr="00BC7581">
        <w:t>OAT_Max</w:t>
      </w:r>
      <w:proofErr w:type="spellEnd"/>
      <w:r w:rsidRPr="00BC7581">
        <w:t>, the higher value of the OAT reset range</w:t>
      </w:r>
    </w:p>
    <w:p w14:paraId="7609CA6C" w14:textId="328F4130" w:rsidR="009045A3" w:rsidRPr="00DD2288" w:rsidRDefault="00D21A33" w:rsidP="001A4685">
      <w:pPr>
        <w:pStyle w:val="Infobox"/>
        <w:pBdr>
          <w:bottom w:val="none" w:sz="0" w:space="0" w:color="auto"/>
        </w:pBdr>
      </w:pPr>
      <w:r>
        <w:t>Occupied Mode</w:t>
      </w:r>
      <w:r w:rsidR="009045A3" w:rsidRPr="00DD2288">
        <w:t xml:space="preserve"> supply air temperature set-point reset logic uses a combination of reset by outdoor air temperature (intended to reduce fan energy during warm weather) and zone feedback (SAT needed to satisfy the zone requiring the coldest air to meet space temperature </w:t>
      </w:r>
      <w:r>
        <w:t>setpoint</w:t>
      </w:r>
      <w:r w:rsidR="009045A3" w:rsidRPr="00DD2288">
        <w:t xml:space="preserve">). </w:t>
      </w:r>
      <w:proofErr w:type="spellStart"/>
      <w:r w:rsidR="009045A3" w:rsidRPr="00DD2288">
        <w:t>OAT_Min</w:t>
      </w:r>
      <w:proofErr w:type="spellEnd"/>
      <w:r w:rsidR="009045A3" w:rsidRPr="00DD2288">
        <w:t xml:space="preserve"> and </w:t>
      </w:r>
      <w:proofErr w:type="spellStart"/>
      <w:r w:rsidR="009045A3" w:rsidRPr="00DD2288">
        <w:t>OAT_Max</w:t>
      </w:r>
      <w:proofErr w:type="spellEnd"/>
      <w:r w:rsidR="009045A3" w:rsidRPr="00DD2288">
        <w:t xml:space="preserve"> </w:t>
      </w:r>
      <w:proofErr w:type="gramStart"/>
      <w:r w:rsidR="009045A3" w:rsidRPr="00DD2288">
        <w:t>define</w:t>
      </w:r>
      <w:proofErr w:type="gramEnd"/>
      <w:r w:rsidR="009045A3" w:rsidRPr="00DD2288">
        <w:t xml:space="preserve"> the range of outdoor air temperatures used for the OAT reset logic. Typical values are </w:t>
      </w:r>
      <w:proofErr w:type="spellStart"/>
      <w:r w:rsidR="009045A3" w:rsidRPr="00DD2288">
        <w:t>OAT_Min</w:t>
      </w:r>
      <w:proofErr w:type="spellEnd"/>
      <w:r w:rsidR="009045A3" w:rsidRPr="00DD2288">
        <w:t xml:space="preserve"> = </w:t>
      </w:r>
      <w:ins w:id="931" w:author="Reece Kiriu" w:date="2022-10-11T14:04:00Z">
        <w:r w:rsidR="00C84A3C" w:rsidRPr="00C84A3C">
          <w:rPr>
            <w:rStyle w:val="Toggle"/>
            <w:rPrChange w:id="932" w:author="Reece Kiriu" w:date="2022-10-11T14:05:00Z">
              <w:rPr/>
            </w:rPrChange>
          </w:rPr>
          <w:t>[UNITS [</w:t>
        </w:r>
      </w:ins>
      <w:r w:rsidR="009045A3" w:rsidRPr="00C84A3C">
        <w:rPr>
          <w:rStyle w:val="Toggle"/>
          <w:rPrChange w:id="933" w:author="Reece Kiriu" w:date="2022-10-11T14:05:00Z">
            <w:rPr/>
          </w:rPrChange>
        </w:rPr>
        <w:t>16°C</w:t>
      </w:r>
      <w:ins w:id="934" w:author="Reece Kiriu" w:date="2022-10-11T14:04:00Z">
        <w:r w:rsidR="00C84A3C" w:rsidRPr="00C84A3C">
          <w:rPr>
            <w:rStyle w:val="Toggle"/>
            <w:rPrChange w:id="935" w:author="Reece Kiriu" w:date="2022-10-11T14:05:00Z">
              <w:rPr/>
            </w:rPrChange>
          </w:rPr>
          <w:t>]</w:t>
        </w:r>
      </w:ins>
      <w:r w:rsidR="009045A3" w:rsidRPr="00C84A3C">
        <w:rPr>
          <w:rStyle w:val="Toggle"/>
          <w:rPrChange w:id="936" w:author="Reece Kiriu" w:date="2022-10-11T14:05:00Z">
            <w:rPr/>
          </w:rPrChange>
        </w:rPr>
        <w:t xml:space="preserve"> </w:t>
      </w:r>
      <w:ins w:id="937" w:author="Reece Kiriu" w:date="2022-10-11T14:04:00Z">
        <w:r w:rsidR="00C84A3C" w:rsidRPr="00C84A3C">
          <w:rPr>
            <w:rStyle w:val="Toggle"/>
            <w:rPrChange w:id="938" w:author="Reece Kiriu" w:date="2022-10-11T14:05:00Z">
              <w:rPr/>
            </w:rPrChange>
          </w:rPr>
          <w:t>[</w:t>
        </w:r>
      </w:ins>
      <w:del w:id="939" w:author="Reece Kiriu" w:date="2022-10-11T14:05:00Z">
        <w:r w:rsidR="009045A3" w:rsidRPr="00C84A3C" w:rsidDel="00C84A3C">
          <w:rPr>
            <w:rStyle w:val="Toggle"/>
            <w:rPrChange w:id="940" w:author="Reece Kiriu" w:date="2022-10-11T14:05:00Z">
              <w:rPr/>
            </w:rPrChange>
          </w:rPr>
          <w:delText>(</w:delText>
        </w:r>
      </w:del>
      <w:r w:rsidR="009045A3" w:rsidRPr="00C84A3C">
        <w:rPr>
          <w:rStyle w:val="Toggle"/>
          <w:rPrChange w:id="941" w:author="Reece Kiriu" w:date="2022-10-11T14:05:00Z">
            <w:rPr/>
          </w:rPrChange>
        </w:rPr>
        <w:t>60°F</w:t>
      </w:r>
      <w:del w:id="942" w:author="Reece Kiriu" w:date="2022-10-11T14:05:00Z">
        <w:r w:rsidR="009045A3" w:rsidRPr="00C84A3C" w:rsidDel="00C84A3C">
          <w:rPr>
            <w:rStyle w:val="Toggle"/>
            <w:rPrChange w:id="943" w:author="Reece Kiriu" w:date="2022-10-11T14:05:00Z">
              <w:rPr/>
            </w:rPrChange>
          </w:rPr>
          <w:delText>)</w:delText>
        </w:r>
      </w:del>
      <w:ins w:id="944" w:author="Reece Kiriu" w:date="2022-10-11T14:05:00Z">
        <w:r w:rsidR="00C84A3C" w:rsidRPr="00C84A3C">
          <w:rPr>
            <w:rStyle w:val="Toggle"/>
            <w:rPrChange w:id="945" w:author="Reece Kiriu" w:date="2022-10-11T14:05:00Z">
              <w:rPr/>
            </w:rPrChange>
          </w:rPr>
          <w:t>]]</w:t>
        </w:r>
      </w:ins>
      <w:r w:rsidR="009045A3" w:rsidRPr="00DD2288">
        <w:t xml:space="preserve"> and </w:t>
      </w:r>
      <w:proofErr w:type="spellStart"/>
      <w:r w:rsidR="009045A3" w:rsidRPr="00DD2288">
        <w:t>OAT_Max</w:t>
      </w:r>
      <w:proofErr w:type="spellEnd"/>
      <w:r w:rsidR="009045A3" w:rsidRPr="00DD2288">
        <w:t xml:space="preserve"> = </w:t>
      </w:r>
      <w:ins w:id="946" w:author="Reece Kiriu" w:date="2022-10-11T15:00:00Z">
        <w:r w:rsidR="00C84A3C" w:rsidRPr="00C84A3C">
          <w:rPr>
            <w:rStyle w:val="Toggle"/>
            <w:rPrChange w:id="947" w:author="Reece Kiriu" w:date="2022-10-11T15:01:00Z">
              <w:rPr/>
            </w:rPrChange>
          </w:rPr>
          <w:t>[UNITS [</w:t>
        </w:r>
      </w:ins>
      <w:r w:rsidR="009045A3" w:rsidRPr="00C84A3C">
        <w:rPr>
          <w:rStyle w:val="Toggle"/>
          <w:rPrChange w:id="948" w:author="Reece Kiriu" w:date="2022-10-11T15:01:00Z">
            <w:rPr/>
          </w:rPrChange>
        </w:rPr>
        <w:t>21°C</w:t>
      </w:r>
      <w:ins w:id="949" w:author="Reece Kiriu" w:date="2022-10-11T15:00:00Z">
        <w:r w:rsidR="00C84A3C" w:rsidRPr="00C84A3C">
          <w:rPr>
            <w:rStyle w:val="Toggle"/>
            <w:rPrChange w:id="950" w:author="Reece Kiriu" w:date="2022-10-11T15:01:00Z">
              <w:rPr/>
            </w:rPrChange>
          </w:rPr>
          <w:t>]</w:t>
        </w:r>
      </w:ins>
      <w:r w:rsidR="009045A3" w:rsidRPr="00C84A3C">
        <w:rPr>
          <w:rStyle w:val="Toggle"/>
          <w:rPrChange w:id="951" w:author="Reece Kiriu" w:date="2022-10-11T15:01:00Z">
            <w:rPr/>
          </w:rPrChange>
        </w:rPr>
        <w:t xml:space="preserve"> </w:t>
      </w:r>
      <w:del w:id="952" w:author="Reece Kiriu" w:date="2022-10-11T15:00:00Z">
        <w:r w:rsidR="009045A3" w:rsidRPr="00C84A3C" w:rsidDel="00C84A3C">
          <w:rPr>
            <w:rStyle w:val="Toggle"/>
            <w:rPrChange w:id="953" w:author="Reece Kiriu" w:date="2022-10-11T15:01:00Z">
              <w:rPr/>
            </w:rPrChange>
          </w:rPr>
          <w:delText>(</w:delText>
        </w:r>
      </w:del>
      <w:ins w:id="954" w:author="Reece Kiriu" w:date="2022-10-11T15:00:00Z">
        <w:r w:rsidR="00C84A3C" w:rsidRPr="00C84A3C">
          <w:rPr>
            <w:rStyle w:val="Toggle"/>
            <w:rPrChange w:id="955" w:author="Reece Kiriu" w:date="2022-10-11T15:01:00Z">
              <w:rPr/>
            </w:rPrChange>
          </w:rPr>
          <w:t>[</w:t>
        </w:r>
      </w:ins>
      <w:r w:rsidR="009045A3" w:rsidRPr="00C84A3C">
        <w:rPr>
          <w:rStyle w:val="Toggle"/>
          <w:rPrChange w:id="956" w:author="Reece Kiriu" w:date="2022-10-11T15:01:00Z">
            <w:rPr/>
          </w:rPrChange>
        </w:rPr>
        <w:t>70°F</w:t>
      </w:r>
      <w:del w:id="957" w:author="Reece Kiriu" w:date="2022-10-11T15:00:00Z">
        <w:r w:rsidR="009045A3" w:rsidRPr="00C84A3C" w:rsidDel="00C84A3C">
          <w:rPr>
            <w:rStyle w:val="Toggle"/>
            <w:rPrChange w:id="958" w:author="Reece Kiriu" w:date="2022-10-11T15:01:00Z">
              <w:rPr/>
            </w:rPrChange>
          </w:rPr>
          <w:delText>)</w:delText>
        </w:r>
      </w:del>
      <w:ins w:id="959" w:author="Reece Kiriu" w:date="2022-10-11T15:00:00Z">
        <w:r w:rsidR="00C84A3C" w:rsidRPr="00C84A3C">
          <w:rPr>
            <w:rStyle w:val="Toggle"/>
            <w:rPrChange w:id="960" w:author="Reece Kiriu" w:date="2022-10-11T15:01:00Z">
              <w:rPr/>
            </w:rPrChange>
          </w:rPr>
          <w:t>]]</w:t>
        </w:r>
      </w:ins>
      <w:r w:rsidR="009045A3" w:rsidRPr="00DD2288">
        <w:t>, selected to maximize econ</w:t>
      </w:r>
      <w:ins w:id="961" w:author="Reece Kiriu" w:date="2022-10-11T15:03:00Z">
        <w:r w:rsidR="00C84A3C">
          <w:t>1`</w:t>
        </w:r>
      </w:ins>
      <w:r w:rsidR="009045A3" w:rsidRPr="00DD2288">
        <w:t xml:space="preserve">omizer operation and minimize reheat losses, offset partially by higher fan energy. A lower range, e.g., </w:t>
      </w:r>
      <w:ins w:id="962" w:author="Titus Ellison" w:date="2022-10-13T12:05:00Z">
        <w:r w:rsidR="00361D1A" w:rsidRPr="00361D1A">
          <w:rPr>
            <w:rStyle w:val="Toggle"/>
            <w:rPrChange w:id="963" w:author="Titus Ellison" w:date="2022-10-13T12:05:00Z">
              <w:rPr/>
            </w:rPrChange>
          </w:rPr>
          <w:t>[UNITS [</w:t>
        </w:r>
      </w:ins>
      <w:r w:rsidR="009045A3" w:rsidRPr="00361D1A">
        <w:rPr>
          <w:rStyle w:val="Toggle"/>
          <w:rPrChange w:id="964" w:author="Titus Ellison" w:date="2022-10-13T12:05:00Z">
            <w:rPr/>
          </w:rPrChange>
        </w:rPr>
        <w:t>18°C</w:t>
      </w:r>
      <w:ins w:id="965" w:author="Titus Ellison" w:date="2022-10-13T12:05:00Z">
        <w:r w:rsidR="00361D1A" w:rsidRPr="00361D1A">
          <w:rPr>
            <w:rStyle w:val="Toggle"/>
            <w:rPrChange w:id="966" w:author="Titus Ellison" w:date="2022-10-13T12:05:00Z">
              <w:rPr/>
            </w:rPrChange>
          </w:rPr>
          <w:t>]</w:t>
        </w:r>
      </w:ins>
      <w:r w:rsidR="009045A3" w:rsidRPr="00361D1A">
        <w:rPr>
          <w:rStyle w:val="Toggle"/>
          <w:rPrChange w:id="967" w:author="Titus Ellison" w:date="2022-10-13T12:05:00Z">
            <w:rPr/>
          </w:rPrChange>
        </w:rPr>
        <w:t xml:space="preserve"> </w:t>
      </w:r>
      <w:ins w:id="968" w:author="Titus Ellison" w:date="2022-10-13T12:05:00Z">
        <w:r w:rsidR="00361D1A" w:rsidRPr="00361D1A">
          <w:rPr>
            <w:rStyle w:val="Toggle"/>
            <w:rPrChange w:id="969" w:author="Titus Ellison" w:date="2022-10-13T12:05:00Z">
              <w:rPr/>
            </w:rPrChange>
          </w:rPr>
          <w:t>[</w:t>
        </w:r>
      </w:ins>
      <w:del w:id="970" w:author="Titus Ellison" w:date="2022-10-13T12:05:00Z">
        <w:r w:rsidR="009045A3" w:rsidRPr="00361D1A" w:rsidDel="00361D1A">
          <w:rPr>
            <w:rStyle w:val="Toggle"/>
            <w:rPrChange w:id="971" w:author="Titus Ellison" w:date="2022-10-13T12:05:00Z">
              <w:rPr/>
            </w:rPrChange>
          </w:rPr>
          <w:delText>(</w:delText>
        </w:r>
      </w:del>
      <w:r w:rsidR="009045A3" w:rsidRPr="00361D1A">
        <w:rPr>
          <w:rStyle w:val="Toggle"/>
          <w:rPrChange w:id="972" w:author="Titus Ellison" w:date="2022-10-13T12:05:00Z">
            <w:rPr/>
          </w:rPrChange>
        </w:rPr>
        <w:t>65°F</w:t>
      </w:r>
      <w:ins w:id="973" w:author="Titus Ellison" w:date="2022-10-13T12:05:00Z">
        <w:r w:rsidR="00361D1A" w:rsidRPr="00361D1A">
          <w:rPr>
            <w:rStyle w:val="Toggle"/>
            <w:rPrChange w:id="974" w:author="Titus Ellison" w:date="2022-10-13T12:05:00Z">
              <w:rPr/>
            </w:rPrChange>
          </w:rPr>
          <w:t>]</w:t>
        </w:r>
        <w:r w:rsidR="00361D1A">
          <w:rPr>
            <w:rStyle w:val="Toggle"/>
          </w:rPr>
          <w:t>]</w:t>
        </w:r>
      </w:ins>
      <w:del w:id="975" w:author="Titus Ellison" w:date="2022-10-13T12:05:00Z">
        <w:r w:rsidR="009045A3" w:rsidRPr="00DD2288" w:rsidDel="00361D1A">
          <w:delText>)</w:delText>
        </w:r>
      </w:del>
      <w:r w:rsidR="009045A3" w:rsidRPr="00DD2288">
        <w:t xml:space="preserve"> and </w:t>
      </w:r>
      <w:ins w:id="976" w:author="Titus Ellison" w:date="2022-10-13T12:05:00Z">
        <w:r w:rsidR="00361D1A" w:rsidRPr="00361D1A">
          <w:rPr>
            <w:rStyle w:val="Toggle"/>
            <w:rPrChange w:id="977" w:author="Titus Ellison" w:date="2022-10-13T12:05:00Z">
              <w:rPr/>
            </w:rPrChange>
          </w:rPr>
          <w:t>[UNITS [</w:t>
        </w:r>
      </w:ins>
      <w:r w:rsidR="009045A3" w:rsidRPr="00361D1A">
        <w:rPr>
          <w:rStyle w:val="Toggle"/>
          <w:rPrChange w:id="978" w:author="Titus Ellison" w:date="2022-10-13T12:05:00Z">
            <w:rPr/>
          </w:rPrChange>
        </w:rPr>
        <w:t>13°C</w:t>
      </w:r>
      <w:ins w:id="979" w:author="Titus Ellison" w:date="2022-10-13T12:05:00Z">
        <w:r w:rsidR="00361D1A" w:rsidRPr="00361D1A">
          <w:rPr>
            <w:rStyle w:val="Toggle"/>
            <w:rPrChange w:id="980" w:author="Titus Ellison" w:date="2022-10-13T12:05:00Z">
              <w:rPr/>
            </w:rPrChange>
          </w:rPr>
          <w:t>]</w:t>
        </w:r>
      </w:ins>
      <w:r w:rsidR="009045A3" w:rsidRPr="00361D1A">
        <w:rPr>
          <w:rStyle w:val="Toggle"/>
          <w:rPrChange w:id="981" w:author="Titus Ellison" w:date="2022-10-13T12:05:00Z">
            <w:rPr/>
          </w:rPrChange>
        </w:rPr>
        <w:t xml:space="preserve"> </w:t>
      </w:r>
      <w:ins w:id="982" w:author="Titus Ellison" w:date="2022-10-13T12:05:00Z">
        <w:r w:rsidR="00361D1A" w:rsidRPr="00361D1A">
          <w:rPr>
            <w:rStyle w:val="Toggle"/>
            <w:rPrChange w:id="983" w:author="Titus Ellison" w:date="2022-10-13T12:05:00Z">
              <w:rPr/>
            </w:rPrChange>
          </w:rPr>
          <w:t>[</w:t>
        </w:r>
      </w:ins>
      <w:del w:id="984" w:author="Titus Ellison" w:date="2022-10-13T12:05:00Z">
        <w:r w:rsidR="009045A3" w:rsidRPr="00361D1A" w:rsidDel="00361D1A">
          <w:rPr>
            <w:rStyle w:val="Toggle"/>
            <w:rPrChange w:id="985" w:author="Titus Ellison" w:date="2022-10-13T12:05:00Z">
              <w:rPr/>
            </w:rPrChange>
          </w:rPr>
          <w:delText>(</w:delText>
        </w:r>
      </w:del>
      <w:r w:rsidR="009045A3" w:rsidRPr="00361D1A">
        <w:rPr>
          <w:rStyle w:val="Toggle"/>
          <w:rPrChange w:id="986" w:author="Titus Ellison" w:date="2022-10-13T12:05:00Z">
            <w:rPr/>
          </w:rPrChange>
        </w:rPr>
        <w:t>55°</w:t>
      </w:r>
      <w:ins w:id="987" w:author="Titus Ellison" w:date="2022-10-13T12:05:00Z">
        <w:r w:rsidR="00361D1A" w:rsidRPr="00361D1A">
          <w:rPr>
            <w:rStyle w:val="Toggle"/>
            <w:rPrChange w:id="988" w:author="Titus Ellison" w:date="2022-10-13T12:05:00Z">
              <w:rPr/>
            </w:rPrChange>
          </w:rPr>
          <w:t>]</w:t>
        </w:r>
      </w:ins>
      <w:del w:id="989" w:author="Titus Ellison" w:date="2022-10-13T12:05:00Z">
        <w:r w:rsidR="009045A3" w:rsidRPr="00361D1A" w:rsidDel="00361D1A">
          <w:rPr>
            <w:rStyle w:val="Toggle"/>
            <w:rPrChange w:id="990" w:author="Titus Ellison" w:date="2022-10-13T12:05:00Z">
              <w:rPr/>
            </w:rPrChange>
          </w:rPr>
          <w:delText>F)</w:delText>
        </w:r>
      </w:del>
      <w:ins w:id="991" w:author="Titus Ellison" w:date="2022-10-13T12:05:00Z">
        <w:r w:rsidR="00361D1A" w:rsidRPr="00361D1A">
          <w:rPr>
            <w:rStyle w:val="Toggle"/>
            <w:rPrChange w:id="992" w:author="Titus Ellison" w:date="2022-10-13T12:05:00Z">
              <w:rPr/>
            </w:rPrChange>
          </w:rPr>
          <w:t>]</w:t>
        </w:r>
      </w:ins>
      <w:r w:rsidR="009045A3" w:rsidRPr="00DD2288">
        <w:t>, respectively, may improve net energy performance for some applications:</w:t>
      </w:r>
    </w:p>
    <w:p w14:paraId="70A78A17" w14:textId="7711EFDE" w:rsidR="009045A3" w:rsidRPr="00DD2288" w:rsidRDefault="003B5D4C" w:rsidP="003B5D4C">
      <w:pPr>
        <w:pStyle w:val="InfoboxList"/>
      </w:pPr>
      <w:r>
        <w:t>1.</w:t>
      </w:r>
      <w:r w:rsidR="001A4685">
        <w:tab/>
      </w:r>
      <w:r w:rsidR="009045A3" w:rsidRPr="00DD2288">
        <w:t>The chiller plant operates continuously, so extended economizer operation does not reduce plant runtime.</w:t>
      </w:r>
    </w:p>
    <w:p w14:paraId="6669941B" w14:textId="30279834" w:rsidR="009045A3" w:rsidRPr="00DD2288" w:rsidRDefault="003B5D4C" w:rsidP="003B5D4C">
      <w:pPr>
        <w:pStyle w:val="InfoboxList"/>
      </w:pPr>
      <w:r>
        <w:t>2.</w:t>
      </w:r>
      <w:r w:rsidR="001A4685">
        <w:tab/>
      </w:r>
      <w:r w:rsidR="009045A3" w:rsidRPr="00DD2288">
        <w:t xml:space="preserve">The system has very little reheat inherently, such as dual-fan dual-duct systems or fan-powered box systems with very low primary air minimums. </w:t>
      </w:r>
    </w:p>
    <w:p w14:paraId="7B63C478" w14:textId="65EE6AC7" w:rsidR="009045A3" w:rsidRPr="00DD2288" w:rsidRDefault="003B5D4C" w:rsidP="003B5D4C">
      <w:pPr>
        <w:pStyle w:val="InfoboxList"/>
        <w:pBdr>
          <w:bottom w:val="single" w:sz="8" w:space="1" w:color="auto"/>
        </w:pBdr>
      </w:pPr>
      <w:r>
        <w:t>3.</w:t>
      </w:r>
      <w:r w:rsidR="001A4685">
        <w:tab/>
      </w:r>
      <w:r w:rsidR="009045A3" w:rsidRPr="00DD2288">
        <w:t>The climate is warm or humid, limiting available economizer hours.</w:t>
      </w:r>
    </w:p>
    <w:p w14:paraId="3D7528AE" w14:textId="517FBE2B" w:rsidR="009045A3" w:rsidRPr="00BC7581" w:rsidRDefault="009045A3" w:rsidP="0087618D">
      <w:pPr>
        <w:pStyle w:val="Heading4"/>
      </w:pPr>
      <w:r w:rsidRPr="00BC7581">
        <w:t xml:space="preserve">Ventilation </w:t>
      </w:r>
      <w:r w:rsidR="00D21A33">
        <w:rPr>
          <w:rFonts w:cs="Times New Roman PS MT"/>
          <w:szCs w:val="20"/>
        </w:rPr>
        <w:t>Setpoint</w:t>
      </w:r>
      <w:r w:rsidRPr="00B87A61">
        <w:rPr>
          <w:rFonts w:cs="Times New Roman PS MT"/>
          <w:szCs w:val="20"/>
        </w:rPr>
        <w:t>s</w:t>
      </w:r>
    </w:p>
    <w:p w14:paraId="52A66311" w14:textId="52ADCF3F" w:rsidR="009045A3" w:rsidRPr="00BC7581" w:rsidRDefault="00C14199" w:rsidP="007C1423">
      <w:pPr>
        <w:pStyle w:val="Heading5"/>
      </w:pPr>
      <w:bookmarkStart w:id="993" w:name="_Ref440794341"/>
      <w:ins w:id="994" w:author="Hwakong Cheng" w:date="2022-10-06T12:54:00Z">
        <w:r w:rsidRPr="00FF7391">
          <w:rPr>
            <w:rStyle w:val="Toggle"/>
            <w:rPrChange w:id="995" w:author="Hwakong Cheng" w:date="2022-10-07T14:37:00Z">
              <w:rPr/>
            </w:rPrChange>
          </w:rPr>
          <w:lastRenderedPageBreak/>
          <w:t xml:space="preserve">[VENT </w:t>
        </w:r>
        <w:proofErr w:type="gramStart"/>
        <w:r w:rsidRPr="00FF7391">
          <w:rPr>
            <w:rStyle w:val="Toggle"/>
            <w:rPrChange w:id="996" w:author="Hwakong Cheng" w:date="2022-10-07T14:37:00Z">
              <w:rPr/>
            </w:rPrChange>
          </w:rPr>
          <w:t>621]</w:t>
        </w:r>
      </w:ins>
      <w:r w:rsidR="009045A3" w:rsidRPr="00BC7581">
        <w:t>For</w:t>
      </w:r>
      <w:proofErr w:type="gramEnd"/>
      <w:r w:rsidR="009045A3" w:rsidRPr="00BC7581">
        <w:t xml:space="preserve"> projects complying with the Ventilation Rate Procedure of ASHRAE Standard 62.1:</w:t>
      </w:r>
      <w:bookmarkEnd w:id="993"/>
    </w:p>
    <w:p w14:paraId="5433646F" w14:textId="474179FA" w:rsidR="009045A3" w:rsidRPr="00BC7581" w:rsidRDefault="009045A3" w:rsidP="007C1423">
      <w:pPr>
        <w:pStyle w:val="Heading6"/>
      </w:pPr>
      <w:proofErr w:type="spellStart"/>
      <w:r w:rsidRPr="00BC7581">
        <w:t>DesVou</w:t>
      </w:r>
      <w:proofErr w:type="spellEnd"/>
      <w:r w:rsidRPr="00BC7581">
        <w:t>, the uncorrected design outdoor air rate, including diversity where applicable</w:t>
      </w:r>
    </w:p>
    <w:p w14:paraId="52A0C752" w14:textId="77777777" w:rsidR="009045A3" w:rsidRPr="00BC7581" w:rsidRDefault="009045A3" w:rsidP="007C1423">
      <w:pPr>
        <w:pStyle w:val="Heading6"/>
      </w:pPr>
      <w:bookmarkStart w:id="997" w:name="_Ref47337930"/>
      <w:proofErr w:type="spellStart"/>
      <w:r w:rsidRPr="00BC7581">
        <w:t>DesVot</w:t>
      </w:r>
      <w:proofErr w:type="spellEnd"/>
      <w:r w:rsidRPr="00BC7581">
        <w:t>, design total outdoor air rate (Vou adjusted for ventilation efficiency)</w:t>
      </w:r>
      <w:bookmarkEnd w:id="997"/>
    </w:p>
    <w:p w14:paraId="7D0B7C30" w14:textId="35F14C2E" w:rsidR="009045A3" w:rsidRPr="00BC7581" w:rsidRDefault="009045A3" w:rsidP="00B37EF3">
      <w:pPr>
        <w:pStyle w:val="Infobox"/>
      </w:pPr>
      <w:proofErr w:type="spellStart"/>
      <w:r w:rsidRPr="00514417">
        <w:t>DesVou</w:t>
      </w:r>
      <w:proofErr w:type="spellEnd"/>
      <w:r w:rsidRPr="00514417">
        <w:t xml:space="preserve"> and </w:t>
      </w:r>
      <w:proofErr w:type="spellStart"/>
      <w:r w:rsidRPr="00514417">
        <w:t>DesVot</w:t>
      </w:r>
      <w:proofErr w:type="spellEnd"/>
      <w:r w:rsidRPr="00514417">
        <w:t xml:space="preserve"> can be determined using the 62MZCalc spreadsheet provided with </w:t>
      </w:r>
      <w:r w:rsidRPr="00BC7581">
        <w:t>Standard 62.1 User’s Manual.</w:t>
      </w:r>
    </w:p>
    <w:p w14:paraId="3CA830C1" w14:textId="2D691E45" w:rsidR="009045A3" w:rsidRPr="00BC7581" w:rsidRDefault="00C14199" w:rsidP="007C1423">
      <w:pPr>
        <w:pStyle w:val="Heading5"/>
      </w:pPr>
      <w:bookmarkStart w:id="998" w:name="_Ref440794276"/>
      <w:ins w:id="999" w:author="Hwakong Cheng" w:date="2022-10-06T12:54:00Z">
        <w:r w:rsidRPr="00FF7391">
          <w:rPr>
            <w:rStyle w:val="Toggle"/>
            <w:rPrChange w:id="1000" w:author="Hwakong Cheng" w:date="2022-10-07T14:37:00Z">
              <w:rPr/>
            </w:rPrChange>
          </w:rPr>
          <w:t>[VENT T</w:t>
        </w:r>
        <w:proofErr w:type="gramStart"/>
        <w:r w:rsidRPr="00FF7391">
          <w:rPr>
            <w:rStyle w:val="Toggle"/>
            <w:rPrChange w:id="1001" w:author="Hwakong Cheng" w:date="2022-10-07T14:37:00Z">
              <w:rPr/>
            </w:rPrChange>
          </w:rPr>
          <w:t>24]</w:t>
        </w:r>
      </w:ins>
      <w:r w:rsidR="009045A3" w:rsidRPr="00BC7581">
        <w:t>For</w:t>
      </w:r>
      <w:proofErr w:type="gramEnd"/>
      <w:r w:rsidR="009045A3" w:rsidRPr="00BC7581">
        <w:t xml:space="preserve"> projects complying with California Title 24 Ventilation Standards:</w:t>
      </w:r>
      <w:bookmarkEnd w:id="998"/>
    </w:p>
    <w:p w14:paraId="1B632492" w14:textId="75EB5133" w:rsidR="009045A3" w:rsidRPr="00BC7581" w:rsidRDefault="00DB6213" w:rsidP="007C1423">
      <w:pPr>
        <w:pStyle w:val="Heading6"/>
      </w:pPr>
      <w:ins w:id="1002" w:author="Reece Kiriu" w:date="2022-12-07T11:41:00Z">
        <w:r>
          <w:rPr>
            <w:rStyle w:val="Toggle"/>
          </w:rPr>
          <w:t xml:space="preserve">[OR </w:t>
        </w:r>
      </w:ins>
      <w:ins w:id="1003" w:author="Reece Kiriu" w:date="2022-10-28T19:07:00Z">
        <w:r w:rsidR="00C029FA" w:rsidRPr="00C029FA">
          <w:rPr>
            <w:rStyle w:val="Toggle"/>
            <w:rPrChange w:id="1004" w:author="Reece Kiriu" w:date="2022-10-28T19:08:00Z">
              <w:rPr/>
            </w:rPrChange>
          </w:rPr>
          <w:t>[YES CO</w:t>
        </w:r>
      </w:ins>
      <w:ins w:id="1005" w:author="Reece Kiriu" w:date="2022-10-28T19:08:00Z">
        <w:r w:rsidR="00C029FA" w:rsidRPr="00C029FA">
          <w:rPr>
            <w:rStyle w:val="Toggle"/>
            <w:rPrChange w:id="1006" w:author="Reece Kiriu" w:date="2022-10-28T19:08:00Z">
              <w:rPr/>
            </w:rPrChange>
          </w:rPr>
          <w:t>2</w:t>
        </w:r>
      </w:ins>
      <w:ins w:id="1007" w:author="Reece Kiriu" w:date="2022-12-07T11:41:00Z">
        <w:r>
          <w:rPr>
            <w:rStyle w:val="Toggle"/>
          </w:rPr>
          <w:t>] [</w:t>
        </w:r>
      </w:ins>
      <w:ins w:id="1008" w:author="Reece Kiriu" w:date="2022-10-28T19:08:00Z">
        <w:r w:rsidR="00C029FA" w:rsidRPr="00C029FA">
          <w:rPr>
            <w:rStyle w:val="Toggle"/>
            <w:rPrChange w:id="1009" w:author="Reece Kiriu" w:date="2022-10-28T19:08:00Z">
              <w:rPr/>
            </w:rPrChange>
          </w:rPr>
          <w:t>YES OCC</w:t>
        </w:r>
        <w:proofErr w:type="gramStart"/>
        <w:r w:rsidR="00C029FA">
          <w:t>]</w:t>
        </w:r>
      </w:ins>
      <w:ins w:id="1010" w:author="Reece Kiriu" w:date="2022-12-07T11:41:00Z">
        <w:r>
          <w:t>]</w:t>
        </w:r>
      </w:ins>
      <w:proofErr w:type="spellStart"/>
      <w:r w:rsidR="009045A3" w:rsidRPr="00BC7581">
        <w:t>AbsMinOA</w:t>
      </w:r>
      <w:proofErr w:type="spellEnd"/>
      <w:proofErr w:type="gramEnd"/>
      <w:r w:rsidR="009045A3" w:rsidRPr="00BC7581">
        <w:t>, the design outdoor air rate when all zones with CO</w:t>
      </w:r>
      <w:r w:rsidR="009045A3" w:rsidRPr="00BC7581">
        <w:rPr>
          <w:vertAlign w:val="subscript"/>
        </w:rPr>
        <w:t>2</w:t>
      </w:r>
      <w:r w:rsidR="009045A3" w:rsidRPr="00BC7581">
        <w:t xml:space="preserve"> sensors or occupancy sensors are unpopulated</w:t>
      </w:r>
    </w:p>
    <w:p w14:paraId="457EC151" w14:textId="10B7000E" w:rsidR="009045A3" w:rsidRPr="00BC7581" w:rsidRDefault="009045A3" w:rsidP="007C1423">
      <w:pPr>
        <w:pStyle w:val="Heading6"/>
      </w:pPr>
      <w:proofErr w:type="spellStart"/>
      <w:r w:rsidRPr="00BC7581">
        <w:t>DesMinOA</w:t>
      </w:r>
      <w:proofErr w:type="spellEnd"/>
      <w:r w:rsidRPr="00BC7581">
        <w:t xml:space="preserve">, the design minimum outdoor airflow with areas served by the system </w:t>
      </w:r>
      <w:proofErr w:type="gramStart"/>
      <w:r w:rsidRPr="00BC7581">
        <w:t>are</w:t>
      </w:r>
      <w:proofErr w:type="gramEnd"/>
      <w:r w:rsidRPr="00BC7581">
        <w:t xml:space="preserve"> occupied at their design population, including diversity where applicable</w:t>
      </w:r>
    </w:p>
    <w:p w14:paraId="2ACB16D2" w14:textId="77777777" w:rsidR="009045A3" w:rsidRPr="00BC7581" w:rsidRDefault="009045A3" w:rsidP="0087618D">
      <w:pPr>
        <w:pStyle w:val="Heading4"/>
      </w:pPr>
      <w:bookmarkStart w:id="1011" w:name="_Ref496508549"/>
      <w:r w:rsidRPr="00BC7581">
        <w:t>Economizer High Limit</w:t>
      </w:r>
      <w:bookmarkEnd w:id="1011"/>
    </w:p>
    <w:p w14:paraId="4C373A53" w14:textId="5789E18A" w:rsidR="009045A3" w:rsidRPr="00306901" w:rsidRDefault="009045A3" w:rsidP="00B37EF3">
      <w:pPr>
        <w:pStyle w:val="Instrbox"/>
      </w:pPr>
      <w:r w:rsidRPr="00306901">
        <w:t>The engineer must select between economizer high-limit options:</w:t>
      </w:r>
    </w:p>
    <w:p w14:paraId="7DC5594A" w14:textId="73F94260" w:rsidR="009045A3" w:rsidRPr="00306901" w:rsidRDefault="009045A3" w:rsidP="00B37EF3">
      <w:pPr>
        <w:pStyle w:val="Instrbox"/>
      </w:pPr>
      <w:r w:rsidRPr="00306901">
        <w:t>If the project is to comply with ASHRAE/IES Standard 90.1 economizer high-limit requirements, keep subsection (a) and delete subsection (b).</w:t>
      </w:r>
    </w:p>
    <w:p w14:paraId="16FF759B" w14:textId="6DA1A040" w:rsidR="009045A3" w:rsidRPr="00306901" w:rsidRDefault="009045A3" w:rsidP="00B37EF3">
      <w:pPr>
        <w:pStyle w:val="Instrbox"/>
      </w:pPr>
      <w:r w:rsidRPr="00306901">
        <w:t>If the project is to comply with California Title 24 economizer high-limit requirements, keep subsection (b) and delete subsection (a).</w:t>
      </w:r>
    </w:p>
    <w:p w14:paraId="614F6963" w14:textId="5CA40FBC" w:rsidR="009045A3" w:rsidRPr="00BC7581" w:rsidRDefault="009045A3" w:rsidP="00B37EF3">
      <w:pPr>
        <w:pStyle w:val="Infobox"/>
      </w:pPr>
      <w:r w:rsidRPr="00BC7581">
        <w:t xml:space="preserve">The control logic will automatically select the correct </w:t>
      </w:r>
      <w:r w:rsidR="00D21A33">
        <w:rPr>
          <w:bCs/>
        </w:rPr>
        <w:t>setpoint</w:t>
      </w:r>
      <w:r>
        <w:rPr>
          <w:bCs/>
        </w:rPr>
        <w:t>s</w:t>
      </w:r>
      <w:r w:rsidRPr="00BC7581">
        <w:t xml:space="preserve"> based on </w:t>
      </w:r>
      <w:r>
        <w:rPr>
          <w:bCs/>
        </w:rPr>
        <w:t>climate zone</w:t>
      </w:r>
      <w:r w:rsidRPr="00BC7581">
        <w:t xml:space="preserve"> and high</w:t>
      </w:r>
      <w:r>
        <w:rPr>
          <w:bCs/>
        </w:rPr>
        <w:t>-</w:t>
      </w:r>
      <w:r w:rsidRPr="00BC7581">
        <w:t xml:space="preserve">limit type selected. Note that points </w:t>
      </w:r>
      <w:proofErr w:type="gramStart"/>
      <w:r w:rsidRPr="00BC7581">
        <w:t>lists</w:t>
      </w:r>
      <w:proofErr w:type="gramEnd"/>
      <w:r w:rsidRPr="00BC7581">
        <w:t xml:space="preserve"> and schematics show herein do not include enthalpy sensors; they must be added if the designer wishes to use high</w:t>
      </w:r>
      <w:r>
        <w:rPr>
          <w:bCs/>
        </w:rPr>
        <w:t>-</w:t>
      </w:r>
      <w:r w:rsidRPr="00BC7581">
        <w:t xml:space="preserve">limit logic that includes enthalpy. </w:t>
      </w:r>
    </w:p>
    <w:p w14:paraId="3E8AF001" w14:textId="48D2E42E" w:rsidR="009045A3" w:rsidRPr="00BC7581" w:rsidRDefault="00C14199" w:rsidP="007C1423">
      <w:pPr>
        <w:pStyle w:val="Heading5"/>
      </w:pPr>
      <w:bookmarkStart w:id="1012" w:name="_Ref496508443"/>
      <w:ins w:id="1013" w:author="Hwakong Cheng" w:date="2022-10-06T12:54:00Z">
        <w:r w:rsidRPr="00FF7391">
          <w:rPr>
            <w:rStyle w:val="Toggle"/>
            <w:rPrChange w:id="1014" w:author="Hwakong Cheng" w:date="2022-10-07T14:37:00Z">
              <w:rPr/>
            </w:rPrChange>
          </w:rPr>
          <w:t xml:space="preserve">[ENERGY </w:t>
        </w:r>
        <w:proofErr w:type="gramStart"/>
        <w:r w:rsidRPr="00FF7391">
          <w:rPr>
            <w:rStyle w:val="Toggle"/>
            <w:rPrChange w:id="1015" w:author="Hwakong Cheng" w:date="2022-10-07T14:37:00Z">
              <w:rPr/>
            </w:rPrChange>
          </w:rPr>
          <w:t>901]</w:t>
        </w:r>
      </w:ins>
      <w:r w:rsidR="009045A3" w:rsidRPr="00BC7581">
        <w:t>ASHRAE</w:t>
      </w:r>
      <w:proofErr w:type="gramEnd"/>
      <w:r w:rsidR="009045A3">
        <w:t>/IES Standard</w:t>
      </w:r>
      <w:r w:rsidR="009045A3" w:rsidRPr="00BC7581">
        <w:t xml:space="preserve"> 90.1 </w:t>
      </w:r>
      <w:bookmarkEnd w:id="1012"/>
      <w:r w:rsidR="009045A3">
        <w:t>economizer high limit</w:t>
      </w:r>
    </w:p>
    <w:p w14:paraId="7326258F" w14:textId="77777777" w:rsidR="009045A3" w:rsidRPr="00BC7581" w:rsidRDefault="009045A3" w:rsidP="007C1423">
      <w:pPr>
        <w:pStyle w:val="Heading6"/>
      </w:pPr>
      <w:r w:rsidRPr="00BC7581">
        <w:t xml:space="preserve">Select ASHRAE </w:t>
      </w:r>
      <w:r>
        <w:rPr>
          <w:rFonts w:cs="Times New Roman PS MT"/>
          <w:bCs/>
          <w:szCs w:val="20"/>
        </w:rPr>
        <w:t>climate zone</w:t>
      </w:r>
      <w:r w:rsidRPr="00BC7581">
        <w:t xml:space="preserve"> number and suffix in which air handling system is located.</w:t>
      </w:r>
    </w:p>
    <w:p w14:paraId="197BDEEE" w14:textId="77777777" w:rsidR="009045A3" w:rsidRPr="00BC7581" w:rsidRDefault="009045A3" w:rsidP="007C1423">
      <w:pPr>
        <w:pStyle w:val="Heading6"/>
      </w:pPr>
      <w:r w:rsidRPr="00BC7581">
        <w:t>Choose one of the following high limit options:</w:t>
      </w:r>
    </w:p>
    <w:p w14:paraId="40240D3A" w14:textId="0349F1B5" w:rsidR="009045A3" w:rsidRPr="00BC7581" w:rsidRDefault="009045A3" w:rsidP="007C1423">
      <w:pPr>
        <w:pStyle w:val="Heading7"/>
      </w:pPr>
      <w:r w:rsidRPr="00252C2D">
        <w:t>Fixed</w:t>
      </w:r>
      <w:r w:rsidRPr="00BC7581">
        <w:t xml:space="preserve"> </w:t>
      </w:r>
      <w:r>
        <w:t>dry bulb</w:t>
      </w:r>
    </w:p>
    <w:p w14:paraId="421C4FD3" w14:textId="46CA555D" w:rsidR="009045A3" w:rsidRPr="00BC7581" w:rsidRDefault="009045A3" w:rsidP="007C1423">
      <w:pPr>
        <w:pStyle w:val="Heading7"/>
      </w:pPr>
      <w:r w:rsidRPr="00BC7581">
        <w:t xml:space="preserve">Differential </w:t>
      </w:r>
      <w:r>
        <w:t>dry bulb</w:t>
      </w:r>
    </w:p>
    <w:p w14:paraId="532F1EC1" w14:textId="5B39BBDC" w:rsidR="009045A3" w:rsidRPr="00BC7581" w:rsidRDefault="009045A3" w:rsidP="00B37EF3">
      <w:pPr>
        <w:pStyle w:val="Infobox"/>
      </w:pPr>
      <w:bookmarkStart w:id="1016" w:name="_Ref496508821"/>
      <w:r w:rsidRPr="00BC7581">
        <w:t>While not listed as such in Standard 90.1, it is possible to use both fixed and differential dry</w:t>
      </w:r>
      <w:r>
        <w:rPr>
          <w:bCs/>
        </w:rPr>
        <w:t>-</w:t>
      </w:r>
      <w:r w:rsidRPr="00BC7581">
        <w:t>bulb high limits.</w:t>
      </w:r>
    </w:p>
    <w:p w14:paraId="51BBA86E" w14:textId="50E8C70E" w:rsidR="009045A3" w:rsidRDefault="009045A3" w:rsidP="007C1423">
      <w:pPr>
        <w:pStyle w:val="Heading7"/>
      </w:pPr>
      <w:r w:rsidRPr="00BC7581">
        <w:t xml:space="preserve">Fixed </w:t>
      </w:r>
      <w:r>
        <w:t>dry bulb + differential dry bulb</w:t>
      </w:r>
    </w:p>
    <w:p w14:paraId="27396765" w14:textId="77777777" w:rsidR="009045A3" w:rsidRDefault="009045A3" w:rsidP="007C1423">
      <w:pPr>
        <w:pStyle w:val="Heading7"/>
      </w:pPr>
      <w:r>
        <w:t>Fixed enthalpy + fixed dry bulb</w:t>
      </w:r>
    </w:p>
    <w:p w14:paraId="60404297" w14:textId="0D293FA7" w:rsidR="009045A3" w:rsidRPr="00BC7581" w:rsidRDefault="009045A3" w:rsidP="007C1423">
      <w:pPr>
        <w:pStyle w:val="Heading7"/>
      </w:pPr>
      <w:r w:rsidRPr="00BC7581">
        <w:t xml:space="preserve">Differential </w:t>
      </w:r>
      <w:r>
        <w:t>enthalpy + fixed dry bulb</w:t>
      </w:r>
    </w:p>
    <w:p w14:paraId="1C477DD7" w14:textId="7ECA1E71" w:rsidR="009045A3" w:rsidRPr="00BC7581" w:rsidRDefault="00C14199" w:rsidP="007C1423">
      <w:pPr>
        <w:pStyle w:val="Heading5"/>
      </w:pPr>
      <w:ins w:id="1017" w:author="Hwakong Cheng" w:date="2022-10-06T12:54:00Z">
        <w:r w:rsidRPr="00FF7391">
          <w:rPr>
            <w:rStyle w:val="Toggle"/>
            <w:rPrChange w:id="1018" w:author="Hwakong Cheng" w:date="2022-10-07T14:37:00Z">
              <w:rPr/>
            </w:rPrChange>
          </w:rPr>
          <w:t>[ENERGY T</w:t>
        </w:r>
        <w:proofErr w:type="gramStart"/>
        <w:r w:rsidRPr="00FF7391">
          <w:rPr>
            <w:rStyle w:val="Toggle"/>
            <w:rPrChange w:id="1019" w:author="Hwakong Cheng" w:date="2022-10-07T14:37:00Z">
              <w:rPr/>
            </w:rPrChange>
          </w:rPr>
          <w:t>24]</w:t>
        </w:r>
      </w:ins>
      <w:r w:rsidR="009045A3" w:rsidRPr="00BC7581">
        <w:t>California</w:t>
      </w:r>
      <w:proofErr w:type="gramEnd"/>
      <w:r w:rsidR="009045A3" w:rsidRPr="00BC7581">
        <w:t xml:space="preserve"> Title 24 </w:t>
      </w:r>
      <w:bookmarkEnd w:id="1016"/>
      <w:r w:rsidR="009045A3">
        <w:rPr>
          <w:rFonts w:cs="Times New Roman PS MT"/>
          <w:szCs w:val="20"/>
        </w:rPr>
        <w:t>economizer high limit</w:t>
      </w:r>
    </w:p>
    <w:p w14:paraId="7DB3528E" w14:textId="0356E49D" w:rsidR="009045A3" w:rsidRPr="00BC7581" w:rsidRDefault="009045A3" w:rsidP="007C1423">
      <w:pPr>
        <w:pStyle w:val="Heading6"/>
      </w:pPr>
      <w:r w:rsidRPr="00BC7581">
        <w:t xml:space="preserve">Indicate California </w:t>
      </w:r>
      <w:r>
        <w:rPr>
          <w:rFonts w:cs="Times New Roman PS MT"/>
          <w:bCs/>
          <w:szCs w:val="20"/>
        </w:rPr>
        <w:t>climate zone</w:t>
      </w:r>
      <w:r w:rsidRPr="00BC7581">
        <w:t xml:space="preserve"> number in which air</w:t>
      </w:r>
      <w:r>
        <w:rPr>
          <w:rFonts w:cs="Times New Roman PS MT"/>
          <w:bCs/>
          <w:szCs w:val="20"/>
        </w:rPr>
        <w:t>-</w:t>
      </w:r>
      <w:r w:rsidRPr="00BC7581">
        <w:t>handling system is located.</w:t>
      </w:r>
    </w:p>
    <w:p w14:paraId="63730D4A" w14:textId="77777777" w:rsidR="009045A3" w:rsidRPr="00BC7581" w:rsidRDefault="009045A3" w:rsidP="007C1423">
      <w:pPr>
        <w:pStyle w:val="Heading6"/>
      </w:pPr>
      <w:r w:rsidRPr="00BC7581">
        <w:t>Choose one of the following high limit options:</w:t>
      </w:r>
    </w:p>
    <w:p w14:paraId="4FD1CBE3" w14:textId="378D169B" w:rsidR="009045A3" w:rsidRPr="00BC7581" w:rsidRDefault="009045A3" w:rsidP="007C1423">
      <w:pPr>
        <w:pStyle w:val="Heading7"/>
      </w:pPr>
      <w:r w:rsidRPr="00BC7581">
        <w:t xml:space="preserve">Fixed </w:t>
      </w:r>
      <w:r>
        <w:t>dry bulb</w:t>
      </w:r>
    </w:p>
    <w:p w14:paraId="3E87B4E8" w14:textId="3AA8FB4C" w:rsidR="009045A3" w:rsidRPr="00BC7581" w:rsidRDefault="009045A3" w:rsidP="007C1423">
      <w:pPr>
        <w:pStyle w:val="Heading7"/>
      </w:pPr>
      <w:r w:rsidRPr="00BC7581">
        <w:t xml:space="preserve">Differential </w:t>
      </w:r>
      <w:r>
        <w:t>dry bulb</w:t>
      </w:r>
    </w:p>
    <w:p w14:paraId="77340244" w14:textId="7FBD54EB" w:rsidR="009045A3" w:rsidRPr="00BC7581" w:rsidRDefault="009045A3" w:rsidP="00B37EF3">
      <w:pPr>
        <w:pStyle w:val="Infobox"/>
      </w:pPr>
      <w:r w:rsidRPr="00BC7581">
        <w:t>While not listed as such in Title 24, it is possible to use both fixed and differential dry</w:t>
      </w:r>
      <w:r>
        <w:rPr>
          <w:bCs/>
        </w:rPr>
        <w:t>-</w:t>
      </w:r>
      <w:r w:rsidRPr="00BC7581">
        <w:t>bulb high limits.</w:t>
      </w:r>
    </w:p>
    <w:p w14:paraId="2147F0AD" w14:textId="1D6FB20F" w:rsidR="009045A3" w:rsidRPr="00BC7581" w:rsidRDefault="009045A3" w:rsidP="007C1423">
      <w:pPr>
        <w:pStyle w:val="Heading7"/>
      </w:pPr>
      <w:r w:rsidRPr="00BC7581">
        <w:t xml:space="preserve">Fixed </w:t>
      </w:r>
      <w:r>
        <w:t>dry bulb + differential dry bulb</w:t>
      </w:r>
    </w:p>
    <w:p w14:paraId="5FE8EDFE" w14:textId="610EB87F" w:rsidR="009045A3" w:rsidRPr="00BC7581" w:rsidRDefault="009045A3" w:rsidP="007C1423">
      <w:pPr>
        <w:pStyle w:val="Heading7"/>
      </w:pPr>
      <w:r w:rsidRPr="00BC7581">
        <w:lastRenderedPageBreak/>
        <w:t xml:space="preserve">Fixed </w:t>
      </w:r>
      <w:r>
        <w:t>enthalpy + fixed dry</w:t>
      </w:r>
      <w:r w:rsidRPr="00BC7581">
        <w:t xml:space="preserve"> bulb</w:t>
      </w:r>
    </w:p>
    <w:p w14:paraId="354FC86E" w14:textId="1EDD630C" w:rsidR="004A4842" w:rsidRPr="00364626" w:rsidRDefault="00843BFD" w:rsidP="0087618D">
      <w:pPr>
        <w:pStyle w:val="Heading4"/>
      </w:pPr>
      <w:bookmarkStart w:id="1020" w:name="_Ref38873221"/>
      <w:r w:rsidRPr="00364626">
        <w:t>DP100</w:t>
      </w:r>
      <w:r>
        <w:t>, f</w:t>
      </w:r>
      <w:r w:rsidR="004A4842" w:rsidRPr="00364626">
        <w:t xml:space="preserve">ilter </w:t>
      </w:r>
      <w:r w:rsidR="004A4842">
        <w:t xml:space="preserve">high limit </w:t>
      </w:r>
      <w:r w:rsidR="004A4842" w:rsidRPr="00364626">
        <w:t>differential pressure at design airflow</w:t>
      </w:r>
      <w:bookmarkEnd w:id="1020"/>
    </w:p>
    <w:p w14:paraId="486482AA" w14:textId="77777777" w:rsidR="004A4842" w:rsidRPr="00364626" w:rsidRDefault="004A4842" w:rsidP="004A4842">
      <w:pPr>
        <w:pStyle w:val="Infobox"/>
      </w:pPr>
      <w:r w:rsidRPr="00364626">
        <w:t>The filter high limit differential pressure threshold shall be determined as the maximum recommended filter pressure drop at design airflow by the filter manufacturer.</w:t>
      </w:r>
    </w:p>
    <w:p w14:paraId="6A3975FC" w14:textId="74E82276" w:rsidR="003532E6" w:rsidRDefault="003532E6" w:rsidP="0087618D">
      <w:pPr>
        <w:pStyle w:val="Heading4"/>
      </w:pPr>
      <w:bookmarkStart w:id="1021" w:name="_Ref73278462"/>
      <w:r>
        <w:t xml:space="preserve">Pressure </w:t>
      </w:r>
      <w:r w:rsidR="00D222B9">
        <w:t xml:space="preserve">Zone Group </w:t>
      </w:r>
      <w:r>
        <w:t>Assignments</w:t>
      </w:r>
      <w:bookmarkEnd w:id="1021"/>
    </w:p>
    <w:p w14:paraId="39703A43" w14:textId="04C02184" w:rsidR="003532E6" w:rsidRDefault="003532E6" w:rsidP="003532E6">
      <w:pPr>
        <w:pStyle w:val="Infobox"/>
      </w:pPr>
      <w:r>
        <w:t xml:space="preserve">Return/relief fans and building pressure sensors must be assigned to pressure </w:t>
      </w:r>
      <w:r w:rsidR="00D222B9">
        <w:t>Zone Group</w:t>
      </w:r>
      <w:r>
        <w:t>s, such as by using a table (see example Informative Table 3.1.4.5) either on drawings or in Building Automation Systems (BAS) specifications.  Other formats may be used if they convey the same information.</w:t>
      </w:r>
    </w:p>
    <w:p w14:paraId="0E7A5EEF" w14:textId="77777777" w:rsidR="003532E6" w:rsidRDefault="003532E6" w:rsidP="003532E6">
      <w:pPr>
        <w:pStyle w:val="Infobox"/>
      </w:pPr>
      <w:r>
        <w:t>A pressure zone is defined as an enclosed area with interconnected return paths.  The appropriate boundaries for pressure zones, establishing which return/relief fan run together, and which building pressure sensors are used will need to be determined by the engineer based on building geometry.</w:t>
      </w:r>
    </w:p>
    <w:p w14:paraId="08AFE7CB" w14:textId="78941A73" w:rsidR="003532E6" w:rsidRDefault="003532E6" w:rsidP="00122D20">
      <w:pPr>
        <w:pStyle w:val="TableTitle"/>
        <w:rPr>
          <w:sz w:val="16"/>
          <w:szCs w:val="16"/>
        </w:rPr>
      </w:pPr>
      <w:r>
        <w:t xml:space="preserve">Informative Table 3.1.4.5 </w:t>
      </w:r>
      <w:r w:rsidRPr="00122D20">
        <w:t>Example</w:t>
      </w:r>
      <w:r>
        <w:t xml:space="preserve"> Pressure </w:t>
      </w:r>
      <w:r w:rsidR="00D222B9">
        <w:t xml:space="preserve">Zone Group </w:t>
      </w:r>
      <w:r>
        <w:t>Table</w:t>
      </w:r>
    </w:p>
    <w:tbl>
      <w:tblPr>
        <w:tblW w:w="0" w:type="auto"/>
        <w:jc w:val="center"/>
        <w:tblLayout w:type="fixed"/>
        <w:tblCellMar>
          <w:top w:w="100" w:type="dxa"/>
          <w:left w:w="40" w:type="dxa"/>
          <w:bottom w:w="40" w:type="dxa"/>
          <w:right w:w="40" w:type="dxa"/>
        </w:tblCellMar>
        <w:tblLook w:val="04A0" w:firstRow="1" w:lastRow="0" w:firstColumn="1" w:lastColumn="0" w:noHBand="0" w:noVBand="1"/>
      </w:tblPr>
      <w:tblGrid>
        <w:gridCol w:w="2430"/>
        <w:gridCol w:w="880"/>
        <w:gridCol w:w="880"/>
        <w:gridCol w:w="2960"/>
      </w:tblGrid>
      <w:tr w:rsidR="003532E6" w14:paraId="1EDD10BB" w14:textId="77777777" w:rsidTr="00252C2D">
        <w:trPr>
          <w:cantSplit/>
          <w:jc w:val="center"/>
        </w:trPr>
        <w:tc>
          <w:tcPr>
            <w:tcW w:w="2430" w:type="dxa"/>
            <w:tcBorders>
              <w:top w:val="single" w:sz="18" w:space="0" w:color="000000"/>
              <w:left w:val="nil"/>
              <w:bottom w:val="nil"/>
              <w:right w:val="nil"/>
            </w:tcBorders>
            <w:tcMar>
              <w:top w:w="130" w:type="dxa"/>
              <w:left w:w="80" w:type="dxa"/>
              <w:bottom w:w="70" w:type="dxa"/>
              <w:right w:w="40" w:type="dxa"/>
            </w:tcMar>
            <w:vAlign w:val="bottom"/>
            <w:hideMark/>
          </w:tcPr>
          <w:p w14:paraId="680CA95F" w14:textId="4ECC4A59" w:rsidR="003532E6" w:rsidRDefault="003532E6" w:rsidP="001F323E">
            <w:pPr>
              <w:keepNext/>
            </w:pPr>
            <w:r>
              <w:t xml:space="preserve">Pressure </w:t>
            </w:r>
            <w:r w:rsidR="00D21A33">
              <w:t>Zone Group</w:t>
            </w:r>
            <w:r>
              <w:t xml:space="preserve"> Name</w:t>
            </w:r>
          </w:p>
        </w:tc>
        <w:tc>
          <w:tcPr>
            <w:tcW w:w="880" w:type="dxa"/>
            <w:tcBorders>
              <w:top w:val="single" w:sz="18" w:space="0" w:color="000000"/>
              <w:left w:val="single" w:sz="4" w:space="0" w:color="000000"/>
              <w:bottom w:val="nil"/>
              <w:right w:val="single" w:sz="4" w:space="0" w:color="000000"/>
            </w:tcBorders>
            <w:vAlign w:val="bottom"/>
            <w:hideMark/>
          </w:tcPr>
          <w:p w14:paraId="48CA7FEC" w14:textId="77777777" w:rsidR="003532E6" w:rsidRDefault="003532E6" w:rsidP="001F323E">
            <w:pPr>
              <w:keepNext/>
            </w:pPr>
            <w:r>
              <w:t>AHU Tag</w:t>
            </w:r>
          </w:p>
        </w:tc>
        <w:tc>
          <w:tcPr>
            <w:tcW w:w="880" w:type="dxa"/>
            <w:tcBorders>
              <w:top w:val="single" w:sz="18" w:space="0" w:color="000000"/>
              <w:left w:val="single" w:sz="4" w:space="0" w:color="000000"/>
              <w:bottom w:val="nil"/>
              <w:right w:val="single" w:sz="4" w:space="0" w:color="000000"/>
            </w:tcBorders>
            <w:tcMar>
              <w:top w:w="130" w:type="dxa"/>
              <w:left w:w="80" w:type="dxa"/>
              <w:bottom w:w="70" w:type="dxa"/>
              <w:right w:w="40" w:type="dxa"/>
            </w:tcMar>
            <w:vAlign w:val="bottom"/>
            <w:hideMark/>
          </w:tcPr>
          <w:p w14:paraId="1B9A557B" w14:textId="77777777" w:rsidR="003532E6" w:rsidRDefault="003532E6" w:rsidP="001F323E">
            <w:pPr>
              <w:keepNext/>
            </w:pPr>
            <w:r>
              <w:t>RF Tag</w:t>
            </w:r>
          </w:p>
        </w:tc>
        <w:tc>
          <w:tcPr>
            <w:tcW w:w="2960" w:type="dxa"/>
            <w:tcBorders>
              <w:top w:val="single" w:sz="18" w:space="0" w:color="000000"/>
              <w:left w:val="single" w:sz="4" w:space="0" w:color="000000"/>
              <w:bottom w:val="nil"/>
            </w:tcBorders>
            <w:tcMar>
              <w:top w:w="130" w:type="dxa"/>
              <w:left w:w="80" w:type="dxa"/>
              <w:bottom w:w="70" w:type="dxa"/>
              <w:right w:w="40" w:type="dxa"/>
            </w:tcMar>
            <w:vAlign w:val="bottom"/>
            <w:hideMark/>
          </w:tcPr>
          <w:p w14:paraId="0ACE13DF" w14:textId="77777777" w:rsidR="003532E6" w:rsidRDefault="003532E6" w:rsidP="001F323E">
            <w:pPr>
              <w:keepNext/>
            </w:pPr>
            <w:r>
              <w:t>Building Pressure Sensor Location(s)</w:t>
            </w:r>
          </w:p>
        </w:tc>
      </w:tr>
      <w:tr w:rsidR="003532E6" w14:paraId="23E309C5" w14:textId="77777777" w:rsidTr="00252C2D">
        <w:trPr>
          <w:cantSplit/>
          <w:jc w:val="center"/>
        </w:trPr>
        <w:tc>
          <w:tcPr>
            <w:tcW w:w="2430" w:type="dxa"/>
            <w:tcBorders>
              <w:top w:val="double" w:sz="4" w:space="0" w:color="000000"/>
              <w:left w:val="nil"/>
              <w:bottom w:val="nil"/>
              <w:right w:val="nil"/>
            </w:tcBorders>
            <w:tcMar>
              <w:top w:w="130" w:type="dxa"/>
              <w:left w:w="80" w:type="dxa"/>
              <w:bottom w:w="70" w:type="dxa"/>
              <w:right w:w="40" w:type="dxa"/>
            </w:tcMar>
            <w:hideMark/>
          </w:tcPr>
          <w:p w14:paraId="21D78AAF" w14:textId="77777777" w:rsidR="003532E6" w:rsidRDefault="003532E6" w:rsidP="001F323E">
            <w:pPr>
              <w:keepNext/>
            </w:pPr>
            <w:r>
              <w:t>East Pressure Zone</w:t>
            </w:r>
          </w:p>
        </w:tc>
        <w:tc>
          <w:tcPr>
            <w:tcW w:w="880" w:type="dxa"/>
            <w:tcBorders>
              <w:top w:val="double" w:sz="4" w:space="0" w:color="000000"/>
              <w:left w:val="single" w:sz="4" w:space="0" w:color="000000"/>
              <w:bottom w:val="nil"/>
              <w:right w:val="single" w:sz="4" w:space="0" w:color="000000"/>
            </w:tcBorders>
            <w:hideMark/>
          </w:tcPr>
          <w:p w14:paraId="64F0309E" w14:textId="77777777" w:rsidR="003532E6" w:rsidRDefault="003532E6" w:rsidP="001F323E">
            <w:pPr>
              <w:keepNext/>
            </w:pPr>
            <w:r>
              <w:t>AHU-1, AHU-2</w:t>
            </w:r>
          </w:p>
        </w:tc>
        <w:tc>
          <w:tcPr>
            <w:tcW w:w="880" w:type="dxa"/>
            <w:tcBorders>
              <w:top w:val="double" w:sz="4" w:space="0" w:color="000000"/>
              <w:left w:val="single" w:sz="4" w:space="0" w:color="000000"/>
              <w:bottom w:val="nil"/>
              <w:right w:val="single" w:sz="4" w:space="0" w:color="000000"/>
            </w:tcBorders>
            <w:tcMar>
              <w:top w:w="130" w:type="dxa"/>
              <w:left w:w="80" w:type="dxa"/>
              <w:bottom w:w="70" w:type="dxa"/>
              <w:right w:w="40" w:type="dxa"/>
            </w:tcMar>
            <w:hideMark/>
          </w:tcPr>
          <w:p w14:paraId="6D85FD74" w14:textId="77777777" w:rsidR="003532E6" w:rsidRDefault="003532E6" w:rsidP="001F323E">
            <w:pPr>
              <w:keepNext/>
            </w:pPr>
            <w:r>
              <w:t>RF-1, RF-2</w:t>
            </w:r>
          </w:p>
        </w:tc>
        <w:tc>
          <w:tcPr>
            <w:tcW w:w="2960" w:type="dxa"/>
            <w:tcBorders>
              <w:top w:val="double" w:sz="4" w:space="0" w:color="000000"/>
              <w:left w:val="single" w:sz="4" w:space="0" w:color="000000"/>
              <w:bottom w:val="nil"/>
            </w:tcBorders>
            <w:tcMar>
              <w:top w:w="130" w:type="dxa"/>
              <w:left w:w="80" w:type="dxa"/>
              <w:bottom w:w="70" w:type="dxa"/>
              <w:right w:w="40" w:type="dxa"/>
            </w:tcMar>
            <w:hideMark/>
          </w:tcPr>
          <w:p w14:paraId="48594619" w14:textId="77777777" w:rsidR="003532E6" w:rsidRDefault="003532E6" w:rsidP="001F323E">
            <w:pPr>
              <w:keepNext/>
            </w:pPr>
            <w:r>
              <w:t>Rm. 123E</w:t>
            </w:r>
          </w:p>
        </w:tc>
      </w:tr>
      <w:tr w:rsidR="003532E6" w14:paraId="2F349BEF" w14:textId="77777777" w:rsidTr="00252C2D">
        <w:trPr>
          <w:cantSplit/>
          <w:jc w:val="center"/>
        </w:trPr>
        <w:tc>
          <w:tcPr>
            <w:tcW w:w="2430" w:type="dxa"/>
            <w:tcBorders>
              <w:top w:val="single" w:sz="4" w:space="0" w:color="000000"/>
              <w:left w:val="nil"/>
              <w:bottom w:val="single" w:sz="18" w:space="0" w:color="auto"/>
              <w:right w:val="nil"/>
            </w:tcBorders>
            <w:tcMar>
              <w:top w:w="130" w:type="dxa"/>
              <w:left w:w="80" w:type="dxa"/>
              <w:bottom w:w="70" w:type="dxa"/>
              <w:right w:w="40" w:type="dxa"/>
            </w:tcMar>
            <w:hideMark/>
          </w:tcPr>
          <w:p w14:paraId="57FA987E" w14:textId="77777777" w:rsidR="003532E6" w:rsidRDefault="003532E6" w:rsidP="001F323E">
            <w:pPr>
              <w:keepNext/>
            </w:pPr>
            <w:r>
              <w:t>West Pressure Zone</w:t>
            </w:r>
          </w:p>
        </w:tc>
        <w:tc>
          <w:tcPr>
            <w:tcW w:w="880" w:type="dxa"/>
            <w:tcBorders>
              <w:top w:val="single" w:sz="4" w:space="0" w:color="000000"/>
              <w:left w:val="single" w:sz="4" w:space="0" w:color="000000"/>
              <w:bottom w:val="single" w:sz="18" w:space="0" w:color="auto"/>
              <w:right w:val="single" w:sz="4" w:space="0" w:color="000000"/>
            </w:tcBorders>
            <w:hideMark/>
          </w:tcPr>
          <w:p w14:paraId="43B8F004" w14:textId="77777777" w:rsidR="003532E6" w:rsidRDefault="003532E6" w:rsidP="001F323E">
            <w:pPr>
              <w:keepNext/>
            </w:pPr>
            <w:r>
              <w:t>AHU-3, AHU-4</w:t>
            </w:r>
          </w:p>
        </w:tc>
        <w:tc>
          <w:tcPr>
            <w:tcW w:w="880" w:type="dxa"/>
            <w:tcBorders>
              <w:top w:val="single" w:sz="4" w:space="0" w:color="000000"/>
              <w:left w:val="single" w:sz="4" w:space="0" w:color="000000"/>
              <w:bottom w:val="single" w:sz="18" w:space="0" w:color="auto"/>
              <w:right w:val="single" w:sz="4" w:space="0" w:color="000000"/>
            </w:tcBorders>
            <w:tcMar>
              <w:top w:w="130" w:type="dxa"/>
              <w:left w:w="80" w:type="dxa"/>
              <w:bottom w:w="70" w:type="dxa"/>
              <w:right w:w="40" w:type="dxa"/>
            </w:tcMar>
            <w:hideMark/>
          </w:tcPr>
          <w:p w14:paraId="28DCA5EB" w14:textId="77777777" w:rsidR="003532E6" w:rsidRDefault="003532E6" w:rsidP="001F323E">
            <w:pPr>
              <w:keepNext/>
            </w:pPr>
            <w:r>
              <w:t>RF-3, RF-4</w:t>
            </w:r>
          </w:p>
        </w:tc>
        <w:tc>
          <w:tcPr>
            <w:tcW w:w="2960" w:type="dxa"/>
            <w:tcBorders>
              <w:top w:val="single" w:sz="4" w:space="0" w:color="000000"/>
              <w:left w:val="single" w:sz="4" w:space="0" w:color="000000"/>
              <w:bottom w:val="single" w:sz="18" w:space="0" w:color="auto"/>
            </w:tcBorders>
            <w:tcMar>
              <w:top w:w="130" w:type="dxa"/>
              <w:left w:w="80" w:type="dxa"/>
              <w:bottom w:w="70" w:type="dxa"/>
              <w:right w:w="40" w:type="dxa"/>
            </w:tcMar>
            <w:hideMark/>
          </w:tcPr>
          <w:p w14:paraId="33D5E165" w14:textId="77777777" w:rsidR="003532E6" w:rsidRDefault="003532E6" w:rsidP="001F323E">
            <w:pPr>
              <w:keepNext/>
            </w:pPr>
            <w:r>
              <w:t>Rm. 112W, Rm. 124W</w:t>
            </w:r>
          </w:p>
        </w:tc>
      </w:tr>
    </w:tbl>
    <w:p w14:paraId="05FF1E9D" w14:textId="49CA1D0B" w:rsidR="009045A3" w:rsidRPr="00BC7581" w:rsidRDefault="00525434" w:rsidP="0087618D">
      <w:pPr>
        <w:pStyle w:val="Heading3"/>
      </w:pPr>
      <w:ins w:id="1022" w:author="Reece Kiriu" w:date="2022-10-19T12:22:00Z">
        <w:r w:rsidRPr="00525434">
          <w:rPr>
            <w:rStyle w:val="Toggle"/>
            <w:rPrChange w:id="1023" w:author="Reece Kiriu" w:date="2022-10-19T12:22:00Z">
              <w:rPr/>
            </w:rPrChange>
          </w:rPr>
          <w:t>[DELETE]</w:t>
        </w:r>
      </w:ins>
      <w:r w:rsidR="009045A3" w:rsidRPr="00BC7581">
        <w:t>Dual</w:t>
      </w:r>
      <w:r w:rsidR="009045A3">
        <w:rPr>
          <w:rFonts w:cs="Times New Roman PS MT"/>
          <w:szCs w:val="20"/>
        </w:rPr>
        <w:t>-</w:t>
      </w:r>
      <w:r w:rsidR="009045A3" w:rsidRPr="00BC7581">
        <w:t>Fan Dual</w:t>
      </w:r>
      <w:r w:rsidR="009045A3">
        <w:rPr>
          <w:rFonts w:cs="Times New Roman PS MT"/>
          <w:szCs w:val="20"/>
        </w:rPr>
        <w:t>-</w:t>
      </w:r>
      <w:r w:rsidR="009045A3" w:rsidRPr="00BC7581">
        <w:t>Duct VAV Air</w:t>
      </w:r>
      <w:r w:rsidR="009045A3">
        <w:rPr>
          <w:rFonts w:cs="Times New Roman PS MT"/>
          <w:szCs w:val="20"/>
        </w:rPr>
        <w:t>-</w:t>
      </w:r>
      <w:r w:rsidR="009045A3" w:rsidRPr="00BC7581">
        <w:t>Handler</w:t>
      </w:r>
      <w:r w:rsidR="00362FB4">
        <w:t xml:space="preserve"> </w:t>
      </w:r>
      <w:r w:rsidR="009045A3" w:rsidRPr="00BC7581">
        <w:t xml:space="preserve">Design Information </w:t>
      </w:r>
    </w:p>
    <w:p w14:paraId="274631BF" w14:textId="216EAF76" w:rsidR="009045A3" w:rsidRPr="00BC7581" w:rsidRDefault="009045A3" w:rsidP="0087618D">
      <w:pPr>
        <w:pStyle w:val="Heading4"/>
      </w:pPr>
      <w:bookmarkStart w:id="1024" w:name="_Ref445032259"/>
      <w:bookmarkStart w:id="1025" w:name="_Ref38388435"/>
      <w:r w:rsidRPr="00BC7581">
        <w:t xml:space="preserve">Temperature </w:t>
      </w:r>
      <w:bookmarkEnd w:id="1024"/>
      <w:r w:rsidR="00D21A33">
        <w:rPr>
          <w:rFonts w:cs="Times New Roman PS MT"/>
          <w:szCs w:val="20"/>
        </w:rPr>
        <w:t>Setpoint</w:t>
      </w:r>
      <w:r w:rsidRPr="00B87A61">
        <w:rPr>
          <w:rFonts w:cs="Times New Roman PS MT"/>
          <w:szCs w:val="20"/>
        </w:rPr>
        <w:t>s</w:t>
      </w:r>
      <w:bookmarkEnd w:id="1025"/>
    </w:p>
    <w:p w14:paraId="4AEF3584" w14:textId="77777777" w:rsidR="009045A3" w:rsidRPr="00BC7581" w:rsidRDefault="009045A3" w:rsidP="007C1423">
      <w:pPr>
        <w:pStyle w:val="Heading5"/>
      </w:pPr>
      <w:proofErr w:type="spellStart"/>
      <w:r w:rsidRPr="00BC7581">
        <w:t>Max_HtgSAT</w:t>
      </w:r>
      <w:proofErr w:type="spellEnd"/>
      <w:r w:rsidRPr="00BC7581">
        <w:t>, highest heating supply air temperature, typically design heating coil leaving air temperature</w:t>
      </w:r>
    </w:p>
    <w:p w14:paraId="55E4ED95" w14:textId="3B4EE9B6" w:rsidR="009045A3" w:rsidRPr="00BC7581" w:rsidRDefault="009045A3" w:rsidP="00B37EF3">
      <w:pPr>
        <w:pStyle w:val="Infobox"/>
      </w:pPr>
      <w:proofErr w:type="spellStart"/>
      <w:r w:rsidRPr="00BC7581">
        <w:t>Max_HtgSAT</w:t>
      </w:r>
      <w:proofErr w:type="spellEnd"/>
      <w:r w:rsidRPr="00BC7581">
        <w:t xml:space="preserve"> can be no higher than </w:t>
      </w:r>
      <w:ins w:id="1026" w:author="Titus Ellison" w:date="2022-10-13T12:07:00Z">
        <w:r w:rsidR="00E7664A" w:rsidRPr="00E7664A">
          <w:rPr>
            <w:rStyle w:val="Toggle"/>
            <w:rPrChange w:id="1027" w:author="Titus Ellison" w:date="2022-10-13T12:07:00Z">
              <w:rPr/>
            </w:rPrChange>
          </w:rPr>
          <w:t>[UNITS [</w:t>
        </w:r>
      </w:ins>
      <w:r w:rsidRPr="00E7664A">
        <w:rPr>
          <w:rStyle w:val="Toggle"/>
          <w:rPrChange w:id="1028" w:author="Titus Ellison" w:date="2022-10-13T12:07:00Z">
            <w:rPr/>
          </w:rPrChange>
        </w:rPr>
        <w:t>11°C</w:t>
      </w:r>
      <w:ins w:id="1029" w:author="Titus Ellison" w:date="2022-10-13T12:07:00Z">
        <w:r w:rsidR="00E7664A" w:rsidRPr="00E7664A">
          <w:rPr>
            <w:rStyle w:val="Toggle"/>
            <w:rPrChange w:id="1030" w:author="Titus Ellison" w:date="2022-10-13T12:07:00Z">
              <w:rPr/>
            </w:rPrChange>
          </w:rPr>
          <w:t>]</w:t>
        </w:r>
      </w:ins>
      <w:r w:rsidRPr="00E7664A">
        <w:rPr>
          <w:rStyle w:val="Toggle"/>
          <w:rPrChange w:id="1031" w:author="Titus Ellison" w:date="2022-10-13T12:07:00Z">
            <w:rPr/>
          </w:rPrChange>
        </w:rPr>
        <w:t xml:space="preserve"> </w:t>
      </w:r>
      <w:del w:id="1032" w:author="Titus Ellison" w:date="2022-10-13T12:07:00Z">
        <w:r w:rsidRPr="00E7664A" w:rsidDel="00E7664A">
          <w:rPr>
            <w:rStyle w:val="Toggle"/>
            <w:rPrChange w:id="1033" w:author="Titus Ellison" w:date="2022-10-13T12:07:00Z">
              <w:rPr/>
            </w:rPrChange>
          </w:rPr>
          <w:delText>(</w:delText>
        </w:r>
      </w:del>
      <w:ins w:id="1034" w:author="Titus Ellison" w:date="2022-10-13T12:07:00Z">
        <w:r w:rsidR="00E7664A" w:rsidRPr="00E7664A">
          <w:rPr>
            <w:rStyle w:val="Toggle"/>
            <w:rPrChange w:id="1035" w:author="Titus Ellison" w:date="2022-10-13T12:07:00Z">
              <w:rPr/>
            </w:rPrChange>
          </w:rPr>
          <w:t>[</w:t>
        </w:r>
      </w:ins>
      <w:r w:rsidRPr="00E7664A">
        <w:rPr>
          <w:rStyle w:val="Toggle"/>
          <w:rPrChange w:id="1036" w:author="Titus Ellison" w:date="2022-10-13T12:07:00Z">
            <w:rPr/>
          </w:rPrChange>
        </w:rPr>
        <w:t>20°F</w:t>
      </w:r>
      <w:del w:id="1037" w:author="Titus Ellison" w:date="2022-10-13T12:07:00Z">
        <w:r w:rsidRPr="00E7664A" w:rsidDel="00E7664A">
          <w:rPr>
            <w:rStyle w:val="Toggle"/>
            <w:rPrChange w:id="1038" w:author="Titus Ellison" w:date="2022-10-13T12:07:00Z">
              <w:rPr/>
            </w:rPrChange>
          </w:rPr>
          <w:delText>)</w:delText>
        </w:r>
      </w:del>
      <w:ins w:id="1039" w:author="Titus Ellison" w:date="2022-10-13T12:07:00Z">
        <w:r w:rsidR="00E7664A" w:rsidRPr="00E7664A">
          <w:rPr>
            <w:rStyle w:val="Toggle"/>
            <w:rPrChange w:id="1040" w:author="Titus Ellison" w:date="2022-10-13T12:07:00Z">
              <w:rPr/>
            </w:rPrChange>
          </w:rPr>
          <w:t>]]</w:t>
        </w:r>
      </w:ins>
      <w:r w:rsidRPr="00BC7581">
        <w:t xml:space="preserve"> above space temperature </w:t>
      </w:r>
      <w:r w:rsidR="00D21A33">
        <w:rPr>
          <w:bCs/>
        </w:rPr>
        <w:t>setpoint</w:t>
      </w:r>
      <w:r w:rsidRPr="00BC7581">
        <w:t xml:space="preserve"> per Standard 90.1-2016 (e.g., no more than </w:t>
      </w:r>
      <w:ins w:id="1041" w:author="Titus Ellison" w:date="2022-10-13T12:07:00Z">
        <w:r w:rsidR="00E7664A" w:rsidRPr="00E7664A">
          <w:rPr>
            <w:rStyle w:val="Toggle"/>
            <w:rPrChange w:id="1042" w:author="Titus Ellison" w:date="2022-10-13T12:07:00Z">
              <w:rPr/>
            </w:rPrChange>
          </w:rPr>
          <w:t>[UNITS [</w:t>
        </w:r>
      </w:ins>
      <w:r w:rsidRPr="00E7664A">
        <w:rPr>
          <w:rStyle w:val="Toggle"/>
          <w:rPrChange w:id="1043" w:author="Titus Ellison" w:date="2022-10-13T12:07:00Z">
            <w:rPr/>
          </w:rPrChange>
        </w:rPr>
        <w:t>32°C</w:t>
      </w:r>
      <w:ins w:id="1044" w:author="Titus Ellison" w:date="2022-10-13T12:07:00Z">
        <w:r w:rsidR="00E7664A" w:rsidRPr="00E7664A">
          <w:rPr>
            <w:rStyle w:val="Toggle"/>
            <w:rPrChange w:id="1045" w:author="Titus Ellison" w:date="2022-10-13T12:07:00Z">
              <w:rPr/>
            </w:rPrChange>
          </w:rPr>
          <w:t>]</w:t>
        </w:r>
      </w:ins>
      <w:r w:rsidRPr="00E7664A">
        <w:rPr>
          <w:rStyle w:val="Toggle"/>
          <w:rPrChange w:id="1046" w:author="Titus Ellison" w:date="2022-10-13T12:07:00Z">
            <w:rPr/>
          </w:rPrChange>
        </w:rPr>
        <w:t xml:space="preserve"> </w:t>
      </w:r>
      <w:r w:rsidRPr="00E7664A">
        <w:rPr>
          <w:rStyle w:val="Toggle"/>
          <w:rPrChange w:id="1047" w:author="Titus Ellison" w:date="2022-10-13T12:07:00Z">
            <w:rPr>
              <w:bCs/>
            </w:rPr>
          </w:rPrChange>
        </w:rPr>
        <w:t>[</w:t>
      </w:r>
      <w:r w:rsidRPr="00E7664A">
        <w:rPr>
          <w:rStyle w:val="Toggle"/>
          <w:rPrChange w:id="1048" w:author="Titus Ellison" w:date="2022-10-13T12:07:00Z">
            <w:rPr/>
          </w:rPrChange>
        </w:rPr>
        <w:t>90°F</w:t>
      </w:r>
      <w:r w:rsidRPr="00E7664A">
        <w:rPr>
          <w:rStyle w:val="Toggle"/>
          <w:rPrChange w:id="1049" w:author="Titus Ellison" w:date="2022-10-13T12:07:00Z">
            <w:rPr>
              <w:bCs/>
            </w:rPr>
          </w:rPrChange>
        </w:rPr>
        <w:t>]</w:t>
      </w:r>
      <w:ins w:id="1050" w:author="Titus Ellison" w:date="2022-10-13T12:07:00Z">
        <w:r w:rsidR="00E7664A" w:rsidRPr="00E7664A">
          <w:rPr>
            <w:rStyle w:val="Toggle"/>
            <w:rPrChange w:id="1051" w:author="Titus Ellison" w:date="2022-10-13T12:07:00Z">
              <w:rPr>
                <w:bCs/>
              </w:rPr>
            </w:rPrChange>
          </w:rPr>
          <w:t>]</w:t>
        </w:r>
      </w:ins>
      <w:r w:rsidRPr="00BC7581">
        <w:t xml:space="preserve"> at </w:t>
      </w:r>
      <w:ins w:id="1052" w:author="Reece Kiriu" w:date="2022-10-11T15:04:00Z">
        <w:r w:rsidR="00C84A3C" w:rsidRPr="00C84A3C">
          <w:rPr>
            <w:rStyle w:val="Toggle"/>
            <w:rPrChange w:id="1053" w:author="Reece Kiriu" w:date="2022-10-11T15:04:00Z">
              <w:rPr/>
            </w:rPrChange>
          </w:rPr>
          <w:t>[UNITS [</w:t>
        </w:r>
      </w:ins>
      <w:r w:rsidRPr="00C84A3C">
        <w:rPr>
          <w:rStyle w:val="Toggle"/>
          <w:rPrChange w:id="1054" w:author="Reece Kiriu" w:date="2022-10-11T15:04:00Z">
            <w:rPr/>
          </w:rPrChange>
        </w:rPr>
        <w:t>21°C</w:t>
      </w:r>
      <w:ins w:id="1055" w:author="Reece Kiriu" w:date="2022-10-11T15:04:00Z">
        <w:r w:rsidR="00C84A3C" w:rsidRPr="00C84A3C">
          <w:rPr>
            <w:rStyle w:val="Toggle"/>
            <w:rPrChange w:id="1056" w:author="Reece Kiriu" w:date="2022-10-11T15:04:00Z">
              <w:rPr/>
            </w:rPrChange>
          </w:rPr>
          <w:t>]</w:t>
        </w:r>
      </w:ins>
      <w:r w:rsidRPr="00C84A3C">
        <w:rPr>
          <w:rStyle w:val="Toggle"/>
          <w:rPrChange w:id="1057" w:author="Reece Kiriu" w:date="2022-10-11T15:04:00Z">
            <w:rPr/>
          </w:rPrChange>
        </w:rPr>
        <w:t xml:space="preserve"> </w:t>
      </w:r>
      <w:r w:rsidRPr="00C84A3C">
        <w:rPr>
          <w:rStyle w:val="Toggle"/>
          <w:rPrChange w:id="1058" w:author="Reece Kiriu" w:date="2022-10-11T15:04:00Z">
            <w:rPr>
              <w:bCs/>
            </w:rPr>
          </w:rPrChange>
        </w:rPr>
        <w:t>[</w:t>
      </w:r>
      <w:r w:rsidRPr="00C84A3C">
        <w:rPr>
          <w:rStyle w:val="Toggle"/>
          <w:rPrChange w:id="1059" w:author="Reece Kiriu" w:date="2022-10-11T15:04:00Z">
            <w:rPr/>
          </w:rPrChange>
        </w:rPr>
        <w:t>70°F</w:t>
      </w:r>
      <w:r w:rsidRPr="00C84A3C">
        <w:rPr>
          <w:rStyle w:val="Toggle"/>
          <w:rPrChange w:id="1060" w:author="Reece Kiriu" w:date="2022-10-11T15:04:00Z">
            <w:rPr>
              <w:bCs/>
            </w:rPr>
          </w:rPrChange>
        </w:rPr>
        <w:t>]</w:t>
      </w:r>
      <w:ins w:id="1061" w:author="Reece Kiriu" w:date="2022-10-11T15:04:00Z">
        <w:r w:rsidR="00C84A3C" w:rsidRPr="00C84A3C">
          <w:rPr>
            <w:rStyle w:val="Toggle"/>
            <w:rPrChange w:id="1062" w:author="Reece Kiriu" w:date="2022-10-11T15:04:00Z">
              <w:rPr>
                <w:bCs/>
              </w:rPr>
            </w:rPrChange>
          </w:rPr>
          <w:t>]</w:t>
        </w:r>
      </w:ins>
      <w:r w:rsidRPr="00BC7581">
        <w:t xml:space="preserve"> space temperature </w:t>
      </w:r>
      <w:r w:rsidR="00D21A33">
        <w:rPr>
          <w:bCs/>
        </w:rPr>
        <w:t>setpoint</w:t>
      </w:r>
      <w:r w:rsidRPr="00BC7581">
        <w:t xml:space="preserve">) for systems supplying air greater than </w:t>
      </w:r>
      <w:ins w:id="1063" w:author="Titus Ellison" w:date="2022-10-13T12:07:00Z">
        <w:r w:rsidR="00E7664A" w:rsidRPr="00E7664A">
          <w:rPr>
            <w:rStyle w:val="Toggle"/>
            <w:rPrChange w:id="1064" w:author="Titus Ellison" w:date="2022-10-13T12:08:00Z">
              <w:rPr/>
            </w:rPrChange>
          </w:rPr>
          <w:t>[UNITS</w:t>
        </w:r>
      </w:ins>
      <w:ins w:id="1065" w:author="Titus Ellison" w:date="2022-10-13T12:08:00Z">
        <w:r w:rsidR="00E7664A" w:rsidRPr="00E7664A">
          <w:rPr>
            <w:rStyle w:val="Toggle"/>
            <w:rPrChange w:id="1066" w:author="Titus Ellison" w:date="2022-10-13T12:08:00Z">
              <w:rPr/>
            </w:rPrChange>
          </w:rPr>
          <w:t xml:space="preserve"> [</w:t>
        </w:r>
      </w:ins>
      <w:r w:rsidRPr="00E7664A">
        <w:rPr>
          <w:rStyle w:val="Toggle"/>
          <w:rPrChange w:id="1067" w:author="Titus Ellison" w:date="2022-10-13T12:08:00Z">
            <w:rPr/>
          </w:rPrChange>
        </w:rPr>
        <w:t>1.</w:t>
      </w:r>
      <w:r w:rsidRPr="00E7664A">
        <w:rPr>
          <w:rStyle w:val="Toggle"/>
          <w:rPrChange w:id="1068" w:author="Titus Ellison" w:date="2022-10-13T12:08:00Z">
            <w:rPr>
              <w:bCs/>
            </w:rPr>
          </w:rPrChange>
        </w:rPr>
        <w:t>8 m</w:t>
      </w:r>
      <w:ins w:id="1069" w:author="Titus Ellison" w:date="2022-10-13T12:08:00Z">
        <w:r w:rsidR="00E7664A" w:rsidRPr="00E7664A">
          <w:rPr>
            <w:rStyle w:val="Toggle"/>
            <w:rPrChange w:id="1070" w:author="Titus Ellison" w:date="2022-10-13T12:08:00Z">
              <w:rPr>
                <w:bCs/>
              </w:rPr>
            </w:rPrChange>
          </w:rPr>
          <w:t>]</w:t>
        </w:r>
      </w:ins>
      <w:r w:rsidRPr="00E7664A">
        <w:rPr>
          <w:rStyle w:val="Toggle"/>
          <w:rPrChange w:id="1071" w:author="Titus Ellison" w:date="2022-10-13T12:08:00Z">
            <w:rPr/>
          </w:rPrChange>
        </w:rPr>
        <w:t xml:space="preserve"> </w:t>
      </w:r>
      <w:ins w:id="1072" w:author="Titus Ellison" w:date="2022-10-13T12:08:00Z">
        <w:r w:rsidR="00E7664A" w:rsidRPr="00E7664A">
          <w:rPr>
            <w:rStyle w:val="Toggle"/>
            <w:rPrChange w:id="1073" w:author="Titus Ellison" w:date="2022-10-13T12:08:00Z">
              <w:rPr/>
            </w:rPrChange>
          </w:rPr>
          <w:t>[</w:t>
        </w:r>
      </w:ins>
      <w:del w:id="1074" w:author="Titus Ellison" w:date="2022-10-13T12:08:00Z">
        <w:r w:rsidRPr="00E7664A" w:rsidDel="00E7664A">
          <w:rPr>
            <w:rStyle w:val="Toggle"/>
            <w:rPrChange w:id="1075" w:author="Titus Ellison" w:date="2022-10-13T12:08:00Z">
              <w:rPr/>
            </w:rPrChange>
          </w:rPr>
          <w:delText>(</w:delText>
        </w:r>
      </w:del>
      <w:r w:rsidRPr="00E7664A">
        <w:rPr>
          <w:rStyle w:val="Toggle"/>
          <w:rPrChange w:id="1076" w:author="Titus Ellison" w:date="2022-10-13T12:08:00Z">
            <w:rPr/>
          </w:rPrChange>
        </w:rPr>
        <w:t>6 ft</w:t>
      </w:r>
      <w:ins w:id="1077" w:author="Titus Ellison" w:date="2022-10-13T12:08:00Z">
        <w:r w:rsidR="00E7664A" w:rsidRPr="00E7664A">
          <w:rPr>
            <w:rStyle w:val="Toggle"/>
            <w:rPrChange w:id="1078" w:author="Titus Ellison" w:date="2022-10-13T12:08:00Z">
              <w:rPr>
                <w:bCs/>
              </w:rPr>
            </w:rPrChange>
          </w:rPr>
          <w:t>]]</w:t>
        </w:r>
      </w:ins>
      <w:del w:id="1079" w:author="Titus Ellison" w:date="2022-10-13T12:08:00Z">
        <w:r w:rsidDel="00E7664A">
          <w:rPr>
            <w:bCs/>
          </w:rPr>
          <w:delText>)</w:delText>
        </w:r>
      </w:del>
      <w:r w:rsidRPr="00BC7581">
        <w:t xml:space="preserve"> above floor, e.g., ceiling supply systems. Zone air distribution effectiveness </w:t>
      </w:r>
      <w:proofErr w:type="spellStart"/>
      <w:r w:rsidRPr="00BC7581">
        <w:t>EzH</w:t>
      </w:r>
      <w:proofErr w:type="spellEnd"/>
      <w:r w:rsidRPr="00BC7581">
        <w:t xml:space="preserve"> can be improved if </w:t>
      </w:r>
      <w:proofErr w:type="spellStart"/>
      <w:r w:rsidRPr="00BC7581">
        <w:t>Max_HtgSAT</w:t>
      </w:r>
      <w:proofErr w:type="spellEnd"/>
      <w:r w:rsidRPr="00BC7581">
        <w:t xml:space="preserve"> is less than </w:t>
      </w:r>
      <w:ins w:id="1080" w:author="Titus Ellison" w:date="2022-10-13T12:08:00Z">
        <w:r w:rsidR="00E7664A" w:rsidRPr="00E7664A">
          <w:rPr>
            <w:rStyle w:val="Toggle"/>
            <w:rPrChange w:id="1081" w:author="Titus Ellison" w:date="2022-10-13T12:08:00Z">
              <w:rPr/>
            </w:rPrChange>
          </w:rPr>
          <w:t>[UNITS [</w:t>
        </w:r>
      </w:ins>
      <w:r w:rsidRPr="00E7664A">
        <w:rPr>
          <w:rStyle w:val="Toggle"/>
          <w:rPrChange w:id="1082" w:author="Titus Ellison" w:date="2022-10-13T12:08:00Z">
            <w:rPr/>
          </w:rPrChange>
        </w:rPr>
        <w:t>8°C</w:t>
      </w:r>
      <w:ins w:id="1083" w:author="Titus Ellison" w:date="2022-10-13T12:08:00Z">
        <w:r w:rsidR="00E7664A" w:rsidRPr="00E7664A">
          <w:rPr>
            <w:rStyle w:val="Toggle"/>
            <w:rPrChange w:id="1084" w:author="Titus Ellison" w:date="2022-10-13T12:08:00Z">
              <w:rPr/>
            </w:rPrChange>
          </w:rPr>
          <w:t>]</w:t>
        </w:r>
      </w:ins>
      <w:r w:rsidRPr="00E7664A">
        <w:rPr>
          <w:rStyle w:val="Toggle"/>
          <w:rPrChange w:id="1085" w:author="Titus Ellison" w:date="2022-10-13T12:08:00Z">
            <w:rPr/>
          </w:rPrChange>
        </w:rPr>
        <w:t xml:space="preserve"> </w:t>
      </w:r>
      <w:ins w:id="1086" w:author="Titus Ellison" w:date="2022-10-13T12:08:00Z">
        <w:r w:rsidR="00E7664A" w:rsidRPr="00E7664A">
          <w:rPr>
            <w:rStyle w:val="Toggle"/>
            <w:rPrChange w:id="1087" w:author="Titus Ellison" w:date="2022-10-13T12:08:00Z">
              <w:rPr/>
            </w:rPrChange>
          </w:rPr>
          <w:t>[</w:t>
        </w:r>
      </w:ins>
      <w:del w:id="1088" w:author="Titus Ellison" w:date="2022-10-13T12:08:00Z">
        <w:r w:rsidRPr="00E7664A" w:rsidDel="00E7664A">
          <w:rPr>
            <w:rStyle w:val="Toggle"/>
            <w:rPrChange w:id="1089" w:author="Titus Ellison" w:date="2022-10-13T12:08:00Z">
              <w:rPr/>
            </w:rPrChange>
          </w:rPr>
          <w:delText>(</w:delText>
        </w:r>
      </w:del>
      <w:r w:rsidRPr="00E7664A">
        <w:rPr>
          <w:rStyle w:val="Toggle"/>
          <w:rPrChange w:id="1090" w:author="Titus Ellison" w:date="2022-10-13T12:08:00Z">
            <w:rPr/>
          </w:rPrChange>
        </w:rPr>
        <w:t>15°F</w:t>
      </w:r>
      <w:ins w:id="1091" w:author="Titus Ellison" w:date="2022-10-13T12:08:00Z">
        <w:r w:rsidR="00E7664A" w:rsidRPr="00E7664A">
          <w:rPr>
            <w:rStyle w:val="Toggle"/>
            <w:rPrChange w:id="1092" w:author="Titus Ellison" w:date="2022-10-13T12:08:00Z">
              <w:rPr/>
            </w:rPrChange>
          </w:rPr>
          <w:t>]]</w:t>
        </w:r>
      </w:ins>
      <w:del w:id="1093" w:author="Titus Ellison" w:date="2022-10-13T12:08:00Z">
        <w:r w:rsidRPr="00BC7581" w:rsidDel="00E7664A">
          <w:delText>)</w:delText>
        </w:r>
      </w:del>
      <w:r w:rsidRPr="00BC7581">
        <w:t xml:space="preserve">, provided that the </w:t>
      </w:r>
      <w:ins w:id="1094" w:author="Titus Ellison" w:date="2022-10-13T12:08:00Z">
        <w:r w:rsidR="00E7664A" w:rsidRPr="00E7664A">
          <w:rPr>
            <w:rStyle w:val="Toggle"/>
            <w:rPrChange w:id="1095" w:author="Titus Ellison" w:date="2022-10-13T12:08:00Z">
              <w:rPr/>
            </w:rPrChange>
          </w:rPr>
          <w:t>[UNITS [</w:t>
        </w:r>
      </w:ins>
      <w:r w:rsidRPr="00E7664A">
        <w:rPr>
          <w:rStyle w:val="Toggle"/>
          <w:rPrChange w:id="1096" w:author="Titus Ellison" w:date="2022-10-13T12:08:00Z">
            <w:rPr/>
          </w:rPrChange>
        </w:rPr>
        <w:t>0.8 m/s</w:t>
      </w:r>
      <w:ins w:id="1097" w:author="Titus Ellison" w:date="2022-10-13T12:08:00Z">
        <w:r w:rsidR="00E7664A" w:rsidRPr="00E7664A">
          <w:rPr>
            <w:rStyle w:val="Toggle"/>
            <w:rPrChange w:id="1098" w:author="Titus Ellison" w:date="2022-10-13T12:08:00Z">
              <w:rPr/>
            </w:rPrChange>
          </w:rPr>
          <w:t>]</w:t>
        </w:r>
      </w:ins>
      <w:r w:rsidRPr="00E7664A">
        <w:rPr>
          <w:rStyle w:val="Toggle"/>
          <w:rPrChange w:id="1099" w:author="Titus Ellison" w:date="2022-10-13T12:08:00Z">
            <w:rPr/>
          </w:rPrChange>
        </w:rPr>
        <w:t xml:space="preserve"> </w:t>
      </w:r>
      <w:ins w:id="1100" w:author="Titus Ellison" w:date="2022-10-13T12:08:00Z">
        <w:r w:rsidR="00E7664A" w:rsidRPr="00E7664A">
          <w:rPr>
            <w:rStyle w:val="Toggle"/>
            <w:rPrChange w:id="1101" w:author="Titus Ellison" w:date="2022-10-13T12:08:00Z">
              <w:rPr/>
            </w:rPrChange>
          </w:rPr>
          <w:t>[</w:t>
        </w:r>
      </w:ins>
      <w:del w:id="1102" w:author="Titus Ellison" w:date="2022-10-13T12:08:00Z">
        <w:r w:rsidRPr="00E7664A" w:rsidDel="00E7664A">
          <w:rPr>
            <w:rStyle w:val="Toggle"/>
            <w:rPrChange w:id="1103" w:author="Titus Ellison" w:date="2022-10-13T12:08:00Z">
              <w:rPr/>
            </w:rPrChange>
          </w:rPr>
          <w:delText>(</w:delText>
        </w:r>
      </w:del>
      <w:r w:rsidRPr="00E7664A">
        <w:rPr>
          <w:rStyle w:val="Toggle"/>
          <w:rPrChange w:id="1104" w:author="Titus Ellison" w:date="2022-10-13T12:08:00Z">
            <w:rPr/>
          </w:rPrChange>
        </w:rPr>
        <w:t>150 fpm</w:t>
      </w:r>
      <w:ins w:id="1105" w:author="Titus Ellison" w:date="2022-10-13T12:08:00Z">
        <w:r w:rsidR="00E7664A" w:rsidRPr="00E7664A">
          <w:rPr>
            <w:rStyle w:val="Toggle"/>
            <w:rPrChange w:id="1106" w:author="Titus Ellison" w:date="2022-10-13T12:08:00Z">
              <w:rPr/>
            </w:rPrChange>
          </w:rPr>
          <w:t>]]</w:t>
        </w:r>
      </w:ins>
      <w:del w:id="1107" w:author="Titus Ellison" w:date="2022-10-13T12:08:00Z">
        <w:r w:rsidRPr="00BC7581" w:rsidDel="00E7664A">
          <w:delText>)</w:delText>
        </w:r>
      </w:del>
      <w:r w:rsidRPr="00BC7581">
        <w:t xml:space="preserve"> supply air jet reaches to within </w:t>
      </w:r>
      <w:ins w:id="1108" w:author="Titus Ellison" w:date="2022-10-13T12:08:00Z">
        <w:r w:rsidR="00E7664A" w:rsidRPr="00E7664A">
          <w:rPr>
            <w:rStyle w:val="Toggle"/>
            <w:rPrChange w:id="1109" w:author="Titus Ellison" w:date="2022-10-13T12:09:00Z">
              <w:rPr/>
            </w:rPrChange>
          </w:rPr>
          <w:t xml:space="preserve">[UNITS </w:t>
        </w:r>
      </w:ins>
      <w:ins w:id="1110" w:author="Titus Ellison" w:date="2022-10-13T12:09:00Z">
        <w:r w:rsidR="00E7664A" w:rsidRPr="00E7664A">
          <w:rPr>
            <w:rStyle w:val="Toggle"/>
            <w:rPrChange w:id="1111" w:author="Titus Ellison" w:date="2022-10-13T12:09:00Z">
              <w:rPr/>
            </w:rPrChange>
          </w:rPr>
          <w:t>[</w:t>
        </w:r>
      </w:ins>
      <w:r w:rsidRPr="00E7664A">
        <w:rPr>
          <w:rStyle w:val="Toggle"/>
          <w:rPrChange w:id="1112" w:author="Titus Ellison" w:date="2022-10-13T12:09:00Z">
            <w:rPr/>
          </w:rPrChange>
        </w:rPr>
        <w:t>1.</w:t>
      </w:r>
      <w:r w:rsidRPr="00E7664A">
        <w:rPr>
          <w:rStyle w:val="Toggle"/>
          <w:rPrChange w:id="1113" w:author="Titus Ellison" w:date="2022-10-13T12:09:00Z">
            <w:rPr>
              <w:bCs/>
            </w:rPr>
          </w:rPrChange>
        </w:rPr>
        <w:t>4 m</w:t>
      </w:r>
      <w:ins w:id="1114" w:author="Titus Ellison" w:date="2022-10-13T12:09:00Z">
        <w:r w:rsidR="00E7664A" w:rsidRPr="00E7664A">
          <w:rPr>
            <w:rStyle w:val="Toggle"/>
            <w:rPrChange w:id="1115" w:author="Titus Ellison" w:date="2022-10-13T12:09:00Z">
              <w:rPr>
                <w:bCs/>
              </w:rPr>
            </w:rPrChange>
          </w:rPr>
          <w:t>]</w:t>
        </w:r>
      </w:ins>
      <w:r w:rsidRPr="00E7664A">
        <w:rPr>
          <w:rStyle w:val="Toggle"/>
          <w:rPrChange w:id="1116" w:author="Titus Ellison" w:date="2022-10-13T12:09:00Z">
            <w:rPr/>
          </w:rPrChange>
        </w:rPr>
        <w:t xml:space="preserve"> </w:t>
      </w:r>
      <w:ins w:id="1117" w:author="Titus Ellison" w:date="2022-10-13T12:09:00Z">
        <w:r w:rsidR="00E7664A" w:rsidRPr="00E7664A">
          <w:rPr>
            <w:rStyle w:val="Toggle"/>
            <w:rPrChange w:id="1118" w:author="Titus Ellison" w:date="2022-10-13T12:09:00Z">
              <w:rPr/>
            </w:rPrChange>
          </w:rPr>
          <w:t>[</w:t>
        </w:r>
      </w:ins>
      <w:del w:id="1119" w:author="Titus Ellison" w:date="2022-10-13T12:09:00Z">
        <w:r w:rsidRPr="00E7664A" w:rsidDel="00E7664A">
          <w:rPr>
            <w:rStyle w:val="Toggle"/>
            <w:rPrChange w:id="1120" w:author="Titus Ellison" w:date="2022-10-13T12:09:00Z">
              <w:rPr/>
            </w:rPrChange>
          </w:rPr>
          <w:delText>(</w:delText>
        </w:r>
      </w:del>
      <w:r w:rsidRPr="00E7664A">
        <w:rPr>
          <w:rStyle w:val="Toggle"/>
          <w:rPrChange w:id="1121" w:author="Titus Ellison" w:date="2022-10-13T12:09:00Z">
            <w:rPr/>
          </w:rPrChange>
        </w:rPr>
        <w:t>4.5 ft</w:t>
      </w:r>
      <w:ins w:id="1122" w:author="Titus Ellison" w:date="2022-10-13T12:09:00Z">
        <w:r w:rsidR="00E7664A" w:rsidRPr="00E7664A">
          <w:rPr>
            <w:rStyle w:val="Toggle"/>
            <w:rPrChange w:id="1123" w:author="Titus Ellison" w:date="2022-10-13T12:09:00Z">
              <w:rPr>
                <w:bCs/>
              </w:rPr>
            </w:rPrChange>
          </w:rPr>
          <w:t>]]</w:t>
        </w:r>
      </w:ins>
      <w:del w:id="1124" w:author="Titus Ellison" w:date="2022-10-13T12:09:00Z">
        <w:r w:rsidDel="00E7664A">
          <w:rPr>
            <w:bCs/>
          </w:rPr>
          <w:delText>)</w:delText>
        </w:r>
      </w:del>
      <w:r w:rsidRPr="00BC7581">
        <w:t xml:space="preserve"> of floor level as indicated in ASHRAE Standard 62.1-2016</w:t>
      </w:r>
      <w:r>
        <w:rPr>
          <w:bCs/>
        </w:rPr>
        <w:t>, Table 6.2.2.2.</w:t>
      </w:r>
      <w:r w:rsidRPr="00BC7581">
        <w:t xml:space="preserve"> </w:t>
      </w:r>
    </w:p>
    <w:p w14:paraId="7650A29C" w14:textId="25C0ED0A" w:rsidR="004A4842" w:rsidRPr="00364626" w:rsidRDefault="00843BFD" w:rsidP="0087618D">
      <w:pPr>
        <w:pStyle w:val="Heading4"/>
      </w:pPr>
      <w:bookmarkStart w:id="1125" w:name="_Ref38873332"/>
      <w:bookmarkStart w:id="1126" w:name="_Ref495900249"/>
      <w:r w:rsidRPr="00364626">
        <w:t>DP100</w:t>
      </w:r>
      <w:r>
        <w:t>, f</w:t>
      </w:r>
      <w:r w:rsidR="004A4842" w:rsidRPr="00364626">
        <w:t xml:space="preserve">ilter </w:t>
      </w:r>
      <w:r w:rsidR="004A4842">
        <w:t xml:space="preserve">high limit </w:t>
      </w:r>
      <w:r w:rsidR="004A4842" w:rsidRPr="00364626">
        <w:t>differential pressure at design airflow</w:t>
      </w:r>
      <w:bookmarkEnd w:id="1125"/>
    </w:p>
    <w:p w14:paraId="0E7B20BA" w14:textId="77777777" w:rsidR="004A4842" w:rsidRPr="00364626" w:rsidRDefault="004A4842" w:rsidP="004A4842">
      <w:pPr>
        <w:pStyle w:val="Infobox"/>
      </w:pPr>
      <w:r w:rsidRPr="00364626">
        <w:t>The filter high limit differential pressure threshold shall be determined as the maximum recommended filter pressure drop at design airflow by the filter manufacturer.</w:t>
      </w:r>
    </w:p>
    <w:p w14:paraId="4A7B44CB" w14:textId="461CD12E" w:rsidR="009045A3" w:rsidRPr="00BC7581" w:rsidRDefault="00525434" w:rsidP="0087618D">
      <w:pPr>
        <w:pStyle w:val="Heading3"/>
      </w:pPr>
      <w:ins w:id="1127" w:author="Reece Kiriu" w:date="2022-10-19T12:22:00Z">
        <w:r w:rsidRPr="00525434">
          <w:rPr>
            <w:rStyle w:val="Toggle"/>
            <w:rPrChange w:id="1128" w:author="Reece Kiriu" w:date="2022-10-19T12:22:00Z">
              <w:rPr/>
            </w:rPrChange>
          </w:rPr>
          <w:t>[DELETE]</w:t>
        </w:r>
      </w:ins>
      <w:r w:rsidR="009045A3" w:rsidRPr="00BC7581">
        <w:t>Single</w:t>
      </w:r>
      <w:r w:rsidR="009045A3">
        <w:rPr>
          <w:rFonts w:cs="Times New Roman PS MT"/>
          <w:szCs w:val="20"/>
        </w:rPr>
        <w:t>-</w:t>
      </w:r>
      <w:r w:rsidR="009045A3" w:rsidRPr="00BC7581">
        <w:t>Zone VAV Air</w:t>
      </w:r>
      <w:r w:rsidR="009045A3">
        <w:rPr>
          <w:rFonts w:cs="Times New Roman PS MT"/>
          <w:szCs w:val="20"/>
        </w:rPr>
        <w:t>-</w:t>
      </w:r>
      <w:r w:rsidR="009045A3" w:rsidRPr="00BC7581">
        <w:t>Handler Design Information</w:t>
      </w:r>
      <w:bookmarkEnd w:id="1126"/>
      <w:r w:rsidR="009045A3" w:rsidRPr="00BC7581">
        <w:t xml:space="preserve"> </w:t>
      </w:r>
    </w:p>
    <w:p w14:paraId="760B0D83" w14:textId="16C9D353" w:rsidR="009045A3" w:rsidRDefault="00E1133F" w:rsidP="0087618D">
      <w:pPr>
        <w:pStyle w:val="Heading4"/>
      </w:pPr>
      <w:bookmarkStart w:id="1129" w:name="_Ref38388463"/>
      <w:r>
        <w:t xml:space="preserve">Temperature </w:t>
      </w:r>
      <w:r w:rsidR="00D21A33">
        <w:t>Setpoint</w:t>
      </w:r>
      <w:r w:rsidR="009045A3">
        <w:t>s</w:t>
      </w:r>
      <w:bookmarkEnd w:id="1129"/>
    </w:p>
    <w:p w14:paraId="21125EC4" w14:textId="033A3732" w:rsidR="009045A3" w:rsidRPr="00BC7581" w:rsidRDefault="009045A3" w:rsidP="007C1423">
      <w:pPr>
        <w:pStyle w:val="Heading5"/>
      </w:pPr>
      <w:proofErr w:type="spellStart"/>
      <w:r w:rsidRPr="00BC7581">
        <w:t>Cool_SAT</w:t>
      </w:r>
      <w:proofErr w:type="spellEnd"/>
      <w:r w:rsidRPr="00BC7581">
        <w:t xml:space="preserve">, lowest cooling supply air temperature </w:t>
      </w:r>
      <w:r w:rsidR="00D21A33">
        <w:t>setpoint</w:t>
      </w:r>
    </w:p>
    <w:p w14:paraId="58CA4890" w14:textId="7CA4262A" w:rsidR="009045A3" w:rsidRPr="00BC7581" w:rsidRDefault="009045A3" w:rsidP="007C1423">
      <w:pPr>
        <w:pStyle w:val="Heading5"/>
      </w:pPr>
      <w:proofErr w:type="spellStart"/>
      <w:r w:rsidRPr="00BC7581">
        <w:t>Heat_SAT</w:t>
      </w:r>
      <w:proofErr w:type="spellEnd"/>
      <w:r w:rsidRPr="00BC7581">
        <w:t xml:space="preserve">, highest heating supply air temperature </w:t>
      </w:r>
      <w:r w:rsidR="00D21A33">
        <w:t>setpoint</w:t>
      </w:r>
    </w:p>
    <w:p w14:paraId="634EA177" w14:textId="1A03FEA3" w:rsidR="009045A3" w:rsidRPr="00BC7581" w:rsidRDefault="009045A3" w:rsidP="00B37EF3">
      <w:pPr>
        <w:pStyle w:val="Infobox"/>
      </w:pPr>
      <w:proofErr w:type="spellStart"/>
      <w:r w:rsidRPr="00BC7581">
        <w:t>Cool_SAT</w:t>
      </w:r>
      <w:proofErr w:type="spellEnd"/>
      <w:r w:rsidRPr="00BC7581">
        <w:t xml:space="preserve"> is typically the design coil leaving air temperature. </w:t>
      </w:r>
      <w:proofErr w:type="spellStart"/>
      <w:r w:rsidRPr="00BC7581">
        <w:t>Heat_SAT</w:t>
      </w:r>
      <w:proofErr w:type="spellEnd"/>
      <w:r w:rsidRPr="00BC7581">
        <w:t xml:space="preserve"> is typically the design coil leaving air temperature, no more than </w:t>
      </w:r>
      <w:ins w:id="1130" w:author="Titus Ellison" w:date="2022-10-13T12:09:00Z">
        <w:r w:rsidR="00E7664A" w:rsidRPr="00E7664A">
          <w:rPr>
            <w:rStyle w:val="Toggle"/>
            <w:rPrChange w:id="1131" w:author="Titus Ellison" w:date="2022-10-13T12:09:00Z">
              <w:rPr/>
            </w:rPrChange>
          </w:rPr>
          <w:t>[UNITS [</w:t>
        </w:r>
      </w:ins>
      <w:r w:rsidRPr="00E7664A">
        <w:rPr>
          <w:rStyle w:val="Toggle"/>
          <w:rPrChange w:id="1132" w:author="Titus Ellison" w:date="2022-10-13T12:09:00Z">
            <w:rPr>
              <w:bCs/>
            </w:rPr>
          </w:rPrChange>
        </w:rPr>
        <w:t>11°C</w:t>
      </w:r>
      <w:ins w:id="1133" w:author="Titus Ellison" w:date="2022-10-13T12:09:00Z">
        <w:r w:rsidR="00E7664A" w:rsidRPr="00E7664A">
          <w:rPr>
            <w:rStyle w:val="Toggle"/>
            <w:rPrChange w:id="1134" w:author="Titus Ellison" w:date="2022-10-13T12:09:00Z">
              <w:rPr>
                <w:bCs/>
              </w:rPr>
            </w:rPrChange>
          </w:rPr>
          <w:t>]</w:t>
        </w:r>
      </w:ins>
      <w:r w:rsidRPr="00E7664A">
        <w:rPr>
          <w:rStyle w:val="Toggle"/>
          <w:rPrChange w:id="1135" w:author="Titus Ellison" w:date="2022-10-13T12:09:00Z">
            <w:rPr>
              <w:bCs/>
            </w:rPr>
          </w:rPrChange>
        </w:rPr>
        <w:t xml:space="preserve"> </w:t>
      </w:r>
      <w:ins w:id="1136" w:author="Titus Ellison" w:date="2022-10-13T12:09:00Z">
        <w:r w:rsidR="00E7664A" w:rsidRPr="00E7664A">
          <w:rPr>
            <w:rStyle w:val="Toggle"/>
            <w:rPrChange w:id="1137" w:author="Titus Ellison" w:date="2022-10-13T12:09:00Z">
              <w:rPr>
                <w:bCs/>
              </w:rPr>
            </w:rPrChange>
          </w:rPr>
          <w:t>[</w:t>
        </w:r>
      </w:ins>
      <w:del w:id="1138" w:author="Titus Ellison" w:date="2022-10-13T12:09:00Z">
        <w:r w:rsidRPr="00E7664A" w:rsidDel="00E7664A">
          <w:rPr>
            <w:rStyle w:val="Toggle"/>
            <w:rPrChange w:id="1139" w:author="Titus Ellison" w:date="2022-10-13T12:09:00Z">
              <w:rPr>
                <w:bCs/>
              </w:rPr>
            </w:rPrChange>
          </w:rPr>
          <w:delText>(</w:delText>
        </w:r>
      </w:del>
      <w:r w:rsidRPr="00E7664A">
        <w:rPr>
          <w:rStyle w:val="Toggle"/>
          <w:rPrChange w:id="1140" w:author="Titus Ellison" w:date="2022-10-13T12:09:00Z">
            <w:rPr>
              <w:bCs/>
            </w:rPr>
          </w:rPrChange>
        </w:rPr>
        <w:t>20°F</w:t>
      </w:r>
      <w:ins w:id="1141" w:author="Titus Ellison" w:date="2022-10-13T12:09:00Z">
        <w:r w:rsidR="00E7664A" w:rsidRPr="00E7664A">
          <w:rPr>
            <w:rStyle w:val="Toggle"/>
            <w:rPrChange w:id="1142" w:author="Titus Ellison" w:date="2022-10-13T12:09:00Z">
              <w:rPr>
                <w:bCs/>
              </w:rPr>
            </w:rPrChange>
          </w:rPr>
          <w:t>]]</w:t>
        </w:r>
      </w:ins>
      <w:del w:id="1143" w:author="Titus Ellison" w:date="2022-10-13T12:09:00Z">
        <w:r w:rsidDel="00E7664A">
          <w:rPr>
            <w:bCs/>
          </w:rPr>
          <w:delText>)</w:delText>
        </w:r>
      </w:del>
      <w:r w:rsidRPr="00BC7581">
        <w:t xml:space="preserve"> above the active heating </w:t>
      </w:r>
      <w:r w:rsidR="00D21A33">
        <w:rPr>
          <w:bCs/>
        </w:rPr>
        <w:t>setpoint</w:t>
      </w:r>
      <w:r w:rsidRPr="00BC7581">
        <w:t>.</w:t>
      </w:r>
    </w:p>
    <w:p w14:paraId="5A95344F" w14:textId="6F5549BF" w:rsidR="009045A3" w:rsidRPr="00BC7581" w:rsidRDefault="009045A3" w:rsidP="007C1423">
      <w:pPr>
        <w:pStyle w:val="Heading5"/>
      </w:pPr>
      <w:proofErr w:type="spellStart"/>
      <w:r w:rsidRPr="00BC7581">
        <w:t>MaxDPT</w:t>
      </w:r>
      <w:proofErr w:type="spellEnd"/>
      <w:r w:rsidRPr="00BC7581">
        <w:t xml:space="preserve">, maximum supply air </w:t>
      </w:r>
      <w:r>
        <w:rPr>
          <w:rFonts w:cs="Times New Roman PS MT"/>
          <w:bCs/>
          <w:szCs w:val="20"/>
        </w:rPr>
        <w:t>dew-point</w:t>
      </w:r>
      <w:r w:rsidRPr="00BC7581">
        <w:t xml:space="preserve"> temperature</w:t>
      </w:r>
    </w:p>
    <w:p w14:paraId="2904B1FD" w14:textId="0DDA8D70" w:rsidR="009045A3" w:rsidRPr="00BC7581" w:rsidRDefault="009045A3" w:rsidP="00B37EF3">
      <w:pPr>
        <w:pStyle w:val="Infobox"/>
      </w:pPr>
      <w:proofErr w:type="spellStart"/>
      <w:r w:rsidRPr="00BC7581">
        <w:lastRenderedPageBreak/>
        <w:t>MaxDPT</w:t>
      </w:r>
      <w:proofErr w:type="spellEnd"/>
      <w:r w:rsidRPr="00BC7581">
        <w:t xml:space="preserve"> is used to limit supply air temperature to ensure </w:t>
      </w:r>
      <w:r>
        <w:rPr>
          <w:bCs/>
        </w:rPr>
        <w:t xml:space="preserve">that </w:t>
      </w:r>
      <w:r w:rsidRPr="00BC7581">
        <w:t xml:space="preserve">supply air is not too humid resulting in high space humidity. This is typically only needed in humid type “A” climates, A typical value is </w:t>
      </w:r>
      <w:ins w:id="1144" w:author="Titus Ellison" w:date="2022-10-13T12:10:00Z">
        <w:r w:rsidR="00E7664A" w:rsidRPr="00E7664A">
          <w:rPr>
            <w:rStyle w:val="Toggle"/>
            <w:rPrChange w:id="1145" w:author="Titus Ellison" w:date="2022-10-13T12:10:00Z">
              <w:rPr/>
            </w:rPrChange>
          </w:rPr>
          <w:t>[UNITS [</w:t>
        </w:r>
      </w:ins>
      <w:r w:rsidRPr="00E7664A">
        <w:rPr>
          <w:rStyle w:val="Toggle"/>
          <w:rPrChange w:id="1146" w:author="Titus Ellison" w:date="2022-10-13T12:10:00Z">
            <w:rPr/>
          </w:rPrChange>
        </w:rPr>
        <w:t>17°C</w:t>
      </w:r>
      <w:ins w:id="1147" w:author="Titus Ellison" w:date="2022-10-13T12:10:00Z">
        <w:r w:rsidR="00E7664A" w:rsidRPr="00E7664A">
          <w:rPr>
            <w:rStyle w:val="Toggle"/>
            <w:rPrChange w:id="1148" w:author="Titus Ellison" w:date="2022-10-13T12:10:00Z">
              <w:rPr/>
            </w:rPrChange>
          </w:rPr>
          <w:t>]</w:t>
        </w:r>
      </w:ins>
      <w:r w:rsidRPr="00E7664A">
        <w:rPr>
          <w:rStyle w:val="Toggle"/>
          <w:rPrChange w:id="1149" w:author="Titus Ellison" w:date="2022-10-13T12:10:00Z">
            <w:rPr/>
          </w:rPrChange>
        </w:rPr>
        <w:t xml:space="preserve"> </w:t>
      </w:r>
      <w:ins w:id="1150" w:author="Titus Ellison" w:date="2022-10-13T12:10:00Z">
        <w:r w:rsidR="00E7664A" w:rsidRPr="00E7664A">
          <w:rPr>
            <w:rStyle w:val="Toggle"/>
            <w:rPrChange w:id="1151" w:author="Titus Ellison" w:date="2022-10-13T12:10:00Z">
              <w:rPr/>
            </w:rPrChange>
          </w:rPr>
          <w:t>[</w:t>
        </w:r>
      </w:ins>
      <w:del w:id="1152" w:author="Titus Ellison" w:date="2022-10-13T12:10:00Z">
        <w:r w:rsidRPr="00E7664A" w:rsidDel="00E7664A">
          <w:rPr>
            <w:rStyle w:val="Toggle"/>
            <w:rPrChange w:id="1153" w:author="Titus Ellison" w:date="2022-10-13T12:10:00Z">
              <w:rPr/>
            </w:rPrChange>
          </w:rPr>
          <w:delText>(</w:delText>
        </w:r>
      </w:del>
      <w:r w:rsidRPr="00E7664A">
        <w:rPr>
          <w:rStyle w:val="Toggle"/>
          <w:rPrChange w:id="1154" w:author="Titus Ellison" w:date="2022-10-13T12:10:00Z">
            <w:rPr/>
          </w:rPrChange>
        </w:rPr>
        <w:t>62°F</w:t>
      </w:r>
      <w:ins w:id="1155" w:author="Titus Ellison" w:date="2022-10-13T12:10:00Z">
        <w:r w:rsidR="00E7664A" w:rsidRPr="00E7664A">
          <w:rPr>
            <w:rStyle w:val="Toggle"/>
            <w:rPrChange w:id="1156" w:author="Titus Ellison" w:date="2022-10-13T12:10:00Z">
              <w:rPr/>
            </w:rPrChange>
          </w:rPr>
          <w:t>]]</w:t>
        </w:r>
      </w:ins>
      <w:del w:id="1157" w:author="Titus Ellison" w:date="2022-10-13T12:10:00Z">
        <w:r w:rsidRPr="00BC7581" w:rsidDel="00E7664A">
          <w:delText>)</w:delText>
        </w:r>
      </w:del>
      <w:r w:rsidRPr="00BC7581">
        <w:t xml:space="preserve">. For mild and dry climates, a high </w:t>
      </w:r>
      <w:r w:rsidR="00D21A33">
        <w:rPr>
          <w:bCs/>
        </w:rPr>
        <w:t>setpoint</w:t>
      </w:r>
      <w:r w:rsidRPr="00BC7581">
        <w:t xml:space="preserve"> (</w:t>
      </w:r>
      <w:r w:rsidR="00703011">
        <w:t xml:space="preserve">e.g., </w:t>
      </w:r>
      <w:ins w:id="1158" w:author="Titus Ellison" w:date="2022-10-13T12:10:00Z">
        <w:r w:rsidR="00E7664A" w:rsidRPr="00E7664A">
          <w:rPr>
            <w:rStyle w:val="Toggle"/>
            <w:rPrChange w:id="1159" w:author="Titus Ellison" w:date="2022-10-13T12:10:00Z">
              <w:rPr/>
            </w:rPrChange>
          </w:rPr>
          <w:t>[UNITS [</w:t>
        </w:r>
      </w:ins>
      <w:r w:rsidRPr="00E7664A">
        <w:rPr>
          <w:rStyle w:val="Toggle"/>
          <w:rPrChange w:id="1160" w:author="Titus Ellison" w:date="2022-10-13T12:10:00Z">
            <w:rPr/>
          </w:rPrChange>
        </w:rPr>
        <w:t>24°C</w:t>
      </w:r>
      <w:ins w:id="1161" w:author="Titus Ellison" w:date="2022-10-13T12:10:00Z">
        <w:r w:rsidR="00E7664A" w:rsidRPr="00E7664A">
          <w:rPr>
            <w:rStyle w:val="Toggle"/>
            <w:rPrChange w:id="1162" w:author="Titus Ellison" w:date="2022-10-13T12:10:00Z">
              <w:rPr/>
            </w:rPrChange>
          </w:rPr>
          <w:t>]</w:t>
        </w:r>
      </w:ins>
      <w:r w:rsidRPr="00E7664A">
        <w:rPr>
          <w:rStyle w:val="Toggle"/>
          <w:rPrChange w:id="1163" w:author="Titus Ellison" w:date="2022-10-13T12:10:00Z">
            <w:rPr/>
          </w:rPrChange>
        </w:rPr>
        <w:t xml:space="preserve"> </w:t>
      </w:r>
      <w:r w:rsidRPr="00E7664A">
        <w:rPr>
          <w:rStyle w:val="Toggle"/>
          <w:rPrChange w:id="1164" w:author="Titus Ellison" w:date="2022-10-13T12:10:00Z">
            <w:rPr>
              <w:bCs/>
            </w:rPr>
          </w:rPrChange>
        </w:rPr>
        <w:t>[</w:t>
      </w:r>
      <w:r w:rsidRPr="00E7664A">
        <w:rPr>
          <w:rStyle w:val="Toggle"/>
          <w:rPrChange w:id="1165" w:author="Titus Ellison" w:date="2022-10-13T12:10:00Z">
            <w:rPr/>
          </w:rPrChange>
        </w:rPr>
        <w:t>75°F</w:t>
      </w:r>
      <w:r w:rsidRPr="00E7664A">
        <w:rPr>
          <w:rStyle w:val="Toggle"/>
          <w:rPrChange w:id="1166" w:author="Titus Ellison" w:date="2022-10-13T12:10:00Z">
            <w:rPr>
              <w:bCs/>
            </w:rPr>
          </w:rPrChange>
        </w:rPr>
        <w:t>]</w:t>
      </w:r>
      <w:ins w:id="1167" w:author="Titus Ellison" w:date="2022-10-13T12:10:00Z">
        <w:r w:rsidR="00E7664A" w:rsidRPr="00E7664A">
          <w:rPr>
            <w:rStyle w:val="Toggle"/>
            <w:rPrChange w:id="1168" w:author="Titus Ellison" w:date="2022-10-13T12:10:00Z">
              <w:rPr>
                <w:bCs/>
              </w:rPr>
            </w:rPrChange>
          </w:rPr>
          <w:t>]</w:t>
        </w:r>
      </w:ins>
      <w:r>
        <w:rPr>
          <w:bCs/>
        </w:rPr>
        <w:t>)</w:t>
      </w:r>
      <w:r w:rsidRPr="00BC7581">
        <w:t xml:space="preserve"> should be entered for maximum efficiency. </w:t>
      </w:r>
    </w:p>
    <w:p w14:paraId="6CC02EDB" w14:textId="561A26E7" w:rsidR="00E1133F" w:rsidRPr="00E1133F" w:rsidRDefault="00E1133F" w:rsidP="0087618D">
      <w:pPr>
        <w:pStyle w:val="Heading4"/>
      </w:pPr>
      <w:bookmarkStart w:id="1169" w:name="_Toc496506310"/>
      <w:bookmarkStart w:id="1170" w:name="_Ref47334808"/>
      <w:bookmarkStart w:id="1171" w:name="_Ref496509255"/>
      <w:bookmarkEnd w:id="1169"/>
      <w:r w:rsidRPr="00E1133F">
        <w:t xml:space="preserve">Ventilation </w:t>
      </w:r>
      <w:r w:rsidR="00D222B9">
        <w:t>Setpoint</w:t>
      </w:r>
      <w:r w:rsidRPr="00E1133F">
        <w:t>s</w:t>
      </w:r>
      <w:bookmarkEnd w:id="1170"/>
    </w:p>
    <w:p w14:paraId="23D2704F" w14:textId="77777777" w:rsidR="00E1133F" w:rsidRPr="00C23A1B" w:rsidRDefault="00E1133F" w:rsidP="00E1133F">
      <w:pPr>
        <w:pStyle w:val="Instrbox"/>
        <w:spacing w:before="240" w:after="240"/>
        <w:jc w:val="both"/>
      </w:pPr>
      <w:r w:rsidRPr="00C23A1B">
        <w:t>The engineer must select between ventilation logic options:</w:t>
      </w:r>
    </w:p>
    <w:p w14:paraId="5B2B5E24" w14:textId="77777777" w:rsidR="00E1133F" w:rsidRPr="00C23A1B" w:rsidRDefault="00E1133F" w:rsidP="00E1133F">
      <w:pPr>
        <w:pStyle w:val="Instrbox"/>
        <w:spacing w:before="240" w:after="240"/>
        <w:jc w:val="both"/>
      </w:pPr>
      <w:r w:rsidRPr="00C23A1B">
        <w:t>If the project is to comply with Standard 62.1 ventilation requirements, keep subsection “a.” and delete subsection “b.”</w:t>
      </w:r>
    </w:p>
    <w:p w14:paraId="29C763F2" w14:textId="77777777" w:rsidR="00E1133F" w:rsidRPr="00C23A1B" w:rsidRDefault="00E1133F" w:rsidP="00E1133F">
      <w:pPr>
        <w:pStyle w:val="Instrbox"/>
        <w:spacing w:before="240" w:after="240"/>
        <w:jc w:val="both"/>
      </w:pPr>
      <w:r w:rsidRPr="00C23A1B">
        <w:t>If the project is to comply with California Title 24 ventilation requirements, keep subsection “b.” and delete subsection “a.”</w:t>
      </w:r>
    </w:p>
    <w:p w14:paraId="6151FEB9" w14:textId="3B5AB142" w:rsidR="00E1133F" w:rsidRPr="005C7157" w:rsidRDefault="00C14199" w:rsidP="007C1423">
      <w:pPr>
        <w:pStyle w:val="Heading5"/>
      </w:pPr>
      <w:ins w:id="1172" w:author="Hwakong Cheng" w:date="2022-10-06T12:54:00Z">
        <w:r w:rsidRPr="00FF7391">
          <w:rPr>
            <w:rStyle w:val="Toggle"/>
            <w:rPrChange w:id="1173" w:author="Hwakong Cheng" w:date="2022-10-07T14:37:00Z">
              <w:rPr/>
            </w:rPrChange>
          </w:rPr>
          <w:t xml:space="preserve">[VENT </w:t>
        </w:r>
        <w:proofErr w:type="gramStart"/>
        <w:r w:rsidRPr="00FF7391">
          <w:rPr>
            <w:rStyle w:val="Toggle"/>
            <w:rPrChange w:id="1174" w:author="Hwakong Cheng" w:date="2022-10-07T14:37:00Z">
              <w:rPr/>
            </w:rPrChange>
          </w:rPr>
          <w:t>621]</w:t>
        </w:r>
      </w:ins>
      <w:r w:rsidR="00E1133F" w:rsidRPr="005C7157">
        <w:t>For</w:t>
      </w:r>
      <w:proofErr w:type="gramEnd"/>
      <w:r w:rsidR="00E1133F" w:rsidRPr="005C7157">
        <w:t xml:space="preserve"> projects </w:t>
      </w:r>
      <w:r w:rsidR="00E1133F" w:rsidRPr="00E1133F">
        <w:t>complying</w:t>
      </w:r>
      <w:r w:rsidR="00E1133F" w:rsidRPr="005C7157">
        <w:t xml:space="preserve"> with the Ventilation Rate Procedure of ASHRAE Standard 62.1:</w:t>
      </w:r>
    </w:p>
    <w:p w14:paraId="21A5E7CF" w14:textId="688E42BF" w:rsidR="00E1133F" w:rsidRPr="005C7157" w:rsidRDefault="00DB6213" w:rsidP="007C1423">
      <w:pPr>
        <w:pStyle w:val="Heading6"/>
      </w:pPr>
      <w:ins w:id="1175" w:author="Reece Kiriu" w:date="2022-12-07T11:42:00Z">
        <w:r>
          <w:rPr>
            <w:rStyle w:val="Toggle"/>
          </w:rPr>
          <w:t xml:space="preserve">[OR </w:t>
        </w:r>
      </w:ins>
      <w:ins w:id="1176" w:author="Reece Kiriu" w:date="2022-10-28T19:09:00Z">
        <w:r w:rsidR="00C029FA" w:rsidRPr="00C029FA">
          <w:rPr>
            <w:rStyle w:val="Toggle"/>
            <w:rPrChange w:id="1177" w:author="Reece Kiriu" w:date="2022-10-28T19:10:00Z">
              <w:rPr/>
            </w:rPrChange>
          </w:rPr>
          <w:t>[YES CO</w:t>
        </w:r>
      </w:ins>
      <w:ins w:id="1178" w:author="Reece Kiriu" w:date="2022-10-28T19:10:00Z">
        <w:r w:rsidR="00C029FA" w:rsidRPr="00C029FA">
          <w:rPr>
            <w:rStyle w:val="Toggle"/>
            <w:rPrChange w:id="1179" w:author="Reece Kiriu" w:date="2022-10-28T19:10:00Z">
              <w:rPr/>
            </w:rPrChange>
          </w:rPr>
          <w:t>2</w:t>
        </w:r>
      </w:ins>
      <w:ins w:id="1180" w:author="Reece Kiriu" w:date="2022-12-07T11:42:00Z">
        <w:r>
          <w:rPr>
            <w:rStyle w:val="Toggle"/>
          </w:rPr>
          <w:t>] [</w:t>
        </w:r>
      </w:ins>
      <w:ins w:id="1181" w:author="Reece Kiriu" w:date="2022-10-28T19:10:00Z">
        <w:r w:rsidR="00C029FA" w:rsidRPr="00C029FA">
          <w:rPr>
            <w:rStyle w:val="Toggle"/>
            <w:rPrChange w:id="1182" w:author="Reece Kiriu" w:date="2022-10-28T19:10:00Z">
              <w:rPr/>
            </w:rPrChange>
          </w:rPr>
          <w:t>YES OCC</w:t>
        </w:r>
        <w:proofErr w:type="gramStart"/>
        <w:r w:rsidR="00C029FA" w:rsidRPr="00C029FA">
          <w:rPr>
            <w:rStyle w:val="Toggle"/>
            <w:rPrChange w:id="1183" w:author="Reece Kiriu" w:date="2022-10-28T19:10:00Z">
              <w:rPr/>
            </w:rPrChange>
          </w:rPr>
          <w:t>]</w:t>
        </w:r>
      </w:ins>
      <w:ins w:id="1184" w:author="Reece Kiriu" w:date="2022-12-07T11:42:00Z">
        <w:r>
          <w:rPr>
            <w:rStyle w:val="Toggle"/>
          </w:rPr>
          <w:t>]</w:t>
        </w:r>
      </w:ins>
      <w:proofErr w:type="spellStart"/>
      <w:r w:rsidR="00E1133F" w:rsidRPr="005C7157">
        <w:t>MinOA</w:t>
      </w:r>
      <w:proofErr w:type="spellEnd"/>
      <w:proofErr w:type="gramEnd"/>
      <w:r w:rsidR="00E1133F" w:rsidRPr="005C7157">
        <w:t>, the design outdoor air rate when the zone with a CO</w:t>
      </w:r>
      <w:r w:rsidR="00E1133F" w:rsidRPr="00735335">
        <w:rPr>
          <w:vertAlign w:val="subscript"/>
        </w:rPr>
        <w:t>2</w:t>
      </w:r>
      <w:r w:rsidR="00E1133F" w:rsidRPr="005C7157">
        <w:t xml:space="preserve"> sensor served by the system is unpopulated.  </w:t>
      </w:r>
      <w:proofErr w:type="spellStart"/>
      <w:r w:rsidR="00E1133F" w:rsidRPr="005C7157">
        <w:t>MinOA</w:t>
      </w:r>
      <w:proofErr w:type="spellEnd"/>
      <w:r w:rsidR="00E1133F" w:rsidRPr="005C7157">
        <w:t xml:space="preserve"> shall equal </w:t>
      </w:r>
      <w:proofErr w:type="spellStart"/>
      <w:r w:rsidR="00E1133F" w:rsidRPr="005C7157">
        <w:t>Vbz</w:t>
      </w:r>
      <w:proofErr w:type="spellEnd"/>
      <w:r w:rsidR="00E1133F" w:rsidRPr="005C7157">
        <w:t>-A/</w:t>
      </w:r>
      <w:proofErr w:type="spellStart"/>
      <w:r w:rsidR="00E1133F" w:rsidRPr="005C7157">
        <w:t>EzC</w:t>
      </w:r>
      <w:proofErr w:type="spellEnd"/>
      <w:r w:rsidR="00E1133F" w:rsidRPr="005C7157">
        <w:t>.</w:t>
      </w:r>
    </w:p>
    <w:p w14:paraId="74BAB98D" w14:textId="77777777" w:rsidR="00E1133F" w:rsidRPr="005C7157" w:rsidRDefault="00E1133F" w:rsidP="007C1423">
      <w:pPr>
        <w:pStyle w:val="Heading6"/>
      </w:pPr>
      <w:proofErr w:type="spellStart"/>
      <w:r w:rsidRPr="005C7157">
        <w:t>DesOA</w:t>
      </w:r>
      <w:proofErr w:type="spellEnd"/>
      <w:r w:rsidRPr="005C7157">
        <w:t xml:space="preserve">, the design outdoor air rate when the zone served by the system is occupied at its design population, including diversity where applicable.  </w:t>
      </w:r>
      <w:proofErr w:type="spellStart"/>
      <w:r w:rsidRPr="005C7157">
        <w:t>DesOA</w:t>
      </w:r>
      <w:proofErr w:type="spellEnd"/>
      <w:r w:rsidRPr="005C7157">
        <w:t xml:space="preserve"> shall equal (</w:t>
      </w:r>
      <w:proofErr w:type="spellStart"/>
      <w:r w:rsidRPr="005C7157">
        <w:t>Vbz-A+Vbz-P</w:t>
      </w:r>
      <w:proofErr w:type="spellEnd"/>
      <w:r w:rsidRPr="005C7157">
        <w:t>)/</w:t>
      </w:r>
      <w:proofErr w:type="spellStart"/>
      <w:r w:rsidRPr="005C7157">
        <w:t>EzH</w:t>
      </w:r>
      <w:proofErr w:type="spellEnd"/>
      <w:r w:rsidRPr="005C7157">
        <w:t>.</w:t>
      </w:r>
    </w:p>
    <w:p w14:paraId="3A6D4FC2" w14:textId="2EFF96AB" w:rsidR="00E1133F" w:rsidRPr="005C7157" w:rsidRDefault="00C14199" w:rsidP="007C1423">
      <w:pPr>
        <w:pStyle w:val="Heading5"/>
      </w:pPr>
      <w:ins w:id="1185" w:author="Hwakong Cheng" w:date="2022-10-06T12:54:00Z">
        <w:r w:rsidRPr="00FF7391">
          <w:rPr>
            <w:rStyle w:val="Toggle"/>
            <w:rPrChange w:id="1186" w:author="Hwakong Cheng" w:date="2022-10-07T14:37:00Z">
              <w:rPr/>
            </w:rPrChange>
          </w:rPr>
          <w:t>[VENT T</w:t>
        </w:r>
        <w:proofErr w:type="gramStart"/>
        <w:r w:rsidRPr="00FF7391">
          <w:rPr>
            <w:rStyle w:val="Toggle"/>
            <w:rPrChange w:id="1187" w:author="Hwakong Cheng" w:date="2022-10-07T14:37:00Z">
              <w:rPr/>
            </w:rPrChange>
          </w:rPr>
          <w:t>24]</w:t>
        </w:r>
      </w:ins>
      <w:r w:rsidR="00E1133F" w:rsidRPr="005C7157">
        <w:t>For</w:t>
      </w:r>
      <w:proofErr w:type="gramEnd"/>
      <w:r w:rsidR="00E1133F" w:rsidRPr="005C7157">
        <w:t xml:space="preserve"> </w:t>
      </w:r>
      <w:r w:rsidR="00E1133F" w:rsidRPr="00E1133F">
        <w:t>projects</w:t>
      </w:r>
      <w:r w:rsidR="00E1133F" w:rsidRPr="005C7157">
        <w:t xml:space="preserve"> complying with the California Title 24 Ventilation Standards:</w:t>
      </w:r>
    </w:p>
    <w:p w14:paraId="0E9990EF" w14:textId="174AD34A" w:rsidR="00E1133F" w:rsidRPr="005C7157" w:rsidRDefault="00DB6213" w:rsidP="007C1423">
      <w:pPr>
        <w:pStyle w:val="Heading6"/>
      </w:pPr>
      <w:ins w:id="1188" w:author="Reece Kiriu" w:date="2022-12-07T11:43:00Z">
        <w:r>
          <w:rPr>
            <w:rStyle w:val="Toggle"/>
          </w:rPr>
          <w:t xml:space="preserve">[OR </w:t>
        </w:r>
      </w:ins>
      <w:ins w:id="1189" w:author="Reece Kiriu" w:date="2022-10-28T19:10:00Z">
        <w:r w:rsidR="00C029FA" w:rsidRPr="006443C9">
          <w:rPr>
            <w:rStyle w:val="Toggle"/>
          </w:rPr>
          <w:t>[YES CO2</w:t>
        </w:r>
      </w:ins>
      <w:ins w:id="1190" w:author="Reece Kiriu" w:date="2022-12-07T11:43:00Z">
        <w:r>
          <w:rPr>
            <w:rStyle w:val="Toggle"/>
          </w:rPr>
          <w:t>] [Y</w:t>
        </w:r>
      </w:ins>
      <w:ins w:id="1191" w:author="Reece Kiriu" w:date="2022-10-28T19:10:00Z">
        <w:r w:rsidR="00C029FA" w:rsidRPr="006443C9">
          <w:rPr>
            <w:rStyle w:val="Toggle"/>
          </w:rPr>
          <w:t>ES OCC</w:t>
        </w:r>
        <w:proofErr w:type="gramStart"/>
        <w:r w:rsidR="00C029FA" w:rsidRPr="006443C9">
          <w:rPr>
            <w:rStyle w:val="Toggle"/>
          </w:rPr>
          <w:t>]</w:t>
        </w:r>
      </w:ins>
      <w:ins w:id="1192" w:author="Reece Kiriu" w:date="2022-12-07T11:43:00Z">
        <w:r>
          <w:rPr>
            <w:rStyle w:val="Toggle"/>
          </w:rPr>
          <w:t>]</w:t>
        </w:r>
      </w:ins>
      <w:proofErr w:type="spellStart"/>
      <w:r w:rsidR="00E1133F" w:rsidRPr="005C7157">
        <w:t>MinOA</w:t>
      </w:r>
      <w:proofErr w:type="spellEnd"/>
      <w:proofErr w:type="gramEnd"/>
      <w:r w:rsidR="00E1133F" w:rsidRPr="005C7157">
        <w:t>, the design outdoor air rate when the zone with a CO</w:t>
      </w:r>
      <w:r w:rsidR="00E1133F" w:rsidRPr="00735335">
        <w:rPr>
          <w:vertAlign w:val="subscript"/>
        </w:rPr>
        <w:t>2</w:t>
      </w:r>
      <w:r w:rsidR="00E1133F" w:rsidRPr="005C7157">
        <w:t xml:space="preserve"> sensor served by the system is unpopulated.  </w:t>
      </w:r>
      <w:proofErr w:type="spellStart"/>
      <w:r w:rsidR="00E1133F" w:rsidRPr="005C7157">
        <w:t>MinOA</w:t>
      </w:r>
      <w:proofErr w:type="spellEnd"/>
      <w:r w:rsidR="00E1133F" w:rsidRPr="005C7157">
        <w:t xml:space="preserve"> shall equal </w:t>
      </w:r>
      <w:proofErr w:type="spellStart"/>
      <w:r w:rsidR="00E1133F" w:rsidRPr="005C7157">
        <w:t>Varea</w:t>
      </w:r>
      <w:proofErr w:type="spellEnd"/>
      <w:r w:rsidR="00E1133F" w:rsidRPr="005C7157">
        <w:t>-min.</w:t>
      </w:r>
    </w:p>
    <w:p w14:paraId="3459D0EE" w14:textId="77777777" w:rsidR="00E1133F" w:rsidRPr="005C7157" w:rsidRDefault="00E1133F" w:rsidP="007C1423">
      <w:pPr>
        <w:pStyle w:val="Heading6"/>
      </w:pPr>
      <w:proofErr w:type="spellStart"/>
      <w:r w:rsidRPr="005C7157">
        <w:t>DesOA</w:t>
      </w:r>
      <w:proofErr w:type="spellEnd"/>
      <w:r w:rsidRPr="005C7157">
        <w:t xml:space="preserve">, the design outdoor air rate when the zone served by the system is occupied at its design population, including diversity where applicable.  </w:t>
      </w:r>
      <w:proofErr w:type="spellStart"/>
      <w:r w:rsidRPr="005C7157">
        <w:t>DesOA</w:t>
      </w:r>
      <w:proofErr w:type="spellEnd"/>
      <w:r w:rsidRPr="005C7157">
        <w:t xml:space="preserve"> shall equal the larger of </w:t>
      </w:r>
      <w:proofErr w:type="spellStart"/>
      <w:r w:rsidRPr="005C7157">
        <w:t>Varea</w:t>
      </w:r>
      <w:proofErr w:type="spellEnd"/>
      <w:r w:rsidRPr="005C7157">
        <w:t xml:space="preserve">-min and </w:t>
      </w:r>
      <w:proofErr w:type="spellStart"/>
      <w:r w:rsidRPr="005C7157">
        <w:t>Vocc</w:t>
      </w:r>
      <w:proofErr w:type="spellEnd"/>
      <w:r w:rsidRPr="005C7157">
        <w:t>-min.</w:t>
      </w:r>
    </w:p>
    <w:p w14:paraId="342CF0FB" w14:textId="52F9C816" w:rsidR="009045A3" w:rsidRPr="00BC7581" w:rsidRDefault="009045A3" w:rsidP="0087618D">
      <w:pPr>
        <w:pStyle w:val="Heading4"/>
      </w:pPr>
      <w:r w:rsidRPr="00BC7581">
        <w:t>Economizer High Limit</w:t>
      </w:r>
      <w:bookmarkEnd w:id="1171"/>
    </w:p>
    <w:p w14:paraId="3B259E42" w14:textId="25D47F7C" w:rsidR="009045A3" w:rsidRPr="00BC7581" w:rsidRDefault="009045A3" w:rsidP="00B37EF3">
      <w:pPr>
        <w:pStyle w:val="Instrbox"/>
      </w:pPr>
      <w:r w:rsidRPr="00BC7581">
        <w:t>The engineer must select between economizer high</w:t>
      </w:r>
      <w:r>
        <w:t>-</w:t>
      </w:r>
      <w:r w:rsidRPr="00BC7581">
        <w:t>limit options:</w:t>
      </w:r>
    </w:p>
    <w:p w14:paraId="2D3511FC" w14:textId="56660629" w:rsidR="009045A3" w:rsidRPr="00BC7581" w:rsidRDefault="009045A3" w:rsidP="00B37EF3">
      <w:pPr>
        <w:pStyle w:val="Instrbox"/>
      </w:pPr>
      <w:r w:rsidRPr="00BC7581">
        <w:t xml:space="preserve">If the project is to comply with </w:t>
      </w:r>
      <w:r>
        <w:t xml:space="preserve">ASHRAE/IES </w:t>
      </w:r>
      <w:r w:rsidRPr="00BC7581">
        <w:t>Standard 90.1 economizer high</w:t>
      </w:r>
      <w:r>
        <w:t>-</w:t>
      </w:r>
      <w:r w:rsidRPr="00BC7581">
        <w:t xml:space="preserve">limit requirements, keep subsection </w:t>
      </w:r>
      <w:r>
        <w:t>(a)</w:t>
      </w:r>
      <w:r w:rsidRPr="00BC7581">
        <w:t xml:space="preserve"> and delete subsection </w:t>
      </w:r>
      <w:r>
        <w:t>(b).</w:t>
      </w:r>
    </w:p>
    <w:p w14:paraId="67FFB960" w14:textId="61D779BE" w:rsidR="009045A3" w:rsidRPr="00BC7581" w:rsidRDefault="009045A3" w:rsidP="00B37EF3">
      <w:pPr>
        <w:pStyle w:val="Instrbox"/>
      </w:pPr>
      <w:r w:rsidRPr="00BC7581">
        <w:t xml:space="preserve">If the project is to comply with California Title 24 economizer high limit requirements, keep subsection </w:t>
      </w:r>
      <w:r>
        <w:t>(b)</w:t>
      </w:r>
      <w:r w:rsidRPr="00BC7581">
        <w:t xml:space="preserve"> and delete subsection </w:t>
      </w:r>
      <w:r>
        <w:t>(a).</w:t>
      </w:r>
    </w:p>
    <w:p w14:paraId="587786FE" w14:textId="79E5F328" w:rsidR="009045A3" w:rsidRPr="00BC7581" w:rsidRDefault="009045A3" w:rsidP="00B37EF3">
      <w:pPr>
        <w:pStyle w:val="Infobox"/>
      </w:pPr>
      <w:r w:rsidRPr="00BC7581">
        <w:t xml:space="preserve">The control logic will automatically select the correct </w:t>
      </w:r>
      <w:r w:rsidR="00D21A33">
        <w:rPr>
          <w:bCs/>
        </w:rPr>
        <w:t>setpoint</w:t>
      </w:r>
      <w:r>
        <w:rPr>
          <w:bCs/>
        </w:rPr>
        <w:t>s</w:t>
      </w:r>
      <w:r w:rsidRPr="00BC7581">
        <w:t xml:space="preserve"> based on </w:t>
      </w:r>
      <w:r>
        <w:rPr>
          <w:bCs/>
        </w:rPr>
        <w:t>thermal zone</w:t>
      </w:r>
      <w:r w:rsidRPr="00BC7581">
        <w:t xml:space="preserve"> and high</w:t>
      </w:r>
      <w:r>
        <w:rPr>
          <w:bCs/>
        </w:rPr>
        <w:t>-</w:t>
      </w:r>
      <w:r w:rsidRPr="00BC7581">
        <w:t xml:space="preserve">limit type selected. Note that points </w:t>
      </w:r>
      <w:proofErr w:type="gramStart"/>
      <w:r w:rsidRPr="00BC7581">
        <w:t>lists</w:t>
      </w:r>
      <w:proofErr w:type="gramEnd"/>
      <w:r w:rsidRPr="00BC7581">
        <w:t xml:space="preserve"> and schematics show herein do not include enthalpy sensors; they must be added if the designer wishes to use high</w:t>
      </w:r>
      <w:r>
        <w:rPr>
          <w:bCs/>
        </w:rPr>
        <w:t>-</w:t>
      </w:r>
      <w:r w:rsidRPr="00BC7581">
        <w:t xml:space="preserve">limit logic that includes enthalpy. </w:t>
      </w:r>
    </w:p>
    <w:p w14:paraId="7C82A66C" w14:textId="77D33823" w:rsidR="009045A3" w:rsidRPr="00BC7581" w:rsidRDefault="00C14199" w:rsidP="007C1423">
      <w:pPr>
        <w:pStyle w:val="Heading5"/>
      </w:pPr>
      <w:bookmarkStart w:id="1193" w:name="_Ref496509129"/>
      <w:ins w:id="1194" w:author="Hwakong Cheng" w:date="2022-10-06T12:55:00Z">
        <w:r w:rsidRPr="00FF7391">
          <w:rPr>
            <w:rStyle w:val="Toggle"/>
            <w:rPrChange w:id="1195" w:author="Hwakong Cheng" w:date="2022-10-07T14:38:00Z">
              <w:rPr/>
            </w:rPrChange>
          </w:rPr>
          <w:t xml:space="preserve">[ENERGY </w:t>
        </w:r>
        <w:proofErr w:type="gramStart"/>
        <w:r w:rsidRPr="00FF7391">
          <w:rPr>
            <w:rStyle w:val="Toggle"/>
            <w:rPrChange w:id="1196" w:author="Hwakong Cheng" w:date="2022-10-07T14:38:00Z">
              <w:rPr/>
            </w:rPrChange>
          </w:rPr>
          <w:t>901]</w:t>
        </w:r>
      </w:ins>
      <w:r w:rsidR="009045A3" w:rsidRPr="00BC7581">
        <w:t>ASHRAE</w:t>
      </w:r>
      <w:proofErr w:type="gramEnd"/>
      <w:r w:rsidR="009045A3" w:rsidRPr="00BC7581">
        <w:t xml:space="preserve"> 90.1 </w:t>
      </w:r>
      <w:bookmarkEnd w:id="1193"/>
      <w:r w:rsidR="009045A3">
        <w:t>economizer high limit</w:t>
      </w:r>
    </w:p>
    <w:p w14:paraId="3B376982" w14:textId="018649A0" w:rsidR="009045A3" w:rsidRPr="00BC7581" w:rsidRDefault="009045A3" w:rsidP="007C1423">
      <w:pPr>
        <w:pStyle w:val="Heading6"/>
      </w:pPr>
      <w:r w:rsidRPr="00BC7581">
        <w:t xml:space="preserve">Select ASHRAE </w:t>
      </w:r>
      <w:r>
        <w:rPr>
          <w:rFonts w:cs="Times New Roman PS MT"/>
          <w:bCs/>
          <w:szCs w:val="20"/>
        </w:rPr>
        <w:t>thermal zone</w:t>
      </w:r>
      <w:r w:rsidRPr="00BC7581">
        <w:t xml:space="preserve"> number and suffix in which air handling system is located.</w:t>
      </w:r>
    </w:p>
    <w:p w14:paraId="57D765D5" w14:textId="77777777" w:rsidR="009045A3" w:rsidRPr="00BC7581" w:rsidRDefault="009045A3" w:rsidP="007C1423">
      <w:pPr>
        <w:pStyle w:val="Heading6"/>
      </w:pPr>
      <w:r w:rsidRPr="00BC7581">
        <w:t>Choose one of the following high limit options:</w:t>
      </w:r>
    </w:p>
    <w:p w14:paraId="7D6A92C3" w14:textId="17C334B4" w:rsidR="009045A3" w:rsidRPr="00BC7581" w:rsidRDefault="009045A3" w:rsidP="007C1423">
      <w:pPr>
        <w:pStyle w:val="Heading7"/>
      </w:pPr>
      <w:r w:rsidRPr="00BC7581">
        <w:t xml:space="preserve">Fixed </w:t>
      </w:r>
      <w:r>
        <w:t>dry bulb</w:t>
      </w:r>
    </w:p>
    <w:p w14:paraId="7C8D42BD" w14:textId="36C98C00" w:rsidR="009045A3" w:rsidRPr="00BC7581" w:rsidRDefault="009045A3" w:rsidP="007C1423">
      <w:pPr>
        <w:pStyle w:val="Heading7"/>
      </w:pPr>
      <w:r w:rsidRPr="00BC7581">
        <w:t xml:space="preserve">Differential </w:t>
      </w:r>
      <w:r>
        <w:t>dry bulb</w:t>
      </w:r>
    </w:p>
    <w:p w14:paraId="52464F42" w14:textId="6D0C9A3A" w:rsidR="009045A3" w:rsidRPr="00BC7581" w:rsidRDefault="009045A3" w:rsidP="00B37EF3">
      <w:pPr>
        <w:pStyle w:val="Infobox"/>
      </w:pPr>
      <w:r w:rsidRPr="00BC7581">
        <w:t>While not listed as such in Standard 90.1, it is possible to use both fixed and differential dry</w:t>
      </w:r>
      <w:r>
        <w:rPr>
          <w:bCs/>
        </w:rPr>
        <w:t>-</w:t>
      </w:r>
      <w:r w:rsidRPr="00BC7581">
        <w:t>bulb high limits.</w:t>
      </w:r>
    </w:p>
    <w:p w14:paraId="6E5B87E4" w14:textId="17858A79" w:rsidR="009045A3" w:rsidRPr="00BC7581" w:rsidRDefault="009045A3" w:rsidP="007C1423">
      <w:pPr>
        <w:pStyle w:val="Heading7"/>
      </w:pPr>
      <w:r w:rsidRPr="00BC7581">
        <w:t xml:space="preserve">Fixed </w:t>
      </w:r>
      <w:r>
        <w:t>dry bulb + differential dry bulb</w:t>
      </w:r>
    </w:p>
    <w:p w14:paraId="48792BC4" w14:textId="117B8307" w:rsidR="009045A3" w:rsidRPr="00BC7581" w:rsidRDefault="009045A3" w:rsidP="007C1423">
      <w:pPr>
        <w:pStyle w:val="Heading7"/>
      </w:pPr>
      <w:r w:rsidRPr="00BC7581">
        <w:lastRenderedPageBreak/>
        <w:t xml:space="preserve">Fixed </w:t>
      </w:r>
      <w:r>
        <w:t>enthalpy</w:t>
      </w:r>
      <w:r w:rsidRPr="00BC7581">
        <w:t xml:space="preserve"> + Fixed </w:t>
      </w:r>
      <w:r>
        <w:t>dry</w:t>
      </w:r>
      <w:r w:rsidRPr="00BC7581">
        <w:t xml:space="preserve"> bulb</w:t>
      </w:r>
    </w:p>
    <w:p w14:paraId="6B90D471" w14:textId="4A5E6900" w:rsidR="009045A3" w:rsidRPr="00BC7581" w:rsidRDefault="009045A3" w:rsidP="007C1423">
      <w:pPr>
        <w:pStyle w:val="Heading7"/>
      </w:pPr>
      <w:r w:rsidRPr="00BC7581">
        <w:t xml:space="preserve">Differential </w:t>
      </w:r>
      <w:r>
        <w:t>enthalpy + fixed dry</w:t>
      </w:r>
      <w:r w:rsidRPr="00BC7581">
        <w:t xml:space="preserve"> bulb</w:t>
      </w:r>
    </w:p>
    <w:p w14:paraId="2E32F5E1" w14:textId="135D8B08" w:rsidR="009045A3" w:rsidRPr="00BC7581" w:rsidRDefault="00C14199" w:rsidP="007C1423">
      <w:pPr>
        <w:pStyle w:val="Heading5"/>
      </w:pPr>
      <w:bookmarkStart w:id="1197" w:name="_Ref496509132"/>
      <w:ins w:id="1198" w:author="Hwakong Cheng" w:date="2022-10-06T12:55:00Z">
        <w:r w:rsidRPr="00FF7391">
          <w:rPr>
            <w:rStyle w:val="Toggle"/>
            <w:rPrChange w:id="1199" w:author="Hwakong Cheng" w:date="2022-10-07T14:38:00Z">
              <w:rPr/>
            </w:rPrChange>
          </w:rPr>
          <w:t>[ENERGY T</w:t>
        </w:r>
        <w:proofErr w:type="gramStart"/>
        <w:r w:rsidRPr="00FF7391">
          <w:rPr>
            <w:rStyle w:val="Toggle"/>
            <w:rPrChange w:id="1200" w:author="Hwakong Cheng" w:date="2022-10-07T14:38:00Z">
              <w:rPr/>
            </w:rPrChange>
          </w:rPr>
          <w:t>24]</w:t>
        </w:r>
      </w:ins>
      <w:r w:rsidR="009045A3" w:rsidRPr="00BC7581">
        <w:t>California</w:t>
      </w:r>
      <w:proofErr w:type="gramEnd"/>
      <w:r w:rsidR="009045A3" w:rsidRPr="00BC7581">
        <w:t xml:space="preserve"> Title 24 </w:t>
      </w:r>
      <w:bookmarkEnd w:id="1197"/>
      <w:r w:rsidR="009045A3">
        <w:rPr>
          <w:rFonts w:cs="Times New Roman PS MT"/>
          <w:szCs w:val="20"/>
        </w:rPr>
        <w:t>economizer high limit</w:t>
      </w:r>
    </w:p>
    <w:p w14:paraId="740F71E8" w14:textId="47E3D68F" w:rsidR="009045A3" w:rsidRPr="00BC7581" w:rsidRDefault="009045A3" w:rsidP="007C1423">
      <w:pPr>
        <w:pStyle w:val="Heading6"/>
      </w:pPr>
      <w:r w:rsidRPr="00BC7581">
        <w:t xml:space="preserve">Indicate California </w:t>
      </w:r>
      <w:r>
        <w:rPr>
          <w:rFonts w:cs="Times New Roman PS MT"/>
          <w:bCs/>
          <w:szCs w:val="20"/>
        </w:rPr>
        <w:t>thermal zone</w:t>
      </w:r>
      <w:r w:rsidRPr="00BC7581">
        <w:t xml:space="preserve"> number in which air handling system is located.</w:t>
      </w:r>
    </w:p>
    <w:p w14:paraId="0F91C1D4" w14:textId="77777777" w:rsidR="009045A3" w:rsidRPr="00BC7581" w:rsidRDefault="009045A3" w:rsidP="007C1423">
      <w:pPr>
        <w:pStyle w:val="Heading6"/>
      </w:pPr>
      <w:r w:rsidRPr="00BC7581">
        <w:t>Choose one of the following high limit options:</w:t>
      </w:r>
    </w:p>
    <w:p w14:paraId="65C58EE5" w14:textId="0AAB075E" w:rsidR="009045A3" w:rsidRPr="00BC7581" w:rsidRDefault="009045A3" w:rsidP="007C1423">
      <w:pPr>
        <w:pStyle w:val="Heading7"/>
      </w:pPr>
      <w:r w:rsidRPr="00BC7581">
        <w:t xml:space="preserve">Fixed </w:t>
      </w:r>
      <w:r>
        <w:t>dry bulb</w:t>
      </w:r>
    </w:p>
    <w:p w14:paraId="6707DFD3" w14:textId="5E464556" w:rsidR="009045A3" w:rsidRPr="00BC7581" w:rsidRDefault="009045A3" w:rsidP="007C1423">
      <w:pPr>
        <w:pStyle w:val="Heading7"/>
      </w:pPr>
      <w:r w:rsidRPr="00BC7581">
        <w:t xml:space="preserve">Differential </w:t>
      </w:r>
      <w:r>
        <w:t>dry bulb</w:t>
      </w:r>
    </w:p>
    <w:p w14:paraId="34228C6D" w14:textId="48DEEA2E" w:rsidR="009045A3" w:rsidRPr="00BC7581" w:rsidRDefault="009045A3" w:rsidP="00B37EF3">
      <w:pPr>
        <w:pStyle w:val="Infobox"/>
      </w:pPr>
      <w:r w:rsidRPr="00BC7581">
        <w:t>While not listed as such in Title 24, it is possible to use both fixed and differential dry</w:t>
      </w:r>
      <w:r>
        <w:rPr>
          <w:bCs/>
        </w:rPr>
        <w:t>-</w:t>
      </w:r>
      <w:r w:rsidRPr="00BC7581">
        <w:t>bulb high limits.</w:t>
      </w:r>
    </w:p>
    <w:p w14:paraId="2C720538" w14:textId="2ACABCCE" w:rsidR="009045A3" w:rsidRPr="00BC7581" w:rsidRDefault="009045A3" w:rsidP="007C1423">
      <w:pPr>
        <w:pStyle w:val="Heading7"/>
      </w:pPr>
      <w:r w:rsidRPr="00BC7581">
        <w:t xml:space="preserve">Fixed </w:t>
      </w:r>
      <w:r>
        <w:t>dry bulb + differential dry bulb</w:t>
      </w:r>
    </w:p>
    <w:p w14:paraId="2D3F0418" w14:textId="3EB9F95C" w:rsidR="009045A3" w:rsidRPr="00BC7581" w:rsidRDefault="009045A3" w:rsidP="007C1423">
      <w:pPr>
        <w:pStyle w:val="Heading7"/>
      </w:pPr>
      <w:r w:rsidRPr="00BC7581">
        <w:t xml:space="preserve">Fixed </w:t>
      </w:r>
      <w:r>
        <w:t>enthalpy + fixed dry</w:t>
      </w:r>
      <w:r w:rsidRPr="00BC7581">
        <w:t xml:space="preserve"> bulb</w:t>
      </w:r>
    </w:p>
    <w:p w14:paraId="24A34255" w14:textId="287CFB6B" w:rsidR="004A4842" w:rsidRPr="00364626" w:rsidRDefault="00843BFD" w:rsidP="0087618D">
      <w:pPr>
        <w:pStyle w:val="Heading4"/>
      </w:pPr>
      <w:bookmarkStart w:id="1201" w:name="_Ref38873188"/>
      <w:bookmarkStart w:id="1202" w:name="_Toc497723474"/>
      <w:r w:rsidRPr="00364626">
        <w:t>DP100</w:t>
      </w:r>
      <w:r>
        <w:t>, f</w:t>
      </w:r>
      <w:r w:rsidR="004A4842" w:rsidRPr="00364626">
        <w:t xml:space="preserve">ilter </w:t>
      </w:r>
      <w:r w:rsidR="004A4842">
        <w:t xml:space="preserve">high limit </w:t>
      </w:r>
      <w:r w:rsidR="004A4842" w:rsidRPr="00364626">
        <w:t>differential pressure at design airflow</w:t>
      </w:r>
      <w:bookmarkEnd w:id="1201"/>
    </w:p>
    <w:p w14:paraId="26348AA7" w14:textId="77777777" w:rsidR="004A4842" w:rsidRPr="00364626" w:rsidRDefault="004A4842" w:rsidP="004A4842">
      <w:pPr>
        <w:pStyle w:val="Infobox"/>
      </w:pPr>
      <w:r w:rsidRPr="00364626">
        <w:t>The filter high limit differential pressure threshold shall be determined as the maximum recommended filter pressure drop at design airflow by the filter manufacturer.</w:t>
      </w:r>
    </w:p>
    <w:p w14:paraId="0020E275" w14:textId="29337F2B" w:rsidR="0014480D" w:rsidRPr="00FA7ACF" w:rsidRDefault="00525434" w:rsidP="0087618D">
      <w:pPr>
        <w:pStyle w:val="Heading3"/>
      </w:pPr>
      <w:bookmarkStart w:id="1203" w:name="_Ref75338437"/>
      <w:bookmarkStart w:id="1204" w:name="_Hlk75340357"/>
      <w:bookmarkStart w:id="1205" w:name="_Ref64301433"/>
      <w:ins w:id="1206" w:author="Reece Kiriu" w:date="2022-10-19T12:21:00Z">
        <w:r w:rsidRPr="00525434">
          <w:rPr>
            <w:rStyle w:val="Toggle"/>
            <w:rPrChange w:id="1207" w:author="Reece Kiriu" w:date="2022-10-19T12:21:00Z">
              <w:rPr/>
            </w:rPrChange>
          </w:rPr>
          <w:t>[DELETE]</w:t>
        </w:r>
      </w:ins>
      <w:r w:rsidR="0014480D" w:rsidRPr="00FA7ACF">
        <w:t>Chilled Water Plant</w:t>
      </w:r>
      <w:bookmarkEnd w:id="1203"/>
    </w:p>
    <w:p w14:paraId="089C636F" w14:textId="77777777" w:rsidR="0014480D" w:rsidRPr="00FA7ACF" w:rsidRDefault="0014480D" w:rsidP="0087618D">
      <w:pPr>
        <w:pStyle w:val="Heading4"/>
      </w:pPr>
      <w:bookmarkStart w:id="1208" w:name="_Hlk533411675"/>
      <w:r w:rsidRPr="00FA7ACF">
        <w:t>Temperature Setpoints</w:t>
      </w:r>
    </w:p>
    <w:p w14:paraId="729F48A4" w14:textId="77777777" w:rsidR="0014480D" w:rsidRPr="00FA7ACF" w:rsidRDefault="0014480D" w:rsidP="007C1423">
      <w:pPr>
        <w:pStyle w:val="Heading5"/>
      </w:pPr>
      <w:bookmarkStart w:id="1209" w:name="_Ref509829953"/>
      <w:proofErr w:type="spellStart"/>
      <w:r w:rsidRPr="00FA7ACF">
        <w:t>CHWSTminX</w:t>
      </w:r>
      <w:proofErr w:type="spellEnd"/>
      <w:r w:rsidRPr="00FA7ACF">
        <w:t>, the lowest chilled water supply temperature setpoint</w:t>
      </w:r>
      <w:bookmarkEnd w:id="1209"/>
      <w:r w:rsidRPr="00FA7ACF">
        <w:t xml:space="preserve"> for Chiller X</w:t>
      </w:r>
    </w:p>
    <w:p w14:paraId="63B2ABB2" w14:textId="77777777" w:rsidR="0014480D" w:rsidRPr="00FA7ACF" w:rsidRDefault="0014480D" w:rsidP="007C1423">
      <w:pPr>
        <w:pStyle w:val="Heading5"/>
      </w:pPr>
      <w:proofErr w:type="spellStart"/>
      <w:r w:rsidRPr="00FA7ACF">
        <w:t>CHWSTmax</w:t>
      </w:r>
      <w:proofErr w:type="spellEnd"/>
      <w:r w:rsidRPr="00FA7ACF">
        <w:t>, the maximum chilled water supply temperature setpoint used in plant reset logic.</w:t>
      </w:r>
    </w:p>
    <w:p w14:paraId="5871C92B" w14:textId="12F3F559" w:rsidR="0014480D" w:rsidRPr="00FA7ACF" w:rsidRDefault="00E7664A" w:rsidP="0014480D">
      <w:pPr>
        <w:pStyle w:val="Infobox"/>
      </w:pPr>
      <w:ins w:id="1210" w:author="Titus Ellison" w:date="2022-10-13T12:11:00Z">
        <w:r w:rsidRPr="00E7664A">
          <w:rPr>
            <w:rStyle w:val="Toggle"/>
            <w:rPrChange w:id="1211" w:author="Titus Ellison" w:date="2022-10-13T12:12:00Z">
              <w:rPr/>
            </w:rPrChange>
          </w:rPr>
          <w:t>[UNITS [</w:t>
        </w:r>
      </w:ins>
      <w:ins w:id="1212" w:author="Titus Ellison" w:date="2022-10-13T12:12:00Z">
        <w:r w:rsidRPr="00E7664A">
          <w:rPr>
            <w:rStyle w:val="Toggle"/>
            <w:rPrChange w:id="1213" w:author="Titus Ellison" w:date="2022-10-13T12:12:00Z">
              <w:rPr/>
            </w:rPrChange>
          </w:rPr>
          <w:t>16</w:t>
        </w:r>
      </w:ins>
      <w:del w:id="1214" w:author="Titus Ellison" w:date="2022-10-13T12:12:00Z">
        <w:r w:rsidR="0014480D" w:rsidRPr="00E7664A" w:rsidDel="00E7664A">
          <w:rPr>
            <w:rStyle w:val="Toggle"/>
            <w:rPrChange w:id="1215" w:author="Titus Ellison" w:date="2022-10-13T12:12:00Z">
              <w:rPr/>
            </w:rPrChange>
          </w:rPr>
          <w:delText>60</w:delText>
        </w:r>
      </w:del>
      <w:r w:rsidR="0014480D" w:rsidRPr="00E7664A">
        <w:rPr>
          <w:rStyle w:val="Toggle"/>
          <w:rPrChange w:id="1216" w:author="Titus Ellison" w:date="2022-10-13T12:12:00Z">
            <w:rPr/>
          </w:rPrChange>
        </w:rPr>
        <w:t>°</w:t>
      </w:r>
      <w:ins w:id="1217" w:author="Titus Ellison" w:date="2022-10-13T12:12:00Z">
        <w:r w:rsidRPr="00E7664A">
          <w:rPr>
            <w:rStyle w:val="Toggle"/>
            <w:rPrChange w:id="1218" w:author="Titus Ellison" w:date="2022-10-13T12:12:00Z">
              <w:rPr/>
            </w:rPrChange>
          </w:rPr>
          <w:t>C</w:t>
        </w:r>
      </w:ins>
      <w:del w:id="1219" w:author="Titus Ellison" w:date="2022-10-13T12:12:00Z">
        <w:r w:rsidR="0014480D" w:rsidRPr="00E7664A" w:rsidDel="00E7664A">
          <w:rPr>
            <w:rStyle w:val="Toggle"/>
            <w:rPrChange w:id="1220" w:author="Titus Ellison" w:date="2022-10-13T12:12:00Z">
              <w:rPr/>
            </w:rPrChange>
          </w:rPr>
          <w:delText>F</w:delText>
        </w:r>
      </w:del>
      <w:ins w:id="1221" w:author="Titus Ellison" w:date="2022-10-13T12:11:00Z">
        <w:r w:rsidRPr="00E7664A">
          <w:rPr>
            <w:rStyle w:val="Toggle"/>
            <w:rPrChange w:id="1222" w:author="Titus Ellison" w:date="2022-10-13T12:12:00Z">
              <w:rPr/>
            </w:rPrChange>
          </w:rPr>
          <w:t>]</w:t>
        </w:r>
      </w:ins>
      <w:ins w:id="1223" w:author="Titus Ellison" w:date="2022-10-13T12:12:00Z">
        <w:r w:rsidRPr="00E7664A">
          <w:rPr>
            <w:rStyle w:val="Toggle"/>
            <w:rPrChange w:id="1224" w:author="Titus Ellison" w:date="2022-10-13T12:12:00Z">
              <w:rPr/>
            </w:rPrChange>
          </w:rPr>
          <w:t xml:space="preserve"> [60°F]]</w:t>
        </w:r>
      </w:ins>
      <w:r w:rsidR="0014480D" w:rsidRPr="00FA7ACF">
        <w:t xml:space="preserve"> is a typical value. However, </w:t>
      </w:r>
      <w:proofErr w:type="spellStart"/>
      <w:r w:rsidR="0014480D" w:rsidRPr="00FA7ACF">
        <w:t>CHWSTmax</w:t>
      </w:r>
      <w:proofErr w:type="spellEnd"/>
      <w:r w:rsidR="0014480D" w:rsidRPr="00FA7ACF">
        <w:t xml:space="preserve"> should be adjusted based on the constraints imposed by the chillers comprising the plant and the coils the plant serves. If a chiller’s internal setpoint cannot be reset to </w:t>
      </w:r>
      <w:ins w:id="1225" w:author="Titus Ellison" w:date="2022-10-13T12:13:00Z">
        <w:r w:rsidRPr="00582850">
          <w:rPr>
            <w:rStyle w:val="Toggle"/>
          </w:rPr>
          <w:t>[UNITS [16°C] [60°F]]</w:t>
        </w:r>
      </w:ins>
      <w:del w:id="1226" w:author="Titus Ellison" w:date="2022-10-13T12:13:00Z">
        <w:r w:rsidR="0014480D" w:rsidRPr="00FA7ACF" w:rsidDel="00E7664A">
          <w:delText>60°F</w:delText>
        </w:r>
      </w:del>
      <w:r w:rsidR="0014480D" w:rsidRPr="00FA7ACF">
        <w:t xml:space="preserve">, or there are no conditions under which </w:t>
      </w:r>
      <w:ins w:id="1227" w:author="Titus Ellison" w:date="2022-10-13T12:13:00Z">
        <w:r w:rsidRPr="00582850">
          <w:rPr>
            <w:rStyle w:val="Toggle"/>
          </w:rPr>
          <w:t>[UNITS [16°C] [60°F]]</w:t>
        </w:r>
      </w:ins>
      <w:del w:id="1228" w:author="Titus Ellison" w:date="2022-10-13T12:13:00Z">
        <w:r w:rsidR="0014480D" w:rsidRPr="00FA7ACF" w:rsidDel="00E7664A">
          <w:delText xml:space="preserve">60°F </w:delText>
        </w:r>
      </w:del>
      <w:ins w:id="1229" w:author="Titus Ellison" w:date="2022-10-13T12:13:00Z">
        <w:r>
          <w:t xml:space="preserve"> w</w:t>
        </w:r>
      </w:ins>
      <w:del w:id="1230" w:author="Titus Ellison" w:date="2022-10-13T12:13:00Z">
        <w:r w:rsidR="0014480D" w:rsidRPr="00FA7ACF" w:rsidDel="00E7664A">
          <w:delText>w</w:delText>
        </w:r>
      </w:del>
      <w:r w:rsidR="0014480D" w:rsidRPr="00FA7ACF">
        <w:t xml:space="preserve">ill be capable of satisfying certain coil loads, using a lower </w:t>
      </w:r>
      <w:proofErr w:type="spellStart"/>
      <w:r w:rsidR="0014480D" w:rsidRPr="00FA7ACF">
        <w:t>CHWSTmax</w:t>
      </w:r>
      <w:proofErr w:type="spellEnd"/>
      <w:r w:rsidR="0014480D" w:rsidRPr="00FA7ACF">
        <w:t xml:space="preserve"> is advisable.</w:t>
      </w:r>
    </w:p>
    <w:p w14:paraId="203F59FA" w14:textId="77777777" w:rsidR="0014480D" w:rsidRPr="00FA7ACF" w:rsidRDefault="0014480D" w:rsidP="0014480D">
      <w:pPr>
        <w:pStyle w:val="Instrbox"/>
      </w:pPr>
      <w:r w:rsidRPr="00FA7ACF">
        <w:t>Retain the following two parameters for water-cooled plants. Delete otherwise.</w:t>
      </w:r>
    </w:p>
    <w:p w14:paraId="396BA01E" w14:textId="77777777" w:rsidR="0014480D" w:rsidRPr="00FA7ACF" w:rsidRDefault="0014480D" w:rsidP="007C1423">
      <w:pPr>
        <w:pStyle w:val="Heading5"/>
      </w:pPr>
      <w:proofErr w:type="spellStart"/>
      <w:r w:rsidRPr="00FA7ACF">
        <w:t>CWRTdesX</w:t>
      </w:r>
      <w:proofErr w:type="spellEnd"/>
      <w:r w:rsidRPr="00FA7ACF">
        <w:t>, the condenser water return (chiller condenser leaving) temperature at chiller selection conditions for Chiller X.</w:t>
      </w:r>
    </w:p>
    <w:p w14:paraId="70EA5FA2" w14:textId="77777777" w:rsidR="0014480D" w:rsidRPr="00FA7ACF" w:rsidRDefault="0014480D" w:rsidP="007C1423">
      <w:pPr>
        <w:pStyle w:val="Heading5"/>
      </w:pPr>
      <w:bookmarkStart w:id="1231" w:name="_Ref509953716"/>
      <w:proofErr w:type="spellStart"/>
      <w:r w:rsidRPr="00FA7ACF">
        <w:t>CWSTdesX</w:t>
      </w:r>
      <w:proofErr w:type="spellEnd"/>
      <w:r w:rsidRPr="00FA7ACF">
        <w:t>, the condenser water supply (chiller condenser entering) temperature at chiller selection conditions</w:t>
      </w:r>
      <w:bookmarkEnd w:id="1231"/>
      <w:r w:rsidRPr="00FA7ACF">
        <w:t xml:space="preserve"> for Chiller X</w:t>
      </w:r>
    </w:p>
    <w:p w14:paraId="6A63C7A7" w14:textId="77777777" w:rsidR="0014480D" w:rsidRPr="00FA7ACF" w:rsidRDefault="0014480D" w:rsidP="007C1423">
      <w:pPr>
        <w:pStyle w:val="Heading5"/>
      </w:pPr>
      <w:r w:rsidRPr="00FA7ACF">
        <w:t>CH-LOT, the outdoor air lockout temperature below which the chiller plant is prevented from operating.</w:t>
      </w:r>
    </w:p>
    <w:p w14:paraId="10EF50F9" w14:textId="08CA3A04" w:rsidR="0014480D" w:rsidRPr="00FA7ACF" w:rsidRDefault="0014480D" w:rsidP="0014480D">
      <w:pPr>
        <w:pStyle w:val="Infobox"/>
      </w:pPr>
      <w:bookmarkStart w:id="1232" w:name="_Ref509829989"/>
      <w:r w:rsidRPr="00FA7ACF">
        <w:t>The Lockout temperature is a safety to prevent plant operation when it should not be needed, e.g.</w:t>
      </w:r>
      <w:r w:rsidR="00B45926">
        <w:t>,</w:t>
      </w:r>
      <w:r w:rsidRPr="00FA7ACF">
        <w:t xml:space="preserve"> due to Plant Request from a zone or AHU with unusually cold setpoint. It is typically </w:t>
      </w:r>
      <w:ins w:id="1233" w:author="Titus Ellison" w:date="2022-10-13T12:13:00Z">
        <w:r w:rsidR="00E7664A" w:rsidRPr="00582850">
          <w:rPr>
            <w:rStyle w:val="Toggle"/>
          </w:rPr>
          <w:t>[UNITS [16°C] [60°F]]</w:t>
        </w:r>
      </w:ins>
      <w:del w:id="1234" w:author="Titus Ellison" w:date="2022-10-13T12:13:00Z">
        <w:r w:rsidRPr="00FA7ACF" w:rsidDel="00E7664A">
          <w:delText>60°F</w:delText>
        </w:r>
      </w:del>
      <w:r w:rsidRPr="00FA7ACF">
        <w:t xml:space="preserve"> for plants serving systems with airside economizers. To keep the plant enabled under all conditions, make the setpoint below the coldest expected outdoor air temperature.</w:t>
      </w:r>
    </w:p>
    <w:p w14:paraId="48022B3C" w14:textId="77777777" w:rsidR="0014480D" w:rsidRPr="00FA7ACF" w:rsidRDefault="0014480D" w:rsidP="0087618D">
      <w:pPr>
        <w:pStyle w:val="Heading4"/>
      </w:pPr>
      <w:bookmarkStart w:id="1235" w:name="_Hlk47711283"/>
      <w:r w:rsidRPr="00FA7ACF">
        <w:t>Differential Pressure Setpoints</w:t>
      </w:r>
    </w:p>
    <w:p w14:paraId="16418147" w14:textId="77777777" w:rsidR="0014480D" w:rsidRPr="00FA7ACF" w:rsidRDefault="0014480D" w:rsidP="007C1423">
      <w:pPr>
        <w:pStyle w:val="Heading5"/>
      </w:pPr>
      <w:r w:rsidRPr="00FA7ACF">
        <w:t>CHW-</w:t>
      </w:r>
      <w:proofErr w:type="spellStart"/>
      <w:r w:rsidRPr="00FA7ACF">
        <w:t>DPmin</w:t>
      </w:r>
      <w:proofErr w:type="spellEnd"/>
      <w:r w:rsidRPr="00FA7ACF">
        <w:t>, the minimum differential pressure setpoint used in plant reset logic</w:t>
      </w:r>
    </w:p>
    <w:p w14:paraId="6A094A85" w14:textId="05CBF309" w:rsidR="0014480D" w:rsidRPr="00FA7ACF" w:rsidRDefault="0014480D" w:rsidP="0014480D">
      <w:pPr>
        <w:pStyle w:val="Infobox"/>
      </w:pPr>
      <w:r w:rsidRPr="00FA7ACF">
        <w:t>CHW-</w:t>
      </w:r>
      <w:proofErr w:type="spellStart"/>
      <w:r w:rsidRPr="00FA7ACF">
        <w:t>DPmin</w:t>
      </w:r>
      <w:proofErr w:type="spellEnd"/>
      <w:r w:rsidRPr="00FA7ACF">
        <w:t xml:space="preserve"> is dictated by minimum flow control in primary-only plants but has no lower limit in primary-secondary plants. In primary-only plants, minimum DP needs to be high enough to drive design minimum flow for the largest chiller (CHW-</w:t>
      </w:r>
      <w:proofErr w:type="spellStart"/>
      <w:r w:rsidRPr="00FA7ACF">
        <w:t>MinFlowX</w:t>
      </w:r>
      <w:proofErr w:type="spellEnd"/>
      <w:r w:rsidRPr="00FA7ACF">
        <w:t xml:space="preserve">) through the minimum flow bypass valve (usually around </w:t>
      </w:r>
      <w:ins w:id="1236" w:author="Titus Ellison" w:date="2022-10-13T12:25:00Z">
        <w:r w:rsidR="00DB038B" w:rsidRPr="00DB038B">
          <w:rPr>
            <w:rStyle w:val="Toggle"/>
            <w:rPrChange w:id="1237" w:author="Titus Ellison" w:date="2022-10-13T12:25:00Z">
              <w:rPr/>
            </w:rPrChange>
          </w:rPr>
          <w:t>[UNITS [34.5 kPa] [</w:t>
        </w:r>
      </w:ins>
      <w:r w:rsidRPr="00DB038B">
        <w:rPr>
          <w:rStyle w:val="Toggle"/>
          <w:rPrChange w:id="1238" w:author="Titus Ellison" w:date="2022-10-13T12:25:00Z">
            <w:rPr/>
          </w:rPrChange>
        </w:rPr>
        <w:t>5 psi</w:t>
      </w:r>
      <w:ins w:id="1239" w:author="Titus Ellison" w:date="2022-10-13T12:25:00Z">
        <w:r w:rsidR="00DB038B" w:rsidRPr="00DB038B">
          <w:rPr>
            <w:rStyle w:val="Toggle"/>
            <w:rPrChange w:id="1240" w:author="Titus Ellison" w:date="2022-10-13T12:25:00Z">
              <w:rPr/>
            </w:rPrChange>
          </w:rPr>
          <w:t>]]</w:t>
        </w:r>
      </w:ins>
      <w:r w:rsidRPr="00FA7ACF">
        <w:t xml:space="preserve"> when the valve is </w:t>
      </w:r>
      <w:r w:rsidRPr="00FA7ACF">
        <w:lastRenderedPageBreak/>
        <w:t xml:space="preserve">selected properly). Typically, a TAB test is NOT needed to establish this value; minimum flow bypass valve </w:t>
      </w:r>
      <w:proofErr w:type="spellStart"/>
      <w:r w:rsidRPr="00FA7ACF">
        <w:t>Cv</w:t>
      </w:r>
      <w:proofErr w:type="spellEnd"/>
      <w:r w:rsidRPr="00FA7ACF">
        <w:t xml:space="preserve"> and CHW-</w:t>
      </w:r>
      <w:proofErr w:type="spellStart"/>
      <w:r w:rsidRPr="00FA7ACF">
        <w:t>MinFlowX</w:t>
      </w:r>
      <w:proofErr w:type="spellEnd"/>
      <w:r w:rsidRPr="00FA7ACF">
        <w:t xml:space="preserve"> are sufficient to establish the required DP across the minimum flow bypass valve. Where multiple DP sensors exist, a unique CHW-</w:t>
      </w:r>
      <w:proofErr w:type="spellStart"/>
      <w:r w:rsidRPr="00FA7ACF">
        <w:t>DPmin</w:t>
      </w:r>
      <w:proofErr w:type="spellEnd"/>
      <w:r w:rsidRPr="00FA7ACF">
        <w:t xml:space="preserve"> should be established for each loop. Note that where primary-only plants use cascading DP sensor logic—i.e., a local DP setpoint is reset at the plant to maintain remote DPs at setpoint—only the local plant DP sensor need be assigned a minimum DP setpoint high enough to achieve design minimum flow through the minimum flow bypass.</w:t>
      </w:r>
    </w:p>
    <w:p w14:paraId="017CC655" w14:textId="77777777" w:rsidR="0014480D" w:rsidRPr="00FA7ACF" w:rsidRDefault="0014480D" w:rsidP="0087618D">
      <w:pPr>
        <w:pStyle w:val="Heading4"/>
      </w:pPr>
      <w:r w:rsidRPr="00FA7ACF">
        <w:t>Chiller Flow Setpoint</w:t>
      </w:r>
      <w:bookmarkEnd w:id="1232"/>
      <w:r w:rsidRPr="00FA7ACF">
        <w:t>s</w:t>
      </w:r>
    </w:p>
    <w:p w14:paraId="2AD16194" w14:textId="416AB64D" w:rsidR="0014480D" w:rsidRPr="00FA7ACF" w:rsidRDefault="0014480D" w:rsidP="007C1423">
      <w:pPr>
        <w:pStyle w:val="Heading5"/>
      </w:pPr>
      <w:r w:rsidRPr="00FA7ACF">
        <w:t>CHW-</w:t>
      </w:r>
      <w:proofErr w:type="spellStart"/>
      <w:r w:rsidRPr="00FA7ACF">
        <w:t>MinFlowX</w:t>
      </w:r>
      <w:proofErr w:type="spellEnd"/>
      <w:r w:rsidRPr="00FA7ACF">
        <w:t xml:space="preserve">, the minimum chiller chilled water flowrate per manufacturer’s recommendations for Chiller X, in </w:t>
      </w:r>
      <w:ins w:id="1241" w:author="Hwakong Cheng" w:date="2022-10-24T21:43:00Z">
        <w:r w:rsidR="000E449B" w:rsidRPr="00582850">
          <w:rPr>
            <w:rStyle w:val="Toggle"/>
          </w:rPr>
          <w:t>[UNITS [</w:t>
        </w:r>
        <w:del w:id="1242" w:author="Titus Ellison" w:date="2022-11-03T16:22:00Z">
          <w:r w:rsidR="000E449B" w:rsidDel="00FF541B">
            <w:rPr>
              <w:rStyle w:val="Toggle"/>
            </w:rPr>
            <w:delText>L/s</w:delText>
          </w:r>
        </w:del>
      </w:ins>
      <w:ins w:id="1243" w:author="Titus Ellison" w:date="2022-11-03T16:22:00Z">
        <w:r w:rsidR="00FF541B">
          <w:rPr>
            <w:rStyle w:val="Toggle"/>
          </w:rPr>
          <w:t>L/s</w:t>
        </w:r>
      </w:ins>
      <w:ins w:id="1244" w:author="Hwakong Cheng" w:date="2022-10-24T21:43:00Z">
        <w:r w:rsidR="000E449B">
          <w:rPr>
            <w:rStyle w:val="Toggle"/>
          </w:rPr>
          <w:t>] [</w:t>
        </w:r>
      </w:ins>
      <w:proofErr w:type="spellStart"/>
      <w:r w:rsidRPr="000E449B">
        <w:rPr>
          <w:rStyle w:val="Toggle"/>
          <w:rPrChange w:id="1245" w:author="Hwakong Cheng" w:date="2022-10-24T21:43:00Z">
            <w:rPr/>
          </w:rPrChange>
        </w:rPr>
        <w:t>gpm</w:t>
      </w:r>
      <w:proofErr w:type="spellEnd"/>
      <w:ins w:id="1246" w:author="Hwakong Cheng" w:date="2022-10-24T21:43:00Z">
        <w:r w:rsidR="000E449B" w:rsidRPr="000E449B">
          <w:rPr>
            <w:rStyle w:val="Toggle"/>
            <w:rPrChange w:id="1247" w:author="Hwakong Cheng" w:date="2022-10-24T21:43:00Z">
              <w:rPr/>
            </w:rPrChange>
          </w:rPr>
          <w:t>]]</w:t>
        </w:r>
      </w:ins>
      <w:r w:rsidRPr="00FA7ACF">
        <w:t xml:space="preserve">. </w:t>
      </w:r>
    </w:p>
    <w:p w14:paraId="3D99352C" w14:textId="35E08FE6" w:rsidR="0014480D" w:rsidRPr="00FA7ACF" w:rsidRDefault="0014480D" w:rsidP="007C1423">
      <w:pPr>
        <w:pStyle w:val="Heading5"/>
      </w:pPr>
      <w:r w:rsidRPr="00FA7ACF">
        <w:t>CHW-</w:t>
      </w:r>
      <w:proofErr w:type="spellStart"/>
      <w:r w:rsidRPr="00FA7ACF">
        <w:t>DesFlowX</w:t>
      </w:r>
      <w:proofErr w:type="spellEnd"/>
      <w:r w:rsidRPr="00FA7ACF">
        <w:t xml:space="preserve">, the design chiller chilled water flowrate for Chiller X, in </w:t>
      </w:r>
      <w:ins w:id="1248" w:author="Hwakong Cheng" w:date="2022-10-24T21:43:00Z">
        <w:r w:rsidR="000E449B" w:rsidRPr="00582850">
          <w:rPr>
            <w:rStyle w:val="Toggle"/>
          </w:rPr>
          <w:t>[UNITS [</w:t>
        </w:r>
        <w:del w:id="1249" w:author="Titus Ellison" w:date="2022-11-03T16:22:00Z">
          <w:r w:rsidR="000E449B" w:rsidDel="00FF541B">
            <w:rPr>
              <w:rStyle w:val="Toggle"/>
            </w:rPr>
            <w:delText>L/s</w:delText>
          </w:r>
        </w:del>
      </w:ins>
      <w:ins w:id="1250" w:author="Titus Ellison" w:date="2022-11-03T16:22:00Z">
        <w:r w:rsidR="00FF541B">
          <w:rPr>
            <w:rStyle w:val="Toggle"/>
          </w:rPr>
          <w:t>L/s</w:t>
        </w:r>
      </w:ins>
      <w:ins w:id="1251" w:author="Hwakong Cheng" w:date="2022-10-24T21:43:00Z">
        <w:r w:rsidR="000E449B">
          <w:rPr>
            <w:rStyle w:val="Toggle"/>
          </w:rPr>
          <w:t>] [</w:t>
        </w:r>
        <w:proofErr w:type="spellStart"/>
        <w:r w:rsidR="000E449B" w:rsidRPr="0022206A">
          <w:rPr>
            <w:rStyle w:val="Toggle"/>
          </w:rPr>
          <w:t>gpm</w:t>
        </w:r>
        <w:proofErr w:type="spellEnd"/>
        <w:r w:rsidR="000E449B" w:rsidRPr="0022206A">
          <w:rPr>
            <w:rStyle w:val="Toggle"/>
          </w:rPr>
          <w:t>]]</w:t>
        </w:r>
      </w:ins>
      <w:del w:id="1252" w:author="Hwakong Cheng" w:date="2022-10-24T21:43:00Z">
        <w:r w:rsidRPr="00FA7ACF" w:rsidDel="000E449B">
          <w:delText>gpm</w:delText>
        </w:r>
      </w:del>
    </w:p>
    <w:p w14:paraId="3999A620" w14:textId="77777777" w:rsidR="0014480D" w:rsidRPr="00FA7ACF" w:rsidRDefault="0014480D" w:rsidP="0014480D">
      <w:pPr>
        <w:pStyle w:val="Instrbox"/>
      </w:pPr>
      <w:r w:rsidRPr="00FA7ACF">
        <w:t>Retain the following parameter for water-cooled plants with variable speed condenser water pumps. Delete otherwise.</w:t>
      </w:r>
    </w:p>
    <w:p w14:paraId="5686E035" w14:textId="02FD41ED" w:rsidR="0014480D" w:rsidRPr="00FA7ACF" w:rsidRDefault="0014480D" w:rsidP="007C1423">
      <w:pPr>
        <w:pStyle w:val="Heading5"/>
      </w:pPr>
      <w:r w:rsidRPr="00FA7ACF">
        <w:t>CW-</w:t>
      </w:r>
      <w:proofErr w:type="spellStart"/>
      <w:r w:rsidRPr="00FA7ACF">
        <w:t>DesFlowX</w:t>
      </w:r>
      <w:proofErr w:type="spellEnd"/>
      <w:r w:rsidRPr="00FA7ACF">
        <w:t xml:space="preserve">, the design chiller condenser water flowrate for Chiller X, in </w:t>
      </w:r>
      <w:ins w:id="1253" w:author="Hwakong Cheng" w:date="2022-10-24T21:43:00Z">
        <w:r w:rsidR="000E449B" w:rsidRPr="00582850">
          <w:rPr>
            <w:rStyle w:val="Toggle"/>
          </w:rPr>
          <w:t>[UNITS [</w:t>
        </w:r>
        <w:del w:id="1254" w:author="Titus Ellison" w:date="2022-11-03T16:22:00Z">
          <w:r w:rsidR="000E449B" w:rsidDel="00FF541B">
            <w:rPr>
              <w:rStyle w:val="Toggle"/>
            </w:rPr>
            <w:delText>L/s</w:delText>
          </w:r>
        </w:del>
      </w:ins>
      <w:ins w:id="1255" w:author="Titus Ellison" w:date="2022-11-03T16:22:00Z">
        <w:r w:rsidR="00FF541B">
          <w:rPr>
            <w:rStyle w:val="Toggle"/>
          </w:rPr>
          <w:t>L/s</w:t>
        </w:r>
      </w:ins>
      <w:ins w:id="1256" w:author="Hwakong Cheng" w:date="2022-10-24T21:43:00Z">
        <w:r w:rsidR="000E449B">
          <w:rPr>
            <w:rStyle w:val="Toggle"/>
          </w:rPr>
          <w:t>] [</w:t>
        </w:r>
        <w:proofErr w:type="spellStart"/>
        <w:r w:rsidR="000E449B" w:rsidRPr="0022206A">
          <w:rPr>
            <w:rStyle w:val="Toggle"/>
          </w:rPr>
          <w:t>gpm</w:t>
        </w:r>
        <w:proofErr w:type="spellEnd"/>
        <w:r w:rsidR="000E449B" w:rsidRPr="0022206A">
          <w:rPr>
            <w:rStyle w:val="Toggle"/>
          </w:rPr>
          <w:t>]]</w:t>
        </w:r>
      </w:ins>
      <w:del w:id="1257" w:author="Hwakong Cheng" w:date="2022-10-24T21:43:00Z">
        <w:r w:rsidRPr="00FA7ACF" w:rsidDel="000E449B">
          <w:delText>gpm</w:delText>
        </w:r>
      </w:del>
    </w:p>
    <w:p w14:paraId="0F542F24" w14:textId="77777777" w:rsidR="0014480D" w:rsidRPr="00FA7ACF" w:rsidRDefault="0014480D" w:rsidP="0014480D">
      <w:pPr>
        <w:pStyle w:val="Instrbox"/>
      </w:pPr>
      <w:r w:rsidRPr="00FA7ACF">
        <w:t>Retain the following parameters for water-cooled plants. Delete otherwise.</w:t>
      </w:r>
    </w:p>
    <w:p w14:paraId="2BA14269" w14:textId="77777777" w:rsidR="0014480D" w:rsidRPr="00FA7ACF" w:rsidRDefault="0014480D" w:rsidP="0087618D">
      <w:pPr>
        <w:pStyle w:val="Heading4"/>
      </w:pPr>
      <w:bookmarkStart w:id="1258" w:name="_Ref509834941"/>
      <w:r w:rsidRPr="00FA7ACF">
        <w:t>Chiller Lift Setpoint</w:t>
      </w:r>
      <w:bookmarkEnd w:id="1258"/>
      <w:r w:rsidRPr="00FA7ACF">
        <w:t>s</w:t>
      </w:r>
    </w:p>
    <w:p w14:paraId="647D70D0" w14:textId="77777777" w:rsidR="0014480D" w:rsidRPr="00FA7ACF" w:rsidRDefault="0014480D" w:rsidP="007C1423">
      <w:pPr>
        <w:pStyle w:val="Heading5"/>
      </w:pPr>
      <w:proofErr w:type="spellStart"/>
      <w:r w:rsidRPr="00FA7ACF">
        <w:t>LIFTminX</w:t>
      </w:r>
      <w:proofErr w:type="spellEnd"/>
      <w:r w:rsidRPr="00FA7ACF">
        <w:t xml:space="preserve">, the minimum allowable lift at minimum load for Chiller X, as determined from the manufacturer’s recommendations, where lift is the difference between condenser water return temperature and chilled water supply temperature. </w:t>
      </w:r>
    </w:p>
    <w:p w14:paraId="3B5DBE05" w14:textId="77777777" w:rsidR="0014480D" w:rsidRPr="00FA7ACF" w:rsidRDefault="0014480D" w:rsidP="0014480D">
      <w:pPr>
        <w:pStyle w:val="Infobox"/>
      </w:pPr>
      <w:r w:rsidRPr="00FA7ACF">
        <w:t xml:space="preserve">Except for some magnetic bearing chillers, a minimum differential pressure must be maintained between the condenser and evaporator, aka head pressure. These sequences require at a minimum that the user identify the minimum allowable lift at minimum load for each chiller, </w:t>
      </w:r>
      <w:proofErr w:type="spellStart"/>
      <w:r w:rsidRPr="00FA7ACF">
        <w:t>LIFTminX</w:t>
      </w:r>
      <w:proofErr w:type="spellEnd"/>
      <w:r w:rsidRPr="00FA7ACF">
        <w:t>, per the chiller manufacturer’s recommendations. These variables are used to reset condenser water temperature setpoint from the cooling tower.</w:t>
      </w:r>
    </w:p>
    <w:p w14:paraId="05CF972D" w14:textId="77777777" w:rsidR="0014480D" w:rsidRPr="00FA7ACF" w:rsidRDefault="0014480D" w:rsidP="0014480D">
      <w:pPr>
        <w:pStyle w:val="Infobox"/>
      </w:pPr>
      <w:proofErr w:type="spellStart"/>
      <w:r w:rsidRPr="00FA7ACF">
        <w:t>LIFTminX</w:t>
      </w:r>
      <w:proofErr w:type="spellEnd"/>
      <w:r w:rsidRPr="00FA7ACF">
        <w:t xml:space="preserve"> values can also be used to control minimum head pressure indirectly when direct control head pressure control is not available. Most chillers have head pressure control loops built into the chiller’s controller, but not all do.</w:t>
      </w:r>
    </w:p>
    <w:p w14:paraId="4E729839" w14:textId="77777777" w:rsidR="0014480D" w:rsidRPr="00FA7ACF" w:rsidRDefault="0014480D" w:rsidP="0014480D">
      <w:pPr>
        <w:pStyle w:val="Infobox"/>
      </w:pPr>
      <w:r w:rsidRPr="00FA7ACF">
        <w:t xml:space="preserve">When chillers have built in head pressure control, an analog head pressure output from the chiller panel can be used to control a device that reduces flow through the condenser when condenser water temperature is too cold, e.g., on initial start when the cooling tower basin is cold. The chiller’s head pressure output should be hardwired to the control system, rather than directly to any device. This allows the control sequences to use this signal to maintain minimum lift via both tower speed limiting and condenser water flow control (e.g., via valve throttling or pump speed limiting for variable speed CW pumps), ensuring that the tower fan speed control sequence maintaining condenser water temperature and the head pressure control sequence do not “fight” one another. When chillers do not have built-in head pressure control, the BAS can instead run a head pressure control loop for each chiller that maintains lift at </w:t>
      </w:r>
      <w:proofErr w:type="spellStart"/>
      <w:r w:rsidRPr="00FA7ACF">
        <w:t>LIFTminX</w:t>
      </w:r>
      <w:proofErr w:type="spellEnd"/>
      <w:r w:rsidRPr="00FA7ACF">
        <w:t>. This loop output is then used to limit tower speed, CW pump speed, and/or throttle CW isolation valve in the same way that a chiller’s internal head pressure control loop otherwise would.</w:t>
      </w:r>
    </w:p>
    <w:p w14:paraId="1D46979A" w14:textId="77777777" w:rsidR="0014480D" w:rsidRPr="00FA7ACF" w:rsidRDefault="0014480D" w:rsidP="007C1423">
      <w:pPr>
        <w:pStyle w:val="Heading5"/>
      </w:pPr>
      <w:proofErr w:type="spellStart"/>
      <w:r w:rsidRPr="00FA7ACF">
        <w:t>LIFTmaxX</w:t>
      </w:r>
      <w:proofErr w:type="spellEnd"/>
      <w:r w:rsidRPr="00FA7ACF">
        <w:t xml:space="preserve">, design lift at design load for Chiller X, as determined by subtracting </w:t>
      </w:r>
      <w:proofErr w:type="spellStart"/>
      <w:r w:rsidRPr="00FA7ACF">
        <w:t>CHWSTminX</w:t>
      </w:r>
      <w:proofErr w:type="spellEnd"/>
      <w:r w:rsidRPr="00FA7ACF">
        <w:t xml:space="preserve"> from </w:t>
      </w:r>
      <w:proofErr w:type="spellStart"/>
      <w:r w:rsidRPr="00FA7ACF">
        <w:t>CWRTdesX</w:t>
      </w:r>
      <w:proofErr w:type="spellEnd"/>
      <w:r w:rsidRPr="00FA7ACF">
        <w:t>.</w:t>
      </w:r>
    </w:p>
    <w:p w14:paraId="3832C111" w14:textId="77777777" w:rsidR="0014480D" w:rsidRPr="00FA7ACF" w:rsidRDefault="0014480D" w:rsidP="0087618D">
      <w:pPr>
        <w:pStyle w:val="Heading4"/>
      </w:pPr>
      <w:r w:rsidRPr="00FA7ACF">
        <w:t>Capacity</w:t>
      </w:r>
    </w:p>
    <w:p w14:paraId="0E258604" w14:textId="6DD60A83" w:rsidR="0014480D" w:rsidRPr="00FA7ACF" w:rsidRDefault="0014480D" w:rsidP="007C1423">
      <w:pPr>
        <w:pStyle w:val="Heading5"/>
      </w:pPr>
      <w:proofErr w:type="spellStart"/>
      <w:r w:rsidRPr="00FA7ACF">
        <w:t>QchX</w:t>
      </w:r>
      <w:proofErr w:type="spellEnd"/>
      <w:r w:rsidRPr="00FA7ACF">
        <w:t xml:space="preserve">, design capacity of Chiller X, in </w:t>
      </w:r>
      <w:ins w:id="1259" w:author="Titus Ellison" w:date="2022-10-13T18:20:00Z">
        <w:r w:rsidR="00D74C03" w:rsidRPr="00D74C03">
          <w:rPr>
            <w:rStyle w:val="Toggle"/>
            <w:rPrChange w:id="1260" w:author="Titus Ellison" w:date="2022-10-13T18:20:00Z">
              <w:rPr/>
            </w:rPrChange>
          </w:rPr>
          <w:t>[UNITS [kW] [</w:t>
        </w:r>
      </w:ins>
      <w:r w:rsidRPr="00D74C03">
        <w:rPr>
          <w:rStyle w:val="Toggle"/>
          <w:rPrChange w:id="1261" w:author="Titus Ellison" w:date="2022-10-13T18:20:00Z">
            <w:rPr/>
          </w:rPrChange>
        </w:rPr>
        <w:t>tons</w:t>
      </w:r>
      <w:ins w:id="1262" w:author="Titus Ellison" w:date="2022-10-13T18:20:00Z">
        <w:r w:rsidR="00D74C03" w:rsidRPr="00D74C03">
          <w:rPr>
            <w:rStyle w:val="Toggle"/>
            <w:rPrChange w:id="1263" w:author="Titus Ellison" w:date="2022-10-13T18:20:00Z">
              <w:rPr/>
            </w:rPrChange>
          </w:rPr>
          <w:t>]]</w:t>
        </w:r>
      </w:ins>
      <w:r w:rsidRPr="00FA7ACF">
        <w:t>.</w:t>
      </w:r>
    </w:p>
    <w:p w14:paraId="5092FCF4" w14:textId="77777777" w:rsidR="0014480D" w:rsidRPr="00FA7ACF" w:rsidRDefault="0014480D" w:rsidP="0014480D">
      <w:pPr>
        <w:pStyle w:val="Instrbox"/>
        <w:jc w:val="both"/>
      </w:pPr>
      <w:r w:rsidRPr="00FA7ACF">
        <w:t>Retain the following parameter for variable primary-variable secondary plants with a flow meter in the decoupler, or flow meters in both the primary and secondary loops, and for primary-only plants with headered variable speed pumps using differential pressure pump speed control. Delete otherwise.</w:t>
      </w:r>
    </w:p>
    <w:p w14:paraId="31FEEAA4" w14:textId="73752AC8" w:rsidR="0014480D" w:rsidRPr="00FA7ACF" w:rsidRDefault="0014480D" w:rsidP="007C1423">
      <w:pPr>
        <w:pStyle w:val="Heading5"/>
      </w:pPr>
      <w:proofErr w:type="spellStart"/>
      <w:r w:rsidRPr="00FA7ACF">
        <w:t>PCHWFdesign</w:t>
      </w:r>
      <w:proofErr w:type="spellEnd"/>
      <w:r w:rsidRPr="00FA7ACF">
        <w:t xml:space="preserve">, design primary loop flow, in </w:t>
      </w:r>
      <w:ins w:id="1264" w:author="Titus Ellison" w:date="2022-10-13T18:20:00Z">
        <w:r w:rsidR="00D74C03" w:rsidRPr="00D74C03">
          <w:rPr>
            <w:rStyle w:val="Toggle"/>
            <w:rPrChange w:id="1265" w:author="Titus Ellison" w:date="2022-10-13T18:21:00Z">
              <w:rPr/>
            </w:rPrChange>
          </w:rPr>
          <w:t>[UN</w:t>
        </w:r>
      </w:ins>
      <w:ins w:id="1266" w:author="Titus Ellison" w:date="2022-10-13T18:21:00Z">
        <w:r w:rsidR="00D74C03" w:rsidRPr="00D74C03">
          <w:rPr>
            <w:rStyle w:val="Toggle"/>
            <w:rPrChange w:id="1267" w:author="Titus Ellison" w:date="2022-10-13T18:21:00Z">
              <w:rPr/>
            </w:rPrChange>
          </w:rPr>
          <w:t>ITS [</w:t>
        </w:r>
      </w:ins>
      <w:ins w:id="1268" w:author="Titus Ellison" w:date="2022-11-03T16:22:00Z">
        <w:r w:rsidR="00FF541B">
          <w:rPr>
            <w:rStyle w:val="Toggle"/>
          </w:rPr>
          <w:t>L/s</w:t>
        </w:r>
      </w:ins>
      <w:ins w:id="1269" w:author="Titus Ellison" w:date="2022-10-13T18:21:00Z">
        <w:r w:rsidR="00D74C03" w:rsidRPr="00D74C03">
          <w:rPr>
            <w:rStyle w:val="Toggle"/>
            <w:rPrChange w:id="1270" w:author="Titus Ellison" w:date="2022-10-13T18:21:00Z">
              <w:rPr/>
            </w:rPrChange>
          </w:rPr>
          <w:t>] [</w:t>
        </w:r>
      </w:ins>
      <w:proofErr w:type="spellStart"/>
      <w:r w:rsidRPr="00D74C03">
        <w:rPr>
          <w:rStyle w:val="Toggle"/>
          <w:rPrChange w:id="1271" w:author="Titus Ellison" w:date="2022-10-13T18:21:00Z">
            <w:rPr/>
          </w:rPrChange>
        </w:rPr>
        <w:t>gpm</w:t>
      </w:r>
      <w:proofErr w:type="spellEnd"/>
      <w:ins w:id="1272" w:author="Titus Ellison" w:date="2022-10-13T18:21:00Z">
        <w:r w:rsidR="00D74C03" w:rsidRPr="00D74C03">
          <w:rPr>
            <w:rStyle w:val="Toggle"/>
            <w:rPrChange w:id="1273" w:author="Titus Ellison" w:date="2022-10-13T18:21:00Z">
              <w:rPr/>
            </w:rPrChange>
          </w:rPr>
          <w:t>]]</w:t>
        </w:r>
        <w:r w:rsidR="00D74C03">
          <w:t>.</w:t>
        </w:r>
      </w:ins>
    </w:p>
    <w:p w14:paraId="1B7C72CB" w14:textId="77777777" w:rsidR="0014480D" w:rsidRPr="00FA7ACF" w:rsidRDefault="0014480D" w:rsidP="0014480D">
      <w:pPr>
        <w:pStyle w:val="Instrbox"/>
        <w:jc w:val="both"/>
      </w:pPr>
      <w:r w:rsidRPr="00FA7ACF">
        <w:lastRenderedPageBreak/>
        <w:t>Retain the following parameter for primary-secondary systems with a flow meter in the secondary loop. Delete otherwise.</w:t>
      </w:r>
    </w:p>
    <w:p w14:paraId="104C87BA" w14:textId="57747D6C" w:rsidR="0014480D" w:rsidRPr="00FA7ACF" w:rsidRDefault="0014480D" w:rsidP="007C1423">
      <w:pPr>
        <w:pStyle w:val="Heading5"/>
      </w:pPr>
      <w:proofErr w:type="spellStart"/>
      <w:r w:rsidRPr="00FA7ACF">
        <w:t>SCHWFdesign</w:t>
      </w:r>
      <w:proofErr w:type="spellEnd"/>
      <w:r w:rsidRPr="00FA7ACF">
        <w:t xml:space="preserve">, design secondary loop flow, in </w:t>
      </w:r>
      <w:ins w:id="1274" w:author="Titus Ellison" w:date="2022-10-13T18:21:00Z">
        <w:r w:rsidR="00D74C03" w:rsidRPr="00D74C03">
          <w:rPr>
            <w:rStyle w:val="Toggle"/>
            <w:rPrChange w:id="1275" w:author="Titus Ellison" w:date="2022-10-13T18:22:00Z">
              <w:rPr/>
            </w:rPrChange>
          </w:rPr>
          <w:t>[UNITS [</w:t>
        </w:r>
      </w:ins>
      <w:ins w:id="1276" w:author="Titus Ellison" w:date="2022-11-03T16:22:00Z">
        <w:r w:rsidR="00FF541B">
          <w:rPr>
            <w:rStyle w:val="Toggle"/>
          </w:rPr>
          <w:t>L/s</w:t>
        </w:r>
      </w:ins>
      <w:ins w:id="1277" w:author="Titus Ellison" w:date="2022-10-13T18:21:00Z">
        <w:r w:rsidR="00D74C03" w:rsidRPr="00D74C03">
          <w:rPr>
            <w:rStyle w:val="Toggle"/>
            <w:rPrChange w:id="1278" w:author="Titus Ellison" w:date="2022-10-13T18:22:00Z">
              <w:rPr/>
            </w:rPrChange>
          </w:rPr>
          <w:t>] [</w:t>
        </w:r>
      </w:ins>
      <w:proofErr w:type="spellStart"/>
      <w:r w:rsidRPr="00D74C03">
        <w:rPr>
          <w:rStyle w:val="Toggle"/>
          <w:rPrChange w:id="1279" w:author="Titus Ellison" w:date="2022-10-13T18:22:00Z">
            <w:rPr/>
          </w:rPrChange>
        </w:rPr>
        <w:t>gpm</w:t>
      </w:r>
      <w:proofErr w:type="spellEnd"/>
      <w:ins w:id="1280" w:author="Titus Ellison" w:date="2022-10-13T18:21:00Z">
        <w:r w:rsidR="00D74C03" w:rsidRPr="00D74C03">
          <w:rPr>
            <w:rStyle w:val="Toggle"/>
            <w:rPrChange w:id="1281" w:author="Titus Ellison" w:date="2022-10-13T18:22:00Z">
              <w:rPr/>
            </w:rPrChange>
          </w:rPr>
          <w:t>]]</w:t>
        </w:r>
      </w:ins>
      <w:r w:rsidRPr="00FA7ACF">
        <w:t xml:space="preserve"> (for each loop)</w:t>
      </w:r>
    </w:p>
    <w:p w14:paraId="62FFA3F7" w14:textId="77777777" w:rsidR="0014480D" w:rsidRPr="00FA7ACF" w:rsidRDefault="0014480D" w:rsidP="0087618D">
      <w:pPr>
        <w:pStyle w:val="Heading4"/>
      </w:pPr>
      <w:r w:rsidRPr="00FA7ACF">
        <w:t>Minimum Cycling Load</w:t>
      </w:r>
    </w:p>
    <w:p w14:paraId="044219D2" w14:textId="05F8C717" w:rsidR="0014480D" w:rsidRPr="00FA7ACF" w:rsidRDefault="0014480D" w:rsidP="007C1423">
      <w:pPr>
        <w:pStyle w:val="Heading5"/>
      </w:pPr>
      <w:proofErr w:type="spellStart"/>
      <w:r w:rsidRPr="00FA7ACF">
        <w:t>MinUnloadCapX</w:t>
      </w:r>
      <w:proofErr w:type="spellEnd"/>
      <w:r w:rsidRPr="00FA7ACF">
        <w:t xml:space="preserve">, the load below which Chiller X will engage hot gas bypass (HGB) or begin cycling (if the chiller does not have HGB), in </w:t>
      </w:r>
      <w:ins w:id="1282" w:author="Titus Ellison" w:date="2022-10-13T18:22:00Z">
        <w:r w:rsidR="00D74C03" w:rsidRPr="00D74C03">
          <w:rPr>
            <w:rStyle w:val="Toggle"/>
            <w:rPrChange w:id="1283" w:author="Titus Ellison" w:date="2022-10-13T18:22:00Z">
              <w:rPr/>
            </w:rPrChange>
          </w:rPr>
          <w:t>[UNITS [kW] [</w:t>
        </w:r>
      </w:ins>
      <w:r w:rsidRPr="00D74C03">
        <w:rPr>
          <w:rStyle w:val="Toggle"/>
          <w:rPrChange w:id="1284" w:author="Titus Ellison" w:date="2022-10-13T18:22:00Z">
            <w:rPr/>
          </w:rPrChange>
        </w:rPr>
        <w:t>tons</w:t>
      </w:r>
      <w:ins w:id="1285" w:author="Titus Ellison" w:date="2022-10-13T18:22:00Z">
        <w:r w:rsidR="00D74C03" w:rsidRPr="00D74C03">
          <w:rPr>
            <w:rStyle w:val="Toggle"/>
            <w:rPrChange w:id="1286" w:author="Titus Ellison" w:date="2022-10-13T18:22:00Z">
              <w:rPr/>
            </w:rPrChange>
          </w:rPr>
          <w:t>]]</w:t>
        </w:r>
      </w:ins>
      <w:r w:rsidRPr="00FA7ACF">
        <w:t>.</w:t>
      </w:r>
    </w:p>
    <w:p w14:paraId="76E52DA8" w14:textId="77777777" w:rsidR="0014480D" w:rsidRPr="00FA7ACF" w:rsidRDefault="0014480D" w:rsidP="0014480D">
      <w:pPr>
        <w:pStyle w:val="Infobox"/>
      </w:pPr>
      <w:proofErr w:type="spellStart"/>
      <w:r w:rsidRPr="00FA7ACF">
        <w:t>MinUnloadCapX</w:t>
      </w:r>
      <w:proofErr w:type="spellEnd"/>
      <w:r w:rsidRPr="00FA7ACF">
        <w:t xml:space="preserve"> should be provided by the chiller manufacturer. </w:t>
      </w:r>
    </w:p>
    <w:p w14:paraId="511571DA" w14:textId="77777777" w:rsidR="0014480D" w:rsidRPr="00FA7ACF" w:rsidRDefault="0014480D" w:rsidP="0014480D">
      <w:pPr>
        <w:pStyle w:val="Instrbox"/>
      </w:pPr>
      <w:r w:rsidRPr="00FA7ACF">
        <w:t>Retain the following parameters for plants with waterside economizers. Delete otherwise.</w:t>
      </w:r>
    </w:p>
    <w:p w14:paraId="3EBDA0B8" w14:textId="77777777" w:rsidR="0014480D" w:rsidRPr="00FA7ACF" w:rsidRDefault="0014480D" w:rsidP="0087618D">
      <w:pPr>
        <w:pStyle w:val="Heading4"/>
      </w:pPr>
      <w:r w:rsidRPr="00FA7ACF">
        <w:t>Waterside Economizer Design Information</w:t>
      </w:r>
    </w:p>
    <w:p w14:paraId="0BCB9B99" w14:textId="77777777" w:rsidR="0014480D" w:rsidRPr="00FA7ACF" w:rsidDel="007E1FA8" w:rsidRDefault="0014480D" w:rsidP="007C1423">
      <w:pPr>
        <w:pStyle w:val="Heading5"/>
      </w:pPr>
      <w:r w:rsidRPr="00FA7ACF" w:rsidDel="007E1FA8">
        <w:t>DA</w:t>
      </w:r>
      <w:r w:rsidRPr="00FA7ACF" w:rsidDel="007E1FA8">
        <w:rPr>
          <w:vertAlign w:val="subscript"/>
        </w:rPr>
        <w:t>HX</w:t>
      </w:r>
      <w:r w:rsidRPr="00FA7ACF" w:rsidDel="007E1FA8">
        <w:t>, design heat exchanger approach</w:t>
      </w:r>
    </w:p>
    <w:p w14:paraId="1D1CED83" w14:textId="77777777" w:rsidR="0014480D" w:rsidRPr="00FA7ACF" w:rsidRDefault="0014480D" w:rsidP="007C1423">
      <w:pPr>
        <w:pStyle w:val="Heading5"/>
      </w:pPr>
      <w:r w:rsidRPr="00FA7ACF">
        <w:t>DT</w:t>
      </w:r>
      <w:r w:rsidRPr="00FA7ACF">
        <w:rPr>
          <w:vertAlign w:val="subscript"/>
        </w:rPr>
        <w:t>WB</w:t>
      </w:r>
      <w:r w:rsidRPr="00FA7ACF">
        <w:t xml:space="preserve">, design cooling tower </w:t>
      </w:r>
      <w:proofErr w:type="spellStart"/>
      <w:r w:rsidRPr="00FA7ACF">
        <w:t>wetbulb</w:t>
      </w:r>
      <w:proofErr w:type="spellEnd"/>
      <w:r w:rsidRPr="00FA7ACF">
        <w:t xml:space="preserve"> temperature</w:t>
      </w:r>
    </w:p>
    <w:p w14:paraId="79D08584" w14:textId="77777777" w:rsidR="0014480D" w:rsidRPr="00FA7ACF" w:rsidRDefault="0014480D" w:rsidP="007C1423">
      <w:pPr>
        <w:pStyle w:val="Heading5"/>
      </w:pPr>
      <w:r w:rsidRPr="00FA7ACF">
        <w:t>DA</w:t>
      </w:r>
      <w:r w:rsidRPr="00FA7ACF">
        <w:rPr>
          <w:vertAlign w:val="subscript"/>
        </w:rPr>
        <w:t>CT</w:t>
      </w:r>
      <w:r w:rsidRPr="00FA7ACF">
        <w:t>, design cooling tower approach</w:t>
      </w:r>
    </w:p>
    <w:bookmarkEnd w:id="1208"/>
    <w:p w14:paraId="4F9F0B5E" w14:textId="3600E2EA" w:rsidR="0014480D" w:rsidRPr="00FA7ACF" w:rsidRDefault="0014480D" w:rsidP="007C1423">
      <w:pPr>
        <w:pStyle w:val="Heading5"/>
      </w:pPr>
      <w:proofErr w:type="spellStart"/>
      <w:r w:rsidRPr="00FA7ACF">
        <w:t>HXFdesign</w:t>
      </w:r>
      <w:proofErr w:type="spellEnd"/>
      <w:r w:rsidRPr="00FA7ACF">
        <w:t xml:space="preserve">, design waterside economizer chilled water flow in </w:t>
      </w:r>
      <w:ins w:id="1287" w:author="Titus Ellison" w:date="2022-10-13T18:23:00Z">
        <w:r w:rsidR="00D74C03" w:rsidRPr="00D74C03">
          <w:rPr>
            <w:rStyle w:val="Toggle"/>
            <w:rPrChange w:id="1288" w:author="Titus Ellison" w:date="2022-10-13T18:23:00Z">
              <w:rPr/>
            </w:rPrChange>
          </w:rPr>
          <w:t>[UNITS [</w:t>
        </w:r>
      </w:ins>
      <w:ins w:id="1289" w:author="Titus Ellison" w:date="2022-11-03T16:22:00Z">
        <w:r w:rsidR="00FF541B">
          <w:rPr>
            <w:rStyle w:val="Toggle"/>
          </w:rPr>
          <w:t>L/s</w:t>
        </w:r>
      </w:ins>
      <w:ins w:id="1290" w:author="Titus Ellison" w:date="2022-10-13T18:23:00Z">
        <w:r w:rsidR="00D74C03" w:rsidRPr="00D74C03">
          <w:rPr>
            <w:rStyle w:val="Toggle"/>
            <w:rPrChange w:id="1291" w:author="Titus Ellison" w:date="2022-10-13T18:23:00Z">
              <w:rPr/>
            </w:rPrChange>
          </w:rPr>
          <w:t>] [</w:t>
        </w:r>
      </w:ins>
      <w:proofErr w:type="spellStart"/>
      <w:r w:rsidRPr="00D74C03">
        <w:rPr>
          <w:rStyle w:val="Toggle"/>
          <w:rPrChange w:id="1292" w:author="Titus Ellison" w:date="2022-10-13T18:23:00Z">
            <w:rPr/>
          </w:rPrChange>
        </w:rPr>
        <w:t>gpm</w:t>
      </w:r>
      <w:proofErr w:type="spellEnd"/>
      <w:ins w:id="1293" w:author="Titus Ellison" w:date="2022-10-13T18:23:00Z">
        <w:r w:rsidR="00D74C03" w:rsidRPr="00D74C03">
          <w:rPr>
            <w:rStyle w:val="Toggle"/>
            <w:rPrChange w:id="1294" w:author="Titus Ellison" w:date="2022-10-13T18:23:00Z">
              <w:rPr/>
            </w:rPrChange>
          </w:rPr>
          <w:t>]]</w:t>
        </w:r>
      </w:ins>
    </w:p>
    <w:p w14:paraId="2383FD13" w14:textId="77777777" w:rsidR="0014480D" w:rsidRPr="00FA7ACF" w:rsidRDefault="0014480D" w:rsidP="0014480D">
      <w:pPr>
        <w:pStyle w:val="Instrbox"/>
        <w:jc w:val="both"/>
      </w:pPr>
      <w:r w:rsidRPr="00FA7ACF">
        <w:t>Retain the following parameter for plants where the CHW flowrate through the heat exchanger is controlled by a modulating bypass valve.  Delete otherwise.</w:t>
      </w:r>
    </w:p>
    <w:p w14:paraId="19909945" w14:textId="77777777" w:rsidR="0014480D" w:rsidRPr="00FA7ACF" w:rsidRDefault="0014480D" w:rsidP="007C1423">
      <w:pPr>
        <w:pStyle w:val="Heading5"/>
      </w:pPr>
      <w:r w:rsidRPr="00FA7ACF">
        <w:t>HX</w:t>
      </w:r>
      <w:r w:rsidRPr="00FA7ACF">
        <w:rPr>
          <w:vertAlign w:val="subscript"/>
        </w:rPr>
        <w:t>DP-Design</w:t>
      </w:r>
      <w:r w:rsidRPr="00FA7ACF">
        <w:t xml:space="preserve">, design waterside economizer chilled water pressure </w:t>
      </w:r>
      <w:proofErr w:type="gramStart"/>
      <w:r w:rsidRPr="00FA7ACF">
        <w:t>drop</w:t>
      </w:r>
      <w:proofErr w:type="gramEnd"/>
    </w:p>
    <w:p w14:paraId="5B54BDF6" w14:textId="5B0DFACE" w:rsidR="0014480D" w:rsidRPr="00FA7ACF" w:rsidRDefault="0014480D" w:rsidP="007C1423">
      <w:pPr>
        <w:pStyle w:val="Heading5"/>
      </w:pPr>
      <w:proofErr w:type="spellStart"/>
      <w:r w:rsidRPr="00FA7ACF">
        <w:t>HXCWFdesign</w:t>
      </w:r>
      <w:proofErr w:type="spellEnd"/>
      <w:r w:rsidRPr="00FA7ACF">
        <w:t xml:space="preserve">, design waterside economizer condenser water flow in </w:t>
      </w:r>
      <w:ins w:id="1295" w:author="Hwakong Cheng" w:date="2022-10-24T21:44:00Z">
        <w:r w:rsidR="000E449B" w:rsidRPr="0022206A">
          <w:rPr>
            <w:rStyle w:val="Toggle"/>
          </w:rPr>
          <w:t>[UNITS [</w:t>
        </w:r>
        <w:del w:id="1296" w:author="Titus Ellison" w:date="2022-11-03T16:22:00Z">
          <w:r w:rsidR="000E449B" w:rsidRPr="0022206A" w:rsidDel="00FF541B">
            <w:rPr>
              <w:rStyle w:val="Toggle"/>
            </w:rPr>
            <w:delText>L/s</w:delText>
          </w:r>
        </w:del>
      </w:ins>
      <w:ins w:id="1297" w:author="Titus Ellison" w:date="2022-11-03T16:22:00Z">
        <w:r w:rsidR="00FF541B">
          <w:rPr>
            <w:rStyle w:val="Toggle"/>
          </w:rPr>
          <w:t>L/s</w:t>
        </w:r>
      </w:ins>
      <w:ins w:id="1298" w:author="Hwakong Cheng" w:date="2022-10-24T21:44:00Z">
        <w:r w:rsidR="000E449B" w:rsidRPr="0022206A">
          <w:rPr>
            <w:rStyle w:val="Toggle"/>
          </w:rPr>
          <w:t>] [</w:t>
        </w:r>
        <w:proofErr w:type="spellStart"/>
        <w:r w:rsidR="000E449B" w:rsidRPr="0022206A">
          <w:rPr>
            <w:rStyle w:val="Toggle"/>
          </w:rPr>
          <w:t>gpm</w:t>
        </w:r>
        <w:proofErr w:type="spellEnd"/>
        <w:r w:rsidR="000E449B" w:rsidRPr="0022206A">
          <w:rPr>
            <w:rStyle w:val="Toggle"/>
          </w:rPr>
          <w:t>]]</w:t>
        </w:r>
      </w:ins>
      <w:del w:id="1299" w:author="Hwakong Cheng" w:date="2022-10-24T21:44:00Z">
        <w:r w:rsidRPr="00FA7ACF" w:rsidDel="000E449B">
          <w:delText>gpm</w:delText>
        </w:r>
      </w:del>
    </w:p>
    <w:p w14:paraId="5D0874A9" w14:textId="77777777" w:rsidR="0014480D" w:rsidRPr="00FA7ACF" w:rsidRDefault="0014480D" w:rsidP="0014480D">
      <w:pPr>
        <w:pStyle w:val="Instrbox"/>
        <w:jc w:val="both"/>
      </w:pPr>
      <w:r w:rsidRPr="00FA7ACF">
        <w:t>Retain the following parameters for cooling towers that have a level sensor used to control makeup water and to generate high and low water level alarms.  Delete otherwise.</w:t>
      </w:r>
    </w:p>
    <w:p w14:paraId="28705F9F" w14:textId="77777777" w:rsidR="0014480D" w:rsidRPr="00FA7ACF" w:rsidRDefault="0014480D" w:rsidP="0087618D">
      <w:pPr>
        <w:pStyle w:val="Heading4"/>
      </w:pPr>
      <w:r w:rsidRPr="00FA7ACF">
        <w:t>Cooling Tower Level Control</w:t>
      </w:r>
    </w:p>
    <w:p w14:paraId="7A1123A3" w14:textId="77777777" w:rsidR="0014480D" w:rsidRPr="00FA7ACF" w:rsidRDefault="0014480D" w:rsidP="007C1423">
      <w:pPr>
        <w:pStyle w:val="Heading5"/>
      </w:pPr>
      <w:r w:rsidRPr="00FA7ACF">
        <w:t>T-level-high-alarm, maximum level just below overflow</w:t>
      </w:r>
    </w:p>
    <w:p w14:paraId="7E910BFD" w14:textId="77777777" w:rsidR="0014480D" w:rsidRPr="00FA7ACF" w:rsidRDefault="0014480D" w:rsidP="007C1423">
      <w:pPr>
        <w:pStyle w:val="Heading5"/>
      </w:pPr>
      <w:r w:rsidRPr="00FA7ACF">
        <w:t>T-level-low-alarm, minimum level</w:t>
      </w:r>
    </w:p>
    <w:p w14:paraId="1D85D8C8" w14:textId="77777777" w:rsidR="0014480D" w:rsidRPr="00FA7ACF" w:rsidRDefault="0014480D" w:rsidP="007C1423">
      <w:pPr>
        <w:pStyle w:val="Heading5"/>
      </w:pPr>
      <w:r w:rsidRPr="00FA7ACF">
        <w:t>T-level-min-fill, lowest normal operating level</w:t>
      </w:r>
    </w:p>
    <w:p w14:paraId="32DA2B7A" w14:textId="77777777" w:rsidR="0014480D" w:rsidRPr="00FA7ACF" w:rsidRDefault="0014480D" w:rsidP="007C1423">
      <w:pPr>
        <w:pStyle w:val="Heading5"/>
      </w:pPr>
      <w:r w:rsidRPr="00FA7ACF">
        <w:t>T-level-max-fill, highest normal operating level</w:t>
      </w:r>
    </w:p>
    <w:p w14:paraId="76C2B159" w14:textId="7BA0AFDD" w:rsidR="0014480D" w:rsidRPr="00FA7ACF" w:rsidRDefault="0014480D" w:rsidP="0014480D">
      <w:pPr>
        <w:pStyle w:val="Instrbox"/>
      </w:pPr>
      <w:r w:rsidRPr="00FA7ACF">
        <w:t xml:space="preserve">Delete this </w:t>
      </w:r>
      <w:r w:rsidR="00335D1A">
        <w:t>section</w:t>
      </w:r>
      <w:r w:rsidRPr="00FA7ACF">
        <w:t xml:space="preserve"> if neither primary nor secondary chilled water pumps are headered.</w:t>
      </w:r>
    </w:p>
    <w:p w14:paraId="261A8EDB" w14:textId="77777777" w:rsidR="0014480D" w:rsidRPr="00FA7ACF" w:rsidRDefault="0014480D" w:rsidP="0087618D">
      <w:pPr>
        <w:pStyle w:val="Heading4"/>
      </w:pPr>
      <w:bookmarkStart w:id="1300" w:name="_Hlk62993456"/>
      <w:r w:rsidRPr="00FA7ACF">
        <w:t>Headered Pump Design Quantities</w:t>
      </w:r>
    </w:p>
    <w:p w14:paraId="63E73435" w14:textId="77777777" w:rsidR="0014480D" w:rsidRPr="00FA7ACF" w:rsidRDefault="0014480D" w:rsidP="0014480D">
      <w:pPr>
        <w:pStyle w:val="Instrbox"/>
      </w:pPr>
      <w:r w:rsidRPr="00FA7ACF">
        <w:t>Retain the following parameters if primary chilled water pumps are headered.</w:t>
      </w:r>
    </w:p>
    <w:p w14:paraId="37CACE7D" w14:textId="77777777" w:rsidR="0014480D" w:rsidRPr="00FA7ACF" w:rsidRDefault="0014480D" w:rsidP="007C1423">
      <w:pPr>
        <w:pStyle w:val="Heading5"/>
      </w:pPr>
      <w:r w:rsidRPr="00FA7ACF">
        <w:t>N-PCHWP, the number of primary chilled water pumps that operate at design conditions</w:t>
      </w:r>
    </w:p>
    <w:p w14:paraId="7A606733" w14:textId="77777777" w:rsidR="0014480D" w:rsidRPr="00FA7ACF" w:rsidRDefault="0014480D" w:rsidP="0014480D">
      <w:pPr>
        <w:pStyle w:val="Instrbox"/>
      </w:pPr>
      <w:r w:rsidRPr="00FA7ACF">
        <w:t>Retain the following parameters if secondary chilled water pumps are headered.</w:t>
      </w:r>
    </w:p>
    <w:p w14:paraId="5F640EE7" w14:textId="77777777" w:rsidR="0014480D" w:rsidRPr="00FA7ACF" w:rsidRDefault="0014480D" w:rsidP="007C1423">
      <w:pPr>
        <w:pStyle w:val="Heading5"/>
      </w:pPr>
      <w:r w:rsidRPr="00FA7ACF">
        <w:t>N-SCHWP, the number of secondary chilled water pumps that operate at design conditions</w:t>
      </w:r>
    </w:p>
    <w:p w14:paraId="0FCF8A32" w14:textId="46CF07B9" w:rsidR="00D8684A" w:rsidRPr="00EC3318" w:rsidRDefault="00525434" w:rsidP="0087618D">
      <w:pPr>
        <w:pStyle w:val="Heading3"/>
      </w:pPr>
      <w:bookmarkStart w:id="1301" w:name="_Ref75339263"/>
      <w:bookmarkEnd w:id="1204"/>
      <w:bookmarkEnd w:id="1235"/>
      <w:bookmarkEnd w:id="1300"/>
      <w:ins w:id="1302" w:author="Reece Kiriu" w:date="2022-10-19T12:21:00Z">
        <w:r w:rsidRPr="00525434">
          <w:rPr>
            <w:rStyle w:val="Toggle"/>
            <w:rPrChange w:id="1303" w:author="Reece Kiriu" w:date="2022-10-19T12:21:00Z">
              <w:rPr/>
            </w:rPrChange>
          </w:rPr>
          <w:t>[DELETE]</w:t>
        </w:r>
      </w:ins>
      <w:r w:rsidR="00D8684A" w:rsidRPr="00EC3318">
        <w:t>Hot Water Plant</w:t>
      </w:r>
      <w:bookmarkEnd w:id="1301"/>
    </w:p>
    <w:p w14:paraId="27F55451" w14:textId="77777777" w:rsidR="00D8684A" w:rsidRPr="00EC3318" w:rsidRDefault="00D8684A" w:rsidP="0087618D">
      <w:pPr>
        <w:pStyle w:val="Heading4"/>
      </w:pPr>
      <w:bookmarkStart w:id="1304" w:name="_Hlk533509606"/>
      <w:r w:rsidRPr="00EC3318">
        <w:t>Temperature Setpoints</w:t>
      </w:r>
    </w:p>
    <w:p w14:paraId="09B06B17" w14:textId="77777777" w:rsidR="00D8684A" w:rsidRPr="00EC3318" w:rsidRDefault="00D8684A" w:rsidP="007C1423">
      <w:pPr>
        <w:pStyle w:val="Heading5"/>
      </w:pPr>
      <w:proofErr w:type="spellStart"/>
      <w:r w:rsidRPr="00EC3318">
        <w:t>HWSTmax</w:t>
      </w:r>
      <w:proofErr w:type="spellEnd"/>
      <w:r w:rsidRPr="00EC3318">
        <w:t>, the highest hot water supply temperature setpoint</w:t>
      </w:r>
    </w:p>
    <w:p w14:paraId="500905A8" w14:textId="77777777" w:rsidR="00D8684A" w:rsidRPr="00EC3318" w:rsidRDefault="00D8684A" w:rsidP="00D8684A">
      <w:pPr>
        <w:pStyle w:val="Instrbox"/>
      </w:pPr>
      <w:bookmarkStart w:id="1305" w:name="_Hlk14422918"/>
      <w:r w:rsidRPr="00EC3318">
        <w:t>Retain the following parameter for hybrid systems. Delete otherwise</w:t>
      </w:r>
    </w:p>
    <w:p w14:paraId="052ACFA2" w14:textId="77777777" w:rsidR="00D8684A" w:rsidRPr="00EC3318" w:rsidRDefault="00D8684A" w:rsidP="007C1423">
      <w:pPr>
        <w:pStyle w:val="Heading5"/>
      </w:pPr>
      <w:bookmarkStart w:id="1306" w:name="_Hlk14422820"/>
      <w:proofErr w:type="spellStart"/>
      <w:r w:rsidRPr="00EC3318">
        <w:lastRenderedPageBreak/>
        <w:t>HWSTmax-cond</w:t>
      </w:r>
      <w:proofErr w:type="spellEnd"/>
      <w:r w:rsidRPr="00EC3318">
        <w:t>, the design hot water supply temperature of the condensing boilers.</w:t>
      </w:r>
    </w:p>
    <w:bookmarkEnd w:id="1305"/>
    <w:bookmarkEnd w:id="1306"/>
    <w:p w14:paraId="566C25E9" w14:textId="77777777" w:rsidR="00D8684A" w:rsidRPr="00EC3318" w:rsidRDefault="00D8684A" w:rsidP="007C1423">
      <w:pPr>
        <w:pStyle w:val="Heading5"/>
      </w:pPr>
      <w:r w:rsidRPr="00EC3318">
        <w:t>HW-LOT, the outdoor air lockout temperature above which the boiler plant is prevented from operating</w:t>
      </w:r>
    </w:p>
    <w:p w14:paraId="0DF72DFE" w14:textId="25320396" w:rsidR="00D8684A" w:rsidRPr="00EC3318" w:rsidRDefault="00D8684A" w:rsidP="00D8684A">
      <w:pPr>
        <w:pStyle w:val="Infobox"/>
      </w:pPr>
      <w:r w:rsidRPr="00EC3318">
        <w:t xml:space="preserve">The Lockout temperature is a safety to prevent plant operation when it should not be needed, </w:t>
      </w:r>
      <w:proofErr w:type="gramStart"/>
      <w:r w:rsidRPr="00EC3318">
        <w:t>e.g.</w:t>
      </w:r>
      <w:proofErr w:type="gramEnd"/>
      <w:r w:rsidRPr="00EC3318">
        <w:t xml:space="preserve"> due to a Plant Request from a zone or AHU with unusually high setpoint. It is typically </w:t>
      </w:r>
      <w:ins w:id="1307" w:author="Titus Ellison" w:date="2022-10-13T12:30:00Z">
        <w:r w:rsidR="00DB038B" w:rsidRPr="00DB038B">
          <w:rPr>
            <w:rStyle w:val="Toggle"/>
            <w:rPrChange w:id="1308" w:author="Titus Ellison" w:date="2022-10-13T12:30:00Z">
              <w:rPr/>
            </w:rPrChange>
          </w:rPr>
          <w:t>[UNITS [24°C] [</w:t>
        </w:r>
      </w:ins>
      <w:r w:rsidRPr="00DB038B">
        <w:rPr>
          <w:rStyle w:val="Toggle"/>
          <w:rPrChange w:id="1309" w:author="Titus Ellison" w:date="2022-10-13T12:30:00Z">
            <w:rPr/>
          </w:rPrChange>
        </w:rPr>
        <w:t>75°F</w:t>
      </w:r>
      <w:ins w:id="1310" w:author="Titus Ellison" w:date="2022-10-13T12:30:00Z">
        <w:r w:rsidR="00DB038B" w:rsidRPr="00DB038B">
          <w:rPr>
            <w:rStyle w:val="Toggle"/>
            <w:rPrChange w:id="1311" w:author="Titus Ellison" w:date="2022-10-13T12:30:00Z">
              <w:rPr/>
            </w:rPrChange>
          </w:rPr>
          <w:t>]]</w:t>
        </w:r>
      </w:ins>
      <w:r w:rsidRPr="00EC3318">
        <w:t xml:space="preserve"> for systems with zone level reheat. It can be lower, e.g. </w:t>
      </w:r>
      <w:ins w:id="1312" w:author="Titus Ellison" w:date="2022-10-13T12:30:00Z">
        <w:r w:rsidR="00DB038B" w:rsidRPr="00DB038B">
          <w:rPr>
            <w:rStyle w:val="Toggle"/>
            <w:rPrChange w:id="1313" w:author="Titus Ellison" w:date="2022-10-13T12:31:00Z">
              <w:rPr/>
            </w:rPrChange>
          </w:rPr>
          <w:t>[UNITS [</w:t>
        </w:r>
      </w:ins>
      <w:ins w:id="1314" w:author="Titus Ellison" w:date="2022-10-13T12:31:00Z">
        <w:r w:rsidR="00DB038B" w:rsidRPr="00DB038B">
          <w:rPr>
            <w:rStyle w:val="Toggle"/>
            <w:rPrChange w:id="1315" w:author="Titus Ellison" w:date="2022-10-13T12:31:00Z">
              <w:rPr/>
            </w:rPrChange>
          </w:rPr>
          <w:t>18°C</w:t>
        </w:r>
      </w:ins>
      <w:ins w:id="1316" w:author="Titus Ellison" w:date="2022-10-13T12:30:00Z">
        <w:r w:rsidR="00DB038B" w:rsidRPr="00DB038B">
          <w:rPr>
            <w:rStyle w:val="Toggle"/>
            <w:rPrChange w:id="1317" w:author="Titus Ellison" w:date="2022-10-13T12:31:00Z">
              <w:rPr/>
            </w:rPrChange>
          </w:rPr>
          <w:t>] [</w:t>
        </w:r>
      </w:ins>
      <w:r w:rsidRPr="00DB038B">
        <w:rPr>
          <w:rStyle w:val="Toggle"/>
          <w:rPrChange w:id="1318" w:author="Titus Ellison" w:date="2022-10-13T12:31:00Z">
            <w:rPr/>
          </w:rPrChange>
        </w:rPr>
        <w:t>65°F</w:t>
      </w:r>
      <w:ins w:id="1319" w:author="Titus Ellison" w:date="2022-10-13T12:30:00Z">
        <w:r w:rsidR="00DB038B" w:rsidRPr="00DB038B">
          <w:rPr>
            <w:rStyle w:val="Toggle"/>
            <w:rPrChange w:id="1320" w:author="Titus Ellison" w:date="2022-10-13T12:31:00Z">
              <w:rPr/>
            </w:rPrChange>
          </w:rPr>
          <w:t>]]</w:t>
        </w:r>
      </w:ins>
      <w:r w:rsidRPr="00EC3318">
        <w:t>, for dual fan dual duct systems and systems that use fan powered terminal units to meet heating loads since they do not require reheat to prevent over-cooling zones with low, or no, cooling loads.</w:t>
      </w:r>
    </w:p>
    <w:p w14:paraId="5EAC34A6" w14:textId="77777777" w:rsidR="00D8684A" w:rsidRPr="00EC3318" w:rsidRDefault="00D8684A" w:rsidP="00D8684A">
      <w:pPr>
        <w:pStyle w:val="Infobox"/>
      </w:pPr>
      <w:r w:rsidRPr="00EC3318">
        <w:t>To keep the plant enabled under all conditions, make the setpoint above the hottest expected outdoor air temperature.</w:t>
      </w:r>
    </w:p>
    <w:p w14:paraId="0F6CBA2C" w14:textId="77777777" w:rsidR="00D8684A" w:rsidRPr="00EC3318" w:rsidRDefault="00D8684A" w:rsidP="0087618D">
      <w:pPr>
        <w:pStyle w:val="Heading4"/>
      </w:pPr>
      <w:r w:rsidRPr="00EC3318">
        <w:t>Boiler Flow Setpoints</w:t>
      </w:r>
    </w:p>
    <w:p w14:paraId="592ED2BF" w14:textId="4F7622E7" w:rsidR="00D8684A" w:rsidRPr="00EC3318" w:rsidRDefault="00D8684A" w:rsidP="007C1423">
      <w:pPr>
        <w:pStyle w:val="Heading5"/>
      </w:pPr>
      <w:r w:rsidRPr="00EC3318">
        <w:t>HW-</w:t>
      </w:r>
      <w:proofErr w:type="spellStart"/>
      <w:r w:rsidRPr="00EC3318">
        <w:t>MinFlowX</w:t>
      </w:r>
      <w:proofErr w:type="spellEnd"/>
      <w:r w:rsidRPr="00EC3318">
        <w:t xml:space="preserve">, the design minimum Boiler water flowrate as recommended by the manufacturer for Boiler X, in </w:t>
      </w:r>
      <w:ins w:id="1321" w:author="Titus Ellison" w:date="2022-10-13T18:24:00Z">
        <w:r w:rsidR="00D74C03" w:rsidRPr="00D74C03">
          <w:rPr>
            <w:rStyle w:val="Toggle"/>
            <w:rPrChange w:id="1322" w:author="Titus Ellison" w:date="2022-10-13T18:24:00Z">
              <w:rPr/>
            </w:rPrChange>
          </w:rPr>
          <w:t>[UNITS [</w:t>
        </w:r>
      </w:ins>
      <w:ins w:id="1323" w:author="Titus Ellison" w:date="2022-11-03T16:22:00Z">
        <w:r w:rsidR="00FF541B">
          <w:rPr>
            <w:rStyle w:val="Toggle"/>
          </w:rPr>
          <w:t>L/s</w:t>
        </w:r>
      </w:ins>
      <w:ins w:id="1324" w:author="Titus Ellison" w:date="2022-10-13T18:24:00Z">
        <w:r w:rsidR="00D74C03" w:rsidRPr="00D74C03">
          <w:rPr>
            <w:rStyle w:val="Toggle"/>
            <w:rPrChange w:id="1325" w:author="Titus Ellison" w:date="2022-10-13T18:24:00Z">
              <w:rPr/>
            </w:rPrChange>
          </w:rPr>
          <w:t>] [</w:t>
        </w:r>
      </w:ins>
      <w:proofErr w:type="spellStart"/>
      <w:r w:rsidRPr="00D74C03">
        <w:rPr>
          <w:rStyle w:val="Toggle"/>
          <w:rPrChange w:id="1326" w:author="Titus Ellison" w:date="2022-10-13T18:24:00Z">
            <w:rPr/>
          </w:rPrChange>
        </w:rPr>
        <w:t>gpm</w:t>
      </w:r>
      <w:proofErr w:type="spellEnd"/>
      <w:ins w:id="1327" w:author="Titus Ellison" w:date="2022-10-13T18:24:00Z">
        <w:r w:rsidR="00D74C03" w:rsidRPr="00D74C03">
          <w:rPr>
            <w:rStyle w:val="Toggle"/>
            <w:rPrChange w:id="1328" w:author="Titus Ellison" w:date="2022-10-13T18:24:00Z">
              <w:rPr/>
            </w:rPrChange>
          </w:rPr>
          <w:t>]]</w:t>
        </w:r>
      </w:ins>
      <w:r w:rsidRPr="00EC3318">
        <w:t xml:space="preserve">. </w:t>
      </w:r>
    </w:p>
    <w:p w14:paraId="7457BC08" w14:textId="77777777" w:rsidR="00D8684A" w:rsidRPr="00EC3318" w:rsidRDefault="00D8684A" w:rsidP="00D8684A">
      <w:pPr>
        <w:pStyle w:val="Instrbox"/>
      </w:pPr>
      <w:r w:rsidRPr="00EC3318">
        <w:t>Retain the following parameter for primary-only hot water plants with a minimum flow bypass valve. Delete otherwise.</w:t>
      </w:r>
    </w:p>
    <w:p w14:paraId="64D56628" w14:textId="0228D76B" w:rsidR="00D8684A" w:rsidRPr="00EC3318" w:rsidRDefault="00D8684A" w:rsidP="007C1423">
      <w:pPr>
        <w:pStyle w:val="Heading5"/>
      </w:pPr>
      <w:r w:rsidRPr="00EC3318">
        <w:t>HW-</w:t>
      </w:r>
      <w:proofErr w:type="spellStart"/>
      <w:r w:rsidRPr="00EC3318">
        <w:t>DesFlowX</w:t>
      </w:r>
      <w:proofErr w:type="spellEnd"/>
      <w:r w:rsidRPr="00EC3318">
        <w:t xml:space="preserve">, the design boiler hot water flowrate for Boiler X, in </w:t>
      </w:r>
      <w:ins w:id="1329" w:author="Titus Ellison" w:date="2022-10-13T18:24:00Z">
        <w:r w:rsidR="00D74C03" w:rsidRPr="00D74C03">
          <w:rPr>
            <w:rStyle w:val="Toggle"/>
            <w:rPrChange w:id="1330" w:author="Titus Ellison" w:date="2022-10-13T18:24:00Z">
              <w:rPr/>
            </w:rPrChange>
          </w:rPr>
          <w:t xml:space="preserve">[UNITS </w:t>
        </w:r>
        <w:commentRangeStart w:id="1331"/>
        <w:r w:rsidR="00D74C03" w:rsidRPr="00D74C03">
          <w:rPr>
            <w:rStyle w:val="Toggle"/>
            <w:rPrChange w:id="1332" w:author="Titus Ellison" w:date="2022-10-13T18:24:00Z">
              <w:rPr/>
            </w:rPrChange>
          </w:rPr>
          <w:t>[</w:t>
        </w:r>
      </w:ins>
      <w:ins w:id="1333" w:author="Titus Ellison" w:date="2022-11-03T16:22:00Z">
        <w:r w:rsidR="00FF541B">
          <w:rPr>
            <w:rStyle w:val="Toggle"/>
          </w:rPr>
          <w:t>L/s</w:t>
        </w:r>
      </w:ins>
      <w:ins w:id="1334" w:author="Titus Ellison" w:date="2022-10-13T18:24:00Z">
        <w:r w:rsidR="00D74C03" w:rsidRPr="00D74C03">
          <w:rPr>
            <w:rStyle w:val="Toggle"/>
            <w:rPrChange w:id="1335" w:author="Titus Ellison" w:date="2022-10-13T18:24:00Z">
              <w:rPr/>
            </w:rPrChange>
          </w:rPr>
          <w:t xml:space="preserve">] </w:t>
        </w:r>
      </w:ins>
      <w:commentRangeEnd w:id="1331"/>
      <w:r w:rsidR="005A3F23">
        <w:rPr>
          <w:rStyle w:val="CommentReference"/>
          <w:rFonts w:cstheme="minorBidi"/>
          <w:iCs w:val="0"/>
        </w:rPr>
        <w:commentReference w:id="1331"/>
      </w:r>
      <w:ins w:id="1336" w:author="Titus Ellison" w:date="2022-10-13T18:24:00Z">
        <w:r w:rsidR="00D74C03" w:rsidRPr="00D74C03">
          <w:rPr>
            <w:rStyle w:val="Toggle"/>
            <w:rPrChange w:id="1337" w:author="Titus Ellison" w:date="2022-10-13T18:24:00Z">
              <w:rPr/>
            </w:rPrChange>
          </w:rPr>
          <w:t>[</w:t>
        </w:r>
      </w:ins>
      <w:proofErr w:type="spellStart"/>
      <w:r w:rsidRPr="00D74C03">
        <w:rPr>
          <w:rStyle w:val="Toggle"/>
          <w:rPrChange w:id="1338" w:author="Titus Ellison" w:date="2022-10-13T18:24:00Z">
            <w:rPr/>
          </w:rPrChange>
        </w:rPr>
        <w:t>gpm</w:t>
      </w:r>
      <w:proofErr w:type="spellEnd"/>
      <w:ins w:id="1339" w:author="Titus Ellison" w:date="2022-10-13T18:24:00Z">
        <w:r w:rsidR="00D74C03" w:rsidRPr="00D74C03">
          <w:rPr>
            <w:rStyle w:val="Toggle"/>
            <w:rPrChange w:id="1340" w:author="Titus Ellison" w:date="2022-10-13T18:24:00Z">
              <w:rPr/>
            </w:rPrChange>
          </w:rPr>
          <w:t>]]</w:t>
        </w:r>
      </w:ins>
      <w:r w:rsidRPr="00EC3318">
        <w:t xml:space="preserve">. </w:t>
      </w:r>
    </w:p>
    <w:p w14:paraId="69BCF20F" w14:textId="77777777" w:rsidR="00D8684A" w:rsidRPr="00EC3318" w:rsidRDefault="00D8684A" w:rsidP="00D8684A">
      <w:pPr>
        <w:pStyle w:val="Instrbox"/>
      </w:pPr>
      <w:r w:rsidRPr="00EC3318">
        <w:t>Retain the following parameter for plants with condensing boilers. Delete otherwise.</w:t>
      </w:r>
    </w:p>
    <w:p w14:paraId="109F0803" w14:textId="77777777" w:rsidR="00D8684A" w:rsidRPr="00EC3318" w:rsidRDefault="00D8684A" w:rsidP="0087618D">
      <w:pPr>
        <w:pStyle w:val="Heading4"/>
      </w:pPr>
      <w:r w:rsidRPr="00EC3318">
        <w:t>Minimum Boiler Firing Rate</w:t>
      </w:r>
    </w:p>
    <w:p w14:paraId="40031768" w14:textId="77777777" w:rsidR="00D8684A" w:rsidRPr="00EC3318" w:rsidRDefault="00D8684A" w:rsidP="007C1423">
      <w:pPr>
        <w:pStyle w:val="Heading5"/>
      </w:pPr>
      <w:r w:rsidRPr="00EC3318">
        <w:t>B-</w:t>
      </w:r>
      <w:proofErr w:type="spellStart"/>
      <w:r w:rsidRPr="00EC3318">
        <w:t>FiringMinX</w:t>
      </w:r>
      <w:proofErr w:type="spellEnd"/>
      <w:r w:rsidRPr="00EC3318">
        <w:t xml:space="preserve">, the lowest %-firing rate of Boiler X before cycling, </w:t>
      </w:r>
      <w:proofErr w:type="gramStart"/>
      <w:r w:rsidRPr="00EC3318">
        <w:t>e.g.</w:t>
      </w:r>
      <w:proofErr w:type="gramEnd"/>
      <w:r w:rsidRPr="00EC3318">
        <w:t xml:space="preserve"> 20% for a boiler with 5 to 1 turndown. </w:t>
      </w:r>
    </w:p>
    <w:p w14:paraId="51A5D316" w14:textId="77777777" w:rsidR="00D8684A" w:rsidRPr="00EC3318" w:rsidRDefault="00D8684A" w:rsidP="0087618D">
      <w:pPr>
        <w:pStyle w:val="Heading4"/>
      </w:pPr>
      <w:r w:rsidRPr="00EC3318">
        <w:t>Capacity</w:t>
      </w:r>
    </w:p>
    <w:p w14:paraId="619FD8D1" w14:textId="23276BF6" w:rsidR="00D8684A" w:rsidRPr="00EC3318" w:rsidRDefault="00D8684A" w:rsidP="007C1423">
      <w:pPr>
        <w:pStyle w:val="Heading5"/>
      </w:pPr>
      <w:proofErr w:type="spellStart"/>
      <w:r w:rsidRPr="00EC3318">
        <w:t>QbX</w:t>
      </w:r>
      <w:proofErr w:type="spellEnd"/>
      <w:r w:rsidRPr="00EC3318">
        <w:t xml:space="preserve">, design output capacity of Boiler X, in </w:t>
      </w:r>
      <w:ins w:id="1341" w:author="Titus Ellison" w:date="2022-10-13T18:25:00Z">
        <w:r w:rsidR="00D74C03" w:rsidRPr="00D74C03">
          <w:rPr>
            <w:rStyle w:val="Toggle"/>
            <w:rPrChange w:id="1342" w:author="Titus Ellison" w:date="2022-10-13T18:25:00Z">
              <w:rPr/>
            </w:rPrChange>
          </w:rPr>
          <w:t>[UNITS [kW] [</w:t>
        </w:r>
        <w:proofErr w:type="spellStart"/>
        <w:r w:rsidR="00D74C03" w:rsidRPr="00D74C03">
          <w:rPr>
            <w:rStyle w:val="Toggle"/>
            <w:rPrChange w:id="1343" w:author="Titus Ellison" w:date="2022-10-13T18:25:00Z">
              <w:rPr/>
            </w:rPrChange>
          </w:rPr>
          <w:t>k</w:t>
        </w:r>
      </w:ins>
      <w:del w:id="1344" w:author="Titus Ellison" w:date="2022-10-13T18:25:00Z">
        <w:r w:rsidRPr="00D74C03" w:rsidDel="00D74C03">
          <w:rPr>
            <w:rStyle w:val="Toggle"/>
            <w:rPrChange w:id="1345" w:author="Titus Ellison" w:date="2022-10-13T18:25:00Z">
              <w:rPr/>
            </w:rPrChange>
          </w:rPr>
          <w:delText>K</w:delText>
        </w:r>
      </w:del>
      <w:r w:rsidRPr="00D74C03">
        <w:rPr>
          <w:rStyle w:val="Toggle"/>
          <w:rPrChange w:id="1346" w:author="Titus Ellison" w:date="2022-10-13T18:25:00Z">
            <w:rPr/>
          </w:rPrChange>
        </w:rPr>
        <w:t>Btu</w:t>
      </w:r>
      <w:proofErr w:type="spellEnd"/>
      <w:r w:rsidRPr="00D74C03">
        <w:rPr>
          <w:rStyle w:val="Toggle"/>
          <w:rPrChange w:id="1347" w:author="Titus Ellison" w:date="2022-10-13T18:25:00Z">
            <w:rPr/>
          </w:rPrChange>
        </w:rPr>
        <w:t>/h</w:t>
      </w:r>
      <w:ins w:id="1348" w:author="Titus Ellison" w:date="2022-10-13T18:25:00Z">
        <w:r w:rsidR="00D74C03" w:rsidRPr="00D74C03">
          <w:rPr>
            <w:rStyle w:val="Toggle"/>
            <w:rPrChange w:id="1349" w:author="Titus Ellison" w:date="2022-10-13T18:25:00Z">
              <w:rPr/>
            </w:rPrChange>
          </w:rPr>
          <w:t>]]</w:t>
        </w:r>
      </w:ins>
      <w:r w:rsidRPr="00EC3318">
        <w:t>.</w:t>
      </w:r>
    </w:p>
    <w:p w14:paraId="4C4DC45C" w14:textId="77777777" w:rsidR="00D8684A" w:rsidRPr="00EC3318" w:rsidRDefault="00D8684A" w:rsidP="00D8684A">
      <w:pPr>
        <w:pStyle w:val="Instrbox"/>
      </w:pPr>
      <w:r w:rsidRPr="00EC3318">
        <w:t>Retain the following parameter for primary-only plants with headered variable speed pumps using differential pressure pump speed control. Delete otherwise.</w:t>
      </w:r>
    </w:p>
    <w:p w14:paraId="5E72CF9E" w14:textId="780253BC" w:rsidR="00D8684A" w:rsidRPr="00EC3318" w:rsidRDefault="00D8684A" w:rsidP="007C1423">
      <w:pPr>
        <w:pStyle w:val="Heading5"/>
      </w:pPr>
      <w:proofErr w:type="spellStart"/>
      <w:r w:rsidRPr="00EC3318">
        <w:t>PHWFdesign</w:t>
      </w:r>
      <w:proofErr w:type="spellEnd"/>
      <w:r w:rsidRPr="00EC3318">
        <w:t xml:space="preserve">, design primary loop flow, in </w:t>
      </w:r>
      <w:ins w:id="1350" w:author="Titus Ellison" w:date="2022-10-13T18:25:00Z">
        <w:r w:rsidR="00D74C03" w:rsidRPr="00DA63B1">
          <w:rPr>
            <w:rStyle w:val="Toggle"/>
            <w:rPrChange w:id="1351" w:author="Titus Ellison" w:date="2022-10-13T18:27:00Z">
              <w:rPr/>
            </w:rPrChange>
          </w:rPr>
          <w:t>[UNITS [</w:t>
        </w:r>
      </w:ins>
      <w:ins w:id="1352" w:author="Titus Ellison" w:date="2022-11-03T16:22:00Z">
        <w:r w:rsidR="00FF541B">
          <w:rPr>
            <w:rStyle w:val="Toggle"/>
          </w:rPr>
          <w:t>L/s</w:t>
        </w:r>
      </w:ins>
      <w:ins w:id="1353" w:author="Titus Ellison" w:date="2022-10-13T18:26:00Z">
        <w:r w:rsidR="00D74C03" w:rsidRPr="00DA63B1">
          <w:rPr>
            <w:rStyle w:val="Toggle"/>
            <w:rPrChange w:id="1354" w:author="Titus Ellison" w:date="2022-10-13T18:27:00Z">
              <w:rPr/>
            </w:rPrChange>
          </w:rPr>
          <w:t>] [</w:t>
        </w:r>
      </w:ins>
      <w:proofErr w:type="spellStart"/>
      <w:r w:rsidRPr="00DA63B1">
        <w:rPr>
          <w:rStyle w:val="Toggle"/>
          <w:rPrChange w:id="1355" w:author="Titus Ellison" w:date="2022-10-13T18:27:00Z">
            <w:rPr/>
          </w:rPrChange>
        </w:rPr>
        <w:t>gpm</w:t>
      </w:r>
      <w:proofErr w:type="spellEnd"/>
      <w:ins w:id="1356" w:author="Titus Ellison" w:date="2022-10-13T18:26:00Z">
        <w:r w:rsidR="00D74C03" w:rsidRPr="00DA63B1">
          <w:rPr>
            <w:rStyle w:val="Toggle"/>
            <w:rPrChange w:id="1357" w:author="Titus Ellison" w:date="2022-10-13T18:27:00Z">
              <w:rPr/>
            </w:rPrChange>
          </w:rPr>
          <w:t>]</w:t>
        </w:r>
      </w:ins>
      <w:ins w:id="1358" w:author="Titus Ellison" w:date="2022-10-13T18:27:00Z">
        <w:r w:rsidR="00DA63B1" w:rsidRPr="00DA63B1">
          <w:rPr>
            <w:rStyle w:val="Toggle"/>
            <w:rPrChange w:id="1359" w:author="Titus Ellison" w:date="2022-10-13T18:27:00Z">
              <w:rPr/>
            </w:rPrChange>
          </w:rPr>
          <w:t>]</w:t>
        </w:r>
      </w:ins>
      <w:r w:rsidRPr="00EC3318">
        <w:t xml:space="preserve"> (each loop)</w:t>
      </w:r>
    </w:p>
    <w:p w14:paraId="7593C433" w14:textId="77777777" w:rsidR="00D8684A" w:rsidRPr="00EC3318" w:rsidRDefault="00D8684A" w:rsidP="00D8684A">
      <w:pPr>
        <w:pStyle w:val="Instrbox"/>
      </w:pPr>
      <w:r w:rsidRPr="00EC3318">
        <w:t>Retain the following parameter for primary-secondary plants with a flow meter in the secondary loop. Delete otherwise.</w:t>
      </w:r>
    </w:p>
    <w:p w14:paraId="40DAD6A2" w14:textId="73556BA4" w:rsidR="00D8684A" w:rsidRPr="00EC3318" w:rsidRDefault="00D8684A" w:rsidP="007C1423">
      <w:pPr>
        <w:pStyle w:val="Heading5"/>
      </w:pPr>
      <w:proofErr w:type="spellStart"/>
      <w:r w:rsidRPr="00EC3318">
        <w:t>SHWFdesign</w:t>
      </w:r>
      <w:proofErr w:type="spellEnd"/>
      <w:r w:rsidRPr="00EC3318">
        <w:t xml:space="preserve">, design secondary loop flow, in </w:t>
      </w:r>
      <w:ins w:id="1360" w:author="Titus Ellison" w:date="2022-10-13T18:27:00Z">
        <w:r w:rsidR="00DA63B1" w:rsidRPr="00DA63B1">
          <w:rPr>
            <w:rStyle w:val="Toggle"/>
            <w:rPrChange w:id="1361" w:author="Titus Ellison" w:date="2022-10-13T18:28:00Z">
              <w:rPr/>
            </w:rPrChange>
          </w:rPr>
          <w:t>[UNITS [</w:t>
        </w:r>
      </w:ins>
      <w:ins w:id="1362" w:author="Titus Ellison" w:date="2022-11-03T16:22:00Z">
        <w:r w:rsidR="00FF541B">
          <w:rPr>
            <w:rStyle w:val="Toggle"/>
          </w:rPr>
          <w:t>L/s</w:t>
        </w:r>
      </w:ins>
      <w:ins w:id="1363" w:author="Titus Ellison" w:date="2022-10-13T18:27:00Z">
        <w:r w:rsidR="00DA63B1" w:rsidRPr="00DA63B1">
          <w:rPr>
            <w:rStyle w:val="Toggle"/>
            <w:rPrChange w:id="1364" w:author="Titus Ellison" w:date="2022-10-13T18:28:00Z">
              <w:rPr/>
            </w:rPrChange>
          </w:rPr>
          <w:t xml:space="preserve">] </w:t>
        </w:r>
      </w:ins>
      <w:ins w:id="1365" w:author="Titus Ellison" w:date="2022-10-13T18:28:00Z">
        <w:r w:rsidR="00DA63B1" w:rsidRPr="00DA63B1">
          <w:rPr>
            <w:rStyle w:val="Toggle"/>
            <w:rPrChange w:id="1366" w:author="Titus Ellison" w:date="2022-10-13T18:28:00Z">
              <w:rPr/>
            </w:rPrChange>
          </w:rPr>
          <w:t>[</w:t>
        </w:r>
      </w:ins>
      <w:proofErr w:type="spellStart"/>
      <w:r w:rsidRPr="00DA63B1">
        <w:rPr>
          <w:rStyle w:val="Toggle"/>
          <w:rPrChange w:id="1367" w:author="Titus Ellison" w:date="2022-10-13T18:28:00Z">
            <w:rPr/>
          </w:rPrChange>
        </w:rPr>
        <w:t>gpm</w:t>
      </w:r>
      <w:proofErr w:type="spellEnd"/>
      <w:ins w:id="1368" w:author="Titus Ellison" w:date="2022-10-13T18:28:00Z">
        <w:r w:rsidR="00DA63B1" w:rsidRPr="00DA63B1">
          <w:rPr>
            <w:rStyle w:val="Toggle"/>
            <w:rPrChange w:id="1369" w:author="Titus Ellison" w:date="2022-10-13T18:28:00Z">
              <w:rPr/>
            </w:rPrChange>
          </w:rPr>
          <w:t>]]</w:t>
        </w:r>
      </w:ins>
      <w:r w:rsidRPr="00EC3318">
        <w:t xml:space="preserve"> (each loop)</w:t>
      </w:r>
      <w:bookmarkEnd w:id="1304"/>
    </w:p>
    <w:p w14:paraId="2668D34E" w14:textId="77777777" w:rsidR="00D8684A" w:rsidRPr="00EC3318" w:rsidRDefault="00D8684A" w:rsidP="0087618D">
      <w:pPr>
        <w:pStyle w:val="Heading4"/>
      </w:pPr>
      <w:r w:rsidRPr="00EC3318">
        <w:t>Headered Pump Design Quantities</w:t>
      </w:r>
    </w:p>
    <w:p w14:paraId="1E7F11A2" w14:textId="77777777" w:rsidR="00D8684A" w:rsidRPr="00EC3318" w:rsidRDefault="00D8684A" w:rsidP="00D8684A">
      <w:pPr>
        <w:pStyle w:val="Instrbox"/>
      </w:pPr>
      <w:r w:rsidRPr="00EC3318">
        <w:t xml:space="preserve">Retain the following parameters if primary </w:t>
      </w:r>
      <w:r>
        <w:t>hot</w:t>
      </w:r>
      <w:r w:rsidRPr="00EC3318">
        <w:t xml:space="preserve"> water pumps are headered.</w:t>
      </w:r>
    </w:p>
    <w:p w14:paraId="0BD43378" w14:textId="77777777" w:rsidR="00D8684A" w:rsidRPr="00EC3318" w:rsidRDefault="00D8684A" w:rsidP="007C1423">
      <w:pPr>
        <w:pStyle w:val="Heading5"/>
      </w:pPr>
      <w:r w:rsidRPr="00EC3318">
        <w:t xml:space="preserve">N-PHWP, the number of primary </w:t>
      </w:r>
      <w:r>
        <w:t>hot</w:t>
      </w:r>
      <w:r w:rsidRPr="00EC3318">
        <w:t xml:space="preserve"> water pumps that operate at design conditions</w:t>
      </w:r>
    </w:p>
    <w:p w14:paraId="66C73E3C" w14:textId="77777777" w:rsidR="00D8684A" w:rsidRPr="00EC3318" w:rsidRDefault="00D8684A" w:rsidP="00D8684A">
      <w:pPr>
        <w:pStyle w:val="Instrbox"/>
      </w:pPr>
      <w:r w:rsidRPr="00EC3318">
        <w:t xml:space="preserve">Retain the following parameters if secondary </w:t>
      </w:r>
      <w:r>
        <w:t>hot</w:t>
      </w:r>
      <w:r w:rsidRPr="00EC3318">
        <w:t xml:space="preserve"> water pumps are headered.</w:t>
      </w:r>
    </w:p>
    <w:p w14:paraId="04AB741E" w14:textId="77777777" w:rsidR="00D8684A" w:rsidRPr="00EC3318" w:rsidRDefault="00D8684A" w:rsidP="007C1423">
      <w:pPr>
        <w:pStyle w:val="Heading5"/>
      </w:pPr>
      <w:r w:rsidRPr="00EC3318">
        <w:t xml:space="preserve">N-SHWP, the number of secondary </w:t>
      </w:r>
      <w:r>
        <w:t>hot</w:t>
      </w:r>
      <w:r w:rsidRPr="00EC3318">
        <w:t xml:space="preserve"> water pumps that operate at design conditions</w:t>
      </w:r>
    </w:p>
    <w:p w14:paraId="227DBA53" w14:textId="274F16A2" w:rsidR="000678DA" w:rsidRPr="00293FDB" w:rsidRDefault="00525434" w:rsidP="0087618D">
      <w:pPr>
        <w:pStyle w:val="Heading3"/>
      </w:pPr>
      <w:ins w:id="1370" w:author="Reece Kiriu" w:date="2022-10-19T12:21:00Z">
        <w:r w:rsidRPr="00525434">
          <w:rPr>
            <w:rStyle w:val="Toggle"/>
            <w:rPrChange w:id="1371" w:author="Reece Kiriu" w:date="2022-10-19T12:21:00Z">
              <w:rPr/>
            </w:rPrChange>
          </w:rPr>
          <w:t>[</w:t>
        </w:r>
        <w:del w:id="1372" w:author="Hwakong Cheng" w:date="2022-10-24T16:13:00Z">
          <w:r w:rsidRPr="00525434" w:rsidDel="005A3F23">
            <w:rPr>
              <w:rStyle w:val="Toggle"/>
              <w:rPrChange w:id="1373" w:author="Reece Kiriu" w:date="2022-10-19T12:21:00Z">
                <w:rPr/>
              </w:rPrChange>
            </w:rPr>
            <w:delText>DELETE</w:delText>
          </w:r>
        </w:del>
      </w:ins>
      <w:ins w:id="1374" w:author="Hwakong Cheng" w:date="2022-10-24T16:14:00Z">
        <w:r w:rsidR="005A3F23">
          <w:rPr>
            <w:rStyle w:val="Toggle"/>
          </w:rPr>
          <w:t xml:space="preserve">EQUALS VAV </w:t>
        </w:r>
        <w:proofErr w:type="gramStart"/>
        <w:r w:rsidR="005A3F23">
          <w:rPr>
            <w:rStyle w:val="Toggle"/>
          </w:rPr>
          <w:t>FCU</w:t>
        </w:r>
      </w:ins>
      <w:ins w:id="1375" w:author="Reece Kiriu" w:date="2022-10-19T12:21:00Z">
        <w:r w:rsidRPr="00525434">
          <w:rPr>
            <w:rStyle w:val="Toggle"/>
            <w:rPrChange w:id="1376" w:author="Reece Kiriu" w:date="2022-10-19T12:21:00Z">
              <w:rPr/>
            </w:rPrChange>
          </w:rPr>
          <w:t>]</w:t>
        </w:r>
      </w:ins>
      <w:r w:rsidR="000678DA" w:rsidRPr="00293FDB">
        <w:t>Fan</w:t>
      </w:r>
      <w:proofErr w:type="gramEnd"/>
      <w:r w:rsidR="000678DA" w:rsidRPr="00293FDB">
        <w:t xml:space="preserve"> Coil Unit (FCU) Design Information</w:t>
      </w:r>
      <w:bookmarkEnd w:id="1205"/>
    </w:p>
    <w:p w14:paraId="4C61B8B3" w14:textId="076E893A" w:rsidR="000678DA" w:rsidRPr="00293FDB" w:rsidRDefault="000678DA" w:rsidP="0087618D">
      <w:pPr>
        <w:pStyle w:val="Heading4"/>
      </w:pPr>
      <w:proofErr w:type="spellStart"/>
      <w:r w:rsidRPr="00293FDB">
        <w:t>Cool_SAT</w:t>
      </w:r>
      <w:proofErr w:type="spellEnd"/>
      <w:r w:rsidRPr="00293FDB">
        <w:t xml:space="preserve">, lowest cooling supply air temperature </w:t>
      </w:r>
      <w:r w:rsidR="00D21A33">
        <w:t>setpoint</w:t>
      </w:r>
    </w:p>
    <w:p w14:paraId="5BF78DDB" w14:textId="77777777" w:rsidR="000678DA" w:rsidRPr="00293FDB" w:rsidRDefault="000678DA" w:rsidP="000678DA">
      <w:pPr>
        <w:pStyle w:val="Infobox"/>
      </w:pPr>
      <w:proofErr w:type="spellStart"/>
      <w:r w:rsidRPr="00293FDB">
        <w:t>Cool_SAT</w:t>
      </w:r>
      <w:proofErr w:type="spellEnd"/>
      <w:r w:rsidRPr="00293FDB">
        <w:t xml:space="preserve"> is typically the design coil leaving air temperature. It is not used for </w:t>
      </w:r>
      <w:proofErr w:type="gramStart"/>
      <w:r w:rsidRPr="00293FDB">
        <w:t>heating-only</w:t>
      </w:r>
      <w:proofErr w:type="gramEnd"/>
      <w:r w:rsidRPr="00293FDB">
        <w:t xml:space="preserve"> FCUs.  </w:t>
      </w:r>
    </w:p>
    <w:p w14:paraId="4309FACD" w14:textId="457FDF1C" w:rsidR="000678DA" w:rsidRPr="00293FDB" w:rsidRDefault="000678DA" w:rsidP="0087618D">
      <w:pPr>
        <w:pStyle w:val="Heading4"/>
      </w:pPr>
      <w:proofErr w:type="spellStart"/>
      <w:r w:rsidRPr="00293FDB">
        <w:t>Heat_SAT</w:t>
      </w:r>
      <w:proofErr w:type="spellEnd"/>
      <w:r w:rsidRPr="00293FDB">
        <w:t xml:space="preserve">, highest heating supply air temperature </w:t>
      </w:r>
      <w:r w:rsidR="00D21A33">
        <w:t>setpoint</w:t>
      </w:r>
    </w:p>
    <w:p w14:paraId="70E7680E" w14:textId="77777777" w:rsidR="000678DA" w:rsidRPr="00293FDB" w:rsidRDefault="000678DA" w:rsidP="000678DA">
      <w:pPr>
        <w:pStyle w:val="Infobox"/>
      </w:pPr>
      <w:proofErr w:type="spellStart"/>
      <w:r w:rsidRPr="00293FDB">
        <w:t>Heat_SAT</w:t>
      </w:r>
      <w:proofErr w:type="spellEnd"/>
      <w:r w:rsidRPr="00293FDB">
        <w:t xml:space="preserve"> is typically the design coil leaving air temperature. It is not used for </w:t>
      </w:r>
      <w:proofErr w:type="gramStart"/>
      <w:r w:rsidRPr="00293FDB">
        <w:t>cooling-only</w:t>
      </w:r>
      <w:proofErr w:type="gramEnd"/>
      <w:r w:rsidRPr="00293FDB">
        <w:t xml:space="preserve"> FCUs.  </w:t>
      </w:r>
    </w:p>
    <w:p w14:paraId="788FDC44" w14:textId="77777777" w:rsidR="000678DA" w:rsidRPr="00293FDB" w:rsidRDefault="000678DA" w:rsidP="0087618D">
      <w:pPr>
        <w:pStyle w:val="Heading4"/>
      </w:pPr>
      <w:r w:rsidRPr="00293FDB">
        <w:lastRenderedPageBreak/>
        <w:t>DP100, filter high limit differential pressure at design airflow</w:t>
      </w:r>
    </w:p>
    <w:p w14:paraId="658CE2E2" w14:textId="3DE7CA9E" w:rsidR="009045A3" w:rsidRPr="00FB4192" w:rsidRDefault="009045A3" w:rsidP="0087618D">
      <w:pPr>
        <w:pStyle w:val="Heading2"/>
      </w:pPr>
      <w:bookmarkStart w:id="1377" w:name="_Toc121477547"/>
      <w:r w:rsidRPr="00FB4192">
        <w:t>Information Provided by (or in Conjunction with) the Testing, Adjusting, and Balancing Contractor</w:t>
      </w:r>
      <w:bookmarkEnd w:id="1202"/>
      <w:bookmarkEnd w:id="1377"/>
    </w:p>
    <w:p w14:paraId="68E8F3F5" w14:textId="0D7F0716" w:rsidR="009045A3" w:rsidRPr="00BC7581" w:rsidRDefault="005A3F23" w:rsidP="0087618D">
      <w:pPr>
        <w:pStyle w:val="Heading3"/>
      </w:pPr>
      <w:bookmarkStart w:id="1378" w:name="_Ref38822930"/>
      <w:ins w:id="1379" w:author="Hwakong Cheng" w:date="2022-10-24T16:14:00Z">
        <w:r w:rsidRPr="005A3F23">
          <w:rPr>
            <w:rStyle w:val="Toggle"/>
            <w:rPrChange w:id="1380" w:author="Hwakong Cheng" w:date="2022-10-24T16:14:00Z">
              <w:rPr/>
            </w:rPrChange>
          </w:rPr>
          <w:t xml:space="preserve">[EQUALS AHU </w:t>
        </w:r>
        <w:proofErr w:type="gramStart"/>
        <w:r w:rsidRPr="005A3F23">
          <w:rPr>
            <w:rStyle w:val="Toggle"/>
            <w:rPrChange w:id="1381" w:author="Hwakong Cheng" w:date="2022-10-24T16:14:00Z">
              <w:rPr/>
            </w:rPrChange>
          </w:rPr>
          <w:t>MZVAV]</w:t>
        </w:r>
      </w:ins>
      <w:r w:rsidR="009045A3" w:rsidRPr="00BC7581">
        <w:t>Multiple</w:t>
      </w:r>
      <w:proofErr w:type="gramEnd"/>
      <w:r w:rsidR="009045A3">
        <w:rPr>
          <w:rFonts w:cs="Times New Roman PS MT"/>
          <w:szCs w:val="20"/>
        </w:rPr>
        <w:t>-</w:t>
      </w:r>
      <w:r w:rsidR="009045A3" w:rsidRPr="00BC7581">
        <w:t>Zone Air</w:t>
      </w:r>
      <w:r w:rsidR="009045A3">
        <w:rPr>
          <w:rFonts w:cs="Times New Roman PS MT"/>
          <w:szCs w:val="20"/>
        </w:rPr>
        <w:t>-</w:t>
      </w:r>
      <w:r w:rsidR="009045A3" w:rsidRPr="00BC7581">
        <w:t>Handler Information</w:t>
      </w:r>
      <w:bookmarkEnd w:id="1378"/>
      <w:r w:rsidR="009045A3" w:rsidRPr="00BC7581">
        <w:t xml:space="preserve"> </w:t>
      </w:r>
    </w:p>
    <w:p w14:paraId="4BE3E182" w14:textId="40B51551" w:rsidR="009045A3" w:rsidRPr="00BC7581" w:rsidRDefault="009045A3" w:rsidP="0087618D">
      <w:pPr>
        <w:pStyle w:val="Heading4"/>
      </w:pPr>
      <w:bookmarkStart w:id="1382" w:name="_Ref443056998"/>
      <w:bookmarkStart w:id="1383" w:name="_Ref38387711"/>
      <w:r w:rsidRPr="00BC7581">
        <w:t xml:space="preserve">Duct </w:t>
      </w:r>
      <w:bookmarkEnd w:id="1382"/>
      <w:r>
        <w:t>Design Maximum Static Pressure</w:t>
      </w:r>
      <w:r w:rsidR="00BE4028">
        <w:t xml:space="preserve"> </w:t>
      </w:r>
      <w:proofErr w:type="spellStart"/>
      <w:r w:rsidRPr="00BC7581">
        <w:t>Max_DSP</w:t>
      </w:r>
      <w:bookmarkEnd w:id="1383"/>
      <w:proofErr w:type="spellEnd"/>
    </w:p>
    <w:p w14:paraId="004F1A76" w14:textId="77777777" w:rsidR="009045A3" w:rsidRPr="00BC7581" w:rsidRDefault="009045A3" w:rsidP="0087618D">
      <w:pPr>
        <w:pStyle w:val="Heading4"/>
      </w:pPr>
      <w:bookmarkStart w:id="1384" w:name="_Ref445051815"/>
      <w:r w:rsidRPr="00BC7581">
        <w:t>Minimum Fan Speed</w:t>
      </w:r>
      <w:bookmarkEnd w:id="1384"/>
    </w:p>
    <w:p w14:paraId="75B6D95C" w14:textId="5399860B" w:rsidR="009045A3" w:rsidRPr="00BC7581" w:rsidRDefault="009045A3" w:rsidP="007C1423">
      <w:pPr>
        <w:pStyle w:val="Heading5"/>
      </w:pPr>
      <w:r w:rsidRPr="00BC7581">
        <w:t xml:space="preserve">Minimum speed </w:t>
      </w:r>
      <w:r w:rsidR="00D21A33">
        <w:rPr>
          <w:rFonts w:cs="Times New Roman PS MT"/>
          <w:bCs/>
          <w:szCs w:val="20"/>
        </w:rPr>
        <w:t>setpoint</w:t>
      </w:r>
      <w:r>
        <w:rPr>
          <w:rFonts w:cs="Times New Roman PS MT"/>
          <w:bCs/>
          <w:szCs w:val="20"/>
        </w:rPr>
        <w:t>s</w:t>
      </w:r>
      <w:r w:rsidRPr="00BC7581">
        <w:t xml:space="preserve"> for all VFD-driven equipment shall be determined in accordance with the </w:t>
      </w:r>
      <w:r>
        <w:rPr>
          <w:rFonts w:cs="Times New Roman PS MT"/>
          <w:bCs/>
          <w:szCs w:val="20"/>
        </w:rPr>
        <w:t>testing, adjusting,</w:t>
      </w:r>
      <w:r w:rsidRPr="00BC7581">
        <w:t xml:space="preserve"> and </w:t>
      </w:r>
      <w:r>
        <w:rPr>
          <w:rFonts w:cs="Times New Roman PS MT"/>
          <w:bCs/>
          <w:szCs w:val="20"/>
        </w:rPr>
        <w:t>balancing (TAB)</w:t>
      </w:r>
      <w:r w:rsidRPr="00BC7581">
        <w:t xml:space="preserve"> specifications for the following</w:t>
      </w:r>
      <w:r>
        <w:rPr>
          <w:rFonts w:cs="Times New Roman PS MT"/>
          <w:bCs/>
          <w:szCs w:val="20"/>
        </w:rPr>
        <w:t>,</w:t>
      </w:r>
      <w:r w:rsidRPr="00BC7581">
        <w:t xml:space="preserve"> as applicable:</w:t>
      </w:r>
    </w:p>
    <w:p w14:paraId="02BD9CFB" w14:textId="1A1FA792" w:rsidR="009045A3" w:rsidRPr="00BC7581" w:rsidRDefault="009045A3" w:rsidP="007C1423">
      <w:pPr>
        <w:pStyle w:val="Heading6"/>
      </w:pPr>
      <w:r w:rsidRPr="00BC7581">
        <w:t xml:space="preserve">Supply </w:t>
      </w:r>
      <w:r>
        <w:rPr>
          <w:rFonts w:cs="Times New Roman PS MT"/>
          <w:bCs/>
          <w:szCs w:val="20"/>
        </w:rPr>
        <w:t>fan</w:t>
      </w:r>
    </w:p>
    <w:p w14:paraId="3F3C031B" w14:textId="5EC6BBEE" w:rsidR="009045A3" w:rsidRPr="00BC7581" w:rsidRDefault="00C9039D" w:rsidP="007C1423">
      <w:pPr>
        <w:pStyle w:val="Heading6"/>
      </w:pPr>
      <w:ins w:id="1385" w:author="Reece Kiriu" w:date="2022-10-26T14:11:00Z">
        <w:r w:rsidRPr="00C9039D">
          <w:rPr>
            <w:rStyle w:val="Toggle"/>
            <w:rPrChange w:id="1386" w:author="Reece Kiriu" w:date="2022-10-26T14:12:00Z">
              <w:rPr/>
            </w:rPrChange>
          </w:rPr>
          <w:t>[</w:t>
        </w:r>
      </w:ins>
      <w:ins w:id="1387" w:author="Reece Kiriu" w:date="2022-12-07T11:45:00Z">
        <w:r w:rsidR="00794611">
          <w:rPr>
            <w:rStyle w:val="Toggle"/>
          </w:rPr>
          <w:t>ANY</w:t>
        </w:r>
      </w:ins>
      <w:ins w:id="1388" w:author="Reece Kiriu" w:date="2022-10-26T14:11:00Z">
        <w:r w:rsidRPr="00C9039D">
          <w:rPr>
            <w:rStyle w:val="Toggle"/>
            <w:rPrChange w:id="1389" w:author="Reece Kiriu" w:date="2022-10-26T14:12:00Z">
              <w:rPr/>
            </w:rPrChange>
          </w:rPr>
          <w:t xml:space="preserve"> BSP RETURNTRACK </w:t>
        </w:r>
        <w:proofErr w:type="gramStart"/>
        <w:r w:rsidRPr="00C9039D">
          <w:rPr>
            <w:rStyle w:val="Toggle"/>
            <w:rPrChange w:id="1390" w:author="Reece Kiriu" w:date="2022-10-26T14:12:00Z">
              <w:rPr/>
            </w:rPrChange>
          </w:rPr>
          <w:t>RETURNDP]</w:t>
        </w:r>
      </w:ins>
      <w:r w:rsidR="009045A3" w:rsidRPr="00BC7581">
        <w:t>Return</w:t>
      </w:r>
      <w:proofErr w:type="gramEnd"/>
      <w:r w:rsidR="009045A3" w:rsidRPr="00BC7581">
        <w:t xml:space="preserve"> </w:t>
      </w:r>
      <w:r w:rsidR="009045A3">
        <w:rPr>
          <w:rFonts w:cs="Times New Roman PS MT"/>
          <w:bCs/>
          <w:szCs w:val="20"/>
        </w:rPr>
        <w:t>fan</w:t>
      </w:r>
    </w:p>
    <w:p w14:paraId="7C4FE5F1" w14:textId="21786F70" w:rsidR="009045A3" w:rsidRPr="00BC7581" w:rsidRDefault="00C9039D" w:rsidP="007C1423">
      <w:pPr>
        <w:pStyle w:val="Heading6"/>
      </w:pPr>
      <w:ins w:id="1391" w:author="Reece Kiriu" w:date="2022-10-26T14:12:00Z">
        <w:r w:rsidRPr="00C9039D">
          <w:rPr>
            <w:rStyle w:val="Toggle"/>
            <w:rPrChange w:id="1392" w:author="Reece Kiriu" w:date="2022-10-26T14:12:00Z">
              <w:rPr/>
            </w:rPrChange>
          </w:rPr>
          <w:t xml:space="preserve">[EQUALS BSP </w:t>
        </w:r>
        <w:proofErr w:type="gramStart"/>
        <w:r w:rsidRPr="00C9039D">
          <w:rPr>
            <w:rStyle w:val="Toggle"/>
            <w:rPrChange w:id="1393" w:author="Reece Kiriu" w:date="2022-10-26T14:12:00Z">
              <w:rPr/>
            </w:rPrChange>
          </w:rPr>
          <w:t>RELIEFDMPR]</w:t>
        </w:r>
      </w:ins>
      <w:r w:rsidR="009045A3" w:rsidRPr="00BC7581">
        <w:t>Relief</w:t>
      </w:r>
      <w:proofErr w:type="gramEnd"/>
      <w:r w:rsidR="009045A3" w:rsidRPr="00BC7581">
        <w:t xml:space="preserve"> </w:t>
      </w:r>
      <w:r w:rsidR="009045A3">
        <w:rPr>
          <w:rFonts w:cs="Times New Roman PS MT"/>
          <w:bCs/>
          <w:szCs w:val="20"/>
        </w:rPr>
        <w:t>fan</w:t>
      </w:r>
    </w:p>
    <w:p w14:paraId="20355C2B" w14:textId="77777777" w:rsidR="009045A3" w:rsidRPr="00BC7581" w:rsidRDefault="009045A3" w:rsidP="001A4685">
      <w:pPr>
        <w:pStyle w:val="Infobox"/>
        <w:pBdr>
          <w:bottom w:val="none" w:sz="0" w:space="0" w:color="auto"/>
        </w:pBdr>
      </w:pPr>
      <w:r w:rsidRPr="00BC7581">
        <w:t>There needs to be corresponding instructions in the TAB specifications. For example:</w:t>
      </w:r>
      <w:r>
        <w:rPr>
          <w:bCs/>
        </w:rPr>
        <w:t xml:space="preserve"> </w:t>
      </w:r>
    </w:p>
    <w:p w14:paraId="3A1D9CC9" w14:textId="3DF176E1" w:rsidR="009045A3" w:rsidRPr="00BC7581" w:rsidRDefault="00122D20" w:rsidP="003B5D4C">
      <w:pPr>
        <w:pStyle w:val="InfoboxList"/>
      </w:pPr>
      <w:r>
        <w:t>1.</w:t>
      </w:r>
      <w:r w:rsidR="001A4685">
        <w:tab/>
      </w:r>
      <w:r w:rsidR="009045A3" w:rsidRPr="00BC7581">
        <w:t>Start the fan or pump.</w:t>
      </w:r>
    </w:p>
    <w:p w14:paraId="1D14A995" w14:textId="7318C4A9" w:rsidR="009045A3" w:rsidRPr="00BC7581" w:rsidRDefault="00122D20" w:rsidP="003B5D4C">
      <w:pPr>
        <w:pStyle w:val="InfoboxList"/>
      </w:pPr>
      <w:r>
        <w:t>2.</w:t>
      </w:r>
      <w:r w:rsidR="001A4685">
        <w:tab/>
      </w:r>
      <w:r w:rsidR="009045A3" w:rsidRPr="00BC7581">
        <w:t>Manually set speed to 6 Hz (10</w:t>
      </w:r>
      <w:r w:rsidR="009045A3">
        <w:rPr>
          <w:bCs/>
        </w:rPr>
        <w:t>%),</w:t>
      </w:r>
      <w:r w:rsidR="009045A3" w:rsidRPr="00BC7581">
        <w:t xml:space="preserve"> unless otherwise indicated in control sequences. For equipment with gear boxes, use whatever minimum speed is recommended by </w:t>
      </w:r>
      <w:r w:rsidR="009045A3">
        <w:rPr>
          <w:bCs/>
        </w:rPr>
        <w:t xml:space="preserve">the </w:t>
      </w:r>
      <w:r w:rsidR="009045A3" w:rsidRPr="00BC7581">
        <w:t>tower manufacturer.</w:t>
      </w:r>
    </w:p>
    <w:p w14:paraId="3CBA7572" w14:textId="3073458B" w:rsidR="009045A3" w:rsidRPr="00BC7581" w:rsidRDefault="00122D20" w:rsidP="003B5D4C">
      <w:pPr>
        <w:pStyle w:val="InfoboxList"/>
      </w:pPr>
      <w:r>
        <w:t>3.</w:t>
      </w:r>
      <w:r w:rsidR="001A4685" w:rsidRPr="001A4685">
        <w:tab/>
      </w:r>
      <w:r w:rsidR="009045A3" w:rsidRPr="001A4685">
        <w:t xml:space="preserve">Observe </w:t>
      </w:r>
      <w:r w:rsidR="009045A3" w:rsidRPr="001A4685">
        <w:rPr>
          <w:bCs/>
        </w:rPr>
        <w:t xml:space="preserve">the </w:t>
      </w:r>
      <w:r w:rsidR="009045A3" w:rsidRPr="001A4685">
        <w:t xml:space="preserve">fan/pump in </w:t>
      </w:r>
      <w:r w:rsidR="009045A3" w:rsidRPr="001A4685">
        <w:rPr>
          <w:bCs/>
        </w:rPr>
        <w:t xml:space="preserve">the </w:t>
      </w:r>
      <w:r w:rsidR="009045A3" w:rsidRPr="001A4685">
        <w:t>field to ensure it is visibly rotating. If</w:t>
      </w:r>
      <w:r w:rsidR="009045A3" w:rsidRPr="001A4685">
        <w:rPr>
          <w:bCs/>
        </w:rPr>
        <w:t xml:space="preserve"> it is</w:t>
      </w:r>
      <w:r w:rsidR="009045A3" w:rsidRPr="001A4685">
        <w:t xml:space="preserve"> not, gradually increase speed until it is.</w:t>
      </w:r>
    </w:p>
    <w:p w14:paraId="583878B8" w14:textId="2A8B685C" w:rsidR="009045A3" w:rsidRPr="00BC7581" w:rsidRDefault="00122D20" w:rsidP="003B5D4C">
      <w:pPr>
        <w:pStyle w:val="InfoboxList"/>
      </w:pPr>
      <w:r>
        <w:t>4.</w:t>
      </w:r>
      <w:r w:rsidR="001A4685">
        <w:tab/>
      </w:r>
      <w:r w:rsidR="009045A3" w:rsidRPr="00BC7581">
        <w:t xml:space="preserve">The speed at this point shall be the minimum speed </w:t>
      </w:r>
      <w:r w:rsidR="00D21A33">
        <w:rPr>
          <w:bCs/>
        </w:rPr>
        <w:t>setpoint</w:t>
      </w:r>
      <w:r w:rsidR="009045A3" w:rsidRPr="00BC7581">
        <w:t xml:space="preserve"> for this piece of </w:t>
      </w:r>
      <w:commentRangeStart w:id="1394"/>
      <w:r w:rsidR="009045A3" w:rsidRPr="00BC7581">
        <w:t>equipment</w:t>
      </w:r>
      <w:commentRangeEnd w:id="1394"/>
      <w:r w:rsidR="00C029FA">
        <w:rPr>
          <w:rStyle w:val="CommentReference"/>
          <w:i w:val="0"/>
          <w:iCs w:val="0"/>
        </w:rPr>
        <w:commentReference w:id="1394"/>
      </w:r>
      <w:r w:rsidR="009045A3" w:rsidRPr="00BC7581">
        <w:t>.</w:t>
      </w:r>
    </w:p>
    <w:p w14:paraId="097C10AD" w14:textId="6414AA5F" w:rsidR="009045A3" w:rsidRPr="00BC7581" w:rsidRDefault="009045A3" w:rsidP="0087618D">
      <w:pPr>
        <w:pStyle w:val="Heading4"/>
      </w:pPr>
      <w:r w:rsidRPr="00BC7581">
        <w:t xml:space="preserve">Ventilation </w:t>
      </w:r>
      <w:r>
        <w:t xml:space="preserve">Plenum Pressures. </w:t>
      </w:r>
      <w:r w:rsidRPr="00B87A61">
        <w:rPr>
          <w:bCs/>
        </w:rPr>
        <w:t xml:space="preserve">(For minimum outdoor air control </w:t>
      </w:r>
      <w:r w:rsidRPr="00BC7581">
        <w:t xml:space="preserve">with separate outdoor air damper and differential pressure </w:t>
      </w:r>
      <w:r w:rsidRPr="00B87A61">
        <w:rPr>
          <w:bCs/>
        </w:rPr>
        <w:t xml:space="preserve">[DP] </w:t>
      </w:r>
      <w:r w:rsidRPr="00BC7581">
        <w:t>control</w:t>
      </w:r>
      <w:r w:rsidRPr="00B87A61">
        <w:rPr>
          <w:bCs/>
        </w:rPr>
        <w:t>,</w:t>
      </w:r>
      <w:r w:rsidRPr="00BC7581">
        <w:t xml:space="preserve"> see </w:t>
      </w:r>
      <w:r w:rsidRPr="00B87A61">
        <w:rPr>
          <w:bCs/>
        </w:rPr>
        <w:t xml:space="preserve">Section </w:t>
      </w:r>
      <w:r w:rsidR="00C01685" w:rsidRPr="00B87A61">
        <w:rPr>
          <w:bCs/>
        </w:rPr>
        <w:fldChar w:fldCharType="begin"/>
      </w:r>
      <w:r w:rsidR="00C01685" w:rsidRPr="00B87A61">
        <w:rPr>
          <w:bCs/>
        </w:rPr>
        <w:instrText xml:space="preserve"> REF _Ref38385784 \w \h </w:instrText>
      </w:r>
      <w:r w:rsidR="00C01685" w:rsidRPr="00B87A61">
        <w:rPr>
          <w:bCs/>
        </w:rPr>
      </w:r>
      <w:r w:rsidR="00C01685" w:rsidRPr="00B87A61">
        <w:rPr>
          <w:bCs/>
        </w:rPr>
        <w:fldChar w:fldCharType="separate"/>
      </w:r>
      <w:r w:rsidR="0037258A">
        <w:rPr>
          <w:bCs/>
        </w:rPr>
        <w:t>5.16.4</w:t>
      </w:r>
      <w:r w:rsidR="00C01685" w:rsidRPr="00B87A61">
        <w:rPr>
          <w:bCs/>
        </w:rPr>
        <w:fldChar w:fldCharType="end"/>
      </w:r>
      <w:r w:rsidRPr="00B87A61">
        <w:rPr>
          <w:bCs/>
        </w:rPr>
        <w:t>.)</w:t>
      </w:r>
      <w:r w:rsidRPr="00BC7581">
        <w:t xml:space="preserve"> </w:t>
      </w:r>
    </w:p>
    <w:p w14:paraId="77986A8D" w14:textId="7732BAAC" w:rsidR="009045A3" w:rsidRPr="00BC7581" w:rsidRDefault="00C14199" w:rsidP="007C1423">
      <w:pPr>
        <w:pStyle w:val="Heading5"/>
      </w:pPr>
      <w:bookmarkStart w:id="1395" w:name="_Ref38388149"/>
      <w:ins w:id="1396" w:author="Hwakong Cheng" w:date="2022-10-06T12:55:00Z">
        <w:r w:rsidRPr="00FF7391">
          <w:rPr>
            <w:rStyle w:val="Toggle"/>
            <w:rPrChange w:id="1397" w:author="Hwakong Cheng" w:date="2022-10-07T14:38:00Z">
              <w:rPr/>
            </w:rPrChange>
          </w:rPr>
          <w:t xml:space="preserve">[VENT </w:t>
        </w:r>
        <w:proofErr w:type="gramStart"/>
        <w:r w:rsidRPr="00FF7391">
          <w:rPr>
            <w:rStyle w:val="Toggle"/>
            <w:rPrChange w:id="1398" w:author="Hwakong Cheng" w:date="2022-10-07T14:38:00Z">
              <w:rPr/>
            </w:rPrChange>
          </w:rPr>
          <w:t>621]</w:t>
        </w:r>
      </w:ins>
      <w:r w:rsidR="009045A3" w:rsidRPr="00BC7581">
        <w:t>For</w:t>
      </w:r>
      <w:proofErr w:type="gramEnd"/>
      <w:r w:rsidR="009045A3" w:rsidRPr="00BC7581">
        <w:t xml:space="preserve"> projects complying with the Ventilation Rate Procedure of ASHRAE Standard 62.1:</w:t>
      </w:r>
      <w:bookmarkEnd w:id="1395"/>
    </w:p>
    <w:p w14:paraId="2D3C9BC9" w14:textId="0599F53E" w:rsidR="009045A3" w:rsidRPr="00BC7581" w:rsidRDefault="009045A3" w:rsidP="007C1423">
      <w:pPr>
        <w:pStyle w:val="Heading6"/>
      </w:pPr>
      <w:proofErr w:type="spellStart"/>
      <w:r w:rsidRPr="00BC7581">
        <w:t>DesMinDP</w:t>
      </w:r>
      <w:proofErr w:type="spellEnd"/>
      <w:r w:rsidRPr="00BC7581">
        <w:t xml:space="preserve">, the design minimum outdoor air damper </w:t>
      </w:r>
      <w:r>
        <w:rPr>
          <w:rFonts w:cs="Times New Roman PS MT"/>
          <w:bCs/>
          <w:szCs w:val="20"/>
        </w:rPr>
        <w:t>DP</w:t>
      </w:r>
      <w:r w:rsidRPr="00BC7581">
        <w:t xml:space="preserve"> that provides the design minimum outdoor airflow </w:t>
      </w:r>
      <w:proofErr w:type="spellStart"/>
      <w:r w:rsidRPr="00BC7581">
        <w:t>DesVot</w:t>
      </w:r>
      <w:proofErr w:type="spellEnd"/>
    </w:p>
    <w:p w14:paraId="09312B8A" w14:textId="324D7C15" w:rsidR="009045A3" w:rsidRPr="00BC7581" w:rsidRDefault="00C14199" w:rsidP="007C1423">
      <w:pPr>
        <w:pStyle w:val="Heading5"/>
      </w:pPr>
      <w:bookmarkStart w:id="1399" w:name="_Ref38388173"/>
      <w:ins w:id="1400" w:author="Hwakong Cheng" w:date="2022-10-06T12:55:00Z">
        <w:r w:rsidRPr="00FF7391">
          <w:rPr>
            <w:rStyle w:val="Toggle"/>
            <w:rPrChange w:id="1401" w:author="Hwakong Cheng" w:date="2022-10-07T14:38:00Z">
              <w:rPr/>
            </w:rPrChange>
          </w:rPr>
          <w:t>[VENT T</w:t>
        </w:r>
        <w:proofErr w:type="gramStart"/>
        <w:r w:rsidRPr="00FF7391">
          <w:rPr>
            <w:rStyle w:val="Toggle"/>
            <w:rPrChange w:id="1402" w:author="Hwakong Cheng" w:date="2022-10-07T14:38:00Z">
              <w:rPr/>
            </w:rPrChange>
          </w:rPr>
          <w:t>24]</w:t>
        </w:r>
      </w:ins>
      <w:r w:rsidR="009045A3" w:rsidRPr="00BC7581">
        <w:t>For</w:t>
      </w:r>
      <w:proofErr w:type="gramEnd"/>
      <w:r w:rsidR="009045A3" w:rsidRPr="00BC7581">
        <w:t xml:space="preserve"> projects complying with California Title 24 Ventilation Standards:</w:t>
      </w:r>
      <w:bookmarkEnd w:id="1399"/>
    </w:p>
    <w:p w14:paraId="3E60057B" w14:textId="100CA13D" w:rsidR="009045A3" w:rsidRPr="00BC7581" w:rsidRDefault="00794611" w:rsidP="007C1423">
      <w:pPr>
        <w:pStyle w:val="Heading6"/>
      </w:pPr>
      <w:ins w:id="1403" w:author="Reece Kiriu" w:date="2022-12-07T11:45:00Z">
        <w:r>
          <w:rPr>
            <w:rStyle w:val="Toggle"/>
          </w:rPr>
          <w:t xml:space="preserve">[OR </w:t>
        </w:r>
      </w:ins>
      <w:ins w:id="1404" w:author="Reece Kiriu" w:date="2022-10-31T17:21:00Z">
        <w:r w:rsidR="001C2C66" w:rsidRPr="007C5C8E">
          <w:rPr>
            <w:rStyle w:val="Toggle"/>
          </w:rPr>
          <w:t>[YES CO2</w:t>
        </w:r>
      </w:ins>
      <w:ins w:id="1405" w:author="Reece Kiriu" w:date="2022-12-07T11:45:00Z">
        <w:r>
          <w:rPr>
            <w:rStyle w:val="Toggle"/>
          </w:rPr>
          <w:t>] [</w:t>
        </w:r>
      </w:ins>
      <w:ins w:id="1406" w:author="Reece Kiriu" w:date="2022-10-31T17:21:00Z">
        <w:r w:rsidR="001C2C66" w:rsidRPr="007C5C8E">
          <w:rPr>
            <w:rStyle w:val="Toggle"/>
          </w:rPr>
          <w:t>YES OCC</w:t>
        </w:r>
      </w:ins>
      <w:proofErr w:type="gramStart"/>
      <w:ins w:id="1407" w:author="Reece Kiriu" w:date="2022-12-07T11:45:00Z">
        <w:r>
          <w:rPr>
            <w:rStyle w:val="Toggle"/>
          </w:rPr>
          <w:t>]</w:t>
        </w:r>
      </w:ins>
      <w:ins w:id="1408" w:author="Reece Kiriu" w:date="2022-10-31T17:21:00Z">
        <w:r w:rsidR="001C2C66">
          <w:t>]</w:t>
        </w:r>
      </w:ins>
      <w:proofErr w:type="spellStart"/>
      <w:r w:rsidR="009045A3" w:rsidRPr="00BC7581">
        <w:t>AbsMinDP</w:t>
      </w:r>
      <w:proofErr w:type="spellEnd"/>
      <w:proofErr w:type="gramEnd"/>
      <w:r w:rsidR="009045A3" w:rsidRPr="00BC7581">
        <w:t xml:space="preserve">, the absolute minimum outdoor air damper </w:t>
      </w:r>
      <w:r w:rsidR="009045A3">
        <w:rPr>
          <w:rFonts w:cs="Times New Roman PS MT"/>
          <w:bCs/>
          <w:szCs w:val="20"/>
        </w:rPr>
        <w:t>DP</w:t>
      </w:r>
      <w:r w:rsidR="009045A3" w:rsidRPr="00BC7581">
        <w:t xml:space="preserve"> that provides an outdoor airflow equal to the absolute minimum outdoor airflow </w:t>
      </w:r>
      <w:proofErr w:type="spellStart"/>
      <w:r w:rsidR="009045A3" w:rsidRPr="00BC7581">
        <w:t>AbsMinOA</w:t>
      </w:r>
      <w:proofErr w:type="spellEnd"/>
    </w:p>
    <w:p w14:paraId="04BF09F1" w14:textId="74836048" w:rsidR="009045A3" w:rsidRPr="00BC7581" w:rsidRDefault="009045A3" w:rsidP="007C1423">
      <w:pPr>
        <w:pStyle w:val="Heading6"/>
      </w:pPr>
      <w:proofErr w:type="spellStart"/>
      <w:r w:rsidRPr="00BC7581">
        <w:t>DesMinDP</w:t>
      </w:r>
      <w:proofErr w:type="spellEnd"/>
      <w:r w:rsidRPr="00BC7581">
        <w:t xml:space="preserve">, the design minimum outdoor air damper </w:t>
      </w:r>
      <w:r>
        <w:rPr>
          <w:rFonts w:cs="Times New Roman PS MT"/>
          <w:bCs/>
          <w:szCs w:val="20"/>
        </w:rPr>
        <w:t>DP</w:t>
      </w:r>
      <w:r w:rsidRPr="00BC7581">
        <w:t xml:space="preserve"> that provides the design minimum outdoor airflow </w:t>
      </w:r>
      <w:proofErr w:type="spellStart"/>
      <w:r w:rsidRPr="00BC7581">
        <w:t>DesMinOA</w:t>
      </w:r>
      <w:proofErr w:type="spellEnd"/>
      <w:r w:rsidRPr="00BC7581">
        <w:t>.</w:t>
      </w:r>
    </w:p>
    <w:p w14:paraId="2FED1641" w14:textId="6C049AC0" w:rsidR="009045A3" w:rsidRPr="00BE4028" w:rsidRDefault="00504544" w:rsidP="005B380C">
      <w:pPr>
        <w:pStyle w:val="Infobox"/>
        <w:pBdr>
          <w:bottom w:val="none" w:sz="0" w:space="0" w:color="auto"/>
        </w:pBdr>
      </w:pPr>
      <w:ins w:id="1409" w:author="Hwakong Cheng" w:date="2022-10-06T12:57:00Z">
        <w:r w:rsidRPr="00FF7391">
          <w:rPr>
            <w:rStyle w:val="Toggle"/>
            <w:rPrChange w:id="1410" w:author="Hwakong Cheng" w:date="2022-10-07T14:38:00Z">
              <w:rPr/>
            </w:rPrChange>
          </w:rPr>
          <w:t xml:space="preserve">[VENT </w:t>
        </w:r>
        <w:proofErr w:type="gramStart"/>
        <w:r w:rsidRPr="00FF7391">
          <w:rPr>
            <w:rStyle w:val="Toggle"/>
            <w:rPrChange w:id="1411" w:author="Hwakong Cheng" w:date="2022-10-07T14:38:00Z">
              <w:rPr/>
            </w:rPrChange>
          </w:rPr>
          <w:t>621]</w:t>
        </w:r>
      </w:ins>
      <w:r w:rsidR="009045A3" w:rsidRPr="00BE4028">
        <w:t>Instructions</w:t>
      </w:r>
      <w:proofErr w:type="gramEnd"/>
      <w:r w:rsidR="009045A3" w:rsidRPr="00BE4028">
        <w:t xml:space="preserve"> for establishing </w:t>
      </w:r>
      <w:proofErr w:type="spellStart"/>
      <w:r w:rsidR="009045A3" w:rsidRPr="00BE4028">
        <w:t>MinDP</w:t>
      </w:r>
      <w:proofErr w:type="spellEnd"/>
      <w:r w:rsidR="009045A3" w:rsidRPr="00BE4028">
        <w:t xml:space="preserve"> are given in the TAB specification. For example:</w:t>
      </w:r>
    </w:p>
    <w:p w14:paraId="357B7BD4" w14:textId="06CD3803" w:rsidR="009045A3" w:rsidRPr="005B380C" w:rsidRDefault="005B380C" w:rsidP="003B5D4C">
      <w:pPr>
        <w:pStyle w:val="InfoboxList"/>
      </w:pPr>
      <w:r>
        <w:t>1</w:t>
      </w:r>
      <w:r w:rsidR="00017ACB" w:rsidRPr="005B380C">
        <w:t>.</w:t>
      </w:r>
      <w:r w:rsidRPr="005B380C">
        <w:tab/>
      </w:r>
      <w:r w:rsidR="009045A3" w:rsidRPr="005B380C">
        <w:t>Open the minimum outdoor air damper and return air damper fully; close the economizer outdoor air damper.</w:t>
      </w:r>
    </w:p>
    <w:p w14:paraId="5D4A410A" w14:textId="06D21226" w:rsidR="009045A3" w:rsidRPr="005B380C" w:rsidRDefault="005B380C" w:rsidP="003B5D4C">
      <w:pPr>
        <w:pStyle w:val="InfoboxList"/>
      </w:pPr>
      <w:r>
        <w:t>2</w:t>
      </w:r>
      <w:r w:rsidR="00017ACB" w:rsidRPr="005B380C">
        <w:t>.</w:t>
      </w:r>
      <w:r>
        <w:tab/>
      </w:r>
      <w:r w:rsidR="009045A3" w:rsidRPr="005B380C">
        <w:t>Measure outdoor airflow.</w:t>
      </w:r>
    </w:p>
    <w:p w14:paraId="04AE1259" w14:textId="3AF61A9F" w:rsidR="009045A3" w:rsidRPr="005B380C" w:rsidRDefault="005B380C" w:rsidP="003B5D4C">
      <w:pPr>
        <w:pStyle w:val="InfoboxList"/>
      </w:pPr>
      <w:r>
        <w:t>3</w:t>
      </w:r>
      <w:r w:rsidR="00017ACB" w:rsidRPr="005B380C">
        <w:t>.</w:t>
      </w:r>
      <w:r>
        <w:tab/>
      </w:r>
      <w:r w:rsidR="009045A3" w:rsidRPr="005B380C">
        <w:t>If outdoor airflow rate is above design minimum (</w:t>
      </w:r>
      <w:proofErr w:type="spellStart"/>
      <w:r w:rsidR="009045A3" w:rsidRPr="005B380C">
        <w:t>DesVot</w:t>
      </w:r>
      <w:proofErr w:type="spellEnd"/>
      <w:r w:rsidR="009045A3" w:rsidRPr="005B380C">
        <w:t xml:space="preserve"> for ASHRAE Standard 62.1</w:t>
      </w:r>
      <w:del w:id="1412" w:author="Hwakong Cheng" w:date="2022-10-06T12:57:00Z">
        <w:r w:rsidR="009045A3" w:rsidRPr="005B380C" w:rsidDel="00504544">
          <w:delText xml:space="preserve"> or DesMinOA for California Title 24</w:delText>
        </w:r>
      </w:del>
      <w:r w:rsidR="009045A3" w:rsidRPr="005B380C">
        <w:t>), adjust damper linkage on minimum outdoor air damper so that intake is at design minimum with damper fully stroked.</w:t>
      </w:r>
    </w:p>
    <w:p w14:paraId="2502A186" w14:textId="036AB0F3" w:rsidR="009045A3" w:rsidRPr="005B380C" w:rsidRDefault="005B380C" w:rsidP="003B5D4C">
      <w:pPr>
        <w:pStyle w:val="InfoboxList"/>
      </w:pPr>
      <w:r>
        <w:t>4</w:t>
      </w:r>
      <w:r w:rsidR="00017ACB" w:rsidRPr="005B380C">
        <w:t>.</w:t>
      </w:r>
      <w:r>
        <w:tab/>
      </w:r>
      <w:r w:rsidR="009045A3" w:rsidRPr="005B380C">
        <w:t>If outdoor airflow rate is below design minimum, temporarily adjust return air damper position via the BAS until design outdoor airflow is achieved. This position shall be used for testing only and shall not limit the return air damper position during normal operation.</w:t>
      </w:r>
    </w:p>
    <w:p w14:paraId="70FB4634" w14:textId="12F72CC6" w:rsidR="009045A3" w:rsidRPr="005B380C" w:rsidDel="00504544" w:rsidRDefault="005B380C" w:rsidP="003B5D4C">
      <w:pPr>
        <w:pStyle w:val="InfoboxList"/>
        <w:rPr>
          <w:del w:id="1413" w:author="Hwakong Cheng" w:date="2022-10-06T12:57:00Z"/>
        </w:rPr>
      </w:pPr>
      <w:r>
        <w:t>5</w:t>
      </w:r>
      <w:r w:rsidR="00017ACB" w:rsidRPr="005B380C">
        <w:t>.</w:t>
      </w:r>
      <w:r>
        <w:tab/>
      </w:r>
      <w:r w:rsidR="009045A3" w:rsidRPr="005B380C">
        <w:t xml:space="preserve">Note DP across the outdoor air damper. This value becomes the design minimum outdoor air DP </w:t>
      </w:r>
      <w:r w:rsidR="00D21A33" w:rsidRPr="005B380C">
        <w:t>setpoint</w:t>
      </w:r>
      <w:r w:rsidR="009045A3" w:rsidRPr="005B380C">
        <w:t xml:space="preserve"> </w:t>
      </w:r>
      <w:proofErr w:type="spellStart"/>
      <w:r w:rsidR="009045A3" w:rsidRPr="005B380C">
        <w:t>DesMinDP</w:t>
      </w:r>
      <w:proofErr w:type="spellEnd"/>
      <w:r w:rsidR="009045A3" w:rsidRPr="005B380C">
        <w:t xml:space="preserve"> in the BAS. Convey this </w:t>
      </w:r>
      <w:r w:rsidR="00D21A33" w:rsidRPr="005B380C">
        <w:t>setpoint</w:t>
      </w:r>
      <w:r w:rsidR="009045A3" w:rsidRPr="005B380C">
        <w:t xml:space="preserve"> to BAS installer and note on air balance report.</w:t>
      </w:r>
    </w:p>
    <w:p w14:paraId="72C11F64" w14:textId="515E6613" w:rsidR="009045A3" w:rsidRPr="005B380C" w:rsidDel="00504544" w:rsidRDefault="005B380C" w:rsidP="00504544">
      <w:pPr>
        <w:pStyle w:val="InfoboxList"/>
        <w:rPr>
          <w:del w:id="1414" w:author="Hwakong Cheng" w:date="2022-10-06T12:57:00Z"/>
        </w:rPr>
      </w:pPr>
      <w:del w:id="1415" w:author="Hwakong Cheng" w:date="2022-10-06T12:57:00Z">
        <w:r w:rsidDel="00504544">
          <w:delText>6</w:delText>
        </w:r>
        <w:r w:rsidR="00017ACB" w:rsidRPr="005B380C" w:rsidDel="00504544">
          <w:delText>.</w:delText>
        </w:r>
      </w:del>
      <w:r>
        <w:tab/>
      </w:r>
      <w:del w:id="1416" w:author="Hwakong Cheng" w:date="2022-10-06T12:57:00Z">
        <w:r w:rsidR="009045A3" w:rsidRPr="005B380C" w:rsidDel="00504544">
          <w:delText xml:space="preserve">With the system at the minimum outdoor air position, reduce supply air fan speed until the outdoor airflow is equal to the absolute minimum outdoor airflow </w:delText>
        </w:r>
        <w:r w:rsidR="00D21A33" w:rsidRPr="005B380C" w:rsidDel="00504544">
          <w:delText>setpoint</w:delText>
        </w:r>
        <w:r w:rsidR="009045A3" w:rsidRPr="005B380C" w:rsidDel="00504544">
          <w:delText xml:space="preserve"> (AbsMinOA for California Title 24) on AHU schedule.</w:delText>
        </w:r>
      </w:del>
    </w:p>
    <w:p w14:paraId="75DE2BBF" w14:textId="3A2B2E78" w:rsidR="009045A3" w:rsidRPr="005B380C" w:rsidRDefault="005B380C">
      <w:pPr>
        <w:pStyle w:val="InfoboxList"/>
        <w:pPrChange w:id="1417" w:author="Hwakong Cheng" w:date="2022-10-06T12:57:00Z">
          <w:pPr>
            <w:pStyle w:val="InfoboxList"/>
            <w:pBdr>
              <w:bottom w:val="single" w:sz="8" w:space="1" w:color="auto"/>
            </w:pBdr>
          </w:pPr>
        </w:pPrChange>
      </w:pPr>
      <w:del w:id="1418" w:author="Hwakong Cheng" w:date="2022-10-06T12:57:00Z">
        <w:r w:rsidDel="00504544">
          <w:delText>7</w:delText>
        </w:r>
        <w:r w:rsidR="00017ACB" w:rsidRPr="005B380C" w:rsidDel="00504544">
          <w:delText>.</w:delText>
        </w:r>
        <w:r w:rsidDel="00504544">
          <w:tab/>
        </w:r>
        <w:r w:rsidR="009045A3" w:rsidRPr="005B380C" w:rsidDel="00504544">
          <w:delText xml:space="preserve">Note DP across the outdoor air damper. This value becomes the absolute minimum outdoor air DP </w:delText>
        </w:r>
        <w:r w:rsidR="00D21A33" w:rsidRPr="005B380C" w:rsidDel="00504544">
          <w:delText>setpoint</w:delText>
        </w:r>
        <w:r w:rsidR="009045A3" w:rsidRPr="005B380C" w:rsidDel="00504544">
          <w:delText xml:space="preserve"> (AbsMinDP for California Title 24) in the BAS. Convey this </w:delText>
        </w:r>
        <w:r w:rsidR="00D21A33" w:rsidRPr="005B380C" w:rsidDel="00504544">
          <w:delText>setpoint</w:delText>
        </w:r>
        <w:r w:rsidR="009045A3" w:rsidRPr="005B380C" w:rsidDel="00504544">
          <w:delText xml:space="preserve"> to BAS installer and note on air balance report.</w:delText>
        </w:r>
      </w:del>
    </w:p>
    <w:p w14:paraId="2BE0785B" w14:textId="646D5E45" w:rsidR="00504544" w:rsidRPr="00BE4028" w:rsidRDefault="00504544" w:rsidP="00504544">
      <w:pPr>
        <w:pStyle w:val="Infobox"/>
        <w:pBdr>
          <w:bottom w:val="none" w:sz="0" w:space="0" w:color="auto"/>
        </w:pBdr>
        <w:rPr>
          <w:ins w:id="1419" w:author="Hwakong Cheng" w:date="2022-10-06T12:56:00Z"/>
        </w:rPr>
      </w:pPr>
      <w:bookmarkStart w:id="1420" w:name="_Ref475082242"/>
      <w:bookmarkStart w:id="1421" w:name="_Ref38388315"/>
      <w:ins w:id="1422" w:author="Hwakong Cheng" w:date="2022-10-06T12:57:00Z">
        <w:r w:rsidRPr="00FF7391">
          <w:rPr>
            <w:rStyle w:val="Toggle"/>
            <w:rPrChange w:id="1423" w:author="Hwakong Cheng" w:date="2022-10-07T14:38:00Z">
              <w:rPr/>
            </w:rPrChange>
          </w:rPr>
          <w:t>[VENT T</w:t>
        </w:r>
        <w:proofErr w:type="gramStart"/>
        <w:r w:rsidRPr="00FF7391">
          <w:rPr>
            <w:rStyle w:val="Toggle"/>
            <w:rPrChange w:id="1424" w:author="Hwakong Cheng" w:date="2022-10-07T14:38:00Z">
              <w:rPr/>
            </w:rPrChange>
          </w:rPr>
          <w:t>24]</w:t>
        </w:r>
      </w:ins>
      <w:ins w:id="1425" w:author="Hwakong Cheng" w:date="2022-10-06T12:56:00Z">
        <w:r w:rsidRPr="00BE4028">
          <w:t>Instructions</w:t>
        </w:r>
        <w:proofErr w:type="gramEnd"/>
        <w:r w:rsidRPr="00BE4028">
          <w:t xml:space="preserve"> for establishing </w:t>
        </w:r>
        <w:proofErr w:type="spellStart"/>
        <w:r w:rsidRPr="00BE4028">
          <w:t>MinDP</w:t>
        </w:r>
        <w:proofErr w:type="spellEnd"/>
        <w:r w:rsidRPr="00BE4028">
          <w:t xml:space="preserve"> are given in the TAB specification. For example:</w:t>
        </w:r>
      </w:ins>
    </w:p>
    <w:p w14:paraId="5D76023D" w14:textId="77777777" w:rsidR="00504544" w:rsidRPr="005B380C" w:rsidRDefault="00504544" w:rsidP="00504544">
      <w:pPr>
        <w:pStyle w:val="InfoboxList"/>
        <w:rPr>
          <w:ins w:id="1426" w:author="Hwakong Cheng" w:date="2022-10-06T12:56:00Z"/>
        </w:rPr>
      </w:pPr>
      <w:ins w:id="1427" w:author="Hwakong Cheng" w:date="2022-10-06T12:56:00Z">
        <w:r>
          <w:t>1</w:t>
        </w:r>
        <w:r w:rsidRPr="005B380C">
          <w:t>.</w:t>
        </w:r>
        <w:r w:rsidRPr="005B380C">
          <w:tab/>
          <w:t>Open the minimum outdoor air damper and return air damper fully; close the economizer outdoor air damper.</w:t>
        </w:r>
      </w:ins>
    </w:p>
    <w:p w14:paraId="1340CD6F" w14:textId="77777777" w:rsidR="00504544" w:rsidRPr="005B380C" w:rsidRDefault="00504544" w:rsidP="00504544">
      <w:pPr>
        <w:pStyle w:val="InfoboxList"/>
        <w:rPr>
          <w:ins w:id="1428" w:author="Hwakong Cheng" w:date="2022-10-06T12:56:00Z"/>
        </w:rPr>
      </w:pPr>
      <w:ins w:id="1429" w:author="Hwakong Cheng" w:date="2022-10-06T12:56:00Z">
        <w:r>
          <w:t>2</w:t>
        </w:r>
        <w:r w:rsidRPr="005B380C">
          <w:t>.</w:t>
        </w:r>
        <w:r>
          <w:tab/>
        </w:r>
        <w:r w:rsidRPr="005B380C">
          <w:t>Measure outdoor airflow.</w:t>
        </w:r>
      </w:ins>
    </w:p>
    <w:p w14:paraId="3815C4AF" w14:textId="5797C9C6" w:rsidR="00504544" w:rsidRPr="005B380C" w:rsidRDefault="00504544" w:rsidP="00504544">
      <w:pPr>
        <w:pStyle w:val="InfoboxList"/>
        <w:rPr>
          <w:ins w:id="1430" w:author="Hwakong Cheng" w:date="2022-10-06T12:56:00Z"/>
        </w:rPr>
      </w:pPr>
      <w:ins w:id="1431" w:author="Hwakong Cheng" w:date="2022-10-06T12:56:00Z">
        <w:r>
          <w:lastRenderedPageBreak/>
          <w:t>3</w:t>
        </w:r>
        <w:r w:rsidRPr="005B380C">
          <w:t>.</w:t>
        </w:r>
        <w:r>
          <w:tab/>
        </w:r>
        <w:r w:rsidRPr="005B380C">
          <w:t>If outdoor airflow rate is above design minimum (</w:t>
        </w:r>
        <w:proofErr w:type="spellStart"/>
        <w:r w:rsidRPr="005B380C">
          <w:t>DesMinOA</w:t>
        </w:r>
        <w:proofErr w:type="spellEnd"/>
        <w:r w:rsidRPr="005B380C">
          <w:t xml:space="preserve"> for California Title 24), adjust damper linkage on minimum outdoor air damper so that intake is at design minimum with damper fully stroked.</w:t>
        </w:r>
      </w:ins>
    </w:p>
    <w:p w14:paraId="3627519B" w14:textId="77777777" w:rsidR="00504544" w:rsidRPr="005B380C" w:rsidRDefault="00504544" w:rsidP="00504544">
      <w:pPr>
        <w:pStyle w:val="InfoboxList"/>
        <w:rPr>
          <w:ins w:id="1432" w:author="Hwakong Cheng" w:date="2022-10-06T12:56:00Z"/>
        </w:rPr>
      </w:pPr>
      <w:ins w:id="1433" w:author="Hwakong Cheng" w:date="2022-10-06T12:56:00Z">
        <w:r>
          <w:t>4</w:t>
        </w:r>
        <w:r w:rsidRPr="005B380C">
          <w:t>.</w:t>
        </w:r>
        <w:r>
          <w:tab/>
        </w:r>
        <w:r w:rsidRPr="005B380C">
          <w:t>If outdoor airflow rate is below design minimum, temporarily adjust return air damper position via the BAS until design outdoor airflow is achieved. This position shall be used for testing only and shall not limit the return air damper position during normal operation.</w:t>
        </w:r>
      </w:ins>
    </w:p>
    <w:p w14:paraId="1D726D98" w14:textId="77777777" w:rsidR="00504544" w:rsidRPr="005B380C" w:rsidRDefault="00504544" w:rsidP="00504544">
      <w:pPr>
        <w:pStyle w:val="InfoboxList"/>
        <w:rPr>
          <w:ins w:id="1434" w:author="Hwakong Cheng" w:date="2022-10-06T12:56:00Z"/>
        </w:rPr>
      </w:pPr>
      <w:ins w:id="1435" w:author="Hwakong Cheng" w:date="2022-10-06T12:56:00Z">
        <w:r>
          <w:t>5</w:t>
        </w:r>
        <w:r w:rsidRPr="005B380C">
          <w:t>.</w:t>
        </w:r>
        <w:r>
          <w:tab/>
        </w:r>
        <w:r w:rsidRPr="005B380C">
          <w:t xml:space="preserve">Note DP across the outdoor air damper. This value becomes the design minimum outdoor air DP setpoint </w:t>
        </w:r>
        <w:proofErr w:type="spellStart"/>
        <w:r w:rsidRPr="005B380C">
          <w:t>DesMinDP</w:t>
        </w:r>
        <w:proofErr w:type="spellEnd"/>
        <w:r w:rsidRPr="005B380C">
          <w:t xml:space="preserve"> in the BAS. Convey this setpoint to BAS installer and note on air balance report.</w:t>
        </w:r>
      </w:ins>
    </w:p>
    <w:p w14:paraId="49E3223B" w14:textId="77777777" w:rsidR="00504544" w:rsidRPr="005B380C" w:rsidRDefault="00504544" w:rsidP="00504544">
      <w:pPr>
        <w:pStyle w:val="InfoboxList"/>
        <w:rPr>
          <w:ins w:id="1436" w:author="Hwakong Cheng" w:date="2022-10-06T12:56:00Z"/>
        </w:rPr>
      </w:pPr>
      <w:ins w:id="1437" w:author="Hwakong Cheng" w:date="2022-10-06T12:56:00Z">
        <w:r>
          <w:t>6</w:t>
        </w:r>
        <w:r w:rsidRPr="005B380C">
          <w:t>.</w:t>
        </w:r>
        <w:r>
          <w:tab/>
        </w:r>
        <w:r w:rsidRPr="005B380C">
          <w:t>With the system at the minimum outdoor air position, reduce supply air fan speed until the outdoor airflow is equal to the absolute minimum outdoor airflow setpoint (</w:t>
        </w:r>
        <w:proofErr w:type="spellStart"/>
        <w:r w:rsidRPr="005B380C">
          <w:t>AbsMinOA</w:t>
        </w:r>
        <w:proofErr w:type="spellEnd"/>
        <w:r w:rsidRPr="005B380C">
          <w:t xml:space="preserve"> for California Title 24) on AHU schedule.</w:t>
        </w:r>
      </w:ins>
    </w:p>
    <w:p w14:paraId="29A50C40" w14:textId="77777777" w:rsidR="00504544" w:rsidRPr="005B380C" w:rsidRDefault="00504544" w:rsidP="00504544">
      <w:pPr>
        <w:pStyle w:val="InfoboxList"/>
        <w:pBdr>
          <w:bottom w:val="single" w:sz="8" w:space="1" w:color="auto"/>
        </w:pBdr>
        <w:rPr>
          <w:ins w:id="1438" w:author="Hwakong Cheng" w:date="2022-10-06T12:56:00Z"/>
        </w:rPr>
      </w:pPr>
      <w:ins w:id="1439" w:author="Hwakong Cheng" w:date="2022-10-06T12:56:00Z">
        <w:r>
          <w:t>7</w:t>
        </w:r>
        <w:r w:rsidRPr="005B380C">
          <w:t>.</w:t>
        </w:r>
        <w:r>
          <w:tab/>
        </w:r>
        <w:r w:rsidRPr="005B380C">
          <w:t>Note DP across the outdoor air damper. This value becomes the absolute minimum outdoor air DP setpoint (</w:t>
        </w:r>
        <w:proofErr w:type="spellStart"/>
        <w:r w:rsidRPr="005B380C">
          <w:t>AbsMinDP</w:t>
        </w:r>
        <w:proofErr w:type="spellEnd"/>
        <w:r w:rsidRPr="005B380C">
          <w:t xml:space="preserve"> for California Title 24) in the BAS. Convey this setpoint to BAS installer and note on air balance report.</w:t>
        </w:r>
      </w:ins>
    </w:p>
    <w:p w14:paraId="6741384B" w14:textId="452877AF" w:rsidR="009045A3" w:rsidRPr="00BC7581" w:rsidRDefault="005A3F23" w:rsidP="0087618D">
      <w:pPr>
        <w:pStyle w:val="Heading4"/>
      </w:pPr>
      <w:ins w:id="1440" w:author="Hwakong Cheng" w:date="2022-10-24T16:14:00Z">
        <w:r w:rsidRPr="000175E7">
          <w:rPr>
            <w:rStyle w:val="Toggle"/>
          </w:rPr>
          <w:t>[</w:t>
        </w:r>
      </w:ins>
      <w:ins w:id="1441" w:author="Hwakong Cheng" w:date="2022-10-24T16:15:00Z">
        <w:r>
          <w:rPr>
            <w:rStyle w:val="Toggle"/>
          </w:rPr>
          <w:t>EQUALS</w:t>
        </w:r>
      </w:ins>
      <w:ins w:id="1442" w:author="Hwakong Cheng" w:date="2022-10-24T16:14:00Z">
        <w:r w:rsidRPr="000175E7">
          <w:rPr>
            <w:rStyle w:val="Toggle"/>
          </w:rPr>
          <w:t xml:space="preserve"> </w:t>
        </w:r>
      </w:ins>
      <w:ins w:id="1443" w:author="Hwakong Cheng" w:date="2022-10-24T16:15:00Z">
        <w:r>
          <w:rPr>
            <w:rStyle w:val="Toggle"/>
          </w:rPr>
          <w:t xml:space="preserve">BSP </w:t>
        </w:r>
        <w:proofErr w:type="gramStart"/>
        <w:r>
          <w:rPr>
            <w:rStyle w:val="Toggle"/>
          </w:rPr>
          <w:t>RETURNDP</w:t>
        </w:r>
      </w:ins>
      <w:ins w:id="1444" w:author="Hwakong Cheng" w:date="2022-10-24T16:14:00Z">
        <w:r w:rsidRPr="000175E7">
          <w:rPr>
            <w:rStyle w:val="Toggle"/>
          </w:rPr>
          <w:t>]</w:t>
        </w:r>
      </w:ins>
      <w:r w:rsidR="009045A3" w:rsidRPr="00BC7581">
        <w:t>Return</w:t>
      </w:r>
      <w:proofErr w:type="gramEnd"/>
      <w:r w:rsidR="009045A3">
        <w:t>-</w:t>
      </w:r>
      <w:r w:rsidR="009045A3" w:rsidRPr="00BC7581">
        <w:t xml:space="preserve">Fan </w:t>
      </w:r>
      <w:r w:rsidR="009045A3">
        <w:t>Discharge Static</w:t>
      </w:r>
      <w:r w:rsidR="009045A3" w:rsidRPr="00BC7581">
        <w:t xml:space="preserve"> Pressure </w:t>
      </w:r>
      <w:r w:rsidR="00D21A33">
        <w:t>Setpoint</w:t>
      </w:r>
      <w:r w:rsidR="009045A3">
        <w:t>s. (For return-fan direct building pressure control,</w:t>
      </w:r>
      <w:r w:rsidR="009045A3" w:rsidRPr="00BC7581">
        <w:t xml:space="preserve"> see </w:t>
      </w:r>
      <w:bookmarkEnd w:id="1420"/>
      <w:r w:rsidR="009045A3">
        <w:t xml:space="preserve">Section </w:t>
      </w:r>
      <w:r w:rsidR="00C01685">
        <w:fldChar w:fldCharType="begin"/>
      </w:r>
      <w:r w:rsidR="00C01685">
        <w:instrText xml:space="preserve"> REF _Ref440791744 \w \h </w:instrText>
      </w:r>
      <w:r w:rsidR="00C01685">
        <w:fldChar w:fldCharType="separate"/>
      </w:r>
      <w:r w:rsidR="0037258A">
        <w:t>5.16.10</w:t>
      </w:r>
      <w:r w:rsidR="00C01685">
        <w:fldChar w:fldCharType="end"/>
      </w:r>
      <w:r w:rsidR="009045A3">
        <w:t>.)</w:t>
      </w:r>
      <w:bookmarkEnd w:id="1421"/>
    </w:p>
    <w:p w14:paraId="4C198377" w14:textId="582E352B" w:rsidR="009045A3" w:rsidRPr="00BC7581" w:rsidRDefault="009045A3" w:rsidP="007C1423">
      <w:pPr>
        <w:pStyle w:val="Heading5"/>
      </w:pPr>
      <w:bookmarkStart w:id="1445" w:name="_Hlk55910237"/>
      <w:proofErr w:type="spellStart"/>
      <w:r w:rsidRPr="00BC7581">
        <w:t>RFDSPmin</w:t>
      </w:r>
      <w:bookmarkEnd w:id="1445"/>
      <w:proofErr w:type="spellEnd"/>
      <w:r>
        <w:rPr>
          <w:rFonts w:cs="Times New Roman PS MT"/>
          <w:szCs w:val="20"/>
        </w:rPr>
        <w:t>.</w:t>
      </w:r>
      <w:r w:rsidRPr="00BC7581">
        <w:t xml:space="preserve"> That required to deliver the design return air volume across the return air damper when the supply air fan is at design airflow and on minimum outdoor air. This </w:t>
      </w:r>
      <w:r w:rsidR="00D21A33">
        <w:rPr>
          <w:rFonts w:cs="Times New Roman PS MT"/>
          <w:bCs/>
          <w:szCs w:val="20"/>
        </w:rPr>
        <w:t>setpoint</w:t>
      </w:r>
      <w:r w:rsidRPr="00BC7581">
        <w:t xml:space="preserve"> shall be no less than </w:t>
      </w:r>
      <w:ins w:id="1446" w:author="Titus Ellison" w:date="2022-10-13T12:48:00Z">
        <w:r w:rsidR="00F2796C" w:rsidRPr="00F2796C">
          <w:rPr>
            <w:rStyle w:val="Toggle"/>
            <w:rPrChange w:id="1447" w:author="Titus Ellison" w:date="2022-10-13T12:49:00Z">
              <w:rPr/>
            </w:rPrChange>
          </w:rPr>
          <w:t>[UNITS</w:t>
        </w:r>
      </w:ins>
      <w:ins w:id="1448" w:author="Titus Ellison" w:date="2022-10-13T12:49:00Z">
        <w:r w:rsidR="00F2796C" w:rsidRPr="00F2796C">
          <w:rPr>
            <w:rStyle w:val="Toggle"/>
            <w:rPrChange w:id="1449" w:author="Titus Ellison" w:date="2022-10-13T12:49:00Z">
              <w:rPr/>
            </w:rPrChange>
          </w:rPr>
          <w:t xml:space="preserve"> [</w:t>
        </w:r>
      </w:ins>
      <w:r w:rsidRPr="00F2796C">
        <w:rPr>
          <w:rStyle w:val="Toggle"/>
          <w:rPrChange w:id="1450" w:author="Titus Ellison" w:date="2022-10-13T12:49:00Z">
            <w:rPr/>
          </w:rPrChange>
        </w:rPr>
        <w:t>2.4 Pa</w:t>
      </w:r>
      <w:ins w:id="1451" w:author="Titus Ellison" w:date="2022-10-13T12:49:00Z">
        <w:r w:rsidR="00F2796C" w:rsidRPr="00F2796C">
          <w:rPr>
            <w:rStyle w:val="Toggle"/>
            <w:rPrChange w:id="1452" w:author="Titus Ellison" w:date="2022-10-13T12:49:00Z">
              <w:rPr/>
            </w:rPrChange>
          </w:rPr>
          <w:t>]</w:t>
        </w:r>
      </w:ins>
      <w:r w:rsidRPr="00F2796C">
        <w:rPr>
          <w:rStyle w:val="Toggle"/>
          <w:rPrChange w:id="1453" w:author="Titus Ellison" w:date="2022-10-13T12:49:00Z">
            <w:rPr/>
          </w:rPrChange>
        </w:rPr>
        <w:t xml:space="preserve"> </w:t>
      </w:r>
      <w:ins w:id="1454" w:author="Titus Ellison" w:date="2022-10-13T12:49:00Z">
        <w:r w:rsidR="00F2796C" w:rsidRPr="00F2796C">
          <w:rPr>
            <w:rStyle w:val="Toggle"/>
            <w:rPrChange w:id="1455" w:author="Titus Ellison" w:date="2022-10-13T12:49:00Z">
              <w:rPr/>
            </w:rPrChange>
          </w:rPr>
          <w:t>[</w:t>
        </w:r>
      </w:ins>
      <w:del w:id="1456" w:author="Titus Ellison" w:date="2022-10-13T12:49:00Z">
        <w:r w:rsidRPr="00F2796C" w:rsidDel="00F2796C">
          <w:rPr>
            <w:rStyle w:val="Toggle"/>
            <w:rPrChange w:id="1457" w:author="Titus Ellison" w:date="2022-10-13T12:49:00Z">
              <w:rPr/>
            </w:rPrChange>
          </w:rPr>
          <w:delText>(</w:delText>
        </w:r>
      </w:del>
      <w:r w:rsidRPr="00F2796C">
        <w:rPr>
          <w:rStyle w:val="Toggle"/>
          <w:rPrChange w:id="1458" w:author="Titus Ellison" w:date="2022-10-13T12:49:00Z">
            <w:rPr/>
          </w:rPrChange>
        </w:rPr>
        <w:t xml:space="preserve">0.01 </w:t>
      </w:r>
      <w:r w:rsidRPr="00F2796C">
        <w:rPr>
          <w:rStyle w:val="Toggle"/>
          <w:rPrChange w:id="1459" w:author="Titus Ellison" w:date="2022-10-13T12:49:00Z">
            <w:rPr>
              <w:rFonts w:cs="Times New Roman PS MT"/>
              <w:bCs/>
              <w:szCs w:val="20"/>
            </w:rPr>
          </w:rPrChange>
        </w:rPr>
        <w:t>in</w:t>
      </w:r>
      <w:ins w:id="1460" w:author="Titus Ellison" w:date="2022-10-13T12:53:00Z">
        <w:r w:rsidR="00F2796C">
          <w:rPr>
            <w:rStyle w:val="Toggle"/>
          </w:rPr>
          <w:t>.</w:t>
        </w:r>
      </w:ins>
      <w:ins w:id="1461" w:author="Titus Ellison" w:date="2022-10-13T12:49:00Z">
        <w:r w:rsidR="00F2796C" w:rsidRPr="00F2796C">
          <w:rPr>
            <w:rStyle w:val="Toggle"/>
            <w:rPrChange w:id="1462" w:author="Titus Ellison" w:date="2022-10-13T12:49:00Z">
              <w:rPr>
                <w:rFonts w:cs="Times New Roman PS MT"/>
                <w:bCs/>
                <w:szCs w:val="20"/>
              </w:rPr>
            </w:rPrChange>
          </w:rPr>
          <w:t>]]</w:t>
        </w:r>
      </w:ins>
      <w:del w:id="1463" w:author="Titus Ellison" w:date="2022-10-13T12:49:00Z">
        <w:r w:rsidRPr="00F2796C" w:rsidDel="00F2796C">
          <w:rPr>
            <w:rStyle w:val="Toggle"/>
            <w:rPrChange w:id="1464" w:author="Titus Ellison" w:date="2022-10-13T12:49:00Z">
              <w:rPr>
                <w:rFonts w:cs="Times New Roman PS MT"/>
                <w:bCs/>
                <w:szCs w:val="20"/>
              </w:rPr>
            </w:rPrChange>
          </w:rPr>
          <w:delText>.</w:delText>
        </w:r>
      </w:del>
      <w:r>
        <w:rPr>
          <w:rFonts w:cs="Times New Roman PS MT"/>
          <w:bCs/>
          <w:szCs w:val="20"/>
        </w:rPr>
        <w:t xml:space="preserve"> of water</w:t>
      </w:r>
      <w:r w:rsidRPr="00BC7581">
        <w:t xml:space="preserve">) to ensure outdoor air is not drawn backwards </w:t>
      </w:r>
      <w:r>
        <w:rPr>
          <w:rFonts w:cs="Times New Roman PS MT"/>
          <w:bCs/>
          <w:szCs w:val="20"/>
        </w:rPr>
        <w:t>through</w:t>
      </w:r>
      <w:r w:rsidRPr="00BC7581">
        <w:t xml:space="preserve"> the relief damper.</w:t>
      </w:r>
    </w:p>
    <w:p w14:paraId="09D54D7E" w14:textId="440B2748" w:rsidR="009045A3" w:rsidRPr="00BC7581" w:rsidRDefault="009045A3" w:rsidP="007C1423">
      <w:pPr>
        <w:pStyle w:val="Heading5"/>
      </w:pPr>
      <w:bookmarkStart w:id="1465" w:name="_Hlk55910260"/>
      <w:proofErr w:type="spellStart"/>
      <w:r w:rsidRPr="00BC7581">
        <w:t>RFDSPmax</w:t>
      </w:r>
      <w:bookmarkEnd w:id="1465"/>
      <w:proofErr w:type="spellEnd"/>
      <w:r>
        <w:rPr>
          <w:rFonts w:cs="Times New Roman PS MT"/>
          <w:szCs w:val="20"/>
        </w:rPr>
        <w:t>.</w:t>
      </w:r>
      <w:r w:rsidRPr="00BC7581">
        <w:t xml:space="preserve"> That required to exhaust enough air to maintain building static pressure at </w:t>
      </w:r>
      <w:r w:rsidR="00D21A33">
        <w:rPr>
          <w:rFonts w:cs="Times New Roman PS MT"/>
          <w:bCs/>
          <w:szCs w:val="20"/>
        </w:rPr>
        <w:t>setpoint</w:t>
      </w:r>
      <w:r w:rsidRPr="00BC7581">
        <w:t xml:space="preserve"> </w:t>
      </w:r>
      <w:ins w:id="1466" w:author="Titus Ellison" w:date="2022-10-13T12:50:00Z">
        <w:r w:rsidR="00F2796C" w:rsidRPr="00F2796C">
          <w:rPr>
            <w:rStyle w:val="Toggle"/>
            <w:rPrChange w:id="1467" w:author="Titus Ellison" w:date="2022-10-13T12:50:00Z">
              <w:rPr/>
            </w:rPrChange>
          </w:rPr>
          <w:t>[UNITS [</w:t>
        </w:r>
      </w:ins>
      <w:r w:rsidRPr="00F2796C">
        <w:rPr>
          <w:rStyle w:val="Toggle"/>
          <w:rPrChange w:id="1468" w:author="Titus Ellison" w:date="2022-10-13T12:50:00Z">
            <w:rPr/>
          </w:rPrChange>
        </w:rPr>
        <w:t>12 Pa</w:t>
      </w:r>
      <w:ins w:id="1469" w:author="Titus Ellison" w:date="2022-10-13T12:50:00Z">
        <w:r w:rsidR="00F2796C" w:rsidRPr="00F2796C">
          <w:rPr>
            <w:rStyle w:val="Toggle"/>
            <w:rPrChange w:id="1470" w:author="Titus Ellison" w:date="2022-10-13T12:50:00Z">
              <w:rPr/>
            </w:rPrChange>
          </w:rPr>
          <w:t>]</w:t>
        </w:r>
      </w:ins>
      <w:r w:rsidRPr="00F2796C">
        <w:rPr>
          <w:rStyle w:val="Toggle"/>
          <w:rPrChange w:id="1471" w:author="Titus Ellison" w:date="2022-10-13T12:50:00Z">
            <w:rPr/>
          </w:rPrChange>
        </w:rPr>
        <w:t xml:space="preserve"> </w:t>
      </w:r>
      <w:ins w:id="1472" w:author="Titus Ellison" w:date="2022-10-13T12:50:00Z">
        <w:r w:rsidR="00F2796C" w:rsidRPr="00F2796C">
          <w:rPr>
            <w:rStyle w:val="Toggle"/>
            <w:rPrChange w:id="1473" w:author="Titus Ellison" w:date="2022-10-13T12:50:00Z">
              <w:rPr/>
            </w:rPrChange>
          </w:rPr>
          <w:t>[</w:t>
        </w:r>
      </w:ins>
      <w:del w:id="1474" w:author="Titus Ellison" w:date="2022-10-13T12:50:00Z">
        <w:r w:rsidRPr="00F2796C" w:rsidDel="00F2796C">
          <w:rPr>
            <w:rStyle w:val="Toggle"/>
            <w:rPrChange w:id="1475" w:author="Titus Ellison" w:date="2022-10-13T12:50:00Z">
              <w:rPr/>
            </w:rPrChange>
          </w:rPr>
          <w:delText>(</w:delText>
        </w:r>
      </w:del>
      <w:r w:rsidRPr="00F2796C">
        <w:rPr>
          <w:rStyle w:val="Toggle"/>
          <w:rPrChange w:id="1476" w:author="Titus Ellison" w:date="2022-10-13T12:50:00Z">
            <w:rPr/>
          </w:rPrChange>
        </w:rPr>
        <w:t xml:space="preserve">0.05 </w:t>
      </w:r>
      <w:r w:rsidRPr="00F2796C">
        <w:rPr>
          <w:rStyle w:val="Toggle"/>
          <w:rPrChange w:id="1477" w:author="Titus Ellison" w:date="2022-10-13T12:50:00Z">
            <w:rPr>
              <w:rFonts w:cs="Times New Roman PS MT"/>
              <w:bCs/>
              <w:szCs w:val="20"/>
            </w:rPr>
          </w:rPrChange>
        </w:rPr>
        <w:t>in</w:t>
      </w:r>
      <w:ins w:id="1478" w:author="Titus Ellison" w:date="2022-10-13T12:53:00Z">
        <w:r w:rsidR="00F2796C">
          <w:rPr>
            <w:rStyle w:val="Toggle"/>
          </w:rPr>
          <w:t>.</w:t>
        </w:r>
      </w:ins>
      <w:del w:id="1479" w:author="Titus Ellison" w:date="2022-10-13T12:50:00Z">
        <w:r w:rsidRPr="00F2796C" w:rsidDel="00F2796C">
          <w:rPr>
            <w:rStyle w:val="Toggle"/>
            <w:rPrChange w:id="1480" w:author="Titus Ellison" w:date="2022-10-13T12:50:00Z">
              <w:rPr>
                <w:rFonts w:cs="Times New Roman PS MT"/>
                <w:bCs/>
                <w:szCs w:val="20"/>
              </w:rPr>
            </w:rPrChange>
          </w:rPr>
          <w:delText>.</w:delText>
        </w:r>
      </w:del>
      <w:ins w:id="1481" w:author="Titus Ellison" w:date="2022-10-13T12:50:00Z">
        <w:r w:rsidR="00F2796C" w:rsidRPr="00F2796C">
          <w:rPr>
            <w:rStyle w:val="Toggle"/>
            <w:rPrChange w:id="1482" w:author="Titus Ellison" w:date="2022-10-13T12:50:00Z">
              <w:rPr>
                <w:rFonts w:cs="Times New Roman PS MT"/>
                <w:bCs/>
                <w:szCs w:val="20"/>
              </w:rPr>
            </w:rPrChange>
          </w:rPr>
          <w:t>]]</w:t>
        </w:r>
      </w:ins>
      <w:r>
        <w:rPr>
          <w:rFonts w:cs="Times New Roman PS MT"/>
          <w:bCs/>
          <w:szCs w:val="20"/>
        </w:rPr>
        <w:t xml:space="preserve"> of water</w:t>
      </w:r>
      <w:r w:rsidRPr="00BC7581">
        <w:t>) when the supply air fan is at design airflow and on 100% outdoor air.</w:t>
      </w:r>
    </w:p>
    <w:p w14:paraId="570A8568" w14:textId="79DA238E" w:rsidR="009045A3" w:rsidRPr="00BC7581" w:rsidRDefault="005A3F23" w:rsidP="0087618D">
      <w:pPr>
        <w:pStyle w:val="Heading4"/>
      </w:pPr>
      <w:bookmarkStart w:id="1483" w:name="_Ref440796345"/>
      <w:bookmarkStart w:id="1484" w:name="_Ref38821778"/>
      <w:bookmarkStart w:id="1485" w:name="_Ref440472086"/>
      <w:ins w:id="1486" w:author="Hwakong Cheng" w:date="2022-10-24T16:15:00Z">
        <w:r>
          <w:rPr>
            <w:rStyle w:val="Toggle"/>
          </w:rPr>
          <w:t xml:space="preserve">[EQUALS BSP RETURNTRACK] </w:t>
        </w:r>
      </w:ins>
      <w:r w:rsidR="009045A3" w:rsidRPr="00BC7581">
        <w:t>Return</w:t>
      </w:r>
      <w:r w:rsidR="009045A3">
        <w:t xml:space="preserve">-Fan Airflow </w:t>
      </w:r>
      <w:r w:rsidR="00F83487">
        <w:t>Tracking Setpoints</w:t>
      </w:r>
      <w:r w:rsidR="009045A3">
        <w:t>. (For return-</w:t>
      </w:r>
      <w:r w:rsidR="009045A3" w:rsidRPr="00BC7581">
        <w:t xml:space="preserve">fan airflow </w:t>
      </w:r>
      <w:r w:rsidR="009045A3">
        <w:t>tracking control,</w:t>
      </w:r>
      <w:r w:rsidR="009045A3" w:rsidRPr="00BC7581">
        <w:t xml:space="preserve"> see </w:t>
      </w:r>
      <w:bookmarkEnd w:id="1483"/>
      <w:r w:rsidR="009045A3">
        <w:t xml:space="preserve">Section </w:t>
      </w:r>
      <w:r w:rsidR="00C01685">
        <w:fldChar w:fldCharType="begin"/>
      </w:r>
      <w:r w:rsidR="00C01685">
        <w:instrText xml:space="preserve"> REF _Ref440791768 \w \h </w:instrText>
      </w:r>
      <w:r w:rsidR="00C01685">
        <w:fldChar w:fldCharType="separate"/>
      </w:r>
      <w:r w:rsidR="0037258A">
        <w:t>5.16.11</w:t>
      </w:r>
      <w:r w:rsidR="00C01685">
        <w:fldChar w:fldCharType="end"/>
      </w:r>
      <w:r w:rsidR="009045A3">
        <w:t>.)</w:t>
      </w:r>
      <w:bookmarkEnd w:id="1484"/>
    </w:p>
    <w:p w14:paraId="00193E57" w14:textId="3E973111" w:rsidR="00F83487" w:rsidRDefault="009045A3" w:rsidP="007C1423">
      <w:pPr>
        <w:pStyle w:val="Heading5"/>
      </w:pPr>
      <w:r w:rsidRPr="00BC7581">
        <w:t xml:space="preserve">S-R-DIFF. The airflow differential between supply air and return air fans required to maintain building pressure at desired pressure (e.g., </w:t>
      </w:r>
      <w:ins w:id="1487" w:author="Titus Ellison" w:date="2022-10-13T12:51:00Z">
        <w:r w:rsidR="00F2796C" w:rsidRPr="00F2796C">
          <w:rPr>
            <w:rStyle w:val="Toggle"/>
            <w:rPrChange w:id="1488" w:author="Titus Ellison" w:date="2022-10-13T12:51:00Z">
              <w:rPr/>
            </w:rPrChange>
          </w:rPr>
          <w:t>[UNITS [</w:t>
        </w:r>
      </w:ins>
      <w:r w:rsidRPr="00F2796C">
        <w:rPr>
          <w:rStyle w:val="Toggle"/>
          <w:rPrChange w:id="1489" w:author="Titus Ellison" w:date="2022-10-13T12:51:00Z">
            <w:rPr/>
          </w:rPrChange>
        </w:rPr>
        <w:t>12 Pa</w:t>
      </w:r>
      <w:ins w:id="1490" w:author="Titus Ellison" w:date="2022-10-13T12:51:00Z">
        <w:r w:rsidR="00F2796C" w:rsidRPr="00F2796C">
          <w:rPr>
            <w:rStyle w:val="Toggle"/>
            <w:rPrChange w:id="1491" w:author="Titus Ellison" w:date="2022-10-13T12:51:00Z">
              <w:rPr/>
            </w:rPrChange>
          </w:rPr>
          <w:t>]</w:t>
        </w:r>
      </w:ins>
      <w:r w:rsidRPr="00F2796C">
        <w:rPr>
          <w:rStyle w:val="Toggle"/>
          <w:rPrChange w:id="1492" w:author="Titus Ellison" w:date="2022-10-13T12:51:00Z">
            <w:rPr/>
          </w:rPrChange>
        </w:rPr>
        <w:t xml:space="preserve"> </w:t>
      </w:r>
      <w:r w:rsidRPr="00F2796C">
        <w:rPr>
          <w:rStyle w:val="Toggle"/>
          <w:rPrChange w:id="1493" w:author="Titus Ellison" w:date="2022-10-13T12:51:00Z">
            <w:rPr>
              <w:rFonts w:cs="Times New Roman PS MT"/>
              <w:bCs/>
              <w:szCs w:val="20"/>
            </w:rPr>
          </w:rPrChange>
        </w:rPr>
        <w:t>[</w:t>
      </w:r>
      <w:r w:rsidRPr="00F2796C">
        <w:rPr>
          <w:rStyle w:val="Toggle"/>
          <w:rPrChange w:id="1494" w:author="Titus Ellison" w:date="2022-10-13T12:51:00Z">
            <w:rPr/>
          </w:rPrChange>
        </w:rPr>
        <w:t>0.05</w:t>
      </w:r>
      <w:r w:rsidRPr="00F2796C">
        <w:rPr>
          <w:rStyle w:val="Toggle"/>
          <w:rPrChange w:id="1495" w:author="Titus Ellison" w:date="2022-10-13T12:51:00Z">
            <w:rPr>
              <w:rFonts w:cs="Times New Roman PS MT"/>
              <w:bCs/>
              <w:szCs w:val="20"/>
            </w:rPr>
          </w:rPrChange>
        </w:rPr>
        <w:t xml:space="preserve"> in</w:t>
      </w:r>
      <w:ins w:id="1496" w:author="Titus Ellison" w:date="2022-10-13T12:53:00Z">
        <w:r w:rsidR="00F2796C">
          <w:rPr>
            <w:rStyle w:val="Toggle"/>
          </w:rPr>
          <w:t>.</w:t>
        </w:r>
      </w:ins>
      <w:ins w:id="1497" w:author="Titus Ellison" w:date="2022-10-13T12:51:00Z">
        <w:r w:rsidR="00F2796C" w:rsidRPr="00F2796C">
          <w:rPr>
            <w:rStyle w:val="Toggle"/>
            <w:rPrChange w:id="1498" w:author="Titus Ellison" w:date="2022-10-13T12:51:00Z">
              <w:rPr>
                <w:rFonts w:cs="Times New Roman PS MT"/>
                <w:bCs/>
                <w:szCs w:val="20"/>
              </w:rPr>
            </w:rPrChange>
          </w:rPr>
          <w:t>]]</w:t>
        </w:r>
      </w:ins>
      <w:del w:id="1499" w:author="Titus Ellison" w:date="2022-10-13T12:51:00Z">
        <w:r w:rsidDel="00F2796C">
          <w:rPr>
            <w:rFonts w:cs="Times New Roman PS MT"/>
            <w:bCs/>
            <w:szCs w:val="20"/>
          </w:rPr>
          <w:delText>.</w:delText>
        </w:r>
      </w:del>
      <w:r>
        <w:rPr>
          <w:rFonts w:cs="Times New Roman PS MT"/>
          <w:bCs/>
          <w:szCs w:val="20"/>
        </w:rPr>
        <w:t xml:space="preserve"> of water])</w:t>
      </w:r>
      <w:r w:rsidRPr="00BC7581">
        <w:t xml:space="preserve"> using a handheld sensor if a permanent sensor is not provided. All exhaust fans that normally operate with the air handler should be on.</w:t>
      </w:r>
    </w:p>
    <w:p w14:paraId="5D45AA04" w14:textId="549846D3" w:rsidR="00F83487" w:rsidRPr="00BC7581" w:rsidRDefault="00F83487" w:rsidP="007C1423">
      <w:pPr>
        <w:pStyle w:val="Heading5"/>
      </w:pPr>
      <w:proofErr w:type="spellStart"/>
      <w:r w:rsidRPr="00F83487">
        <w:t>Vrf</w:t>
      </w:r>
      <w:proofErr w:type="spellEnd"/>
      <w:r w:rsidRPr="00F83487">
        <w:t>-max.  The maximum return fan airflow rate, typically the scheduled design airflow rate.</w:t>
      </w:r>
    </w:p>
    <w:p w14:paraId="056EAE08" w14:textId="678E9EB7" w:rsidR="009045A3" w:rsidRPr="00BC7581" w:rsidRDefault="00525434" w:rsidP="0087618D">
      <w:pPr>
        <w:pStyle w:val="Heading3"/>
      </w:pPr>
      <w:bookmarkStart w:id="1500" w:name="_Ref495899882"/>
      <w:ins w:id="1501" w:author="Reece Kiriu" w:date="2022-10-19T12:19:00Z">
        <w:r w:rsidRPr="00525434">
          <w:rPr>
            <w:rStyle w:val="Toggle"/>
            <w:rPrChange w:id="1502" w:author="Reece Kiriu" w:date="2022-10-19T12:20:00Z">
              <w:rPr/>
            </w:rPrChange>
          </w:rPr>
          <w:t>[</w:t>
        </w:r>
        <w:del w:id="1503" w:author="Hwakong Cheng" w:date="2022-10-24T16:16:00Z">
          <w:r w:rsidRPr="00525434" w:rsidDel="005A3F23">
            <w:rPr>
              <w:rStyle w:val="Toggle"/>
              <w:rPrChange w:id="1504" w:author="Reece Kiriu" w:date="2022-10-19T12:20:00Z">
                <w:rPr/>
              </w:rPrChange>
            </w:rPr>
            <w:delText>DELETE</w:delText>
          </w:r>
        </w:del>
      </w:ins>
      <w:ins w:id="1505" w:author="Hwakong Cheng" w:date="2022-10-24T16:16:00Z">
        <w:r w:rsidR="005A3F23">
          <w:rPr>
            <w:rStyle w:val="Toggle"/>
          </w:rPr>
          <w:t xml:space="preserve">EQUALS AHU </w:t>
        </w:r>
        <w:proofErr w:type="gramStart"/>
        <w:r w:rsidR="005A3F23">
          <w:rPr>
            <w:rStyle w:val="Toggle"/>
          </w:rPr>
          <w:t>SZVAV</w:t>
        </w:r>
      </w:ins>
      <w:ins w:id="1506" w:author="Reece Kiriu" w:date="2022-10-19T12:19:00Z">
        <w:r w:rsidRPr="00525434">
          <w:rPr>
            <w:rStyle w:val="Toggle"/>
            <w:rPrChange w:id="1507" w:author="Reece Kiriu" w:date="2022-10-19T12:20:00Z">
              <w:rPr/>
            </w:rPrChange>
          </w:rPr>
          <w:t>]</w:t>
        </w:r>
      </w:ins>
      <w:r w:rsidR="009045A3" w:rsidRPr="00BC7581">
        <w:t>Single</w:t>
      </w:r>
      <w:proofErr w:type="gramEnd"/>
      <w:r w:rsidR="009045A3">
        <w:rPr>
          <w:rFonts w:cs="Times New Roman PS MT"/>
          <w:szCs w:val="20"/>
        </w:rPr>
        <w:t>-</w:t>
      </w:r>
      <w:r w:rsidR="009045A3" w:rsidRPr="00BC7581">
        <w:t>Zone Air</w:t>
      </w:r>
      <w:r w:rsidR="009045A3">
        <w:rPr>
          <w:rFonts w:cs="Times New Roman PS MT"/>
          <w:szCs w:val="20"/>
        </w:rPr>
        <w:t>-</w:t>
      </w:r>
      <w:r w:rsidR="009045A3" w:rsidRPr="00BC7581">
        <w:t>Handler Information</w:t>
      </w:r>
      <w:bookmarkEnd w:id="1500"/>
    </w:p>
    <w:p w14:paraId="02170AEE" w14:textId="3547A872" w:rsidR="009045A3" w:rsidRPr="00BC7581" w:rsidRDefault="009045A3" w:rsidP="0087618D">
      <w:pPr>
        <w:pStyle w:val="Heading4"/>
      </w:pPr>
      <w:bookmarkStart w:id="1508" w:name="_Ref440812227"/>
      <w:bookmarkStart w:id="1509" w:name="_Ref38873166"/>
      <w:bookmarkStart w:id="1510" w:name="_Ref440810032"/>
      <w:r w:rsidRPr="00BC7581">
        <w:t xml:space="preserve">Fan </w:t>
      </w:r>
      <w:bookmarkEnd w:id="1508"/>
      <w:r>
        <w:t xml:space="preserve">Speed </w:t>
      </w:r>
      <w:r w:rsidR="00D21A33">
        <w:t>Setpoint</w:t>
      </w:r>
      <w:r>
        <w:t>s</w:t>
      </w:r>
      <w:bookmarkEnd w:id="1509"/>
    </w:p>
    <w:p w14:paraId="490AEB68" w14:textId="60CA5E42" w:rsidR="009045A3" w:rsidRPr="00BC7581" w:rsidRDefault="009045A3" w:rsidP="007C1423">
      <w:pPr>
        <w:pStyle w:val="Heading5"/>
      </w:pPr>
      <w:proofErr w:type="spellStart"/>
      <w:r w:rsidRPr="00BC7581">
        <w:t>MinSpeed</w:t>
      </w:r>
      <w:proofErr w:type="spellEnd"/>
      <w:r w:rsidRPr="00BC7581">
        <w:t xml:space="preserve">. The speed that provides supply airflow equal to </w:t>
      </w:r>
      <w:proofErr w:type="spellStart"/>
      <w:r w:rsidRPr="00BC7581">
        <w:t>DesOA</w:t>
      </w:r>
      <w:proofErr w:type="spellEnd"/>
      <w:r w:rsidRPr="00BC7581">
        <w:t xml:space="preserve"> (see </w:t>
      </w:r>
      <w:r>
        <w:rPr>
          <w:rFonts w:cs="Times New Roman PS MT"/>
          <w:bCs/>
          <w:szCs w:val="20"/>
        </w:rPr>
        <w:t>Section</w:t>
      </w:r>
      <w:ins w:id="1511" w:author="Hwakong Cheng" w:date="2022-10-24T19:38:00Z">
        <w:r w:rsidR="00B06158">
          <w:rPr>
            <w:rFonts w:cs="Times New Roman PS MT"/>
            <w:bCs/>
            <w:szCs w:val="20"/>
          </w:rPr>
          <w:t xml:space="preserve"> </w:t>
        </w:r>
      </w:ins>
      <w:r w:rsidR="00E1133F">
        <w:rPr>
          <w:rFonts w:cs="Times New Roman PS MT"/>
          <w:bCs/>
          <w:szCs w:val="20"/>
        </w:rPr>
        <w:fldChar w:fldCharType="begin"/>
      </w:r>
      <w:r w:rsidR="00E1133F">
        <w:rPr>
          <w:rFonts w:cs="Times New Roman PS MT"/>
          <w:bCs/>
          <w:szCs w:val="20"/>
        </w:rPr>
        <w:instrText xml:space="preserve"> REF _Ref47334808 \w \h </w:instrText>
      </w:r>
      <w:r w:rsidR="00E1133F">
        <w:rPr>
          <w:rFonts w:cs="Times New Roman PS MT"/>
          <w:bCs/>
          <w:szCs w:val="20"/>
        </w:rPr>
      </w:r>
      <w:r w:rsidR="00E1133F">
        <w:rPr>
          <w:rFonts w:cs="Times New Roman PS MT"/>
          <w:bCs/>
          <w:szCs w:val="20"/>
        </w:rPr>
        <w:fldChar w:fldCharType="separate"/>
      </w:r>
      <w:r w:rsidR="0037258A">
        <w:rPr>
          <w:rFonts w:cs="Times New Roman PS MT"/>
          <w:bCs/>
          <w:szCs w:val="20"/>
        </w:rPr>
        <w:t>3.1.6.2</w:t>
      </w:r>
      <w:r w:rsidR="00E1133F">
        <w:rPr>
          <w:rFonts w:cs="Times New Roman PS MT"/>
          <w:bCs/>
          <w:szCs w:val="20"/>
        </w:rPr>
        <w:fldChar w:fldCharType="end"/>
      </w:r>
      <w:r>
        <w:rPr>
          <w:rFonts w:cs="Times New Roman PS MT"/>
          <w:bCs/>
          <w:szCs w:val="20"/>
        </w:rPr>
        <w:t>)</w:t>
      </w:r>
      <w:r w:rsidRPr="00BC7581">
        <w:t xml:space="preserve"> with the economizer outdoor air damper fully open.</w:t>
      </w:r>
    </w:p>
    <w:p w14:paraId="42F5CF4C" w14:textId="61102ECF" w:rsidR="009045A3" w:rsidRPr="00BC7581" w:rsidRDefault="009045A3" w:rsidP="007C1423">
      <w:pPr>
        <w:pStyle w:val="Heading5"/>
      </w:pPr>
      <w:proofErr w:type="spellStart"/>
      <w:r w:rsidRPr="00BC7581">
        <w:t>MaxHeatSpeed</w:t>
      </w:r>
      <w:proofErr w:type="spellEnd"/>
      <w:r w:rsidRPr="00BC7581">
        <w:t>. The speed that provides supply airflow equal to the design heating airflow scheduled on plans. If no heating airflow is provided on plans, default to half of the maximum cooling speed.</w:t>
      </w:r>
    </w:p>
    <w:p w14:paraId="6B1E7145" w14:textId="44E0963D" w:rsidR="009045A3" w:rsidRPr="00BC7581" w:rsidRDefault="009045A3" w:rsidP="007C1423">
      <w:pPr>
        <w:pStyle w:val="Heading5"/>
      </w:pPr>
      <w:proofErr w:type="spellStart"/>
      <w:r w:rsidRPr="00BC7581">
        <w:t>MaxCoolSpeed</w:t>
      </w:r>
      <w:proofErr w:type="spellEnd"/>
      <w:r w:rsidRPr="00BC7581">
        <w:t xml:space="preserve">. The speed that provides supply airflow equal to the design cooling airflow scheduled on plans. </w:t>
      </w:r>
    </w:p>
    <w:p w14:paraId="09EC5C08" w14:textId="4E2EC5A3" w:rsidR="009045A3" w:rsidRPr="00B87A61" w:rsidRDefault="006A3165" w:rsidP="0087618D">
      <w:pPr>
        <w:pStyle w:val="Heading4"/>
      </w:pPr>
      <w:bookmarkStart w:id="1512" w:name="_Ref440890913"/>
      <w:bookmarkStart w:id="1513" w:name="_Ref38385875"/>
      <w:ins w:id="1514" w:author="Reece Kiriu" w:date="2022-10-26T14:17:00Z">
        <w:r w:rsidRPr="006A3165">
          <w:rPr>
            <w:rStyle w:val="Toggle"/>
            <w:rPrChange w:id="1515" w:author="Reece Kiriu" w:date="2022-10-26T14:17:00Z">
              <w:rPr/>
            </w:rPrChange>
          </w:rPr>
          <w:t xml:space="preserve">[EQUALS OA </w:t>
        </w:r>
        <w:proofErr w:type="gramStart"/>
        <w:r w:rsidRPr="006A3165">
          <w:rPr>
            <w:rStyle w:val="Toggle"/>
            <w:rPrChange w:id="1516" w:author="Reece Kiriu" w:date="2022-10-26T14:17:00Z">
              <w:rPr/>
            </w:rPrChange>
          </w:rPr>
          <w:t>NONE]</w:t>
        </w:r>
      </w:ins>
      <w:r w:rsidR="009045A3" w:rsidRPr="00B87A61">
        <w:t>Minimum</w:t>
      </w:r>
      <w:proofErr w:type="gramEnd"/>
      <w:r w:rsidR="009045A3" w:rsidRPr="00B87A61">
        <w:t xml:space="preserve"> </w:t>
      </w:r>
      <w:bookmarkEnd w:id="1512"/>
      <w:r w:rsidR="009045A3" w:rsidRPr="00B87A61">
        <w:t>Outdoor Air Damper Positions</w:t>
      </w:r>
      <w:bookmarkEnd w:id="1513"/>
      <w:r w:rsidR="00D8793C">
        <w:t xml:space="preserve"> </w:t>
      </w:r>
      <w:r w:rsidR="00D8793C" w:rsidRPr="00735335">
        <w:t>(for systems without outdoor airflow measuring stations; See Section</w:t>
      </w:r>
      <w:r w:rsidR="0042723C">
        <w:t xml:space="preserve"> </w:t>
      </w:r>
      <w:r w:rsidR="0042723C">
        <w:fldChar w:fldCharType="begin"/>
      </w:r>
      <w:r w:rsidR="0042723C">
        <w:instrText xml:space="preserve"> REF _Ref47336718 \w \h </w:instrText>
      </w:r>
      <w:r w:rsidR="0042723C">
        <w:fldChar w:fldCharType="separate"/>
      </w:r>
      <w:r w:rsidR="0042723C">
        <w:t>5.18.6.2</w:t>
      </w:r>
      <w:r w:rsidR="0042723C">
        <w:fldChar w:fldCharType="end"/>
      </w:r>
      <w:r w:rsidR="00D8793C" w:rsidRPr="00735335">
        <w:t>.)</w:t>
      </w:r>
    </w:p>
    <w:p w14:paraId="749E3817" w14:textId="4E3B982A" w:rsidR="009045A3" w:rsidRPr="00BC7581" w:rsidRDefault="009045A3" w:rsidP="007C1423">
      <w:pPr>
        <w:pStyle w:val="Heading5"/>
      </w:pPr>
      <w:proofErr w:type="spellStart"/>
      <w:r w:rsidRPr="00BC7581">
        <w:t>MinPosMin</w:t>
      </w:r>
      <w:proofErr w:type="spellEnd"/>
      <w:r>
        <w:rPr>
          <w:rFonts w:cs="Times New Roman PS MT"/>
          <w:szCs w:val="20"/>
        </w:rPr>
        <w:t>.</w:t>
      </w:r>
      <w:r>
        <w:rPr>
          <w:rFonts w:cs="Times New Roman PS MT"/>
          <w:bCs/>
          <w:szCs w:val="20"/>
        </w:rPr>
        <w:t xml:space="preserve"> The</w:t>
      </w:r>
      <w:r w:rsidRPr="00BC7581">
        <w:t xml:space="preserve"> outdoor air damper position required to provide </w:t>
      </w:r>
      <w:proofErr w:type="spellStart"/>
      <w:r w:rsidRPr="00BC7581">
        <w:t>MinOA</w:t>
      </w:r>
      <w:proofErr w:type="spellEnd"/>
      <w:r w:rsidRPr="00BC7581">
        <w:t xml:space="preserve"> when the supply fan is at </w:t>
      </w:r>
      <w:proofErr w:type="spellStart"/>
      <w:r w:rsidRPr="00BC7581">
        <w:t>MinSpeed</w:t>
      </w:r>
      <w:proofErr w:type="spellEnd"/>
      <w:r w:rsidRPr="00BC7581">
        <w:t>.</w:t>
      </w:r>
    </w:p>
    <w:p w14:paraId="74DAB55A" w14:textId="5F495EAB" w:rsidR="009045A3" w:rsidRPr="00BC7581" w:rsidRDefault="009045A3" w:rsidP="007C1423">
      <w:pPr>
        <w:pStyle w:val="Heading5"/>
      </w:pPr>
      <w:proofErr w:type="spellStart"/>
      <w:r w:rsidRPr="00BC7581">
        <w:t>MinPosMax</w:t>
      </w:r>
      <w:proofErr w:type="spellEnd"/>
      <w:r>
        <w:rPr>
          <w:rFonts w:cs="Times New Roman PS MT"/>
          <w:szCs w:val="20"/>
        </w:rPr>
        <w:t>.</w:t>
      </w:r>
      <w:r>
        <w:rPr>
          <w:rFonts w:cs="Times New Roman PS MT"/>
          <w:bCs/>
          <w:szCs w:val="20"/>
        </w:rPr>
        <w:t xml:space="preserve"> The</w:t>
      </w:r>
      <w:r w:rsidRPr="00BC7581">
        <w:t xml:space="preserve"> outdoor air damper position required to provide </w:t>
      </w:r>
      <w:proofErr w:type="spellStart"/>
      <w:r w:rsidRPr="00BC7581">
        <w:t>MinOA</w:t>
      </w:r>
      <w:proofErr w:type="spellEnd"/>
      <w:r w:rsidRPr="00BC7581">
        <w:t xml:space="preserve"> when the supply fan is at </w:t>
      </w:r>
      <w:proofErr w:type="spellStart"/>
      <w:r w:rsidRPr="00BC7581">
        <w:t>MaxCoolSpeed</w:t>
      </w:r>
      <w:proofErr w:type="spellEnd"/>
      <w:r w:rsidRPr="00BC7581">
        <w:t>.</w:t>
      </w:r>
    </w:p>
    <w:p w14:paraId="056C2639" w14:textId="1CC1B70A" w:rsidR="009045A3" w:rsidRPr="00BC7581" w:rsidRDefault="009045A3" w:rsidP="007C1423">
      <w:pPr>
        <w:pStyle w:val="Heading5"/>
      </w:pPr>
      <w:proofErr w:type="spellStart"/>
      <w:r w:rsidRPr="00BC7581">
        <w:lastRenderedPageBreak/>
        <w:t>DesPosMin</w:t>
      </w:r>
      <w:proofErr w:type="spellEnd"/>
      <w:r>
        <w:rPr>
          <w:rFonts w:cs="Times New Roman PS MT"/>
          <w:szCs w:val="20"/>
        </w:rPr>
        <w:t>.</w:t>
      </w:r>
      <w:r>
        <w:rPr>
          <w:rFonts w:cs="Times New Roman PS MT"/>
          <w:bCs/>
          <w:szCs w:val="20"/>
        </w:rPr>
        <w:t xml:space="preserve"> The</w:t>
      </w:r>
      <w:r w:rsidRPr="00BC7581">
        <w:t xml:space="preserve"> outdoor air damper position required to provide </w:t>
      </w:r>
      <w:proofErr w:type="spellStart"/>
      <w:r w:rsidRPr="00BC7581">
        <w:t>DesOA</w:t>
      </w:r>
      <w:proofErr w:type="spellEnd"/>
      <w:r w:rsidRPr="00BC7581">
        <w:t xml:space="preserve"> when the supply fan is at </w:t>
      </w:r>
      <w:proofErr w:type="spellStart"/>
      <w:r w:rsidRPr="00BC7581">
        <w:t>MinSpeed</w:t>
      </w:r>
      <w:proofErr w:type="spellEnd"/>
      <w:r w:rsidRPr="00BC7581">
        <w:t>.</w:t>
      </w:r>
    </w:p>
    <w:p w14:paraId="21031B2C" w14:textId="4E97CA35" w:rsidR="009045A3" w:rsidRPr="00BC7581" w:rsidRDefault="009045A3" w:rsidP="007C1423">
      <w:pPr>
        <w:pStyle w:val="Heading5"/>
      </w:pPr>
      <w:proofErr w:type="spellStart"/>
      <w:r w:rsidRPr="00BC7581">
        <w:t>DesPosMax</w:t>
      </w:r>
      <w:proofErr w:type="spellEnd"/>
      <w:r>
        <w:rPr>
          <w:rFonts w:cs="Times New Roman PS MT"/>
          <w:szCs w:val="20"/>
        </w:rPr>
        <w:t>.</w:t>
      </w:r>
      <w:r>
        <w:rPr>
          <w:rFonts w:cs="Times New Roman PS MT"/>
          <w:bCs/>
          <w:szCs w:val="20"/>
        </w:rPr>
        <w:t xml:space="preserve"> The</w:t>
      </w:r>
      <w:r w:rsidRPr="00BC7581">
        <w:t xml:space="preserve"> outdoor air damper position required to provide </w:t>
      </w:r>
      <w:proofErr w:type="spellStart"/>
      <w:r w:rsidRPr="00BC7581">
        <w:t>DesOA</w:t>
      </w:r>
      <w:proofErr w:type="spellEnd"/>
      <w:r w:rsidRPr="00BC7581">
        <w:t xml:space="preserve"> when the supply fan is at </w:t>
      </w:r>
      <w:proofErr w:type="spellStart"/>
      <w:r w:rsidRPr="00BC7581">
        <w:t>MaxCoolSpeed</w:t>
      </w:r>
      <w:proofErr w:type="spellEnd"/>
      <w:r w:rsidRPr="00BC7581">
        <w:t>.</w:t>
      </w:r>
    </w:p>
    <w:p w14:paraId="0F361EE2" w14:textId="44A5E19D" w:rsidR="009045A3" w:rsidRPr="00BC7581" w:rsidRDefault="00C9039D" w:rsidP="0087618D">
      <w:pPr>
        <w:pStyle w:val="Heading4"/>
      </w:pPr>
      <w:bookmarkStart w:id="1517" w:name="_Ref440810583"/>
      <w:ins w:id="1518" w:author="Reece Kiriu" w:date="2022-10-26T14:16:00Z">
        <w:r w:rsidRPr="00C9039D">
          <w:rPr>
            <w:rStyle w:val="Toggle"/>
            <w:rPrChange w:id="1519" w:author="Reece Kiriu" w:date="2022-10-26T14:16:00Z">
              <w:rPr/>
            </w:rPrChange>
          </w:rPr>
          <w:t xml:space="preserve">[EQUALS BSP </w:t>
        </w:r>
        <w:proofErr w:type="gramStart"/>
        <w:r w:rsidRPr="00C9039D">
          <w:rPr>
            <w:rStyle w:val="Toggle"/>
            <w:rPrChange w:id="1520" w:author="Reece Kiriu" w:date="2022-10-26T14:16:00Z">
              <w:rPr/>
            </w:rPrChange>
          </w:rPr>
          <w:t>DMPR]</w:t>
        </w:r>
      </w:ins>
      <w:r w:rsidR="009045A3" w:rsidRPr="00BC7581">
        <w:t>Relief</w:t>
      </w:r>
      <w:proofErr w:type="gramEnd"/>
      <w:r w:rsidR="009045A3">
        <w:t>-Damper Positions</w:t>
      </w:r>
      <w:r w:rsidR="009045A3" w:rsidRPr="00BC7581">
        <w:t xml:space="preserve"> (</w:t>
      </w:r>
      <w:r w:rsidR="00A70053" w:rsidRPr="00C23A1B">
        <w:t xml:space="preserve">for relief using motorized dampers; see Section </w:t>
      </w:r>
      <w:r w:rsidR="00A70053" w:rsidRPr="00C23A1B">
        <w:fldChar w:fldCharType="begin"/>
      </w:r>
      <w:r w:rsidR="00A70053" w:rsidRPr="00C23A1B">
        <w:instrText xml:space="preserve"> REF _Ref38823008 \w \h </w:instrText>
      </w:r>
      <w:r w:rsidR="00CB59C5">
        <w:instrText xml:space="preserve"> \* MERGEFORMAT </w:instrText>
      </w:r>
      <w:r w:rsidR="00A70053" w:rsidRPr="00C23A1B">
        <w:fldChar w:fldCharType="separate"/>
      </w:r>
      <w:r w:rsidR="0037258A">
        <w:t>5.18.8</w:t>
      </w:r>
      <w:r w:rsidR="00A70053" w:rsidRPr="00C23A1B">
        <w:fldChar w:fldCharType="end"/>
      </w:r>
      <w:r w:rsidR="00A70053" w:rsidRPr="00C23A1B">
        <w:t>.</w:t>
      </w:r>
      <w:r w:rsidR="009045A3" w:rsidRPr="00BC7581">
        <w:t>)</w:t>
      </w:r>
      <w:bookmarkEnd w:id="1517"/>
    </w:p>
    <w:p w14:paraId="2A4B8AE9" w14:textId="004D53C7" w:rsidR="009045A3" w:rsidRPr="00BC7581" w:rsidRDefault="009045A3" w:rsidP="007C1423">
      <w:pPr>
        <w:pStyle w:val="Heading5"/>
      </w:pPr>
      <w:proofErr w:type="spellStart"/>
      <w:r w:rsidRPr="00BC7581">
        <w:t>MinRelief</w:t>
      </w:r>
      <w:proofErr w:type="spellEnd"/>
      <w:r>
        <w:rPr>
          <w:rFonts w:cs="Times New Roman PS MT"/>
          <w:szCs w:val="20"/>
        </w:rPr>
        <w:t>.</w:t>
      </w:r>
      <w:r w:rsidRPr="00BC7581">
        <w:t xml:space="preserve"> The relief</w:t>
      </w:r>
      <w:r>
        <w:rPr>
          <w:rFonts w:cs="Times New Roman PS MT"/>
          <w:bCs/>
          <w:szCs w:val="20"/>
        </w:rPr>
        <w:t>-</w:t>
      </w:r>
      <w:r w:rsidRPr="00BC7581">
        <w:t xml:space="preserve">damper position that maintains a building pressure of </w:t>
      </w:r>
      <w:ins w:id="1521" w:author="Titus Ellison" w:date="2022-10-13T12:52:00Z">
        <w:r w:rsidR="00F2796C" w:rsidRPr="00F2796C">
          <w:rPr>
            <w:rStyle w:val="Toggle"/>
            <w:rPrChange w:id="1522" w:author="Titus Ellison" w:date="2022-10-13T12:52:00Z">
              <w:rPr/>
            </w:rPrChange>
          </w:rPr>
          <w:t>[UNITS [</w:t>
        </w:r>
      </w:ins>
      <w:r w:rsidRPr="00F2796C">
        <w:rPr>
          <w:rStyle w:val="Toggle"/>
          <w:rPrChange w:id="1523" w:author="Titus Ellison" w:date="2022-10-13T12:52:00Z">
            <w:rPr/>
          </w:rPrChange>
        </w:rPr>
        <w:t>12 Pa</w:t>
      </w:r>
      <w:ins w:id="1524" w:author="Titus Ellison" w:date="2022-10-13T12:52:00Z">
        <w:r w:rsidR="00F2796C" w:rsidRPr="00F2796C">
          <w:rPr>
            <w:rStyle w:val="Toggle"/>
            <w:rPrChange w:id="1525" w:author="Titus Ellison" w:date="2022-10-13T12:52:00Z">
              <w:rPr/>
            </w:rPrChange>
          </w:rPr>
          <w:t>]</w:t>
        </w:r>
      </w:ins>
      <w:r w:rsidRPr="00F2796C">
        <w:rPr>
          <w:rStyle w:val="Toggle"/>
          <w:rPrChange w:id="1526" w:author="Titus Ellison" w:date="2022-10-13T12:52:00Z">
            <w:rPr/>
          </w:rPrChange>
        </w:rPr>
        <w:t xml:space="preserve"> </w:t>
      </w:r>
      <w:ins w:id="1527" w:author="Titus Ellison" w:date="2022-10-13T12:52:00Z">
        <w:r w:rsidR="00F2796C" w:rsidRPr="00F2796C">
          <w:rPr>
            <w:rStyle w:val="Toggle"/>
            <w:rPrChange w:id="1528" w:author="Titus Ellison" w:date="2022-10-13T12:52:00Z">
              <w:rPr/>
            </w:rPrChange>
          </w:rPr>
          <w:t>[</w:t>
        </w:r>
      </w:ins>
      <w:del w:id="1529" w:author="Titus Ellison" w:date="2022-10-13T12:52:00Z">
        <w:r w:rsidRPr="00F2796C" w:rsidDel="00F2796C">
          <w:rPr>
            <w:rStyle w:val="Toggle"/>
            <w:rPrChange w:id="1530" w:author="Titus Ellison" w:date="2022-10-13T12:52:00Z">
              <w:rPr/>
            </w:rPrChange>
          </w:rPr>
          <w:delText>(</w:delText>
        </w:r>
      </w:del>
      <w:r w:rsidRPr="00F2796C">
        <w:rPr>
          <w:rStyle w:val="Toggle"/>
          <w:rPrChange w:id="1531" w:author="Titus Ellison" w:date="2022-10-13T12:52:00Z">
            <w:rPr/>
          </w:rPrChange>
        </w:rPr>
        <w:t>0.05</w:t>
      </w:r>
      <w:r w:rsidRPr="00F2796C">
        <w:rPr>
          <w:rStyle w:val="Toggle"/>
          <w:rPrChange w:id="1532" w:author="Titus Ellison" w:date="2022-10-13T12:52:00Z">
            <w:rPr>
              <w:rFonts w:cs="Times New Roman PS MT"/>
              <w:bCs/>
              <w:szCs w:val="20"/>
            </w:rPr>
          </w:rPrChange>
        </w:rPr>
        <w:t xml:space="preserve"> in</w:t>
      </w:r>
      <w:ins w:id="1533" w:author="Titus Ellison" w:date="2022-10-13T12:53:00Z">
        <w:r w:rsidR="00F2796C">
          <w:rPr>
            <w:rStyle w:val="Toggle"/>
          </w:rPr>
          <w:t>.</w:t>
        </w:r>
      </w:ins>
      <w:del w:id="1534" w:author="Titus Ellison" w:date="2022-10-13T12:52:00Z">
        <w:r w:rsidRPr="00F2796C" w:rsidDel="00F2796C">
          <w:rPr>
            <w:rStyle w:val="Toggle"/>
            <w:rPrChange w:id="1535" w:author="Titus Ellison" w:date="2022-10-13T12:52:00Z">
              <w:rPr>
                <w:rFonts w:cs="Times New Roman PS MT"/>
                <w:bCs/>
                <w:szCs w:val="20"/>
              </w:rPr>
            </w:rPrChange>
          </w:rPr>
          <w:delText>.</w:delText>
        </w:r>
      </w:del>
      <w:ins w:id="1536" w:author="Titus Ellison" w:date="2022-10-13T12:52:00Z">
        <w:r w:rsidR="00F2796C" w:rsidRPr="00F2796C">
          <w:rPr>
            <w:rStyle w:val="Toggle"/>
            <w:rPrChange w:id="1537" w:author="Titus Ellison" w:date="2022-10-13T12:52:00Z">
              <w:rPr>
                <w:rFonts w:cs="Times New Roman PS MT"/>
                <w:bCs/>
                <w:szCs w:val="20"/>
              </w:rPr>
            </w:rPrChange>
          </w:rPr>
          <w:t>]]</w:t>
        </w:r>
      </w:ins>
      <w:r>
        <w:rPr>
          <w:rFonts w:cs="Times New Roman PS MT"/>
          <w:bCs/>
          <w:szCs w:val="20"/>
        </w:rPr>
        <w:t xml:space="preserve"> of water)</w:t>
      </w:r>
      <w:r w:rsidRPr="00BC7581">
        <w:t xml:space="preserve"> while the system is at </w:t>
      </w:r>
      <w:proofErr w:type="spellStart"/>
      <w:r w:rsidRPr="00BC7581">
        <w:t>MinPosMin</w:t>
      </w:r>
      <w:proofErr w:type="spellEnd"/>
      <w:r w:rsidRPr="00BC7581">
        <w:t xml:space="preserve"> (i.e., the economizer damper is positioned to provide </w:t>
      </w:r>
      <w:proofErr w:type="spellStart"/>
      <w:r w:rsidRPr="00BC7581">
        <w:t>MinOA</w:t>
      </w:r>
      <w:proofErr w:type="spellEnd"/>
      <w:r w:rsidRPr="00BC7581">
        <w:t xml:space="preserve"> while the supply fan is at minimum speed).</w:t>
      </w:r>
    </w:p>
    <w:p w14:paraId="2F1CD913" w14:textId="49C4A183" w:rsidR="009045A3" w:rsidRPr="00BC7581" w:rsidRDefault="009045A3" w:rsidP="007C1423">
      <w:pPr>
        <w:pStyle w:val="Heading5"/>
      </w:pPr>
      <w:proofErr w:type="spellStart"/>
      <w:r w:rsidRPr="00BC7581">
        <w:t>MaxRelief</w:t>
      </w:r>
      <w:proofErr w:type="spellEnd"/>
      <w:r>
        <w:rPr>
          <w:rFonts w:cs="Times New Roman PS MT"/>
          <w:szCs w:val="20"/>
        </w:rPr>
        <w:t>.</w:t>
      </w:r>
      <w:r w:rsidRPr="00BC7581">
        <w:t xml:space="preserve"> The relief</w:t>
      </w:r>
      <w:r>
        <w:rPr>
          <w:rFonts w:cs="Times New Roman PS MT"/>
          <w:bCs/>
          <w:szCs w:val="20"/>
        </w:rPr>
        <w:t>-</w:t>
      </w:r>
      <w:r w:rsidRPr="00BC7581">
        <w:t xml:space="preserve">damper position that maintains a building pressure of </w:t>
      </w:r>
      <w:ins w:id="1538" w:author="Titus Ellison" w:date="2022-10-13T12:52:00Z">
        <w:r w:rsidR="00F2796C" w:rsidRPr="00F2796C">
          <w:rPr>
            <w:rStyle w:val="Toggle"/>
            <w:rPrChange w:id="1539" w:author="Titus Ellison" w:date="2022-10-13T12:53:00Z">
              <w:rPr/>
            </w:rPrChange>
          </w:rPr>
          <w:t>[UNITS [</w:t>
        </w:r>
      </w:ins>
      <w:r w:rsidRPr="00F2796C">
        <w:rPr>
          <w:rStyle w:val="Toggle"/>
          <w:rPrChange w:id="1540" w:author="Titus Ellison" w:date="2022-10-13T12:53:00Z">
            <w:rPr/>
          </w:rPrChange>
        </w:rPr>
        <w:t>12 Pa</w:t>
      </w:r>
      <w:ins w:id="1541" w:author="Titus Ellison" w:date="2022-10-13T12:52:00Z">
        <w:r w:rsidR="00F2796C" w:rsidRPr="00F2796C">
          <w:rPr>
            <w:rStyle w:val="Toggle"/>
            <w:rPrChange w:id="1542" w:author="Titus Ellison" w:date="2022-10-13T12:53:00Z">
              <w:rPr/>
            </w:rPrChange>
          </w:rPr>
          <w:t>]</w:t>
        </w:r>
      </w:ins>
      <w:r w:rsidRPr="00F2796C">
        <w:rPr>
          <w:rStyle w:val="Toggle"/>
          <w:rPrChange w:id="1543" w:author="Titus Ellison" w:date="2022-10-13T12:53:00Z">
            <w:rPr/>
          </w:rPrChange>
        </w:rPr>
        <w:t xml:space="preserve"> </w:t>
      </w:r>
      <w:ins w:id="1544" w:author="Titus Ellison" w:date="2022-10-13T12:52:00Z">
        <w:r w:rsidR="00F2796C" w:rsidRPr="00F2796C">
          <w:rPr>
            <w:rStyle w:val="Toggle"/>
            <w:rPrChange w:id="1545" w:author="Titus Ellison" w:date="2022-10-13T12:53:00Z">
              <w:rPr/>
            </w:rPrChange>
          </w:rPr>
          <w:t>[</w:t>
        </w:r>
      </w:ins>
      <w:del w:id="1546" w:author="Titus Ellison" w:date="2022-10-13T12:52:00Z">
        <w:r w:rsidRPr="00F2796C" w:rsidDel="00F2796C">
          <w:rPr>
            <w:rStyle w:val="Toggle"/>
            <w:rPrChange w:id="1547" w:author="Titus Ellison" w:date="2022-10-13T12:53:00Z">
              <w:rPr/>
            </w:rPrChange>
          </w:rPr>
          <w:delText>(</w:delText>
        </w:r>
      </w:del>
      <w:r w:rsidRPr="00F2796C">
        <w:rPr>
          <w:rStyle w:val="Toggle"/>
          <w:rPrChange w:id="1548" w:author="Titus Ellison" w:date="2022-10-13T12:53:00Z">
            <w:rPr/>
          </w:rPrChange>
        </w:rPr>
        <w:t>0.05</w:t>
      </w:r>
      <w:r w:rsidRPr="00F2796C">
        <w:rPr>
          <w:rStyle w:val="Toggle"/>
          <w:rPrChange w:id="1549" w:author="Titus Ellison" w:date="2022-10-13T12:53:00Z">
            <w:rPr>
              <w:rFonts w:cs="Times New Roman PS MT"/>
              <w:bCs/>
              <w:szCs w:val="20"/>
            </w:rPr>
          </w:rPrChange>
        </w:rPr>
        <w:t xml:space="preserve"> in</w:t>
      </w:r>
      <w:ins w:id="1550" w:author="Titus Ellison" w:date="2022-10-13T12:53:00Z">
        <w:r w:rsidR="00F2796C" w:rsidRPr="00F2796C">
          <w:rPr>
            <w:rStyle w:val="Toggle"/>
            <w:rPrChange w:id="1551" w:author="Titus Ellison" w:date="2022-10-13T12:53:00Z">
              <w:rPr>
                <w:rFonts w:cs="Times New Roman PS MT"/>
                <w:bCs/>
                <w:szCs w:val="20"/>
              </w:rPr>
            </w:rPrChange>
          </w:rPr>
          <w:t>.</w:t>
        </w:r>
      </w:ins>
      <w:ins w:id="1552" w:author="Titus Ellison" w:date="2022-10-13T12:52:00Z">
        <w:r w:rsidR="00F2796C" w:rsidRPr="00F2796C">
          <w:rPr>
            <w:rStyle w:val="Toggle"/>
            <w:rPrChange w:id="1553" w:author="Titus Ellison" w:date="2022-10-13T12:53:00Z">
              <w:rPr>
                <w:rFonts w:cs="Times New Roman PS MT"/>
                <w:bCs/>
                <w:szCs w:val="20"/>
              </w:rPr>
            </w:rPrChange>
          </w:rPr>
          <w:t>]]</w:t>
        </w:r>
      </w:ins>
      <w:del w:id="1554" w:author="Titus Ellison" w:date="2022-10-13T12:52:00Z">
        <w:r w:rsidDel="00F2796C">
          <w:rPr>
            <w:rFonts w:cs="Times New Roman PS MT"/>
            <w:bCs/>
            <w:szCs w:val="20"/>
          </w:rPr>
          <w:delText>.</w:delText>
        </w:r>
      </w:del>
      <w:r>
        <w:rPr>
          <w:rFonts w:cs="Times New Roman PS MT"/>
          <w:bCs/>
          <w:szCs w:val="20"/>
        </w:rPr>
        <w:t xml:space="preserve"> of water)</w:t>
      </w:r>
      <w:r w:rsidRPr="00BC7581">
        <w:t xml:space="preserve"> while the economizer damper is fully </w:t>
      </w:r>
      <w:proofErr w:type="gramStart"/>
      <w:r w:rsidRPr="00BC7581">
        <w:t>open</w:t>
      </w:r>
      <w:proofErr w:type="gramEnd"/>
      <w:r w:rsidRPr="00BC7581">
        <w:t xml:space="preserve"> and the fan speed is at cooling maximum.</w:t>
      </w:r>
    </w:p>
    <w:p w14:paraId="00C06BDF" w14:textId="533253A9" w:rsidR="009045A3" w:rsidRPr="00BC7581" w:rsidRDefault="00C9039D" w:rsidP="0087618D">
      <w:pPr>
        <w:pStyle w:val="Heading4"/>
      </w:pPr>
      <w:bookmarkStart w:id="1555" w:name="_Ref75935996"/>
      <w:ins w:id="1556" w:author="Reece Kiriu" w:date="2022-10-26T14:14:00Z">
        <w:r w:rsidRPr="00C9039D">
          <w:rPr>
            <w:rStyle w:val="Toggle"/>
            <w:rPrChange w:id="1557" w:author="Reece Kiriu" w:date="2022-10-26T14:15:00Z">
              <w:rPr/>
            </w:rPrChange>
          </w:rPr>
          <w:t xml:space="preserve">[EQUALS BSP </w:t>
        </w:r>
        <w:proofErr w:type="gramStart"/>
        <w:r w:rsidRPr="00C9039D">
          <w:rPr>
            <w:rStyle w:val="Toggle"/>
            <w:rPrChange w:id="1558" w:author="Reece Kiriu" w:date="2022-10-26T14:15:00Z">
              <w:rPr/>
            </w:rPrChange>
          </w:rPr>
          <w:t>RETURNSPD]</w:t>
        </w:r>
      </w:ins>
      <w:r w:rsidR="009045A3" w:rsidRPr="00BC7581">
        <w:t>Return</w:t>
      </w:r>
      <w:proofErr w:type="gramEnd"/>
      <w:r w:rsidR="009045A3" w:rsidRPr="00B87A61">
        <w:rPr>
          <w:rFonts w:cs="Times New Roman PS MT"/>
          <w:szCs w:val="20"/>
        </w:rPr>
        <w:t>-Fan Speed Differential</w:t>
      </w:r>
      <w:r w:rsidR="009045A3" w:rsidRPr="00BC7581">
        <w:t xml:space="preserve"> (</w:t>
      </w:r>
      <w:r w:rsidR="00A70053" w:rsidRPr="00735335">
        <w:t xml:space="preserve">for Return Fan Speed Tracking Control, see Section </w:t>
      </w:r>
      <w:r w:rsidR="00A70053">
        <w:fldChar w:fldCharType="begin"/>
      </w:r>
      <w:r w:rsidR="00A70053">
        <w:instrText xml:space="preserve"> REF _Ref38823106 \w \h </w:instrText>
      </w:r>
      <w:r w:rsidR="00A70053">
        <w:fldChar w:fldCharType="separate"/>
      </w:r>
      <w:r w:rsidR="0037258A">
        <w:t>5.18.10</w:t>
      </w:r>
      <w:r w:rsidR="00A70053">
        <w:fldChar w:fldCharType="end"/>
      </w:r>
      <w:r w:rsidR="009045A3" w:rsidRPr="00B87A61">
        <w:rPr>
          <w:rFonts w:cs="Times New Roman PS MT"/>
          <w:szCs w:val="20"/>
        </w:rPr>
        <w:t>)</w:t>
      </w:r>
      <w:r w:rsidR="009045A3" w:rsidRPr="00BC7581">
        <w:t>. The speed differential between supply air and return air fans</w:t>
      </w:r>
      <w:r w:rsidR="00A70053">
        <w:t>,</w:t>
      </w:r>
      <w:r w:rsidR="00A70053" w:rsidRPr="00A70053">
        <w:t xml:space="preserve"> </w:t>
      </w:r>
      <w:r w:rsidR="00A70053" w:rsidRPr="00735335">
        <w:t>S-R-SPD-DIFF,</w:t>
      </w:r>
      <w:r w:rsidR="009045A3" w:rsidRPr="00BC7581">
        <w:t xml:space="preserve"> required to maintain building pressure at desired pressure (e.g., </w:t>
      </w:r>
      <w:ins w:id="1559" w:author="Titus Ellison" w:date="2022-10-13T12:53:00Z">
        <w:r w:rsidR="00F2796C" w:rsidRPr="00F2796C">
          <w:rPr>
            <w:rStyle w:val="Toggle"/>
            <w:rPrChange w:id="1560" w:author="Titus Ellison" w:date="2022-10-13T12:54:00Z">
              <w:rPr/>
            </w:rPrChange>
          </w:rPr>
          <w:t>[UNITS [</w:t>
        </w:r>
      </w:ins>
      <w:r w:rsidR="009045A3" w:rsidRPr="00F2796C">
        <w:rPr>
          <w:rStyle w:val="Toggle"/>
          <w:rPrChange w:id="1561" w:author="Titus Ellison" w:date="2022-10-13T12:54:00Z">
            <w:rPr/>
          </w:rPrChange>
        </w:rPr>
        <w:t>12 Pa</w:t>
      </w:r>
      <w:ins w:id="1562" w:author="Titus Ellison" w:date="2022-10-13T12:53:00Z">
        <w:r w:rsidR="00F2796C" w:rsidRPr="00F2796C">
          <w:rPr>
            <w:rStyle w:val="Toggle"/>
            <w:rPrChange w:id="1563" w:author="Titus Ellison" w:date="2022-10-13T12:54:00Z">
              <w:rPr/>
            </w:rPrChange>
          </w:rPr>
          <w:t>]</w:t>
        </w:r>
      </w:ins>
      <w:r w:rsidR="009045A3" w:rsidRPr="00F2796C">
        <w:rPr>
          <w:rStyle w:val="Toggle"/>
          <w:rPrChange w:id="1564" w:author="Titus Ellison" w:date="2022-10-13T12:54:00Z">
            <w:rPr/>
          </w:rPrChange>
        </w:rPr>
        <w:t xml:space="preserve"> </w:t>
      </w:r>
      <w:r w:rsidR="009045A3" w:rsidRPr="00F2796C">
        <w:rPr>
          <w:rStyle w:val="Toggle"/>
          <w:rPrChange w:id="1565" w:author="Titus Ellison" w:date="2022-10-13T12:54:00Z">
            <w:rPr>
              <w:rFonts w:cs="Times New Roman PS MT"/>
              <w:bCs/>
              <w:szCs w:val="20"/>
            </w:rPr>
          </w:rPrChange>
        </w:rPr>
        <w:t>[</w:t>
      </w:r>
      <w:r w:rsidR="009045A3" w:rsidRPr="00F2796C">
        <w:rPr>
          <w:rStyle w:val="Toggle"/>
          <w:rPrChange w:id="1566" w:author="Titus Ellison" w:date="2022-10-13T12:54:00Z">
            <w:rPr/>
          </w:rPrChange>
        </w:rPr>
        <w:t>0.05</w:t>
      </w:r>
      <w:r w:rsidR="009045A3" w:rsidRPr="00F2796C">
        <w:rPr>
          <w:rStyle w:val="Toggle"/>
          <w:rPrChange w:id="1567" w:author="Titus Ellison" w:date="2022-10-13T12:54:00Z">
            <w:rPr>
              <w:rFonts w:cs="Times New Roman PS MT"/>
              <w:bCs/>
              <w:szCs w:val="20"/>
            </w:rPr>
          </w:rPrChange>
        </w:rPr>
        <w:t xml:space="preserve"> in.</w:t>
      </w:r>
      <w:ins w:id="1568" w:author="Titus Ellison" w:date="2022-10-13T12:53:00Z">
        <w:r w:rsidR="00F2796C" w:rsidRPr="00F2796C">
          <w:rPr>
            <w:rStyle w:val="Toggle"/>
            <w:rPrChange w:id="1569" w:author="Titus Ellison" w:date="2022-10-13T12:54:00Z">
              <w:rPr>
                <w:rFonts w:cs="Times New Roman PS MT"/>
                <w:bCs/>
                <w:szCs w:val="20"/>
              </w:rPr>
            </w:rPrChange>
          </w:rPr>
          <w:t>]]</w:t>
        </w:r>
      </w:ins>
      <w:r w:rsidR="009045A3" w:rsidRPr="00B87A61">
        <w:rPr>
          <w:rFonts w:cs="Times New Roman PS MT"/>
          <w:bCs/>
          <w:szCs w:val="20"/>
        </w:rPr>
        <w:t xml:space="preserve"> of water])</w:t>
      </w:r>
      <w:r w:rsidR="009045A3" w:rsidRPr="00BC7581">
        <w:t xml:space="preserve"> using a handheld sensor if a permanent sensor is not provided. All exhaust fans that normally operate with the air handler should be on.</w:t>
      </w:r>
      <w:bookmarkEnd w:id="1485"/>
      <w:bookmarkEnd w:id="1510"/>
      <w:bookmarkEnd w:id="1555"/>
    </w:p>
    <w:p w14:paraId="5BDC2B06" w14:textId="269F9978" w:rsidR="00A70053" w:rsidRPr="00A70053" w:rsidRDefault="00C9039D" w:rsidP="0087618D">
      <w:pPr>
        <w:pStyle w:val="Heading4"/>
      </w:pPr>
      <w:bookmarkStart w:id="1570" w:name="_Toc505671549"/>
      <w:bookmarkStart w:id="1571" w:name="_Toc497723475"/>
      <w:ins w:id="1572" w:author="Reece Kiriu" w:date="2022-10-26T14:15:00Z">
        <w:r w:rsidRPr="00C9039D">
          <w:rPr>
            <w:rStyle w:val="Toggle"/>
            <w:rPrChange w:id="1573" w:author="Reece Kiriu" w:date="2022-10-26T14:15:00Z">
              <w:rPr/>
            </w:rPrChange>
          </w:rPr>
          <w:t xml:space="preserve">[EQUALS BSP </w:t>
        </w:r>
        <w:proofErr w:type="gramStart"/>
        <w:r w:rsidRPr="00C9039D">
          <w:rPr>
            <w:rStyle w:val="Toggle"/>
            <w:rPrChange w:id="1574" w:author="Reece Kiriu" w:date="2022-10-26T14:15:00Z">
              <w:rPr/>
            </w:rPrChange>
          </w:rPr>
          <w:t>RETURNDP]</w:t>
        </w:r>
      </w:ins>
      <w:r w:rsidR="00A70053" w:rsidRPr="00A70053">
        <w:t>Return</w:t>
      </w:r>
      <w:proofErr w:type="gramEnd"/>
      <w:r w:rsidR="00A70053" w:rsidRPr="00A70053">
        <w:t xml:space="preserve"> fan discharge static pressure setpoints (for Return Fan Direct Building Pressure Control, see Section </w:t>
      </w:r>
      <w:r w:rsidR="00CB59C5">
        <w:fldChar w:fldCharType="begin"/>
      </w:r>
      <w:r w:rsidR="00CB59C5">
        <w:instrText xml:space="preserve"> REF _Ref47337566 \w \h </w:instrText>
      </w:r>
      <w:r w:rsidR="00CB59C5">
        <w:fldChar w:fldCharType="separate"/>
      </w:r>
      <w:r w:rsidR="0037258A">
        <w:t>5.18.10.2</w:t>
      </w:r>
      <w:r w:rsidR="00CB59C5">
        <w:fldChar w:fldCharType="end"/>
      </w:r>
      <w:r w:rsidR="00A70053" w:rsidRPr="00A70053">
        <w:t>)</w:t>
      </w:r>
      <w:r w:rsidR="00CB59C5">
        <w:t>.</w:t>
      </w:r>
      <w:r w:rsidR="00A70053" w:rsidRPr="00A70053">
        <w:t xml:space="preserve"> </w:t>
      </w:r>
    </w:p>
    <w:p w14:paraId="286B622B" w14:textId="7F987460" w:rsidR="00A70053" w:rsidRPr="00735335" w:rsidRDefault="00A70053" w:rsidP="007C1423">
      <w:pPr>
        <w:pStyle w:val="Heading5"/>
      </w:pPr>
      <w:proofErr w:type="spellStart"/>
      <w:r w:rsidRPr="00735335">
        <w:t>RFDSPmin</w:t>
      </w:r>
      <w:proofErr w:type="spellEnd"/>
      <w:r w:rsidRPr="00735335">
        <w:t xml:space="preserve">: That required to deliver the design return air volume across the return air damper when the supply air fan is at design airflow and on minimum outdoor air.  This setpoint shall be no less than </w:t>
      </w:r>
      <w:ins w:id="1575" w:author="Titus Ellison" w:date="2022-10-13T12:54:00Z">
        <w:r w:rsidR="00F2796C" w:rsidRPr="00F2796C">
          <w:rPr>
            <w:rStyle w:val="Toggle"/>
            <w:rPrChange w:id="1576" w:author="Titus Ellison" w:date="2022-10-13T12:54:00Z">
              <w:rPr/>
            </w:rPrChange>
          </w:rPr>
          <w:t>[UNITS [</w:t>
        </w:r>
      </w:ins>
      <w:r w:rsidRPr="00F2796C">
        <w:rPr>
          <w:rStyle w:val="Toggle"/>
          <w:rPrChange w:id="1577" w:author="Titus Ellison" w:date="2022-10-13T12:54:00Z">
            <w:rPr/>
          </w:rPrChange>
        </w:rPr>
        <w:t>2.4 Pa</w:t>
      </w:r>
      <w:ins w:id="1578" w:author="Titus Ellison" w:date="2022-10-13T12:54:00Z">
        <w:r w:rsidR="00F2796C" w:rsidRPr="00F2796C">
          <w:rPr>
            <w:rStyle w:val="Toggle"/>
            <w:rPrChange w:id="1579" w:author="Titus Ellison" w:date="2022-10-13T12:54:00Z">
              <w:rPr/>
            </w:rPrChange>
          </w:rPr>
          <w:t>]</w:t>
        </w:r>
      </w:ins>
      <w:r w:rsidRPr="00F2796C">
        <w:rPr>
          <w:rStyle w:val="Toggle"/>
          <w:rPrChange w:id="1580" w:author="Titus Ellison" w:date="2022-10-13T12:54:00Z">
            <w:rPr/>
          </w:rPrChange>
        </w:rPr>
        <w:t xml:space="preserve"> </w:t>
      </w:r>
      <w:ins w:id="1581" w:author="Titus Ellison" w:date="2022-10-13T12:54:00Z">
        <w:r w:rsidR="00F2796C" w:rsidRPr="00F2796C">
          <w:rPr>
            <w:rStyle w:val="Toggle"/>
            <w:rPrChange w:id="1582" w:author="Titus Ellison" w:date="2022-10-13T12:54:00Z">
              <w:rPr/>
            </w:rPrChange>
          </w:rPr>
          <w:t>[</w:t>
        </w:r>
      </w:ins>
      <w:del w:id="1583" w:author="Titus Ellison" w:date="2022-10-13T12:54:00Z">
        <w:r w:rsidRPr="00F2796C" w:rsidDel="00F2796C">
          <w:rPr>
            <w:rStyle w:val="Toggle"/>
            <w:rPrChange w:id="1584" w:author="Titus Ellison" w:date="2022-10-13T12:54:00Z">
              <w:rPr/>
            </w:rPrChange>
          </w:rPr>
          <w:delText>(</w:delText>
        </w:r>
      </w:del>
      <w:r w:rsidRPr="00F2796C">
        <w:rPr>
          <w:rStyle w:val="Toggle"/>
          <w:rPrChange w:id="1585" w:author="Titus Ellison" w:date="2022-10-13T12:54:00Z">
            <w:rPr/>
          </w:rPrChange>
        </w:rPr>
        <w:t>0.01 in</w:t>
      </w:r>
      <w:ins w:id="1586" w:author="Titus Ellison" w:date="2022-10-13T12:55:00Z">
        <w:r w:rsidR="00F2796C">
          <w:rPr>
            <w:rStyle w:val="Toggle"/>
          </w:rPr>
          <w:t>ches</w:t>
        </w:r>
      </w:ins>
      <w:ins w:id="1587" w:author="Titus Ellison" w:date="2022-10-13T12:54:00Z">
        <w:del w:id="1588" w:author="Hwakong Cheng" w:date="2022-10-24T19:38:00Z">
          <w:r w:rsidR="00F2796C" w:rsidRPr="00F2796C" w:rsidDel="00B06158">
            <w:rPr>
              <w:rStyle w:val="Toggle"/>
              <w:rPrChange w:id="1589" w:author="Titus Ellison" w:date="2022-10-13T12:54:00Z">
                <w:rPr/>
              </w:rPrChange>
            </w:rPr>
            <w:delText>.</w:delText>
          </w:r>
        </w:del>
      </w:ins>
      <w:del w:id="1590" w:author="Titus Ellison" w:date="2022-10-13T12:54:00Z">
        <w:r w:rsidRPr="00F2796C" w:rsidDel="00F2796C">
          <w:rPr>
            <w:rStyle w:val="Toggle"/>
            <w:rPrChange w:id="1591" w:author="Titus Ellison" w:date="2022-10-13T12:54:00Z">
              <w:rPr/>
            </w:rPrChange>
          </w:rPr>
          <w:delText>ches</w:delText>
        </w:r>
      </w:del>
      <w:ins w:id="1592" w:author="Titus Ellison" w:date="2022-10-13T12:54:00Z">
        <w:r w:rsidR="00F2796C" w:rsidRPr="00F2796C">
          <w:rPr>
            <w:rStyle w:val="Toggle"/>
            <w:rPrChange w:id="1593" w:author="Titus Ellison" w:date="2022-10-13T12:54:00Z">
              <w:rPr/>
            </w:rPrChange>
          </w:rPr>
          <w:t>]]</w:t>
        </w:r>
      </w:ins>
      <w:del w:id="1594" w:author="Titus Ellison" w:date="2022-10-13T12:54:00Z">
        <w:r w:rsidRPr="00735335" w:rsidDel="00F2796C">
          <w:delText>)</w:delText>
        </w:r>
      </w:del>
      <w:r w:rsidRPr="00735335">
        <w:t xml:space="preserve"> to ensure outdoor air is not drawn backwards thru the relief damper.</w:t>
      </w:r>
    </w:p>
    <w:p w14:paraId="3AA1CF0F" w14:textId="08F41359" w:rsidR="00A70053" w:rsidRPr="00735335" w:rsidRDefault="00A70053" w:rsidP="007C1423">
      <w:pPr>
        <w:pStyle w:val="Heading5"/>
      </w:pPr>
      <w:proofErr w:type="spellStart"/>
      <w:r w:rsidRPr="00735335">
        <w:t>RFDSPmax</w:t>
      </w:r>
      <w:proofErr w:type="spellEnd"/>
      <w:r w:rsidRPr="00735335">
        <w:t xml:space="preserve">: That required to exhaust enough air to maintain building static pressure at setpoint </w:t>
      </w:r>
      <w:ins w:id="1595" w:author="Titus Ellison" w:date="2022-10-13T12:54:00Z">
        <w:r w:rsidR="00F2796C" w:rsidRPr="00F2796C">
          <w:rPr>
            <w:rStyle w:val="Toggle"/>
            <w:rPrChange w:id="1596" w:author="Titus Ellison" w:date="2022-10-13T12:55:00Z">
              <w:rPr/>
            </w:rPrChange>
          </w:rPr>
          <w:t>[U</w:t>
        </w:r>
        <w:del w:id="1597" w:author="Hwakong Cheng" w:date="2022-10-24T19:38:00Z">
          <w:r w:rsidR="00F2796C" w:rsidRPr="00F2796C" w:rsidDel="00B06158">
            <w:rPr>
              <w:rStyle w:val="Toggle"/>
              <w:rPrChange w:id="1598" w:author="Titus Ellison" w:date="2022-10-13T12:55:00Z">
                <w:rPr/>
              </w:rPrChange>
            </w:rPr>
            <w:delText>nits</w:delText>
          </w:r>
        </w:del>
      </w:ins>
      <w:ins w:id="1599" w:author="Hwakong Cheng" w:date="2022-10-24T19:38:00Z">
        <w:r w:rsidR="00B06158">
          <w:rPr>
            <w:rStyle w:val="Toggle"/>
          </w:rPr>
          <w:t>N</w:t>
        </w:r>
      </w:ins>
      <w:ins w:id="1600" w:author="Hwakong Cheng" w:date="2022-10-24T19:39:00Z">
        <w:r w:rsidR="00B06158">
          <w:rPr>
            <w:rStyle w:val="Toggle"/>
          </w:rPr>
          <w:t>ITS</w:t>
        </w:r>
      </w:ins>
      <w:ins w:id="1601" w:author="Titus Ellison" w:date="2022-10-13T12:54:00Z">
        <w:r w:rsidR="00F2796C" w:rsidRPr="00F2796C">
          <w:rPr>
            <w:rStyle w:val="Toggle"/>
            <w:rPrChange w:id="1602" w:author="Titus Ellison" w:date="2022-10-13T12:55:00Z">
              <w:rPr/>
            </w:rPrChange>
          </w:rPr>
          <w:t xml:space="preserve"> [</w:t>
        </w:r>
      </w:ins>
      <w:r w:rsidRPr="00F2796C">
        <w:rPr>
          <w:rStyle w:val="Toggle"/>
          <w:rPrChange w:id="1603" w:author="Titus Ellison" w:date="2022-10-13T12:55:00Z">
            <w:rPr/>
          </w:rPrChange>
        </w:rPr>
        <w:t>12 Pa</w:t>
      </w:r>
      <w:ins w:id="1604" w:author="Titus Ellison" w:date="2022-10-13T12:54:00Z">
        <w:r w:rsidR="00F2796C" w:rsidRPr="00F2796C">
          <w:rPr>
            <w:rStyle w:val="Toggle"/>
            <w:rPrChange w:id="1605" w:author="Titus Ellison" w:date="2022-10-13T12:55:00Z">
              <w:rPr/>
            </w:rPrChange>
          </w:rPr>
          <w:t>]</w:t>
        </w:r>
      </w:ins>
      <w:r w:rsidRPr="00F2796C">
        <w:rPr>
          <w:rStyle w:val="Toggle"/>
          <w:rPrChange w:id="1606" w:author="Titus Ellison" w:date="2022-10-13T12:55:00Z">
            <w:rPr/>
          </w:rPrChange>
        </w:rPr>
        <w:t xml:space="preserve"> </w:t>
      </w:r>
      <w:ins w:id="1607" w:author="Titus Ellison" w:date="2022-10-13T12:55:00Z">
        <w:r w:rsidR="00F2796C" w:rsidRPr="00F2796C">
          <w:rPr>
            <w:rStyle w:val="Toggle"/>
            <w:rPrChange w:id="1608" w:author="Titus Ellison" w:date="2022-10-13T12:55:00Z">
              <w:rPr/>
            </w:rPrChange>
          </w:rPr>
          <w:t>[</w:t>
        </w:r>
      </w:ins>
      <w:del w:id="1609" w:author="Titus Ellison" w:date="2022-10-13T12:55:00Z">
        <w:r w:rsidRPr="00F2796C" w:rsidDel="00F2796C">
          <w:rPr>
            <w:rStyle w:val="Toggle"/>
            <w:rPrChange w:id="1610" w:author="Titus Ellison" w:date="2022-10-13T12:55:00Z">
              <w:rPr/>
            </w:rPrChange>
          </w:rPr>
          <w:delText>(</w:delText>
        </w:r>
      </w:del>
      <w:r w:rsidRPr="00F2796C">
        <w:rPr>
          <w:rStyle w:val="Toggle"/>
          <w:rPrChange w:id="1611" w:author="Titus Ellison" w:date="2022-10-13T12:55:00Z">
            <w:rPr/>
          </w:rPrChange>
        </w:rPr>
        <w:t>0.05 inches</w:t>
      </w:r>
      <w:ins w:id="1612" w:author="Titus Ellison" w:date="2022-10-13T12:55:00Z">
        <w:r w:rsidR="00F2796C" w:rsidRPr="00F2796C">
          <w:rPr>
            <w:rStyle w:val="Toggle"/>
            <w:rPrChange w:id="1613" w:author="Titus Ellison" w:date="2022-10-13T12:55:00Z">
              <w:rPr/>
            </w:rPrChange>
          </w:rPr>
          <w:t>]]</w:t>
        </w:r>
      </w:ins>
      <w:del w:id="1614" w:author="Titus Ellison" w:date="2022-10-13T12:55:00Z">
        <w:r w:rsidRPr="00735335" w:rsidDel="00F2796C">
          <w:delText>)</w:delText>
        </w:r>
      </w:del>
      <w:r w:rsidRPr="00735335">
        <w:t xml:space="preserve"> when the supply air fan is at design airflow and on 100% outdoor air.</w:t>
      </w:r>
    </w:p>
    <w:p w14:paraId="128D1D30" w14:textId="4058B9C3" w:rsidR="0014480D" w:rsidRPr="0014480D" w:rsidRDefault="00525434" w:rsidP="0087618D">
      <w:pPr>
        <w:pStyle w:val="Heading3"/>
      </w:pPr>
      <w:bookmarkStart w:id="1615" w:name="_Ref75338462"/>
      <w:bookmarkStart w:id="1616" w:name="_Hlk75340404"/>
      <w:bookmarkStart w:id="1617" w:name="_Ref64301462"/>
      <w:ins w:id="1618" w:author="Reece Kiriu" w:date="2022-10-19T12:18:00Z">
        <w:r w:rsidRPr="00525434">
          <w:rPr>
            <w:rStyle w:val="Toggle"/>
            <w:rPrChange w:id="1619" w:author="Reece Kiriu" w:date="2022-10-19T12:18:00Z">
              <w:rPr/>
            </w:rPrChange>
          </w:rPr>
          <w:t>[DELETE]</w:t>
        </w:r>
      </w:ins>
      <w:r w:rsidR="0014480D" w:rsidRPr="0014480D">
        <w:t>Chilled Water Plant</w:t>
      </w:r>
      <w:bookmarkEnd w:id="1615"/>
    </w:p>
    <w:p w14:paraId="4943235D" w14:textId="77777777" w:rsidR="0014480D" w:rsidRPr="00FA7ACF" w:rsidRDefault="0014480D" w:rsidP="0014480D">
      <w:pPr>
        <w:pStyle w:val="Instrbox"/>
      </w:pPr>
      <w:r w:rsidRPr="00FA7ACF">
        <w:t>Retain the following parameter for plants with DP controlled variable speed pumps. Delete otherwise.</w:t>
      </w:r>
    </w:p>
    <w:p w14:paraId="2FB07B02" w14:textId="662B9BF6" w:rsidR="0014480D" w:rsidRPr="00FA7ACF" w:rsidRDefault="0014480D" w:rsidP="0087618D">
      <w:pPr>
        <w:pStyle w:val="Heading4"/>
      </w:pPr>
      <w:r w:rsidRPr="00FA7ACF">
        <w:t>CHW-</w:t>
      </w:r>
      <w:proofErr w:type="spellStart"/>
      <w:r w:rsidRPr="00FA7ACF">
        <w:t>DPmax</w:t>
      </w:r>
      <w:proofErr w:type="spellEnd"/>
      <w:r w:rsidRPr="00FA7ACF">
        <w:t xml:space="preserve">, the maximum chilled water differential pressure setpoint, in </w:t>
      </w:r>
      <w:ins w:id="1620" w:author="Hwakong Cheng" w:date="2022-10-24T16:16:00Z">
        <w:r w:rsidR="00DB7941" w:rsidRPr="000175E7">
          <w:rPr>
            <w:rStyle w:val="Toggle"/>
          </w:rPr>
          <w:t>[</w:t>
        </w:r>
        <w:r w:rsidR="00DB7941" w:rsidRPr="00DB7941">
          <w:rPr>
            <w:rStyle w:val="Toggle"/>
          </w:rPr>
          <w:t>UNITS [</w:t>
        </w:r>
      </w:ins>
      <w:r w:rsidRPr="00DB7941">
        <w:rPr>
          <w:rStyle w:val="Toggle"/>
          <w:rPrChange w:id="1621" w:author="Hwakong Cheng" w:date="2022-10-24T16:17:00Z">
            <w:rPr/>
          </w:rPrChange>
        </w:rPr>
        <w:t>psi</w:t>
      </w:r>
      <w:ins w:id="1622" w:author="Hwakong Cheng" w:date="2022-10-24T16:17:00Z">
        <w:r w:rsidR="00DB7941" w:rsidRPr="00DB7941">
          <w:rPr>
            <w:rStyle w:val="Toggle"/>
          </w:rPr>
          <w:t>] [kPa</w:t>
        </w:r>
        <w:r w:rsidR="00DB7941" w:rsidRPr="000175E7">
          <w:rPr>
            <w:rStyle w:val="Toggle"/>
          </w:rPr>
          <w:t>]]</w:t>
        </w:r>
      </w:ins>
    </w:p>
    <w:p w14:paraId="206BB580" w14:textId="77777777" w:rsidR="0014480D" w:rsidRPr="00FA7ACF" w:rsidRDefault="0014480D" w:rsidP="001A4685">
      <w:pPr>
        <w:pStyle w:val="Infobox"/>
        <w:pBdr>
          <w:bottom w:val="none" w:sz="0" w:space="0" w:color="auto"/>
        </w:pBdr>
      </w:pPr>
      <w:r w:rsidRPr="00FA7ACF">
        <w:t>Instructions for establishing CHW-</w:t>
      </w:r>
      <w:proofErr w:type="spellStart"/>
      <w:r w:rsidRPr="00FA7ACF">
        <w:t>DPmax</w:t>
      </w:r>
      <w:proofErr w:type="spellEnd"/>
      <w:r w:rsidRPr="00FA7ACF">
        <w:t xml:space="preserve"> should be provided in the Test and Balance Specification. For example:</w:t>
      </w:r>
    </w:p>
    <w:p w14:paraId="5F1EA4B3" w14:textId="37C10324" w:rsidR="0014480D" w:rsidRPr="00FA7ACF" w:rsidRDefault="0014480D" w:rsidP="003B5D4C">
      <w:pPr>
        <w:pStyle w:val="InfoboxList"/>
      </w:pPr>
      <w:r w:rsidRPr="00FA7ACF">
        <w:t>1</w:t>
      </w:r>
      <w:r w:rsidR="005B380C">
        <w:t>.</w:t>
      </w:r>
      <w:r w:rsidRPr="00FA7ACF">
        <w:tab/>
        <w:t>Fully open all control valves serving coils that are located downstream of the differential pressure sensor.</w:t>
      </w:r>
    </w:p>
    <w:p w14:paraId="35A13F85" w14:textId="098C426A" w:rsidR="0014480D" w:rsidRPr="00FA7ACF" w:rsidRDefault="0014480D" w:rsidP="003B5D4C">
      <w:pPr>
        <w:pStyle w:val="InfoboxList"/>
      </w:pPr>
      <w:r w:rsidRPr="00FA7ACF">
        <w:t>2</w:t>
      </w:r>
      <w:r w:rsidR="005B380C">
        <w:t>.</w:t>
      </w:r>
      <w:r w:rsidR="00472736">
        <w:tab/>
      </w:r>
      <w:r w:rsidRPr="00FA7ACF">
        <w:t>Close the minimum flow bypass valve (if applicable).</w:t>
      </w:r>
    </w:p>
    <w:p w14:paraId="060E98A7" w14:textId="54FB21D4" w:rsidR="0014480D" w:rsidRPr="00FA7ACF" w:rsidRDefault="0014480D" w:rsidP="003B5D4C">
      <w:pPr>
        <w:pStyle w:val="InfoboxList"/>
      </w:pPr>
      <w:r w:rsidRPr="00FA7ACF">
        <w:t>3</w:t>
      </w:r>
      <w:r w:rsidR="005B380C">
        <w:t>.</w:t>
      </w:r>
      <w:r w:rsidRPr="00FA7ACF">
        <w:tab/>
        <w:t>Fully close all control valves serving coils that are located upstream of the differential pressure sensor.</w:t>
      </w:r>
    </w:p>
    <w:p w14:paraId="7902EF25" w14:textId="5BBF76F1" w:rsidR="0014480D" w:rsidRPr="00FA7ACF" w:rsidRDefault="0014480D" w:rsidP="003B5D4C">
      <w:pPr>
        <w:pStyle w:val="InfoboxList"/>
      </w:pPr>
      <w:r w:rsidRPr="00FA7ACF">
        <w:t>4</w:t>
      </w:r>
      <w:r w:rsidR="005B380C">
        <w:t>.</w:t>
      </w:r>
      <w:r w:rsidRPr="00FA7ACF">
        <w:tab/>
        <w:t>Start pump(s). Manually adjust speed slowly until design flow (or design pressure drop, for coils without calibrated balance valves) is just achieved through all open coils without modulating any balance valves. One coil should be just at design flow, while others should be at or above design flow.</w:t>
      </w:r>
    </w:p>
    <w:p w14:paraId="009D4C4A" w14:textId="2FDB79AA" w:rsidR="0014480D" w:rsidRPr="00FA7ACF" w:rsidRDefault="0014480D" w:rsidP="00364AC8">
      <w:pPr>
        <w:pStyle w:val="InfoboxList"/>
        <w:pBdr>
          <w:bottom w:val="single" w:sz="8" w:space="1" w:color="auto"/>
        </w:pBdr>
      </w:pPr>
      <w:r w:rsidRPr="00FA7ACF">
        <w:t>5</w:t>
      </w:r>
      <w:r w:rsidR="005B380C">
        <w:t>.</w:t>
      </w:r>
      <w:r w:rsidRPr="00FA7ACF">
        <w:tab/>
        <w:t>Once flow condition in previous step is achieved, note the BAS differential pressure sensor and handheld digital pressure sensor readings to verify accuracy of BAS reading; report BAS reading to controls contractor.</w:t>
      </w:r>
    </w:p>
    <w:p w14:paraId="2D847173" w14:textId="77777777" w:rsidR="0014480D" w:rsidRPr="00FA7ACF" w:rsidRDefault="0014480D" w:rsidP="0014480D">
      <w:pPr>
        <w:pStyle w:val="Instrbox"/>
        <w:jc w:val="both"/>
      </w:pPr>
      <w:r w:rsidRPr="00FA7ACF">
        <w:t>Retain the following parameter for plants that do not have a remote DP sensor wired back to the plant controller, but instead have a local plant DP sensor hardwired to the plant controller and a remote sensor(s) communicating over the network. Delete otherwise. This is common in large buildings and campus systems. In such cases, the remote DP sensor(s) is used to reset a setpoint for the local sensor.</w:t>
      </w:r>
    </w:p>
    <w:p w14:paraId="4D0115F4" w14:textId="338E82D8" w:rsidR="0014480D" w:rsidRPr="00FA7ACF" w:rsidRDefault="0014480D" w:rsidP="0087618D">
      <w:pPr>
        <w:pStyle w:val="Heading4"/>
      </w:pPr>
      <w:proofErr w:type="spellStart"/>
      <w:r w:rsidRPr="00FA7ACF">
        <w:t>LocalCHW-DPmax</w:t>
      </w:r>
      <w:proofErr w:type="spellEnd"/>
      <w:r w:rsidRPr="00FA7ACF">
        <w:t xml:space="preserve">, the maximum chilled water differential pressure setpoint local to the plant, in </w:t>
      </w:r>
      <w:ins w:id="1623" w:author="Titus Ellison" w:date="2022-10-13T12:55:00Z">
        <w:r w:rsidR="0017019D" w:rsidRPr="0017019D">
          <w:rPr>
            <w:rStyle w:val="Toggle"/>
            <w:rPrChange w:id="1624" w:author="Titus Ellison" w:date="2022-10-13T12:56:00Z">
              <w:rPr/>
            </w:rPrChange>
          </w:rPr>
          <w:t>[UNITS [</w:t>
        </w:r>
      </w:ins>
      <w:r w:rsidRPr="0017019D">
        <w:rPr>
          <w:rStyle w:val="Toggle"/>
          <w:rPrChange w:id="1625" w:author="Titus Ellison" w:date="2022-10-13T12:56:00Z">
            <w:rPr/>
          </w:rPrChange>
        </w:rPr>
        <w:t>psi</w:t>
      </w:r>
      <w:ins w:id="1626" w:author="Titus Ellison" w:date="2022-10-13T12:56:00Z">
        <w:r w:rsidR="0017019D" w:rsidRPr="0017019D">
          <w:rPr>
            <w:rStyle w:val="Toggle"/>
            <w:rPrChange w:id="1627" w:author="Titus Ellison" w:date="2022-10-13T12:56:00Z">
              <w:rPr/>
            </w:rPrChange>
          </w:rPr>
          <w:t>] [kPa]]</w:t>
        </w:r>
      </w:ins>
    </w:p>
    <w:p w14:paraId="3DB41A6E" w14:textId="77777777" w:rsidR="0014480D" w:rsidRPr="00FA7ACF" w:rsidRDefault="0014480D" w:rsidP="0014480D">
      <w:pPr>
        <w:pStyle w:val="Infobox"/>
      </w:pPr>
      <w:r w:rsidRPr="00FA7ACF">
        <w:lastRenderedPageBreak/>
        <w:t xml:space="preserve">Instructions for establishing </w:t>
      </w:r>
      <w:proofErr w:type="spellStart"/>
      <w:r w:rsidRPr="00FA7ACF">
        <w:t>LocalCHW-DPmax</w:t>
      </w:r>
      <w:proofErr w:type="spellEnd"/>
      <w:r w:rsidRPr="00FA7ACF">
        <w:t xml:space="preserve"> should be provided in the Test and Balance Specification and should generally follow the scheme of determining the setpoint for CHW-</w:t>
      </w:r>
      <w:proofErr w:type="spellStart"/>
      <w:r w:rsidRPr="00FA7ACF">
        <w:t>DPmax</w:t>
      </w:r>
      <w:proofErr w:type="spellEnd"/>
      <w:r w:rsidRPr="00FA7ACF">
        <w:t>: the value recorded from the local DP sensor when the remote CHW-</w:t>
      </w:r>
      <w:proofErr w:type="spellStart"/>
      <w:r w:rsidRPr="00FA7ACF">
        <w:t>DPmax</w:t>
      </w:r>
      <w:proofErr w:type="spellEnd"/>
      <w:r w:rsidRPr="00FA7ACF">
        <w:t xml:space="preserve"> reading is recorded becomes </w:t>
      </w:r>
      <w:proofErr w:type="spellStart"/>
      <w:r w:rsidRPr="00FA7ACF">
        <w:t>LocalCHW-DPmax</w:t>
      </w:r>
      <w:proofErr w:type="spellEnd"/>
      <w:r w:rsidRPr="00FA7ACF">
        <w:t>.</w:t>
      </w:r>
    </w:p>
    <w:p w14:paraId="4166B598" w14:textId="77777777" w:rsidR="0014480D" w:rsidRPr="00FA7ACF" w:rsidRDefault="0014480D" w:rsidP="0014480D">
      <w:pPr>
        <w:pStyle w:val="Instrbox"/>
      </w:pPr>
      <w:r w:rsidRPr="00FA7ACF">
        <w:t>Retain the following parameter for water-cooled plants with variable speed condenser water pumps. Delete otherwise.</w:t>
      </w:r>
    </w:p>
    <w:p w14:paraId="1C515493" w14:textId="77777777" w:rsidR="0014480D" w:rsidRPr="00FA7ACF" w:rsidRDefault="0014480D" w:rsidP="0087618D">
      <w:pPr>
        <w:pStyle w:val="Heading4"/>
      </w:pPr>
      <w:proofErr w:type="spellStart"/>
      <w:r w:rsidRPr="00FA7ACF">
        <w:t>Cw-DesPumpSpdStage</w:t>
      </w:r>
      <w:proofErr w:type="spellEnd"/>
      <w:r w:rsidRPr="00FA7ACF">
        <w:t>, the condenser water pump speed that delivers design condenser water flow through the chillers and waterside heat exchangers, CW-</w:t>
      </w:r>
      <w:proofErr w:type="spellStart"/>
      <w:r w:rsidRPr="00FA7ACF">
        <w:t>DesFlowX</w:t>
      </w:r>
      <w:proofErr w:type="spellEnd"/>
      <w:r w:rsidRPr="00FA7ACF">
        <w:t xml:space="preserve"> and </w:t>
      </w:r>
      <w:proofErr w:type="spellStart"/>
      <w:r w:rsidRPr="00FA7ACF">
        <w:t>HXCWFdesign</w:t>
      </w:r>
      <w:proofErr w:type="spellEnd"/>
      <w:r w:rsidRPr="00FA7ACF">
        <w:t>, operating in a chiller stage.</w:t>
      </w:r>
    </w:p>
    <w:p w14:paraId="77264266" w14:textId="77777777" w:rsidR="0014480D" w:rsidRPr="00FA7ACF" w:rsidRDefault="0014480D" w:rsidP="001A4685">
      <w:pPr>
        <w:pStyle w:val="Infobox"/>
        <w:pBdr>
          <w:bottom w:val="none" w:sz="0" w:space="0" w:color="auto"/>
        </w:pBdr>
      </w:pPr>
      <w:r w:rsidRPr="00FA7ACF">
        <w:t>For plants with variable speed condenser water pumps, the speed required to yield design flow through the operating chillers and waterside economizer heat exchangers (as applicable) varies with plant stage.</w:t>
      </w:r>
    </w:p>
    <w:p w14:paraId="2D147979" w14:textId="77777777" w:rsidR="0014480D" w:rsidRPr="00FA7ACF" w:rsidRDefault="0014480D" w:rsidP="001A4685">
      <w:pPr>
        <w:pStyle w:val="Infobox"/>
        <w:pBdr>
          <w:bottom w:val="none" w:sz="0" w:space="0" w:color="auto"/>
        </w:pBdr>
      </w:pPr>
      <w:r w:rsidRPr="00FA7ACF">
        <w:t xml:space="preserve">Instructions for determining </w:t>
      </w:r>
      <w:proofErr w:type="spellStart"/>
      <w:r w:rsidRPr="00FA7ACF">
        <w:t>Cw-DesPumpSpdStage</w:t>
      </w:r>
      <w:proofErr w:type="spellEnd"/>
      <w:r w:rsidRPr="00FA7ACF">
        <w:t xml:space="preserve"> for each Stage should be provided in the Test and Balance Specification. For example:</w:t>
      </w:r>
    </w:p>
    <w:p w14:paraId="0584D766" w14:textId="51AD1A9A" w:rsidR="0014480D" w:rsidRPr="00FA7ACF" w:rsidRDefault="005B380C" w:rsidP="003B5D4C">
      <w:pPr>
        <w:pStyle w:val="InfoboxList"/>
      </w:pPr>
      <w:r>
        <w:t>1.</w:t>
      </w:r>
      <w:r>
        <w:tab/>
      </w:r>
      <w:r w:rsidR="0014480D" w:rsidRPr="00FA7ACF">
        <w:t>Configure the plant to the lowest stage of chiller operation. Open the CW isolation valve of the chiller(s) in the stage and enable the CW pump(s) to operate in the stage and the corresponding number of cooling towers for the stage.</w:t>
      </w:r>
    </w:p>
    <w:p w14:paraId="54481F9F" w14:textId="47C60504" w:rsidR="0014480D" w:rsidRPr="00FA7ACF" w:rsidRDefault="005B380C" w:rsidP="003B5D4C">
      <w:pPr>
        <w:pStyle w:val="InfoboxList"/>
      </w:pPr>
      <w:r>
        <w:t>2.</w:t>
      </w:r>
      <w:r>
        <w:tab/>
      </w:r>
      <w:r w:rsidR="0014480D" w:rsidRPr="00FA7ACF">
        <w:t>Reduce CW pump speed in 2% increments until condenser water flow through any chiller with an open CW isolation valve drops to 100% of design as determined by condenser differential pressure.</w:t>
      </w:r>
    </w:p>
    <w:p w14:paraId="6DF2001C" w14:textId="4899C98D" w:rsidR="0014480D" w:rsidRPr="00FA7ACF" w:rsidRDefault="005B380C" w:rsidP="003B5D4C">
      <w:pPr>
        <w:pStyle w:val="InfoboxList"/>
      </w:pPr>
      <w:r>
        <w:t>3.</w:t>
      </w:r>
      <w:r>
        <w:tab/>
      </w:r>
      <w:r w:rsidR="0014480D" w:rsidRPr="00FA7ACF">
        <w:t>Note the speed setpoint and report to controls contractor.</w:t>
      </w:r>
    </w:p>
    <w:p w14:paraId="77FB1AD8" w14:textId="0E59F64B" w:rsidR="0014480D" w:rsidRPr="00FA7ACF" w:rsidRDefault="005B380C" w:rsidP="00364AC8">
      <w:pPr>
        <w:pStyle w:val="InfoboxList"/>
        <w:pBdr>
          <w:bottom w:val="single" w:sz="8" w:space="1" w:color="auto"/>
        </w:pBdr>
      </w:pPr>
      <w:r>
        <w:t>4.</w:t>
      </w:r>
      <w:r>
        <w:tab/>
      </w:r>
      <w:r w:rsidR="0014480D" w:rsidRPr="00FA7ACF">
        <w:t>Repeat the preceding steps for each chiller stage.</w:t>
      </w:r>
    </w:p>
    <w:p w14:paraId="7741C73A" w14:textId="66EC3B3E" w:rsidR="0014480D" w:rsidRPr="00FA7ACF" w:rsidRDefault="0014480D" w:rsidP="0014480D">
      <w:pPr>
        <w:pStyle w:val="Instrbox"/>
      </w:pPr>
      <w:r w:rsidRPr="00FA7ACF">
        <w:t>Retain the following parameter for water-cooled plants with fixed speed condenser water pumps</w:t>
      </w:r>
      <w:r w:rsidR="00F16D80">
        <w:t xml:space="preserve"> or variable speed condenser water pumps and a waterside economizer</w:t>
      </w:r>
      <w:r w:rsidRPr="00FA7ACF">
        <w:t>. Delete otherwise.</w:t>
      </w:r>
    </w:p>
    <w:p w14:paraId="3184F887" w14:textId="77777777" w:rsidR="0014480D" w:rsidRPr="00FA7ACF" w:rsidRDefault="0014480D" w:rsidP="0087618D">
      <w:pPr>
        <w:pStyle w:val="Heading4"/>
      </w:pPr>
      <w:proofErr w:type="spellStart"/>
      <w:r w:rsidRPr="00FA7ACF">
        <w:t>MinCWVlvPos</w:t>
      </w:r>
      <w:proofErr w:type="spellEnd"/>
      <w:r w:rsidRPr="00FA7ACF">
        <w:t>, minimum head pressure control valve position</w:t>
      </w:r>
    </w:p>
    <w:p w14:paraId="553F21A4" w14:textId="77777777" w:rsidR="0014480D" w:rsidRPr="00FA7ACF" w:rsidRDefault="0014480D" w:rsidP="001A4685">
      <w:pPr>
        <w:pStyle w:val="Infobox"/>
        <w:pBdr>
          <w:bottom w:val="none" w:sz="0" w:space="0" w:color="auto"/>
        </w:pBdr>
      </w:pPr>
      <w:r w:rsidRPr="00FA7ACF">
        <w:t xml:space="preserve">Minimum head pressure can be maintained by modulating condenser water isolation valves (for constant speed CW pumps) or limiting pump speed (for variable speed CW pumps). If chillers are provided with condenser water flow switches, a minimum head pressure control valve position is needed to ensure minimum flow is maintained while the head pressure control loop is enabled. Performance is improved if calorimetric type switches are used since they can have a much lower flow setpoint than paddle switches and are more reliable when subjected to corrosive open condenser water. If condenser water flow switches are not provided, or they are </w:t>
      </w:r>
      <w:proofErr w:type="spellStart"/>
      <w:r w:rsidRPr="00FA7ACF">
        <w:t>jumpered</w:t>
      </w:r>
      <w:proofErr w:type="spellEnd"/>
      <w:r w:rsidRPr="00FA7ACF">
        <w:t xml:space="preserve"> out as allowed by many manufacturers, </w:t>
      </w:r>
      <w:proofErr w:type="spellStart"/>
      <w:r w:rsidRPr="00FA7ACF">
        <w:t>MinCWVlvPos</w:t>
      </w:r>
      <w:proofErr w:type="spellEnd"/>
      <w:r w:rsidRPr="00FA7ACF">
        <w:t xml:space="preserve"> can be set to 0%.</w:t>
      </w:r>
    </w:p>
    <w:p w14:paraId="31ED98B9" w14:textId="77777777" w:rsidR="0014480D" w:rsidRPr="00FA7ACF" w:rsidRDefault="0014480D" w:rsidP="001A4685">
      <w:pPr>
        <w:pStyle w:val="Infobox"/>
        <w:pBdr>
          <w:bottom w:val="none" w:sz="0" w:space="0" w:color="auto"/>
        </w:pBdr>
      </w:pPr>
      <w:r w:rsidRPr="00FA7ACF">
        <w:t xml:space="preserve">For constant speed pumps, instructions for establishing </w:t>
      </w:r>
      <w:proofErr w:type="spellStart"/>
      <w:r w:rsidRPr="00FA7ACF">
        <w:t>MinCWVlvPos</w:t>
      </w:r>
      <w:proofErr w:type="spellEnd"/>
      <w:r w:rsidRPr="00FA7ACF">
        <w:t xml:space="preserve"> should be provided in the Test and Balance Specification. For example:</w:t>
      </w:r>
    </w:p>
    <w:p w14:paraId="0308ADAE" w14:textId="008B2463" w:rsidR="0014480D" w:rsidRPr="00472736" w:rsidRDefault="00472736" w:rsidP="003B5D4C">
      <w:pPr>
        <w:pStyle w:val="InfoboxList"/>
      </w:pPr>
      <w:r>
        <w:t>1.</w:t>
      </w:r>
      <w:r>
        <w:tab/>
      </w:r>
      <w:r w:rsidR="0014480D" w:rsidRPr="00472736">
        <w:t xml:space="preserve">Configure the plant for the lowest stage of chiller operation. Open the head pressure control valve of the test chiller and enable a CW pump and the corresponding number of cooling towers for that stage. </w:t>
      </w:r>
    </w:p>
    <w:p w14:paraId="7EFB8FB9" w14:textId="058B4996" w:rsidR="0014480D" w:rsidRPr="00472736" w:rsidRDefault="00472736" w:rsidP="003B5D4C">
      <w:pPr>
        <w:pStyle w:val="InfoboxList"/>
      </w:pPr>
      <w:r>
        <w:t>2.</w:t>
      </w:r>
      <w:r>
        <w:tab/>
      </w:r>
      <w:r w:rsidR="0014480D" w:rsidRPr="00472736">
        <w:t>Throttle the head pressure control valve of the test chiller in 2% increments until the flow rate through the chiller’s condenser decreases to 110% of the minimum condenser water flow switch setpoint as determined by condenser differential pressure.</w:t>
      </w:r>
    </w:p>
    <w:p w14:paraId="13C5B029" w14:textId="393042A1" w:rsidR="0014480D" w:rsidRPr="00472736" w:rsidRDefault="00472736" w:rsidP="00364AC8">
      <w:pPr>
        <w:pStyle w:val="InfoboxList"/>
        <w:pBdr>
          <w:bottom w:val="single" w:sz="8" w:space="1" w:color="auto"/>
        </w:pBdr>
      </w:pPr>
      <w:r>
        <w:t>3.</w:t>
      </w:r>
      <w:r>
        <w:tab/>
      </w:r>
      <w:r w:rsidR="0014480D" w:rsidRPr="00472736">
        <w:t>Note the valve position setpoint and report to controls contractor.</w:t>
      </w:r>
    </w:p>
    <w:p w14:paraId="2203DA5B" w14:textId="77777777" w:rsidR="0014480D" w:rsidRPr="00FA7ACF" w:rsidRDefault="0014480D" w:rsidP="0014480D">
      <w:pPr>
        <w:pStyle w:val="Instrbox"/>
      </w:pPr>
      <w:r w:rsidRPr="00FA7ACF">
        <w:t>Retain the following parameter for water-cooled plants with variable speed condenser water pumps. Delete otherwise.</w:t>
      </w:r>
    </w:p>
    <w:p w14:paraId="08DC9726" w14:textId="77777777" w:rsidR="0014480D" w:rsidRPr="00FA7ACF" w:rsidRDefault="0014480D" w:rsidP="0087618D">
      <w:pPr>
        <w:pStyle w:val="Heading4"/>
      </w:pPr>
      <w:proofErr w:type="spellStart"/>
      <w:r w:rsidRPr="00FA7ACF">
        <w:t>MinCWPspeed</w:t>
      </w:r>
      <w:proofErr w:type="spellEnd"/>
      <w:r w:rsidRPr="00FA7ACF">
        <w:t>, minimum condenser water pump speed</w:t>
      </w:r>
    </w:p>
    <w:p w14:paraId="119F483A" w14:textId="4A122C01" w:rsidR="0014480D" w:rsidRPr="00FA7ACF" w:rsidRDefault="0014480D" w:rsidP="001A4685">
      <w:pPr>
        <w:pStyle w:val="Infobox"/>
        <w:pBdr>
          <w:bottom w:val="none" w:sz="0" w:space="0" w:color="auto"/>
        </w:pBdr>
      </w:pPr>
      <w:r w:rsidRPr="00FA7ACF">
        <w:t xml:space="preserve">Minimum head pressure can be maintained by modulating condenser water isolation valves (for constant speed CW pumps) or limiting pump speed (for variable speed CW pumps). If chillers are provided with condenser water flow switches, a minimum head pressure control valve position is needed to ensure minimum flow is maintained while the head pressure control loop is enabled. Performance is improved if calorimetric type switches are used since they can have a much lower flow setpoint than paddle switches and are more reliable when subjected to corrosive open condenser water. If condenser </w:t>
      </w:r>
      <w:r w:rsidRPr="00FA7ACF">
        <w:lastRenderedPageBreak/>
        <w:t xml:space="preserve">water flow switches are not provided, or they are </w:t>
      </w:r>
      <w:proofErr w:type="spellStart"/>
      <w:r w:rsidRPr="00FA7ACF">
        <w:t>jumpered</w:t>
      </w:r>
      <w:proofErr w:type="spellEnd"/>
      <w:r w:rsidRPr="00FA7ACF">
        <w:t xml:space="preserve"> out as allowed by many manufacturers, </w:t>
      </w:r>
      <w:proofErr w:type="spellStart"/>
      <w:r w:rsidRPr="00FA7ACF">
        <w:t>MinCWPspeed</w:t>
      </w:r>
      <w:proofErr w:type="spellEnd"/>
      <w:r w:rsidRPr="00FA7ACF">
        <w:t xml:space="preserve"> can be set to the minimum speed determined per </w:t>
      </w:r>
      <w:r w:rsidR="00B45926">
        <w:t xml:space="preserve">Section </w:t>
      </w:r>
      <w:r w:rsidR="0008244A">
        <w:fldChar w:fldCharType="begin"/>
      </w:r>
      <w:r w:rsidR="0008244A">
        <w:instrText xml:space="preserve"> REF _Ref75340164 \w \h </w:instrText>
      </w:r>
      <w:r w:rsidR="0008244A">
        <w:fldChar w:fldCharType="separate"/>
      </w:r>
      <w:r w:rsidR="0037258A">
        <w:t>3.2.3.9</w:t>
      </w:r>
      <w:r w:rsidR="0008244A">
        <w:fldChar w:fldCharType="end"/>
      </w:r>
      <w:r w:rsidRPr="00FA7ACF">
        <w:t xml:space="preserve"> but no lower.</w:t>
      </w:r>
    </w:p>
    <w:p w14:paraId="453305D1" w14:textId="77777777" w:rsidR="0014480D" w:rsidRPr="00FA7ACF" w:rsidRDefault="0014480D" w:rsidP="001A4685">
      <w:pPr>
        <w:pStyle w:val="Infobox"/>
        <w:pBdr>
          <w:bottom w:val="none" w:sz="0" w:space="0" w:color="auto"/>
        </w:pBdr>
      </w:pPr>
      <w:r w:rsidRPr="00FA7ACF">
        <w:t xml:space="preserve">For variable speed pumps, instructions for establishing </w:t>
      </w:r>
      <w:proofErr w:type="spellStart"/>
      <w:r w:rsidRPr="00FA7ACF">
        <w:t>MinCWPspeed</w:t>
      </w:r>
      <w:proofErr w:type="spellEnd"/>
      <w:r w:rsidRPr="00FA7ACF">
        <w:t xml:space="preserve"> should be provided in the Test and Balance Specification. For example:</w:t>
      </w:r>
    </w:p>
    <w:p w14:paraId="5172F280" w14:textId="1113E656" w:rsidR="0014480D" w:rsidRPr="00FA7ACF" w:rsidRDefault="0087618D" w:rsidP="003B5D4C">
      <w:pPr>
        <w:pStyle w:val="InfoboxList"/>
      </w:pPr>
      <w:r>
        <w:t>1.</w:t>
      </w:r>
      <w:r>
        <w:tab/>
      </w:r>
      <w:r w:rsidR="0014480D" w:rsidRPr="00FA7ACF">
        <w:t xml:space="preserve">Configure the plant for the lowest stage of chiller operation. Open the CW isolation valve of the test chiller and enable a CW pump and the corresponding number of cooling towers for that stage. </w:t>
      </w:r>
    </w:p>
    <w:p w14:paraId="41CDEE98" w14:textId="78E9758F" w:rsidR="0014480D" w:rsidRPr="00FA7ACF" w:rsidRDefault="0087618D" w:rsidP="003B5D4C">
      <w:pPr>
        <w:pStyle w:val="InfoboxList"/>
      </w:pPr>
      <w:r>
        <w:t>2.</w:t>
      </w:r>
      <w:r>
        <w:tab/>
      </w:r>
      <w:r w:rsidR="0014480D" w:rsidRPr="00FA7ACF">
        <w:t>Reduce CW pump speed of the test chiller in 2% increments until the flow rate through the chiller’s condenser decreases to 110% of the minimum condenser water flow switch setpoint as determined by condenser differential pressure.</w:t>
      </w:r>
    </w:p>
    <w:p w14:paraId="14470BBF" w14:textId="1F24F8CB" w:rsidR="0014480D" w:rsidRPr="00FA7ACF" w:rsidRDefault="0087618D" w:rsidP="0087618D">
      <w:pPr>
        <w:pStyle w:val="InfoboxList"/>
        <w:pBdr>
          <w:bottom w:val="single" w:sz="4" w:space="1" w:color="auto"/>
        </w:pBdr>
      </w:pPr>
      <w:r>
        <w:t>3.</w:t>
      </w:r>
      <w:r>
        <w:tab/>
      </w:r>
      <w:r w:rsidR="0014480D" w:rsidRPr="00FA7ACF">
        <w:t>Note the minimum speed setpoint and report to controls contractor.</w:t>
      </w:r>
    </w:p>
    <w:p w14:paraId="049A5FA7" w14:textId="77777777" w:rsidR="0014480D" w:rsidRPr="00FA7ACF" w:rsidRDefault="0014480D" w:rsidP="0014480D">
      <w:pPr>
        <w:pStyle w:val="Instrbox"/>
        <w:jc w:val="both"/>
      </w:pPr>
      <w:r w:rsidRPr="00FA7ACF">
        <w:t>Retain the following parameter for plants with a waterside economizer where CHW flowrate through the heat exchanger is controlled by a variable speed heat exchanger pump. Delete otherwise.</w:t>
      </w:r>
    </w:p>
    <w:p w14:paraId="3154452A" w14:textId="77777777" w:rsidR="0014480D" w:rsidRPr="00FA7ACF" w:rsidRDefault="0014480D" w:rsidP="0087618D">
      <w:pPr>
        <w:pStyle w:val="Heading4"/>
      </w:pPr>
      <w:proofErr w:type="spellStart"/>
      <w:r w:rsidRPr="00FA7ACF">
        <w:t>HxPumpDesSpd</w:t>
      </w:r>
      <w:proofErr w:type="spellEnd"/>
      <w:r w:rsidRPr="00FA7ACF">
        <w:t xml:space="preserve">, the waterside economizer heat exchanger pump speed that delivers design heat exchanger flow, </w:t>
      </w:r>
      <w:proofErr w:type="spellStart"/>
      <w:r w:rsidRPr="00FA7ACF">
        <w:t>HXFdesign</w:t>
      </w:r>
      <w:proofErr w:type="spellEnd"/>
      <w:r w:rsidRPr="00FA7ACF">
        <w:t>, through the CHW side of the waterside economizer heat exchanger</w:t>
      </w:r>
    </w:p>
    <w:p w14:paraId="08EE1847" w14:textId="77777777" w:rsidR="0014480D" w:rsidRPr="00FA7ACF" w:rsidRDefault="0014480D" w:rsidP="001A4685">
      <w:pPr>
        <w:pStyle w:val="Infobox"/>
        <w:pBdr>
          <w:bottom w:val="none" w:sz="0" w:space="0" w:color="auto"/>
        </w:pBdr>
      </w:pPr>
      <w:r w:rsidRPr="00FA7ACF">
        <w:t xml:space="preserve">Instructions for establishing </w:t>
      </w:r>
      <w:proofErr w:type="spellStart"/>
      <w:r w:rsidRPr="00FA7ACF">
        <w:t>HXPumpDesSpd</w:t>
      </w:r>
      <w:proofErr w:type="spellEnd"/>
      <w:r w:rsidRPr="00FA7ACF">
        <w:t xml:space="preserve"> should be provided in the Test and Balance Specification. For example:</w:t>
      </w:r>
    </w:p>
    <w:p w14:paraId="3126223A" w14:textId="308F33CE" w:rsidR="0014480D" w:rsidRPr="00FA7ACF" w:rsidRDefault="001A4685" w:rsidP="003B5D4C">
      <w:pPr>
        <w:pStyle w:val="InfoboxList"/>
      </w:pPr>
      <w:r>
        <w:t>1.</w:t>
      </w:r>
      <w:r>
        <w:tab/>
      </w:r>
      <w:r w:rsidR="0014480D" w:rsidRPr="00FA7ACF">
        <w:t>Starting from 100% speed, decrease HX pump speed in 2% increments until differential pressure measured across the waterside economizer heat exchanger is within 5% of design.</w:t>
      </w:r>
    </w:p>
    <w:p w14:paraId="1EFBDB05" w14:textId="63534E13" w:rsidR="0014480D" w:rsidRPr="00FA7ACF" w:rsidRDefault="001A4685" w:rsidP="00364AC8">
      <w:pPr>
        <w:pStyle w:val="InfoboxList"/>
        <w:pBdr>
          <w:bottom w:val="single" w:sz="8" w:space="1" w:color="auto"/>
        </w:pBdr>
      </w:pPr>
      <w:r>
        <w:t>2.</w:t>
      </w:r>
      <w:r>
        <w:tab/>
      </w:r>
      <w:r w:rsidR="0014480D" w:rsidRPr="00FA7ACF">
        <w:t xml:space="preserve">Note the design speed setpoint and report to controls contractor. </w:t>
      </w:r>
    </w:p>
    <w:p w14:paraId="3F0E2163" w14:textId="77777777" w:rsidR="0014480D" w:rsidRPr="00FA7ACF" w:rsidRDefault="0014480D" w:rsidP="0014480D">
      <w:pPr>
        <w:pStyle w:val="Instrbox"/>
      </w:pPr>
      <w:r w:rsidRPr="00FA7ACF">
        <w:t>Retain the following parameter for primary-only plants and primary-secondary plants with variable speed primary pumps that are intended to operate at one or more fixed speeds. Delete otherwise.</w:t>
      </w:r>
    </w:p>
    <w:p w14:paraId="1C23B340" w14:textId="77777777" w:rsidR="0014480D" w:rsidRPr="00FA7ACF" w:rsidRDefault="0014480D" w:rsidP="0087618D">
      <w:pPr>
        <w:pStyle w:val="Heading4"/>
      </w:pPr>
      <w:r w:rsidRPr="00FA7ACF">
        <w:t>Ch-</w:t>
      </w:r>
      <w:proofErr w:type="spellStart"/>
      <w:r w:rsidRPr="00FA7ACF">
        <w:t>MaxPriPumpSpdStage</w:t>
      </w:r>
      <w:proofErr w:type="spellEnd"/>
      <w:r w:rsidRPr="00FA7ACF">
        <w:t>, the primary chilled water pump speed necessary to deliver design chilled water flow, CHW-</w:t>
      </w:r>
      <w:proofErr w:type="spellStart"/>
      <w:r w:rsidRPr="00FA7ACF">
        <w:t>DesFlowX</w:t>
      </w:r>
      <w:proofErr w:type="spellEnd"/>
      <w:r w:rsidRPr="00FA7ACF">
        <w:t>, through the operating chiller(s) in the stage</w:t>
      </w:r>
    </w:p>
    <w:p w14:paraId="20A06163" w14:textId="77777777" w:rsidR="0014480D" w:rsidRPr="00FA7ACF" w:rsidRDefault="0014480D" w:rsidP="001A4685">
      <w:pPr>
        <w:pStyle w:val="Infobox"/>
        <w:pBdr>
          <w:bottom w:val="none" w:sz="0" w:space="0" w:color="auto"/>
        </w:pBdr>
      </w:pPr>
      <w:r w:rsidRPr="00FA7ACF">
        <w:t>Instructions for establishing Ch-</w:t>
      </w:r>
      <w:proofErr w:type="spellStart"/>
      <w:r w:rsidRPr="00FA7ACF">
        <w:t>MaxPriSpdStage</w:t>
      </w:r>
      <w:proofErr w:type="spellEnd"/>
      <w:r w:rsidRPr="00FA7ACF">
        <w:t xml:space="preserve"> should be provide in the Test and Balance Specification. For example:</w:t>
      </w:r>
    </w:p>
    <w:p w14:paraId="43C4E337" w14:textId="0E2D1AD0" w:rsidR="0014480D" w:rsidRPr="00FA7ACF" w:rsidRDefault="001A4685" w:rsidP="003B5D4C">
      <w:pPr>
        <w:pStyle w:val="InfoboxList"/>
      </w:pPr>
      <w:r>
        <w:t>1.</w:t>
      </w:r>
      <w:r>
        <w:tab/>
      </w:r>
      <w:r w:rsidR="0014480D" w:rsidRPr="00FA7ACF">
        <w:t>Starting from 100% speed, decrease primary chilled water pump speed in 2% increments until differential pressure measured across the chiller evaporator is within 5% of design.</w:t>
      </w:r>
    </w:p>
    <w:p w14:paraId="734D7D0F" w14:textId="4BEAEC6D" w:rsidR="0014480D" w:rsidRPr="00FA7ACF" w:rsidRDefault="001A4685" w:rsidP="00364AC8">
      <w:pPr>
        <w:pStyle w:val="InfoboxList"/>
        <w:pBdr>
          <w:bottom w:val="single" w:sz="8" w:space="1" w:color="auto"/>
        </w:pBdr>
      </w:pPr>
      <w:r>
        <w:t>2.</w:t>
      </w:r>
      <w:r>
        <w:tab/>
      </w:r>
      <w:r w:rsidR="0014480D" w:rsidRPr="00FA7ACF">
        <w:t xml:space="preserve">Note the design speed setpoint and report to controls contractor. </w:t>
      </w:r>
    </w:p>
    <w:p w14:paraId="7EC39E9C" w14:textId="77777777" w:rsidR="0014480D" w:rsidRPr="00FA7ACF" w:rsidRDefault="0014480D" w:rsidP="0014480D">
      <w:pPr>
        <w:pStyle w:val="Instrbox"/>
      </w:pPr>
      <w:r w:rsidRPr="00FA7ACF">
        <w:t>Retain the following parameter for variable primary-variable secondary systems. Delete otherwise.</w:t>
      </w:r>
    </w:p>
    <w:p w14:paraId="31A8B1BF" w14:textId="77777777" w:rsidR="0014480D" w:rsidRPr="00FA7ACF" w:rsidRDefault="0014480D" w:rsidP="0087618D">
      <w:pPr>
        <w:pStyle w:val="Heading4"/>
      </w:pPr>
      <w:r w:rsidRPr="00FA7ACF">
        <w:t>Ch-</w:t>
      </w:r>
      <w:proofErr w:type="spellStart"/>
      <w:r w:rsidRPr="00FA7ACF">
        <w:t>MinPriPumpSpdStage</w:t>
      </w:r>
      <w:proofErr w:type="spellEnd"/>
      <w:r w:rsidRPr="00FA7ACF">
        <w:t>, the primary chilled water pump speed necessary to deliver minimum chilled water flow, CHW-</w:t>
      </w:r>
      <w:proofErr w:type="spellStart"/>
      <w:r w:rsidRPr="00FA7ACF">
        <w:t>MinFlowX</w:t>
      </w:r>
      <w:proofErr w:type="spellEnd"/>
      <w:r w:rsidRPr="00FA7ACF">
        <w:t>, through the operating chiller(s) in the stage</w:t>
      </w:r>
    </w:p>
    <w:p w14:paraId="2FB7B598" w14:textId="77777777" w:rsidR="0014480D" w:rsidRPr="00FA7ACF" w:rsidRDefault="0014480D" w:rsidP="001A4685">
      <w:pPr>
        <w:pStyle w:val="Infobox"/>
        <w:pBdr>
          <w:bottom w:val="none" w:sz="0" w:space="0" w:color="auto"/>
        </w:pBdr>
      </w:pPr>
      <w:r w:rsidRPr="00FA7ACF">
        <w:t>Instructions for establishing Ch-</w:t>
      </w:r>
      <w:proofErr w:type="spellStart"/>
      <w:r w:rsidRPr="00FA7ACF">
        <w:t>MinPriPumpSpd</w:t>
      </w:r>
      <w:proofErr w:type="spellEnd"/>
      <w:r w:rsidRPr="00FA7ACF">
        <w:t xml:space="preserve"> should be provided in the Test and Balance Specification. For example:</w:t>
      </w:r>
    </w:p>
    <w:p w14:paraId="35BE4D74" w14:textId="78A38C12" w:rsidR="0014480D" w:rsidRPr="00FA7ACF" w:rsidRDefault="001A4685" w:rsidP="003B5D4C">
      <w:pPr>
        <w:pStyle w:val="InfoboxList"/>
      </w:pPr>
      <w:r>
        <w:t>1.</w:t>
      </w:r>
      <w:r>
        <w:tab/>
      </w:r>
      <w:r w:rsidR="0014480D" w:rsidRPr="00FA7ACF">
        <w:t>Open isolation valves of all chillers.</w:t>
      </w:r>
    </w:p>
    <w:p w14:paraId="60AE2EAF" w14:textId="293ABA59" w:rsidR="0014480D" w:rsidRPr="00FA7ACF" w:rsidRDefault="001A4685" w:rsidP="003B5D4C">
      <w:pPr>
        <w:pStyle w:val="InfoboxList"/>
      </w:pPr>
      <w:r>
        <w:t>2.</w:t>
      </w:r>
      <w:r>
        <w:tab/>
      </w:r>
      <w:r w:rsidR="0014480D" w:rsidRPr="00FA7ACF">
        <w:t>Start all non-redundant primary pumps at 100% speed.</w:t>
      </w:r>
    </w:p>
    <w:p w14:paraId="1541DDB9" w14:textId="66C3AD26" w:rsidR="0014480D" w:rsidRPr="00FA7ACF" w:rsidRDefault="001A4685" w:rsidP="003B5D4C">
      <w:pPr>
        <w:pStyle w:val="InfoboxList"/>
      </w:pPr>
      <w:r>
        <w:t>3.</w:t>
      </w:r>
      <w:r>
        <w:tab/>
      </w:r>
      <w:r w:rsidR="0014480D" w:rsidRPr="00FA7ACF">
        <w:t>Decrease primary pump speed in 2% increments starting from 100% until flowrate through any chiller, as measured by either evaporator barrel differential pressure or a flow meter, decreases to 110% of CHW-</w:t>
      </w:r>
      <w:proofErr w:type="spellStart"/>
      <w:r w:rsidR="0014480D" w:rsidRPr="00FA7ACF">
        <w:t>MinFlowX</w:t>
      </w:r>
      <w:proofErr w:type="spellEnd"/>
      <w:r w:rsidR="0014480D" w:rsidRPr="00FA7ACF">
        <w:t>.</w:t>
      </w:r>
    </w:p>
    <w:p w14:paraId="1AE3B623" w14:textId="6CBAAC46" w:rsidR="0014480D" w:rsidRPr="00FA7ACF" w:rsidRDefault="001A4685" w:rsidP="00364AC8">
      <w:pPr>
        <w:pStyle w:val="InfoboxList"/>
        <w:pBdr>
          <w:bottom w:val="single" w:sz="8" w:space="1" w:color="auto"/>
        </w:pBdr>
      </w:pPr>
      <w:r>
        <w:t>4.</w:t>
      </w:r>
      <w:r>
        <w:tab/>
      </w:r>
      <w:r w:rsidR="0014480D" w:rsidRPr="00FA7ACF">
        <w:t>Note the speed setpoint and report to controls contractor.</w:t>
      </w:r>
    </w:p>
    <w:p w14:paraId="2CCF0B79" w14:textId="77777777" w:rsidR="0014480D" w:rsidRPr="00FA7ACF" w:rsidRDefault="0014480D" w:rsidP="0014480D">
      <w:pPr>
        <w:pStyle w:val="Instrbox"/>
      </w:pPr>
      <w:r w:rsidRPr="00FA7ACF">
        <w:t>Retain the following section for plants with variable speed pumps or fans. Delete otherwise.</w:t>
      </w:r>
    </w:p>
    <w:p w14:paraId="1DF7E19F" w14:textId="77777777" w:rsidR="0014480D" w:rsidRPr="00FA7ACF" w:rsidRDefault="0014480D" w:rsidP="0087618D">
      <w:pPr>
        <w:pStyle w:val="Heading4"/>
      </w:pPr>
      <w:bookmarkStart w:id="1628" w:name="_Ref75340164"/>
      <w:r w:rsidRPr="00FA7ACF">
        <w:t>Minimum Speeds</w:t>
      </w:r>
      <w:bookmarkEnd w:id="1628"/>
    </w:p>
    <w:p w14:paraId="4997613C" w14:textId="77777777" w:rsidR="0014480D" w:rsidRPr="00FA7ACF" w:rsidRDefault="0014480D" w:rsidP="007C1423">
      <w:pPr>
        <w:pStyle w:val="Heading5"/>
      </w:pPr>
      <w:r w:rsidRPr="00FA7ACF">
        <w:t>Where minimum speeds are not required for flow control per other balancer provided setpoints above, minimum speed setpoints for all VFD-driven pumps and tower fans shall be determined in accordance with the test and balance specifications for the following as applicable:</w:t>
      </w:r>
    </w:p>
    <w:p w14:paraId="4F7A17C8" w14:textId="77777777" w:rsidR="0014480D" w:rsidRPr="00FA7ACF" w:rsidRDefault="0014480D" w:rsidP="007C1423">
      <w:pPr>
        <w:pStyle w:val="Heading6"/>
      </w:pPr>
      <w:r w:rsidRPr="00FA7ACF">
        <w:lastRenderedPageBreak/>
        <w:t>Cooling Tower Fans</w:t>
      </w:r>
    </w:p>
    <w:p w14:paraId="19EF3D75" w14:textId="77777777" w:rsidR="0014480D" w:rsidRPr="00FA7ACF" w:rsidRDefault="0014480D" w:rsidP="007C1423">
      <w:pPr>
        <w:pStyle w:val="Heading6"/>
      </w:pPr>
      <w:r w:rsidRPr="00FA7ACF">
        <w:t>Condenser Water Pumps</w:t>
      </w:r>
    </w:p>
    <w:p w14:paraId="0A157744" w14:textId="77777777" w:rsidR="0014480D" w:rsidRPr="00FA7ACF" w:rsidRDefault="0014480D" w:rsidP="007C1423">
      <w:pPr>
        <w:pStyle w:val="Heading6"/>
      </w:pPr>
      <w:r w:rsidRPr="00FA7ACF">
        <w:t>Chilled Water Pumps</w:t>
      </w:r>
    </w:p>
    <w:p w14:paraId="748D234C" w14:textId="77777777" w:rsidR="0014480D" w:rsidRPr="00FA7ACF" w:rsidRDefault="0014480D" w:rsidP="001A4685">
      <w:pPr>
        <w:pStyle w:val="Infobox"/>
        <w:pBdr>
          <w:bottom w:val="none" w:sz="0" w:space="0" w:color="auto"/>
        </w:pBdr>
      </w:pPr>
      <w:r w:rsidRPr="00FA7ACF">
        <w:t>There needs to be corresponding instructions in the TAB specifications. For example:</w:t>
      </w:r>
    </w:p>
    <w:p w14:paraId="65901245" w14:textId="14CCE2D6" w:rsidR="0014480D" w:rsidRPr="00FA7ACF" w:rsidRDefault="0014480D" w:rsidP="003B5D4C">
      <w:pPr>
        <w:pStyle w:val="InfoboxList"/>
        <w:numPr>
          <w:ilvl w:val="0"/>
          <w:numId w:val="106"/>
        </w:numPr>
      </w:pPr>
      <w:r w:rsidRPr="00FA7ACF">
        <w:t>Start the fan or pump.</w:t>
      </w:r>
    </w:p>
    <w:p w14:paraId="6319BE0D" w14:textId="22CB9D07" w:rsidR="0014480D" w:rsidRPr="00FA7ACF" w:rsidRDefault="0014480D" w:rsidP="003B5D4C">
      <w:pPr>
        <w:pStyle w:val="InfoboxList"/>
        <w:numPr>
          <w:ilvl w:val="0"/>
          <w:numId w:val="106"/>
        </w:numPr>
      </w:pPr>
      <w:r w:rsidRPr="00FA7ACF">
        <w:t>Manually set speed to 6 Hz (10%) unless otherwise indicated in control sequences. For equipment with gear boxes, use whatever minimum speed is recommended by manufacturer.</w:t>
      </w:r>
    </w:p>
    <w:p w14:paraId="6D9CE285" w14:textId="5FA5AF4F" w:rsidR="0014480D" w:rsidRPr="00FA7ACF" w:rsidRDefault="0014480D" w:rsidP="003B5D4C">
      <w:pPr>
        <w:pStyle w:val="InfoboxList"/>
        <w:numPr>
          <w:ilvl w:val="0"/>
          <w:numId w:val="106"/>
        </w:numPr>
      </w:pPr>
      <w:r w:rsidRPr="00FA7ACF">
        <w:t>Observe fan/pump in field to ensure it is visibly rotating. If not, gradually increase speed until it is.</w:t>
      </w:r>
    </w:p>
    <w:p w14:paraId="36AAF470" w14:textId="585F554B" w:rsidR="0014480D" w:rsidRPr="00FA7ACF" w:rsidRDefault="0014480D" w:rsidP="00364AC8">
      <w:pPr>
        <w:pStyle w:val="InfoboxList"/>
        <w:numPr>
          <w:ilvl w:val="0"/>
          <w:numId w:val="106"/>
        </w:numPr>
      </w:pPr>
      <w:r w:rsidRPr="00FA7ACF">
        <w:t>The speed at this point shall be the minimum speed setpoint for this piece of equipment.</w:t>
      </w:r>
    </w:p>
    <w:p w14:paraId="57704AB9" w14:textId="77777777" w:rsidR="0014480D" w:rsidRPr="00FA7ACF" w:rsidRDefault="0014480D" w:rsidP="00364AC8">
      <w:pPr>
        <w:pStyle w:val="Infobox"/>
        <w:pBdr>
          <w:top w:val="none" w:sz="0" w:space="0" w:color="auto"/>
        </w:pBdr>
      </w:pPr>
      <w:r w:rsidRPr="00FA7ACF">
        <w:t>Also, specifications should require the contractor to run each tower fan through entire speed range and program out speeds (using the on-board VFD software) that cause tower vibration.</w:t>
      </w:r>
    </w:p>
    <w:p w14:paraId="714DD726" w14:textId="06EF0153" w:rsidR="002F2315" w:rsidRPr="002F2315" w:rsidRDefault="00525434" w:rsidP="0087618D">
      <w:pPr>
        <w:pStyle w:val="Heading3"/>
      </w:pPr>
      <w:bookmarkStart w:id="1629" w:name="_Ref75339277"/>
      <w:bookmarkEnd w:id="1616"/>
      <w:ins w:id="1630" w:author="Reece Kiriu" w:date="2022-10-19T12:19:00Z">
        <w:r w:rsidRPr="00525434">
          <w:rPr>
            <w:rStyle w:val="Toggle"/>
            <w:rPrChange w:id="1631" w:author="Reece Kiriu" w:date="2022-10-19T12:19:00Z">
              <w:rPr/>
            </w:rPrChange>
          </w:rPr>
          <w:t>[DELETE]</w:t>
        </w:r>
      </w:ins>
      <w:r w:rsidR="002F2315" w:rsidRPr="002F2315">
        <w:t>Hot Water Plant</w:t>
      </w:r>
      <w:bookmarkEnd w:id="1629"/>
    </w:p>
    <w:p w14:paraId="4C538E8F" w14:textId="77777777" w:rsidR="002F2315" w:rsidRPr="00EC3318" w:rsidRDefault="002F2315" w:rsidP="002F2315">
      <w:pPr>
        <w:pStyle w:val="Instrbox"/>
      </w:pPr>
      <w:r w:rsidRPr="00EC3318">
        <w:t>Retain the following parameter for plants with DP controlled variable speed pumps. Delete otherwise.</w:t>
      </w:r>
    </w:p>
    <w:p w14:paraId="3C90EF79" w14:textId="77777777" w:rsidR="002F2315" w:rsidRPr="00EC3318" w:rsidRDefault="002F2315" w:rsidP="0087618D">
      <w:pPr>
        <w:pStyle w:val="Heading4"/>
      </w:pPr>
      <w:r w:rsidRPr="00EC3318">
        <w:t>HW-</w:t>
      </w:r>
      <w:proofErr w:type="spellStart"/>
      <w:r w:rsidRPr="00EC3318">
        <w:t>DPmax</w:t>
      </w:r>
      <w:proofErr w:type="spellEnd"/>
      <w:r w:rsidRPr="00EC3318">
        <w:t>, the maximum hot water differential pressure setpoint, in psi</w:t>
      </w:r>
    </w:p>
    <w:p w14:paraId="1F3FC189" w14:textId="77777777" w:rsidR="002F2315" w:rsidRPr="00EC3318" w:rsidRDefault="002F2315" w:rsidP="001A4685">
      <w:pPr>
        <w:pStyle w:val="Infobox"/>
        <w:pBdr>
          <w:bottom w:val="none" w:sz="0" w:space="0" w:color="auto"/>
        </w:pBdr>
      </w:pPr>
      <w:r w:rsidRPr="00EC3318">
        <w:t>Instructions for establishing HW-</w:t>
      </w:r>
      <w:proofErr w:type="spellStart"/>
      <w:r w:rsidRPr="00EC3318">
        <w:t>DPmax</w:t>
      </w:r>
      <w:proofErr w:type="spellEnd"/>
      <w:r w:rsidRPr="00EC3318">
        <w:t xml:space="preserve"> should be provided in the Test and Balance Specification. For example:</w:t>
      </w:r>
    </w:p>
    <w:p w14:paraId="6BF070AB" w14:textId="1945B8D2" w:rsidR="002F2315" w:rsidRPr="00EC3318" w:rsidRDefault="002F2315" w:rsidP="003B5D4C">
      <w:pPr>
        <w:pStyle w:val="InfoboxList"/>
      </w:pPr>
      <w:r w:rsidRPr="00EC3318">
        <w:t>1</w:t>
      </w:r>
      <w:r w:rsidR="001A4685">
        <w:t>.</w:t>
      </w:r>
      <w:r w:rsidRPr="00EC3318">
        <w:tab/>
        <w:t>Fully open all control valves serving coils that are located downstream of the differential pressure sensor.</w:t>
      </w:r>
    </w:p>
    <w:p w14:paraId="021F5067" w14:textId="20FC6A13" w:rsidR="002F2315" w:rsidRPr="00EC3318" w:rsidRDefault="002F2315" w:rsidP="003B5D4C">
      <w:pPr>
        <w:pStyle w:val="InfoboxList"/>
      </w:pPr>
      <w:r w:rsidRPr="00EC3318">
        <w:t>2</w:t>
      </w:r>
      <w:r w:rsidR="001A4685">
        <w:t>.</w:t>
      </w:r>
      <w:r w:rsidRPr="00EC3318">
        <w:tab/>
        <w:t>Fully close all control valves serving coils that are located upstream of the differential pressure sensor.</w:t>
      </w:r>
    </w:p>
    <w:p w14:paraId="065C31B3" w14:textId="19A91AFC" w:rsidR="002F2315" w:rsidRPr="00EC3318" w:rsidRDefault="002F2315" w:rsidP="003B5D4C">
      <w:pPr>
        <w:pStyle w:val="InfoboxList"/>
      </w:pPr>
      <w:r w:rsidRPr="00EC3318">
        <w:t>3</w:t>
      </w:r>
      <w:r w:rsidR="001A4685">
        <w:t>.</w:t>
      </w:r>
      <w:r w:rsidRPr="00EC3318">
        <w:tab/>
        <w:t>Start pump(s). Manually adjust speed slowly until design flow (or design pressure drop, for coils without calibrated balance valves) is just achieved through all open coils without modulating any balance valves. One coil should be just at design flow, while others should be at or above design flow.</w:t>
      </w:r>
    </w:p>
    <w:p w14:paraId="19EB4EF0" w14:textId="5F20F00C" w:rsidR="002F2315" w:rsidRPr="00EC3318" w:rsidRDefault="002F2315" w:rsidP="00364AC8">
      <w:pPr>
        <w:pStyle w:val="InfoboxList"/>
        <w:pBdr>
          <w:bottom w:val="single" w:sz="8" w:space="1" w:color="auto"/>
        </w:pBdr>
      </w:pPr>
      <w:r w:rsidRPr="00EC3318">
        <w:t>4</w:t>
      </w:r>
      <w:r w:rsidR="001A4685">
        <w:t>.</w:t>
      </w:r>
      <w:r w:rsidRPr="00EC3318">
        <w:tab/>
        <w:t>Once flow condition in previous step is achieved, note the BAS differential pressure sensor and handheld digital pressure sensor readings to verify accuracy of BAS reading; report BAS reading to controls contractor.</w:t>
      </w:r>
    </w:p>
    <w:p w14:paraId="73400C6A" w14:textId="77777777" w:rsidR="002F2315" w:rsidRPr="00EC3318" w:rsidRDefault="002F2315" w:rsidP="002F2315">
      <w:pPr>
        <w:pStyle w:val="Instrbox"/>
      </w:pPr>
      <w:bookmarkStart w:id="1632" w:name="_Ref508130199"/>
      <w:r w:rsidRPr="00EC3318">
        <w:t>Retain the following parameter for plants that do not have a remote DP sensor wired back to the plant controller, but instead have a local plant DP sensor hardwired to the plant controller and a remote sensor(s) communicating over the network. Delete otherwise. This is common in large buildings and campus systems. In such cases, the remote DP sensor(s) is used to reset a setpoint for the local sensor.</w:t>
      </w:r>
    </w:p>
    <w:p w14:paraId="7B293B26" w14:textId="77777777" w:rsidR="002F2315" w:rsidRPr="00EC3318" w:rsidRDefault="002F2315" w:rsidP="0087618D">
      <w:pPr>
        <w:pStyle w:val="Heading4"/>
      </w:pPr>
      <w:proofErr w:type="spellStart"/>
      <w:r w:rsidRPr="00EC3318">
        <w:t>LocalHW-DPmax</w:t>
      </w:r>
      <w:proofErr w:type="spellEnd"/>
      <w:r w:rsidRPr="00EC3318">
        <w:t>, the maximum hot water differential pressure setpoint local to the plant, in psi</w:t>
      </w:r>
    </w:p>
    <w:p w14:paraId="77CF13F7" w14:textId="77777777" w:rsidR="002F2315" w:rsidRPr="00EC3318" w:rsidRDefault="002F2315" w:rsidP="002F2315">
      <w:pPr>
        <w:pStyle w:val="Infobox"/>
      </w:pPr>
      <w:r w:rsidRPr="00EC3318">
        <w:t xml:space="preserve">Instructions for establishing </w:t>
      </w:r>
      <w:proofErr w:type="spellStart"/>
      <w:r w:rsidRPr="00EC3318">
        <w:t>LocalHW-DPmax</w:t>
      </w:r>
      <w:proofErr w:type="spellEnd"/>
      <w:r w:rsidRPr="00EC3318">
        <w:t xml:space="preserve"> should be provided in the Test and Balance Specification and should generally follow the scheme of determining the setpoint for HW-</w:t>
      </w:r>
      <w:proofErr w:type="spellStart"/>
      <w:r w:rsidRPr="00EC3318">
        <w:t>DPmax</w:t>
      </w:r>
      <w:proofErr w:type="spellEnd"/>
      <w:r w:rsidRPr="00EC3318">
        <w:t>: the value recorded from the local DP sensor when the remote HW-</w:t>
      </w:r>
      <w:proofErr w:type="spellStart"/>
      <w:r w:rsidRPr="00EC3318">
        <w:t>DPmax</w:t>
      </w:r>
      <w:proofErr w:type="spellEnd"/>
      <w:r w:rsidRPr="00EC3318">
        <w:t xml:space="preserve"> reading is recorded becomes </w:t>
      </w:r>
      <w:proofErr w:type="spellStart"/>
      <w:r w:rsidRPr="00EC3318">
        <w:t>LocalHW-DPmax</w:t>
      </w:r>
      <w:proofErr w:type="spellEnd"/>
      <w:r w:rsidRPr="00EC3318">
        <w:t>.</w:t>
      </w:r>
    </w:p>
    <w:p w14:paraId="5E3DF1F9" w14:textId="77777777" w:rsidR="002F2315" w:rsidRPr="00EC3318" w:rsidRDefault="002F2315" w:rsidP="002F2315">
      <w:pPr>
        <w:pStyle w:val="Instrbox"/>
      </w:pPr>
      <w:r w:rsidRPr="00EC3318">
        <w:t>Retain the following parameter for variable primary-variable secondary systems. Delete otherwise.</w:t>
      </w:r>
    </w:p>
    <w:p w14:paraId="0978D86B" w14:textId="77777777" w:rsidR="002F2315" w:rsidRPr="00EC3318" w:rsidRDefault="002F2315" w:rsidP="0087618D">
      <w:pPr>
        <w:pStyle w:val="Heading4"/>
      </w:pPr>
      <w:r w:rsidRPr="00EC3318">
        <w:t>B-</w:t>
      </w:r>
      <w:proofErr w:type="spellStart"/>
      <w:r w:rsidRPr="00EC3318">
        <w:t>MinPriPumpSpdStage</w:t>
      </w:r>
      <w:proofErr w:type="spellEnd"/>
      <w:r w:rsidRPr="00EC3318">
        <w:t>, the primary hot water pump speed necessary to deliver minimum hot water flow, HW-</w:t>
      </w:r>
      <w:proofErr w:type="spellStart"/>
      <w:r w:rsidRPr="00EC3318">
        <w:t>MinFlowX</w:t>
      </w:r>
      <w:proofErr w:type="spellEnd"/>
      <w:r w:rsidRPr="00EC3318">
        <w:t>, through the operating boiler(s) in the stage.</w:t>
      </w:r>
    </w:p>
    <w:p w14:paraId="7C13371E" w14:textId="77777777" w:rsidR="002F2315" w:rsidRPr="00EC3318" w:rsidRDefault="002F2315" w:rsidP="001A4685">
      <w:pPr>
        <w:pStyle w:val="Infobox"/>
        <w:pBdr>
          <w:bottom w:val="none" w:sz="0" w:space="0" w:color="auto"/>
        </w:pBdr>
      </w:pPr>
      <w:r w:rsidRPr="00EC3318">
        <w:t>Instructions for establishing B-</w:t>
      </w:r>
      <w:proofErr w:type="spellStart"/>
      <w:r w:rsidRPr="00EC3318">
        <w:t>MinPriPumpSpdStage</w:t>
      </w:r>
      <w:proofErr w:type="spellEnd"/>
      <w:r w:rsidRPr="00EC3318">
        <w:t xml:space="preserve"> should be provide in the Test and Balance Specification. For example:</w:t>
      </w:r>
    </w:p>
    <w:p w14:paraId="08366739" w14:textId="7A5B4540" w:rsidR="002F2315" w:rsidRPr="00EC3318" w:rsidRDefault="001A4685" w:rsidP="003B5D4C">
      <w:pPr>
        <w:pStyle w:val="InfoboxList"/>
      </w:pPr>
      <w:r>
        <w:t>1.</w:t>
      </w:r>
      <w:r>
        <w:tab/>
      </w:r>
      <w:r w:rsidR="002F2315" w:rsidRPr="00EC3318">
        <w:t>Open isolation valves of all boilers.</w:t>
      </w:r>
    </w:p>
    <w:p w14:paraId="2A22A9C9" w14:textId="60FD032E" w:rsidR="002F2315" w:rsidRPr="00EC3318" w:rsidRDefault="001A4685" w:rsidP="003B5D4C">
      <w:pPr>
        <w:pStyle w:val="InfoboxList"/>
      </w:pPr>
      <w:r>
        <w:t>2.</w:t>
      </w:r>
      <w:r>
        <w:tab/>
      </w:r>
      <w:r w:rsidR="002F2315" w:rsidRPr="00EC3318">
        <w:t>Start all non-redundant primary pumps at 100% speed.</w:t>
      </w:r>
    </w:p>
    <w:p w14:paraId="0ED840B7" w14:textId="6359A7AD" w:rsidR="002F2315" w:rsidRPr="00EC3318" w:rsidRDefault="001A4685" w:rsidP="003B5D4C">
      <w:pPr>
        <w:pStyle w:val="InfoboxList"/>
      </w:pPr>
      <w:r>
        <w:t>3.</w:t>
      </w:r>
      <w:r>
        <w:tab/>
      </w:r>
      <w:r w:rsidR="002F2315" w:rsidRPr="00EC3318">
        <w:t>Decrease primary pump speed in 2% increments starting from 100% until flowrate through any boiler, as measured by either heat exchanger differential pressure or a flow meter, decreases to 110% of HW-</w:t>
      </w:r>
      <w:proofErr w:type="spellStart"/>
      <w:r w:rsidR="002F2315" w:rsidRPr="00EC3318">
        <w:t>MinFlowX</w:t>
      </w:r>
      <w:proofErr w:type="spellEnd"/>
      <w:r w:rsidR="002F2315" w:rsidRPr="00EC3318">
        <w:t>.</w:t>
      </w:r>
    </w:p>
    <w:p w14:paraId="193764E7" w14:textId="1F20517E" w:rsidR="002F2315" w:rsidRPr="00EC3318" w:rsidRDefault="001A4685" w:rsidP="00364AC8">
      <w:pPr>
        <w:pStyle w:val="InfoboxList"/>
        <w:pBdr>
          <w:bottom w:val="single" w:sz="8" w:space="1" w:color="auto"/>
        </w:pBdr>
      </w:pPr>
      <w:r>
        <w:t>4.</w:t>
      </w:r>
      <w:r>
        <w:tab/>
      </w:r>
      <w:r w:rsidR="002F2315" w:rsidRPr="00EC3318">
        <w:t>Note the speed setpoint and report to controls contractor.</w:t>
      </w:r>
    </w:p>
    <w:p w14:paraId="7D26C323" w14:textId="77777777" w:rsidR="002F2315" w:rsidRPr="00EC3318" w:rsidRDefault="002F2315" w:rsidP="002F2315">
      <w:pPr>
        <w:pStyle w:val="Instrbox"/>
      </w:pPr>
      <w:bookmarkStart w:id="1633" w:name="_Ref516838576"/>
      <w:r w:rsidRPr="00EC3318">
        <w:lastRenderedPageBreak/>
        <w:t>Retain the following section for plants with variable speed pumps or fans. Delete otherwise.</w:t>
      </w:r>
    </w:p>
    <w:p w14:paraId="53191205" w14:textId="77777777" w:rsidR="002F2315" w:rsidRPr="00EC3318" w:rsidRDefault="002F2315" w:rsidP="0087618D">
      <w:pPr>
        <w:pStyle w:val="Heading4"/>
      </w:pPr>
      <w:r w:rsidRPr="00EC3318">
        <w:t>Minimum Speeds</w:t>
      </w:r>
      <w:bookmarkEnd w:id="1632"/>
      <w:bookmarkEnd w:id="1633"/>
    </w:p>
    <w:p w14:paraId="03D530D9" w14:textId="77777777" w:rsidR="002F2315" w:rsidRPr="00EC3318" w:rsidRDefault="002F2315" w:rsidP="007C1423">
      <w:pPr>
        <w:pStyle w:val="Heading5"/>
      </w:pPr>
      <w:bookmarkStart w:id="1634" w:name="_Ref508130180"/>
      <w:r w:rsidRPr="00EC3318">
        <w:t>Where minimum speeds are not required for flow control per other balancer provided setpoints above, minimum speed setpoints for all VFD-driven pumps and tower fans shall be determined for hot water pumps</w:t>
      </w:r>
      <w:bookmarkEnd w:id="1634"/>
      <w:r w:rsidRPr="00EC3318">
        <w:t xml:space="preserve"> in accordance with the test and balance specifications.</w:t>
      </w:r>
    </w:p>
    <w:p w14:paraId="24BF9EF2" w14:textId="77777777" w:rsidR="002F2315" w:rsidRPr="00EC3318" w:rsidRDefault="002F2315" w:rsidP="001A4685">
      <w:pPr>
        <w:pStyle w:val="Infobox"/>
        <w:pBdr>
          <w:bottom w:val="none" w:sz="0" w:space="0" w:color="auto"/>
        </w:pBdr>
      </w:pPr>
      <w:r w:rsidRPr="00EC3318">
        <w:t>There needs to be corresponding instructions in the TAB specifications. For example:</w:t>
      </w:r>
    </w:p>
    <w:p w14:paraId="66416089" w14:textId="715C7F3E" w:rsidR="002F2315" w:rsidRPr="00EC3318" w:rsidRDefault="001A4685" w:rsidP="003B5D4C">
      <w:pPr>
        <w:pStyle w:val="InfoboxList"/>
      </w:pPr>
      <w:r>
        <w:t>1.</w:t>
      </w:r>
      <w:r>
        <w:tab/>
      </w:r>
      <w:r w:rsidR="002F2315" w:rsidRPr="00EC3318">
        <w:t>Start the fan or pump.</w:t>
      </w:r>
    </w:p>
    <w:p w14:paraId="75215191" w14:textId="400E67A6" w:rsidR="002F2315" w:rsidRPr="00EC3318" w:rsidRDefault="001A4685" w:rsidP="003B5D4C">
      <w:pPr>
        <w:pStyle w:val="InfoboxList"/>
      </w:pPr>
      <w:r>
        <w:t>2.</w:t>
      </w:r>
      <w:r>
        <w:tab/>
      </w:r>
      <w:r w:rsidR="002F2315" w:rsidRPr="00EC3318">
        <w:t>Manually set speed to 6 Hz (10%) unless otherwise indicated in control sequences.</w:t>
      </w:r>
    </w:p>
    <w:p w14:paraId="1A4313CD" w14:textId="34A1034C" w:rsidR="002F2315" w:rsidRPr="00EC3318" w:rsidRDefault="001A4685" w:rsidP="003B5D4C">
      <w:pPr>
        <w:pStyle w:val="InfoboxList"/>
      </w:pPr>
      <w:r>
        <w:t>3.</w:t>
      </w:r>
      <w:r>
        <w:tab/>
      </w:r>
      <w:r w:rsidR="002F2315" w:rsidRPr="00EC3318">
        <w:t>Observe pump in field to ensure it is visibly rotating. If not, gradually increase speed until it is.</w:t>
      </w:r>
    </w:p>
    <w:p w14:paraId="1A5B5726" w14:textId="2CAF55FD" w:rsidR="002F2315" w:rsidRPr="00EC3318" w:rsidRDefault="001A4685" w:rsidP="003B5D4C">
      <w:pPr>
        <w:pStyle w:val="InfoboxList"/>
      </w:pPr>
      <w:r>
        <w:t>4.</w:t>
      </w:r>
      <w:r>
        <w:tab/>
      </w:r>
      <w:r w:rsidR="002F2315" w:rsidRPr="00EC3318">
        <w:t>The speed at this point shall be the minimum speed setpoint for this piece of equipment.</w:t>
      </w:r>
    </w:p>
    <w:p w14:paraId="3D2AFEB5" w14:textId="77777777" w:rsidR="002F2315" w:rsidRPr="00EC3318" w:rsidRDefault="002F2315" w:rsidP="00364AC8">
      <w:pPr>
        <w:pStyle w:val="Infobox"/>
        <w:pBdr>
          <w:top w:val="none" w:sz="0" w:space="0" w:color="auto"/>
        </w:pBdr>
      </w:pPr>
      <w:r w:rsidRPr="00EC3318">
        <w:t>Also, specifications should require the contractor to run each tower fan through entire speed range and program out speeds (using the on-board VFD software) that cause tower vibration.</w:t>
      </w:r>
    </w:p>
    <w:p w14:paraId="0C7E2DB9" w14:textId="4CB341EA" w:rsidR="000678DA" w:rsidRPr="00293FDB" w:rsidRDefault="00525434" w:rsidP="0087618D">
      <w:pPr>
        <w:pStyle w:val="Heading3"/>
      </w:pPr>
      <w:ins w:id="1635" w:author="Reece Kiriu" w:date="2022-10-19T12:19:00Z">
        <w:r w:rsidRPr="00525434">
          <w:rPr>
            <w:rStyle w:val="Toggle"/>
            <w:rPrChange w:id="1636" w:author="Reece Kiriu" w:date="2022-10-19T12:19:00Z">
              <w:rPr/>
            </w:rPrChange>
          </w:rPr>
          <w:t>[</w:t>
        </w:r>
      </w:ins>
      <w:ins w:id="1637" w:author="Hwakong Cheng" w:date="2022-10-24T16:17:00Z">
        <w:r w:rsidR="00DB7941">
          <w:rPr>
            <w:rStyle w:val="Toggle"/>
          </w:rPr>
          <w:t xml:space="preserve">EQUALS VAV </w:t>
        </w:r>
        <w:proofErr w:type="gramStart"/>
        <w:r w:rsidR="00DB7941">
          <w:rPr>
            <w:rStyle w:val="Toggle"/>
          </w:rPr>
          <w:t>FCU</w:t>
        </w:r>
      </w:ins>
      <w:ins w:id="1638" w:author="Reece Kiriu" w:date="2022-10-19T12:19:00Z">
        <w:r w:rsidRPr="00525434">
          <w:rPr>
            <w:rStyle w:val="Toggle"/>
            <w:rPrChange w:id="1639" w:author="Reece Kiriu" w:date="2022-10-19T12:19:00Z">
              <w:rPr/>
            </w:rPrChange>
          </w:rPr>
          <w:t>]</w:t>
        </w:r>
      </w:ins>
      <w:r w:rsidR="000678DA" w:rsidRPr="00293FDB">
        <w:t>Fan</w:t>
      </w:r>
      <w:proofErr w:type="gramEnd"/>
      <w:r w:rsidR="000678DA" w:rsidRPr="00293FDB">
        <w:t xml:space="preserve"> Coil Unit Information</w:t>
      </w:r>
      <w:bookmarkEnd w:id="1617"/>
    </w:p>
    <w:p w14:paraId="5FACCB87" w14:textId="77777777" w:rsidR="000678DA" w:rsidRPr="00293FDB" w:rsidRDefault="000678DA" w:rsidP="007C1423">
      <w:pPr>
        <w:pStyle w:val="Heading5"/>
      </w:pPr>
      <w:proofErr w:type="spellStart"/>
      <w:r w:rsidRPr="00293FDB">
        <w:t>MinHeatSpeed</w:t>
      </w:r>
      <w:proofErr w:type="spellEnd"/>
      <w:r w:rsidRPr="00293FDB">
        <w:t>. The speed that provides supply airflow equal to the design heating minimum airflow scheduled on plans. If no minimum airflow is provided on plans, default to 20% of the maximum heating speed.</w:t>
      </w:r>
    </w:p>
    <w:p w14:paraId="0308D22A" w14:textId="77777777" w:rsidR="000678DA" w:rsidRPr="00293FDB" w:rsidRDefault="000678DA" w:rsidP="007C1423">
      <w:pPr>
        <w:pStyle w:val="Heading5"/>
      </w:pPr>
      <w:proofErr w:type="spellStart"/>
      <w:r w:rsidRPr="00293FDB">
        <w:t>MinCoolSpeed</w:t>
      </w:r>
      <w:proofErr w:type="spellEnd"/>
      <w:r w:rsidRPr="00293FDB">
        <w:t>. The speed that provides supply airflow equal to the design cooling minimum airflow scheduled on plans. If no minimum airflow is provided on plans, default to 20% of the maximum cooling speed.</w:t>
      </w:r>
    </w:p>
    <w:p w14:paraId="047339C0" w14:textId="77777777" w:rsidR="000678DA" w:rsidRPr="00364AC8" w:rsidRDefault="000678DA" w:rsidP="007C1423">
      <w:pPr>
        <w:pStyle w:val="Heading5"/>
      </w:pPr>
      <w:proofErr w:type="spellStart"/>
      <w:r w:rsidRPr="00364AC8">
        <w:t>DeadbandSpeed</w:t>
      </w:r>
      <w:proofErr w:type="spellEnd"/>
      <w:r w:rsidRPr="00364AC8">
        <w:t xml:space="preserve">.  If the fan is desired to operate when the zone is in </w:t>
      </w:r>
      <w:proofErr w:type="spellStart"/>
      <w:r w:rsidRPr="00364AC8">
        <w:t>deadband</w:t>
      </w:r>
      <w:proofErr w:type="spellEnd"/>
      <w:r w:rsidRPr="00364AC8">
        <w:t xml:space="preserve">, set this value to less than or equal to </w:t>
      </w:r>
      <w:proofErr w:type="spellStart"/>
      <w:r w:rsidRPr="00364AC8">
        <w:t>MinSpeed</w:t>
      </w:r>
      <w:proofErr w:type="spellEnd"/>
      <w:r w:rsidRPr="00364AC8">
        <w:t xml:space="preserve">.  If the fan is to shut off when the zone is in </w:t>
      </w:r>
      <w:proofErr w:type="spellStart"/>
      <w:r w:rsidRPr="00364AC8">
        <w:t>deadband</w:t>
      </w:r>
      <w:proofErr w:type="spellEnd"/>
      <w:r w:rsidRPr="00364AC8">
        <w:t>, set this value to 0.</w:t>
      </w:r>
    </w:p>
    <w:p w14:paraId="537B3FD6" w14:textId="77777777" w:rsidR="000678DA" w:rsidRPr="00293FDB" w:rsidRDefault="000678DA" w:rsidP="007C1423">
      <w:pPr>
        <w:pStyle w:val="Heading5"/>
      </w:pPr>
      <w:proofErr w:type="spellStart"/>
      <w:r w:rsidRPr="00293FDB">
        <w:t>MaxHeatSpeed</w:t>
      </w:r>
      <w:proofErr w:type="spellEnd"/>
      <w:r w:rsidRPr="00293FDB">
        <w:t>. The speed that provides supply airflow equal to the design heating airflow scheduled on plans. If no heating airflow is provided on plans, default to half of the maximum cooling speed.</w:t>
      </w:r>
    </w:p>
    <w:p w14:paraId="3A4CD158" w14:textId="77777777" w:rsidR="000678DA" w:rsidRPr="00293FDB" w:rsidRDefault="000678DA" w:rsidP="007C1423">
      <w:pPr>
        <w:pStyle w:val="Heading5"/>
      </w:pPr>
      <w:proofErr w:type="spellStart"/>
      <w:r w:rsidRPr="00293FDB">
        <w:t>MaxCoolSpeed</w:t>
      </w:r>
      <w:proofErr w:type="spellEnd"/>
      <w:r w:rsidRPr="00293FDB">
        <w:t xml:space="preserve">. The speed that provides supply airflow equal to the design cooling airflow scheduled on plans. </w:t>
      </w:r>
    </w:p>
    <w:p w14:paraId="3007FB01" w14:textId="77777777" w:rsidR="000678DA" w:rsidRPr="00293FDB" w:rsidRDefault="000678DA" w:rsidP="000678DA">
      <w:pPr>
        <w:pStyle w:val="Infobox"/>
      </w:pPr>
      <w:r w:rsidRPr="00293FDB">
        <w:t xml:space="preserve">FCU control sequences are intended for fans with variable speed drives or electrically commutated motors (EMCs).  Control sequences will also work with constant speed motors without revision; speed will simply not change. Minimum speeds must address minimum airflow for electric heaters or DX heating or cooling. </w:t>
      </w:r>
    </w:p>
    <w:p w14:paraId="1A55C6D5" w14:textId="77777777" w:rsidR="00E202A8" w:rsidRPr="00FB4192" w:rsidRDefault="00E202A8" w:rsidP="0087618D">
      <w:pPr>
        <w:pStyle w:val="Heading2"/>
      </w:pPr>
      <w:bookmarkStart w:id="1640" w:name="_Toc121477548"/>
      <w:r w:rsidRPr="00FB4192">
        <w:t xml:space="preserve">Information </w:t>
      </w:r>
      <w:bookmarkEnd w:id="1570"/>
      <w:r w:rsidRPr="00FB4192">
        <w:t>Determined by Control Contractor</w:t>
      </w:r>
      <w:bookmarkEnd w:id="1640"/>
    </w:p>
    <w:p w14:paraId="3FA20635" w14:textId="77777777" w:rsidR="00E202A8" w:rsidRPr="00BC7581" w:rsidRDefault="00E202A8" w:rsidP="0087618D">
      <w:pPr>
        <w:pStyle w:val="Heading3"/>
      </w:pPr>
      <w:r w:rsidRPr="00BC7581">
        <w:t xml:space="preserve">VAV Box Controllable Minimum </w:t>
      </w:r>
    </w:p>
    <w:p w14:paraId="45D4E8C2" w14:textId="64A1D987" w:rsidR="00E202A8" w:rsidRPr="00BC7581" w:rsidRDefault="00E202A8" w:rsidP="0087618D">
      <w:pPr>
        <w:pStyle w:val="Heading4"/>
      </w:pPr>
      <w:r w:rsidRPr="00BC7581">
        <w:t xml:space="preserve">This section is used to determine the lowest possible VAV box airflow </w:t>
      </w:r>
      <w:r w:rsidR="00D21A33">
        <w:rPr>
          <w:rFonts w:cs="Times New Roman PS MT"/>
          <w:bCs/>
          <w:szCs w:val="20"/>
        </w:rPr>
        <w:t>setpoint</w:t>
      </w:r>
      <w:r w:rsidRPr="00BC7581">
        <w:t xml:space="preserve"> (other than zero) allowed by the controls (</w:t>
      </w:r>
      <w:proofErr w:type="spellStart"/>
      <w:r w:rsidRPr="00BC7581">
        <w:t>Vm</w:t>
      </w:r>
      <w:proofErr w:type="spellEnd"/>
      <w:r w:rsidRPr="00BC7581">
        <w:t>) used in VAV box control sequences. The minimums shall be stored as software points.</w:t>
      </w:r>
    </w:p>
    <w:p w14:paraId="1D74ECDA" w14:textId="0012F316" w:rsidR="00E202A8" w:rsidRPr="00BC7581" w:rsidRDefault="00785CEE" w:rsidP="007C1423">
      <w:pPr>
        <w:pStyle w:val="Heading5"/>
      </w:pPr>
      <w:r>
        <w:t>First, d</w:t>
      </w:r>
      <w:r w:rsidR="00E202A8" w:rsidRPr="00BC7581">
        <w:t xml:space="preserve">etermine the velocity pressure sensor reading </w:t>
      </w:r>
      <w:proofErr w:type="spellStart"/>
      <w:r w:rsidR="00E202A8" w:rsidRPr="00BC7581">
        <w:t>VPm</w:t>
      </w:r>
      <w:proofErr w:type="spellEnd"/>
      <w:r w:rsidR="00E202A8" w:rsidRPr="00BC7581">
        <w:t xml:space="preserve"> in </w:t>
      </w:r>
      <w:ins w:id="1641" w:author="Titus Ellison" w:date="2022-10-18T17:11:00Z">
        <w:r w:rsidR="005A7B15" w:rsidRPr="005A7B15">
          <w:rPr>
            <w:rStyle w:val="Toggle"/>
            <w:rPrChange w:id="1642" w:author="Titus Ellison" w:date="2022-10-18T17:11:00Z">
              <w:rPr/>
            </w:rPrChange>
          </w:rPr>
          <w:t>[UNITS [</w:t>
        </w:r>
      </w:ins>
      <w:r w:rsidR="00E202A8" w:rsidRPr="005A7B15">
        <w:rPr>
          <w:rStyle w:val="Toggle"/>
          <w:rPrChange w:id="1643" w:author="Titus Ellison" w:date="2022-10-18T17:11:00Z">
            <w:rPr>
              <w:rFonts w:cs="Times New Roman PS MT"/>
              <w:bCs/>
              <w:szCs w:val="20"/>
            </w:rPr>
          </w:rPrChange>
        </w:rPr>
        <w:t>Pa</w:t>
      </w:r>
      <w:ins w:id="1644" w:author="Titus Ellison" w:date="2022-10-18T17:11:00Z">
        <w:r w:rsidR="005A7B15" w:rsidRPr="005A7B15">
          <w:rPr>
            <w:rStyle w:val="Toggle"/>
            <w:rPrChange w:id="1645" w:author="Titus Ellison" w:date="2022-10-18T17:11:00Z">
              <w:rPr>
                <w:rFonts w:cs="Times New Roman PS MT"/>
                <w:bCs/>
                <w:szCs w:val="20"/>
              </w:rPr>
            </w:rPrChange>
          </w:rPr>
          <w:t>]</w:t>
        </w:r>
      </w:ins>
      <w:r w:rsidR="00E202A8" w:rsidRPr="005A7B15">
        <w:rPr>
          <w:rStyle w:val="Toggle"/>
          <w:rPrChange w:id="1646" w:author="Titus Ellison" w:date="2022-10-18T17:11:00Z">
            <w:rPr>
              <w:rFonts w:cs="Times New Roman PS MT"/>
              <w:bCs/>
              <w:szCs w:val="20"/>
            </w:rPr>
          </w:rPrChange>
        </w:rPr>
        <w:t xml:space="preserve"> </w:t>
      </w:r>
      <w:ins w:id="1647" w:author="Titus Ellison" w:date="2022-10-18T17:11:00Z">
        <w:r w:rsidR="005A7B15" w:rsidRPr="005A7B15">
          <w:rPr>
            <w:rStyle w:val="Toggle"/>
            <w:rPrChange w:id="1648" w:author="Titus Ellison" w:date="2022-10-18T17:11:00Z">
              <w:rPr>
                <w:rFonts w:cs="Times New Roman PS MT"/>
                <w:bCs/>
                <w:szCs w:val="20"/>
              </w:rPr>
            </w:rPrChange>
          </w:rPr>
          <w:t>[</w:t>
        </w:r>
      </w:ins>
      <w:del w:id="1649" w:author="Titus Ellison" w:date="2022-10-18T17:11:00Z">
        <w:r w:rsidR="00E202A8" w:rsidRPr="005A7B15" w:rsidDel="005A7B15">
          <w:rPr>
            <w:rStyle w:val="Toggle"/>
            <w:rPrChange w:id="1650" w:author="Titus Ellison" w:date="2022-10-18T17:11:00Z">
              <w:rPr>
                <w:rFonts w:cs="Times New Roman PS MT"/>
                <w:bCs/>
                <w:szCs w:val="20"/>
              </w:rPr>
            </w:rPrChange>
          </w:rPr>
          <w:delText>(</w:delText>
        </w:r>
      </w:del>
      <w:r w:rsidR="00E202A8" w:rsidRPr="005A7B15">
        <w:rPr>
          <w:rStyle w:val="Toggle"/>
          <w:rPrChange w:id="1651" w:author="Titus Ellison" w:date="2022-10-18T17:11:00Z">
            <w:rPr>
              <w:rFonts w:cs="Times New Roman PS MT"/>
              <w:bCs/>
              <w:szCs w:val="20"/>
            </w:rPr>
          </w:rPrChange>
        </w:rPr>
        <w:t>in. of water</w:t>
      </w:r>
      <w:ins w:id="1652" w:author="Titus Ellison" w:date="2022-10-18T17:11:00Z">
        <w:r w:rsidR="005A7B15" w:rsidRPr="005A7B15">
          <w:rPr>
            <w:rStyle w:val="Toggle"/>
            <w:rPrChange w:id="1653" w:author="Titus Ellison" w:date="2022-10-18T17:11:00Z">
              <w:rPr>
                <w:rFonts w:cs="Times New Roman PS MT"/>
                <w:bCs/>
                <w:szCs w:val="20"/>
              </w:rPr>
            </w:rPrChange>
          </w:rPr>
          <w:t>]]</w:t>
        </w:r>
      </w:ins>
      <w:del w:id="1654" w:author="Titus Ellison" w:date="2022-10-18T17:11:00Z">
        <w:r w:rsidR="00E202A8" w:rsidDel="005A7B15">
          <w:rPr>
            <w:rFonts w:cs="Times New Roman PS MT"/>
            <w:bCs/>
            <w:szCs w:val="20"/>
          </w:rPr>
          <w:delText>)</w:delText>
        </w:r>
      </w:del>
      <w:r w:rsidR="00E202A8" w:rsidRPr="00BC7581">
        <w:t xml:space="preserve"> that will give a reliable flow indication</w:t>
      </w:r>
      <w:r w:rsidRPr="00C23A1B">
        <w:t xml:space="preserve"> using product literature from the manufacturer of the VAV box controller</w:t>
      </w:r>
      <w:r w:rsidR="00E202A8" w:rsidRPr="00BC7581">
        <w:t xml:space="preserve">. If this information is not </w:t>
      </w:r>
      <w:r>
        <w:t>available from</w:t>
      </w:r>
      <w:r w:rsidRPr="00664190" w:rsidDel="00F02C52">
        <w:t xml:space="preserve"> </w:t>
      </w:r>
      <w:r w:rsidR="00E202A8" w:rsidRPr="00BC7581">
        <w:t xml:space="preserve">the </w:t>
      </w:r>
      <w:r>
        <w:t xml:space="preserve">controller </w:t>
      </w:r>
      <w:r w:rsidR="00E202A8" w:rsidRPr="00BC7581">
        <w:t>manufacturer,</w:t>
      </w:r>
      <w:r w:rsidRPr="00C23A1B">
        <w:t xml:space="preserve"> assume 1% of the velocity pressure sensor’s differential pressure range</w:t>
      </w:r>
      <w:r w:rsidR="00E202A8" w:rsidRPr="00BC7581">
        <w:t>.</w:t>
      </w:r>
    </w:p>
    <w:p w14:paraId="72BE7537" w14:textId="77777777" w:rsidR="00785CEE" w:rsidRPr="00255AA3" w:rsidRDefault="00785CEE" w:rsidP="00785CEE">
      <w:pPr>
        <w:pStyle w:val="Infobox"/>
        <w:spacing w:after="240"/>
        <w:ind w:left="1008"/>
      </w:pPr>
      <w:r w:rsidRPr="00255AA3">
        <w:t xml:space="preserve">See </w:t>
      </w:r>
      <w:r>
        <w:t xml:space="preserve">also </w:t>
      </w:r>
      <w:r w:rsidRPr="00255AA3">
        <w:t>ASHRAE Standard 195 Method of Test for Rating Air Terminal Unit Control for guidance on determining the lowest controllable minimum velocity pressure.</w:t>
      </w:r>
    </w:p>
    <w:p w14:paraId="0FA3B18D" w14:textId="77777777" w:rsidR="00785CEE" w:rsidRDefault="00785CEE" w:rsidP="007C1423">
      <w:pPr>
        <w:pStyle w:val="Heading5"/>
      </w:pPr>
      <w:r>
        <w:t xml:space="preserve">Next, determine </w:t>
      </w:r>
      <w:r w:rsidRPr="008334CA">
        <w:t xml:space="preserve">minimum setpoint </w:t>
      </w:r>
      <w:proofErr w:type="spellStart"/>
      <w:r w:rsidRPr="002C6DBF">
        <w:t>Vm</w:t>
      </w:r>
      <w:proofErr w:type="spellEnd"/>
      <w:r w:rsidRPr="002C6DBF">
        <w:t xml:space="preserve"> </w:t>
      </w:r>
      <w:r>
        <w:t>using either of the following:</w:t>
      </w:r>
    </w:p>
    <w:p w14:paraId="29AF369F" w14:textId="6A03BEBF" w:rsidR="00E202A8" w:rsidRPr="00BC7581" w:rsidRDefault="00785CEE" w:rsidP="007C1423">
      <w:pPr>
        <w:pStyle w:val="Heading6"/>
      </w:pPr>
      <w:r>
        <w:lastRenderedPageBreak/>
        <w:t>Option 1</w:t>
      </w:r>
      <w:r w:rsidR="00D418EE">
        <w:t xml:space="preserve">:  </w:t>
      </w:r>
      <w:r w:rsidR="00E202A8" w:rsidRPr="00BC7581">
        <w:t xml:space="preserve">Determine the minimum velocity </w:t>
      </w:r>
      <w:proofErr w:type="spellStart"/>
      <w:r w:rsidR="00E202A8" w:rsidRPr="00BC7581">
        <w:t>vm</w:t>
      </w:r>
      <w:proofErr w:type="spellEnd"/>
      <w:r w:rsidR="00E202A8" w:rsidRPr="00BC7581">
        <w:t xml:space="preserve"> for each VAV box size and model. If the VAV box manufacturer provides an amplification factor F for the flow pickup, calculate the minimum velocity </w:t>
      </w:r>
      <w:proofErr w:type="spellStart"/>
      <w:r w:rsidR="00E202A8" w:rsidRPr="00BC7581">
        <w:t>vm</w:t>
      </w:r>
      <w:proofErr w:type="spellEnd"/>
      <w:r w:rsidR="00E202A8" w:rsidRPr="00BC7581">
        <w:t xml:space="preserve"> as</w:t>
      </w:r>
    </w:p>
    <w:p w14:paraId="1DAB44F4" w14:textId="2141CB9D" w:rsidR="008B6124" w:rsidRPr="00D0573C" w:rsidRDefault="00DB7941" w:rsidP="00D0573C">
      <w:pPr>
        <w:pStyle w:val="NoSpacing"/>
        <w:tabs>
          <w:tab w:val="right" w:pos="9360"/>
        </w:tabs>
        <w:ind w:left="2160"/>
        <w:jc w:val="center"/>
        <w:rPr>
          <w:ins w:id="1655" w:author="Titus Ellison" w:date="2022-11-03T16:06:00Z"/>
          <w:rStyle w:val="Toggle"/>
        </w:rPr>
      </w:pPr>
      <w:ins w:id="1656" w:author="Hwakong Cheng" w:date="2022-10-24T16:18:00Z">
        <w:r w:rsidRPr="00D0573C">
          <w:rPr>
            <w:rStyle w:val="Toggle"/>
            <w:rPrChange w:id="1657" w:author="Titus Ellison" w:date="2022-11-03T16:10:00Z">
              <w:rPr/>
            </w:rPrChange>
          </w:rPr>
          <w:t>[UNITS [</w:t>
        </w:r>
      </w:ins>
      <m:oMath>
        <m:r>
          <w:ins w:id="1658" w:author="Titus Ellison" w:date="2022-11-03T16:09:00Z">
            <w:rPr>
              <w:rStyle w:val="Toggle"/>
              <w:rPrChange w:id="1659" w:author="Titus Ellison" w:date="2022-11-03T16:10:00Z">
                <w:rPr>
                  <w:rFonts w:ascii="Cambria Math" w:hAnsi="Cambria Math"/>
                </w:rPr>
              </w:rPrChange>
            </w:rPr>
            <m:t>vm=1.28</m:t>
          </w:ins>
        </m:r>
        <m:rad>
          <m:radPr>
            <m:degHide m:val="1"/>
            <m:ctrlPr>
              <w:ins w:id="1660" w:author="Titus Ellison" w:date="2022-11-03T16:09:00Z">
                <w:rPr>
                  <w:rStyle w:val="Toggle"/>
                  <w:rFonts w:ascii="Cambria Math" w:hAnsi="Cambria Math"/>
                  <w:i/>
                </w:rPr>
              </w:ins>
            </m:ctrlPr>
          </m:radPr>
          <m:deg/>
          <m:e>
            <m:f>
              <m:fPr>
                <m:ctrlPr>
                  <w:ins w:id="1661" w:author="Titus Ellison" w:date="2022-11-03T16:09:00Z">
                    <w:rPr>
                      <w:rStyle w:val="Toggle"/>
                      <w:rFonts w:ascii="Cambria Math" w:hAnsi="Cambria Math"/>
                      <w:i/>
                    </w:rPr>
                  </w:ins>
                </m:ctrlPr>
              </m:fPr>
              <m:num>
                <m:r>
                  <w:ins w:id="1662" w:author="Titus Ellison" w:date="2022-11-03T16:09:00Z">
                    <w:rPr>
                      <w:rStyle w:val="Toggle"/>
                      <w:rPrChange w:id="1663" w:author="Titus Ellison" w:date="2022-11-03T16:10:00Z">
                        <w:rPr>
                          <w:rFonts w:ascii="Cambria Math" w:hAnsi="Cambria Math"/>
                        </w:rPr>
                      </w:rPrChange>
                    </w:rPr>
                    <m:t>VPm</m:t>
                  </w:ins>
                </m:r>
              </m:num>
              <m:den>
                <m:r>
                  <w:ins w:id="1664" w:author="Titus Ellison" w:date="2022-11-03T16:09:00Z">
                    <w:rPr>
                      <w:rStyle w:val="Toggle"/>
                      <w:rPrChange w:id="1665" w:author="Titus Ellison" w:date="2022-11-03T16:10:00Z">
                        <w:rPr>
                          <w:rFonts w:ascii="Cambria Math" w:hAnsi="Cambria Math"/>
                        </w:rPr>
                      </w:rPrChange>
                    </w:rPr>
                    <m:t>F</m:t>
                  </w:ins>
                </m:r>
              </m:den>
            </m:f>
          </m:e>
        </m:rad>
      </m:oMath>
      <w:del w:id="1666" w:author="Titus Ellison" w:date="2022-11-03T16:09:00Z">
        <w:r w:rsidR="00E202A8" w:rsidRPr="00D0573C" w:rsidDel="00D0573C">
          <w:rPr>
            <w:rStyle w:val="Toggle"/>
            <w:rPrChange w:id="1667" w:author="Titus Ellison" w:date="2022-11-03T16:10:00Z">
              <w:rPr>
                <w:noProof/>
              </w:rPr>
            </w:rPrChange>
          </w:rPr>
          <w:drawing>
            <wp:inline distT="0" distB="0" distL="0" distR="0" wp14:anchorId="5D87256C" wp14:editId="76A3DEEE">
              <wp:extent cx="1041563" cy="329609"/>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085850" cy="343624"/>
                      </a:xfrm>
                      <a:prstGeom prst="rect">
                        <a:avLst/>
                      </a:prstGeom>
                    </pic:spPr>
                  </pic:pic>
                </a:graphicData>
              </a:graphic>
            </wp:inline>
          </w:drawing>
        </w:r>
      </w:del>
      <w:ins w:id="1668" w:author="Hwakong Cheng" w:date="2022-10-24T16:18:00Z">
        <w:r w:rsidRPr="00D0573C">
          <w:rPr>
            <w:rStyle w:val="Toggle"/>
            <w:rPrChange w:id="1669" w:author="Titus Ellison" w:date="2022-11-03T16:10:00Z">
              <w:rPr/>
            </w:rPrChange>
          </w:rPr>
          <w:t xml:space="preserve">] </w:t>
        </w:r>
      </w:ins>
      <w:ins w:id="1670" w:author="Titus Ellison" w:date="2022-11-03T16:10:00Z">
        <w:r w:rsidR="00D0573C" w:rsidRPr="00D0573C">
          <w:rPr>
            <w:rStyle w:val="Toggle"/>
            <w:rPrChange w:id="1671" w:author="Titus Ellison" w:date="2022-11-03T16:10:00Z">
              <w:rPr>
                <w:rStyle w:val="Toggle"/>
                <w:rFonts w:eastAsiaTheme="minorEastAsia"/>
              </w:rPr>
            </w:rPrChange>
          </w:rPr>
          <w:t>[</w:t>
        </w:r>
      </w:ins>
      <m:oMath>
        <m:r>
          <w:ins w:id="1672" w:author="Titus Ellison" w:date="2022-11-03T16:10:00Z">
            <w:rPr>
              <w:rStyle w:val="Toggle"/>
              <w:rPrChange w:id="1673" w:author="Titus Ellison" w:date="2022-11-03T16:10:00Z">
                <w:rPr>
                  <w:rFonts w:ascii="Cambria Math" w:hAnsi="Cambria Math"/>
                </w:rPr>
              </w:rPrChange>
            </w:rPr>
            <m:t>vm=4005</m:t>
          </w:ins>
        </m:r>
        <m:rad>
          <m:radPr>
            <m:degHide m:val="1"/>
            <m:ctrlPr>
              <w:ins w:id="1674" w:author="Titus Ellison" w:date="2022-11-03T16:10:00Z">
                <w:rPr>
                  <w:rStyle w:val="Toggle"/>
                  <w:rFonts w:ascii="Cambria Math" w:hAnsi="Cambria Math"/>
                  <w:i/>
                </w:rPr>
              </w:ins>
            </m:ctrlPr>
          </m:radPr>
          <m:deg/>
          <m:e>
            <m:f>
              <m:fPr>
                <m:ctrlPr>
                  <w:ins w:id="1675" w:author="Titus Ellison" w:date="2022-11-03T16:10:00Z">
                    <w:rPr>
                      <w:rStyle w:val="Toggle"/>
                      <w:rFonts w:ascii="Cambria Math" w:hAnsi="Cambria Math"/>
                      <w:i/>
                    </w:rPr>
                  </w:ins>
                </m:ctrlPr>
              </m:fPr>
              <m:num>
                <m:r>
                  <w:ins w:id="1676" w:author="Titus Ellison" w:date="2022-11-03T16:10:00Z">
                    <w:rPr>
                      <w:rStyle w:val="Toggle"/>
                      <w:rPrChange w:id="1677" w:author="Titus Ellison" w:date="2022-11-03T16:10:00Z">
                        <w:rPr>
                          <w:rFonts w:ascii="Cambria Math" w:hAnsi="Cambria Math"/>
                        </w:rPr>
                      </w:rPrChange>
                    </w:rPr>
                    <m:t>VPm</m:t>
                  </w:ins>
                </m:r>
              </m:num>
              <m:den>
                <m:r>
                  <w:ins w:id="1678" w:author="Titus Ellison" w:date="2022-11-03T16:10:00Z">
                    <w:rPr>
                      <w:rStyle w:val="Toggle"/>
                      <w:rPrChange w:id="1679" w:author="Titus Ellison" w:date="2022-11-03T16:10:00Z">
                        <w:rPr>
                          <w:rFonts w:ascii="Cambria Math" w:hAnsi="Cambria Math"/>
                        </w:rPr>
                      </w:rPrChange>
                    </w:rPr>
                    <m:t>F</m:t>
                  </w:ins>
                </m:r>
              </m:den>
            </m:f>
          </m:e>
        </m:rad>
      </m:oMath>
      <w:ins w:id="1680" w:author="Hwakong Cheng" w:date="2022-10-24T16:18:00Z">
        <w:del w:id="1681" w:author="Titus Ellison" w:date="2022-11-03T16:10:00Z">
          <w:r w:rsidRPr="00D0573C" w:rsidDel="00D0573C">
            <w:rPr>
              <w:rStyle w:val="Toggle"/>
              <w:rPrChange w:id="1682" w:author="Titus Ellison" w:date="2022-11-03T16:10:00Z">
                <w:rPr/>
              </w:rPrChange>
            </w:rPr>
            <w:delText>[</w:delText>
          </w:r>
        </w:del>
        <w:del w:id="1683" w:author="Titus Ellison" w:date="2022-11-03T16:09:00Z">
          <w:r w:rsidRPr="00D0573C" w:rsidDel="00D0573C">
            <w:rPr>
              <w:rStyle w:val="Toggle"/>
              <w:rPrChange w:id="1684" w:author="Titus Ellison" w:date="2022-11-03T16:10:00Z">
                <w:rPr>
                  <w:noProof/>
                </w:rPr>
              </w:rPrChange>
            </w:rPr>
            <w:drawing>
              <wp:inline distT="0" distB="0" distL="0" distR="0" wp14:anchorId="7090EEDB" wp14:editId="01B18952">
                <wp:extent cx="1063256" cy="341263"/>
                <wp:effectExtent l="0" t="0" r="3810" b="1905"/>
                <wp:docPr id="40" name="Picture 4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picture containing text&#10;&#10;Description automatically generated"/>
                        <pic:cNvPicPr/>
                      </pic:nvPicPr>
                      <pic:blipFill>
                        <a:blip r:embed="rId17"/>
                        <a:stretch>
                          <a:fillRect/>
                        </a:stretch>
                      </pic:blipFill>
                      <pic:spPr>
                        <a:xfrm>
                          <a:off x="0" y="0"/>
                          <a:ext cx="1130145" cy="362732"/>
                        </a:xfrm>
                        <a:prstGeom prst="rect">
                          <a:avLst/>
                        </a:prstGeom>
                      </pic:spPr>
                    </pic:pic>
                  </a:graphicData>
                </a:graphic>
              </wp:inline>
            </w:drawing>
          </w:r>
        </w:del>
        <w:r w:rsidRPr="00D0573C">
          <w:rPr>
            <w:rStyle w:val="Toggle"/>
            <w:rPrChange w:id="1685" w:author="Titus Ellison" w:date="2022-11-03T16:10:00Z">
              <w:rPr/>
            </w:rPrChange>
          </w:rPr>
          <w:t>]</w:t>
        </w:r>
      </w:ins>
      <w:ins w:id="1686" w:author="Hwakong Cheng" w:date="2022-10-24T16:19:00Z">
        <w:r w:rsidRPr="00D0573C">
          <w:rPr>
            <w:rStyle w:val="Toggle"/>
            <w:rPrChange w:id="1687" w:author="Titus Ellison" w:date="2022-11-03T16:10:00Z">
              <w:rPr/>
            </w:rPrChange>
          </w:rPr>
          <w:t>]</w:t>
        </w:r>
      </w:ins>
    </w:p>
    <w:p w14:paraId="41CF39EB" w14:textId="06DA6FAC" w:rsidR="00E202A8" w:rsidRPr="00DB7941" w:rsidDel="009D7914" w:rsidRDefault="00E202A8" w:rsidP="009D7914">
      <w:pPr>
        <w:pStyle w:val="NoSpacing"/>
        <w:tabs>
          <w:tab w:val="right" w:pos="9360"/>
        </w:tabs>
        <w:ind w:left="2160"/>
        <w:jc w:val="center"/>
        <w:rPr>
          <w:del w:id="1688" w:author="Reece Kiriu" w:date="2022-10-31T14:30:00Z"/>
          <w:rStyle w:val="Toggle"/>
          <w:rPrChange w:id="1689" w:author="Hwakong Cheng" w:date="2022-10-24T16:19:00Z">
            <w:rPr>
              <w:del w:id="1690" w:author="Reece Kiriu" w:date="2022-10-31T14:30:00Z"/>
            </w:rPr>
          </w:rPrChange>
        </w:rPr>
      </w:pPr>
      <w:r>
        <w:tab/>
      </w:r>
      <w:ins w:id="1691" w:author="Hwakong Cheng" w:date="2022-10-24T16:18:00Z">
        <w:del w:id="1692" w:author="Reece Kiriu" w:date="2022-10-31T14:30:00Z">
          <w:r w:rsidR="00DB7941" w:rsidRPr="00DB7941" w:rsidDel="009D7914">
            <w:rPr>
              <w:rStyle w:val="Toggle"/>
              <w:rPrChange w:id="1693" w:author="Hwakong Cheng" w:date="2022-10-24T16:19:00Z">
                <w:rPr/>
              </w:rPrChange>
            </w:rPr>
            <w:delText>[UNITS [</w:delText>
          </w:r>
        </w:del>
      </w:ins>
      <w:del w:id="1694" w:author="Reece Kiriu" w:date="2022-10-31T14:30:00Z">
        <w:r w:rsidRPr="00DB7941" w:rsidDel="009D7914">
          <w:rPr>
            <w:rStyle w:val="Toggle"/>
            <w:rPrChange w:id="1695" w:author="Hwakong Cheng" w:date="2022-10-24T16:19:00Z">
              <w:rPr/>
            </w:rPrChange>
          </w:rPr>
          <w:delText>(SI)</w:delText>
        </w:r>
      </w:del>
      <w:ins w:id="1696" w:author="Hwakong Cheng" w:date="2022-10-24T16:19:00Z">
        <w:del w:id="1697" w:author="Reece Kiriu" w:date="2022-10-31T14:30:00Z">
          <w:r w:rsidR="00DB7941" w:rsidRPr="00DB7941" w:rsidDel="009D7914">
            <w:rPr>
              <w:rStyle w:val="Toggle"/>
              <w:rPrChange w:id="1698" w:author="Hwakong Cheng" w:date="2022-10-24T16:19:00Z">
                <w:rPr/>
              </w:rPrChange>
            </w:rPr>
            <w:delText xml:space="preserve">] </w:delText>
          </w:r>
        </w:del>
      </w:ins>
    </w:p>
    <w:p w14:paraId="45EDC323" w14:textId="4BC6829B" w:rsidR="00E202A8" w:rsidRPr="004B4819" w:rsidRDefault="00E202A8" w:rsidP="009D7914">
      <w:pPr>
        <w:pStyle w:val="NoSpacing"/>
        <w:tabs>
          <w:tab w:val="right" w:pos="9360"/>
        </w:tabs>
        <w:ind w:left="2160"/>
        <w:jc w:val="center"/>
      </w:pPr>
      <w:del w:id="1699" w:author="Reece Kiriu" w:date="2022-10-31T14:30:00Z">
        <w:r w:rsidRPr="00DB7941" w:rsidDel="009D7914">
          <w:rPr>
            <w:rStyle w:val="Toggle"/>
            <w:rPrChange w:id="1700" w:author="Hwakong Cheng" w:date="2022-10-24T16:19:00Z">
              <w:rPr>
                <w:noProof/>
              </w:rPr>
            </w:rPrChange>
          </w:rPr>
          <w:drawing>
            <wp:inline distT="0" distB="0" distL="0" distR="0" wp14:anchorId="190DA6A6" wp14:editId="6072F168">
              <wp:extent cx="1063256" cy="341263"/>
              <wp:effectExtent l="0" t="0" r="3810" b="190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130145" cy="362732"/>
                      </a:xfrm>
                      <a:prstGeom prst="rect">
                        <a:avLst/>
                      </a:prstGeom>
                    </pic:spPr>
                  </pic:pic>
                </a:graphicData>
              </a:graphic>
            </wp:inline>
          </w:drawing>
        </w:r>
        <w:r w:rsidRPr="00DB7941" w:rsidDel="009D7914">
          <w:rPr>
            <w:rStyle w:val="Toggle"/>
            <w:rPrChange w:id="1701" w:author="Hwakong Cheng" w:date="2022-10-24T16:19:00Z">
              <w:rPr/>
            </w:rPrChange>
          </w:rPr>
          <w:tab/>
        </w:r>
      </w:del>
      <w:ins w:id="1702" w:author="Hwakong Cheng" w:date="2022-10-24T16:19:00Z">
        <w:del w:id="1703" w:author="Reece Kiriu" w:date="2022-10-31T14:30:00Z">
          <w:r w:rsidR="00DB7941" w:rsidRPr="00DB7941" w:rsidDel="009D7914">
            <w:rPr>
              <w:rStyle w:val="Toggle"/>
              <w:rPrChange w:id="1704" w:author="Hwakong Cheng" w:date="2022-10-24T16:19:00Z">
                <w:rPr/>
              </w:rPrChange>
            </w:rPr>
            <w:delText>[</w:delText>
          </w:r>
        </w:del>
      </w:ins>
      <w:del w:id="1705" w:author="Reece Kiriu" w:date="2022-10-31T14:30:00Z">
        <w:r w:rsidRPr="00DB7941" w:rsidDel="009D7914">
          <w:rPr>
            <w:rStyle w:val="Toggle"/>
            <w:rPrChange w:id="1706" w:author="Hwakong Cheng" w:date="2022-10-24T16:19:00Z">
              <w:rPr/>
            </w:rPrChange>
          </w:rPr>
          <w:delText>(I</w:delText>
        </w:r>
        <w:r w:rsidR="0087618D" w:rsidRPr="00DB7941" w:rsidDel="009D7914">
          <w:rPr>
            <w:rStyle w:val="Toggle"/>
            <w:rPrChange w:id="1707" w:author="Hwakong Cheng" w:date="2022-10-24T16:19:00Z">
              <w:rPr/>
            </w:rPrChange>
          </w:rPr>
          <w:delText>-</w:delText>
        </w:r>
        <w:r w:rsidRPr="00DB7941" w:rsidDel="009D7914">
          <w:rPr>
            <w:rStyle w:val="Toggle"/>
            <w:rPrChange w:id="1708" w:author="Hwakong Cheng" w:date="2022-10-24T16:19:00Z">
              <w:rPr/>
            </w:rPrChange>
          </w:rPr>
          <w:delText>P)</w:delText>
        </w:r>
      </w:del>
      <w:ins w:id="1709" w:author="Hwakong Cheng" w:date="2022-10-24T16:19:00Z">
        <w:del w:id="1710" w:author="Reece Kiriu" w:date="2022-10-31T14:30:00Z">
          <w:r w:rsidR="00DB7941" w:rsidRPr="00DB7941" w:rsidDel="009D7914">
            <w:rPr>
              <w:rStyle w:val="Toggle"/>
              <w:rPrChange w:id="1711" w:author="Hwakong Cheng" w:date="2022-10-24T16:19:00Z">
                <w:rPr/>
              </w:rPrChange>
            </w:rPr>
            <w:delText>]]</w:delText>
          </w:r>
        </w:del>
      </w:ins>
    </w:p>
    <w:p w14:paraId="4D63FC97" w14:textId="77777777" w:rsidR="00E202A8" w:rsidRPr="00152B91" w:rsidRDefault="00E202A8" w:rsidP="00785CEE"/>
    <w:p w14:paraId="55F57257" w14:textId="2B605DE3" w:rsidR="00E202A8" w:rsidRDefault="00E202A8" w:rsidP="00B76270">
      <w:pPr>
        <w:ind w:left="1980"/>
      </w:pPr>
      <w:commentRangeStart w:id="1712"/>
      <w:r w:rsidRPr="00BC7581">
        <w:t xml:space="preserve">Where F is not known, </w:t>
      </w:r>
      <w:del w:id="1713" w:author="Reece Kiriu" w:date="2022-10-31T14:30:00Z">
        <w:r w:rsidDel="009D7914">
          <w:rPr>
            <w:rFonts w:cs="Times New Roman PS MT"/>
            <w:bCs/>
            <w:szCs w:val="20"/>
          </w:rPr>
          <w:delText xml:space="preserve">in </w:delText>
        </w:r>
      </w:del>
      <w:ins w:id="1714" w:author="Titus Ellison" w:date="2022-10-31T11:34:00Z">
        <w:del w:id="1715" w:author="Reece Kiriu" w:date="2022-10-31T14:30:00Z">
          <w:r w:rsidR="00F46402" w:rsidRPr="005C6852" w:rsidDel="009D7914">
            <w:rPr>
              <w:rStyle w:val="Toggle"/>
              <w:rPrChange w:id="1716" w:author="Titus Ellison" w:date="2022-10-31T12:29:00Z">
                <w:rPr>
                  <w:rFonts w:cs="Times New Roman PS MT"/>
                  <w:bCs/>
                  <w:szCs w:val="20"/>
                </w:rPr>
              </w:rPrChange>
            </w:rPr>
            <w:delText xml:space="preserve">[UNITS </w:delText>
          </w:r>
          <w:r w:rsidR="005C6852" w:rsidRPr="005C6852" w:rsidDel="009D7914">
            <w:rPr>
              <w:rStyle w:val="Toggle"/>
              <w:rPrChange w:id="1717" w:author="Titus Ellison" w:date="2022-10-31T11:35:00Z">
                <w:rPr>
                  <w:rFonts w:cs="Times New Roman PS MT"/>
                  <w:bCs/>
                  <w:szCs w:val="20"/>
                </w:rPr>
              </w:rPrChange>
            </w:rPr>
            <w:delText>[SI] [</w:delText>
          </w:r>
        </w:del>
      </w:ins>
      <w:del w:id="1718" w:author="Reece Kiriu" w:date="2022-10-31T14:30:00Z">
        <w:r w:rsidRPr="005C6852" w:rsidDel="009D7914">
          <w:rPr>
            <w:rStyle w:val="Toggle"/>
            <w:rPrChange w:id="1719" w:author="Titus Ellison" w:date="2022-10-31T12:29:00Z">
              <w:rPr>
                <w:rFonts w:cs="Times New Roman PS MT"/>
                <w:bCs/>
                <w:szCs w:val="20"/>
              </w:rPr>
            </w:rPrChange>
          </w:rPr>
          <w:delText>I-P</w:delText>
        </w:r>
      </w:del>
      <w:ins w:id="1720" w:author="Titus Ellison" w:date="2022-10-31T11:34:00Z">
        <w:del w:id="1721" w:author="Reece Kiriu" w:date="2022-10-31T14:30:00Z">
          <w:r w:rsidR="005C6852" w:rsidRPr="005C6852" w:rsidDel="009D7914">
            <w:rPr>
              <w:rStyle w:val="Toggle"/>
              <w:rPrChange w:id="1722" w:author="Titus Ellison" w:date="2022-10-31T11:35:00Z">
                <w:rPr>
                  <w:rFonts w:cs="Times New Roman PS MT"/>
                  <w:bCs/>
                  <w:szCs w:val="20"/>
                </w:rPr>
              </w:rPrChange>
            </w:rPr>
            <w:delText>]]</w:delText>
          </w:r>
        </w:del>
      </w:ins>
      <w:del w:id="1723" w:author="Reece Kiriu" w:date="2022-10-31T14:30:00Z">
        <w:r w:rsidDel="009D7914">
          <w:rPr>
            <w:rFonts w:cs="Times New Roman PS MT"/>
            <w:bCs/>
            <w:szCs w:val="20"/>
          </w:rPr>
          <w:delText xml:space="preserve"> units </w:delText>
        </w:r>
      </w:del>
      <w:r w:rsidRPr="00BC7581">
        <w:t xml:space="preserve">it can be calculated from the measured airflow at </w:t>
      </w:r>
      <w:ins w:id="1724" w:author="Titus Ellison" w:date="2022-10-31T11:35:00Z">
        <w:r w:rsidR="00850CEE" w:rsidRPr="00850CEE">
          <w:rPr>
            <w:rStyle w:val="Toggle"/>
            <w:rPrChange w:id="1725" w:author="Titus Ellison" w:date="2022-10-31T11:36:00Z">
              <w:rPr/>
            </w:rPrChange>
          </w:rPr>
          <w:t>[UNI</w:t>
        </w:r>
      </w:ins>
      <w:ins w:id="1726" w:author="Titus Ellison" w:date="2022-10-31T11:36:00Z">
        <w:r w:rsidR="00850CEE" w:rsidRPr="00850CEE">
          <w:rPr>
            <w:rStyle w:val="Toggle"/>
            <w:rPrChange w:id="1727" w:author="Titus Ellison" w:date="2022-10-31T11:36:00Z">
              <w:rPr/>
            </w:rPrChange>
          </w:rPr>
          <w:t>TS [250 Pa] [</w:t>
        </w:r>
      </w:ins>
      <w:r w:rsidRPr="00850CEE">
        <w:rPr>
          <w:rStyle w:val="Toggle"/>
          <w:rPrChange w:id="1728" w:author="Titus Ellison" w:date="2022-10-31T12:29:00Z">
            <w:rPr/>
          </w:rPrChange>
        </w:rPr>
        <w:t xml:space="preserve">1 </w:t>
      </w:r>
      <w:r w:rsidRPr="00850CEE">
        <w:rPr>
          <w:rStyle w:val="Toggle"/>
          <w:rPrChange w:id="1729" w:author="Titus Ellison" w:date="2022-10-31T12:29:00Z">
            <w:rPr>
              <w:rFonts w:cs="Times New Roman PS MT"/>
              <w:bCs/>
              <w:szCs w:val="20"/>
            </w:rPr>
          </w:rPrChange>
        </w:rPr>
        <w:t>in. of water</w:t>
      </w:r>
      <w:ins w:id="1730" w:author="Titus Ellison" w:date="2022-10-31T11:36:00Z">
        <w:r w:rsidR="00850CEE" w:rsidRPr="00850CEE">
          <w:rPr>
            <w:rStyle w:val="Toggle"/>
            <w:rPrChange w:id="1731" w:author="Titus Ellison" w:date="2022-10-31T11:36:00Z">
              <w:rPr>
                <w:rFonts w:cs="Times New Roman PS MT"/>
                <w:bCs/>
                <w:szCs w:val="20"/>
              </w:rPr>
            </w:rPrChange>
          </w:rPr>
          <w:t>]]</w:t>
        </w:r>
      </w:ins>
      <w:r w:rsidRPr="00BC7581">
        <w:t xml:space="preserve"> signal from the VP sensor</w:t>
      </w:r>
    </w:p>
    <w:p w14:paraId="44305CA8" w14:textId="7D2E6142" w:rsidR="00E202A8" w:rsidRPr="008B6124" w:rsidDel="004140A7" w:rsidRDefault="002D2DD0">
      <w:pPr>
        <w:ind w:left="1980"/>
        <w:jc w:val="center"/>
        <w:rPr>
          <w:del w:id="1732" w:author="Titus Ellison" w:date="2022-11-03T07:39:00Z"/>
          <w:rStyle w:val="Toggle"/>
          <w:rPrChange w:id="1733" w:author="Titus Ellison" w:date="2022-11-03T16:06:00Z">
            <w:rPr>
              <w:del w:id="1734" w:author="Titus Ellison" w:date="2022-11-03T07:39:00Z"/>
            </w:rPr>
          </w:rPrChange>
        </w:rPr>
        <w:pPrChange w:id="1735" w:author="Titus Ellison" w:date="2022-11-03T16:06:00Z">
          <w:pPr>
            <w:jc w:val="center"/>
          </w:pPr>
        </w:pPrChange>
      </w:pPr>
      <w:ins w:id="1736" w:author="Titus Ellison" w:date="2022-11-03T07:39:00Z">
        <w:r w:rsidRPr="008B6124">
          <w:rPr>
            <w:rStyle w:val="Toggle"/>
            <w:rPrChange w:id="1737" w:author="Titus Ellison" w:date="2022-11-03T16:06:00Z">
              <w:rPr/>
            </w:rPrChange>
          </w:rPr>
          <w:t>[UNITS</w:t>
        </w:r>
        <w:r w:rsidR="004140A7" w:rsidRPr="008B6124">
          <w:rPr>
            <w:rStyle w:val="Toggle"/>
            <w:rPrChange w:id="1738" w:author="Titus Ellison" w:date="2022-11-03T16:06:00Z">
              <w:rPr/>
            </w:rPrChange>
          </w:rPr>
          <w:t xml:space="preserve"> [</w:t>
        </w:r>
      </w:ins>
      <w:del w:id="1739" w:author="Titus Ellison" w:date="2022-11-03T16:05:00Z">
        <w:r w:rsidR="00E202A8" w:rsidRPr="008B6124" w:rsidDel="00B50E75">
          <w:rPr>
            <w:rStyle w:val="Toggle"/>
            <w:rPrChange w:id="1740" w:author="Titus Ellison" w:date="2022-11-03T16:06:00Z">
              <w:rPr>
                <w:noProof/>
              </w:rPr>
            </w:rPrChange>
          </w:rPr>
          <w:drawing>
            <wp:inline distT="0" distB="0" distL="0" distR="0" wp14:anchorId="26051A87" wp14:editId="6F986C70">
              <wp:extent cx="1392866" cy="365804"/>
              <wp:effectExtent l="0" t="0" r="0" b="5715"/>
              <wp:docPr id="1859" name="Picture 18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392866" cy="365804"/>
                      </a:xfrm>
                      <a:prstGeom prst="rect">
                        <a:avLst/>
                      </a:prstGeom>
                    </pic:spPr>
                  </pic:pic>
                </a:graphicData>
              </a:graphic>
            </wp:inline>
          </w:drawing>
        </w:r>
      </w:del>
      <m:oMath>
        <m:r>
          <w:ins w:id="1741" w:author="Titus Ellison" w:date="2022-11-03T16:05:00Z">
            <w:rPr>
              <w:rStyle w:val="Toggle"/>
              <w:rPrChange w:id="1742" w:author="Titus Ellison" w:date="2022-11-03T16:06:00Z">
                <w:rPr>
                  <w:rFonts w:ascii="Cambria Math" w:hAnsi="Cambria Math"/>
                </w:rPr>
              </w:rPrChange>
            </w:rPr>
            <m:t>F=</m:t>
          </w:ins>
        </m:r>
        <m:sSup>
          <m:sSupPr>
            <m:ctrlPr>
              <w:ins w:id="1743" w:author="Titus Ellison" w:date="2022-11-03T16:05:00Z">
                <w:rPr>
                  <w:rStyle w:val="Toggle"/>
                  <w:rFonts w:ascii="Cambria Math" w:hAnsi="Cambria Math"/>
                  <w:i/>
                </w:rPr>
              </w:ins>
            </m:ctrlPr>
          </m:sSupPr>
          <m:e>
            <m:d>
              <m:dPr>
                <m:ctrlPr>
                  <w:ins w:id="1744" w:author="Titus Ellison" w:date="2022-11-03T16:05:00Z">
                    <w:rPr>
                      <w:rStyle w:val="Toggle"/>
                      <w:rFonts w:ascii="Cambria Math" w:hAnsi="Cambria Math"/>
                      <w:i/>
                    </w:rPr>
                  </w:ins>
                </m:ctrlPr>
              </m:dPr>
              <m:e>
                <m:f>
                  <m:fPr>
                    <m:ctrlPr>
                      <w:ins w:id="1745" w:author="Titus Ellison" w:date="2022-11-03T16:05:00Z">
                        <w:rPr>
                          <w:rStyle w:val="Toggle"/>
                          <w:rFonts w:ascii="Cambria Math" w:hAnsi="Cambria Math"/>
                          <w:i/>
                        </w:rPr>
                      </w:ins>
                    </m:ctrlPr>
                  </m:fPr>
                  <m:num>
                    <m:r>
                      <w:ins w:id="1746" w:author="Titus Ellison" w:date="2022-11-03T16:05:00Z">
                        <w:rPr>
                          <w:rStyle w:val="Toggle"/>
                          <w:rPrChange w:id="1747" w:author="Titus Ellison" w:date="2022-11-03T16:06:00Z">
                            <w:rPr>
                              <w:rFonts w:ascii="Cambria Math" w:hAnsi="Cambria Math"/>
                            </w:rPr>
                          </w:rPrChange>
                        </w:rPr>
                        <m:t>4005 A</m:t>
                      </w:ins>
                    </m:r>
                  </m:num>
                  <m:den>
                    <m:sSub>
                      <m:sSubPr>
                        <m:ctrlPr>
                          <w:ins w:id="1748" w:author="Titus Ellison" w:date="2022-11-03T16:05:00Z">
                            <w:rPr>
                              <w:rStyle w:val="Toggle"/>
                              <w:rFonts w:ascii="Cambria Math" w:hAnsi="Cambria Math"/>
                              <w:i/>
                            </w:rPr>
                          </w:ins>
                        </m:ctrlPr>
                      </m:sSubPr>
                      <m:e>
                        <m:r>
                          <w:ins w:id="1749" w:author="Titus Ellison" w:date="2022-11-03T16:05:00Z">
                            <w:rPr>
                              <w:rStyle w:val="Toggle"/>
                              <w:rPrChange w:id="1750" w:author="Titus Ellison" w:date="2022-11-03T16:06:00Z">
                                <w:rPr>
                                  <w:rFonts w:ascii="Cambria Math" w:hAnsi="Cambria Math"/>
                                </w:rPr>
                              </w:rPrChange>
                            </w:rPr>
                            <m:t>CFM</m:t>
                          </w:ins>
                        </m:r>
                      </m:e>
                      <m:sub>
                        <m:r>
                          <w:ins w:id="1751" w:author="Titus Ellison" w:date="2022-11-03T16:05:00Z">
                            <w:rPr>
                              <w:rStyle w:val="Toggle"/>
                              <w:rPrChange w:id="1752" w:author="Titus Ellison" w:date="2022-11-03T16:06:00Z">
                                <w:rPr>
                                  <w:rFonts w:ascii="Cambria Math" w:hAnsi="Cambria Math"/>
                                </w:rPr>
                              </w:rPrChange>
                            </w:rPr>
                            <m:t>@1 in.  of water</m:t>
                          </w:ins>
                        </m:r>
                      </m:sub>
                    </m:sSub>
                  </m:den>
                </m:f>
              </m:e>
            </m:d>
          </m:e>
          <m:sup>
            <m:r>
              <w:ins w:id="1753" w:author="Titus Ellison" w:date="2022-11-03T16:05:00Z">
                <w:rPr>
                  <w:rStyle w:val="Toggle"/>
                  <w:rPrChange w:id="1754" w:author="Titus Ellison" w:date="2022-11-03T16:06:00Z">
                    <w:rPr>
                      <w:rFonts w:ascii="Cambria Math" w:hAnsi="Cambria Math"/>
                    </w:rPr>
                  </w:rPrChange>
                </w:rPr>
                <m:t>2</m:t>
              </w:ins>
            </m:r>
          </m:sup>
        </m:sSup>
      </m:oMath>
      <w:ins w:id="1755" w:author="Titus Ellison" w:date="2022-11-03T07:39:00Z">
        <w:r w:rsidR="004140A7" w:rsidRPr="008B6124">
          <w:rPr>
            <w:rStyle w:val="Toggle"/>
            <w:rPrChange w:id="1756" w:author="Titus Ellison" w:date="2022-11-03T16:06:00Z">
              <w:rPr/>
            </w:rPrChange>
          </w:rPr>
          <w:t>] [</w:t>
        </w:r>
      </w:ins>
    </w:p>
    <w:p w14:paraId="0E5F65D6" w14:textId="4820BD94" w:rsidR="00E202A8" w:rsidRPr="008B6124" w:rsidRDefault="00501395">
      <w:pPr>
        <w:jc w:val="center"/>
        <w:rPr>
          <w:rStyle w:val="Toggle"/>
          <w:rPrChange w:id="1757" w:author="Titus Ellison" w:date="2022-11-03T16:06:00Z">
            <w:rPr/>
          </w:rPrChange>
        </w:rPr>
        <w:pPrChange w:id="1758" w:author="Titus Ellison" w:date="2022-11-03T16:06:00Z">
          <w:pPr>
            <w:pStyle w:val="HeadingRunIn"/>
            <w:ind w:left="1980"/>
          </w:pPr>
        </w:pPrChange>
      </w:pPr>
      <w:commentRangeStart w:id="1759"/>
      <m:oMath>
        <m:r>
          <w:ins w:id="1760" w:author="Titus Ellison" w:date="2022-11-03T07:31:00Z">
            <m:rPr>
              <m:nor/>
            </m:rPr>
            <w:rPr>
              <w:rStyle w:val="Toggle"/>
              <w:rPrChange w:id="1761" w:author="Titus Ellison" w:date="2022-11-03T16:06:00Z">
                <w:rPr>
                  <w:bCs w:val="0"/>
                </w:rPr>
              </w:rPrChange>
            </w:rPr>
            <m:t>F =</m:t>
          </w:ins>
        </m:r>
        <m:sSup>
          <m:sSupPr>
            <m:ctrlPr>
              <w:ins w:id="1762" w:author="Titus Ellison" w:date="2022-11-03T07:33:00Z">
                <w:rPr>
                  <w:rStyle w:val="Toggle"/>
                  <w:rFonts w:ascii="Cambria Math" w:hAnsi="Cambria Math"/>
                  <w:bCs/>
                </w:rPr>
              </w:ins>
            </m:ctrlPr>
          </m:sSupPr>
          <m:e>
            <m:d>
              <m:dPr>
                <m:ctrlPr>
                  <w:ins w:id="1763" w:author="Titus Ellison" w:date="2022-11-03T07:34:00Z">
                    <w:rPr>
                      <w:rStyle w:val="Toggle"/>
                      <w:rFonts w:ascii="Cambria Math" w:hAnsi="Cambria Math"/>
                    </w:rPr>
                  </w:ins>
                </m:ctrlPr>
              </m:dPr>
              <m:e>
                <m:f>
                  <m:fPr>
                    <m:ctrlPr>
                      <w:ins w:id="1764" w:author="Titus Ellison" w:date="2022-11-03T07:34:00Z">
                        <w:rPr>
                          <w:rStyle w:val="Toggle"/>
                          <w:rFonts w:ascii="Cambria Math" w:hAnsi="Cambria Math"/>
                        </w:rPr>
                      </w:ins>
                    </m:ctrlPr>
                  </m:fPr>
                  <m:num>
                    <m:r>
                      <w:ins w:id="1765" w:author="Titus Ellison" w:date="2022-11-03T07:34:00Z">
                        <m:rPr>
                          <m:sty m:val="p"/>
                        </m:rPr>
                        <w:rPr>
                          <w:rStyle w:val="Toggle"/>
                          <w:rPrChange w:id="1766" w:author="Titus Ellison" w:date="2022-11-03T16:06:00Z">
                            <w:rPr>
                              <w:rFonts w:ascii="Cambria Math" w:hAnsi="Cambria Math"/>
                            </w:rPr>
                          </w:rPrChange>
                        </w:rPr>
                        <m:t>2034</m:t>
                      </w:ins>
                    </m:r>
                    <m:r>
                      <w:ins w:id="1767" w:author="Titus Ellison" w:date="2022-11-03T16:09:00Z">
                        <m:rPr>
                          <m:sty m:val="p"/>
                        </m:rPr>
                        <w:rPr>
                          <w:rStyle w:val="Toggle"/>
                          <w:rFonts w:ascii="Cambria Math" w:hAnsi="Cambria Math"/>
                        </w:rPr>
                        <m:t>5</m:t>
                      </w:ins>
                    </m:r>
                    <m:r>
                      <w:ins w:id="1768" w:author="Titus Ellison" w:date="2022-11-03T07:34:00Z">
                        <m:rPr>
                          <m:sty m:val="p"/>
                        </m:rPr>
                        <w:rPr>
                          <w:rStyle w:val="Toggle"/>
                          <w:rPrChange w:id="1769" w:author="Titus Ellison" w:date="2022-11-03T16:06:00Z">
                            <w:rPr>
                              <w:rFonts w:ascii="Cambria Math" w:hAnsi="Cambria Math"/>
                            </w:rPr>
                          </w:rPrChange>
                        </w:rPr>
                        <m:t>.</m:t>
                      </w:ins>
                    </m:r>
                    <m:r>
                      <w:ins w:id="1770" w:author="Titus Ellison" w:date="2022-11-03T16:09:00Z">
                        <m:rPr>
                          <m:sty m:val="p"/>
                        </m:rPr>
                        <w:rPr>
                          <w:rStyle w:val="Toggle"/>
                          <w:rFonts w:ascii="Cambria Math" w:hAnsi="Cambria Math"/>
                        </w:rPr>
                        <m:t>47</m:t>
                      </w:ins>
                    </m:r>
                    <m:r>
                      <w:ins w:id="1771" w:author="Titus Ellison" w:date="2022-11-03T07:34:00Z">
                        <m:rPr>
                          <m:nor/>
                        </m:rPr>
                        <w:rPr>
                          <w:rStyle w:val="Toggle"/>
                          <w:rPrChange w:id="1772" w:author="Titus Ellison" w:date="2022-11-03T16:06:00Z">
                            <w:rPr>
                              <w:bCs w:val="0"/>
                            </w:rPr>
                          </w:rPrChange>
                        </w:rPr>
                        <m:t>A</m:t>
                      </w:ins>
                    </m:r>
                  </m:num>
                  <m:den>
                    <m:sSub>
                      <m:sSubPr>
                        <m:ctrlPr>
                          <w:ins w:id="1773" w:author="Titus Ellison" w:date="2022-11-03T07:34:00Z">
                            <w:rPr>
                              <w:rStyle w:val="Toggle"/>
                              <w:rFonts w:ascii="Cambria Math" w:hAnsi="Cambria Math"/>
                              <w:bCs/>
                            </w:rPr>
                          </w:ins>
                        </m:ctrlPr>
                      </m:sSubPr>
                      <m:e>
                        <m:r>
                          <w:ins w:id="1774" w:author="Titus Ellison" w:date="2022-11-03T07:34:00Z">
                            <w:rPr>
                              <w:rStyle w:val="Toggle"/>
                              <w:rPrChange w:id="1775" w:author="Titus Ellison" w:date="2022-11-03T16:06:00Z">
                                <w:rPr>
                                  <w:rFonts w:ascii="Cambria Math" w:hAnsi="Cambria Math"/>
                                </w:rPr>
                              </w:rPrChange>
                            </w:rPr>
                            <m:t>l</m:t>
                          </w:ins>
                        </m:r>
                        <m:r>
                          <w:ins w:id="1776" w:author="Titus Ellison" w:date="2022-11-03T07:34:00Z">
                            <m:rPr>
                              <m:sty m:val="p"/>
                            </m:rPr>
                            <w:rPr>
                              <w:rStyle w:val="Toggle"/>
                              <w:rPrChange w:id="1777" w:author="Titus Ellison" w:date="2022-11-03T16:06:00Z">
                                <w:rPr>
                                  <w:rFonts w:ascii="Cambria Math" w:hAnsi="Cambria Math"/>
                                </w:rPr>
                              </w:rPrChange>
                            </w:rPr>
                            <m:t>/</m:t>
                          </w:ins>
                        </m:r>
                        <m:r>
                          <w:ins w:id="1778" w:author="Titus Ellison" w:date="2022-11-03T07:34:00Z">
                            <w:rPr>
                              <w:rStyle w:val="Toggle"/>
                              <w:rPrChange w:id="1779" w:author="Titus Ellison" w:date="2022-11-03T16:06:00Z">
                                <w:rPr>
                                  <w:rFonts w:ascii="Cambria Math" w:hAnsi="Cambria Math"/>
                                </w:rPr>
                              </w:rPrChange>
                            </w:rPr>
                            <m:t>s</m:t>
                          </w:ins>
                        </m:r>
                      </m:e>
                      <m:sub>
                        <m:r>
                          <w:ins w:id="1780" w:author="Titus Ellison" w:date="2022-11-03T07:34:00Z">
                            <m:rPr>
                              <m:sty m:val="p"/>
                            </m:rPr>
                            <w:rPr>
                              <w:rStyle w:val="Toggle"/>
                              <w:rPrChange w:id="1781" w:author="Titus Ellison" w:date="2022-11-03T16:06:00Z">
                                <w:rPr>
                                  <w:rFonts w:ascii="Cambria Math" w:hAnsi="Cambria Math"/>
                                </w:rPr>
                              </w:rPrChange>
                            </w:rPr>
                            <m:t xml:space="preserve">@ 250 </m:t>
                          </w:ins>
                        </m:r>
                        <m:r>
                          <w:ins w:id="1782" w:author="Titus Ellison" w:date="2022-11-03T07:34:00Z">
                            <w:rPr>
                              <w:rStyle w:val="Toggle"/>
                              <w:rPrChange w:id="1783" w:author="Titus Ellison" w:date="2022-11-03T16:06:00Z">
                                <w:rPr>
                                  <w:rFonts w:ascii="Cambria Math" w:hAnsi="Cambria Math"/>
                                </w:rPr>
                              </w:rPrChange>
                            </w:rPr>
                            <m:t>Pa</m:t>
                          </w:ins>
                        </m:r>
                      </m:sub>
                    </m:sSub>
                  </m:den>
                </m:f>
              </m:e>
            </m:d>
          </m:e>
          <m:sup>
            <m:r>
              <w:ins w:id="1784" w:author="Titus Ellison" w:date="2022-11-03T07:34:00Z">
                <m:rPr>
                  <m:sty m:val="p"/>
                </m:rPr>
                <w:rPr>
                  <w:rStyle w:val="Toggle"/>
                  <w:rPrChange w:id="1785" w:author="Titus Ellison" w:date="2022-11-03T16:06:00Z">
                    <w:rPr>
                      <w:rFonts w:ascii="Cambria Math" w:hAnsi="Cambria Math"/>
                    </w:rPr>
                  </w:rPrChange>
                </w:rPr>
                <m:t xml:space="preserve">2 </m:t>
              </w:ins>
            </m:r>
          </m:sup>
        </m:sSup>
        <m:r>
          <w:ins w:id="1786" w:author="Titus Ellison" w:date="2022-11-03T07:33:00Z">
            <m:rPr>
              <m:sty m:val="p"/>
            </m:rPr>
            <w:rPr>
              <w:rStyle w:val="Toggle"/>
              <w:rPrChange w:id="1787" w:author="Titus Ellison" w:date="2022-11-03T16:06:00Z">
                <w:rPr>
                  <w:rFonts w:ascii="Cambria Math" w:hAnsi="Cambria Math"/>
                </w:rPr>
              </w:rPrChange>
            </w:rPr>
            <m:t xml:space="preserve"> </m:t>
          </w:ins>
        </m:r>
        <w:commentRangeEnd w:id="1759"/>
        <m:r>
          <w:ins w:id="1788" w:author="Titus Ellison" w:date="2022-11-03T07:38:00Z">
            <m:rPr>
              <m:sty m:val="p"/>
            </m:rPr>
            <w:rPr>
              <w:rStyle w:val="Toggle"/>
              <w:bCs/>
              <w:rPrChange w:id="1789" w:author="Titus Ellison" w:date="2022-11-03T16:06:00Z">
                <w:rPr>
                  <w:rStyle w:val="CommentReference"/>
                  <w:rFonts w:ascii="Cambria Math" w:hAnsi="Cambria Math"/>
                  <w:bCs w:val="0"/>
                </w:rPr>
              </w:rPrChange>
            </w:rPr>
            <w:commentReference w:id="1759"/>
          </w:ins>
        </m:r>
      </m:oMath>
      <w:ins w:id="1790" w:author="Titus Ellison" w:date="2022-11-03T07:40:00Z">
        <w:r w:rsidR="000461DB" w:rsidRPr="008B6124">
          <w:rPr>
            <w:rStyle w:val="Toggle"/>
            <w:rPrChange w:id="1791" w:author="Titus Ellison" w:date="2022-11-03T16:06:00Z">
              <w:rPr>
                <w:rFonts w:eastAsiaTheme="minorEastAsia"/>
              </w:rPr>
            </w:rPrChange>
          </w:rPr>
          <w:t>]]</w:t>
        </w:r>
      </w:ins>
    </w:p>
    <w:p w14:paraId="7CD27D2F" w14:textId="198E0026" w:rsidR="00E202A8" w:rsidRDefault="00E202A8" w:rsidP="00D418EE">
      <w:pPr>
        <w:ind w:left="1980"/>
      </w:pPr>
      <w:r w:rsidRPr="00BC7581">
        <w:t xml:space="preserve">where A is the nominal </w:t>
      </w:r>
      <w:r w:rsidR="00785CEE">
        <w:t xml:space="preserve">inlet </w:t>
      </w:r>
      <w:r w:rsidRPr="00BC7581">
        <w:t xml:space="preserve">duct area </w:t>
      </w:r>
      <w:ins w:id="1792" w:author="Titus Ellison" w:date="2022-11-03T07:41:00Z">
        <w:r w:rsidR="00651F9D" w:rsidRPr="00D823E1">
          <w:rPr>
            <w:rStyle w:val="Toggle"/>
            <w:rPrChange w:id="1793" w:author="Titus Ellison" w:date="2022-11-03T07:41:00Z">
              <w:rPr/>
            </w:rPrChange>
          </w:rPr>
          <w:t xml:space="preserve">[UNITS </w:t>
        </w:r>
        <w:r w:rsidR="00D823E1" w:rsidRPr="00D823E1">
          <w:rPr>
            <w:rStyle w:val="Toggle"/>
            <w:rPrChange w:id="1794" w:author="Titus Ellison" w:date="2022-11-03T07:41:00Z">
              <w:rPr/>
            </w:rPrChange>
          </w:rPr>
          <w:t>[m</w:t>
        </w:r>
      </w:ins>
      <w:ins w:id="1795" w:author="Titus Ellison" w:date="2022-11-03T16:05:00Z">
        <w:r w:rsidR="00B50E75">
          <w:rPr>
            <w:rStyle w:val="Toggle"/>
            <w:vertAlign w:val="superscript"/>
          </w:rPr>
          <w:t>2</w:t>
        </w:r>
      </w:ins>
      <w:ins w:id="1796" w:author="Titus Ellison" w:date="2022-11-03T07:41:00Z">
        <w:r w:rsidR="00D823E1" w:rsidRPr="00D823E1">
          <w:rPr>
            <w:rStyle w:val="Toggle"/>
            <w:rPrChange w:id="1797" w:author="Titus Ellison" w:date="2022-11-03T07:41:00Z">
              <w:rPr/>
            </w:rPrChange>
          </w:rPr>
          <w:t>] [</w:t>
        </w:r>
      </w:ins>
      <w:del w:id="1798" w:author="Titus Ellison" w:date="2022-11-03T07:41:00Z">
        <w:r w:rsidRPr="00D823E1" w:rsidDel="00D823E1">
          <w:rPr>
            <w:rStyle w:val="Toggle"/>
            <w:rPrChange w:id="1799" w:author="Titus Ellison" w:date="2022-11-03T07:41:00Z">
              <w:rPr/>
            </w:rPrChange>
          </w:rPr>
          <w:delText>(</w:delText>
        </w:r>
      </w:del>
      <w:r w:rsidRPr="00D823E1">
        <w:rPr>
          <w:rStyle w:val="Toggle"/>
          <w:rPrChange w:id="1800" w:author="Titus Ellison" w:date="2022-11-03T07:41:00Z">
            <w:rPr/>
          </w:rPrChange>
        </w:rPr>
        <w:t>ft</w:t>
      </w:r>
      <w:ins w:id="1801" w:author="Titus Ellison" w:date="2022-11-03T16:05:00Z">
        <w:r w:rsidR="00B50E75">
          <w:rPr>
            <w:rStyle w:val="Toggle"/>
            <w:vertAlign w:val="superscript"/>
          </w:rPr>
          <w:t>2</w:t>
        </w:r>
      </w:ins>
      <w:del w:id="1802" w:author="Titus Ellison" w:date="2022-11-03T16:05:00Z">
        <w:r w:rsidRPr="00D823E1" w:rsidDel="00B50E75">
          <w:rPr>
            <w:rStyle w:val="Toggle"/>
            <w:rPrChange w:id="1803" w:author="Titus Ellison" w:date="2022-11-03T07:41:00Z">
              <w:rPr>
                <w:vertAlign w:val="superscript"/>
              </w:rPr>
            </w:rPrChange>
          </w:rPr>
          <w:delText>2</w:delText>
        </w:r>
      </w:del>
      <w:ins w:id="1804" w:author="Titus Ellison" w:date="2022-11-03T07:41:00Z">
        <w:r w:rsidR="00D823E1" w:rsidRPr="00D823E1">
          <w:rPr>
            <w:rStyle w:val="Toggle"/>
            <w:rPrChange w:id="1805" w:author="Titus Ellison" w:date="2022-11-03T07:41:00Z">
              <w:rPr/>
            </w:rPrChange>
          </w:rPr>
          <w:t>]]</w:t>
        </w:r>
      </w:ins>
      <w:del w:id="1806" w:author="Titus Ellison" w:date="2022-11-03T07:41:00Z">
        <w:r w:rsidRPr="00BC7581" w:rsidDel="00D823E1">
          <w:delText>)</w:delText>
        </w:r>
      </w:del>
      <w:r w:rsidR="00D418EE">
        <w:t>.</w:t>
      </w:r>
      <w:commentRangeEnd w:id="1712"/>
      <w:r w:rsidR="00DB7941">
        <w:rPr>
          <w:rStyle w:val="CommentReference"/>
        </w:rPr>
        <w:commentReference w:id="1712"/>
      </w:r>
      <w:ins w:id="1807" w:author="Hwakong Cheng" w:date="2022-10-24T16:19:00Z">
        <w:del w:id="1808" w:author="Reece Kiriu" w:date="2022-10-26T14:18:00Z">
          <w:r w:rsidR="00DB7941" w:rsidDel="006A3165">
            <w:delText>u</w:delText>
          </w:r>
        </w:del>
      </w:ins>
    </w:p>
    <w:p w14:paraId="627984F3" w14:textId="783F6175" w:rsidR="00D418EE" w:rsidRPr="00BC7581" w:rsidRDefault="00D418EE" w:rsidP="00B76270">
      <w:pPr>
        <w:ind w:left="1980"/>
      </w:pPr>
    </w:p>
    <w:p w14:paraId="75894D6B" w14:textId="7A7C9841" w:rsidR="00E202A8" w:rsidRPr="00BC7581" w:rsidRDefault="00E202A8" w:rsidP="00B76270">
      <w:pPr>
        <w:ind w:left="1980"/>
      </w:pPr>
      <w:r w:rsidRPr="00BC7581">
        <w:t xml:space="preserve">Calculate the minimum airflow </w:t>
      </w:r>
      <w:r w:rsidR="00D21A33" w:rsidRPr="00D418EE">
        <w:t>setpoint</w:t>
      </w:r>
      <w:r w:rsidRPr="00BC7581">
        <w:t xml:space="preserve"> allowed by the controls (</w:t>
      </w:r>
      <w:proofErr w:type="spellStart"/>
      <w:r w:rsidRPr="00BC7581">
        <w:t>Vm</w:t>
      </w:r>
      <w:proofErr w:type="spellEnd"/>
      <w:r w:rsidRPr="00BC7581">
        <w:t>) for each VAV box size as</w:t>
      </w:r>
    </w:p>
    <w:p w14:paraId="2F6C01A0" w14:textId="3B74D1BC" w:rsidR="00E202A8" w:rsidRPr="00BC7581" w:rsidRDefault="00E202A8" w:rsidP="00C3069F">
      <w:pPr>
        <w:pStyle w:val="HeadingRunIn"/>
        <w:jc w:val="center"/>
      </w:pPr>
      <w:r>
        <w:rPr>
          <w:noProof/>
        </w:rPr>
        <w:t>Vm</w:t>
      </w:r>
      <w:r w:rsidR="00364AC8">
        <w:rPr>
          <w:noProof/>
        </w:rPr>
        <w:t xml:space="preserve"> </w:t>
      </w:r>
      <w:r>
        <w:rPr>
          <w:noProof/>
        </w:rPr>
        <w:t>=</w:t>
      </w:r>
      <w:r w:rsidR="00364AC8">
        <w:rPr>
          <w:noProof/>
        </w:rPr>
        <w:t xml:space="preserve"> </w:t>
      </w:r>
      <w:r>
        <w:rPr>
          <w:noProof/>
        </w:rPr>
        <w:t>vmA</w:t>
      </w:r>
    </w:p>
    <w:p w14:paraId="3F92AE2A" w14:textId="77777777" w:rsidR="00785CEE" w:rsidRDefault="00785CEE" w:rsidP="007C1423">
      <w:pPr>
        <w:pStyle w:val="Heading6"/>
      </w:pPr>
      <w:r w:rsidDel="00F02C52">
        <w:t>Option</w:t>
      </w:r>
      <w:r>
        <w:t xml:space="preserve"> 2</w:t>
      </w:r>
      <w:r w:rsidDel="00F02C52">
        <w:t xml:space="preserve">: </w:t>
      </w:r>
      <w:r>
        <w:t xml:space="preserve">Use airflow vs. signal pressure data published by the manufacturer of the VAV box velocity pressure probe.  Select a pair of values of airflow and velocity pressure signal as the rated operating point for the calculation, </w:t>
      </w:r>
      <w:proofErr w:type="spellStart"/>
      <w:r>
        <w:t>V</w:t>
      </w:r>
      <w:r w:rsidRPr="00D47807">
        <w:rPr>
          <w:vertAlign w:val="subscript"/>
        </w:rPr>
        <w:t>rated</w:t>
      </w:r>
      <w:proofErr w:type="spellEnd"/>
      <w:r>
        <w:t xml:space="preserve"> and </w:t>
      </w:r>
      <w:proofErr w:type="spellStart"/>
      <w:r>
        <w:t>VP</w:t>
      </w:r>
      <w:r w:rsidRPr="00D47807">
        <w:rPr>
          <w:vertAlign w:val="subscript"/>
        </w:rPr>
        <w:t>rated</w:t>
      </w:r>
      <w:proofErr w:type="spellEnd"/>
      <w:r>
        <w:t>. Use these values and the minimum controllable signal pressure to calculate the minimum controllable flow as</w:t>
      </w:r>
    </w:p>
    <w:p w14:paraId="79306608" w14:textId="77777777" w:rsidR="00785CEE" w:rsidRDefault="00785CEE" w:rsidP="00785CEE">
      <m:oMathPara>
        <m:oMath>
          <m:r>
            <w:rPr>
              <w:rFonts w:ascii="Cambria Math" w:hAnsi="Cambria Math"/>
            </w:rPr>
            <m:t>Vm=</m:t>
          </m:r>
          <m:sSub>
            <m:sSubPr>
              <m:ctrlPr>
                <w:rPr>
                  <w:rFonts w:ascii="Cambria Math" w:hAnsi="Cambria Math"/>
                  <w:i/>
                </w:rPr>
              </m:ctrlPr>
            </m:sSubPr>
            <m:e>
              <m:r>
                <w:rPr>
                  <w:rFonts w:ascii="Cambria Math" w:hAnsi="Cambria Math"/>
                </w:rPr>
                <m:t>V</m:t>
              </m:r>
            </m:e>
            <m:sub>
              <m:r>
                <w:rPr>
                  <w:rFonts w:ascii="Cambria Math" w:hAnsi="Cambria Math"/>
                </w:rPr>
                <m:t>rated</m:t>
              </m:r>
            </m:sub>
          </m:sSub>
          <m:rad>
            <m:radPr>
              <m:degHide m:val="1"/>
              <m:ctrlPr>
                <w:rPr>
                  <w:rFonts w:ascii="Cambria Math" w:hAnsi="Cambria Math"/>
                  <w:i/>
                </w:rPr>
              </m:ctrlPr>
            </m:radPr>
            <m:deg/>
            <m:e>
              <m:f>
                <m:fPr>
                  <m:ctrlPr>
                    <w:rPr>
                      <w:rFonts w:ascii="Cambria Math" w:hAnsi="Cambria Math"/>
                      <w:i/>
                    </w:rPr>
                  </m:ctrlPr>
                </m:fPr>
                <m:num>
                  <m:sSub>
                    <m:sSubPr>
                      <m:ctrlPr>
                        <w:rPr>
                          <w:rFonts w:ascii="Cambria Math" w:hAnsi="Cambria Math"/>
                          <w:i/>
                        </w:rPr>
                      </m:ctrlPr>
                    </m:sSubPr>
                    <m:e>
                      <m:r>
                        <w:rPr>
                          <w:rFonts w:ascii="Cambria Math" w:hAnsi="Cambria Math"/>
                        </w:rPr>
                        <m:t>VP</m:t>
                      </m:r>
                    </m:e>
                    <m:sub>
                      <m:r>
                        <w:rPr>
                          <w:rFonts w:ascii="Cambria Math" w:hAnsi="Cambria Math"/>
                        </w:rPr>
                        <m:t>m</m:t>
                      </m:r>
                    </m:sub>
                  </m:sSub>
                </m:num>
                <m:den>
                  <m:sSub>
                    <m:sSubPr>
                      <m:ctrlPr>
                        <w:rPr>
                          <w:rFonts w:ascii="Cambria Math" w:hAnsi="Cambria Math"/>
                          <w:i/>
                        </w:rPr>
                      </m:ctrlPr>
                    </m:sSubPr>
                    <m:e>
                      <m:r>
                        <w:rPr>
                          <w:rFonts w:ascii="Cambria Math" w:hAnsi="Cambria Math"/>
                        </w:rPr>
                        <m:t>VP</m:t>
                      </m:r>
                    </m:e>
                    <m:sub>
                      <m:r>
                        <w:rPr>
                          <w:rFonts w:ascii="Cambria Math" w:hAnsi="Cambria Math"/>
                        </w:rPr>
                        <m:t>rated</m:t>
                      </m:r>
                    </m:sub>
                  </m:sSub>
                </m:den>
              </m:f>
            </m:e>
          </m:rad>
        </m:oMath>
      </m:oMathPara>
    </w:p>
    <w:p w14:paraId="70F705CD" w14:textId="732C2ED6" w:rsidR="009045A3" w:rsidRPr="00BC7581" w:rsidRDefault="009045A3" w:rsidP="0087618D">
      <w:pPr>
        <w:pStyle w:val="Heading1"/>
      </w:pPr>
      <w:bookmarkStart w:id="1809" w:name="_Toc121477549"/>
      <w:del w:id="1810" w:author="Reece Kiriu" w:date="2022-12-09T11:28:00Z">
        <w:r w:rsidRPr="00BC7581" w:rsidDel="006C23EC">
          <w:delText>LIST OF HARDWIRED POINTS</w:delText>
        </w:r>
      </w:del>
      <w:bookmarkEnd w:id="1571"/>
      <w:bookmarkEnd w:id="1809"/>
      <w:ins w:id="1811" w:author="Reece Kiriu" w:date="2022-12-09T11:28:00Z">
        <w:r w:rsidR="006C23EC">
          <w:t>Not Used</w:t>
        </w:r>
      </w:ins>
    </w:p>
    <w:p w14:paraId="3C59D690" w14:textId="77400872" w:rsidR="009045A3" w:rsidRPr="00BC7581" w:rsidRDefault="009045A3" w:rsidP="0087618D">
      <w:pPr>
        <w:pStyle w:val="Heading1"/>
      </w:pPr>
      <w:bookmarkStart w:id="1812" w:name="_Ref462143412"/>
      <w:bookmarkStart w:id="1813" w:name="_Toc497723484"/>
      <w:bookmarkStart w:id="1814" w:name="_Toc121477550"/>
      <w:r w:rsidRPr="00BC7581">
        <w:t>SEQUENCES OF OPERATIONS</w:t>
      </w:r>
      <w:bookmarkEnd w:id="1812"/>
      <w:bookmarkEnd w:id="1813"/>
      <w:bookmarkEnd w:id="1814"/>
    </w:p>
    <w:p w14:paraId="5D891C91" w14:textId="77777777" w:rsidR="009045A3" w:rsidRPr="00FB4192" w:rsidRDefault="009045A3" w:rsidP="0087618D">
      <w:pPr>
        <w:pStyle w:val="Heading2"/>
      </w:pPr>
      <w:bookmarkStart w:id="1815" w:name="_Toc497723485"/>
      <w:bookmarkStart w:id="1816" w:name="_Toc121477551"/>
      <w:r w:rsidRPr="00FB4192">
        <w:t>General</w:t>
      </w:r>
      <w:bookmarkEnd w:id="1815"/>
      <w:bookmarkEnd w:id="1816"/>
    </w:p>
    <w:p w14:paraId="7019C0BD" w14:textId="3F22744A" w:rsidR="009045A3" w:rsidRPr="00BC7581" w:rsidRDefault="009045A3" w:rsidP="0087618D">
      <w:pPr>
        <w:pStyle w:val="Heading3"/>
      </w:pPr>
      <w:r w:rsidRPr="00BC7581">
        <w:t xml:space="preserve">These sequences are intended to be </w:t>
      </w:r>
      <w:r w:rsidRPr="008B09C6">
        <w:t>performance</w:t>
      </w:r>
      <w:r w:rsidRPr="00BC7581">
        <w:t xml:space="preserve"> based. Implementations that provide the same functional result using different underlying detailed logic will be acceptable. </w:t>
      </w:r>
    </w:p>
    <w:p w14:paraId="2703F93D" w14:textId="27D3FE52" w:rsidR="009045A3" w:rsidRPr="00BC7581" w:rsidRDefault="009045A3" w:rsidP="00B37EF3">
      <w:pPr>
        <w:pStyle w:val="Infobox"/>
      </w:pPr>
      <w:r w:rsidRPr="00BC7581">
        <w:t xml:space="preserve">The intention of these sequences is to specify the functional result of the programming logic. While all sequences are described using specific programming logic </w:t>
      </w:r>
      <w:proofErr w:type="gramStart"/>
      <w:r w:rsidRPr="00BC7581">
        <w:t>as a way to</w:t>
      </w:r>
      <w:proofErr w:type="gramEnd"/>
      <w:r w:rsidRPr="00BC7581">
        <w:t xml:space="preserve"> clearly document the resulting functionality, implementations using alternative logic that result in the same functional performance are acceptable. Verification of conformance to these sequences will eventually be through functional performance tests (FPTs) that demonstrate that the sequences were properly implemented, rather than verification of the detailed logic. FPTs for RP-1455 sequences are currently under development through RP-1746; they will be adapted to Guideline 36 sequences and issued as an appendix in a future addendum.</w:t>
      </w:r>
    </w:p>
    <w:p w14:paraId="5E7D6643" w14:textId="77777777" w:rsidR="009045A3" w:rsidRPr="00BC7581" w:rsidRDefault="009045A3" w:rsidP="0087618D">
      <w:pPr>
        <w:pStyle w:val="Heading3"/>
      </w:pPr>
      <w:r w:rsidRPr="00BC7581">
        <w:t>Unless otherwise indicated, control loops shall be enabled and disabled based on the status of the system being controlled to prevent windup.</w:t>
      </w:r>
    </w:p>
    <w:p w14:paraId="0BC8EEA9" w14:textId="756EB9D1" w:rsidR="009045A3" w:rsidRPr="00BC7581" w:rsidRDefault="009045A3" w:rsidP="0087618D">
      <w:pPr>
        <w:pStyle w:val="Heading3"/>
      </w:pPr>
      <w:r w:rsidRPr="00BC7581">
        <w:t xml:space="preserve">When a control loop is enabled or </w:t>
      </w:r>
      <w:r>
        <w:rPr>
          <w:rFonts w:cs="Times New Roman PS MT"/>
          <w:bCs/>
          <w:szCs w:val="20"/>
        </w:rPr>
        <w:t>reenabled</w:t>
      </w:r>
      <w:r w:rsidRPr="00BC7581">
        <w:t xml:space="preserve">, it and all its constituents (such as the proportional and integral terms) shall be set initially to a </w:t>
      </w:r>
      <w:r>
        <w:rPr>
          <w:rFonts w:cs="Times New Roman PS MT"/>
          <w:bCs/>
          <w:szCs w:val="20"/>
        </w:rPr>
        <w:t>neutral</w:t>
      </w:r>
      <w:r w:rsidRPr="00BC7581">
        <w:t xml:space="preserve"> value.</w:t>
      </w:r>
    </w:p>
    <w:p w14:paraId="36788676" w14:textId="33DB7E96" w:rsidR="009045A3" w:rsidRPr="00BC7581" w:rsidRDefault="009045A3" w:rsidP="0087618D">
      <w:pPr>
        <w:pStyle w:val="Heading3"/>
      </w:pPr>
      <w:r w:rsidRPr="00BC7581">
        <w:t xml:space="preserve">A control loop in </w:t>
      </w:r>
      <w:r>
        <w:rPr>
          <w:rFonts w:cs="Times New Roman PS MT"/>
          <w:bCs/>
          <w:szCs w:val="20"/>
        </w:rPr>
        <w:t>neutral</w:t>
      </w:r>
      <w:r w:rsidRPr="00BC7581">
        <w:t xml:space="preserve"> shall correspond to a condition that applies the minimum control effect, i.e., valves/dampers closed, VFDs at minimum speed, etc.</w:t>
      </w:r>
    </w:p>
    <w:p w14:paraId="48CB3821" w14:textId="77777777" w:rsidR="009045A3" w:rsidRPr="00BC7581" w:rsidRDefault="009045A3" w:rsidP="0087618D">
      <w:pPr>
        <w:pStyle w:val="Heading3"/>
      </w:pPr>
      <w:r w:rsidRPr="00BC7581">
        <w:t>When there are multiple outdoor air temperature sensors, the system shall use the valid sensor that most accurately represents the outdoor air conditions at the equipment being controlled.</w:t>
      </w:r>
    </w:p>
    <w:p w14:paraId="37352CF8" w14:textId="6653DC26" w:rsidR="009045A3" w:rsidRPr="00BC7581" w:rsidRDefault="009045A3" w:rsidP="0087618D">
      <w:pPr>
        <w:pStyle w:val="Heading4"/>
      </w:pPr>
      <w:r w:rsidRPr="00BC7581">
        <w:t>Outdoor air temperature sensors at air</w:t>
      </w:r>
      <w:r w:rsidRPr="00B87A61">
        <w:rPr>
          <w:rFonts w:cs="Times New Roman PS MT"/>
          <w:bCs/>
          <w:szCs w:val="20"/>
        </w:rPr>
        <w:t>-</w:t>
      </w:r>
      <w:r w:rsidRPr="00BC7581">
        <w:t xml:space="preserve">handler outdoor air intakes shall be considered valid only when the supply fan is proven </w:t>
      </w:r>
      <w:r w:rsidRPr="00B87A61">
        <w:rPr>
          <w:smallCaps/>
        </w:rPr>
        <w:t>on</w:t>
      </w:r>
      <w:r w:rsidRPr="00BC7581">
        <w:t xml:space="preserve"> and </w:t>
      </w:r>
      <w:r w:rsidRPr="00B87A61">
        <w:rPr>
          <w:rFonts w:cs="Times New Roman PS MT"/>
          <w:bCs/>
          <w:szCs w:val="20"/>
        </w:rPr>
        <w:t xml:space="preserve">the </w:t>
      </w:r>
      <w:r w:rsidRPr="00BC7581">
        <w:t xml:space="preserve">unit is in </w:t>
      </w:r>
      <w:r w:rsidR="00D21A33">
        <w:rPr>
          <w:rFonts w:cs="Times New Roman PS MT"/>
          <w:bCs/>
          <w:szCs w:val="20"/>
        </w:rPr>
        <w:t>Occupied Mode</w:t>
      </w:r>
      <w:r w:rsidRPr="00BC7581">
        <w:t xml:space="preserve"> or in any other </w:t>
      </w:r>
      <w:r w:rsidRPr="00B87A61">
        <w:rPr>
          <w:rFonts w:cs="Times New Roman PS MT"/>
          <w:bCs/>
          <w:szCs w:val="20"/>
        </w:rPr>
        <w:t>mode</w:t>
      </w:r>
      <w:r w:rsidRPr="00BC7581">
        <w:t xml:space="preserve"> with the economizer enabled.</w:t>
      </w:r>
    </w:p>
    <w:p w14:paraId="0E0AFDEA" w14:textId="77777777" w:rsidR="009045A3" w:rsidRPr="00BC7581" w:rsidRDefault="009045A3" w:rsidP="0087618D">
      <w:pPr>
        <w:pStyle w:val="Heading4"/>
      </w:pPr>
      <w:r w:rsidRPr="00BC7581">
        <w:t xml:space="preserve">The outdoor air temperature used for optimum start, plant lockout, and other global sequences shall be the </w:t>
      </w:r>
      <w:r w:rsidRPr="00BC7581">
        <w:lastRenderedPageBreak/>
        <w:t>average of all valid sensor readings. If there are four or more valid outdoor air temperature sensors, discard the highest and lowest temperature readings.</w:t>
      </w:r>
    </w:p>
    <w:p w14:paraId="56BBA8FD" w14:textId="66384FD9" w:rsidR="009045A3" w:rsidRPr="00BC7581" w:rsidRDefault="009045A3" w:rsidP="0087618D">
      <w:pPr>
        <w:pStyle w:val="Heading3"/>
      </w:pPr>
      <w:r w:rsidRPr="00BC7581">
        <w:t xml:space="preserve">The term “proven” (i.e., “proven </w:t>
      </w:r>
      <w:r w:rsidRPr="00BC7581">
        <w:rPr>
          <w:smallCaps/>
        </w:rPr>
        <w:t>on</w:t>
      </w:r>
      <w:r>
        <w:rPr>
          <w:rFonts w:cs="Times New Roman PS MT"/>
          <w:bCs/>
          <w:szCs w:val="20"/>
        </w:rPr>
        <w:t>”</w:t>
      </w:r>
      <w:proofErr w:type="gramStart"/>
      <w:r>
        <w:rPr>
          <w:rFonts w:cs="Times New Roman PS MT"/>
          <w:bCs/>
          <w:szCs w:val="20"/>
        </w:rPr>
        <w:t>/“</w:t>
      </w:r>
      <w:proofErr w:type="gramEnd"/>
      <w:r w:rsidRPr="00BC7581">
        <w:t xml:space="preserve">proven </w:t>
      </w:r>
      <w:r w:rsidRPr="00BC7581">
        <w:rPr>
          <w:smallCaps/>
        </w:rPr>
        <w:t>off</w:t>
      </w:r>
      <w:r w:rsidRPr="00BC7581">
        <w:t>”) shall mean that the equipment’s DI status point (where provided, e.g., current switch, DP switch, or VFD status) matches the state set by the equipment’s DO command point.</w:t>
      </w:r>
    </w:p>
    <w:p w14:paraId="784EC77A" w14:textId="195C3677" w:rsidR="009045A3" w:rsidRPr="00BC7581" w:rsidRDefault="009045A3" w:rsidP="0087618D">
      <w:pPr>
        <w:pStyle w:val="Heading3"/>
      </w:pPr>
      <w:r w:rsidRPr="00BC7581">
        <w:t>The term “software point” shall mean an analog variable, and “software switch” shall mean a digital (binary) variable, that are not associated with real I/O points. They shall be read/write capable (e.g., BACnet analog variable and binary variable).</w:t>
      </w:r>
    </w:p>
    <w:p w14:paraId="01477DCC" w14:textId="448B813D" w:rsidR="009045A3" w:rsidRPr="00BC7581" w:rsidRDefault="009045A3" w:rsidP="0087618D">
      <w:pPr>
        <w:pStyle w:val="Heading3"/>
      </w:pPr>
      <w:r w:rsidRPr="00BC7581">
        <w:t xml:space="preserve">The term “control loop” or “loop” is used generically for all control loops. These will typically be PID loops, but proportional plus integral plus derivative gains are not required on all loops. Unless specifically indicated otherwise, the guidelines </w:t>
      </w:r>
      <w:r>
        <w:rPr>
          <w:rFonts w:cs="Times New Roman PS MT"/>
          <w:bCs/>
          <w:szCs w:val="20"/>
        </w:rPr>
        <w:t xml:space="preserve">in the following subsections </w:t>
      </w:r>
      <w:r w:rsidRPr="00BC7581">
        <w:t>shall be followed</w:t>
      </w:r>
      <w:r>
        <w:rPr>
          <w:rFonts w:cs="Times New Roman PS MT"/>
          <w:bCs/>
          <w:szCs w:val="20"/>
        </w:rPr>
        <w:t>.</w:t>
      </w:r>
    </w:p>
    <w:p w14:paraId="2EB1B2EF" w14:textId="77777777" w:rsidR="009045A3" w:rsidRPr="00BC7581" w:rsidRDefault="009045A3" w:rsidP="0087618D">
      <w:pPr>
        <w:pStyle w:val="Heading4"/>
      </w:pPr>
      <w:r w:rsidRPr="00BC7581">
        <w:t>Use proportional only (P-only) loops for limiting loops (such as zone CO</w:t>
      </w:r>
      <w:r w:rsidRPr="00B87A61">
        <w:rPr>
          <w:vertAlign w:val="subscript"/>
        </w:rPr>
        <w:t>2</w:t>
      </w:r>
      <w:r w:rsidRPr="00BC7581">
        <w:t xml:space="preserve"> control loops, etc.).</w:t>
      </w:r>
    </w:p>
    <w:p w14:paraId="722A3AA9" w14:textId="2992E8E6" w:rsidR="009045A3" w:rsidRPr="00BC7581" w:rsidRDefault="009045A3" w:rsidP="00B37EF3">
      <w:pPr>
        <w:pStyle w:val="Infobox"/>
      </w:pPr>
      <w:r>
        <w:t xml:space="preserve">Limiting loops are used to prevent controlled variables from rising above or dropping below </w:t>
      </w:r>
      <w:r w:rsidR="00D21A33">
        <w:t>setpoint</w:t>
      </w:r>
      <w:r>
        <w:t xml:space="preserve"> (depending on the application) by defining a fixed threshold at which the loop output reaches 100%. Limiting loops should use</w:t>
      </w:r>
      <w:r w:rsidRPr="00BC7581">
        <w:t xml:space="preserve"> proportional-only </w:t>
      </w:r>
      <w:r>
        <w:t>control to prevent</w:t>
      </w:r>
      <w:r w:rsidRPr="00BC7581">
        <w:t xml:space="preserve"> integral windup from causing the controlled sensor </w:t>
      </w:r>
      <w:r>
        <w:t xml:space="preserve">to overshoot </w:t>
      </w:r>
      <w:r w:rsidR="00D21A33">
        <w:t>setpoint</w:t>
      </w:r>
      <w:r w:rsidRPr="00BC7581">
        <w:t xml:space="preserve"> due to the sensor generally being far from </w:t>
      </w:r>
      <w:r w:rsidR="00D21A33">
        <w:t>setpoint</w:t>
      </w:r>
      <w:r>
        <w:t>.</w:t>
      </w:r>
      <w:r w:rsidRPr="00BC7581">
        <w:t xml:space="preserve"> </w:t>
      </w:r>
    </w:p>
    <w:p w14:paraId="591967CE" w14:textId="77777777" w:rsidR="009045A3" w:rsidRPr="00BC7581" w:rsidRDefault="009045A3" w:rsidP="0087618D">
      <w:pPr>
        <w:pStyle w:val="Heading4"/>
      </w:pPr>
      <w:r w:rsidRPr="00BC7581">
        <w:t>Do not use the derivative term on any loops unless field tuning is not possible without it.</w:t>
      </w:r>
    </w:p>
    <w:p w14:paraId="3EB03C8D" w14:textId="2B53C2E3" w:rsidR="009045A3" w:rsidRPr="00BC7581" w:rsidRDefault="009045A3" w:rsidP="00B37EF3">
      <w:pPr>
        <w:pStyle w:val="Infobox"/>
      </w:pPr>
      <w:r>
        <w:rPr>
          <w:bCs/>
        </w:rPr>
        <w:t>Use of the derivative term makes</w:t>
      </w:r>
      <w:r w:rsidRPr="00BC7581">
        <w:t xml:space="preserve"> loop tuning difficult in practice. It can make loops unstable </w:t>
      </w:r>
      <w:r>
        <w:rPr>
          <w:bCs/>
        </w:rPr>
        <w:t>because</w:t>
      </w:r>
      <w:r w:rsidRPr="00BC7581">
        <w:t xml:space="preserve"> it increases as the rate of change of the error increases, amplifying the error signal. It is used in industrial process controls and systems that </w:t>
      </w:r>
      <w:proofErr w:type="gramStart"/>
      <w:r w:rsidRPr="00BC7581">
        <w:t>have to</w:t>
      </w:r>
      <w:proofErr w:type="gramEnd"/>
      <w:r w:rsidRPr="00BC7581">
        <w:t xml:space="preserve"> react quickly but is rarely if ever needed in HVAC system.</w:t>
      </w:r>
    </w:p>
    <w:p w14:paraId="0A0FCA96" w14:textId="77777777" w:rsidR="009045A3" w:rsidRPr="00BC7581" w:rsidRDefault="009045A3" w:rsidP="0087618D">
      <w:pPr>
        <w:pStyle w:val="Heading3"/>
      </w:pPr>
      <w:r w:rsidRPr="00BC7581">
        <w:t>To avoid abrupt changes in equipment operation, the output of every control loop shall be capable of being limited by a user adjustable maximum rate of change, with a default of 25% per minute.</w:t>
      </w:r>
    </w:p>
    <w:p w14:paraId="1ADB9C69" w14:textId="31183EB4" w:rsidR="009045A3" w:rsidRPr="00BC7581" w:rsidRDefault="009045A3" w:rsidP="0087618D">
      <w:pPr>
        <w:pStyle w:val="Heading3"/>
      </w:pPr>
      <w:bookmarkStart w:id="1817" w:name="_Ref462145904"/>
      <w:r w:rsidRPr="00BC7581">
        <w:t xml:space="preserve">All </w:t>
      </w:r>
      <w:r w:rsidR="00D21A33">
        <w:rPr>
          <w:rFonts w:cs="Times New Roman PS MT"/>
          <w:bCs/>
          <w:szCs w:val="20"/>
        </w:rPr>
        <w:t>setpoint</w:t>
      </w:r>
      <w:r>
        <w:rPr>
          <w:rFonts w:cs="Times New Roman PS MT"/>
          <w:bCs/>
          <w:szCs w:val="20"/>
        </w:rPr>
        <w:t>s</w:t>
      </w:r>
      <w:r w:rsidRPr="00BC7581">
        <w:t xml:space="preserve">, timers, </w:t>
      </w:r>
      <w:proofErr w:type="spellStart"/>
      <w:r w:rsidRPr="00BC7581">
        <w:t>deadbands</w:t>
      </w:r>
      <w:proofErr w:type="spellEnd"/>
      <w:r w:rsidRPr="00BC7581">
        <w:t>, PID gains, etc</w:t>
      </w:r>
      <w:r>
        <w:rPr>
          <w:rFonts w:cs="Times New Roman PS MT"/>
          <w:bCs/>
          <w:szCs w:val="20"/>
        </w:rPr>
        <w:t>.</w:t>
      </w:r>
      <w:r w:rsidRPr="00BC7581">
        <w:t xml:space="preserve"> listed in sequences shall be adjustable by the user with appropriate access level whether indicated as adjustable in sequences or not. Software points shall be used for these variables. Fixed scalar numbers shall not be embedded in programs except for physical constants and conversion factors.</w:t>
      </w:r>
      <w:bookmarkEnd w:id="1817"/>
    </w:p>
    <w:p w14:paraId="760C194B" w14:textId="06694310" w:rsidR="009045A3" w:rsidRPr="00BC7581" w:rsidRDefault="009045A3" w:rsidP="0087618D">
      <w:pPr>
        <w:pStyle w:val="Heading3"/>
      </w:pPr>
      <w:bookmarkStart w:id="1818" w:name="_Ref438200798"/>
      <w:bookmarkStart w:id="1819" w:name="_Ref38822696"/>
      <w:r w:rsidRPr="00BC7581">
        <w:t>Values for all points, including real (hardware) points used in control sequences shall be capable of being overridden by the user with appropriate access level (e.g., for testing and commissioning). If hardware design prevents this for hardware points, they shall be equated to a software point, and the software point shall be used in all sequences.</w:t>
      </w:r>
      <w:bookmarkEnd w:id="1818"/>
      <w:r w:rsidRPr="00BC7581">
        <w:t xml:space="preserve"> Exceptions shall be made for machine or life safety.</w:t>
      </w:r>
      <w:bookmarkEnd w:id="1819"/>
    </w:p>
    <w:p w14:paraId="49335871" w14:textId="2FAAEDEA" w:rsidR="009045A3" w:rsidRPr="00BC7581" w:rsidRDefault="009045A3" w:rsidP="00B37EF3">
      <w:pPr>
        <w:pStyle w:val="Infobox"/>
      </w:pPr>
      <w:r w:rsidRPr="00BC7581">
        <w:t>All hardware points, not just inputs, should be capable of being overridden for purposes of testing and commissioning. For example, the commissioning agent should be able to command damper positions, valve positions, fan speeds, etc</w:t>
      </w:r>
      <w:r>
        <w:rPr>
          <w:bCs/>
        </w:rPr>
        <w:t>.</w:t>
      </w:r>
      <w:r w:rsidRPr="00BC7581">
        <w:t xml:space="preserve"> directly through BAS overrides.</w:t>
      </w:r>
    </w:p>
    <w:p w14:paraId="51D4CD2D" w14:textId="77777777" w:rsidR="009045A3" w:rsidRPr="00BC7581" w:rsidRDefault="009045A3" w:rsidP="00B37EF3">
      <w:pPr>
        <w:pStyle w:val="Infobox"/>
      </w:pPr>
      <w:r w:rsidRPr="00BC7581">
        <w:t xml:space="preserve">The requirement to equate hardware points to software points is necessary for systems that do not allow overriding real input points. </w:t>
      </w:r>
    </w:p>
    <w:p w14:paraId="6BD0274A" w14:textId="2ECDB6BA" w:rsidR="009045A3" w:rsidRDefault="009045A3" w:rsidP="00FB4192">
      <w:pPr>
        <w:pStyle w:val="Infobox"/>
      </w:pPr>
      <w:r>
        <w:t>It is recommended that the user interface allow the user to set an expiration period that automatically releases the override after the period has expired. The system should also keep track of who initiates each override and when.</w:t>
      </w:r>
    </w:p>
    <w:p w14:paraId="2B8029F6" w14:textId="77777777" w:rsidR="009045A3" w:rsidRPr="00BC7581" w:rsidRDefault="009045A3" w:rsidP="0087618D">
      <w:pPr>
        <w:pStyle w:val="Heading3"/>
      </w:pPr>
      <w:bookmarkStart w:id="1820" w:name="_Ref438202153"/>
      <w:r w:rsidRPr="00BC7581">
        <w:t>Alarms</w:t>
      </w:r>
    </w:p>
    <w:p w14:paraId="6ED68161" w14:textId="09534F73" w:rsidR="009045A3" w:rsidRPr="00BC7581" w:rsidRDefault="009045A3" w:rsidP="001743A7">
      <w:pPr>
        <w:pStyle w:val="Infobox"/>
        <w:pBdr>
          <w:bottom w:val="none" w:sz="0" w:space="0" w:color="auto"/>
        </w:pBdr>
      </w:pPr>
      <w:r w:rsidRPr="00BC7581">
        <w:t xml:space="preserve">Defining the operator’s interface </w:t>
      </w:r>
      <w:r>
        <w:rPr>
          <w:bCs/>
        </w:rPr>
        <w:t>falls</w:t>
      </w:r>
      <w:r w:rsidRPr="00BC7581">
        <w:t xml:space="preserve"> outside the scope of Guideline 36, but effective use of alarms by building personnel requires an effective user interface. We recommend including at least the following requirements in the specification for the BAS graphical user interface:</w:t>
      </w:r>
    </w:p>
    <w:p w14:paraId="362E5D3A" w14:textId="0E18B06E" w:rsidR="009045A3" w:rsidRPr="00BC7581" w:rsidRDefault="0087618D" w:rsidP="003B5D4C">
      <w:pPr>
        <w:pStyle w:val="InfoboxList"/>
      </w:pPr>
      <w:r>
        <w:t>1.</w:t>
      </w:r>
      <w:r w:rsidR="001743A7">
        <w:tab/>
      </w:r>
      <w:r w:rsidR="009045A3" w:rsidRPr="00BC7581">
        <w:t xml:space="preserve">All alarms shall include a </w:t>
      </w:r>
      <w:r w:rsidR="009045A3">
        <w:rPr>
          <w:bCs/>
        </w:rPr>
        <w:t>time/date stamp</w:t>
      </w:r>
      <w:r w:rsidR="009045A3" w:rsidRPr="00BC7581">
        <w:t xml:space="preserve"> using the standalone control module time and date.</w:t>
      </w:r>
    </w:p>
    <w:p w14:paraId="2BBB3EA2" w14:textId="3205FDB0" w:rsidR="009045A3" w:rsidRPr="00BC7581" w:rsidRDefault="0087618D" w:rsidP="003B5D4C">
      <w:pPr>
        <w:pStyle w:val="InfoboxList"/>
      </w:pPr>
      <w:r>
        <w:t>2.</w:t>
      </w:r>
      <w:r w:rsidR="001743A7">
        <w:tab/>
      </w:r>
      <w:r w:rsidR="009045A3" w:rsidRPr="00BC7581">
        <w:t xml:space="preserve">Each alarm can be configured in terms of level, latching (Requires </w:t>
      </w:r>
      <w:r w:rsidR="009045A3">
        <w:rPr>
          <w:bCs/>
        </w:rPr>
        <w:t>Acknowledgment</w:t>
      </w:r>
      <w:r w:rsidR="009045A3" w:rsidRPr="00BC7581">
        <w:t xml:space="preserve"> of a Return to Normal/Does Not Require </w:t>
      </w:r>
      <w:r w:rsidR="009045A3">
        <w:rPr>
          <w:bCs/>
        </w:rPr>
        <w:t>Acknowledgment</w:t>
      </w:r>
      <w:r w:rsidR="009045A3" w:rsidRPr="00BC7581">
        <w:t xml:space="preserve"> of a Return to Normal), entry delay, exit </w:t>
      </w:r>
      <w:proofErr w:type="spellStart"/>
      <w:r w:rsidR="009045A3" w:rsidRPr="00BC7581">
        <w:t>deadband</w:t>
      </w:r>
      <w:proofErr w:type="spellEnd"/>
      <w:r w:rsidR="009045A3" w:rsidRPr="00BC7581">
        <w:t xml:space="preserve">, and </w:t>
      </w:r>
      <w:proofErr w:type="spellStart"/>
      <w:r w:rsidR="009045A3">
        <w:rPr>
          <w:bCs/>
        </w:rPr>
        <w:t>postsuppression</w:t>
      </w:r>
      <w:proofErr w:type="spellEnd"/>
      <w:r w:rsidR="009045A3" w:rsidRPr="00BC7581">
        <w:t xml:space="preserve"> period.</w:t>
      </w:r>
    </w:p>
    <w:p w14:paraId="495E880B" w14:textId="3CDA325A" w:rsidR="009045A3" w:rsidRPr="00BC7581" w:rsidRDefault="0087618D" w:rsidP="003B5D4C">
      <w:pPr>
        <w:pStyle w:val="InfoboxList"/>
      </w:pPr>
      <w:r>
        <w:lastRenderedPageBreak/>
        <w:t>3.</w:t>
      </w:r>
      <w:r w:rsidR="001743A7">
        <w:tab/>
      </w:r>
      <w:r w:rsidR="009045A3" w:rsidRPr="00BC7581">
        <w:t xml:space="preserve">An operator shall be able to sort alarms based on level, time/date, and </w:t>
      </w:r>
      <w:proofErr w:type="gramStart"/>
      <w:r w:rsidR="009045A3" w:rsidRPr="00BC7581">
        <w:t>current status</w:t>
      </w:r>
      <w:proofErr w:type="gramEnd"/>
      <w:r w:rsidR="009045A3" w:rsidRPr="00BC7581">
        <w:t>.</w:t>
      </w:r>
    </w:p>
    <w:p w14:paraId="4A95FADE" w14:textId="2DBD6592" w:rsidR="009045A3" w:rsidRPr="00BC7581" w:rsidRDefault="0087618D" w:rsidP="00364AC8">
      <w:pPr>
        <w:pStyle w:val="InfoboxList"/>
        <w:tabs>
          <w:tab w:val="clear" w:pos="450"/>
        </w:tabs>
        <w:ind w:left="720"/>
      </w:pPr>
      <w:r>
        <w:t>a.</w:t>
      </w:r>
      <w:r w:rsidR="001743A7">
        <w:tab/>
      </w:r>
      <w:r w:rsidR="009045A3" w:rsidRPr="00BC7581">
        <w:t>Alarms should be reported with the following information:</w:t>
      </w:r>
    </w:p>
    <w:p w14:paraId="76C5ED90" w14:textId="3CC4AE7D" w:rsidR="009045A3" w:rsidRPr="00BC7581" w:rsidRDefault="0087618D" w:rsidP="0087618D">
      <w:pPr>
        <w:pStyle w:val="InfoboxList"/>
        <w:tabs>
          <w:tab w:val="clear" w:pos="450"/>
        </w:tabs>
        <w:ind w:firstLine="0"/>
      </w:pPr>
      <w:r>
        <w:t>b.</w:t>
      </w:r>
      <w:r>
        <w:tab/>
      </w:r>
      <w:r w:rsidR="009045A3" w:rsidRPr="00BC7581">
        <w:t>Date and time of the alarm</w:t>
      </w:r>
    </w:p>
    <w:p w14:paraId="2237A221" w14:textId="6436B4E9" w:rsidR="009045A3" w:rsidRPr="00BC7581" w:rsidRDefault="0087618D" w:rsidP="00364AC8">
      <w:pPr>
        <w:pStyle w:val="InfoboxList"/>
        <w:tabs>
          <w:tab w:val="clear" w:pos="450"/>
        </w:tabs>
        <w:ind w:left="720"/>
      </w:pPr>
      <w:r>
        <w:t>c.</w:t>
      </w:r>
      <w:r>
        <w:tab/>
      </w:r>
      <w:r w:rsidR="009045A3" w:rsidRPr="00BC7581">
        <w:t>Level of the alarm</w:t>
      </w:r>
    </w:p>
    <w:p w14:paraId="4B53865B" w14:textId="0662A932" w:rsidR="009045A3" w:rsidRPr="00BC7581" w:rsidRDefault="0087618D" w:rsidP="0087618D">
      <w:pPr>
        <w:pStyle w:val="InfoboxList"/>
        <w:tabs>
          <w:tab w:val="clear" w:pos="450"/>
        </w:tabs>
        <w:ind w:firstLine="0"/>
      </w:pPr>
      <w:r>
        <w:t>d.</w:t>
      </w:r>
      <w:r>
        <w:tab/>
      </w:r>
      <w:r w:rsidR="009045A3" w:rsidRPr="00BC7581">
        <w:t>Description of the alarm</w:t>
      </w:r>
    </w:p>
    <w:p w14:paraId="5E563E01" w14:textId="10665806" w:rsidR="009045A3" w:rsidRPr="00BC7581" w:rsidRDefault="0087618D" w:rsidP="0087618D">
      <w:pPr>
        <w:pStyle w:val="InfoboxList"/>
        <w:tabs>
          <w:tab w:val="clear" w:pos="450"/>
        </w:tabs>
        <w:ind w:firstLine="0"/>
      </w:pPr>
      <w:r>
        <w:t>e.</w:t>
      </w:r>
      <w:r>
        <w:tab/>
      </w:r>
      <w:r w:rsidR="009045A3" w:rsidRPr="00BC7581">
        <w:t>Equipment tags for the units in alarm</w:t>
      </w:r>
    </w:p>
    <w:p w14:paraId="2D958A40" w14:textId="71D83440" w:rsidR="009045A3" w:rsidRPr="00BC7581" w:rsidRDefault="0087618D" w:rsidP="0087618D">
      <w:pPr>
        <w:pStyle w:val="InfoboxList"/>
        <w:tabs>
          <w:tab w:val="clear" w:pos="450"/>
        </w:tabs>
        <w:ind w:firstLine="0"/>
      </w:pPr>
      <w:r>
        <w:t>f.</w:t>
      </w:r>
      <w:r>
        <w:tab/>
      </w:r>
      <w:r w:rsidR="009045A3" w:rsidRPr="00BC7581">
        <w:t xml:space="preserve">Possible causes of the alarm if provided by the fault detection routines </w:t>
      </w:r>
    </w:p>
    <w:p w14:paraId="5CE58394" w14:textId="05816C7C" w:rsidR="009045A3" w:rsidRPr="00BC7581" w:rsidRDefault="0087618D" w:rsidP="0087618D">
      <w:pPr>
        <w:pStyle w:val="InfoboxList"/>
        <w:pBdr>
          <w:bottom w:val="single" w:sz="4" w:space="1" w:color="auto"/>
        </w:pBdr>
        <w:tabs>
          <w:tab w:val="clear" w:pos="450"/>
        </w:tabs>
        <w:ind w:firstLine="0"/>
      </w:pPr>
      <w:r>
        <w:t>g.</w:t>
      </w:r>
      <w:r>
        <w:tab/>
      </w:r>
      <w:r w:rsidR="009045A3" w:rsidRPr="00BC7581">
        <w:t xml:space="preserve">The </w:t>
      </w:r>
      <w:r w:rsidR="009045A3">
        <w:t>source,</w:t>
      </w:r>
      <w:r w:rsidR="009045A3" w:rsidRPr="00BC7581">
        <w:t xml:space="preserve"> per </w:t>
      </w:r>
      <w:r w:rsidR="009045A3">
        <w:t xml:space="preserve">Section </w:t>
      </w:r>
      <w:r w:rsidR="00CA5DFF">
        <w:fldChar w:fldCharType="begin"/>
      </w:r>
      <w:r w:rsidR="00CA5DFF">
        <w:instrText xml:space="preserve"> REF _Ref462143318 \w \h </w:instrText>
      </w:r>
      <w:r w:rsidR="00CA5DFF">
        <w:fldChar w:fldCharType="separate"/>
      </w:r>
      <w:r w:rsidR="0037258A">
        <w:t>5.1.19</w:t>
      </w:r>
      <w:r w:rsidR="00CA5DFF">
        <w:fldChar w:fldCharType="end"/>
      </w:r>
      <w:r w:rsidR="009045A3">
        <w:t xml:space="preserve">, </w:t>
      </w:r>
      <w:r w:rsidR="009045A3" w:rsidRPr="00BC7581">
        <w:t>that serves the equipment in alarm.</w:t>
      </w:r>
    </w:p>
    <w:p w14:paraId="6BF5A5CC" w14:textId="77777777" w:rsidR="009045A3" w:rsidRPr="00BC7581" w:rsidRDefault="009045A3" w:rsidP="0087618D">
      <w:pPr>
        <w:pStyle w:val="Heading4"/>
      </w:pPr>
      <w:r w:rsidRPr="00BC7581">
        <w:t>There shall be 4 levels of alarm</w:t>
      </w:r>
    </w:p>
    <w:p w14:paraId="49E66591" w14:textId="55EA9E21" w:rsidR="009045A3" w:rsidRPr="00BC7581" w:rsidRDefault="009045A3" w:rsidP="007C1423">
      <w:pPr>
        <w:pStyle w:val="Heading5"/>
      </w:pPr>
      <w:r w:rsidRPr="00BC7581">
        <w:t>Level 1: Life</w:t>
      </w:r>
      <w:r>
        <w:t>-safety message</w:t>
      </w:r>
    </w:p>
    <w:p w14:paraId="26D3393A" w14:textId="244DB06C" w:rsidR="009045A3" w:rsidRPr="00BC7581" w:rsidRDefault="009045A3" w:rsidP="007C1423">
      <w:pPr>
        <w:pStyle w:val="Heading5"/>
      </w:pPr>
      <w:r w:rsidRPr="00BC7581">
        <w:t xml:space="preserve">Level 2: Critical </w:t>
      </w:r>
      <w:r>
        <w:t>equipment message</w:t>
      </w:r>
    </w:p>
    <w:p w14:paraId="10473FD6" w14:textId="6A0782F3" w:rsidR="009045A3" w:rsidRPr="00BC7581" w:rsidRDefault="009045A3" w:rsidP="007C1423">
      <w:pPr>
        <w:pStyle w:val="Heading5"/>
      </w:pPr>
      <w:r w:rsidRPr="00BC7581">
        <w:t xml:space="preserve">Level 3: Urgent </w:t>
      </w:r>
      <w:r>
        <w:t>message</w:t>
      </w:r>
    </w:p>
    <w:p w14:paraId="1868BF73" w14:textId="1A6BB755" w:rsidR="009045A3" w:rsidRPr="00BC7581" w:rsidRDefault="009045A3" w:rsidP="007C1423">
      <w:pPr>
        <w:pStyle w:val="Heading5"/>
      </w:pPr>
      <w:r w:rsidRPr="00BC7581">
        <w:t xml:space="preserve">Level 4: Normal </w:t>
      </w:r>
      <w:r>
        <w:t>message</w:t>
      </w:r>
    </w:p>
    <w:p w14:paraId="058555EE" w14:textId="3164FCF7" w:rsidR="009045A3" w:rsidRPr="00BC7581" w:rsidRDefault="009045A3" w:rsidP="0087618D">
      <w:pPr>
        <w:pStyle w:val="Heading4"/>
      </w:pPr>
      <w:r w:rsidRPr="00BC7581">
        <w:t>Maintenance Mode</w:t>
      </w:r>
      <w:r w:rsidRPr="00B87A61">
        <w:rPr>
          <w:rFonts w:cs="Times New Roman PS MT"/>
          <w:szCs w:val="20"/>
        </w:rPr>
        <w:t>.</w:t>
      </w:r>
      <w:r w:rsidRPr="00BC7581">
        <w:t xml:space="preserve"> Operators shall have the ability to put any device (e.g., AHU) in/out of maintenance mode.</w:t>
      </w:r>
    </w:p>
    <w:p w14:paraId="673E32F2" w14:textId="77777777" w:rsidR="009045A3" w:rsidRPr="00BC7581" w:rsidRDefault="009045A3" w:rsidP="007C1423">
      <w:pPr>
        <w:pStyle w:val="Heading5"/>
      </w:pPr>
      <w:r w:rsidRPr="00BC7581">
        <w:t>All alarms associated with a device in maintenance mode will be suppressed</w:t>
      </w:r>
      <w:r>
        <w:rPr>
          <w:rFonts w:cs="Times New Roman PS MT"/>
          <w:bCs/>
          <w:szCs w:val="20"/>
        </w:rPr>
        <w:t xml:space="preserve">. </w:t>
      </w:r>
      <w:r>
        <w:rPr>
          <w:rFonts w:cs="Times New Roman PS MT"/>
          <w:i/>
          <w:szCs w:val="20"/>
        </w:rPr>
        <w:t>Exception:</w:t>
      </w:r>
      <w:r>
        <w:rPr>
          <w:rFonts w:cs="Times New Roman PS MT"/>
          <w:bCs/>
          <w:szCs w:val="20"/>
        </w:rPr>
        <w:t xml:space="preserve"> Life safety alarms shall not be suppressed.</w:t>
      </w:r>
    </w:p>
    <w:p w14:paraId="5835638D" w14:textId="6C138C06" w:rsidR="009045A3" w:rsidRPr="00BC7581" w:rsidRDefault="009045A3" w:rsidP="007C1423">
      <w:pPr>
        <w:pStyle w:val="Heading5"/>
      </w:pPr>
      <w:r w:rsidRPr="00BC7581">
        <w:t xml:space="preserve">If a device is in maintenance mode, issue a daily </w:t>
      </w:r>
      <w:r>
        <w:rPr>
          <w:rFonts w:cs="Times New Roman PS MT"/>
          <w:bCs/>
          <w:szCs w:val="20"/>
        </w:rPr>
        <w:t>Level</w:t>
      </w:r>
      <w:r w:rsidRPr="00BC7581">
        <w:t xml:space="preserve"> 3 alarm at a scheduled time indicating </w:t>
      </w:r>
      <w:r>
        <w:rPr>
          <w:rFonts w:cs="Times New Roman PS MT"/>
          <w:bCs/>
          <w:szCs w:val="20"/>
        </w:rPr>
        <w:t xml:space="preserve">that </w:t>
      </w:r>
      <w:r w:rsidRPr="00BC7581">
        <w:t>the device is still in maintenance mode.</w:t>
      </w:r>
    </w:p>
    <w:p w14:paraId="05AB5367" w14:textId="77777777" w:rsidR="009045A3" w:rsidRPr="00BC7581" w:rsidRDefault="009045A3" w:rsidP="0087618D">
      <w:pPr>
        <w:pStyle w:val="Heading4"/>
      </w:pPr>
      <w:r w:rsidRPr="00BC7581">
        <w:t>Exit Hysteresis</w:t>
      </w:r>
    </w:p>
    <w:p w14:paraId="18AB39B6" w14:textId="609A238C" w:rsidR="009045A3" w:rsidRPr="00BC7581" w:rsidRDefault="009045A3" w:rsidP="007C1423">
      <w:pPr>
        <w:pStyle w:val="Heading5"/>
      </w:pPr>
      <w:r w:rsidRPr="00BC7581">
        <w:t>Each alarm shall have an adjustable time-based hysteresis (default: 5 seconds) to exit the alarm. Once set, the alarm does not return to normal until the alarm conditions have ceased for the duration of the hysteresis.</w:t>
      </w:r>
    </w:p>
    <w:p w14:paraId="7BD1C3CB" w14:textId="42666E6B" w:rsidR="009045A3" w:rsidRPr="00BC7581" w:rsidRDefault="009045A3" w:rsidP="007C1423">
      <w:pPr>
        <w:pStyle w:val="Heading5"/>
      </w:pPr>
      <w:r w:rsidRPr="00BC7581">
        <w:t xml:space="preserve">Each analog alarm shall have an adjustable </w:t>
      </w:r>
      <w:r>
        <w:rPr>
          <w:rFonts w:cs="Times New Roman PS MT"/>
          <w:bCs/>
          <w:szCs w:val="20"/>
        </w:rPr>
        <w:t>percent-</w:t>
      </w:r>
      <w:r w:rsidRPr="00BC7581">
        <w:t>of-limit-based hysteresis (default: 0% of the alarm threshold, i.e., no hysteresis; alarm exits at the same value as the alarm threshold) the alarmed variable required to exit the alarm. Alarm conditions have ceased when the alarmed variable is below the triggering threshold by the amount of the hysteresis.</w:t>
      </w:r>
    </w:p>
    <w:p w14:paraId="39514A4B" w14:textId="30A7FCDD" w:rsidR="009045A3" w:rsidRPr="00BC7581" w:rsidRDefault="009045A3" w:rsidP="00B37EF3">
      <w:pPr>
        <w:pStyle w:val="Infobox"/>
      </w:pPr>
      <w:r w:rsidRPr="00BC7581">
        <w:t xml:space="preserve">Examples of </w:t>
      </w:r>
      <w:r>
        <w:t>Exit Hysteresis</w:t>
      </w:r>
    </w:p>
    <w:p w14:paraId="7E9BE959" w14:textId="3F1DC338" w:rsidR="009045A3" w:rsidRPr="00BC7581" w:rsidRDefault="009045A3" w:rsidP="00B37EF3">
      <w:pPr>
        <w:pStyle w:val="Infobox"/>
      </w:pPr>
      <w:r w:rsidRPr="00BC7581">
        <w:t>If a high</w:t>
      </w:r>
      <w:r>
        <w:rPr>
          <w:bCs/>
        </w:rPr>
        <w:t>-</w:t>
      </w:r>
      <w:r w:rsidRPr="00BC7581">
        <w:t xml:space="preserve">temperature alarm is triggered at </w:t>
      </w:r>
      <w:ins w:id="1821" w:author="Titus Ellison" w:date="2022-10-14T09:40:00Z">
        <w:r w:rsidR="00A02DFE" w:rsidRPr="00A02DFE">
          <w:rPr>
            <w:rStyle w:val="Toggle"/>
            <w:rPrChange w:id="1822" w:author="Titus Ellison" w:date="2022-10-14T09:41:00Z">
              <w:rPr/>
            </w:rPrChange>
          </w:rPr>
          <w:t>[UNITS [</w:t>
        </w:r>
      </w:ins>
      <w:ins w:id="1823" w:author="Titus Ellison" w:date="2022-10-14T09:41:00Z">
        <w:r w:rsidR="00A02DFE" w:rsidRPr="00A02DFE">
          <w:rPr>
            <w:rStyle w:val="Toggle"/>
            <w:rPrChange w:id="1824" w:author="Titus Ellison" w:date="2022-10-14T09:41:00Z">
              <w:rPr/>
            </w:rPrChange>
          </w:rPr>
          <w:t>38°C</w:t>
        </w:r>
      </w:ins>
      <w:ins w:id="1825" w:author="Titus Ellison" w:date="2022-10-14T09:40:00Z">
        <w:r w:rsidR="00A02DFE" w:rsidRPr="00A02DFE">
          <w:rPr>
            <w:rStyle w:val="Toggle"/>
            <w:rPrChange w:id="1826" w:author="Titus Ellison" w:date="2022-10-14T09:41:00Z">
              <w:rPr/>
            </w:rPrChange>
          </w:rPr>
          <w:t>]</w:t>
        </w:r>
      </w:ins>
      <w:ins w:id="1827" w:author="Titus Ellison" w:date="2022-10-14T09:41:00Z">
        <w:r w:rsidR="00A02DFE" w:rsidRPr="00A02DFE">
          <w:rPr>
            <w:rStyle w:val="Toggle"/>
            <w:rPrChange w:id="1828" w:author="Titus Ellison" w:date="2022-10-14T09:41:00Z">
              <w:rPr/>
            </w:rPrChange>
          </w:rPr>
          <w:t xml:space="preserve"> [</w:t>
        </w:r>
      </w:ins>
      <w:r w:rsidRPr="00A02DFE">
        <w:rPr>
          <w:rStyle w:val="Toggle"/>
          <w:rPrChange w:id="1829" w:author="Titus Ellison" w:date="2022-10-14T09:41:00Z">
            <w:rPr/>
          </w:rPrChange>
        </w:rPr>
        <w:t>100°F</w:t>
      </w:r>
      <w:ins w:id="1830" w:author="Titus Ellison" w:date="2022-10-14T09:41:00Z">
        <w:r w:rsidR="00A02DFE" w:rsidRPr="00A02DFE">
          <w:rPr>
            <w:rStyle w:val="Toggle"/>
            <w:rPrChange w:id="1831" w:author="Titus Ellison" w:date="2022-10-14T09:41:00Z">
              <w:rPr/>
            </w:rPrChange>
          </w:rPr>
          <w:t>]]</w:t>
        </w:r>
      </w:ins>
      <w:r w:rsidRPr="00BC7581">
        <w:t xml:space="preserve"> and has an exit hysteresis of 5% for 1 minute, the alarm will remain active until the alarmed temperature drops below </w:t>
      </w:r>
      <w:ins w:id="1832" w:author="Titus Ellison" w:date="2022-10-14T09:41:00Z">
        <w:r w:rsidR="00A02DFE" w:rsidRPr="00AE08F6">
          <w:rPr>
            <w:rStyle w:val="Toggle"/>
            <w:rPrChange w:id="1833" w:author="Titus Ellison" w:date="2022-10-14T09:42:00Z">
              <w:rPr/>
            </w:rPrChange>
          </w:rPr>
          <w:t>[UNITS</w:t>
        </w:r>
      </w:ins>
      <w:ins w:id="1834" w:author="Titus Ellison" w:date="2022-10-14T09:42:00Z">
        <w:r w:rsidR="00A02DFE" w:rsidRPr="00AE08F6">
          <w:rPr>
            <w:rStyle w:val="Toggle"/>
            <w:rPrChange w:id="1835" w:author="Titus Ellison" w:date="2022-10-14T09:42:00Z">
              <w:rPr/>
            </w:rPrChange>
          </w:rPr>
          <w:t xml:space="preserve"> [</w:t>
        </w:r>
        <w:r w:rsidR="00AE08F6" w:rsidRPr="00AE08F6">
          <w:rPr>
            <w:rStyle w:val="Toggle"/>
            <w:rPrChange w:id="1836" w:author="Titus Ellison" w:date="2022-10-14T09:42:00Z">
              <w:rPr/>
            </w:rPrChange>
          </w:rPr>
          <w:t>35°C</w:t>
        </w:r>
        <w:r w:rsidR="00A02DFE" w:rsidRPr="00AE08F6">
          <w:rPr>
            <w:rStyle w:val="Toggle"/>
            <w:rPrChange w:id="1837" w:author="Titus Ellison" w:date="2022-10-14T09:42:00Z">
              <w:rPr/>
            </w:rPrChange>
          </w:rPr>
          <w:t>]</w:t>
        </w:r>
        <w:r w:rsidR="00AE08F6" w:rsidRPr="00AE08F6">
          <w:rPr>
            <w:rStyle w:val="Toggle"/>
            <w:rPrChange w:id="1838" w:author="Titus Ellison" w:date="2022-10-14T09:42:00Z">
              <w:rPr/>
            </w:rPrChange>
          </w:rPr>
          <w:t xml:space="preserve"> [</w:t>
        </w:r>
      </w:ins>
      <w:r w:rsidRPr="00AE08F6">
        <w:rPr>
          <w:rStyle w:val="Toggle"/>
          <w:rPrChange w:id="1839" w:author="Titus Ellison" w:date="2022-10-14T09:42:00Z">
            <w:rPr/>
          </w:rPrChange>
        </w:rPr>
        <w:t>95°F</w:t>
      </w:r>
      <w:ins w:id="1840" w:author="Titus Ellison" w:date="2022-10-14T09:42:00Z">
        <w:r w:rsidR="00AE08F6" w:rsidRPr="00AE08F6">
          <w:rPr>
            <w:rStyle w:val="Toggle"/>
            <w:rPrChange w:id="1841" w:author="Titus Ellison" w:date="2022-10-14T09:42:00Z">
              <w:rPr/>
            </w:rPrChange>
          </w:rPr>
          <w:t>]]</w:t>
        </w:r>
      </w:ins>
      <w:r w:rsidRPr="00BC7581">
        <w:t xml:space="preserve"> (</w:t>
      </w:r>
      <w:ins w:id="1842" w:author="Titus Ellison" w:date="2022-10-14T09:43:00Z">
        <w:r w:rsidR="00AE08F6" w:rsidRPr="00AE08F6">
          <w:rPr>
            <w:rStyle w:val="Toggle"/>
            <w:rPrChange w:id="1843" w:author="Titus Ellison" w:date="2022-10-14T09:43:00Z">
              <w:rPr/>
            </w:rPrChange>
          </w:rPr>
          <w:t>[UNITS [38°C] [</w:t>
        </w:r>
      </w:ins>
      <w:r w:rsidRPr="00AE08F6">
        <w:rPr>
          <w:rStyle w:val="Toggle"/>
          <w:rPrChange w:id="1844" w:author="Titus Ellison" w:date="2022-10-14T09:43:00Z">
            <w:rPr/>
          </w:rPrChange>
        </w:rPr>
        <w:t>100°F</w:t>
      </w:r>
      <w:ins w:id="1845" w:author="Titus Ellison" w:date="2022-10-14T09:43:00Z">
        <w:r w:rsidR="00AE08F6" w:rsidRPr="00AE08F6">
          <w:rPr>
            <w:rStyle w:val="Toggle"/>
            <w:rPrChange w:id="1846" w:author="Titus Ellison" w:date="2022-10-14T09:43:00Z">
              <w:rPr/>
            </w:rPrChange>
          </w:rPr>
          <w:t>]]</w:t>
        </w:r>
      </w:ins>
      <w:r w:rsidRPr="00BC7581">
        <w:t xml:space="preserve"> minus 5%) continuously for 1 minute.</w:t>
      </w:r>
    </w:p>
    <w:p w14:paraId="3E53EDD3" w14:textId="7E83E717" w:rsidR="009045A3" w:rsidRPr="00BC7581" w:rsidRDefault="009045A3" w:rsidP="00B37EF3">
      <w:pPr>
        <w:pStyle w:val="Infobox"/>
      </w:pPr>
      <w:r w:rsidRPr="00BC7581">
        <w:t>If a low</w:t>
      </w:r>
      <w:r>
        <w:rPr>
          <w:bCs/>
        </w:rPr>
        <w:t>-</w:t>
      </w:r>
      <w:r w:rsidRPr="00BC7581">
        <w:t xml:space="preserve">pressure alarm is triggered at </w:t>
      </w:r>
      <w:ins w:id="1847" w:author="Titus Ellison" w:date="2022-10-14T09:46:00Z">
        <w:r w:rsidR="00AE08F6" w:rsidRPr="005A7B15">
          <w:rPr>
            <w:rStyle w:val="Toggle"/>
            <w:rPrChange w:id="1848" w:author="Titus Ellison" w:date="2022-10-18T17:12:00Z">
              <w:rPr/>
            </w:rPrChange>
          </w:rPr>
          <w:t>[UNITS [</w:t>
        </w:r>
      </w:ins>
      <w:ins w:id="1849" w:author="Titus Ellison" w:date="2022-10-18T17:08:00Z">
        <w:r w:rsidR="00BF0734" w:rsidRPr="005A7B15">
          <w:rPr>
            <w:rStyle w:val="Toggle"/>
          </w:rPr>
          <w:t>120</w:t>
        </w:r>
      </w:ins>
      <w:ins w:id="1850" w:author="Titus Ellison" w:date="2022-10-14T09:46:00Z">
        <w:r w:rsidR="00AE08F6" w:rsidRPr="005A7B15">
          <w:rPr>
            <w:rStyle w:val="Toggle"/>
            <w:rPrChange w:id="1851" w:author="Titus Ellison" w:date="2022-10-18T17:12:00Z">
              <w:rPr/>
            </w:rPrChange>
          </w:rPr>
          <w:t xml:space="preserve"> Pa] [</w:t>
        </w:r>
      </w:ins>
      <w:r w:rsidRPr="005A7B15">
        <w:rPr>
          <w:rStyle w:val="Toggle"/>
          <w:rPrChange w:id="1852" w:author="Titus Ellison" w:date="2022-10-18T17:12:00Z">
            <w:rPr/>
          </w:rPrChange>
        </w:rPr>
        <w:t>0.5</w:t>
      </w:r>
      <w:r w:rsidRPr="005A7B15">
        <w:rPr>
          <w:rStyle w:val="Toggle"/>
          <w:rPrChange w:id="1853" w:author="Titus Ellison" w:date="2022-10-18T17:12:00Z">
            <w:rPr>
              <w:bCs/>
            </w:rPr>
          </w:rPrChange>
        </w:rPr>
        <w:t xml:space="preserve"> in. of water</w:t>
      </w:r>
      <w:ins w:id="1854" w:author="Titus Ellison" w:date="2022-10-18T17:12:00Z">
        <w:r w:rsidR="005A7B15" w:rsidRPr="005A7B15">
          <w:rPr>
            <w:rStyle w:val="Toggle"/>
            <w:rPrChange w:id="1855" w:author="Titus Ellison" w:date="2022-10-18T17:12:00Z">
              <w:rPr>
                <w:bCs/>
              </w:rPr>
            </w:rPrChange>
          </w:rPr>
          <w:t>]]</w:t>
        </w:r>
      </w:ins>
      <w:r w:rsidRPr="00BC7581">
        <w:t xml:space="preserve"> and has exit hysteresis of 20% for 10 seconds, the alarm will remain active until the alarmed pressure rises above </w:t>
      </w:r>
      <w:ins w:id="1856" w:author="Titus Ellison" w:date="2022-10-14T09:46:00Z">
        <w:r w:rsidR="00AE08F6" w:rsidRPr="00AE08F6">
          <w:rPr>
            <w:rStyle w:val="Toggle"/>
            <w:rPrChange w:id="1857" w:author="Titus Ellison" w:date="2022-10-14T09:47:00Z">
              <w:rPr/>
            </w:rPrChange>
          </w:rPr>
          <w:t>[</w:t>
        </w:r>
      </w:ins>
      <w:ins w:id="1858" w:author="Titus Ellison" w:date="2022-10-14T09:47:00Z">
        <w:r w:rsidR="00AE08F6" w:rsidRPr="00AE08F6">
          <w:rPr>
            <w:rStyle w:val="Toggle"/>
            <w:rPrChange w:id="1859" w:author="Titus Ellison" w:date="2022-10-14T09:47:00Z">
              <w:rPr/>
            </w:rPrChange>
          </w:rPr>
          <w:t>UNITS [15</w:t>
        </w:r>
      </w:ins>
      <w:ins w:id="1860" w:author="Titus Ellison" w:date="2022-10-18T17:08:00Z">
        <w:r w:rsidR="00BF0734">
          <w:rPr>
            <w:rStyle w:val="Toggle"/>
          </w:rPr>
          <w:t>0</w:t>
        </w:r>
      </w:ins>
      <w:ins w:id="1861" w:author="Titus Ellison" w:date="2022-10-14T09:47:00Z">
        <w:r w:rsidR="00AE08F6" w:rsidRPr="00AE08F6">
          <w:rPr>
            <w:rStyle w:val="Toggle"/>
            <w:rPrChange w:id="1862" w:author="Titus Ellison" w:date="2022-10-14T09:47:00Z">
              <w:rPr/>
            </w:rPrChange>
          </w:rPr>
          <w:t xml:space="preserve"> Pa] [</w:t>
        </w:r>
      </w:ins>
      <w:r w:rsidRPr="00AE08F6">
        <w:rPr>
          <w:rStyle w:val="Toggle"/>
          <w:rPrChange w:id="1863" w:author="Titus Ellison" w:date="2022-10-14T09:47:00Z">
            <w:rPr/>
          </w:rPrChange>
        </w:rPr>
        <w:t>0.6</w:t>
      </w:r>
      <w:r w:rsidRPr="00AE08F6">
        <w:rPr>
          <w:rStyle w:val="Toggle"/>
          <w:rPrChange w:id="1864" w:author="Titus Ellison" w:date="2022-10-14T09:47:00Z">
            <w:rPr>
              <w:bCs/>
            </w:rPr>
          </w:rPrChange>
        </w:rPr>
        <w:t xml:space="preserve"> in.</w:t>
      </w:r>
      <w:r w:rsidRPr="005A7B15">
        <w:rPr>
          <w:rStyle w:val="Toggle"/>
          <w:rPrChange w:id="1865" w:author="Titus Ellison" w:date="2022-10-18T17:12:00Z">
            <w:rPr>
              <w:bCs/>
            </w:rPr>
          </w:rPrChange>
        </w:rPr>
        <w:t xml:space="preserve"> of water</w:t>
      </w:r>
      <w:ins w:id="1866" w:author="Titus Ellison" w:date="2022-10-18T17:12:00Z">
        <w:r w:rsidR="005A7B15" w:rsidRPr="005A7B15">
          <w:rPr>
            <w:rStyle w:val="Toggle"/>
            <w:rPrChange w:id="1867" w:author="Titus Ellison" w:date="2022-10-18T17:12:00Z">
              <w:rPr>
                <w:bCs/>
              </w:rPr>
            </w:rPrChange>
          </w:rPr>
          <w:t>]]</w:t>
        </w:r>
      </w:ins>
      <w:r w:rsidRPr="00BC7581">
        <w:t xml:space="preserve"> (</w:t>
      </w:r>
      <w:ins w:id="1868" w:author="Titus Ellison" w:date="2022-10-14T09:48:00Z">
        <w:r w:rsidR="00AE08F6" w:rsidRPr="00017D19">
          <w:rPr>
            <w:rStyle w:val="Toggle"/>
          </w:rPr>
          <w:t>[UNITS [12</w:t>
        </w:r>
      </w:ins>
      <w:ins w:id="1869" w:author="Titus Ellison" w:date="2022-10-18T17:09:00Z">
        <w:r w:rsidR="00BF0734">
          <w:rPr>
            <w:rStyle w:val="Toggle"/>
          </w:rPr>
          <w:t>0</w:t>
        </w:r>
      </w:ins>
      <w:ins w:id="1870" w:author="Titus Ellison" w:date="2022-10-14T09:48:00Z">
        <w:r w:rsidR="00AE08F6" w:rsidRPr="00017D19">
          <w:rPr>
            <w:rStyle w:val="Toggle"/>
          </w:rPr>
          <w:t xml:space="preserve"> Pa] [0.5 in.</w:t>
        </w:r>
      </w:ins>
      <w:del w:id="1871" w:author="Titus Ellison" w:date="2022-10-14T09:48:00Z">
        <w:r w:rsidRPr="005A7B15" w:rsidDel="00AE08F6">
          <w:rPr>
            <w:rStyle w:val="Toggle"/>
            <w:rPrChange w:id="1872" w:author="Titus Ellison" w:date="2022-10-18T17:13:00Z">
              <w:rPr/>
            </w:rPrChange>
          </w:rPr>
          <w:delText>0.5</w:delText>
        </w:r>
        <w:r w:rsidRPr="005A7B15" w:rsidDel="00AE08F6">
          <w:rPr>
            <w:rStyle w:val="Toggle"/>
            <w:rPrChange w:id="1873" w:author="Titus Ellison" w:date="2022-10-18T17:13:00Z">
              <w:rPr>
                <w:bCs/>
              </w:rPr>
            </w:rPrChange>
          </w:rPr>
          <w:delText xml:space="preserve"> in.</w:delText>
        </w:r>
      </w:del>
      <w:r w:rsidRPr="005A7B15">
        <w:rPr>
          <w:rStyle w:val="Toggle"/>
          <w:rPrChange w:id="1874" w:author="Titus Ellison" w:date="2022-10-18T17:13:00Z">
            <w:rPr>
              <w:bCs/>
            </w:rPr>
          </w:rPrChange>
        </w:rPr>
        <w:t xml:space="preserve"> of water</w:t>
      </w:r>
      <w:ins w:id="1875" w:author="Titus Ellison" w:date="2022-10-18T17:12:00Z">
        <w:r w:rsidR="005A7B15" w:rsidRPr="005A7B15">
          <w:rPr>
            <w:rStyle w:val="Toggle"/>
            <w:rPrChange w:id="1876" w:author="Titus Ellison" w:date="2022-10-18T17:13:00Z">
              <w:rPr>
                <w:bCs/>
              </w:rPr>
            </w:rPrChange>
          </w:rPr>
          <w:t>]]</w:t>
        </w:r>
      </w:ins>
      <w:r w:rsidRPr="00BC7581">
        <w:t xml:space="preserve"> plus 20%) continuously for 10 seconds.</w:t>
      </w:r>
    </w:p>
    <w:p w14:paraId="34D7801C" w14:textId="18E3987E" w:rsidR="009045A3" w:rsidRPr="00BC7581" w:rsidRDefault="009045A3" w:rsidP="0087618D">
      <w:pPr>
        <w:pStyle w:val="Heading4"/>
      </w:pPr>
      <w:r w:rsidRPr="00BC7581">
        <w:t>Latching</w:t>
      </w:r>
      <w:r w:rsidRPr="00B87A61">
        <w:rPr>
          <w:rFonts w:cs="Times New Roman PS MT"/>
          <w:szCs w:val="20"/>
        </w:rPr>
        <w:t>.</w:t>
      </w:r>
      <w:r w:rsidRPr="00BC7581">
        <w:t xml:space="preserve"> A latching alarm requires </w:t>
      </w:r>
      <w:r w:rsidRPr="00B87A61">
        <w:rPr>
          <w:rFonts w:cs="Times New Roman PS MT"/>
          <w:bCs/>
          <w:szCs w:val="20"/>
        </w:rPr>
        <w:t>acknowledgment</w:t>
      </w:r>
      <w:r w:rsidRPr="00BC7581">
        <w:t xml:space="preserve"> from the operators before it can return to normal</w:t>
      </w:r>
      <w:r w:rsidRPr="00B87A61">
        <w:rPr>
          <w:rFonts w:cs="Times New Roman PS MT"/>
          <w:bCs/>
          <w:szCs w:val="20"/>
        </w:rPr>
        <w:t>,</w:t>
      </w:r>
      <w:r w:rsidRPr="00BC7581">
        <w:t xml:space="preserve"> even if the exit </w:t>
      </w:r>
      <w:proofErr w:type="spellStart"/>
      <w:r w:rsidRPr="00BC7581">
        <w:t>deadband</w:t>
      </w:r>
      <w:proofErr w:type="spellEnd"/>
      <w:r w:rsidRPr="00BC7581">
        <w:t xml:space="preserve"> has been met. A </w:t>
      </w:r>
      <w:proofErr w:type="spellStart"/>
      <w:r w:rsidRPr="00B87A61">
        <w:rPr>
          <w:rFonts w:cs="Times New Roman PS MT"/>
          <w:bCs/>
          <w:szCs w:val="20"/>
        </w:rPr>
        <w:t>nonlatching</w:t>
      </w:r>
      <w:proofErr w:type="spellEnd"/>
      <w:r w:rsidRPr="00BC7581">
        <w:t xml:space="preserve"> alarm does not require </w:t>
      </w:r>
      <w:r w:rsidRPr="00B87A61">
        <w:rPr>
          <w:rFonts w:cs="Times New Roman PS MT"/>
          <w:bCs/>
          <w:szCs w:val="20"/>
        </w:rPr>
        <w:t>acknowledgment.</w:t>
      </w:r>
      <w:r w:rsidRPr="00BC7581">
        <w:t xml:space="preserve"> Default latching status</w:t>
      </w:r>
      <w:r w:rsidRPr="00B87A61">
        <w:rPr>
          <w:rFonts w:cs="Times New Roman PS MT"/>
          <w:bCs/>
          <w:szCs w:val="20"/>
        </w:rPr>
        <w:t xml:space="preserve"> is as follows</w:t>
      </w:r>
      <w:r w:rsidRPr="00BC7581">
        <w:t>:</w:t>
      </w:r>
    </w:p>
    <w:p w14:paraId="4A5A7E73" w14:textId="77777777" w:rsidR="009045A3" w:rsidRPr="00BC7581" w:rsidRDefault="009045A3" w:rsidP="007C1423">
      <w:pPr>
        <w:pStyle w:val="Heading5"/>
      </w:pPr>
      <w:r w:rsidRPr="00BC7581">
        <w:t xml:space="preserve">Level 1 alarms: latching </w:t>
      </w:r>
    </w:p>
    <w:p w14:paraId="0CB1D82C" w14:textId="77777777" w:rsidR="009045A3" w:rsidRPr="00BC7581" w:rsidRDefault="009045A3" w:rsidP="007C1423">
      <w:pPr>
        <w:pStyle w:val="Heading5"/>
      </w:pPr>
      <w:r w:rsidRPr="00BC7581">
        <w:t>Level 2 alarms: latching</w:t>
      </w:r>
    </w:p>
    <w:p w14:paraId="1DBED406" w14:textId="593A4E73" w:rsidR="009045A3" w:rsidRPr="00BC7581" w:rsidRDefault="009045A3" w:rsidP="007C1423">
      <w:pPr>
        <w:pStyle w:val="Heading5"/>
      </w:pPr>
      <w:r w:rsidRPr="00BC7581">
        <w:lastRenderedPageBreak/>
        <w:t xml:space="preserve">Level 3 alarms: </w:t>
      </w:r>
      <w:proofErr w:type="spellStart"/>
      <w:r>
        <w:rPr>
          <w:rFonts w:cs="Times New Roman PS MT"/>
          <w:bCs/>
          <w:szCs w:val="20"/>
        </w:rPr>
        <w:t>nonlatching</w:t>
      </w:r>
      <w:proofErr w:type="spellEnd"/>
    </w:p>
    <w:p w14:paraId="3CD89AF5" w14:textId="2CE0706A" w:rsidR="009045A3" w:rsidRPr="00BC7581" w:rsidRDefault="009045A3" w:rsidP="007C1423">
      <w:pPr>
        <w:pStyle w:val="Heading5"/>
      </w:pPr>
      <w:r w:rsidRPr="00BC7581">
        <w:t xml:space="preserve">Level 4 alarms: </w:t>
      </w:r>
      <w:proofErr w:type="spellStart"/>
      <w:r>
        <w:rPr>
          <w:rFonts w:cs="Times New Roman PS MT"/>
          <w:bCs/>
          <w:szCs w:val="20"/>
        </w:rPr>
        <w:t>nonlatching</w:t>
      </w:r>
      <w:proofErr w:type="spellEnd"/>
    </w:p>
    <w:p w14:paraId="5CBD8C5B" w14:textId="21AE89DF" w:rsidR="009045A3" w:rsidRPr="00BC7581" w:rsidRDefault="009045A3" w:rsidP="0087618D">
      <w:pPr>
        <w:pStyle w:val="Heading4"/>
      </w:pPr>
      <w:r>
        <w:t>Post</w:t>
      </w:r>
      <w:r w:rsidR="00FC38B1">
        <w:t>-</w:t>
      </w:r>
      <w:r>
        <w:t>exit</w:t>
      </w:r>
      <w:r w:rsidRPr="00BC7581">
        <w:t xml:space="preserve"> Suppression </w:t>
      </w:r>
      <w:r>
        <w:t>Period.</w:t>
      </w:r>
      <w:r w:rsidRPr="00BC7581">
        <w:t xml:space="preserve"> To limit alarms, any alarm may have an adjustable suppression period such that</w:t>
      </w:r>
      <w:r>
        <w:t xml:space="preserve"> </w:t>
      </w:r>
      <w:r w:rsidR="003606AD">
        <w:t xml:space="preserve">once </w:t>
      </w:r>
      <w:r>
        <w:t>the alarm is</w:t>
      </w:r>
      <w:r w:rsidR="006646DD">
        <w:t xml:space="preserve"> </w:t>
      </w:r>
      <w:r w:rsidR="003606AD">
        <w:t>exited</w:t>
      </w:r>
      <w:r>
        <w:t>, its post</w:t>
      </w:r>
      <w:r w:rsidR="003606AD">
        <w:t xml:space="preserve">-exit </w:t>
      </w:r>
      <w:r>
        <w:t xml:space="preserve">suppression timer is </w:t>
      </w:r>
      <w:proofErr w:type="gramStart"/>
      <w:r>
        <w:t>triggered</w:t>
      </w:r>
      <w:proofErr w:type="gramEnd"/>
      <w:r>
        <w:t xml:space="preserve"> and the alarm </w:t>
      </w:r>
      <w:r w:rsidRPr="00BC7581">
        <w:t xml:space="preserve">may not </w:t>
      </w:r>
      <w:r>
        <w:t>trigger again</w:t>
      </w:r>
      <w:r w:rsidRPr="00BC7581">
        <w:t xml:space="preserve"> until the </w:t>
      </w:r>
      <w:r>
        <w:t>post</w:t>
      </w:r>
      <w:r w:rsidR="003606AD">
        <w:t xml:space="preserve">-exit </w:t>
      </w:r>
      <w:r>
        <w:t xml:space="preserve">suppression timer </w:t>
      </w:r>
      <w:r w:rsidRPr="00BC7581">
        <w:t xml:space="preserve">has </w:t>
      </w:r>
      <w:r>
        <w:t>expired.</w:t>
      </w:r>
      <w:r w:rsidRPr="00BC7581">
        <w:t xml:space="preserve"> Default suppression periods</w:t>
      </w:r>
      <w:r>
        <w:t xml:space="preserve"> are as follows</w:t>
      </w:r>
      <w:r w:rsidRPr="00BC7581">
        <w:t>:</w:t>
      </w:r>
    </w:p>
    <w:p w14:paraId="6EBE79B7" w14:textId="77777777" w:rsidR="009045A3" w:rsidRPr="00BC7581" w:rsidRDefault="009045A3" w:rsidP="007C1423">
      <w:pPr>
        <w:pStyle w:val="Heading5"/>
      </w:pPr>
      <w:r w:rsidRPr="00BC7581">
        <w:t>Level 1 alarms: 0 minutes</w:t>
      </w:r>
    </w:p>
    <w:p w14:paraId="1C504896" w14:textId="77777777" w:rsidR="009045A3" w:rsidRPr="00BC7581" w:rsidRDefault="009045A3" w:rsidP="007C1423">
      <w:pPr>
        <w:pStyle w:val="Heading5"/>
      </w:pPr>
      <w:r w:rsidRPr="00BC7581">
        <w:t>Level 2 alarms: 5 minutes</w:t>
      </w:r>
    </w:p>
    <w:p w14:paraId="4EFD5392" w14:textId="77777777" w:rsidR="009045A3" w:rsidRPr="00BC7581" w:rsidRDefault="009045A3" w:rsidP="007C1423">
      <w:pPr>
        <w:pStyle w:val="Heading5"/>
      </w:pPr>
      <w:r w:rsidRPr="00BC7581">
        <w:t>Level 3 alarms: 24 hours</w:t>
      </w:r>
    </w:p>
    <w:p w14:paraId="677BE0E7" w14:textId="77777777" w:rsidR="009045A3" w:rsidRPr="00BC7581" w:rsidRDefault="009045A3" w:rsidP="007C1423">
      <w:pPr>
        <w:pStyle w:val="Heading5"/>
      </w:pPr>
      <w:r w:rsidRPr="00BC7581">
        <w:t>Level 4 alarms: 7 days</w:t>
      </w:r>
    </w:p>
    <w:p w14:paraId="166FE818" w14:textId="2AC57516" w:rsidR="009045A3" w:rsidRDefault="009045A3" w:rsidP="003606AD">
      <w:pPr>
        <w:pStyle w:val="Infobox"/>
      </w:pPr>
      <w:r>
        <w:t>Note that post</w:t>
      </w:r>
      <w:ins w:id="1877" w:author="Reece Kiriu" w:date="2022-12-07T19:04:00Z">
        <w:r w:rsidR="00140057">
          <w:t xml:space="preserve">-exit </w:t>
        </w:r>
      </w:ins>
      <w:r>
        <w:t>suppression only applies to a particular instance of an alarm, e.g., a high SAT alarm on AHU-1 will suppress more high SAT alarms on AHU-1 but not on AHU-2.</w:t>
      </w:r>
    </w:p>
    <w:p w14:paraId="31A35A5C" w14:textId="3AB1C6A7" w:rsidR="009045A3" w:rsidRPr="00BC7581" w:rsidRDefault="009045A3" w:rsidP="0087618D">
      <w:pPr>
        <w:pStyle w:val="Heading3"/>
      </w:pPr>
      <w:bookmarkStart w:id="1878" w:name="_Toc474941358"/>
      <w:bookmarkStart w:id="1879" w:name="_Toc474941564"/>
      <w:bookmarkEnd w:id="1878"/>
      <w:bookmarkEnd w:id="1879"/>
      <w:r w:rsidRPr="00BC7581">
        <w:t xml:space="preserve">VFD Speed </w:t>
      </w:r>
      <w:bookmarkEnd w:id="1820"/>
      <w:r w:rsidRPr="00BC7581">
        <w:t>Points</w:t>
      </w:r>
    </w:p>
    <w:p w14:paraId="62CE4E97" w14:textId="17830821" w:rsidR="009045A3" w:rsidRPr="00BC7581" w:rsidRDefault="009045A3" w:rsidP="00B37EF3">
      <w:pPr>
        <w:pStyle w:val="Infobox"/>
      </w:pPr>
      <w:r w:rsidRPr="00BC7581">
        <w:t>To avoid operator confusion, the speed command point (and speed feedback point, if used) for VFDs should be configured so that a speed of 0% corresponds to 0 Hz</w:t>
      </w:r>
      <w:r>
        <w:rPr>
          <w:bCs/>
        </w:rPr>
        <w:t>,</w:t>
      </w:r>
      <w:r w:rsidRPr="00BC7581">
        <w:t xml:space="preserve"> and 100% corresponds to maximum speed set in the VFD, not necessarily 60 Hz. The maximum speed may be limited below 60 Hz to protect equipment</w:t>
      </w:r>
      <w:r>
        <w:rPr>
          <w:bCs/>
        </w:rPr>
        <w:t>,</w:t>
      </w:r>
      <w:r w:rsidRPr="00BC7581">
        <w:t xml:space="preserve"> or it may be above 60 Hz for direct drive equipment. Drives are often configured such that a 0% speed signal corresponds to the minimum speed programmed into the VFD, but that causes the speed AO value and the actual speed to deviate from one another. </w:t>
      </w:r>
    </w:p>
    <w:p w14:paraId="1FA9E886" w14:textId="18DB9FAD" w:rsidR="009045A3" w:rsidRPr="00BC7581" w:rsidRDefault="009045A3" w:rsidP="0087618D">
      <w:pPr>
        <w:pStyle w:val="Heading4"/>
      </w:pPr>
      <w:r w:rsidRPr="00BC7581">
        <w:t xml:space="preserve">The speed </w:t>
      </w:r>
      <w:r w:rsidRPr="00B87A61">
        <w:rPr>
          <w:rFonts w:cs="Times New Roman PS MT"/>
          <w:bCs/>
          <w:szCs w:val="20"/>
        </w:rPr>
        <w:t>AO</w:t>
      </w:r>
      <w:r w:rsidRPr="00BC7581">
        <w:t xml:space="preserve"> sent to VFDs shall be configured such that 0% speed corresponds to 0 Hz</w:t>
      </w:r>
      <w:r w:rsidRPr="00B87A61">
        <w:rPr>
          <w:rFonts w:cs="Times New Roman PS MT"/>
          <w:bCs/>
          <w:szCs w:val="20"/>
        </w:rPr>
        <w:t>,</w:t>
      </w:r>
      <w:r w:rsidRPr="00BC7581">
        <w:t xml:space="preserve"> and 100% speed corresponds to maximum speed configured in the VFD.</w:t>
      </w:r>
    </w:p>
    <w:p w14:paraId="544A2536" w14:textId="098603F3" w:rsidR="009045A3" w:rsidRPr="00BC7581" w:rsidRDefault="009045A3" w:rsidP="00B37EF3">
      <w:pPr>
        <w:pStyle w:val="Infobox"/>
      </w:pPr>
      <w:bookmarkStart w:id="1880" w:name="_Ref462149916"/>
      <w:r w:rsidRPr="00BC7581">
        <w:t xml:space="preserve">It is desirable that the minimum speed reside in the VFD to avoid problems when the VFD is manually controlled at the drive. But minimums can also be adjusted inadvertently in the VFD to a </w:t>
      </w:r>
      <w:r w:rsidR="00D21A33">
        <w:rPr>
          <w:bCs/>
        </w:rPr>
        <w:t>setpoint</w:t>
      </w:r>
      <w:r w:rsidRPr="00BC7581">
        <w:t xml:space="preserve"> that is not equal to the minimum used in software. The following prevents separate, potentially conflicting minimum speed </w:t>
      </w:r>
      <w:r w:rsidR="00D21A33">
        <w:rPr>
          <w:bCs/>
        </w:rPr>
        <w:t>setpoint</w:t>
      </w:r>
      <w:r>
        <w:rPr>
          <w:bCs/>
        </w:rPr>
        <w:t>s</w:t>
      </w:r>
      <w:r w:rsidRPr="00BC7581">
        <w:t xml:space="preserve"> from existing in the BAS software and the drive firmware. </w:t>
      </w:r>
    </w:p>
    <w:p w14:paraId="3B825BDD" w14:textId="0ADA16EC" w:rsidR="009045A3" w:rsidRPr="00BC7581" w:rsidRDefault="009045A3" w:rsidP="0087618D">
      <w:pPr>
        <w:pStyle w:val="Heading4"/>
      </w:pPr>
      <w:r w:rsidRPr="00BC7581">
        <w:t xml:space="preserve">For each piece of equipment, the minimum speed shall be stored in a single software point; in the case of a hard-wired VFD interface, the minimum speed shall be the lowest speed command sent to the drive by the BAS. See </w:t>
      </w:r>
      <w:r w:rsidRPr="00B87A61">
        <w:rPr>
          <w:rFonts w:cs="Times New Roman PS MT"/>
          <w:bCs/>
          <w:szCs w:val="20"/>
        </w:rPr>
        <w:t xml:space="preserve">Section </w:t>
      </w:r>
      <w:r w:rsidR="00C01685" w:rsidRPr="00B87A61">
        <w:rPr>
          <w:rFonts w:cs="Times New Roman PS MT"/>
          <w:bCs/>
          <w:szCs w:val="20"/>
        </w:rPr>
        <w:fldChar w:fldCharType="begin"/>
      </w:r>
      <w:r w:rsidR="00C01685" w:rsidRPr="00B87A61">
        <w:rPr>
          <w:rFonts w:cs="Times New Roman PS MT"/>
          <w:bCs/>
          <w:szCs w:val="20"/>
        </w:rPr>
        <w:instrText xml:space="preserve"> REF _Ref445051815 \w \h </w:instrText>
      </w:r>
      <w:r w:rsidR="00C01685" w:rsidRPr="00B87A61">
        <w:rPr>
          <w:rFonts w:cs="Times New Roman PS MT"/>
          <w:bCs/>
          <w:szCs w:val="20"/>
        </w:rPr>
      </w:r>
      <w:r w:rsidR="00C01685" w:rsidRPr="00B87A61">
        <w:rPr>
          <w:rFonts w:cs="Times New Roman PS MT"/>
          <w:bCs/>
          <w:szCs w:val="20"/>
        </w:rPr>
        <w:fldChar w:fldCharType="separate"/>
      </w:r>
      <w:r w:rsidR="0037258A">
        <w:rPr>
          <w:rFonts w:cs="Times New Roman PS MT"/>
          <w:bCs/>
          <w:szCs w:val="20"/>
        </w:rPr>
        <w:t>3.2.1.2</w:t>
      </w:r>
      <w:r w:rsidR="00C01685" w:rsidRPr="00B87A61">
        <w:rPr>
          <w:rFonts w:cs="Times New Roman PS MT"/>
          <w:bCs/>
          <w:szCs w:val="20"/>
        </w:rPr>
        <w:fldChar w:fldCharType="end"/>
      </w:r>
      <w:r w:rsidR="00C01685" w:rsidRPr="00B87A61">
        <w:rPr>
          <w:rFonts w:cs="Times New Roman PS MT"/>
          <w:bCs/>
          <w:szCs w:val="20"/>
        </w:rPr>
        <w:t xml:space="preserve"> </w:t>
      </w:r>
      <w:r w:rsidRPr="00BC7581">
        <w:t xml:space="preserve">for minimum speed </w:t>
      </w:r>
      <w:r w:rsidR="00D21A33">
        <w:rPr>
          <w:rFonts w:cs="Times New Roman PS MT"/>
          <w:bCs/>
          <w:szCs w:val="20"/>
        </w:rPr>
        <w:t>setpoint</w:t>
      </w:r>
      <w:r w:rsidRPr="00B87A61">
        <w:rPr>
          <w:rFonts w:cs="Times New Roman PS MT"/>
          <w:bCs/>
          <w:szCs w:val="20"/>
        </w:rPr>
        <w:t>s</w:t>
      </w:r>
      <w:r w:rsidRPr="00BC7581">
        <w:t>.</w:t>
      </w:r>
      <w:bookmarkEnd w:id="1880"/>
      <w:r w:rsidR="00C3069F">
        <w:t xml:space="preserve"> </w:t>
      </w:r>
      <w:r w:rsidR="00C3069F" w:rsidRPr="00C3069F">
        <w:t xml:space="preserve">The active minimum speed parameter shall be read every 60 minutes via the drive’s network interface.  When a mismatch between the drive’s active minimum speed and the minimum speed stored in the software point is detected, the minimum speed stored in the software point shall be written to the VFD via the network interface to restore the active minimum speed parameter to its default </w:t>
      </w:r>
      <w:proofErr w:type="gramStart"/>
      <w:r w:rsidR="00C3069F" w:rsidRPr="00C3069F">
        <w:t>value, and</w:t>
      </w:r>
      <w:proofErr w:type="gramEnd"/>
      <w:r w:rsidR="00C3069F" w:rsidRPr="00C3069F">
        <w:t xml:space="preserve"> generate a Level 4 alarm.</w:t>
      </w:r>
    </w:p>
    <w:p w14:paraId="11E3373B" w14:textId="77777777" w:rsidR="00C3069F" w:rsidRPr="00C23A1B" w:rsidRDefault="00C3069F" w:rsidP="00C23A1B">
      <w:pPr>
        <w:pStyle w:val="Infobox"/>
      </w:pPr>
      <w:bookmarkStart w:id="1881" w:name="_Ref38387369"/>
      <w:r w:rsidRPr="00C23A1B">
        <w:t>The minimum speed parameter is read via the network interface to detect any changes in the minimum speed parameter.  Upon detecting a change in the minimum speed setting, the correct minimum speed stored in a BAS software point is written back to the drive via the network interface to override any changes that are made locally to the minimum speed parameter at the VFD.</w:t>
      </w:r>
    </w:p>
    <w:p w14:paraId="130AFF8F" w14:textId="2415D7AC" w:rsidR="009045A3" w:rsidRDefault="009045A3" w:rsidP="0087618D">
      <w:pPr>
        <w:pStyle w:val="Heading3"/>
      </w:pPr>
      <w:bookmarkStart w:id="1882" w:name="_Ref74049446"/>
      <w:r>
        <w:t>Trim &amp; Respond Set-Point Reset Logic</w:t>
      </w:r>
      <w:bookmarkEnd w:id="1881"/>
      <w:bookmarkEnd w:id="1882"/>
    </w:p>
    <w:p w14:paraId="27FAD55C" w14:textId="0C1B8B49" w:rsidR="009045A3" w:rsidRPr="00BC7581" w:rsidRDefault="009045A3" w:rsidP="00B37EF3">
      <w:pPr>
        <w:pStyle w:val="Infobox"/>
      </w:pPr>
      <w:bookmarkStart w:id="1883" w:name="_Ref462147957"/>
      <w:r w:rsidRPr="00BC7581">
        <w:rPr>
          <w:rFonts w:eastAsiaTheme="majorEastAsia" w:cstheme="majorBidi"/>
        </w:rPr>
        <w:t xml:space="preserve">Trim &amp; Respond (T&amp;R) </w:t>
      </w:r>
      <w:bookmarkEnd w:id="1883"/>
      <w:r w:rsidRPr="00BC7581">
        <w:t xml:space="preserve">logic resets a </w:t>
      </w:r>
      <w:r w:rsidR="00D21A33">
        <w:rPr>
          <w:bCs/>
        </w:rPr>
        <w:t>setpoint</w:t>
      </w:r>
      <w:r w:rsidRPr="00BC7581">
        <w:t xml:space="preserve"> for pressure, temperature, or other variables at an air handler or plant. It reduces the </w:t>
      </w:r>
      <w:r w:rsidR="00D21A33">
        <w:rPr>
          <w:bCs/>
        </w:rPr>
        <w:t>setpoint</w:t>
      </w:r>
      <w:r w:rsidRPr="00BC7581">
        <w:t xml:space="preserve"> at a fixed rate until a downstream zone is no longer satisfied and generates a request. When </w:t>
      </w:r>
      <w:proofErr w:type="gramStart"/>
      <w:r w:rsidRPr="00BC7581">
        <w:t>a sufficient number of</w:t>
      </w:r>
      <w:proofErr w:type="gramEnd"/>
      <w:r w:rsidRPr="00BC7581">
        <w:t xml:space="preserve"> requests are present, the </w:t>
      </w:r>
      <w:r w:rsidR="00D21A33">
        <w:rPr>
          <w:bCs/>
        </w:rPr>
        <w:t>setpoint</w:t>
      </w:r>
      <w:r w:rsidRPr="00BC7581">
        <w:t xml:space="preserve"> is increased in response. The importance of each zone’s requests can be adjusted to ensure that critical zones are always satisfied. When </w:t>
      </w:r>
      <w:proofErr w:type="gramStart"/>
      <w:r w:rsidRPr="00BC7581">
        <w:t>a sufficient number of</w:t>
      </w:r>
      <w:proofErr w:type="gramEnd"/>
      <w:r w:rsidRPr="00BC7581">
        <w:t xml:space="preserve"> requests no longer exist, the </w:t>
      </w:r>
      <w:r w:rsidR="00D21A33">
        <w:rPr>
          <w:bCs/>
        </w:rPr>
        <w:t>setpoint</w:t>
      </w:r>
      <w:r w:rsidRPr="00BC7581">
        <w:t xml:space="preserve"> resumes decreasing at its fixed rate. A running total of the requests generated by each zone is kept </w:t>
      </w:r>
      <w:proofErr w:type="gramStart"/>
      <w:r w:rsidRPr="00BC7581">
        <w:t>to identify</w:t>
      </w:r>
      <w:proofErr w:type="gramEnd"/>
      <w:r w:rsidRPr="00BC7581">
        <w:t xml:space="preserve"> zones that are driving the reset logic.</w:t>
      </w:r>
    </w:p>
    <w:p w14:paraId="5CD7FE0A" w14:textId="7EF5BC6E" w:rsidR="009045A3" w:rsidRPr="00BC7581" w:rsidRDefault="009045A3" w:rsidP="00B37EF3">
      <w:pPr>
        <w:pStyle w:val="Infobox"/>
      </w:pPr>
      <w:r>
        <w:rPr>
          <w:bCs/>
        </w:rPr>
        <w:t>T&amp;R</w:t>
      </w:r>
      <w:r w:rsidRPr="00BC7581">
        <w:t xml:space="preserve"> logic is optimal for controlling a single variable that is subject to the requirements of multiple downstream zones (such as the static pressure </w:t>
      </w:r>
      <w:r w:rsidR="00D21A33">
        <w:rPr>
          <w:bCs/>
        </w:rPr>
        <w:t>setpoint</w:t>
      </w:r>
      <w:r w:rsidRPr="00BC7581">
        <w:t xml:space="preserve"> for a VAV air handler). In this application, it is easier to tune than a conventional control </w:t>
      </w:r>
      <w:r w:rsidRPr="00BC7581">
        <w:lastRenderedPageBreak/>
        <w:t>loop and provides for fast response without high</w:t>
      </w:r>
      <w:r>
        <w:rPr>
          <w:bCs/>
        </w:rPr>
        <w:t>-</w:t>
      </w:r>
      <w:r w:rsidRPr="00BC7581">
        <w:t>frequency chatter or loss of control of the downstream devices. It typically does generate low</w:t>
      </w:r>
      <w:r>
        <w:rPr>
          <w:bCs/>
        </w:rPr>
        <w:t>-</w:t>
      </w:r>
      <w:r w:rsidRPr="00BC7581">
        <w:t xml:space="preserve">frequency cyclic hunting, but this behavior is slow enough to be </w:t>
      </w:r>
      <w:r>
        <w:rPr>
          <w:bCs/>
        </w:rPr>
        <w:t>nondisruptive</w:t>
      </w:r>
      <w:r w:rsidRPr="00BC7581">
        <w:t>.</w:t>
      </w:r>
    </w:p>
    <w:p w14:paraId="6539BABE" w14:textId="533C1D5A" w:rsidR="009045A3" w:rsidRPr="00BC7581" w:rsidRDefault="009045A3" w:rsidP="00B37EF3">
      <w:pPr>
        <w:pStyle w:val="Infobox"/>
      </w:pPr>
      <w:r w:rsidRPr="00BC7581">
        <w:t xml:space="preserve">See </w:t>
      </w:r>
      <w:r w:rsidR="001F5EDA">
        <w:rPr>
          <w:bCs/>
        </w:rPr>
        <w:t xml:space="preserve">Section </w:t>
      </w:r>
      <w:r w:rsidR="001F176B">
        <w:rPr>
          <w:bCs/>
        </w:rPr>
        <w:fldChar w:fldCharType="begin"/>
      </w:r>
      <w:r w:rsidR="001F176B">
        <w:rPr>
          <w:bCs/>
        </w:rPr>
        <w:instrText xml:space="preserve"> REF _Ref38385987 \w \h </w:instrText>
      </w:r>
      <w:r w:rsidR="001F176B">
        <w:rPr>
          <w:bCs/>
        </w:rPr>
      </w:r>
      <w:r w:rsidR="001F176B">
        <w:rPr>
          <w:bCs/>
        </w:rPr>
        <w:fldChar w:fldCharType="separate"/>
      </w:r>
      <w:r w:rsidR="0037258A">
        <w:rPr>
          <w:bCs/>
        </w:rPr>
        <w:t>5.1.14.4</w:t>
      </w:r>
      <w:r w:rsidR="001F176B">
        <w:rPr>
          <w:bCs/>
        </w:rPr>
        <w:fldChar w:fldCharType="end"/>
      </w:r>
      <w:r w:rsidRPr="00BC7581">
        <w:t xml:space="preserve"> for an example of T&amp;R implementation.</w:t>
      </w:r>
    </w:p>
    <w:p w14:paraId="72BE078D" w14:textId="7A534AD6" w:rsidR="009045A3" w:rsidRPr="00BC7581" w:rsidRDefault="009045A3" w:rsidP="0087618D">
      <w:pPr>
        <w:pStyle w:val="Heading4"/>
      </w:pPr>
      <w:r w:rsidRPr="00B87A61">
        <w:rPr>
          <w:rFonts w:cs="Times New Roman PS MT"/>
          <w:bCs/>
          <w:szCs w:val="20"/>
        </w:rPr>
        <w:t>T&amp;R set-point</w:t>
      </w:r>
      <w:r w:rsidRPr="00BC7581">
        <w:t xml:space="preserve"> reset logic and zone/system reset </w:t>
      </w:r>
      <w:r w:rsidRPr="00B87A61">
        <w:rPr>
          <w:rFonts w:cs="Times New Roman PS MT"/>
          <w:bCs/>
          <w:szCs w:val="20"/>
        </w:rPr>
        <w:t>requests,</w:t>
      </w:r>
      <w:r w:rsidRPr="00BC7581">
        <w:t xml:space="preserve"> where referenced in sequences</w:t>
      </w:r>
      <w:r w:rsidRPr="00B87A61">
        <w:rPr>
          <w:rFonts w:cs="Times New Roman PS MT"/>
          <w:bCs/>
          <w:szCs w:val="20"/>
        </w:rPr>
        <w:t>,</w:t>
      </w:r>
      <w:r w:rsidRPr="00BC7581">
        <w:t xml:space="preserve"> shall be implemented as described below. </w:t>
      </w:r>
    </w:p>
    <w:p w14:paraId="7F34A813" w14:textId="3221D9B3" w:rsidR="009045A3" w:rsidRPr="00BC7581" w:rsidRDefault="009045A3" w:rsidP="0087618D">
      <w:pPr>
        <w:pStyle w:val="Heading4"/>
      </w:pPr>
      <w:r w:rsidRPr="00BC7581">
        <w:t>A “</w:t>
      </w:r>
      <w:r w:rsidRPr="00B87A61">
        <w:rPr>
          <w:rFonts w:cs="Times New Roman PS MT"/>
          <w:bCs/>
          <w:szCs w:val="20"/>
        </w:rPr>
        <w:t>request</w:t>
      </w:r>
      <w:r w:rsidRPr="00BC7581">
        <w:t xml:space="preserve">” is a call to reset a static pressure or temperature </w:t>
      </w:r>
      <w:r w:rsidR="00D21A33">
        <w:rPr>
          <w:rFonts w:cs="Times New Roman PS MT"/>
          <w:bCs/>
          <w:szCs w:val="20"/>
        </w:rPr>
        <w:t>setpoint</w:t>
      </w:r>
      <w:r w:rsidRPr="00BC7581">
        <w:t xml:space="preserve"> generated by downstream zones or air</w:t>
      </w:r>
      <w:r w:rsidRPr="00B87A61">
        <w:rPr>
          <w:rFonts w:cs="Times New Roman PS MT"/>
          <w:bCs/>
          <w:szCs w:val="20"/>
        </w:rPr>
        <w:t>-</w:t>
      </w:r>
      <w:r w:rsidRPr="00BC7581">
        <w:t xml:space="preserve">handling systems. These </w:t>
      </w:r>
      <w:r w:rsidRPr="00B87A61">
        <w:rPr>
          <w:rFonts w:cs="Times New Roman PS MT"/>
          <w:bCs/>
          <w:szCs w:val="20"/>
        </w:rPr>
        <w:t>requests</w:t>
      </w:r>
      <w:r w:rsidRPr="00BC7581">
        <w:t xml:space="preserve"> are sent upstream to the plant or system that serves the zone or air handler that generated the </w:t>
      </w:r>
      <w:r w:rsidRPr="00B87A61">
        <w:rPr>
          <w:rFonts w:cs="Times New Roman PS MT"/>
          <w:bCs/>
          <w:szCs w:val="20"/>
        </w:rPr>
        <w:t>request</w:t>
      </w:r>
      <w:r w:rsidRPr="00BC7581">
        <w:t>.</w:t>
      </w:r>
    </w:p>
    <w:p w14:paraId="2220EAD9" w14:textId="1F974008" w:rsidR="009045A3" w:rsidRPr="00BC7581" w:rsidRDefault="009045A3" w:rsidP="007C1423">
      <w:pPr>
        <w:pStyle w:val="Heading5"/>
      </w:pPr>
      <w:bookmarkStart w:id="1884" w:name="_Ref438200713"/>
      <w:r w:rsidRPr="00BC7581">
        <w:t xml:space="preserve">For each downstream zone or system, and for each type of </w:t>
      </w:r>
      <w:r>
        <w:rPr>
          <w:rFonts w:cs="Times New Roman PS MT"/>
          <w:bCs/>
          <w:szCs w:val="20"/>
        </w:rPr>
        <w:t>set-point</w:t>
      </w:r>
      <w:r w:rsidRPr="00BC7581">
        <w:t xml:space="preserve"> reset </w:t>
      </w:r>
      <w:r>
        <w:rPr>
          <w:rFonts w:cs="Times New Roman PS MT"/>
          <w:bCs/>
          <w:szCs w:val="20"/>
        </w:rPr>
        <w:t>request</w:t>
      </w:r>
      <w:r w:rsidRPr="00BC7581">
        <w:t xml:space="preserve"> listed for the zone/system, provide the following software points:</w:t>
      </w:r>
      <w:bookmarkEnd w:id="1884"/>
    </w:p>
    <w:p w14:paraId="63DE49BE" w14:textId="08803166" w:rsidR="009045A3" w:rsidRPr="00BC7581" w:rsidRDefault="009045A3" w:rsidP="007C1423">
      <w:pPr>
        <w:pStyle w:val="Heading6"/>
      </w:pPr>
      <w:bookmarkStart w:id="1885" w:name="_Ref438200779"/>
      <w:r w:rsidRPr="00BC7581">
        <w:t>Importance</w:t>
      </w:r>
      <w:r>
        <w:rPr>
          <w:rFonts w:cs="Times New Roman PS MT"/>
          <w:szCs w:val="20"/>
        </w:rPr>
        <w:t>-</w:t>
      </w:r>
      <w:r w:rsidRPr="00BC7581">
        <w:t>Multiplier (default = 1)</w:t>
      </w:r>
      <w:bookmarkEnd w:id="1885"/>
    </w:p>
    <w:p w14:paraId="61BFDFBA" w14:textId="38F3DC43" w:rsidR="009045A3" w:rsidRPr="00BC7581" w:rsidRDefault="009045A3" w:rsidP="00B37EF3">
      <w:pPr>
        <w:pStyle w:val="Infobox"/>
      </w:pPr>
      <w:r w:rsidRPr="00BC7581">
        <w:t>Importance</w:t>
      </w:r>
      <w:r>
        <w:rPr>
          <w:bCs/>
        </w:rPr>
        <w:t>-</w:t>
      </w:r>
      <w:r w:rsidRPr="00BC7581">
        <w:t>Multiplier is used to scale the number of requests the zone/system is generating. A value of zero causes the requests from that zone or system to be ignored. A value greater than one can be used to effectively increase the number of requests from the zone/system based on the critical nature of the spaces served.</w:t>
      </w:r>
    </w:p>
    <w:p w14:paraId="18F6DD61" w14:textId="45BC7ABB" w:rsidR="009045A3" w:rsidRPr="00BC7581" w:rsidRDefault="009045A3" w:rsidP="007C1423">
      <w:pPr>
        <w:pStyle w:val="Heading6"/>
      </w:pPr>
      <w:r w:rsidRPr="00BC7581">
        <w:t xml:space="preserve">Request-Hours Accumulator. Provided </w:t>
      </w:r>
      <w:proofErr w:type="spellStart"/>
      <w:r w:rsidRPr="00BC7581">
        <w:t>SystemOK</w:t>
      </w:r>
      <w:proofErr w:type="spellEnd"/>
      <w:r w:rsidRPr="00BC7581">
        <w:t xml:space="preserve"> (see </w:t>
      </w:r>
      <w:r>
        <w:rPr>
          <w:rFonts w:cs="Times New Roman PS MT"/>
          <w:bCs/>
          <w:szCs w:val="20"/>
        </w:rPr>
        <w:t xml:space="preserve">Section </w:t>
      </w:r>
      <w:r w:rsidR="00CA5DFF">
        <w:rPr>
          <w:rFonts w:cs="Times New Roman PS MT"/>
          <w:bCs/>
          <w:szCs w:val="20"/>
        </w:rPr>
        <w:fldChar w:fldCharType="begin"/>
      </w:r>
      <w:r w:rsidR="00CA5DFF">
        <w:rPr>
          <w:rFonts w:cs="Times New Roman PS MT"/>
          <w:bCs/>
          <w:szCs w:val="20"/>
        </w:rPr>
        <w:instrText xml:space="preserve"> REF _Ref462143318 \w \h </w:instrText>
      </w:r>
      <w:r w:rsidR="00CA5DFF">
        <w:rPr>
          <w:rFonts w:cs="Times New Roman PS MT"/>
          <w:bCs/>
          <w:szCs w:val="20"/>
        </w:rPr>
      </w:r>
      <w:r w:rsidR="00CA5DFF">
        <w:rPr>
          <w:rFonts w:cs="Times New Roman PS MT"/>
          <w:bCs/>
          <w:szCs w:val="20"/>
        </w:rPr>
        <w:fldChar w:fldCharType="separate"/>
      </w:r>
      <w:r w:rsidR="0037258A">
        <w:rPr>
          <w:rFonts w:cs="Times New Roman PS MT"/>
          <w:bCs/>
          <w:szCs w:val="20"/>
        </w:rPr>
        <w:t>5.1.19</w:t>
      </w:r>
      <w:r w:rsidR="00CA5DFF">
        <w:rPr>
          <w:rFonts w:cs="Times New Roman PS MT"/>
          <w:bCs/>
          <w:szCs w:val="20"/>
        </w:rPr>
        <w:fldChar w:fldCharType="end"/>
      </w:r>
      <w:r>
        <w:rPr>
          <w:rFonts w:cs="Times New Roman PS MT"/>
          <w:bCs/>
          <w:szCs w:val="20"/>
        </w:rPr>
        <w:t>)</w:t>
      </w:r>
      <w:r w:rsidRPr="00BC7581">
        <w:t xml:space="preserve"> is </w:t>
      </w:r>
      <w:r w:rsidRPr="00BC7581">
        <w:rPr>
          <w:smallCaps/>
        </w:rPr>
        <w:t>true</w:t>
      </w:r>
      <w:r w:rsidRPr="00BC7581">
        <w:t xml:space="preserve"> for the zone/system, every </w:t>
      </w:r>
      <w:r w:rsidRPr="00BC7581">
        <w:rPr>
          <w:i/>
        </w:rPr>
        <w:t>x</w:t>
      </w:r>
      <w:r w:rsidRPr="00BC7581">
        <w:t xml:space="preserve"> minutes (default 5 minutes), add </w:t>
      </w:r>
      <w:r w:rsidRPr="00BC7581">
        <w:rPr>
          <w:i/>
        </w:rPr>
        <w:t>x</w:t>
      </w:r>
      <w:r w:rsidRPr="00BC7581">
        <w:t xml:space="preserve"> divided by 60 times the current number of </w:t>
      </w:r>
      <w:r>
        <w:rPr>
          <w:rFonts w:cs="Times New Roman PS MT"/>
          <w:bCs/>
          <w:szCs w:val="20"/>
        </w:rPr>
        <w:t>requests</w:t>
      </w:r>
      <w:r w:rsidRPr="00BC7581">
        <w:t xml:space="preserve"> to this request-hours accumulator point.</w:t>
      </w:r>
    </w:p>
    <w:p w14:paraId="5197A0EA" w14:textId="3DD9EBC2" w:rsidR="009045A3" w:rsidRPr="00BC7581" w:rsidRDefault="009045A3" w:rsidP="007C1423">
      <w:pPr>
        <w:pStyle w:val="Heading6"/>
      </w:pPr>
      <w:r w:rsidRPr="00BC7581">
        <w:t xml:space="preserve">System Run-Hours Total. This is the number of hours the zone/system has been operating in any </w:t>
      </w:r>
      <w:r>
        <w:rPr>
          <w:rFonts w:cs="Times New Roman PS MT"/>
          <w:bCs/>
          <w:szCs w:val="20"/>
        </w:rPr>
        <w:t>mode</w:t>
      </w:r>
      <w:r w:rsidRPr="00BC7581">
        <w:t xml:space="preserve"> other than </w:t>
      </w:r>
      <w:r w:rsidR="00D21A33">
        <w:rPr>
          <w:rFonts w:cs="Times New Roman PS MT"/>
          <w:bCs/>
          <w:szCs w:val="20"/>
        </w:rPr>
        <w:t>Unoccupied Mode</w:t>
      </w:r>
      <w:r w:rsidRPr="00BC7581">
        <w:t>.</w:t>
      </w:r>
    </w:p>
    <w:p w14:paraId="41050035" w14:textId="2F605B20" w:rsidR="009045A3" w:rsidRPr="00BC7581" w:rsidRDefault="009045A3" w:rsidP="00B37EF3">
      <w:pPr>
        <w:pStyle w:val="Infobox"/>
      </w:pPr>
      <w:r w:rsidRPr="00BC7581">
        <w:t>Request-Hours accumulates the integral of requests (prior to adjustment of Importance</w:t>
      </w:r>
      <w:r>
        <w:rPr>
          <w:bCs/>
        </w:rPr>
        <w:t>-</w:t>
      </w:r>
      <w:r w:rsidRPr="00BC7581">
        <w:t xml:space="preserve">Multiplier) to help identify zones/systems that are driving the reset logic. Rogue zone identification is particularly critical in this </w:t>
      </w:r>
      <w:proofErr w:type="gramStart"/>
      <w:r w:rsidRPr="00BC7581">
        <w:t xml:space="preserve">context, </w:t>
      </w:r>
      <w:r>
        <w:rPr>
          <w:bCs/>
        </w:rPr>
        <w:t>because</w:t>
      </w:r>
      <w:proofErr w:type="gramEnd"/>
      <w:r w:rsidRPr="00BC7581">
        <w:t xml:space="preserve"> a single rogue zone can keep the </w:t>
      </w:r>
      <w:r>
        <w:rPr>
          <w:bCs/>
        </w:rPr>
        <w:t>T&amp;R</w:t>
      </w:r>
      <w:r w:rsidRPr="00BC7581">
        <w:t xml:space="preserve"> loop at maximum and prevent it from saving any energy.</w:t>
      </w:r>
    </w:p>
    <w:p w14:paraId="77E5CADD" w14:textId="76D5180C" w:rsidR="009045A3" w:rsidRPr="003511F2" w:rsidRDefault="009045A3" w:rsidP="007C1423">
      <w:pPr>
        <w:pStyle w:val="Heading6"/>
      </w:pPr>
      <w:r w:rsidRPr="003511F2">
        <w:t xml:space="preserve">Cumulative%-Request-Hours. This is the zone/system Request-Hours divided by the zone/system run-hours (the hours in any mode other than </w:t>
      </w:r>
      <w:r w:rsidR="00D21A33">
        <w:t>Unoccupied Mode</w:t>
      </w:r>
      <w:r w:rsidRPr="003511F2">
        <w:t xml:space="preserve">) since the last reset, expressed as a percentage. </w:t>
      </w:r>
    </w:p>
    <w:p w14:paraId="5D6A7C97" w14:textId="77777777" w:rsidR="009045A3" w:rsidRPr="00BC7581" w:rsidRDefault="009045A3" w:rsidP="007C1423">
      <w:pPr>
        <w:pStyle w:val="Heading6"/>
      </w:pPr>
      <w:r w:rsidRPr="00BC7581">
        <w:t>The Request-Hours Accumulator and System Run-Hours Total are reset to zero as follows:</w:t>
      </w:r>
    </w:p>
    <w:p w14:paraId="593A8CFD" w14:textId="77777777" w:rsidR="009045A3" w:rsidRPr="00BC7581" w:rsidRDefault="009045A3" w:rsidP="007C1423">
      <w:pPr>
        <w:pStyle w:val="Heading7"/>
      </w:pPr>
      <w:r w:rsidRPr="00BC7581">
        <w:t>Reset automatically for an individual zone/system when the System Run-Hours Total exceeds 400 hours.</w:t>
      </w:r>
    </w:p>
    <w:p w14:paraId="363FA179" w14:textId="77777777" w:rsidR="009045A3" w:rsidRPr="00BC7581" w:rsidRDefault="009045A3" w:rsidP="007C1423">
      <w:pPr>
        <w:pStyle w:val="Heading7"/>
      </w:pPr>
      <w:r w:rsidRPr="00BC7581">
        <w:t>Reset manually by a global operator command. This command will simultaneously reset the Request-Hours point for all zones served by the system.</w:t>
      </w:r>
    </w:p>
    <w:p w14:paraId="42227773" w14:textId="77777777" w:rsidR="009045A3" w:rsidRDefault="009045A3" w:rsidP="007C1423">
      <w:pPr>
        <w:pStyle w:val="Heading6"/>
      </w:pPr>
      <w:r>
        <w:t xml:space="preserve">A Level 4 alarm is generated if the zone Importance-Multiplier is greater than zero, the zone/system Cumulative% Request Hours exceeds 70%, and the total number of </w:t>
      </w:r>
      <w:proofErr w:type="gramStart"/>
      <w:r>
        <w:t>zone/system</w:t>
      </w:r>
      <w:proofErr w:type="gramEnd"/>
      <w:r>
        <w:t xml:space="preserve"> run hours exceeds 40. </w:t>
      </w:r>
    </w:p>
    <w:p w14:paraId="3F4D3E1C" w14:textId="77777777" w:rsidR="009045A3" w:rsidRDefault="009045A3" w:rsidP="007C1423">
      <w:pPr>
        <w:pStyle w:val="Heading5"/>
      </w:pPr>
      <w:r>
        <w:t>See zone and air-handling system control sequences for logic to generate requests.</w:t>
      </w:r>
    </w:p>
    <w:p w14:paraId="11548F04" w14:textId="77777777" w:rsidR="009045A3" w:rsidRDefault="009045A3" w:rsidP="007C1423">
      <w:pPr>
        <w:pStyle w:val="Heading5"/>
      </w:pPr>
      <w:r>
        <w:t xml:space="preserve">Multiply the number of requests determined from zone/system logic times the Importance-Multiplier and send to the system/plant that serves the zone/system. See system/plant logic to see how requests are used in T&amp;R logic. </w:t>
      </w:r>
    </w:p>
    <w:p w14:paraId="73FF53EF" w14:textId="19363DDF" w:rsidR="009045A3" w:rsidRDefault="009045A3" w:rsidP="0087618D">
      <w:pPr>
        <w:pStyle w:val="Heading4"/>
      </w:pPr>
      <w:r w:rsidRPr="003511F2">
        <w:t xml:space="preserve">For each upstream system or plant </w:t>
      </w:r>
      <w:r w:rsidR="00D21A33">
        <w:t>setpoint</w:t>
      </w:r>
      <w:r w:rsidRPr="003511F2">
        <w:t xml:space="preserve"> being controlled by a T&amp;R loop, define the following variables. Initial values are defined in system/plant sequences below. Values for trim, respond, time step, etc. shall be tuned to provide stable control. See Table 5.1.14.3.</w:t>
      </w:r>
    </w:p>
    <w:p w14:paraId="31F294A8" w14:textId="77777777" w:rsidR="00E71DEC" w:rsidRDefault="00E71DEC" w:rsidP="00E71DEC"/>
    <w:p w14:paraId="39EFCDBD" w14:textId="65C9466B" w:rsidR="00E71DEC" w:rsidRPr="00E71DEC" w:rsidRDefault="00E71DEC" w:rsidP="00122D20">
      <w:pPr>
        <w:pStyle w:val="TableTitle"/>
      </w:pPr>
      <w:r>
        <w:lastRenderedPageBreak/>
        <w:t>Table 5.1.14.3 Trim &amp; Respond Variables</w:t>
      </w:r>
    </w:p>
    <w:tbl>
      <w:tblPr>
        <w:tblW w:w="0" w:type="auto"/>
        <w:jc w:val="center"/>
        <w:tblLayout w:type="fixed"/>
        <w:tblCellMar>
          <w:top w:w="60" w:type="dxa"/>
          <w:left w:w="40" w:type="dxa"/>
          <w:bottom w:w="40" w:type="dxa"/>
          <w:right w:w="40" w:type="dxa"/>
        </w:tblCellMar>
        <w:tblLook w:val="0000" w:firstRow="0" w:lastRow="0" w:firstColumn="0" w:lastColumn="0" w:noHBand="0" w:noVBand="0"/>
      </w:tblPr>
      <w:tblGrid>
        <w:gridCol w:w="1220"/>
        <w:gridCol w:w="3700"/>
      </w:tblGrid>
      <w:tr w:rsidR="00E71DEC" w14:paraId="586F3DEC" w14:textId="77777777" w:rsidTr="00E71DEC">
        <w:trPr>
          <w:cantSplit/>
          <w:jc w:val="center"/>
        </w:trPr>
        <w:tc>
          <w:tcPr>
            <w:tcW w:w="1220" w:type="dxa"/>
            <w:tcBorders>
              <w:top w:val="single" w:sz="16" w:space="0" w:color="000000"/>
              <w:left w:val="nil"/>
              <w:bottom w:val="nil"/>
              <w:right w:val="nil"/>
            </w:tcBorders>
            <w:tcMar>
              <w:top w:w="90" w:type="dxa"/>
              <w:left w:w="80" w:type="dxa"/>
              <w:bottom w:w="70" w:type="dxa"/>
              <w:right w:w="40" w:type="dxa"/>
            </w:tcMar>
            <w:vAlign w:val="bottom"/>
          </w:tcPr>
          <w:p w14:paraId="26E19444" w14:textId="77777777" w:rsidR="00E71DEC" w:rsidRPr="00BC7581" w:rsidRDefault="00E71DEC" w:rsidP="00B37EF3">
            <w:pPr>
              <w:pStyle w:val="HeadingRunIn"/>
              <w:rPr>
                <w:b/>
              </w:rPr>
            </w:pPr>
            <w:r w:rsidRPr="00BC7581">
              <w:t>Variable</w:t>
            </w:r>
          </w:p>
        </w:tc>
        <w:tc>
          <w:tcPr>
            <w:tcW w:w="3700" w:type="dxa"/>
            <w:tcBorders>
              <w:top w:val="single" w:sz="16" w:space="0" w:color="000000"/>
              <w:left w:val="single" w:sz="3" w:space="0" w:color="000000"/>
              <w:bottom w:val="nil"/>
              <w:right w:val="nil"/>
            </w:tcBorders>
            <w:tcMar>
              <w:top w:w="90" w:type="dxa"/>
              <w:left w:w="80" w:type="dxa"/>
              <w:bottom w:w="70" w:type="dxa"/>
              <w:right w:w="40" w:type="dxa"/>
            </w:tcMar>
            <w:vAlign w:val="bottom"/>
          </w:tcPr>
          <w:p w14:paraId="3701BAFD" w14:textId="77777777" w:rsidR="00E71DEC" w:rsidRPr="00BC7581" w:rsidRDefault="00E71DEC" w:rsidP="00B37EF3">
            <w:pPr>
              <w:pStyle w:val="HeadingRunIn"/>
              <w:rPr>
                <w:b/>
              </w:rPr>
            </w:pPr>
            <w:r w:rsidRPr="00BC7581">
              <w:t>Definition</w:t>
            </w:r>
          </w:p>
        </w:tc>
      </w:tr>
      <w:tr w:rsidR="00E71DEC" w14:paraId="1FCC47DF" w14:textId="77777777" w:rsidTr="00E71DEC">
        <w:trPr>
          <w:cantSplit/>
          <w:jc w:val="center"/>
        </w:trPr>
        <w:tc>
          <w:tcPr>
            <w:tcW w:w="1220" w:type="dxa"/>
            <w:tcBorders>
              <w:top w:val="double" w:sz="4" w:space="0" w:color="000000"/>
              <w:left w:val="nil"/>
              <w:bottom w:val="nil"/>
              <w:right w:val="nil"/>
            </w:tcBorders>
            <w:tcMar>
              <w:top w:w="90" w:type="dxa"/>
              <w:left w:w="80" w:type="dxa"/>
              <w:bottom w:w="70" w:type="dxa"/>
              <w:right w:w="40" w:type="dxa"/>
            </w:tcMar>
          </w:tcPr>
          <w:p w14:paraId="3EA7618C" w14:textId="77777777" w:rsidR="00E71DEC" w:rsidRPr="00BC7581" w:rsidRDefault="00E71DEC" w:rsidP="00B37EF3">
            <w:pPr>
              <w:pStyle w:val="HeadingRunIn"/>
            </w:pPr>
            <w:r w:rsidRPr="00BC7581">
              <w:t>Device</w:t>
            </w:r>
          </w:p>
        </w:tc>
        <w:tc>
          <w:tcPr>
            <w:tcW w:w="3700" w:type="dxa"/>
            <w:tcBorders>
              <w:top w:val="double" w:sz="4" w:space="0" w:color="000000"/>
              <w:left w:val="single" w:sz="3" w:space="0" w:color="000000"/>
              <w:bottom w:val="nil"/>
              <w:right w:val="nil"/>
            </w:tcBorders>
            <w:tcMar>
              <w:top w:w="90" w:type="dxa"/>
              <w:left w:w="80" w:type="dxa"/>
              <w:bottom w:w="70" w:type="dxa"/>
              <w:right w:w="40" w:type="dxa"/>
            </w:tcMar>
          </w:tcPr>
          <w:p w14:paraId="36561765" w14:textId="77777777" w:rsidR="00E71DEC" w:rsidRPr="00BC7581" w:rsidRDefault="00E71DEC" w:rsidP="00B37EF3">
            <w:pPr>
              <w:pStyle w:val="HeadingRunIn"/>
            </w:pPr>
            <w:r w:rsidRPr="00BC7581">
              <w:t>Associated device (e.g., fan, pump)</w:t>
            </w:r>
          </w:p>
        </w:tc>
      </w:tr>
      <w:tr w:rsidR="00E71DEC" w14:paraId="6D57B6E0" w14:textId="77777777" w:rsidTr="00E71DEC">
        <w:trPr>
          <w:cantSplit/>
          <w:jc w:val="center"/>
        </w:trPr>
        <w:tc>
          <w:tcPr>
            <w:tcW w:w="1220" w:type="dxa"/>
            <w:tcBorders>
              <w:top w:val="single" w:sz="3" w:space="0" w:color="000000"/>
              <w:left w:val="nil"/>
              <w:bottom w:val="single" w:sz="3" w:space="0" w:color="000000"/>
              <w:right w:val="nil"/>
            </w:tcBorders>
            <w:tcMar>
              <w:top w:w="90" w:type="dxa"/>
              <w:left w:w="80" w:type="dxa"/>
              <w:bottom w:w="70" w:type="dxa"/>
              <w:right w:w="40" w:type="dxa"/>
            </w:tcMar>
          </w:tcPr>
          <w:p w14:paraId="7AEE091B" w14:textId="77777777" w:rsidR="00E71DEC" w:rsidRPr="00BC7581" w:rsidRDefault="00E71DEC" w:rsidP="00B37EF3">
            <w:pPr>
              <w:pStyle w:val="HeadingRunIn"/>
            </w:pPr>
            <w:r w:rsidRPr="00BC7581">
              <w:t>SP0</w:t>
            </w:r>
          </w:p>
        </w:tc>
        <w:tc>
          <w:tcPr>
            <w:tcW w:w="3700" w:type="dxa"/>
            <w:tcBorders>
              <w:top w:val="single" w:sz="3" w:space="0" w:color="000000"/>
              <w:left w:val="single" w:sz="3" w:space="0" w:color="000000"/>
              <w:bottom w:val="single" w:sz="3" w:space="0" w:color="000000"/>
              <w:right w:val="nil"/>
            </w:tcBorders>
            <w:tcMar>
              <w:top w:w="90" w:type="dxa"/>
              <w:left w:w="80" w:type="dxa"/>
              <w:bottom w:w="70" w:type="dxa"/>
              <w:right w:w="40" w:type="dxa"/>
            </w:tcMar>
          </w:tcPr>
          <w:p w14:paraId="18E03B82" w14:textId="2ED9223A" w:rsidR="00E71DEC" w:rsidRPr="00BC7581" w:rsidRDefault="00E71DEC" w:rsidP="00B37EF3">
            <w:pPr>
              <w:pStyle w:val="HeadingRunIn"/>
            </w:pPr>
            <w:r w:rsidRPr="00BC7581">
              <w:t xml:space="preserve">Initial </w:t>
            </w:r>
            <w:r w:rsidR="00D21A33">
              <w:rPr>
                <w:rFonts w:cs="Times New Roman PS MT"/>
                <w:szCs w:val="18"/>
              </w:rPr>
              <w:t>setpoint</w:t>
            </w:r>
          </w:p>
        </w:tc>
      </w:tr>
      <w:tr w:rsidR="00E71DEC" w14:paraId="2BA2F3FD" w14:textId="77777777" w:rsidTr="00E71DEC">
        <w:trPr>
          <w:cantSplit/>
          <w:jc w:val="center"/>
        </w:trPr>
        <w:tc>
          <w:tcPr>
            <w:tcW w:w="1220" w:type="dxa"/>
            <w:tcBorders>
              <w:top w:val="single" w:sz="3" w:space="0" w:color="000000"/>
              <w:left w:val="nil"/>
              <w:bottom w:val="single" w:sz="3" w:space="0" w:color="000000"/>
              <w:right w:val="nil"/>
            </w:tcBorders>
            <w:tcMar>
              <w:top w:w="90" w:type="dxa"/>
              <w:left w:w="80" w:type="dxa"/>
              <w:bottom w:w="70" w:type="dxa"/>
              <w:right w:w="40" w:type="dxa"/>
            </w:tcMar>
          </w:tcPr>
          <w:p w14:paraId="590FA89C" w14:textId="77777777" w:rsidR="00E71DEC" w:rsidRPr="00BC7581" w:rsidRDefault="00E71DEC" w:rsidP="00B37EF3">
            <w:pPr>
              <w:pStyle w:val="HeadingRunIn"/>
            </w:pPr>
            <w:proofErr w:type="spellStart"/>
            <w:r w:rsidRPr="00BC7581">
              <w:t>SPmin</w:t>
            </w:r>
            <w:proofErr w:type="spellEnd"/>
          </w:p>
        </w:tc>
        <w:tc>
          <w:tcPr>
            <w:tcW w:w="3700" w:type="dxa"/>
            <w:tcBorders>
              <w:top w:val="single" w:sz="3" w:space="0" w:color="000000"/>
              <w:left w:val="single" w:sz="3" w:space="0" w:color="000000"/>
              <w:bottom w:val="single" w:sz="3" w:space="0" w:color="000000"/>
              <w:right w:val="nil"/>
            </w:tcBorders>
            <w:tcMar>
              <w:top w:w="90" w:type="dxa"/>
              <w:left w:w="80" w:type="dxa"/>
              <w:bottom w:w="70" w:type="dxa"/>
              <w:right w:w="40" w:type="dxa"/>
            </w:tcMar>
          </w:tcPr>
          <w:p w14:paraId="48C43E9D" w14:textId="18203B50" w:rsidR="00E71DEC" w:rsidRPr="00BC7581" w:rsidRDefault="00E71DEC" w:rsidP="00B37EF3">
            <w:pPr>
              <w:pStyle w:val="HeadingRunIn"/>
            </w:pPr>
            <w:r w:rsidRPr="00BC7581">
              <w:t xml:space="preserve">Minimum </w:t>
            </w:r>
            <w:r w:rsidR="00D21A33">
              <w:rPr>
                <w:rFonts w:cs="Times New Roman PS MT"/>
                <w:szCs w:val="18"/>
              </w:rPr>
              <w:t>setpoint</w:t>
            </w:r>
          </w:p>
        </w:tc>
      </w:tr>
      <w:tr w:rsidR="00E71DEC" w14:paraId="00859177" w14:textId="77777777" w:rsidTr="00E71DEC">
        <w:trPr>
          <w:cantSplit/>
          <w:jc w:val="center"/>
        </w:trPr>
        <w:tc>
          <w:tcPr>
            <w:tcW w:w="1220" w:type="dxa"/>
            <w:tcBorders>
              <w:top w:val="single" w:sz="3" w:space="0" w:color="000000"/>
              <w:left w:val="nil"/>
              <w:bottom w:val="single" w:sz="3" w:space="0" w:color="000000"/>
              <w:right w:val="nil"/>
            </w:tcBorders>
            <w:tcMar>
              <w:top w:w="90" w:type="dxa"/>
              <w:left w:w="80" w:type="dxa"/>
              <w:bottom w:w="70" w:type="dxa"/>
              <w:right w:w="40" w:type="dxa"/>
            </w:tcMar>
          </w:tcPr>
          <w:p w14:paraId="2576FA6B" w14:textId="77777777" w:rsidR="00E71DEC" w:rsidRPr="00BC7581" w:rsidRDefault="00E71DEC" w:rsidP="00B37EF3">
            <w:pPr>
              <w:pStyle w:val="HeadingRunIn"/>
            </w:pPr>
            <w:proofErr w:type="spellStart"/>
            <w:r w:rsidRPr="00BC7581">
              <w:t>SPmax</w:t>
            </w:r>
            <w:proofErr w:type="spellEnd"/>
          </w:p>
        </w:tc>
        <w:tc>
          <w:tcPr>
            <w:tcW w:w="3700" w:type="dxa"/>
            <w:tcBorders>
              <w:top w:val="single" w:sz="3" w:space="0" w:color="000000"/>
              <w:left w:val="single" w:sz="3" w:space="0" w:color="000000"/>
              <w:bottom w:val="single" w:sz="3" w:space="0" w:color="000000"/>
              <w:right w:val="nil"/>
            </w:tcBorders>
            <w:tcMar>
              <w:top w:w="90" w:type="dxa"/>
              <w:left w:w="80" w:type="dxa"/>
              <w:bottom w:w="70" w:type="dxa"/>
              <w:right w:w="40" w:type="dxa"/>
            </w:tcMar>
          </w:tcPr>
          <w:p w14:paraId="6071959D" w14:textId="5FC61AEA" w:rsidR="00E71DEC" w:rsidRPr="00BC7581" w:rsidRDefault="00E71DEC" w:rsidP="00B37EF3">
            <w:pPr>
              <w:pStyle w:val="HeadingRunIn"/>
            </w:pPr>
            <w:r w:rsidRPr="00BC7581">
              <w:t xml:space="preserve">Maximum </w:t>
            </w:r>
            <w:r w:rsidR="00D21A33">
              <w:rPr>
                <w:rFonts w:cs="Times New Roman PS MT"/>
                <w:szCs w:val="18"/>
              </w:rPr>
              <w:t>setpoint</w:t>
            </w:r>
          </w:p>
        </w:tc>
      </w:tr>
      <w:tr w:rsidR="00E71DEC" w14:paraId="5FE0FAA7" w14:textId="77777777" w:rsidTr="00E71DEC">
        <w:trPr>
          <w:cantSplit/>
          <w:jc w:val="center"/>
        </w:trPr>
        <w:tc>
          <w:tcPr>
            <w:tcW w:w="1220" w:type="dxa"/>
            <w:tcBorders>
              <w:top w:val="single" w:sz="3" w:space="0" w:color="000000"/>
              <w:left w:val="nil"/>
              <w:bottom w:val="single" w:sz="3" w:space="0" w:color="000000"/>
              <w:right w:val="nil"/>
            </w:tcBorders>
            <w:tcMar>
              <w:top w:w="90" w:type="dxa"/>
              <w:left w:w="80" w:type="dxa"/>
              <w:bottom w:w="70" w:type="dxa"/>
              <w:right w:w="40" w:type="dxa"/>
            </w:tcMar>
          </w:tcPr>
          <w:p w14:paraId="1F2A2526" w14:textId="77777777" w:rsidR="00E71DEC" w:rsidRPr="00BC7581" w:rsidRDefault="00E71DEC" w:rsidP="00B37EF3">
            <w:pPr>
              <w:pStyle w:val="HeadingRunIn"/>
            </w:pPr>
            <w:r w:rsidRPr="00BC7581">
              <w:t>Td</w:t>
            </w:r>
          </w:p>
        </w:tc>
        <w:tc>
          <w:tcPr>
            <w:tcW w:w="3700" w:type="dxa"/>
            <w:tcBorders>
              <w:top w:val="single" w:sz="3" w:space="0" w:color="000000"/>
              <w:left w:val="single" w:sz="3" w:space="0" w:color="000000"/>
              <w:bottom w:val="single" w:sz="3" w:space="0" w:color="000000"/>
              <w:right w:val="nil"/>
            </w:tcBorders>
            <w:tcMar>
              <w:top w:w="90" w:type="dxa"/>
              <w:left w:w="80" w:type="dxa"/>
              <w:bottom w:w="70" w:type="dxa"/>
              <w:right w:w="40" w:type="dxa"/>
            </w:tcMar>
          </w:tcPr>
          <w:p w14:paraId="2EDFEF02" w14:textId="77777777" w:rsidR="00E71DEC" w:rsidRPr="00BC7581" w:rsidRDefault="00E71DEC" w:rsidP="00B37EF3">
            <w:pPr>
              <w:pStyle w:val="HeadingRunIn"/>
            </w:pPr>
            <w:r w:rsidRPr="00BC7581">
              <w:t>Delay timer</w:t>
            </w:r>
          </w:p>
        </w:tc>
      </w:tr>
      <w:tr w:rsidR="00E71DEC" w14:paraId="66E25E4E" w14:textId="77777777" w:rsidTr="00E71DEC">
        <w:trPr>
          <w:cantSplit/>
          <w:jc w:val="center"/>
        </w:trPr>
        <w:tc>
          <w:tcPr>
            <w:tcW w:w="1220" w:type="dxa"/>
            <w:tcBorders>
              <w:top w:val="single" w:sz="3" w:space="0" w:color="000000"/>
              <w:left w:val="nil"/>
              <w:bottom w:val="single" w:sz="3" w:space="0" w:color="000000"/>
              <w:right w:val="nil"/>
            </w:tcBorders>
            <w:tcMar>
              <w:top w:w="90" w:type="dxa"/>
              <w:left w:w="80" w:type="dxa"/>
              <w:bottom w:w="70" w:type="dxa"/>
              <w:right w:w="40" w:type="dxa"/>
            </w:tcMar>
          </w:tcPr>
          <w:p w14:paraId="54FCAF79" w14:textId="77777777" w:rsidR="00E71DEC" w:rsidRPr="00BC7581" w:rsidRDefault="00E71DEC" w:rsidP="00B37EF3">
            <w:pPr>
              <w:pStyle w:val="HeadingRunIn"/>
            </w:pPr>
            <w:r w:rsidRPr="00BC7581">
              <w:t>T</w:t>
            </w:r>
          </w:p>
        </w:tc>
        <w:tc>
          <w:tcPr>
            <w:tcW w:w="3700" w:type="dxa"/>
            <w:tcBorders>
              <w:top w:val="single" w:sz="3" w:space="0" w:color="000000"/>
              <w:left w:val="single" w:sz="3" w:space="0" w:color="000000"/>
              <w:bottom w:val="single" w:sz="3" w:space="0" w:color="000000"/>
              <w:right w:val="nil"/>
            </w:tcBorders>
            <w:tcMar>
              <w:top w:w="90" w:type="dxa"/>
              <w:left w:w="80" w:type="dxa"/>
              <w:bottom w:w="70" w:type="dxa"/>
              <w:right w:w="40" w:type="dxa"/>
            </w:tcMar>
          </w:tcPr>
          <w:p w14:paraId="7CE48C2C" w14:textId="77777777" w:rsidR="00E71DEC" w:rsidRPr="00BC7581" w:rsidRDefault="00E71DEC" w:rsidP="00B37EF3">
            <w:pPr>
              <w:pStyle w:val="HeadingRunIn"/>
            </w:pPr>
            <w:r w:rsidRPr="00BC7581">
              <w:t xml:space="preserve">Time step </w:t>
            </w:r>
          </w:p>
        </w:tc>
      </w:tr>
      <w:tr w:rsidR="00E71DEC" w14:paraId="7229EF38" w14:textId="77777777" w:rsidTr="00E71DEC">
        <w:trPr>
          <w:cantSplit/>
          <w:jc w:val="center"/>
        </w:trPr>
        <w:tc>
          <w:tcPr>
            <w:tcW w:w="1220" w:type="dxa"/>
            <w:tcBorders>
              <w:top w:val="single" w:sz="3" w:space="0" w:color="000000"/>
              <w:left w:val="nil"/>
              <w:bottom w:val="single" w:sz="3" w:space="0" w:color="000000"/>
              <w:right w:val="nil"/>
            </w:tcBorders>
            <w:tcMar>
              <w:top w:w="90" w:type="dxa"/>
              <w:left w:w="80" w:type="dxa"/>
              <w:bottom w:w="70" w:type="dxa"/>
              <w:right w:w="40" w:type="dxa"/>
            </w:tcMar>
          </w:tcPr>
          <w:p w14:paraId="1548CCF3" w14:textId="77777777" w:rsidR="00E71DEC" w:rsidRPr="00BC7581" w:rsidRDefault="00E71DEC" w:rsidP="00B37EF3">
            <w:pPr>
              <w:pStyle w:val="HeadingRunIn"/>
            </w:pPr>
            <w:r w:rsidRPr="00BC7581">
              <w:t>I</w:t>
            </w:r>
          </w:p>
        </w:tc>
        <w:tc>
          <w:tcPr>
            <w:tcW w:w="3700" w:type="dxa"/>
            <w:tcBorders>
              <w:top w:val="single" w:sz="3" w:space="0" w:color="000000"/>
              <w:left w:val="single" w:sz="3" w:space="0" w:color="000000"/>
              <w:bottom w:val="single" w:sz="3" w:space="0" w:color="000000"/>
              <w:right w:val="nil"/>
            </w:tcBorders>
            <w:tcMar>
              <w:top w:w="90" w:type="dxa"/>
              <w:left w:w="80" w:type="dxa"/>
              <w:bottom w:w="70" w:type="dxa"/>
              <w:right w:w="40" w:type="dxa"/>
            </w:tcMar>
          </w:tcPr>
          <w:p w14:paraId="24EB4E5C" w14:textId="77777777" w:rsidR="00E71DEC" w:rsidRPr="00BC7581" w:rsidRDefault="00E71DEC" w:rsidP="00B37EF3">
            <w:pPr>
              <w:pStyle w:val="HeadingRunIn"/>
            </w:pPr>
            <w:r w:rsidRPr="00BC7581">
              <w:t xml:space="preserve">Number of </w:t>
            </w:r>
            <w:r>
              <w:t>ignored requests</w:t>
            </w:r>
            <w:r w:rsidRPr="00BC7581">
              <w:t xml:space="preserve"> </w:t>
            </w:r>
          </w:p>
        </w:tc>
      </w:tr>
      <w:tr w:rsidR="00E71DEC" w14:paraId="380276BD" w14:textId="77777777" w:rsidTr="00E71DEC">
        <w:trPr>
          <w:cantSplit/>
          <w:jc w:val="center"/>
        </w:trPr>
        <w:tc>
          <w:tcPr>
            <w:tcW w:w="1220" w:type="dxa"/>
            <w:tcBorders>
              <w:top w:val="single" w:sz="3" w:space="0" w:color="000000"/>
              <w:left w:val="nil"/>
              <w:bottom w:val="single" w:sz="3" w:space="0" w:color="000000"/>
              <w:right w:val="nil"/>
            </w:tcBorders>
            <w:tcMar>
              <w:top w:w="90" w:type="dxa"/>
              <w:left w:w="80" w:type="dxa"/>
              <w:bottom w:w="70" w:type="dxa"/>
              <w:right w:w="40" w:type="dxa"/>
            </w:tcMar>
          </w:tcPr>
          <w:p w14:paraId="4DCB2257" w14:textId="77777777" w:rsidR="00E71DEC" w:rsidRPr="00BC7581" w:rsidRDefault="00E71DEC" w:rsidP="00B37EF3">
            <w:pPr>
              <w:pStyle w:val="HeadingRunIn"/>
            </w:pPr>
            <w:r w:rsidRPr="00BC7581">
              <w:t>R</w:t>
            </w:r>
          </w:p>
        </w:tc>
        <w:tc>
          <w:tcPr>
            <w:tcW w:w="3700" w:type="dxa"/>
            <w:tcBorders>
              <w:top w:val="single" w:sz="3" w:space="0" w:color="000000"/>
              <w:left w:val="single" w:sz="3" w:space="0" w:color="000000"/>
              <w:bottom w:val="single" w:sz="3" w:space="0" w:color="000000"/>
              <w:right w:val="nil"/>
            </w:tcBorders>
            <w:tcMar>
              <w:top w:w="90" w:type="dxa"/>
              <w:left w:w="80" w:type="dxa"/>
              <w:bottom w:w="70" w:type="dxa"/>
              <w:right w:w="40" w:type="dxa"/>
            </w:tcMar>
          </w:tcPr>
          <w:p w14:paraId="04F14C22" w14:textId="77777777" w:rsidR="00E71DEC" w:rsidRPr="00BC7581" w:rsidRDefault="00E71DEC" w:rsidP="00B37EF3">
            <w:pPr>
              <w:pStyle w:val="HeadingRunIn"/>
            </w:pPr>
            <w:r w:rsidRPr="00BC7581">
              <w:t xml:space="preserve">Number of </w:t>
            </w:r>
            <w:r>
              <w:rPr>
                <w:rFonts w:cs="Times New Roman PS MT"/>
                <w:szCs w:val="18"/>
              </w:rPr>
              <w:t>requests</w:t>
            </w:r>
            <w:r w:rsidRPr="00BC7581">
              <w:t xml:space="preserve"> from zones/systems</w:t>
            </w:r>
          </w:p>
        </w:tc>
      </w:tr>
      <w:tr w:rsidR="00E71DEC" w14:paraId="63653B17" w14:textId="77777777" w:rsidTr="00E71DEC">
        <w:trPr>
          <w:cantSplit/>
          <w:jc w:val="center"/>
        </w:trPr>
        <w:tc>
          <w:tcPr>
            <w:tcW w:w="1220" w:type="dxa"/>
            <w:tcBorders>
              <w:top w:val="single" w:sz="3" w:space="0" w:color="000000"/>
              <w:left w:val="nil"/>
              <w:bottom w:val="single" w:sz="3" w:space="0" w:color="000000"/>
              <w:right w:val="nil"/>
            </w:tcBorders>
            <w:tcMar>
              <w:top w:w="90" w:type="dxa"/>
              <w:left w:w="80" w:type="dxa"/>
              <w:bottom w:w="70" w:type="dxa"/>
              <w:right w:w="40" w:type="dxa"/>
            </w:tcMar>
          </w:tcPr>
          <w:p w14:paraId="519207F3" w14:textId="77777777" w:rsidR="00E71DEC" w:rsidRPr="00BC7581" w:rsidRDefault="00E71DEC" w:rsidP="00B37EF3">
            <w:pPr>
              <w:pStyle w:val="HeadingRunIn"/>
            </w:pPr>
            <w:proofErr w:type="spellStart"/>
            <w:r w:rsidRPr="00BC7581">
              <w:t>SPtrim</w:t>
            </w:r>
            <w:proofErr w:type="spellEnd"/>
          </w:p>
        </w:tc>
        <w:tc>
          <w:tcPr>
            <w:tcW w:w="3700" w:type="dxa"/>
            <w:tcBorders>
              <w:top w:val="single" w:sz="3" w:space="0" w:color="000000"/>
              <w:left w:val="single" w:sz="3" w:space="0" w:color="000000"/>
              <w:bottom w:val="single" w:sz="3" w:space="0" w:color="000000"/>
              <w:right w:val="nil"/>
            </w:tcBorders>
            <w:tcMar>
              <w:top w:w="90" w:type="dxa"/>
              <w:left w:w="80" w:type="dxa"/>
              <w:bottom w:w="70" w:type="dxa"/>
              <w:right w:w="40" w:type="dxa"/>
            </w:tcMar>
          </w:tcPr>
          <w:p w14:paraId="6A47E691" w14:textId="77777777" w:rsidR="00E71DEC" w:rsidRPr="00BC7581" w:rsidRDefault="00E71DEC" w:rsidP="00B37EF3">
            <w:pPr>
              <w:pStyle w:val="HeadingRunIn"/>
            </w:pPr>
            <w:r w:rsidRPr="00BC7581">
              <w:t>Trim amount</w:t>
            </w:r>
          </w:p>
        </w:tc>
      </w:tr>
      <w:tr w:rsidR="00E71DEC" w14:paraId="26B0CAB0" w14:textId="77777777" w:rsidTr="00E71DEC">
        <w:trPr>
          <w:cantSplit/>
          <w:jc w:val="center"/>
        </w:trPr>
        <w:tc>
          <w:tcPr>
            <w:tcW w:w="1220" w:type="dxa"/>
            <w:tcBorders>
              <w:top w:val="single" w:sz="3" w:space="0" w:color="000000"/>
              <w:left w:val="nil"/>
              <w:bottom w:val="nil"/>
              <w:right w:val="nil"/>
            </w:tcBorders>
            <w:tcMar>
              <w:top w:w="90" w:type="dxa"/>
              <w:left w:w="80" w:type="dxa"/>
              <w:bottom w:w="70" w:type="dxa"/>
              <w:right w:w="40" w:type="dxa"/>
            </w:tcMar>
          </w:tcPr>
          <w:p w14:paraId="3D98C935" w14:textId="77777777" w:rsidR="00E71DEC" w:rsidRPr="00BC7581" w:rsidRDefault="00E71DEC" w:rsidP="00B37EF3">
            <w:pPr>
              <w:pStyle w:val="HeadingRunIn"/>
            </w:pPr>
            <w:proofErr w:type="spellStart"/>
            <w:r w:rsidRPr="00BC7581">
              <w:t>SPres</w:t>
            </w:r>
            <w:proofErr w:type="spellEnd"/>
          </w:p>
        </w:tc>
        <w:tc>
          <w:tcPr>
            <w:tcW w:w="3700" w:type="dxa"/>
            <w:tcBorders>
              <w:top w:val="single" w:sz="3" w:space="0" w:color="000000"/>
              <w:left w:val="single" w:sz="3" w:space="0" w:color="000000"/>
              <w:bottom w:val="nil"/>
              <w:right w:val="nil"/>
            </w:tcBorders>
            <w:tcMar>
              <w:top w:w="90" w:type="dxa"/>
              <w:left w:w="80" w:type="dxa"/>
              <w:bottom w:w="70" w:type="dxa"/>
              <w:right w:w="40" w:type="dxa"/>
            </w:tcMar>
          </w:tcPr>
          <w:p w14:paraId="296BC6A7" w14:textId="77777777" w:rsidR="00E71DEC" w:rsidRPr="00BC7581" w:rsidRDefault="00E71DEC" w:rsidP="00B37EF3">
            <w:pPr>
              <w:pStyle w:val="HeadingRunIn"/>
            </w:pPr>
            <w:r w:rsidRPr="00BC7581">
              <w:t xml:space="preserve">Respond amount (must be opposite in sign to </w:t>
            </w:r>
            <w:proofErr w:type="spellStart"/>
            <w:r w:rsidRPr="00BC7581">
              <w:t>SPtrim</w:t>
            </w:r>
            <w:proofErr w:type="spellEnd"/>
            <w:r w:rsidRPr="00BC7581">
              <w:t>)</w:t>
            </w:r>
          </w:p>
        </w:tc>
      </w:tr>
      <w:tr w:rsidR="00E71DEC" w14:paraId="5DE8D9CC" w14:textId="77777777" w:rsidTr="00E71DEC">
        <w:trPr>
          <w:cantSplit/>
          <w:jc w:val="center"/>
        </w:trPr>
        <w:tc>
          <w:tcPr>
            <w:tcW w:w="1220" w:type="dxa"/>
            <w:tcBorders>
              <w:top w:val="single" w:sz="3" w:space="0" w:color="000000"/>
              <w:left w:val="nil"/>
              <w:bottom w:val="single" w:sz="16" w:space="0" w:color="000000"/>
              <w:right w:val="nil"/>
            </w:tcBorders>
            <w:tcMar>
              <w:top w:w="90" w:type="dxa"/>
              <w:left w:w="80" w:type="dxa"/>
              <w:bottom w:w="70" w:type="dxa"/>
              <w:right w:w="40" w:type="dxa"/>
            </w:tcMar>
          </w:tcPr>
          <w:p w14:paraId="675C897E" w14:textId="77777777" w:rsidR="00E71DEC" w:rsidRPr="00BC7581" w:rsidRDefault="00E71DEC" w:rsidP="00B37EF3">
            <w:pPr>
              <w:pStyle w:val="HeadingRunIn"/>
            </w:pPr>
            <w:proofErr w:type="spellStart"/>
            <w:r w:rsidRPr="00BC7581">
              <w:t>SPres</w:t>
            </w:r>
            <w:proofErr w:type="spellEnd"/>
            <w:r w:rsidRPr="00BC7581">
              <w:t>-max</w:t>
            </w:r>
          </w:p>
        </w:tc>
        <w:tc>
          <w:tcPr>
            <w:tcW w:w="3700" w:type="dxa"/>
            <w:tcBorders>
              <w:top w:val="single" w:sz="3" w:space="0" w:color="000000"/>
              <w:left w:val="single" w:sz="3" w:space="0" w:color="000000"/>
              <w:bottom w:val="single" w:sz="16" w:space="0" w:color="000000"/>
              <w:right w:val="nil"/>
            </w:tcBorders>
            <w:tcMar>
              <w:top w:w="90" w:type="dxa"/>
              <w:left w:w="80" w:type="dxa"/>
              <w:bottom w:w="70" w:type="dxa"/>
              <w:right w:w="40" w:type="dxa"/>
            </w:tcMar>
          </w:tcPr>
          <w:p w14:paraId="64139285" w14:textId="77777777" w:rsidR="00E71DEC" w:rsidRPr="00BC7581" w:rsidRDefault="00E71DEC" w:rsidP="00B37EF3">
            <w:pPr>
              <w:pStyle w:val="HeadingRunIn"/>
            </w:pPr>
            <w:r w:rsidRPr="00BC7581">
              <w:t xml:space="preserve">Maximum response per time interval (must be same sign as </w:t>
            </w:r>
            <w:proofErr w:type="spellStart"/>
            <w:r w:rsidRPr="00BC7581">
              <w:t>SPres</w:t>
            </w:r>
            <w:proofErr w:type="spellEnd"/>
            <w:r w:rsidRPr="00BC7581">
              <w:t>)</w:t>
            </w:r>
          </w:p>
        </w:tc>
      </w:tr>
      <w:tr w:rsidR="00E71DEC" w14:paraId="78AF4720" w14:textId="77777777" w:rsidTr="00E71DEC">
        <w:trPr>
          <w:cantSplit/>
          <w:jc w:val="center"/>
        </w:trPr>
        <w:tc>
          <w:tcPr>
            <w:tcW w:w="4920" w:type="dxa"/>
            <w:gridSpan w:val="2"/>
            <w:tcBorders>
              <w:top w:val="nil"/>
              <w:left w:val="nil"/>
              <w:bottom w:val="nil"/>
              <w:right w:val="nil"/>
            </w:tcBorders>
            <w:tcMar>
              <w:top w:w="80" w:type="dxa"/>
              <w:left w:w="40" w:type="dxa"/>
              <w:bottom w:w="60" w:type="dxa"/>
              <w:right w:w="40" w:type="dxa"/>
            </w:tcMar>
            <w:vAlign w:val="center"/>
          </w:tcPr>
          <w:p w14:paraId="48F84D03" w14:textId="443EE53B" w:rsidR="00E71DEC" w:rsidRDefault="00E71DEC" w:rsidP="001743A7">
            <w:pPr>
              <w:pStyle w:val="TableFootnote"/>
              <w:rPr>
                <w:rFonts w:ascii="Times New Roman PS MT" w:hAnsi="Times New Roman PS MT" w:cs="Times New Roman PS MT"/>
                <w:sz w:val="14"/>
                <w:szCs w:val="14"/>
              </w:rPr>
            </w:pPr>
            <w:r w:rsidRPr="001743A7">
              <w:rPr>
                <w:b/>
                <w:bCs/>
                <w:i/>
                <w:iCs/>
              </w:rPr>
              <w:t>Informative Note:</w:t>
            </w:r>
            <w:r>
              <w:rPr>
                <w:rFonts w:ascii="Times New Roman PS MT" w:hAnsi="Times New Roman PS MT" w:cs="Times New Roman PS MT"/>
                <w:b/>
                <w:bCs/>
                <w:i/>
                <w:iCs/>
                <w:w w:val="100"/>
                <w:sz w:val="14"/>
                <w:szCs w:val="14"/>
              </w:rPr>
              <w:t xml:space="preserve"> </w:t>
            </w:r>
            <w:r w:rsidRPr="001743A7">
              <w:t>The number of ignored requests (I) should be set to zero for critical zones or air handlers.</w:t>
            </w:r>
          </w:p>
        </w:tc>
      </w:tr>
    </w:tbl>
    <w:p w14:paraId="2543DC9B" w14:textId="5A05640F" w:rsidR="009045A3" w:rsidRPr="00BC7581" w:rsidRDefault="009045A3" w:rsidP="0087618D">
      <w:pPr>
        <w:pStyle w:val="Heading4"/>
      </w:pPr>
      <w:bookmarkStart w:id="1886" w:name="_Ref38385987"/>
      <w:r w:rsidRPr="00BC7581">
        <w:t xml:space="preserve">Trim &amp; Respond logic shall reset </w:t>
      </w:r>
      <w:r w:rsidRPr="00B87A61">
        <w:rPr>
          <w:rFonts w:cs="Times New Roman PS MT"/>
          <w:bCs/>
          <w:szCs w:val="20"/>
        </w:rPr>
        <w:t xml:space="preserve">the </w:t>
      </w:r>
      <w:r w:rsidR="00D21A33">
        <w:rPr>
          <w:rFonts w:cs="Times New Roman PS MT"/>
          <w:bCs/>
          <w:szCs w:val="20"/>
        </w:rPr>
        <w:t>setpoint</w:t>
      </w:r>
      <w:r w:rsidRPr="00BC7581">
        <w:t xml:space="preserve"> within the range </w:t>
      </w:r>
      <w:proofErr w:type="spellStart"/>
      <w:r w:rsidRPr="00BC7581">
        <w:t>SPmin</w:t>
      </w:r>
      <w:proofErr w:type="spellEnd"/>
      <w:r w:rsidRPr="00BC7581">
        <w:t xml:space="preserve"> to </w:t>
      </w:r>
      <w:proofErr w:type="spellStart"/>
      <w:r w:rsidRPr="00BC7581">
        <w:t>SPmax</w:t>
      </w:r>
      <w:proofErr w:type="spellEnd"/>
      <w:r w:rsidRPr="00BC7581">
        <w:t xml:space="preserve">. When the associated device is </w:t>
      </w:r>
      <w:r w:rsidRPr="00B87A61">
        <w:rPr>
          <w:smallCaps/>
        </w:rPr>
        <w:t>off</w:t>
      </w:r>
      <w:r w:rsidRPr="00BC7581">
        <w:t xml:space="preserve">, the </w:t>
      </w:r>
      <w:r w:rsidR="00D21A33">
        <w:rPr>
          <w:rFonts w:cs="Times New Roman PS MT"/>
          <w:bCs/>
          <w:szCs w:val="20"/>
        </w:rPr>
        <w:t>setpoint</w:t>
      </w:r>
      <w:r w:rsidRPr="00BC7581">
        <w:t xml:space="preserve"> shall be SP0. The reset logic shall be active while the associated device is proven </w:t>
      </w:r>
      <w:r w:rsidRPr="00B87A61">
        <w:rPr>
          <w:smallCaps/>
        </w:rPr>
        <w:t>on</w:t>
      </w:r>
      <w:r w:rsidRPr="00BC7581">
        <w:t xml:space="preserve">, starting Td after initial device start command. When active, every time step </w:t>
      </w:r>
      <w:proofErr w:type="gramStart"/>
      <w:r w:rsidRPr="00BC7581">
        <w:t xml:space="preserve">T, </w:t>
      </w:r>
      <w:r w:rsidR="00630E29">
        <w:t>if</w:t>
      </w:r>
      <w:proofErr w:type="gramEnd"/>
      <w:r w:rsidR="00630E29">
        <w:t xml:space="preserve"> R≤I, </w:t>
      </w:r>
      <w:r w:rsidRPr="00BC7581">
        <w:t xml:space="preserve">trim the </w:t>
      </w:r>
      <w:r w:rsidR="00D21A33">
        <w:rPr>
          <w:rFonts w:cs="Times New Roman PS MT"/>
          <w:bCs/>
          <w:szCs w:val="20"/>
        </w:rPr>
        <w:t>setpoint</w:t>
      </w:r>
      <w:r w:rsidRPr="00BC7581">
        <w:t xml:space="preserve"> by </w:t>
      </w:r>
      <w:proofErr w:type="spellStart"/>
      <w:r w:rsidRPr="00BC7581">
        <w:t>SPtrim</w:t>
      </w:r>
      <w:proofErr w:type="spellEnd"/>
      <w:r w:rsidRPr="00BC7581">
        <w:t xml:space="preserve">. If there are more than I </w:t>
      </w:r>
      <w:r w:rsidRPr="00B87A61">
        <w:rPr>
          <w:rFonts w:cs="Times New Roman PS MT"/>
          <w:bCs/>
          <w:szCs w:val="20"/>
        </w:rPr>
        <w:t>requests</w:t>
      </w:r>
      <w:r w:rsidRPr="00BC7581">
        <w:t xml:space="preserve">, respond by changing the </w:t>
      </w:r>
      <w:r w:rsidR="00D21A33">
        <w:rPr>
          <w:rFonts w:cs="Times New Roman PS MT"/>
          <w:bCs/>
          <w:szCs w:val="20"/>
        </w:rPr>
        <w:t>setpoint</w:t>
      </w:r>
      <w:r w:rsidRPr="00BC7581">
        <w:t xml:space="preserve"> by </w:t>
      </w:r>
      <w:proofErr w:type="spellStart"/>
      <w:r w:rsidRPr="00BC7581">
        <w:t>SPres</w:t>
      </w:r>
      <w:proofErr w:type="spellEnd"/>
      <w:r w:rsidRPr="00B87A61">
        <w:rPr>
          <w:rFonts w:cs="Times New Roman PS MT"/>
          <w:bCs/>
          <w:szCs w:val="20"/>
        </w:rPr>
        <w:t>*(</w:t>
      </w:r>
      <w:r w:rsidRPr="00BC7581">
        <w:t>R</w:t>
      </w:r>
      <w:r w:rsidRPr="00B87A61">
        <w:rPr>
          <w:rFonts w:cs="Times New Roman PS MT"/>
          <w:bCs/>
          <w:szCs w:val="20"/>
        </w:rPr>
        <w:t xml:space="preserve"> – </w:t>
      </w:r>
      <w:r w:rsidRPr="00BC7581">
        <w:t xml:space="preserve">I), (i.e., the number of </w:t>
      </w:r>
      <w:r w:rsidRPr="00B87A61">
        <w:rPr>
          <w:rFonts w:cs="Times New Roman PS MT"/>
          <w:bCs/>
          <w:szCs w:val="20"/>
        </w:rPr>
        <w:t>requests</w:t>
      </w:r>
      <w:r w:rsidRPr="00BC7581">
        <w:t xml:space="preserve"> minus the number of </w:t>
      </w:r>
      <w:r w:rsidRPr="00B87A61">
        <w:rPr>
          <w:rFonts w:cs="Times New Roman PS MT"/>
          <w:bCs/>
          <w:szCs w:val="20"/>
        </w:rPr>
        <w:t>ignored requests)</w:t>
      </w:r>
      <w:r w:rsidRPr="00BC7581">
        <w:t xml:space="preserve"> but no more than </w:t>
      </w:r>
      <w:proofErr w:type="spellStart"/>
      <w:r w:rsidRPr="00BC7581">
        <w:t>SPres</w:t>
      </w:r>
      <w:proofErr w:type="spellEnd"/>
      <w:r w:rsidRPr="00BC7581">
        <w:t>-max. In other words, every time step T</w:t>
      </w:r>
      <w:r w:rsidRPr="00B87A61">
        <w:rPr>
          <w:rFonts w:cs="Times New Roman PS MT"/>
          <w:bCs/>
          <w:szCs w:val="20"/>
        </w:rPr>
        <w:t>.</w:t>
      </w:r>
      <w:bookmarkEnd w:id="1886"/>
    </w:p>
    <w:p w14:paraId="3772E5A0" w14:textId="7B5C1E7E" w:rsidR="009045A3" w:rsidRPr="00BC7581" w:rsidRDefault="00364AC8" w:rsidP="001743A7">
      <w:pPr>
        <w:spacing w:before="120"/>
        <w:jc w:val="center"/>
        <w:rPr>
          <w:i/>
        </w:rPr>
      </w:pPr>
      <w:r>
        <w:t>I</w:t>
      </w:r>
      <w:r w:rsidR="00630E29">
        <w:t>f R≤I, c</w:t>
      </w:r>
      <w:r w:rsidR="009045A3" w:rsidRPr="00BC7581">
        <w:t xml:space="preserve">hange </w:t>
      </w:r>
      <w:r w:rsidR="00D21A33">
        <w:rPr>
          <w:rFonts w:cs="Times New Roman PS MT"/>
          <w:bCs/>
          <w:szCs w:val="20"/>
        </w:rPr>
        <w:t>Setpoint</w:t>
      </w:r>
      <w:r w:rsidR="009045A3" w:rsidRPr="00BC7581">
        <w:t xml:space="preserve"> by </w:t>
      </w:r>
      <w:proofErr w:type="spellStart"/>
      <w:r w:rsidR="009045A3" w:rsidRPr="00BC7581">
        <w:t>SPtrim</w:t>
      </w:r>
      <w:proofErr w:type="spellEnd"/>
    </w:p>
    <w:p w14:paraId="2515C87E" w14:textId="0758A422" w:rsidR="009045A3" w:rsidRDefault="009045A3" w:rsidP="004F4E9C">
      <w:pPr>
        <w:jc w:val="center"/>
        <w:rPr>
          <w:rFonts w:cs="Times New Roman PS MT"/>
          <w:bCs/>
          <w:szCs w:val="20"/>
        </w:rPr>
      </w:pPr>
      <w:r>
        <w:rPr>
          <w:rFonts w:cs="Times New Roman PS MT"/>
          <w:bCs/>
          <w:szCs w:val="20"/>
        </w:rPr>
        <w:t xml:space="preserve">If R &gt; I, change </w:t>
      </w:r>
      <w:r w:rsidR="00D21A33">
        <w:rPr>
          <w:rFonts w:cs="Times New Roman PS MT"/>
          <w:bCs/>
          <w:szCs w:val="20"/>
        </w:rPr>
        <w:t>setpoint</w:t>
      </w:r>
      <w:r>
        <w:rPr>
          <w:rFonts w:cs="Times New Roman PS MT"/>
          <w:bCs/>
          <w:szCs w:val="20"/>
        </w:rPr>
        <w:t xml:space="preserve"> by (R – </w:t>
      </w:r>
      <w:proofErr w:type="gramStart"/>
      <w:r>
        <w:rPr>
          <w:rFonts w:cs="Times New Roman PS MT"/>
          <w:bCs/>
          <w:szCs w:val="20"/>
        </w:rPr>
        <w:t>I)*</w:t>
      </w:r>
      <w:proofErr w:type="spellStart"/>
      <w:proofErr w:type="gramEnd"/>
      <w:r>
        <w:rPr>
          <w:rFonts w:cs="Times New Roman PS MT"/>
          <w:bCs/>
          <w:szCs w:val="20"/>
        </w:rPr>
        <w:t>SPres</w:t>
      </w:r>
      <w:proofErr w:type="spellEnd"/>
      <w:r>
        <w:rPr>
          <w:rFonts w:cs="Times New Roman PS MT"/>
          <w:bCs/>
          <w:szCs w:val="20"/>
        </w:rPr>
        <w:t xml:space="preserve"> but no larger than </w:t>
      </w:r>
      <w:proofErr w:type="spellStart"/>
      <w:r>
        <w:rPr>
          <w:rFonts w:cs="Times New Roman PS MT"/>
          <w:bCs/>
          <w:szCs w:val="20"/>
        </w:rPr>
        <w:t>SPres</w:t>
      </w:r>
      <w:proofErr w:type="spellEnd"/>
      <w:r>
        <w:rPr>
          <w:rFonts w:cs="Times New Roman PS MT"/>
          <w:bCs/>
          <w:szCs w:val="20"/>
        </w:rPr>
        <w:t>-max</w:t>
      </w:r>
    </w:p>
    <w:p w14:paraId="4FB94C16" w14:textId="15CA2EBB" w:rsidR="009045A3" w:rsidRDefault="009045A3" w:rsidP="004F4E9C">
      <w:pPr>
        <w:pStyle w:val="Infobox"/>
      </w:pPr>
      <w:r>
        <w:t xml:space="preserve">The following is an example of a sequence that uses T&amp;R to control the static pressure </w:t>
      </w:r>
      <w:r w:rsidR="00D21A33">
        <w:t>setpoint</w:t>
      </w:r>
      <w:r>
        <w:t xml:space="preserve"> of a VAV AHU serving multiple downstream zones. This sequence defines the T&amp;R variables as shown in Informative Table 5.1.14.4.</w:t>
      </w:r>
    </w:p>
    <w:tbl>
      <w:tblPr>
        <w:tblW w:w="0" w:type="auto"/>
        <w:jc w:val="center"/>
        <w:tblLayout w:type="fixed"/>
        <w:tblCellMar>
          <w:top w:w="60" w:type="dxa"/>
          <w:left w:w="40" w:type="dxa"/>
          <w:bottom w:w="40" w:type="dxa"/>
          <w:right w:w="40" w:type="dxa"/>
        </w:tblCellMar>
        <w:tblLook w:val="0000" w:firstRow="0" w:lastRow="0" w:firstColumn="0" w:lastColumn="0" w:noHBand="0" w:noVBand="0"/>
      </w:tblPr>
      <w:tblGrid>
        <w:gridCol w:w="2460"/>
        <w:gridCol w:w="2460"/>
      </w:tblGrid>
      <w:tr w:rsidR="00152B91" w14:paraId="7A9E7B88" w14:textId="77777777" w:rsidTr="001743A7">
        <w:trPr>
          <w:cantSplit/>
          <w:jc w:val="center"/>
        </w:trPr>
        <w:tc>
          <w:tcPr>
            <w:tcW w:w="4920" w:type="dxa"/>
            <w:gridSpan w:val="2"/>
            <w:tcBorders>
              <w:top w:val="nil"/>
              <w:left w:val="nil"/>
              <w:bottom w:val="nil"/>
              <w:right w:val="nil"/>
            </w:tcBorders>
            <w:tcMar>
              <w:top w:w="60" w:type="dxa"/>
              <w:left w:w="40" w:type="dxa"/>
              <w:bottom w:w="40" w:type="dxa"/>
              <w:right w:w="40" w:type="dxa"/>
            </w:tcMar>
            <w:vAlign w:val="center"/>
          </w:tcPr>
          <w:p w14:paraId="0D6F1C54" w14:textId="35128A9B" w:rsidR="00152B91" w:rsidRPr="00EA594F" w:rsidRDefault="00122D20" w:rsidP="00122D20">
            <w:pPr>
              <w:pStyle w:val="TableTitle"/>
              <w:rPr>
                <w:sz w:val="16"/>
                <w:szCs w:val="16"/>
              </w:rPr>
            </w:pPr>
            <w:r>
              <w:t xml:space="preserve">Informative Table </w:t>
            </w:r>
            <w:proofErr w:type="gramStart"/>
            <w:r>
              <w:t xml:space="preserve">5.1.14.4  </w:t>
            </w:r>
            <w:r w:rsidR="00152B91">
              <w:t>Example</w:t>
            </w:r>
            <w:proofErr w:type="gramEnd"/>
            <w:r w:rsidR="00152B91">
              <w:t xml:space="preserve"> Sequence T&amp;R Variables</w:t>
            </w:r>
          </w:p>
        </w:tc>
      </w:tr>
      <w:tr w:rsidR="00152B91" w14:paraId="23DD2891" w14:textId="77777777" w:rsidTr="001743A7">
        <w:trPr>
          <w:cantSplit/>
          <w:jc w:val="center"/>
        </w:trPr>
        <w:tc>
          <w:tcPr>
            <w:tcW w:w="2460" w:type="dxa"/>
            <w:tcBorders>
              <w:top w:val="single" w:sz="16" w:space="0" w:color="000000"/>
              <w:left w:val="nil"/>
              <w:bottom w:val="single" w:sz="16" w:space="0" w:color="000000"/>
              <w:right w:val="nil"/>
            </w:tcBorders>
            <w:tcMar>
              <w:top w:w="90" w:type="dxa"/>
              <w:left w:w="80" w:type="dxa"/>
              <w:bottom w:w="70" w:type="dxa"/>
              <w:right w:w="40" w:type="dxa"/>
            </w:tcMar>
            <w:vAlign w:val="bottom"/>
          </w:tcPr>
          <w:p w14:paraId="2CF61960" w14:textId="77777777" w:rsidR="00152B91" w:rsidRPr="00BC7581" w:rsidRDefault="00152B91" w:rsidP="00B37EF3">
            <w:pPr>
              <w:pStyle w:val="HeadingRunIn"/>
              <w:rPr>
                <w:b/>
              </w:rPr>
            </w:pPr>
            <w:r w:rsidRPr="00BC7581">
              <w:t>Variable</w:t>
            </w:r>
          </w:p>
        </w:tc>
        <w:tc>
          <w:tcPr>
            <w:tcW w:w="2460" w:type="dxa"/>
            <w:tcBorders>
              <w:top w:val="single" w:sz="16" w:space="0" w:color="000000"/>
              <w:left w:val="single" w:sz="3" w:space="0" w:color="000000"/>
              <w:bottom w:val="single" w:sz="16" w:space="0" w:color="000000"/>
              <w:right w:val="nil"/>
            </w:tcBorders>
            <w:tcMar>
              <w:top w:w="90" w:type="dxa"/>
              <w:left w:w="80" w:type="dxa"/>
              <w:bottom w:w="70" w:type="dxa"/>
              <w:right w:w="40" w:type="dxa"/>
            </w:tcMar>
            <w:vAlign w:val="bottom"/>
          </w:tcPr>
          <w:p w14:paraId="78385336" w14:textId="77777777" w:rsidR="00152B91" w:rsidRPr="00BC7581" w:rsidRDefault="00152B91" w:rsidP="00B37EF3">
            <w:pPr>
              <w:pStyle w:val="HeadingRunIn"/>
              <w:rPr>
                <w:b/>
              </w:rPr>
            </w:pPr>
            <w:r w:rsidRPr="00BC7581">
              <w:t>Definition</w:t>
            </w:r>
          </w:p>
        </w:tc>
      </w:tr>
      <w:tr w:rsidR="00152B91" w14:paraId="0AAD4D6A" w14:textId="77777777" w:rsidTr="001743A7">
        <w:trPr>
          <w:cantSplit/>
          <w:jc w:val="center"/>
        </w:trPr>
        <w:tc>
          <w:tcPr>
            <w:tcW w:w="2460" w:type="dxa"/>
            <w:tcBorders>
              <w:top w:val="double" w:sz="4" w:space="0" w:color="000000"/>
              <w:left w:val="nil"/>
              <w:bottom w:val="single" w:sz="3" w:space="0" w:color="000000"/>
              <w:right w:val="nil"/>
            </w:tcBorders>
            <w:tcMar>
              <w:top w:w="90" w:type="dxa"/>
              <w:left w:w="80" w:type="dxa"/>
              <w:bottom w:w="70" w:type="dxa"/>
              <w:right w:w="40" w:type="dxa"/>
            </w:tcMar>
          </w:tcPr>
          <w:p w14:paraId="766A1684" w14:textId="77777777" w:rsidR="00152B91" w:rsidRPr="00BC7581" w:rsidRDefault="00152B91" w:rsidP="00B37EF3">
            <w:pPr>
              <w:pStyle w:val="HeadingRunIn"/>
            </w:pPr>
            <w:r w:rsidRPr="00BC7581">
              <w:t>Device</w:t>
            </w:r>
          </w:p>
        </w:tc>
        <w:tc>
          <w:tcPr>
            <w:tcW w:w="2460" w:type="dxa"/>
            <w:tcBorders>
              <w:top w:val="double" w:sz="4" w:space="0" w:color="000000"/>
              <w:left w:val="single" w:sz="3" w:space="0" w:color="000000"/>
              <w:bottom w:val="single" w:sz="3" w:space="0" w:color="000000"/>
              <w:right w:val="nil"/>
            </w:tcBorders>
            <w:tcMar>
              <w:top w:w="90" w:type="dxa"/>
              <w:left w:w="80" w:type="dxa"/>
              <w:bottom w:w="70" w:type="dxa"/>
              <w:right w:w="40" w:type="dxa"/>
            </w:tcMar>
          </w:tcPr>
          <w:p w14:paraId="5EEECFF8" w14:textId="77777777" w:rsidR="00152B91" w:rsidRPr="00BC7581" w:rsidRDefault="00152B91" w:rsidP="00B37EF3">
            <w:pPr>
              <w:pStyle w:val="HeadingRunIn"/>
            </w:pPr>
            <w:r w:rsidRPr="00BC7581">
              <w:t xml:space="preserve">Supply </w:t>
            </w:r>
            <w:r>
              <w:rPr>
                <w:rFonts w:cs="Times New Roman PS MT"/>
                <w:szCs w:val="18"/>
              </w:rPr>
              <w:t>fan</w:t>
            </w:r>
          </w:p>
        </w:tc>
      </w:tr>
      <w:tr w:rsidR="00152B91" w14:paraId="36E50319" w14:textId="77777777" w:rsidTr="001743A7">
        <w:trPr>
          <w:cantSplit/>
          <w:jc w:val="center"/>
        </w:trPr>
        <w:tc>
          <w:tcPr>
            <w:tcW w:w="2460" w:type="dxa"/>
            <w:tcBorders>
              <w:top w:val="single" w:sz="3" w:space="0" w:color="000000"/>
              <w:left w:val="nil"/>
              <w:bottom w:val="single" w:sz="3" w:space="0" w:color="000000"/>
              <w:right w:val="nil"/>
            </w:tcBorders>
            <w:tcMar>
              <w:top w:w="90" w:type="dxa"/>
              <w:left w:w="80" w:type="dxa"/>
              <w:bottom w:w="70" w:type="dxa"/>
              <w:right w:w="40" w:type="dxa"/>
            </w:tcMar>
          </w:tcPr>
          <w:p w14:paraId="357F99B3" w14:textId="77777777" w:rsidR="00152B91" w:rsidRPr="00BC7581" w:rsidRDefault="00152B91" w:rsidP="00B37EF3">
            <w:pPr>
              <w:pStyle w:val="HeadingRunIn"/>
            </w:pPr>
            <w:r w:rsidRPr="00BC7581">
              <w:t>SP0</w:t>
            </w:r>
          </w:p>
        </w:tc>
        <w:tc>
          <w:tcPr>
            <w:tcW w:w="2460" w:type="dxa"/>
            <w:tcBorders>
              <w:top w:val="single" w:sz="3" w:space="0" w:color="000000"/>
              <w:left w:val="single" w:sz="3" w:space="0" w:color="000000"/>
              <w:bottom w:val="single" w:sz="3" w:space="0" w:color="000000"/>
              <w:right w:val="nil"/>
            </w:tcBorders>
            <w:tcMar>
              <w:top w:w="90" w:type="dxa"/>
              <w:left w:w="80" w:type="dxa"/>
              <w:bottom w:w="70" w:type="dxa"/>
              <w:right w:w="40" w:type="dxa"/>
            </w:tcMar>
          </w:tcPr>
          <w:p w14:paraId="7B3838B9" w14:textId="5C058277" w:rsidR="00152B91" w:rsidRPr="00FF7391" w:rsidRDefault="00993C84" w:rsidP="00B37EF3">
            <w:pPr>
              <w:pStyle w:val="HeadingRunIn"/>
              <w:rPr>
                <w:rStyle w:val="Toggle"/>
                <w:rPrChange w:id="1887" w:author="Hwakong Cheng" w:date="2022-10-07T14:39:00Z">
                  <w:rPr/>
                </w:rPrChange>
              </w:rPr>
            </w:pPr>
            <w:ins w:id="1888" w:author="Hwakong Cheng" w:date="2022-10-06T10:34:00Z">
              <w:r w:rsidRPr="00FF7391">
                <w:rPr>
                  <w:rStyle w:val="Toggle"/>
                  <w:rPrChange w:id="1889" w:author="Hwakong Cheng" w:date="2022-10-07T14:39:00Z">
                    <w:rPr/>
                  </w:rPrChange>
                </w:rPr>
                <w:t>[UNITS [</w:t>
              </w:r>
            </w:ins>
            <w:bookmarkStart w:id="1890" w:name="_Hlk115948790"/>
            <w:r w:rsidR="00152B91" w:rsidRPr="00FF7391">
              <w:rPr>
                <w:rStyle w:val="Toggle"/>
                <w:rPrChange w:id="1891" w:author="Hwakong Cheng" w:date="2022-10-07T14:39:00Z">
                  <w:rPr/>
                </w:rPrChange>
              </w:rPr>
              <w:t>120 Pa</w:t>
            </w:r>
            <w:ins w:id="1892" w:author="Hwakong Cheng" w:date="2022-10-06T10:34:00Z">
              <w:r w:rsidRPr="00FF7391">
                <w:rPr>
                  <w:rStyle w:val="Toggle"/>
                  <w:rPrChange w:id="1893" w:author="Hwakong Cheng" w:date="2022-10-07T14:39:00Z">
                    <w:rPr/>
                  </w:rPrChange>
                </w:rPr>
                <w:t>]</w:t>
              </w:r>
            </w:ins>
            <w:r w:rsidR="00152B91" w:rsidRPr="00FF7391">
              <w:rPr>
                <w:rStyle w:val="Toggle"/>
                <w:rPrChange w:id="1894" w:author="Hwakong Cheng" w:date="2022-10-07T14:39:00Z">
                  <w:rPr/>
                </w:rPrChange>
              </w:rPr>
              <w:t xml:space="preserve"> </w:t>
            </w:r>
            <w:del w:id="1895" w:author="Hwakong Cheng" w:date="2022-10-06T10:34:00Z">
              <w:r w:rsidR="00152B91" w:rsidRPr="00FF7391" w:rsidDel="00993C84">
                <w:rPr>
                  <w:rStyle w:val="Toggle"/>
                  <w:rPrChange w:id="1896" w:author="Hwakong Cheng" w:date="2022-10-07T14:39:00Z">
                    <w:rPr/>
                  </w:rPrChange>
                </w:rPr>
                <w:delText>(</w:delText>
              </w:r>
            </w:del>
            <w:ins w:id="1897" w:author="Hwakong Cheng" w:date="2022-10-06T10:34:00Z">
              <w:r w:rsidRPr="00FF7391">
                <w:rPr>
                  <w:rStyle w:val="Toggle"/>
                  <w:rPrChange w:id="1898" w:author="Hwakong Cheng" w:date="2022-10-07T14:39:00Z">
                    <w:rPr/>
                  </w:rPrChange>
                </w:rPr>
                <w:t>[</w:t>
              </w:r>
            </w:ins>
            <w:r w:rsidR="00152B91" w:rsidRPr="00FF7391">
              <w:rPr>
                <w:rStyle w:val="Toggle"/>
                <w:rPrChange w:id="1899" w:author="Hwakong Cheng" w:date="2022-10-07T14:39:00Z">
                  <w:rPr/>
                </w:rPrChange>
              </w:rPr>
              <w:t>0.5 in. of water</w:t>
            </w:r>
            <w:del w:id="1900" w:author="Hwakong Cheng" w:date="2022-10-06T10:34:00Z">
              <w:r w:rsidR="00152B91" w:rsidRPr="00FF7391" w:rsidDel="00993C84">
                <w:rPr>
                  <w:rStyle w:val="Toggle"/>
                  <w:rPrChange w:id="1901" w:author="Hwakong Cheng" w:date="2022-10-07T14:39:00Z">
                    <w:rPr/>
                  </w:rPrChange>
                </w:rPr>
                <w:delText>)</w:delText>
              </w:r>
            </w:del>
            <w:bookmarkEnd w:id="1890"/>
            <w:ins w:id="1902" w:author="Hwakong Cheng" w:date="2022-10-06T10:34:00Z">
              <w:r w:rsidRPr="00FF7391">
                <w:rPr>
                  <w:rStyle w:val="Toggle"/>
                  <w:rPrChange w:id="1903" w:author="Hwakong Cheng" w:date="2022-10-07T14:39:00Z">
                    <w:rPr/>
                  </w:rPrChange>
                </w:rPr>
                <w:t>]]</w:t>
              </w:r>
            </w:ins>
          </w:p>
        </w:tc>
      </w:tr>
      <w:tr w:rsidR="00152B91" w14:paraId="2DDBC3ED" w14:textId="77777777" w:rsidTr="001743A7">
        <w:trPr>
          <w:cantSplit/>
          <w:jc w:val="center"/>
        </w:trPr>
        <w:tc>
          <w:tcPr>
            <w:tcW w:w="2460" w:type="dxa"/>
            <w:tcBorders>
              <w:top w:val="single" w:sz="3" w:space="0" w:color="000000"/>
              <w:left w:val="nil"/>
              <w:bottom w:val="single" w:sz="3" w:space="0" w:color="000000"/>
              <w:right w:val="nil"/>
            </w:tcBorders>
            <w:tcMar>
              <w:top w:w="90" w:type="dxa"/>
              <w:left w:w="80" w:type="dxa"/>
              <w:bottom w:w="70" w:type="dxa"/>
              <w:right w:w="40" w:type="dxa"/>
            </w:tcMar>
          </w:tcPr>
          <w:p w14:paraId="0AB4B385" w14:textId="77777777" w:rsidR="00152B91" w:rsidRPr="00BC7581" w:rsidRDefault="00152B91" w:rsidP="00B37EF3">
            <w:pPr>
              <w:pStyle w:val="HeadingRunIn"/>
            </w:pPr>
            <w:proofErr w:type="spellStart"/>
            <w:r w:rsidRPr="00BC7581">
              <w:t>SPmin</w:t>
            </w:r>
            <w:proofErr w:type="spellEnd"/>
          </w:p>
        </w:tc>
        <w:tc>
          <w:tcPr>
            <w:tcW w:w="2460" w:type="dxa"/>
            <w:tcBorders>
              <w:top w:val="single" w:sz="3" w:space="0" w:color="000000"/>
              <w:left w:val="single" w:sz="3" w:space="0" w:color="000000"/>
              <w:bottom w:val="single" w:sz="3" w:space="0" w:color="000000"/>
              <w:right w:val="nil"/>
            </w:tcBorders>
            <w:tcMar>
              <w:top w:w="90" w:type="dxa"/>
              <w:left w:w="80" w:type="dxa"/>
              <w:bottom w:w="70" w:type="dxa"/>
              <w:right w:w="40" w:type="dxa"/>
            </w:tcMar>
          </w:tcPr>
          <w:p w14:paraId="5157BC33" w14:textId="24FDB877" w:rsidR="00152B91" w:rsidRPr="00BF0734" w:rsidRDefault="00BF0734" w:rsidP="00B37EF3">
            <w:pPr>
              <w:pStyle w:val="HeadingRunIn"/>
              <w:rPr>
                <w:rStyle w:val="Toggle"/>
                <w:rPrChange w:id="1904" w:author="Titus Ellison" w:date="2022-10-18T17:10:00Z">
                  <w:rPr/>
                </w:rPrChange>
              </w:rPr>
            </w:pPr>
            <w:ins w:id="1905" w:author="Titus Ellison" w:date="2022-10-18T17:03:00Z">
              <w:r w:rsidRPr="00BF0734">
                <w:rPr>
                  <w:rStyle w:val="Toggle"/>
                  <w:rPrChange w:id="1906" w:author="Titus Ellison" w:date="2022-10-18T17:10:00Z">
                    <w:rPr/>
                  </w:rPrChange>
                </w:rPr>
                <w:t>[UNITS [</w:t>
              </w:r>
            </w:ins>
            <w:r w:rsidR="00152B91" w:rsidRPr="00BF0734">
              <w:rPr>
                <w:rStyle w:val="Toggle"/>
                <w:rPrChange w:id="1907" w:author="Titus Ellison" w:date="2022-10-18T17:10:00Z">
                  <w:rPr/>
                </w:rPrChange>
              </w:rPr>
              <w:t>37 Pa</w:t>
            </w:r>
            <w:ins w:id="1908" w:author="Titus Ellison" w:date="2022-10-18T17:09:00Z">
              <w:r w:rsidRPr="00BF0734">
                <w:rPr>
                  <w:rStyle w:val="Toggle"/>
                  <w:rPrChange w:id="1909" w:author="Titus Ellison" w:date="2022-10-18T17:10:00Z">
                    <w:rPr/>
                  </w:rPrChange>
                </w:rPr>
                <w:t>]</w:t>
              </w:r>
            </w:ins>
            <w:r w:rsidR="00152B91" w:rsidRPr="00BF0734">
              <w:rPr>
                <w:rStyle w:val="Toggle"/>
                <w:rPrChange w:id="1910" w:author="Titus Ellison" w:date="2022-10-18T17:10:00Z">
                  <w:rPr/>
                </w:rPrChange>
              </w:rPr>
              <w:t xml:space="preserve"> </w:t>
            </w:r>
            <w:ins w:id="1911" w:author="Titus Ellison" w:date="2022-10-18T17:09:00Z">
              <w:r w:rsidRPr="00BF0734">
                <w:rPr>
                  <w:rStyle w:val="Toggle"/>
                  <w:rPrChange w:id="1912" w:author="Titus Ellison" w:date="2022-10-18T17:10:00Z">
                    <w:rPr/>
                  </w:rPrChange>
                </w:rPr>
                <w:t>[</w:t>
              </w:r>
            </w:ins>
            <w:del w:id="1913" w:author="Titus Ellison" w:date="2022-10-18T17:09:00Z">
              <w:r w:rsidR="00152B91" w:rsidRPr="00BF0734" w:rsidDel="00BF0734">
                <w:rPr>
                  <w:rStyle w:val="Toggle"/>
                  <w:rPrChange w:id="1914" w:author="Titus Ellison" w:date="2022-10-18T17:10:00Z">
                    <w:rPr/>
                  </w:rPrChange>
                </w:rPr>
                <w:delText>(</w:delText>
              </w:r>
            </w:del>
            <w:r w:rsidR="00152B91" w:rsidRPr="00BF0734">
              <w:rPr>
                <w:rStyle w:val="Toggle"/>
                <w:rPrChange w:id="1915" w:author="Titus Ellison" w:date="2022-10-18T17:10:00Z">
                  <w:rPr/>
                </w:rPrChange>
              </w:rPr>
              <w:t>0.15 in. of water</w:t>
            </w:r>
            <w:ins w:id="1916" w:author="Titus Ellison" w:date="2022-10-18T17:09:00Z">
              <w:r w:rsidRPr="00BF0734">
                <w:rPr>
                  <w:rStyle w:val="Toggle"/>
                  <w:rPrChange w:id="1917" w:author="Titus Ellison" w:date="2022-10-18T17:10:00Z">
                    <w:rPr/>
                  </w:rPrChange>
                </w:rPr>
                <w:t>]]</w:t>
              </w:r>
            </w:ins>
            <w:del w:id="1918" w:author="Titus Ellison" w:date="2022-10-18T17:09:00Z">
              <w:r w:rsidR="00152B91" w:rsidRPr="00BF0734" w:rsidDel="00BF0734">
                <w:rPr>
                  <w:rStyle w:val="Toggle"/>
                  <w:rPrChange w:id="1919" w:author="Titus Ellison" w:date="2022-10-18T17:10:00Z">
                    <w:rPr/>
                  </w:rPrChange>
                </w:rPr>
                <w:delText>)</w:delText>
              </w:r>
            </w:del>
          </w:p>
        </w:tc>
      </w:tr>
      <w:tr w:rsidR="00152B91" w14:paraId="0968AE00" w14:textId="77777777" w:rsidTr="001743A7">
        <w:trPr>
          <w:cantSplit/>
          <w:jc w:val="center"/>
        </w:trPr>
        <w:tc>
          <w:tcPr>
            <w:tcW w:w="2460" w:type="dxa"/>
            <w:tcBorders>
              <w:top w:val="single" w:sz="3" w:space="0" w:color="000000"/>
              <w:left w:val="nil"/>
              <w:bottom w:val="single" w:sz="3" w:space="0" w:color="000000"/>
              <w:right w:val="nil"/>
            </w:tcBorders>
            <w:tcMar>
              <w:top w:w="90" w:type="dxa"/>
              <w:left w:w="80" w:type="dxa"/>
              <w:bottom w:w="70" w:type="dxa"/>
              <w:right w:w="40" w:type="dxa"/>
            </w:tcMar>
          </w:tcPr>
          <w:p w14:paraId="62F814F1" w14:textId="77777777" w:rsidR="00152B91" w:rsidRPr="00BC7581" w:rsidRDefault="00152B91" w:rsidP="00B37EF3">
            <w:pPr>
              <w:pStyle w:val="HeadingRunIn"/>
            </w:pPr>
            <w:proofErr w:type="spellStart"/>
            <w:r w:rsidRPr="00BC7581">
              <w:t>SPmax</w:t>
            </w:r>
            <w:proofErr w:type="spellEnd"/>
          </w:p>
        </w:tc>
        <w:tc>
          <w:tcPr>
            <w:tcW w:w="2460" w:type="dxa"/>
            <w:tcBorders>
              <w:top w:val="single" w:sz="3" w:space="0" w:color="000000"/>
              <w:left w:val="single" w:sz="3" w:space="0" w:color="000000"/>
              <w:bottom w:val="single" w:sz="3" w:space="0" w:color="000000"/>
              <w:right w:val="nil"/>
            </w:tcBorders>
            <w:tcMar>
              <w:top w:w="90" w:type="dxa"/>
              <w:left w:w="80" w:type="dxa"/>
              <w:bottom w:w="70" w:type="dxa"/>
              <w:right w:w="40" w:type="dxa"/>
            </w:tcMar>
          </w:tcPr>
          <w:p w14:paraId="62484414" w14:textId="31838018" w:rsidR="00152B91" w:rsidRPr="005A7B15" w:rsidRDefault="005A7B15" w:rsidP="00B37EF3">
            <w:pPr>
              <w:pStyle w:val="HeadingRunIn"/>
              <w:rPr>
                <w:rStyle w:val="Toggle"/>
                <w:rPrChange w:id="1920" w:author="Titus Ellison" w:date="2022-10-18T17:17:00Z">
                  <w:rPr/>
                </w:rPrChange>
              </w:rPr>
            </w:pPr>
            <w:ins w:id="1921" w:author="Titus Ellison" w:date="2022-10-18T17:16:00Z">
              <w:r w:rsidRPr="005A7B15">
                <w:rPr>
                  <w:rStyle w:val="Toggle"/>
                  <w:rPrChange w:id="1922" w:author="Titus Ellison" w:date="2022-10-18T17:17:00Z">
                    <w:rPr/>
                  </w:rPrChange>
                </w:rPr>
                <w:t>[UNITS [</w:t>
              </w:r>
            </w:ins>
            <w:r w:rsidR="00152B91" w:rsidRPr="005A7B15">
              <w:rPr>
                <w:rStyle w:val="Toggle"/>
                <w:rPrChange w:id="1923" w:author="Titus Ellison" w:date="2022-10-18T17:17:00Z">
                  <w:rPr/>
                </w:rPrChange>
              </w:rPr>
              <w:t>370 Pa</w:t>
            </w:r>
            <w:ins w:id="1924" w:author="Titus Ellison" w:date="2022-10-18T17:16:00Z">
              <w:r w:rsidRPr="005A7B15">
                <w:rPr>
                  <w:rStyle w:val="Toggle"/>
                  <w:rPrChange w:id="1925" w:author="Titus Ellison" w:date="2022-10-18T17:17:00Z">
                    <w:rPr/>
                  </w:rPrChange>
                </w:rPr>
                <w:t>]</w:t>
              </w:r>
            </w:ins>
            <w:r w:rsidR="00152B91" w:rsidRPr="005A7B15">
              <w:rPr>
                <w:rStyle w:val="Toggle"/>
                <w:rPrChange w:id="1926" w:author="Titus Ellison" w:date="2022-10-18T17:17:00Z">
                  <w:rPr/>
                </w:rPrChange>
              </w:rPr>
              <w:t xml:space="preserve"> </w:t>
            </w:r>
            <w:ins w:id="1927" w:author="Titus Ellison" w:date="2022-10-18T17:16:00Z">
              <w:r w:rsidRPr="005A7B15">
                <w:rPr>
                  <w:rStyle w:val="Toggle"/>
                  <w:rPrChange w:id="1928" w:author="Titus Ellison" w:date="2022-10-18T17:17:00Z">
                    <w:rPr/>
                  </w:rPrChange>
                </w:rPr>
                <w:t>[</w:t>
              </w:r>
            </w:ins>
            <w:del w:id="1929" w:author="Titus Ellison" w:date="2022-10-18T17:16:00Z">
              <w:r w:rsidR="00152B91" w:rsidRPr="005A7B15" w:rsidDel="005A7B15">
                <w:rPr>
                  <w:rStyle w:val="Toggle"/>
                  <w:rPrChange w:id="1930" w:author="Titus Ellison" w:date="2022-10-18T17:17:00Z">
                    <w:rPr/>
                  </w:rPrChange>
                </w:rPr>
                <w:delText>(</w:delText>
              </w:r>
            </w:del>
            <w:r w:rsidR="00152B91" w:rsidRPr="005A7B15">
              <w:rPr>
                <w:rStyle w:val="Toggle"/>
                <w:rPrChange w:id="1931" w:author="Titus Ellison" w:date="2022-10-18T17:17:00Z">
                  <w:rPr/>
                </w:rPrChange>
              </w:rPr>
              <w:t>1.50 in. of water</w:t>
            </w:r>
            <w:ins w:id="1932" w:author="Titus Ellison" w:date="2022-10-18T17:16:00Z">
              <w:r w:rsidRPr="005A7B15">
                <w:rPr>
                  <w:rStyle w:val="Toggle"/>
                  <w:rPrChange w:id="1933" w:author="Titus Ellison" w:date="2022-10-18T17:17:00Z">
                    <w:rPr/>
                  </w:rPrChange>
                </w:rPr>
                <w:t>]</w:t>
              </w:r>
            </w:ins>
            <w:ins w:id="1934" w:author="Titus Ellison" w:date="2022-10-18T17:17:00Z">
              <w:r w:rsidRPr="005A7B15">
                <w:rPr>
                  <w:rStyle w:val="Toggle"/>
                  <w:rPrChange w:id="1935" w:author="Titus Ellison" w:date="2022-10-18T17:17:00Z">
                    <w:rPr/>
                  </w:rPrChange>
                </w:rPr>
                <w:t>]</w:t>
              </w:r>
            </w:ins>
            <w:del w:id="1936" w:author="Titus Ellison" w:date="2022-10-18T17:16:00Z">
              <w:r w:rsidR="00152B91" w:rsidRPr="005A7B15" w:rsidDel="005A7B15">
                <w:rPr>
                  <w:rStyle w:val="Toggle"/>
                  <w:rPrChange w:id="1937" w:author="Titus Ellison" w:date="2022-10-18T17:17:00Z">
                    <w:rPr/>
                  </w:rPrChange>
                </w:rPr>
                <w:delText>)</w:delText>
              </w:r>
            </w:del>
          </w:p>
        </w:tc>
      </w:tr>
      <w:tr w:rsidR="00152B91" w14:paraId="6C939E24" w14:textId="77777777" w:rsidTr="001743A7">
        <w:trPr>
          <w:cantSplit/>
          <w:jc w:val="center"/>
        </w:trPr>
        <w:tc>
          <w:tcPr>
            <w:tcW w:w="2460" w:type="dxa"/>
            <w:tcBorders>
              <w:top w:val="single" w:sz="3" w:space="0" w:color="000000"/>
              <w:left w:val="nil"/>
              <w:bottom w:val="single" w:sz="3" w:space="0" w:color="000000"/>
              <w:right w:val="nil"/>
            </w:tcBorders>
            <w:tcMar>
              <w:top w:w="90" w:type="dxa"/>
              <w:left w:w="80" w:type="dxa"/>
              <w:bottom w:w="70" w:type="dxa"/>
              <w:right w:w="40" w:type="dxa"/>
            </w:tcMar>
          </w:tcPr>
          <w:p w14:paraId="0FE7FDB6" w14:textId="77777777" w:rsidR="00152B91" w:rsidRPr="00BC7581" w:rsidRDefault="00152B91" w:rsidP="00B37EF3">
            <w:pPr>
              <w:pStyle w:val="HeadingRunIn"/>
            </w:pPr>
            <w:r w:rsidRPr="00BC7581">
              <w:t>Td</w:t>
            </w:r>
          </w:p>
        </w:tc>
        <w:tc>
          <w:tcPr>
            <w:tcW w:w="2460" w:type="dxa"/>
            <w:tcBorders>
              <w:top w:val="single" w:sz="3" w:space="0" w:color="000000"/>
              <w:left w:val="single" w:sz="3" w:space="0" w:color="000000"/>
              <w:bottom w:val="single" w:sz="3" w:space="0" w:color="000000"/>
              <w:right w:val="nil"/>
            </w:tcBorders>
            <w:tcMar>
              <w:top w:w="90" w:type="dxa"/>
              <w:left w:w="80" w:type="dxa"/>
              <w:bottom w:w="70" w:type="dxa"/>
              <w:right w:w="40" w:type="dxa"/>
            </w:tcMar>
          </w:tcPr>
          <w:p w14:paraId="51FCDC13" w14:textId="77777777" w:rsidR="00152B91" w:rsidRPr="00BC7581" w:rsidRDefault="00152B91" w:rsidP="00B37EF3">
            <w:pPr>
              <w:pStyle w:val="HeadingRunIn"/>
            </w:pPr>
            <w:r w:rsidRPr="00BC7581">
              <w:t>5</w:t>
            </w:r>
          </w:p>
        </w:tc>
      </w:tr>
      <w:tr w:rsidR="00152B91" w14:paraId="6D510381" w14:textId="77777777" w:rsidTr="001743A7">
        <w:trPr>
          <w:cantSplit/>
          <w:jc w:val="center"/>
        </w:trPr>
        <w:tc>
          <w:tcPr>
            <w:tcW w:w="2460" w:type="dxa"/>
            <w:tcBorders>
              <w:top w:val="single" w:sz="3" w:space="0" w:color="000000"/>
              <w:left w:val="nil"/>
              <w:bottom w:val="single" w:sz="3" w:space="0" w:color="000000"/>
              <w:right w:val="nil"/>
            </w:tcBorders>
            <w:tcMar>
              <w:top w:w="90" w:type="dxa"/>
              <w:left w:w="80" w:type="dxa"/>
              <w:bottom w:w="70" w:type="dxa"/>
              <w:right w:w="40" w:type="dxa"/>
            </w:tcMar>
          </w:tcPr>
          <w:p w14:paraId="7626B1BA" w14:textId="77777777" w:rsidR="00152B91" w:rsidRPr="00BC7581" w:rsidRDefault="00152B91" w:rsidP="00B37EF3">
            <w:pPr>
              <w:pStyle w:val="HeadingRunIn"/>
            </w:pPr>
            <w:r w:rsidRPr="00BC7581">
              <w:lastRenderedPageBreak/>
              <w:t>T</w:t>
            </w:r>
          </w:p>
        </w:tc>
        <w:tc>
          <w:tcPr>
            <w:tcW w:w="2460" w:type="dxa"/>
            <w:tcBorders>
              <w:top w:val="single" w:sz="3" w:space="0" w:color="000000"/>
              <w:left w:val="single" w:sz="3" w:space="0" w:color="000000"/>
              <w:bottom w:val="single" w:sz="3" w:space="0" w:color="000000"/>
              <w:right w:val="nil"/>
            </w:tcBorders>
            <w:tcMar>
              <w:top w:w="90" w:type="dxa"/>
              <w:left w:w="80" w:type="dxa"/>
              <w:bottom w:w="70" w:type="dxa"/>
              <w:right w:w="40" w:type="dxa"/>
            </w:tcMar>
          </w:tcPr>
          <w:p w14:paraId="457D2714" w14:textId="77777777" w:rsidR="00152B91" w:rsidRPr="00BC7581" w:rsidRDefault="00152B91" w:rsidP="00B37EF3">
            <w:pPr>
              <w:pStyle w:val="HeadingRunIn"/>
            </w:pPr>
            <w:r w:rsidRPr="00BC7581">
              <w:t>2</w:t>
            </w:r>
          </w:p>
        </w:tc>
      </w:tr>
      <w:tr w:rsidR="00152B91" w14:paraId="4FDBA63F" w14:textId="77777777" w:rsidTr="001743A7">
        <w:trPr>
          <w:cantSplit/>
          <w:jc w:val="center"/>
        </w:trPr>
        <w:tc>
          <w:tcPr>
            <w:tcW w:w="2460" w:type="dxa"/>
            <w:tcBorders>
              <w:top w:val="single" w:sz="3" w:space="0" w:color="000000"/>
              <w:left w:val="nil"/>
              <w:bottom w:val="single" w:sz="3" w:space="0" w:color="000000"/>
              <w:right w:val="nil"/>
            </w:tcBorders>
            <w:tcMar>
              <w:top w:w="90" w:type="dxa"/>
              <w:left w:w="80" w:type="dxa"/>
              <w:bottom w:w="70" w:type="dxa"/>
              <w:right w:w="40" w:type="dxa"/>
            </w:tcMar>
          </w:tcPr>
          <w:p w14:paraId="58005284" w14:textId="77777777" w:rsidR="00152B91" w:rsidRPr="00BC7581" w:rsidRDefault="00152B91" w:rsidP="00B37EF3">
            <w:pPr>
              <w:pStyle w:val="HeadingRunIn"/>
            </w:pPr>
            <w:r w:rsidRPr="00BC7581">
              <w:t>I</w:t>
            </w:r>
          </w:p>
        </w:tc>
        <w:tc>
          <w:tcPr>
            <w:tcW w:w="2460" w:type="dxa"/>
            <w:tcBorders>
              <w:top w:val="single" w:sz="3" w:space="0" w:color="000000"/>
              <w:left w:val="single" w:sz="3" w:space="0" w:color="000000"/>
              <w:bottom w:val="single" w:sz="3" w:space="0" w:color="000000"/>
              <w:right w:val="nil"/>
            </w:tcBorders>
            <w:tcMar>
              <w:top w:w="90" w:type="dxa"/>
              <w:left w:w="80" w:type="dxa"/>
              <w:bottom w:w="70" w:type="dxa"/>
              <w:right w:w="40" w:type="dxa"/>
            </w:tcMar>
          </w:tcPr>
          <w:p w14:paraId="1F6A661A" w14:textId="77777777" w:rsidR="00152B91" w:rsidRPr="00BC7581" w:rsidRDefault="00152B91" w:rsidP="00B37EF3">
            <w:pPr>
              <w:pStyle w:val="HeadingRunIn"/>
            </w:pPr>
            <w:r w:rsidRPr="00BC7581">
              <w:t>2</w:t>
            </w:r>
          </w:p>
        </w:tc>
      </w:tr>
      <w:tr w:rsidR="00152B91" w14:paraId="06B50C63" w14:textId="77777777" w:rsidTr="001743A7">
        <w:trPr>
          <w:cantSplit/>
          <w:jc w:val="center"/>
        </w:trPr>
        <w:tc>
          <w:tcPr>
            <w:tcW w:w="2460" w:type="dxa"/>
            <w:tcBorders>
              <w:top w:val="single" w:sz="3" w:space="0" w:color="000000"/>
              <w:left w:val="nil"/>
              <w:bottom w:val="single" w:sz="3" w:space="0" w:color="000000"/>
              <w:right w:val="nil"/>
            </w:tcBorders>
            <w:tcMar>
              <w:top w:w="90" w:type="dxa"/>
              <w:left w:w="80" w:type="dxa"/>
              <w:bottom w:w="70" w:type="dxa"/>
              <w:right w:w="40" w:type="dxa"/>
            </w:tcMar>
          </w:tcPr>
          <w:p w14:paraId="38859E92" w14:textId="77777777" w:rsidR="00152B91" w:rsidRPr="00BC7581" w:rsidRDefault="00152B91" w:rsidP="00B37EF3">
            <w:pPr>
              <w:pStyle w:val="HeadingRunIn"/>
            </w:pPr>
            <w:proofErr w:type="spellStart"/>
            <w:r w:rsidRPr="00BC7581">
              <w:t>SPtrim</w:t>
            </w:r>
            <w:proofErr w:type="spellEnd"/>
          </w:p>
        </w:tc>
        <w:tc>
          <w:tcPr>
            <w:tcW w:w="2460" w:type="dxa"/>
            <w:tcBorders>
              <w:top w:val="single" w:sz="3" w:space="0" w:color="000000"/>
              <w:left w:val="single" w:sz="3" w:space="0" w:color="000000"/>
              <w:bottom w:val="single" w:sz="3" w:space="0" w:color="000000"/>
              <w:right w:val="nil"/>
            </w:tcBorders>
            <w:tcMar>
              <w:top w:w="90" w:type="dxa"/>
              <w:left w:w="80" w:type="dxa"/>
              <w:bottom w:w="70" w:type="dxa"/>
              <w:right w:w="40" w:type="dxa"/>
            </w:tcMar>
          </w:tcPr>
          <w:p w14:paraId="79211F27" w14:textId="687E9C40" w:rsidR="00152B91" w:rsidRPr="001C30E5" w:rsidRDefault="001C30E5" w:rsidP="00B37EF3">
            <w:pPr>
              <w:pStyle w:val="HeadingRunIn"/>
              <w:rPr>
                <w:rStyle w:val="Toggle"/>
                <w:rPrChange w:id="1938" w:author="Titus Ellison" w:date="2022-10-18T17:43:00Z">
                  <w:rPr/>
                </w:rPrChange>
              </w:rPr>
            </w:pPr>
            <w:ins w:id="1939" w:author="Titus Ellison" w:date="2022-10-18T17:42:00Z">
              <w:r w:rsidRPr="001C30E5">
                <w:rPr>
                  <w:rStyle w:val="Toggle"/>
                  <w:rPrChange w:id="1940" w:author="Titus Ellison" w:date="2022-10-18T17:43:00Z">
                    <w:rPr/>
                  </w:rPrChange>
                </w:rPr>
                <w:t>[UNITS [</w:t>
              </w:r>
            </w:ins>
            <w:r w:rsidR="00152B91" w:rsidRPr="001C30E5">
              <w:rPr>
                <w:rStyle w:val="Toggle"/>
                <w:rPrChange w:id="1941" w:author="Titus Ellison" w:date="2022-10-18T17:43:00Z">
                  <w:rPr/>
                </w:rPrChange>
              </w:rPr>
              <w:t>–10 Pa</w:t>
            </w:r>
            <w:ins w:id="1942" w:author="Titus Ellison" w:date="2022-10-18T17:42:00Z">
              <w:r w:rsidRPr="001C30E5">
                <w:rPr>
                  <w:rStyle w:val="Toggle"/>
                  <w:rPrChange w:id="1943" w:author="Titus Ellison" w:date="2022-10-18T17:43:00Z">
                    <w:rPr/>
                  </w:rPrChange>
                </w:rPr>
                <w:t>]</w:t>
              </w:r>
            </w:ins>
            <w:r w:rsidR="00152B91" w:rsidRPr="001C30E5">
              <w:rPr>
                <w:rStyle w:val="Toggle"/>
                <w:rPrChange w:id="1944" w:author="Titus Ellison" w:date="2022-10-18T17:43:00Z">
                  <w:rPr/>
                </w:rPrChange>
              </w:rPr>
              <w:t xml:space="preserve"> </w:t>
            </w:r>
            <w:ins w:id="1945" w:author="Titus Ellison" w:date="2022-10-18T17:42:00Z">
              <w:r w:rsidRPr="001C30E5">
                <w:rPr>
                  <w:rStyle w:val="Toggle"/>
                  <w:rPrChange w:id="1946" w:author="Titus Ellison" w:date="2022-10-18T17:43:00Z">
                    <w:rPr/>
                  </w:rPrChange>
                </w:rPr>
                <w:t>[</w:t>
              </w:r>
            </w:ins>
            <w:del w:id="1947" w:author="Titus Ellison" w:date="2022-10-18T17:42:00Z">
              <w:r w:rsidR="00152B91" w:rsidRPr="001C30E5" w:rsidDel="001C30E5">
                <w:rPr>
                  <w:rStyle w:val="Toggle"/>
                  <w:rPrChange w:id="1948" w:author="Titus Ellison" w:date="2022-10-18T17:43:00Z">
                    <w:rPr/>
                  </w:rPrChange>
                </w:rPr>
                <w:delText>(</w:delText>
              </w:r>
            </w:del>
            <w:r w:rsidR="00152B91" w:rsidRPr="001C30E5">
              <w:rPr>
                <w:rStyle w:val="Toggle"/>
                <w:rPrChange w:id="1949" w:author="Titus Ellison" w:date="2022-10-18T17:43:00Z">
                  <w:rPr/>
                </w:rPrChange>
              </w:rPr>
              <w:t>–0.04 in. of wate</w:t>
            </w:r>
            <w:ins w:id="1950" w:author="Titus Ellison" w:date="2022-10-18T17:43:00Z">
              <w:r w:rsidRPr="001C30E5">
                <w:rPr>
                  <w:rStyle w:val="Toggle"/>
                  <w:rPrChange w:id="1951" w:author="Titus Ellison" w:date="2022-10-18T17:43:00Z">
                    <w:rPr/>
                  </w:rPrChange>
                </w:rPr>
                <w:t>r]]</w:t>
              </w:r>
            </w:ins>
            <w:del w:id="1952" w:author="Titus Ellison" w:date="2022-10-18T17:43:00Z">
              <w:r w:rsidR="00152B91" w:rsidRPr="001C30E5" w:rsidDel="001C30E5">
                <w:rPr>
                  <w:rStyle w:val="Toggle"/>
                  <w:rPrChange w:id="1953" w:author="Titus Ellison" w:date="2022-10-18T17:43:00Z">
                    <w:rPr/>
                  </w:rPrChange>
                </w:rPr>
                <w:delText>r)</w:delText>
              </w:r>
            </w:del>
          </w:p>
        </w:tc>
      </w:tr>
      <w:tr w:rsidR="00152B91" w14:paraId="530DBDCB" w14:textId="77777777" w:rsidTr="001743A7">
        <w:trPr>
          <w:cantSplit/>
          <w:jc w:val="center"/>
        </w:trPr>
        <w:tc>
          <w:tcPr>
            <w:tcW w:w="2460" w:type="dxa"/>
            <w:tcBorders>
              <w:top w:val="single" w:sz="3" w:space="0" w:color="000000"/>
              <w:left w:val="nil"/>
              <w:bottom w:val="single" w:sz="3" w:space="0" w:color="000000"/>
              <w:right w:val="nil"/>
            </w:tcBorders>
            <w:tcMar>
              <w:top w:w="90" w:type="dxa"/>
              <w:left w:w="80" w:type="dxa"/>
              <w:bottom w:w="70" w:type="dxa"/>
              <w:right w:w="40" w:type="dxa"/>
            </w:tcMar>
          </w:tcPr>
          <w:p w14:paraId="6AA8F71F" w14:textId="77777777" w:rsidR="00152B91" w:rsidRPr="00BC7581" w:rsidRDefault="00152B91" w:rsidP="00B37EF3">
            <w:pPr>
              <w:pStyle w:val="HeadingRunIn"/>
            </w:pPr>
            <w:proofErr w:type="spellStart"/>
            <w:r w:rsidRPr="00BC7581">
              <w:t>SPres</w:t>
            </w:r>
            <w:proofErr w:type="spellEnd"/>
          </w:p>
        </w:tc>
        <w:tc>
          <w:tcPr>
            <w:tcW w:w="2460" w:type="dxa"/>
            <w:tcBorders>
              <w:top w:val="single" w:sz="3" w:space="0" w:color="000000"/>
              <w:left w:val="single" w:sz="3" w:space="0" w:color="000000"/>
              <w:bottom w:val="single" w:sz="3" w:space="0" w:color="000000"/>
              <w:right w:val="nil"/>
            </w:tcBorders>
            <w:tcMar>
              <w:top w:w="90" w:type="dxa"/>
              <w:left w:w="80" w:type="dxa"/>
              <w:bottom w:w="70" w:type="dxa"/>
              <w:right w:w="40" w:type="dxa"/>
            </w:tcMar>
          </w:tcPr>
          <w:p w14:paraId="6F1D5333" w14:textId="3305872B" w:rsidR="00152B91" w:rsidRPr="001C30E5" w:rsidRDefault="001C30E5" w:rsidP="00B37EF3">
            <w:pPr>
              <w:pStyle w:val="HeadingRunIn"/>
              <w:rPr>
                <w:rStyle w:val="Toggle"/>
                <w:rPrChange w:id="1954" w:author="Titus Ellison" w:date="2022-10-18T17:43:00Z">
                  <w:rPr/>
                </w:rPrChange>
              </w:rPr>
            </w:pPr>
            <w:ins w:id="1955" w:author="Titus Ellison" w:date="2022-10-18T17:43:00Z">
              <w:r w:rsidRPr="001C30E5">
                <w:rPr>
                  <w:rStyle w:val="Toggle"/>
                  <w:rPrChange w:id="1956" w:author="Titus Ellison" w:date="2022-10-18T17:43:00Z">
                    <w:rPr/>
                  </w:rPrChange>
                </w:rPr>
                <w:t>[UNITS [</w:t>
              </w:r>
            </w:ins>
            <w:r w:rsidR="00152B91" w:rsidRPr="001C30E5">
              <w:rPr>
                <w:rStyle w:val="Toggle"/>
                <w:rPrChange w:id="1957" w:author="Titus Ellison" w:date="2022-10-18T17:43:00Z">
                  <w:rPr/>
                </w:rPrChange>
              </w:rPr>
              <w:t>15 Pa</w:t>
            </w:r>
            <w:ins w:id="1958" w:author="Titus Ellison" w:date="2022-10-18T17:43:00Z">
              <w:r w:rsidRPr="001C30E5">
                <w:rPr>
                  <w:rStyle w:val="Toggle"/>
                  <w:rPrChange w:id="1959" w:author="Titus Ellison" w:date="2022-10-18T17:43:00Z">
                    <w:rPr/>
                  </w:rPrChange>
                </w:rPr>
                <w:t>]</w:t>
              </w:r>
            </w:ins>
            <w:r w:rsidR="00152B91" w:rsidRPr="001C30E5">
              <w:rPr>
                <w:rStyle w:val="Toggle"/>
                <w:rPrChange w:id="1960" w:author="Titus Ellison" w:date="2022-10-18T17:43:00Z">
                  <w:rPr/>
                </w:rPrChange>
              </w:rPr>
              <w:t xml:space="preserve"> </w:t>
            </w:r>
            <w:ins w:id="1961" w:author="Titus Ellison" w:date="2022-10-18T17:43:00Z">
              <w:r w:rsidRPr="001C30E5">
                <w:rPr>
                  <w:rStyle w:val="Toggle"/>
                  <w:rPrChange w:id="1962" w:author="Titus Ellison" w:date="2022-10-18T17:43:00Z">
                    <w:rPr/>
                  </w:rPrChange>
                </w:rPr>
                <w:t>[</w:t>
              </w:r>
            </w:ins>
            <w:del w:id="1963" w:author="Titus Ellison" w:date="2022-10-18T17:43:00Z">
              <w:r w:rsidR="00152B91" w:rsidRPr="001C30E5" w:rsidDel="001C30E5">
                <w:rPr>
                  <w:rStyle w:val="Toggle"/>
                  <w:rPrChange w:id="1964" w:author="Titus Ellison" w:date="2022-10-18T17:43:00Z">
                    <w:rPr/>
                  </w:rPrChange>
                </w:rPr>
                <w:delText>(</w:delText>
              </w:r>
            </w:del>
            <w:r w:rsidR="00152B91" w:rsidRPr="001C30E5">
              <w:rPr>
                <w:rStyle w:val="Toggle"/>
                <w:rPrChange w:id="1965" w:author="Titus Ellison" w:date="2022-10-18T17:43:00Z">
                  <w:rPr/>
                </w:rPrChange>
              </w:rPr>
              <w:t>0.06 in. of water</w:t>
            </w:r>
            <w:ins w:id="1966" w:author="Titus Ellison" w:date="2022-10-18T17:43:00Z">
              <w:r w:rsidRPr="001C30E5">
                <w:rPr>
                  <w:rStyle w:val="Toggle"/>
                  <w:rPrChange w:id="1967" w:author="Titus Ellison" w:date="2022-10-18T17:43:00Z">
                    <w:rPr/>
                  </w:rPrChange>
                </w:rPr>
                <w:t>]]</w:t>
              </w:r>
            </w:ins>
            <w:del w:id="1968" w:author="Titus Ellison" w:date="2022-10-18T17:43:00Z">
              <w:r w:rsidR="00152B91" w:rsidRPr="001C30E5" w:rsidDel="001C30E5">
                <w:rPr>
                  <w:rStyle w:val="Toggle"/>
                  <w:rPrChange w:id="1969" w:author="Titus Ellison" w:date="2022-10-18T17:43:00Z">
                    <w:rPr/>
                  </w:rPrChange>
                </w:rPr>
                <w:delText>)</w:delText>
              </w:r>
            </w:del>
          </w:p>
        </w:tc>
      </w:tr>
      <w:tr w:rsidR="00152B91" w14:paraId="7491726D" w14:textId="77777777" w:rsidTr="001743A7">
        <w:trPr>
          <w:cantSplit/>
          <w:jc w:val="center"/>
        </w:trPr>
        <w:tc>
          <w:tcPr>
            <w:tcW w:w="2460" w:type="dxa"/>
            <w:tcBorders>
              <w:top w:val="single" w:sz="3" w:space="0" w:color="000000"/>
              <w:left w:val="nil"/>
              <w:bottom w:val="single" w:sz="16" w:space="0" w:color="000000"/>
              <w:right w:val="nil"/>
            </w:tcBorders>
            <w:tcMar>
              <w:top w:w="90" w:type="dxa"/>
              <w:left w:w="80" w:type="dxa"/>
              <w:bottom w:w="70" w:type="dxa"/>
              <w:right w:w="40" w:type="dxa"/>
            </w:tcMar>
          </w:tcPr>
          <w:p w14:paraId="5136EEBC" w14:textId="77777777" w:rsidR="00152B91" w:rsidRPr="00BC7581" w:rsidRDefault="00152B91" w:rsidP="00B37EF3">
            <w:pPr>
              <w:pStyle w:val="HeadingRunIn"/>
            </w:pPr>
            <w:proofErr w:type="spellStart"/>
            <w:r w:rsidRPr="00BC7581">
              <w:t>SPres</w:t>
            </w:r>
            <w:proofErr w:type="spellEnd"/>
            <w:r w:rsidRPr="00BC7581">
              <w:t>-max</w:t>
            </w:r>
          </w:p>
        </w:tc>
        <w:tc>
          <w:tcPr>
            <w:tcW w:w="2460" w:type="dxa"/>
            <w:tcBorders>
              <w:top w:val="single" w:sz="3" w:space="0" w:color="000000"/>
              <w:left w:val="single" w:sz="3" w:space="0" w:color="000000"/>
              <w:bottom w:val="single" w:sz="16" w:space="0" w:color="000000"/>
              <w:right w:val="nil"/>
            </w:tcBorders>
            <w:tcMar>
              <w:top w:w="90" w:type="dxa"/>
              <w:left w:w="80" w:type="dxa"/>
              <w:bottom w:w="70" w:type="dxa"/>
              <w:right w:w="40" w:type="dxa"/>
            </w:tcMar>
          </w:tcPr>
          <w:p w14:paraId="437181E8" w14:textId="072FF3D3" w:rsidR="00152B91" w:rsidRPr="001C30E5" w:rsidRDefault="001C30E5" w:rsidP="00B37EF3">
            <w:pPr>
              <w:pStyle w:val="HeadingRunIn"/>
              <w:rPr>
                <w:rStyle w:val="Toggle"/>
                <w:rPrChange w:id="1970" w:author="Titus Ellison" w:date="2022-10-18T17:43:00Z">
                  <w:rPr/>
                </w:rPrChange>
              </w:rPr>
            </w:pPr>
            <w:ins w:id="1971" w:author="Titus Ellison" w:date="2022-10-18T17:43:00Z">
              <w:r w:rsidRPr="001C30E5">
                <w:rPr>
                  <w:rStyle w:val="Toggle"/>
                  <w:rPrChange w:id="1972" w:author="Titus Ellison" w:date="2022-10-18T17:43:00Z">
                    <w:rPr/>
                  </w:rPrChange>
                </w:rPr>
                <w:t>[UNITS [</w:t>
              </w:r>
            </w:ins>
            <w:r w:rsidR="00152B91" w:rsidRPr="001C30E5">
              <w:rPr>
                <w:rStyle w:val="Toggle"/>
                <w:rPrChange w:id="1973" w:author="Titus Ellison" w:date="2022-10-18T17:43:00Z">
                  <w:rPr/>
                </w:rPrChange>
              </w:rPr>
              <w:t>37 Pa</w:t>
            </w:r>
            <w:ins w:id="1974" w:author="Titus Ellison" w:date="2022-10-18T17:43:00Z">
              <w:r w:rsidRPr="001C30E5">
                <w:rPr>
                  <w:rStyle w:val="Toggle"/>
                  <w:rPrChange w:id="1975" w:author="Titus Ellison" w:date="2022-10-18T17:43:00Z">
                    <w:rPr/>
                  </w:rPrChange>
                </w:rPr>
                <w:t>]</w:t>
              </w:r>
            </w:ins>
            <w:r w:rsidR="00152B91" w:rsidRPr="001C30E5">
              <w:rPr>
                <w:rStyle w:val="Toggle"/>
                <w:rPrChange w:id="1976" w:author="Titus Ellison" w:date="2022-10-18T17:43:00Z">
                  <w:rPr/>
                </w:rPrChange>
              </w:rPr>
              <w:t xml:space="preserve"> </w:t>
            </w:r>
            <w:ins w:id="1977" w:author="Titus Ellison" w:date="2022-10-18T17:43:00Z">
              <w:r w:rsidRPr="001C30E5">
                <w:rPr>
                  <w:rStyle w:val="Toggle"/>
                  <w:rPrChange w:id="1978" w:author="Titus Ellison" w:date="2022-10-18T17:43:00Z">
                    <w:rPr/>
                  </w:rPrChange>
                </w:rPr>
                <w:t>[</w:t>
              </w:r>
            </w:ins>
            <w:del w:id="1979" w:author="Titus Ellison" w:date="2022-10-18T17:43:00Z">
              <w:r w:rsidR="00152B91" w:rsidRPr="001C30E5" w:rsidDel="001C30E5">
                <w:rPr>
                  <w:rStyle w:val="Toggle"/>
                  <w:rPrChange w:id="1980" w:author="Titus Ellison" w:date="2022-10-18T17:43:00Z">
                    <w:rPr/>
                  </w:rPrChange>
                </w:rPr>
                <w:delText>(</w:delText>
              </w:r>
            </w:del>
            <w:r w:rsidR="00152B91" w:rsidRPr="001C30E5">
              <w:rPr>
                <w:rStyle w:val="Toggle"/>
                <w:rPrChange w:id="1981" w:author="Titus Ellison" w:date="2022-10-18T17:43:00Z">
                  <w:rPr/>
                </w:rPrChange>
              </w:rPr>
              <w:t>0.15 in. of water</w:t>
            </w:r>
            <w:ins w:id="1982" w:author="Titus Ellison" w:date="2022-10-18T17:43:00Z">
              <w:r w:rsidRPr="001C30E5">
                <w:rPr>
                  <w:rStyle w:val="Toggle"/>
                  <w:rPrChange w:id="1983" w:author="Titus Ellison" w:date="2022-10-18T17:43:00Z">
                    <w:rPr/>
                  </w:rPrChange>
                </w:rPr>
                <w:t>]]</w:t>
              </w:r>
            </w:ins>
            <w:del w:id="1984" w:author="Titus Ellison" w:date="2022-10-18T17:43:00Z">
              <w:r w:rsidR="00152B91" w:rsidRPr="001C30E5" w:rsidDel="001C30E5">
                <w:rPr>
                  <w:rStyle w:val="Toggle"/>
                  <w:rPrChange w:id="1985" w:author="Titus Ellison" w:date="2022-10-18T17:43:00Z">
                    <w:rPr/>
                  </w:rPrChange>
                </w:rPr>
                <w:delText>)</w:delText>
              </w:r>
            </w:del>
          </w:p>
        </w:tc>
      </w:tr>
    </w:tbl>
    <w:p w14:paraId="0ADFB4F0" w14:textId="77777777" w:rsidR="00152B91" w:rsidRPr="00BC7581" w:rsidRDefault="00152B91" w:rsidP="00152B91">
      <w:pPr>
        <w:pStyle w:val="HeadingRunIn"/>
      </w:pPr>
    </w:p>
    <w:p w14:paraId="12A8B852" w14:textId="74E154A3" w:rsidR="009045A3" w:rsidRPr="00BC7581" w:rsidRDefault="009045A3" w:rsidP="00DC4F60">
      <w:pPr>
        <w:pStyle w:val="Infobox"/>
        <w:pBdr>
          <w:bottom w:val="none" w:sz="0" w:space="0" w:color="auto"/>
        </w:pBdr>
      </w:pPr>
      <w:r w:rsidRPr="00BC7581">
        <w:t xml:space="preserve">Description of </w:t>
      </w:r>
      <w:r>
        <w:t>General Operation</w:t>
      </w:r>
    </w:p>
    <w:p w14:paraId="6DB3CA79" w14:textId="16A045AA" w:rsidR="009045A3" w:rsidRPr="00BC7581" w:rsidRDefault="009045A3" w:rsidP="00DC4F60">
      <w:pPr>
        <w:pStyle w:val="Infobox"/>
        <w:pBdr>
          <w:bottom w:val="none" w:sz="0" w:space="0" w:color="auto"/>
        </w:pBdr>
      </w:pPr>
      <w:r w:rsidRPr="00BC7581">
        <w:t xml:space="preserve">Starting 5 minutes after the fan status indicates the supply fan is </w:t>
      </w:r>
      <w:r w:rsidRPr="00BC7581">
        <w:rPr>
          <w:smallCaps/>
        </w:rPr>
        <w:t>on</w:t>
      </w:r>
      <w:r w:rsidRPr="00BC7581">
        <w:t xml:space="preserve">, the sequence will slowly reduce the </w:t>
      </w:r>
      <w:r>
        <w:t>AHUs</w:t>
      </w:r>
      <w:r w:rsidRPr="00BC7581">
        <w:t xml:space="preserve"> static pressure </w:t>
      </w:r>
      <w:r w:rsidR="00D21A33">
        <w:t>setpoint</w:t>
      </w:r>
      <w:r w:rsidRPr="00BC7581">
        <w:t xml:space="preserve"> by </w:t>
      </w:r>
      <w:ins w:id="1986" w:author="Titus Ellison" w:date="2022-10-18T17:45:00Z">
        <w:r w:rsidR="001C30E5" w:rsidRPr="001C30E5">
          <w:rPr>
            <w:rStyle w:val="Toggle"/>
            <w:rPrChange w:id="1987" w:author="Titus Ellison" w:date="2022-10-18T17:46:00Z">
              <w:rPr/>
            </w:rPrChange>
          </w:rPr>
          <w:t>[UNITS [</w:t>
        </w:r>
      </w:ins>
      <w:r w:rsidRPr="001C30E5">
        <w:rPr>
          <w:rStyle w:val="Toggle"/>
          <w:rPrChange w:id="1988" w:author="Titus Ellison" w:date="2022-10-18T17:46:00Z">
            <w:rPr/>
          </w:rPrChange>
        </w:rPr>
        <w:t>10 Pa</w:t>
      </w:r>
      <w:ins w:id="1989" w:author="Titus Ellison" w:date="2022-10-18T17:45:00Z">
        <w:r w:rsidR="001C30E5" w:rsidRPr="001C30E5">
          <w:rPr>
            <w:rStyle w:val="Toggle"/>
            <w:rPrChange w:id="1990" w:author="Titus Ellison" w:date="2022-10-18T17:46:00Z">
              <w:rPr/>
            </w:rPrChange>
          </w:rPr>
          <w:t>]</w:t>
        </w:r>
      </w:ins>
      <w:r w:rsidRPr="001C30E5">
        <w:rPr>
          <w:rStyle w:val="Toggle"/>
          <w:rPrChange w:id="1991" w:author="Titus Ellison" w:date="2022-10-18T17:46:00Z">
            <w:rPr/>
          </w:rPrChange>
        </w:rPr>
        <w:t xml:space="preserve"> </w:t>
      </w:r>
      <w:ins w:id="1992" w:author="Titus Ellison" w:date="2022-10-18T17:45:00Z">
        <w:r w:rsidR="001C30E5" w:rsidRPr="001C30E5">
          <w:rPr>
            <w:rStyle w:val="Toggle"/>
            <w:rPrChange w:id="1993" w:author="Titus Ellison" w:date="2022-10-18T17:46:00Z">
              <w:rPr/>
            </w:rPrChange>
          </w:rPr>
          <w:t>[</w:t>
        </w:r>
      </w:ins>
      <w:del w:id="1994" w:author="Titus Ellison" w:date="2022-10-18T17:45:00Z">
        <w:r w:rsidRPr="001C30E5" w:rsidDel="001C30E5">
          <w:rPr>
            <w:rStyle w:val="Toggle"/>
            <w:rPrChange w:id="1995" w:author="Titus Ellison" w:date="2022-10-18T17:46:00Z">
              <w:rPr/>
            </w:rPrChange>
          </w:rPr>
          <w:delText>(</w:delText>
        </w:r>
      </w:del>
      <w:r w:rsidRPr="001C30E5">
        <w:rPr>
          <w:rStyle w:val="Toggle"/>
          <w:rPrChange w:id="1996" w:author="Titus Ellison" w:date="2022-10-18T17:46:00Z">
            <w:rPr/>
          </w:rPrChange>
        </w:rPr>
        <w:t>0.04 in. of water</w:t>
      </w:r>
      <w:ins w:id="1997" w:author="Titus Ellison" w:date="2022-10-18T17:45:00Z">
        <w:r w:rsidR="001C30E5" w:rsidRPr="001C30E5">
          <w:rPr>
            <w:rStyle w:val="Toggle"/>
            <w:rPrChange w:id="1998" w:author="Titus Ellison" w:date="2022-10-18T17:46:00Z">
              <w:rPr/>
            </w:rPrChange>
          </w:rPr>
          <w:t>]]</w:t>
        </w:r>
      </w:ins>
      <w:del w:id="1999" w:author="Titus Ellison" w:date="2022-10-18T17:45:00Z">
        <w:r w:rsidDel="001C30E5">
          <w:delText>)</w:delText>
        </w:r>
      </w:del>
      <w:r w:rsidRPr="00BC7581">
        <w:t xml:space="preserve"> every 2 minutes</w:t>
      </w:r>
      <w:r w:rsidR="00011C4A" w:rsidRPr="00011C4A">
        <w:t xml:space="preserve"> </w:t>
      </w:r>
      <w:r w:rsidR="00011C4A">
        <w:t>if R≤I</w:t>
      </w:r>
      <w:r w:rsidRPr="00BC7581">
        <w:t xml:space="preserve">. As static pressure drops, downstream VAV box dampers will open further for a given load. When the combination of reduced static pressure and changes in load drives more than two VAV boxes more than 95% open, the system will respond by increasing static pressure </w:t>
      </w:r>
      <w:r w:rsidR="00D21A33">
        <w:t>setpoint</w:t>
      </w:r>
      <w:r w:rsidRPr="00BC7581">
        <w:t xml:space="preserve"> by </w:t>
      </w:r>
      <w:ins w:id="2000" w:author="Titus Ellison" w:date="2022-10-18T17:46:00Z">
        <w:r w:rsidR="001C30E5" w:rsidRPr="001C30E5">
          <w:rPr>
            <w:rStyle w:val="Toggle"/>
            <w:rPrChange w:id="2001" w:author="Titus Ellison" w:date="2022-10-18T17:46:00Z">
              <w:rPr/>
            </w:rPrChange>
          </w:rPr>
          <w:t>[UNITS [</w:t>
        </w:r>
      </w:ins>
      <w:r w:rsidRPr="001C30E5">
        <w:rPr>
          <w:rStyle w:val="Toggle"/>
          <w:rPrChange w:id="2002" w:author="Titus Ellison" w:date="2022-10-18T17:46:00Z">
            <w:rPr/>
          </w:rPrChange>
        </w:rPr>
        <w:t>15 Pa</w:t>
      </w:r>
      <w:ins w:id="2003" w:author="Titus Ellison" w:date="2022-10-18T17:46:00Z">
        <w:r w:rsidR="001C30E5" w:rsidRPr="001C30E5">
          <w:rPr>
            <w:rStyle w:val="Toggle"/>
            <w:rPrChange w:id="2004" w:author="Titus Ellison" w:date="2022-10-18T17:46:00Z">
              <w:rPr/>
            </w:rPrChange>
          </w:rPr>
          <w:t>]</w:t>
        </w:r>
      </w:ins>
      <w:r w:rsidRPr="001C30E5">
        <w:rPr>
          <w:rStyle w:val="Toggle"/>
          <w:rPrChange w:id="2005" w:author="Titus Ellison" w:date="2022-10-18T17:46:00Z">
            <w:rPr/>
          </w:rPrChange>
        </w:rPr>
        <w:t xml:space="preserve"> </w:t>
      </w:r>
      <w:ins w:id="2006" w:author="Titus Ellison" w:date="2022-10-18T17:46:00Z">
        <w:r w:rsidR="001C30E5" w:rsidRPr="001C30E5">
          <w:rPr>
            <w:rStyle w:val="Toggle"/>
            <w:rPrChange w:id="2007" w:author="Titus Ellison" w:date="2022-10-18T17:46:00Z">
              <w:rPr/>
            </w:rPrChange>
          </w:rPr>
          <w:t>[</w:t>
        </w:r>
      </w:ins>
      <w:del w:id="2008" w:author="Titus Ellison" w:date="2022-10-18T17:46:00Z">
        <w:r w:rsidRPr="001C30E5" w:rsidDel="001C30E5">
          <w:rPr>
            <w:rStyle w:val="Toggle"/>
            <w:rPrChange w:id="2009" w:author="Titus Ellison" w:date="2022-10-18T17:46:00Z">
              <w:rPr/>
            </w:rPrChange>
          </w:rPr>
          <w:delText>(</w:delText>
        </w:r>
      </w:del>
      <w:r w:rsidRPr="001C30E5">
        <w:rPr>
          <w:rStyle w:val="Toggle"/>
          <w:rPrChange w:id="2010" w:author="Titus Ellison" w:date="2022-10-18T17:46:00Z">
            <w:rPr/>
          </w:rPrChange>
        </w:rPr>
        <w:t>0.06 in. of water</w:t>
      </w:r>
      <w:ins w:id="2011" w:author="Titus Ellison" w:date="2022-10-18T17:46:00Z">
        <w:r w:rsidR="001C30E5" w:rsidRPr="001C30E5">
          <w:rPr>
            <w:rStyle w:val="Toggle"/>
            <w:rPrChange w:id="2012" w:author="Titus Ellison" w:date="2022-10-18T17:46:00Z">
              <w:rPr/>
            </w:rPrChange>
          </w:rPr>
          <w:t>]]</w:t>
        </w:r>
      </w:ins>
      <w:del w:id="2013" w:author="Titus Ellison" w:date="2022-10-18T17:46:00Z">
        <w:r w:rsidDel="001C30E5">
          <w:delText>)</w:delText>
        </w:r>
      </w:del>
      <w:r w:rsidRPr="00BC7581">
        <w:t xml:space="preserve"> for every request but no more than a maximum of </w:t>
      </w:r>
      <w:ins w:id="2014" w:author="Titus Ellison" w:date="2022-10-18T17:48:00Z">
        <w:r w:rsidR="001C30E5" w:rsidRPr="007E699B">
          <w:rPr>
            <w:rStyle w:val="Toggle"/>
            <w:rPrChange w:id="2015" w:author="Titus Ellison" w:date="2022-10-18T17:52:00Z">
              <w:rPr/>
            </w:rPrChange>
          </w:rPr>
          <w:t>[UNITS [</w:t>
        </w:r>
      </w:ins>
      <w:r w:rsidRPr="007E699B">
        <w:rPr>
          <w:rStyle w:val="Toggle"/>
          <w:rPrChange w:id="2016" w:author="Titus Ellison" w:date="2022-10-18T17:52:00Z">
            <w:rPr/>
          </w:rPrChange>
        </w:rPr>
        <w:t>37 Pa</w:t>
      </w:r>
      <w:ins w:id="2017" w:author="Titus Ellison" w:date="2022-10-18T17:48:00Z">
        <w:r w:rsidR="001C30E5" w:rsidRPr="007E699B">
          <w:rPr>
            <w:rStyle w:val="Toggle"/>
            <w:rPrChange w:id="2018" w:author="Titus Ellison" w:date="2022-10-18T17:52:00Z">
              <w:rPr/>
            </w:rPrChange>
          </w:rPr>
          <w:t>]</w:t>
        </w:r>
      </w:ins>
      <w:r w:rsidRPr="007E699B">
        <w:rPr>
          <w:rStyle w:val="Toggle"/>
          <w:rPrChange w:id="2019" w:author="Titus Ellison" w:date="2022-10-18T17:52:00Z">
            <w:rPr/>
          </w:rPrChange>
        </w:rPr>
        <w:t xml:space="preserve"> </w:t>
      </w:r>
      <w:ins w:id="2020" w:author="Titus Ellison" w:date="2022-10-18T17:48:00Z">
        <w:r w:rsidR="001C30E5" w:rsidRPr="007E699B">
          <w:rPr>
            <w:rStyle w:val="Toggle"/>
            <w:rPrChange w:id="2021" w:author="Titus Ellison" w:date="2022-10-18T17:52:00Z">
              <w:rPr/>
            </w:rPrChange>
          </w:rPr>
          <w:t>[</w:t>
        </w:r>
      </w:ins>
      <w:del w:id="2022" w:author="Titus Ellison" w:date="2022-10-18T17:48:00Z">
        <w:r w:rsidRPr="007E699B" w:rsidDel="001C30E5">
          <w:rPr>
            <w:rStyle w:val="Toggle"/>
            <w:rPrChange w:id="2023" w:author="Titus Ellison" w:date="2022-10-18T17:52:00Z">
              <w:rPr/>
            </w:rPrChange>
          </w:rPr>
          <w:delText>(</w:delText>
        </w:r>
      </w:del>
      <w:r w:rsidRPr="007E699B">
        <w:rPr>
          <w:rStyle w:val="Toggle"/>
          <w:rPrChange w:id="2024" w:author="Titus Ellison" w:date="2022-10-18T17:52:00Z">
            <w:rPr/>
          </w:rPrChange>
        </w:rPr>
        <w:t>0.15</w:t>
      </w:r>
      <w:ins w:id="2025" w:author="Titus Ellison" w:date="2022-10-18T17:48:00Z">
        <w:r w:rsidR="001C30E5" w:rsidRPr="007E699B">
          <w:rPr>
            <w:rStyle w:val="Toggle"/>
            <w:rPrChange w:id="2026" w:author="Titus Ellison" w:date="2022-10-18T17:52:00Z">
              <w:rPr/>
            </w:rPrChange>
          </w:rPr>
          <w:t xml:space="preserve"> </w:t>
        </w:r>
      </w:ins>
      <w:del w:id="2027" w:author="Titus Ellison" w:date="2022-10-18T17:48:00Z">
        <w:r w:rsidRPr="007E699B" w:rsidDel="001C30E5">
          <w:rPr>
            <w:rStyle w:val="Toggle"/>
            <w:rPrChange w:id="2028" w:author="Titus Ellison" w:date="2022-10-18T17:52:00Z">
              <w:rPr/>
            </w:rPrChange>
          </w:rPr>
          <w:delText> </w:delText>
        </w:r>
      </w:del>
      <w:r w:rsidRPr="007E699B">
        <w:rPr>
          <w:rStyle w:val="Toggle"/>
          <w:rPrChange w:id="2029" w:author="Titus Ellison" w:date="2022-10-18T17:52:00Z">
            <w:rPr/>
          </w:rPrChange>
        </w:rPr>
        <w:t>in. of water</w:t>
      </w:r>
      <w:ins w:id="2030" w:author="Titus Ellison" w:date="2022-10-18T17:52:00Z">
        <w:r w:rsidR="007E699B" w:rsidRPr="007E699B">
          <w:rPr>
            <w:rStyle w:val="Toggle"/>
            <w:rPrChange w:id="2031" w:author="Titus Ellison" w:date="2022-10-18T17:52:00Z">
              <w:rPr/>
            </w:rPrChange>
          </w:rPr>
          <w:t>]]</w:t>
        </w:r>
      </w:ins>
      <w:del w:id="2032" w:author="Titus Ellison" w:date="2022-10-18T17:52:00Z">
        <w:r w:rsidDel="007E699B">
          <w:delText>)</w:delText>
        </w:r>
      </w:del>
      <w:r>
        <w:t>,</w:t>
      </w:r>
      <w:r w:rsidRPr="00BC7581">
        <w:t xml:space="preserve"> regardless of the number of requests. The </w:t>
      </w:r>
      <w:r w:rsidR="00D21A33">
        <w:t>setpoint</w:t>
      </w:r>
      <w:r w:rsidRPr="00BC7581">
        <w:t xml:space="preserve"> will continue to increase every 2 minutes until all but 2 VAV boxes (for Ignored Request value of 2) are satisfied (damper position &lt; 85%). Subsequently, the </w:t>
      </w:r>
      <w:r w:rsidR="00D21A33">
        <w:t>setpoint</w:t>
      </w:r>
      <w:r w:rsidRPr="00BC7581">
        <w:t xml:space="preserve"> will continue to decrease by </w:t>
      </w:r>
      <w:ins w:id="2033" w:author="Titus Ellison" w:date="2022-10-18T17:52:00Z">
        <w:r w:rsidR="007E699B" w:rsidRPr="007E699B">
          <w:rPr>
            <w:rStyle w:val="Toggle"/>
            <w:rPrChange w:id="2034" w:author="Titus Ellison" w:date="2022-10-18T17:52:00Z">
              <w:rPr/>
            </w:rPrChange>
          </w:rPr>
          <w:t>[UNITS [</w:t>
        </w:r>
      </w:ins>
      <w:r w:rsidRPr="007E699B">
        <w:rPr>
          <w:rStyle w:val="Toggle"/>
          <w:rPrChange w:id="2035" w:author="Titus Ellison" w:date="2022-10-18T17:52:00Z">
            <w:rPr/>
          </w:rPrChange>
        </w:rPr>
        <w:t>10 Pa</w:t>
      </w:r>
      <w:ins w:id="2036" w:author="Titus Ellison" w:date="2022-10-18T17:52:00Z">
        <w:r w:rsidR="007E699B" w:rsidRPr="007E699B">
          <w:rPr>
            <w:rStyle w:val="Toggle"/>
            <w:rPrChange w:id="2037" w:author="Titus Ellison" w:date="2022-10-18T17:52:00Z">
              <w:rPr/>
            </w:rPrChange>
          </w:rPr>
          <w:t>]</w:t>
        </w:r>
      </w:ins>
      <w:r w:rsidRPr="007E699B">
        <w:rPr>
          <w:rStyle w:val="Toggle"/>
          <w:rPrChange w:id="2038" w:author="Titus Ellison" w:date="2022-10-18T17:52:00Z">
            <w:rPr/>
          </w:rPrChange>
        </w:rPr>
        <w:t xml:space="preserve"> </w:t>
      </w:r>
      <w:ins w:id="2039" w:author="Titus Ellison" w:date="2022-10-18T17:52:00Z">
        <w:r w:rsidR="007E699B" w:rsidRPr="007E699B">
          <w:rPr>
            <w:rStyle w:val="Toggle"/>
            <w:rPrChange w:id="2040" w:author="Titus Ellison" w:date="2022-10-18T17:52:00Z">
              <w:rPr/>
            </w:rPrChange>
          </w:rPr>
          <w:t>[</w:t>
        </w:r>
      </w:ins>
      <w:del w:id="2041" w:author="Titus Ellison" w:date="2022-10-18T17:52:00Z">
        <w:r w:rsidRPr="007E699B" w:rsidDel="007E699B">
          <w:rPr>
            <w:rStyle w:val="Toggle"/>
            <w:rPrChange w:id="2042" w:author="Titus Ellison" w:date="2022-10-18T17:52:00Z">
              <w:rPr/>
            </w:rPrChange>
          </w:rPr>
          <w:delText>(</w:delText>
        </w:r>
      </w:del>
      <w:r w:rsidRPr="007E699B">
        <w:rPr>
          <w:rStyle w:val="Toggle"/>
          <w:rPrChange w:id="2043" w:author="Titus Ellison" w:date="2022-10-18T17:52:00Z">
            <w:rPr/>
          </w:rPrChange>
        </w:rPr>
        <w:t>0.04 in. of water</w:t>
      </w:r>
      <w:ins w:id="2044" w:author="Titus Ellison" w:date="2022-10-18T17:52:00Z">
        <w:r w:rsidR="007E699B" w:rsidRPr="007E699B">
          <w:rPr>
            <w:rStyle w:val="Toggle"/>
            <w:rPrChange w:id="2045" w:author="Titus Ellison" w:date="2022-10-18T17:52:00Z">
              <w:rPr/>
            </w:rPrChange>
          </w:rPr>
          <w:t>]]</w:t>
        </w:r>
      </w:ins>
      <w:del w:id="2046" w:author="Titus Ellison" w:date="2022-10-18T17:52:00Z">
        <w:r w:rsidDel="007E699B">
          <w:delText>)</w:delText>
        </w:r>
      </w:del>
      <w:r w:rsidRPr="00BC7581">
        <w:t xml:space="preserve"> every 2 minutes.</w:t>
      </w:r>
    </w:p>
    <w:p w14:paraId="256B7600" w14:textId="1DA98987" w:rsidR="009045A3" w:rsidRPr="00BC7581" w:rsidRDefault="009045A3" w:rsidP="00DC4F60">
      <w:pPr>
        <w:pStyle w:val="Infobox"/>
        <w:pBdr>
          <w:bottom w:val="none" w:sz="0" w:space="0" w:color="auto"/>
        </w:pBdr>
      </w:pPr>
      <w:r w:rsidRPr="00BC7581">
        <w:t>Example</w:t>
      </w:r>
    </w:p>
    <w:p w14:paraId="5942D7E2" w14:textId="77777777" w:rsidR="00011C4A" w:rsidRDefault="00011C4A" w:rsidP="00DC4F60">
      <w:pPr>
        <w:pStyle w:val="Infobox"/>
        <w:pBdr>
          <w:bottom w:val="none" w:sz="0" w:space="0" w:color="auto"/>
        </w:pBdr>
      </w:pPr>
      <w:r w:rsidRPr="00011C4A">
        <w:t xml:space="preserve">(Note: for the example below, the net result for each time step is separately calculated using the variables in Pascal units and in units of inches of water column, in order to facilitate following the example in </w:t>
      </w:r>
      <w:proofErr w:type="gramStart"/>
      <w:r w:rsidRPr="00011C4A">
        <w:t>either units</w:t>
      </w:r>
      <w:proofErr w:type="gramEnd"/>
      <w:r w:rsidRPr="00011C4A">
        <w:t>.  Thus, the unit conversion of the net result is not exact at each time step.)</w:t>
      </w:r>
    </w:p>
    <w:p w14:paraId="269AA329" w14:textId="33F47F6C" w:rsidR="009045A3" w:rsidRPr="00BC7581" w:rsidRDefault="009045A3" w:rsidP="00DC4F60">
      <w:pPr>
        <w:pStyle w:val="Infobox"/>
        <w:pBdr>
          <w:bottom w:val="none" w:sz="0" w:space="0" w:color="auto"/>
        </w:pBdr>
      </w:pPr>
      <w:r w:rsidRPr="00BC7581">
        <w:t xml:space="preserve">System starts at 11:55. Initial </w:t>
      </w:r>
      <w:r w:rsidR="00D21A33">
        <w:rPr>
          <w:bCs/>
        </w:rPr>
        <w:t>setpoint</w:t>
      </w:r>
      <w:r w:rsidRPr="00BC7581">
        <w:t xml:space="preserve"> is </w:t>
      </w:r>
      <w:ins w:id="2047" w:author="Titus Ellison" w:date="2022-10-18T17:57:00Z">
        <w:r w:rsidR="004D6CD4" w:rsidRPr="004D6CD4">
          <w:rPr>
            <w:rStyle w:val="Toggle"/>
            <w:rPrChange w:id="2048" w:author="Titus Ellison" w:date="2022-10-18T17:57:00Z">
              <w:rPr/>
            </w:rPrChange>
          </w:rPr>
          <w:t>[UNITS [</w:t>
        </w:r>
      </w:ins>
      <w:r w:rsidRPr="004D6CD4">
        <w:rPr>
          <w:rStyle w:val="Toggle"/>
          <w:rPrChange w:id="2049" w:author="Titus Ellison" w:date="2022-10-18T17:57:00Z">
            <w:rPr/>
          </w:rPrChange>
        </w:rPr>
        <w:t>120 Pa</w:t>
      </w:r>
      <w:ins w:id="2050" w:author="Titus Ellison" w:date="2022-10-18T17:57:00Z">
        <w:r w:rsidR="004D6CD4" w:rsidRPr="004D6CD4">
          <w:rPr>
            <w:rStyle w:val="Toggle"/>
            <w:rPrChange w:id="2051" w:author="Titus Ellison" w:date="2022-10-18T17:57:00Z">
              <w:rPr/>
            </w:rPrChange>
          </w:rPr>
          <w:t>]</w:t>
        </w:r>
      </w:ins>
      <w:r w:rsidRPr="004D6CD4">
        <w:rPr>
          <w:rStyle w:val="Toggle"/>
          <w:rPrChange w:id="2052" w:author="Titus Ellison" w:date="2022-10-18T17:57:00Z">
            <w:rPr/>
          </w:rPrChange>
        </w:rPr>
        <w:t xml:space="preserve"> </w:t>
      </w:r>
      <w:ins w:id="2053" w:author="Titus Ellison" w:date="2022-10-18T17:57:00Z">
        <w:r w:rsidR="004D6CD4" w:rsidRPr="004D6CD4">
          <w:rPr>
            <w:rStyle w:val="Toggle"/>
            <w:rPrChange w:id="2054" w:author="Titus Ellison" w:date="2022-10-18T17:57:00Z">
              <w:rPr/>
            </w:rPrChange>
          </w:rPr>
          <w:t>[</w:t>
        </w:r>
      </w:ins>
      <w:del w:id="2055" w:author="Titus Ellison" w:date="2022-10-18T17:57:00Z">
        <w:r w:rsidRPr="004D6CD4" w:rsidDel="004D6CD4">
          <w:rPr>
            <w:rStyle w:val="Toggle"/>
            <w:rPrChange w:id="2056" w:author="Titus Ellison" w:date="2022-10-18T17:57:00Z">
              <w:rPr/>
            </w:rPrChange>
          </w:rPr>
          <w:delText>(</w:delText>
        </w:r>
      </w:del>
      <w:r w:rsidRPr="004D6CD4">
        <w:rPr>
          <w:rStyle w:val="Toggle"/>
          <w:rPrChange w:id="2057" w:author="Titus Ellison" w:date="2022-10-18T17:57:00Z">
            <w:rPr/>
          </w:rPrChange>
        </w:rPr>
        <w:t>0.5</w:t>
      </w:r>
      <w:r w:rsidRPr="004D6CD4">
        <w:rPr>
          <w:rStyle w:val="Toggle"/>
          <w:rPrChange w:id="2058" w:author="Titus Ellison" w:date="2022-10-18T17:57:00Z">
            <w:rPr>
              <w:bCs/>
            </w:rPr>
          </w:rPrChange>
        </w:rPr>
        <w:t xml:space="preserve"> in. of water</w:t>
      </w:r>
      <w:ins w:id="2059" w:author="Titus Ellison" w:date="2022-10-18T17:57:00Z">
        <w:r w:rsidR="004D6CD4" w:rsidRPr="004D6CD4">
          <w:rPr>
            <w:rStyle w:val="Toggle"/>
            <w:rPrChange w:id="2060" w:author="Titus Ellison" w:date="2022-10-18T17:57:00Z">
              <w:rPr>
                <w:bCs/>
              </w:rPr>
            </w:rPrChange>
          </w:rPr>
          <w:t>]]</w:t>
        </w:r>
      </w:ins>
      <w:del w:id="2061" w:author="Titus Ellison" w:date="2022-10-18T17:57:00Z">
        <w:r w:rsidDel="004D6CD4">
          <w:rPr>
            <w:bCs/>
          </w:rPr>
          <w:delText>)</w:delText>
        </w:r>
      </w:del>
      <w:r>
        <w:rPr>
          <w:bCs/>
        </w:rPr>
        <w:t>.</w:t>
      </w:r>
      <w:r w:rsidRPr="00BC7581">
        <w:t xml:space="preserve"> At 12:00 (Td after start time), the reset begins.</w:t>
      </w:r>
    </w:p>
    <w:p w14:paraId="15722879" w14:textId="3E21C5CC" w:rsidR="009045A3" w:rsidRPr="00BC7581" w:rsidRDefault="009045A3" w:rsidP="00DC4F60">
      <w:pPr>
        <w:pStyle w:val="Infobox"/>
        <w:pBdr>
          <w:bottom w:val="none" w:sz="0" w:space="0" w:color="auto"/>
        </w:pBdr>
      </w:pPr>
      <w:r w:rsidRPr="00BC7581">
        <w:t>At 12:02 (i.e., 1*T after reset begins), there is one request (i.e., R</w:t>
      </w:r>
      <w:r>
        <w:rPr>
          <w:bCs/>
        </w:rPr>
        <w:t xml:space="preserve"> = </w:t>
      </w:r>
      <w:r w:rsidRPr="00BC7581">
        <w:t xml:space="preserve">1). </w:t>
      </w:r>
      <w:r w:rsidR="00011C4A">
        <w:t>Since R&lt;</w:t>
      </w:r>
      <w:r w:rsidR="003D0A4B">
        <w:t>I</w:t>
      </w:r>
      <w:r w:rsidR="00011C4A">
        <w:t xml:space="preserve">, </w:t>
      </w:r>
      <w:r w:rsidR="00803A53">
        <w:t>t</w:t>
      </w:r>
      <w:r w:rsidRPr="00BC7581">
        <w:t xml:space="preserve">rim component reduces </w:t>
      </w:r>
      <w:r w:rsidR="00D21A33">
        <w:rPr>
          <w:bCs/>
        </w:rPr>
        <w:t>setpoint</w:t>
      </w:r>
      <w:r w:rsidRPr="00BC7581">
        <w:t xml:space="preserve"> by </w:t>
      </w:r>
      <w:proofErr w:type="spellStart"/>
      <w:r w:rsidRPr="00BC7581">
        <w:t>SPtrim</w:t>
      </w:r>
      <w:proofErr w:type="spellEnd"/>
      <w:r>
        <w:rPr>
          <w:bCs/>
        </w:rPr>
        <w:t>,</w:t>
      </w:r>
      <w:r w:rsidRPr="00BC7581">
        <w:t xml:space="preserve"> which is </w:t>
      </w:r>
      <w:ins w:id="2062" w:author="Titus Ellison" w:date="2022-10-18T17:58:00Z">
        <w:r w:rsidR="004D6CD4" w:rsidRPr="004D6CD4">
          <w:rPr>
            <w:rStyle w:val="Toggle"/>
            <w:rPrChange w:id="2063" w:author="Titus Ellison" w:date="2022-10-18T17:58:00Z">
              <w:rPr/>
            </w:rPrChange>
          </w:rPr>
          <w:t>[UNITS [</w:t>
        </w:r>
      </w:ins>
      <w:r w:rsidRPr="004D6CD4">
        <w:rPr>
          <w:rStyle w:val="Toggle"/>
          <w:rPrChange w:id="2064" w:author="Titus Ellison" w:date="2022-10-18T17:58:00Z">
            <w:rPr/>
          </w:rPrChange>
        </w:rPr>
        <w:t>10 Pa</w:t>
      </w:r>
      <w:ins w:id="2065" w:author="Titus Ellison" w:date="2022-10-18T17:58:00Z">
        <w:r w:rsidR="004D6CD4" w:rsidRPr="004D6CD4">
          <w:rPr>
            <w:rStyle w:val="Toggle"/>
            <w:rPrChange w:id="2066" w:author="Titus Ellison" w:date="2022-10-18T17:58:00Z">
              <w:rPr/>
            </w:rPrChange>
          </w:rPr>
          <w:t>]</w:t>
        </w:r>
      </w:ins>
      <w:r w:rsidRPr="004D6CD4">
        <w:rPr>
          <w:rStyle w:val="Toggle"/>
          <w:rPrChange w:id="2067" w:author="Titus Ellison" w:date="2022-10-18T17:58:00Z">
            <w:rPr/>
          </w:rPrChange>
        </w:rPr>
        <w:t xml:space="preserve"> </w:t>
      </w:r>
      <w:ins w:id="2068" w:author="Titus Ellison" w:date="2022-10-18T17:58:00Z">
        <w:r w:rsidR="004D6CD4" w:rsidRPr="004D6CD4">
          <w:rPr>
            <w:rStyle w:val="Toggle"/>
            <w:rPrChange w:id="2069" w:author="Titus Ellison" w:date="2022-10-18T17:58:00Z">
              <w:rPr/>
            </w:rPrChange>
          </w:rPr>
          <w:t>[</w:t>
        </w:r>
      </w:ins>
      <w:del w:id="2070" w:author="Titus Ellison" w:date="2022-10-18T17:58:00Z">
        <w:r w:rsidRPr="004D6CD4" w:rsidDel="004D6CD4">
          <w:rPr>
            <w:rStyle w:val="Toggle"/>
            <w:rPrChange w:id="2071" w:author="Titus Ellison" w:date="2022-10-18T17:58:00Z">
              <w:rPr/>
            </w:rPrChange>
          </w:rPr>
          <w:delText>(</w:delText>
        </w:r>
      </w:del>
      <w:r w:rsidRPr="004D6CD4">
        <w:rPr>
          <w:rStyle w:val="Toggle"/>
          <w:rPrChange w:id="2072" w:author="Titus Ellison" w:date="2022-10-18T17:58:00Z">
            <w:rPr/>
          </w:rPrChange>
        </w:rPr>
        <w:t>0.04</w:t>
      </w:r>
      <w:r w:rsidRPr="004D6CD4">
        <w:rPr>
          <w:rStyle w:val="Toggle"/>
          <w:rPrChange w:id="2073" w:author="Titus Ellison" w:date="2022-10-18T17:58:00Z">
            <w:rPr>
              <w:bCs/>
            </w:rPr>
          </w:rPrChange>
        </w:rPr>
        <w:t xml:space="preserve"> in. of water</w:t>
      </w:r>
      <w:ins w:id="2074" w:author="Titus Ellison" w:date="2022-10-18T17:58:00Z">
        <w:r w:rsidR="004D6CD4" w:rsidRPr="004D6CD4">
          <w:rPr>
            <w:rStyle w:val="Toggle"/>
            <w:rPrChange w:id="2075" w:author="Titus Ellison" w:date="2022-10-18T17:58:00Z">
              <w:rPr>
                <w:bCs/>
              </w:rPr>
            </w:rPrChange>
          </w:rPr>
          <w:t>]]</w:t>
        </w:r>
      </w:ins>
      <w:del w:id="2076" w:author="Titus Ellison" w:date="2022-10-18T17:58:00Z">
        <w:r w:rsidDel="004D6CD4">
          <w:rPr>
            <w:bCs/>
          </w:rPr>
          <w:delText>)</w:delText>
        </w:r>
      </w:del>
      <w:r w:rsidRPr="00BC7581">
        <w:t xml:space="preserve">. Net result: </w:t>
      </w:r>
      <w:r w:rsidR="00D21A33">
        <w:rPr>
          <w:bCs/>
        </w:rPr>
        <w:t>setpoint</w:t>
      </w:r>
      <w:r w:rsidRPr="00BC7581">
        <w:t xml:space="preserve"> is </w:t>
      </w:r>
      <w:ins w:id="2077" w:author="Titus Ellison" w:date="2022-10-18T17:58:00Z">
        <w:r w:rsidR="004D6CD4" w:rsidRPr="004D6CD4">
          <w:rPr>
            <w:rStyle w:val="Toggle"/>
            <w:rPrChange w:id="2078" w:author="Titus Ellison" w:date="2022-10-18T17:58:00Z">
              <w:rPr/>
            </w:rPrChange>
          </w:rPr>
          <w:t>[UNITS [</w:t>
        </w:r>
      </w:ins>
      <w:r w:rsidRPr="004D6CD4">
        <w:rPr>
          <w:rStyle w:val="Toggle"/>
          <w:rPrChange w:id="2079" w:author="Titus Ellison" w:date="2022-10-18T17:58:00Z">
            <w:rPr/>
          </w:rPrChange>
        </w:rPr>
        <w:t>110 Pa</w:t>
      </w:r>
      <w:ins w:id="2080" w:author="Titus Ellison" w:date="2022-10-18T17:58:00Z">
        <w:r w:rsidR="004D6CD4" w:rsidRPr="004D6CD4">
          <w:rPr>
            <w:rStyle w:val="Toggle"/>
            <w:rPrChange w:id="2081" w:author="Titus Ellison" w:date="2022-10-18T17:58:00Z">
              <w:rPr/>
            </w:rPrChange>
          </w:rPr>
          <w:t>]</w:t>
        </w:r>
      </w:ins>
      <w:r w:rsidRPr="004D6CD4">
        <w:rPr>
          <w:rStyle w:val="Toggle"/>
          <w:rPrChange w:id="2082" w:author="Titus Ellison" w:date="2022-10-18T17:58:00Z">
            <w:rPr/>
          </w:rPrChange>
        </w:rPr>
        <w:t xml:space="preserve"> </w:t>
      </w:r>
      <w:ins w:id="2083" w:author="Titus Ellison" w:date="2022-10-18T17:58:00Z">
        <w:r w:rsidR="004D6CD4" w:rsidRPr="004D6CD4">
          <w:rPr>
            <w:rStyle w:val="Toggle"/>
            <w:rPrChange w:id="2084" w:author="Titus Ellison" w:date="2022-10-18T17:58:00Z">
              <w:rPr/>
            </w:rPrChange>
          </w:rPr>
          <w:t>[</w:t>
        </w:r>
      </w:ins>
      <w:del w:id="2085" w:author="Titus Ellison" w:date="2022-10-18T17:58:00Z">
        <w:r w:rsidRPr="004D6CD4" w:rsidDel="004D6CD4">
          <w:rPr>
            <w:rStyle w:val="Toggle"/>
            <w:rPrChange w:id="2086" w:author="Titus Ellison" w:date="2022-10-18T17:58:00Z">
              <w:rPr/>
            </w:rPrChange>
          </w:rPr>
          <w:delText>(</w:delText>
        </w:r>
      </w:del>
      <w:r w:rsidRPr="004D6CD4">
        <w:rPr>
          <w:rStyle w:val="Toggle"/>
          <w:rPrChange w:id="2087" w:author="Titus Ellison" w:date="2022-10-18T17:58:00Z">
            <w:rPr/>
          </w:rPrChange>
        </w:rPr>
        <w:t>0.46</w:t>
      </w:r>
      <w:r w:rsidRPr="004D6CD4">
        <w:rPr>
          <w:rStyle w:val="Toggle"/>
          <w:rPrChange w:id="2088" w:author="Titus Ellison" w:date="2022-10-18T17:58:00Z">
            <w:rPr>
              <w:bCs/>
            </w:rPr>
          </w:rPrChange>
        </w:rPr>
        <w:t xml:space="preserve"> in. of water</w:t>
      </w:r>
      <w:ins w:id="2089" w:author="Titus Ellison" w:date="2022-10-18T17:58:00Z">
        <w:r w:rsidR="004D6CD4" w:rsidRPr="004D6CD4">
          <w:rPr>
            <w:rStyle w:val="Toggle"/>
            <w:rPrChange w:id="2090" w:author="Titus Ellison" w:date="2022-10-18T17:58:00Z">
              <w:rPr>
                <w:bCs/>
              </w:rPr>
            </w:rPrChange>
          </w:rPr>
          <w:t>]]</w:t>
        </w:r>
      </w:ins>
      <w:del w:id="2091" w:author="Titus Ellison" w:date="2022-10-18T17:58:00Z">
        <w:r w:rsidDel="004D6CD4">
          <w:rPr>
            <w:bCs/>
          </w:rPr>
          <w:delText>)</w:delText>
        </w:r>
      </w:del>
      <w:r>
        <w:rPr>
          <w:bCs/>
        </w:rPr>
        <w:t>.</w:t>
      </w:r>
    </w:p>
    <w:p w14:paraId="578775DC" w14:textId="7DF50C77" w:rsidR="009045A3" w:rsidRPr="00BC7581" w:rsidRDefault="009045A3" w:rsidP="00DC4F60">
      <w:pPr>
        <w:pStyle w:val="Infobox"/>
        <w:pBdr>
          <w:bottom w:val="none" w:sz="0" w:space="0" w:color="auto"/>
        </w:pBdr>
      </w:pPr>
      <w:r w:rsidRPr="00BC7581">
        <w:t>At 12:04 (i.e., 2*T), there are two requests (i.e., R</w:t>
      </w:r>
      <w:r>
        <w:rPr>
          <w:bCs/>
        </w:rPr>
        <w:t xml:space="preserve"> = </w:t>
      </w:r>
      <w:r w:rsidRPr="00BC7581">
        <w:t>2</w:t>
      </w:r>
      <w:r>
        <w:rPr>
          <w:bCs/>
        </w:rPr>
        <w:t>).</w:t>
      </w:r>
      <w:r w:rsidRPr="00BC7581">
        <w:t xml:space="preserve"> </w:t>
      </w:r>
      <w:r w:rsidR="00011C4A">
        <w:t>Since R=</w:t>
      </w:r>
      <w:r w:rsidR="003D0A4B">
        <w:t>I</w:t>
      </w:r>
      <w:r w:rsidR="00011C4A">
        <w:t xml:space="preserve">, </w:t>
      </w:r>
      <w:r w:rsidR="00803A53">
        <w:t>t</w:t>
      </w:r>
      <w:r w:rsidRPr="00BC7581">
        <w:t xml:space="preserve">rim component reduces </w:t>
      </w:r>
      <w:r w:rsidR="00D21A33">
        <w:rPr>
          <w:bCs/>
        </w:rPr>
        <w:t>setpoint</w:t>
      </w:r>
      <w:r w:rsidRPr="00BC7581">
        <w:t xml:space="preserve"> by </w:t>
      </w:r>
      <w:ins w:id="2092" w:author="Titus Ellison" w:date="2022-10-18T18:00:00Z">
        <w:r w:rsidR="004D6CD4" w:rsidRPr="004D6CD4">
          <w:rPr>
            <w:rStyle w:val="Toggle"/>
            <w:rPrChange w:id="2093" w:author="Titus Ellison" w:date="2022-10-18T18:01:00Z">
              <w:rPr/>
            </w:rPrChange>
          </w:rPr>
          <w:t>[UNITS [</w:t>
        </w:r>
      </w:ins>
      <w:r w:rsidRPr="004D6CD4">
        <w:rPr>
          <w:rStyle w:val="Toggle"/>
          <w:rPrChange w:id="2094" w:author="Titus Ellison" w:date="2022-10-18T18:01:00Z">
            <w:rPr/>
          </w:rPrChange>
        </w:rPr>
        <w:t>10 Pa</w:t>
      </w:r>
      <w:ins w:id="2095" w:author="Titus Ellison" w:date="2022-10-18T18:00:00Z">
        <w:r w:rsidR="004D6CD4" w:rsidRPr="004D6CD4">
          <w:rPr>
            <w:rStyle w:val="Toggle"/>
            <w:rPrChange w:id="2096" w:author="Titus Ellison" w:date="2022-10-18T18:01:00Z">
              <w:rPr/>
            </w:rPrChange>
          </w:rPr>
          <w:t>]</w:t>
        </w:r>
      </w:ins>
      <w:r w:rsidRPr="004D6CD4">
        <w:rPr>
          <w:rStyle w:val="Toggle"/>
          <w:rPrChange w:id="2097" w:author="Titus Ellison" w:date="2022-10-18T18:01:00Z">
            <w:rPr/>
          </w:rPrChange>
        </w:rPr>
        <w:t xml:space="preserve"> </w:t>
      </w:r>
      <w:ins w:id="2098" w:author="Titus Ellison" w:date="2022-10-18T18:00:00Z">
        <w:r w:rsidR="004D6CD4" w:rsidRPr="004D6CD4">
          <w:rPr>
            <w:rStyle w:val="Toggle"/>
            <w:rPrChange w:id="2099" w:author="Titus Ellison" w:date="2022-10-18T18:01:00Z">
              <w:rPr/>
            </w:rPrChange>
          </w:rPr>
          <w:t>[</w:t>
        </w:r>
      </w:ins>
      <w:del w:id="2100" w:author="Titus Ellison" w:date="2022-10-18T18:00:00Z">
        <w:r w:rsidRPr="004D6CD4" w:rsidDel="004D6CD4">
          <w:rPr>
            <w:rStyle w:val="Toggle"/>
            <w:rPrChange w:id="2101" w:author="Titus Ellison" w:date="2022-10-18T18:01:00Z">
              <w:rPr/>
            </w:rPrChange>
          </w:rPr>
          <w:delText>(</w:delText>
        </w:r>
      </w:del>
      <w:r w:rsidRPr="004D6CD4">
        <w:rPr>
          <w:rStyle w:val="Toggle"/>
          <w:rPrChange w:id="2102" w:author="Titus Ellison" w:date="2022-10-18T18:01:00Z">
            <w:rPr/>
          </w:rPrChange>
        </w:rPr>
        <w:t>0.04</w:t>
      </w:r>
      <w:r w:rsidRPr="004D6CD4">
        <w:rPr>
          <w:rStyle w:val="Toggle"/>
          <w:rPrChange w:id="2103" w:author="Titus Ellison" w:date="2022-10-18T18:01:00Z">
            <w:rPr>
              <w:bCs/>
            </w:rPr>
          </w:rPrChange>
        </w:rPr>
        <w:t xml:space="preserve"> in. of water</w:t>
      </w:r>
      <w:ins w:id="2104" w:author="Titus Ellison" w:date="2022-10-18T18:00:00Z">
        <w:r w:rsidR="004D6CD4" w:rsidRPr="004D6CD4">
          <w:rPr>
            <w:rStyle w:val="Toggle"/>
            <w:rPrChange w:id="2105" w:author="Titus Ellison" w:date="2022-10-18T18:01:00Z">
              <w:rPr>
                <w:bCs/>
              </w:rPr>
            </w:rPrChange>
          </w:rPr>
          <w:t>]</w:t>
        </w:r>
      </w:ins>
      <w:ins w:id="2106" w:author="Titus Ellison" w:date="2022-10-18T18:01:00Z">
        <w:r w:rsidR="004D6CD4" w:rsidRPr="004D6CD4">
          <w:rPr>
            <w:rStyle w:val="Toggle"/>
            <w:rPrChange w:id="2107" w:author="Titus Ellison" w:date="2022-10-18T18:01:00Z">
              <w:rPr>
                <w:bCs/>
              </w:rPr>
            </w:rPrChange>
          </w:rPr>
          <w:t>]</w:t>
        </w:r>
      </w:ins>
      <w:del w:id="2108" w:author="Titus Ellison" w:date="2022-10-18T18:00:00Z">
        <w:r w:rsidDel="004D6CD4">
          <w:rPr>
            <w:bCs/>
          </w:rPr>
          <w:delText>)</w:delText>
        </w:r>
      </w:del>
      <w:r w:rsidRPr="00BC7581">
        <w:t xml:space="preserve">. Net result: </w:t>
      </w:r>
      <w:r w:rsidR="00D21A33">
        <w:rPr>
          <w:bCs/>
        </w:rPr>
        <w:t>setpoint</w:t>
      </w:r>
      <w:r w:rsidRPr="00BC7581">
        <w:t xml:space="preserve"> is </w:t>
      </w:r>
      <w:ins w:id="2109" w:author="Titus Ellison" w:date="2022-10-18T18:01:00Z">
        <w:r w:rsidR="004D6CD4" w:rsidRPr="004D6CD4">
          <w:rPr>
            <w:rStyle w:val="Toggle"/>
            <w:rPrChange w:id="2110" w:author="Titus Ellison" w:date="2022-10-18T18:02:00Z">
              <w:rPr/>
            </w:rPrChange>
          </w:rPr>
          <w:t>[UNITS [</w:t>
        </w:r>
      </w:ins>
      <w:r w:rsidRPr="004D6CD4">
        <w:rPr>
          <w:rStyle w:val="Toggle"/>
          <w:rPrChange w:id="2111" w:author="Titus Ellison" w:date="2022-10-18T18:02:00Z">
            <w:rPr/>
          </w:rPrChange>
        </w:rPr>
        <w:t>100 Pa</w:t>
      </w:r>
      <w:ins w:id="2112" w:author="Titus Ellison" w:date="2022-10-18T18:01:00Z">
        <w:r w:rsidR="004D6CD4" w:rsidRPr="004D6CD4">
          <w:rPr>
            <w:rStyle w:val="Toggle"/>
            <w:rPrChange w:id="2113" w:author="Titus Ellison" w:date="2022-10-18T18:02:00Z">
              <w:rPr/>
            </w:rPrChange>
          </w:rPr>
          <w:t>]</w:t>
        </w:r>
      </w:ins>
      <w:r w:rsidRPr="004D6CD4">
        <w:rPr>
          <w:rStyle w:val="Toggle"/>
          <w:rPrChange w:id="2114" w:author="Titus Ellison" w:date="2022-10-18T18:02:00Z">
            <w:rPr/>
          </w:rPrChange>
        </w:rPr>
        <w:t xml:space="preserve"> </w:t>
      </w:r>
      <w:ins w:id="2115" w:author="Titus Ellison" w:date="2022-10-18T18:01:00Z">
        <w:r w:rsidR="004D6CD4" w:rsidRPr="004D6CD4">
          <w:rPr>
            <w:rStyle w:val="Toggle"/>
            <w:rPrChange w:id="2116" w:author="Titus Ellison" w:date="2022-10-18T18:02:00Z">
              <w:rPr/>
            </w:rPrChange>
          </w:rPr>
          <w:t>[</w:t>
        </w:r>
      </w:ins>
      <w:del w:id="2117" w:author="Titus Ellison" w:date="2022-10-18T18:01:00Z">
        <w:r w:rsidRPr="004D6CD4" w:rsidDel="004D6CD4">
          <w:rPr>
            <w:rStyle w:val="Toggle"/>
            <w:rPrChange w:id="2118" w:author="Titus Ellison" w:date="2022-10-18T18:02:00Z">
              <w:rPr/>
            </w:rPrChange>
          </w:rPr>
          <w:delText>(</w:delText>
        </w:r>
      </w:del>
      <w:r w:rsidRPr="004D6CD4">
        <w:rPr>
          <w:rStyle w:val="Toggle"/>
          <w:rPrChange w:id="2119" w:author="Titus Ellison" w:date="2022-10-18T18:02:00Z">
            <w:rPr/>
          </w:rPrChange>
        </w:rPr>
        <w:t>0.42</w:t>
      </w:r>
      <w:r w:rsidRPr="004D6CD4">
        <w:rPr>
          <w:rStyle w:val="Toggle"/>
          <w:rPrChange w:id="2120" w:author="Titus Ellison" w:date="2022-10-18T18:02:00Z">
            <w:rPr>
              <w:bCs/>
            </w:rPr>
          </w:rPrChange>
        </w:rPr>
        <w:t xml:space="preserve"> in. of water</w:t>
      </w:r>
      <w:ins w:id="2121" w:author="Titus Ellison" w:date="2022-10-18T18:02:00Z">
        <w:r w:rsidR="004D6CD4" w:rsidRPr="004D6CD4">
          <w:rPr>
            <w:rStyle w:val="Toggle"/>
            <w:rPrChange w:id="2122" w:author="Titus Ellison" w:date="2022-10-18T18:02:00Z">
              <w:rPr>
                <w:bCs/>
              </w:rPr>
            </w:rPrChange>
          </w:rPr>
          <w:t>]]</w:t>
        </w:r>
      </w:ins>
      <w:del w:id="2123" w:author="Titus Ellison" w:date="2022-10-18T18:02:00Z">
        <w:r w:rsidDel="004D6CD4">
          <w:rPr>
            <w:bCs/>
          </w:rPr>
          <w:delText>)</w:delText>
        </w:r>
      </w:del>
      <w:r>
        <w:rPr>
          <w:bCs/>
        </w:rPr>
        <w:t>.</w:t>
      </w:r>
    </w:p>
    <w:p w14:paraId="02C152D7" w14:textId="6651906C" w:rsidR="009045A3" w:rsidRPr="00BC7581" w:rsidRDefault="009045A3" w:rsidP="00DC4F60">
      <w:pPr>
        <w:pStyle w:val="Infobox"/>
        <w:pBdr>
          <w:bottom w:val="none" w:sz="0" w:space="0" w:color="auto"/>
        </w:pBdr>
      </w:pPr>
      <w:r w:rsidRPr="00BC7581">
        <w:t>At 12:06 (i.e., 3*T), there are three requests (i.e., R</w:t>
      </w:r>
      <w:r>
        <w:rPr>
          <w:bCs/>
        </w:rPr>
        <w:t xml:space="preserve"> = </w:t>
      </w:r>
      <w:r w:rsidRPr="00BC7581">
        <w:t>3</w:t>
      </w:r>
      <w:r w:rsidR="00DA449A" w:rsidRPr="00BC7581">
        <w:t>)</w:t>
      </w:r>
      <w:r w:rsidR="00DA449A">
        <w:t>.</w:t>
      </w:r>
      <w:r w:rsidR="00DA449A" w:rsidRPr="00BC7581">
        <w:t xml:space="preserve"> </w:t>
      </w:r>
      <w:r w:rsidR="00DA449A">
        <w:t>Since</w:t>
      </w:r>
      <w:r w:rsidRPr="00BC7581">
        <w:t xml:space="preserve"> R – I</w:t>
      </w:r>
      <w:r>
        <w:rPr>
          <w:bCs/>
        </w:rPr>
        <w:t xml:space="preserve"> = </w:t>
      </w:r>
      <w:r w:rsidRPr="00BC7581">
        <w:t xml:space="preserve">1, response component increases </w:t>
      </w:r>
      <w:r w:rsidR="00D21A33">
        <w:rPr>
          <w:bCs/>
        </w:rPr>
        <w:t>setpoint</w:t>
      </w:r>
      <w:r w:rsidRPr="00BC7581">
        <w:t xml:space="preserve"> by </w:t>
      </w:r>
      <w:ins w:id="2124" w:author="Titus Ellison" w:date="2022-10-18T18:02:00Z">
        <w:r w:rsidR="004D6CD4" w:rsidRPr="004D6CD4">
          <w:rPr>
            <w:rStyle w:val="Toggle"/>
            <w:rPrChange w:id="2125" w:author="Titus Ellison" w:date="2022-10-18T18:02:00Z">
              <w:rPr/>
            </w:rPrChange>
          </w:rPr>
          <w:t>[UNITS [</w:t>
        </w:r>
      </w:ins>
      <w:r w:rsidRPr="004D6CD4">
        <w:rPr>
          <w:rStyle w:val="Toggle"/>
          <w:rPrChange w:id="2126" w:author="Titus Ellison" w:date="2022-10-18T18:02:00Z">
            <w:rPr/>
          </w:rPrChange>
        </w:rPr>
        <w:t xml:space="preserve">15 </w:t>
      </w:r>
      <w:r w:rsidRPr="004D6CD4">
        <w:rPr>
          <w:rStyle w:val="Toggle"/>
          <w:rPrChange w:id="2127" w:author="Titus Ellison" w:date="2022-10-18T18:02:00Z">
            <w:rPr>
              <w:bCs/>
            </w:rPr>
          </w:rPrChange>
        </w:rPr>
        <w:t>Pa</w:t>
      </w:r>
      <w:ins w:id="2128" w:author="Titus Ellison" w:date="2022-10-18T18:02:00Z">
        <w:r w:rsidR="004D6CD4" w:rsidRPr="004D6CD4">
          <w:rPr>
            <w:rStyle w:val="Toggle"/>
            <w:rPrChange w:id="2129" w:author="Titus Ellison" w:date="2022-10-18T18:02:00Z">
              <w:rPr>
                <w:bCs/>
              </w:rPr>
            </w:rPrChange>
          </w:rPr>
          <w:t>]</w:t>
        </w:r>
      </w:ins>
      <w:r w:rsidRPr="004D6CD4">
        <w:rPr>
          <w:rStyle w:val="Toggle"/>
          <w:rPrChange w:id="2130" w:author="Titus Ellison" w:date="2022-10-18T18:02:00Z">
            <w:rPr/>
          </w:rPrChange>
        </w:rPr>
        <w:t xml:space="preserve"> </w:t>
      </w:r>
      <w:ins w:id="2131" w:author="Titus Ellison" w:date="2022-10-18T18:02:00Z">
        <w:r w:rsidR="004D6CD4" w:rsidRPr="004D6CD4">
          <w:rPr>
            <w:rStyle w:val="Toggle"/>
            <w:rPrChange w:id="2132" w:author="Titus Ellison" w:date="2022-10-18T18:02:00Z">
              <w:rPr/>
            </w:rPrChange>
          </w:rPr>
          <w:t>[</w:t>
        </w:r>
      </w:ins>
      <w:del w:id="2133" w:author="Titus Ellison" w:date="2022-10-18T18:02:00Z">
        <w:r w:rsidRPr="004D6CD4" w:rsidDel="004D6CD4">
          <w:rPr>
            <w:rStyle w:val="Toggle"/>
            <w:rPrChange w:id="2134" w:author="Titus Ellison" w:date="2022-10-18T18:02:00Z">
              <w:rPr/>
            </w:rPrChange>
          </w:rPr>
          <w:delText>(</w:delText>
        </w:r>
      </w:del>
      <w:r w:rsidRPr="004D6CD4">
        <w:rPr>
          <w:rStyle w:val="Toggle"/>
          <w:rPrChange w:id="2135" w:author="Titus Ellison" w:date="2022-10-18T18:02:00Z">
            <w:rPr/>
          </w:rPrChange>
        </w:rPr>
        <w:t>0.06</w:t>
      </w:r>
      <w:r w:rsidRPr="004D6CD4">
        <w:rPr>
          <w:rStyle w:val="Toggle"/>
          <w:rPrChange w:id="2136" w:author="Titus Ellison" w:date="2022-10-18T18:02:00Z">
            <w:rPr>
              <w:bCs/>
            </w:rPr>
          </w:rPrChange>
        </w:rPr>
        <w:t xml:space="preserve"> in. of water</w:t>
      </w:r>
      <w:ins w:id="2137" w:author="Titus Ellison" w:date="2022-10-18T18:02:00Z">
        <w:r w:rsidR="004D6CD4" w:rsidRPr="004D6CD4">
          <w:rPr>
            <w:rStyle w:val="Toggle"/>
            <w:rPrChange w:id="2138" w:author="Titus Ellison" w:date="2022-10-18T18:02:00Z">
              <w:rPr>
                <w:bCs/>
              </w:rPr>
            </w:rPrChange>
          </w:rPr>
          <w:t>]]</w:t>
        </w:r>
      </w:ins>
      <w:del w:id="2139" w:author="Titus Ellison" w:date="2022-10-18T18:02:00Z">
        <w:r w:rsidDel="004D6CD4">
          <w:rPr>
            <w:bCs/>
          </w:rPr>
          <w:delText>)</w:delText>
        </w:r>
      </w:del>
      <w:r w:rsidRPr="00BC7581">
        <w:t xml:space="preserve"> (i.e., 1</w:t>
      </w:r>
      <w:r>
        <w:rPr>
          <w:bCs/>
        </w:rPr>
        <w:t>*</w:t>
      </w:r>
      <w:proofErr w:type="spellStart"/>
      <w:r w:rsidRPr="00BC7581">
        <w:t>SPres</w:t>
      </w:r>
      <w:proofErr w:type="spellEnd"/>
      <w:r w:rsidRPr="00BC7581">
        <w:t xml:space="preserve">). Net result: </w:t>
      </w:r>
      <w:r w:rsidR="00D21A33">
        <w:rPr>
          <w:bCs/>
        </w:rPr>
        <w:t>setpoint</w:t>
      </w:r>
      <w:r w:rsidRPr="00BC7581">
        <w:t xml:space="preserve"> is </w:t>
      </w:r>
      <w:ins w:id="2140" w:author="Titus Ellison" w:date="2022-10-18T18:02:00Z">
        <w:r w:rsidR="004D6CD4" w:rsidRPr="004D6CD4">
          <w:rPr>
            <w:rStyle w:val="Toggle"/>
            <w:rPrChange w:id="2141" w:author="Titus Ellison" w:date="2022-10-18T18:03:00Z">
              <w:rPr/>
            </w:rPrChange>
          </w:rPr>
          <w:t>[UNITS [</w:t>
        </w:r>
      </w:ins>
      <w:r w:rsidR="00803A53" w:rsidRPr="004D6CD4">
        <w:rPr>
          <w:rStyle w:val="Toggle"/>
          <w:rPrChange w:id="2142" w:author="Titus Ellison" w:date="2022-10-18T18:03:00Z">
            <w:rPr/>
          </w:rPrChange>
        </w:rPr>
        <w:t xml:space="preserve">115 </w:t>
      </w:r>
      <w:r w:rsidRPr="004D6CD4">
        <w:rPr>
          <w:rStyle w:val="Toggle"/>
          <w:rPrChange w:id="2143" w:author="Titus Ellison" w:date="2022-10-18T18:03:00Z">
            <w:rPr/>
          </w:rPrChange>
        </w:rPr>
        <w:t>Pa</w:t>
      </w:r>
      <w:ins w:id="2144" w:author="Titus Ellison" w:date="2022-10-18T18:02:00Z">
        <w:r w:rsidR="004D6CD4" w:rsidRPr="004D6CD4">
          <w:rPr>
            <w:rStyle w:val="Toggle"/>
            <w:rPrChange w:id="2145" w:author="Titus Ellison" w:date="2022-10-18T18:03:00Z">
              <w:rPr/>
            </w:rPrChange>
          </w:rPr>
          <w:t>]</w:t>
        </w:r>
      </w:ins>
      <w:r w:rsidRPr="004D6CD4">
        <w:rPr>
          <w:rStyle w:val="Toggle"/>
          <w:rPrChange w:id="2146" w:author="Titus Ellison" w:date="2022-10-18T18:03:00Z">
            <w:rPr/>
          </w:rPrChange>
        </w:rPr>
        <w:t xml:space="preserve"> </w:t>
      </w:r>
      <w:ins w:id="2147" w:author="Titus Ellison" w:date="2022-10-18T18:02:00Z">
        <w:r w:rsidR="004D6CD4" w:rsidRPr="004D6CD4">
          <w:rPr>
            <w:rStyle w:val="Toggle"/>
            <w:rPrChange w:id="2148" w:author="Titus Ellison" w:date="2022-10-18T18:03:00Z">
              <w:rPr/>
            </w:rPrChange>
          </w:rPr>
          <w:t>[</w:t>
        </w:r>
      </w:ins>
      <w:del w:id="2149" w:author="Titus Ellison" w:date="2022-10-18T18:02:00Z">
        <w:r w:rsidRPr="004D6CD4" w:rsidDel="004D6CD4">
          <w:rPr>
            <w:rStyle w:val="Toggle"/>
            <w:rPrChange w:id="2150" w:author="Titus Ellison" w:date="2022-10-18T18:03:00Z">
              <w:rPr/>
            </w:rPrChange>
          </w:rPr>
          <w:delText>(</w:delText>
        </w:r>
      </w:del>
      <w:r w:rsidRPr="004D6CD4">
        <w:rPr>
          <w:rStyle w:val="Toggle"/>
          <w:rPrChange w:id="2151" w:author="Titus Ellison" w:date="2022-10-18T18:03:00Z">
            <w:rPr/>
          </w:rPrChange>
        </w:rPr>
        <w:t>0.</w:t>
      </w:r>
      <w:r w:rsidR="00803A53" w:rsidRPr="004D6CD4">
        <w:rPr>
          <w:rStyle w:val="Toggle"/>
          <w:rPrChange w:id="2152" w:author="Titus Ellison" w:date="2022-10-18T18:03:00Z">
            <w:rPr/>
          </w:rPrChange>
        </w:rPr>
        <w:t>48</w:t>
      </w:r>
      <w:r w:rsidR="00803A53" w:rsidRPr="004D6CD4">
        <w:rPr>
          <w:rStyle w:val="Toggle"/>
          <w:rPrChange w:id="2153" w:author="Titus Ellison" w:date="2022-10-18T18:03:00Z">
            <w:rPr>
              <w:bCs/>
            </w:rPr>
          </w:rPrChange>
        </w:rPr>
        <w:t xml:space="preserve"> </w:t>
      </w:r>
      <w:r w:rsidRPr="004D6CD4">
        <w:rPr>
          <w:rStyle w:val="Toggle"/>
          <w:rPrChange w:id="2154" w:author="Titus Ellison" w:date="2022-10-18T18:03:00Z">
            <w:rPr>
              <w:bCs/>
            </w:rPr>
          </w:rPrChange>
        </w:rPr>
        <w:t>in. of water</w:t>
      </w:r>
      <w:ins w:id="2155" w:author="Titus Ellison" w:date="2022-10-18T18:02:00Z">
        <w:r w:rsidR="004D6CD4" w:rsidRPr="004D6CD4">
          <w:rPr>
            <w:rStyle w:val="Toggle"/>
            <w:rPrChange w:id="2156" w:author="Titus Ellison" w:date="2022-10-18T18:03:00Z">
              <w:rPr>
                <w:bCs/>
              </w:rPr>
            </w:rPrChange>
          </w:rPr>
          <w:t>]]</w:t>
        </w:r>
      </w:ins>
      <w:del w:id="2157" w:author="Titus Ellison" w:date="2022-10-18T18:02:00Z">
        <w:r w:rsidDel="004D6CD4">
          <w:rPr>
            <w:bCs/>
          </w:rPr>
          <w:delText>)</w:delText>
        </w:r>
      </w:del>
      <w:r w:rsidRPr="00BC7581">
        <w:t>.</w:t>
      </w:r>
    </w:p>
    <w:p w14:paraId="4D93B462" w14:textId="6E799E84" w:rsidR="009045A3" w:rsidRPr="00BC7581" w:rsidRDefault="009045A3" w:rsidP="00DC4F60">
      <w:pPr>
        <w:pStyle w:val="Infobox"/>
        <w:pBdr>
          <w:bottom w:val="none" w:sz="0" w:space="0" w:color="auto"/>
        </w:pBdr>
      </w:pPr>
      <w:r w:rsidRPr="00BC7581">
        <w:t>At 12:08 (i.e., 4*T), there are four requests (i.e., R</w:t>
      </w:r>
      <w:r>
        <w:rPr>
          <w:bCs/>
        </w:rPr>
        <w:t xml:space="preserve"> = </w:t>
      </w:r>
      <w:r w:rsidRPr="00BC7581">
        <w:t>4</w:t>
      </w:r>
      <w:r>
        <w:rPr>
          <w:bCs/>
        </w:rPr>
        <w:t>).</w:t>
      </w:r>
      <w:r w:rsidRPr="00BC7581">
        <w:t xml:space="preserve"> </w:t>
      </w:r>
      <w:r w:rsidR="00803A53">
        <w:rPr>
          <w:bCs/>
        </w:rPr>
        <w:t>B</w:t>
      </w:r>
      <w:r>
        <w:rPr>
          <w:bCs/>
        </w:rPr>
        <w:t>ecause</w:t>
      </w:r>
      <w:r w:rsidRPr="00BC7581">
        <w:t xml:space="preserve"> R – I</w:t>
      </w:r>
      <w:r>
        <w:rPr>
          <w:bCs/>
        </w:rPr>
        <w:t xml:space="preserve"> = </w:t>
      </w:r>
      <w:r w:rsidRPr="00BC7581">
        <w:t xml:space="preserve">2, response component increases </w:t>
      </w:r>
      <w:r w:rsidR="00D21A33">
        <w:rPr>
          <w:bCs/>
        </w:rPr>
        <w:t>setpoint</w:t>
      </w:r>
      <w:r w:rsidRPr="00BC7581">
        <w:t xml:space="preserve"> by </w:t>
      </w:r>
      <w:ins w:id="2158" w:author="Titus Ellison" w:date="2022-10-18T18:03:00Z">
        <w:r w:rsidR="004D6CD4" w:rsidRPr="004D6CD4">
          <w:rPr>
            <w:rStyle w:val="Toggle"/>
            <w:rPrChange w:id="2159" w:author="Titus Ellison" w:date="2022-10-18T18:03:00Z">
              <w:rPr/>
            </w:rPrChange>
          </w:rPr>
          <w:t>[UNITS [</w:t>
        </w:r>
      </w:ins>
      <w:r w:rsidRPr="004D6CD4">
        <w:rPr>
          <w:rStyle w:val="Toggle"/>
          <w:rPrChange w:id="2160" w:author="Titus Ellison" w:date="2022-10-18T18:03:00Z">
            <w:rPr/>
          </w:rPrChange>
        </w:rPr>
        <w:t>30 Pa</w:t>
      </w:r>
      <w:ins w:id="2161" w:author="Titus Ellison" w:date="2022-10-18T18:03:00Z">
        <w:r w:rsidR="004D6CD4" w:rsidRPr="004D6CD4">
          <w:rPr>
            <w:rStyle w:val="Toggle"/>
            <w:rPrChange w:id="2162" w:author="Titus Ellison" w:date="2022-10-18T18:03:00Z">
              <w:rPr/>
            </w:rPrChange>
          </w:rPr>
          <w:t>]</w:t>
        </w:r>
      </w:ins>
      <w:r w:rsidRPr="004D6CD4">
        <w:rPr>
          <w:rStyle w:val="Toggle"/>
          <w:rPrChange w:id="2163" w:author="Titus Ellison" w:date="2022-10-18T18:03:00Z">
            <w:rPr/>
          </w:rPrChange>
        </w:rPr>
        <w:t xml:space="preserve"> </w:t>
      </w:r>
      <w:ins w:id="2164" w:author="Titus Ellison" w:date="2022-10-18T18:03:00Z">
        <w:r w:rsidR="004D6CD4" w:rsidRPr="004D6CD4">
          <w:rPr>
            <w:rStyle w:val="Toggle"/>
            <w:rPrChange w:id="2165" w:author="Titus Ellison" w:date="2022-10-18T18:03:00Z">
              <w:rPr/>
            </w:rPrChange>
          </w:rPr>
          <w:t>[</w:t>
        </w:r>
      </w:ins>
      <w:del w:id="2166" w:author="Titus Ellison" w:date="2022-10-18T18:03:00Z">
        <w:r w:rsidRPr="004D6CD4" w:rsidDel="004D6CD4">
          <w:rPr>
            <w:rStyle w:val="Toggle"/>
            <w:rPrChange w:id="2167" w:author="Titus Ellison" w:date="2022-10-18T18:03:00Z">
              <w:rPr/>
            </w:rPrChange>
          </w:rPr>
          <w:delText>(</w:delText>
        </w:r>
      </w:del>
      <w:r w:rsidRPr="004D6CD4">
        <w:rPr>
          <w:rStyle w:val="Toggle"/>
          <w:rPrChange w:id="2168" w:author="Titus Ellison" w:date="2022-10-18T18:03:00Z">
            <w:rPr/>
          </w:rPrChange>
        </w:rPr>
        <w:t>0.12</w:t>
      </w:r>
      <w:r w:rsidRPr="004D6CD4">
        <w:rPr>
          <w:rStyle w:val="Toggle"/>
          <w:rPrChange w:id="2169" w:author="Titus Ellison" w:date="2022-10-18T18:03:00Z">
            <w:rPr>
              <w:bCs/>
            </w:rPr>
          </w:rPrChange>
        </w:rPr>
        <w:t xml:space="preserve"> in. of water</w:t>
      </w:r>
      <w:ins w:id="2170" w:author="Titus Ellison" w:date="2022-10-18T18:03:00Z">
        <w:r w:rsidR="004D6CD4" w:rsidRPr="004D6CD4">
          <w:rPr>
            <w:rStyle w:val="Toggle"/>
            <w:rPrChange w:id="2171" w:author="Titus Ellison" w:date="2022-10-18T18:03:00Z">
              <w:rPr>
                <w:bCs/>
              </w:rPr>
            </w:rPrChange>
          </w:rPr>
          <w:t>]]</w:t>
        </w:r>
      </w:ins>
      <w:del w:id="2172" w:author="Titus Ellison" w:date="2022-10-18T18:03:00Z">
        <w:r w:rsidDel="004D6CD4">
          <w:rPr>
            <w:bCs/>
          </w:rPr>
          <w:delText>)</w:delText>
        </w:r>
      </w:del>
      <w:r w:rsidRPr="00BC7581">
        <w:t xml:space="preserve"> (i.e., 2</w:t>
      </w:r>
      <w:r>
        <w:rPr>
          <w:bCs/>
        </w:rPr>
        <w:t>*</w:t>
      </w:r>
      <w:proofErr w:type="spellStart"/>
      <w:r w:rsidRPr="00BC7581">
        <w:t>SPres</w:t>
      </w:r>
      <w:proofErr w:type="spellEnd"/>
      <w:r w:rsidRPr="00BC7581">
        <w:t xml:space="preserve">). Net result: </w:t>
      </w:r>
      <w:r w:rsidR="00D21A33">
        <w:rPr>
          <w:bCs/>
        </w:rPr>
        <w:t>setpoint</w:t>
      </w:r>
      <w:r w:rsidRPr="00BC7581">
        <w:t xml:space="preserve"> is </w:t>
      </w:r>
      <w:ins w:id="2173" w:author="Titus Ellison" w:date="2022-10-18T18:04:00Z">
        <w:r w:rsidR="004D6CD4" w:rsidRPr="004D6CD4">
          <w:rPr>
            <w:rStyle w:val="Toggle"/>
            <w:rPrChange w:id="2174" w:author="Titus Ellison" w:date="2022-10-18T18:04:00Z">
              <w:rPr/>
            </w:rPrChange>
          </w:rPr>
          <w:t>[UNITS [</w:t>
        </w:r>
      </w:ins>
      <w:r w:rsidR="00803A53" w:rsidRPr="004D6CD4">
        <w:rPr>
          <w:rStyle w:val="Toggle"/>
          <w:rPrChange w:id="2175" w:author="Titus Ellison" w:date="2022-10-18T18:04:00Z">
            <w:rPr/>
          </w:rPrChange>
        </w:rPr>
        <w:t xml:space="preserve">145 </w:t>
      </w:r>
      <w:r w:rsidRPr="004D6CD4">
        <w:rPr>
          <w:rStyle w:val="Toggle"/>
          <w:rPrChange w:id="2176" w:author="Titus Ellison" w:date="2022-10-18T18:04:00Z">
            <w:rPr/>
          </w:rPrChange>
        </w:rPr>
        <w:t>Pa</w:t>
      </w:r>
      <w:ins w:id="2177" w:author="Titus Ellison" w:date="2022-10-18T18:04:00Z">
        <w:r w:rsidR="004D6CD4" w:rsidRPr="004D6CD4">
          <w:rPr>
            <w:rStyle w:val="Toggle"/>
            <w:rPrChange w:id="2178" w:author="Titus Ellison" w:date="2022-10-18T18:04:00Z">
              <w:rPr/>
            </w:rPrChange>
          </w:rPr>
          <w:t>]</w:t>
        </w:r>
      </w:ins>
      <w:r w:rsidRPr="004D6CD4">
        <w:rPr>
          <w:rStyle w:val="Toggle"/>
          <w:rPrChange w:id="2179" w:author="Titus Ellison" w:date="2022-10-18T18:04:00Z">
            <w:rPr/>
          </w:rPrChange>
        </w:rPr>
        <w:t xml:space="preserve"> </w:t>
      </w:r>
      <w:ins w:id="2180" w:author="Titus Ellison" w:date="2022-10-18T18:04:00Z">
        <w:r w:rsidR="004D6CD4" w:rsidRPr="004D6CD4">
          <w:rPr>
            <w:rStyle w:val="Toggle"/>
            <w:rPrChange w:id="2181" w:author="Titus Ellison" w:date="2022-10-18T18:04:00Z">
              <w:rPr/>
            </w:rPrChange>
          </w:rPr>
          <w:t>[</w:t>
        </w:r>
      </w:ins>
      <w:del w:id="2182" w:author="Titus Ellison" w:date="2022-10-18T18:04:00Z">
        <w:r w:rsidRPr="004D6CD4" w:rsidDel="004D6CD4">
          <w:rPr>
            <w:rStyle w:val="Toggle"/>
            <w:rPrChange w:id="2183" w:author="Titus Ellison" w:date="2022-10-18T18:04:00Z">
              <w:rPr/>
            </w:rPrChange>
          </w:rPr>
          <w:delText>(</w:delText>
        </w:r>
      </w:del>
      <w:r w:rsidRPr="004D6CD4">
        <w:rPr>
          <w:rStyle w:val="Toggle"/>
          <w:rPrChange w:id="2184" w:author="Titus Ellison" w:date="2022-10-18T18:04:00Z">
            <w:rPr/>
          </w:rPrChange>
        </w:rPr>
        <w:t>0.</w:t>
      </w:r>
      <w:r w:rsidR="00803A53" w:rsidRPr="004D6CD4">
        <w:rPr>
          <w:rStyle w:val="Toggle"/>
          <w:rPrChange w:id="2185" w:author="Titus Ellison" w:date="2022-10-18T18:04:00Z">
            <w:rPr/>
          </w:rPrChange>
        </w:rPr>
        <w:t xml:space="preserve">60 </w:t>
      </w:r>
      <w:r w:rsidRPr="004D6CD4">
        <w:rPr>
          <w:rStyle w:val="Toggle"/>
          <w:rPrChange w:id="2186" w:author="Titus Ellison" w:date="2022-10-18T18:04:00Z">
            <w:rPr>
              <w:bCs/>
            </w:rPr>
          </w:rPrChange>
        </w:rPr>
        <w:t>in. of water</w:t>
      </w:r>
      <w:ins w:id="2187" w:author="Titus Ellison" w:date="2022-10-18T18:04:00Z">
        <w:r w:rsidR="004D6CD4" w:rsidRPr="004D6CD4">
          <w:rPr>
            <w:rStyle w:val="Toggle"/>
            <w:rPrChange w:id="2188" w:author="Titus Ellison" w:date="2022-10-18T18:04:00Z">
              <w:rPr>
                <w:bCs/>
              </w:rPr>
            </w:rPrChange>
          </w:rPr>
          <w:t>]]</w:t>
        </w:r>
      </w:ins>
      <w:del w:id="2189" w:author="Titus Ellison" w:date="2022-10-18T18:04:00Z">
        <w:r w:rsidDel="004D6CD4">
          <w:rPr>
            <w:bCs/>
          </w:rPr>
          <w:delText>)</w:delText>
        </w:r>
      </w:del>
      <w:r w:rsidRPr="00BC7581">
        <w:t>.</w:t>
      </w:r>
    </w:p>
    <w:p w14:paraId="367BE8E0" w14:textId="6C9C3679" w:rsidR="009045A3" w:rsidRPr="00BC7581" w:rsidRDefault="009045A3" w:rsidP="00DC4F60">
      <w:pPr>
        <w:pStyle w:val="Infobox"/>
        <w:pBdr>
          <w:bottom w:val="none" w:sz="0" w:space="0" w:color="auto"/>
        </w:pBdr>
      </w:pPr>
      <w:r w:rsidRPr="00514417">
        <w:t xml:space="preserve">At 12:10 (i.e., 5*T), there are six requests (i.e., R = 6). </w:t>
      </w:r>
      <w:r w:rsidR="00803A53">
        <w:t>B</w:t>
      </w:r>
      <w:r w:rsidRPr="00514417">
        <w:t xml:space="preserve">ecause R – I = 4, but </w:t>
      </w:r>
      <w:proofErr w:type="spellStart"/>
      <w:r w:rsidRPr="00514417">
        <w:t>SPres</w:t>
      </w:r>
      <w:proofErr w:type="spellEnd"/>
      <w:r w:rsidRPr="00BC7581">
        <w:rPr>
          <w:vertAlign w:val="subscript"/>
        </w:rPr>
        <w:t xml:space="preserve"> max</w:t>
      </w:r>
      <w:r w:rsidRPr="00514417">
        <w:t xml:space="preserve"> </w:t>
      </w:r>
      <w:r>
        <w:rPr>
          <w:bCs/>
        </w:rPr>
        <w:t xml:space="preserve">= </w:t>
      </w:r>
      <w:ins w:id="2190" w:author="Titus Ellison" w:date="2022-10-18T18:04:00Z">
        <w:r w:rsidR="007720B1" w:rsidRPr="007720B1">
          <w:rPr>
            <w:rStyle w:val="Toggle"/>
            <w:rPrChange w:id="2191" w:author="Titus Ellison" w:date="2022-10-18T18:04:00Z">
              <w:rPr>
                <w:bCs/>
              </w:rPr>
            </w:rPrChange>
          </w:rPr>
          <w:t>[UNITS [</w:t>
        </w:r>
      </w:ins>
      <w:r w:rsidRPr="007720B1">
        <w:rPr>
          <w:rStyle w:val="Toggle"/>
          <w:rPrChange w:id="2192" w:author="Titus Ellison" w:date="2022-10-18T18:04:00Z">
            <w:rPr/>
          </w:rPrChange>
        </w:rPr>
        <w:t>37 Pa</w:t>
      </w:r>
      <w:ins w:id="2193" w:author="Titus Ellison" w:date="2022-10-18T18:04:00Z">
        <w:r w:rsidR="007720B1" w:rsidRPr="007720B1">
          <w:rPr>
            <w:rStyle w:val="Toggle"/>
            <w:rPrChange w:id="2194" w:author="Titus Ellison" w:date="2022-10-18T18:04:00Z">
              <w:rPr/>
            </w:rPrChange>
          </w:rPr>
          <w:t>]</w:t>
        </w:r>
      </w:ins>
      <w:r w:rsidRPr="007720B1">
        <w:rPr>
          <w:rStyle w:val="Toggle"/>
          <w:rPrChange w:id="2195" w:author="Titus Ellison" w:date="2022-10-18T18:04:00Z">
            <w:rPr>
              <w:bCs/>
            </w:rPr>
          </w:rPrChange>
        </w:rPr>
        <w:t xml:space="preserve"> </w:t>
      </w:r>
      <w:ins w:id="2196" w:author="Titus Ellison" w:date="2022-10-18T18:04:00Z">
        <w:r w:rsidR="007720B1" w:rsidRPr="007720B1">
          <w:rPr>
            <w:rStyle w:val="Toggle"/>
            <w:rPrChange w:id="2197" w:author="Titus Ellison" w:date="2022-10-18T18:04:00Z">
              <w:rPr/>
            </w:rPrChange>
          </w:rPr>
          <w:t>[</w:t>
        </w:r>
      </w:ins>
      <w:del w:id="2198" w:author="Titus Ellison" w:date="2022-10-18T18:04:00Z">
        <w:r w:rsidRPr="007720B1" w:rsidDel="007720B1">
          <w:rPr>
            <w:rStyle w:val="Toggle"/>
            <w:rPrChange w:id="2199" w:author="Titus Ellison" w:date="2022-10-18T18:04:00Z">
              <w:rPr/>
            </w:rPrChange>
          </w:rPr>
          <w:delText>(</w:delText>
        </w:r>
      </w:del>
      <w:r w:rsidRPr="007720B1">
        <w:rPr>
          <w:rStyle w:val="Toggle"/>
          <w:rPrChange w:id="2200" w:author="Titus Ellison" w:date="2022-10-18T18:04:00Z">
            <w:rPr/>
          </w:rPrChange>
        </w:rPr>
        <w:t>0.15</w:t>
      </w:r>
      <w:r w:rsidRPr="007720B1">
        <w:rPr>
          <w:rStyle w:val="Toggle"/>
          <w:rPrChange w:id="2201" w:author="Titus Ellison" w:date="2022-10-18T18:04:00Z">
            <w:rPr>
              <w:bCs/>
            </w:rPr>
          </w:rPrChange>
        </w:rPr>
        <w:t xml:space="preserve"> in. of water</w:t>
      </w:r>
      <w:ins w:id="2202" w:author="Titus Ellison" w:date="2022-10-18T18:04:00Z">
        <w:r w:rsidR="007720B1" w:rsidRPr="007720B1">
          <w:rPr>
            <w:rStyle w:val="Toggle"/>
            <w:rPrChange w:id="2203" w:author="Titus Ellison" w:date="2022-10-18T18:04:00Z">
              <w:rPr>
                <w:bCs/>
              </w:rPr>
            </w:rPrChange>
          </w:rPr>
          <w:t>]]</w:t>
        </w:r>
      </w:ins>
      <w:del w:id="2204" w:author="Titus Ellison" w:date="2022-10-18T18:04:00Z">
        <w:r w:rsidDel="007720B1">
          <w:rPr>
            <w:bCs/>
          </w:rPr>
          <w:delText>)</w:delText>
        </w:r>
      </w:del>
      <w:r>
        <w:rPr>
          <w:bCs/>
        </w:rPr>
        <w:t>,</w:t>
      </w:r>
      <w:r w:rsidRPr="00BC7581">
        <w:t xml:space="preserve"> response component increases </w:t>
      </w:r>
      <w:r w:rsidR="00D21A33">
        <w:rPr>
          <w:bCs/>
        </w:rPr>
        <w:t>setpoint</w:t>
      </w:r>
      <w:r w:rsidRPr="00BC7581">
        <w:t xml:space="preserve"> by the maximum of </w:t>
      </w:r>
      <w:ins w:id="2205" w:author="Titus Ellison" w:date="2022-10-18T18:04:00Z">
        <w:r w:rsidR="007720B1" w:rsidRPr="007720B1">
          <w:rPr>
            <w:rStyle w:val="Toggle"/>
            <w:rPrChange w:id="2206" w:author="Titus Ellison" w:date="2022-10-18T18:05:00Z">
              <w:rPr/>
            </w:rPrChange>
          </w:rPr>
          <w:t>[UNITS [</w:t>
        </w:r>
      </w:ins>
      <w:r w:rsidRPr="007720B1">
        <w:rPr>
          <w:rStyle w:val="Toggle"/>
          <w:rPrChange w:id="2207" w:author="Titus Ellison" w:date="2022-10-18T18:05:00Z">
            <w:rPr/>
          </w:rPrChange>
        </w:rPr>
        <w:t>37 Pa</w:t>
      </w:r>
      <w:ins w:id="2208" w:author="Titus Ellison" w:date="2022-10-18T18:04:00Z">
        <w:r w:rsidR="007720B1" w:rsidRPr="007720B1">
          <w:rPr>
            <w:rStyle w:val="Toggle"/>
            <w:rPrChange w:id="2209" w:author="Titus Ellison" w:date="2022-10-18T18:05:00Z">
              <w:rPr/>
            </w:rPrChange>
          </w:rPr>
          <w:t>]</w:t>
        </w:r>
      </w:ins>
      <w:r w:rsidRPr="007720B1">
        <w:rPr>
          <w:rStyle w:val="Toggle"/>
          <w:rPrChange w:id="2210" w:author="Titus Ellison" w:date="2022-10-18T18:05:00Z">
            <w:rPr/>
          </w:rPrChange>
        </w:rPr>
        <w:t xml:space="preserve"> </w:t>
      </w:r>
      <w:ins w:id="2211" w:author="Titus Ellison" w:date="2022-10-18T18:05:00Z">
        <w:r w:rsidR="007720B1" w:rsidRPr="007720B1">
          <w:rPr>
            <w:rStyle w:val="Toggle"/>
            <w:rPrChange w:id="2212" w:author="Titus Ellison" w:date="2022-10-18T18:05:00Z">
              <w:rPr/>
            </w:rPrChange>
          </w:rPr>
          <w:t>[</w:t>
        </w:r>
      </w:ins>
      <w:del w:id="2213" w:author="Titus Ellison" w:date="2022-10-18T18:05:00Z">
        <w:r w:rsidRPr="007720B1" w:rsidDel="007720B1">
          <w:rPr>
            <w:rStyle w:val="Toggle"/>
            <w:rPrChange w:id="2214" w:author="Titus Ellison" w:date="2022-10-18T18:05:00Z">
              <w:rPr/>
            </w:rPrChange>
          </w:rPr>
          <w:delText>(</w:delText>
        </w:r>
      </w:del>
      <w:r w:rsidRPr="007720B1">
        <w:rPr>
          <w:rStyle w:val="Toggle"/>
          <w:rPrChange w:id="2215" w:author="Titus Ellison" w:date="2022-10-18T18:05:00Z">
            <w:rPr/>
          </w:rPrChange>
        </w:rPr>
        <w:t>0.15</w:t>
      </w:r>
      <w:r w:rsidRPr="007720B1">
        <w:rPr>
          <w:rStyle w:val="Toggle"/>
          <w:rPrChange w:id="2216" w:author="Titus Ellison" w:date="2022-10-18T18:05:00Z">
            <w:rPr>
              <w:bCs/>
            </w:rPr>
          </w:rPrChange>
        </w:rPr>
        <w:t xml:space="preserve"> in. of water</w:t>
      </w:r>
      <w:ins w:id="2217" w:author="Titus Ellison" w:date="2022-10-18T18:05:00Z">
        <w:r w:rsidR="007720B1" w:rsidRPr="007720B1">
          <w:rPr>
            <w:rStyle w:val="Toggle"/>
            <w:rPrChange w:id="2218" w:author="Titus Ellison" w:date="2022-10-18T18:05:00Z">
              <w:rPr>
                <w:bCs/>
              </w:rPr>
            </w:rPrChange>
          </w:rPr>
          <w:t>]]</w:t>
        </w:r>
      </w:ins>
      <w:del w:id="2219" w:author="Titus Ellison" w:date="2022-10-18T18:05:00Z">
        <w:r w:rsidDel="007720B1">
          <w:rPr>
            <w:bCs/>
          </w:rPr>
          <w:delText>)</w:delText>
        </w:r>
      </w:del>
      <w:r w:rsidRPr="00BC7581">
        <w:t xml:space="preserve"> (i.e., not 4</w:t>
      </w:r>
      <w:r>
        <w:rPr>
          <w:bCs/>
        </w:rPr>
        <w:t>*</w:t>
      </w:r>
      <w:proofErr w:type="spellStart"/>
      <w:r w:rsidRPr="00BC7581">
        <w:t>SPres</w:t>
      </w:r>
      <w:proofErr w:type="spellEnd"/>
      <w:r w:rsidRPr="00BC7581">
        <w:t xml:space="preserve"> =</w:t>
      </w:r>
      <w:r w:rsidRPr="007720B1">
        <w:rPr>
          <w:rStyle w:val="Toggle"/>
          <w:rPrChange w:id="2220" w:author="Titus Ellison" w:date="2022-10-18T18:05:00Z">
            <w:rPr/>
          </w:rPrChange>
        </w:rPr>
        <w:t xml:space="preserve"> </w:t>
      </w:r>
      <w:ins w:id="2221" w:author="Titus Ellison" w:date="2022-10-18T18:05:00Z">
        <w:r w:rsidR="007720B1" w:rsidRPr="007720B1">
          <w:rPr>
            <w:rStyle w:val="Toggle"/>
            <w:rPrChange w:id="2222" w:author="Titus Ellison" w:date="2022-10-18T18:05:00Z">
              <w:rPr/>
            </w:rPrChange>
          </w:rPr>
          <w:t>[UNITS [</w:t>
        </w:r>
      </w:ins>
      <w:r w:rsidRPr="007720B1">
        <w:rPr>
          <w:rStyle w:val="Toggle"/>
          <w:rPrChange w:id="2223" w:author="Titus Ellison" w:date="2022-10-18T18:05:00Z">
            <w:rPr/>
          </w:rPrChange>
        </w:rPr>
        <w:t>60 Pa</w:t>
      </w:r>
      <w:ins w:id="2224" w:author="Titus Ellison" w:date="2022-10-18T18:05:00Z">
        <w:r w:rsidR="007720B1" w:rsidRPr="007720B1">
          <w:rPr>
            <w:rStyle w:val="Toggle"/>
            <w:rPrChange w:id="2225" w:author="Titus Ellison" w:date="2022-10-18T18:05:00Z">
              <w:rPr/>
            </w:rPrChange>
          </w:rPr>
          <w:t>]</w:t>
        </w:r>
      </w:ins>
      <w:r w:rsidRPr="007720B1">
        <w:rPr>
          <w:rStyle w:val="Toggle"/>
          <w:rPrChange w:id="2226" w:author="Titus Ellison" w:date="2022-10-18T18:05:00Z">
            <w:rPr>
              <w:bCs/>
            </w:rPr>
          </w:rPrChange>
        </w:rPr>
        <w:t xml:space="preserve"> [</w:t>
      </w:r>
      <w:r w:rsidRPr="007720B1">
        <w:rPr>
          <w:rStyle w:val="Toggle"/>
          <w:rPrChange w:id="2227" w:author="Titus Ellison" w:date="2022-10-18T18:05:00Z">
            <w:rPr/>
          </w:rPrChange>
        </w:rPr>
        <w:t>0.24</w:t>
      </w:r>
      <w:r w:rsidRPr="007720B1">
        <w:rPr>
          <w:rStyle w:val="Toggle"/>
          <w:rPrChange w:id="2228" w:author="Titus Ellison" w:date="2022-10-18T18:05:00Z">
            <w:rPr>
              <w:bCs/>
            </w:rPr>
          </w:rPrChange>
        </w:rPr>
        <w:t xml:space="preserve"> in. of water]</w:t>
      </w:r>
      <w:ins w:id="2229" w:author="Titus Ellison" w:date="2022-10-18T18:05:00Z">
        <w:r w:rsidR="007720B1" w:rsidRPr="007720B1">
          <w:rPr>
            <w:rStyle w:val="Toggle"/>
            <w:rPrChange w:id="2230" w:author="Titus Ellison" w:date="2022-10-18T18:05:00Z">
              <w:rPr>
                <w:bCs/>
              </w:rPr>
            </w:rPrChange>
          </w:rPr>
          <w:t>]</w:t>
        </w:r>
      </w:ins>
      <w:r>
        <w:rPr>
          <w:bCs/>
        </w:rPr>
        <w:t>).</w:t>
      </w:r>
      <w:r w:rsidRPr="00BC7581">
        <w:t xml:space="preserve"> Net result: </w:t>
      </w:r>
      <w:r w:rsidR="00D21A33">
        <w:rPr>
          <w:bCs/>
        </w:rPr>
        <w:t>setpoint</w:t>
      </w:r>
      <w:r w:rsidRPr="00BC7581">
        <w:t xml:space="preserve"> is </w:t>
      </w:r>
      <w:ins w:id="2231" w:author="Titus Ellison" w:date="2022-10-18T18:05:00Z">
        <w:r w:rsidR="007720B1" w:rsidRPr="007720B1">
          <w:rPr>
            <w:rStyle w:val="Toggle"/>
            <w:rPrChange w:id="2232" w:author="Titus Ellison" w:date="2022-10-18T18:06:00Z">
              <w:rPr/>
            </w:rPrChange>
          </w:rPr>
          <w:t>[UNITS [</w:t>
        </w:r>
      </w:ins>
      <w:r w:rsidR="00803A53" w:rsidRPr="007720B1">
        <w:rPr>
          <w:rStyle w:val="Toggle"/>
          <w:rPrChange w:id="2233" w:author="Titus Ellison" w:date="2022-10-18T18:06:00Z">
            <w:rPr/>
          </w:rPrChange>
        </w:rPr>
        <w:t xml:space="preserve">182 </w:t>
      </w:r>
      <w:r w:rsidRPr="007720B1">
        <w:rPr>
          <w:rStyle w:val="Toggle"/>
          <w:rPrChange w:id="2234" w:author="Titus Ellison" w:date="2022-10-18T18:06:00Z">
            <w:rPr/>
          </w:rPrChange>
        </w:rPr>
        <w:t>Pa</w:t>
      </w:r>
      <w:ins w:id="2235" w:author="Titus Ellison" w:date="2022-10-18T18:05:00Z">
        <w:r w:rsidR="007720B1" w:rsidRPr="007720B1">
          <w:rPr>
            <w:rStyle w:val="Toggle"/>
            <w:rPrChange w:id="2236" w:author="Titus Ellison" w:date="2022-10-18T18:06:00Z">
              <w:rPr/>
            </w:rPrChange>
          </w:rPr>
          <w:t>]</w:t>
        </w:r>
      </w:ins>
      <w:r w:rsidRPr="007720B1">
        <w:rPr>
          <w:rStyle w:val="Toggle"/>
          <w:rPrChange w:id="2237" w:author="Titus Ellison" w:date="2022-10-18T18:06:00Z">
            <w:rPr/>
          </w:rPrChange>
        </w:rPr>
        <w:t xml:space="preserve"> </w:t>
      </w:r>
      <w:ins w:id="2238" w:author="Titus Ellison" w:date="2022-10-18T18:05:00Z">
        <w:r w:rsidR="007720B1" w:rsidRPr="007720B1">
          <w:rPr>
            <w:rStyle w:val="Toggle"/>
            <w:rPrChange w:id="2239" w:author="Titus Ellison" w:date="2022-10-18T18:06:00Z">
              <w:rPr/>
            </w:rPrChange>
          </w:rPr>
          <w:t>[</w:t>
        </w:r>
      </w:ins>
      <w:del w:id="2240" w:author="Titus Ellison" w:date="2022-10-18T18:05:00Z">
        <w:r w:rsidRPr="007720B1" w:rsidDel="007720B1">
          <w:rPr>
            <w:rStyle w:val="Toggle"/>
            <w:rPrChange w:id="2241" w:author="Titus Ellison" w:date="2022-10-18T18:06:00Z">
              <w:rPr/>
            </w:rPrChange>
          </w:rPr>
          <w:delText>(</w:delText>
        </w:r>
      </w:del>
      <w:r w:rsidRPr="007720B1">
        <w:rPr>
          <w:rStyle w:val="Toggle"/>
          <w:rPrChange w:id="2242" w:author="Titus Ellison" w:date="2022-10-18T18:06:00Z">
            <w:rPr/>
          </w:rPrChange>
        </w:rPr>
        <w:t>0.</w:t>
      </w:r>
      <w:r w:rsidR="00803A53" w:rsidRPr="007720B1">
        <w:rPr>
          <w:rStyle w:val="Toggle"/>
          <w:rPrChange w:id="2243" w:author="Titus Ellison" w:date="2022-10-18T18:06:00Z">
            <w:rPr/>
          </w:rPrChange>
        </w:rPr>
        <w:t xml:space="preserve">75 </w:t>
      </w:r>
      <w:r w:rsidRPr="007720B1">
        <w:rPr>
          <w:rStyle w:val="Toggle"/>
          <w:rPrChange w:id="2244" w:author="Titus Ellison" w:date="2022-10-18T18:06:00Z">
            <w:rPr>
              <w:bCs/>
            </w:rPr>
          </w:rPrChange>
        </w:rPr>
        <w:t>in. of water</w:t>
      </w:r>
      <w:ins w:id="2245" w:author="Titus Ellison" w:date="2022-10-18T18:05:00Z">
        <w:r w:rsidR="007720B1" w:rsidRPr="007720B1">
          <w:rPr>
            <w:rStyle w:val="Toggle"/>
            <w:rPrChange w:id="2246" w:author="Titus Ellison" w:date="2022-10-18T18:06:00Z">
              <w:rPr>
                <w:bCs/>
              </w:rPr>
            </w:rPrChange>
          </w:rPr>
          <w:t>]]</w:t>
        </w:r>
      </w:ins>
      <w:del w:id="2247" w:author="Titus Ellison" w:date="2022-10-18T18:05:00Z">
        <w:r w:rsidDel="007720B1">
          <w:rPr>
            <w:bCs/>
          </w:rPr>
          <w:delText>)</w:delText>
        </w:r>
      </w:del>
      <w:r w:rsidRPr="00BC7581">
        <w:t xml:space="preserve">. </w:t>
      </w:r>
    </w:p>
    <w:p w14:paraId="4AA1989D" w14:textId="7AF734AF" w:rsidR="009045A3" w:rsidRPr="00BC7581" w:rsidRDefault="009045A3" w:rsidP="00DC4F60">
      <w:pPr>
        <w:pStyle w:val="Infobox"/>
        <w:pBdr>
          <w:bottom w:val="none" w:sz="0" w:space="0" w:color="auto"/>
        </w:pBdr>
      </w:pPr>
      <w:r w:rsidRPr="00BC7581">
        <w:t>At 12:12 (i.e., 6*T), there are three requests (i.e., R</w:t>
      </w:r>
      <w:r>
        <w:rPr>
          <w:bCs/>
        </w:rPr>
        <w:t xml:space="preserve"> = </w:t>
      </w:r>
      <w:r w:rsidRPr="00BC7581">
        <w:t>3</w:t>
      </w:r>
      <w:r>
        <w:rPr>
          <w:bCs/>
        </w:rPr>
        <w:t>).</w:t>
      </w:r>
      <w:r w:rsidRPr="00BC7581">
        <w:t xml:space="preserve"> </w:t>
      </w:r>
      <w:r w:rsidR="00803A53">
        <w:rPr>
          <w:bCs/>
        </w:rPr>
        <w:t>B</w:t>
      </w:r>
      <w:r>
        <w:rPr>
          <w:bCs/>
        </w:rPr>
        <w:t>ecause</w:t>
      </w:r>
      <w:r w:rsidRPr="00BC7581">
        <w:t xml:space="preserve"> R – I</w:t>
      </w:r>
      <w:r>
        <w:rPr>
          <w:bCs/>
        </w:rPr>
        <w:t xml:space="preserve"> = </w:t>
      </w:r>
      <w:r w:rsidRPr="00BC7581">
        <w:t xml:space="preserve">1, response component increases </w:t>
      </w:r>
      <w:r w:rsidR="00D21A33">
        <w:rPr>
          <w:bCs/>
        </w:rPr>
        <w:t>setpoint</w:t>
      </w:r>
      <w:r w:rsidRPr="00BC7581">
        <w:t xml:space="preserve"> by </w:t>
      </w:r>
      <w:ins w:id="2248" w:author="Titus Ellison" w:date="2022-10-18T18:06:00Z">
        <w:r w:rsidR="007720B1" w:rsidRPr="007720B1">
          <w:rPr>
            <w:rStyle w:val="Toggle"/>
            <w:rPrChange w:id="2249" w:author="Titus Ellison" w:date="2022-10-18T18:06:00Z">
              <w:rPr/>
            </w:rPrChange>
          </w:rPr>
          <w:t>[UNITS [</w:t>
        </w:r>
      </w:ins>
      <w:r w:rsidRPr="007720B1">
        <w:rPr>
          <w:rStyle w:val="Toggle"/>
          <w:rPrChange w:id="2250" w:author="Titus Ellison" w:date="2022-10-18T18:06:00Z">
            <w:rPr/>
          </w:rPrChange>
        </w:rPr>
        <w:t>15 Pa</w:t>
      </w:r>
      <w:ins w:id="2251" w:author="Titus Ellison" w:date="2022-10-18T18:06:00Z">
        <w:r w:rsidR="007720B1" w:rsidRPr="007720B1">
          <w:rPr>
            <w:rStyle w:val="Toggle"/>
            <w:rPrChange w:id="2252" w:author="Titus Ellison" w:date="2022-10-18T18:06:00Z">
              <w:rPr/>
            </w:rPrChange>
          </w:rPr>
          <w:t>]</w:t>
        </w:r>
      </w:ins>
      <w:r w:rsidRPr="007720B1">
        <w:rPr>
          <w:rStyle w:val="Toggle"/>
          <w:rPrChange w:id="2253" w:author="Titus Ellison" w:date="2022-10-18T18:06:00Z">
            <w:rPr/>
          </w:rPrChange>
        </w:rPr>
        <w:t xml:space="preserve"> </w:t>
      </w:r>
      <w:ins w:id="2254" w:author="Titus Ellison" w:date="2022-10-18T18:06:00Z">
        <w:r w:rsidR="007720B1" w:rsidRPr="007720B1">
          <w:rPr>
            <w:rStyle w:val="Toggle"/>
            <w:rPrChange w:id="2255" w:author="Titus Ellison" w:date="2022-10-18T18:06:00Z">
              <w:rPr/>
            </w:rPrChange>
          </w:rPr>
          <w:t>[</w:t>
        </w:r>
      </w:ins>
      <w:del w:id="2256" w:author="Titus Ellison" w:date="2022-10-18T18:06:00Z">
        <w:r w:rsidRPr="007720B1" w:rsidDel="007720B1">
          <w:rPr>
            <w:rStyle w:val="Toggle"/>
            <w:rPrChange w:id="2257" w:author="Titus Ellison" w:date="2022-10-18T18:06:00Z">
              <w:rPr/>
            </w:rPrChange>
          </w:rPr>
          <w:delText>(</w:delText>
        </w:r>
      </w:del>
      <w:r w:rsidRPr="007720B1">
        <w:rPr>
          <w:rStyle w:val="Toggle"/>
          <w:rPrChange w:id="2258" w:author="Titus Ellison" w:date="2022-10-18T18:06:00Z">
            <w:rPr/>
          </w:rPrChange>
        </w:rPr>
        <w:t>0.06</w:t>
      </w:r>
      <w:r w:rsidRPr="007720B1">
        <w:rPr>
          <w:rStyle w:val="Toggle"/>
          <w:rPrChange w:id="2259" w:author="Titus Ellison" w:date="2022-10-18T18:06:00Z">
            <w:rPr>
              <w:bCs/>
            </w:rPr>
          </w:rPrChange>
        </w:rPr>
        <w:t xml:space="preserve"> in. of water</w:t>
      </w:r>
      <w:ins w:id="2260" w:author="Titus Ellison" w:date="2022-10-18T18:06:00Z">
        <w:r w:rsidR="007720B1" w:rsidRPr="007720B1">
          <w:rPr>
            <w:rStyle w:val="Toggle"/>
            <w:rPrChange w:id="2261" w:author="Titus Ellison" w:date="2022-10-18T18:06:00Z">
              <w:rPr>
                <w:bCs/>
              </w:rPr>
            </w:rPrChange>
          </w:rPr>
          <w:t>]]</w:t>
        </w:r>
      </w:ins>
      <w:del w:id="2262" w:author="Titus Ellison" w:date="2022-10-18T18:06:00Z">
        <w:r w:rsidDel="007720B1">
          <w:rPr>
            <w:bCs/>
          </w:rPr>
          <w:delText>)</w:delText>
        </w:r>
      </w:del>
      <w:r w:rsidRPr="00BC7581">
        <w:t xml:space="preserve"> (i.e., 1</w:t>
      </w:r>
      <w:r>
        <w:rPr>
          <w:bCs/>
        </w:rPr>
        <w:t>*</w:t>
      </w:r>
      <w:proofErr w:type="spellStart"/>
      <w:r w:rsidRPr="00BC7581">
        <w:t>SPres</w:t>
      </w:r>
      <w:proofErr w:type="spellEnd"/>
      <w:r w:rsidRPr="00BC7581">
        <w:t xml:space="preserve">). Net result: </w:t>
      </w:r>
      <w:r w:rsidR="00D21A33">
        <w:rPr>
          <w:bCs/>
        </w:rPr>
        <w:t>setpoint</w:t>
      </w:r>
      <w:r w:rsidRPr="00BC7581">
        <w:t xml:space="preserve"> is </w:t>
      </w:r>
      <w:ins w:id="2263" w:author="Titus Ellison" w:date="2022-10-18T18:06:00Z">
        <w:r w:rsidR="007720B1" w:rsidRPr="007720B1">
          <w:rPr>
            <w:rStyle w:val="Toggle"/>
            <w:rPrChange w:id="2264" w:author="Titus Ellison" w:date="2022-10-18T18:07:00Z">
              <w:rPr/>
            </w:rPrChange>
          </w:rPr>
          <w:t>[UN</w:t>
        </w:r>
      </w:ins>
      <w:ins w:id="2265" w:author="Titus Ellison" w:date="2022-10-18T18:07:00Z">
        <w:r w:rsidR="007720B1" w:rsidRPr="007720B1">
          <w:rPr>
            <w:rStyle w:val="Toggle"/>
            <w:rPrChange w:id="2266" w:author="Titus Ellison" w:date="2022-10-18T18:07:00Z">
              <w:rPr/>
            </w:rPrChange>
          </w:rPr>
          <w:t>ITS [</w:t>
        </w:r>
      </w:ins>
      <w:r w:rsidR="00803A53" w:rsidRPr="007720B1">
        <w:rPr>
          <w:rStyle w:val="Toggle"/>
          <w:rPrChange w:id="2267" w:author="Titus Ellison" w:date="2022-10-18T18:07:00Z">
            <w:rPr/>
          </w:rPrChange>
        </w:rPr>
        <w:t xml:space="preserve">197 </w:t>
      </w:r>
      <w:r w:rsidRPr="007720B1">
        <w:rPr>
          <w:rStyle w:val="Toggle"/>
          <w:rPrChange w:id="2268" w:author="Titus Ellison" w:date="2022-10-18T18:07:00Z">
            <w:rPr/>
          </w:rPrChange>
        </w:rPr>
        <w:t>Pa</w:t>
      </w:r>
      <w:ins w:id="2269" w:author="Titus Ellison" w:date="2022-10-18T18:07:00Z">
        <w:r w:rsidR="007720B1" w:rsidRPr="007720B1">
          <w:rPr>
            <w:rStyle w:val="Toggle"/>
            <w:rPrChange w:id="2270" w:author="Titus Ellison" w:date="2022-10-18T18:07:00Z">
              <w:rPr/>
            </w:rPrChange>
          </w:rPr>
          <w:t>]</w:t>
        </w:r>
      </w:ins>
      <w:r w:rsidRPr="007720B1">
        <w:rPr>
          <w:rStyle w:val="Toggle"/>
          <w:rPrChange w:id="2271" w:author="Titus Ellison" w:date="2022-10-18T18:07:00Z">
            <w:rPr/>
          </w:rPrChange>
        </w:rPr>
        <w:t xml:space="preserve"> </w:t>
      </w:r>
      <w:ins w:id="2272" w:author="Titus Ellison" w:date="2022-10-18T18:07:00Z">
        <w:r w:rsidR="007720B1" w:rsidRPr="007720B1">
          <w:rPr>
            <w:rStyle w:val="Toggle"/>
            <w:rPrChange w:id="2273" w:author="Titus Ellison" w:date="2022-10-18T18:07:00Z">
              <w:rPr/>
            </w:rPrChange>
          </w:rPr>
          <w:t>[</w:t>
        </w:r>
      </w:ins>
      <w:del w:id="2274" w:author="Titus Ellison" w:date="2022-10-18T18:07:00Z">
        <w:r w:rsidRPr="007720B1" w:rsidDel="007720B1">
          <w:rPr>
            <w:rStyle w:val="Toggle"/>
            <w:rPrChange w:id="2275" w:author="Titus Ellison" w:date="2022-10-18T18:07:00Z">
              <w:rPr/>
            </w:rPrChange>
          </w:rPr>
          <w:delText>(</w:delText>
        </w:r>
      </w:del>
      <w:r w:rsidRPr="007720B1">
        <w:rPr>
          <w:rStyle w:val="Toggle"/>
          <w:rPrChange w:id="2276" w:author="Titus Ellison" w:date="2022-10-18T18:07:00Z">
            <w:rPr/>
          </w:rPrChange>
        </w:rPr>
        <w:t>0.</w:t>
      </w:r>
      <w:r w:rsidR="00803A53" w:rsidRPr="007720B1">
        <w:rPr>
          <w:rStyle w:val="Toggle"/>
          <w:rPrChange w:id="2277" w:author="Titus Ellison" w:date="2022-10-18T18:07:00Z">
            <w:rPr/>
          </w:rPrChange>
        </w:rPr>
        <w:t xml:space="preserve">81 </w:t>
      </w:r>
      <w:r w:rsidRPr="007720B1">
        <w:rPr>
          <w:rStyle w:val="Toggle"/>
          <w:rPrChange w:id="2278" w:author="Titus Ellison" w:date="2022-10-18T18:07:00Z">
            <w:rPr>
              <w:bCs/>
            </w:rPr>
          </w:rPrChange>
        </w:rPr>
        <w:t>in. of water</w:t>
      </w:r>
      <w:ins w:id="2279" w:author="Titus Ellison" w:date="2022-10-18T18:07:00Z">
        <w:r w:rsidR="007720B1" w:rsidRPr="007720B1">
          <w:rPr>
            <w:rStyle w:val="Toggle"/>
            <w:rPrChange w:id="2280" w:author="Titus Ellison" w:date="2022-10-18T18:07:00Z">
              <w:rPr>
                <w:bCs/>
              </w:rPr>
            </w:rPrChange>
          </w:rPr>
          <w:t>]]</w:t>
        </w:r>
      </w:ins>
      <w:del w:id="2281" w:author="Titus Ellison" w:date="2022-10-18T18:07:00Z">
        <w:r w:rsidDel="007720B1">
          <w:rPr>
            <w:bCs/>
          </w:rPr>
          <w:delText>)</w:delText>
        </w:r>
      </w:del>
      <w:r>
        <w:rPr>
          <w:bCs/>
        </w:rPr>
        <w:t>.</w:t>
      </w:r>
    </w:p>
    <w:p w14:paraId="3468A490" w14:textId="72D5888A" w:rsidR="009045A3" w:rsidRPr="00BC7581" w:rsidRDefault="009045A3" w:rsidP="00DC4F60">
      <w:pPr>
        <w:pStyle w:val="Infobox"/>
        <w:pBdr>
          <w:bottom w:val="none" w:sz="0" w:space="0" w:color="auto"/>
        </w:pBdr>
      </w:pPr>
      <w:r w:rsidRPr="00BC7581">
        <w:t>At 12:14 (i.e., 7*T), there are zero requests (i.e., R</w:t>
      </w:r>
      <w:r>
        <w:rPr>
          <w:bCs/>
        </w:rPr>
        <w:t xml:space="preserve"> = </w:t>
      </w:r>
      <w:r w:rsidRPr="00BC7581">
        <w:t>0</w:t>
      </w:r>
      <w:r>
        <w:rPr>
          <w:bCs/>
        </w:rPr>
        <w:t>).</w:t>
      </w:r>
      <w:r w:rsidRPr="00BC7581">
        <w:t xml:space="preserve"> </w:t>
      </w:r>
      <w:r w:rsidR="00744BAF">
        <w:t>Because R&lt;</w:t>
      </w:r>
      <w:r w:rsidR="00DA449A">
        <w:t>I</w:t>
      </w:r>
      <w:r w:rsidR="00744BAF">
        <w:t>, t</w:t>
      </w:r>
      <w:r w:rsidRPr="00BC7581">
        <w:t xml:space="preserve">rim component reduces </w:t>
      </w:r>
      <w:r w:rsidR="00D21A33">
        <w:rPr>
          <w:bCs/>
        </w:rPr>
        <w:t>setpoint</w:t>
      </w:r>
      <w:r w:rsidRPr="00BC7581">
        <w:t xml:space="preserve"> by </w:t>
      </w:r>
      <w:ins w:id="2282" w:author="Titus Ellison" w:date="2022-10-18T18:07:00Z">
        <w:r w:rsidR="007720B1" w:rsidRPr="007720B1">
          <w:rPr>
            <w:rStyle w:val="Toggle"/>
            <w:rPrChange w:id="2283" w:author="Titus Ellison" w:date="2022-10-18T18:07:00Z">
              <w:rPr/>
            </w:rPrChange>
          </w:rPr>
          <w:t>[UNITS [</w:t>
        </w:r>
      </w:ins>
      <w:r w:rsidRPr="007720B1">
        <w:rPr>
          <w:rStyle w:val="Toggle"/>
          <w:rPrChange w:id="2284" w:author="Titus Ellison" w:date="2022-10-18T18:07:00Z">
            <w:rPr/>
          </w:rPrChange>
        </w:rPr>
        <w:t>10 Pa</w:t>
      </w:r>
      <w:ins w:id="2285" w:author="Titus Ellison" w:date="2022-10-18T18:07:00Z">
        <w:r w:rsidR="007720B1" w:rsidRPr="007720B1">
          <w:rPr>
            <w:rStyle w:val="Toggle"/>
            <w:rPrChange w:id="2286" w:author="Titus Ellison" w:date="2022-10-18T18:07:00Z">
              <w:rPr/>
            </w:rPrChange>
          </w:rPr>
          <w:t>]</w:t>
        </w:r>
      </w:ins>
      <w:r w:rsidRPr="007720B1">
        <w:rPr>
          <w:rStyle w:val="Toggle"/>
          <w:rPrChange w:id="2287" w:author="Titus Ellison" w:date="2022-10-18T18:07:00Z">
            <w:rPr/>
          </w:rPrChange>
        </w:rPr>
        <w:t xml:space="preserve"> </w:t>
      </w:r>
      <w:ins w:id="2288" w:author="Titus Ellison" w:date="2022-10-18T18:07:00Z">
        <w:r w:rsidR="007720B1" w:rsidRPr="007720B1">
          <w:rPr>
            <w:rStyle w:val="Toggle"/>
            <w:rPrChange w:id="2289" w:author="Titus Ellison" w:date="2022-10-18T18:07:00Z">
              <w:rPr/>
            </w:rPrChange>
          </w:rPr>
          <w:t>[</w:t>
        </w:r>
      </w:ins>
      <w:del w:id="2290" w:author="Titus Ellison" w:date="2022-10-18T18:07:00Z">
        <w:r w:rsidRPr="007720B1" w:rsidDel="007720B1">
          <w:rPr>
            <w:rStyle w:val="Toggle"/>
            <w:rPrChange w:id="2291" w:author="Titus Ellison" w:date="2022-10-18T18:07:00Z">
              <w:rPr/>
            </w:rPrChange>
          </w:rPr>
          <w:delText>(</w:delText>
        </w:r>
      </w:del>
      <w:r w:rsidRPr="007720B1">
        <w:rPr>
          <w:rStyle w:val="Toggle"/>
          <w:rPrChange w:id="2292" w:author="Titus Ellison" w:date="2022-10-18T18:07:00Z">
            <w:rPr/>
          </w:rPrChange>
        </w:rPr>
        <w:t>0.04</w:t>
      </w:r>
      <w:r w:rsidRPr="007720B1">
        <w:rPr>
          <w:rStyle w:val="Toggle"/>
          <w:rPrChange w:id="2293" w:author="Titus Ellison" w:date="2022-10-18T18:07:00Z">
            <w:rPr>
              <w:bCs/>
            </w:rPr>
          </w:rPrChange>
        </w:rPr>
        <w:t xml:space="preserve"> in. of water</w:t>
      </w:r>
      <w:ins w:id="2294" w:author="Titus Ellison" w:date="2022-10-18T18:07:00Z">
        <w:r w:rsidR="007720B1" w:rsidRPr="007720B1">
          <w:rPr>
            <w:rStyle w:val="Toggle"/>
            <w:rPrChange w:id="2295" w:author="Titus Ellison" w:date="2022-10-18T18:07:00Z">
              <w:rPr>
                <w:bCs/>
              </w:rPr>
            </w:rPrChange>
          </w:rPr>
          <w:t>]]</w:t>
        </w:r>
      </w:ins>
      <w:del w:id="2296" w:author="Titus Ellison" w:date="2022-10-18T18:07:00Z">
        <w:r w:rsidDel="007720B1">
          <w:rPr>
            <w:bCs/>
          </w:rPr>
          <w:delText>)</w:delText>
        </w:r>
      </w:del>
      <w:r w:rsidRPr="00BC7581">
        <w:t xml:space="preserve">. Net result: </w:t>
      </w:r>
      <w:r w:rsidR="00D21A33">
        <w:rPr>
          <w:bCs/>
        </w:rPr>
        <w:t>setpoint</w:t>
      </w:r>
      <w:r w:rsidRPr="00BC7581">
        <w:t xml:space="preserve"> is </w:t>
      </w:r>
      <w:ins w:id="2297" w:author="Titus Ellison" w:date="2022-10-18T18:07:00Z">
        <w:r w:rsidR="007720B1" w:rsidRPr="007720B1">
          <w:rPr>
            <w:rStyle w:val="Toggle"/>
            <w:rPrChange w:id="2298" w:author="Titus Ellison" w:date="2022-10-18T18:08:00Z">
              <w:rPr/>
            </w:rPrChange>
          </w:rPr>
          <w:t>[UNITS [</w:t>
        </w:r>
      </w:ins>
      <w:r w:rsidR="00744BAF" w:rsidRPr="007720B1">
        <w:rPr>
          <w:rStyle w:val="Toggle"/>
          <w:rPrChange w:id="2299" w:author="Titus Ellison" w:date="2022-10-18T18:08:00Z">
            <w:rPr/>
          </w:rPrChange>
        </w:rPr>
        <w:t xml:space="preserve">187 </w:t>
      </w:r>
      <w:r w:rsidRPr="007720B1">
        <w:rPr>
          <w:rStyle w:val="Toggle"/>
          <w:rPrChange w:id="2300" w:author="Titus Ellison" w:date="2022-10-18T18:08:00Z">
            <w:rPr/>
          </w:rPrChange>
        </w:rPr>
        <w:t>Pa</w:t>
      </w:r>
      <w:ins w:id="2301" w:author="Titus Ellison" w:date="2022-10-18T18:07:00Z">
        <w:r w:rsidR="007720B1" w:rsidRPr="007720B1">
          <w:rPr>
            <w:rStyle w:val="Toggle"/>
            <w:rPrChange w:id="2302" w:author="Titus Ellison" w:date="2022-10-18T18:08:00Z">
              <w:rPr/>
            </w:rPrChange>
          </w:rPr>
          <w:t>]</w:t>
        </w:r>
      </w:ins>
      <w:r w:rsidRPr="007720B1">
        <w:rPr>
          <w:rStyle w:val="Toggle"/>
          <w:rPrChange w:id="2303" w:author="Titus Ellison" w:date="2022-10-18T18:08:00Z">
            <w:rPr/>
          </w:rPrChange>
        </w:rPr>
        <w:t xml:space="preserve"> </w:t>
      </w:r>
      <w:ins w:id="2304" w:author="Titus Ellison" w:date="2022-10-18T18:08:00Z">
        <w:r w:rsidR="007720B1" w:rsidRPr="007720B1">
          <w:rPr>
            <w:rStyle w:val="Toggle"/>
            <w:rPrChange w:id="2305" w:author="Titus Ellison" w:date="2022-10-18T18:08:00Z">
              <w:rPr/>
            </w:rPrChange>
          </w:rPr>
          <w:t>[</w:t>
        </w:r>
      </w:ins>
      <w:del w:id="2306" w:author="Titus Ellison" w:date="2022-10-18T18:08:00Z">
        <w:r w:rsidRPr="007720B1" w:rsidDel="007720B1">
          <w:rPr>
            <w:rStyle w:val="Toggle"/>
            <w:rPrChange w:id="2307" w:author="Titus Ellison" w:date="2022-10-18T18:08:00Z">
              <w:rPr/>
            </w:rPrChange>
          </w:rPr>
          <w:delText>(</w:delText>
        </w:r>
      </w:del>
      <w:r w:rsidRPr="007720B1">
        <w:rPr>
          <w:rStyle w:val="Toggle"/>
          <w:rPrChange w:id="2308" w:author="Titus Ellison" w:date="2022-10-18T18:08:00Z">
            <w:rPr/>
          </w:rPrChange>
        </w:rPr>
        <w:t>0.</w:t>
      </w:r>
      <w:r w:rsidR="00744BAF" w:rsidRPr="007720B1">
        <w:rPr>
          <w:rStyle w:val="Toggle"/>
          <w:rPrChange w:id="2309" w:author="Titus Ellison" w:date="2022-10-18T18:08:00Z">
            <w:rPr/>
          </w:rPrChange>
        </w:rPr>
        <w:t xml:space="preserve">77 </w:t>
      </w:r>
      <w:r w:rsidRPr="007720B1">
        <w:rPr>
          <w:rStyle w:val="Toggle"/>
          <w:rPrChange w:id="2310" w:author="Titus Ellison" w:date="2022-10-18T18:08:00Z">
            <w:rPr>
              <w:bCs/>
            </w:rPr>
          </w:rPrChange>
        </w:rPr>
        <w:t>in. of water</w:t>
      </w:r>
      <w:ins w:id="2311" w:author="Titus Ellison" w:date="2022-10-18T18:08:00Z">
        <w:r w:rsidR="007720B1" w:rsidRPr="007720B1">
          <w:rPr>
            <w:rStyle w:val="Toggle"/>
            <w:rPrChange w:id="2312" w:author="Titus Ellison" w:date="2022-10-18T18:08:00Z">
              <w:rPr>
                <w:bCs/>
              </w:rPr>
            </w:rPrChange>
          </w:rPr>
          <w:t>]]</w:t>
        </w:r>
      </w:ins>
      <w:del w:id="2313" w:author="Titus Ellison" w:date="2022-10-18T18:08:00Z">
        <w:r w:rsidDel="007720B1">
          <w:rPr>
            <w:bCs/>
          </w:rPr>
          <w:delText>)</w:delText>
        </w:r>
      </w:del>
      <w:r>
        <w:rPr>
          <w:bCs/>
        </w:rPr>
        <w:t>.</w:t>
      </w:r>
    </w:p>
    <w:p w14:paraId="2D7E06E0" w14:textId="347D60C3" w:rsidR="009045A3" w:rsidRPr="00BC7581" w:rsidRDefault="009045A3" w:rsidP="00DC4F60">
      <w:pPr>
        <w:pStyle w:val="Infobox"/>
        <w:pBdr>
          <w:bottom w:val="none" w:sz="0" w:space="0" w:color="auto"/>
        </w:pBdr>
      </w:pPr>
      <w:r>
        <w:rPr>
          <w:bCs/>
        </w:rPr>
        <w:t>Informative Figure 5.1.14.4 shows</w:t>
      </w:r>
      <w:r w:rsidRPr="00BC7581">
        <w:t xml:space="preserve"> a trend graph of the example above, continued for a period of an hour</w:t>
      </w:r>
      <w:r>
        <w:rPr>
          <w:bCs/>
        </w:rPr>
        <w:t>.</w:t>
      </w:r>
    </w:p>
    <w:p w14:paraId="24FAB13D" w14:textId="77777777" w:rsidR="00744BAF" w:rsidRDefault="00744BAF" w:rsidP="00DC4F60">
      <w:pPr>
        <w:pStyle w:val="Infobox"/>
        <w:pBdr>
          <w:top w:val="none" w:sz="0" w:space="0" w:color="auto"/>
          <w:left w:val="single" w:sz="8" w:space="4" w:color="auto"/>
          <w:bottom w:val="none" w:sz="0" w:space="0" w:color="auto"/>
          <w:right w:val="single" w:sz="8" w:space="4" w:color="auto"/>
        </w:pBdr>
        <w:spacing w:after="120"/>
        <w:ind w:left="720"/>
        <w:rPr>
          <w:snapToGrid w:val="0"/>
          <w:u w:color="FF0000"/>
        </w:rPr>
      </w:pPr>
      <w:r>
        <w:rPr>
          <w:noProof/>
          <w:snapToGrid w:val="0"/>
          <w:u w:color="FF0000"/>
        </w:rPr>
        <w:lastRenderedPageBreak/>
        <w:drawing>
          <wp:inline distT="0" distB="0" distL="0" distR="0" wp14:anchorId="5CC26FE9" wp14:editId="2A4C2B57">
            <wp:extent cx="5925553" cy="2626371"/>
            <wp:effectExtent l="0" t="0" r="0" b="2540"/>
            <wp:docPr id="1910" name="Picture 19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78276" cy="2649739"/>
                    </a:xfrm>
                    <a:prstGeom prst="rect">
                      <a:avLst/>
                    </a:prstGeom>
                    <a:noFill/>
                  </pic:spPr>
                </pic:pic>
              </a:graphicData>
            </a:graphic>
          </wp:inline>
        </w:drawing>
      </w:r>
    </w:p>
    <w:p w14:paraId="406E265C" w14:textId="77777777" w:rsidR="00744BAF" w:rsidRDefault="00744BAF" w:rsidP="00DC4F60">
      <w:pPr>
        <w:pStyle w:val="Infobox"/>
        <w:pBdr>
          <w:top w:val="none" w:sz="0" w:space="0" w:color="auto"/>
          <w:left w:val="single" w:sz="8" w:space="4" w:color="auto"/>
          <w:bottom w:val="none" w:sz="0" w:space="0" w:color="auto"/>
          <w:right w:val="single" w:sz="8" w:space="4" w:color="auto"/>
        </w:pBdr>
        <w:spacing w:after="120"/>
        <w:ind w:left="720"/>
        <w:rPr>
          <w:snapToGrid w:val="0"/>
          <w:u w:color="FF0000"/>
        </w:rPr>
      </w:pPr>
      <w:r>
        <w:rPr>
          <w:noProof/>
          <w:snapToGrid w:val="0"/>
          <w:u w:color="FF0000"/>
        </w:rPr>
        <w:drawing>
          <wp:inline distT="0" distB="0" distL="0" distR="0" wp14:anchorId="47277F72" wp14:editId="72A037BD">
            <wp:extent cx="5924247" cy="2470785"/>
            <wp:effectExtent l="0" t="0" r="635" b="571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35824" cy="2475613"/>
                    </a:xfrm>
                    <a:prstGeom prst="rect">
                      <a:avLst/>
                    </a:prstGeom>
                    <a:noFill/>
                  </pic:spPr>
                </pic:pic>
              </a:graphicData>
            </a:graphic>
          </wp:inline>
        </w:drawing>
      </w:r>
    </w:p>
    <w:p w14:paraId="0C333E7A" w14:textId="3173315E" w:rsidR="00152B91" w:rsidRDefault="00152B91" w:rsidP="00DC4F60">
      <w:pPr>
        <w:pStyle w:val="FigureCaption"/>
      </w:pPr>
      <w:r w:rsidRPr="00152B91">
        <w:t>Informative Figure 5.1.14.4 Example sequence trend graph.</w:t>
      </w:r>
    </w:p>
    <w:p w14:paraId="56DA7BB1" w14:textId="013B323F" w:rsidR="009045A3" w:rsidRPr="00BC7581" w:rsidRDefault="009045A3" w:rsidP="00DC4F60">
      <w:pPr>
        <w:pStyle w:val="Infobox"/>
        <w:pBdr>
          <w:top w:val="none" w:sz="0" w:space="0" w:color="auto"/>
        </w:pBdr>
      </w:pPr>
      <w:r w:rsidRPr="00BC7581">
        <w:t xml:space="preserve">The system will tend </w:t>
      </w:r>
      <w:r>
        <w:rPr>
          <w:bCs/>
        </w:rPr>
        <w:t>toward</w:t>
      </w:r>
      <w:r w:rsidRPr="00BC7581">
        <w:t xml:space="preserve"> minimum static pressure (thus saving energy) but respond rapidly to increasing demand from the terminal units. A cyclic pattern is characteristic of a robust </w:t>
      </w:r>
      <w:r>
        <w:rPr>
          <w:bCs/>
        </w:rPr>
        <w:t>T&amp;R</w:t>
      </w:r>
      <w:r w:rsidRPr="00BC7581">
        <w:t xml:space="preserve"> loop</w:t>
      </w:r>
      <w:r>
        <w:rPr>
          <w:bCs/>
        </w:rPr>
        <w:t>—</w:t>
      </w:r>
      <w:r w:rsidRPr="00BC7581">
        <w:t xml:space="preserve">the </w:t>
      </w:r>
      <w:r w:rsidR="00D21A33">
        <w:rPr>
          <w:bCs/>
        </w:rPr>
        <w:t>setpoint</w:t>
      </w:r>
      <w:r w:rsidRPr="00BC7581">
        <w:t xml:space="preserve"> is not expected to remain static except at its minimum and maximum values. Note that </w:t>
      </w:r>
      <w:r>
        <w:rPr>
          <w:bCs/>
        </w:rPr>
        <w:t>Informative Figure 5.1.14.4</w:t>
      </w:r>
      <w:r w:rsidRPr="00BC7581">
        <w:t xml:space="preserve"> was created </w:t>
      </w:r>
      <w:r>
        <w:rPr>
          <w:bCs/>
        </w:rPr>
        <w:t>to illustrate</w:t>
      </w:r>
      <w:r w:rsidRPr="00BC7581">
        <w:t xml:space="preserve"> how requests are used to reset the </w:t>
      </w:r>
      <w:r w:rsidR="00D21A33">
        <w:rPr>
          <w:bCs/>
        </w:rPr>
        <w:t>setpoint</w:t>
      </w:r>
      <w:r w:rsidRPr="00BC7581">
        <w:t xml:space="preserve"> and does not necessarily represent the expected behavior of an actual </w:t>
      </w:r>
      <w:r>
        <w:rPr>
          <w:bCs/>
        </w:rPr>
        <w:t>T&amp;R</w:t>
      </w:r>
      <w:r w:rsidRPr="00BC7581">
        <w:t xml:space="preserve"> loop, although the long, slow cycling of the </w:t>
      </w:r>
      <w:r w:rsidR="00D21A33">
        <w:rPr>
          <w:bCs/>
        </w:rPr>
        <w:t>setpoint</w:t>
      </w:r>
      <w:r w:rsidRPr="00BC7581">
        <w:t xml:space="preserve"> value is typical of T&amp;R control.</w:t>
      </w:r>
    </w:p>
    <w:p w14:paraId="16C8179C" w14:textId="77777777" w:rsidR="009045A3" w:rsidRPr="00BC7581" w:rsidRDefault="009045A3" w:rsidP="0087618D">
      <w:pPr>
        <w:pStyle w:val="Heading3"/>
      </w:pPr>
      <w:bookmarkStart w:id="2314" w:name="_Ref440123168"/>
      <w:bookmarkStart w:id="2315" w:name="_Hlk75345986"/>
      <w:commentRangeStart w:id="2316"/>
      <w:commentRangeStart w:id="2317"/>
      <w:r w:rsidRPr="00BC7581">
        <w:t>Equipment Staging and Rotation</w:t>
      </w:r>
      <w:bookmarkEnd w:id="2314"/>
      <w:commentRangeEnd w:id="2316"/>
      <w:r w:rsidR="00DB7941">
        <w:rPr>
          <w:rStyle w:val="CommentReference"/>
          <w:rFonts w:cstheme="minorBidi"/>
        </w:rPr>
        <w:commentReference w:id="2316"/>
      </w:r>
      <w:commentRangeEnd w:id="2317"/>
      <w:r w:rsidR="004B7F5F">
        <w:rPr>
          <w:rStyle w:val="CommentReference"/>
          <w:rFonts w:cstheme="minorBidi"/>
        </w:rPr>
        <w:commentReference w:id="2317"/>
      </w:r>
    </w:p>
    <w:p w14:paraId="7D07E864" w14:textId="77777777" w:rsidR="00D27DAF" w:rsidRDefault="00D27DAF" w:rsidP="0087618D">
      <w:pPr>
        <w:pStyle w:val="Heading4"/>
      </w:pPr>
      <w:bookmarkStart w:id="2318" w:name="_Hlk75346339"/>
      <w:r>
        <w:t xml:space="preserve">Parallel equipment shall be lead/lag or lead/standby rotated to maintain even wear. </w:t>
      </w:r>
    </w:p>
    <w:p w14:paraId="336B4654" w14:textId="77777777" w:rsidR="00D27DAF" w:rsidRDefault="00D27DAF" w:rsidP="0087618D">
      <w:pPr>
        <w:pStyle w:val="Heading4"/>
      </w:pPr>
      <w:r>
        <w:t xml:space="preserve">Two runtime points shall be defined for each equipment: </w:t>
      </w:r>
    </w:p>
    <w:p w14:paraId="3575E40D" w14:textId="77777777" w:rsidR="00D27DAF" w:rsidRDefault="00D27DAF" w:rsidP="007C1423">
      <w:pPr>
        <w:pStyle w:val="Heading5"/>
      </w:pPr>
      <w:r>
        <w:t xml:space="preserve">Lifetime Runtime: The cumulative runtime of the equipment since equipment start-up. This point shall not be readily resettable by operators. </w:t>
      </w:r>
    </w:p>
    <w:p w14:paraId="06BA90E8" w14:textId="77777777" w:rsidR="00D27DAF" w:rsidRDefault="00D27DAF" w:rsidP="00D27DAF">
      <w:pPr>
        <w:pStyle w:val="Infobox"/>
        <w:ind w:left="1260"/>
      </w:pPr>
      <w:r>
        <w:t xml:space="preserve">Lifetime Runtime should be stored to a software point on the control system </w:t>
      </w:r>
      <w:proofErr w:type="gramStart"/>
      <w:r>
        <w:t>server</w:t>
      </w:r>
      <w:proofErr w:type="gramEnd"/>
      <w:r>
        <w:t xml:space="preserve"> so the recorded value is not lost due to controller reset, loss of power, programming file update, etc.</w:t>
      </w:r>
    </w:p>
    <w:p w14:paraId="3E55C104" w14:textId="77777777" w:rsidR="00D27DAF" w:rsidRDefault="00D27DAF" w:rsidP="007C1423">
      <w:pPr>
        <w:pStyle w:val="Heading5"/>
      </w:pPr>
      <w:r>
        <w:lastRenderedPageBreak/>
        <w:t>Staging Runtime: An operator resettable runtime point that stores cumulative runtime since the last operator reset.</w:t>
      </w:r>
    </w:p>
    <w:p w14:paraId="7ADA7AC9" w14:textId="77777777" w:rsidR="00D27DAF" w:rsidRDefault="00D27DAF" w:rsidP="00D27DAF">
      <w:pPr>
        <w:pStyle w:val="Infobox"/>
        <w:ind w:left="1260"/>
      </w:pPr>
      <w:r>
        <w:t>Staging Runtime provides a resettable runtime counter, which allows for reset of the staging runtime hours used for lead/lag or lead/standby rotation between maintenance intervals or equipment replacement while maintaining a separate log of the Lifetime Runtime. If runtime were not resettable, and logic relied only on Lifetime Runtime for determining staging lead/lag position, newly added equipment could run for years as the lead equipment before swapping rotation positions with older equipment per the logic below.</w:t>
      </w:r>
    </w:p>
    <w:p w14:paraId="2AA56409" w14:textId="77777777" w:rsidR="00D27DAF" w:rsidRDefault="00D27DAF" w:rsidP="0087618D">
      <w:pPr>
        <w:pStyle w:val="Heading4"/>
      </w:pPr>
      <w:bookmarkStart w:id="2319" w:name="_Ref508115757"/>
      <w:r>
        <w:t xml:space="preserve">Lead/lag equipment: </w:t>
      </w:r>
      <w:r w:rsidRPr="008334CA">
        <w:t xml:space="preserve">Unless otherwise noted, </w:t>
      </w:r>
      <w:r>
        <w:t xml:space="preserve">identical </w:t>
      </w:r>
      <w:r w:rsidRPr="008334CA">
        <w:t xml:space="preserve">parallel staged </w:t>
      </w:r>
      <w:r>
        <w:t>equipment</w:t>
      </w:r>
      <w:r w:rsidRPr="008334CA">
        <w:t xml:space="preserve"> (such as </w:t>
      </w:r>
      <w:r>
        <w:t>CHW pumps and cooling towers</w:t>
      </w:r>
      <w:r w:rsidRPr="008334CA">
        <w:t xml:space="preserve">) shall be lead/lag alternated when more than one is off or more than one is on so that the </w:t>
      </w:r>
      <w:r>
        <w:t>equipment</w:t>
      </w:r>
      <w:r w:rsidRPr="008334CA">
        <w:t xml:space="preserve"> with the most operating hours</w:t>
      </w:r>
      <w:r>
        <w:t xml:space="preserve"> as determined by Staging Runtime</w:t>
      </w:r>
      <w:r w:rsidRPr="008334CA">
        <w:t xml:space="preserve"> is made the </w:t>
      </w:r>
      <w:r>
        <w:t>last</w:t>
      </w:r>
      <w:r w:rsidRPr="008334CA">
        <w:t xml:space="preserve"> stage </w:t>
      </w:r>
      <w:r>
        <w:t>equipment</w:t>
      </w:r>
      <w:r w:rsidRPr="008334CA">
        <w:t xml:space="preserve"> and the one with the least number of hours is made the </w:t>
      </w:r>
      <w:r>
        <w:t>lead</w:t>
      </w:r>
      <w:r w:rsidRPr="008334CA">
        <w:t xml:space="preserve"> stage </w:t>
      </w:r>
      <w:r>
        <w:t>equipment</w:t>
      </w:r>
      <w:r w:rsidRPr="008334CA">
        <w:t>.</w:t>
      </w:r>
      <w:bookmarkEnd w:id="2319"/>
    </w:p>
    <w:p w14:paraId="25FB8038" w14:textId="30B79779" w:rsidR="00D27DAF" w:rsidRDefault="00D27DAF" w:rsidP="001743A7">
      <w:pPr>
        <w:pStyle w:val="Infobox"/>
        <w:pBdr>
          <w:bottom w:val="none" w:sz="0" w:space="0" w:color="auto"/>
        </w:pBdr>
        <w:ind w:left="1440"/>
      </w:pPr>
      <w:r>
        <w:t xml:space="preserve">This strategy effectively makes it such that equipment </w:t>
      </w:r>
      <w:proofErr w:type="gramStart"/>
      <w:r>
        <w:t>are</w:t>
      </w:r>
      <w:proofErr w:type="gramEnd"/>
      <w:r>
        <w:t xml:space="preserve"> </w:t>
      </w:r>
      <w:r w:rsidRPr="001E2B65">
        <w:rPr>
          <w:b/>
          <w:bCs/>
          <w:u w:val="single"/>
        </w:rPr>
        <w:t>not</w:t>
      </w:r>
      <w:r>
        <w:t xml:space="preserve"> “hot swapped”, </w:t>
      </w:r>
      <w:r w:rsidR="00703011">
        <w:t xml:space="preserve">e.g., </w:t>
      </w:r>
      <w:r>
        <w:t xml:space="preserve">a pump would </w:t>
      </w:r>
      <w:r w:rsidRPr="001E2B65">
        <w:rPr>
          <w:b/>
          <w:bCs/>
          <w:u w:val="single"/>
        </w:rPr>
        <w:t>not</w:t>
      </w:r>
      <w:r>
        <w:t xml:space="preserve"> be started and another stopped during operation just for runtime equalization.</w:t>
      </w:r>
    </w:p>
    <w:p w14:paraId="3C729ABE" w14:textId="77777777" w:rsidR="00D27DAF" w:rsidRDefault="00D27DAF" w:rsidP="001743A7">
      <w:pPr>
        <w:pStyle w:val="Infobox"/>
        <w:pBdr>
          <w:bottom w:val="none" w:sz="0" w:space="0" w:color="auto"/>
        </w:pBdr>
        <w:tabs>
          <w:tab w:val="left" w:pos="3170"/>
        </w:tabs>
        <w:ind w:left="1440"/>
      </w:pPr>
      <w:r>
        <w:t>For example, assume there are two equipment and only one is on, but the operating equipment has exceeded the run hours of the disabled equipment. The equipment will not rotate positions until either a stage up or down occurs. If the plant stages up, then both equipment will be on and lead/lag position will switch; when the plant next stages down, the former lead equipment with more run hours will then turn off.</w:t>
      </w:r>
    </w:p>
    <w:p w14:paraId="13A73FEC" w14:textId="77777777" w:rsidR="00D27DAF" w:rsidRDefault="00D27DAF" w:rsidP="001743A7">
      <w:pPr>
        <w:pStyle w:val="Infobox"/>
        <w:pBdr>
          <w:bottom w:val="none" w:sz="0" w:space="0" w:color="auto"/>
        </w:pBdr>
        <w:ind w:left="1440"/>
      </w:pPr>
      <w:r>
        <w:t>Expanding further, f</w:t>
      </w:r>
      <w:r w:rsidRPr="008334CA">
        <w:t xml:space="preserve">or </w:t>
      </w:r>
      <w:r>
        <w:t>a plant with</w:t>
      </w:r>
      <w:r w:rsidRPr="008334CA">
        <w:t xml:space="preserve"> three </w:t>
      </w:r>
      <w:r>
        <w:t>equipment</w:t>
      </w:r>
      <w:r w:rsidRPr="008334CA">
        <w:t xml:space="preserve">, if all three are off or all are on, the staging order will simply be based on run hours from lowest to highest. If two </w:t>
      </w:r>
      <w:r>
        <w:t>equipment</w:t>
      </w:r>
      <w:r w:rsidRPr="008334CA">
        <w:t xml:space="preserve"> are on, the one with </w:t>
      </w:r>
      <w:r>
        <w:t>more</w:t>
      </w:r>
      <w:r w:rsidRPr="008334CA">
        <w:t xml:space="preserve"> hours will be set to be stage 2 while the other is set to stage 1; this may be the reverse of the operating order when the </w:t>
      </w:r>
      <w:r>
        <w:t>equipment</w:t>
      </w:r>
      <w:r w:rsidRPr="008334CA">
        <w:t xml:space="preserve"> were started. If two </w:t>
      </w:r>
      <w:r>
        <w:t>of the equipment</w:t>
      </w:r>
      <w:r w:rsidRPr="008334CA">
        <w:t xml:space="preserve"> are off, the one with the mo</w:t>
      </w:r>
      <w:r>
        <w:t>re</w:t>
      </w:r>
      <w:r w:rsidRPr="008334CA">
        <w:t xml:space="preserve"> hours will be set to be stage 3 while the other is set to stage 2; this may be the reverse of the operating order when the </w:t>
      </w:r>
      <w:r>
        <w:t>equipment</w:t>
      </w:r>
      <w:r w:rsidRPr="008334CA">
        <w:t xml:space="preserve"> were stopped.</w:t>
      </w:r>
    </w:p>
    <w:p w14:paraId="124BEC7F" w14:textId="77777777" w:rsidR="00D27DAF" w:rsidRDefault="00D27DAF" w:rsidP="001743A7">
      <w:pPr>
        <w:pStyle w:val="Infobox"/>
        <w:pBdr>
          <w:bottom w:val="none" w:sz="0" w:space="0" w:color="auto"/>
        </w:pBdr>
        <w:ind w:left="1440"/>
      </w:pPr>
      <w:r>
        <w:t>Example with three pumps:</w:t>
      </w:r>
    </w:p>
    <w:p w14:paraId="05BC7A9D" w14:textId="1A220FEE" w:rsidR="00D27DAF" w:rsidRDefault="00D27DAF" w:rsidP="00364AC8">
      <w:pPr>
        <w:pStyle w:val="InfoboxList"/>
        <w:tabs>
          <w:tab w:val="clear" w:pos="450"/>
          <w:tab w:val="left" w:pos="1980"/>
        </w:tabs>
        <w:ind w:left="1980"/>
      </w:pPr>
      <w:r>
        <w:t>1.</w:t>
      </w:r>
      <w:r>
        <w:tab/>
        <w:t>P-1 (1000 hours), 2 (950 hours), and 3 (900 hours) are all off. Staging logic makes lead/lag order: 3, 2, 1</w:t>
      </w:r>
      <w:r w:rsidR="00703011">
        <w:t>.</w:t>
      </w:r>
    </w:p>
    <w:p w14:paraId="2AB88E89" w14:textId="77777777" w:rsidR="00D27DAF" w:rsidRDefault="00D27DAF" w:rsidP="00364AC8">
      <w:pPr>
        <w:pStyle w:val="InfoboxList"/>
        <w:tabs>
          <w:tab w:val="clear" w:pos="450"/>
          <w:tab w:val="left" w:pos="1980"/>
        </w:tabs>
        <w:ind w:left="1980"/>
      </w:pPr>
      <w:r>
        <w:t>2.</w:t>
      </w:r>
      <w:r>
        <w:tab/>
        <w:t>P-3 starts. Logic does not change its order since it is on by itself.</w:t>
      </w:r>
    </w:p>
    <w:p w14:paraId="0540EBC6" w14:textId="77777777" w:rsidR="00D27DAF" w:rsidRDefault="00D27DAF" w:rsidP="00364AC8">
      <w:pPr>
        <w:pStyle w:val="InfoboxList"/>
        <w:tabs>
          <w:tab w:val="clear" w:pos="450"/>
          <w:tab w:val="left" w:pos="1980"/>
        </w:tabs>
        <w:ind w:left="1980"/>
      </w:pPr>
      <w:r>
        <w:t>3.</w:t>
      </w:r>
      <w:r>
        <w:tab/>
        <w:t>P-3 runs for 51 hours. Since it is on and others off, the lead/lag order does not change. It can run this way indefinitely and the order does not change.</w:t>
      </w:r>
    </w:p>
    <w:p w14:paraId="26A1C1C7" w14:textId="4AD5BC7D" w:rsidR="00D27DAF" w:rsidRDefault="00D27DAF" w:rsidP="00364AC8">
      <w:pPr>
        <w:pStyle w:val="InfoboxList"/>
        <w:tabs>
          <w:tab w:val="clear" w:pos="450"/>
          <w:tab w:val="left" w:pos="1980"/>
        </w:tabs>
        <w:ind w:left="1980"/>
      </w:pPr>
      <w:r>
        <w:t>4.</w:t>
      </w:r>
      <w:r>
        <w:tab/>
        <w:t>There is then a stage-up command. P-2 (the next in lead/lag order) is started. So</w:t>
      </w:r>
      <w:r w:rsidR="00703011">
        <w:t>,</w:t>
      </w:r>
      <w:r>
        <w:t xml:space="preserve"> both P-2 and P-3 are on.  P-3 now </w:t>
      </w:r>
      <w:r w:rsidR="00703011">
        <w:t>h</w:t>
      </w:r>
      <w:r>
        <w:t>as more run hours than P-2. So</w:t>
      </w:r>
      <w:r w:rsidR="00703011">
        <w:t>,</w:t>
      </w:r>
      <w:r>
        <w:t xml:space="preserve"> the Lead/lag order changes </w:t>
      </w:r>
      <w:proofErr w:type="gramStart"/>
      <w:r>
        <w:t>to:</w:t>
      </w:r>
      <w:proofErr w:type="gramEnd"/>
      <w:r>
        <w:t xml:space="preserve"> 2, 3, 1.</w:t>
      </w:r>
    </w:p>
    <w:p w14:paraId="2693C7A3" w14:textId="00254E9F" w:rsidR="00D27DAF" w:rsidRDefault="00D27DAF" w:rsidP="00364AC8">
      <w:pPr>
        <w:pStyle w:val="InfoboxList"/>
        <w:tabs>
          <w:tab w:val="clear" w:pos="450"/>
          <w:tab w:val="left" w:pos="1980"/>
        </w:tabs>
        <w:ind w:left="1980"/>
      </w:pPr>
      <w:r>
        <w:t>5.</w:t>
      </w:r>
      <w:r>
        <w:tab/>
        <w:t>These two pumps run another 51 hours. Run times are P-1 (1000 hours), P-2 (1001)</w:t>
      </w:r>
      <w:r w:rsidR="003D2B2C">
        <w:t>,</w:t>
      </w:r>
      <w:r>
        <w:t xml:space="preserve"> and P-3 (1002). No changes are made to lead/lag order because P-1 is off alone.</w:t>
      </w:r>
    </w:p>
    <w:p w14:paraId="0E5E719D" w14:textId="3B28D726" w:rsidR="00D27DAF" w:rsidRDefault="00D27DAF" w:rsidP="00364AC8">
      <w:pPr>
        <w:pStyle w:val="InfoboxList"/>
        <w:tabs>
          <w:tab w:val="clear" w:pos="450"/>
          <w:tab w:val="left" w:pos="1980"/>
        </w:tabs>
        <w:ind w:left="1980"/>
      </w:pPr>
      <w:r>
        <w:t>6.</w:t>
      </w:r>
      <w:r>
        <w:tab/>
        <w:t>There is a stage down command. P-2 is now lead so it stays on. P-3 is shut off. The order for the two off pumps is now adjusted because P-1 has fewest run hours. Lead/lag order is now:  2, 1, 3</w:t>
      </w:r>
      <w:r w:rsidR="003D2B2C">
        <w:t>.</w:t>
      </w:r>
    </w:p>
    <w:p w14:paraId="58394CC1" w14:textId="3245CF27" w:rsidR="00D27DAF" w:rsidRDefault="00D27DAF" w:rsidP="00364AC8">
      <w:pPr>
        <w:pStyle w:val="InfoboxList"/>
        <w:tabs>
          <w:tab w:val="clear" w:pos="450"/>
          <w:tab w:val="left" w:pos="1980"/>
        </w:tabs>
        <w:ind w:left="1980"/>
      </w:pPr>
      <w:r>
        <w:t>7.</w:t>
      </w:r>
      <w:r>
        <w:tab/>
        <w:t>P-2 runs for 100 more hours. It now has the longest runtime, but order does not change since it is on alone. Order is still 2, 1, 3</w:t>
      </w:r>
      <w:r w:rsidR="003D2B2C">
        <w:t>.</w:t>
      </w:r>
    </w:p>
    <w:p w14:paraId="29427536" w14:textId="31C636D8" w:rsidR="00D27DAF" w:rsidRPr="008334CA" w:rsidRDefault="00D27DAF" w:rsidP="00364AC8">
      <w:pPr>
        <w:pStyle w:val="InfoboxList"/>
        <w:pBdr>
          <w:bottom w:val="single" w:sz="8" w:space="1" w:color="auto"/>
        </w:pBdr>
        <w:tabs>
          <w:tab w:val="clear" w:pos="450"/>
          <w:tab w:val="left" w:pos="1980"/>
        </w:tabs>
        <w:ind w:left="1980"/>
      </w:pPr>
      <w:r>
        <w:t>8.</w:t>
      </w:r>
      <w:r>
        <w:tab/>
        <w:t>There is a stage down or plant-off command. P-2 shuts off. Run times are P-1 (1000 hours), P-2 (1101)</w:t>
      </w:r>
      <w:r w:rsidR="003D2B2C">
        <w:t>,</w:t>
      </w:r>
      <w:r>
        <w:t xml:space="preserve"> and P-3 (1002). Since all are off, order is switched to: 1, 3, 2</w:t>
      </w:r>
      <w:r w:rsidR="003D2B2C">
        <w:t>.</w:t>
      </w:r>
    </w:p>
    <w:p w14:paraId="75975E13" w14:textId="77777777" w:rsidR="00D27DAF" w:rsidRDefault="00D27DAF" w:rsidP="0087618D">
      <w:pPr>
        <w:pStyle w:val="Heading4"/>
      </w:pPr>
      <w:r>
        <w:t>Lead/standby equipment:</w:t>
      </w:r>
    </w:p>
    <w:p w14:paraId="4B00E75A" w14:textId="77777777" w:rsidR="00D27DAF" w:rsidRDefault="00D27DAF" w:rsidP="007C1423">
      <w:pPr>
        <w:pStyle w:val="Heading5"/>
      </w:pPr>
      <w:r w:rsidRPr="008334CA">
        <w:t xml:space="preserve">Unless </w:t>
      </w:r>
      <w:r>
        <w:t>equipment runs continuously</w:t>
      </w:r>
      <w:r w:rsidRPr="008334CA">
        <w:t xml:space="preserve">, parallel </w:t>
      </w:r>
      <w:r>
        <w:t>equipment</w:t>
      </w:r>
      <w:r w:rsidRPr="008334CA">
        <w:t xml:space="preserve"> that are 100% redundant shall be lead/standby alternated when more than one </w:t>
      </w:r>
      <w:r>
        <w:t xml:space="preserve">of the equipment </w:t>
      </w:r>
      <w:r w:rsidRPr="008334CA">
        <w:t xml:space="preserve">is off so that the </w:t>
      </w:r>
      <w:r>
        <w:t>equipment</w:t>
      </w:r>
      <w:r w:rsidRPr="008334CA">
        <w:t xml:space="preserve"> with the most operating hours</w:t>
      </w:r>
      <w:r>
        <w:t xml:space="preserve"> as determined by Staging Runtime</w:t>
      </w:r>
      <w:r w:rsidRPr="008334CA">
        <w:t xml:space="preserve"> is made the </w:t>
      </w:r>
      <w:r>
        <w:t>last</w:t>
      </w:r>
      <w:r w:rsidRPr="008334CA">
        <w:t xml:space="preserve"> stage </w:t>
      </w:r>
      <w:r>
        <w:t>equipment</w:t>
      </w:r>
      <w:r w:rsidRPr="008334CA">
        <w:t xml:space="preserve"> and the one with the least number of hours is made the earlier stage </w:t>
      </w:r>
      <w:r>
        <w:t>equipment</w:t>
      </w:r>
      <w:r w:rsidRPr="008334CA">
        <w:t>.</w:t>
      </w:r>
    </w:p>
    <w:p w14:paraId="7CB849A0" w14:textId="77777777" w:rsidR="00D27DAF" w:rsidRDefault="00D27DAF" w:rsidP="00D27DAF">
      <w:pPr>
        <w:pStyle w:val="Infobox"/>
        <w:ind w:left="1260"/>
      </w:pPr>
      <w:r w:rsidRPr="008334CA">
        <w:lastRenderedPageBreak/>
        <w:t xml:space="preserve">For example, assuming there are three </w:t>
      </w:r>
      <w:r>
        <w:t>equipment</w:t>
      </w:r>
      <w:r w:rsidRPr="008334CA">
        <w:t>, if all three are off, the staging order will be based on run hours from lowest to highest.</w:t>
      </w:r>
    </w:p>
    <w:p w14:paraId="44ED6879" w14:textId="01C527FE" w:rsidR="00D27DAF" w:rsidRDefault="00D27DAF" w:rsidP="007C1423">
      <w:pPr>
        <w:pStyle w:val="Heading5"/>
      </w:pPr>
      <w:r w:rsidRPr="008334CA">
        <w:t xml:space="preserve">If </w:t>
      </w:r>
      <w:r>
        <w:t>equipment</w:t>
      </w:r>
      <w:r w:rsidRPr="008334CA">
        <w:t xml:space="preserve"> run</w:t>
      </w:r>
      <w:r>
        <w:t>s</w:t>
      </w:r>
      <w:r w:rsidRPr="008334CA">
        <w:t xml:space="preserve"> continuously, lead/standby</w:t>
      </w:r>
      <w:r>
        <w:t xml:space="preserve"> positions</w:t>
      </w:r>
      <w:r w:rsidRPr="008334CA">
        <w:t xml:space="preserve"> shall switch at an adjustable </w:t>
      </w:r>
      <w:r>
        <w:t>day of the week and time (</w:t>
      </w:r>
      <w:r w:rsidR="00703011">
        <w:t xml:space="preserve">e.g., </w:t>
      </w:r>
      <w:r>
        <w:t>every Tuesday at 10:00 am) based on Staging Runtime</w:t>
      </w:r>
      <w:r w:rsidRPr="008334CA">
        <w:t xml:space="preserve">; standby </w:t>
      </w:r>
      <w:r>
        <w:t>equipment</w:t>
      </w:r>
      <w:r w:rsidRPr="008334CA">
        <w:t xml:space="preserve"> shall first be started and proven on before former lead </w:t>
      </w:r>
      <w:r>
        <w:t>equipment</w:t>
      </w:r>
      <w:r w:rsidRPr="008334CA">
        <w:t xml:space="preserve"> is changed to standby and shut off.</w:t>
      </w:r>
      <w:r>
        <w:t xml:space="preserve"> </w:t>
      </w:r>
    </w:p>
    <w:p w14:paraId="62CDD2C8" w14:textId="29CE6C1C" w:rsidR="00D27DAF" w:rsidRPr="00197CC7" w:rsidRDefault="00D27DAF" w:rsidP="00197CC7">
      <w:pPr>
        <w:pStyle w:val="Instrbox"/>
      </w:pPr>
      <w:r w:rsidRPr="00197CC7">
        <w:t xml:space="preserve">Retain the following </w:t>
      </w:r>
      <w:r w:rsidR="00335D1A" w:rsidRPr="00197CC7">
        <w:t>section</w:t>
      </w:r>
      <w:r w:rsidRPr="00197CC7">
        <w:t xml:space="preserve"> for plants with variable speed fans or pumps. Delete otherwise.</w:t>
      </w:r>
    </w:p>
    <w:p w14:paraId="0D1C20EB" w14:textId="10F7C3DB" w:rsidR="00D27DAF" w:rsidRDefault="00D27DAF" w:rsidP="007C1423">
      <w:pPr>
        <w:pStyle w:val="Heading6"/>
      </w:pPr>
      <w:r>
        <w:t>Variable speed fans and pumps shall have a deceleration rate of 1 Hz/second or slower set in BAS logic when disabled to prevent nuisance trips of operating equipment (</w:t>
      </w:r>
      <w:r w:rsidR="00703011">
        <w:t xml:space="preserve">e.g., </w:t>
      </w:r>
      <w:r>
        <w:t>chillers).</w:t>
      </w:r>
    </w:p>
    <w:p w14:paraId="0B279E2F" w14:textId="77777777" w:rsidR="00D27DAF" w:rsidRDefault="00D27DAF" w:rsidP="0087618D">
      <w:pPr>
        <w:pStyle w:val="Heading4"/>
      </w:pPr>
      <w:r>
        <w:t>Exceptions to Lead/lag and Lead/standby rotation</w:t>
      </w:r>
    </w:p>
    <w:p w14:paraId="1906C1C9" w14:textId="4663873B" w:rsidR="009045A3" w:rsidRPr="00BC7581" w:rsidRDefault="009045A3" w:rsidP="007C1423">
      <w:pPr>
        <w:pStyle w:val="Heading5"/>
      </w:pPr>
      <w:r w:rsidRPr="00BC7581">
        <w:t>Operators with appropriate access level shall be able to manually command staging order via software points, but not overriding the In</w:t>
      </w:r>
      <w:r w:rsidRPr="00703011">
        <w:rPr>
          <w:rFonts w:cs="Times New Roman PS MT"/>
          <w:bCs/>
          <w:szCs w:val="20"/>
        </w:rPr>
        <w:t>-</w:t>
      </w:r>
      <w:r w:rsidRPr="00BC7581">
        <w:t>Alarm or Hand</w:t>
      </w:r>
      <w:r w:rsidRPr="00703011">
        <w:rPr>
          <w:rFonts w:cs="Times New Roman PS MT"/>
          <w:bCs/>
          <w:szCs w:val="20"/>
        </w:rPr>
        <w:t>-</w:t>
      </w:r>
      <w:r w:rsidRPr="00BC7581">
        <w:t xml:space="preserve">Operation logic </w:t>
      </w:r>
      <w:r w:rsidRPr="00703011">
        <w:rPr>
          <w:rFonts w:cs="Times New Roman PS MT"/>
          <w:bCs/>
          <w:szCs w:val="20"/>
        </w:rPr>
        <w:t>in the following subsections</w:t>
      </w:r>
      <w:r w:rsidRPr="00BC7581">
        <w:t>.</w:t>
      </w:r>
    </w:p>
    <w:p w14:paraId="170C31A1" w14:textId="77777777" w:rsidR="00703011" w:rsidRDefault="00703011" w:rsidP="007C1423">
      <w:pPr>
        <w:pStyle w:val="Heading6"/>
      </w:pPr>
      <w:r>
        <w:t>Staging order changes initiated via operator override shall be instituted as part of normal staging events.</w:t>
      </w:r>
    </w:p>
    <w:p w14:paraId="49D8BE09" w14:textId="77777777" w:rsidR="00703011" w:rsidRDefault="00703011" w:rsidP="007C1423">
      <w:pPr>
        <w:pStyle w:val="Heading6"/>
      </w:pPr>
      <w:r>
        <w:t>Staging order shall remain overridden until released by operators.</w:t>
      </w:r>
    </w:p>
    <w:p w14:paraId="1AFF433A" w14:textId="77777777" w:rsidR="00703011" w:rsidRDefault="00703011" w:rsidP="007C1423">
      <w:pPr>
        <w:pStyle w:val="Heading5"/>
      </w:pPr>
      <w:bookmarkStart w:id="2320" w:name="_Ref516436183"/>
      <w:r>
        <w:t>Faulted Equipment:</w:t>
      </w:r>
    </w:p>
    <w:p w14:paraId="4DC2C762" w14:textId="77777777" w:rsidR="00703011" w:rsidRDefault="00703011" w:rsidP="007C1423">
      <w:pPr>
        <w:pStyle w:val="Heading6"/>
      </w:pPr>
      <w:r>
        <w:t xml:space="preserve">A faulted equipment is any equipment commanded to run that is either not running or unable to perform its required duty. </w:t>
      </w:r>
      <w:r w:rsidRPr="00C67475">
        <w:t xml:space="preserve">If </w:t>
      </w:r>
      <w:r>
        <w:t>an operating</w:t>
      </w:r>
      <w:r w:rsidRPr="00C67475">
        <w:t xml:space="preserve"> </w:t>
      </w:r>
      <w:r>
        <w:t xml:space="preserve">equipment </w:t>
      </w:r>
      <w:r w:rsidRPr="00C67475">
        <w:t xml:space="preserve">has </w:t>
      </w:r>
      <w:r>
        <w:t>any fault condition described subsequently</w:t>
      </w:r>
      <w:r w:rsidRPr="00C67475">
        <w:t>, a L</w:t>
      </w:r>
      <w:r>
        <w:t xml:space="preserve">evel 2 alarm shall be </w:t>
      </w:r>
      <w:proofErr w:type="gramStart"/>
      <w:r>
        <w:t>generated</w:t>
      </w:r>
      <w:proofErr w:type="gramEnd"/>
      <w:r>
        <w:t xml:space="preserve"> and a response shall be triggered as defined below.</w:t>
      </w:r>
      <w:bookmarkEnd w:id="2320"/>
    </w:p>
    <w:p w14:paraId="4467E719" w14:textId="77777777" w:rsidR="00703011" w:rsidRPr="00650460" w:rsidRDefault="00703011" w:rsidP="007C1423">
      <w:pPr>
        <w:pStyle w:val="Heading7"/>
      </w:pPr>
      <w:bookmarkStart w:id="2321" w:name="_Ref14952722"/>
      <w:r w:rsidRPr="00650460">
        <w:t>Fans and Pumps</w:t>
      </w:r>
      <w:bookmarkEnd w:id="2321"/>
    </w:p>
    <w:p w14:paraId="5D6E831C" w14:textId="22AEF25F" w:rsidR="009045A3" w:rsidRPr="00643A3A" w:rsidRDefault="009045A3" w:rsidP="007C1423">
      <w:pPr>
        <w:pStyle w:val="Heading8"/>
      </w:pPr>
      <w:r w:rsidRPr="00643A3A">
        <w:t xml:space="preserve">Status point not matching </w:t>
      </w:r>
      <w:proofErr w:type="spellStart"/>
      <w:r w:rsidRPr="00643A3A">
        <w:t>its</w:t>
      </w:r>
      <w:proofErr w:type="spellEnd"/>
      <w:r w:rsidRPr="00643A3A">
        <w:t xml:space="preserve"> on/off point for 3 seconds after a time delay of 15 seconds while the </w:t>
      </w:r>
      <w:r w:rsidR="00962AC9" w:rsidRPr="00643A3A">
        <w:t xml:space="preserve">equipment </w:t>
      </w:r>
      <w:r w:rsidRPr="00643A3A">
        <w:t>is commanded on</w:t>
      </w:r>
      <w:r w:rsidR="00962AC9" w:rsidRPr="00643A3A">
        <w:t>.</w:t>
      </w:r>
    </w:p>
    <w:p w14:paraId="1FD7A18C" w14:textId="57A5FF2C" w:rsidR="00962AC9" w:rsidRDefault="00A63763" w:rsidP="007C1423">
      <w:pPr>
        <w:pStyle w:val="Heading7"/>
      </w:pPr>
      <w:bookmarkStart w:id="2322" w:name="_Ref75338726"/>
      <w:ins w:id="2323" w:author="Reece Kiriu" w:date="2022-10-19T12:26:00Z">
        <w:r w:rsidRPr="00A63763">
          <w:rPr>
            <w:rStyle w:val="Toggle"/>
            <w:rPrChange w:id="2324" w:author="Reece Kiriu" w:date="2022-10-19T12:26:00Z">
              <w:rPr/>
            </w:rPrChange>
          </w:rPr>
          <w:t>[DELETE]</w:t>
        </w:r>
      </w:ins>
      <w:r w:rsidR="00962AC9" w:rsidRPr="001B2183">
        <w:t>Chillers</w:t>
      </w:r>
      <w:bookmarkEnd w:id="2322"/>
    </w:p>
    <w:p w14:paraId="2E5D3B12" w14:textId="77777777" w:rsidR="00962AC9" w:rsidRPr="0056788A" w:rsidRDefault="00962AC9" w:rsidP="007C1423">
      <w:pPr>
        <w:pStyle w:val="Heading8"/>
      </w:pPr>
      <w:r w:rsidRPr="0056788A">
        <w:t>Safety shutdown alarm condition either through network or hardwired alarm contact</w:t>
      </w:r>
    </w:p>
    <w:p w14:paraId="49AFF8C1" w14:textId="7513C79B" w:rsidR="00962AC9" w:rsidRPr="00EF29DD" w:rsidRDefault="00962AC9" w:rsidP="007C1423">
      <w:pPr>
        <w:pStyle w:val="Heading8"/>
      </w:pPr>
      <w:r w:rsidRPr="0056788A">
        <w:t>Chiller is manually shut off as indicated by the status of the Local/Auto switch from chiller gateway, or</w:t>
      </w:r>
    </w:p>
    <w:p w14:paraId="7EE6EE6F" w14:textId="1953DA66" w:rsidR="00962AC9" w:rsidRPr="00643A3A" w:rsidRDefault="00962AC9" w:rsidP="007C1423">
      <w:pPr>
        <w:pStyle w:val="Heading8"/>
      </w:pPr>
      <w:r w:rsidRPr="00643A3A">
        <w:t>Chiller status remains off 5 minutes after command to start (note: this condition only applies when a chiller first starts, i.e., once status is proven</w:t>
      </w:r>
      <w:r w:rsidR="00A37F48" w:rsidRPr="00643A3A">
        <w:t>,</w:t>
      </w:r>
      <w:r w:rsidRPr="00643A3A">
        <w:t xml:space="preserve"> then status is no longer used as a fault condition because status will come and go if chiller cycles on low load), or</w:t>
      </w:r>
    </w:p>
    <w:p w14:paraId="7C560EDC" w14:textId="77777777" w:rsidR="00962AC9" w:rsidRDefault="00962AC9" w:rsidP="00962AC9">
      <w:pPr>
        <w:pStyle w:val="Instrbox"/>
      </w:pPr>
      <w:r>
        <w:t>Retain the following sentence for plants with parallel chillers and CHW isolation valve position feedback.  Delete otherwise.</w:t>
      </w:r>
    </w:p>
    <w:p w14:paraId="0C84F58D" w14:textId="77777777" w:rsidR="00962AC9" w:rsidRPr="00643A3A" w:rsidRDefault="00962AC9" w:rsidP="007C1423">
      <w:pPr>
        <w:pStyle w:val="Heading8"/>
      </w:pPr>
      <w:r w:rsidRPr="00643A3A">
        <w:t>CHW isolation valve feedback indicates valve is not open 90 seconds after valve is commanded open, or</w:t>
      </w:r>
    </w:p>
    <w:p w14:paraId="63CCDDCA" w14:textId="77777777" w:rsidR="00962AC9" w:rsidRDefault="00962AC9" w:rsidP="00962AC9">
      <w:pPr>
        <w:pStyle w:val="Instrbox"/>
      </w:pPr>
      <w:r>
        <w:t>Retain the following sentence for plants with series chillers and CHW isolation valve position feedback.  Delete otherwise.</w:t>
      </w:r>
    </w:p>
    <w:p w14:paraId="456577BB" w14:textId="77777777" w:rsidR="00962AC9" w:rsidRPr="00643A3A" w:rsidRDefault="00962AC9" w:rsidP="007C1423">
      <w:pPr>
        <w:pStyle w:val="Heading8"/>
      </w:pPr>
      <w:r w:rsidRPr="00643A3A">
        <w:t>CHW isolation valve feedback indicates valve is not closed 90 seconds after valve is commanded closed, or</w:t>
      </w:r>
    </w:p>
    <w:p w14:paraId="60AF299B" w14:textId="77777777" w:rsidR="00962AC9" w:rsidRDefault="00962AC9" w:rsidP="00962AC9">
      <w:pPr>
        <w:pStyle w:val="Instrbox"/>
      </w:pPr>
      <w:r>
        <w:t>Retain the following sentence for chillers with CW isolation valve position feedback.  Delete otherwise.</w:t>
      </w:r>
    </w:p>
    <w:p w14:paraId="3ADC15FF" w14:textId="0FF14140" w:rsidR="00962AC9" w:rsidRPr="00643A3A" w:rsidRDefault="00962AC9" w:rsidP="007C1423">
      <w:pPr>
        <w:pStyle w:val="Heading8"/>
      </w:pPr>
      <w:r w:rsidRPr="00643A3A">
        <w:t>CW isolation valve feedback indicates valve is not open 90 seconds after valve is commanded open, or</w:t>
      </w:r>
    </w:p>
    <w:p w14:paraId="2844A6B0" w14:textId="1FF5094A" w:rsidR="00962AC9" w:rsidRPr="00643A3A" w:rsidRDefault="00962AC9" w:rsidP="007C1423">
      <w:pPr>
        <w:pStyle w:val="Heading8"/>
      </w:pPr>
      <w:r w:rsidRPr="00643A3A">
        <w:lastRenderedPageBreak/>
        <w:t xml:space="preserve">For 10 minutes, chilled water return temperature has been at least </w:t>
      </w:r>
      <w:ins w:id="2325" w:author="Titus Ellison" w:date="2022-10-18T18:15:00Z">
        <w:r w:rsidR="00EC7BC5" w:rsidRPr="00EC7BC5">
          <w:rPr>
            <w:rStyle w:val="Toggle"/>
            <w:rPrChange w:id="2326" w:author="Titus Ellison" w:date="2022-10-18T18:16:00Z">
              <w:rPr/>
            </w:rPrChange>
          </w:rPr>
          <w:t>[UNITS [</w:t>
        </w:r>
      </w:ins>
      <w:r w:rsidRPr="00EC7BC5">
        <w:rPr>
          <w:rStyle w:val="Toggle"/>
          <w:rPrChange w:id="2327" w:author="Titus Ellison" w:date="2022-10-18T18:16:00Z">
            <w:rPr/>
          </w:rPrChange>
        </w:rPr>
        <w:t>3°C</w:t>
      </w:r>
      <w:ins w:id="2328" w:author="Titus Ellison" w:date="2022-10-18T18:15:00Z">
        <w:r w:rsidR="00EC7BC5" w:rsidRPr="00EC7BC5">
          <w:rPr>
            <w:rStyle w:val="Toggle"/>
            <w:rPrChange w:id="2329" w:author="Titus Ellison" w:date="2022-10-18T18:16:00Z">
              <w:rPr/>
            </w:rPrChange>
          </w:rPr>
          <w:t>]</w:t>
        </w:r>
      </w:ins>
      <w:r w:rsidRPr="00EC7BC5">
        <w:rPr>
          <w:rStyle w:val="Toggle"/>
          <w:rPrChange w:id="2330" w:author="Titus Ellison" w:date="2022-10-18T18:16:00Z">
            <w:rPr/>
          </w:rPrChange>
        </w:rPr>
        <w:t xml:space="preserve"> </w:t>
      </w:r>
      <w:ins w:id="2331" w:author="Titus Ellison" w:date="2022-10-18T18:15:00Z">
        <w:r w:rsidR="00EC7BC5" w:rsidRPr="00EC7BC5">
          <w:rPr>
            <w:rStyle w:val="Toggle"/>
            <w:rPrChange w:id="2332" w:author="Titus Ellison" w:date="2022-10-18T18:16:00Z">
              <w:rPr/>
            </w:rPrChange>
          </w:rPr>
          <w:t>[</w:t>
        </w:r>
      </w:ins>
      <w:del w:id="2333" w:author="Titus Ellison" w:date="2022-10-18T18:15:00Z">
        <w:r w:rsidRPr="00EC7BC5" w:rsidDel="00EC7BC5">
          <w:rPr>
            <w:rStyle w:val="Toggle"/>
            <w:rPrChange w:id="2334" w:author="Titus Ellison" w:date="2022-10-18T18:16:00Z">
              <w:rPr/>
            </w:rPrChange>
          </w:rPr>
          <w:delText>(</w:delText>
        </w:r>
      </w:del>
      <w:r w:rsidRPr="00EC7BC5">
        <w:rPr>
          <w:rStyle w:val="Toggle"/>
          <w:rPrChange w:id="2335" w:author="Titus Ellison" w:date="2022-10-18T18:16:00Z">
            <w:rPr/>
          </w:rPrChange>
        </w:rPr>
        <w:t>5°F</w:t>
      </w:r>
      <w:ins w:id="2336" w:author="Titus Ellison" w:date="2022-10-18T18:15:00Z">
        <w:r w:rsidR="00EC7BC5" w:rsidRPr="00EC7BC5">
          <w:rPr>
            <w:rStyle w:val="Toggle"/>
            <w:rPrChange w:id="2337" w:author="Titus Ellison" w:date="2022-10-18T18:16:00Z">
              <w:rPr/>
            </w:rPrChange>
          </w:rPr>
          <w:t>]]</w:t>
        </w:r>
      </w:ins>
      <w:del w:id="2338" w:author="Titus Ellison" w:date="2022-10-18T18:15:00Z">
        <w:r w:rsidRPr="00643A3A" w:rsidDel="00EC7BC5">
          <w:delText>)</w:delText>
        </w:r>
      </w:del>
      <w:r w:rsidRPr="00643A3A">
        <w:t xml:space="preserve"> above the CHWST setpoint, and delta-T across the chiller, as determined based on the difference between chilled water return temperature and chilled water supply temperature measured at the chiller (i.e., not common CHWST), has been less than </w:t>
      </w:r>
      <w:ins w:id="2339" w:author="Titus Ellison" w:date="2022-10-18T18:16:00Z">
        <w:r w:rsidR="00EC7BC5" w:rsidRPr="00EC7BC5">
          <w:rPr>
            <w:rStyle w:val="Toggle"/>
            <w:rPrChange w:id="2340" w:author="Titus Ellison" w:date="2022-10-18T18:16:00Z">
              <w:rPr/>
            </w:rPrChange>
          </w:rPr>
          <w:t>[UNITS [</w:t>
        </w:r>
      </w:ins>
      <w:r w:rsidRPr="00EC7BC5">
        <w:rPr>
          <w:rStyle w:val="Toggle"/>
          <w:rPrChange w:id="2341" w:author="Titus Ellison" w:date="2022-10-18T18:16:00Z">
            <w:rPr/>
          </w:rPrChange>
        </w:rPr>
        <w:t>2°C</w:t>
      </w:r>
      <w:ins w:id="2342" w:author="Titus Ellison" w:date="2022-10-18T18:16:00Z">
        <w:r w:rsidR="00EC7BC5" w:rsidRPr="00EC7BC5">
          <w:rPr>
            <w:rStyle w:val="Toggle"/>
            <w:rPrChange w:id="2343" w:author="Titus Ellison" w:date="2022-10-18T18:16:00Z">
              <w:rPr/>
            </w:rPrChange>
          </w:rPr>
          <w:t>]</w:t>
        </w:r>
      </w:ins>
      <w:r w:rsidRPr="00EC7BC5">
        <w:rPr>
          <w:rStyle w:val="Toggle"/>
          <w:rPrChange w:id="2344" w:author="Titus Ellison" w:date="2022-10-18T18:16:00Z">
            <w:rPr/>
          </w:rPrChange>
        </w:rPr>
        <w:t xml:space="preserve"> </w:t>
      </w:r>
      <w:ins w:id="2345" w:author="Titus Ellison" w:date="2022-10-18T18:16:00Z">
        <w:r w:rsidR="00EC7BC5" w:rsidRPr="00EC7BC5">
          <w:rPr>
            <w:rStyle w:val="Toggle"/>
            <w:rPrChange w:id="2346" w:author="Titus Ellison" w:date="2022-10-18T18:16:00Z">
              <w:rPr/>
            </w:rPrChange>
          </w:rPr>
          <w:t>[</w:t>
        </w:r>
      </w:ins>
      <w:del w:id="2347" w:author="Titus Ellison" w:date="2022-10-18T18:16:00Z">
        <w:r w:rsidRPr="00EC7BC5" w:rsidDel="00EC7BC5">
          <w:rPr>
            <w:rStyle w:val="Toggle"/>
            <w:rPrChange w:id="2348" w:author="Titus Ellison" w:date="2022-10-18T18:16:00Z">
              <w:rPr/>
            </w:rPrChange>
          </w:rPr>
          <w:delText>(</w:delText>
        </w:r>
      </w:del>
      <w:r w:rsidRPr="00EC7BC5">
        <w:rPr>
          <w:rStyle w:val="Toggle"/>
          <w:rPrChange w:id="2349" w:author="Titus Ellison" w:date="2022-10-18T18:16:00Z">
            <w:rPr/>
          </w:rPrChange>
        </w:rPr>
        <w:t>3°F</w:t>
      </w:r>
      <w:ins w:id="2350" w:author="Titus Ellison" w:date="2022-10-18T18:16:00Z">
        <w:r w:rsidR="00EC7BC5" w:rsidRPr="00EC7BC5">
          <w:rPr>
            <w:rStyle w:val="Toggle"/>
            <w:rPrChange w:id="2351" w:author="Titus Ellison" w:date="2022-10-18T18:16:00Z">
              <w:rPr/>
            </w:rPrChange>
          </w:rPr>
          <w:t>]]</w:t>
        </w:r>
      </w:ins>
      <w:del w:id="2352" w:author="Titus Ellison" w:date="2022-10-18T18:16:00Z">
        <w:r w:rsidRPr="00643A3A" w:rsidDel="00EC7BC5">
          <w:delText>)</w:delText>
        </w:r>
      </w:del>
      <w:r w:rsidRPr="00643A3A">
        <w:t>.</w:t>
      </w:r>
    </w:p>
    <w:p w14:paraId="6CBB799D" w14:textId="1C3D9B24" w:rsidR="00962AC9" w:rsidRDefault="00A63763" w:rsidP="007C1423">
      <w:pPr>
        <w:pStyle w:val="Heading7"/>
      </w:pPr>
      <w:bookmarkStart w:id="2353" w:name="_Ref75339414"/>
      <w:ins w:id="2354" w:author="Reece Kiriu" w:date="2022-10-19T12:26:00Z">
        <w:r w:rsidRPr="00A63763">
          <w:rPr>
            <w:rStyle w:val="Toggle"/>
            <w:rPrChange w:id="2355" w:author="Reece Kiriu" w:date="2022-10-19T12:26:00Z">
              <w:rPr/>
            </w:rPrChange>
          </w:rPr>
          <w:t>[DELETE]</w:t>
        </w:r>
      </w:ins>
      <w:r w:rsidR="00962AC9">
        <w:t>Boilers</w:t>
      </w:r>
      <w:bookmarkEnd w:id="2353"/>
    </w:p>
    <w:p w14:paraId="6F356768" w14:textId="77777777" w:rsidR="00962AC9" w:rsidRPr="00643A3A" w:rsidRDefault="00962AC9" w:rsidP="007C1423">
      <w:pPr>
        <w:pStyle w:val="Heading8"/>
      </w:pPr>
      <w:r w:rsidRPr="00643A3A">
        <w:t>Safety shutdown alarm condition either through network or hardwired alarm contact, or</w:t>
      </w:r>
    </w:p>
    <w:p w14:paraId="6ECCE5DB" w14:textId="77777777" w:rsidR="00962AC9" w:rsidRDefault="00962AC9" w:rsidP="00962AC9">
      <w:pPr>
        <w:pStyle w:val="Instrbox"/>
      </w:pPr>
      <w:r>
        <w:t>Retain the following sentence for boilers with HW isolation valve position feedback.  Delete otherwise.</w:t>
      </w:r>
    </w:p>
    <w:p w14:paraId="459B041C" w14:textId="77777777" w:rsidR="00962AC9" w:rsidRPr="00643A3A" w:rsidRDefault="00962AC9" w:rsidP="007C1423">
      <w:pPr>
        <w:pStyle w:val="Heading8"/>
      </w:pPr>
      <w:r w:rsidRPr="00643A3A">
        <w:t>HW isolation valve feedback indicates valve is not open 90 seconds after valve is commanded open, or</w:t>
      </w:r>
    </w:p>
    <w:p w14:paraId="66F98242" w14:textId="0CD5BD2D" w:rsidR="00962AC9" w:rsidRPr="00643A3A" w:rsidRDefault="00962AC9" w:rsidP="007C1423">
      <w:pPr>
        <w:pStyle w:val="Heading8"/>
      </w:pPr>
      <w:r w:rsidRPr="00643A3A">
        <w:t xml:space="preserve">If boiler leaving water temperature remains </w:t>
      </w:r>
      <w:ins w:id="2356" w:author="Titus Ellison" w:date="2022-10-18T18:16:00Z">
        <w:r w:rsidR="00EC7BC5" w:rsidRPr="00EC7BC5">
          <w:rPr>
            <w:rStyle w:val="Toggle"/>
            <w:rPrChange w:id="2357" w:author="Titus Ellison" w:date="2022-10-18T18:16:00Z">
              <w:rPr/>
            </w:rPrChange>
          </w:rPr>
          <w:t>[UNITS [</w:t>
        </w:r>
      </w:ins>
      <w:r w:rsidRPr="00EC7BC5">
        <w:rPr>
          <w:rStyle w:val="Toggle"/>
          <w:rPrChange w:id="2358" w:author="Titus Ellison" w:date="2022-10-18T18:16:00Z">
            <w:rPr/>
          </w:rPrChange>
        </w:rPr>
        <w:t>8.3°C</w:t>
      </w:r>
      <w:ins w:id="2359" w:author="Titus Ellison" w:date="2022-10-18T18:16:00Z">
        <w:r w:rsidR="00EC7BC5" w:rsidRPr="00EC7BC5">
          <w:rPr>
            <w:rStyle w:val="Toggle"/>
            <w:rPrChange w:id="2360" w:author="Titus Ellison" w:date="2022-10-18T18:16:00Z">
              <w:rPr/>
            </w:rPrChange>
          </w:rPr>
          <w:t>]</w:t>
        </w:r>
      </w:ins>
      <w:r w:rsidRPr="00EC7BC5">
        <w:rPr>
          <w:rStyle w:val="Toggle"/>
          <w:rPrChange w:id="2361" w:author="Titus Ellison" w:date="2022-10-18T18:16:00Z">
            <w:rPr/>
          </w:rPrChange>
        </w:rPr>
        <w:t xml:space="preserve"> </w:t>
      </w:r>
      <w:ins w:id="2362" w:author="Titus Ellison" w:date="2022-10-18T18:16:00Z">
        <w:r w:rsidR="00EC7BC5" w:rsidRPr="00EC7BC5">
          <w:rPr>
            <w:rStyle w:val="Toggle"/>
            <w:rPrChange w:id="2363" w:author="Titus Ellison" w:date="2022-10-18T18:16:00Z">
              <w:rPr/>
            </w:rPrChange>
          </w:rPr>
          <w:t>[</w:t>
        </w:r>
      </w:ins>
      <w:del w:id="2364" w:author="Titus Ellison" w:date="2022-10-18T18:16:00Z">
        <w:r w:rsidRPr="00EC7BC5" w:rsidDel="00EC7BC5">
          <w:rPr>
            <w:rStyle w:val="Toggle"/>
            <w:rPrChange w:id="2365" w:author="Titus Ellison" w:date="2022-10-18T18:16:00Z">
              <w:rPr/>
            </w:rPrChange>
          </w:rPr>
          <w:delText>(</w:delText>
        </w:r>
      </w:del>
      <w:r w:rsidRPr="00EC7BC5">
        <w:rPr>
          <w:rStyle w:val="Toggle"/>
          <w:rPrChange w:id="2366" w:author="Titus Ellison" w:date="2022-10-18T18:16:00Z">
            <w:rPr/>
          </w:rPrChange>
        </w:rPr>
        <w:t>15°F</w:t>
      </w:r>
      <w:ins w:id="2367" w:author="Titus Ellison" w:date="2022-10-18T18:16:00Z">
        <w:r w:rsidR="00EC7BC5" w:rsidRPr="00EC7BC5">
          <w:rPr>
            <w:rStyle w:val="Toggle"/>
            <w:rPrChange w:id="2368" w:author="Titus Ellison" w:date="2022-10-18T18:16:00Z">
              <w:rPr/>
            </w:rPrChange>
          </w:rPr>
          <w:t>]]</w:t>
        </w:r>
      </w:ins>
      <w:del w:id="2369" w:author="Titus Ellison" w:date="2022-10-18T18:16:00Z">
        <w:r w:rsidRPr="00643A3A" w:rsidDel="00EC7BC5">
          <w:delText>)</w:delText>
        </w:r>
      </w:del>
      <w:r w:rsidRPr="00643A3A">
        <w:t xml:space="preserve"> below setpoint for 15 minutes and delta-T across the boiler, as determined based on the difference between hot water supply temperature and hot water return temperature measured at the boiler (i.e., not common HWST), has been less than </w:t>
      </w:r>
      <w:ins w:id="2370" w:author="Titus Ellison" w:date="2022-10-18T18:17:00Z">
        <w:r w:rsidR="00EC7BC5" w:rsidRPr="00EC7BC5">
          <w:rPr>
            <w:rStyle w:val="Toggle"/>
            <w:rPrChange w:id="2371" w:author="Titus Ellison" w:date="2022-10-18T18:17:00Z">
              <w:rPr/>
            </w:rPrChange>
          </w:rPr>
          <w:t>[UNITS [</w:t>
        </w:r>
      </w:ins>
      <w:r w:rsidRPr="00EC7BC5">
        <w:rPr>
          <w:rStyle w:val="Toggle"/>
          <w:rPrChange w:id="2372" w:author="Titus Ellison" w:date="2022-10-18T18:17:00Z">
            <w:rPr/>
          </w:rPrChange>
        </w:rPr>
        <w:t>6°C</w:t>
      </w:r>
      <w:ins w:id="2373" w:author="Titus Ellison" w:date="2022-10-18T18:17:00Z">
        <w:r w:rsidR="00EC7BC5" w:rsidRPr="00EC7BC5">
          <w:rPr>
            <w:rStyle w:val="Toggle"/>
            <w:rPrChange w:id="2374" w:author="Titus Ellison" w:date="2022-10-18T18:17:00Z">
              <w:rPr/>
            </w:rPrChange>
          </w:rPr>
          <w:t>]</w:t>
        </w:r>
      </w:ins>
      <w:r w:rsidRPr="00EC7BC5">
        <w:rPr>
          <w:rStyle w:val="Toggle"/>
          <w:rPrChange w:id="2375" w:author="Titus Ellison" w:date="2022-10-18T18:17:00Z">
            <w:rPr/>
          </w:rPrChange>
        </w:rPr>
        <w:t xml:space="preserve"> </w:t>
      </w:r>
      <w:ins w:id="2376" w:author="Titus Ellison" w:date="2022-10-18T18:17:00Z">
        <w:r w:rsidR="00EC7BC5" w:rsidRPr="00EC7BC5">
          <w:rPr>
            <w:rStyle w:val="Toggle"/>
            <w:rPrChange w:id="2377" w:author="Titus Ellison" w:date="2022-10-18T18:17:00Z">
              <w:rPr/>
            </w:rPrChange>
          </w:rPr>
          <w:t>[</w:t>
        </w:r>
      </w:ins>
      <w:del w:id="2378" w:author="Titus Ellison" w:date="2022-10-18T18:17:00Z">
        <w:r w:rsidRPr="00EC7BC5" w:rsidDel="00EC7BC5">
          <w:rPr>
            <w:rStyle w:val="Toggle"/>
            <w:rPrChange w:id="2379" w:author="Titus Ellison" w:date="2022-10-18T18:17:00Z">
              <w:rPr/>
            </w:rPrChange>
          </w:rPr>
          <w:delText>(</w:delText>
        </w:r>
      </w:del>
      <w:r w:rsidRPr="00EC7BC5">
        <w:rPr>
          <w:rStyle w:val="Toggle"/>
          <w:rPrChange w:id="2380" w:author="Titus Ellison" w:date="2022-10-18T18:17:00Z">
            <w:rPr/>
          </w:rPrChange>
        </w:rPr>
        <w:t>10°F</w:t>
      </w:r>
      <w:ins w:id="2381" w:author="Titus Ellison" w:date="2022-10-18T18:17:00Z">
        <w:r w:rsidR="00EC7BC5" w:rsidRPr="00EC7BC5">
          <w:rPr>
            <w:rStyle w:val="Toggle"/>
            <w:rPrChange w:id="2382" w:author="Titus Ellison" w:date="2022-10-18T18:17:00Z">
              <w:rPr/>
            </w:rPrChange>
          </w:rPr>
          <w:t>]]</w:t>
        </w:r>
      </w:ins>
      <w:del w:id="2383" w:author="Titus Ellison" w:date="2022-10-18T18:17:00Z">
        <w:r w:rsidRPr="00643A3A" w:rsidDel="00EC7BC5">
          <w:delText>)</w:delText>
        </w:r>
      </w:del>
      <w:r w:rsidRPr="00643A3A">
        <w:t>.</w:t>
      </w:r>
    </w:p>
    <w:p w14:paraId="0D0700E3" w14:textId="031E8615" w:rsidR="00962AC9" w:rsidRDefault="00A63763" w:rsidP="007C1423">
      <w:pPr>
        <w:pStyle w:val="Heading7"/>
      </w:pPr>
      <w:ins w:id="2384" w:author="Reece Kiriu" w:date="2022-10-19T12:27:00Z">
        <w:r w:rsidRPr="00A63763">
          <w:rPr>
            <w:rStyle w:val="Toggle"/>
            <w:rPrChange w:id="2385" w:author="Reece Kiriu" w:date="2022-10-19T12:27:00Z">
              <w:rPr/>
            </w:rPrChange>
          </w:rPr>
          <w:t>[DELETE]</w:t>
        </w:r>
      </w:ins>
      <w:r w:rsidR="00962AC9">
        <w:t>Cooling Towers</w:t>
      </w:r>
    </w:p>
    <w:p w14:paraId="60B9AEF3" w14:textId="77777777" w:rsidR="00962AC9" w:rsidRPr="00643A3A" w:rsidRDefault="00962AC9" w:rsidP="007C1423">
      <w:pPr>
        <w:pStyle w:val="Heading8"/>
      </w:pPr>
      <w:r w:rsidRPr="00643A3A">
        <w:t>Tower fan has failed as defined above, or</w:t>
      </w:r>
    </w:p>
    <w:p w14:paraId="4E7979BE" w14:textId="77777777" w:rsidR="00962AC9" w:rsidRDefault="00962AC9" w:rsidP="00962AC9">
      <w:pPr>
        <w:pStyle w:val="Instrbox"/>
      </w:pPr>
      <w:r>
        <w:t>Retain the following sentence for cooling towers with inlet isolation valve position feedback.  Delete otherwise.</w:t>
      </w:r>
    </w:p>
    <w:p w14:paraId="25404338" w14:textId="77777777" w:rsidR="00962AC9" w:rsidRPr="00643A3A" w:rsidRDefault="00962AC9" w:rsidP="007C1423">
      <w:pPr>
        <w:pStyle w:val="Heading8"/>
      </w:pPr>
      <w:r w:rsidRPr="00643A3A">
        <w:t>Inlet end switch indicates valve is not open 90 seconds after valve is commanded open, or</w:t>
      </w:r>
    </w:p>
    <w:p w14:paraId="2D5F82FA" w14:textId="77777777" w:rsidR="00962AC9" w:rsidRDefault="00962AC9" w:rsidP="00962AC9">
      <w:pPr>
        <w:pStyle w:val="Instrbox"/>
      </w:pPr>
      <w:r>
        <w:t>Retain the following sentence for cooling towers with outlet isolation valve position feedback.  Delete otherwise.</w:t>
      </w:r>
    </w:p>
    <w:p w14:paraId="44307D2C" w14:textId="77777777" w:rsidR="00962AC9" w:rsidRPr="00643A3A" w:rsidRDefault="00962AC9" w:rsidP="007C1423">
      <w:pPr>
        <w:pStyle w:val="Heading8"/>
      </w:pPr>
      <w:r w:rsidRPr="00643A3A">
        <w:t>Outlet end switch indicates valve is not open 90 seconds after valve is commanded open.</w:t>
      </w:r>
    </w:p>
    <w:p w14:paraId="133EDE59" w14:textId="77777777" w:rsidR="00962AC9" w:rsidRDefault="00962AC9" w:rsidP="007C1423">
      <w:pPr>
        <w:pStyle w:val="Heading6"/>
      </w:pPr>
      <w:r>
        <w:t>Upon identification of a fault condition:</w:t>
      </w:r>
    </w:p>
    <w:p w14:paraId="6DE4BC3E" w14:textId="77777777" w:rsidR="00962AC9" w:rsidRDefault="00962AC9" w:rsidP="007C1423">
      <w:pPr>
        <w:pStyle w:val="Heading7"/>
      </w:pPr>
      <w:r>
        <w:t>For fans, pumps, and cooling towers:</w:t>
      </w:r>
    </w:p>
    <w:p w14:paraId="7B169466" w14:textId="77777777" w:rsidR="00962AC9" w:rsidRPr="00C52F10" w:rsidRDefault="00962AC9" w:rsidP="007C1423">
      <w:pPr>
        <w:pStyle w:val="Heading8"/>
      </w:pPr>
      <w:r w:rsidRPr="00C52F10">
        <w:t>The next commanded off equipment in the staging order, Equipment “B”, shall be commanded on while alarming Equipment “A” remains commanded on.</w:t>
      </w:r>
    </w:p>
    <w:p w14:paraId="2C481341" w14:textId="304A1C7C" w:rsidR="00962AC9" w:rsidRPr="00643A3A" w:rsidRDefault="00962AC9" w:rsidP="007C1423">
      <w:pPr>
        <w:pStyle w:val="Heading8"/>
      </w:pPr>
      <w:r w:rsidRPr="00C52F10">
        <w:t>If Equipment “B” fails to prove status (i.e., it also goes into alarm), it shall remain</w:t>
      </w:r>
      <w:r w:rsidRPr="00643A3A">
        <w:t xml:space="preserve"> commanded on and the preceding step shall be repeated until the quantity of equipment called for by the current stage has proven on, or there </w:t>
      </w:r>
      <w:proofErr w:type="gramStart"/>
      <w:r w:rsidRPr="00643A3A">
        <w:t>are</w:t>
      </w:r>
      <w:proofErr w:type="gramEnd"/>
      <w:r w:rsidRPr="00643A3A">
        <w:t xml:space="preserve"> no more available equipment.</w:t>
      </w:r>
    </w:p>
    <w:p w14:paraId="64176460" w14:textId="229C213A" w:rsidR="00962AC9" w:rsidRPr="00643A3A" w:rsidRDefault="00962AC9" w:rsidP="007C1423">
      <w:pPr>
        <w:pStyle w:val="Heading8"/>
      </w:pPr>
      <w:r w:rsidRPr="00643A3A">
        <w:t>Set alarming equipment to the last positions in the lead/lag or lead/standby staging order sequenced reverse chronologically (i.e., the equipment that alarmed most recently is sent to last position).</w:t>
      </w:r>
    </w:p>
    <w:p w14:paraId="7072A6D1" w14:textId="77777777" w:rsidR="00962AC9" w:rsidRPr="00643A3A" w:rsidRDefault="00962AC9" w:rsidP="007C1423">
      <w:pPr>
        <w:pStyle w:val="Heading8"/>
      </w:pPr>
      <w:r w:rsidRPr="00643A3A">
        <w:t>Staging order of non-alarming equipment shall follow the even wear logic.  Equipment in alarm can only automatically move up on the staging order if another equipment goes into alarm.</w:t>
      </w:r>
    </w:p>
    <w:p w14:paraId="797687FF" w14:textId="77777777" w:rsidR="00962AC9" w:rsidRPr="00643A3A" w:rsidRDefault="00962AC9" w:rsidP="007C1423">
      <w:pPr>
        <w:pStyle w:val="Heading8"/>
      </w:pPr>
      <w:r w:rsidRPr="00643A3A">
        <w:t>Equipment in alarm shall run if so called for by the lead/lag or lead/standby staging order and present stage.</w:t>
      </w:r>
    </w:p>
    <w:p w14:paraId="534C4D61" w14:textId="77777777" w:rsidR="00962AC9" w:rsidRDefault="00962AC9" w:rsidP="00962AC9">
      <w:pPr>
        <w:pStyle w:val="Infobox"/>
      </w:pPr>
      <w:r>
        <w:t xml:space="preserve">Both this and the subsequent chiller and boiler sequence do not lock out equipment that are in </w:t>
      </w:r>
      <w:r w:rsidRPr="00586CB4">
        <w:t>alarm</w:t>
      </w:r>
      <w:r>
        <w:t xml:space="preserve">. Instead, they move all equipment in alarm to the end of the rotation sequence such that they will be the last equipment called to run. The sequences will only call for the equipment in alarm if </w:t>
      </w:r>
      <w:proofErr w:type="gramStart"/>
      <w:r>
        <w:t>all of</w:t>
      </w:r>
      <w:proofErr w:type="gramEnd"/>
      <w:r>
        <w:t xml:space="preserve"> the equipment not in alarm are already enabled and there is a call for a stage-up. Equipment in alarm will respond if called to run only if it can do so (e.g., not locked out on internal safety, locked out on an HOA switch at the starter, or otherwise disabled). It is important to note that this staging does not override the equipment’s internal safeties so it will not damage equipment.</w:t>
      </w:r>
    </w:p>
    <w:p w14:paraId="32178CB7" w14:textId="77777777" w:rsidR="00962AC9" w:rsidRPr="00C67475" w:rsidRDefault="00962AC9" w:rsidP="00962AC9">
      <w:pPr>
        <w:pStyle w:val="Infobox"/>
      </w:pPr>
      <w:r>
        <w:lastRenderedPageBreak/>
        <w:t>Note some alarm conditions could be triggered when the underlying equipment is fully operable. For example, a status point not matching the on/off command could be triggered by a faulty status signal.  The same is true for a supervised HOA at a control panel: the operator might have been testing the equipment and simply forgot to turn the HOA back to AUTO.</w:t>
      </w:r>
    </w:p>
    <w:p w14:paraId="1E816F41" w14:textId="77777777" w:rsidR="00962AC9" w:rsidRDefault="00962AC9" w:rsidP="00962AC9">
      <w:pPr>
        <w:pStyle w:val="Infobox"/>
      </w:pPr>
      <w:r>
        <w:t>Example: For a set of (4) lead/lag equipment, the current staging order is Equipment A, B, C, then D. The current stage requires two of the equipment, so A and B are running. Then A goes into alarm. C is then commanded on and starts with no alarm. Since the required quantity of equipment has proven on (2), A is moved to the end of staging order since it is in alarm and disabled. The staging order is now B, C, D, A. Equipment B and C are running with no alarms.</w:t>
      </w:r>
    </w:p>
    <w:p w14:paraId="1F5900F0" w14:textId="77777777" w:rsidR="00962AC9" w:rsidRDefault="00962AC9" w:rsidP="00962AC9">
      <w:pPr>
        <w:pStyle w:val="Infobox"/>
      </w:pPr>
      <w:r>
        <w:t xml:space="preserve">Then the staging logic calls for a third equipment. D is commanded </w:t>
      </w:r>
      <w:proofErr w:type="gramStart"/>
      <w:r>
        <w:t>on, but</w:t>
      </w:r>
      <w:proofErr w:type="gramEnd"/>
      <w:r>
        <w:t xml:space="preserve"> goes into alarm. Then A is commanded on. Since D entered an alarm state after A and all equipment are commanded on, D is set to last in the lead/lag staging order. The staging order is now B, C, A, D, and all equipment remain enabled since (3) are called but only (2) are running without alarms.</w:t>
      </w:r>
    </w:p>
    <w:p w14:paraId="3485B35B" w14:textId="0B07D305" w:rsidR="00962AC9" w:rsidRDefault="00A63763" w:rsidP="007C1423">
      <w:pPr>
        <w:pStyle w:val="Heading7"/>
      </w:pPr>
      <w:ins w:id="2386" w:author="Reece Kiriu" w:date="2022-10-19T12:30:00Z">
        <w:r w:rsidRPr="00A63763">
          <w:rPr>
            <w:rStyle w:val="Toggle"/>
            <w:rPrChange w:id="2387" w:author="Reece Kiriu" w:date="2022-10-19T12:30:00Z">
              <w:rPr/>
            </w:rPrChange>
          </w:rPr>
          <w:t>[DELETE]</w:t>
        </w:r>
      </w:ins>
      <w:r w:rsidR="00962AC9">
        <w:t>For chillers and boilers:</w:t>
      </w:r>
    </w:p>
    <w:p w14:paraId="083E7E6E" w14:textId="77777777" w:rsidR="00962AC9" w:rsidRPr="00643A3A" w:rsidRDefault="00962AC9" w:rsidP="007C1423">
      <w:pPr>
        <w:pStyle w:val="Heading8"/>
      </w:pPr>
      <w:r w:rsidRPr="00643A3A">
        <w:t>The next commanded off equipment in the staging order, Equipment “B”, shall be commanded on while alarming Equipment “A” is commanded off and set to the last position in the lead/lag staging order.</w:t>
      </w:r>
    </w:p>
    <w:p w14:paraId="608509AA" w14:textId="3374D2B3" w:rsidR="00962AC9" w:rsidRPr="00643A3A" w:rsidRDefault="00962AC9" w:rsidP="007C1423">
      <w:pPr>
        <w:pStyle w:val="Heading8"/>
      </w:pPr>
      <w:r w:rsidRPr="00643A3A">
        <w:t>If Equipment B fails to prove status (i.e., it also goes into alarm), repeat the preceding step until the quantity of equipment called for by the lead/lag logic have proven on or until all equipment has been tried.</w:t>
      </w:r>
    </w:p>
    <w:p w14:paraId="6AD0B870" w14:textId="77777777" w:rsidR="00962AC9" w:rsidRPr="00643A3A" w:rsidRDefault="00962AC9" w:rsidP="007C1423">
      <w:pPr>
        <w:pStyle w:val="Heading8"/>
      </w:pPr>
      <w:r w:rsidRPr="00643A3A">
        <w:t>If all equipment has been tried and the quantity of non-alarming equipment is less than called for then the most recently alarmed equipment will remain commanded on.</w:t>
      </w:r>
    </w:p>
    <w:p w14:paraId="6440A04A" w14:textId="77777777" w:rsidR="00962AC9" w:rsidRPr="00643A3A" w:rsidRDefault="00962AC9" w:rsidP="007C1423">
      <w:pPr>
        <w:pStyle w:val="Heading8"/>
      </w:pPr>
      <w:r w:rsidRPr="00643A3A">
        <w:t>Staging order of non-alarming equipment shall follow the even wear logic. Equipment in alarm can only automatically move up in the staging order if another equipment goes into alarm.</w:t>
      </w:r>
    </w:p>
    <w:p w14:paraId="1E521D9D" w14:textId="77777777" w:rsidR="00962AC9" w:rsidRPr="00643A3A" w:rsidRDefault="00962AC9" w:rsidP="007C1423">
      <w:pPr>
        <w:pStyle w:val="Heading8"/>
      </w:pPr>
      <w:r w:rsidRPr="00643A3A">
        <w:t>Equipment in alarm shall run if so called for by the lead/lag staging order and present stage.</w:t>
      </w:r>
    </w:p>
    <w:p w14:paraId="4F46C4A2" w14:textId="77777777" w:rsidR="00962AC9" w:rsidRDefault="00962AC9" w:rsidP="00962AC9">
      <w:pPr>
        <w:pStyle w:val="Infobox"/>
      </w:pPr>
      <w:r>
        <w:t>The sequence for chillers and boilers differs from that used for pumps and cooling towers in that the alarming equipment does not remain commanded on until the next equipment proves status. The pump and tower logic mitigates the risk of lost loads and/or chain reaction trips of chillers and boilers by still taking advantage of any capacity the alarming equipment may provide until the lag equipment proves. This approach does not however typically work for chillers and boilers because bringing on the lag equipment while still commanding the alarming equipment to run may prevent a successful startup of the lag equipment. For example, in a parallel variable primary chilled water plant under low load conditions, starting a lag chiller while keeping the alarming chiller enabled may cause both chillers to trip on either low chilled water flow or low condenser water flow unless the minimum chilled water flow setpoint is changed to maintain minimum chilled water flow and condenser water pumps are staged to maintain minimum condenser flow through both chillers.</w:t>
      </w:r>
    </w:p>
    <w:p w14:paraId="3698FA17" w14:textId="7986DE98" w:rsidR="00962AC9" w:rsidRDefault="00962AC9" w:rsidP="00962AC9">
      <w:pPr>
        <w:pStyle w:val="Infobox"/>
      </w:pPr>
      <w:r>
        <w:t xml:space="preserve">Example: For a set of (4) lead/lag equipment, the current staging order is Equipment A, B, C, then D. The current stage requires two equipment, so A and B are running. Then A goes into alarm. A is then commanded off at the same time as C is commanded on. If </w:t>
      </w:r>
      <w:proofErr w:type="gramStart"/>
      <w:r>
        <w:t>C</w:t>
      </w:r>
      <w:proofErr w:type="gramEnd"/>
      <w:r>
        <w:t xml:space="preserve"> then goes into alarm it is commanded off at the same time that D is commanded on. If </w:t>
      </w:r>
      <w:proofErr w:type="gramStart"/>
      <w:r>
        <w:t>D</w:t>
      </w:r>
      <w:proofErr w:type="gramEnd"/>
      <w:r>
        <w:t xml:space="preserve"> then goes into alarm it remains commanded on since all equipment has been tried. If B (the last equipment not in alarm) also goes into </w:t>
      </w:r>
      <w:proofErr w:type="gramStart"/>
      <w:r>
        <w:t>alarm</w:t>
      </w:r>
      <w:proofErr w:type="gramEnd"/>
      <w:r>
        <w:t xml:space="preserve"> then it remains commanded on (as the last alarming equipment with no non-alarming equipment available). At this point all equipment are in alarm and only B and D will remain commanded on until an equipment comes out of alarm. The staging order is B, D, A, C. Note that staging up/down is disabled in this condition per </w:t>
      </w:r>
      <w:bookmarkStart w:id="2388" w:name="_Hlk75943267"/>
      <w:r w:rsidR="00197CC7">
        <w:t xml:space="preserve">Sections </w:t>
      </w:r>
      <w:bookmarkEnd w:id="2388"/>
      <w:r>
        <w:fldChar w:fldCharType="begin"/>
      </w:r>
      <w:r>
        <w:instrText xml:space="preserve"> REF j \w \h </w:instrText>
      </w:r>
      <w:r>
        <w:fldChar w:fldCharType="separate"/>
      </w:r>
      <w:r w:rsidR="0037258A">
        <w:t>5.20.4.13</w:t>
      </w:r>
      <w:r>
        <w:fldChar w:fldCharType="end"/>
      </w:r>
      <w:r>
        <w:t xml:space="preserve"> and </w:t>
      </w:r>
      <w:r>
        <w:fldChar w:fldCharType="begin"/>
      </w:r>
      <w:r>
        <w:instrText xml:space="preserve"> REF _Ref534380582 \w \h </w:instrText>
      </w:r>
      <w:r>
        <w:fldChar w:fldCharType="separate"/>
      </w:r>
      <w:r w:rsidR="0037258A">
        <w:t>5.21.3.8</w:t>
      </w:r>
      <w:r>
        <w:fldChar w:fldCharType="end"/>
      </w:r>
      <w:r>
        <w:t>.</w:t>
      </w:r>
    </w:p>
    <w:p w14:paraId="28BEAD8A" w14:textId="0AF5E98D" w:rsidR="009045A3" w:rsidRPr="00BC7581" w:rsidRDefault="009045A3" w:rsidP="007C1423">
      <w:pPr>
        <w:pStyle w:val="Heading5"/>
      </w:pPr>
      <w:r w:rsidRPr="00BC7581">
        <w:t>Hand Operation</w:t>
      </w:r>
      <w:r>
        <w:rPr>
          <w:rFonts w:cs="Times New Roman PS MT"/>
          <w:szCs w:val="20"/>
        </w:rPr>
        <w:t>.</w:t>
      </w:r>
      <w:r w:rsidRPr="00BC7581">
        <w:t xml:space="preserve"> If a </w:t>
      </w:r>
      <w:r w:rsidR="002262C7">
        <w:t xml:space="preserve">piece of equipment </w:t>
      </w:r>
      <w:r w:rsidRPr="00BC7581">
        <w:t xml:space="preserve">is </w:t>
      </w:r>
      <w:r w:rsidRPr="00BC7581">
        <w:rPr>
          <w:smallCaps/>
        </w:rPr>
        <w:t>on</w:t>
      </w:r>
      <w:r>
        <w:rPr>
          <w:rFonts w:cs="Times New Roman PS MT"/>
          <w:bCs/>
          <w:szCs w:val="20"/>
        </w:rPr>
        <w:t>-</w:t>
      </w:r>
      <w:r w:rsidRPr="00BC7581">
        <w:t>in</w:t>
      </w:r>
      <w:r>
        <w:rPr>
          <w:rFonts w:cs="Times New Roman PS MT"/>
          <w:bCs/>
          <w:szCs w:val="20"/>
        </w:rPr>
        <w:t>-hand</w:t>
      </w:r>
      <w:r w:rsidRPr="00BC7581">
        <w:t xml:space="preserve"> (e.g., via an HOA switch or local control of VFD), the </w:t>
      </w:r>
      <w:r w:rsidR="002262C7">
        <w:t xml:space="preserve">equipment </w:t>
      </w:r>
      <w:r w:rsidRPr="00BC7581">
        <w:t>shall be set to the lead device</w:t>
      </w:r>
      <w:r>
        <w:rPr>
          <w:rFonts w:cs="Times New Roman PS MT"/>
          <w:bCs/>
          <w:szCs w:val="20"/>
        </w:rPr>
        <w:t>,</w:t>
      </w:r>
      <w:r w:rsidRPr="00BC7581">
        <w:t xml:space="preserve"> and a Level 4 alarm shall be generated. The </w:t>
      </w:r>
      <w:r w:rsidR="002262C7">
        <w:t xml:space="preserve">equipment </w:t>
      </w:r>
      <w:r w:rsidRPr="00BC7581">
        <w:t>will remain as lead until. Hand operation is determined by</w:t>
      </w:r>
      <w:r>
        <w:rPr>
          <w:rFonts w:cs="Times New Roman PS MT"/>
          <w:bCs/>
          <w:szCs w:val="20"/>
        </w:rPr>
        <w:t xml:space="preserve"> the following</w:t>
      </w:r>
      <w:r w:rsidRPr="00BC7581">
        <w:t>:</w:t>
      </w:r>
    </w:p>
    <w:p w14:paraId="36144134" w14:textId="170D8B62" w:rsidR="009045A3" w:rsidRPr="00BC7581" w:rsidRDefault="009045A3" w:rsidP="00B37EF3">
      <w:pPr>
        <w:pStyle w:val="Infobox"/>
      </w:pPr>
      <w:r w:rsidRPr="00514417">
        <w:t xml:space="preserve">Any condition in which </w:t>
      </w:r>
      <w:r w:rsidR="002262C7">
        <w:t xml:space="preserve">equipment </w:t>
      </w:r>
      <w:r w:rsidRPr="00514417">
        <w:t xml:space="preserve">appears to continue to run after being commanded </w:t>
      </w:r>
      <w:r w:rsidRPr="00BC7581">
        <w:rPr>
          <w:smallCaps/>
        </w:rPr>
        <w:t>off</w:t>
      </w:r>
      <w:r w:rsidRPr="00BC7581">
        <w:t xml:space="preserve"> is considered a case of hand operation</w:t>
      </w:r>
      <w:r>
        <w:rPr>
          <w:bCs/>
        </w:rPr>
        <w:t>;</w:t>
      </w:r>
      <w:r w:rsidRPr="00BC7581">
        <w:t xml:space="preserve"> in practice, this condition may arise due to other circumstances (e.g., a bad current transducer).</w:t>
      </w:r>
    </w:p>
    <w:p w14:paraId="421638F7" w14:textId="0D676407" w:rsidR="009045A3" w:rsidRPr="00BC7581" w:rsidRDefault="002262C7" w:rsidP="007C1423">
      <w:pPr>
        <w:pStyle w:val="Heading6"/>
      </w:pPr>
      <w:r>
        <w:t>Fans and Pumps</w:t>
      </w:r>
    </w:p>
    <w:p w14:paraId="699423BC" w14:textId="716B2B87" w:rsidR="009045A3" w:rsidRPr="00BC7581" w:rsidRDefault="009045A3" w:rsidP="007C1423">
      <w:pPr>
        <w:pStyle w:val="Heading7"/>
        <w:rPr>
          <w:smallCaps/>
        </w:rPr>
      </w:pPr>
      <w:r w:rsidRPr="00BC7581">
        <w:lastRenderedPageBreak/>
        <w:t xml:space="preserve">Status point not matching </w:t>
      </w:r>
      <w:proofErr w:type="spellStart"/>
      <w:r w:rsidRPr="00BC7581">
        <w:t>its</w:t>
      </w:r>
      <w:proofErr w:type="spellEnd"/>
      <w:r w:rsidRPr="00BC7581">
        <w:t xml:space="preserve"> </w:t>
      </w:r>
      <w:r w:rsidRPr="00BC7581">
        <w:rPr>
          <w:smallCaps/>
        </w:rPr>
        <w:t>on/off</w:t>
      </w:r>
      <w:r w:rsidRPr="00BC7581">
        <w:t xml:space="preserve"> point for 15 seconds </w:t>
      </w:r>
      <w:r w:rsidR="002262C7">
        <w:t xml:space="preserve">after a time delay of 60 seconds when </w:t>
      </w:r>
      <w:r w:rsidRPr="00BC7581">
        <w:t xml:space="preserve">the </w:t>
      </w:r>
      <w:r w:rsidR="002262C7">
        <w:t xml:space="preserve">equipment </w:t>
      </w:r>
      <w:r w:rsidRPr="00BC7581">
        <w:t xml:space="preserve">is commanded </w:t>
      </w:r>
      <w:r w:rsidRPr="00BC7581">
        <w:rPr>
          <w:smallCaps/>
        </w:rPr>
        <w:t>off</w:t>
      </w:r>
      <w:r w:rsidR="002262C7">
        <w:rPr>
          <w:smallCaps/>
        </w:rPr>
        <w:t>.</w:t>
      </w:r>
    </w:p>
    <w:p w14:paraId="241A43E4" w14:textId="7CAEF0AE" w:rsidR="002262C7" w:rsidRPr="008E0177" w:rsidRDefault="00A63763" w:rsidP="002262C7">
      <w:pPr>
        <w:pStyle w:val="Infobox"/>
      </w:pPr>
      <w:bookmarkStart w:id="2389" w:name="_Ref440111749"/>
      <w:bookmarkEnd w:id="2315"/>
      <w:ins w:id="2390" w:author="Reece Kiriu" w:date="2022-10-19T12:30:00Z">
        <w:r w:rsidRPr="00A63763">
          <w:rPr>
            <w:rStyle w:val="Toggle"/>
            <w:rPrChange w:id="2391" w:author="Reece Kiriu" w:date="2022-10-19T12:31:00Z">
              <w:rPr/>
            </w:rPrChange>
          </w:rPr>
          <w:t>[DELETE]</w:t>
        </w:r>
      </w:ins>
      <w:r w:rsidR="002262C7" w:rsidRPr="008E0177">
        <w:t>Logic for hand operation of chillers, boilers, and cooling towers is not provided because sequences cannot stably respond to overrides by operators in all possible scenarios. For example, if a chiller is turned on in hand in a variable primary system with only one other chiller currently running, the control system would need to react by opening the isolation valves of the chiller placed in hand and either (1) immediately shutting down the former lead chiller or (2) changing the minimum chilled water flow setpoint, opening isolation valves, and possibly staging on condenser water pumps and cooling towers. Chillers, boilers, and cooling towers should only be placed in hand by changing the staging sequence manually via the control system interface; they cannot be safely or stably operated in hand at the chiller/boiler/tower controllers.</w:t>
      </w:r>
    </w:p>
    <w:bookmarkEnd w:id="2318"/>
    <w:p w14:paraId="421566E4" w14:textId="0CF541DC" w:rsidR="00C3069F" w:rsidRDefault="0057630B" w:rsidP="0087618D">
      <w:pPr>
        <w:pStyle w:val="Heading3"/>
      </w:pPr>
      <w:ins w:id="2392" w:author="Reece Kiriu" w:date="2022-10-28T19:20:00Z">
        <w:r w:rsidRPr="0057630B">
          <w:rPr>
            <w:rStyle w:val="Toggle"/>
            <w:rPrChange w:id="2393" w:author="Reece Kiriu" w:date="2022-10-28T19:20:00Z">
              <w:rPr/>
            </w:rPrChange>
          </w:rPr>
          <w:t>[DELETE]</w:t>
        </w:r>
      </w:ins>
      <w:r w:rsidR="00C3069F">
        <w:t xml:space="preserve">Not Used </w:t>
      </w:r>
    </w:p>
    <w:p w14:paraId="71BC45F2" w14:textId="2C1E9B5F" w:rsidR="00C3069F" w:rsidRDefault="0057630B" w:rsidP="00B25290">
      <w:pPr>
        <w:pStyle w:val="Infobox"/>
      </w:pPr>
      <w:ins w:id="2394" w:author="Reece Kiriu" w:date="2022-10-28T19:20:00Z">
        <w:r w:rsidRPr="006443C9">
          <w:rPr>
            <w:rStyle w:val="Toggle"/>
          </w:rPr>
          <w:t>[DELETE]</w:t>
        </w:r>
      </w:ins>
      <w:r w:rsidR="00C3069F">
        <w:t>This section was deleted in Addendum a.  To avoid section numbering changes, an empty section was inserted.</w:t>
      </w:r>
    </w:p>
    <w:p w14:paraId="2E9D34BB" w14:textId="170E4D4E" w:rsidR="009045A3" w:rsidRPr="00BC7581" w:rsidRDefault="009045A3" w:rsidP="0087618D">
      <w:pPr>
        <w:pStyle w:val="Heading3"/>
      </w:pPr>
      <w:bookmarkStart w:id="2395" w:name="_Ref440121208"/>
      <w:bookmarkEnd w:id="2389"/>
      <w:r w:rsidRPr="00BC7581">
        <w:t>Air Economizer High Limits</w:t>
      </w:r>
      <w:bookmarkEnd w:id="2395"/>
    </w:p>
    <w:p w14:paraId="5FFCB8FB" w14:textId="57D0DD9E" w:rsidR="009045A3" w:rsidRDefault="00504544" w:rsidP="0087618D">
      <w:pPr>
        <w:pStyle w:val="Heading4"/>
        <w:rPr>
          <w:ins w:id="2396" w:author="Hwakong Cheng" w:date="2022-10-06T13:01:00Z"/>
        </w:rPr>
      </w:pPr>
      <w:ins w:id="2397" w:author="Hwakong Cheng" w:date="2022-10-06T13:01:00Z">
        <w:r w:rsidRPr="00DC5BE1">
          <w:rPr>
            <w:rStyle w:val="Toggle"/>
            <w:rPrChange w:id="2398" w:author="Hwakong Cheng" w:date="2022-10-07T14:39:00Z">
              <w:rPr/>
            </w:rPrChange>
          </w:rPr>
          <w:t xml:space="preserve">[ENERGY </w:t>
        </w:r>
        <w:proofErr w:type="gramStart"/>
        <w:r w:rsidRPr="00DC5BE1">
          <w:rPr>
            <w:rStyle w:val="Toggle"/>
            <w:rPrChange w:id="2399" w:author="Hwakong Cheng" w:date="2022-10-07T14:39:00Z">
              <w:rPr/>
            </w:rPrChange>
          </w:rPr>
          <w:t>901]</w:t>
        </w:r>
      </w:ins>
      <w:r w:rsidR="009045A3" w:rsidRPr="00BC7581">
        <w:t>Economizer</w:t>
      </w:r>
      <w:proofErr w:type="gramEnd"/>
      <w:r w:rsidR="009045A3" w:rsidRPr="00BC7581">
        <w:t xml:space="preserve"> shall be disabled whenever the outdoor air conditions exceed the economizer high</w:t>
      </w:r>
      <w:r w:rsidR="009045A3" w:rsidRPr="00B87A61">
        <w:rPr>
          <w:rFonts w:cs="Times New Roman PS MT"/>
          <w:bCs/>
          <w:szCs w:val="20"/>
        </w:rPr>
        <w:t>-</w:t>
      </w:r>
      <w:r w:rsidR="009045A3" w:rsidRPr="00BC7581">
        <w:t xml:space="preserve">limit </w:t>
      </w:r>
      <w:r w:rsidR="00D21A33">
        <w:rPr>
          <w:rFonts w:cs="Times New Roman PS MT"/>
          <w:bCs/>
          <w:szCs w:val="20"/>
        </w:rPr>
        <w:t>setpoint</w:t>
      </w:r>
      <w:r w:rsidR="009045A3" w:rsidRPr="00BC7581">
        <w:t xml:space="preserve"> as specified by local code. </w:t>
      </w:r>
      <w:r w:rsidR="00D21A33">
        <w:rPr>
          <w:rFonts w:cs="Times New Roman PS MT"/>
          <w:bCs/>
          <w:szCs w:val="20"/>
        </w:rPr>
        <w:t>Setpoint</w:t>
      </w:r>
      <w:r w:rsidR="009045A3" w:rsidRPr="00B87A61">
        <w:rPr>
          <w:rFonts w:cs="Times New Roman PS MT"/>
          <w:bCs/>
          <w:szCs w:val="20"/>
        </w:rPr>
        <w:t>s</w:t>
      </w:r>
      <w:r w:rsidR="009045A3" w:rsidRPr="00BC7581">
        <w:t xml:space="preserve"> shall be automatically determined by the control sequences (to ensure they are correct and meet code) based on energy standard, climate zone, and economizer high</w:t>
      </w:r>
      <w:r w:rsidR="009045A3" w:rsidRPr="00B87A61">
        <w:rPr>
          <w:rFonts w:cs="Times New Roman PS MT"/>
          <w:bCs/>
          <w:szCs w:val="20"/>
        </w:rPr>
        <w:t>-</w:t>
      </w:r>
      <w:r w:rsidR="009045A3" w:rsidRPr="00BC7581">
        <w:t>limit</w:t>
      </w:r>
      <w:r w:rsidR="009045A3" w:rsidRPr="00B87A61">
        <w:rPr>
          <w:rFonts w:cs="Times New Roman PS MT"/>
          <w:bCs/>
          <w:szCs w:val="20"/>
        </w:rPr>
        <w:t>-</w:t>
      </w:r>
      <w:r w:rsidR="009045A3" w:rsidRPr="00BC7581">
        <w:t xml:space="preserve">control device type selected by the design engineer in </w:t>
      </w:r>
      <w:r w:rsidR="009045A3" w:rsidRPr="00B87A61">
        <w:rPr>
          <w:rFonts w:cs="Times New Roman PS MT"/>
          <w:bCs/>
          <w:szCs w:val="20"/>
        </w:rPr>
        <w:t xml:space="preserve">Section </w:t>
      </w:r>
      <w:r w:rsidR="00FC0E3B" w:rsidRPr="00B87A61">
        <w:rPr>
          <w:rFonts w:cs="Times New Roman PS MT"/>
          <w:bCs/>
          <w:szCs w:val="20"/>
        </w:rPr>
        <w:fldChar w:fldCharType="begin"/>
      </w:r>
      <w:r w:rsidR="00FC0E3B" w:rsidRPr="00B87A61">
        <w:rPr>
          <w:rFonts w:cs="Times New Roman PS MT"/>
          <w:bCs/>
          <w:szCs w:val="20"/>
        </w:rPr>
        <w:instrText xml:space="preserve"> REF _Ref496508549 \w \h </w:instrText>
      </w:r>
      <w:r w:rsidR="00FC0E3B" w:rsidRPr="00B87A61">
        <w:rPr>
          <w:rFonts w:cs="Times New Roman PS MT"/>
          <w:bCs/>
          <w:szCs w:val="20"/>
        </w:rPr>
      </w:r>
      <w:r w:rsidR="00FC0E3B" w:rsidRPr="00B87A61">
        <w:rPr>
          <w:rFonts w:cs="Times New Roman PS MT"/>
          <w:bCs/>
          <w:szCs w:val="20"/>
        </w:rPr>
        <w:fldChar w:fldCharType="separate"/>
      </w:r>
      <w:r w:rsidR="0037258A">
        <w:rPr>
          <w:rFonts w:cs="Times New Roman PS MT"/>
          <w:bCs/>
          <w:szCs w:val="20"/>
        </w:rPr>
        <w:t>3.1.4.3</w:t>
      </w:r>
      <w:r w:rsidR="00FC0E3B" w:rsidRPr="00B87A61">
        <w:rPr>
          <w:rFonts w:cs="Times New Roman PS MT"/>
          <w:bCs/>
          <w:szCs w:val="20"/>
        </w:rPr>
        <w:fldChar w:fldCharType="end"/>
      </w:r>
      <w:r w:rsidR="009045A3" w:rsidRPr="00BC7581">
        <w:t xml:space="preserve"> or </w:t>
      </w:r>
      <w:r w:rsidR="00FC0E3B" w:rsidRPr="00B87A61">
        <w:rPr>
          <w:rFonts w:cs="Times New Roman PS MT"/>
          <w:bCs/>
          <w:szCs w:val="20"/>
        </w:rPr>
        <w:fldChar w:fldCharType="begin"/>
      </w:r>
      <w:r w:rsidR="00FC0E3B">
        <w:instrText xml:space="preserve"> REF _Ref496509255 \w \h </w:instrText>
      </w:r>
      <w:r w:rsidR="00FC0E3B" w:rsidRPr="00B87A61">
        <w:rPr>
          <w:rFonts w:cs="Times New Roman PS MT"/>
          <w:bCs/>
          <w:szCs w:val="20"/>
        </w:rPr>
      </w:r>
      <w:r w:rsidR="00FC0E3B" w:rsidRPr="00B87A61">
        <w:rPr>
          <w:rFonts w:cs="Times New Roman PS MT"/>
          <w:bCs/>
          <w:szCs w:val="20"/>
        </w:rPr>
        <w:fldChar w:fldCharType="separate"/>
      </w:r>
      <w:r w:rsidR="0037258A">
        <w:t>3.1.6.2</w:t>
      </w:r>
      <w:r w:rsidR="00FC0E3B" w:rsidRPr="00B87A61">
        <w:rPr>
          <w:rFonts w:cs="Times New Roman PS MT"/>
          <w:bCs/>
          <w:szCs w:val="20"/>
        </w:rPr>
        <w:fldChar w:fldCharType="end"/>
      </w:r>
      <w:r w:rsidR="009045A3" w:rsidRPr="00B87A61">
        <w:rPr>
          <w:rFonts w:cs="Times New Roman PS MT"/>
          <w:bCs/>
          <w:szCs w:val="20"/>
        </w:rPr>
        <w:t xml:space="preserve">. </w:t>
      </w:r>
      <w:r w:rsidR="00D21A33">
        <w:rPr>
          <w:rFonts w:cs="Times New Roman PS MT"/>
          <w:bCs/>
          <w:szCs w:val="20"/>
        </w:rPr>
        <w:t>Setpoint</w:t>
      </w:r>
      <w:r w:rsidR="009045A3" w:rsidRPr="00B87A61">
        <w:rPr>
          <w:rFonts w:cs="Times New Roman PS MT"/>
          <w:bCs/>
          <w:szCs w:val="20"/>
        </w:rPr>
        <w:t>s</w:t>
      </w:r>
      <w:r w:rsidR="009045A3" w:rsidRPr="00BC7581">
        <w:t xml:space="preserve"> listed below are for current ASHRAE </w:t>
      </w:r>
      <w:del w:id="2400" w:author="Hwakong Cheng" w:date="2022-10-06T13:02:00Z">
        <w:r w:rsidR="009045A3" w:rsidRPr="00BC7581" w:rsidDel="00504544">
          <w:delText xml:space="preserve">and California Energy </w:delText>
        </w:r>
      </w:del>
      <w:r w:rsidR="009045A3" w:rsidRPr="00BC7581">
        <w:t xml:space="preserve">Standards. </w:t>
      </w:r>
    </w:p>
    <w:p w14:paraId="429A4F05" w14:textId="7DA14ADA" w:rsidR="00504544" w:rsidRPr="00BC7581" w:rsidRDefault="00504544" w:rsidP="0087618D">
      <w:pPr>
        <w:pStyle w:val="Heading4"/>
      </w:pPr>
      <w:ins w:id="2401" w:author="Hwakong Cheng" w:date="2022-10-06T13:01:00Z">
        <w:r w:rsidRPr="00DC5BE1">
          <w:rPr>
            <w:rStyle w:val="Toggle"/>
            <w:rPrChange w:id="2402" w:author="Hwakong Cheng" w:date="2022-10-07T14:39:00Z">
              <w:rPr/>
            </w:rPrChange>
          </w:rPr>
          <w:t>[ENERGY T</w:t>
        </w:r>
        <w:proofErr w:type="gramStart"/>
        <w:r w:rsidRPr="00DC5BE1">
          <w:rPr>
            <w:rStyle w:val="Toggle"/>
            <w:rPrChange w:id="2403" w:author="Hwakong Cheng" w:date="2022-10-07T14:39:00Z">
              <w:rPr/>
            </w:rPrChange>
          </w:rPr>
          <w:t>24]</w:t>
        </w:r>
        <w:r w:rsidRPr="00BC7581">
          <w:t>Economizer</w:t>
        </w:r>
        <w:proofErr w:type="gramEnd"/>
        <w:r w:rsidRPr="00BC7581">
          <w:t xml:space="preserve"> shall be disabled whenever the outdoor air conditions exceed the economizer high</w:t>
        </w:r>
        <w:r w:rsidRPr="00B87A61">
          <w:rPr>
            <w:rFonts w:cs="Times New Roman PS MT"/>
            <w:bCs/>
            <w:szCs w:val="20"/>
          </w:rPr>
          <w:t>-</w:t>
        </w:r>
        <w:r w:rsidRPr="00BC7581">
          <w:t xml:space="preserve">limit </w:t>
        </w:r>
        <w:r>
          <w:rPr>
            <w:rFonts w:cs="Times New Roman PS MT"/>
            <w:bCs/>
            <w:szCs w:val="20"/>
          </w:rPr>
          <w:t>setpoint</w:t>
        </w:r>
        <w:r w:rsidRPr="00BC7581">
          <w:t xml:space="preserve"> as specified by local code. </w:t>
        </w:r>
        <w:r>
          <w:rPr>
            <w:rFonts w:cs="Times New Roman PS MT"/>
            <w:bCs/>
            <w:szCs w:val="20"/>
          </w:rPr>
          <w:t>Setpoint</w:t>
        </w:r>
        <w:r w:rsidRPr="00B87A61">
          <w:rPr>
            <w:rFonts w:cs="Times New Roman PS MT"/>
            <w:bCs/>
            <w:szCs w:val="20"/>
          </w:rPr>
          <w:t>s</w:t>
        </w:r>
        <w:r w:rsidRPr="00BC7581">
          <w:t xml:space="preserve"> shall be automatically determined by the control sequences (to ensure they are correct and meet code) based on energy standard, climate zone, and economizer high</w:t>
        </w:r>
        <w:r w:rsidRPr="00B87A61">
          <w:rPr>
            <w:rFonts w:cs="Times New Roman PS MT"/>
            <w:bCs/>
            <w:szCs w:val="20"/>
          </w:rPr>
          <w:t>-</w:t>
        </w:r>
        <w:r w:rsidRPr="00BC7581">
          <w:t>limit</w:t>
        </w:r>
        <w:r w:rsidRPr="00B87A61">
          <w:rPr>
            <w:rFonts w:cs="Times New Roman PS MT"/>
            <w:bCs/>
            <w:szCs w:val="20"/>
          </w:rPr>
          <w:t>-</w:t>
        </w:r>
        <w:r w:rsidRPr="00BC7581">
          <w:t xml:space="preserve">control device type selected by the design engineer in </w:t>
        </w:r>
        <w:r w:rsidRPr="00B87A61">
          <w:rPr>
            <w:rFonts w:cs="Times New Roman PS MT"/>
            <w:bCs/>
            <w:szCs w:val="20"/>
          </w:rPr>
          <w:t xml:space="preserve">Section </w:t>
        </w:r>
        <w:r w:rsidRPr="00B87A61">
          <w:rPr>
            <w:rFonts w:cs="Times New Roman PS MT"/>
            <w:bCs/>
            <w:szCs w:val="20"/>
          </w:rPr>
          <w:fldChar w:fldCharType="begin"/>
        </w:r>
        <w:r w:rsidRPr="00B87A61">
          <w:rPr>
            <w:rFonts w:cs="Times New Roman PS MT"/>
            <w:bCs/>
            <w:szCs w:val="20"/>
          </w:rPr>
          <w:instrText xml:space="preserve"> REF _Ref496508549 \w \h </w:instrText>
        </w:r>
      </w:ins>
      <w:r w:rsidRPr="00B87A61">
        <w:rPr>
          <w:rFonts w:cs="Times New Roman PS MT"/>
          <w:bCs/>
          <w:szCs w:val="20"/>
        </w:rPr>
      </w:r>
      <w:ins w:id="2404" w:author="Hwakong Cheng" w:date="2022-10-06T13:01:00Z">
        <w:r w:rsidRPr="00B87A61">
          <w:rPr>
            <w:rFonts w:cs="Times New Roman PS MT"/>
            <w:bCs/>
            <w:szCs w:val="20"/>
          </w:rPr>
          <w:fldChar w:fldCharType="separate"/>
        </w:r>
        <w:r>
          <w:rPr>
            <w:rFonts w:cs="Times New Roman PS MT"/>
            <w:bCs/>
            <w:szCs w:val="20"/>
          </w:rPr>
          <w:t>3.1.4.3</w:t>
        </w:r>
        <w:r w:rsidRPr="00B87A61">
          <w:rPr>
            <w:rFonts w:cs="Times New Roman PS MT"/>
            <w:bCs/>
            <w:szCs w:val="20"/>
          </w:rPr>
          <w:fldChar w:fldCharType="end"/>
        </w:r>
        <w:r w:rsidRPr="00BC7581">
          <w:t xml:space="preserve"> or </w:t>
        </w:r>
        <w:r w:rsidRPr="00B87A61">
          <w:rPr>
            <w:rFonts w:cs="Times New Roman PS MT"/>
            <w:bCs/>
            <w:szCs w:val="20"/>
          </w:rPr>
          <w:fldChar w:fldCharType="begin"/>
        </w:r>
        <w:r>
          <w:instrText xml:space="preserve"> REF _Ref496509255 \w \h </w:instrText>
        </w:r>
      </w:ins>
      <w:r w:rsidRPr="00B87A61">
        <w:rPr>
          <w:rFonts w:cs="Times New Roman PS MT"/>
          <w:bCs/>
          <w:szCs w:val="20"/>
        </w:rPr>
      </w:r>
      <w:ins w:id="2405" w:author="Hwakong Cheng" w:date="2022-10-06T13:01:00Z">
        <w:r w:rsidRPr="00B87A61">
          <w:rPr>
            <w:rFonts w:cs="Times New Roman PS MT"/>
            <w:bCs/>
            <w:szCs w:val="20"/>
          </w:rPr>
          <w:fldChar w:fldCharType="separate"/>
        </w:r>
        <w:r>
          <w:t>3.1.6.2</w:t>
        </w:r>
        <w:r w:rsidRPr="00B87A61">
          <w:rPr>
            <w:rFonts w:cs="Times New Roman PS MT"/>
            <w:bCs/>
            <w:szCs w:val="20"/>
          </w:rPr>
          <w:fldChar w:fldCharType="end"/>
        </w:r>
        <w:r w:rsidRPr="00B87A61">
          <w:rPr>
            <w:rFonts w:cs="Times New Roman PS MT"/>
            <w:bCs/>
            <w:szCs w:val="20"/>
          </w:rPr>
          <w:t xml:space="preserve">. </w:t>
        </w:r>
        <w:r>
          <w:rPr>
            <w:rFonts w:cs="Times New Roman PS MT"/>
            <w:bCs/>
            <w:szCs w:val="20"/>
          </w:rPr>
          <w:t>Setpoint</w:t>
        </w:r>
        <w:r w:rsidRPr="00B87A61">
          <w:rPr>
            <w:rFonts w:cs="Times New Roman PS MT"/>
            <w:bCs/>
            <w:szCs w:val="20"/>
          </w:rPr>
          <w:t>s</w:t>
        </w:r>
        <w:r w:rsidRPr="00BC7581">
          <w:t xml:space="preserve"> listed below are for current California Energy Standards.</w:t>
        </w:r>
      </w:ins>
    </w:p>
    <w:p w14:paraId="7D516739" w14:textId="38E0DC44" w:rsidR="009045A3" w:rsidRPr="00BC7581" w:rsidRDefault="009045A3" w:rsidP="00FC0E3B">
      <w:pPr>
        <w:pStyle w:val="Instrbox"/>
      </w:pPr>
      <w:r w:rsidRPr="00BC7581">
        <w:t>The engineer must specify the code basis of the economizer high limit and the high</w:t>
      </w:r>
      <w:r>
        <w:rPr>
          <w:rFonts w:cs="Times New Roman PS MT"/>
        </w:rPr>
        <w:t>-</w:t>
      </w:r>
      <w:r w:rsidRPr="00BC7581">
        <w:t>limit control device being used.</w:t>
      </w:r>
      <w:r>
        <w:rPr>
          <w:rFonts w:cs="Times New Roman PS MT"/>
        </w:rPr>
        <w:t xml:space="preserve"> See Sections </w:t>
      </w:r>
      <w:r w:rsidR="00C01685">
        <w:rPr>
          <w:rFonts w:cs="Times New Roman PS MT"/>
        </w:rPr>
        <w:fldChar w:fldCharType="begin"/>
      </w:r>
      <w:r w:rsidR="00C01685">
        <w:rPr>
          <w:rFonts w:cs="Times New Roman PS MT"/>
        </w:rPr>
        <w:instrText xml:space="preserve"> REF _Ref496508549 \w \h </w:instrText>
      </w:r>
      <w:r w:rsidR="00C01685">
        <w:rPr>
          <w:rFonts w:cs="Times New Roman PS MT"/>
        </w:rPr>
      </w:r>
      <w:r w:rsidR="00C01685">
        <w:rPr>
          <w:rFonts w:cs="Times New Roman PS MT"/>
        </w:rPr>
        <w:fldChar w:fldCharType="separate"/>
      </w:r>
      <w:r w:rsidR="0037258A">
        <w:rPr>
          <w:rFonts w:cs="Times New Roman PS MT"/>
        </w:rPr>
        <w:t>3.1.4.3</w:t>
      </w:r>
      <w:r w:rsidR="00C01685">
        <w:rPr>
          <w:rFonts w:cs="Times New Roman PS MT"/>
        </w:rPr>
        <w:fldChar w:fldCharType="end"/>
      </w:r>
      <w:r w:rsidRPr="00BC7581">
        <w:t xml:space="preserve"> and </w:t>
      </w:r>
      <w:r w:rsidR="00C01685">
        <w:rPr>
          <w:rFonts w:cs="Times New Roman PS MT"/>
        </w:rPr>
        <w:fldChar w:fldCharType="begin"/>
      </w:r>
      <w:r w:rsidR="00C01685">
        <w:instrText xml:space="preserve"> REF _Ref496509255 \w \h </w:instrText>
      </w:r>
      <w:r w:rsidR="00C01685">
        <w:rPr>
          <w:rFonts w:cs="Times New Roman PS MT"/>
        </w:rPr>
      </w:r>
      <w:r w:rsidR="00C01685">
        <w:rPr>
          <w:rFonts w:cs="Times New Roman PS MT"/>
        </w:rPr>
        <w:fldChar w:fldCharType="separate"/>
      </w:r>
      <w:r w:rsidR="0037258A">
        <w:t>3.1.6.2</w:t>
      </w:r>
      <w:r w:rsidR="00C01685">
        <w:rPr>
          <w:rFonts w:cs="Times New Roman PS MT"/>
        </w:rPr>
        <w:fldChar w:fldCharType="end"/>
      </w:r>
      <w:r>
        <w:rPr>
          <w:rFonts w:cs="Times New Roman PS MT"/>
        </w:rPr>
        <w:t>.</w:t>
      </w:r>
    </w:p>
    <w:p w14:paraId="36F1E115" w14:textId="4F6885A6" w:rsidR="009045A3" w:rsidRPr="00BC7581" w:rsidRDefault="00504544" w:rsidP="0087618D">
      <w:pPr>
        <w:pStyle w:val="Heading4"/>
      </w:pPr>
      <w:bookmarkStart w:id="2406" w:name="_Ref443125318"/>
      <w:ins w:id="2407" w:author="Hwakong Cheng" w:date="2022-10-06T13:02:00Z">
        <w:r w:rsidRPr="00DC5BE1">
          <w:rPr>
            <w:rStyle w:val="Toggle"/>
            <w:rPrChange w:id="2408" w:author="Hwakong Cheng" w:date="2022-10-07T14:39:00Z">
              <w:rPr/>
            </w:rPrChange>
          </w:rPr>
          <w:t xml:space="preserve">[ENERGY </w:t>
        </w:r>
        <w:proofErr w:type="gramStart"/>
        <w:r w:rsidRPr="00DC5BE1">
          <w:rPr>
            <w:rStyle w:val="Toggle"/>
            <w:rPrChange w:id="2409" w:author="Hwakong Cheng" w:date="2022-10-07T14:39:00Z">
              <w:rPr/>
            </w:rPrChange>
          </w:rPr>
          <w:t>901]</w:t>
        </w:r>
      </w:ins>
      <w:r w:rsidR="009045A3" w:rsidRPr="00BC7581">
        <w:t>ASHRAE</w:t>
      </w:r>
      <w:proofErr w:type="gramEnd"/>
      <w:r w:rsidR="009045A3" w:rsidRPr="00BC7581">
        <w:t xml:space="preserve"> 90.1-</w:t>
      </w:r>
      <w:bookmarkEnd w:id="2406"/>
      <w:r w:rsidR="00ED2A4B">
        <w:t>2019</w:t>
      </w:r>
    </w:p>
    <w:tbl>
      <w:tblPr>
        <w:tblW w:w="9450" w:type="dxa"/>
        <w:tblLayout w:type="fixed"/>
        <w:tblCellMar>
          <w:top w:w="100" w:type="dxa"/>
          <w:left w:w="40" w:type="dxa"/>
          <w:bottom w:w="40" w:type="dxa"/>
          <w:right w:w="40" w:type="dxa"/>
        </w:tblCellMar>
        <w:tblLook w:val="0000" w:firstRow="0" w:lastRow="0" w:firstColumn="0" w:lastColumn="0" w:noHBand="0" w:noVBand="0"/>
      </w:tblPr>
      <w:tblGrid>
        <w:gridCol w:w="3020"/>
        <w:gridCol w:w="3360"/>
        <w:gridCol w:w="3070"/>
      </w:tblGrid>
      <w:tr w:rsidR="00E00634" w14:paraId="3011408B" w14:textId="77777777" w:rsidTr="00F67865">
        <w:trPr>
          <w:cantSplit/>
        </w:trPr>
        <w:tc>
          <w:tcPr>
            <w:tcW w:w="3020" w:type="dxa"/>
            <w:tcBorders>
              <w:top w:val="single" w:sz="16" w:space="0" w:color="000000"/>
              <w:left w:val="nil"/>
              <w:bottom w:val="single" w:sz="16" w:space="0" w:color="000000"/>
              <w:right w:val="nil"/>
            </w:tcBorders>
            <w:shd w:val="solid" w:color="FFFFFF" w:fill="auto"/>
            <w:tcMar>
              <w:top w:w="140" w:type="dxa"/>
              <w:left w:w="80" w:type="dxa"/>
              <w:bottom w:w="70" w:type="dxa"/>
              <w:right w:w="40" w:type="dxa"/>
            </w:tcMar>
            <w:vAlign w:val="bottom"/>
          </w:tcPr>
          <w:p w14:paraId="7854A157" w14:textId="77777777" w:rsidR="009045A3" w:rsidRPr="00BC7581" w:rsidRDefault="009045A3" w:rsidP="00B37EF3">
            <w:pPr>
              <w:pStyle w:val="HeadingRunIn"/>
              <w:rPr>
                <w:b/>
              </w:rPr>
            </w:pPr>
            <w:r w:rsidRPr="00BC7581">
              <w:t>Device Type</w:t>
            </w:r>
          </w:p>
        </w:tc>
        <w:tc>
          <w:tcPr>
            <w:tcW w:w="3360" w:type="dxa"/>
            <w:tcBorders>
              <w:top w:val="single" w:sz="16" w:space="0" w:color="000000"/>
              <w:left w:val="single" w:sz="3" w:space="0" w:color="000000"/>
              <w:bottom w:val="single" w:sz="16" w:space="0" w:color="000000"/>
              <w:right w:val="single" w:sz="3" w:space="0" w:color="000000"/>
            </w:tcBorders>
            <w:shd w:val="solid" w:color="FFFFFF" w:fill="auto"/>
            <w:tcMar>
              <w:top w:w="140" w:type="dxa"/>
              <w:left w:w="80" w:type="dxa"/>
              <w:bottom w:w="70" w:type="dxa"/>
              <w:right w:w="40" w:type="dxa"/>
            </w:tcMar>
            <w:vAlign w:val="bottom"/>
          </w:tcPr>
          <w:p w14:paraId="61BE8814" w14:textId="77777777" w:rsidR="009045A3" w:rsidRPr="00BC7581" w:rsidRDefault="009045A3" w:rsidP="00B37EF3">
            <w:pPr>
              <w:pStyle w:val="HeadingRunIn"/>
              <w:rPr>
                <w:b/>
              </w:rPr>
            </w:pPr>
            <w:r w:rsidRPr="00BC7581">
              <w:t>Allowed only in these</w:t>
            </w:r>
            <w:r>
              <w:rPr>
                <w:rFonts w:cs="Times New Roman PS MT"/>
                <w:szCs w:val="18"/>
              </w:rPr>
              <w:br/>
            </w:r>
            <w:r w:rsidRPr="00BC7581">
              <w:t xml:space="preserve"> ASHRAE Climate Zones</w:t>
            </w:r>
          </w:p>
        </w:tc>
        <w:tc>
          <w:tcPr>
            <w:tcW w:w="3070" w:type="dxa"/>
            <w:tcBorders>
              <w:top w:val="single" w:sz="16" w:space="0" w:color="000000"/>
              <w:left w:val="nil"/>
              <w:bottom w:val="single" w:sz="16" w:space="0" w:color="000000"/>
              <w:right w:val="nil"/>
            </w:tcBorders>
            <w:shd w:val="solid" w:color="FFFFFF" w:fill="auto"/>
            <w:tcMar>
              <w:top w:w="140" w:type="dxa"/>
              <w:left w:w="80" w:type="dxa"/>
              <w:bottom w:w="70" w:type="dxa"/>
              <w:right w:w="40" w:type="dxa"/>
            </w:tcMar>
            <w:vAlign w:val="bottom"/>
          </w:tcPr>
          <w:p w14:paraId="657762AC" w14:textId="21A2369C" w:rsidR="009045A3" w:rsidRPr="00BC7581" w:rsidRDefault="009045A3" w:rsidP="00B37EF3">
            <w:pPr>
              <w:pStyle w:val="HeadingRunIn"/>
              <w:rPr>
                <w:b/>
              </w:rPr>
            </w:pPr>
            <w:r w:rsidRPr="00BC7581">
              <w:t>Required High Limit</w:t>
            </w:r>
            <w:r>
              <w:rPr>
                <w:rFonts w:cs="Times New Roman PS MT"/>
                <w:szCs w:val="18"/>
              </w:rPr>
              <w:br/>
            </w:r>
            <w:r w:rsidRPr="00BC7581">
              <w:t xml:space="preserve">(Economizer </w:t>
            </w:r>
            <w:r>
              <w:rPr>
                <w:rFonts w:cs="Times New Roman PS MT"/>
                <w:smallCaps/>
                <w:szCs w:val="18"/>
              </w:rPr>
              <w:t>off</w:t>
            </w:r>
            <w:r>
              <w:rPr>
                <w:rFonts w:cs="Times New Roman PS MT"/>
                <w:szCs w:val="18"/>
              </w:rPr>
              <w:t xml:space="preserve"> when)</w:t>
            </w:r>
          </w:p>
        </w:tc>
      </w:tr>
      <w:tr w:rsidR="00E00634" w14:paraId="2EE22516" w14:textId="77777777" w:rsidTr="00077D99">
        <w:trPr>
          <w:cantSplit/>
        </w:trPr>
        <w:tc>
          <w:tcPr>
            <w:tcW w:w="3020" w:type="dxa"/>
            <w:tcBorders>
              <w:top w:val="double" w:sz="4" w:space="0" w:color="000000"/>
              <w:left w:val="nil"/>
              <w:bottom w:val="single" w:sz="4" w:space="0" w:color="auto"/>
              <w:right w:val="nil"/>
            </w:tcBorders>
            <w:shd w:val="solid" w:color="FFFFFF" w:fill="auto"/>
            <w:tcMar>
              <w:top w:w="140" w:type="dxa"/>
              <w:left w:w="80" w:type="dxa"/>
              <w:bottom w:w="70" w:type="dxa"/>
              <w:right w:w="40" w:type="dxa"/>
            </w:tcMar>
          </w:tcPr>
          <w:p w14:paraId="20E5E918" w14:textId="5D726982" w:rsidR="009045A3" w:rsidRPr="00BC7581" w:rsidRDefault="00794611" w:rsidP="00B37EF3">
            <w:pPr>
              <w:pStyle w:val="HeadingRunIn"/>
            </w:pPr>
            <w:ins w:id="2410" w:author="Reece Kiriu" w:date="2022-12-07T11:49:00Z">
              <w:r>
                <w:rPr>
                  <w:rStyle w:val="Toggle"/>
                </w:rPr>
                <w:t xml:space="preserve">[AND </w:t>
              </w:r>
            </w:ins>
            <w:ins w:id="2411" w:author="Reece Kiriu" w:date="2022-10-28T19:21:00Z">
              <w:r w:rsidR="0057630B" w:rsidRPr="0057630B">
                <w:rPr>
                  <w:rStyle w:val="Toggle"/>
                  <w:rPrChange w:id="2412" w:author="Reece Kiriu" w:date="2022-10-28T19:22:00Z">
                    <w:rPr/>
                  </w:rPrChange>
                </w:rPr>
                <w:t>[ANY CZ 1B 2B 3B 3C 4B 4C 5B 5C</w:t>
              </w:r>
            </w:ins>
            <w:ins w:id="2413" w:author="Reece Kiriu" w:date="2022-10-28T19:22:00Z">
              <w:r w:rsidR="0057630B" w:rsidRPr="0057630B">
                <w:rPr>
                  <w:rStyle w:val="Toggle"/>
                  <w:rPrChange w:id="2414" w:author="Reece Kiriu" w:date="2022-10-28T19:22:00Z">
                    <w:rPr/>
                  </w:rPrChange>
                </w:rPr>
                <w:t xml:space="preserve"> 6B 7 8</w:t>
              </w:r>
            </w:ins>
            <w:ins w:id="2415" w:author="Reece Kiriu" w:date="2022-12-07T11:49:00Z">
              <w:r>
                <w:rPr>
                  <w:rStyle w:val="Toggle"/>
                </w:rPr>
                <w:t>]</w:t>
              </w:r>
            </w:ins>
            <w:ins w:id="2416" w:author="Reece Kiriu" w:date="2022-10-28T19:22:00Z">
              <w:r w:rsidR="0057630B" w:rsidRPr="0057630B">
                <w:rPr>
                  <w:rStyle w:val="Toggle"/>
                  <w:rPrChange w:id="2417" w:author="Reece Kiriu" w:date="2022-10-28T19:22:00Z">
                    <w:rPr/>
                  </w:rPrChange>
                </w:rPr>
                <w:t xml:space="preserve"> </w:t>
              </w:r>
            </w:ins>
            <w:ins w:id="2418" w:author="Reece Kiriu" w:date="2022-12-07T11:49:00Z">
              <w:r>
                <w:rPr>
                  <w:rStyle w:val="Toggle"/>
                </w:rPr>
                <w:t>[</w:t>
              </w:r>
            </w:ins>
            <w:ins w:id="2419" w:author="Reece Kiriu" w:date="2022-12-07T11:50:00Z">
              <w:r>
                <w:rPr>
                  <w:rStyle w:val="Toggle"/>
                </w:rPr>
                <w:t xml:space="preserve">ANY </w:t>
              </w:r>
            </w:ins>
            <w:ins w:id="2420" w:author="Reece Kiriu" w:date="2022-10-28T19:22:00Z">
              <w:r w:rsidR="0057630B" w:rsidRPr="0057630B">
                <w:rPr>
                  <w:rStyle w:val="Toggle"/>
                  <w:rPrChange w:id="2421" w:author="Reece Kiriu" w:date="2022-10-28T19:22:00Z">
                    <w:rPr/>
                  </w:rPrChange>
                </w:rPr>
                <w:t>ECON_HL DB</w:t>
              </w:r>
            </w:ins>
            <w:ins w:id="2422" w:author="Reece Kiriu" w:date="2022-10-28T19:25:00Z">
              <w:r w:rsidR="00D752A5">
                <w:rPr>
                  <w:rStyle w:val="Toggle"/>
                </w:rPr>
                <w:t xml:space="preserve"> FXDIFFDB</w:t>
              </w:r>
            </w:ins>
            <w:proofErr w:type="gramStart"/>
            <w:ins w:id="2423" w:author="Reece Kiriu" w:date="2022-12-07T11:50:00Z">
              <w:r>
                <w:rPr>
                  <w:rStyle w:val="Toggle"/>
                </w:rPr>
                <w:t>]</w:t>
              </w:r>
            </w:ins>
            <w:ins w:id="2424" w:author="Reece Kiriu" w:date="2022-10-28T19:22:00Z">
              <w:r w:rsidR="0057630B" w:rsidRPr="0057630B">
                <w:rPr>
                  <w:rStyle w:val="Toggle"/>
                  <w:rPrChange w:id="2425" w:author="Reece Kiriu" w:date="2022-10-28T19:22:00Z">
                    <w:rPr/>
                  </w:rPrChange>
                </w:rPr>
                <w:t>]</w:t>
              </w:r>
            </w:ins>
            <w:r w:rsidR="009045A3" w:rsidRPr="00BC7581">
              <w:t>Fixed</w:t>
            </w:r>
            <w:proofErr w:type="gramEnd"/>
            <w:r w:rsidR="009045A3" w:rsidRPr="00BC7581">
              <w:t xml:space="preserve"> </w:t>
            </w:r>
            <w:r w:rsidR="009045A3">
              <w:t>dry bulb</w:t>
            </w:r>
          </w:p>
        </w:tc>
        <w:tc>
          <w:tcPr>
            <w:tcW w:w="3360" w:type="dxa"/>
            <w:tcBorders>
              <w:top w:val="double" w:sz="4" w:space="0" w:color="000000"/>
              <w:left w:val="single" w:sz="3" w:space="0" w:color="000000"/>
              <w:bottom w:val="single" w:sz="3" w:space="0" w:color="000000"/>
              <w:right w:val="single" w:sz="3" w:space="0" w:color="000000"/>
            </w:tcBorders>
            <w:shd w:val="solid" w:color="FFFFFF" w:fill="auto"/>
            <w:tcMar>
              <w:top w:w="140" w:type="dxa"/>
              <w:left w:w="80" w:type="dxa"/>
              <w:bottom w:w="70" w:type="dxa"/>
              <w:right w:w="40" w:type="dxa"/>
            </w:tcMar>
          </w:tcPr>
          <w:p w14:paraId="2F2BF3F8" w14:textId="77777777" w:rsidR="009045A3" w:rsidRPr="00BC7581" w:rsidRDefault="009045A3" w:rsidP="00B37EF3">
            <w:pPr>
              <w:pStyle w:val="HeadingRunIn"/>
            </w:pPr>
            <w:r w:rsidRPr="00BC7581">
              <w:t>1b, 2b, 3b, 3c, 4b, 4c, 5b, 5c, 6b, 7, 8</w:t>
            </w:r>
          </w:p>
        </w:tc>
        <w:tc>
          <w:tcPr>
            <w:tcW w:w="3070" w:type="dxa"/>
            <w:tcBorders>
              <w:top w:val="double" w:sz="4" w:space="0" w:color="000000"/>
              <w:left w:val="nil"/>
              <w:bottom w:val="single" w:sz="3" w:space="0" w:color="000000"/>
              <w:right w:val="nil"/>
            </w:tcBorders>
            <w:shd w:val="solid" w:color="FFFFFF" w:fill="auto"/>
            <w:tcMar>
              <w:top w:w="140" w:type="dxa"/>
              <w:left w:w="80" w:type="dxa"/>
              <w:bottom w:w="70" w:type="dxa"/>
              <w:right w:w="40" w:type="dxa"/>
            </w:tcMar>
          </w:tcPr>
          <w:p w14:paraId="443B380D" w14:textId="65B3D8A5" w:rsidR="009045A3" w:rsidRPr="00BC7581" w:rsidRDefault="009045A3" w:rsidP="00B37EF3">
            <w:pPr>
              <w:pStyle w:val="HeadingRunIn"/>
            </w:pPr>
            <w:r w:rsidRPr="00BC7581">
              <w:t xml:space="preserve">TOA &gt; </w:t>
            </w:r>
            <w:ins w:id="2426" w:author="Titus Ellison" w:date="2022-10-18T18:18:00Z">
              <w:r w:rsidR="00C040FD" w:rsidRPr="00C040FD">
                <w:rPr>
                  <w:rStyle w:val="Toggle"/>
                  <w:rPrChange w:id="2427" w:author="Titus Ellison" w:date="2022-10-18T18:18:00Z">
                    <w:rPr/>
                  </w:rPrChange>
                </w:rPr>
                <w:t>[UNITS [</w:t>
              </w:r>
            </w:ins>
            <w:r w:rsidRPr="00C040FD">
              <w:rPr>
                <w:rStyle w:val="Toggle"/>
                <w:rPrChange w:id="2428" w:author="Titus Ellison" w:date="2022-10-18T18:18:00Z">
                  <w:rPr/>
                </w:rPrChange>
              </w:rPr>
              <w:t>24°C</w:t>
            </w:r>
            <w:ins w:id="2429" w:author="Titus Ellison" w:date="2022-10-18T18:18:00Z">
              <w:r w:rsidR="00C040FD" w:rsidRPr="00C040FD">
                <w:rPr>
                  <w:rStyle w:val="Toggle"/>
                  <w:rPrChange w:id="2430" w:author="Titus Ellison" w:date="2022-10-18T18:18:00Z">
                    <w:rPr/>
                  </w:rPrChange>
                </w:rPr>
                <w:t>]</w:t>
              </w:r>
            </w:ins>
            <w:r w:rsidRPr="00C040FD">
              <w:rPr>
                <w:rStyle w:val="Toggle"/>
                <w:rPrChange w:id="2431" w:author="Titus Ellison" w:date="2022-10-18T18:18:00Z">
                  <w:rPr/>
                </w:rPrChange>
              </w:rPr>
              <w:t xml:space="preserve"> </w:t>
            </w:r>
            <w:ins w:id="2432" w:author="Titus Ellison" w:date="2022-10-18T18:18:00Z">
              <w:r w:rsidR="00C040FD" w:rsidRPr="00C040FD">
                <w:rPr>
                  <w:rStyle w:val="Toggle"/>
                  <w:rPrChange w:id="2433" w:author="Titus Ellison" w:date="2022-10-18T18:18:00Z">
                    <w:rPr/>
                  </w:rPrChange>
                </w:rPr>
                <w:t>[</w:t>
              </w:r>
            </w:ins>
            <w:del w:id="2434" w:author="Titus Ellison" w:date="2022-10-18T18:18:00Z">
              <w:r w:rsidRPr="00C040FD" w:rsidDel="00C040FD">
                <w:rPr>
                  <w:rStyle w:val="Toggle"/>
                  <w:rPrChange w:id="2435" w:author="Titus Ellison" w:date="2022-10-18T18:18:00Z">
                    <w:rPr/>
                  </w:rPrChange>
                </w:rPr>
                <w:delText>(</w:delText>
              </w:r>
            </w:del>
            <w:r w:rsidRPr="00C040FD">
              <w:rPr>
                <w:rStyle w:val="Toggle"/>
                <w:rPrChange w:id="2436" w:author="Titus Ellison" w:date="2022-10-18T18:18:00Z">
                  <w:rPr/>
                </w:rPrChange>
              </w:rPr>
              <w:t>75°F</w:t>
            </w:r>
            <w:ins w:id="2437" w:author="Titus Ellison" w:date="2022-10-18T18:18:00Z">
              <w:r w:rsidR="00C040FD" w:rsidRPr="00C040FD">
                <w:rPr>
                  <w:rStyle w:val="Toggle"/>
                  <w:rPrChange w:id="2438" w:author="Titus Ellison" w:date="2022-10-18T18:18:00Z">
                    <w:rPr/>
                  </w:rPrChange>
                </w:rPr>
                <w:t>]]</w:t>
              </w:r>
            </w:ins>
            <w:del w:id="2439" w:author="Titus Ellison" w:date="2022-10-18T18:18:00Z">
              <w:r w:rsidRPr="00BC7581" w:rsidDel="00C040FD">
                <w:delText>)</w:delText>
              </w:r>
            </w:del>
          </w:p>
        </w:tc>
      </w:tr>
      <w:tr w:rsidR="00E00634" w14:paraId="6C0FFBD7" w14:textId="77777777" w:rsidTr="00077D99">
        <w:trPr>
          <w:cantSplit/>
        </w:trPr>
        <w:tc>
          <w:tcPr>
            <w:tcW w:w="3020" w:type="dxa"/>
            <w:tcBorders>
              <w:top w:val="single" w:sz="4" w:space="0" w:color="auto"/>
              <w:left w:val="nil"/>
              <w:bottom w:val="single" w:sz="4" w:space="0" w:color="auto"/>
              <w:right w:val="nil"/>
            </w:tcBorders>
            <w:shd w:val="solid" w:color="FFFFFF" w:fill="auto"/>
          </w:tcPr>
          <w:p w14:paraId="34B59914" w14:textId="5307D3B7" w:rsidR="009045A3" w:rsidRPr="00BC7581" w:rsidRDefault="00707FB2" w:rsidP="00B37EF3">
            <w:pPr>
              <w:pStyle w:val="HeadingRunIn"/>
            </w:pPr>
            <w:ins w:id="2440" w:author="Reece Kiriu" w:date="2022-12-07T12:04:00Z">
              <w:r>
                <w:rPr>
                  <w:rStyle w:val="Toggle"/>
                </w:rPr>
                <w:t xml:space="preserve">[AND </w:t>
              </w:r>
            </w:ins>
            <w:ins w:id="2441" w:author="Reece Kiriu" w:date="2022-10-28T19:20:00Z">
              <w:r w:rsidR="0057630B" w:rsidRPr="0057630B">
                <w:rPr>
                  <w:rStyle w:val="Toggle"/>
                  <w:rPrChange w:id="2442" w:author="Reece Kiriu" w:date="2022-10-28T19:21:00Z">
                    <w:rPr/>
                  </w:rPrChange>
                </w:rPr>
                <w:t>[ANY CZ 5A 6A</w:t>
              </w:r>
            </w:ins>
            <w:ins w:id="2443" w:author="Reece Kiriu" w:date="2022-12-07T12:04:00Z">
              <w:r>
                <w:rPr>
                  <w:rStyle w:val="Toggle"/>
                </w:rPr>
                <w:t>]</w:t>
              </w:r>
            </w:ins>
            <w:ins w:id="2444" w:author="Reece Kiriu" w:date="2022-10-28T19:20:00Z">
              <w:r w:rsidR="0057630B" w:rsidRPr="0057630B">
                <w:rPr>
                  <w:rStyle w:val="Toggle"/>
                  <w:rPrChange w:id="2445" w:author="Reece Kiriu" w:date="2022-10-28T19:21:00Z">
                    <w:rPr/>
                  </w:rPrChange>
                </w:rPr>
                <w:t xml:space="preserve"> </w:t>
              </w:r>
            </w:ins>
            <w:ins w:id="2446" w:author="Reece Kiriu" w:date="2022-12-07T12:04:00Z">
              <w:r>
                <w:rPr>
                  <w:rStyle w:val="Toggle"/>
                </w:rPr>
                <w:t>[</w:t>
              </w:r>
            </w:ins>
            <w:ins w:id="2447" w:author="Reece Kiriu" w:date="2022-12-07T12:05:00Z">
              <w:r>
                <w:rPr>
                  <w:rStyle w:val="Toggle"/>
                </w:rPr>
                <w:t>ANY</w:t>
              </w:r>
            </w:ins>
            <w:ins w:id="2448" w:author="Reece Kiriu" w:date="2022-10-28T19:20:00Z">
              <w:r w:rsidR="0057630B" w:rsidRPr="0057630B">
                <w:rPr>
                  <w:rStyle w:val="Toggle"/>
                  <w:rPrChange w:id="2449" w:author="Reece Kiriu" w:date="2022-10-28T19:21:00Z">
                    <w:rPr/>
                  </w:rPrChange>
                </w:rPr>
                <w:t xml:space="preserve"> ECON_HL</w:t>
              </w:r>
            </w:ins>
            <w:ins w:id="2450" w:author="Reece Kiriu" w:date="2022-10-28T19:21:00Z">
              <w:r w:rsidR="0057630B" w:rsidRPr="0057630B">
                <w:rPr>
                  <w:rStyle w:val="Toggle"/>
                  <w:rPrChange w:id="2451" w:author="Reece Kiriu" w:date="2022-10-28T19:21:00Z">
                    <w:rPr/>
                  </w:rPrChange>
                </w:rPr>
                <w:t xml:space="preserve"> DB</w:t>
              </w:r>
            </w:ins>
            <w:ins w:id="2452" w:author="Reece Kiriu" w:date="2022-10-28T19:25:00Z">
              <w:r w:rsidR="00D752A5">
                <w:rPr>
                  <w:rStyle w:val="Toggle"/>
                </w:rPr>
                <w:t xml:space="preserve"> FXDIFFDB</w:t>
              </w:r>
            </w:ins>
            <w:proofErr w:type="gramStart"/>
            <w:ins w:id="2453" w:author="Reece Kiriu" w:date="2022-12-07T12:05:00Z">
              <w:r>
                <w:rPr>
                  <w:rStyle w:val="Toggle"/>
                </w:rPr>
                <w:t>]</w:t>
              </w:r>
            </w:ins>
            <w:ins w:id="2454" w:author="Reece Kiriu" w:date="2022-10-28T19:21:00Z">
              <w:r w:rsidR="0057630B" w:rsidRPr="0057630B">
                <w:rPr>
                  <w:rStyle w:val="Toggle"/>
                  <w:rPrChange w:id="2455" w:author="Reece Kiriu" w:date="2022-10-28T19:21:00Z">
                    <w:rPr/>
                  </w:rPrChange>
                </w:rPr>
                <w:t>]</w:t>
              </w:r>
              <w:r w:rsidR="0057630B">
                <w:t>Fixed</w:t>
              </w:r>
              <w:proofErr w:type="gramEnd"/>
              <w:r w:rsidR="0057630B">
                <w:t xml:space="preserve"> dry bulb</w:t>
              </w:r>
            </w:ins>
          </w:p>
        </w:tc>
        <w:tc>
          <w:tcPr>
            <w:tcW w:w="3360" w:type="dxa"/>
            <w:tcBorders>
              <w:top w:val="single" w:sz="3" w:space="0" w:color="000000"/>
              <w:left w:val="single" w:sz="3" w:space="0" w:color="000000"/>
              <w:bottom w:val="single" w:sz="3" w:space="0" w:color="000000"/>
              <w:right w:val="single" w:sz="3" w:space="0" w:color="000000"/>
            </w:tcBorders>
            <w:shd w:val="solid" w:color="FFFFFF" w:fill="auto"/>
            <w:tcMar>
              <w:top w:w="140" w:type="dxa"/>
              <w:left w:w="80" w:type="dxa"/>
              <w:bottom w:w="70" w:type="dxa"/>
              <w:right w:w="40" w:type="dxa"/>
            </w:tcMar>
          </w:tcPr>
          <w:p w14:paraId="35BE772C" w14:textId="77777777" w:rsidR="009045A3" w:rsidRPr="00BC7581" w:rsidRDefault="009045A3" w:rsidP="00B37EF3">
            <w:pPr>
              <w:pStyle w:val="HeadingRunIn"/>
            </w:pPr>
            <w:r w:rsidRPr="00BC7581">
              <w:t>5a, 6a</w:t>
            </w:r>
          </w:p>
        </w:tc>
        <w:tc>
          <w:tcPr>
            <w:tcW w:w="3070" w:type="dxa"/>
            <w:tcBorders>
              <w:top w:val="single" w:sz="3" w:space="0" w:color="000000"/>
              <w:left w:val="nil"/>
              <w:bottom w:val="single" w:sz="3" w:space="0" w:color="000000"/>
              <w:right w:val="nil"/>
            </w:tcBorders>
            <w:shd w:val="solid" w:color="FFFFFF" w:fill="auto"/>
            <w:tcMar>
              <w:top w:w="140" w:type="dxa"/>
              <w:left w:w="80" w:type="dxa"/>
              <w:bottom w:w="70" w:type="dxa"/>
              <w:right w:w="40" w:type="dxa"/>
            </w:tcMar>
          </w:tcPr>
          <w:p w14:paraId="66EEA3D4" w14:textId="0EDEF105" w:rsidR="009045A3" w:rsidRPr="00BC7581" w:rsidRDefault="009045A3" w:rsidP="00B37EF3">
            <w:pPr>
              <w:pStyle w:val="HeadingRunIn"/>
            </w:pPr>
            <w:r w:rsidRPr="00BC7581">
              <w:t xml:space="preserve">TOA &gt; </w:t>
            </w:r>
            <w:ins w:id="2456" w:author="Titus Ellison" w:date="2022-10-18T18:18:00Z">
              <w:r w:rsidR="00C040FD" w:rsidRPr="00C040FD">
                <w:rPr>
                  <w:rStyle w:val="Toggle"/>
                  <w:rPrChange w:id="2457" w:author="Titus Ellison" w:date="2022-10-18T18:19:00Z">
                    <w:rPr/>
                  </w:rPrChange>
                </w:rPr>
                <w:t>[UNITS [</w:t>
              </w:r>
            </w:ins>
            <w:r w:rsidRPr="00C040FD">
              <w:rPr>
                <w:rStyle w:val="Toggle"/>
                <w:rPrChange w:id="2458" w:author="Titus Ellison" w:date="2022-10-18T18:19:00Z">
                  <w:rPr/>
                </w:rPrChange>
              </w:rPr>
              <w:t>21°C</w:t>
            </w:r>
            <w:ins w:id="2459" w:author="Titus Ellison" w:date="2022-10-18T18:19:00Z">
              <w:r w:rsidR="00C040FD" w:rsidRPr="00C040FD">
                <w:rPr>
                  <w:rStyle w:val="Toggle"/>
                  <w:rPrChange w:id="2460" w:author="Titus Ellison" w:date="2022-10-18T18:19:00Z">
                    <w:rPr/>
                  </w:rPrChange>
                </w:rPr>
                <w:t>]</w:t>
              </w:r>
            </w:ins>
            <w:r w:rsidRPr="00C040FD">
              <w:rPr>
                <w:rStyle w:val="Toggle"/>
                <w:rPrChange w:id="2461" w:author="Titus Ellison" w:date="2022-10-18T18:19:00Z">
                  <w:rPr/>
                </w:rPrChange>
              </w:rPr>
              <w:t xml:space="preserve"> </w:t>
            </w:r>
            <w:ins w:id="2462" w:author="Titus Ellison" w:date="2022-10-18T18:19:00Z">
              <w:r w:rsidR="00C040FD" w:rsidRPr="00C040FD">
                <w:rPr>
                  <w:rStyle w:val="Toggle"/>
                  <w:rPrChange w:id="2463" w:author="Titus Ellison" w:date="2022-10-18T18:19:00Z">
                    <w:rPr/>
                  </w:rPrChange>
                </w:rPr>
                <w:t>[</w:t>
              </w:r>
            </w:ins>
            <w:del w:id="2464" w:author="Titus Ellison" w:date="2022-10-18T18:19:00Z">
              <w:r w:rsidRPr="00C040FD" w:rsidDel="00C040FD">
                <w:rPr>
                  <w:rStyle w:val="Toggle"/>
                  <w:rPrChange w:id="2465" w:author="Titus Ellison" w:date="2022-10-18T18:19:00Z">
                    <w:rPr/>
                  </w:rPrChange>
                </w:rPr>
                <w:delText>(</w:delText>
              </w:r>
            </w:del>
            <w:r w:rsidRPr="00C040FD">
              <w:rPr>
                <w:rStyle w:val="Toggle"/>
                <w:rPrChange w:id="2466" w:author="Titus Ellison" w:date="2022-10-18T18:19:00Z">
                  <w:rPr/>
                </w:rPrChange>
              </w:rPr>
              <w:t>70°F</w:t>
            </w:r>
            <w:ins w:id="2467" w:author="Titus Ellison" w:date="2022-10-18T18:19:00Z">
              <w:r w:rsidR="00C040FD" w:rsidRPr="00C040FD">
                <w:rPr>
                  <w:rStyle w:val="Toggle"/>
                  <w:rPrChange w:id="2468" w:author="Titus Ellison" w:date="2022-10-18T18:19:00Z">
                    <w:rPr/>
                  </w:rPrChange>
                </w:rPr>
                <w:t>]]</w:t>
              </w:r>
            </w:ins>
            <w:del w:id="2469" w:author="Titus Ellison" w:date="2022-10-18T18:19:00Z">
              <w:r w:rsidRPr="00BC7581" w:rsidDel="00C040FD">
                <w:delText>)</w:delText>
              </w:r>
            </w:del>
          </w:p>
        </w:tc>
      </w:tr>
      <w:tr w:rsidR="00E00634" w14:paraId="77FDF576" w14:textId="77777777" w:rsidTr="00077D99">
        <w:trPr>
          <w:cantSplit/>
        </w:trPr>
        <w:tc>
          <w:tcPr>
            <w:tcW w:w="3020" w:type="dxa"/>
            <w:tcBorders>
              <w:top w:val="single" w:sz="4" w:space="0" w:color="auto"/>
              <w:left w:val="nil"/>
              <w:bottom w:val="single" w:sz="3" w:space="0" w:color="000000"/>
              <w:right w:val="nil"/>
            </w:tcBorders>
            <w:shd w:val="solid" w:color="FFFFFF" w:fill="auto"/>
          </w:tcPr>
          <w:p w14:paraId="3C3D62AA" w14:textId="4AA590C2" w:rsidR="009045A3" w:rsidRPr="00BC7581" w:rsidRDefault="00707FB2" w:rsidP="00B37EF3">
            <w:pPr>
              <w:pStyle w:val="HeadingRunIn"/>
            </w:pPr>
            <w:ins w:id="2470" w:author="Reece Kiriu" w:date="2022-12-07T12:05:00Z">
              <w:r>
                <w:rPr>
                  <w:rStyle w:val="Toggle"/>
                </w:rPr>
                <w:t>[A</w:t>
              </w:r>
            </w:ins>
            <w:ins w:id="2471" w:author="Reece Kiriu" w:date="2022-12-07T12:06:00Z">
              <w:r>
                <w:rPr>
                  <w:rStyle w:val="Toggle"/>
                </w:rPr>
                <w:t>ND [</w:t>
              </w:r>
            </w:ins>
            <w:ins w:id="2472" w:author="Reece Kiriu" w:date="2022-10-28T16:30:00Z">
              <w:r w:rsidR="00077D99" w:rsidRPr="004C3E5E">
                <w:rPr>
                  <w:rStyle w:val="Toggle"/>
                  <w:rPrChange w:id="2473" w:author="Reece Kiriu" w:date="2022-10-28T16:31:00Z">
                    <w:rPr/>
                  </w:rPrChange>
                </w:rPr>
                <w:t>ANY CZ 1A 2A 3A 4A</w:t>
              </w:r>
            </w:ins>
            <w:ins w:id="2474" w:author="Reece Kiriu" w:date="2022-12-07T12:06:00Z">
              <w:r>
                <w:rPr>
                  <w:rStyle w:val="Toggle"/>
                </w:rPr>
                <w:t>] [ANY</w:t>
              </w:r>
            </w:ins>
            <w:ins w:id="2475" w:author="Reece Kiriu" w:date="2022-10-28T16:31:00Z">
              <w:r w:rsidR="004C3E5E" w:rsidRPr="004C3E5E">
                <w:rPr>
                  <w:rStyle w:val="Toggle"/>
                </w:rPr>
                <w:t xml:space="preserve"> ECON_HL DB</w:t>
              </w:r>
            </w:ins>
            <w:ins w:id="2476" w:author="Reece Kiriu" w:date="2022-10-28T19:25:00Z">
              <w:r w:rsidR="00D752A5">
                <w:rPr>
                  <w:rStyle w:val="Toggle"/>
                </w:rPr>
                <w:t xml:space="preserve"> FXDIFFDB</w:t>
              </w:r>
            </w:ins>
            <w:proofErr w:type="gramStart"/>
            <w:ins w:id="2477" w:author="Reece Kiriu" w:date="2022-12-07T12:06:00Z">
              <w:r>
                <w:rPr>
                  <w:rStyle w:val="Toggle"/>
                </w:rPr>
                <w:t>]</w:t>
              </w:r>
            </w:ins>
            <w:ins w:id="2478" w:author="Reece Kiriu" w:date="2022-10-28T16:30:00Z">
              <w:r w:rsidR="00077D99" w:rsidRPr="004C3E5E">
                <w:rPr>
                  <w:rStyle w:val="Toggle"/>
                  <w:rPrChange w:id="2479" w:author="Reece Kiriu" w:date="2022-10-28T16:31:00Z">
                    <w:rPr/>
                  </w:rPrChange>
                </w:rPr>
                <w:t>]</w:t>
              </w:r>
              <w:r w:rsidR="00077D99" w:rsidRPr="00BC7581">
                <w:t>Fixed</w:t>
              </w:r>
              <w:proofErr w:type="gramEnd"/>
              <w:r w:rsidR="00077D99" w:rsidRPr="00BC7581">
                <w:t xml:space="preserve"> </w:t>
              </w:r>
              <w:r w:rsidR="00077D99">
                <w:t>dry bulb</w:t>
              </w:r>
            </w:ins>
          </w:p>
        </w:tc>
        <w:tc>
          <w:tcPr>
            <w:tcW w:w="3360" w:type="dxa"/>
            <w:tcBorders>
              <w:top w:val="single" w:sz="3" w:space="0" w:color="000000"/>
              <w:left w:val="single" w:sz="3" w:space="0" w:color="000000"/>
              <w:bottom w:val="single" w:sz="3" w:space="0" w:color="000000"/>
              <w:right w:val="single" w:sz="3" w:space="0" w:color="000000"/>
            </w:tcBorders>
            <w:shd w:val="solid" w:color="FFFFFF" w:fill="auto"/>
            <w:tcMar>
              <w:top w:w="140" w:type="dxa"/>
              <w:left w:w="80" w:type="dxa"/>
              <w:bottom w:w="70" w:type="dxa"/>
              <w:right w:w="40" w:type="dxa"/>
            </w:tcMar>
          </w:tcPr>
          <w:p w14:paraId="19FEDB78" w14:textId="77777777" w:rsidR="009045A3" w:rsidRPr="00BC7581" w:rsidRDefault="009045A3" w:rsidP="00B37EF3">
            <w:pPr>
              <w:pStyle w:val="HeadingRunIn"/>
            </w:pPr>
            <w:r w:rsidRPr="00BC7581">
              <w:t>1a, 2a, 3a, 4a</w:t>
            </w:r>
          </w:p>
        </w:tc>
        <w:tc>
          <w:tcPr>
            <w:tcW w:w="3070" w:type="dxa"/>
            <w:tcBorders>
              <w:top w:val="single" w:sz="3" w:space="0" w:color="000000"/>
              <w:left w:val="nil"/>
              <w:bottom w:val="single" w:sz="3" w:space="0" w:color="000000"/>
              <w:right w:val="nil"/>
            </w:tcBorders>
            <w:shd w:val="solid" w:color="FFFFFF" w:fill="auto"/>
            <w:tcMar>
              <w:top w:w="140" w:type="dxa"/>
              <w:left w:w="80" w:type="dxa"/>
              <w:bottom w:w="70" w:type="dxa"/>
              <w:right w:w="40" w:type="dxa"/>
            </w:tcMar>
          </w:tcPr>
          <w:p w14:paraId="6136378D" w14:textId="52BCBAEF" w:rsidR="009045A3" w:rsidRPr="00BC7581" w:rsidRDefault="009045A3" w:rsidP="00B37EF3">
            <w:pPr>
              <w:pStyle w:val="HeadingRunIn"/>
            </w:pPr>
            <w:r w:rsidRPr="00BC7581">
              <w:t xml:space="preserve">TOA &gt; </w:t>
            </w:r>
            <w:ins w:id="2480" w:author="Titus Ellison" w:date="2022-10-18T18:19:00Z">
              <w:r w:rsidR="00C040FD" w:rsidRPr="00C040FD">
                <w:rPr>
                  <w:rStyle w:val="Toggle"/>
                  <w:rPrChange w:id="2481" w:author="Titus Ellison" w:date="2022-10-18T18:19:00Z">
                    <w:rPr/>
                  </w:rPrChange>
                </w:rPr>
                <w:t>[UNITS [</w:t>
              </w:r>
            </w:ins>
            <w:r w:rsidRPr="00C040FD">
              <w:rPr>
                <w:rStyle w:val="Toggle"/>
                <w:rPrChange w:id="2482" w:author="Titus Ellison" w:date="2022-10-18T18:19:00Z">
                  <w:rPr/>
                </w:rPrChange>
              </w:rPr>
              <w:t>18°C</w:t>
            </w:r>
            <w:ins w:id="2483" w:author="Titus Ellison" w:date="2022-10-18T18:19:00Z">
              <w:r w:rsidR="00C040FD" w:rsidRPr="00C040FD">
                <w:rPr>
                  <w:rStyle w:val="Toggle"/>
                  <w:rPrChange w:id="2484" w:author="Titus Ellison" w:date="2022-10-18T18:19:00Z">
                    <w:rPr/>
                  </w:rPrChange>
                </w:rPr>
                <w:t>]</w:t>
              </w:r>
            </w:ins>
            <w:r w:rsidRPr="00C040FD">
              <w:rPr>
                <w:rStyle w:val="Toggle"/>
                <w:rPrChange w:id="2485" w:author="Titus Ellison" w:date="2022-10-18T18:19:00Z">
                  <w:rPr/>
                </w:rPrChange>
              </w:rPr>
              <w:t xml:space="preserve"> </w:t>
            </w:r>
            <w:ins w:id="2486" w:author="Titus Ellison" w:date="2022-10-18T18:19:00Z">
              <w:r w:rsidR="00C040FD" w:rsidRPr="00C040FD">
                <w:rPr>
                  <w:rStyle w:val="Toggle"/>
                  <w:rPrChange w:id="2487" w:author="Titus Ellison" w:date="2022-10-18T18:19:00Z">
                    <w:rPr/>
                  </w:rPrChange>
                </w:rPr>
                <w:t>[</w:t>
              </w:r>
            </w:ins>
            <w:del w:id="2488" w:author="Titus Ellison" w:date="2022-10-18T18:19:00Z">
              <w:r w:rsidRPr="00C040FD" w:rsidDel="00C040FD">
                <w:rPr>
                  <w:rStyle w:val="Toggle"/>
                  <w:rPrChange w:id="2489" w:author="Titus Ellison" w:date="2022-10-18T18:19:00Z">
                    <w:rPr/>
                  </w:rPrChange>
                </w:rPr>
                <w:delText>(</w:delText>
              </w:r>
            </w:del>
            <w:r w:rsidRPr="00C040FD">
              <w:rPr>
                <w:rStyle w:val="Toggle"/>
                <w:rPrChange w:id="2490" w:author="Titus Ellison" w:date="2022-10-18T18:19:00Z">
                  <w:rPr/>
                </w:rPrChange>
              </w:rPr>
              <w:t>65°F</w:t>
            </w:r>
            <w:ins w:id="2491" w:author="Titus Ellison" w:date="2022-10-18T18:19:00Z">
              <w:r w:rsidR="00C040FD" w:rsidRPr="00C040FD">
                <w:rPr>
                  <w:rStyle w:val="Toggle"/>
                  <w:rPrChange w:id="2492" w:author="Titus Ellison" w:date="2022-10-18T18:19:00Z">
                    <w:rPr/>
                  </w:rPrChange>
                </w:rPr>
                <w:t>]]</w:t>
              </w:r>
            </w:ins>
            <w:del w:id="2493" w:author="Titus Ellison" w:date="2022-10-18T18:19:00Z">
              <w:r w:rsidRPr="00BC7581" w:rsidDel="00C040FD">
                <w:delText>)</w:delText>
              </w:r>
            </w:del>
          </w:p>
        </w:tc>
      </w:tr>
      <w:tr w:rsidR="00E00634" w14:paraId="3630BABE" w14:textId="77777777" w:rsidTr="00F67865">
        <w:trPr>
          <w:cantSplit/>
        </w:trPr>
        <w:tc>
          <w:tcPr>
            <w:tcW w:w="3020" w:type="dxa"/>
            <w:tcBorders>
              <w:top w:val="single" w:sz="3" w:space="0" w:color="000000"/>
              <w:left w:val="nil"/>
              <w:bottom w:val="single" w:sz="3" w:space="0" w:color="000000"/>
              <w:right w:val="nil"/>
            </w:tcBorders>
            <w:shd w:val="solid" w:color="FFFFFF" w:fill="auto"/>
            <w:tcMar>
              <w:top w:w="140" w:type="dxa"/>
              <w:left w:w="80" w:type="dxa"/>
              <w:bottom w:w="70" w:type="dxa"/>
              <w:right w:w="40" w:type="dxa"/>
            </w:tcMar>
          </w:tcPr>
          <w:p w14:paraId="64BE9684" w14:textId="4486314E" w:rsidR="009045A3" w:rsidRPr="00BC7581" w:rsidRDefault="00707FB2" w:rsidP="00B37EF3">
            <w:pPr>
              <w:pStyle w:val="HeadingRunIn"/>
            </w:pPr>
            <w:ins w:id="2494" w:author="Reece Kiriu" w:date="2022-12-07T12:06:00Z">
              <w:r>
                <w:rPr>
                  <w:rStyle w:val="Toggle"/>
                </w:rPr>
                <w:t xml:space="preserve">[AND </w:t>
              </w:r>
            </w:ins>
            <w:ins w:id="2495" w:author="Reece Kiriu" w:date="2022-10-28T19:22:00Z">
              <w:r w:rsidR="0057630B" w:rsidRPr="0057630B">
                <w:rPr>
                  <w:rStyle w:val="Toggle"/>
                  <w:rPrChange w:id="2496" w:author="Reece Kiriu" w:date="2022-10-28T19:23:00Z">
                    <w:rPr/>
                  </w:rPrChange>
                </w:rPr>
                <w:t>[ANY CZ 1B 2B 3B 3C 4B 4C 5A 5B 5C 6A 6B 7 8</w:t>
              </w:r>
            </w:ins>
            <w:ins w:id="2497" w:author="Reece Kiriu" w:date="2022-12-07T12:06:00Z">
              <w:r>
                <w:rPr>
                  <w:rStyle w:val="Toggle"/>
                </w:rPr>
                <w:t>] [ANY</w:t>
              </w:r>
            </w:ins>
            <w:ins w:id="2498" w:author="Reece Kiriu" w:date="2022-10-28T19:22:00Z">
              <w:r w:rsidR="0057630B" w:rsidRPr="0057630B">
                <w:rPr>
                  <w:rStyle w:val="Toggle"/>
                  <w:rPrChange w:id="2499" w:author="Reece Kiriu" w:date="2022-10-28T19:23:00Z">
                    <w:rPr/>
                  </w:rPrChange>
                </w:rPr>
                <w:t xml:space="preserve"> ECON_HL </w:t>
              </w:r>
            </w:ins>
            <w:ins w:id="2500" w:author="Reece Kiriu" w:date="2022-10-28T19:23:00Z">
              <w:r w:rsidR="0057630B" w:rsidRPr="0057630B">
                <w:rPr>
                  <w:rStyle w:val="Toggle"/>
                  <w:rPrChange w:id="2501" w:author="Reece Kiriu" w:date="2022-10-28T19:23:00Z">
                    <w:rPr/>
                  </w:rPrChange>
                </w:rPr>
                <w:t>DIFFDB</w:t>
              </w:r>
            </w:ins>
            <w:ins w:id="2502" w:author="Reece Kiriu" w:date="2022-10-28T19:24:00Z">
              <w:r w:rsidR="00D752A5">
                <w:rPr>
                  <w:rStyle w:val="Toggle"/>
                </w:rPr>
                <w:t xml:space="preserve"> </w:t>
              </w:r>
            </w:ins>
            <w:ins w:id="2503" w:author="Reece Kiriu" w:date="2022-10-28T19:25:00Z">
              <w:r w:rsidR="00D752A5">
                <w:rPr>
                  <w:rStyle w:val="Toggle"/>
                </w:rPr>
                <w:t>FXDIFFDB</w:t>
              </w:r>
            </w:ins>
            <w:proofErr w:type="gramStart"/>
            <w:ins w:id="2504" w:author="Reece Kiriu" w:date="2022-10-28T19:22:00Z">
              <w:r w:rsidR="0057630B" w:rsidRPr="0057630B">
                <w:rPr>
                  <w:rStyle w:val="Toggle"/>
                  <w:rPrChange w:id="2505" w:author="Reece Kiriu" w:date="2022-10-28T19:23:00Z">
                    <w:rPr/>
                  </w:rPrChange>
                </w:rPr>
                <w:t>]</w:t>
              </w:r>
            </w:ins>
            <w:ins w:id="2506" w:author="Reece Kiriu" w:date="2022-12-07T12:06:00Z">
              <w:r>
                <w:rPr>
                  <w:rStyle w:val="Toggle"/>
                </w:rPr>
                <w:t>]</w:t>
              </w:r>
            </w:ins>
            <w:r w:rsidR="009045A3" w:rsidRPr="00BC7581">
              <w:t>Differential</w:t>
            </w:r>
            <w:proofErr w:type="gramEnd"/>
            <w:r w:rsidR="009045A3" w:rsidRPr="00BC7581">
              <w:t xml:space="preserve"> </w:t>
            </w:r>
            <w:r w:rsidR="009045A3">
              <w:rPr>
                <w:rFonts w:cs="Times New Roman PS MT"/>
                <w:szCs w:val="18"/>
              </w:rPr>
              <w:t>dry bulb</w:t>
            </w:r>
          </w:p>
        </w:tc>
        <w:tc>
          <w:tcPr>
            <w:tcW w:w="3360" w:type="dxa"/>
            <w:tcBorders>
              <w:top w:val="single" w:sz="3" w:space="0" w:color="000000"/>
              <w:left w:val="single" w:sz="3" w:space="0" w:color="000000"/>
              <w:bottom w:val="single" w:sz="3" w:space="0" w:color="000000"/>
              <w:right w:val="single" w:sz="3" w:space="0" w:color="000000"/>
            </w:tcBorders>
            <w:shd w:val="solid" w:color="FFFFFF" w:fill="auto"/>
            <w:tcMar>
              <w:top w:w="140" w:type="dxa"/>
              <w:left w:w="80" w:type="dxa"/>
              <w:bottom w:w="70" w:type="dxa"/>
              <w:right w:w="40" w:type="dxa"/>
            </w:tcMar>
          </w:tcPr>
          <w:p w14:paraId="7EA14075" w14:textId="4AE0F4D4" w:rsidR="009045A3" w:rsidRPr="00BC7581" w:rsidRDefault="009045A3" w:rsidP="00B37EF3">
            <w:pPr>
              <w:pStyle w:val="HeadingRunIn"/>
            </w:pPr>
            <w:r w:rsidRPr="00BC7581">
              <w:t>1b, 2b, 3b, 3c, 4b, 4c,5a, 5b, 5c, 6a, 6b, 7, 8</w:t>
            </w:r>
          </w:p>
        </w:tc>
        <w:tc>
          <w:tcPr>
            <w:tcW w:w="3070" w:type="dxa"/>
            <w:tcBorders>
              <w:top w:val="single" w:sz="3" w:space="0" w:color="000000"/>
              <w:left w:val="nil"/>
              <w:bottom w:val="single" w:sz="3" w:space="0" w:color="000000"/>
              <w:right w:val="nil"/>
            </w:tcBorders>
            <w:shd w:val="solid" w:color="FFFFFF" w:fill="auto"/>
            <w:tcMar>
              <w:top w:w="140" w:type="dxa"/>
              <w:left w:w="80" w:type="dxa"/>
              <w:bottom w:w="70" w:type="dxa"/>
              <w:right w:w="40" w:type="dxa"/>
            </w:tcMar>
          </w:tcPr>
          <w:p w14:paraId="0B32C809" w14:textId="77777777" w:rsidR="009045A3" w:rsidRPr="00BC7581" w:rsidRDefault="009045A3" w:rsidP="00B37EF3">
            <w:pPr>
              <w:pStyle w:val="HeadingRunIn"/>
            </w:pPr>
            <w:r w:rsidRPr="00BC7581">
              <w:t>TOA &gt; TRA</w:t>
            </w:r>
          </w:p>
        </w:tc>
      </w:tr>
      <w:tr w:rsidR="00E00634" w14:paraId="68740526" w14:textId="77777777" w:rsidTr="00F67865">
        <w:trPr>
          <w:cantSplit/>
        </w:trPr>
        <w:tc>
          <w:tcPr>
            <w:tcW w:w="3020" w:type="dxa"/>
            <w:tcBorders>
              <w:top w:val="single" w:sz="3" w:space="0" w:color="000000"/>
              <w:left w:val="nil"/>
              <w:bottom w:val="single" w:sz="3" w:space="0" w:color="000000"/>
              <w:right w:val="nil"/>
            </w:tcBorders>
            <w:shd w:val="solid" w:color="FFFFFF" w:fill="auto"/>
            <w:tcMar>
              <w:top w:w="140" w:type="dxa"/>
              <w:left w:w="80" w:type="dxa"/>
              <w:bottom w:w="70" w:type="dxa"/>
              <w:right w:w="40" w:type="dxa"/>
            </w:tcMar>
          </w:tcPr>
          <w:p w14:paraId="0678CAB7" w14:textId="015E277A" w:rsidR="009045A3" w:rsidRPr="00BC7581" w:rsidRDefault="00D752A5" w:rsidP="00B37EF3">
            <w:pPr>
              <w:pStyle w:val="HeadingRunIn"/>
            </w:pPr>
            <w:ins w:id="2507" w:author="Reece Kiriu" w:date="2022-10-28T19:23:00Z">
              <w:r w:rsidRPr="00D752A5">
                <w:rPr>
                  <w:rStyle w:val="Toggle"/>
                  <w:rPrChange w:id="2508" w:author="Reece Kiriu" w:date="2022-10-28T19:24:00Z">
                    <w:rPr/>
                  </w:rPrChange>
                </w:rPr>
                <w:lastRenderedPageBreak/>
                <w:t xml:space="preserve">[EQUALS ECON_HL </w:t>
              </w:r>
            </w:ins>
            <w:proofErr w:type="gramStart"/>
            <w:ins w:id="2509" w:author="Reece Kiriu" w:date="2022-10-28T19:24:00Z">
              <w:r w:rsidRPr="00D752A5">
                <w:rPr>
                  <w:rStyle w:val="Toggle"/>
                </w:rPr>
                <w:t>ENTH</w:t>
              </w:r>
            </w:ins>
            <w:ins w:id="2510" w:author="Reece Kiriu" w:date="2022-10-28T19:23:00Z">
              <w:r w:rsidRPr="00D752A5">
                <w:rPr>
                  <w:rStyle w:val="Toggle"/>
                  <w:rPrChange w:id="2511" w:author="Reece Kiriu" w:date="2022-10-28T19:24:00Z">
                    <w:rPr/>
                  </w:rPrChange>
                </w:rPr>
                <w:t>]</w:t>
              </w:r>
            </w:ins>
            <w:r w:rsidR="009045A3" w:rsidRPr="00BC7581">
              <w:t>Fixed</w:t>
            </w:r>
            <w:proofErr w:type="gramEnd"/>
            <w:r w:rsidR="009045A3" w:rsidRPr="00BC7581">
              <w:t xml:space="preserve"> </w:t>
            </w:r>
            <w:r w:rsidR="009045A3">
              <w:t>enthalpy + fixed dry</w:t>
            </w:r>
            <w:r w:rsidR="009045A3" w:rsidRPr="00BC7581">
              <w:t xml:space="preserve"> bulb</w:t>
            </w:r>
          </w:p>
        </w:tc>
        <w:tc>
          <w:tcPr>
            <w:tcW w:w="3360" w:type="dxa"/>
            <w:tcBorders>
              <w:top w:val="single" w:sz="3" w:space="0" w:color="000000"/>
              <w:left w:val="single" w:sz="3" w:space="0" w:color="000000"/>
              <w:bottom w:val="single" w:sz="3" w:space="0" w:color="000000"/>
              <w:right w:val="single" w:sz="3" w:space="0" w:color="000000"/>
            </w:tcBorders>
            <w:shd w:val="solid" w:color="FFFFFF" w:fill="auto"/>
            <w:tcMar>
              <w:top w:w="140" w:type="dxa"/>
              <w:left w:w="80" w:type="dxa"/>
              <w:bottom w:w="70" w:type="dxa"/>
              <w:right w:w="40" w:type="dxa"/>
            </w:tcMar>
          </w:tcPr>
          <w:p w14:paraId="63059117" w14:textId="77777777" w:rsidR="009045A3" w:rsidRPr="00BC7581" w:rsidRDefault="009045A3" w:rsidP="00B37EF3">
            <w:pPr>
              <w:pStyle w:val="HeadingRunIn"/>
            </w:pPr>
            <w:r w:rsidRPr="00BC7581">
              <w:t>All</w:t>
            </w:r>
          </w:p>
        </w:tc>
        <w:tc>
          <w:tcPr>
            <w:tcW w:w="3070" w:type="dxa"/>
            <w:tcBorders>
              <w:top w:val="single" w:sz="3" w:space="0" w:color="000000"/>
              <w:left w:val="nil"/>
              <w:bottom w:val="single" w:sz="3" w:space="0" w:color="000000"/>
              <w:right w:val="nil"/>
            </w:tcBorders>
            <w:shd w:val="solid" w:color="FFFFFF" w:fill="auto"/>
            <w:tcMar>
              <w:top w:w="140" w:type="dxa"/>
              <w:left w:w="80" w:type="dxa"/>
              <w:bottom w:w="70" w:type="dxa"/>
              <w:right w:w="40" w:type="dxa"/>
            </w:tcMar>
          </w:tcPr>
          <w:p w14:paraId="679C0B8D" w14:textId="75C8D2E4" w:rsidR="009045A3" w:rsidRPr="00BC7581" w:rsidRDefault="009045A3" w:rsidP="00B37EF3">
            <w:pPr>
              <w:pStyle w:val="HeadingRunIn"/>
            </w:pPr>
            <w:proofErr w:type="spellStart"/>
            <w:r w:rsidRPr="00BC7581">
              <w:t>hOA</w:t>
            </w:r>
            <w:proofErr w:type="spellEnd"/>
            <w:r w:rsidRPr="00BC7581">
              <w:t xml:space="preserve"> &gt; </w:t>
            </w:r>
            <w:ins w:id="2512" w:author="Titus Ellison" w:date="2022-10-18T18:19:00Z">
              <w:r w:rsidR="00C040FD" w:rsidRPr="00C040FD">
                <w:rPr>
                  <w:rStyle w:val="Toggle"/>
                  <w:rPrChange w:id="2513" w:author="Titus Ellison" w:date="2022-10-18T18:19:00Z">
                    <w:rPr/>
                  </w:rPrChange>
                </w:rPr>
                <w:t>[UNITS [</w:t>
              </w:r>
            </w:ins>
            <w:r w:rsidRPr="00C040FD">
              <w:rPr>
                <w:rStyle w:val="Toggle"/>
                <w:rPrChange w:id="2514" w:author="Titus Ellison" w:date="2022-10-18T18:19:00Z">
                  <w:rPr/>
                </w:rPrChange>
              </w:rPr>
              <w:t>66 kJ/kg</w:t>
            </w:r>
            <w:ins w:id="2515" w:author="Titus Ellison" w:date="2022-10-18T18:19:00Z">
              <w:r w:rsidR="00C040FD" w:rsidRPr="00C040FD">
                <w:rPr>
                  <w:rStyle w:val="Toggle"/>
                  <w:rPrChange w:id="2516" w:author="Titus Ellison" w:date="2022-10-18T18:19:00Z">
                    <w:rPr/>
                  </w:rPrChange>
                </w:rPr>
                <w:t>]</w:t>
              </w:r>
            </w:ins>
            <w:r w:rsidRPr="00C040FD">
              <w:rPr>
                <w:rStyle w:val="Toggle"/>
                <w:rPrChange w:id="2517" w:author="Titus Ellison" w:date="2022-10-18T18:19:00Z">
                  <w:rPr/>
                </w:rPrChange>
              </w:rPr>
              <w:t xml:space="preserve"> </w:t>
            </w:r>
            <w:ins w:id="2518" w:author="Titus Ellison" w:date="2022-10-18T18:19:00Z">
              <w:r w:rsidR="00C040FD" w:rsidRPr="00C040FD">
                <w:rPr>
                  <w:rStyle w:val="Toggle"/>
                  <w:rPrChange w:id="2519" w:author="Titus Ellison" w:date="2022-10-18T18:19:00Z">
                    <w:rPr/>
                  </w:rPrChange>
                </w:rPr>
                <w:t>[</w:t>
              </w:r>
            </w:ins>
            <w:del w:id="2520" w:author="Titus Ellison" w:date="2022-10-18T18:19:00Z">
              <w:r w:rsidRPr="00C040FD" w:rsidDel="00C040FD">
                <w:rPr>
                  <w:rStyle w:val="Toggle"/>
                  <w:rPrChange w:id="2521" w:author="Titus Ellison" w:date="2022-10-18T18:19:00Z">
                    <w:rPr/>
                  </w:rPrChange>
                </w:rPr>
                <w:delText>(</w:delText>
              </w:r>
            </w:del>
            <w:r w:rsidRPr="00C040FD">
              <w:rPr>
                <w:rStyle w:val="Toggle"/>
                <w:rPrChange w:id="2522" w:author="Titus Ellison" w:date="2022-10-18T18:19:00Z">
                  <w:rPr/>
                </w:rPrChange>
              </w:rPr>
              <w:t>28 Btu/</w:t>
            </w:r>
            <w:proofErr w:type="spellStart"/>
            <w:r w:rsidRPr="00C040FD">
              <w:rPr>
                <w:rStyle w:val="Toggle"/>
                <w:rPrChange w:id="2523" w:author="Titus Ellison" w:date="2022-10-18T18:19:00Z">
                  <w:rPr/>
                </w:rPrChange>
              </w:rPr>
              <w:t>lb</w:t>
            </w:r>
            <w:proofErr w:type="spellEnd"/>
            <w:ins w:id="2524" w:author="Titus Ellison" w:date="2022-10-18T18:19:00Z">
              <w:r w:rsidR="00C040FD" w:rsidRPr="00C040FD">
                <w:rPr>
                  <w:rStyle w:val="Toggle"/>
                  <w:rPrChange w:id="2525" w:author="Titus Ellison" w:date="2022-10-18T18:19:00Z">
                    <w:rPr/>
                  </w:rPrChange>
                </w:rPr>
                <w:t>]]</w:t>
              </w:r>
            </w:ins>
            <w:del w:id="2526" w:author="Titus Ellison" w:date="2022-10-18T18:19:00Z">
              <w:r w:rsidRPr="00F664FE" w:rsidDel="00C040FD">
                <w:delText>)</w:delText>
              </w:r>
            </w:del>
            <w:r w:rsidRPr="00F664FE">
              <w:t xml:space="preserve"> or TOA &gt; </w:t>
            </w:r>
            <w:ins w:id="2527" w:author="Titus Ellison" w:date="2022-10-18T18:20:00Z">
              <w:r w:rsidR="00C040FD" w:rsidRPr="00C040FD">
                <w:rPr>
                  <w:rStyle w:val="Toggle"/>
                  <w:rPrChange w:id="2528" w:author="Titus Ellison" w:date="2022-10-18T18:20:00Z">
                    <w:rPr/>
                  </w:rPrChange>
                </w:rPr>
                <w:t>[UNITS [</w:t>
              </w:r>
            </w:ins>
            <w:r w:rsidRPr="00C040FD">
              <w:rPr>
                <w:rStyle w:val="Toggle"/>
                <w:rPrChange w:id="2529" w:author="Titus Ellison" w:date="2022-10-18T18:20:00Z">
                  <w:rPr/>
                </w:rPrChange>
              </w:rPr>
              <w:t>24°C</w:t>
            </w:r>
            <w:ins w:id="2530" w:author="Titus Ellison" w:date="2022-10-18T18:20:00Z">
              <w:r w:rsidR="00C040FD" w:rsidRPr="00C040FD">
                <w:rPr>
                  <w:rStyle w:val="Toggle"/>
                  <w:rPrChange w:id="2531" w:author="Titus Ellison" w:date="2022-10-18T18:20:00Z">
                    <w:rPr/>
                  </w:rPrChange>
                </w:rPr>
                <w:t>]</w:t>
              </w:r>
            </w:ins>
            <w:r w:rsidRPr="00C040FD">
              <w:rPr>
                <w:rStyle w:val="Toggle"/>
                <w:rPrChange w:id="2532" w:author="Titus Ellison" w:date="2022-10-18T18:20:00Z">
                  <w:rPr/>
                </w:rPrChange>
              </w:rPr>
              <w:t xml:space="preserve"> </w:t>
            </w:r>
            <w:ins w:id="2533" w:author="Titus Ellison" w:date="2022-10-18T18:20:00Z">
              <w:r w:rsidR="00C040FD" w:rsidRPr="00C040FD">
                <w:rPr>
                  <w:rStyle w:val="Toggle"/>
                  <w:rPrChange w:id="2534" w:author="Titus Ellison" w:date="2022-10-18T18:20:00Z">
                    <w:rPr/>
                  </w:rPrChange>
                </w:rPr>
                <w:t>[</w:t>
              </w:r>
            </w:ins>
            <w:del w:id="2535" w:author="Titus Ellison" w:date="2022-10-18T18:20:00Z">
              <w:r w:rsidRPr="00C040FD" w:rsidDel="00C040FD">
                <w:rPr>
                  <w:rStyle w:val="Toggle"/>
                  <w:rPrChange w:id="2536" w:author="Titus Ellison" w:date="2022-10-18T18:20:00Z">
                    <w:rPr/>
                  </w:rPrChange>
                </w:rPr>
                <w:delText>(</w:delText>
              </w:r>
            </w:del>
            <w:r w:rsidRPr="00C040FD">
              <w:rPr>
                <w:rStyle w:val="Toggle"/>
                <w:rPrChange w:id="2537" w:author="Titus Ellison" w:date="2022-10-18T18:20:00Z">
                  <w:rPr/>
                </w:rPrChange>
              </w:rPr>
              <w:t>75°F</w:t>
            </w:r>
            <w:ins w:id="2538" w:author="Titus Ellison" w:date="2022-10-18T18:20:00Z">
              <w:r w:rsidR="00C040FD" w:rsidRPr="00C040FD">
                <w:rPr>
                  <w:rStyle w:val="Toggle"/>
                  <w:rPrChange w:id="2539" w:author="Titus Ellison" w:date="2022-10-18T18:20:00Z">
                    <w:rPr/>
                  </w:rPrChange>
                </w:rPr>
                <w:t>]]</w:t>
              </w:r>
            </w:ins>
            <w:del w:id="2540" w:author="Titus Ellison" w:date="2022-10-18T18:20:00Z">
              <w:r w:rsidRPr="00F664FE" w:rsidDel="00C040FD">
                <w:delText>)</w:delText>
              </w:r>
            </w:del>
          </w:p>
        </w:tc>
      </w:tr>
      <w:tr w:rsidR="00E00634" w14:paraId="1E5CE3F9" w14:textId="77777777" w:rsidTr="00F67865">
        <w:trPr>
          <w:cantSplit/>
        </w:trPr>
        <w:tc>
          <w:tcPr>
            <w:tcW w:w="3020" w:type="dxa"/>
            <w:tcBorders>
              <w:top w:val="single" w:sz="3" w:space="0" w:color="000000"/>
              <w:left w:val="nil"/>
              <w:bottom w:val="single" w:sz="16" w:space="0" w:color="000000"/>
              <w:right w:val="nil"/>
            </w:tcBorders>
            <w:shd w:val="solid" w:color="FFFFFF" w:fill="auto"/>
            <w:tcMar>
              <w:top w:w="140" w:type="dxa"/>
              <w:left w:w="80" w:type="dxa"/>
              <w:bottom w:w="70" w:type="dxa"/>
              <w:right w:w="40" w:type="dxa"/>
            </w:tcMar>
          </w:tcPr>
          <w:p w14:paraId="45F67658" w14:textId="0BCCD631" w:rsidR="009045A3" w:rsidRPr="00BC7581" w:rsidRDefault="00D752A5" w:rsidP="00B37EF3">
            <w:pPr>
              <w:pStyle w:val="HeadingRunIn"/>
            </w:pPr>
            <w:ins w:id="2541" w:author="Reece Kiriu" w:date="2022-10-28T19:24:00Z">
              <w:r w:rsidRPr="006443C9">
                <w:rPr>
                  <w:rStyle w:val="Toggle"/>
                </w:rPr>
                <w:t xml:space="preserve">[EQUALS ECON_HL </w:t>
              </w:r>
              <w:proofErr w:type="gramStart"/>
              <w:r>
                <w:rPr>
                  <w:rStyle w:val="Toggle"/>
                </w:rPr>
                <w:t>DIFF</w:t>
              </w:r>
              <w:r w:rsidRPr="00D752A5">
                <w:rPr>
                  <w:rStyle w:val="Toggle"/>
                </w:rPr>
                <w:t>ENTH</w:t>
              </w:r>
              <w:r w:rsidRPr="006443C9">
                <w:rPr>
                  <w:rStyle w:val="Toggle"/>
                </w:rPr>
                <w:t>]</w:t>
              </w:r>
            </w:ins>
            <w:r w:rsidR="009045A3" w:rsidRPr="00BC7581">
              <w:t>Differential</w:t>
            </w:r>
            <w:proofErr w:type="gramEnd"/>
            <w:r w:rsidR="009045A3" w:rsidRPr="00BC7581">
              <w:t xml:space="preserve"> </w:t>
            </w:r>
            <w:r w:rsidR="009045A3">
              <w:t>enthalpy + fixed dry</w:t>
            </w:r>
            <w:r w:rsidR="009045A3" w:rsidRPr="00BC7581">
              <w:t xml:space="preserve"> bulb</w:t>
            </w:r>
          </w:p>
        </w:tc>
        <w:tc>
          <w:tcPr>
            <w:tcW w:w="3360" w:type="dxa"/>
            <w:tcBorders>
              <w:top w:val="single" w:sz="3" w:space="0" w:color="000000"/>
              <w:left w:val="single" w:sz="3" w:space="0" w:color="000000"/>
              <w:bottom w:val="single" w:sz="16" w:space="0" w:color="000000"/>
              <w:right w:val="single" w:sz="3" w:space="0" w:color="000000"/>
            </w:tcBorders>
            <w:shd w:val="solid" w:color="FFFFFF" w:fill="auto"/>
            <w:tcMar>
              <w:top w:w="140" w:type="dxa"/>
              <w:left w:w="80" w:type="dxa"/>
              <w:bottom w:w="70" w:type="dxa"/>
              <w:right w:w="40" w:type="dxa"/>
            </w:tcMar>
          </w:tcPr>
          <w:p w14:paraId="1B26EB42" w14:textId="77777777" w:rsidR="009045A3" w:rsidRPr="00BC7581" w:rsidRDefault="009045A3" w:rsidP="00B37EF3">
            <w:pPr>
              <w:pStyle w:val="HeadingRunIn"/>
            </w:pPr>
            <w:r w:rsidRPr="00BC7581">
              <w:t>All</w:t>
            </w:r>
          </w:p>
        </w:tc>
        <w:tc>
          <w:tcPr>
            <w:tcW w:w="3070" w:type="dxa"/>
            <w:tcBorders>
              <w:top w:val="single" w:sz="3" w:space="0" w:color="000000"/>
              <w:left w:val="nil"/>
              <w:bottom w:val="single" w:sz="16" w:space="0" w:color="000000"/>
              <w:right w:val="nil"/>
            </w:tcBorders>
            <w:shd w:val="solid" w:color="FFFFFF" w:fill="auto"/>
            <w:tcMar>
              <w:top w:w="140" w:type="dxa"/>
              <w:left w:w="80" w:type="dxa"/>
              <w:bottom w:w="70" w:type="dxa"/>
              <w:right w:w="40" w:type="dxa"/>
            </w:tcMar>
          </w:tcPr>
          <w:p w14:paraId="3F1BFBEC" w14:textId="77777777" w:rsidR="009045A3" w:rsidRPr="00BC7581" w:rsidRDefault="009045A3" w:rsidP="00B37EF3">
            <w:pPr>
              <w:pStyle w:val="HeadingRunIn"/>
            </w:pPr>
            <w:proofErr w:type="spellStart"/>
            <w:r w:rsidRPr="00BC7581">
              <w:t>hOA</w:t>
            </w:r>
            <w:proofErr w:type="spellEnd"/>
            <w:r w:rsidRPr="00BC7581">
              <w:t xml:space="preserve"> &gt; </w:t>
            </w:r>
            <w:proofErr w:type="spellStart"/>
            <w:r w:rsidRPr="00BC7581">
              <w:t>hRA</w:t>
            </w:r>
            <w:proofErr w:type="spellEnd"/>
          </w:p>
          <w:p w14:paraId="2F9C685F" w14:textId="1625C9E8" w:rsidR="009045A3" w:rsidRPr="00BC7581" w:rsidRDefault="009045A3" w:rsidP="00B37EF3">
            <w:pPr>
              <w:pStyle w:val="HeadingRunIn"/>
            </w:pPr>
            <w:r w:rsidRPr="00BC7581">
              <w:t xml:space="preserve">TOA &gt; </w:t>
            </w:r>
            <w:ins w:id="2542" w:author="Titus Ellison" w:date="2022-10-18T18:22:00Z">
              <w:r w:rsidR="00C040FD" w:rsidRPr="00C040FD">
                <w:rPr>
                  <w:rStyle w:val="Toggle"/>
                  <w:rPrChange w:id="2543" w:author="Titus Ellison" w:date="2022-10-18T18:22:00Z">
                    <w:rPr/>
                  </w:rPrChange>
                </w:rPr>
                <w:t>[UN</w:t>
              </w:r>
            </w:ins>
            <w:ins w:id="2544" w:author="Hwakong Cheng" w:date="2022-10-24T21:40:00Z">
              <w:r w:rsidR="008252ED">
                <w:rPr>
                  <w:rStyle w:val="Toggle"/>
                </w:rPr>
                <w:t>IT</w:t>
              </w:r>
            </w:ins>
            <w:ins w:id="2545" w:author="Titus Ellison" w:date="2022-10-18T18:22:00Z">
              <w:del w:id="2546" w:author="Hwakong Cheng" w:date="2022-10-24T21:40:00Z">
                <w:r w:rsidR="00C040FD" w:rsidRPr="00C040FD" w:rsidDel="008252ED">
                  <w:rPr>
                    <w:rStyle w:val="Toggle"/>
                    <w:rPrChange w:id="2547" w:author="Titus Ellison" w:date="2022-10-18T18:22:00Z">
                      <w:rPr/>
                    </w:rPrChange>
                  </w:rPr>
                  <w:delText>TI</w:delText>
                </w:r>
              </w:del>
              <w:r w:rsidR="00C040FD" w:rsidRPr="00C040FD">
                <w:rPr>
                  <w:rStyle w:val="Toggle"/>
                  <w:rPrChange w:id="2548" w:author="Titus Ellison" w:date="2022-10-18T18:22:00Z">
                    <w:rPr/>
                  </w:rPrChange>
                </w:rPr>
                <w:t>S [</w:t>
              </w:r>
            </w:ins>
            <w:r w:rsidRPr="00C040FD">
              <w:rPr>
                <w:rStyle w:val="Toggle"/>
                <w:rPrChange w:id="2549" w:author="Titus Ellison" w:date="2022-10-18T18:22:00Z">
                  <w:rPr/>
                </w:rPrChange>
              </w:rPr>
              <w:t>24°C</w:t>
            </w:r>
            <w:ins w:id="2550" w:author="Titus Ellison" w:date="2022-10-18T18:22:00Z">
              <w:r w:rsidR="00C040FD" w:rsidRPr="00C040FD">
                <w:rPr>
                  <w:rStyle w:val="Toggle"/>
                  <w:rPrChange w:id="2551" w:author="Titus Ellison" w:date="2022-10-18T18:22:00Z">
                    <w:rPr/>
                  </w:rPrChange>
                </w:rPr>
                <w:t>]</w:t>
              </w:r>
            </w:ins>
            <w:r w:rsidRPr="00C040FD">
              <w:rPr>
                <w:rStyle w:val="Toggle"/>
                <w:rPrChange w:id="2552" w:author="Titus Ellison" w:date="2022-10-18T18:22:00Z">
                  <w:rPr/>
                </w:rPrChange>
              </w:rPr>
              <w:t xml:space="preserve"> </w:t>
            </w:r>
            <w:ins w:id="2553" w:author="Titus Ellison" w:date="2022-10-18T18:22:00Z">
              <w:r w:rsidR="00C040FD" w:rsidRPr="00C040FD">
                <w:rPr>
                  <w:rStyle w:val="Toggle"/>
                  <w:rPrChange w:id="2554" w:author="Titus Ellison" w:date="2022-10-18T18:22:00Z">
                    <w:rPr/>
                  </w:rPrChange>
                </w:rPr>
                <w:t>[</w:t>
              </w:r>
            </w:ins>
            <w:del w:id="2555" w:author="Titus Ellison" w:date="2022-10-18T18:22:00Z">
              <w:r w:rsidRPr="00C040FD" w:rsidDel="00C040FD">
                <w:rPr>
                  <w:rStyle w:val="Toggle"/>
                  <w:rPrChange w:id="2556" w:author="Titus Ellison" w:date="2022-10-18T18:22:00Z">
                    <w:rPr/>
                  </w:rPrChange>
                </w:rPr>
                <w:delText>(</w:delText>
              </w:r>
            </w:del>
            <w:r w:rsidRPr="00C040FD">
              <w:rPr>
                <w:rStyle w:val="Toggle"/>
                <w:rPrChange w:id="2557" w:author="Titus Ellison" w:date="2022-10-18T18:22:00Z">
                  <w:rPr/>
                </w:rPrChange>
              </w:rPr>
              <w:t>75°F</w:t>
            </w:r>
            <w:ins w:id="2558" w:author="Titus Ellison" w:date="2022-10-18T18:22:00Z">
              <w:r w:rsidR="00C040FD" w:rsidRPr="00C040FD">
                <w:rPr>
                  <w:rStyle w:val="Toggle"/>
                  <w:rPrChange w:id="2559" w:author="Titus Ellison" w:date="2022-10-18T18:22:00Z">
                    <w:rPr/>
                  </w:rPrChange>
                </w:rPr>
                <w:t>]]</w:t>
              </w:r>
            </w:ins>
            <w:del w:id="2560" w:author="Titus Ellison" w:date="2022-10-18T18:22:00Z">
              <w:r w:rsidRPr="00BC7581" w:rsidDel="00C040FD">
                <w:delText>)</w:delText>
              </w:r>
            </w:del>
          </w:p>
        </w:tc>
      </w:tr>
    </w:tbl>
    <w:p w14:paraId="6CA28AAA" w14:textId="77777777" w:rsidR="009045A3" w:rsidRPr="00F86DD5" w:rsidRDefault="009045A3" w:rsidP="00F86DD5"/>
    <w:p w14:paraId="32AE9957" w14:textId="2A4A7205" w:rsidR="009045A3" w:rsidRPr="00BC7581" w:rsidRDefault="00504544" w:rsidP="0087618D">
      <w:pPr>
        <w:pStyle w:val="Heading4"/>
      </w:pPr>
      <w:bookmarkStart w:id="2561" w:name="_Ref443125326"/>
      <w:ins w:id="2562" w:author="Hwakong Cheng" w:date="2022-10-06T13:02:00Z">
        <w:r w:rsidRPr="00DC5BE1">
          <w:rPr>
            <w:rStyle w:val="Toggle"/>
            <w:rPrChange w:id="2563" w:author="Hwakong Cheng" w:date="2022-10-07T14:39:00Z">
              <w:rPr/>
            </w:rPrChange>
          </w:rPr>
          <w:t>[ENERGY T</w:t>
        </w:r>
        <w:proofErr w:type="gramStart"/>
        <w:r w:rsidRPr="00DC5BE1">
          <w:rPr>
            <w:rStyle w:val="Toggle"/>
            <w:rPrChange w:id="2564" w:author="Hwakong Cheng" w:date="2022-10-07T14:39:00Z">
              <w:rPr/>
            </w:rPrChange>
          </w:rPr>
          <w:t>24]</w:t>
        </w:r>
      </w:ins>
      <w:r w:rsidR="009045A3" w:rsidRPr="00BC7581">
        <w:t>Title</w:t>
      </w:r>
      <w:proofErr w:type="gramEnd"/>
      <w:r w:rsidR="009045A3" w:rsidRPr="00BC7581">
        <w:t xml:space="preserve"> 24-</w:t>
      </w:r>
      <w:bookmarkEnd w:id="2561"/>
      <w:r w:rsidR="00ED2A4B">
        <w:t>2019</w:t>
      </w:r>
    </w:p>
    <w:tbl>
      <w:tblPr>
        <w:tblW w:w="9450" w:type="dxa"/>
        <w:tblLayout w:type="fixed"/>
        <w:tblCellMar>
          <w:top w:w="100" w:type="dxa"/>
          <w:left w:w="40" w:type="dxa"/>
          <w:bottom w:w="40" w:type="dxa"/>
          <w:right w:w="40" w:type="dxa"/>
        </w:tblCellMar>
        <w:tblLook w:val="0000" w:firstRow="0" w:lastRow="0" w:firstColumn="0" w:lastColumn="0" w:noHBand="0" w:noVBand="0"/>
      </w:tblPr>
      <w:tblGrid>
        <w:gridCol w:w="2970"/>
        <w:gridCol w:w="3420"/>
        <w:gridCol w:w="3060"/>
      </w:tblGrid>
      <w:tr w:rsidR="00E00634" w14:paraId="6369EA5C" w14:textId="77777777" w:rsidTr="00F67865">
        <w:trPr>
          <w:cantSplit/>
        </w:trPr>
        <w:tc>
          <w:tcPr>
            <w:tcW w:w="2970" w:type="dxa"/>
            <w:tcBorders>
              <w:top w:val="single" w:sz="16" w:space="0" w:color="000000"/>
              <w:left w:val="nil"/>
              <w:bottom w:val="single" w:sz="16" w:space="0" w:color="000000"/>
              <w:right w:val="nil"/>
            </w:tcBorders>
            <w:shd w:val="solid" w:color="FFFFFF" w:fill="auto"/>
            <w:tcMar>
              <w:top w:w="140" w:type="dxa"/>
              <w:left w:w="80" w:type="dxa"/>
              <w:bottom w:w="70" w:type="dxa"/>
              <w:right w:w="40" w:type="dxa"/>
            </w:tcMar>
            <w:vAlign w:val="bottom"/>
          </w:tcPr>
          <w:p w14:paraId="6F3D6290" w14:textId="77777777" w:rsidR="009045A3" w:rsidRPr="00BC7581" w:rsidRDefault="009045A3" w:rsidP="00D1106B">
            <w:pPr>
              <w:pStyle w:val="HeadingRunIn"/>
              <w:keepNext/>
              <w:rPr>
                <w:b/>
              </w:rPr>
            </w:pPr>
            <w:r w:rsidRPr="00BC7581">
              <w:t>Device Type</w:t>
            </w:r>
          </w:p>
        </w:tc>
        <w:tc>
          <w:tcPr>
            <w:tcW w:w="3420" w:type="dxa"/>
            <w:tcBorders>
              <w:top w:val="single" w:sz="16" w:space="0" w:color="000000"/>
              <w:left w:val="single" w:sz="3" w:space="0" w:color="000000"/>
              <w:bottom w:val="single" w:sz="16" w:space="0" w:color="000000"/>
              <w:right w:val="single" w:sz="3" w:space="0" w:color="000000"/>
            </w:tcBorders>
            <w:shd w:val="solid" w:color="FFFFFF" w:fill="auto"/>
            <w:tcMar>
              <w:top w:w="140" w:type="dxa"/>
              <w:left w:w="80" w:type="dxa"/>
              <w:bottom w:w="70" w:type="dxa"/>
              <w:right w:w="40" w:type="dxa"/>
            </w:tcMar>
            <w:vAlign w:val="bottom"/>
          </w:tcPr>
          <w:p w14:paraId="20FB24DA" w14:textId="77777777" w:rsidR="009045A3" w:rsidRPr="00BC7581" w:rsidRDefault="009045A3" w:rsidP="00D1106B">
            <w:pPr>
              <w:pStyle w:val="HeadingRunIn"/>
              <w:keepNext/>
              <w:rPr>
                <w:b/>
              </w:rPr>
            </w:pPr>
            <w:r w:rsidRPr="00BC7581">
              <w:t>California Climate Zones</w:t>
            </w:r>
          </w:p>
        </w:tc>
        <w:tc>
          <w:tcPr>
            <w:tcW w:w="3060" w:type="dxa"/>
            <w:tcBorders>
              <w:top w:val="single" w:sz="16" w:space="0" w:color="000000"/>
              <w:left w:val="nil"/>
              <w:bottom w:val="single" w:sz="16" w:space="0" w:color="000000"/>
              <w:right w:val="nil"/>
            </w:tcBorders>
            <w:shd w:val="solid" w:color="FFFFFF" w:fill="auto"/>
            <w:tcMar>
              <w:top w:w="140" w:type="dxa"/>
              <w:left w:w="80" w:type="dxa"/>
              <w:bottom w:w="70" w:type="dxa"/>
              <w:right w:w="40" w:type="dxa"/>
            </w:tcMar>
            <w:vAlign w:val="bottom"/>
          </w:tcPr>
          <w:p w14:paraId="5DC18075" w14:textId="5EBEC4C4" w:rsidR="009045A3" w:rsidRPr="00BC7581" w:rsidRDefault="009045A3" w:rsidP="00D1106B">
            <w:pPr>
              <w:pStyle w:val="HeadingRunIn"/>
              <w:keepNext/>
              <w:rPr>
                <w:b/>
              </w:rPr>
            </w:pPr>
            <w:r w:rsidRPr="00BC7581">
              <w:t>Required High Limit</w:t>
            </w:r>
            <w:r>
              <w:rPr>
                <w:rFonts w:cs="Times New Roman PS MT"/>
                <w:szCs w:val="18"/>
              </w:rPr>
              <w:br/>
            </w:r>
            <w:r w:rsidRPr="00BC7581">
              <w:t xml:space="preserve">(Economizer </w:t>
            </w:r>
            <w:r>
              <w:rPr>
                <w:rFonts w:cs="Times New Roman PS MT"/>
                <w:smallCaps/>
                <w:szCs w:val="18"/>
              </w:rPr>
              <w:t>off</w:t>
            </w:r>
            <w:r>
              <w:rPr>
                <w:rFonts w:cs="Times New Roman PS MT"/>
                <w:szCs w:val="18"/>
              </w:rPr>
              <w:t xml:space="preserve"> when)</w:t>
            </w:r>
          </w:p>
        </w:tc>
      </w:tr>
      <w:tr w:rsidR="00E00634" w14:paraId="60118506" w14:textId="77777777" w:rsidTr="00FC166A">
        <w:trPr>
          <w:cantSplit/>
        </w:trPr>
        <w:tc>
          <w:tcPr>
            <w:tcW w:w="2970" w:type="dxa"/>
            <w:tcBorders>
              <w:top w:val="double" w:sz="4" w:space="0" w:color="000000"/>
              <w:left w:val="nil"/>
              <w:bottom w:val="single" w:sz="4" w:space="0" w:color="auto"/>
              <w:right w:val="nil"/>
            </w:tcBorders>
            <w:shd w:val="solid" w:color="FFFFFF" w:fill="auto"/>
            <w:tcMar>
              <w:top w:w="140" w:type="dxa"/>
              <w:left w:w="80" w:type="dxa"/>
              <w:bottom w:w="70" w:type="dxa"/>
              <w:right w:w="40" w:type="dxa"/>
            </w:tcMar>
          </w:tcPr>
          <w:p w14:paraId="7150ADCD" w14:textId="66CAC23B" w:rsidR="009045A3" w:rsidRPr="00BC7581" w:rsidRDefault="00707FB2" w:rsidP="00B37EF3">
            <w:pPr>
              <w:pStyle w:val="HeadingRunIn"/>
            </w:pPr>
            <w:ins w:id="2565" w:author="Reece Kiriu" w:date="2022-12-07T12:07:00Z">
              <w:r>
                <w:rPr>
                  <w:rStyle w:val="Toggle"/>
                </w:rPr>
                <w:t xml:space="preserve">[AND </w:t>
              </w:r>
            </w:ins>
            <w:ins w:id="2566" w:author="Reece Kiriu" w:date="2022-10-28T19:32:00Z">
              <w:r w:rsidR="00FC166A" w:rsidRPr="00FC166A">
                <w:rPr>
                  <w:rStyle w:val="Toggle"/>
                  <w:rPrChange w:id="2567" w:author="Reece Kiriu" w:date="2022-10-28T19:33:00Z">
                    <w:rPr/>
                  </w:rPrChange>
                </w:rPr>
                <w:t>[ANY CCZ CA1 CA3 CA5 CA11 CA12 CA13 CA14 CA15 CA15</w:t>
              </w:r>
            </w:ins>
            <w:ins w:id="2568" w:author="Reece Kiriu" w:date="2022-12-07T12:07:00Z">
              <w:r>
                <w:rPr>
                  <w:rStyle w:val="Toggle"/>
                </w:rPr>
                <w:t>] [ANY</w:t>
              </w:r>
            </w:ins>
            <w:ins w:id="2569" w:author="Reece Kiriu" w:date="2022-10-28T19:32:00Z">
              <w:r w:rsidR="00FC166A" w:rsidRPr="00FC166A">
                <w:rPr>
                  <w:rStyle w:val="Toggle"/>
                  <w:rPrChange w:id="2570" w:author="Reece Kiriu" w:date="2022-10-28T19:33:00Z">
                    <w:rPr/>
                  </w:rPrChange>
                </w:rPr>
                <w:t xml:space="preserve"> ECON_HL </w:t>
              </w:r>
            </w:ins>
            <w:ins w:id="2571" w:author="Reece Kiriu" w:date="2022-10-28T19:33:00Z">
              <w:r w:rsidR="00FC166A" w:rsidRPr="00FC166A">
                <w:rPr>
                  <w:rStyle w:val="Toggle"/>
                  <w:rPrChange w:id="2572" w:author="Reece Kiriu" w:date="2022-10-28T19:33:00Z">
                    <w:rPr/>
                  </w:rPrChange>
                </w:rPr>
                <w:t>DB FXDIFFDB</w:t>
              </w:r>
              <w:proofErr w:type="gramStart"/>
              <w:r w:rsidR="00FC166A" w:rsidRPr="00FC166A">
                <w:rPr>
                  <w:rStyle w:val="Toggle"/>
                  <w:rPrChange w:id="2573" w:author="Reece Kiriu" w:date="2022-10-28T19:33:00Z">
                    <w:rPr/>
                  </w:rPrChange>
                </w:rPr>
                <w:t>]</w:t>
              </w:r>
            </w:ins>
            <w:ins w:id="2574" w:author="Reece Kiriu" w:date="2022-12-07T12:07:00Z">
              <w:r>
                <w:rPr>
                  <w:rStyle w:val="Toggle"/>
                </w:rPr>
                <w:t>]</w:t>
              </w:r>
            </w:ins>
            <w:r w:rsidR="009045A3" w:rsidRPr="00BC7581">
              <w:t>Fixed</w:t>
            </w:r>
            <w:proofErr w:type="gramEnd"/>
            <w:r w:rsidR="009045A3" w:rsidRPr="00BC7581">
              <w:t xml:space="preserve"> </w:t>
            </w:r>
            <w:r w:rsidR="009045A3">
              <w:t>dry bulb</w:t>
            </w:r>
          </w:p>
        </w:tc>
        <w:tc>
          <w:tcPr>
            <w:tcW w:w="3420" w:type="dxa"/>
            <w:tcBorders>
              <w:top w:val="double" w:sz="4" w:space="0" w:color="000000"/>
              <w:left w:val="single" w:sz="3" w:space="0" w:color="000000"/>
              <w:bottom w:val="single" w:sz="3" w:space="0" w:color="000000"/>
              <w:right w:val="single" w:sz="3" w:space="0" w:color="000000"/>
            </w:tcBorders>
            <w:shd w:val="solid" w:color="FFFFFF" w:fill="auto"/>
            <w:tcMar>
              <w:top w:w="140" w:type="dxa"/>
              <w:left w:w="80" w:type="dxa"/>
              <w:bottom w:w="70" w:type="dxa"/>
              <w:right w:w="40" w:type="dxa"/>
            </w:tcMar>
          </w:tcPr>
          <w:p w14:paraId="3F287E45" w14:textId="395ED6BB" w:rsidR="009045A3" w:rsidRPr="00BC7581" w:rsidRDefault="009045A3" w:rsidP="00B37EF3">
            <w:pPr>
              <w:pStyle w:val="HeadingRunIn"/>
            </w:pPr>
            <w:r w:rsidRPr="00BC7581">
              <w:t>1, 3, 5, 11</w:t>
            </w:r>
            <w:r>
              <w:rPr>
                <w:rFonts w:cs="Times New Roman PS MT"/>
                <w:szCs w:val="18"/>
              </w:rPr>
              <w:t xml:space="preserve"> to </w:t>
            </w:r>
            <w:r w:rsidRPr="00BC7581">
              <w:t>16</w:t>
            </w:r>
          </w:p>
        </w:tc>
        <w:tc>
          <w:tcPr>
            <w:tcW w:w="3060" w:type="dxa"/>
            <w:tcBorders>
              <w:top w:val="double" w:sz="4" w:space="0" w:color="000000"/>
              <w:left w:val="nil"/>
              <w:bottom w:val="single" w:sz="3" w:space="0" w:color="000000"/>
              <w:right w:val="nil"/>
            </w:tcBorders>
            <w:shd w:val="solid" w:color="FFFFFF" w:fill="auto"/>
            <w:tcMar>
              <w:top w:w="140" w:type="dxa"/>
              <w:left w:w="80" w:type="dxa"/>
              <w:bottom w:w="70" w:type="dxa"/>
              <w:right w:w="40" w:type="dxa"/>
            </w:tcMar>
          </w:tcPr>
          <w:p w14:paraId="0F80ED05" w14:textId="54B545C0" w:rsidR="009045A3" w:rsidRPr="00BC7581" w:rsidRDefault="009045A3" w:rsidP="00B37EF3">
            <w:pPr>
              <w:pStyle w:val="HeadingRunIn"/>
            </w:pPr>
            <w:r w:rsidRPr="00BC7581">
              <w:t xml:space="preserve">TOA &gt; </w:t>
            </w:r>
            <w:ins w:id="2575" w:author="Titus Ellison" w:date="2022-10-18T18:22:00Z">
              <w:r w:rsidR="00C040FD" w:rsidRPr="00C040FD">
                <w:rPr>
                  <w:rStyle w:val="Toggle"/>
                  <w:rPrChange w:id="2576" w:author="Titus Ellison" w:date="2022-10-18T18:23:00Z">
                    <w:rPr/>
                  </w:rPrChange>
                </w:rPr>
                <w:t>[UNITS</w:t>
              </w:r>
            </w:ins>
            <w:ins w:id="2577" w:author="Titus Ellison" w:date="2022-10-18T18:23:00Z">
              <w:r w:rsidR="00C040FD" w:rsidRPr="00C040FD">
                <w:rPr>
                  <w:rStyle w:val="Toggle"/>
                  <w:rPrChange w:id="2578" w:author="Titus Ellison" w:date="2022-10-18T18:23:00Z">
                    <w:rPr/>
                  </w:rPrChange>
                </w:rPr>
                <w:t xml:space="preserve"> [</w:t>
              </w:r>
            </w:ins>
            <w:r w:rsidRPr="00C040FD">
              <w:rPr>
                <w:rStyle w:val="Toggle"/>
                <w:rPrChange w:id="2579" w:author="Titus Ellison" w:date="2022-10-18T18:23:00Z">
                  <w:rPr/>
                </w:rPrChange>
              </w:rPr>
              <w:t>24°C</w:t>
            </w:r>
            <w:ins w:id="2580" w:author="Titus Ellison" w:date="2022-10-18T18:23:00Z">
              <w:r w:rsidR="00C040FD" w:rsidRPr="00C040FD">
                <w:rPr>
                  <w:rStyle w:val="Toggle"/>
                  <w:rPrChange w:id="2581" w:author="Titus Ellison" w:date="2022-10-18T18:23:00Z">
                    <w:rPr/>
                  </w:rPrChange>
                </w:rPr>
                <w:t>]</w:t>
              </w:r>
            </w:ins>
            <w:r w:rsidRPr="00C040FD">
              <w:rPr>
                <w:rStyle w:val="Toggle"/>
                <w:rPrChange w:id="2582" w:author="Titus Ellison" w:date="2022-10-18T18:23:00Z">
                  <w:rPr/>
                </w:rPrChange>
              </w:rPr>
              <w:t xml:space="preserve"> </w:t>
            </w:r>
            <w:ins w:id="2583" w:author="Titus Ellison" w:date="2022-10-18T18:23:00Z">
              <w:r w:rsidR="00C040FD" w:rsidRPr="00C040FD">
                <w:rPr>
                  <w:rStyle w:val="Toggle"/>
                  <w:rPrChange w:id="2584" w:author="Titus Ellison" w:date="2022-10-18T18:23:00Z">
                    <w:rPr/>
                  </w:rPrChange>
                </w:rPr>
                <w:t>[</w:t>
              </w:r>
            </w:ins>
            <w:del w:id="2585" w:author="Titus Ellison" w:date="2022-10-18T18:23:00Z">
              <w:r w:rsidRPr="00C040FD" w:rsidDel="00C040FD">
                <w:rPr>
                  <w:rStyle w:val="Toggle"/>
                  <w:rPrChange w:id="2586" w:author="Titus Ellison" w:date="2022-10-18T18:23:00Z">
                    <w:rPr/>
                  </w:rPrChange>
                </w:rPr>
                <w:delText>(</w:delText>
              </w:r>
            </w:del>
            <w:r w:rsidRPr="00C040FD">
              <w:rPr>
                <w:rStyle w:val="Toggle"/>
                <w:rPrChange w:id="2587" w:author="Titus Ellison" w:date="2022-10-18T18:23:00Z">
                  <w:rPr/>
                </w:rPrChange>
              </w:rPr>
              <w:t>75°F</w:t>
            </w:r>
            <w:ins w:id="2588" w:author="Titus Ellison" w:date="2022-10-18T18:23:00Z">
              <w:r w:rsidR="00C040FD" w:rsidRPr="00C040FD">
                <w:rPr>
                  <w:rStyle w:val="Toggle"/>
                  <w:rPrChange w:id="2589" w:author="Titus Ellison" w:date="2022-10-18T18:23:00Z">
                    <w:rPr/>
                  </w:rPrChange>
                </w:rPr>
                <w:t>]]</w:t>
              </w:r>
            </w:ins>
            <w:del w:id="2590" w:author="Titus Ellison" w:date="2022-10-18T18:23:00Z">
              <w:r w:rsidRPr="00BC7581" w:rsidDel="00C040FD">
                <w:delText>)</w:delText>
              </w:r>
            </w:del>
          </w:p>
        </w:tc>
      </w:tr>
      <w:tr w:rsidR="00E00634" w14:paraId="52086A23" w14:textId="77777777" w:rsidTr="00FC166A">
        <w:trPr>
          <w:cantSplit/>
        </w:trPr>
        <w:tc>
          <w:tcPr>
            <w:tcW w:w="2970" w:type="dxa"/>
            <w:tcBorders>
              <w:top w:val="single" w:sz="4" w:space="0" w:color="auto"/>
              <w:left w:val="nil"/>
              <w:bottom w:val="single" w:sz="4" w:space="0" w:color="auto"/>
              <w:right w:val="nil"/>
            </w:tcBorders>
            <w:shd w:val="solid" w:color="FFFFFF" w:fill="auto"/>
          </w:tcPr>
          <w:p w14:paraId="1B291777" w14:textId="45C83B8E" w:rsidR="009045A3" w:rsidRPr="00BC7581" w:rsidRDefault="00F31B8C" w:rsidP="00B37EF3">
            <w:pPr>
              <w:pStyle w:val="HeadingRunIn"/>
            </w:pPr>
            <w:ins w:id="2591" w:author="Reece Kiriu" w:date="2022-10-28T19:48:00Z">
              <w:r w:rsidRPr="006443C9">
                <w:rPr>
                  <w:rStyle w:val="Toggle"/>
                </w:rPr>
                <w:t>[</w:t>
              </w:r>
            </w:ins>
            <w:ins w:id="2592" w:author="Reece Kiriu" w:date="2022-12-07T12:07:00Z">
              <w:r w:rsidR="00707FB2">
                <w:rPr>
                  <w:rStyle w:val="Toggle"/>
                </w:rPr>
                <w:t>AND [</w:t>
              </w:r>
            </w:ins>
            <w:ins w:id="2593" w:author="Reece Kiriu" w:date="2022-10-28T19:48:00Z">
              <w:r w:rsidRPr="006443C9">
                <w:rPr>
                  <w:rStyle w:val="Toggle"/>
                </w:rPr>
                <w:t>ANY CCZ CA</w:t>
              </w:r>
              <w:r>
                <w:rPr>
                  <w:rStyle w:val="Toggle"/>
                </w:rPr>
                <w:t>2</w:t>
              </w:r>
              <w:r w:rsidRPr="006443C9">
                <w:rPr>
                  <w:rStyle w:val="Toggle"/>
                </w:rPr>
                <w:t xml:space="preserve"> CA</w:t>
              </w:r>
              <w:r>
                <w:rPr>
                  <w:rStyle w:val="Toggle"/>
                </w:rPr>
                <w:t>4</w:t>
              </w:r>
              <w:r w:rsidRPr="006443C9">
                <w:rPr>
                  <w:rStyle w:val="Toggle"/>
                </w:rPr>
                <w:t xml:space="preserve"> CA</w:t>
              </w:r>
              <w:r>
                <w:rPr>
                  <w:rStyle w:val="Toggle"/>
                </w:rPr>
                <w:t>10</w:t>
              </w:r>
            </w:ins>
            <w:ins w:id="2594" w:author="Reece Kiriu" w:date="2022-12-07T12:07:00Z">
              <w:r w:rsidR="00707FB2">
                <w:rPr>
                  <w:rStyle w:val="Toggle"/>
                </w:rPr>
                <w:t>]</w:t>
              </w:r>
            </w:ins>
            <w:ins w:id="2595" w:author="Reece Kiriu" w:date="2022-10-28T19:48:00Z">
              <w:r w:rsidRPr="006443C9">
                <w:rPr>
                  <w:rStyle w:val="Toggle"/>
                </w:rPr>
                <w:t xml:space="preserve"> </w:t>
              </w:r>
            </w:ins>
            <w:ins w:id="2596" w:author="Reece Kiriu" w:date="2022-12-07T12:07:00Z">
              <w:r w:rsidR="00707FB2">
                <w:rPr>
                  <w:rStyle w:val="Toggle"/>
                </w:rPr>
                <w:t>[ANY</w:t>
              </w:r>
            </w:ins>
            <w:ins w:id="2597" w:author="Reece Kiriu" w:date="2022-10-28T19:48:00Z">
              <w:r w:rsidRPr="006443C9">
                <w:rPr>
                  <w:rStyle w:val="Toggle"/>
                </w:rPr>
                <w:t xml:space="preserve"> ECON_HL DB FXDIFFDB</w:t>
              </w:r>
              <w:proofErr w:type="gramStart"/>
              <w:r w:rsidRPr="006443C9">
                <w:rPr>
                  <w:rStyle w:val="Toggle"/>
                </w:rPr>
                <w:t>]</w:t>
              </w:r>
            </w:ins>
            <w:ins w:id="2598" w:author="Reece Kiriu" w:date="2022-12-07T12:08:00Z">
              <w:r w:rsidR="00707FB2">
                <w:rPr>
                  <w:rStyle w:val="Toggle"/>
                </w:rPr>
                <w:t>]</w:t>
              </w:r>
            </w:ins>
            <w:ins w:id="2599" w:author="Reece Kiriu" w:date="2022-10-28T19:48:00Z">
              <w:r w:rsidRPr="00BC7581">
                <w:t>Fixed</w:t>
              </w:r>
              <w:proofErr w:type="gramEnd"/>
              <w:r w:rsidRPr="00BC7581">
                <w:t xml:space="preserve"> </w:t>
              </w:r>
              <w:r>
                <w:t>dry bulb</w:t>
              </w:r>
            </w:ins>
          </w:p>
        </w:tc>
        <w:tc>
          <w:tcPr>
            <w:tcW w:w="3420" w:type="dxa"/>
            <w:tcBorders>
              <w:top w:val="single" w:sz="3" w:space="0" w:color="000000"/>
              <w:left w:val="single" w:sz="3" w:space="0" w:color="000000"/>
              <w:bottom w:val="single" w:sz="3" w:space="0" w:color="000000"/>
              <w:right w:val="single" w:sz="3" w:space="0" w:color="000000"/>
            </w:tcBorders>
            <w:shd w:val="solid" w:color="FFFFFF" w:fill="auto"/>
            <w:tcMar>
              <w:top w:w="140" w:type="dxa"/>
              <w:left w:w="80" w:type="dxa"/>
              <w:bottom w:w="70" w:type="dxa"/>
              <w:right w:w="40" w:type="dxa"/>
            </w:tcMar>
          </w:tcPr>
          <w:p w14:paraId="1275F35F" w14:textId="77777777" w:rsidR="009045A3" w:rsidRPr="00BC7581" w:rsidRDefault="009045A3" w:rsidP="00B37EF3">
            <w:pPr>
              <w:pStyle w:val="HeadingRunIn"/>
            </w:pPr>
            <w:r w:rsidRPr="00BC7581">
              <w:t>2, 4, 10</w:t>
            </w:r>
          </w:p>
        </w:tc>
        <w:tc>
          <w:tcPr>
            <w:tcW w:w="3060" w:type="dxa"/>
            <w:tcBorders>
              <w:top w:val="single" w:sz="3" w:space="0" w:color="000000"/>
              <w:left w:val="nil"/>
              <w:bottom w:val="single" w:sz="3" w:space="0" w:color="000000"/>
              <w:right w:val="nil"/>
            </w:tcBorders>
            <w:shd w:val="solid" w:color="FFFFFF" w:fill="auto"/>
            <w:tcMar>
              <w:top w:w="140" w:type="dxa"/>
              <w:left w:w="80" w:type="dxa"/>
              <w:bottom w:w="70" w:type="dxa"/>
              <w:right w:w="40" w:type="dxa"/>
            </w:tcMar>
          </w:tcPr>
          <w:p w14:paraId="52062D65" w14:textId="1EDD3CA3" w:rsidR="009045A3" w:rsidRPr="00BC7581" w:rsidRDefault="009045A3" w:rsidP="00B37EF3">
            <w:pPr>
              <w:pStyle w:val="HeadingRunIn"/>
            </w:pPr>
            <w:r w:rsidRPr="00BC7581">
              <w:t xml:space="preserve">TOA &gt; </w:t>
            </w:r>
            <w:ins w:id="2600" w:author="Titus Ellison" w:date="2022-10-18T18:23:00Z">
              <w:r w:rsidR="00C040FD" w:rsidRPr="00C040FD">
                <w:rPr>
                  <w:rStyle w:val="Toggle"/>
                  <w:rPrChange w:id="2601" w:author="Titus Ellison" w:date="2022-10-18T18:23:00Z">
                    <w:rPr/>
                  </w:rPrChange>
                </w:rPr>
                <w:t>[UNITS [</w:t>
              </w:r>
            </w:ins>
            <w:r w:rsidRPr="00C040FD">
              <w:rPr>
                <w:rStyle w:val="Toggle"/>
                <w:rPrChange w:id="2602" w:author="Titus Ellison" w:date="2022-10-18T18:23:00Z">
                  <w:rPr/>
                </w:rPrChange>
              </w:rPr>
              <w:t>23°C</w:t>
            </w:r>
            <w:ins w:id="2603" w:author="Titus Ellison" w:date="2022-10-18T18:23:00Z">
              <w:r w:rsidR="00C040FD" w:rsidRPr="00C040FD">
                <w:rPr>
                  <w:rStyle w:val="Toggle"/>
                  <w:rPrChange w:id="2604" w:author="Titus Ellison" w:date="2022-10-18T18:23:00Z">
                    <w:rPr/>
                  </w:rPrChange>
                </w:rPr>
                <w:t>]</w:t>
              </w:r>
            </w:ins>
            <w:r w:rsidRPr="00C040FD">
              <w:rPr>
                <w:rStyle w:val="Toggle"/>
                <w:rPrChange w:id="2605" w:author="Titus Ellison" w:date="2022-10-18T18:23:00Z">
                  <w:rPr/>
                </w:rPrChange>
              </w:rPr>
              <w:t xml:space="preserve"> </w:t>
            </w:r>
            <w:ins w:id="2606" w:author="Titus Ellison" w:date="2022-10-18T18:23:00Z">
              <w:r w:rsidR="00C040FD" w:rsidRPr="00C040FD">
                <w:rPr>
                  <w:rStyle w:val="Toggle"/>
                  <w:rPrChange w:id="2607" w:author="Titus Ellison" w:date="2022-10-18T18:23:00Z">
                    <w:rPr/>
                  </w:rPrChange>
                </w:rPr>
                <w:t>[</w:t>
              </w:r>
            </w:ins>
            <w:del w:id="2608" w:author="Titus Ellison" w:date="2022-10-18T18:23:00Z">
              <w:r w:rsidRPr="00C040FD" w:rsidDel="00C040FD">
                <w:rPr>
                  <w:rStyle w:val="Toggle"/>
                  <w:rPrChange w:id="2609" w:author="Titus Ellison" w:date="2022-10-18T18:23:00Z">
                    <w:rPr/>
                  </w:rPrChange>
                </w:rPr>
                <w:delText>(</w:delText>
              </w:r>
            </w:del>
            <w:r w:rsidRPr="00C040FD">
              <w:rPr>
                <w:rStyle w:val="Toggle"/>
                <w:rPrChange w:id="2610" w:author="Titus Ellison" w:date="2022-10-18T18:23:00Z">
                  <w:rPr/>
                </w:rPrChange>
              </w:rPr>
              <w:t>73°F</w:t>
            </w:r>
            <w:ins w:id="2611" w:author="Titus Ellison" w:date="2022-10-18T18:23:00Z">
              <w:r w:rsidR="00C040FD" w:rsidRPr="00C040FD">
                <w:rPr>
                  <w:rStyle w:val="Toggle"/>
                  <w:rPrChange w:id="2612" w:author="Titus Ellison" w:date="2022-10-18T18:23:00Z">
                    <w:rPr/>
                  </w:rPrChange>
                </w:rPr>
                <w:t>]]</w:t>
              </w:r>
            </w:ins>
            <w:del w:id="2613" w:author="Titus Ellison" w:date="2022-10-18T18:23:00Z">
              <w:r w:rsidRPr="00BC7581" w:rsidDel="00C040FD">
                <w:delText>)</w:delText>
              </w:r>
            </w:del>
          </w:p>
        </w:tc>
      </w:tr>
      <w:tr w:rsidR="00E00634" w14:paraId="47533534" w14:textId="77777777" w:rsidTr="00FC166A">
        <w:trPr>
          <w:cantSplit/>
        </w:trPr>
        <w:tc>
          <w:tcPr>
            <w:tcW w:w="2970" w:type="dxa"/>
            <w:tcBorders>
              <w:top w:val="single" w:sz="4" w:space="0" w:color="auto"/>
              <w:left w:val="nil"/>
              <w:bottom w:val="single" w:sz="4" w:space="0" w:color="auto"/>
              <w:right w:val="nil"/>
            </w:tcBorders>
            <w:shd w:val="solid" w:color="FFFFFF" w:fill="auto"/>
          </w:tcPr>
          <w:p w14:paraId="27DC9084" w14:textId="42D0AC46" w:rsidR="009045A3" w:rsidRPr="00BC7581" w:rsidRDefault="00707FB2" w:rsidP="00B37EF3">
            <w:pPr>
              <w:pStyle w:val="HeadingRunIn"/>
            </w:pPr>
            <w:ins w:id="2614" w:author="Reece Kiriu" w:date="2022-12-07T12:08:00Z">
              <w:r>
                <w:rPr>
                  <w:rStyle w:val="Toggle"/>
                </w:rPr>
                <w:t xml:space="preserve">[AND </w:t>
              </w:r>
            </w:ins>
            <w:ins w:id="2615" w:author="Reece Kiriu" w:date="2022-10-28T19:48:00Z">
              <w:r w:rsidR="00F31B8C" w:rsidRPr="006443C9">
                <w:rPr>
                  <w:rStyle w:val="Toggle"/>
                </w:rPr>
                <w:t>[ANY CCZ CA</w:t>
              </w:r>
              <w:r w:rsidR="00F31B8C">
                <w:rPr>
                  <w:rStyle w:val="Toggle"/>
                </w:rPr>
                <w:t>6</w:t>
              </w:r>
              <w:r w:rsidR="00F31B8C" w:rsidRPr="006443C9">
                <w:rPr>
                  <w:rStyle w:val="Toggle"/>
                </w:rPr>
                <w:t xml:space="preserve"> CA</w:t>
              </w:r>
              <w:r w:rsidR="00F31B8C">
                <w:rPr>
                  <w:rStyle w:val="Toggle"/>
                </w:rPr>
                <w:t>8</w:t>
              </w:r>
              <w:r w:rsidR="00F31B8C" w:rsidRPr="006443C9">
                <w:rPr>
                  <w:rStyle w:val="Toggle"/>
                </w:rPr>
                <w:t xml:space="preserve"> CA</w:t>
              </w:r>
              <w:r w:rsidR="00F31B8C">
                <w:rPr>
                  <w:rStyle w:val="Toggle"/>
                </w:rPr>
                <w:t>9</w:t>
              </w:r>
            </w:ins>
            <w:ins w:id="2616" w:author="Reece Kiriu" w:date="2022-12-07T12:08:00Z">
              <w:r>
                <w:rPr>
                  <w:rStyle w:val="Toggle"/>
                </w:rPr>
                <w:t>] [ANY</w:t>
              </w:r>
            </w:ins>
            <w:ins w:id="2617" w:author="Reece Kiriu" w:date="2022-10-28T19:48:00Z">
              <w:r w:rsidR="00F31B8C" w:rsidRPr="006443C9">
                <w:rPr>
                  <w:rStyle w:val="Toggle"/>
                </w:rPr>
                <w:t xml:space="preserve"> ECON_HL DB FXDIFFDB</w:t>
              </w:r>
              <w:proofErr w:type="gramStart"/>
              <w:r w:rsidR="00F31B8C" w:rsidRPr="006443C9">
                <w:rPr>
                  <w:rStyle w:val="Toggle"/>
                </w:rPr>
                <w:t>]</w:t>
              </w:r>
            </w:ins>
            <w:ins w:id="2618" w:author="Reece Kiriu" w:date="2022-12-07T12:08:00Z">
              <w:r>
                <w:rPr>
                  <w:rStyle w:val="Toggle"/>
                </w:rPr>
                <w:t>]</w:t>
              </w:r>
            </w:ins>
            <w:ins w:id="2619" w:author="Reece Kiriu" w:date="2022-10-28T19:48:00Z">
              <w:r w:rsidR="00F31B8C" w:rsidRPr="00BC7581">
                <w:t>Fixed</w:t>
              </w:r>
              <w:proofErr w:type="gramEnd"/>
              <w:r w:rsidR="00F31B8C" w:rsidRPr="00BC7581">
                <w:t xml:space="preserve"> </w:t>
              </w:r>
              <w:r w:rsidR="00F31B8C">
                <w:t>dry bulb</w:t>
              </w:r>
            </w:ins>
          </w:p>
        </w:tc>
        <w:tc>
          <w:tcPr>
            <w:tcW w:w="3420" w:type="dxa"/>
            <w:tcBorders>
              <w:top w:val="single" w:sz="3" w:space="0" w:color="000000"/>
              <w:left w:val="single" w:sz="3" w:space="0" w:color="000000"/>
              <w:bottom w:val="single" w:sz="3" w:space="0" w:color="000000"/>
              <w:right w:val="single" w:sz="3" w:space="0" w:color="000000"/>
            </w:tcBorders>
            <w:shd w:val="solid" w:color="FFFFFF" w:fill="auto"/>
            <w:tcMar>
              <w:top w:w="140" w:type="dxa"/>
              <w:left w:w="80" w:type="dxa"/>
              <w:bottom w:w="70" w:type="dxa"/>
              <w:right w:w="40" w:type="dxa"/>
            </w:tcMar>
          </w:tcPr>
          <w:p w14:paraId="53A0DC96" w14:textId="77777777" w:rsidR="009045A3" w:rsidRPr="00BC7581" w:rsidRDefault="009045A3" w:rsidP="00B37EF3">
            <w:pPr>
              <w:pStyle w:val="HeadingRunIn"/>
            </w:pPr>
            <w:r w:rsidRPr="00BC7581">
              <w:t>6, 8, 9</w:t>
            </w:r>
          </w:p>
        </w:tc>
        <w:tc>
          <w:tcPr>
            <w:tcW w:w="3060" w:type="dxa"/>
            <w:tcBorders>
              <w:top w:val="single" w:sz="3" w:space="0" w:color="000000"/>
              <w:left w:val="nil"/>
              <w:bottom w:val="single" w:sz="3" w:space="0" w:color="000000"/>
              <w:right w:val="nil"/>
            </w:tcBorders>
            <w:shd w:val="solid" w:color="FFFFFF" w:fill="auto"/>
            <w:tcMar>
              <w:top w:w="140" w:type="dxa"/>
              <w:left w:w="80" w:type="dxa"/>
              <w:bottom w:w="70" w:type="dxa"/>
              <w:right w:w="40" w:type="dxa"/>
            </w:tcMar>
          </w:tcPr>
          <w:p w14:paraId="5D3B4F04" w14:textId="0DFBFABE" w:rsidR="009045A3" w:rsidRPr="00BC7581" w:rsidRDefault="009045A3" w:rsidP="00B37EF3">
            <w:pPr>
              <w:pStyle w:val="HeadingRunIn"/>
            </w:pPr>
            <w:r w:rsidRPr="00BC7581">
              <w:t xml:space="preserve">TOA &gt; </w:t>
            </w:r>
            <w:ins w:id="2620" w:author="Titus Ellison" w:date="2022-10-18T18:23:00Z">
              <w:r w:rsidR="00C040FD" w:rsidRPr="00C040FD">
                <w:rPr>
                  <w:rStyle w:val="Toggle"/>
                  <w:rPrChange w:id="2621" w:author="Titus Ellison" w:date="2022-10-18T18:23:00Z">
                    <w:rPr/>
                  </w:rPrChange>
                </w:rPr>
                <w:t>[UNITS [</w:t>
              </w:r>
            </w:ins>
            <w:r w:rsidRPr="00C040FD">
              <w:rPr>
                <w:rStyle w:val="Toggle"/>
                <w:rPrChange w:id="2622" w:author="Titus Ellison" w:date="2022-10-18T18:23:00Z">
                  <w:rPr/>
                </w:rPrChange>
              </w:rPr>
              <w:t>22°C</w:t>
            </w:r>
            <w:ins w:id="2623" w:author="Titus Ellison" w:date="2022-10-18T18:23:00Z">
              <w:r w:rsidR="00C040FD" w:rsidRPr="00C040FD">
                <w:rPr>
                  <w:rStyle w:val="Toggle"/>
                  <w:rPrChange w:id="2624" w:author="Titus Ellison" w:date="2022-10-18T18:23:00Z">
                    <w:rPr/>
                  </w:rPrChange>
                </w:rPr>
                <w:t>]</w:t>
              </w:r>
            </w:ins>
            <w:r w:rsidRPr="00C040FD">
              <w:rPr>
                <w:rStyle w:val="Toggle"/>
                <w:rPrChange w:id="2625" w:author="Titus Ellison" w:date="2022-10-18T18:23:00Z">
                  <w:rPr/>
                </w:rPrChange>
              </w:rPr>
              <w:t xml:space="preserve"> </w:t>
            </w:r>
            <w:ins w:id="2626" w:author="Titus Ellison" w:date="2022-10-18T18:23:00Z">
              <w:r w:rsidR="00C040FD" w:rsidRPr="00C040FD">
                <w:rPr>
                  <w:rStyle w:val="Toggle"/>
                  <w:rPrChange w:id="2627" w:author="Titus Ellison" w:date="2022-10-18T18:23:00Z">
                    <w:rPr/>
                  </w:rPrChange>
                </w:rPr>
                <w:t>[</w:t>
              </w:r>
            </w:ins>
            <w:del w:id="2628" w:author="Titus Ellison" w:date="2022-10-18T18:23:00Z">
              <w:r w:rsidRPr="00C040FD" w:rsidDel="00C040FD">
                <w:rPr>
                  <w:rStyle w:val="Toggle"/>
                  <w:rPrChange w:id="2629" w:author="Titus Ellison" w:date="2022-10-18T18:23:00Z">
                    <w:rPr/>
                  </w:rPrChange>
                </w:rPr>
                <w:delText>(</w:delText>
              </w:r>
            </w:del>
            <w:r w:rsidRPr="00C040FD">
              <w:rPr>
                <w:rStyle w:val="Toggle"/>
                <w:rPrChange w:id="2630" w:author="Titus Ellison" w:date="2022-10-18T18:23:00Z">
                  <w:rPr/>
                </w:rPrChange>
              </w:rPr>
              <w:t>71°F</w:t>
            </w:r>
            <w:ins w:id="2631" w:author="Titus Ellison" w:date="2022-10-18T18:23:00Z">
              <w:r w:rsidR="00C040FD" w:rsidRPr="00C040FD">
                <w:rPr>
                  <w:rStyle w:val="Toggle"/>
                  <w:rPrChange w:id="2632" w:author="Titus Ellison" w:date="2022-10-18T18:23:00Z">
                    <w:rPr/>
                  </w:rPrChange>
                </w:rPr>
                <w:t>]]</w:t>
              </w:r>
            </w:ins>
            <w:del w:id="2633" w:author="Titus Ellison" w:date="2022-10-18T18:23:00Z">
              <w:r w:rsidRPr="00BC7581" w:rsidDel="00C040FD">
                <w:delText>)</w:delText>
              </w:r>
            </w:del>
          </w:p>
        </w:tc>
      </w:tr>
      <w:tr w:rsidR="00E00634" w14:paraId="6D86296E" w14:textId="77777777" w:rsidTr="00FC166A">
        <w:trPr>
          <w:cantSplit/>
        </w:trPr>
        <w:tc>
          <w:tcPr>
            <w:tcW w:w="2970" w:type="dxa"/>
            <w:tcBorders>
              <w:top w:val="single" w:sz="4" w:space="0" w:color="auto"/>
              <w:left w:val="nil"/>
              <w:bottom w:val="single" w:sz="3" w:space="0" w:color="000000"/>
              <w:right w:val="nil"/>
            </w:tcBorders>
            <w:shd w:val="solid" w:color="FFFFFF" w:fill="auto"/>
          </w:tcPr>
          <w:p w14:paraId="5E2CE32E" w14:textId="5AC94C0A" w:rsidR="009045A3" w:rsidRPr="00BC7581" w:rsidRDefault="00707FB2" w:rsidP="00B37EF3">
            <w:pPr>
              <w:pStyle w:val="HeadingRunIn"/>
            </w:pPr>
            <w:ins w:id="2634" w:author="Reece Kiriu" w:date="2022-12-07T12:08:00Z">
              <w:r>
                <w:rPr>
                  <w:rStyle w:val="Toggle"/>
                </w:rPr>
                <w:t xml:space="preserve">[AND </w:t>
              </w:r>
            </w:ins>
            <w:ins w:id="2635" w:author="Reece Kiriu" w:date="2022-10-28T19:48:00Z">
              <w:r w:rsidR="00F31B8C" w:rsidRPr="006443C9">
                <w:rPr>
                  <w:rStyle w:val="Toggle"/>
                </w:rPr>
                <w:t>[</w:t>
              </w:r>
              <w:r w:rsidR="00F31B8C">
                <w:rPr>
                  <w:rStyle w:val="Toggle"/>
                </w:rPr>
                <w:t>EQUALS</w:t>
              </w:r>
              <w:r w:rsidR="00F31B8C" w:rsidRPr="006443C9">
                <w:rPr>
                  <w:rStyle w:val="Toggle"/>
                </w:rPr>
                <w:t xml:space="preserve"> CCZ CA</w:t>
              </w:r>
              <w:r w:rsidR="00F31B8C">
                <w:rPr>
                  <w:rStyle w:val="Toggle"/>
                </w:rPr>
                <w:t>7</w:t>
              </w:r>
            </w:ins>
            <w:ins w:id="2636" w:author="Reece Kiriu" w:date="2022-12-07T12:08:00Z">
              <w:r>
                <w:rPr>
                  <w:rStyle w:val="Toggle"/>
                </w:rPr>
                <w:t>] [ANY</w:t>
              </w:r>
            </w:ins>
            <w:ins w:id="2637" w:author="Reece Kiriu" w:date="2022-10-28T19:48:00Z">
              <w:r w:rsidR="00F31B8C" w:rsidRPr="006443C9">
                <w:rPr>
                  <w:rStyle w:val="Toggle"/>
                </w:rPr>
                <w:t xml:space="preserve"> ECON_HL DB FXDIFFDB</w:t>
              </w:r>
              <w:proofErr w:type="gramStart"/>
              <w:r w:rsidR="00F31B8C" w:rsidRPr="006443C9">
                <w:rPr>
                  <w:rStyle w:val="Toggle"/>
                </w:rPr>
                <w:t>]</w:t>
              </w:r>
            </w:ins>
            <w:ins w:id="2638" w:author="Reece Kiriu" w:date="2022-12-07T12:08:00Z">
              <w:r>
                <w:rPr>
                  <w:rStyle w:val="Toggle"/>
                </w:rPr>
                <w:t>]</w:t>
              </w:r>
            </w:ins>
            <w:ins w:id="2639" w:author="Reece Kiriu" w:date="2022-10-28T19:48:00Z">
              <w:r w:rsidR="00F31B8C" w:rsidRPr="00BC7581">
                <w:t>Fixed</w:t>
              </w:r>
              <w:proofErr w:type="gramEnd"/>
              <w:r w:rsidR="00F31B8C" w:rsidRPr="00BC7581">
                <w:t xml:space="preserve"> </w:t>
              </w:r>
              <w:r w:rsidR="00F31B8C">
                <w:t>dry bulb</w:t>
              </w:r>
            </w:ins>
          </w:p>
        </w:tc>
        <w:tc>
          <w:tcPr>
            <w:tcW w:w="3420" w:type="dxa"/>
            <w:tcBorders>
              <w:top w:val="single" w:sz="3" w:space="0" w:color="000000"/>
              <w:left w:val="single" w:sz="3" w:space="0" w:color="000000"/>
              <w:bottom w:val="single" w:sz="3" w:space="0" w:color="000000"/>
              <w:right w:val="single" w:sz="3" w:space="0" w:color="000000"/>
            </w:tcBorders>
            <w:shd w:val="solid" w:color="FFFFFF" w:fill="auto"/>
            <w:tcMar>
              <w:top w:w="140" w:type="dxa"/>
              <w:left w:w="80" w:type="dxa"/>
              <w:bottom w:w="70" w:type="dxa"/>
              <w:right w:w="40" w:type="dxa"/>
            </w:tcMar>
          </w:tcPr>
          <w:p w14:paraId="7B144D00" w14:textId="77777777" w:rsidR="009045A3" w:rsidRPr="00BC7581" w:rsidRDefault="009045A3" w:rsidP="00B37EF3">
            <w:pPr>
              <w:pStyle w:val="HeadingRunIn"/>
            </w:pPr>
            <w:r w:rsidRPr="00BC7581">
              <w:t>7</w:t>
            </w:r>
          </w:p>
        </w:tc>
        <w:tc>
          <w:tcPr>
            <w:tcW w:w="3060" w:type="dxa"/>
            <w:tcBorders>
              <w:top w:val="single" w:sz="3" w:space="0" w:color="000000"/>
              <w:left w:val="nil"/>
              <w:bottom w:val="single" w:sz="3" w:space="0" w:color="000000"/>
              <w:right w:val="nil"/>
            </w:tcBorders>
            <w:shd w:val="solid" w:color="FFFFFF" w:fill="auto"/>
            <w:tcMar>
              <w:top w:w="140" w:type="dxa"/>
              <w:left w:w="80" w:type="dxa"/>
              <w:bottom w:w="70" w:type="dxa"/>
              <w:right w:w="40" w:type="dxa"/>
            </w:tcMar>
          </w:tcPr>
          <w:p w14:paraId="54DAEB6A" w14:textId="759D79CE" w:rsidR="009045A3" w:rsidRPr="00BC7581" w:rsidRDefault="009045A3" w:rsidP="00B37EF3">
            <w:pPr>
              <w:pStyle w:val="HeadingRunIn"/>
            </w:pPr>
            <w:r w:rsidRPr="00BC7581">
              <w:t xml:space="preserve">TOA &gt; </w:t>
            </w:r>
            <w:ins w:id="2640" w:author="Titus Ellison" w:date="2022-10-18T18:23:00Z">
              <w:r w:rsidR="00C040FD" w:rsidRPr="00C040FD">
                <w:rPr>
                  <w:rStyle w:val="Toggle"/>
                  <w:rPrChange w:id="2641" w:author="Titus Ellison" w:date="2022-10-18T18:24:00Z">
                    <w:rPr/>
                  </w:rPrChange>
                </w:rPr>
                <w:t>[UNITS [</w:t>
              </w:r>
            </w:ins>
            <w:r w:rsidRPr="00C040FD">
              <w:rPr>
                <w:rStyle w:val="Toggle"/>
                <w:rPrChange w:id="2642" w:author="Titus Ellison" w:date="2022-10-18T18:24:00Z">
                  <w:rPr/>
                </w:rPrChange>
              </w:rPr>
              <w:t>21°C</w:t>
            </w:r>
            <w:ins w:id="2643" w:author="Titus Ellison" w:date="2022-10-18T18:23:00Z">
              <w:r w:rsidR="00C040FD" w:rsidRPr="00C040FD">
                <w:rPr>
                  <w:rStyle w:val="Toggle"/>
                  <w:rPrChange w:id="2644" w:author="Titus Ellison" w:date="2022-10-18T18:24:00Z">
                    <w:rPr/>
                  </w:rPrChange>
                </w:rPr>
                <w:t>]</w:t>
              </w:r>
            </w:ins>
            <w:r w:rsidRPr="00C040FD">
              <w:rPr>
                <w:rStyle w:val="Toggle"/>
                <w:rPrChange w:id="2645" w:author="Titus Ellison" w:date="2022-10-18T18:24:00Z">
                  <w:rPr/>
                </w:rPrChange>
              </w:rPr>
              <w:t xml:space="preserve"> </w:t>
            </w:r>
            <w:ins w:id="2646" w:author="Titus Ellison" w:date="2022-10-18T18:23:00Z">
              <w:r w:rsidR="00C040FD" w:rsidRPr="00C040FD">
                <w:rPr>
                  <w:rStyle w:val="Toggle"/>
                  <w:rPrChange w:id="2647" w:author="Titus Ellison" w:date="2022-10-18T18:24:00Z">
                    <w:rPr/>
                  </w:rPrChange>
                </w:rPr>
                <w:t>[</w:t>
              </w:r>
            </w:ins>
            <w:del w:id="2648" w:author="Titus Ellison" w:date="2022-10-18T18:23:00Z">
              <w:r w:rsidRPr="00C040FD" w:rsidDel="00C040FD">
                <w:rPr>
                  <w:rStyle w:val="Toggle"/>
                  <w:rPrChange w:id="2649" w:author="Titus Ellison" w:date="2022-10-18T18:24:00Z">
                    <w:rPr/>
                  </w:rPrChange>
                </w:rPr>
                <w:delText>(</w:delText>
              </w:r>
            </w:del>
            <w:r w:rsidRPr="00C040FD">
              <w:rPr>
                <w:rStyle w:val="Toggle"/>
                <w:rPrChange w:id="2650" w:author="Titus Ellison" w:date="2022-10-18T18:24:00Z">
                  <w:rPr/>
                </w:rPrChange>
              </w:rPr>
              <w:t>69°F</w:t>
            </w:r>
            <w:ins w:id="2651" w:author="Titus Ellison" w:date="2022-10-18T18:23:00Z">
              <w:r w:rsidR="00C040FD" w:rsidRPr="00C040FD">
                <w:rPr>
                  <w:rStyle w:val="Toggle"/>
                  <w:rPrChange w:id="2652" w:author="Titus Ellison" w:date="2022-10-18T18:24:00Z">
                    <w:rPr/>
                  </w:rPrChange>
                </w:rPr>
                <w:t>]]</w:t>
              </w:r>
            </w:ins>
            <w:del w:id="2653" w:author="Titus Ellison" w:date="2022-10-18T18:23:00Z">
              <w:r w:rsidRPr="00BC7581" w:rsidDel="00C040FD">
                <w:delText>)</w:delText>
              </w:r>
            </w:del>
          </w:p>
        </w:tc>
      </w:tr>
      <w:tr w:rsidR="00E00634" w14:paraId="2A1C6EA9" w14:textId="77777777" w:rsidTr="00F67865">
        <w:trPr>
          <w:cantSplit/>
        </w:trPr>
        <w:tc>
          <w:tcPr>
            <w:tcW w:w="2970" w:type="dxa"/>
            <w:tcBorders>
              <w:top w:val="single" w:sz="3" w:space="0" w:color="000000"/>
              <w:left w:val="nil"/>
              <w:bottom w:val="single" w:sz="3" w:space="0" w:color="000000"/>
              <w:right w:val="nil"/>
            </w:tcBorders>
            <w:shd w:val="solid" w:color="FFFFFF" w:fill="auto"/>
            <w:tcMar>
              <w:top w:w="140" w:type="dxa"/>
              <w:left w:w="80" w:type="dxa"/>
              <w:bottom w:w="70" w:type="dxa"/>
              <w:right w:w="40" w:type="dxa"/>
            </w:tcMar>
          </w:tcPr>
          <w:p w14:paraId="4EF05EB1" w14:textId="1624352C" w:rsidR="009045A3" w:rsidRPr="00BC7581" w:rsidRDefault="00707FB2">
            <w:pPr>
              <w:pStyle w:val="HeadingRunIn"/>
              <w:ind w:left="-81"/>
              <w:pPrChange w:id="2654" w:author="Reece Kiriu" w:date="2022-12-07T16:13:00Z">
                <w:pPr>
                  <w:pStyle w:val="HeadingRunIn"/>
                </w:pPr>
              </w:pPrChange>
            </w:pPr>
            <w:ins w:id="2655" w:author="Reece Kiriu" w:date="2022-12-07T12:08:00Z">
              <w:r>
                <w:rPr>
                  <w:rStyle w:val="Toggle"/>
                </w:rPr>
                <w:t xml:space="preserve">[AND </w:t>
              </w:r>
            </w:ins>
            <w:ins w:id="2656" w:author="Reece Kiriu" w:date="2022-10-28T19:49:00Z">
              <w:r w:rsidR="00F31B8C" w:rsidRPr="006443C9">
                <w:rPr>
                  <w:rStyle w:val="Toggle"/>
                </w:rPr>
                <w:t>[</w:t>
              </w:r>
              <w:r w:rsidR="00F31B8C">
                <w:rPr>
                  <w:rStyle w:val="Toggle"/>
                </w:rPr>
                <w:t xml:space="preserve">ANY </w:t>
              </w:r>
              <w:r w:rsidR="00F31B8C" w:rsidRPr="006443C9">
                <w:rPr>
                  <w:rStyle w:val="Toggle"/>
                </w:rPr>
                <w:t>CCZ CA</w:t>
              </w:r>
              <w:r w:rsidR="00F31B8C">
                <w:rPr>
                  <w:rStyle w:val="Toggle"/>
                </w:rPr>
                <w:t>1 CA3 CA5 CA11 CA12 CA13 CA14 CA15 CA16</w:t>
              </w:r>
            </w:ins>
            <w:ins w:id="2657" w:author="Reece Kiriu" w:date="2022-12-07T12:09:00Z">
              <w:r>
                <w:rPr>
                  <w:rStyle w:val="Toggle"/>
                </w:rPr>
                <w:t>] [ANY</w:t>
              </w:r>
            </w:ins>
            <w:ins w:id="2658" w:author="Reece Kiriu" w:date="2022-10-28T19:49:00Z">
              <w:r w:rsidR="00F31B8C" w:rsidRPr="006443C9">
                <w:rPr>
                  <w:rStyle w:val="Toggle"/>
                </w:rPr>
                <w:t xml:space="preserve"> ECON_HL </w:t>
              </w:r>
              <w:r w:rsidR="00F31B8C">
                <w:rPr>
                  <w:rStyle w:val="Toggle"/>
                </w:rPr>
                <w:t>DIFF</w:t>
              </w:r>
              <w:r w:rsidR="00F31B8C" w:rsidRPr="006443C9">
                <w:rPr>
                  <w:rStyle w:val="Toggle"/>
                </w:rPr>
                <w:t>DB FXDIFFDB</w:t>
              </w:r>
            </w:ins>
            <w:proofErr w:type="gramStart"/>
            <w:ins w:id="2659" w:author="Reece Kiriu" w:date="2022-12-07T12:09:00Z">
              <w:r>
                <w:rPr>
                  <w:rStyle w:val="Toggle"/>
                </w:rPr>
                <w:t>]</w:t>
              </w:r>
            </w:ins>
            <w:ins w:id="2660" w:author="Reece Kiriu" w:date="2022-10-28T19:49:00Z">
              <w:r w:rsidR="00F31B8C" w:rsidRPr="006443C9">
                <w:rPr>
                  <w:rStyle w:val="Toggle"/>
                </w:rPr>
                <w:t>]</w:t>
              </w:r>
            </w:ins>
            <w:r w:rsidR="009045A3" w:rsidRPr="00BC7581">
              <w:t>Differential</w:t>
            </w:r>
            <w:proofErr w:type="gramEnd"/>
            <w:r w:rsidR="009045A3" w:rsidRPr="00BC7581">
              <w:t xml:space="preserve"> </w:t>
            </w:r>
            <w:r w:rsidR="009045A3">
              <w:rPr>
                <w:rFonts w:cs="Times New Roman PS MT"/>
                <w:szCs w:val="18"/>
              </w:rPr>
              <w:t>dry bulb</w:t>
            </w:r>
          </w:p>
        </w:tc>
        <w:tc>
          <w:tcPr>
            <w:tcW w:w="3420" w:type="dxa"/>
            <w:tcBorders>
              <w:top w:val="single" w:sz="3" w:space="0" w:color="000000"/>
              <w:left w:val="single" w:sz="3" w:space="0" w:color="000000"/>
              <w:bottom w:val="single" w:sz="3" w:space="0" w:color="000000"/>
              <w:right w:val="single" w:sz="3" w:space="0" w:color="000000"/>
            </w:tcBorders>
            <w:shd w:val="solid" w:color="FFFFFF" w:fill="auto"/>
            <w:tcMar>
              <w:top w:w="140" w:type="dxa"/>
              <w:left w:w="80" w:type="dxa"/>
              <w:bottom w:w="70" w:type="dxa"/>
              <w:right w:w="40" w:type="dxa"/>
            </w:tcMar>
          </w:tcPr>
          <w:p w14:paraId="766D7E58" w14:textId="42C84FA8" w:rsidR="009045A3" w:rsidRPr="00BC7581" w:rsidRDefault="009045A3" w:rsidP="00B37EF3">
            <w:pPr>
              <w:pStyle w:val="HeadingRunIn"/>
            </w:pPr>
            <w:r w:rsidRPr="00BC7581">
              <w:t>1, 3, 5, 11</w:t>
            </w:r>
            <w:r>
              <w:rPr>
                <w:rFonts w:cs="Times New Roman PS MT"/>
                <w:szCs w:val="18"/>
              </w:rPr>
              <w:t xml:space="preserve"> to </w:t>
            </w:r>
            <w:r w:rsidRPr="00BC7581">
              <w:t>16</w:t>
            </w:r>
          </w:p>
        </w:tc>
        <w:tc>
          <w:tcPr>
            <w:tcW w:w="3060" w:type="dxa"/>
            <w:tcBorders>
              <w:top w:val="single" w:sz="3" w:space="0" w:color="000000"/>
              <w:left w:val="nil"/>
              <w:bottom w:val="single" w:sz="3" w:space="0" w:color="000000"/>
              <w:right w:val="nil"/>
            </w:tcBorders>
            <w:shd w:val="solid" w:color="FFFFFF" w:fill="auto"/>
            <w:tcMar>
              <w:top w:w="140" w:type="dxa"/>
              <w:left w:w="80" w:type="dxa"/>
              <w:bottom w:w="70" w:type="dxa"/>
              <w:right w:w="40" w:type="dxa"/>
            </w:tcMar>
          </w:tcPr>
          <w:p w14:paraId="6194F233" w14:textId="77777777" w:rsidR="009045A3" w:rsidRPr="00BC7581" w:rsidRDefault="009045A3" w:rsidP="00B37EF3">
            <w:pPr>
              <w:pStyle w:val="HeadingRunIn"/>
            </w:pPr>
            <w:r w:rsidRPr="00BC7581">
              <w:t>TOA &gt; TRA</w:t>
            </w:r>
          </w:p>
        </w:tc>
      </w:tr>
      <w:tr w:rsidR="00E00634" w14:paraId="270A0070" w14:textId="77777777" w:rsidTr="00FC166A">
        <w:trPr>
          <w:cantSplit/>
        </w:trPr>
        <w:tc>
          <w:tcPr>
            <w:tcW w:w="2970" w:type="dxa"/>
            <w:tcBorders>
              <w:top w:val="single" w:sz="3" w:space="0" w:color="000000"/>
              <w:left w:val="nil"/>
              <w:bottom w:val="single" w:sz="3" w:space="0" w:color="000000"/>
              <w:right w:val="nil"/>
            </w:tcBorders>
            <w:shd w:val="solid" w:color="FFFFFF" w:fill="auto"/>
          </w:tcPr>
          <w:p w14:paraId="1FCE24F6" w14:textId="70EFC9E7" w:rsidR="009045A3" w:rsidRPr="00BC7581" w:rsidRDefault="00707FB2" w:rsidP="00B37EF3">
            <w:pPr>
              <w:pStyle w:val="HeadingRunIn"/>
            </w:pPr>
            <w:ins w:id="2661" w:author="Reece Kiriu" w:date="2022-12-07T12:09:00Z">
              <w:r>
                <w:rPr>
                  <w:rStyle w:val="Toggle"/>
                </w:rPr>
                <w:t xml:space="preserve">[AND </w:t>
              </w:r>
            </w:ins>
            <w:ins w:id="2662" w:author="Reece Kiriu" w:date="2022-10-28T19:50:00Z">
              <w:r w:rsidR="00F31B8C" w:rsidRPr="006443C9">
                <w:rPr>
                  <w:rStyle w:val="Toggle"/>
                </w:rPr>
                <w:t>[</w:t>
              </w:r>
              <w:r w:rsidR="00F31B8C">
                <w:rPr>
                  <w:rStyle w:val="Toggle"/>
                </w:rPr>
                <w:t xml:space="preserve">ANY </w:t>
              </w:r>
              <w:r w:rsidR="00F31B8C" w:rsidRPr="006443C9">
                <w:rPr>
                  <w:rStyle w:val="Toggle"/>
                </w:rPr>
                <w:t>CCZ CA</w:t>
              </w:r>
              <w:r w:rsidR="00F31B8C">
                <w:rPr>
                  <w:rStyle w:val="Toggle"/>
                </w:rPr>
                <w:t>2 CA4 CA10</w:t>
              </w:r>
            </w:ins>
            <w:ins w:id="2663" w:author="Reece Kiriu" w:date="2022-12-07T12:09:00Z">
              <w:r>
                <w:rPr>
                  <w:rStyle w:val="Toggle"/>
                </w:rPr>
                <w:t>] [ANY</w:t>
              </w:r>
            </w:ins>
            <w:ins w:id="2664" w:author="Reece Kiriu" w:date="2022-10-28T19:50:00Z">
              <w:r w:rsidR="00F31B8C" w:rsidRPr="006443C9">
                <w:rPr>
                  <w:rStyle w:val="Toggle"/>
                </w:rPr>
                <w:t xml:space="preserve"> ECON_HL </w:t>
              </w:r>
              <w:r w:rsidR="00F31B8C">
                <w:rPr>
                  <w:rStyle w:val="Toggle"/>
                </w:rPr>
                <w:t>DIFF</w:t>
              </w:r>
              <w:r w:rsidR="00F31B8C" w:rsidRPr="006443C9">
                <w:rPr>
                  <w:rStyle w:val="Toggle"/>
                </w:rPr>
                <w:t>DB FXDIFFDB</w:t>
              </w:r>
            </w:ins>
            <w:proofErr w:type="gramStart"/>
            <w:ins w:id="2665" w:author="Reece Kiriu" w:date="2022-12-07T12:09:00Z">
              <w:r>
                <w:rPr>
                  <w:rStyle w:val="Toggle"/>
                </w:rPr>
                <w:t>]</w:t>
              </w:r>
            </w:ins>
            <w:ins w:id="2666" w:author="Reece Kiriu" w:date="2022-10-28T19:50:00Z">
              <w:r w:rsidR="00F31B8C" w:rsidRPr="006443C9">
                <w:rPr>
                  <w:rStyle w:val="Toggle"/>
                </w:rPr>
                <w:t>]</w:t>
              </w:r>
              <w:r w:rsidR="00F31B8C" w:rsidRPr="00BC7581">
                <w:t>Differential</w:t>
              </w:r>
              <w:proofErr w:type="gramEnd"/>
              <w:r w:rsidR="00F31B8C" w:rsidRPr="00BC7581">
                <w:t xml:space="preserve"> </w:t>
              </w:r>
              <w:r w:rsidR="00F31B8C">
                <w:rPr>
                  <w:rFonts w:cs="Times New Roman PS MT"/>
                  <w:szCs w:val="18"/>
                </w:rPr>
                <w:t>dry bulb</w:t>
              </w:r>
            </w:ins>
          </w:p>
        </w:tc>
        <w:tc>
          <w:tcPr>
            <w:tcW w:w="3420" w:type="dxa"/>
            <w:tcBorders>
              <w:top w:val="single" w:sz="3" w:space="0" w:color="000000"/>
              <w:left w:val="single" w:sz="3" w:space="0" w:color="000000"/>
              <w:bottom w:val="single" w:sz="3" w:space="0" w:color="000000"/>
              <w:right w:val="single" w:sz="3" w:space="0" w:color="000000"/>
            </w:tcBorders>
            <w:shd w:val="solid" w:color="FFFFFF" w:fill="auto"/>
            <w:tcMar>
              <w:top w:w="140" w:type="dxa"/>
              <w:left w:w="80" w:type="dxa"/>
              <w:bottom w:w="70" w:type="dxa"/>
              <w:right w:w="40" w:type="dxa"/>
            </w:tcMar>
          </w:tcPr>
          <w:p w14:paraId="426CA37F" w14:textId="77777777" w:rsidR="009045A3" w:rsidRPr="00BC7581" w:rsidRDefault="009045A3" w:rsidP="00B37EF3">
            <w:pPr>
              <w:pStyle w:val="HeadingRunIn"/>
            </w:pPr>
            <w:r w:rsidRPr="00BC7581">
              <w:t>2, 4, 10</w:t>
            </w:r>
          </w:p>
        </w:tc>
        <w:tc>
          <w:tcPr>
            <w:tcW w:w="3060" w:type="dxa"/>
            <w:tcBorders>
              <w:top w:val="single" w:sz="3" w:space="0" w:color="000000"/>
              <w:left w:val="nil"/>
              <w:bottom w:val="single" w:sz="3" w:space="0" w:color="000000"/>
              <w:right w:val="nil"/>
            </w:tcBorders>
            <w:shd w:val="solid" w:color="FFFFFF" w:fill="auto"/>
            <w:tcMar>
              <w:top w:w="140" w:type="dxa"/>
              <w:left w:w="80" w:type="dxa"/>
              <w:bottom w:w="70" w:type="dxa"/>
              <w:right w:w="40" w:type="dxa"/>
            </w:tcMar>
          </w:tcPr>
          <w:p w14:paraId="5CC90678" w14:textId="554FD5C1" w:rsidR="009045A3" w:rsidRPr="00BC7581" w:rsidRDefault="009045A3" w:rsidP="00B37EF3">
            <w:pPr>
              <w:pStyle w:val="HeadingRunIn"/>
            </w:pPr>
            <w:r w:rsidRPr="00BC7581">
              <w:t xml:space="preserve">TOA &gt; TRA – </w:t>
            </w:r>
            <w:ins w:id="2667" w:author="Titus Ellison" w:date="2022-10-18T18:25:00Z">
              <w:r w:rsidR="00C040FD" w:rsidRPr="00C040FD">
                <w:rPr>
                  <w:rStyle w:val="Toggle"/>
                  <w:rPrChange w:id="2668" w:author="Titus Ellison" w:date="2022-10-18T18:25:00Z">
                    <w:rPr/>
                  </w:rPrChange>
                </w:rPr>
                <w:t>[UNITS [</w:t>
              </w:r>
            </w:ins>
            <w:r w:rsidRPr="00C040FD">
              <w:rPr>
                <w:rStyle w:val="Toggle"/>
                <w:rPrChange w:id="2669" w:author="Titus Ellison" w:date="2022-10-18T18:25:00Z">
                  <w:rPr/>
                </w:rPrChange>
              </w:rPr>
              <w:t>1°C</w:t>
            </w:r>
            <w:ins w:id="2670" w:author="Titus Ellison" w:date="2022-10-18T18:25:00Z">
              <w:r w:rsidR="00C040FD" w:rsidRPr="00C040FD">
                <w:rPr>
                  <w:rStyle w:val="Toggle"/>
                  <w:rPrChange w:id="2671" w:author="Titus Ellison" w:date="2022-10-18T18:25:00Z">
                    <w:rPr/>
                  </w:rPrChange>
                </w:rPr>
                <w:t>]</w:t>
              </w:r>
            </w:ins>
            <w:r w:rsidRPr="00C040FD">
              <w:rPr>
                <w:rStyle w:val="Toggle"/>
                <w:rPrChange w:id="2672" w:author="Titus Ellison" w:date="2022-10-18T18:25:00Z">
                  <w:rPr/>
                </w:rPrChange>
              </w:rPr>
              <w:t xml:space="preserve"> </w:t>
            </w:r>
            <w:ins w:id="2673" w:author="Titus Ellison" w:date="2022-10-18T18:25:00Z">
              <w:r w:rsidR="00C040FD" w:rsidRPr="00C040FD">
                <w:rPr>
                  <w:rStyle w:val="Toggle"/>
                  <w:rPrChange w:id="2674" w:author="Titus Ellison" w:date="2022-10-18T18:25:00Z">
                    <w:rPr/>
                  </w:rPrChange>
                </w:rPr>
                <w:t>[</w:t>
              </w:r>
            </w:ins>
            <w:del w:id="2675" w:author="Titus Ellison" w:date="2022-10-18T18:25:00Z">
              <w:r w:rsidRPr="00C040FD" w:rsidDel="00C040FD">
                <w:rPr>
                  <w:rStyle w:val="Toggle"/>
                  <w:rPrChange w:id="2676" w:author="Titus Ellison" w:date="2022-10-18T18:25:00Z">
                    <w:rPr/>
                  </w:rPrChange>
                </w:rPr>
                <w:delText>(</w:delText>
              </w:r>
            </w:del>
            <w:r w:rsidRPr="00C040FD">
              <w:rPr>
                <w:rStyle w:val="Toggle"/>
                <w:rPrChange w:id="2677" w:author="Titus Ellison" w:date="2022-10-18T18:25:00Z">
                  <w:rPr/>
                </w:rPrChange>
              </w:rPr>
              <w:t>2°F</w:t>
            </w:r>
            <w:ins w:id="2678" w:author="Titus Ellison" w:date="2022-10-18T18:25:00Z">
              <w:r w:rsidR="00C040FD" w:rsidRPr="00C040FD">
                <w:rPr>
                  <w:rStyle w:val="Toggle"/>
                  <w:rPrChange w:id="2679" w:author="Titus Ellison" w:date="2022-10-18T18:25:00Z">
                    <w:rPr/>
                  </w:rPrChange>
                </w:rPr>
                <w:t>]]</w:t>
              </w:r>
            </w:ins>
            <w:del w:id="2680" w:author="Titus Ellison" w:date="2022-10-18T18:25:00Z">
              <w:r w:rsidRPr="00BC7581" w:rsidDel="00C040FD">
                <w:delText>)</w:delText>
              </w:r>
            </w:del>
          </w:p>
        </w:tc>
      </w:tr>
      <w:tr w:rsidR="00E00634" w14:paraId="0B211E90" w14:textId="77777777" w:rsidTr="00FC166A">
        <w:trPr>
          <w:cantSplit/>
        </w:trPr>
        <w:tc>
          <w:tcPr>
            <w:tcW w:w="2970" w:type="dxa"/>
            <w:tcBorders>
              <w:top w:val="single" w:sz="3" w:space="0" w:color="000000"/>
              <w:left w:val="nil"/>
              <w:bottom w:val="single" w:sz="3" w:space="0" w:color="000000"/>
              <w:right w:val="nil"/>
            </w:tcBorders>
            <w:shd w:val="solid" w:color="FFFFFF" w:fill="auto"/>
          </w:tcPr>
          <w:p w14:paraId="45BF902B" w14:textId="41BA34EA" w:rsidR="009045A3" w:rsidRPr="00BC7581" w:rsidRDefault="00F31B8C" w:rsidP="00B37EF3">
            <w:pPr>
              <w:pStyle w:val="HeadingRunIn"/>
            </w:pPr>
            <w:ins w:id="2681" w:author="Reece Kiriu" w:date="2022-10-28T19:50:00Z">
              <w:r w:rsidRPr="006443C9">
                <w:rPr>
                  <w:rStyle w:val="Toggle"/>
                </w:rPr>
                <w:t>[</w:t>
              </w:r>
            </w:ins>
            <w:ins w:id="2682" w:author="Reece Kiriu" w:date="2022-12-07T12:09:00Z">
              <w:r w:rsidR="00707FB2">
                <w:rPr>
                  <w:rStyle w:val="Toggle"/>
                </w:rPr>
                <w:t>AND [</w:t>
              </w:r>
            </w:ins>
            <w:ins w:id="2683" w:author="Reece Kiriu" w:date="2022-10-28T19:50:00Z">
              <w:r>
                <w:rPr>
                  <w:rStyle w:val="Toggle"/>
                </w:rPr>
                <w:t xml:space="preserve">ANY </w:t>
              </w:r>
              <w:r w:rsidRPr="006443C9">
                <w:rPr>
                  <w:rStyle w:val="Toggle"/>
                </w:rPr>
                <w:t>CCZ CA</w:t>
              </w:r>
              <w:r>
                <w:rPr>
                  <w:rStyle w:val="Toggle"/>
                </w:rPr>
                <w:t>6 CA8 CA9</w:t>
              </w:r>
            </w:ins>
            <w:ins w:id="2684" w:author="Reece Kiriu" w:date="2022-12-07T12:09:00Z">
              <w:r w:rsidR="00707FB2">
                <w:rPr>
                  <w:rStyle w:val="Toggle"/>
                </w:rPr>
                <w:t>] [ANY</w:t>
              </w:r>
            </w:ins>
            <w:ins w:id="2685" w:author="Reece Kiriu" w:date="2022-10-28T19:50:00Z">
              <w:r w:rsidRPr="006443C9">
                <w:rPr>
                  <w:rStyle w:val="Toggle"/>
                </w:rPr>
                <w:t xml:space="preserve"> ECON_HL </w:t>
              </w:r>
              <w:r>
                <w:rPr>
                  <w:rStyle w:val="Toggle"/>
                </w:rPr>
                <w:t>DIFF</w:t>
              </w:r>
              <w:r w:rsidRPr="006443C9">
                <w:rPr>
                  <w:rStyle w:val="Toggle"/>
                </w:rPr>
                <w:t>DB FXDIFFDB</w:t>
              </w:r>
            </w:ins>
            <w:proofErr w:type="gramStart"/>
            <w:ins w:id="2686" w:author="Reece Kiriu" w:date="2022-12-07T12:09:00Z">
              <w:r w:rsidR="00707FB2">
                <w:rPr>
                  <w:rStyle w:val="Toggle"/>
                </w:rPr>
                <w:t>]</w:t>
              </w:r>
            </w:ins>
            <w:ins w:id="2687" w:author="Reece Kiriu" w:date="2022-10-28T19:50:00Z">
              <w:r w:rsidRPr="006443C9">
                <w:rPr>
                  <w:rStyle w:val="Toggle"/>
                </w:rPr>
                <w:t>]</w:t>
              </w:r>
              <w:r w:rsidRPr="00BC7581">
                <w:t>Differential</w:t>
              </w:r>
              <w:proofErr w:type="gramEnd"/>
              <w:r w:rsidRPr="00BC7581">
                <w:t xml:space="preserve"> </w:t>
              </w:r>
              <w:r>
                <w:rPr>
                  <w:rFonts w:cs="Times New Roman PS MT"/>
                  <w:szCs w:val="18"/>
                </w:rPr>
                <w:t>dry bulb</w:t>
              </w:r>
            </w:ins>
          </w:p>
        </w:tc>
        <w:tc>
          <w:tcPr>
            <w:tcW w:w="3420" w:type="dxa"/>
            <w:tcBorders>
              <w:top w:val="single" w:sz="3" w:space="0" w:color="000000"/>
              <w:left w:val="single" w:sz="3" w:space="0" w:color="000000"/>
              <w:bottom w:val="single" w:sz="3" w:space="0" w:color="000000"/>
              <w:right w:val="single" w:sz="3" w:space="0" w:color="000000"/>
            </w:tcBorders>
            <w:shd w:val="solid" w:color="FFFFFF" w:fill="auto"/>
            <w:tcMar>
              <w:top w:w="140" w:type="dxa"/>
              <w:left w:w="80" w:type="dxa"/>
              <w:bottom w:w="70" w:type="dxa"/>
              <w:right w:w="40" w:type="dxa"/>
            </w:tcMar>
          </w:tcPr>
          <w:p w14:paraId="610AA666" w14:textId="77777777" w:rsidR="009045A3" w:rsidRPr="00BC7581" w:rsidRDefault="009045A3" w:rsidP="00B37EF3">
            <w:pPr>
              <w:pStyle w:val="HeadingRunIn"/>
            </w:pPr>
            <w:r w:rsidRPr="00BC7581">
              <w:t>6, 8, 9</w:t>
            </w:r>
          </w:p>
        </w:tc>
        <w:tc>
          <w:tcPr>
            <w:tcW w:w="3060" w:type="dxa"/>
            <w:tcBorders>
              <w:top w:val="single" w:sz="3" w:space="0" w:color="000000"/>
              <w:left w:val="nil"/>
              <w:bottom w:val="single" w:sz="3" w:space="0" w:color="000000"/>
              <w:right w:val="nil"/>
            </w:tcBorders>
            <w:shd w:val="solid" w:color="FFFFFF" w:fill="auto"/>
            <w:tcMar>
              <w:top w:w="140" w:type="dxa"/>
              <w:left w:w="80" w:type="dxa"/>
              <w:bottom w:w="70" w:type="dxa"/>
              <w:right w:w="40" w:type="dxa"/>
            </w:tcMar>
          </w:tcPr>
          <w:p w14:paraId="709E7CA8" w14:textId="3E4B6E6E" w:rsidR="009045A3" w:rsidRPr="00BC7581" w:rsidRDefault="009045A3" w:rsidP="00B37EF3">
            <w:pPr>
              <w:pStyle w:val="HeadingRunIn"/>
            </w:pPr>
            <w:r w:rsidRPr="00BC7581">
              <w:t xml:space="preserve">TOA &gt; TRA </w:t>
            </w:r>
            <w:proofErr w:type="gramStart"/>
            <w:r w:rsidRPr="00BC7581">
              <w:t>–</w:t>
            </w:r>
            <w:ins w:id="2688" w:author="Titus Ellison" w:date="2022-10-18T18:25:00Z">
              <w:r w:rsidR="00C040FD" w:rsidRPr="00C040FD">
                <w:rPr>
                  <w:rStyle w:val="Toggle"/>
                  <w:rPrChange w:id="2689" w:author="Titus Ellison" w:date="2022-10-18T18:25:00Z">
                    <w:rPr/>
                  </w:rPrChange>
                </w:rPr>
                <w:t>[</w:t>
              </w:r>
              <w:proofErr w:type="gramEnd"/>
              <w:r w:rsidR="00C040FD" w:rsidRPr="00C040FD">
                <w:rPr>
                  <w:rStyle w:val="Toggle"/>
                  <w:rPrChange w:id="2690" w:author="Titus Ellison" w:date="2022-10-18T18:25:00Z">
                    <w:rPr/>
                  </w:rPrChange>
                </w:rPr>
                <w:t>UNITS [</w:t>
              </w:r>
            </w:ins>
            <w:r w:rsidRPr="00C040FD">
              <w:rPr>
                <w:rStyle w:val="Toggle"/>
                <w:rPrChange w:id="2691" w:author="Titus Ellison" w:date="2022-10-18T18:25:00Z">
                  <w:rPr/>
                </w:rPrChange>
              </w:rPr>
              <w:t>2°C</w:t>
            </w:r>
            <w:ins w:id="2692" w:author="Titus Ellison" w:date="2022-10-18T18:25:00Z">
              <w:r w:rsidR="00C040FD" w:rsidRPr="00C040FD">
                <w:rPr>
                  <w:rStyle w:val="Toggle"/>
                  <w:rPrChange w:id="2693" w:author="Titus Ellison" w:date="2022-10-18T18:25:00Z">
                    <w:rPr/>
                  </w:rPrChange>
                </w:rPr>
                <w:t>]</w:t>
              </w:r>
            </w:ins>
            <w:r w:rsidRPr="00C040FD">
              <w:rPr>
                <w:rStyle w:val="Toggle"/>
                <w:rPrChange w:id="2694" w:author="Titus Ellison" w:date="2022-10-18T18:25:00Z">
                  <w:rPr/>
                </w:rPrChange>
              </w:rPr>
              <w:t xml:space="preserve"> </w:t>
            </w:r>
            <w:ins w:id="2695" w:author="Titus Ellison" w:date="2022-10-18T18:25:00Z">
              <w:r w:rsidR="00C040FD" w:rsidRPr="00C040FD">
                <w:rPr>
                  <w:rStyle w:val="Toggle"/>
                  <w:rPrChange w:id="2696" w:author="Titus Ellison" w:date="2022-10-18T18:25:00Z">
                    <w:rPr/>
                  </w:rPrChange>
                </w:rPr>
                <w:t>[</w:t>
              </w:r>
            </w:ins>
            <w:del w:id="2697" w:author="Titus Ellison" w:date="2022-10-18T18:25:00Z">
              <w:r w:rsidRPr="00C040FD" w:rsidDel="00C040FD">
                <w:rPr>
                  <w:rStyle w:val="Toggle"/>
                  <w:rPrChange w:id="2698" w:author="Titus Ellison" w:date="2022-10-18T18:25:00Z">
                    <w:rPr/>
                  </w:rPrChange>
                </w:rPr>
                <w:delText>(</w:delText>
              </w:r>
            </w:del>
            <w:r w:rsidRPr="00C040FD">
              <w:rPr>
                <w:rStyle w:val="Toggle"/>
                <w:rPrChange w:id="2699" w:author="Titus Ellison" w:date="2022-10-18T18:25:00Z">
                  <w:rPr/>
                </w:rPrChange>
              </w:rPr>
              <w:t>4°F</w:t>
            </w:r>
            <w:ins w:id="2700" w:author="Titus Ellison" w:date="2022-10-18T18:25:00Z">
              <w:r w:rsidR="00C040FD" w:rsidRPr="00C040FD">
                <w:rPr>
                  <w:rStyle w:val="Toggle"/>
                  <w:rPrChange w:id="2701" w:author="Titus Ellison" w:date="2022-10-18T18:25:00Z">
                    <w:rPr/>
                  </w:rPrChange>
                </w:rPr>
                <w:t>]]</w:t>
              </w:r>
            </w:ins>
            <w:del w:id="2702" w:author="Titus Ellison" w:date="2022-10-18T18:25:00Z">
              <w:r w:rsidRPr="00BC7581" w:rsidDel="00C040FD">
                <w:delText>)</w:delText>
              </w:r>
            </w:del>
          </w:p>
        </w:tc>
      </w:tr>
      <w:tr w:rsidR="00E00634" w14:paraId="459BFD86" w14:textId="77777777" w:rsidTr="00FC166A">
        <w:trPr>
          <w:cantSplit/>
        </w:trPr>
        <w:tc>
          <w:tcPr>
            <w:tcW w:w="2970" w:type="dxa"/>
            <w:tcBorders>
              <w:top w:val="single" w:sz="3" w:space="0" w:color="000000"/>
              <w:left w:val="nil"/>
              <w:bottom w:val="single" w:sz="3" w:space="0" w:color="000000"/>
              <w:right w:val="nil"/>
            </w:tcBorders>
            <w:shd w:val="solid" w:color="FFFFFF" w:fill="auto"/>
          </w:tcPr>
          <w:p w14:paraId="109E3296" w14:textId="63F9FF20" w:rsidR="009045A3" w:rsidRPr="00BC7581" w:rsidRDefault="00F31B8C" w:rsidP="00B37EF3">
            <w:pPr>
              <w:pStyle w:val="HeadingRunIn"/>
            </w:pPr>
            <w:ins w:id="2703" w:author="Reece Kiriu" w:date="2022-10-28T19:50:00Z">
              <w:r w:rsidRPr="006443C9">
                <w:rPr>
                  <w:rStyle w:val="Toggle"/>
                </w:rPr>
                <w:t>[</w:t>
              </w:r>
            </w:ins>
            <w:ins w:id="2704" w:author="Reece Kiriu" w:date="2022-12-07T12:09:00Z">
              <w:r w:rsidR="00707FB2">
                <w:rPr>
                  <w:rStyle w:val="Toggle"/>
                </w:rPr>
                <w:t>AND [</w:t>
              </w:r>
            </w:ins>
            <w:ins w:id="2705" w:author="Reece Kiriu" w:date="2022-10-28T19:50:00Z">
              <w:r>
                <w:rPr>
                  <w:rStyle w:val="Toggle"/>
                </w:rPr>
                <w:t xml:space="preserve">EQUALS </w:t>
              </w:r>
              <w:r w:rsidRPr="006443C9">
                <w:rPr>
                  <w:rStyle w:val="Toggle"/>
                </w:rPr>
                <w:t>CCZ CA</w:t>
              </w:r>
              <w:r>
                <w:rPr>
                  <w:rStyle w:val="Toggle"/>
                </w:rPr>
                <w:t>7</w:t>
              </w:r>
            </w:ins>
            <w:ins w:id="2706" w:author="Reece Kiriu" w:date="2022-12-07T12:10:00Z">
              <w:r w:rsidR="00707FB2">
                <w:rPr>
                  <w:rStyle w:val="Toggle"/>
                </w:rPr>
                <w:t xml:space="preserve">] [ANY </w:t>
              </w:r>
            </w:ins>
            <w:ins w:id="2707" w:author="Reece Kiriu" w:date="2022-10-28T19:50:00Z">
              <w:r w:rsidRPr="006443C9">
                <w:rPr>
                  <w:rStyle w:val="Toggle"/>
                </w:rPr>
                <w:t xml:space="preserve">ECON_HL </w:t>
              </w:r>
              <w:r>
                <w:rPr>
                  <w:rStyle w:val="Toggle"/>
                </w:rPr>
                <w:t>DIFF</w:t>
              </w:r>
              <w:r w:rsidRPr="006443C9">
                <w:rPr>
                  <w:rStyle w:val="Toggle"/>
                </w:rPr>
                <w:t>DB FXDIFFDB</w:t>
              </w:r>
            </w:ins>
            <w:proofErr w:type="gramStart"/>
            <w:ins w:id="2708" w:author="Reece Kiriu" w:date="2022-12-07T12:10:00Z">
              <w:r w:rsidR="00707FB2">
                <w:rPr>
                  <w:rStyle w:val="Toggle"/>
                </w:rPr>
                <w:t>]</w:t>
              </w:r>
            </w:ins>
            <w:ins w:id="2709" w:author="Reece Kiriu" w:date="2022-10-28T19:50:00Z">
              <w:r w:rsidRPr="006443C9">
                <w:rPr>
                  <w:rStyle w:val="Toggle"/>
                </w:rPr>
                <w:t>]</w:t>
              </w:r>
              <w:r w:rsidRPr="00BC7581">
                <w:t>Differential</w:t>
              </w:r>
              <w:proofErr w:type="gramEnd"/>
              <w:r w:rsidRPr="00BC7581">
                <w:t xml:space="preserve"> </w:t>
              </w:r>
              <w:r>
                <w:rPr>
                  <w:rFonts w:cs="Times New Roman PS MT"/>
                  <w:szCs w:val="18"/>
                </w:rPr>
                <w:t>dry bulb</w:t>
              </w:r>
            </w:ins>
          </w:p>
        </w:tc>
        <w:tc>
          <w:tcPr>
            <w:tcW w:w="3420" w:type="dxa"/>
            <w:tcBorders>
              <w:top w:val="single" w:sz="3" w:space="0" w:color="000000"/>
              <w:left w:val="single" w:sz="3" w:space="0" w:color="000000"/>
              <w:bottom w:val="single" w:sz="3" w:space="0" w:color="000000"/>
              <w:right w:val="single" w:sz="3" w:space="0" w:color="000000"/>
            </w:tcBorders>
            <w:shd w:val="solid" w:color="FFFFFF" w:fill="auto"/>
            <w:tcMar>
              <w:top w:w="140" w:type="dxa"/>
              <w:left w:w="80" w:type="dxa"/>
              <w:bottom w:w="70" w:type="dxa"/>
              <w:right w:w="40" w:type="dxa"/>
            </w:tcMar>
          </w:tcPr>
          <w:p w14:paraId="200767C8" w14:textId="77777777" w:rsidR="009045A3" w:rsidRPr="00BC7581" w:rsidRDefault="009045A3" w:rsidP="00B37EF3">
            <w:pPr>
              <w:pStyle w:val="HeadingRunIn"/>
            </w:pPr>
            <w:r w:rsidRPr="00BC7581">
              <w:t>7</w:t>
            </w:r>
          </w:p>
        </w:tc>
        <w:tc>
          <w:tcPr>
            <w:tcW w:w="3060" w:type="dxa"/>
            <w:tcBorders>
              <w:top w:val="single" w:sz="3" w:space="0" w:color="000000"/>
              <w:left w:val="nil"/>
              <w:bottom w:val="single" w:sz="3" w:space="0" w:color="000000"/>
              <w:right w:val="nil"/>
            </w:tcBorders>
            <w:shd w:val="solid" w:color="FFFFFF" w:fill="auto"/>
            <w:tcMar>
              <w:top w:w="140" w:type="dxa"/>
              <w:left w:w="80" w:type="dxa"/>
              <w:bottom w:w="70" w:type="dxa"/>
              <w:right w:w="40" w:type="dxa"/>
            </w:tcMar>
          </w:tcPr>
          <w:p w14:paraId="57251B7A" w14:textId="6199A19E" w:rsidR="009045A3" w:rsidRPr="00BC7581" w:rsidRDefault="009045A3" w:rsidP="00B37EF3">
            <w:pPr>
              <w:pStyle w:val="HeadingRunIn"/>
            </w:pPr>
            <w:r w:rsidRPr="00BC7581">
              <w:t xml:space="preserve">TOA &gt; TRA – </w:t>
            </w:r>
            <w:ins w:id="2710" w:author="Titus Ellison" w:date="2022-10-18T18:25:00Z">
              <w:r w:rsidR="00C040FD" w:rsidRPr="00C040FD">
                <w:rPr>
                  <w:rStyle w:val="Toggle"/>
                  <w:rPrChange w:id="2711" w:author="Titus Ellison" w:date="2022-10-18T18:26:00Z">
                    <w:rPr/>
                  </w:rPrChange>
                </w:rPr>
                <w:t>[UNITS [</w:t>
              </w:r>
            </w:ins>
            <w:r w:rsidRPr="00C040FD">
              <w:rPr>
                <w:rStyle w:val="Toggle"/>
                <w:rPrChange w:id="2712" w:author="Titus Ellison" w:date="2022-10-18T18:26:00Z">
                  <w:rPr/>
                </w:rPrChange>
              </w:rPr>
              <w:t>3°C</w:t>
            </w:r>
            <w:ins w:id="2713" w:author="Titus Ellison" w:date="2022-10-18T18:25:00Z">
              <w:r w:rsidR="00C040FD" w:rsidRPr="00C040FD">
                <w:rPr>
                  <w:rStyle w:val="Toggle"/>
                  <w:rPrChange w:id="2714" w:author="Titus Ellison" w:date="2022-10-18T18:26:00Z">
                    <w:rPr/>
                  </w:rPrChange>
                </w:rPr>
                <w:t>]</w:t>
              </w:r>
            </w:ins>
            <w:r w:rsidRPr="00C040FD">
              <w:rPr>
                <w:rStyle w:val="Toggle"/>
                <w:rPrChange w:id="2715" w:author="Titus Ellison" w:date="2022-10-18T18:26:00Z">
                  <w:rPr/>
                </w:rPrChange>
              </w:rPr>
              <w:t xml:space="preserve"> </w:t>
            </w:r>
            <w:ins w:id="2716" w:author="Titus Ellison" w:date="2022-10-18T18:25:00Z">
              <w:r w:rsidR="00C040FD" w:rsidRPr="00C040FD">
                <w:rPr>
                  <w:rStyle w:val="Toggle"/>
                  <w:rPrChange w:id="2717" w:author="Titus Ellison" w:date="2022-10-18T18:26:00Z">
                    <w:rPr/>
                  </w:rPrChange>
                </w:rPr>
                <w:t>[</w:t>
              </w:r>
            </w:ins>
            <w:del w:id="2718" w:author="Titus Ellison" w:date="2022-10-18T18:25:00Z">
              <w:r w:rsidRPr="00C040FD" w:rsidDel="00C040FD">
                <w:rPr>
                  <w:rStyle w:val="Toggle"/>
                  <w:rPrChange w:id="2719" w:author="Titus Ellison" w:date="2022-10-18T18:26:00Z">
                    <w:rPr/>
                  </w:rPrChange>
                </w:rPr>
                <w:delText>(</w:delText>
              </w:r>
            </w:del>
            <w:r w:rsidRPr="00C040FD">
              <w:rPr>
                <w:rStyle w:val="Toggle"/>
                <w:rPrChange w:id="2720" w:author="Titus Ellison" w:date="2022-10-18T18:26:00Z">
                  <w:rPr/>
                </w:rPrChange>
              </w:rPr>
              <w:t>6°F</w:t>
            </w:r>
            <w:ins w:id="2721" w:author="Titus Ellison" w:date="2022-10-18T18:26:00Z">
              <w:r w:rsidR="00C040FD" w:rsidRPr="00C040FD">
                <w:rPr>
                  <w:rStyle w:val="Toggle"/>
                  <w:rPrChange w:id="2722" w:author="Titus Ellison" w:date="2022-10-18T18:26:00Z">
                    <w:rPr/>
                  </w:rPrChange>
                </w:rPr>
                <w:t>]]</w:t>
              </w:r>
            </w:ins>
            <w:del w:id="2723" w:author="Titus Ellison" w:date="2022-10-18T18:25:00Z">
              <w:r w:rsidRPr="00BC7581" w:rsidDel="00C040FD">
                <w:delText>)</w:delText>
              </w:r>
            </w:del>
          </w:p>
        </w:tc>
      </w:tr>
      <w:tr w:rsidR="00E00634" w14:paraId="509E5365" w14:textId="77777777" w:rsidTr="00F67865">
        <w:trPr>
          <w:cantSplit/>
        </w:trPr>
        <w:tc>
          <w:tcPr>
            <w:tcW w:w="2970" w:type="dxa"/>
            <w:tcBorders>
              <w:top w:val="single" w:sz="3" w:space="0" w:color="000000"/>
              <w:left w:val="nil"/>
              <w:bottom w:val="single" w:sz="16" w:space="0" w:color="000000"/>
              <w:right w:val="nil"/>
            </w:tcBorders>
            <w:shd w:val="solid" w:color="FFFFFF" w:fill="auto"/>
            <w:tcMar>
              <w:top w:w="140" w:type="dxa"/>
              <w:left w:w="80" w:type="dxa"/>
              <w:bottom w:w="70" w:type="dxa"/>
              <w:right w:w="40" w:type="dxa"/>
            </w:tcMar>
          </w:tcPr>
          <w:p w14:paraId="0C59CE3B" w14:textId="680F8D5D" w:rsidR="009045A3" w:rsidRPr="00BC7581" w:rsidRDefault="00F31B8C" w:rsidP="00B37EF3">
            <w:pPr>
              <w:pStyle w:val="HeadingRunIn"/>
            </w:pPr>
            <w:ins w:id="2724" w:author="Reece Kiriu" w:date="2022-10-28T19:51:00Z">
              <w:r w:rsidRPr="00F31B8C">
                <w:rPr>
                  <w:rStyle w:val="Toggle"/>
                  <w:rPrChange w:id="2725" w:author="Reece Kiriu" w:date="2022-10-28T19:51:00Z">
                    <w:rPr/>
                  </w:rPrChange>
                </w:rPr>
                <w:t xml:space="preserve">[EQUALS ECON_HL </w:t>
              </w:r>
              <w:proofErr w:type="gramStart"/>
              <w:r w:rsidRPr="00F31B8C">
                <w:rPr>
                  <w:rStyle w:val="Toggle"/>
                  <w:rPrChange w:id="2726" w:author="Reece Kiriu" w:date="2022-10-28T19:51:00Z">
                    <w:rPr/>
                  </w:rPrChange>
                </w:rPr>
                <w:t>ENTH]</w:t>
              </w:r>
            </w:ins>
            <w:r w:rsidR="009045A3" w:rsidRPr="00BC7581">
              <w:t>Fixed</w:t>
            </w:r>
            <w:proofErr w:type="gramEnd"/>
            <w:r w:rsidR="009045A3" w:rsidRPr="00BC7581">
              <w:t xml:space="preserve"> </w:t>
            </w:r>
            <w:r w:rsidR="009045A3">
              <w:t>enthalpy + fixed dry</w:t>
            </w:r>
            <w:r w:rsidR="009045A3" w:rsidRPr="00BC7581">
              <w:t xml:space="preserve"> bulb</w:t>
            </w:r>
          </w:p>
        </w:tc>
        <w:tc>
          <w:tcPr>
            <w:tcW w:w="3420" w:type="dxa"/>
            <w:tcBorders>
              <w:top w:val="single" w:sz="3" w:space="0" w:color="000000"/>
              <w:left w:val="single" w:sz="3" w:space="0" w:color="000000"/>
              <w:bottom w:val="single" w:sz="16" w:space="0" w:color="000000"/>
              <w:right w:val="single" w:sz="3" w:space="0" w:color="000000"/>
            </w:tcBorders>
            <w:shd w:val="solid" w:color="FFFFFF" w:fill="auto"/>
            <w:tcMar>
              <w:top w:w="140" w:type="dxa"/>
              <w:left w:w="80" w:type="dxa"/>
              <w:bottom w:w="70" w:type="dxa"/>
              <w:right w:w="40" w:type="dxa"/>
            </w:tcMar>
          </w:tcPr>
          <w:p w14:paraId="6C496B06" w14:textId="77777777" w:rsidR="009045A3" w:rsidRPr="00BC7581" w:rsidRDefault="009045A3" w:rsidP="00B37EF3">
            <w:pPr>
              <w:pStyle w:val="HeadingRunIn"/>
            </w:pPr>
            <w:r w:rsidRPr="00BC7581">
              <w:t>All</w:t>
            </w:r>
          </w:p>
        </w:tc>
        <w:tc>
          <w:tcPr>
            <w:tcW w:w="3060" w:type="dxa"/>
            <w:tcBorders>
              <w:top w:val="single" w:sz="3" w:space="0" w:color="000000"/>
              <w:left w:val="nil"/>
              <w:bottom w:val="single" w:sz="16" w:space="0" w:color="000000"/>
              <w:right w:val="nil"/>
            </w:tcBorders>
            <w:shd w:val="solid" w:color="FFFFFF" w:fill="auto"/>
            <w:tcMar>
              <w:top w:w="140" w:type="dxa"/>
              <w:left w:w="80" w:type="dxa"/>
              <w:bottom w:w="70" w:type="dxa"/>
              <w:right w:w="40" w:type="dxa"/>
            </w:tcMar>
          </w:tcPr>
          <w:p w14:paraId="579BAADB" w14:textId="45356C99" w:rsidR="009045A3" w:rsidRPr="00BC7581" w:rsidRDefault="009045A3" w:rsidP="00B37EF3">
            <w:pPr>
              <w:pStyle w:val="HeadingRunIn"/>
            </w:pPr>
            <w:proofErr w:type="spellStart"/>
            <w:r w:rsidRPr="00BC7581">
              <w:t>hOA</w:t>
            </w:r>
            <w:proofErr w:type="spellEnd"/>
            <w:r w:rsidRPr="00BC7581">
              <w:t xml:space="preserve"> &gt; </w:t>
            </w:r>
            <w:ins w:id="2727" w:author="Titus Ellison" w:date="2022-10-18T18:26:00Z">
              <w:r w:rsidR="00C040FD" w:rsidRPr="00C040FD">
                <w:rPr>
                  <w:rStyle w:val="Toggle"/>
                  <w:rPrChange w:id="2728" w:author="Titus Ellison" w:date="2022-10-18T18:26:00Z">
                    <w:rPr/>
                  </w:rPrChange>
                </w:rPr>
                <w:t>[UNITS [</w:t>
              </w:r>
            </w:ins>
            <w:r w:rsidRPr="00C040FD">
              <w:rPr>
                <w:rStyle w:val="Toggle"/>
                <w:rPrChange w:id="2729" w:author="Titus Ellison" w:date="2022-10-18T18:26:00Z">
                  <w:rPr/>
                </w:rPrChange>
              </w:rPr>
              <w:t>66 kJ/kg</w:t>
            </w:r>
            <w:ins w:id="2730" w:author="Titus Ellison" w:date="2022-10-18T18:26:00Z">
              <w:r w:rsidR="00C040FD" w:rsidRPr="00C040FD">
                <w:rPr>
                  <w:rStyle w:val="Toggle"/>
                  <w:rPrChange w:id="2731" w:author="Titus Ellison" w:date="2022-10-18T18:26:00Z">
                    <w:rPr/>
                  </w:rPrChange>
                </w:rPr>
                <w:t>]</w:t>
              </w:r>
            </w:ins>
            <w:r w:rsidRPr="00C040FD">
              <w:rPr>
                <w:rStyle w:val="Toggle"/>
                <w:rPrChange w:id="2732" w:author="Titus Ellison" w:date="2022-10-18T18:26:00Z">
                  <w:rPr/>
                </w:rPrChange>
              </w:rPr>
              <w:t xml:space="preserve"> </w:t>
            </w:r>
            <w:ins w:id="2733" w:author="Titus Ellison" w:date="2022-10-18T18:26:00Z">
              <w:r w:rsidR="00C040FD" w:rsidRPr="00C040FD">
                <w:rPr>
                  <w:rStyle w:val="Toggle"/>
                  <w:rPrChange w:id="2734" w:author="Titus Ellison" w:date="2022-10-18T18:26:00Z">
                    <w:rPr/>
                  </w:rPrChange>
                </w:rPr>
                <w:t>[</w:t>
              </w:r>
            </w:ins>
            <w:del w:id="2735" w:author="Titus Ellison" w:date="2022-10-18T18:26:00Z">
              <w:r w:rsidRPr="00C040FD" w:rsidDel="00C040FD">
                <w:rPr>
                  <w:rStyle w:val="Toggle"/>
                  <w:rPrChange w:id="2736" w:author="Titus Ellison" w:date="2022-10-18T18:26:00Z">
                    <w:rPr/>
                  </w:rPrChange>
                </w:rPr>
                <w:delText>(</w:delText>
              </w:r>
            </w:del>
            <w:r w:rsidRPr="00C040FD">
              <w:rPr>
                <w:rStyle w:val="Toggle"/>
                <w:rPrChange w:id="2737" w:author="Titus Ellison" w:date="2022-10-18T18:26:00Z">
                  <w:rPr/>
                </w:rPrChange>
              </w:rPr>
              <w:t>28 Btu/</w:t>
            </w:r>
            <w:proofErr w:type="spellStart"/>
            <w:r w:rsidRPr="00C040FD">
              <w:rPr>
                <w:rStyle w:val="Toggle"/>
                <w:rPrChange w:id="2738" w:author="Titus Ellison" w:date="2022-10-18T18:26:00Z">
                  <w:rPr/>
                </w:rPrChange>
              </w:rPr>
              <w:t>lb</w:t>
            </w:r>
            <w:proofErr w:type="spellEnd"/>
            <w:ins w:id="2739" w:author="Titus Ellison" w:date="2022-10-18T18:26:00Z">
              <w:r w:rsidR="00C040FD" w:rsidRPr="00C040FD">
                <w:rPr>
                  <w:rStyle w:val="Toggle"/>
                  <w:rPrChange w:id="2740" w:author="Titus Ellison" w:date="2022-10-18T18:26:00Z">
                    <w:rPr/>
                  </w:rPrChange>
                </w:rPr>
                <w:t>]]</w:t>
              </w:r>
            </w:ins>
            <w:del w:id="2741" w:author="Titus Ellison" w:date="2022-10-18T18:26:00Z">
              <w:r w:rsidRPr="00BC7581" w:rsidDel="00C040FD">
                <w:delText>)</w:delText>
              </w:r>
            </w:del>
            <w:r w:rsidRPr="00BC7581">
              <w:t xml:space="preserve"> or</w:t>
            </w:r>
          </w:p>
          <w:p w14:paraId="09F68022" w14:textId="0E72F41F" w:rsidR="009045A3" w:rsidRPr="00BC7581" w:rsidRDefault="009045A3" w:rsidP="00B37EF3">
            <w:pPr>
              <w:pStyle w:val="HeadingRunIn"/>
            </w:pPr>
            <w:r w:rsidRPr="00BC7581">
              <w:t xml:space="preserve">TOA &gt; </w:t>
            </w:r>
            <w:ins w:id="2742" w:author="Titus Ellison" w:date="2022-10-18T18:26:00Z">
              <w:r w:rsidR="00C040FD" w:rsidRPr="00C040FD">
                <w:rPr>
                  <w:rStyle w:val="Toggle"/>
                  <w:rPrChange w:id="2743" w:author="Titus Ellison" w:date="2022-10-18T18:26:00Z">
                    <w:rPr/>
                  </w:rPrChange>
                </w:rPr>
                <w:t>[UNITS [</w:t>
              </w:r>
            </w:ins>
            <w:r w:rsidRPr="00C040FD">
              <w:rPr>
                <w:rStyle w:val="Toggle"/>
                <w:rPrChange w:id="2744" w:author="Titus Ellison" w:date="2022-10-18T18:26:00Z">
                  <w:rPr/>
                </w:rPrChange>
              </w:rPr>
              <w:t>24°C</w:t>
            </w:r>
            <w:ins w:id="2745" w:author="Titus Ellison" w:date="2022-10-18T18:26:00Z">
              <w:r w:rsidR="00C040FD" w:rsidRPr="00C040FD">
                <w:rPr>
                  <w:rStyle w:val="Toggle"/>
                  <w:rPrChange w:id="2746" w:author="Titus Ellison" w:date="2022-10-18T18:26:00Z">
                    <w:rPr/>
                  </w:rPrChange>
                </w:rPr>
                <w:t>]</w:t>
              </w:r>
            </w:ins>
            <w:r w:rsidRPr="00C040FD">
              <w:rPr>
                <w:rStyle w:val="Toggle"/>
                <w:rPrChange w:id="2747" w:author="Titus Ellison" w:date="2022-10-18T18:26:00Z">
                  <w:rPr/>
                </w:rPrChange>
              </w:rPr>
              <w:t xml:space="preserve"> </w:t>
            </w:r>
            <w:ins w:id="2748" w:author="Titus Ellison" w:date="2022-10-18T18:26:00Z">
              <w:r w:rsidR="00C040FD" w:rsidRPr="00C040FD">
                <w:rPr>
                  <w:rStyle w:val="Toggle"/>
                  <w:rPrChange w:id="2749" w:author="Titus Ellison" w:date="2022-10-18T18:26:00Z">
                    <w:rPr/>
                  </w:rPrChange>
                </w:rPr>
                <w:t>[</w:t>
              </w:r>
            </w:ins>
            <w:del w:id="2750" w:author="Titus Ellison" w:date="2022-10-18T18:26:00Z">
              <w:r w:rsidRPr="00C040FD" w:rsidDel="00C040FD">
                <w:rPr>
                  <w:rStyle w:val="Toggle"/>
                  <w:rPrChange w:id="2751" w:author="Titus Ellison" w:date="2022-10-18T18:26:00Z">
                    <w:rPr/>
                  </w:rPrChange>
                </w:rPr>
                <w:delText>(</w:delText>
              </w:r>
            </w:del>
            <w:r w:rsidRPr="00C040FD">
              <w:rPr>
                <w:rStyle w:val="Toggle"/>
                <w:rPrChange w:id="2752" w:author="Titus Ellison" w:date="2022-10-18T18:26:00Z">
                  <w:rPr/>
                </w:rPrChange>
              </w:rPr>
              <w:t>75°F</w:t>
            </w:r>
            <w:ins w:id="2753" w:author="Titus Ellison" w:date="2022-10-18T18:26:00Z">
              <w:r w:rsidR="00C040FD" w:rsidRPr="00C040FD">
                <w:rPr>
                  <w:rStyle w:val="Toggle"/>
                  <w:rPrChange w:id="2754" w:author="Titus Ellison" w:date="2022-10-18T18:26:00Z">
                    <w:rPr/>
                  </w:rPrChange>
                </w:rPr>
                <w:t>]]</w:t>
              </w:r>
            </w:ins>
            <w:del w:id="2755" w:author="Titus Ellison" w:date="2022-10-18T18:26:00Z">
              <w:r w:rsidRPr="00BC7581" w:rsidDel="00C040FD">
                <w:delText>)</w:delText>
              </w:r>
            </w:del>
          </w:p>
        </w:tc>
      </w:tr>
    </w:tbl>
    <w:p w14:paraId="64F228A0" w14:textId="77777777" w:rsidR="009045A3" w:rsidRPr="00F86DD5" w:rsidRDefault="009045A3" w:rsidP="00F86DD5"/>
    <w:p w14:paraId="390D6149" w14:textId="77777777" w:rsidR="009045A3" w:rsidRPr="00BC7581" w:rsidRDefault="009045A3" w:rsidP="0087618D">
      <w:pPr>
        <w:pStyle w:val="Heading3"/>
      </w:pPr>
      <w:r w:rsidRPr="00BC7581">
        <w:t>Damper/Valve Position</w:t>
      </w:r>
    </w:p>
    <w:p w14:paraId="5159FB38" w14:textId="1074E385" w:rsidR="009045A3" w:rsidRPr="00BC7581" w:rsidRDefault="009045A3" w:rsidP="0087618D">
      <w:pPr>
        <w:pStyle w:val="Heading4"/>
      </w:pPr>
      <w:r w:rsidRPr="00BC7581">
        <w:t xml:space="preserve">Knowledge of damper and valve position are required for proper generation of </w:t>
      </w:r>
      <w:r w:rsidRPr="00B87A61">
        <w:rPr>
          <w:rFonts w:cs="Times New Roman PS MT"/>
          <w:bCs/>
          <w:szCs w:val="20"/>
        </w:rPr>
        <w:t>T&amp;R</w:t>
      </w:r>
      <w:r w:rsidRPr="00BC7581">
        <w:t xml:space="preserve"> reset requests. </w:t>
      </w:r>
    </w:p>
    <w:p w14:paraId="04077B0C" w14:textId="77777777" w:rsidR="009045A3" w:rsidRPr="00BC7581" w:rsidRDefault="009045A3" w:rsidP="0087618D">
      <w:pPr>
        <w:pStyle w:val="Heading4"/>
      </w:pPr>
      <w:r w:rsidRPr="00BC7581">
        <w:lastRenderedPageBreak/>
        <w:t>The following are acceptable methods for determining position:</w:t>
      </w:r>
    </w:p>
    <w:p w14:paraId="2E083DD2" w14:textId="6F4921DB" w:rsidR="009045A3" w:rsidRPr="00BC7581" w:rsidRDefault="009045A3" w:rsidP="007C1423">
      <w:pPr>
        <w:pStyle w:val="Heading5"/>
      </w:pPr>
      <w:r w:rsidRPr="00BC7581">
        <w:t>Analog actuator. Position may be assumed to be equal to analog signal to actuator.</w:t>
      </w:r>
    </w:p>
    <w:p w14:paraId="0D387F8D" w14:textId="63A4C5C5" w:rsidR="009045A3" w:rsidRPr="00BC7581" w:rsidRDefault="009045A3" w:rsidP="007C1423">
      <w:pPr>
        <w:pStyle w:val="Heading5"/>
      </w:pPr>
      <w:r w:rsidRPr="00BC7581">
        <w:t>Floating actuator. Provide either</w:t>
      </w:r>
    </w:p>
    <w:p w14:paraId="4B820B08" w14:textId="4343F01B" w:rsidR="009045A3" w:rsidRPr="00BC7581" w:rsidRDefault="009045A3" w:rsidP="007C1423">
      <w:pPr>
        <w:pStyle w:val="Heading6"/>
      </w:pPr>
      <w:r w:rsidRPr="00BC7581">
        <w:t xml:space="preserve">Position feedback </w:t>
      </w:r>
      <w:r>
        <w:rPr>
          <w:rFonts w:cs="Times New Roman PS MT"/>
          <w:bCs/>
          <w:szCs w:val="20"/>
        </w:rPr>
        <w:t>AI</w:t>
      </w:r>
      <w:r w:rsidRPr="00BC7581">
        <w:t xml:space="preserve"> </w:t>
      </w:r>
    </w:p>
    <w:p w14:paraId="56EDFE55" w14:textId="7B276EF7" w:rsidR="009045A3" w:rsidRPr="00BC7581" w:rsidRDefault="009045A3" w:rsidP="00426628">
      <w:pPr>
        <w:pStyle w:val="Instrbox"/>
      </w:pPr>
      <w:r w:rsidRPr="00BC7581">
        <w:t xml:space="preserve">The engineer may choose to disallow the following option, which is less accurate than the other options for determining damper </w:t>
      </w:r>
      <w:proofErr w:type="gramStart"/>
      <w:r w:rsidRPr="00BC7581">
        <w:t>position</w:t>
      </w:r>
      <w:r>
        <w:rPr>
          <w:rFonts w:cs="Times New Roman PS MT"/>
        </w:rPr>
        <w:t>, but</w:t>
      </w:r>
      <w:proofErr w:type="gramEnd"/>
      <w:r w:rsidRPr="00BC7581">
        <w:t xml:space="preserve"> doing so may limit controller manufacturer </w:t>
      </w:r>
      <w:r>
        <w:rPr>
          <w:rFonts w:cs="Times New Roman PS MT"/>
        </w:rPr>
        <w:t>because</w:t>
      </w:r>
      <w:r w:rsidRPr="00BC7581">
        <w:t xml:space="preserve"> not all manufacturers offer the other options.</w:t>
      </w:r>
    </w:p>
    <w:p w14:paraId="0342E736" w14:textId="28F7E3E4" w:rsidR="009045A3" w:rsidRPr="00BC7581" w:rsidRDefault="009045A3" w:rsidP="007C1423">
      <w:pPr>
        <w:pStyle w:val="Heading6"/>
      </w:pPr>
      <w:r w:rsidRPr="00BC7581">
        <w:t xml:space="preserve">Position estimated by timing pulse-open and pulse-closed commands with </w:t>
      </w:r>
      <w:r>
        <w:rPr>
          <w:rFonts w:cs="Times New Roman PS MT"/>
          <w:bCs/>
          <w:szCs w:val="20"/>
        </w:rPr>
        <w:t>autozeroing</w:t>
      </w:r>
      <w:r w:rsidRPr="00BC7581">
        <w:t xml:space="preserve"> whenever zone is in </w:t>
      </w:r>
      <w:r w:rsidR="00D21A33">
        <w:rPr>
          <w:rFonts w:cs="Times New Roman PS MT"/>
          <w:bCs/>
          <w:szCs w:val="20"/>
        </w:rPr>
        <w:t>Unoccupied Mode</w:t>
      </w:r>
      <w:r w:rsidRPr="00BC7581">
        <w:t xml:space="preserve"> and damper is driven full closed. This option is not acceptable for 24/7 applications.</w:t>
      </w:r>
    </w:p>
    <w:p w14:paraId="38ACBE69" w14:textId="77777777" w:rsidR="009045A3" w:rsidRPr="00BC7581" w:rsidRDefault="009045A3" w:rsidP="0087618D">
      <w:pPr>
        <w:pStyle w:val="Heading3"/>
      </w:pPr>
      <w:bookmarkStart w:id="2756" w:name="_Ref462143318"/>
      <w:r w:rsidRPr="00BC7581">
        <w:t>Hierarchical Alarm Suppression</w:t>
      </w:r>
      <w:bookmarkEnd w:id="2756"/>
    </w:p>
    <w:p w14:paraId="56119A09" w14:textId="1811458F" w:rsidR="009045A3" w:rsidRPr="00BC7581" w:rsidRDefault="009045A3" w:rsidP="00B37EF3">
      <w:pPr>
        <w:pStyle w:val="Infobox"/>
      </w:pPr>
      <w:r w:rsidRPr="00BC7581">
        <w:t xml:space="preserve">Hierarchical alarm suppression is described in </w:t>
      </w:r>
      <w:r>
        <w:t xml:space="preserve">the January 2006 HVAC&amp;R Research </w:t>
      </w:r>
      <w:r w:rsidRPr="00BC7581">
        <w:t>paper</w:t>
      </w:r>
      <w:r>
        <w:t>, “A Hierarchical Rule-Based Fault Detection and Diagnostic Method for HVAC Systems,”</w:t>
      </w:r>
      <w:r w:rsidRPr="00BC7581">
        <w:t xml:space="preserve"> by Jeffrey Schein and Steven Bushby</w:t>
      </w:r>
      <w:r>
        <w:t xml:space="preserve">. </w:t>
      </w:r>
    </w:p>
    <w:p w14:paraId="7C4F3E95" w14:textId="1FADD2CB" w:rsidR="009045A3" w:rsidRPr="00BC7581" w:rsidRDefault="009045A3" w:rsidP="00B37EF3">
      <w:pPr>
        <w:pStyle w:val="Infobox"/>
      </w:pPr>
      <w:r w:rsidRPr="00BC7581">
        <w:t>It is a technique for suppressing extraneous or nuisance alarms based on the principle that if a fault occurs both at a source (e.g., AHU) and a load (e.g., VAV box), then the fault at the load is likely caused by the fault at the source and is</w:t>
      </w:r>
      <w:r>
        <w:t>,</w:t>
      </w:r>
      <w:r w:rsidRPr="00BC7581">
        <w:t xml:space="preserve"> at any rate</w:t>
      </w:r>
      <w:r>
        <w:t>,</w:t>
      </w:r>
      <w:r w:rsidRPr="00BC7581">
        <w:t xml:space="preserve"> a lower priority than the source fault; as such, the alarm for the load fault is suppressed in favor of the alarm for the source fault, so that the operator’s attention is focused on the problem at the source. This principle can be extended up the hierarchy</w:t>
      </w:r>
      <w:r>
        <w:t>,</w:t>
      </w:r>
      <w:r w:rsidRPr="00BC7581">
        <w:t xml:space="preserve"> e.g., a fault at the chiller system would suppress faults at the AHUs that it serves, which would in turn suppress faults at the VAV boxes served by the suppressed AHUs.</w:t>
      </w:r>
    </w:p>
    <w:p w14:paraId="0720C8E0" w14:textId="77777777" w:rsidR="009045A3" w:rsidRPr="00BC7581" w:rsidRDefault="009045A3" w:rsidP="00B37EF3">
      <w:pPr>
        <w:pStyle w:val="Infobox"/>
      </w:pPr>
      <w:r w:rsidRPr="00BC7581">
        <w:t xml:space="preserve">Alarm suppression is based on the </w:t>
      </w:r>
      <w:r>
        <w:t>“</w:t>
      </w:r>
      <w:r w:rsidRPr="00BC7581">
        <w:t>OK</w:t>
      </w:r>
      <w:r>
        <w:t>”</w:t>
      </w:r>
      <w:r w:rsidRPr="00BC7581">
        <w:t xml:space="preserve"> or fault state of upstream systems, rather than individual pieces of equipment. For example, in a plant with multiple redundant boilers, a single boiler failure would not necessarily impede the ability of the boiler plant to serve the load, so suppression of downstream alarms would not be appropriate in this case. It will necessarily be up to the designer to determine the appropriate threshold for setting a system fault based on the number of component faults (e.g., two out of three boilers must be </w:t>
      </w:r>
      <w:r w:rsidRPr="00BC7581">
        <w:rPr>
          <w:smallCaps/>
        </w:rPr>
        <w:t>off</w:t>
      </w:r>
      <w:r w:rsidRPr="00BC7581">
        <w:t xml:space="preserve"> or in alarm before a system-level fault is set, triggering suppression of downstream alarms).</w:t>
      </w:r>
    </w:p>
    <w:p w14:paraId="0FC6FED6" w14:textId="46461369" w:rsidR="009045A3" w:rsidRPr="00BC7581" w:rsidRDefault="009045A3" w:rsidP="00B37EF3">
      <w:pPr>
        <w:pStyle w:val="Infobox"/>
      </w:pPr>
      <w:r>
        <w:tab/>
      </w:r>
      <w:r w:rsidRPr="00BC7581">
        <w:t xml:space="preserve">Note that this logic is intended to suppress alarm visual and audible displays, notifications (e.g., email or SMS), listing in primary alarm logs, and other actions that can distract the operator or make it more difficult to diagnose and respond to alarms. The alarm may still be generated and recorded to a database. </w:t>
      </w:r>
    </w:p>
    <w:p w14:paraId="602B19D4" w14:textId="77777777" w:rsidR="009045A3" w:rsidRPr="00BC7581" w:rsidRDefault="009045A3" w:rsidP="0087618D">
      <w:pPr>
        <w:pStyle w:val="Heading4"/>
      </w:pPr>
      <w:r w:rsidRPr="00BC7581">
        <w:t>For each piece of equipment or space controlled by the BAS, define its relationship (if any) to other equipment in terms of “source,” “load,” or “system.”</w:t>
      </w:r>
    </w:p>
    <w:p w14:paraId="708ABBCB" w14:textId="0963721F" w:rsidR="009045A3" w:rsidRPr="00BC7581" w:rsidRDefault="009045A3" w:rsidP="00B37EF3">
      <w:pPr>
        <w:pStyle w:val="Infobox"/>
      </w:pPr>
      <w:r w:rsidRPr="00BC7581">
        <w:t xml:space="preserve">For equipment that participates in a </w:t>
      </w:r>
      <w:r>
        <w:rPr>
          <w:bCs/>
        </w:rPr>
        <w:t>T&amp;R</w:t>
      </w:r>
      <w:r w:rsidRPr="00BC7581">
        <w:t xml:space="preserve"> loop, the equipment generating the requests will always be the load component, and the equipment receiving and responding to the requests will be a source component.</w:t>
      </w:r>
    </w:p>
    <w:p w14:paraId="15535C86" w14:textId="77777777" w:rsidR="009045A3" w:rsidRPr="00BC7581" w:rsidRDefault="009045A3" w:rsidP="007C1423">
      <w:pPr>
        <w:pStyle w:val="Heading5"/>
      </w:pPr>
      <w:r w:rsidRPr="00BC7581">
        <w:t xml:space="preserve">A component is a “source” if it provides resources to a downstream component, such as a chiller providing chilled water </w:t>
      </w:r>
      <w:r>
        <w:rPr>
          <w:rFonts w:cs="Times New Roman PS MT"/>
          <w:bCs/>
          <w:szCs w:val="20"/>
        </w:rPr>
        <w:t xml:space="preserve">(CHW) </w:t>
      </w:r>
      <w:r w:rsidRPr="00BC7581">
        <w:t>to an AHU.</w:t>
      </w:r>
    </w:p>
    <w:p w14:paraId="3A114B3C" w14:textId="471DD3F9" w:rsidR="009045A3" w:rsidRPr="00BC7581" w:rsidRDefault="009045A3" w:rsidP="007C1423">
      <w:pPr>
        <w:pStyle w:val="Heading5"/>
      </w:pPr>
      <w:r w:rsidRPr="00BC7581">
        <w:t xml:space="preserve">A component is a “load” if it receives resources from an upstream component, such as an AHU that receives </w:t>
      </w:r>
      <w:r>
        <w:rPr>
          <w:rFonts w:cs="Times New Roman PS MT"/>
          <w:bCs/>
          <w:szCs w:val="20"/>
        </w:rPr>
        <w:t>CHW</w:t>
      </w:r>
      <w:r w:rsidRPr="00BC7581">
        <w:t xml:space="preserve"> from a chiller.</w:t>
      </w:r>
    </w:p>
    <w:p w14:paraId="44800C5F" w14:textId="77777777" w:rsidR="009045A3" w:rsidRPr="00BC7581" w:rsidRDefault="009045A3" w:rsidP="007C1423">
      <w:pPr>
        <w:pStyle w:val="Heading5"/>
      </w:pPr>
      <w:r w:rsidRPr="00BC7581">
        <w:t>The same component may be both a load (receiving resources from an upstream source) and a source (providing resources to a downstream load).</w:t>
      </w:r>
    </w:p>
    <w:p w14:paraId="7F676E9A" w14:textId="77777777" w:rsidR="009045A3" w:rsidRPr="00BC7581" w:rsidRDefault="009045A3" w:rsidP="007C1423">
      <w:pPr>
        <w:pStyle w:val="Heading5"/>
      </w:pPr>
      <w:bookmarkStart w:id="2757" w:name="_Ref38823817"/>
      <w:r w:rsidRPr="00BC7581">
        <w:t>A set of components is a “system” if they share a load in common (i.e., collectively act as a source to downstream equipment, such as a set of chillers in a lead/lag relationship serving air handlers).</w:t>
      </w:r>
      <w:bookmarkEnd w:id="2757"/>
    </w:p>
    <w:p w14:paraId="3E0AFED5" w14:textId="5E59C096" w:rsidR="009045A3" w:rsidRPr="00BC7581" w:rsidRDefault="009045A3" w:rsidP="007C1423">
      <w:pPr>
        <w:pStyle w:val="Heading6"/>
      </w:pPr>
      <w:r w:rsidRPr="00BC7581">
        <w:t>If a single component acts as a source for downstream loads (e.g., an AHU as a source for its VAV boxes), then that single</w:t>
      </w:r>
      <w:r>
        <w:rPr>
          <w:rFonts w:cs="Times New Roman PS MT"/>
          <w:bCs/>
          <w:szCs w:val="20"/>
        </w:rPr>
        <w:t>-</w:t>
      </w:r>
      <w:r w:rsidRPr="00BC7581">
        <w:t>source component shall be defined as a “system” of one element.</w:t>
      </w:r>
    </w:p>
    <w:p w14:paraId="46DF1901" w14:textId="77777777" w:rsidR="009045A3" w:rsidRPr="00BC7581" w:rsidRDefault="009045A3" w:rsidP="007C1423">
      <w:pPr>
        <w:pStyle w:val="Heading6"/>
      </w:pPr>
      <w:r w:rsidRPr="00BC7581">
        <w:lastRenderedPageBreak/>
        <w:t>For equipment with associated pumps (chillers, boilers, cooling towers):</w:t>
      </w:r>
    </w:p>
    <w:p w14:paraId="77CF1D37" w14:textId="343E1F1F" w:rsidR="009045A3" w:rsidRPr="00BC7581" w:rsidRDefault="009045A3" w:rsidP="007C1423">
      <w:pPr>
        <w:pStyle w:val="Heading7"/>
      </w:pPr>
      <w:r w:rsidRPr="00BC7581">
        <w:t>If the pumps are in a one-to-one relationship with equipment they serve, the pumps shall be treated as part of the system to which they are associated (i.e., they are not considered loads</w:t>
      </w:r>
      <w:r>
        <w:rPr>
          <w:rFonts w:cs="Times New Roman PS MT"/>
          <w:bCs/>
          <w:szCs w:val="20"/>
        </w:rPr>
        <w:t>), as</w:t>
      </w:r>
      <w:r w:rsidRPr="00BC7581">
        <w:t xml:space="preserve"> a pump failure will necessarily disable its associated equipment.</w:t>
      </w:r>
    </w:p>
    <w:p w14:paraId="5FA0CFB9" w14:textId="77777777" w:rsidR="009045A3" w:rsidRPr="00BC7581" w:rsidRDefault="009045A3" w:rsidP="007C1423">
      <w:pPr>
        <w:pStyle w:val="Heading7"/>
      </w:pPr>
      <w:r w:rsidRPr="00BC7581">
        <w:t>If the pumps are headered to the equipment they serve, then the pumps may be treated as a system, which is a load relative to the upstream equipment (e.g., chillers) and a source relative to downstream equipment (e.g., air handlers).</w:t>
      </w:r>
    </w:p>
    <w:p w14:paraId="374DD914" w14:textId="22187F23" w:rsidR="009045A3" w:rsidRDefault="009045A3" w:rsidP="00B37EF3">
      <w:pPr>
        <w:pStyle w:val="Infobox"/>
        <w:rPr>
          <w:bCs/>
        </w:rPr>
      </w:pPr>
      <w:r w:rsidRPr="00BC7581">
        <w:t>Example</w:t>
      </w:r>
      <w:r w:rsidR="00230957">
        <w:t>:</w:t>
      </w:r>
    </w:p>
    <w:p w14:paraId="408DAB2F" w14:textId="77777777" w:rsidR="009045A3" w:rsidRPr="00BC7581" w:rsidRDefault="009045A3" w:rsidP="00B37EF3">
      <w:pPr>
        <w:pStyle w:val="Infobox"/>
      </w:pPr>
      <w:r w:rsidRPr="00BC7581">
        <w:t>Consider a building with four cooling tower cells, each with its own pump, two chillers with two CHW pumps in a headered arrangement, three air handlers, and 10 VAV boxes on each AHU, with each VAV box serving multiple rooms.</w:t>
      </w:r>
    </w:p>
    <w:p w14:paraId="15ECF887" w14:textId="0B9BD4DF" w:rsidR="009045A3" w:rsidRPr="00BC7581" w:rsidRDefault="009045A3" w:rsidP="00B37EF3">
      <w:pPr>
        <w:pStyle w:val="Infobox"/>
      </w:pPr>
      <w:r w:rsidRPr="00BC7581">
        <w:t>The cooling towers together constitute a system, which is a source to the chillers.</w:t>
      </w:r>
    </w:p>
    <w:p w14:paraId="3F070D56" w14:textId="74422675" w:rsidR="009045A3" w:rsidRPr="00BC7581" w:rsidRDefault="009045A3" w:rsidP="00B37EF3">
      <w:pPr>
        <w:pStyle w:val="Infobox"/>
      </w:pPr>
      <w:r w:rsidRPr="00BC7581">
        <w:t>The chillers together constitute a system, which is a load to the cooling tower system and a source to the CHW pump system.</w:t>
      </w:r>
    </w:p>
    <w:p w14:paraId="0C978239" w14:textId="28CA403B" w:rsidR="009045A3" w:rsidRPr="00BC7581" w:rsidRDefault="009045A3" w:rsidP="00B37EF3">
      <w:pPr>
        <w:pStyle w:val="Infobox"/>
      </w:pPr>
      <w:r w:rsidRPr="00BC7581">
        <w:t>The CHW pumps together constitute a system, which is a load to the chillers and a source to the air handlers.</w:t>
      </w:r>
    </w:p>
    <w:p w14:paraId="2B6B805A" w14:textId="3E400AA9" w:rsidR="009045A3" w:rsidRPr="00BC7581" w:rsidRDefault="009045A3" w:rsidP="00B37EF3">
      <w:pPr>
        <w:pStyle w:val="Infobox"/>
      </w:pPr>
      <w:r w:rsidRPr="00BC7581">
        <w:t>Each air handler constitutes its own separate system because they do not share a load in common. Each AHU is a load to the CHW pump system and a source to its own VAV boxes.</w:t>
      </w:r>
    </w:p>
    <w:p w14:paraId="5627C6A6" w14:textId="68BF44E5" w:rsidR="009045A3" w:rsidRPr="00BC7581" w:rsidRDefault="009045A3" w:rsidP="00B37EF3">
      <w:pPr>
        <w:pStyle w:val="Infobox"/>
      </w:pPr>
      <w:r w:rsidRPr="00BC7581">
        <w:t>Each VAV box constitutes its own system because they do not share a load in common. Each VAV box is a load to its AHU only</w:t>
      </w:r>
      <w:r>
        <w:rPr>
          <w:bCs/>
        </w:rPr>
        <w:t xml:space="preserve"> (</w:t>
      </w:r>
      <w:r w:rsidRPr="00BC7581">
        <w:t>no relationship to the other AHUs</w:t>
      </w:r>
      <w:r>
        <w:rPr>
          <w:bCs/>
        </w:rPr>
        <w:t>)</w:t>
      </w:r>
      <w:r w:rsidRPr="00BC7581">
        <w:t xml:space="preserve"> and a source to the rooms that it serves.</w:t>
      </w:r>
    </w:p>
    <w:p w14:paraId="4EFCB2DC" w14:textId="0CC2EF38" w:rsidR="009045A3" w:rsidRPr="00BC7581" w:rsidRDefault="009045A3" w:rsidP="00B37EF3">
      <w:pPr>
        <w:pStyle w:val="Infobox"/>
      </w:pPr>
      <w:r w:rsidRPr="00BC7581">
        <w:t>Each interior space is a load to its associated VAV box.</w:t>
      </w:r>
    </w:p>
    <w:p w14:paraId="4F66729E" w14:textId="2B069A6A" w:rsidR="009045A3" w:rsidRPr="00BC7581" w:rsidRDefault="009045A3" w:rsidP="0087618D">
      <w:pPr>
        <w:pStyle w:val="Heading4"/>
      </w:pPr>
      <w:r w:rsidRPr="00BC7581">
        <w:t xml:space="preserve">For each system as defined </w:t>
      </w:r>
      <w:r w:rsidRPr="00B87A61">
        <w:rPr>
          <w:rFonts w:cs="Times New Roman PS MT"/>
          <w:bCs/>
          <w:szCs w:val="20"/>
        </w:rPr>
        <w:t xml:space="preserve">in Section </w:t>
      </w:r>
      <w:r w:rsidR="00FC0E3B" w:rsidRPr="00B87A61">
        <w:rPr>
          <w:rFonts w:cs="Times New Roman PS MT"/>
          <w:bCs/>
          <w:szCs w:val="20"/>
        </w:rPr>
        <w:fldChar w:fldCharType="begin"/>
      </w:r>
      <w:r w:rsidR="00FC0E3B" w:rsidRPr="00B87A61">
        <w:rPr>
          <w:rFonts w:cs="Times New Roman PS MT"/>
          <w:bCs/>
          <w:szCs w:val="20"/>
        </w:rPr>
        <w:instrText xml:space="preserve"> REF _Ref38823817 \w \h </w:instrText>
      </w:r>
      <w:r w:rsidR="00FC0E3B" w:rsidRPr="00B87A61">
        <w:rPr>
          <w:rFonts w:cs="Times New Roman PS MT"/>
          <w:bCs/>
          <w:szCs w:val="20"/>
        </w:rPr>
      </w:r>
      <w:r w:rsidR="00FC0E3B" w:rsidRPr="00B87A61">
        <w:rPr>
          <w:rFonts w:cs="Times New Roman PS MT"/>
          <w:bCs/>
          <w:szCs w:val="20"/>
        </w:rPr>
        <w:fldChar w:fldCharType="separate"/>
      </w:r>
      <w:r w:rsidR="0037258A">
        <w:rPr>
          <w:rFonts w:cs="Times New Roman PS MT"/>
          <w:bCs/>
          <w:szCs w:val="20"/>
        </w:rPr>
        <w:t>5.1.19.</w:t>
      </w:r>
      <w:proofErr w:type="gramStart"/>
      <w:r w:rsidR="0037258A">
        <w:rPr>
          <w:rFonts w:cs="Times New Roman PS MT"/>
          <w:bCs/>
          <w:szCs w:val="20"/>
        </w:rPr>
        <w:t>1.d</w:t>
      </w:r>
      <w:proofErr w:type="gramEnd"/>
      <w:r w:rsidR="00FC0E3B" w:rsidRPr="00B87A61">
        <w:rPr>
          <w:rFonts w:cs="Times New Roman PS MT"/>
          <w:bCs/>
          <w:szCs w:val="20"/>
        </w:rPr>
        <w:fldChar w:fldCharType="end"/>
      </w:r>
      <w:r w:rsidRPr="00B87A61">
        <w:rPr>
          <w:rFonts w:cs="Times New Roman PS MT"/>
          <w:bCs/>
          <w:szCs w:val="20"/>
        </w:rPr>
        <w:t>,</w:t>
      </w:r>
      <w:r w:rsidRPr="00BC7581">
        <w:t xml:space="preserve"> there shall be a </w:t>
      </w:r>
      <w:proofErr w:type="spellStart"/>
      <w:r w:rsidRPr="00BC7581">
        <w:t>SystemOK</w:t>
      </w:r>
      <w:proofErr w:type="spellEnd"/>
      <w:r w:rsidRPr="00BC7581">
        <w:t xml:space="preserve"> flag, which is either </w:t>
      </w:r>
      <w:r w:rsidRPr="00B87A61">
        <w:rPr>
          <w:smallCaps/>
        </w:rPr>
        <w:t>true</w:t>
      </w:r>
      <w:r w:rsidRPr="00BC7581">
        <w:t xml:space="preserve"> or </w:t>
      </w:r>
      <w:r w:rsidRPr="00B87A61">
        <w:rPr>
          <w:smallCaps/>
        </w:rPr>
        <w:t>false</w:t>
      </w:r>
      <w:r w:rsidRPr="00BC7581">
        <w:t>.</w:t>
      </w:r>
    </w:p>
    <w:p w14:paraId="2848094B" w14:textId="77777777" w:rsidR="009045A3" w:rsidRPr="00BC7581" w:rsidRDefault="009045A3" w:rsidP="0087618D">
      <w:pPr>
        <w:pStyle w:val="Heading4"/>
      </w:pPr>
      <w:proofErr w:type="spellStart"/>
      <w:r w:rsidRPr="00BC7581">
        <w:t>SystemOK</w:t>
      </w:r>
      <w:proofErr w:type="spellEnd"/>
      <w:r w:rsidRPr="00BC7581">
        <w:t xml:space="preserve"> shall be </w:t>
      </w:r>
      <w:r w:rsidRPr="00B87A61">
        <w:rPr>
          <w:smallCaps/>
        </w:rPr>
        <w:t>true</w:t>
      </w:r>
      <w:r w:rsidRPr="00BC7581">
        <w:t xml:space="preserve"> when </w:t>
      </w:r>
      <w:proofErr w:type="gramStart"/>
      <w:r w:rsidRPr="00BC7581">
        <w:t>all of</w:t>
      </w:r>
      <w:proofErr w:type="gramEnd"/>
      <w:r w:rsidRPr="00BC7581">
        <w:t xml:space="preserve"> the following are true:</w:t>
      </w:r>
    </w:p>
    <w:p w14:paraId="6E993951" w14:textId="77777777" w:rsidR="009045A3" w:rsidRPr="00BC7581" w:rsidRDefault="009045A3" w:rsidP="007C1423">
      <w:pPr>
        <w:pStyle w:val="Heading5"/>
      </w:pPr>
      <w:r w:rsidRPr="00BC7581">
        <w:t xml:space="preserve">The system is proven </w:t>
      </w:r>
      <w:r w:rsidRPr="00BC7581">
        <w:rPr>
          <w:smallCaps/>
        </w:rPr>
        <w:t>on</w:t>
      </w:r>
      <w:r w:rsidRPr="00BC7581">
        <w:t>.</w:t>
      </w:r>
    </w:p>
    <w:p w14:paraId="0738C5AD" w14:textId="0480D72B" w:rsidR="009045A3" w:rsidRPr="00BC7581" w:rsidRDefault="009045A3" w:rsidP="007C1423">
      <w:pPr>
        <w:pStyle w:val="Heading5"/>
      </w:pPr>
      <w:r w:rsidRPr="00BC7581">
        <w:t xml:space="preserve">The system is achieving its temperature and/or pressure </w:t>
      </w:r>
      <w:r w:rsidR="00D21A33">
        <w:rPr>
          <w:rFonts w:cs="Times New Roman PS MT"/>
          <w:bCs/>
          <w:szCs w:val="20"/>
        </w:rPr>
        <w:t>setpoint</w:t>
      </w:r>
      <w:r w:rsidRPr="00BC7581">
        <w:t xml:space="preserve">(s) for at least </w:t>
      </w:r>
      <w:r>
        <w:rPr>
          <w:rFonts w:cs="Times New Roman PS MT"/>
          <w:bCs/>
          <w:szCs w:val="20"/>
        </w:rPr>
        <w:t>5</w:t>
      </w:r>
      <w:r w:rsidRPr="00BC7581">
        <w:t xml:space="preserve"> minutes</w:t>
      </w:r>
    </w:p>
    <w:p w14:paraId="28042B08" w14:textId="77777777" w:rsidR="009045A3" w:rsidRPr="00BC7581" w:rsidRDefault="009045A3" w:rsidP="007C1423">
      <w:pPr>
        <w:pStyle w:val="Heading5"/>
      </w:pPr>
      <w:r w:rsidRPr="00BC7581">
        <w:t>The system is ready and able to serve its load</w:t>
      </w:r>
    </w:p>
    <w:p w14:paraId="42F399B0" w14:textId="5B8EB7EC" w:rsidR="009045A3" w:rsidRPr="00BC7581" w:rsidRDefault="009045A3" w:rsidP="0087618D">
      <w:pPr>
        <w:pStyle w:val="Heading4"/>
      </w:pPr>
      <w:proofErr w:type="spellStart"/>
      <w:r w:rsidRPr="00BC7581">
        <w:t>SystemOK</w:t>
      </w:r>
      <w:proofErr w:type="spellEnd"/>
      <w:r w:rsidRPr="00BC7581">
        <w:t xml:space="preserve"> shall be </w:t>
      </w:r>
      <w:r w:rsidRPr="00B87A61">
        <w:rPr>
          <w:smallCaps/>
        </w:rPr>
        <w:t>false</w:t>
      </w:r>
      <w:r w:rsidRPr="00BC7581">
        <w:t xml:space="preserve"> while the system is starting up (i.e., before reaching </w:t>
      </w:r>
      <w:r w:rsidR="00D21A33">
        <w:rPr>
          <w:rFonts w:cs="Times New Roman PS MT"/>
          <w:bCs/>
          <w:szCs w:val="20"/>
        </w:rPr>
        <w:t>setpoint</w:t>
      </w:r>
      <w:r w:rsidRPr="00BC7581">
        <w:t xml:space="preserve">) or when enough of the system’s components are unavailable (in alarm, disabled, or turned </w:t>
      </w:r>
      <w:r w:rsidRPr="00B87A61">
        <w:rPr>
          <w:smallCaps/>
        </w:rPr>
        <w:t>off</w:t>
      </w:r>
      <w:r w:rsidRPr="00BC7581">
        <w:t>) to disrupt the ability of the system to serve its load. This threshold shall be defined by the design engineer for each system.</w:t>
      </w:r>
    </w:p>
    <w:p w14:paraId="165BCF3B" w14:textId="77777777" w:rsidR="009045A3" w:rsidRPr="00BC7581" w:rsidRDefault="009045A3" w:rsidP="007C1423">
      <w:pPr>
        <w:pStyle w:val="Heading5"/>
      </w:pPr>
      <w:r w:rsidRPr="00BC7581">
        <w:t xml:space="preserve">By default, Level 1 through Level 3 component alarms (indicating equipment failure) shall inhibit </w:t>
      </w:r>
      <w:proofErr w:type="spellStart"/>
      <w:r w:rsidRPr="00BC7581">
        <w:t>SystemOK</w:t>
      </w:r>
      <w:proofErr w:type="spellEnd"/>
      <w:r w:rsidRPr="00BC7581">
        <w:t xml:space="preserve">. Level 4 component alarms (maintenance and energy efficiency alarms) shall not affect </w:t>
      </w:r>
      <w:proofErr w:type="spellStart"/>
      <w:r w:rsidRPr="00BC7581">
        <w:t>SystemOK</w:t>
      </w:r>
      <w:proofErr w:type="spellEnd"/>
      <w:r w:rsidRPr="00BC7581">
        <w:t>.</w:t>
      </w:r>
    </w:p>
    <w:p w14:paraId="5B29B930" w14:textId="77777777" w:rsidR="009045A3" w:rsidRPr="00BC7581" w:rsidRDefault="009045A3" w:rsidP="007C1423">
      <w:pPr>
        <w:pStyle w:val="Heading5"/>
      </w:pPr>
      <w:r w:rsidRPr="00BC7581">
        <w:t xml:space="preserve">The operator shall have the ability to individually determine which component alarms may or may not inhibit </w:t>
      </w:r>
      <w:proofErr w:type="spellStart"/>
      <w:r w:rsidRPr="00BC7581">
        <w:t>SystemOK</w:t>
      </w:r>
      <w:proofErr w:type="spellEnd"/>
      <w:r w:rsidRPr="00BC7581">
        <w:t>.</w:t>
      </w:r>
    </w:p>
    <w:p w14:paraId="6AB24D76" w14:textId="7F46C333" w:rsidR="009045A3" w:rsidRPr="00BC7581" w:rsidRDefault="009045A3" w:rsidP="00B37EF3">
      <w:pPr>
        <w:pStyle w:val="Infobox"/>
      </w:pPr>
      <w:r w:rsidRPr="00BC7581">
        <w:t>Examples</w:t>
      </w:r>
    </w:p>
    <w:p w14:paraId="55529EB4" w14:textId="6F102B04" w:rsidR="009045A3" w:rsidRPr="00BC7581" w:rsidRDefault="009045A3" w:rsidP="00B37EF3">
      <w:pPr>
        <w:pStyle w:val="Infobox"/>
      </w:pPr>
      <w:r w:rsidRPr="00514417">
        <w:t xml:space="preserve">If a boiler system consists of a pair of boilers sized for 100% of the design load in a lead-standby relationship, then </w:t>
      </w:r>
      <w:proofErr w:type="spellStart"/>
      <w:r w:rsidRPr="00514417">
        <w:t>SystemOK</w:t>
      </w:r>
      <w:proofErr w:type="spellEnd"/>
      <w:r w:rsidRPr="00514417">
        <w:t xml:space="preserve"> is </w:t>
      </w:r>
      <w:r w:rsidRPr="00BC7581">
        <w:rPr>
          <w:smallCaps/>
        </w:rPr>
        <w:t>true</w:t>
      </w:r>
      <w:r w:rsidRPr="00BC7581">
        <w:t xml:space="preserve"> if at least one boiler is operational and achieving </w:t>
      </w:r>
      <w:r w:rsidR="00D21A33">
        <w:rPr>
          <w:bCs/>
        </w:rPr>
        <w:t>setpoint</w:t>
      </w:r>
      <w:r w:rsidRPr="00BC7581">
        <w:t>.</w:t>
      </w:r>
    </w:p>
    <w:p w14:paraId="5D9F3C60" w14:textId="1A0D7693" w:rsidR="009045A3" w:rsidRPr="00BC7581" w:rsidRDefault="009045A3" w:rsidP="00B37EF3">
      <w:pPr>
        <w:pStyle w:val="Infobox"/>
      </w:pPr>
      <w:r w:rsidRPr="00514417">
        <w:t xml:space="preserve">If a chiller system consists of three chillers each sized for 50% of the design load, then </w:t>
      </w:r>
      <w:proofErr w:type="spellStart"/>
      <w:r w:rsidRPr="00514417">
        <w:t>SystemOK</w:t>
      </w:r>
      <w:proofErr w:type="spellEnd"/>
      <w:r w:rsidRPr="00514417">
        <w:t xml:space="preserve"> is </w:t>
      </w:r>
      <w:r w:rsidRPr="00BC7581">
        <w:rPr>
          <w:smallCaps/>
        </w:rPr>
        <w:t>true</w:t>
      </w:r>
      <w:r w:rsidRPr="00514417">
        <w:t xml:space="preserve"> if at least two chillers are available to run. If only one chiller is available to run, then </w:t>
      </w:r>
      <w:proofErr w:type="spellStart"/>
      <w:r w:rsidRPr="00514417">
        <w:t>SystemOK</w:t>
      </w:r>
      <w:proofErr w:type="spellEnd"/>
      <w:r w:rsidRPr="00514417">
        <w:t xml:space="preserve"> will be </w:t>
      </w:r>
      <w:r w:rsidRPr="00BC7581">
        <w:rPr>
          <w:smallCaps/>
        </w:rPr>
        <w:t>false</w:t>
      </w:r>
      <w:r w:rsidRPr="00BC7581">
        <w:t xml:space="preserve"> (even though the one remaining chiller may be sufficient to serve off-peak loads).</w:t>
      </w:r>
    </w:p>
    <w:p w14:paraId="40DC18AD" w14:textId="668BE20A" w:rsidR="009045A3" w:rsidRPr="00BC7581" w:rsidRDefault="009045A3" w:rsidP="0087618D">
      <w:pPr>
        <w:pStyle w:val="Heading4"/>
      </w:pPr>
      <w:bookmarkStart w:id="2758" w:name="_Ref38823432"/>
      <w:r w:rsidRPr="00BC7581">
        <w:t xml:space="preserve">The BAS shall selectively suppress (i.e., fail to announce; alarms may still be logged to a database) alarms for load components if </w:t>
      </w:r>
      <w:proofErr w:type="spellStart"/>
      <w:r w:rsidRPr="00BC7581">
        <w:t>SystemOK</w:t>
      </w:r>
      <w:proofErr w:type="spellEnd"/>
      <w:r w:rsidRPr="00BC7581">
        <w:t xml:space="preserve"> is </w:t>
      </w:r>
      <w:r w:rsidRPr="00B87A61">
        <w:rPr>
          <w:smallCaps/>
        </w:rPr>
        <w:t>false</w:t>
      </w:r>
      <w:r w:rsidRPr="00BC7581">
        <w:t xml:space="preserve"> for the source system that serves that load.</w:t>
      </w:r>
      <w:bookmarkEnd w:id="2758"/>
    </w:p>
    <w:p w14:paraId="56AB6A9B" w14:textId="70C4EC29" w:rsidR="009045A3" w:rsidRPr="00BC7581" w:rsidRDefault="009045A3" w:rsidP="007C1423">
      <w:pPr>
        <w:pStyle w:val="Heading5"/>
      </w:pPr>
      <w:r w:rsidRPr="00BC7581">
        <w:lastRenderedPageBreak/>
        <w:t xml:space="preserve">If </w:t>
      </w:r>
      <w:proofErr w:type="spellStart"/>
      <w:r w:rsidRPr="00BC7581">
        <w:t>SystemOK</w:t>
      </w:r>
      <w:proofErr w:type="spellEnd"/>
      <w:r w:rsidRPr="00BC7581">
        <w:t xml:space="preserve"> is </w:t>
      </w:r>
      <w:r w:rsidRPr="00BC7581">
        <w:rPr>
          <w:smallCaps/>
        </w:rPr>
        <w:t xml:space="preserve">false </w:t>
      </w:r>
      <w:r w:rsidRPr="00BC7581">
        <w:t>for a cooling water system (i.e., chiller, cooling tower, or associated pump), then only high</w:t>
      </w:r>
      <w:r>
        <w:rPr>
          <w:rFonts w:cs="Times New Roman PS MT"/>
          <w:bCs/>
          <w:szCs w:val="20"/>
        </w:rPr>
        <w:t>-</w:t>
      </w:r>
      <w:r w:rsidRPr="00BC7581">
        <w:t>temperature alarms from the loads shall be suppressed.</w:t>
      </w:r>
    </w:p>
    <w:p w14:paraId="09259A46" w14:textId="77777777" w:rsidR="009045A3" w:rsidRPr="00BC7581" w:rsidRDefault="009045A3" w:rsidP="007C1423">
      <w:pPr>
        <w:pStyle w:val="Heading5"/>
      </w:pPr>
      <w:r w:rsidRPr="00BC7581">
        <w:t xml:space="preserve">If </w:t>
      </w:r>
      <w:proofErr w:type="spellStart"/>
      <w:r w:rsidRPr="00BC7581">
        <w:t>SystemOK</w:t>
      </w:r>
      <w:proofErr w:type="spellEnd"/>
      <w:r w:rsidRPr="00BC7581">
        <w:t xml:space="preserve"> is </w:t>
      </w:r>
      <w:r w:rsidRPr="00BC7581">
        <w:rPr>
          <w:smallCaps/>
        </w:rPr>
        <w:t>false</w:t>
      </w:r>
      <w:r w:rsidRPr="00BC7581">
        <w:t xml:space="preserve"> for a heating water system (i.e., boiler or associated pump), then only low temperature alarms from the loads shall be suppressed.</w:t>
      </w:r>
    </w:p>
    <w:p w14:paraId="029C1A5E" w14:textId="4DA4C6B9" w:rsidR="009045A3" w:rsidRPr="00BC7581" w:rsidRDefault="009045A3" w:rsidP="007C1423">
      <w:pPr>
        <w:pStyle w:val="Heading5"/>
      </w:pPr>
      <w:r w:rsidRPr="00BC7581">
        <w:t xml:space="preserve">If </w:t>
      </w:r>
      <w:proofErr w:type="spellStart"/>
      <w:r w:rsidRPr="00BC7581">
        <w:t>SystemOK</w:t>
      </w:r>
      <w:proofErr w:type="spellEnd"/>
      <w:r w:rsidRPr="00BC7581">
        <w:t xml:space="preserve"> is </w:t>
      </w:r>
      <w:r w:rsidRPr="00BC7581">
        <w:rPr>
          <w:smallCaps/>
        </w:rPr>
        <w:t>false</w:t>
      </w:r>
      <w:r w:rsidRPr="00BC7581">
        <w:t xml:space="preserve"> for an </w:t>
      </w:r>
      <w:r>
        <w:rPr>
          <w:rFonts w:cs="Times New Roman PS MT"/>
          <w:bCs/>
          <w:szCs w:val="20"/>
        </w:rPr>
        <w:t>air-side</w:t>
      </w:r>
      <w:r w:rsidRPr="00BC7581">
        <w:t xml:space="preserve"> system (air handler, fan coil, VAV box, etc.), then all alarms from the loads shall be suppressed.</w:t>
      </w:r>
    </w:p>
    <w:p w14:paraId="39AC3EB2" w14:textId="45687B5A" w:rsidR="009045A3" w:rsidRPr="00BC7581" w:rsidRDefault="009045A3" w:rsidP="0087618D">
      <w:pPr>
        <w:pStyle w:val="Heading4"/>
      </w:pPr>
      <w:r w:rsidRPr="00BC7581">
        <w:t>This hierarchical suppression shall cascade through multiple levels of load-source relationship such that alarms at downstream loads shall also be suppressed.</w:t>
      </w:r>
    </w:p>
    <w:p w14:paraId="1FEE1580" w14:textId="545104DC" w:rsidR="009045A3" w:rsidRPr="00BC7581" w:rsidRDefault="009045A3" w:rsidP="00B37EF3">
      <w:pPr>
        <w:pStyle w:val="Infobox"/>
      </w:pPr>
      <w:r w:rsidRPr="00BC7581">
        <w:t>Example</w:t>
      </w:r>
    </w:p>
    <w:p w14:paraId="0BBB8A06" w14:textId="4845516D" w:rsidR="009045A3" w:rsidRPr="00BC7581" w:rsidRDefault="009045A3" w:rsidP="00B37EF3">
      <w:pPr>
        <w:pStyle w:val="Infobox"/>
      </w:pPr>
      <w:r w:rsidRPr="00BC7581">
        <w:t>A building has a cooling</w:t>
      </w:r>
      <w:r>
        <w:rPr>
          <w:bCs/>
        </w:rPr>
        <w:t>-</w:t>
      </w:r>
      <w:r w:rsidRPr="00BC7581">
        <w:t xml:space="preserve">tower system (towers and </w:t>
      </w:r>
      <w:r>
        <w:rPr>
          <w:bCs/>
        </w:rPr>
        <w:t>CW</w:t>
      </w:r>
      <w:r w:rsidRPr="00BC7581">
        <w:t xml:space="preserve"> pumps), a chiller system (chillers and CHW pumps), and a boiler system (boilers and HW pumps). These systems serve several air handlers (each considered its own system), and each air handler serves a series of VAV boxes (each also considered its own system).</w:t>
      </w:r>
    </w:p>
    <w:p w14:paraId="34AAB656" w14:textId="573DD456" w:rsidR="009045A3" w:rsidRPr="00BC7581" w:rsidRDefault="009045A3" w:rsidP="00B37EF3">
      <w:pPr>
        <w:pStyle w:val="Infobox"/>
      </w:pPr>
      <w:r w:rsidRPr="00514417">
        <w:t xml:space="preserve">If </w:t>
      </w:r>
      <w:proofErr w:type="spellStart"/>
      <w:r w:rsidRPr="00514417">
        <w:t>SystemOK</w:t>
      </w:r>
      <w:proofErr w:type="spellEnd"/>
      <w:r w:rsidRPr="00514417">
        <w:t xml:space="preserve"> is </w:t>
      </w:r>
      <w:r w:rsidRPr="00BC7581">
        <w:rPr>
          <w:smallCaps/>
        </w:rPr>
        <w:t>false</w:t>
      </w:r>
      <w:r w:rsidRPr="00514417">
        <w:t xml:space="preserve"> for the cooling-tower system, then high- temperature alarms are suppressed for the chillers, the air handlers, and the VAV boxes and zones but not for the boilers. Low-temperature alarms are not suppressed. (Note that, in actuality, the hard-wired interlock between cooling tower and chiller would inhibit chiller operation if the cooling towers </w:t>
      </w:r>
      <w:proofErr w:type="gramStart"/>
      <w:r w:rsidRPr="00514417">
        <w:t>are</w:t>
      </w:r>
      <w:proofErr w:type="gramEnd"/>
      <w:r w:rsidRPr="00514417">
        <w:t xml:space="preserve"> </w:t>
      </w:r>
      <w:r w:rsidRPr="00BC7581">
        <w:rPr>
          <w:smallCaps/>
        </w:rPr>
        <w:t>off</w:t>
      </w:r>
      <w:r w:rsidRPr="00BC7581">
        <w:t xml:space="preserve"> or locked out. The example is retained for illustrative purposes.)</w:t>
      </w:r>
    </w:p>
    <w:p w14:paraId="1421D6E3" w14:textId="3520236F" w:rsidR="009045A3" w:rsidRPr="00BC7581" w:rsidRDefault="009045A3" w:rsidP="00B37EF3">
      <w:pPr>
        <w:pStyle w:val="Infobox"/>
      </w:pPr>
      <w:r w:rsidRPr="00514417">
        <w:t xml:space="preserve">If </w:t>
      </w:r>
      <w:proofErr w:type="spellStart"/>
      <w:r w:rsidRPr="00514417">
        <w:t>SystemOK</w:t>
      </w:r>
      <w:proofErr w:type="spellEnd"/>
      <w:r w:rsidRPr="00514417">
        <w:t xml:space="preserve"> is </w:t>
      </w:r>
      <w:r w:rsidRPr="00BC7581">
        <w:rPr>
          <w:smallCaps/>
        </w:rPr>
        <w:t>false</w:t>
      </w:r>
      <w:r w:rsidRPr="00BC7581">
        <w:t xml:space="preserve"> for the chiller system, then high</w:t>
      </w:r>
      <w:r>
        <w:rPr>
          <w:bCs/>
        </w:rPr>
        <w:t>-</w:t>
      </w:r>
      <w:r w:rsidRPr="00BC7581">
        <w:t>temperature alarms are suppressed for the air handlers and VAV boxes but not for the cooling towers or boilers. Low</w:t>
      </w:r>
      <w:r>
        <w:rPr>
          <w:bCs/>
        </w:rPr>
        <w:t>-</w:t>
      </w:r>
      <w:r w:rsidRPr="00BC7581">
        <w:t>temperature alarms are not suppressed.</w:t>
      </w:r>
    </w:p>
    <w:p w14:paraId="713D8D8A" w14:textId="1B6AA27C" w:rsidR="009045A3" w:rsidRPr="00BC7581" w:rsidRDefault="009045A3" w:rsidP="00B37EF3">
      <w:pPr>
        <w:pStyle w:val="Infobox"/>
      </w:pPr>
      <w:r w:rsidRPr="00514417">
        <w:t xml:space="preserve">If </w:t>
      </w:r>
      <w:proofErr w:type="spellStart"/>
      <w:r w:rsidRPr="00514417">
        <w:t>SystemOK</w:t>
      </w:r>
      <w:proofErr w:type="spellEnd"/>
      <w:r w:rsidRPr="00514417">
        <w:t xml:space="preserve"> is </w:t>
      </w:r>
      <w:r w:rsidRPr="00BC7581">
        <w:rPr>
          <w:smallCaps/>
        </w:rPr>
        <w:t>false</w:t>
      </w:r>
      <w:r w:rsidRPr="00BC7581">
        <w:t xml:space="preserve"> for the boiler system, then low temperature alarms are suppressed for the air handlers and the VAV boxes but not for the cooling towers or chillers. High</w:t>
      </w:r>
      <w:r>
        <w:rPr>
          <w:bCs/>
        </w:rPr>
        <w:t>-</w:t>
      </w:r>
      <w:r w:rsidRPr="00BC7581">
        <w:t>temperature alarms are not suppressed.</w:t>
      </w:r>
    </w:p>
    <w:p w14:paraId="616BE77C" w14:textId="77777777" w:rsidR="009045A3" w:rsidRPr="00BC7581" w:rsidRDefault="009045A3" w:rsidP="00B37EF3">
      <w:pPr>
        <w:pStyle w:val="Infobox"/>
      </w:pPr>
      <w:r w:rsidRPr="00514417">
        <w:t xml:space="preserve">If </w:t>
      </w:r>
      <w:proofErr w:type="spellStart"/>
      <w:r w:rsidRPr="00514417">
        <w:t>SystemOK</w:t>
      </w:r>
      <w:proofErr w:type="spellEnd"/>
      <w:r w:rsidRPr="00514417">
        <w:t xml:space="preserve"> is </w:t>
      </w:r>
      <w:r w:rsidRPr="00BC7581">
        <w:rPr>
          <w:smallCaps/>
        </w:rPr>
        <w:t>false</w:t>
      </w:r>
      <w:r w:rsidRPr="00BC7581">
        <w:t xml:space="preserve"> for one of the air handlers, then all alarms (low temperature, high temperature, and airflow) are suppressed for all VAV boxes served by that air handler only. Alarms are not suppressed for the cooling towers, chillers, boilers, or the other AHU or its VAV boxes.</w:t>
      </w:r>
    </w:p>
    <w:p w14:paraId="039C5FBC" w14:textId="77777777" w:rsidR="009045A3" w:rsidRPr="00BC7581" w:rsidRDefault="009045A3" w:rsidP="00B37EF3">
      <w:pPr>
        <w:pStyle w:val="Infobox"/>
      </w:pPr>
      <w:r w:rsidRPr="00514417">
        <w:t>If one VAV box is in alarm, then all alarms (e.g., zone temperature, CO</w:t>
      </w:r>
      <w:r w:rsidRPr="00BC7581">
        <w:rPr>
          <w:vertAlign w:val="subscript"/>
        </w:rPr>
        <w:t>2</w:t>
      </w:r>
      <w:r w:rsidRPr="00BC7581">
        <w:t>) are suppressed for the zone served by that VAV box only. No other alarms are suppressed.</w:t>
      </w:r>
    </w:p>
    <w:p w14:paraId="2111610D" w14:textId="77777777" w:rsidR="009045A3" w:rsidRPr="00BC7581" w:rsidRDefault="009045A3" w:rsidP="0087618D">
      <w:pPr>
        <w:pStyle w:val="Heading4"/>
      </w:pPr>
      <w:r w:rsidRPr="00BC7581">
        <w:t>The following types of alarms will never be suppressed by this logic:</w:t>
      </w:r>
    </w:p>
    <w:p w14:paraId="32C4FA94" w14:textId="77777777" w:rsidR="009045A3" w:rsidRPr="00BC7581" w:rsidRDefault="009045A3" w:rsidP="007C1423">
      <w:pPr>
        <w:pStyle w:val="Heading5"/>
      </w:pPr>
      <w:r w:rsidRPr="00BC7581">
        <w:t>Life/safety and Level 1 alarms</w:t>
      </w:r>
    </w:p>
    <w:p w14:paraId="49CDC4D9" w14:textId="77777777" w:rsidR="009045A3" w:rsidRPr="00BC7581" w:rsidRDefault="009045A3" w:rsidP="007C1423">
      <w:pPr>
        <w:pStyle w:val="Heading5"/>
      </w:pPr>
      <w:r w:rsidRPr="00BC7581">
        <w:t xml:space="preserve">Failure-to-start alarms (i.e., equipment is commanded </w:t>
      </w:r>
      <w:r w:rsidRPr="00BC7581">
        <w:rPr>
          <w:smallCaps/>
        </w:rPr>
        <w:t>on</w:t>
      </w:r>
      <w:r w:rsidRPr="00BC7581">
        <w:t xml:space="preserve">, but status point shows equipment to be </w:t>
      </w:r>
      <w:r w:rsidRPr="00BC7581">
        <w:rPr>
          <w:smallCaps/>
        </w:rPr>
        <w:t>off</w:t>
      </w:r>
      <w:r w:rsidRPr="00BC7581">
        <w:t>)</w:t>
      </w:r>
    </w:p>
    <w:p w14:paraId="7605A4CD" w14:textId="77777777" w:rsidR="009045A3" w:rsidRPr="00BC7581" w:rsidRDefault="009045A3" w:rsidP="007C1423">
      <w:pPr>
        <w:pStyle w:val="Heading5"/>
      </w:pPr>
      <w:r w:rsidRPr="00BC7581">
        <w:t xml:space="preserve">Failure-to-stop/hand alarms (i.e., equipment is commanded </w:t>
      </w:r>
      <w:r w:rsidRPr="00BC7581">
        <w:rPr>
          <w:smallCaps/>
        </w:rPr>
        <w:t>off</w:t>
      </w:r>
      <w:r w:rsidRPr="00BC7581">
        <w:t xml:space="preserve">, but status point shows equipment to be </w:t>
      </w:r>
      <w:r w:rsidRPr="00BC7581">
        <w:rPr>
          <w:smallCaps/>
        </w:rPr>
        <w:t>on</w:t>
      </w:r>
      <w:r w:rsidRPr="00BC7581">
        <w:t>)</w:t>
      </w:r>
    </w:p>
    <w:p w14:paraId="519042DC" w14:textId="77777777" w:rsidR="009045A3" w:rsidRPr="00BC7581" w:rsidRDefault="009045A3" w:rsidP="0087618D">
      <w:pPr>
        <w:pStyle w:val="Heading3"/>
      </w:pPr>
      <w:bookmarkStart w:id="2759" w:name="_Ref462144780"/>
      <w:r w:rsidRPr="00BC7581">
        <w:t>Time-Based Suppression</w:t>
      </w:r>
      <w:bookmarkEnd w:id="2759"/>
    </w:p>
    <w:p w14:paraId="2661CB77" w14:textId="0BEC4196" w:rsidR="009045A3" w:rsidRPr="00BC7581" w:rsidRDefault="009045A3" w:rsidP="0087618D">
      <w:pPr>
        <w:pStyle w:val="Heading4"/>
      </w:pPr>
      <w:r w:rsidRPr="00BC7581">
        <w:t>Calculate a time</w:t>
      </w:r>
      <w:r w:rsidRPr="00B87A61">
        <w:rPr>
          <w:rFonts w:cs="Times New Roman PS MT"/>
          <w:bCs/>
          <w:szCs w:val="20"/>
        </w:rPr>
        <w:t>-</w:t>
      </w:r>
      <w:r w:rsidRPr="00BC7581">
        <w:t xml:space="preserve">delay period after any change in </w:t>
      </w:r>
      <w:r w:rsidR="00D21A33">
        <w:rPr>
          <w:rFonts w:cs="Times New Roman PS MT"/>
          <w:bCs/>
          <w:szCs w:val="20"/>
        </w:rPr>
        <w:t>setpoint</w:t>
      </w:r>
      <w:r w:rsidRPr="00BC7581">
        <w:t xml:space="preserve"> based on the difference between the controlled variable (e.g., zone temperature) at the time of the change and the new </w:t>
      </w:r>
      <w:r w:rsidR="00D21A33">
        <w:rPr>
          <w:rFonts w:cs="Times New Roman PS MT"/>
          <w:bCs/>
          <w:szCs w:val="20"/>
        </w:rPr>
        <w:t>setpoint</w:t>
      </w:r>
      <w:r w:rsidRPr="00B87A61">
        <w:rPr>
          <w:rFonts w:cs="Times New Roman PS MT"/>
          <w:bCs/>
          <w:szCs w:val="20"/>
        </w:rPr>
        <w:t>.</w:t>
      </w:r>
      <w:r w:rsidRPr="00BC7581">
        <w:t xml:space="preserve"> The default time delay period shall be</w:t>
      </w:r>
      <w:r w:rsidRPr="00B87A61">
        <w:rPr>
          <w:rFonts w:cs="Times New Roman PS MT"/>
          <w:bCs/>
          <w:szCs w:val="20"/>
        </w:rPr>
        <w:t xml:space="preserve"> as follows</w:t>
      </w:r>
      <w:r w:rsidRPr="00BC7581">
        <w:t>:</w:t>
      </w:r>
    </w:p>
    <w:p w14:paraId="10C74A08" w14:textId="3777A8D4" w:rsidR="009045A3" w:rsidRPr="00BC7581" w:rsidRDefault="009045A3" w:rsidP="00B37EF3">
      <w:pPr>
        <w:pStyle w:val="Infobox"/>
      </w:pPr>
      <w:r w:rsidRPr="00BC7581">
        <w:t xml:space="preserve">Time-based suppression is used to suppress reset requests and alarms after a change in </w:t>
      </w:r>
      <w:r w:rsidR="00D21A33">
        <w:rPr>
          <w:bCs/>
        </w:rPr>
        <w:t>setpoint</w:t>
      </w:r>
      <w:r>
        <w:rPr>
          <w:bCs/>
        </w:rPr>
        <w:t>.</w:t>
      </w:r>
      <w:r w:rsidRPr="00BC7581">
        <w:t xml:space="preserve"> This includes automatic changes in </w:t>
      </w:r>
      <w:r w:rsidR="00D21A33">
        <w:rPr>
          <w:bCs/>
        </w:rPr>
        <w:t>setpoint</w:t>
      </w:r>
      <w:r w:rsidRPr="00BC7581">
        <w:t>, e.g., due to a change in window switch or occupancy sensor status, as well as changes made by occupants.</w:t>
      </w:r>
    </w:p>
    <w:p w14:paraId="486FD86B" w14:textId="702507A3" w:rsidR="009045A3" w:rsidRPr="00BC7581" w:rsidRDefault="009045A3" w:rsidP="007C1423">
      <w:pPr>
        <w:pStyle w:val="Heading5"/>
      </w:pPr>
      <w:r w:rsidRPr="00BC7581">
        <w:t xml:space="preserve">For thermal zone temperature alarms: </w:t>
      </w:r>
      <w:ins w:id="2760" w:author="Titus Ellison" w:date="2022-10-18T18:30:00Z">
        <w:r w:rsidR="002A0714" w:rsidRPr="002A0714">
          <w:rPr>
            <w:rStyle w:val="Toggle"/>
            <w:rPrChange w:id="2761" w:author="Titus Ellison" w:date="2022-10-18T18:31:00Z">
              <w:rPr/>
            </w:rPrChange>
          </w:rPr>
          <w:t>[UNITS [</w:t>
        </w:r>
      </w:ins>
      <w:r w:rsidRPr="002A0714">
        <w:rPr>
          <w:rStyle w:val="Toggle"/>
          <w:rPrChange w:id="2762" w:author="Titus Ellison" w:date="2022-10-18T18:31:00Z">
            <w:rPr>
              <w:rFonts w:cs="Times New Roman PS MT"/>
              <w:bCs/>
              <w:szCs w:val="20"/>
            </w:rPr>
          </w:rPrChange>
        </w:rPr>
        <w:t>18 minutes per °C</w:t>
      </w:r>
      <w:ins w:id="2763" w:author="Titus Ellison" w:date="2022-10-18T18:30:00Z">
        <w:r w:rsidR="002A0714" w:rsidRPr="002A0714">
          <w:rPr>
            <w:rStyle w:val="Toggle"/>
            <w:rPrChange w:id="2764" w:author="Titus Ellison" w:date="2022-10-18T18:31:00Z">
              <w:rPr>
                <w:rFonts w:cs="Times New Roman PS MT"/>
                <w:bCs/>
                <w:szCs w:val="20"/>
              </w:rPr>
            </w:rPrChange>
          </w:rPr>
          <w:t>]</w:t>
        </w:r>
      </w:ins>
      <w:r w:rsidRPr="002A0714">
        <w:rPr>
          <w:rStyle w:val="Toggle"/>
          <w:rPrChange w:id="2765" w:author="Titus Ellison" w:date="2022-10-18T18:31:00Z">
            <w:rPr>
              <w:rFonts w:cs="Times New Roman PS MT"/>
              <w:bCs/>
              <w:szCs w:val="20"/>
            </w:rPr>
          </w:rPrChange>
        </w:rPr>
        <w:t xml:space="preserve"> </w:t>
      </w:r>
      <w:ins w:id="2766" w:author="Titus Ellison" w:date="2022-10-18T18:30:00Z">
        <w:r w:rsidR="002A0714" w:rsidRPr="002A0714">
          <w:rPr>
            <w:rStyle w:val="Toggle"/>
            <w:rPrChange w:id="2767" w:author="Titus Ellison" w:date="2022-10-18T18:31:00Z">
              <w:rPr>
                <w:rFonts w:cs="Times New Roman PS MT"/>
                <w:bCs/>
                <w:szCs w:val="20"/>
              </w:rPr>
            </w:rPrChange>
          </w:rPr>
          <w:t>[</w:t>
        </w:r>
      </w:ins>
      <w:del w:id="2768" w:author="Titus Ellison" w:date="2022-10-18T18:30:00Z">
        <w:r w:rsidRPr="002A0714" w:rsidDel="002A0714">
          <w:rPr>
            <w:rStyle w:val="Toggle"/>
            <w:rPrChange w:id="2769" w:author="Titus Ellison" w:date="2022-10-18T18:31:00Z">
              <w:rPr>
                <w:rFonts w:cs="Times New Roman PS MT"/>
                <w:bCs/>
                <w:szCs w:val="20"/>
              </w:rPr>
            </w:rPrChange>
          </w:rPr>
          <w:delText>(</w:delText>
        </w:r>
      </w:del>
      <w:r w:rsidRPr="002A0714">
        <w:rPr>
          <w:rStyle w:val="Toggle"/>
          <w:rPrChange w:id="2770" w:author="Titus Ellison" w:date="2022-10-18T18:31:00Z">
            <w:rPr/>
          </w:rPrChange>
        </w:rPr>
        <w:t>10 minutes per °F</w:t>
      </w:r>
      <w:ins w:id="2771" w:author="Titus Ellison" w:date="2022-10-18T18:30:00Z">
        <w:r w:rsidR="002A0714" w:rsidRPr="002A0714">
          <w:rPr>
            <w:rStyle w:val="Toggle"/>
            <w:rPrChange w:id="2772" w:author="Titus Ellison" w:date="2022-10-18T18:31:00Z">
              <w:rPr>
                <w:rFonts w:cs="Times New Roman PS MT"/>
                <w:bCs/>
                <w:szCs w:val="20"/>
              </w:rPr>
            </w:rPrChange>
          </w:rPr>
          <w:t>]]</w:t>
        </w:r>
      </w:ins>
      <w:del w:id="2773" w:author="Titus Ellison" w:date="2022-10-18T18:30:00Z">
        <w:r w:rsidDel="002A0714">
          <w:rPr>
            <w:rFonts w:cs="Times New Roman PS MT"/>
            <w:bCs/>
            <w:szCs w:val="20"/>
          </w:rPr>
          <w:delText>)</w:delText>
        </w:r>
      </w:del>
      <w:r w:rsidRPr="00BC7581">
        <w:t xml:space="preserve"> of difference but no longer than 120 minutes </w:t>
      </w:r>
    </w:p>
    <w:p w14:paraId="05CE4D9A" w14:textId="738C33A7" w:rsidR="009045A3" w:rsidRPr="00BC7581" w:rsidRDefault="009045A3" w:rsidP="00B37EF3">
      <w:pPr>
        <w:pStyle w:val="Infobox"/>
      </w:pPr>
      <w:r w:rsidRPr="00BC7581">
        <w:t xml:space="preserve">For example, if </w:t>
      </w:r>
      <w:r w:rsidR="00D21A33">
        <w:rPr>
          <w:bCs/>
        </w:rPr>
        <w:t>setpoint</w:t>
      </w:r>
      <w:r w:rsidRPr="00BC7581">
        <w:t xml:space="preserve"> changes from </w:t>
      </w:r>
      <w:ins w:id="2774" w:author="Titus Ellison" w:date="2022-10-18T18:31:00Z">
        <w:r w:rsidR="002A0714" w:rsidRPr="002A0714">
          <w:rPr>
            <w:rStyle w:val="Toggle"/>
            <w:rPrChange w:id="2775" w:author="Titus Ellison" w:date="2022-10-18T18:31:00Z">
              <w:rPr/>
            </w:rPrChange>
          </w:rPr>
          <w:t>[UNITS [</w:t>
        </w:r>
      </w:ins>
      <w:r w:rsidRPr="002A0714">
        <w:rPr>
          <w:rStyle w:val="Toggle"/>
          <w:rPrChange w:id="2776" w:author="Titus Ellison" w:date="2022-10-18T18:31:00Z">
            <w:rPr/>
          </w:rPrChange>
        </w:rPr>
        <w:t>20°C</w:t>
      </w:r>
      <w:ins w:id="2777" w:author="Titus Ellison" w:date="2022-10-18T18:31:00Z">
        <w:r w:rsidR="002A0714" w:rsidRPr="002A0714">
          <w:rPr>
            <w:rStyle w:val="Toggle"/>
            <w:rPrChange w:id="2778" w:author="Titus Ellison" w:date="2022-10-18T18:31:00Z">
              <w:rPr/>
            </w:rPrChange>
          </w:rPr>
          <w:t>]</w:t>
        </w:r>
      </w:ins>
      <w:r w:rsidRPr="002A0714">
        <w:rPr>
          <w:rStyle w:val="Toggle"/>
          <w:rPrChange w:id="2779" w:author="Titus Ellison" w:date="2022-10-18T18:31:00Z">
            <w:rPr/>
          </w:rPrChange>
        </w:rPr>
        <w:t xml:space="preserve"> </w:t>
      </w:r>
      <w:ins w:id="2780" w:author="Titus Ellison" w:date="2022-10-18T18:31:00Z">
        <w:r w:rsidR="002A0714" w:rsidRPr="002A0714">
          <w:rPr>
            <w:rStyle w:val="Toggle"/>
            <w:rPrChange w:id="2781" w:author="Titus Ellison" w:date="2022-10-18T18:31:00Z">
              <w:rPr/>
            </w:rPrChange>
          </w:rPr>
          <w:t>[</w:t>
        </w:r>
      </w:ins>
      <w:del w:id="2782" w:author="Titus Ellison" w:date="2022-10-18T18:31:00Z">
        <w:r w:rsidRPr="002A0714" w:rsidDel="002A0714">
          <w:rPr>
            <w:rStyle w:val="Toggle"/>
            <w:rPrChange w:id="2783" w:author="Titus Ellison" w:date="2022-10-18T18:31:00Z">
              <w:rPr/>
            </w:rPrChange>
          </w:rPr>
          <w:delText>(</w:delText>
        </w:r>
      </w:del>
      <w:r w:rsidRPr="002A0714">
        <w:rPr>
          <w:rStyle w:val="Toggle"/>
          <w:rPrChange w:id="2784" w:author="Titus Ellison" w:date="2022-10-18T18:31:00Z">
            <w:rPr/>
          </w:rPrChange>
        </w:rPr>
        <w:t>68°F</w:t>
      </w:r>
      <w:ins w:id="2785" w:author="Titus Ellison" w:date="2022-10-18T18:31:00Z">
        <w:r w:rsidR="002A0714" w:rsidRPr="002A0714">
          <w:rPr>
            <w:rStyle w:val="Toggle"/>
            <w:rPrChange w:id="2786" w:author="Titus Ellison" w:date="2022-10-18T18:31:00Z">
              <w:rPr/>
            </w:rPrChange>
          </w:rPr>
          <w:t>]]</w:t>
        </w:r>
      </w:ins>
      <w:del w:id="2787" w:author="Titus Ellison" w:date="2022-10-18T18:31:00Z">
        <w:r w:rsidRPr="00BC7581" w:rsidDel="002A0714">
          <w:delText>)</w:delText>
        </w:r>
      </w:del>
      <w:r w:rsidRPr="00BC7581">
        <w:t xml:space="preserve"> to </w:t>
      </w:r>
      <w:ins w:id="2788" w:author="Titus Ellison" w:date="2022-10-18T18:31:00Z">
        <w:r w:rsidR="002A0714" w:rsidRPr="002A0714">
          <w:rPr>
            <w:rStyle w:val="Toggle"/>
            <w:rPrChange w:id="2789" w:author="Titus Ellison" w:date="2022-10-18T18:31:00Z">
              <w:rPr/>
            </w:rPrChange>
          </w:rPr>
          <w:t>[UNITS [</w:t>
        </w:r>
      </w:ins>
      <w:r w:rsidRPr="002A0714">
        <w:rPr>
          <w:rStyle w:val="Toggle"/>
          <w:rPrChange w:id="2790" w:author="Titus Ellison" w:date="2022-10-18T18:31:00Z">
            <w:rPr/>
          </w:rPrChange>
        </w:rPr>
        <w:t>21°C</w:t>
      </w:r>
      <w:ins w:id="2791" w:author="Titus Ellison" w:date="2022-10-18T18:31:00Z">
        <w:r w:rsidR="002A0714" w:rsidRPr="002A0714">
          <w:rPr>
            <w:rStyle w:val="Toggle"/>
            <w:rPrChange w:id="2792" w:author="Titus Ellison" w:date="2022-10-18T18:31:00Z">
              <w:rPr/>
            </w:rPrChange>
          </w:rPr>
          <w:t>]</w:t>
        </w:r>
      </w:ins>
      <w:r w:rsidRPr="002A0714">
        <w:rPr>
          <w:rStyle w:val="Toggle"/>
          <w:rPrChange w:id="2793" w:author="Titus Ellison" w:date="2022-10-18T18:31:00Z">
            <w:rPr/>
          </w:rPrChange>
        </w:rPr>
        <w:t xml:space="preserve"> </w:t>
      </w:r>
      <w:ins w:id="2794" w:author="Titus Ellison" w:date="2022-10-18T18:31:00Z">
        <w:r w:rsidR="002A0714" w:rsidRPr="002A0714">
          <w:rPr>
            <w:rStyle w:val="Toggle"/>
            <w:rPrChange w:id="2795" w:author="Titus Ellison" w:date="2022-10-18T18:31:00Z">
              <w:rPr/>
            </w:rPrChange>
          </w:rPr>
          <w:t>[</w:t>
        </w:r>
      </w:ins>
      <w:del w:id="2796" w:author="Titus Ellison" w:date="2022-10-18T18:31:00Z">
        <w:r w:rsidRPr="002A0714" w:rsidDel="002A0714">
          <w:rPr>
            <w:rStyle w:val="Toggle"/>
            <w:rPrChange w:id="2797" w:author="Titus Ellison" w:date="2022-10-18T18:31:00Z">
              <w:rPr/>
            </w:rPrChange>
          </w:rPr>
          <w:delText>(</w:delText>
        </w:r>
      </w:del>
      <w:r w:rsidRPr="002A0714">
        <w:rPr>
          <w:rStyle w:val="Toggle"/>
          <w:rPrChange w:id="2798" w:author="Titus Ellison" w:date="2022-10-18T18:31:00Z">
            <w:rPr/>
          </w:rPrChange>
        </w:rPr>
        <w:t>70°F</w:t>
      </w:r>
      <w:ins w:id="2799" w:author="Titus Ellison" w:date="2022-10-18T18:31:00Z">
        <w:r w:rsidR="002A0714" w:rsidRPr="002A0714">
          <w:rPr>
            <w:rStyle w:val="Toggle"/>
            <w:rPrChange w:id="2800" w:author="Titus Ellison" w:date="2022-10-18T18:31:00Z">
              <w:rPr>
                <w:bCs/>
              </w:rPr>
            </w:rPrChange>
          </w:rPr>
          <w:t>]]</w:t>
        </w:r>
      </w:ins>
      <w:del w:id="2801" w:author="Titus Ellison" w:date="2022-10-18T18:31:00Z">
        <w:r w:rsidDel="002A0714">
          <w:rPr>
            <w:bCs/>
          </w:rPr>
          <w:delText>)</w:delText>
        </w:r>
      </w:del>
      <w:r>
        <w:rPr>
          <w:bCs/>
        </w:rPr>
        <w:t>,</w:t>
      </w:r>
      <w:r w:rsidRPr="00BC7581">
        <w:t xml:space="preserve"> and the zone temperature is </w:t>
      </w:r>
      <w:ins w:id="2802" w:author="Titus Ellison" w:date="2022-10-18T18:31:00Z">
        <w:r w:rsidR="002A0714" w:rsidRPr="002A0714">
          <w:rPr>
            <w:rStyle w:val="Toggle"/>
            <w:rPrChange w:id="2803" w:author="Titus Ellison" w:date="2022-10-18T18:32:00Z">
              <w:rPr/>
            </w:rPrChange>
          </w:rPr>
          <w:t>[UNITS [</w:t>
        </w:r>
      </w:ins>
      <w:r w:rsidRPr="002A0714">
        <w:rPr>
          <w:rStyle w:val="Toggle"/>
          <w:rPrChange w:id="2804" w:author="Titus Ellison" w:date="2022-10-18T18:32:00Z">
            <w:rPr/>
          </w:rPrChange>
        </w:rPr>
        <w:t>20</w:t>
      </w:r>
      <w:r w:rsidRPr="002A0714">
        <w:rPr>
          <w:rStyle w:val="Toggle"/>
          <w:rPrChange w:id="2805" w:author="Titus Ellison" w:date="2022-10-18T18:32:00Z">
            <w:rPr>
              <w:bCs/>
            </w:rPr>
          </w:rPrChange>
        </w:rPr>
        <w:t>.2</w:t>
      </w:r>
      <w:r w:rsidRPr="002A0714">
        <w:rPr>
          <w:rStyle w:val="Toggle"/>
          <w:rPrChange w:id="2806" w:author="Titus Ellison" w:date="2022-10-18T18:32:00Z">
            <w:rPr/>
          </w:rPrChange>
        </w:rPr>
        <w:t>°C</w:t>
      </w:r>
      <w:ins w:id="2807" w:author="Titus Ellison" w:date="2022-10-18T18:31:00Z">
        <w:r w:rsidR="002A0714" w:rsidRPr="002A0714">
          <w:rPr>
            <w:rStyle w:val="Toggle"/>
            <w:rPrChange w:id="2808" w:author="Titus Ellison" w:date="2022-10-18T18:32:00Z">
              <w:rPr/>
            </w:rPrChange>
          </w:rPr>
          <w:t>]</w:t>
        </w:r>
      </w:ins>
      <w:r w:rsidRPr="002A0714">
        <w:rPr>
          <w:rStyle w:val="Toggle"/>
          <w:rPrChange w:id="2809" w:author="Titus Ellison" w:date="2022-10-18T18:32:00Z">
            <w:rPr/>
          </w:rPrChange>
        </w:rPr>
        <w:t xml:space="preserve"> </w:t>
      </w:r>
      <w:ins w:id="2810" w:author="Titus Ellison" w:date="2022-10-18T18:31:00Z">
        <w:r w:rsidR="002A0714" w:rsidRPr="002A0714">
          <w:rPr>
            <w:rStyle w:val="Toggle"/>
            <w:rPrChange w:id="2811" w:author="Titus Ellison" w:date="2022-10-18T18:32:00Z">
              <w:rPr/>
            </w:rPrChange>
          </w:rPr>
          <w:t>[</w:t>
        </w:r>
      </w:ins>
      <w:del w:id="2812" w:author="Titus Ellison" w:date="2022-10-18T18:31:00Z">
        <w:r w:rsidRPr="002A0714" w:rsidDel="002A0714">
          <w:rPr>
            <w:rStyle w:val="Toggle"/>
            <w:rPrChange w:id="2813" w:author="Titus Ellison" w:date="2022-10-18T18:32:00Z">
              <w:rPr/>
            </w:rPrChange>
          </w:rPr>
          <w:delText>(</w:delText>
        </w:r>
      </w:del>
      <w:r w:rsidRPr="002A0714">
        <w:rPr>
          <w:rStyle w:val="Toggle"/>
          <w:rPrChange w:id="2814" w:author="Titus Ellison" w:date="2022-10-18T18:32:00Z">
            <w:rPr/>
          </w:rPrChange>
        </w:rPr>
        <w:t>68.5°F</w:t>
      </w:r>
      <w:ins w:id="2815" w:author="Titus Ellison" w:date="2022-10-18T18:31:00Z">
        <w:r w:rsidR="002A0714" w:rsidRPr="002A0714">
          <w:rPr>
            <w:rStyle w:val="Toggle"/>
            <w:rPrChange w:id="2816" w:author="Titus Ellison" w:date="2022-10-18T18:32:00Z">
              <w:rPr/>
            </w:rPrChange>
          </w:rPr>
          <w:t>]]</w:t>
        </w:r>
      </w:ins>
      <w:del w:id="2817" w:author="Titus Ellison" w:date="2022-10-18T18:31:00Z">
        <w:r w:rsidRPr="00BC7581" w:rsidDel="002A0714">
          <w:delText>)</w:delText>
        </w:r>
      </w:del>
      <w:r w:rsidRPr="00BC7581">
        <w:t xml:space="preserve"> at the time of the change, inhibit alarm for 15 minutes (</w:t>
      </w:r>
      <w:ins w:id="2818" w:author="Titus Ellison" w:date="2022-10-18T18:32:00Z">
        <w:r w:rsidR="002A0714" w:rsidRPr="002A0714">
          <w:rPr>
            <w:rStyle w:val="Toggle"/>
            <w:rPrChange w:id="2819" w:author="Titus Ellison" w:date="2022-10-18T18:32:00Z">
              <w:rPr/>
            </w:rPrChange>
          </w:rPr>
          <w:t>[UNITS [</w:t>
        </w:r>
      </w:ins>
      <w:r w:rsidRPr="002A0714">
        <w:rPr>
          <w:rStyle w:val="Toggle"/>
          <w:rPrChange w:id="2820" w:author="Titus Ellison" w:date="2022-10-18T18:32:00Z">
            <w:rPr/>
          </w:rPrChange>
        </w:rPr>
        <w:t>0.8°C</w:t>
      </w:r>
      <w:r w:rsidRPr="002A0714">
        <w:rPr>
          <w:rStyle w:val="Toggle"/>
          <w:rPrChange w:id="2821" w:author="Titus Ellison" w:date="2022-10-18T18:32:00Z">
            <w:rPr>
              <w:bCs/>
            </w:rPr>
          </w:rPrChange>
        </w:rPr>
        <w:t>*18 minutes per °C</w:t>
      </w:r>
      <w:ins w:id="2822" w:author="Titus Ellison" w:date="2022-10-18T18:32:00Z">
        <w:r w:rsidR="002A0714" w:rsidRPr="002A0714">
          <w:rPr>
            <w:rStyle w:val="Toggle"/>
            <w:rPrChange w:id="2823" w:author="Titus Ellison" w:date="2022-10-18T18:32:00Z">
              <w:rPr>
                <w:bCs/>
              </w:rPr>
            </w:rPrChange>
          </w:rPr>
          <w:t>]</w:t>
        </w:r>
      </w:ins>
      <w:r w:rsidRPr="002A0714">
        <w:rPr>
          <w:rStyle w:val="Toggle"/>
          <w:rPrChange w:id="2824" w:author="Titus Ellison" w:date="2022-10-18T18:32:00Z">
            <w:rPr>
              <w:bCs/>
            </w:rPr>
          </w:rPrChange>
        </w:rPr>
        <w:t xml:space="preserve"> [</w:t>
      </w:r>
      <w:r w:rsidRPr="002A0714">
        <w:rPr>
          <w:rStyle w:val="Toggle"/>
          <w:rPrChange w:id="2825" w:author="Titus Ellison" w:date="2022-10-18T18:32:00Z">
            <w:rPr/>
          </w:rPrChange>
        </w:rPr>
        <w:t>1.5°F</w:t>
      </w:r>
      <w:r w:rsidRPr="002A0714">
        <w:rPr>
          <w:rStyle w:val="Toggle"/>
          <w:rPrChange w:id="2826" w:author="Titus Ellison" w:date="2022-10-18T18:32:00Z">
            <w:rPr>
              <w:bCs/>
            </w:rPr>
          </w:rPrChange>
        </w:rPr>
        <w:t>*</w:t>
      </w:r>
      <w:r w:rsidRPr="002A0714">
        <w:rPr>
          <w:rStyle w:val="Toggle"/>
          <w:rPrChange w:id="2827" w:author="Titus Ellison" w:date="2022-10-18T18:32:00Z">
            <w:rPr/>
          </w:rPrChange>
        </w:rPr>
        <w:t>10</w:t>
      </w:r>
      <w:r w:rsidRPr="002A0714">
        <w:rPr>
          <w:rStyle w:val="Toggle"/>
          <w:rPrChange w:id="2828" w:author="Titus Ellison" w:date="2022-10-18T18:32:00Z">
            <w:rPr>
              <w:bCs/>
            </w:rPr>
          </w:rPrChange>
        </w:rPr>
        <w:t xml:space="preserve"> </w:t>
      </w:r>
      <w:r w:rsidRPr="002A0714">
        <w:rPr>
          <w:rStyle w:val="Toggle"/>
          <w:rPrChange w:id="2829" w:author="Titus Ellison" w:date="2022-10-18T18:32:00Z">
            <w:rPr/>
          </w:rPrChange>
        </w:rPr>
        <w:t>minutes/°F</w:t>
      </w:r>
      <w:r w:rsidRPr="002A0714">
        <w:rPr>
          <w:rStyle w:val="Toggle"/>
          <w:rPrChange w:id="2830" w:author="Titus Ellison" w:date="2022-10-18T18:32:00Z">
            <w:rPr>
              <w:bCs/>
            </w:rPr>
          </w:rPrChange>
        </w:rPr>
        <w:t>]</w:t>
      </w:r>
      <w:ins w:id="2831" w:author="Titus Ellison" w:date="2022-10-18T18:32:00Z">
        <w:r w:rsidR="002A0714" w:rsidRPr="002A0714">
          <w:rPr>
            <w:rStyle w:val="Toggle"/>
            <w:rPrChange w:id="2832" w:author="Titus Ellison" w:date="2022-10-18T18:32:00Z">
              <w:rPr>
                <w:bCs/>
              </w:rPr>
            </w:rPrChange>
          </w:rPr>
          <w:t>]</w:t>
        </w:r>
      </w:ins>
      <w:r>
        <w:rPr>
          <w:bCs/>
        </w:rPr>
        <w:t>)</w:t>
      </w:r>
      <w:r w:rsidRPr="00BC7581">
        <w:t xml:space="preserve"> after the change.</w:t>
      </w:r>
    </w:p>
    <w:p w14:paraId="5683C06C" w14:textId="1872955E" w:rsidR="009045A3" w:rsidRPr="00BC7581" w:rsidRDefault="009045A3" w:rsidP="007C1423">
      <w:pPr>
        <w:pStyle w:val="Heading5"/>
      </w:pPr>
      <w:bookmarkStart w:id="2833" w:name="_Ref440038261"/>
      <w:r w:rsidRPr="00BC7581">
        <w:lastRenderedPageBreak/>
        <w:t xml:space="preserve">For thermal zone temperature cooling requests: </w:t>
      </w:r>
      <w:ins w:id="2834" w:author="Titus Ellison" w:date="2022-10-18T18:32:00Z">
        <w:r w:rsidR="002A0714" w:rsidRPr="002A0714">
          <w:rPr>
            <w:rStyle w:val="Toggle"/>
            <w:rPrChange w:id="2835" w:author="Titus Ellison" w:date="2022-10-18T18:33:00Z">
              <w:rPr/>
            </w:rPrChange>
          </w:rPr>
          <w:t>[UNITS [</w:t>
        </w:r>
      </w:ins>
      <w:r w:rsidRPr="002A0714">
        <w:rPr>
          <w:rStyle w:val="Toggle"/>
          <w:rPrChange w:id="2836" w:author="Titus Ellison" w:date="2022-10-18T18:33:00Z">
            <w:rPr>
              <w:rFonts w:cs="Times New Roman PS MT"/>
              <w:bCs/>
              <w:szCs w:val="20"/>
            </w:rPr>
          </w:rPrChange>
        </w:rPr>
        <w:t>9 minutes per °C</w:t>
      </w:r>
      <w:ins w:id="2837" w:author="Titus Ellison" w:date="2022-10-18T18:32:00Z">
        <w:r w:rsidR="002A0714" w:rsidRPr="002A0714">
          <w:rPr>
            <w:rStyle w:val="Toggle"/>
            <w:rPrChange w:id="2838" w:author="Titus Ellison" w:date="2022-10-18T18:33:00Z">
              <w:rPr>
                <w:rFonts w:cs="Times New Roman PS MT"/>
                <w:bCs/>
                <w:szCs w:val="20"/>
              </w:rPr>
            </w:rPrChange>
          </w:rPr>
          <w:t>] [</w:t>
        </w:r>
      </w:ins>
      <w:del w:id="2839" w:author="Titus Ellison" w:date="2022-10-18T18:32:00Z">
        <w:r w:rsidRPr="002A0714" w:rsidDel="002A0714">
          <w:rPr>
            <w:rStyle w:val="Toggle"/>
            <w:rPrChange w:id="2840" w:author="Titus Ellison" w:date="2022-10-18T18:33:00Z">
              <w:rPr>
                <w:rFonts w:cs="Times New Roman PS MT"/>
                <w:bCs/>
                <w:szCs w:val="20"/>
              </w:rPr>
            </w:rPrChange>
          </w:rPr>
          <w:delText xml:space="preserve"> (</w:delText>
        </w:r>
      </w:del>
      <w:r w:rsidRPr="002A0714">
        <w:rPr>
          <w:rStyle w:val="Toggle"/>
          <w:rPrChange w:id="2841" w:author="Titus Ellison" w:date="2022-10-18T18:33:00Z">
            <w:rPr/>
          </w:rPrChange>
        </w:rPr>
        <w:t>5 minutes per °F</w:t>
      </w:r>
      <w:ins w:id="2842" w:author="Titus Ellison" w:date="2022-10-18T18:33:00Z">
        <w:r w:rsidR="002A0714" w:rsidRPr="002A0714">
          <w:rPr>
            <w:rStyle w:val="Toggle"/>
            <w:rPrChange w:id="2843" w:author="Titus Ellison" w:date="2022-10-18T18:33:00Z">
              <w:rPr>
                <w:rFonts w:cs="Times New Roman PS MT"/>
                <w:bCs/>
                <w:szCs w:val="20"/>
              </w:rPr>
            </w:rPrChange>
          </w:rPr>
          <w:t>]]</w:t>
        </w:r>
      </w:ins>
      <w:del w:id="2844" w:author="Titus Ellison" w:date="2022-10-18T18:33:00Z">
        <w:r w:rsidDel="002A0714">
          <w:rPr>
            <w:rFonts w:cs="Times New Roman PS MT"/>
            <w:bCs/>
            <w:szCs w:val="20"/>
          </w:rPr>
          <w:delText>)</w:delText>
        </w:r>
      </w:del>
      <w:r w:rsidRPr="00BC7581">
        <w:t xml:space="preserve"> of difference but no longer than 30 minutes </w:t>
      </w:r>
    </w:p>
    <w:p w14:paraId="1779C0E9" w14:textId="641A0D0C" w:rsidR="009045A3" w:rsidRPr="00BC7581" w:rsidRDefault="009045A3" w:rsidP="007C1423">
      <w:pPr>
        <w:pStyle w:val="Heading5"/>
      </w:pPr>
      <w:r w:rsidRPr="00BC7581">
        <w:t xml:space="preserve">For thermal zone temperature heating requests: </w:t>
      </w:r>
      <w:ins w:id="2845" w:author="Titus Ellison" w:date="2022-10-18T18:33:00Z">
        <w:r w:rsidR="002A0714" w:rsidRPr="002A0714">
          <w:rPr>
            <w:rStyle w:val="Toggle"/>
            <w:rPrChange w:id="2846" w:author="Titus Ellison" w:date="2022-10-18T18:33:00Z">
              <w:rPr/>
            </w:rPrChange>
          </w:rPr>
          <w:t xml:space="preserve">[UNITS </w:t>
        </w:r>
      </w:ins>
      <w:r w:rsidRPr="002A0714">
        <w:rPr>
          <w:rStyle w:val="Toggle"/>
          <w:rPrChange w:id="2847" w:author="Titus Ellison" w:date="2022-10-18T18:33:00Z">
            <w:rPr>
              <w:rFonts w:cs="Times New Roman PS MT"/>
              <w:bCs/>
              <w:szCs w:val="20"/>
            </w:rPr>
          </w:rPrChange>
        </w:rPr>
        <w:t>9 minutes per °C</w:t>
      </w:r>
      <w:ins w:id="2848" w:author="Titus Ellison" w:date="2022-10-18T18:33:00Z">
        <w:r w:rsidR="002A0714" w:rsidRPr="002A0714">
          <w:rPr>
            <w:rStyle w:val="Toggle"/>
            <w:rPrChange w:id="2849" w:author="Titus Ellison" w:date="2022-10-18T18:33:00Z">
              <w:rPr>
                <w:rFonts w:cs="Times New Roman PS MT"/>
                <w:bCs/>
                <w:szCs w:val="20"/>
              </w:rPr>
            </w:rPrChange>
          </w:rPr>
          <w:t>]</w:t>
        </w:r>
      </w:ins>
      <w:r w:rsidRPr="002A0714">
        <w:rPr>
          <w:rStyle w:val="Toggle"/>
          <w:rPrChange w:id="2850" w:author="Titus Ellison" w:date="2022-10-18T18:33:00Z">
            <w:rPr>
              <w:rFonts w:cs="Times New Roman PS MT"/>
              <w:bCs/>
              <w:szCs w:val="20"/>
            </w:rPr>
          </w:rPrChange>
        </w:rPr>
        <w:t xml:space="preserve"> </w:t>
      </w:r>
      <w:ins w:id="2851" w:author="Titus Ellison" w:date="2022-10-18T18:33:00Z">
        <w:r w:rsidR="002A0714" w:rsidRPr="002A0714">
          <w:rPr>
            <w:rStyle w:val="Toggle"/>
            <w:rPrChange w:id="2852" w:author="Titus Ellison" w:date="2022-10-18T18:33:00Z">
              <w:rPr>
                <w:rFonts w:cs="Times New Roman PS MT"/>
                <w:bCs/>
                <w:szCs w:val="20"/>
              </w:rPr>
            </w:rPrChange>
          </w:rPr>
          <w:t>[</w:t>
        </w:r>
      </w:ins>
      <w:del w:id="2853" w:author="Titus Ellison" w:date="2022-10-18T18:33:00Z">
        <w:r w:rsidRPr="002A0714" w:rsidDel="002A0714">
          <w:rPr>
            <w:rStyle w:val="Toggle"/>
            <w:rPrChange w:id="2854" w:author="Titus Ellison" w:date="2022-10-18T18:33:00Z">
              <w:rPr>
                <w:rFonts w:cs="Times New Roman PS MT"/>
                <w:bCs/>
                <w:szCs w:val="20"/>
              </w:rPr>
            </w:rPrChange>
          </w:rPr>
          <w:delText>(</w:delText>
        </w:r>
      </w:del>
      <w:r w:rsidRPr="002A0714">
        <w:rPr>
          <w:rStyle w:val="Toggle"/>
          <w:rPrChange w:id="2855" w:author="Titus Ellison" w:date="2022-10-18T18:33:00Z">
            <w:rPr/>
          </w:rPrChange>
        </w:rPr>
        <w:t>5 minutes per °F</w:t>
      </w:r>
      <w:ins w:id="2856" w:author="Titus Ellison" w:date="2022-10-18T18:33:00Z">
        <w:r w:rsidR="002A0714" w:rsidRPr="002A0714">
          <w:rPr>
            <w:rStyle w:val="Toggle"/>
            <w:rPrChange w:id="2857" w:author="Titus Ellison" w:date="2022-10-18T18:33:00Z">
              <w:rPr>
                <w:rFonts w:cs="Times New Roman PS MT"/>
                <w:bCs/>
                <w:szCs w:val="20"/>
              </w:rPr>
            </w:rPrChange>
          </w:rPr>
          <w:t>]]</w:t>
        </w:r>
      </w:ins>
      <w:del w:id="2858" w:author="Titus Ellison" w:date="2022-10-18T18:33:00Z">
        <w:r w:rsidDel="002A0714">
          <w:rPr>
            <w:rFonts w:cs="Times New Roman PS MT"/>
            <w:bCs/>
            <w:szCs w:val="20"/>
          </w:rPr>
          <w:delText>)</w:delText>
        </w:r>
      </w:del>
      <w:r w:rsidRPr="00BC7581">
        <w:t xml:space="preserve"> of difference but no longer than 30 minutes </w:t>
      </w:r>
    </w:p>
    <w:p w14:paraId="34EA5DAC" w14:textId="6F5E62B0" w:rsidR="009045A3" w:rsidRPr="00FB4192" w:rsidRDefault="00FB4E5C" w:rsidP="0087618D">
      <w:pPr>
        <w:pStyle w:val="Heading2"/>
      </w:pPr>
      <w:bookmarkStart w:id="2859" w:name="_Hlk117866063"/>
      <w:bookmarkStart w:id="2860" w:name="_Toc497723486"/>
      <w:bookmarkStart w:id="2861" w:name="_Ref38388546"/>
      <w:bookmarkStart w:id="2862" w:name="_Ref38824255"/>
      <w:bookmarkStart w:id="2863" w:name="_Ref438200747"/>
      <w:bookmarkStart w:id="2864" w:name="_Toc121477552"/>
      <w:bookmarkEnd w:id="2833"/>
      <w:ins w:id="2865" w:author="Hwakong Cheng" w:date="2022-10-24T21:06:00Z">
        <w:r w:rsidRPr="0022206A">
          <w:rPr>
            <w:rStyle w:val="Toggle"/>
          </w:rPr>
          <w:t>[</w:t>
        </w:r>
      </w:ins>
      <w:ins w:id="2866" w:author="Reece Kiriu" w:date="2022-12-07T12:11:00Z">
        <w:r w:rsidR="00707FB2">
          <w:rPr>
            <w:rStyle w:val="Toggle"/>
          </w:rPr>
          <w:t>OR [</w:t>
        </w:r>
      </w:ins>
      <w:ins w:id="2867" w:author="Hwakong Cheng" w:date="2022-10-24T21:06:00Z">
        <w:r w:rsidRPr="0022206A">
          <w:rPr>
            <w:rStyle w:val="Toggle"/>
          </w:rPr>
          <w:t>ANY VAV CO RH PFBCV PFBVAV SFBCV SFBVAV FCU</w:t>
        </w:r>
      </w:ins>
      <w:ins w:id="2868" w:author="Reece Kiriu" w:date="2022-12-07T12:11:00Z">
        <w:r w:rsidR="00707FB2">
          <w:rPr>
            <w:rStyle w:val="Toggle"/>
          </w:rPr>
          <w:t>] [EQUALS</w:t>
        </w:r>
      </w:ins>
      <w:ins w:id="2869" w:author="Reece Kiriu" w:date="2022-10-28T16:08:00Z">
        <w:r w:rsidR="00583311">
          <w:rPr>
            <w:rStyle w:val="Toggle"/>
          </w:rPr>
          <w:t xml:space="preserve"> AHU SZVAV</w:t>
        </w:r>
      </w:ins>
      <w:proofErr w:type="gramStart"/>
      <w:ins w:id="2870" w:author="Reece Kiriu" w:date="2022-12-07T12:11:00Z">
        <w:r w:rsidR="00707FB2">
          <w:rPr>
            <w:rStyle w:val="Toggle"/>
          </w:rPr>
          <w:t>]</w:t>
        </w:r>
      </w:ins>
      <w:ins w:id="2871" w:author="Hwakong Cheng" w:date="2022-10-24T21:06:00Z">
        <w:r w:rsidRPr="0022206A">
          <w:rPr>
            <w:rStyle w:val="Toggle"/>
          </w:rPr>
          <w:t>]</w:t>
        </w:r>
      </w:ins>
      <w:bookmarkEnd w:id="2859"/>
      <w:r w:rsidR="009045A3" w:rsidRPr="00FB4192">
        <w:t>Generic</w:t>
      </w:r>
      <w:proofErr w:type="gramEnd"/>
      <w:r w:rsidR="009045A3" w:rsidRPr="00FB4192">
        <w:t xml:space="preserve"> Ventilation Zones</w:t>
      </w:r>
      <w:bookmarkEnd w:id="2860"/>
      <w:bookmarkEnd w:id="2861"/>
      <w:bookmarkEnd w:id="2862"/>
      <w:bookmarkEnd w:id="2864"/>
    </w:p>
    <w:p w14:paraId="1E185DB6" w14:textId="3E7745C0" w:rsidR="009045A3" w:rsidRPr="00BC7581" w:rsidRDefault="009045A3" w:rsidP="00B37EF3">
      <w:pPr>
        <w:pStyle w:val="Infobox"/>
      </w:pPr>
      <w:r w:rsidRPr="00BC7581">
        <w:t xml:space="preserve">A </w:t>
      </w:r>
      <w:r>
        <w:rPr>
          <w:bCs/>
        </w:rPr>
        <w:t>ventilation zone</w:t>
      </w:r>
      <w:r w:rsidRPr="00BC7581">
        <w:t xml:space="preserve"> is a space or group of spaces served by one ventilation control device. For VAV systems, </w:t>
      </w:r>
      <w:r>
        <w:rPr>
          <w:bCs/>
        </w:rPr>
        <w:t>ventilation zones</w:t>
      </w:r>
      <w:r w:rsidRPr="00BC7581">
        <w:t xml:space="preserve"> and </w:t>
      </w:r>
      <w:r>
        <w:rPr>
          <w:bCs/>
        </w:rPr>
        <w:t>thermal zones</w:t>
      </w:r>
      <w:r w:rsidRPr="00BC7581">
        <w:t xml:space="preserve"> are one and the same</w:t>
      </w:r>
      <w:r>
        <w:rPr>
          <w:bCs/>
        </w:rPr>
        <w:t>, but</w:t>
      </w:r>
      <w:r w:rsidRPr="00BC7581">
        <w:t xml:space="preserve"> Guideline 36 will eventually be expanded to include </w:t>
      </w:r>
      <w:r>
        <w:rPr>
          <w:bCs/>
        </w:rPr>
        <w:t>dedicated outdoor air systems</w:t>
      </w:r>
      <w:r w:rsidRPr="00BC7581">
        <w:t xml:space="preserve"> (DOAS) serving one or more thermal zones controlled by radiant systems, chilled beams, fan-coils, etc. </w:t>
      </w:r>
    </w:p>
    <w:p w14:paraId="27CFDADF" w14:textId="13306BF6" w:rsidR="009045A3" w:rsidRPr="00BC7581" w:rsidRDefault="009045A3" w:rsidP="0087618D">
      <w:pPr>
        <w:pStyle w:val="Heading3"/>
      </w:pPr>
      <w:r w:rsidRPr="00BC7581">
        <w:t>Zone Minimum Outdoor Air</w:t>
      </w:r>
      <w:bookmarkEnd w:id="2863"/>
      <w:r w:rsidRPr="00BC7581">
        <w:t xml:space="preserve"> and Minimum Airflow </w:t>
      </w:r>
      <w:r w:rsidR="00D21A33">
        <w:rPr>
          <w:rFonts w:cs="Times New Roman PS MT"/>
          <w:szCs w:val="20"/>
        </w:rPr>
        <w:t>Setpoint</w:t>
      </w:r>
      <w:r>
        <w:rPr>
          <w:rFonts w:cs="Times New Roman PS MT"/>
          <w:szCs w:val="20"/>
        </w:rPr>
        <w:t>s</w:t>
      </w:r>
    </w:p>
    <w:p w14:paraId="6C0C68FD" w14:textId="5EA210A2" w:rsidR="009045A3" w:rsidRPr="00BC7581" w:rsidRDefault="009045A3" w:rsidP="0087618D">
      <w:pPr>
        <w:pStyle w:val="Heading4"/>
      </w:pPr>
      <w:r w:rsidRPr="00BC7581">
        <w:t xml:space="preserve">For every zone that requires mechanical ventilation, the zone minimum outdoor airflows and </w:t>
      </w:r>
      <w:r w:rsidR="00D21A33">
        <w:rPr>
          <w:rFonts w:cs="Times New Roman PS MT"/>
          <w:bCs/>
          <w:szCs w:val="20"/>
        </w:rPr>
        <w:t>setpoint</w:t>
      </w:r>
      <w:r w:rsidRPr="00B87A61">
        <w:rPr>
          <w:rFonts w:cs="Times New Roman PS MT"/>
          <w:bCs/>
          <w:szCs w:val="20"/>
        </w:rPr>
        <w:t>s</w:t>
      </w:r>
      <w:r w:rsidRPr="00BC7581">
        <w:t xml:space="preserve"> shall be calculated depending on the governing standard or code for outdoor air requirements. </w:t>
      </w:r>
    </w:p>
    <w:p w14:paraId="332492CB" w14:textId="433FC170" w:rsidR="009045A3" w:rsidRPr="00BC7581" w:rsidRDefault="009045A3" w:rsidP="0087618D">
      <w:pPr>
        <w:pStyle w:val="Heading4"/>
      </w:pPr>
      <w:r w:rsidRPr="00BC7581">
        <w:t xml:space="preserve">See </w:t>
      </w:r>
      <w:r>
        <w:t xml:space="preserve">Section </w:t>
      </w:r>
      <w:r w:rsidR="00C01685">
        <w:fldChar w:fldCharType="begin"/>
      </w:r>
      <w:r w:rsidR="00C01685">
        <w:instrText xml:space="preserve"> REF _Ref479417598 \w \h </w:instrText>
      </w:r>
      <w:r w:rsidR="00C01685">
        <w:fldChar w:fldCharType="separate"/>
      </w:r>
      <w:r w:rsidR="0037258A">
        <w:t>3.1.2</w:t>
      </w:r>
      <w:r w:rsidR="00C01685">
        <w:fldChar w:fldCharType="end"/>
      </w:r>
      <w:r w:rsidRPr="00BC7581">
        <w:t xml:space="preserve"> for zone minimum airflow </w:t>
      </w:r>
      <w:r w:rsidR="00D21A33">
        <w:t>setpoint</w:t>
      </w:r>
      <w:r w:rsidRPr="00BC7581">
        <w:t xml:space="preserve"> </w:t>
      </w:r>
      <w:proofErr w:type="spellStart"/>
      <w:r w:rsidRPr="00BC7581">
        <w:t>Vmin</w:t>
      </w:r>
      <w:proofErr w:type="spellEnd"/>
      <w:r w:rsidRPr="00BC7581">
        <w:t>.</w:t>
      </w:r>
    </w:p>
    <w:p w14:paraId="1D204A58" w14:textId="77777777" w:rsidR="009045A3" w:rsidRPr="00BC7581" w:rsidRDefault="009045A3" w:rsidP="00B37EF3">
      <w:pPr>
        <w:pStyle w:val="Instrbox"/>
      </w:pPr>
      <w:bookmarkStart w:id="2872" w:name="_For_compliance_with"/>
      <w:bookmarkStart w:id="2873" w:name="RTF5f466f725f636f6d706c6961"/>
      <w:bookmarkStart w:id="2874" w:name="_Ref439862945"/>
      <w:bookmarkEnd w:id="2872"/>
      <w:r w:rsidRPr="00BC7581">
        <w:t>The engineer must select between ventilation logic options:</w:t>
      </w:r>
      <w:bookmarkEnd w:id="2873"/>
    </w:p>
    <w:p w14:paraId="7AD0C837" w14:textId="441CDCC7" w:rsidR="009045A3" w:rsidRDefault="009045A3" w:rsidP="00B37EF3">
      <w:pPr>
        <w:pStyle w:val="Instrbox"/>
      </w:pPr>
      <w:r>
        <w:t xml:space="preserve">If the project is to comply with </w:t>
      </w:r>
      <w:r w:rsidRPr="00BC7581">
        <w:t>ASHRAE Standard 62.1</w:t>
      </w:r>
      <w:r>
        <w:t xml:space="preserve"> ventilation requirements, use Section </w:t>
      </w:r>
      <w:r w:rsidR="00FC0E3B">
        <w:fldChar w:fldCharType="begin"/>
      </w:r>
      <w:r w:rsidR="00FC0E3B">
        <w:instrText xml:space="preserve"> REF _Ref479781446 \w \h </w:instrText>
      </w:r>
      <w:r w:rsidR="00FC0E3B">
        <w:fldChar w:fldCharType="separate"/>
      </w:r>
      <w:r w:rsidR="0037258A">
        <w:t>5.2.1.3</w:t>
      </w:r>
      <w:r w:rsidR="00FC0E3B">
        <w:fldChar w:fldCharType="end"/>
      </w:r>
      <w:r>
        <w:t xml:space="preserve"> and delete Section </w:t>
      </w:r>
      <w:r w:rsidR="00FC0E3B">
        <w:fldChar w:fldCharType="begin"/>
      </w:r>
      <w:r w:rsidR="00FC0E3B">
        <w:instrText xml:space="preserve"> REF _Ref479781462 \w \h </w:instrText>
      </w:r>
      <w:r w:rsidR="00FC0E3B">
        <w:fldChar w:fldCharType="separate"/>
      </w:r>
      <w:r w:rsidR="0037258A">
        <w:t>5.2.1.4</w:t>
      </w:r>
      <w:r w:rsidR="00FC0E3B">
        <w:fldChar w:fldCharType="end"/>
      </w:r>
      <w:r>
        <w:t>.</w:t>
      </w:r>
    </w:p>
    <w:p w14:paraId="369DD34D" w14:textId="2FFCF9AF" w:rsidR="009045A3" w:rsidRPr="00BC7581" w:rsidRDefault="009045A3" w:rsidP="00B37EF3">
      <w:pPr>
        <w:pStyle w:val="Instrbox"/>
      </w:pPr>
      <w:r w:rsidRPr="00BC7581">
        <w:t xml:space="preserve">If the project is to comply with California Title 24 ventilation requirements, </w:t>
      </w:r>
      <w:r>
        <w:t xml:space="preserve">use Section </w:t>
      </w:r>
      <w:r w:rsidR="00FC0E3B">
        <w:fldChar w:fldCharType="begin"/>
      </w:r>
      <w:r w:rsidR="00FC0E3B">
        <w:instrText xml:space="preserve"> REF _Ref479781462 \w \h </w:instrText>
      </w:r>
      <w:r w:rsidR="00FC0E3B">
        <w:fldChar w:fldCharType="separate"/>
      </w:r>
      <w:r w:rsidR="0037258A">
        <w:t>5.2.1.4</w:t>
      </w:r>
      <w:r w:rsidR="00FC0E3B">
        <w:fldChar w:fldCharType="end"/>
      </w:r>
      <w:r>
        <w:t xml:space="preserve"> and delete Section </w:t>
      </w:r>
      <w:r w:rsidR="00FC0E3B">
        <w:fldChar w:fldCharType="begin"/>
      </w:r>
      <w:r w:rsidR="00FC0E3B">
        <w:instrText xml:space="preserve"> REF _Ref479781446 \w \h </w:instrText>
      </w:r>
      <w:r w:rsidR="00FC0E3B">
        <w:fldChar w:fldCharType="separate"/>
      </w:r>
      <w:r w:rsidR="0037258A">
        <w:t>5.2.1.3</w:t>
      </w:r>
      <w:r w:rsidR="00FC0E3B">
        <w:fldChar w:fldCharType="end"/>
      </w:r>
      <w:r w:rsidRPr="00BC7581">
        <w:t>.</w:t>
      </w:r>
    </w:p>
    <w:p w14:paraId="5FC00B69" w14:textId="3FAC6A64" w:rsidR="009045A3" w:rsidRPr="00BC7581" w:rsidRDefault="00BC7C4B" w:rsidP="0087618D">
      <w:pPr>
        <w:pStyle w:val="Heading4"/>
      </w:pPr>
      <w:bookmarkStart w:id="2875" w:name="_Ref479781446"/>
      <w:ins w:id="2876" w:author="Hwakong Cheng" w:date="2022-10-06T10:43:00Z">
        <w:r w:rsidRPr="00DC5BE1">
          <w:rPr>
            <w:rStyle w:val="Toggle"/>
            <w:rPrChange w:id="2877" w:author="Hwakong Cheng" w:date="2022-10-07T14:40:00Z">
              <w:rPr/>
            </w:rPrChange>
          </w:rPr>
          <w:t xml:space="preserve">[VENT </w:t>
        </w:r>
        <w:proofErr w:type="gramStart"/>
        <w:r w:rsidRPr="00DC5BE1">
          <w:rPr>
            <w:rStyle w:val="Toggle"/>
            <w:rPrChange w:id="2878" w:author="Hwakong Cheng" w:date="2022-10-07T14:40:00Z">
              <w:rPr/>
            </w:rPrChange>
          </w:rPr>
          <w:t>621]</w:t>
        </w:r>
      </w:ins>
      <w:r w:rsidR="009045A3" w:rsidRPr="00BC7581">
        <w:t>For</w:t>
      </w:r>
      <w:proofErr w:type="gramEnd"/>
      <w:r w:rsidR="009045A3" w:rsidRPr="00BC7581">
        <w:t xml:space="preserve"> compliance with the Ventilation Rate Procedure of ASHRAE Standard 62.1-2016, outdoor air and zone minimum </w:t>
      </w:r>
      <w:r w:rsidR="00D21A33">
        <w:rPr>
          <w:rFonts w:cs="Times New Roman PS MT"/>
          <w:bCs/>
          <w:szCs w:val="20"/>
        </w:rPr>
        <w:t>setpoint</w:t>
      </w:r>
      <w:r w:rsidR="009045A3" w:rsidRPr="00B87A61">
        <w:rPr>
          <w:rFonts w:cs="Times New Roman PS MT"/>
          <w:bCs/>
          <w:szCs w:val="20"/>
        </w:rPr>
        <w:t>s</w:t>
      </w:r>
      <w:r w:rsidR="009045A3" w:rsidRPr="00BC7581">
        <w:t xml:space="preserve"> shall be calculated as follows:</w:t>
      </w:r>
      <w:bookmarkEnd w:id="2874"/>
      <w:bookmarkEnd w:id="2875"/>
    </w:p>
    <w:p w14:paraId="65829E33" w14:textId="7D10EDA0" w:rsidR="009045A3" w:rsidRPr="00BC7581" w:rsidRDefault="009045A3" w:rsidP="007C1423">
      <w:pPr>
        <w:pStyle w:val="Heading5"/>
      </w:pPr>
      <w:bookmarkStart w:id="2879" w:name="_Ref438202298"/>
      <w:r w:rsidRPr="00BC7581">
        <w:t xml:space="preserve">See </w:t>
      </w:r>
      <w:r>
        <w:t xml:space="preserve">Section </w:t>
      </w:r>
      <w:r w:rsidR="00C01685">
        <w:fldChar w:fldCharType="begin"/>
      </w:r>
      <w:r w:rsidR="00C01685">
        <w:instrText xml:space="preserve"> REF _Ref38386205 \w \h </w:instrText>
      </w:r>
      <w:r w:rsidR="00C01685">
        <w:fldChar w:fldCharType="separate"/>
      </w:r>
      <w:r w:rsidR="0037258A">
        <w:t>3.1.1.2</w:t>
      </w:r>
      <w:r w:rsidR="00C01685">
        <w:fldChar w:fldCharType="end"/>
      </w:r>
      <w:r w:rsidRPr="00BC7581">
        <w:t xml:space="preserve"> for zone ventilation </w:t>
      </w:r>
      <w:r w:rsidR="00D21A33">
        <w:t>setpoint</w:t>
      </w:r>
      <w:r>
        <w:t>s</w:t>
      </w:r>
      <w:r w:rsidRPr="00BC7581">
        <w:t>.</w:t>
      </w:r>
    </w:p>
    <w:p w14:paraId="5EFBE94F" w14:textId="77777777" w:rsidR="009045A3" w:rsidRPr="00BC7581" w:rsidRDefault="009045A3" w:rsidP="007C1423">
      <w:pPr>
        <w:pStyle w:val="Heading5"/>
      </w:pPr>
      <w:bookmarkStart w:id="2880" w:name="_Ref462148455"/>
      <w:r w:rsidRPr="00BC7581">
        <w:t>Determine zone air distribution effectiveness Ez</w:t>
      </w:r>
      <w:r>
        <w:t>.</w:t>
      </w:r>
    </w:p>
    <w:p w14:paraId="0132734A" w14:textId="3057002C" w:rsidR="009045A3" w:rsidRPr="00BC7581" w:rsidRDefault="009045A3" w:rsidP="007C1423">
      <w:pPr>
        <w:pStyle w:val="Heading6"/>
      </w:pPr>
      <w:r w:rsidRPr="00BC7581">
        <w:t xml:space="preserve">If the </w:t>
      </w:r>
      <w:r>
        <w:rPr>
          <w:rFonts w:cs="Times New Roman PS MT"/>
          <w:bCs/>
          <w:szCs w:val="20"/>
        </w:rPr>
        <w:t>DAT</w:t>
      </w:r>
      <w:r w:rsidRPr="00BC7581">
        <w:t xml:space="preserve"> at the terminal unit is less than or equal to zone space temperature, </w:t>
      </w:r>
      <w:proofErr w:type="spellStart"/>
      <w:r w:rsidRPr="00BC7581">
        <w:t>Ez</w:t>
      </w:r>
      <w:proofErr w:type="spellEnd"/>
      <w:r w:rsidRPr="00BC7581">
        <w:t xml:space="preserve"> shall be equal to </w:t>
      </w:r>
      <w:proofErr w:type="spellStart"/>
      <w:r w:rsidRPr="00BC7581">
        <w:t>EzC</w:t>
      </w:r>
      <w:proofErr w:type="spellEnd"/>
      <w:r w:rsidRPr="00BC7581">
        <w:t xml:space="preserve"> (default to 1.0 if no value is scheduled).</w:t>
      </w:r>
    </w:p>
    <w:p w14:paraId="077D8D77" w14:textId="14AE6BE8" w:rsidR="009045A3" w:rsidRPr="00BC7581" w:rsidRDefault="009045A3" w:rsidP="007C1423">
      <w:pPr>
        <w:pStyle w:val="Heading6"/>
      </w:pPr>
      <w:r w:rsidRPr="00BC7581">
        <w:t xml:space="preserve">If the </w:t>
      </w:r>
      <w:r>
        <w:rPr>
          <w:rFonts w:cs="Times New Roman PS MT"/>
          <w:bCs/>
          <w:szCs w:val="20"/>
        </w:rPr>
        <w:t>DAT</w:t>
      </w:r>
      <w:r w:rsidRPr="00BC7581">
        <w:t xml:space="preserve"> at the terminal unit is greater than zone space temperature, </w:t>
      </w:r>
      <w:proofErr w:type="spellStart"/>
      <w:r w:rsidRPr="00BC7581">
        <w:t>Ez</w:t>
      </w:r>
      <w:proofErr w:type="spellEnd"/>
      <w:r w:rsidRPr="00BC7581">
        <w:t xml:space="preserve"> shall be equal to </w:t>
      </w:r>
      <w:proofErr w:type="spellStart"/>
      <w:r w:rsidRPr="00BC7581">
        <w:t>EzH</w:t>
      </w:r>
      <w:proofErr w:type="spellEnd"/>
      <w:r w:rsidRPr="00BC7581">
        <w:t xml:space="preserve"> (default to 0.8 if no value is scheduled).</w:t>
      </w:r>
    </w:p>
    <w:p w14:paraId="76A8CED1" w14:textId="27ED65A7" w:rsidR="009045A3" w:rsidRPr="00BC7581" w:rsidRDefault="009045A3" w:rsidP="007C1423">
      <w:pPr>
        <w:pStyle w:val="Heading5"/>
      </w:pPr>
      <w:proofErr w:type="spellStart"/>
      <w:r w:rsidRPr="00BC7581">
        <w:t>Vbz</w:t>
      </w:r>
      <w:proofErr w:type="spellEnd"/>
      <w:r w:rsidRPr="00BC7581">
        <w:t xml:space="preserve">-P* is the population component of the required breathing zone outdoor airflow. The normal value of </w:t>
      </w:r>
      <w:proofErr w:type="spellStart"/>
      <w:r w:rsidRPr="00BC7581">
        <w:t>Vbz</w:t>
      </w:r>
      <w:proofErr w:type="spellEnd"/>
      <w:r w:rsidRPr="00BC7581">
        <w:t xml:space="preserve">-P* shall be </w:t>
      </w:r>
      <w:proofErr w:type="spellStart"/>
      <w:r w:rsidRPr="00BC7581">
        <w:t>Vbz</w:t>
      </w:r>
      <w:proofErr w:type="spellEnd"/>
      <w:r w:rsidRPr="00BC7581">
        <w:t>-P.</w:t>
      </w:r>
      <w:r w:rsidR="00CD44D2">
        <w:t xml:space="preserve"> </w:t>
      </w:r>
      <w:proofErr w:type="spellStart"/>
      <w:r w:rsidR="00CD44D2" w:rsidRPr="00CD44D2">
        <w:t>Vbz</w:t>
      </w:r>
      <w:proofErr w:type="spellEnd"/>
      <w:r w:rsidR="00CD44D2" w:rsidRPr="00CD44D2">
        <w:t xml:space="preserve">-A* is the area component of the required breathing zone outdoor airflow.  The normal value of </w:t>
      </w:r>
      <w:proofErr w:type="spellStart"/>
      <w:r w:rsidR="00CD44D2" w:rsidRPr="00CD44D2">
        <w:t>Vbz</w:t>
      </w:r>
      <w:proofErr w:type="spellEnd"/>
      <w:r w:rsidR="00CD44D2" w:rsidRPr="00CD44D2">
        <w:t xml:space="preserve">-A* shall be </w:t>
      </w:r>
      <w:proofErr w:type="spellStart"/>
      <w:r w:rsidR="00CD44D2" w:rsidRPr="00CD44D2">
        <w:t>Vbz</w:t>
      </w:r>
      <w:proofErr w:type="spellEnd"/>
      <w:r w:rsidR="00CD44D2" w:rsidRPr="00CD44D2">
        <w:t>-A</w:t>
      </w:r>
      <w:r w:rsidR="00CD44D2">
        <w:t>.</w:t>
      </w:r>
    </w:p>
    <w:bookmarkEnd w:id="2879"/>
    <w:bookmarkEnd w:id="2880"/>
    <w:p w14:paraId="580B9F0A" w14:textId="77777777" w:rsidR="00CD44D2" w:rsidRPr="00C23A1B" w:rsidRDefault="00CD44D2" w:rsidP="007C1423">
      <w:pPr>
        <w:pStyle w:val="Heading5"/>
      </w:pPr>
      <w:proofErr w:type="spellStart"/>
      <w:r w:rsidRPr="00C23A1B">
        <w:t>Vmin</w:t>
      </w:r>
      <w:proofErr w:type="spellEnd"/>
      <w:r w:rsidRPr="00C23A1B">
        <w:t xml:space="preserve"> </w:t>
      </w:r>
    </w:p>
    <w:p w14:paraId="50E12C0E" w14:textId="3EBAB847" w:rsidR="00CD44D2" w:rsidRPr="00C23A1B" w:rsidRDefault="00CD44D2" w:rsidP="007C1423">
      <w:pPr>
        <w:pStyle w:val="Heading6"/>
      </w:pPr>
      <w:r w:rsidRPr="00C23A1B">
        <w:t xml:space="preserve">Shall be equal to </w:t>
      </w:r>
      <w:proofErr w:type="spellStart"/>
      <w:r w:rsidRPr="00C23A1B">
        <w:t>Voz</w:t>
      </w:r>
      <w:proofErr w:type="spellEnd"/>
      <w:r w:rsidRPr="00C23A1B">
        <w:t xml:space="preserve"> as calculated in Section </w:t>
      </w:r>
      <w:r w:rsidR="00EE3BBE" w:rsidRPr="00C23A1B">
        <w:fldChar w:fldCharType="begin"/>
      </w:r>
      <w:r w:rsidR="00EE3BBE" w:rsidRPr="00C23A1B">
        <w:instrText xml:space="preserve"> REF _Ref38807339 \w \h </w:instrText>
      </w:r>
      <w:r w:rsidR="00CB59C5">
        <w:instrText xml:space="preserve"> \* MERGEFORMAT </w:instrText>
      </w:r>
      <w:r w:rsidR="00EE3BBE" w:rsidRPr="00C23A1B">
        <w:fldChar w:fldCharType="separate"/>
      </w:r>
      <w:r w:rsidR="0037258A">
        <w:t>5.2.1.3.f</w:t>
      </w:r>
      <w:r w:rsidR="00EE3BBE" w:rsidRPr="00C23A1B">
        <w:fldChar w:fldCharType="end"/>
      </w:r>
      <w:r w:rsidR="00EE3BBE" w:rsidRPr="00C23A1B">
        <w:t xml:space="preserve"> </w:t>
      </w:r>
      <w:r w:rsidRPr="00C23A1B">
        <w:t xml:space="preserve">below if </w:t>
      </w:r>
      <w:proofErr w:type="spellStart"/>
      <w:r w:rsidRPr="00C23A1B">
        <w:t>Vmin</w:t>
      </w:r>
      <w:proofErr w:type="spellEnd"/>
      <w:r w:rsidRPr="00C23A1B">
        <w:t xml:space="preserve"> in Section </w:t>
      </w:r>
      <w:r w:rsidR="00FC0E3B" w:rsidRPr="00C23A1B">
        <w:fldChar w:fldCharType="begin"/>
      </w:r>
      <w:r w:rsidR="00FC0E3B" w:rsidRPr="00C23A1B">
        <w:instrText xml:space="preserve"> REF _Ref479417598 \w \h </w:instrText>
      </w:r>
      <w:r w:rsidR="00CB59C5">
        <w:instrText xml:space="preserve"> \* MERGEFORMAT </w:instrText>
      </w:r>
      <w:r w:rsidR="00FC0E3B" w:rsidRPr="00C23A1B">
        <w:fldChar w:fldCharType="separate"/>
      </w:r>
      <w:r w:rsidR="0037258A">
        <w:t>3.1.2</w:t>
      </w:r>
      <w:r w:rsidR="00FC0E3B" w:rsidRPr="00C23A1B">
        <w:fldChar w:fldCharType="end"/>
      </w:r>
      <w:r w:rsidRPr="00C23A1B">
        <w:t xml:space="preserve"> is “AUTO” and the associated air handler has been supplying 100% outdoor air (outdoor air damper fully open; return air damper fully closed) for 10 minutes;</w:t>
      </w:r>
    </w:p>
    <w:p w14:paraId="696404BA" w14:textId="02265AFA" w:rsidR="00CD44D2" w:rsidRPr="00C23A1B" w:rsidRDefault="00CD44D2" w:rsidP="007C1423">
      <w:pPr>
        <w:pStyle w:val="Heading6"/>
      </w:pPr>
      <w:r w:rsidRPr="00C23A1B">
        <w:t xml:space="preserve">Else shall be equal to 1.5 * </w:t>
      </w:r>
      <w:proofErr w:type="spellStart"/>
      <w:r w:rsidRPr="00C23A1B">
        <w:t>Voz</w:t>
      </w:r>
      <w:proofErr w:type="spellEnd"/>
      <w:r w:rsidRPr="00C23A1B">
        <w:t xml:space="preserve"> as calculated in Section </w:t>
      </w:r>
      <w:r w:rsidR="00EE3BBE" w:rsidRPr="00C23A1B">
        <w:fldChar w:fldCharType="begin"/>
      </w:r>
      <w:r w:rsidR="00EE3BBE" w:rsidRPr="00C23A1B">
        <w:instrText xml:space="preserve"> REF _Ref38807339 \w \h </w:instrText>
      </w:r>
      <w:r w:rsidR="00CB59C5">
        <w:instrText xml:space="preserve"> \* MERGEFORMAT </w:instrText>
      </w:r>
      <w:r w:rsidR="00EE3BBE" w:rsidRPr="00C23A1B">
        <w:fldChar w:fldCharType="separate"/>
      </w:r>
      <w:r w:rsidR="0037258A">
        <w:t>5.2.1.3.f</w:t>
      </w:r>
      <w:r w:rsidR="00EE3BBE" w:rsidRPr="00C23A1B">
        <w:fldChar w:fldCharType="end"/>
      </w:r>
      <w:r w:rsidR="00EE3BBE" w:rsidRPr="00C23A1B">
        <w:t xml:space="preserve"> </w:t>
      </w:r>
      <w:r w:rsidRPr="00C23A1B">
        <w:t xml:space="preserve">below if </w:t>
      </w:r>
      <w:proofErr w:type="spellStart"/>
      <w:r w:rsidRPr="00C23A1B">
        <w:t>Vmin</w:t>
      </w:r>
      <w:proofErr w:type="spellEnd"/>
      <w:r w:rsidRPr="00C23A1B">
        <w:t xml:space="preserve"> in Section </w:t>
      </w:r>
      <w:r w:rsidR="00FC0E3B" w:rsidRPr="00C23A1B">
        <w:fldChar w:fldCharType="begin"/>
      </w:r>
      <w:r w:rsidR="00FC0E3B" w:rsidRPr="00C23A1B">
        <w:instrText xml:space="preserve"> REF _Ref479417598 \w \h </w:instrText>
      </w:r>
      <w:r w:rsidR="00CB59C5">
        <w:instrText xml:space="preserve"> \* MERGEFORMAT </w:instrText>
      </w:r>
      <w:r w:rsidR="00FC0E3B" w:rsidRPr="00C23A1B">
        <w:fldChar w:fldCharType="separate"/>
      </w:r>
      <w:r w:rsidR="0037258A">
        <w:t>3.1.2</w:t>
      </w:r>
      <w:r w:rsidR="00FC0E3B" w:rsidRPr="00C23A1B">
        <w:fldChar w:fldCharType="end"/>
      </w:r>
      <w:r w:rsidRPr="00C23A1B">
        <w:t xml:space="preserve"> is “AUTO” and the associated air handler is not supplying 100% outdoor air;</w:t>
      </w:r>
    </w:p>
    <w:p w14:paraId="3D164623" w14:textId="7F54CD9A" w:rsidR="00CD44D2" w:rsidRDefault="00CD44D2" w:rsidP="007C1423">
      <w:pPr>
        <w:pStyle w:val="Heading6"/>
        <w:rPr>
          <w:ins w:id="2881" w:author="Reece Kiriu" w:date="2022-10-19T13:15:00Z"/>
        </w:rPr>
      </w:pPr>
      <w:bookmarkStart w:id="2882" w:name="_Ref38824198"/>
      <w:r w:rsidRPr="00C23A1B">
        <w:t xml:space="preserve">Else shall be equal </w:t>
      </w:r>
      <w:proofErr w:type="spellStart"/>
      <w:r w:rsidRPr="00C23A1B">
        <w:t>Vmin</w:t>
      </w:r>
      <w:proofErr w:type="spellEnd"/>
      <w:r w:rsidRPr="00C23A1B">
        <w:t xml:space="preserve"> as entered in Section </w:t>
      </w:r>
      <w:r w:rsidR="00FC0E3B" w:rsidRPr="00C23A1B">
        <w:fldChar w:fldCharType="begin"/>
      </w:r>
      <w:r w:rsidR="00FC0E3B" w:rsidRPr="00C23A1B">
        <w:instrText xml:space="preserve"> REF _Ref479417598 \w \h </w:instrText>
      </w:r>
      <w:r w:rsidR="00CB59C5">
        <w:instrText xml:space="preserve"> \* MERGEFORMAT </w:instrText>
      </w:r>
      <w:r w:rsidR="00FC0E3B" w:rsidRPr="00C23A1B">
        <w:fldChar w:fldCharType="separate"/>
      </w:r>
      <w:r w:rsidR="0037258A">
        <w:t>3.1.2</w:t>
      </w:r>
      <w:r w:rsidR="00FC0E3B" w:rsidRPr="00C23A1B">
        <w:fldChar w:fldCharType="end"/>
      </w:r>
      <w:r w:rsidRPr="00C23A1B">
        <w:t>.</w:t>
      </w:r>
      <w:bookmarkEnd w:id="2882"/>
    </w:p>
    <w:p w14:paraId="73608D25" w14:textId="25E55A19" w:rsidR="003F3F24" w:rsidRDefault="003F3F24">
      <w:pPr>
        <w:pStyle w:val="Instrbox"/>
        <w:rPr>
          <w:ins w:id="2883" w:author="Reece Kiriu" w:date="2022-10-19T13:14:00Z"/>
        </w:rPr>
        <w:pPrChange w:id="2884" w:author="Reece Kiriu" w:date="2022-10-19T13:16:00Z">
          <w:pPr>
            <w:pStyle w:val="Heading6"/>
          </w:pPr>
        </w:pPrChange>
      </w:pPr>
      <w:ins w:id="2885" w:author="Reece Kiriu" w:date="2022-10-19T13:16:00Z">
        <w:r>
          <w:t>Delete the following two paragraphs if there are any window switches, occupancy sensors or CO2 sensors.</w:t>
        </w:r>
      </w:ins>
    </w:p>
    <w:p w14:paraId="795B041E" w14:textId="02BF1A2F" w:rsidR="003F3F24" w:rsidRDefault="003F3F24" w:rsidP="003F3F24">
      <w:pPr>
        <w:pStyle w:val="Heading5"/>
        <w:rPr>
          <w:ins w:id="2886" w:author="Reece Kiriu" w:date="2022-10-19T13:15:00Z"/>
        </w:rPr>
      </w:pPr>
      <w:commentRangeStart w:id="2887"/>
      <w:ins w:id="2888" w:author="Reece Kiriu" w:date="2022-10-19T13:18:00Z">
        <w:r w:rsidRPr="003F3F24">
          <w:rPr>
            <w:rStyle w:val="Toggle"/>
            <w:rPrChange w:id="2889" w:author="Reece Kiriu" w:date="2022-10-19T13:19:00Z">
              <w:rPr/>
            </w:rPrChange>
          </w:rPr>
          <w:t>[</w:t>
        </w:r>
      </w:ins>
      <w:ins w:id="2890" w:author="Reece Kiriu" w:date="2022-12-07T19:09:00Z">
        <w:r w:rsidR="008C2535">
          <w:rPr>
            <w:rStyle w:val="Toggle"/>
          </w:rPr>
          <w:t>AND [</w:t>
        </w:r>
      </w:ins>
      <w:ins w:id="2891" w:author="Reece Kiriu" w:date="2022-12-07T12:11:00Z">
        <w:r w:rsidR="00707FB2">
          <w:rPr>
            <w:rStyle w:val="Toggle"/>
          </w:rPr>
          <w:t>AND [</w:t>
        </w:r>
      </w:ins>
      <w:ins w:id="2892" w:author="Reece Kiriu" w:date="2022-10-19T13:18:00Z">
        <w:r w:rsidRPr="003F3F24">
          <w:rPr>
            <w:rStyle w:val="Toggle"/>
            <w:rPrChange w:id="2893" w:author="Reece Kiriu" w:date="2022-10-19T13:19:00Z">
              <w:rPr/>
            </w:rPrChange>
          </w:rPr>
          <w:t>NO WIN</w:t>
        </w:r>
      </w:ins>
      <w:ins w:id="2894" w:author="Reece Kiriu" w:date="2022-12-07T12:12:00Z">
        <w:r w:rsidR="00707FB2">
          <w:rPr>
            <w:rStyle w:val="Toggle"/>
          </w:rPr>
          <w:t>] [</w:t>
        </w:r>
      </w:ins>
      <w:ins w:id="2895" w:author="Reece Kiriu" w:date="2022-10-28T16:33:00Z">
        <w:r w:rsidR="004C3E5E">
          <w:rPr>
            <w:rStyle w:val="Toggle"/>
          </w:rPr>
          <w:t xml:space="preserve">NO </w:t>
        </w:r>
      </w:ins>
      <w:ins w:id="2896" w:author="Reece Kiriu" w:date="2022-10-19T13:18:00Z">
        <w:r w:rsidRPr="003F3F24">
          <w:rPr>
            <w:rStyle w:val="Toggle"/>
            <w:rPrChange w:id="2897" w:author="Reece Kiriu" w:date="2022-10-19T13:19:00Z">
              <w:rPr/>
            </w:rPrChange>
          </w:rPr>
          <w:t>OCC</w:t>
        </w:r>
      </w:ins>
      <w:ins w:id="2898" w:author="Reece Kiriu" w:date="2022-12-07T12:12:00Z">
        <w:r w:rsidR="00707FB2">
          <w:rPr>
            <w:rStyle w:val="Toggle"/>
          </w:rPr>
          <w:t>]</w:t>
        </w:r>
      </w:ins>
      <w:ins w:id="2899" w:author="Reece Kiriu" w:date="2022-12-07T19:09:00Z">
        <w:r w:rsidR="008C2535">
          <w:rPr>
            <w:rStyle w:val="Toggle"/>
          </w:rPr>
          <w:t>]</w:t>
        </w:r>
      </w:ins>
      <w:ins w:id="2900" w:author="Reece Kiriu" w:date="2022-12-07T12:12:00Z">
        <w:r w:rsidR="00707FB2">
          <w:rPr>
            <w:rStyle w:val="Toggle"/>
          </w:rPr>
          <w:t xml:space="preserve"> [</w:t>
        </w:r>
      </w:ins>
      <w:ins w:id="2901" w:author="Reece Kiriu" w:date="2022-10-28T16:33:00Z">
        <w:r w:rsidR="004C3E5E">
          <w:rPr>
            <w:rStyle w:val="Toggle"/>
          </w:rPr>
          <w:t>NO</w:t>
        </w:r>
      </w:ins>
      <w:ins w:id="2902" w:author="Reece Kiriu" w:date="2022-10-19T13:18:00Z">
        <w:r w:rsidRPr="003F3F24">
          <w:rPr>
            <w:rStyle w:val="Toggle"/>
            <w:rPrChange w:id="2903" w:author="Reece Kiriu" w:date="2022-10-19T13:19:00Z">
              <w:rPr/>
            </w:rPrChange>
          </w:rPr>
          <w:t xml:space="preserve"> CO2</w:t>
        </w:r>
      </w:ins>
      <w:ins w:id="2904" w:author="Reece Kiriu" w:date="2022-12-07T12:12:00Z">
        <w:r w:rsidR="00707FB2">
          <w:rPr>
            <w:rStyle w:val="Toggle"/>
          </w:rPr>
          <w:t>]</w:t>
        </w:r>
      </w:ins>
      <w:ins w:id="2905" w:author="Reece Kiriu" w:date="2022-10-19T13:18:00Z">
        <w:r w:rsidRPr="003F3F24">
          <w:rPr>
            <w:rStyle w:val="Toggle"/>
            <w:rPrChange w:id="2906" w:author="Reece Kiriu" w:date="2022-10-19T13:19:00Z">
              <w:rPr/>
            </w:rPrChange>
          </w:rPr>
          <w:t>]</w:t>
        </w:r>
      </w:ins>
      <w:commentRangeEnd w:id="2887"/>
      <w:r w:rsidR="005A3F23">
        <w:rPr>
          <w:rStyle w:val="CommentReference"/>
          <w:rFonts w:cstheme="minorBidi"/>
          <w:iCs w:val="0"/>
        </w:rPr>
        <w:commentReference w:id="2887"/>
      </w:r>
      <w:ins w:id="2907" w:author="Reece Kiriu" w:date="2022-10-19T13:14:00Z">
        <w:r>
          <w:t xml:space="preserve">The occupied minimum airflow </w:t>
        </w:r>
        <w:proofErr w:type="spellStart"/>
        <w:r>
          <w:t>Vmi</w:t>
        </w:r>
      </w:ins>
      <w:ins w:id="2908" w:author="Reece Kiriu" w:date="2022-10-19T13:15:00Z">
        <w:r>
          <w:t>n</w:t>
        </w:r>
        <w:proofErr w:type="spellEnd"/>
        <w:r>
          <w:t xml:space="preserve">* shall be equal to </w:t>
        </w:r>
        <w:proofErr w:type="spellStart"/>
        <w:r>
          <w:t>Vmin</w:t>
        </w:r>
        <w:proofErr w:type="spellEnd"/>
        <w:r>
          <w:t>.</w:t>
        </w:r>
      </w:ins>
    </w:p>
    <w:p w14:paraId="00F938FA" w14:textId="4811C128" w:rsidR="003F3F24" w:rsidRDefault="003F3F24" w:rsidP="003F3F24">
      <w:pPr>
        <w:pStyle w:val="Heading5"/>
        <w:rPr>
          <w:ins w:id="2909" w:author="Reece Kiriu" w:date="2022-10-19T13:17:00Z"/>
        </w:rPr>
      </w:pPr>
      <w:ins w:id="2910" w:author="Reece Kiriu" w:date="2022-10-19T13:19:00Z">
        <w:r w:rsidRPr="003F3F24">
          <w:rPr>
            <w:rStyle w:val="Toggle"/>
            <w:rPrChange w:id="2911" w:author="Reece Kiriu" w:date="2022-10-19T13:19:00Z">
              <w:rPr/>
            </w:rPrChange>
          </w:rPr>
          <w:lastRenderedPageBreak/>
          <w:t>[</w:t>
        </w:r>
      </w:ins>
      <w:ins w:id="2912" w:author="Reece Kiriu" w:date="2022-12-07T19:09:00Z">
        <w:r w:rsidR="008C2535">
          <w:rPr>
            <w:rStyle w:val="Toggle"/>
          </w:rPr>
          <w:t>AND [</w:t>
        </w:r>
      </w:ins>
      <w:ins w:id="2913" w:author="Reece Kiriu" w:date="2022-12-07T12:13:00Z">
        <w:r w:rsidR="00680E03">
          <w:rPr>
            <w:rStyle w:val="Toggle"/>
          </w:rPr>
          <w:t>AND [</w:t>
        </w:r>
      </w:ins>
      <w:ins w:id="2914" w:author="Reece Kiriu" w:date="2022-10-19T13:19:00Z">
        <w:r w:rsidRPr="003F3F24">
          <w:rPr>
            <w:rStyle w:val="Toggle"/>
            <w:rPrChange w:id="2915" w:author="Reece Kiriu" w:date="2022-10-19T13:19:00Z">
              <w:rPr/>
            </w:rPrChange>
          </w:rPr>
          <w:t>NO WIN</w:t>
        </w:r>
      </w:ins>
      <w:ins w:id="2916" w:author="Reece Kiriu" w:date="2022-12-07T12:13:00Z">
        <w:r w:rsidR="00680E03">
          <w:rPr>
            <w:rStyle w:val="Toggle"/>
          </w:rPr>
          <w:t>] [</w:t>
        </w:r>
      </w:ins>
      <w:ins w:id="2917" w:author="Reece Kiriu" w:date="2022-10-28T20:11:00Z">
        <w:r w:rsidR="00404311">
          <w:rPr>
            <w:rStyle w:val="Toggle"/>
          </w:rPr>
          <w:t xml:space="preserve">NO </w:t>
        </w:r>
      </w:ins>
      <w:ins w:id="2918" w:author="Reece Kiriu" w:date="2022-10-19T13:19:00Z">
        <w:r w:rsidRPr="003F3F24">
          <w:rPr>
            <w:rStyle w:val="Toggle"/>
            <w:rPrChange w:id="2919" w:author="Reece Kiriu" w:date="2022-10-19T13:19:00Z">
              <w:rPr/>
            </w:rPrChange>
          </w:rPr>
          <w:t>OCC</w:t>
        </w:r>
      </w:ins>
      <w:ins w:id="2920" w:author="Reece Kiriu" w:date="2022-12-07T12:13:00Z">
        <w:r w:rsidR="00680E03">
          <w:rPr>
            <w:rStyle w:val="Toggle"/>
          </w:rPr>
          <w:t>]</w:t>
        </w:r>
      </w:ins>
      <w:ins w:id="2921" w:author="Reece Kiriu" w:date="2022-12-07T19:09:00Z">
        <w:r w:rsidR="008C2535">
          <w:rPr>
            <w:rStyle w:val="Toggle"/>
          </w:rPr>
          <w:t>]</w:t>
        </w:r>
      </w:ins>
      <w:ins w:id="2922" w:author="Reece Kiriu" w:date="2022-10-28T20:11:00Z">
        <w:r w:rsidR="00404311">
          <w:rPr>
            <w:rStyle w:val="Toggle"/>
          </w:rPr>
          <w:t xml:space="preserve"> </w:t>
        </w:r>
      </w:ins>
      <w:ins w:id="2923" w:author="Reece Kiriu" w:date="2022-12-07T12:13:00Z">
        <w:r w:rsidR="00680E03">
          <w:rPr>
            <w:rStyle w:val="Toggle"/>
          </w:rPr>
          <w:t>[</w:t>
        </w:r>
      </w:ins>
      <w:ins w:id="2924" w:author="Reece Kiriu" w:date="2022-10-28T20:11:00Z">
        <w:r w:rsidR="00404311">
          <w:rPr>
            <w:rStyle w:val="Toggle"/>
          </w:rPr>
          <w:t>NO</w:t>
        </w:r>
      </w:ins>
      <w:ins w:id="2925" w:author="Reece Kiriu" w:date="2022-10-19T13:19:00Z">
        <w:r w:rsidRPr="003F3F24">
          <w:rPr>
            <w:rStyle w:val="Toggle"/>
            <w:rPrChange w:id="2926" w:author="Reece Kiriu" w:date="2022-10-19T13:19:00Z">
              <w:rPr/>
            </w:rPrChange>
          </w:rPr>
          <w:t xml:space="preserve"> CO2</w:t>
        </w:r>
      </w:ins>
      <w:proofErr w:type="gramStart"/>
      <w:ins w:id="2927" w:author="Reece Kiriu" w:date="2022-12-07T12:13:00Z">
        <w:r w:rsidR="00680E03">
          <w:rPr>
            <w:rStyle w:val="Toggle"/>
          </w:rPr>
          <w:t>]</w:t>
        </w:r>
      </w:ins>
      <w:ins w:id="2928" w:author="Reece Kiriu" w:date="2022-10-19T13:19:00Z">
        <w:r w:rsidRPr="003F3F24">
          <w:rPr>
            <w:rStyle w:val="Toggle"/>
            <w:rPrChange w:id="2929" w:author="Reece Kiriu" w:date="2022-10-19T13:19:00Z">
              <w:rPr/>
            </w:rPrChange>
          </w:rPr>
          <w:t>]</w:t>
        </w:r>
      </w:ins>
      <w:ins w:id="2930" w:author="Reece Kiriu" w:date="2022-10-19T13:15:00Z">
        <w:r>
          <w:t>The</w:t>
        </w:r>
        <w:proofErr w:type="gramEnd"/>
        <w:r>
          <w:t xml:space="preserve"> required zone outdoor airflow </w:t>
        </w:r>
        <w:proofErr w:type="spellStart"/>
        <w:r>
          <w:t>Voz</w:t>
        </w:r>
        <w:proofErr w:type="spellEnd"/>
        <w:r>
          <w:t xml:space="preserve"> shall be calculated as </w:t>
        </w:r>
        <w:proofErr w:type="spellStart"/>
        <w:r>
          <w:t>Voz</w:t>
        </w:r>
        <w:proofErr w:type="spellEnd"/>
        <w:r>
          <w:t xml:space="preserve"> = (</w:t>
        </w:r>
        <w:proofErr w:type="spellStart"/>
        <w:r>
          <w:t>Vbz</w:t>
        </w:r>
        <w:proofErr w:type="spellEnd"/>
        <w:r>
          <w:t>-A</w:t>
        </w:r>
      </w:ins>
      <w:ins w:id="2931" w:author="Reece Kiriu" w:date="2022-10-19T13:21:00Z">
        <w:r w:rsidR="000D0F2B">
          <w:t>*</w:t>
        </w:r>
      </w:ins>
      <w:ins w:id="2932" w:author="Reece Kiriu" w:date="2022-10-19T13:15:00Z">
        <w:r>
          <w:t>+</w:t>
        </w:r>
        <w:proofErr w:type="spellStart"/>
        <w:r>
          <w:t>Vbz</w:t>
        </w:r>
        <w:proofErr w:type="spellEnd"/>
        <w:r>
          <w:t>-P</w:t>
        </w:r>
      </w:ins>
      <w:ins w:id="2933" w:author="Reece Kiriu" w:date="2022-10-19T13:21:00Z">
        <w:r w:rsidR="000D0F2B">
          <w:t>*</w:t>
        </w:r>
      </w:ins>
      <w:ins w:id="2934" w:author="Reece Kiriu" w:date="2022-10-19T13:15:00Z">
        <w:r>
          <w:t>)/Ez.</w:t>
        </w:r>
      </w:ins>
    </w:p>
    <w:p w14:paraId="7B143A6A" w14:textId="6ECB95C8" w:rsidR="003F3F24" w:rsidRDefault="003F3F24" w:rsidP="003F3F24">
      <w:pPr>
        <w:pStyle w:val="Instrbox"/>
        <w:rPr>
          <w:ins w:id="2935" w:author="Reece Kiriu" w:date="2022-10-19T13:17:00Z"/>
        </w:rPr>
      </w:pPr>
      <w:ins w:id="2936" w:author="Reece Kiriu" w:date="2022-10-19T13:17:00Z">
        <w:r>
          <w:t>Delete the following two paragraphs if there are no window switches, occupancy sensors or CO2 sensors.</w:t>
        </w:r>
      </w:ins>
    </w:p>
    <w:p w14:paraId="4513234C" w14:textId="21DABDE3" w:rsidR="009045A3" w:rsidRPr="00C23A1B" w:rsidRDefault="000D0F2B" w:rsidP="007C1423">
      <w:pPr>
        <w:pStyle w:val="Heading5"/>
      </w:pPr>
      <w:ins w:id="2937" w:author="Reece Kiriu" w:date="2022-10-19T13:20:00Z">
        <w:r w:rsidRPr="000D0F2B">
          <w:rPr>
            <w:rStyle w:val="Toggle"/>
            <w:rPrChange w:id="2938" w:author="Reece Kiriu" w:date="2022-10-19T13:20:00Z">
              <w:rPr/>
            </w:rPrChange>
          </w:rPr>
          <w:t>[</w:t>
        </w:r>
      </w:ins>
      <w:ins w:id="2939" w:author="Reece Kiriu" w:date="2022-12-07T19:10:00Z">
        <w:r w:rsidR="008C2535">
          <w:rPr>
            <w:rStyle w:val="Toggle"/>
          </w:rPr>
          <w:t>OR [</w:t>
        </w:r>
      </w:ins>
      <w:ins w:id="2940" w:author="Reece Kiriu" w:date="2022-12-07T12:14:00Z">
        <w:r w:rsidR="00680E03">
          <w:rPr>
            <w:rStyle w:val="Toggle"/>
          </w:rPr>
          <w:t>OR [</w:t>
        </w:r>
      </w:ins>
      <w:ins w:id="2941" w:author="Reece Kiriu" w:date="2022-10-28T20:11:00Z">
        <w:r w:rsidR="00404311">
          <w:rPr>
            <w:rStyle w:val="Toggle"/>
          </w:rPr>
          <w:t>YES</w:t>
        </w:r>
      </w:ins>
      <w:ins w:id="2942" w:author="Reece Kiriu" w:date="2022-10-19T13:20:00Z">
        <w:r w:rsidRPr="000D0F2B">
          <w:rPr>
            <w:rStyle w:val="Toggle"/>
            <w:rPrChange w:id="2943" w:author="Reece Kiriu" w:date="2022-10-19T13:20:00Z">
              <w:rPr/>
            </w:rPrChange>
          </w:rPr>
          <w:t xml:space="preserve"> WIN</w:t>
        </w:r>
      </w:ins>
      <w:ins w:id="2944" w:author="Reece Kiriu" w:date="2022-12-07T12:14:00Z">
        <w:r w:rsidR="00680E03">
          <w:rPr>
            <w:rStyle w:val="Toggle"/>
          </w:rPr>
          <w:t>] [</w:t>
        </w:r>
      </w:ins>
      <w:ins w:id="2945" w:author="Reece Kiriu" w:date="2022-10-28T20:11:00Z">
        <w:r w:rsidR="00404311">
          <w:rPr>
            <w:rStyle w:val="Toggle"/>
          </w:rPr>
          <w:t>YES</w:t>
        </w:r>
      </w:ins>
      <w:ins w:id="2946" w:author="Reece Kiriu" w:date="2022-10-19T13:20:00Z">
        <w:r w:rsidRPr="000D0F2B">
          <w:rPr>
            <w:rStyle w:val="Toggle"/>
            <w:rPrChange w:id="2947" w:author="Reece Kiriu" w:date="2022-10-19T13:20:00Z">
              <w:rPr/>
            </w:rPrChange>
          </w:rPr>
          <w:t xml:space="preserve"> OCC</w:t>
        </w:r>
      </w:ins>
      <w:ins w:id="2948" w:author="Reece Kiriu" w:date="2022-12-07T12:14:00Z">
        <w:r w:rsidR="00680E03">
          <w:rPr>
            <w:rStyle w:val="Toggle"/>
          </w:rPr>
          <w:t>]</w:t>
        </w:r>
      </w:ins>
      <w:ins w:id="2949" w:author="Reece Kiriu" w:date="2022-12-07T19:10:00Z">
        <w:r w:rsidR="008C2535">
          <w:rPr>
            <w:rStyle w:val="Toggle"/>
          </w:rPr>
          <w:t>]</w:t>
        </w:r>
      </w:ins>
      <w:ins w:id="2950" w:author="Reece Kiriu" w:date="2022-10-19T13:20:00Z">
        <w:r w:rsidRPr="000D0F2B">
          <w:rPr>
            <w:rStyle w:val="Toggle"/>
            <w:rPrChange w:id="2951" w:author="Reece Kiriu" w:date="2022-10-19T13:20:00Z">
              <w:rPr/>
            </w:rPrChange>
          </w:rPr>
          <w:t xml:space="preserve"> </w:t>
        </w:r>
      </w:ins>
      <w:ins w:id="2952" w:author="Reece Kiriu" w:date="2022-12-07T12:14:00Z">
        <w:r w:rsidR="00680E03">
          <w:rPr>
            <w:rStyle w:val="Toggle"/>
          </w:rPr>
          <w:t>[</w:t>
        </w:r>
      </w:ins>
      <w:ins w:id="2953" w:author="Reece Kiriu" w:date="2022-10-28T20:11:00Z">
        <w:r w:rsidR="00404311">
          <w:rPr>
            <w:rStyle w:val="Toggle"/>
          </w:rPr>
          <w:t xml:space="preserve">YES </w:t>
        </w:r>
      </w:ins>
      <w:ins w:id="2954" w:author="Reece Kiriu" w:date="2022-10-19T13:20:00Z">
        <w:r w:rsidRPr="000D0F2B">
          <w:rPr>
            <w:rStyle w:val="Toggle"/>
            <w:rPrChange w:id="2955" w:author="Reece Kiriu" w:date="2022-10-19T13:20:00Z">
              <w:rPr/>
            </w:rPrChange>
          </w:rPr>
          <w:t>CO2</w:t>
        </w:r>
      </w:ins>
      <w:proofErr w:type="gramStart"/>
      <w:ins w:id="2956" w:author="Reece Kiriu" w:date="2022-12-07T12:14:00Z">
        <w:r w:rsidR="00680E03">
          <w:rPr>
            <w:rStyle w:val="Toggle"/>
          </w:rPr>
          <w:t>]</w:t>
        </w:r>
      </w:ins>
      <w:ins w:id="2957" w:author="Reece Kiriu" w:date="2022-10-19T13:20:00Z">
        <w:r w:rsidRPr="000D0F2B">
          <w:rPr>
            <w:rStyle w:val="Toggle"/>
            <w:rPrChange w:id="2958" w:author="Reece Kiriu" w:date="2022-10-19T13:20:00Z">
              <w:rPr/>
            </w:rPrChange>
          </w:rPr>
          <w:t>]</w:t>
        </w:r>
      </w:ins>
      <w:r w:rsidR="009045A3" w:rsidRPr="00BC7581">
        <w:t>The</w:t>
      </w:r>
      <w:proofErr w:type="gramEnd"/>
      <w:r w:rsidR="009045A3" w:rsidRPr="00BC7581">
        <w:t xml:space="preserve"> occupied minimum airflow </w:t>
      </w:r>
      <w:proofErr w:type="spellStart"/>
      <w:r w:rsidR="009045A3" w:rsidRPr="00BC7581">
        <w:t>Vmin</w:t>
      </w:r>
      <w:proofErr w:type="spellEnd"/>
      <w:r w:rsidR="009045A3" w:rsidRPr="00BC7581">
        <w:t xml:space="preserve">* shall be equal to </w:t>
      </w:r>
      <w:proofErr w:type="spellStart"/>
      <w:r w:rsidR="009045A3" w:rsidRPr="00BC7581">
        <w:t>Vmin</w:t>
      </w:r>
      <w:proofErr w:type="spellEnd"/>
      <w:r w:rsidR="009045A3" w:rsidRPr="00BC7581">
        <w:t xml:space="preserve"> except as noted </w:t>
      </w:r>
      <w:r w:rsidR="009045A3">
        <w:rPr>
          <w:rFonts w:cs="Times New Roman PS MT"/>
          <w:bCs/>
          <w:szCs w:val="20"/>
        </w:rPr>
        <w:t xml:space="preserve">in Section </w:t>
      </w:r>
      <w:r w:rsidR="00EE3BBE">
        <w:rPr>
          <w:u w:val="single"/>
        </w:rPr>
        <w:fldChar w:fldCharType="begin"/>
      </w:r>
      <w:r w:rsidR="00EE3BBE">
        <w:rPr>
          <w:u w:val="single"/>
        </w:rPr>
        <w:instrText xml:space="preserve"> REF _Ref38807339 \w \h </w:instrText>
      </w:r>
      <w:r w:rsidR="00CB59C5">
        <w:rPr>
          <w:u w:val="single"/>
        </w:rPr>
        <w:instrText xml:space="preserve"> \* MERGEFORMAT </w:instrText>
      </w:r>
      <w:r w:rsidR="00EE3BBE">
        <w:rPr>
          <w:u w:val="single"/>
        </w:rPr>
      </w:r>
      <w:r w:rsidR="00EE3BBE">
        <w:rPr>
          <w:u w:val="single"/>
        </w:rPr>
        <w:fldChar w:fldCharType="separate"/>
      </w:r>
      <w:r w:rsidR="0037258A" w:rsidRPr="0037258A">
        <w:t>5.2.1.3.f</w:t>
      </w:r>
      <w:r w:rsidR="00EE3BBE">
        <w:rPr>
          <w:u w:val="single"/>
        </w:rPr>
        <w:fldChar w:fldCharType="end"/>
      </w:r>
      <w:r w:rsidR="009045A3" w:rsidRPr="00C23A1B">
        <w:rPr>
          <w:rFonts w:cs="Times New Roman PS MT"/>
          <w:bCs/>
          <w:szCs w:val="20"/>
        </w:rPr>
        <w:t>.</w:t>
      </w:r>
    </w:p>
    <w:p w14:paraId="0A3DE41E" w14:textId="561B44C8" w:rsidR="009045A3" w:rsidRPr="00CB59C5" w:rsidRDefault="000D0F2B" w:rsidP="007C1423">
      <w:pPr>
        <w:pStyle w:val="Heading5"/>
      </w:pPr>
      <w:bookmarkStart w:id="2959" w:name="_Ref38807339"/>
      <w:ins w:id="2960" w:author="Reece Kiriu" w:date="2022-10-19T13:20:00Z">
        <w:r w:rsidRPr="00B90AC9">
          <w:rPr>
            <w:rStyle w:val="Toggle"/>
          </w:rPr>
          <w:t>[</w:t>
        </w:r>
      </w:ins>
      <w:ins w:id="2961" w:author="Reece Kiriu" w:date="2022-12-07T12:14:00Z">
        <w:r w:rsidR="00680E03">
          <w:rPr>
            <w:rStyle w:val="Toggle"/>
          </w:rPr>
          <w:t>OR</w:t>
        </w:r>
      </w:ins>
      <w:ins w:id="2962" w:author="Reece Kiriu" w:date="2022-12-07T19:10:00Z">
        <w:r w:rsidR="008C2535">
          <w:rPr>
            <w:rStyle w:val="Toggle"/>
          </w:rPr>
          <w:t xml:space="preserve"> [OR</w:t>
        </w:r>
      </w:ins>
      <w:ins w:id="2963" w:author="Reece Kiriu" w:date="2022-12-07T12:15:00Z">
        <w:r w:rsidR="00680E03">
          <w:rPr>
            <w:rStyle w:val="Toggle"/>
          </w:rPr>
          <w:t xml:space="preserve"> [</w:t>
        </w:r>
      </w:ins>
      <w:ins w:id="2964" w:author="Reece Kiriu" w:date="2022-10-28T20:11:00Z">
        <w:r w:rsidR="00404311">
          <w:rPr>
            <w:rStyle w:val="Toggle"/>
          </w:rPr>
          <w:t>YES</w:t>
        </w:r>
      </w:ins>
      <w:ins w:id="2965" w:author="Reece Kiriu" w:date="2022-10-19T13:20:00Z">
        <w:r w:rsidRPr="00B90AC9">
          <w:rPr>
            <w:rStyle w:val="Toggle"/>
          </w:rPr>
          <w:t xml:space="preserve"> WIN</w:t>
        </w:r>
      </w:ins>
      <w:ins w:id="2966" w:author="Reece Kiriu" w:date="2022-12-07T12:15:00Z">
        <w:r w:rsidR="00680E03">
          <w:rPr>
            <w:rStyle w:val="Toggle"/>
          </w:rPr>
          <w:t>] [</w:t>
        </w:r>
      </w:ins>
      <w:ins w:id="2967" w:author="Reece Kiriu" w:date="2022-10-28T20:12:00Z">
        <w:r w:rsidR="00404311">
          <w:rPr>
            <w:rStyle w:val="Toggle"/>
          </w:rPr>
          <w:t>YES</w:t>
        </w:r>
      </w:ins>
      <w:ins w:id="2968" w:author="Reece Kiriu" w:date="2022-10-19T13:20:00Z">
        <w:r w:rsidRPr="00B90AC9">
          <w:rPr>
            <w:rStyle w:val="Toggle"/>
          </w:rPr>
          <w:t xml:space="preserve"> OCC</w:t>
        </w:r>
      </w:ins>
      <w:ins w:id="2969" w:author="Reece Kiriu" w:date="2022-12-07T12:15:00Z">
        <w:r w:rsidR="00680E03">
          <w:rPr>
            <w:rStyle w:val="Toggle"/>
          </w:rPr>
          <w:t>]</w:t>
        </w:r>
      </w:ins>
      <w:ins w:id="2970" w:author="Reece Kiriu" w:date="2022-12-07T19:10:00Z">
        <w:r w:rsidR="008C2535">
          <w:rPr>
            <w:rStyle w:val="Toggle"/>
          </w:rPr>
          <w:t>]</w:t>
        </w:r>
      </w:ins>
      <w:ins w:id="2971" w:author="Reece Kiriu" w:date="2022-12-07T12:15:00Z">
        <w:r w:rsidR="00680E03">
          <w:rPr>
            <w:rStyle w:val="Toggle"/>
          </w:rPr>
          <w:t xml:space="preserve"> [</w:t>
        </w:r>
      </w:ins>
      <w:ins w:id="2972" w:author="Reece Kiriu" w:date="2022-10-28T20:12:00Z">
        <w:r w:rsidR="00404311">
          <w:rPr>
            <w:rStyle w:val="Toggle"/>
          </w:rPr>
          <w:t>YES</w:t>
        </w:r>
      </w:ins>
      <w:ins w:id="2973" w:author="Reece Kiriu" w:date="2022-10-19T13:20:00Z">
        <w:r w:rsidRPr="00B90AC9">
          <w:rPr>
            <w:rStyle w:val="Toggle"/>
          </w:rPr>
          <w:t xml:space="preserve"> CO2</w:t>
        </w:r>
      </w:ins>
      <w:proofErr w:type="gramStart"/>
      <w:ins w:id="2974" w:author="Reece Kiriu" w:date="2022-12-07T12:15:00Z">
        <w:r w:rsidR="00680E03">
          <w:rPr>
            <w:rStyle w:val="Toggle"/>
          </w:rPr>
          <w:t>]</w:t>
        </w:r>
      </w:ins>
      <w:ins w:id="2975" w:author="Reece Kiriu" w:date="2022-10-19T13:20:00Z">
        <w:r w:rsidRPr="00B90AC9">
          <w:rPr>
            <w:rStyle w:val="Toggle"/>
          </w:rPr>
          <w:t>]</w:t>
        </w:r>
      </w:ins>
      <w:r w:rsidR="009045A3" w:rsidRPr="000056F1">
        <w:t>The</w:t>
      </w:r>
      <w:proofErr w:type="gramEnd"/>
      <w:r w:rsidR="009045A3" w:rsidRPr="000056F1">
        <w:t xml:space="preserve"> required zone outdoor airflow </w:t>
      </w:r>
      <w:proofErr w:type="spellStart"/>
      <w:r w:rsidR="009045A3" w:rsidRPr="000056F1">
        <w:t>Voz</w:t>
      </w:r>
      <w:proofErr w:type="spellEnd"/>
      <w:r w:rsidR="009045A3" w:rsidRPr="000056F1">
        <w:t xml:space="preserve"> shall be calculated as </w:t>
      </w:r>
      <w:proofErr w:type="spellStart"/>
      <w:r w:rsidR="009045A3" w:rsidRPr="000056F1">
        <w:t>Voz</w:t>
      </w:r>
      <w:proofErr w:type="spellEnd"/>
      <w:r w:rsidR="009045A3" w:rsidRPr="000056F1">
        <w:t xml:space="preserve"> = (</w:t>
      </w:r>
      <w:proofErr w:type="spellStart"/>
      <w:r w:rsidR="009045A3" w:rsidRPr="000056F1">
        <w:t>Vbz</w:t>
      </w:r>
      <w:proofErr w:type="spellEnd"/>
      <w:r w:rsidR="009045A3" w:rsidRPr="000056F1">
        <w:t>-A</w:t>
      </w:r>
      <w:r w:rsidR="00EE3BBE" w:rsidRPr="000056F1">
        <w:t>*</w:t>
      </w:r>
      <w:r w:rsidR="009045A3" w:rsidRPr="000056F1">
        <w:rPr>
          <w:vertAlign w:val="subscript"/>
        </w:rPr>
        <w:t xml:space="preserve"> </w:t>
      </w:r>
      <w:r w:rsidR="009045A3" w:rsidRPr="000056F1">
        <w:t xml:space="preserve">+ </w:t>
      </w:r>
      <w:proofErr w:type="spellStart"/>
      <w:r w:rsidR="009045A3" w:rsidRPr="000056F1">
        <w:t>Vbz</w:t>
      </w:r>
      <w:proofErr w:type="spellEnd"/>
      <w:r w:rsidR="009045A3" w:rsidRPr="000056F1">
        <w:t>-P</w:t>
      </w:r>
      <w:r w:rsidR="009045A3" w:rsidRPr="00EC7EAC">
        <w:rPr>
          <w:rFonts w:cs="Times New Roman PS MT"/>
          <w:bCs/>
          <w:szCs w:val="20"/>
        </w:rPr>
        <w:t>*)/</w:t>
      </w:r>
      <w:proofErr w:type="spellStart"/>
      <w:r w:rsidR="009045A3" w:rsidRPr="00EC7EAC">
        <w:t>Ez</w:t>
      </w:r>
      <w:proofErr w:type="spellEnd"/>
      <w:r w:rsidR="009045A3" w:rsidRPr="00EC7EAC">
        <w:t xml:space="preserve">, where the normal values of </w:t>
      </w:r>
      <w:proofErr w:type="spellStart"/>
      <w:r w:rsidR="009045A3" w:rsidRPr="00EC7EAC">
        <w:t>Vbz</w:t>
      </w:r>
      <w:proofErr w:type="spellEnd"/>
      <w:r w:rsidR="009045A3" w:rsidRPr="00EC7EAC">
        <w:t>-A</w:t>
      </w:r>
      <w:r w:rsidR="00EE3BBE" w:rsidRPr="00EC7EAC">
        <w:t>*</w:t>
      </w:r>
      <w:r w:rsidR="009045A3" w:rsidRPr="00EC7EAC">
        <w:rPr>
          <w:vertAlign w:val="subscript"/>
        </w:rPr>
        <w:t xml:space="preserve"> </w:t>
      </w:r>
      <w:r w:rsidR="009045A3" w:rsidRPr="00097412">
        <w:t xml:space="preserve">and </w:t>
      </w:r>
      <w:proofErr w:type="spellStart"/>
      <w:r w:rsidR="009045A3" w:rsidRPr="00097412">
        <w:t>Vbz</w:t>
      </w:r>
      <w:proofErr w:type="spellEnd"/>
      <w:r w:rsidR="009045A3" w:rsidRPr="00097412">
        <w:t>-P*</w:t>
      </w:r>
      <w:r w:rsidR="009045A3" w:rsidRPr="00097412">
        <w:rPr>
          <w:vertAlign w:val="subscript"/>
        </w:rPr>
        <w:t xml:space="preserve"> </w:t>
      </w:r>
      <w:r w:rsidR="009045A3" w:rsidRPr="00CB59C5">
        <w:t>are modified if any of the following conditions are met, in order from higher to lower priority:</w:t>
      </w:r>
      <w:bookmarkEnd w:id="2959"/>
    </w:p>
    <w:p w14:paraId="3C8EEF95" w14:textId="568B5445" w:rsidR="008E5E0A" w:rsidRPr="00EF7855" w:rsidRDefault="008E5E0A">
      <w:pPr>
        <w:pStyle w:val="Instrbox"/>
        <w:rPr>
          <w:ins w:id="2976" w:author="Hwakong Cheng" w:date="2022-09-08T15:44:00Z"/>
          <w:color w:val="auto"/>
          <w:rPrChange w:id="2977" w:author="Reece Kiriu" w:date="2022-12-09T11:31:00Z">
            <w:rPr>
              <w:ins w:id="2978" w:author="Hwakong Cheng" w:date="2022-09-08T15:44:00Z"/>
            </w:rPr>
          </w:rPrChange>
        </w:rPr>
        <w:pPrChange w:id="2979" w:author="Hwakong Cheng" w:date="2022-09-08T15:45:00Z">
          <w:pPr>
            <w:pStyle w:val="Heading6"/>
          </w:pPr>
        </w:pPrChange>
      </w:pPr>
      <w:ins w:id="2980" w:author="Hwakong Cheng" w:date="2022-09-08T15:44:00Z">
        <w:r w:rsidRPr="00EF7855">
          <w:rPr>
            <w:color w:val="auto"/>
            <w:rPrChange w:id="2981" w:author="Reece Kiriu" w:date="2022-12-09T11:31:00Z">
              <w:rPr/>
            </w:rPrChange>
          </w:rPr>
          <w:t>Delete</w:t>
        </w:r>
      </w:ins>
      <w:ins w:id="2982" w:author="Reece Kiriu" w:date="2022-10-19T13:16:00Z">
        <w:r w:rsidR="003F3F24" w:rsidRPr="00EF7855">
          <w:rPr>
            <w:color w:val="auto"/>
            <w:rPrChange w:id="2983" w:author="Reece Kiriu" w:date="2022-12-09T11:31:00Z">
              <w:rPr>
                <w:color w:val="FF0000"/>
              </w:rPr>
            </w:rPrChange>
          </w:rPr>
          <w:t xml:space="preserve"> the following</w:t>
        </w:r>
      </w:ins>
      <w:ins w:id="2984" w:author="Reece Kiriu" w:date="2022-10-19T13:17:00Z">
        <w:r w:rsidR="003F3F24" w:rsidRPr="00EF7855">
          <w:rPr>
            <w:color w:val="auto"/>
            <w:rPrChange w:id="2985" w:author="Reece Kiriu" w:date="2022-12-09T11:31:00Z">
              <w:rPr>
                <w:color w:val="FF0000"/>
              </w:rPr>
            </w:rPrChange>
          </w:rPr>
          <w:t xml:space="preserve"> paragraph</w:t>
        </w:r>
      </w:ins>
      <w:ins w:id="2986" w:author="Hwakong Cheng" w:date="2022-09-08T15:44:00Z">
        <w:r w:rsidRPr="00EF7855">
          <w:rPr>
            <w:color w:val="auto"/>
            <w:rPrChange w:id="2987" w:author="Reece Kiriu" w:date="2022-12-09T11:31:00Z">
              <w:rPr/>
            </w:rPrChange>
          </w:rPr>
          <w:t xml:space="preserve"> if there are </w:t>
        </w:r>
      </w:ins>
      <w:ins w:id="2988" w:author="Reece Kiriu" w:date="2022-10-19T13:17:00Z">
        <w:r w:rsidR="003F3F24" w:rsidRPr="00EF7855">
          <w:rPr>
            <w:color w:val="auto"/>
            <w:rPrChange w:id="2989" w:author="Reece Kiriu" w:date="2022-12-09T11:31:00Z">
              <w:rPr>
                <w:color w:val="FF0000"/>
              </w:rPr>
            </w:rPrChange>
          </w:rPr>
          <w:t xml:space="preserve">any </w:t>
        </w:r>
      </w:ins>
      <w:ins w:id="2990" w:author="Hwakong Cheng" w:date="2022-09-08T15:44:00Z">
        <w:r w:rsidRPr="00EF7855">
          <w:rPr>
            <w:color w:val="auto"/>
            <w:rPrChange w:id="2991" w:author="Reece Kiriu" w:date="2022-12-09T11:31:00Z">
              <w:rPr/>
            </w:rPrChange>
          </w:rPr>
          <w:t>window switches</w:t>
        </w:r>
      </w:ins>
    </w:p>
    <w:p w14:paraId="725D23C2" w14:textId="2A014BDE" w:rsidR="008E5E0A" w:rsidRPr="00D41AF4" w:rsidRDefault="00A63763" w:rsidP="008E5E0A">
      <w:pPr>
        <w:pStyle w:val="Heading6"/>
        <w:rPr>
          <w:ins w:id="2992" w:author="Hwakong Cheng" w:date="2022-09-08T15:44:00Z"/>
        </w:rPr>
      </w:pPr>
      <w:ins w:id="2993" w:author="Reece Kiriu" w:date="2022-10-19T12:33:00Z">
        <w:r w:rsidRPr="00A63763">
          <w:rPr>
            <w:rStyle w:val="Toggle"/>
            <w:rPrChange w:id="2994" w:author="Reece Kiriu" w:date="2022-10-19T12:33:00Z">
              <w:rPr>
                <w:color w:val="FF0000"/>
              </w:rPr>
            </w:rPrChange>
          </w:rPr>
          <w:t>[</w:t>
        </w:r>
      </w:ins>
      <w:ins w:id="2995" w:author="Reece Kiriu" w:date="2022-10-19T12:41:00Z">
        <w:r w:rsidR="003361EC">
          <w:rPr>
            <w:rStyle w:val="Toggle"/>
          </w:rPr>
          <w:t>NO</w:t>
        </w:r>
      </w:ins>
      <w:ins w:id="2996" w:author="Reece Kiriu" w:date="2022-10-19T12:33:00Z">
        <w:r w:rsidRPr="00A63763">
          <w:rPr>
            <w:rStyle w:val="Toggle"/>
            <w:rPrChange w:id="2997" w:author="Reece Kiriu" w:date="2022-10-19T12:33:00Z">
              <w:rPr>
                <w:color w:val="FF0000"/>
              </w:rPr>
            </w:rPrChange>
          </w:rPr>
          <w:t xml:space="preserve"> </w:t>
        </w:r>
        <w:proofErr w:type="gramStart"/>
        <w:r w:rsidRPr="00A63763">
          <w:rPr>
            <w:rStyle w:val="Toggle"/>
            <w:rPrChange w:id="2998" w:author="Reece Kiriu" w:date="2022-10-19T12:33:00Z">
              <w:rPr>
                <w:color w:val="FF0000"/>
              </w:rPr>
            </w:rPrChange>
          </w:rPr>
          <w:t>WIN]</w:t>
        </w:r>
      </w:ins>
      <w:ins w:id="2999" w:author="Hwakong Cheng" w:date="2022-09-08T15:44:00Z">
        <w:r w:rsidR="008E5E0A" w:rsidRPr="00D41AF4">
          <w:t>If</w:t>
        </w:r>
        <w:proofErr w:type="gramEnd"/>
        <w:r w:rsidR="008E5E0A" w:rsidRPr="00D41AF4">
          <w:t xml:space="preserve"> the zone is in any mode other than Occupied Mode: </w:t>
        </w:r>
        <w:proofErr w:type="spellStart"/>
        <w:r w:rsidR="008E5E0A" w:rsidRPr="00D41AF4">
          <w:t>Vbz</w:t>
        </w:r>
        <w:proofErr w:type="spellEnd"/>
        <w:r w:rsidR="008E5E0A" w:rsidRPr="00D41AF4">
          <w:t xml:space="preserve">-P* = 0, </w:t>
        </w:r>
        <w:proofErr w:type="spellStart"/>
        <w:r w:rsidR="008E5E0A" w:rsidRPr="00D41AF4">
          <w:t>Vbz</w:t>
        </w:r>
        <w:proofErr w:type="spellEnd"/>
        <w:r w:rsidR="008E5E0A" w:rsidRPr="00D41AF4">
          <w:t xml:space="preserve">-A* = 0, and </w:t>
        </w:r>
        <w:proofErr w:type="spellStart"/>
        <w:r w:rsidR="008E5E0A" w:rsidRPr="00D41AF4">
          <w:t>Vmin</w:t>
        </w:r>
        <w:proofErr w:type="spellEnd"/>
        <w:r w:rsidR="008E5E0A" w:rsidRPr="00D41AF4">
          <w:t>* = 0.</w:t>
        </w:r>
      </w:ins>
    </w:p>
    <w:p w14:paraId="5ACB85CB" w14:textId="028AB11E" w:rsidR="008E5E0A" w:rsidRPr="00EF7855" w:rsidRDefault="008E5E0A">
      <w:pPr>
        <w:pStyle w:val="Instrbox"/>
        <w:rPr>
          <w:ins w:id="3000" w:author="Hwakong Cheng" w:date="2022-09-08T15:44:00Z"/>
          <w:color w:val="auto"/>
          <w:rPrChange w:id="3001" w:author="Reece Kiriu" w:date="2022-12-09T11:31:00Z">
            <w:rPr>
              <w:ins w:id="3002" w:author="Hwakong Cheng" w:date="2022-09-08T15:44:00Z"/>
            </w:rPr>
          </w:rPrChange>
        </w:rPr>
        <w:pPrChange w:id="3003" w:author="Hwakong Cheng" w:date="2022-09-08T15:45:00Z">
          <w:pPr>
            <w:pStyle w:val="Heading6"/>
          </w:pPr>
        </w:pPrChange>
      </w:pPr>
      <w:ins w:id="3004" w:author="Hwakong Cheng" w:date="2022-09-08T15:44:00Z">
        <w:r w:rsidRPr="00EF7855">
          <w:rPr>
            <w:color w:val="auto"/>
            <w:rPrChange w:id="3005" w:author="Reece Kiriu" w:date="2022-12-09T11:31:00Z">
              <w:rPr/>
            </w:rPrChange>
          </w:rPr>
          <w:t>Delete</w:t>
        </w:r>
      </w:ins>
      <w:ins w:id="3006" w:author="Reece Kiriu" w:date="2022-10-19T13:17:00Z">
        <w:r w:rsidR="003F3F24" w:rsidRPr="00EF7855">
          <w:rPr>
            <w:color w:val="auto"/>
            <w:rPrChange w:id="3007" w:author="Reece Kiriu" w:date="2022-12-09T11:31:00Z">
              <w:rPr>
                <w:color w:val="FF0000"/>
              </w:rPr>
            </w:rPrChange>
          </w:rPr>
          <w:t xml:space="preserve"> the following paragraph</w:t>
        </w:r>
      </w:ins>
      <w:ins w:id="3008" w:author="Hwakong Cheng" w:date="2022-09-08T15:44:00Z">
        <w:r w:rsidRPr="00EF7855">
          <w:rPr>
            <w:color w:val="auto"/>
            <w:rPrChange w:id="3009" w:author="Reece Kiriu" w:date="2022-12-09T11:31:00Z">
              <w:rPr/>
            </w:rPrChange>
          </w:rPr>
          <w:t xml:space="preserve"> if there are </w:t>
        </w:r>
      </w:ins>
      <w:ins w:id="3010" w:author="Hwakong Cheng" w:date="2022-09-08T15:45:00Z">
        <w:r w:rsidRPr="00EF7855">
          <w:rPr>
            <w:color w:val="auto"/>
            <w:rPrChange w:id="3011" w:author="Reece Kiriu" w:date="2022-12-09T11:31:00Z">
              <w:rPr/>
            </w:rPrChange>
          </w:rPr>
          <w:t xml:space="preserve">no </w:t>
        </w:r>
      </w:ins>
      <w:ins w:id="3012" w:author="Hwakong Cheng" w:date="2022-09-08T15:44:00Z">
        <w:r w:rsidRPr="00EF7855">
          <w:rPr>
            <w:color w:val="auto"/>
            <w:rPrChange w:id="3013" w:author="Reece Kiriu" w:date="2022-12-09T11:31:00Z">
              <w:rPr/>
            </w:rPrChange>
          </w:rPr>
          <w:t>window switches</w:t>
        </w:r>
      </w:ins>
    </w:p>
    <w:p w14:paraId="03650DA5" w14:textId="352A2EDA" w:rsidR="009045A3" w:rsidRDefault="003361EC" w:rsidP="007C1423">
      <w:pPr>
        <w:pStyle w:val="Heading6"/>
        <w:rPr>
          <w:ins w:id="3014" w:author="Reece Kiriu" w:date="2022-10-19T12:39:00Z"/>
        </w:rPr>
      </w:pPr>
      <w:ins w:id="3015" w:author="Reece Kiriu" w:date="2022-10-19T12:36:00Z">
        <w:r w:rsidRPr="003361EC">
          <w:rPr>
            <w:rStyle w:val="Toggle"/>
            <w:rPrChange w:id="3016" w:author="Reece Kiriu" w:date="2022-10-19T12:36:00Z">
              <w:rPr/>
            </w:rPrChange>
          </w:rPr>
          <w:t>[</w:t>
        </w:r>
      </w:ins>
      <w:ins w:id="3017" w:author="Reece Kiriu" w:date="2022-10-19T12:40:00Z">
        <w:r>
          <w:rPr>
            <w:rStyle w:val="Toggle"/>
          </w:rPr>
          <w:t>YES</w:t>
        </w:r>
      </w:ins>
      <w:ins w:id="3018" w:author="Reece Kiriu" w:date="2022-10-19T12:36:00Z">
        <w:r w:rsidRPr="003361EC">
          <w:rPr>
            <w:rStyle w:val="Toggle"/>
            <w:rPrChange w:id="3019" w:author="Reece Kiriu" w:date="2022-10-19T12:36:00Z">
              <w:rPr/>
            </w:rPrChange>
          </w:rPr>
          <w:t xml:space="preserve"> </w:t>
        </w:r>
        <w:proofErr w:type="gramStart"/>
        <w:r w:rsidRPr="003361EC">
          <w:rPr>
            <w:rStyle w:val="Toggle"/>
            <w:rPrChange w:id="3020" w:author="Reece Kiriu" w:date="2022-10-19T12:36:00Z">
              <w:rPr/>
            </w:rPrChange>
          </w:rPr>
          <w:t>WIN]</w:t>
        </w:r>
      </w:ins>
      <w:r w:rsidR="009045A3" w:rsidRPr="00BC7581">
        <w:t>If</w:t>
      </w:r>
      <w:proofErr w:type="gramEnd"/>
      <w:r w:rsidR="009045A3" w:rsidRPr="00BC7581">
        <w:t xml:space="preserve"> the zone is in any mode other than </w:t>
      </w:r>
      <w:r w:rsidR="00D21A33">
        <w:rPr>
          <w:rFonts w:cs="Times New Roman PS MT"/>
          <w:bCs/>
          <w:szCs w:val="20"/>
        </w:rPr>
        <w:t>Occupied Mode</w:t>
      </w:r>
      <w:r w:rsidR="009045A3">
        <w:rPr>
          <w:rFonts w:cs="Times New Roman PS MT"/>
          <w:bCs/>
          <w:szCs w:val="20"/>
        </w:rPr>
        <w:t>,</w:t>
      </w:r>
      <w:r w:rsidR="009045A3" w:rsidRPr="00BC7581">
        <w:t xml:space="preserve"> and for zones that have window switches and the window is open: </w:t>
      </w:r>
      <w:proofErr w:type="spellStart"/>
      <w:r w:rsidR="009045A3" w:rsidRPr="00BC7581">
        <w:t>Vbz</w:t>
      </w:r>
      <w:proofErr w:type="spellEnd"/>
      <w:r w:rsidR="009045A3" w:rsidRPr="00BC7581">
        <w:t xml:space="preserve">-P* = 0, </w:t>
      </w:r>
      <w:proofErr w:type="spellStart"/>
      <w:r w:rsidR="009045A3" w:rsidRPr="00BC7581">
        <w:t>Vbz</w:t>
      </w:r>
      <w:proofErr w:type="spellEnd"/>
      <w:r w:rsidR="009045A3" w:rsidRPr="00BC7581">
        <w:t>-A</w:t>
      </w:r>
      <w:r w:rsidR="00EE3BBE">
        <w:t>*</w:t>
      </w:r>
      <w:r w:rsidR="009045A3" w:rsidRPr="00BC7581">
        <w:t xml:space="preserve"> = 0, and </w:t>
      </w:r>
      <w:proofErr w:type="spellStart"/>
      <w:r w:rsidR="009045A3" w:rsidRPr="00BC7581">
        <w:t>Vmin</w:t>
      </w:r>
      <w:proofErr w:type="spellEnd"/>
      <w:r w:rsidR="009045A3" w:rsidRPr="00BC7581">
        <w:t>* = 0.</w:t>
      </w:r>
    </w:p>
    <w:p w14:paraId="56C93600" w14:textId="3F51A47C" w:rsidR="009045A3" w:rsidRPr="00BC7581" w:rsidRDefault="00B70CD3" w:rsidP="007C1423">
      <w:pPr>
        <w:pStyle w:val="Heading6"/>
      </w:pPr>
      <w:ins w:id="3021" w:author="Hwakong Cheng" w:date="2022-09-22T11:56:00Z">
        <w:r w:rsidRPr="00DC5BE1">
          <w:rPr>
            <w:rStyle w:val="Toggle"/>
            <w:rPrChange w:id="3022" w:author="Hwakong Cheng" w:date="2022-10-07T14:40:00Z">
              <w:rPr/>
            </w:rPrChange>
          </w:rPr>
          <w:t>[</w:t>
        </w:r>
      </w:ins>
      <w:ins w:id="3023" w:author="Reece Kiriu" w:date="2022-10-19T12:35:00Z">
        <w:r w:rsidR="003361EC">
          <w:rPr>
            <w:rStyle w:val="Toggle"/>
          </w:rPr>
          <w:t xml:space="preserve">YES </w:t>
        </w:r>
        <w:proofErr w:type="gramStart"/>
        <w:r w:rsidR="003361EC">
          <w:rPr>
            <w:rStyle w:val="Toggle"/>
          </w:rPr>
          <w:t>OCC</w:t>
        </w:r>
      </w:ins>
      <w:ins w:id="3024" w:author="Hwakong Cheng" w:date="2022-09-22T11:56:00Z">
        <w:r w:rsidRPr="00DC5BE1">
          <w:rPr>
            <w:rStyle w:val="Toggle"/>
            <w:rPrChange w:id="3025" w:author="Hwakong Cheng" w:date="2022-10-07T14:40:00Z">
              <w:rPr/>
            </w:rPrChange>
          </w:rPr>
          <w:t>]</w:t>
        </w:r>
      </w:ins>
      <w:r w:rsidR="009045A3" w:rsidRPr="00BC7581">
        <w:t>If</w:t>
      </w:r>
      <w:proofErr w:type="gramEnd"/>
      <w:r w:rsidR="009045A3" w:rsidRPr="00BC7581">
        <w:t xml:space="preserve"> the zone has an occupancy sensor, is unpopulated, and occupied-standby mode is permitted: </w:t>
      </w:r>
      <w:proofErr w:type="spellStart"/>
      <w:r w:rsidR="009045A3" w:rsidRPr="00BC7581">
        <w:t>Vbz</w:t>
      </w:r>
      <w:proofErr w:type="spellEnd"/>
      <w:r w:rsidR="009045A3" w:rsidRPr="00BC7581">
        <w:t>-P*</w:t>
      </w:r>
      <w:r w:rsidR="009045A3" w:rsidRPr="00BC7581">
        <w:rPr>
          <w:vertAlign w:val="subscript"/>
        </w:rPr>
        <w:t xml:space="preserve"> </w:t>
      </w:r>
      <w:r w:rsidR="009045A3" w:rsidRPr="00BC7581">
        <w:t xml:space="preserve">= 0, </w:t>
      </w:r>
      <w:proofErr w:type="spellStart"/>
      <w:r w:rsidR="009045A3" w:rsidRPr="00BC7581">
        <w:t>Vbz</w:t>
      </w:r>
      <w:proofErr w:type="spellEnd"/>
      <w:r w:rsidR="009045A3" w:rsidRPr="00BC7581">
        <w:t>-A</w:t>
      </w:r>
      <w:r w:rsidR="00EE3BBE">
        <w:t>*</w:t>
      </w:r>
      <w:r w:rsidR="009045A3" w:rsidRPr="00BC7581">
        <w:rPr>
          <w:vertAlign w:val="subscript"/>
        </w:rPr>
        <w:t xml:space="preserve"> </w:t>
      </w:r>
      <w:r w:rsidR="009045A3" w:rsidRPr="00BC7581">
        <w:t xml:space="preserve">= 0, and </w:t>
      </w:r>
      <w:proofErr w:type="spellStart"/>
      <w:r w:rsidR="009045A3" w:rsidRPr="00BC7581">
        <w:t>Vmin</w:t>
      </w:r>
      <w:proofErr w:type="spellEnd"/>
      <w:r w:rsidR="009045A3" w:rsidRPr="00BC7581">
        <w:t>* = 0</w:t>
      </w:r>
      <w:r w:rsidR="00AF1F5C">
        <w:t>.</w:t>
      </w:r>
    </w:p>
    <w:p w14:paraId="00298DA6" w14:textId="42AA8C71" w:rsidR="009045A3" w:rsidRPr="00BC7581" w:rsidRDefault="00B70CD3" w:rsidP="007C1423">
      <w:pPr>
        <w:pStyle w:val="Heading6"/>
      </w:pPr>
      <w:ins w:id="3026" w:author="Hwakong Cheng" w:date="2022-09-22T11:56:00Z">
        <w:r w:rsidRPr="00DC5BE1">
          <w:rPr>
            <w:rStyle w:val="Toggle"/>
            <w:rPrChange w:id="3027" w:author="Hwakong Cheng" w:date="2022-10-07T14:40:00Z">
              <w:rPr/>
            </w:rPrChange>
          </w:rPr>
          <w:t>[</w:t>
        </w:r>
      </w:ins>
      <w:ins w:id="3028" w:author="Reece Kiriu" w:date="2022-10-19T12:35:00Z">
        <w:r w:rsidR="003361EC">
          <w:rPr>
            <w:rStyle w:val="Toggle"/>
          </w:rPr>
          <w:t xml:space="preserve">YES </w:t>
        </w:r>
        <w:proofErr w:type="gramStart"/>
        <w:r w:rsidR="003361EC">
          <w:rPr>
            <w:rStyle w:val="Toggle"/>
          </w:rPr>
          <w:t>OCC</w:t>
        </w:r>
      </w:ins>
      <w:ins w:id="3029" w:author="Hwakong Cheng" w:date="2022-09-22T11:56:00Z">
        <w:r w:rsidRPr="00DC5BE1">
          <w:rPr>
            <w:rStyle w:val="Toggle"/>
            <w:rPrChange w:id="3030" w:author="Hwakong Cheng" w:date="2022-10-07T14:40:00Z">
              <w:rPr/>
            </w:rPrChange>
          </w:rPr>
          <w:t>]</w:t>
        </w:r>
      </w:ins>
      <w:r w:rsidR="009045A3" w:rsidRPr="00BC7581">
        <w:t>Else</w:t>
      </w:r>
      <w:proofErr w:type="gramEnd"/>
      <w:r w:rsidR="009045A3" w:rsidRPr="00BC7581">
        <w:t xml:space="preserve">, if the zone has an occupancy sensor, is unpopulated, but occupied-standby mode is not permitted: </w:t>
      </w:r>
      <w:proofErr w:type="spellStart"/>
      <w:r w:rsidR="009045A3" w:rsidRPr="00BC7581">
        <w:t>Vbz</w:t>
      </w:r>
      <w:proofErr w:type="spellEnd"/>
      <w:r w:rsidR="009045A3" w:rsidRPr="00BC7581">
        <w:t>-P*</w:t>
      </w:r>
      <w:r w:rsidR="009045A3" w:rsidRPr="00BC7581">
        <w:rPr>
          <w:vertAlign w:val="subscript"/>
        </w:rPr>
        <w:t xml:space="preserve"> </w:t>
      </w:r>
      <w:r w:rsidR="009045A3" w:rsidRPr="00BC7581">
        <w:t xml:space="preserve">= 0 and </w:t>
      </w:r>
      <w:proofErr w:type="spellStart"/>
      <w:r w:rsidR="009045A3" w:rsidRPr="00BC7581">
        <w:t>Vmin</w:t>
      </w:r>
      <w:proofErr w:type="spellEnd"/>
      <w:r w:rsidR="009045A3" w:rsidRPr="00BC7581">
        <w:t xml:space="preserve">* = </w:t>
      </w:r>
      <w:proofErr w:type="spellStart"/>
      <w:r w:rsidR="009045A3" w:rsidRPr="00BC7581">
        <w:t>Vmin</w:t>
      </w:r>
      <w:proofErr w:type="spellEnd"/>
      <w:r w:rsidR="009045A3" w:rsidRPr="00BC7581">
        <w:t>.</w:t>
      </w:r>
    </w:p>
    <w:p w14:paraId="552BBF24" w14:textId="17E76D78" w:rsidR="009045A3" w:rsidRPr="00BC7581" w:rsidRDefault="009045A3" w:rsidP="00B37EF3">
      <w:pPr>
        <w:pStyle w:val="Infobox"/>
      </w:pPr>
      <w:r w:rsidRPr="00BC7581">
        <w:t xml:space="preserve">Occupied-standby mode applies to individual zones, is considered a zonal subset of </w:t>
      </w:r>
      <w:r w:rsidR="00D21A33">
        <w:rPr>
          <w:bCs/>
        </w:rPr>
        <w:t>Occupied Mode</w:t>
      </w:r>
      <w:r w:rsidRPr="00BC7581">
        <w:t xml:space="preserve">, and is not considered a </w:t>
      </w:r>
      <w:r>
        <w:rPr>
          <w:bCs/>
        </w:rPr>
        <w:t>zone-group operating mode</w:t>
      </w:r>
      <w:r w:rsidRPr="00BC7581">
        <w:t>.</w:t>
      </w:r>
    </w:p>
    <w:p w14:paraId="0A50BDDF" w14:textId="566C9032" w:rsidR="009045A3" w:rsidRPr="00BC7581" w:rsidRDefault="00B70CD3" w:rsidP="007C1423">
      <w:pPr>
        <w:pStyle w:val="Heading6"/>
      </w:pPr>
      <w:bookmarkStart w:id="3031" w:name="_Ref479781407"/>
      <w:ins w:id="3032" w:author="Hwakong Cheng" w:date="2022-09-22T11:56:00Z">
        <w:r w:rsidRPr="00710E92">
          <w:rPr>
            <w:rStyle w:val="Toggle"/>
            <w:rPrChange w:id="3033" w:author="Reece Kiriu" w:date="2022-10-19T12:42:00Z">
              <w:rPr/>
            </w:rPrChange>
          </w:rPr>
          <w:t>[</w:t>
        </w:r>
      </w:ins>
      <w:ins w:id="3034" w:author="Reece Kiriu" w:date="2022-10-19T12:41:00Z">
        <w:r w:rsidR="00710E92" w:rsidRPr="00710E92">
          <w:rPr>
            <w:rStyle w:val="Toggle"/>
          </w:rPr>
          <w:t xml:space="preserve">YES </w:t>
        </w:r>
        <w:proofErr w:type="gramStart"/>
        <w:r w:rsidR="00710E92" w:rsidRPr="00710E92">
          <w:rPr>
            <w:rStyle w:val="Toggle"/>
          </w:rPr>
          <w:t>CO2</w:t>
        </w:r>
      </w:ins>
      <w:ins w:id="3035" w:author="Hwakong Cheng" w:date="2022-09-22T11:56:00Z">
        <w:r w:rsidRPr="00710E92">
          <w:rPr>
            <w:rStyle w:val="Toggle"/>
            <w:rPrChange w:id="3036" w:author="Reece Kiriu" w:date="2022-10-19T12:42:00Z">
              <w:rPr/>
            </w:rPrChange>
          </w:rPr>
          <w:t>]</w:t>
        </w:r>
      </w:ins>
      <w:r w:rsidR="009045A3" w:rsidRPr="00BC7581">
        <w:t>If</w:t>
      </w:r>
      <w:proofErr w:type="gramEnd"/>
      <w:r w:rsidR="009045A3" w:rsidRPr="00BC7581">
        <w:t xml:space="preserve"> the zone has a CO</w:t>
      </w:r>
      <w:r w:rsidR="009045A3" w:rsidRPr="00BC7581">
        <w:rPr>
          <w:vertAlign w:val="subscript"/>
        </w:rPr>
        <w:t>2</w:t>
      </w:r>
      <w:r w:rsidR="009045A3" w:rsidRPr="00BC7581">
        <w:t xml:space="preserve"> sensor</w:t>
      </w:r>
      <w:bookmarkEnd w:id="3031"/>
      <w:r w:rsidR="009045A3">
        <w:rPr>
          <w:rFonts w:cs="Times New Roman PS MT"/>
          <w:bCs/>
          <w:szCs w:val="20"/>
        </w:rPr>
        <w:t>:</w:t>
      </w:r>
    </w:p>
    <w:p w14:paraId="5690C431" w14:textId="12CFED41" w:rsidR="009045A3" w:rsidRPr="00BC7581" w:rsidRDefault="009045A3" w:rsidP="007C1423">
      <w:pPr>
        <w:pStyle w:val="Heading7"/>
      </w:pPr>
      <w:r w:rsidRPr="00BC7581">
        <w:t xml:space="preserve">See </w:t>
      </w:r>
      <w:r>
        <w:t xml:space="preserve">Section </w:t>
      </w:r>
      <w:r w:rsidR="00C01685">
        <w:fldChar w:fldCharType="begin"/>
      </w:r>
      <w:r w:rsidR="00C01685">
        <w:instrText xml:space="preserve"> REF _Ref38386220 \w \h </w:instrText>
      </w:r>
      <w:r w:rsidR="00C01685">
        <w:fldChar w:fldCharType="separate"/>
      </w:r>
      <w:r w:rsidR="0037258A">
        <w:t>3.1.1.</w:t>
      </w:r>
      <w:proofErr w:type="gramStart"/>
      <w:r w:rsidR="0037258A">
        <w:t>2.b.</w:t>
      </w:r>
      <w:proofErr w:type="gramEnd"/>
      <w:r w:rsidR="0037258A">
        <w:t>3</w:t>
      </w:r>
      <w:r w:rsidR="00C01685">
        <w:fldChar w:fldCharType="end"/>
      </w:r>
      <w:r w:rsidRPr="00BC7581">
        <w:t xml:space="preserve"> for CO</w:t>
      </w:r>
      <w:r w:rsidRPr="00BC7581">
        <w:rPr>
          <w:vertAlign w:val="subscript"/>
        </w:rPr>
        <w:t>2</w:t>
      </w:r>
      <w:r w:rsidRPr="00BC7581">
        <w:t xml:space="preserve"> </w:t>
      </w:r>
      <w:r w:rsidR="00D21A33">
        <w:t>setpoint</w:t>
      </w:r>
      <w:r>
        <w:t>s</w:t>
      </w:r>
      <w:r w:rsidRPr="00BC7581">
        <w:t>.</w:t>
      </w:r>
    </w:p>
    <w:p w14:paraId="0AC35DC7" w14:textId="793F6AF9" w:rsidR="009045A3" w:rsidRPr="00BC7581" w:rsidRDefault="009045A3" w:rsidP="007C1423">
      <w:pPr>
        <w:pStyle w:val="Heading7"/>
      </w:pPr>
      <w:r w:rsidRPr="00BC7581">
        <w:t xml:space="preserve">During </w:t>
      </w:r>
      <w:r w:rsidR="00D21A33">
        <w:t>Occupied Mode</w:t>
      </w:r>
      <w:r w:rsidRPr="00BC7581">
        <w:t>, a P-only loop shall maintain CO</w:t>
      </w:r>
      <w:r w:rsidRPr="00BC7581">
        <w:rPr>
          <w:vertAlign w:val="subscript"/>
        </w:rPr>
        <w:t>2</w:t>
      </w:r>
      <w:r w:rsidRPr="00BC7581">
        <w:t xml:space="preserve"> concentration at </w:t>
      </w:r>
      <w:r w:rsidR="00D21A33">
        <w:t>setpoint</w:t>
      </w:r>
      <w:r w:rsidRPr="00BC7581">
        <w:t xml:space="preserve">; reset from 0% at </w:t>
      </w:r>
      <w:r w:rsidR="00D21A33">
        <w:t>setpoint</w:t>
      </w:r>
      <w:r w:rsidRPr="00BC7581">
        <w:t xml:space="preserve"> minus 200 PPM and to 100% at </w:t>
      </w:r>
      <w:r w:rsidR="00D21A33">
        <w:t>setpoint</w:t>
      </w:r>
      <w:r w:rsidRPr="00BC7581">
        <w:t xml:space="preserve">. </w:t>
      </w:r>
    </w:p>
    <w:p w14:paraId="03F143D5" w14:textId="0ACA3837" w:rsidR="009045A3" w:rsidRPr="00BC7581" w:rsidRDefault="009045A3" w:rsidP="007C1423">
      <w:pPr>
        <w:pStyle w:val="Heading7"/>
      </w:pPr>
      <w:r w:rsidRPr="00BC7581">
        <w:t xml:space="preserve">Loop is disabled and output set to zero when the zone is not in </w:t>
      </w:r>
      <w:r w:rsidR="00D21A33">
        <w:t>Occupied Mode</w:t>
      </w:r>
      <w:r w:rsidRPr="00BC7581">
        <w:t>.</w:t>
      </w:r>
    </w:p>
    <w:p w14:paraId="59C4001E" w14:textId="773A64FB" w:rsidR="009045A3" w:rsidRPr="00BC7581" w:rsidRDefault="009045A3" w:rsidP="00B37EF3">
      <w:pPr>
        <w:pStyle w:val="Infobox"/>
      </w:pPr>
      <w:r w:rsidRPr="00514417">
        <w:t>CO</w:t>
      </w:r>
      <w:r w:rsidRPr="00BC7581">
        <w:rPr>
          <w:vertAlign w:val="subscript"/>
        </w:rPr>
        <w:t>2</w:t>
      </w:r>
      <w:r w:rsidRPr="00BC7581">
        <w:t xml:space="preserve"> DCV is not yet well defined for Standard 62.1. RP-1747 is under way and should provide a detailed procedure. In the meantime, sequences have been included at the zone level, matching California’s DCV approach as a first step. Because outdoor air rates at the AHU level dynamically calculate outdoor air rates using the Standard 62.1 multiple</w:t>
      </w:r>
      <w:r>
        <w:rPr>
          <w:bCs/>
        </w:rPr>
        <w:t>-</w:t>
      </w:r>
      <w:r w:rsidRPr="00BC7581">
        <w:t>spaces procedure, compliance with the standard is assured. Doing no DCV at all is not an option</w:t>
      </w:r>
      <w:r>
        <w:rPr>
          <w:bCs/>
        </w:rPr>
        <w:t>,</w:t>
      </w:r>
      <w:r w:rsidRPr="00BC7581">
        <w:t xml:space="preserve"> because it is required by Standard 90.1-2016.</w:t>
      </w:r>
    </w:p>
    <w:p w14:paraId="4F457283" w14:textId="069E6241" w:rsidR="009045A3" w:rsidRPr="00BC7581" w:rsidRDefault="00710E92" w:rsidP="007C1423">
      <w:pPr>
        <w:pStyle w:val="Heading7"/>
      </w:pPr>
      <w:bookmarkStart w:id="3037" w:name="_For_compliance_with_1"/>
      <w:bookmarkStart w:id="3038" w:name="_Ref439862694"/>
      <w:bookmarkStart w:id="3039" w:name="_Ref439862911"/>
      <w:bookmarkEnd w:id="3037"/>
      <w:ins w:id="3040" w:author="Reece Kiriu" w:date="2022-10-19T12:42:00Z">
        <w:r w:rsidRPr="00710E92">
          <w:rPr>
            <w:rStyle w:val="Toggle"/>
            <w:rPrChange w:id="3041" w:author="Reece Kiriu" w:date="2022-10-19T12:43:00Z">
              <w:rPr/>
            </w:rPrChange>
          </w:rPr>
          <w:t>[ANY VAV CO RH</w:t>
        </w:r>
      </w:ins>
      <w:ins w:id="3042" w:author="Reece Kiriu" w:date="2022-10-28T20:06:00Z">
        <w:r w:rsidR="00404311">
          <w:rPr>
            <w:rStyle w:val="Toggle"/>
          </w:rPr>
          <w:t xml:space="preserve"> SFBCV </w:t>
        </w:r>
      </w:ins>
      <w:ins w:id="3043" w:author="Reece Kiriu" w:date="2022-10-28T20:07:00Z">
        <w:r w:rsidR="00404311">
          <w:rPr>
            <w:rStyle w:val="Toggle"/>
          </w:rPr>
          <w:t xml:space="preserve">DDIN DDDIS </w:t>
        </w:r>
        <w:proofErr w:type="gramStart"/>
        <w:r w:rsidR="00404311">
          <w:rPr>
            <w:rStyle w:val="Toggle"/>
          </w:rPr>
          <w:t>DDCDMIN</w:t>
        </w:r>
      </w:ins>
      <w:ins w:id="3044" w:author="Reece Kiriu" w:date="2022-10-19T12:42:00Z">
        <w:r w:rsidRPr="00710E92">
          <w:rPr>
            <w:rStyle w:val="Toggle"/>
            <w:rPrChange w:id="3045" w:author="Reece Kiriu" w:date="2022-10-19T12:43:00Z">
              <w:rPr/>
            </w:rPrChange>
          </w:rPr>
          <w:t>]</w:t>
        </w:r>
      </w:ins>
      <w:r w:rsidR="009045A3" w:rsidRPr="00BC7581">
        <w:t>For</w:t>
      </w:r>
      <w:proofErr w:type="gramEnd"/>
      <w:r w:rsidR="009045A3" w:rsidRPr="00BC7581">
        <w:t xml:space="preserve"> cooling-only VAV terminal units, reheat VAV terminal units, constant</w:t>
      </w:r>
      <w:r w:rsidR="009045A3">
        <w:rPr>
          <w:rFonts w:cs="Times New Roman PS MT"/>
          <w:bCs/>
          <w:szCs w:val="20"/>
        </w:rPr>
        <w:t>-</w:t>
      </w:r>
      <w:r w:rsidR="009045A3" w:rsidRPr="00BC7581">
        <w:t>volume series fan</w:t>
      </w:r>
      <w:r w:rsidR="009045A3">
        <w:rPr>
          <w:rFonts w:cs="Times New Roman PS MT"/>
          <w:bCs/>
          <w:szCs w:val="20"/>
        </w:rPr>
        <w:t>-</w:t>
      </w:r>
      <w:r w:rsidR="009045A3" w:rsidRPr="00BC7581">
        <w:t>powered terminal units, dual</w:t>
      </w:r>
      <w:r w:rsidR="009045A3">
        <w:rPr>
          <w:rFonts w:cs="Times New Roman PS MT"/>
          <w:bCs/>
          <w:szCs w:val="20"/>
        </w:rPr>
        <w:t>-</w:t>
      </w:r>
      <w:r w:rsidR="009045A3" w:rsidRPr="00BC7581">
        <w:t>duct VAV terminal units with mixing control and inlet airflow sensors, dual</w:t>
      </w:r>
      <w:r w:rsidR="009045A3">
        <w:rPr>
          <w:rFonts w:cs="Times New Roman PS MT"/>
          <w:bCs/>
          <w:szCs w:val="20"/>
        </w:rPr>
        <w:t>-</w:t>
      </w:r>
      <w:r w:rsidR="009045A3" w:rsidRPr="00BC7581">
        <w:t>duct VAV terminal units with mixing control and a discharge airflow sensor, or dual</w:t>
      </w:r>
      <w:r w:rsidR="009045A3">
        <w:rPr>
          <w:rFonts w:cs="Times New Roman PS MT"/>
          <w:bCs/>
          <w:szCs w:val="20"/>
        </w:rPr>
        <w:t>-</w:t>
      </w:r>
      <w:r w:rsidR="009045A3" w:rsidRPr="00BC7581">
        <w:t>duct VAV terminal units with cold</w:t>
      </w:r>
      <w:r w:rsidR="009045A3">
        <w:rPr>
          <w:rFonts w:cs="Times New Roman PS MT"/>
          <w:bCs/>
          <w:szCs w:val="20"/>
        </w:rPr>
        <w:t>-</w:t>
      </w:r>
      <w:r w:rsidR="009045A3" w:rsidRPr="00BC7581">
        <w:t>duct minimum control:</w:t>
      </w:r>
    </w:p>
    <w:p w14:paraId="3646EFD8" w14:textId="2F0F6BF7" w:rsidR="009045A3" w:rsidRPr="00643A3A" w:rsidRDefault="009045A3" w:rsidP="007C1423">
      <w:pPr>
        <w:pStyle w:val="Heading8"/>
      </w:pPr>
      <w:r w:rsidRPr="00643A3A">
        <w:t xml:space="preserve">The CO2 control loop output shall reset both the occupied minimum airflow </w:t>
      </w:r>
      <w:r w:rsidR="00D21A33">
        <w:t>setpoint</w:t>
      </w:r>
      <w:r w:rsidRPr="00643A3A">
        <w:t xml:space="preserve"> (</w:t>
      </w:r>
      <w:proofErr w:type="spellStart"/>
      <w:r w:rsidRPr="00643A3A">
        <w:t>Vmin</w:t>
      </w:r>
      <w:proofErr w:type="spellEnd"/>
      <w:r w:rsidRPr="00643A3A">
        <w:t>*) and the population component of the required breathing zone outdoor airflow (</w:t>
      </w:r>
      <w:proofErr w:type="spellStart"/>
      <w:r w:rsidRPr="00643A3A">
        <w:t>Vbz</w:t>
      </w:r>
      <w:proofErr w:type="spellEnd"/>
      <w:r w:rsidRPr="00643A3A">
        <w:t xml:space="preserve">-P*) in parallel. </w:t>
      </w:r>
      <w:proofErr w:type="spellStart"/>
      <w:r w:rsidRPr="00643A3A">
        <w:t>Vmin</w:t>
      </w:r>
      <w:proofErr w:type="spellEnd"/>
      <w:r w:rsidRPr="00643A3A">
        <w:t xml:space="preserve">* shall be reset from the zone minimum airflow </w:t>
      </w:r>
      <w:r w:rsidR="00D21A33">
        <w:t>setpoint</w:t>
      </w:r>
      <w:r w:rsidRPr="00643A3A">
        <w:t xml:space="preserve"> </w:t>
      </w:r>
      <w:proofErr w:type="spellStart"/>
      <w:r w:rsidRPr="00643A3A">
        <w:t>Vmin</w:t>
      </w:r>
      <w:proofErr w:type="spellEnd"/>
      <w:r w:rsidRPr="00643A3A">
        <w:t xml:space="preserve"> at 0% loop output up to maximum cooling airflow </w:t>
      </w:r>
      <w:r w:rsidR="00D21A33">
        <w:t>setpoint</w:t>
      </w:r>
      <w:r w:rsidRPr="00643A3A">
        <w:t xml:space="preserve"> </w:t>
      </w:r>
      <w:proofErr w:type="spellStart"/>
      <w:r w:rsidRPr="00643A3A">
        <w:t>Vcool</w:t>
      </w:r>
      <w:proofErr w:type="spellEnd"/>
      <w:r w:rsidRPr="00643A3A">
        <w:t xml:space="preserve">-max at 100% loop output. </w:t>
      </w:r>
      <w:proofErr w:type="spellStart"/>
      <w:r w:rsidRPr="00643A3A">
        <w:t>Vbz</w:t>
      </w:r>
      <w:proofErr w:type="spellEnd"/>
      <w:r w:rsidRPr="00643A3A">
        <w:t xml:space="preserve">-P* shall be reset from </w:t>
      </w:r>
      <w:ins w:id="3046" w:author="Hwakong Cheng" w:date="2022-10-07T14:57:00Z">
        <w:r w:rsidR="00CC127C" w:rsidRPr="00665550">
          <w:rPr>
            <w:rStyle w:val="Toggle"/>
            <w:rPrChange w:id="3047" w:author="Hwakong Cheng" w:date="2022-10-07T15:07:00Z">
              <w:rPr/>
            </w:rPrChange>
          </w:rPr>
          <w:t>[UNITS [</w:t>
        </w:r>
      </w:ins>
      <w:r w:rsidRPr="00665550">
        <w:rPr>
          <w:rStyle w:val="Toggle"/>
          <w:rPrChange w:id="3048" w:author="Hwakong Cheng" w:date="2022-10-07T15:07:00Z">
            <w:rPr/>
          </w:rPrChange>
        </w:rPr>
        <w:t xml:space="preserve">0 </w:t>
      </w:r>
      <w:del w:id="3049" w:author="Reece Kiriu" w:date="2022-10-12T14:23:00Z">
        <w:r w:rsidRPr="00665550" w:rsidDel="004B48C2">
          <w:rPr>
            <w:rStyle w:val="Toggle"/>
            <w:rPrChange w:id="3050" w:author="Hwakong Cheng" w:date="2022-10-07T15:07:00Z">
              <w:rPr/>
            </w:rPrChange>
          </w:rPr>
          <w:delText>L</w:delText>
        </w:r>
      </w:del>
      <w:ins w:id="3051" w:author="Reece Kiriu" w:date="2022-10-12T14:23:00Z">
        <w:del w:id="3052" w:author="Hwakong Cheng" w:date="2022-10-24T16:24:00Z">
          <w:r w:rsidR="004B48C2" w:rsidDel="00D41AF4">
            <w:rPr>
              <w:rStyle w:val="Toggle"/>
            </w:rPr>
            <w:delText>l</w:delText>
          </w:r>
        </w:del>
      </w:ins>
      <w:ins w:id="3053" w:author="Hwakong Cheng" w:date="2022-10-24T16:24:00Z">
        <w:del w:id="3054" w:author="Titus Ellison" w:date="2022-11-03T16:22:00Z">
          <w:r w:rsidR="00D41AF4" w:rsidDel="00FF541B">
            <w:rPr>
              <w:rStyle w:val="Toggle"/>
            </w:rPr>
            <w:delText>L</w:delText>
          </w:r>
        </w:del>
      </w:ins>
      <w:del w:id="3055" w:author="Titus Ellison" w:date="2022-11-03T16:22:00Z">
        <w:r w:rsidRPr="00665550" w:rsidDel="00FF541B">
          <w:rPr>
            <w:rStyle w:val="Toggle"/>
            <w:rPrChange w:id="3056" w:author="Hwakong Cheng" w:date="2022-10-07T15:07:00Z">
              <w:rPr/>
            </w:rPrChange>
          </w:rPr>
          <w:delText>/s</w:delText>
        </w:r>
      </w:del>
      <w:ins w:id="3057" w:author="Titus Ellison" w:date="2022-11-03T16:22:00Z">
        <w:r w:rsidR="00FF541B">
          <w:rPr>
            <w:rStyle w:val="Toggle"/>
          </w:rPr>
          <w:t>L/s</w:t>
        </w:r>
      </w:ins>
      <w:ins w:id="3058" w:author="Hwakong Cheng" w:date="2022-10-07T14:57:00Z">
        <w:r w:rsidR="00CC127C" w:rsidRPr="00665550">
          <w:rPr>
            <w:rStyle w:val="Toggle"/>
            <w:rPrChange w:id="3059" w:author="Hwakong Cheng" w:date="2022-10-07T15:07:00Z">
              <w:rPr/>
            </w:rPrChange>
          </w:rPr>
          <w:t>]</w:t>
        </w:r>
      </w:ins>
      <w:r w:rsidRPr="00665550">
        <w:rPr>
          <w:rStyle w:val="Toggle"/>
          <w:rPrChange w:id="3060" w:author="Hwakong Cheng" w:date="2022-10-07T15:07:00Z">
            <w:rPr/>
          </w:rPrChange>
        </w:rPr>
        <w:t xml:space="preserve"> </w:t>
      </w:r>
      <w:del w:id="3061" w:author="Hwakong Cheng" w:date="2022-10-07T14:57:00Z">
        <w:r w:rsidRPr="00665550" w:rsidDel="00CC127C">
          <w:rPr>
            <w:rStyle w:val="Toggle"/>
            <w:rPrChange w:id="3062" w:author="Hwakong Cheng" w:date="2022-10-07T15:07:00Z">
              <w:rPr/>
            </w:rPrChange>
          </w:rPr>
          <w:delText>(</w:delText>
        </w:r>
      </w:del>
      <w:ins w:id="3063" w:author="Hwakong Cheng" w:date="2022-10-07T14:57:00Z">
        <w:r w:rsidR="00CC127C" w:rsidRPr="00665550">
          <w:rPr>
            <w:rStyle w:val="Toggle"/>
            <w:rPrChange w:id="3064" w:author="Hwakong Cheng" w:date="2022-10-07T15:07:00Z">
              <w:rPr/>
            </w:rPrChange>
          </w:rPr>
          <w:t>[</w:t>
        </w:r>
      </w:ins>
      <w:r w:rsidRPr="00665550">
        <w:rPr>
          <w:rStyle w:val="Toggle"/>
          <w:rPrChange w:id="3065" w:author="Hwakong Cheng" w:date="2022-10-07T15:07:00Z">
            <w:rPr/>
          </w:rPrChange>
        </w:rPr>
        <w:t>0 cfm</w:t>
      </w:r>
      <w:del w:id="3066" w:author="Hwakong Cheng" w:date="2022-10-07T14:57:00Z">
        <w:r w:rsidRPr="00665550" w:rsidDel="00CC127C">
          <w:rPr>
            <w:rStyle w:val="Toggle"/>
            <w:rPrChange w:id="3067" w:author="Hwakong Cheng" w:date="2022-10-07T15:07:00Z">
              <w:rPr/>
            </w:rPrChange>
          </w:rPr>
          <w:delText xml:space="preserve">) </w:delText>
        </w:r>
      </w:del>
      <w:ins w:id="3068" w:author="Hwakong Cheng" w:date="2022-10-07T14:57:00Z">
        <w:r w:rsidR="00CC127C" w:rsidRPr="00665550">
          <w:rPr>
            <w:rStyle w:val="Toggle"/>
            <w:rPrChange w:id="3069" w:author="Hwakong Cheng" w:date="2022-10-07T15:07:00Z">
              <w:rPr/>
            </w:rPrChange>
          </w:rPr>
          <w:t>]]</w:t>
        </w:r>
        <w:r w:rsidR="00CC127C" w:rsidRPr="00643A3A">
          <w:t xml:space="preserve"> </w:t>
        </w:r>
      </w:ins>
      <w:r w:rsidRPr="00643A3A">
        <w:t xml:space="preserve">at 0% loop output up to the </w:t>
      </w:r>
      <w:proofErr w:type="spellStart"/>
      <w:r w:rsidRPr="00643A3A">
        <w:t>Vbz</w:t>
      </w:r>
      <w:proofErr w:type="spellEnd"/>
      <w:r w:rsidRPr="00643A3A">
        <w:t>-P at 100% loop output. See Figure 5.2.1.3-1.</w:t>
      </w:r>
    </w:p>
    <w:p w14:paraId="35FA2BDB" w14:textId="49ACC3C8" w:rsidR="00B93B12" w:rsidRDefault="00B93B12" w:rsidP="00B93B12">
      <w:pPr>
        <w:jc w:val="center"/>
      </w:pPr>
      <w:r>
        <w:rPr>
          <w:noProof/>
        </w:rPr>
        <w:lastRenderedPageBreak/>
        <mc:AlternateContent>
          <mc:Choice Requires="wpc">
            <w:drawing>
              <wp:inline distT="0" distB="0" distL="0" distR="0" wp14:anchorId="03DF9A5D" wp14:editId="135173C4">
                <wp:extent cx="5943600" cy="2733873"/>
                <wp:effectExtent l="0" t="0" r="438150" b="276225"/>
                <wp:docPr id="319" name="Canvas 31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867" name="Text Box 497"/>
                        <wps:cNvSpPr txBox="1">
                          <a:spLocks noChangeArrowheads="1"/>
                        </wps:cNvSpPr>
                        <wps:spPr bwMode="auto">
                          <a:xfrm>
                            <a:off x="1055463" y="2615129"/>
                            <a:ext cx="4637062" cy="2988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9712E13" w14:textId="77777777" w:rsidR="00D878EF" w:rsidRDefault="00D878EF" w:rsidP="00B93B12">
                              <w:pPr>
                                <w:pStyle w:val="NoSpacing"/>
                              </w:pPr>
                              <w:r>
                                <w:t>0%                                                    50%                                                     100%</w:t>
                              </w:r>
                            </w:p>
                          </w:txbxContent>
                        </wps:txbx>
                        <wps:bodyPr rot="0" vert="horz" wrap="square" lIns="91440" tIns="45720" rIns="91440" bIns="45720" anchor="t" anchorCtr="0" upright="1">
                          <a:noAutofit/>
                        </wps:bodyPr>
                      </wps:wsp>
                      <wps:wsp>
                        <wps:cNvPr id="1883" name="Line 498"/>
                        <wps:cNvCnPr>
                          <a:cxnSpLocks noChangeShapeType="1"/>
                        </wps:cNvCnPr>
                        <wps:spPr bwMode="auto">
                          <a:xfrm>
                            <a:off x="1201583" y="11557"/>
                            <a:ext cx="0" cy="257220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84" name="Line 499"/>
                        <wps:cNvCnPr>
                          <a:cxnSpLocks noChangeShapeType="1"/>
                        </wps:cNvCnPr>
                        <wps:spPr bwMode="auto">
                          <a:xfrm>
                            <a:off x="1201583" y="2596143"/>
                            <a:ext cx="424245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89" name="Line 500"/>
                        <wps:cNvCnPr>
                          <a:cxnSpLocks noChangeShapeType="1"/>
                        </wps:cNvCnPr>
                        <wps:spPr bwMode="auto">
                          <a:xfrm flipV="1">
                            <a:off x="1208135" y="27252"/>
                            <a:ext cx="4235665" cy="206122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90" name="Text Box 502"/>
                        <wps:cNvSpPr txBox="1">
                          <a:spLocks noChangeArrowheads="1"/>
                        </wps:cNvSpPr>
                        <wps:spPr bwMode="auto">
                          <a:xfrm>
                            <a:off x="247650" y="1967815"/>
                            <a:ext cx="923303" cy="45071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6016D9C" w14:textId="77777777" w:rsidR="00D878EF" w:rsidRDefault="00D878EF" w:rsidP="00B93B12">
                              <w:pPr>
                                <w:pStyle w:val="NoSpacing"/>
                                <w:jc w:val="right"/>
                              </w:pPr>
                              <w:proofErr w:type="spellStart"/>
                              <w:r>
                                <w:t>Vmin</w:t>
                              </w:r>
                              <w:proofErr w:type="spellEnd"/>
                            </w:p>
                          </w:txbxContent>
                        </wps:txbx>
                        <wps:bodyPr rot="0" vert="horz" wrap="square" lIns="91440" tIns="45720" rIns="91440" bIns="45720" anchor="t" anchorCtr="0" upright="1">
                          <a:noAutofit/>
                        </wps:bodyPr>
                      </wps:wsp>
                      <wps:wsp>
                        <wps:cNvPr id="1891" name="Line 503"/>
                        <wps:cNvCnPr>
                          <a:cxnSpLocks noChangeShapeType="1"/>
                        </wps:cNvCnPr>
                        <wps:spPr bwMode="auto">
                          <a:xfrm>
                            <a:off x="3122280" y="2914779"/>
                            <a:ext cx="861376"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92" name="Text Box 504"/>
                        <wps:cNvSpPr txBox="1">
                          <a:spLocks noChangeArrowheads="1"/>
                        </wps:cNvSpPr>
                        <wps:spPr bwMode="auto">
                          <a:xfrm>
                            <a:off x="36605" y="1"/>
                            <a:ext cx="1120678" cy="3141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FD6EA4A" w14:textId="77777777" w:rsidR="00D878EF" w:rsidRDefault="00D878EF" w:rsidP="00B93B12">
                              <w:pPr>
                                <w:pStyle w:val="NoSpacing"/>
                                <w:jc w:val="right"/>
                              </w:pPr>
                              <w:proofErr w:type="spellStart"/>
                              <w:r>
                                <w:t>Vcool</w:t>
                              </w:r>
                              <w:proofErr w:type="spellEnd"/>
                              <w:r>
                                <w:t>-max</w:t>
                              </w:r>
                            </w:p>
                          </w:txbxContent>
                        </wps:txbx>
                        <wps:bodyPr rot="0" vert="horz" wrap="square" lIns="91440" tIns="45720" rIns="91440" bIns="45720" anchor="t" anchorCtr="0" upright="1">
                          <a:noAutofit/>
                        </wps:bodyPr>
                      </wps:wsp>
                      <wps:wsp>
                        <wps:cNvPr id="1904" name="Text Box 505"/>
                        <wps:cNvSpPr txBox="1">
                          <a:spLocks noChangeArrowheads="1"/>
                        </wps:cNvSpPr>
                        <wps:spPr bwMode="auto">
                          <a:xfrm>
                            <a:off x="2493200" y="566591"/>
                            <a:ext cx="629062" cy="32005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2E6F2F2" w14:textId="77777777" w:rsidR="00D878EF" w:rsidRDefault="00D878EF" w:rsidP="00B93B12">
                              <w:pPr>
                                <w:pStyle w:val="NoSpacing"/>
                              </w:pPr>
                              <w:proofErr w:type="spellStart"/>
                              <w:r>
                                <w:t>Vmin</w:t>
                              </w:r>
                              <w:proofErr w:type="spellEnd"/>
                              <w:r>
                                <w:t>*</w:t>
                              </w:r>
                            </w:p>
                          </w:txbxContent>
                        </wps:txbx>
                        <wps:bodyPr rot="0" vert="horz" wrap="square" lIns="91440" tIns="45720" rIns="91440" bIns="45720" anchor="t" anchorCtr="0" upright="1">
                          <a:noAutofit/>
                        </wps:bodyPr>
                      </wps:wsp>
                      <wps:wsp>
                        <wps:cNvPr id="72" name="Line 506"/>
                        <wps:cNvCnPr>
                          <a:cxnSpLocks noChangeShapeType="1"/>
                        </wps:cNvCnPr>
                        <wps:spPr bwMode="auto">
                          <a:xfrm>
                            <a:off x="2838093" y="817637"/>
                            <a:ext cx="280726" cy="25087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3" name="Text Box 507"/>
                        <wps:cNvSpPr txBox="1">
                          <a:spLocks noChangeArrowheads="1"/>
                        </wps:cNvSpPr>
                        <wps:spPr bwMode="auto">
                          <a:xfrm>
                            <a:off x="1954476" y="2787655"/>
                            <a:ext cx="1354235" cy="24764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103147F" w14:textId="77777777" w:rsidR="00D878EF" w:rsidRDefault="00D878EF" w:rsidP="00B93B12">
                              <w:pPr>
                                <w:pStyle w:val="NoSpacing"/>
                              </w:pPr>
                              <w:r>
                                <w:t>CO</w:t>
                              </w:r>
                              <w:r w:rsidRPr="007E115C">
                                <w:rPr>
                                  <w:vertAlign w:val="subscript"/>
                                </w:rPr>
                                <w:t>2</w:t>
                              </w:r>
                              <w:r>
                                <w:t xml:space="preserve"> Control Loop Output</w:t>
                              </w:r>
                            </w:p>
                          </w:txbxContent>
                        </wps:txbx>
                        <wps:bodyPr rot="0" vert="horz" wrap="square" lIns="91440" tIns="45720" rIns="91440" bIns="45720" anchor="t" anchorCtr="0" upright="1">
                          <a:noAutofit/>
                        </wps:bodyPr>
                      </wps:wsp>
                      <wps:wsp>
                        <wps:cNvPr id="74" name="Line 498"/>
                        <wps:cNvCnPr>
                          <a:cxnSpLocks noChangeShapeType="1"/>
                        </wps:cNvCnPr>
                        <wps:spPr bwMode="auto">
                          <a:xfrm>
                            <a:off x="5443860" y="27252"/>
                            <a:ext cx="0" cy="257175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0" name="Line 500"/>
                        <wps:cNvCnPr>
                          <a:cxnSpLocks noChangeShapeType="1"/>
                        </wps:cNvCnPr>
                        <wps:spPr bwMode="auto">
                          <a:xfrm flipV="1">
                            <a:off x="1208543" y="526307"/>
                            <a:ext cx="4235450" cy="2061210"/>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301" name="Text Box 502"/>
                        <wps:cNvSpPr txBox="1">
                          <a:spLocks noChangeArrowheads="1"/>
                        </wps:cNvSpPr>
                        <wps:spPr bwMode="auto">
                          <a:xfrm>
                            <a:off x="247511" y="1004643"/>
                            <a:ext cx="630186" cy="4502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E35F2CC" w14:textId="77777777" w:rsidR="00D878EF" w:rsidRDefault="00D878EF" w:rsidP="00B93B12">
                              <w:pPr>
                                <w:pStyle w:val="NormalWeb"/>
                                <w:spacing w:before="0" w:beforeAutospacing="0" w:after="0" w:afterAutospacing="0"/>
                                <w:jc w:val="right"/>
                              </w:pPr>
                              <w:r>
                                <w:rPr>
                                  <w:rFonts w:eastAsia="Calibri"/>
                                  <w:sz w:val="22"/>
                                  <w:szCs w:val="22"/>
                                </w:rPr>
                                <w:t>Vmin*</w:t>
                              </w:r>
                            </w:p>
                          </w:txbxContent>
                        </wps:txbx>
                        <wps:bodyPr rot="0" vert="horz" wrap="square" lIns="91440" tIns="45720" rIns="91440" bIns="45720" anchor="t" anchorCtr="0" upright="1">
                          <a:noAutofit/>
                        </wps:bodyPr>
                      </wps:wsp>
                      <wps:wsp>
                        <wps:cNvPr id="302" name="Text Box 504"/>
                        <wps:cNvSpPr txBox="1">
                          <a:spLocks noChangeArrowheads="1"/>
                        </wps:cNvSpPr>
                        <wps:spPr bwMode="auto">
                          <a:xfrm>
                            <a:off x="5475444" y="415127"/>
                            <a:ext cx="678525" cy="3136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6B071D3" w14:textId="77777777" w:rsidR="00D878EF" w:rsidRPr="00C23886" w:rsidRDefault="00D878EF" w:rsidP="00B93B12">
                              <w:pPr>
                                <w:pStyle w:val="NormalWeb"/>
                                <w:spacing w:before="0" w:beforeAutospacing="0" w:after="0" w:afterAutospacing="0"/>
                                <w:rPr>
                                  <w:vertAlign w:val="subscript"/>
                                </w:rPr>
                              </w:pPr>
                              <w:r>
                                <w:rPr>
                                  <w:rFonts w:eastAsia="Calibri"/>
                                  <w:sz w:val="22"/>
                                  <w:szCs w:val="22"/>
                                </w:rPr>
                                <w:t>V</w:t>
                              </w:r>
                              <w:r w:rsidRPr="00C23886">
                                <w:rPr>
                                  <w:rFonts w:eastAsia="Calibri"/>
                                  <w:sz w:val="22"/>
                                  <w:szCs w:val="22"/>
                                  <w:vertAlign w:val="subscript"/>
                                </w:rPr>
                                <w:t>bz-P</w:t>
                              </w:r>
                            </w:p>
                          </w:txbxContent>
                        </wps:txbx>
                        <wps:bodyPr rot="0" vert="horz" wrap="square" lIns="91440" tIns="45720" rIns="91440" bIns="45720" anchor="t" anchorCtr="0" upright="1">
                          <a:noAutofit/>
                        </wps:bodyPr>
                      </wps:wsp>
                      <wps:wsp>
                        <wps:cNvPr id="311" name="Text Box 504"/>
                        <wps:cNvSpPr txBox="1">
                          <a:spLocks noChangeArrowheads="1"/>
                        </wps:cNvSpPr>
                        <wps:spPr bwMode="auto">
                          <a:xfrm>
                            <a:off x="5475558" y="2363175"/>
                            <a:ext cx="678180" cy="3136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A0B7874" w14:textId="77777777" w:rsidR="00D878EF" w:rsidRPr="00C23886" w:rsidRDefault="00D878EF" w:rsidP="00B93B12">
                              <w:pPr>
                                <w:pStyle w:val="NormalWeb"/>
                                <w:spacing w:before="0" w:beforeAutospacing="0" w:after="0" w:afterAutospacing="0"/>
                              </w:pPr>
                              <w:r w:rsidRPr="00C23886">
                                <w:rPr>
                                  <w:rFonts w:eastAsia="Calibri"/>
                                  <w:sz w:val="22"/>
                                  <w:szCs w:val="22"/>
                                </w:rPr>
                                <w:t>0</w:t>
                              </w:r>
                            </w:p>
                          </w:txbxContent>
                        </wps:txbx>
                        <wps:bodyPr rot="0" vert="horz" wrap="square" lIns="91440" tIns="45720" rIns="91440" bIns="45720" anchor="t" anchorCtr="0" upright="1">
                          <a:noAutofit/>
                        </wps:bodyPr>
                      </wps:wsp>
                      <wps:wsp>
                        <wps:cNvPr id="315" name="Text Box 504"/>
                        <wps:cNvSpPr txBox="1">
                          <a:spLocks noChangeArrowheads="1"/>
                        </wps:cNvSpPr>
                        <wps:spPr bwMode="auto">
                          <a:xfrm>
                            <a:off x="5694288" y="1392246"/>
                            <a:ext cx="678180" cy="3136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518DAF4" w14:textId="77777777" w:rsidR="00D878EF" w:rsidRPr="00C23886" w:rsidRDefault="00D878EF" w:rsidP="00B93B12">
                              <w:pPr>
                                <w:pStyle w:val="NormalWeb"/>
                                <w:spacing w:before="0" w:beforeAutospacing="0" w:after="0" w:afterAutospacing="0"/>
                                <w:rPr>
                                  <w:vertAlign w:val="subscript"/>
                                </w:rPr>
                              </w:pPr>
                              <w:r w:rsidRPr="00C23886">
                                <w:rPr>
                                  <w:rFonts w:eastAsia="Calibri"/>
                                  <w:sz w:val="22"/>
                                  <w:szCs w:val="22"/>
                                </w:rPr>
                                <w:t>V</w:t>
                              </w:r>
                              <w:r>
                                <w:rPr>
                                  <w:rFonts w:eastAsia="Calibri"/>
                                  <w:sz w:val="22"/>
                                  <w:szCs w:val="22"/>
                                  <w:vertAlign w:val="subscript"/>
                                </w:rPr>
                                <w:t>bz-P</w:t>
                              </w:r>
                              <w:r w:rsidRPr="003D3F24">
                                <w:rPr>
                                  <w:rFonts w:eastAsia="Calibri"/>
                                  <w:sz w:val="22"/>
                                  <w:szCs w:val="22"/>
                                </w:rPr>
                                <w:t>*</w:t>
                              </w:r>
                            </w:p>
                          </w:txbxContent>
                        </wps:txbx>
                        <wps:bodyPr rot="0" vert="horz" wrap="square" lIns="91440" tIns="45720" rIns="91440" bIns="45720" anchor="t" anchorCtr="0" upright="1">
                          <a:noAutofit/>
                        </wps:bodyPr>
                      </wps:wsp>
                      <wps:wsp>
                        <wps:cNvPr id="317" name="Text Box 505"/>
                        <wps:cNvSpPr txBox="1">
                          <a:spLocks noChangeArrowheads="1"/>
                        </wps:cNvSpPr>
                        <wps:spPr bwMode="auto">
                          <a:xfrm>
                            <a:off x="4006494" y="1653185"/>
                            <a:ext cx="525474" cy="30284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59469D4" w14:textId="77777777" w:rsidR="00D878EF" w:rsidRDefault="00D878EF" w:rsidP="00B93B12">
                              <w:pPr>
                                <w:pStyle w:val="NormalWeb"/>
                                <w:spacing w:before="0" w:beforeAutospacing="0" w:after="0" w:afterAutospacing="0"/>
                              </w:pPr>
                              <w:r>
                                <w:rPr>
                                  <w:rFonts w:eastAsia="Calibri"/>
                                  <w:sz w:val="22"/>
                                  <w:szCs w:val="22"/>
                                </w:rPr>
                                <w:t>V</w:t>
                              </w:r>
                              <w:r w:rsidRPr="00C23886">
                                <w:rPr>
                                  <w:rFonts w:eastAsia="Calibri"/>
                                  <w:sz w:val="22"/>
                                  <w:szCs w:val="22"/>
                                  <w:vertAlign w:val="subscript"/>
                                </w:rPr>
                                <w:t>bz-P</w:t>
                              </w:r>
                              <w:r>
                                <w:rPr>
                                  <w:rFonts w:eastAsia="Calibri"/>
                                  <w:sz w:val="22"/>
                                  <w:szCs w:val="22"/>
                                </w:rPr>
                                <w:t>*</w:t>
                              </w:r>
                            </w:p>
                          </w:txbxContent>
                        </wps:txbx>
                        <wps:bodyPr rot="0" vert="horz" wrap="square" lIns="91440" tIns="45720" rIns="91440" bIns="45720" anchor="t" anchorCtr="0" upright="1">
                          <a:noAutofit/>
                        </wps:bodyPr>
                      </wps:wsp>
                      <wps:wsp>
                        <wps:cNvPr id="318" name="Line 506"/>
                        <wps:cNvCnPr>
                          <a:cxnSpLocks noChangeShapeType="1"/>
                        </wps:cNvCnPr>
                        <wps:spPr bwMode="auto">
                          <a:xfrm flipH="1" flipV="1">
                            <a:off x="3741422" y="1408065"/>
                            <a:ext cx="325694" cy="26929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03DF9A5D" id="Canvas 319" o:spid="_x0000_s1026" editas="canvas" style="width:468pt;height:215.25pt;mso-position-horizontal-relative:char;mso-position-vertical-relative:line" coordsize="59436,273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9436;height:27336;visibility:visible;mso-wrap-style:square">
                  <v:fill o:detectmouseclick="t"/>
                  <v:path o:connecttype="none"/>
                </v:shape>
                <v:shapetype id="_x0000_t202" coordsize="21600,21600" o:spt="202" path="m,l,21600r21600,l21600,xe">
                  <v:stroke joinstyle="miter"/>
                  <v:path gradientshapeok="t" o:connecttype="rect"/>
                </v:shapetype>
                <v:shape id="Text Box 497" o:spid="_x0000_s1028" type="#_x0000_t202" style="position:absolute;left:10554;top:26151;width:46371;height:29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" stroked="f">
                  <v:textbox>
                    <w:txbxContent>
                      <w:p w14:paraId="59712E13" w14:textId="77777777" w:rsidR="00D878EF" w:rsidRDefault="00D878EF" w:rsidP="00B93B12">
                        <w:pPr>
                          <w:pStyle w:val="NoSpacing"/>
                        </w:pPr>
                        <w:r>
                          <w:t>0%                                                    50%                                                     100%</w:t>
                        </w:r>
                      </w:p>
                    </w:txbxContent>
                  </v:textbox>
                </v:shape>
                <v:line id="Line 498" o:spid="_x0000_s1029" style="position:absolute;visibility:visible;mso-wrap-style:square" from="12015,115" to="12015,258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"/>
                <v:line id="Line 499" o:spid="_x0000_s1030" style="position:absolute;visibility:visible;mso-wrap-style:square" from="12015,25961" to="54440,259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"/>
                <v:line id="Line 500" o:spid="_x0000_s1031" style="position:absolute;flip:y;visibility:visible;mso-wrap-style:square" from="12081,272" to="54438,208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"/>
                <v:shape id="Text Box 502" o:spid="_x0000_s1032" type="#_x0000_t202" style="position:absolute;left:2476;top:19678;width:9233;height:45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" stroked="f">
                  <v:textbox>
                    <w:txbxContent>
                      <w:p w14:paraId="66016D9C" w14:textId="77777777" w:rsidR="00D878EF" w:rsidRDefault="00D878EF" w:rsidP="00B93B12">
                        <w:pPr>
                          <w:pStyle w:val="NoSpacing"/>
                          <w:jc w:val="right"/>
                        </w:pPr>
                        <w:proofErr w:type="spellStart"/>
                        <w:r>
                          <w:t>Vmin</w:t>
                        </w:r>
                        <w:proofErr w:type="spellEnd"/>
                      </w:p>
                    </w:txbxContent>
                  </v:textbox>
                </v:shape>
                <v:line id="Line 503" o:spid="_x0000_s1033" style="position:absolute;visibility:visible;mso-wrap-style:square" from="31222,29147" to="39836,291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">
                  <v:stroke endarrow="block"/>
                </v:line>
                <v:shape id="Text Box 504" o:spid="_x0000_s1034" type="#_x0000_t202" style="position:absolute;left:366;width:11206;height:31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" stroked="f">
                  <v:textbox>
                    <w:txbxContent>
                      <w:p w14:paraId="5FD6EA4A" w14:textId="77777777" w:rsidR="00D878EF" w:rsidRDefault="00D878EF" w:rsidP="00B93B12">
                        <w:pPr>
                          <w:pStyle w:val="NoSpacing"/>
                          <w:jc w:val="right"/>
                        </w:pPr>
                        <w:proofErr w:type="spellStart"/>
                        <w:r>
                          <w:t>Vcool</w:t>
                        </w:r>
                        <w:proofErr w:type="spellEnd"/>
                        <w:r>
                          <w:t>-max</w:t>
                        </w:r>
                      </w:p>
                    </w:txbxContent>
                  </v:textbox>
                </v:shape>
                <v:shape id="Text Box 505" o:spid="_x0000_s1035" type="#_x0000_t202" style="position:absolute;left:24932;top:5665;width:6290;height:3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" stroked="f">
                  <v:textbox>
                    <w:txbxContent>
                      <w:p w14:paraId="52E6F2F2" w14:textId="77777777" w:rsidR="00D878EF" w:rsidRDefault="00D878EF" w:rsidP="00B93B12">
                        <w:pPr>
                          <w:pStyle w:val="NoSpacing"/>
                        </w:pPr>
                        <w:proofErr w:type="spellStart"/>
                        <w:r>
                          <w:t>Vmin</w:t>
                        </w:r>
                        <w:proofErr w:type="spellEnd"/>
                        <w:r>
                          <w:t>*</w:t>
                        </w:r>
                      </w:p>
                    </w:txbxContent>
                  </v:textbox>
                </v:shape>
                <v:line id="Line 506" o:spid="_x0000_s1036" style="position:absolute;visibility:visible;mso-wrap-style:square" from="28380,8176" to="31188,106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">
                  <v:stroke endarrow="block"/>
                </v:line>
                <v:shape id="Text Box 507" o:spid="_x0000_s1037" type="#_x0000_t202" style="position:absolute;left:19544;top:27876;width:13543;height:2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" stroked="f">
                  <v:fill opacity="0"/>
                  <v:textbox>
                    <w:txbxContent>
                      <w:p w14:paraId="0103147F" w14:textId="77777777" w:rsidR="00D878EF" w:rsidRDefault="00D878EF" w:rsidP="00B93B12">
                        <w:pPr>
                          <w:pStyle w:val="NoSpacing"/>
                        </w:pPr>
                        <w:r>
                          <w:t>CO</w:t>
                        </w:r>
                        <w:r w:rsidRPr="007E115C">
                          <w:rPr>
                            <w:vertAlign w:val="subscript"/>
                          </w:rPr>
                          <w:t>2</w:t>
                        </w:r>
                        <w:r>
                          <w:t xml:space="preserve"> Control Loop Output</w:t>
                        </w:r>
                      </w:p>
                    </w:txbxContent>
                  </v:textbox>
                </v:shape>
                <v:line id="Line 498" o:spid="_x0000_s1038" style="position:absolute;visibility:visible;mso-wrap-style:square" from="54438,272" to="54438,259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"/>
                <v:line id="Line 500" o:spid="_x0000_s1039" style="position:absolute;flip:y;visibility:visible;mso-wrap-style:square" from="12085,5263" to="54439,258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" strokecolor="black [3200]">
                  <v:stroke dashstyle="dash"/>
                </v:line>
                <v:shape id="Text Box 502" o:spid="_x0000_s1040" type="#_x0000_t202" style="position:absolute;left:2475;top:10046;width:6301;height:45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" stroked="f">
                  <v:textbox>
                    <w:txbxContent>
                      <w:p w14:paraId="6E35F2CC" w14:textId="77777777" w:rsidR="00D878EF" w:rsidRDefault="00D878EF" w:rsidP="00B93B12">
                        <w:pPr>
                          <w:pStyle w:val="NormalWeb"/>
                          <w:spacing w:before="0" w:beforeAutospacing="0" w:after="0" w:afterAutospacing="0"/>
                          <w:jc w:val="right"/>
                        </w:pPr>
                        <w:r>
                          <w:rPr>
                            <w:rFonts w:eastAsia="Calibri"/>
                            <w:sz w:val="22"/>
                            <w:szCs w:val="22"/>
                          </w:rPr>
                          <w:t>Vmin*</w:t>
                        </w:r>
                      </w:p>
                    </w:txbxContent>
                  </v:textbox>
                </v:shape>
                <v:shape id="Text Box 504" o:spid="_x0000_s1041" type="#_x0000_t202" style="position:absolute;left:54754;top:4151;width:6785;height:31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" stroked="f">
                  <v:textbox>
                    <w:txbxContent>
                      <w:p w14:paraId="26B071D3" w14:textId="77777777" w:rsidR="00D878EF" w:rsidRPr="00C23886" w:rsidRDefault="00D878EF" w:rsidP="00B93B12">
                        <w:pPr>
                          <w:pStyle w:val="NormalWeb"/>
                          <w:spacing w:before="0" w:beforeAutospacing="0" w:after="0" w:afterAutospacing="0"/>
                          <w:rPr>
                            <w:vertAlign w:val="subscript"/>
                          </w:rPr>
                        </w:pPr>
                        <w:r>
                          <w:rPr>
                            <w:rFonts w:eastAsia="Calibri"/>
                            <w:sz w:val="22"/>
                            <w:szCs w:val="22"/>
                          </w:rPr>
                          <w:t>V</w:t>
                        </w:r>
                        <w:r w:rsidRPr="00C23886">
                          <w:rPr>
                            <w:rFonts w:eastAsia="Calibri"/>
                            <w:sz w:val="22"/>
                            <w:szCs w:val="22"/>
                            <w:vertAlign w:val="subscript"/>
                          </w:rPr>
                          <w:t>bz-P</w:t>
                        </w:r>
                      </w:p>
                    </w:txbxContent>
                  </v:textbox>
                </v:shape>
                <v:shape id="Text Box 504" o:spid="_x0000_s1042" type="#_x0000_t202" style="position:absolute;left:54755;top:23631;width:6782;height:31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" stroked="f">
                  <v:textbox>
                    <w:txbxContent>
                      <w:p w14:paraId="5A0B7874" w14:textId="77777777" w:rsidR="00D878EF" w:rsidRPr="00C23886" w:rsidRDefault="00D878EF" w:rsidP="00B93B12">
                        <w:pPr>
                          <w:pStyle w:val="NormalWeb"/>
                          <w:spacing w:before="0" w:beforeAutospacing="0" w:after="0" w:afterAutospacing="0"/>
                        </w:pPr>
                        <w:r w:rsidRPr="00C23886">
                          <w:rPr>
                            <w:rFonts w:eastAsia="Calibri"/>
                            <w:sz w:val="22"/>
                            <w:szCs w:val="22"/>
                          </w:rPr>
                          <w:t>0</w:t>
                        </w:r>
                      </w:p>
                    </w:txbxContent>
                  </v:textbox>
                </v:shape>
                <v:shape id="Text Box 504" o:spid="_x0000_s1043" type="#_x0000_t202" style="position:absolute;left:56942;top:13922;width:6782;height:31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" stroked="f">
                  <v:textbox>
                    <w:txbxContent>
                      <w:p w14:paraId="0518DAF4" w14:textId="77777777" w:rsidR="00D878EF" w:rsidRPr="00C23886" w:rsidRDefault="00D878EF" w:rsidP="00B93B12">
                        <w:pPr>
                          <w:pStyle w:val="NormalWeb"/>
                          <w:spacing w:before="0" w:beforeAutospacing="0" w:after="0" w:afterAutospacing="0"/>
                          <w:rPr>
                            <w:vertAlign w:val="subscript"/>
                          </w:rPr>
                        </w:pPr>
                        <w:r w:rsidRPr="00C23886">
                          <w:rPr>
                            <w:rFonts w:eastAsia="Calibri"/>
                            <w:sz w:val="22"/>
                            <w:szCs w:val="22"/>
                          </w:rPr>
                          <w:t>V</w:t>
                        </w:r>
                        <w:r>
                          <w:rPr>
                            <w:rFonts w:eastAsia="Calibri"/>
                            <w:sz w:val="22"/>
                            <w:szCs w:val="22"/>
                            <w:vertAlign w:val="subscript"/>
                          </w:rPr>
                          <w:t>bz-P</w:t>
                        </w:r>
                        <w:r w:rsidRPr="003D3F24">
                          <w:rPr>
                            <w:rFonts w:eastAsia="Calibri"/>
                            <w:sz w:val="22"/>
                            <w:szCs w:val="22"/>
                          </w:rPr>
                          <w:t>*</w:t>
                        </w:r>
                      </w:p>
                    </w:txbxContent>
                  </v:textbox>
                </v:shape>
                <v:shape id="Text Box 505" o:spid="_x0000_s1044" type="#_x0000_t202" style="position:absolute;left:40064;top:16531;width:5255;height:30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" stroked="f">
                  <v:textbox>
                    <w:txbxContent>
                      <w:p w14:paraId="259469D4" w14:textId="77777777" w:rsidR="00D878EF" w:rsidRDefault="00D878EF" w:rsidP="00B93B12">
                        <w:pPr>
                          <w:pStyle w:val="NormalWeb"/>
                          <w:spacing w:before="0" w:beforeAutospacing="0" w:after="0" w:afterAutospacing="0"/>
                        </w:pPr>
                        <w:r>
                          <w:rPr>
                            <w:rFonts w:eastAsia="Calibri"/>
                            <w:sz w:val="22"/>
                            <w:szCs w:val="22"/>
                          </w:rPr>
                          <w:t>V</w:t>
                        </w:r>
                        <w:r w:rsidRPr="00C23886">
                          <w:rPr>
                            <w:rFonts w:eastAsia="Calibri"/>
                            <w:sz w:val="22"/>
                            <w:szCs w:val="22"/>
                            <w:vertAlign w:val="subscript"/>
                          </w:rPr>
                          <w:t>bz-P</w:t>
                        </w:r>
                        <w:r>
                          <w:rPr>
                            <w:rFonts w:eastAsia="Calibri"/>
                            <w:sz w:val="22"/>
                            <w:szCs w:val="22"/>
                          </w:rPr>
                          <w:t>*</w:t>
                        </w:r>
                      </w:p>
                    </w:txbxContent>
                  </v:textbox>
                </v:shape>
                <v:line id="Line 506" o:spid="_x0000_s1045" style="position:absolute;flip:x y;visibility:visible;mso-wrap-style:square" from="37414,14080" to="40671,167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">
                  <v:stroke endarrow="block"/>
                </v:line>
                <w10:anchorlock/>
              </v:group>
            </w:pict>
          </mc:Fallback>
        </mc:AlternateContent>
      </w:r>
    </w:p>
    <w:p w14:paraId="47BEB570" w14:textId="7034D5C7" w:rsidR="00B93B12" w:rsidRPr="00B93B12" w:rsidRDefault="00B93B12" w:rsidP="00DC4F60">
      <w:pPr>
        <w:pStyle w:val="FigureCaption"/>
      </w:pPr>
      <w:r w:rsidRPr="00B93B12">
        <w:t xml:space="preserve">Figure 5.2.1.3-1 </w:t>
      </w:r>
      <w:proofErr w:type="spellStart"/>
      <w:r w:rsidRPr="00DC4F60">
        <w:t>Vmin</w:t>
      </w:r>
      <w:proofErr w:type="spellEnd"/>
      <w:r w:rsidRPr="00B93B12">
        <w:t xml:space="preserve">* and </w:t>
      </w:r>
      <w:proofErr w:type="spellStart"/>
      <w:r w:rsidRPr="00B93B12">
        <w:t>Vbz</w:t>
      </w:r>
      <w:proofErr w:type="spellEnd"/>
      <w:r w:rsidRPr="00B93B12">
        <w:t>-P* reset with CO2 loop.</w:t>
      </w:r>
    </w:p>
    <w:p w14:paraId="5A6C0CA8" w14:textId="6B448DDC" w:rsidR="009045A3" w:rsidRPr="00BC7581" w:rsidRDefault="009045A3" w:rsidP="00B37EF3">
      <w:pPr>
        <w:pStyle w:val="Infobox"/>
      </w:pPr>
      <w:r w:rsidRPr="00514417">
        <w:t>The CO</w:t>
      </w:r>
      <w:r w:rsidRPr="00BC7581">
        <w:rPr>
          <w:vertAlign w:val="subscript"/>
        </w:rPr>
        <w:t>2</w:t>
      </w:r>
      <w:r w:rsidRPr="00BC7581">
        <w:t xml:space="preserve"> control loop graph </w:t>
      </w:r>
      <w:r>
        <w:rPr>
          <w:bCs/>
        </w:rPr>
        <w:t>in Figure 5.2.1.3-1</w:t>
      </w:r>
      <w:r w:rsidRPr="00BC7581">
        <w:t xml:space="preserve"> is provided as a visual representation of the reset logic and is not representative of magnitude of </w:t>
      </w:r>
      <w:proofErr w:type="spellStart"/>
      <w:r w:rsidRPr="00BC7581">
        <w:t>Vbz</w:t>
      </w:r>
      <w:proofErr w:type="spellEnd"/>
      <w:r w:rsidRPr="00BC7581">
        <w:t xml:space="preserve">-P* in relation to </w:t>
      </w:r>
      <w:proofErr w:type="spellStart"/>
      <w:r w:rsidRPr="00BC7581">
        <w:t>Vbz</w:t>
      </w:r>
      <w:proofErr w:type="spellEnd"/>
      <w:r w:rsidRPr="00BC7581">
        <w:t xml:space="preserve">-A or </w:t>
      </w:r>
      <w:proofErr w:type="spellStart"/>
      <w:r w:rsidRPr="00BC7581">
        <w:t>Vmin</w:t>
      </w:r>
      <w:proofErr w:type="spellEnd"/>
      <w:r w:rsidRPr="00BC7581">
        <w:t>*.</w:t>
      </w:r>
    </w:p>
    <w:p w14:paraId="7E2E650A" w14:textId="4D2C9CE4" w:rsidR="009045A3" w:rsidRPr="00BC7581" w:rsidRDefault="00B70CD3" w:rsidP="007C1423">
      <w:pPr>
        <w:pStyle w:val="Heading7"/>
      </w:pPr>
      <w:ins w:id="3070" w:author="Hwakong Cheng" w:date="2022-09-22T11:56:00Z">
        <w:r w:rsidRPr="00DC5BE1">
          <w:rPr>
            <w:rStyle w:val="Toggle"/>
            <w:rPrChange w:id="3071" w:author="Hwakong Cheng" w:date="2022-10-07T14:40:00Z">
              <w:rPr/>
            </w:rPrChange>
          </w:rPr>
          <w:t>[</w:t>
        </w:r>
      </w:ins>
      <w:ins w:id="3072" w:author="Hwakong Cheng" w:date="2022-10-24T16:24:00Z">
        <w:r w:rsidR="00D41AF4">
          <w:rPr>
            <w:rStyle w:val="Toggle"/>
          </w:rPr>
          <w:t xml:space="preserve">ANY VAV </w:t>
        </w:r>
      </w:ins>
      <w:ins w:id="3073" w:author="Reece Kiriu" w:date="2022-10-28T20:10:00Z">
        <w:r w:rsidR="00404311">
          <w:rPr>
            <w:rStyle w:val="Toggle"/>
          </w:rPr>
          <w:t xml:space="preserve">PFBCV </w:t>
        </w:r>
        <w:proofErr w:type="gramStart"/>
        <w:r w:rsidR="00404311">
          <w:rPr>
            <w:rStyle w:val="Toggle"/>
          </w:rPr>
          <w:t>PFBVAV</w:t>
        </w:r>
      </w:ins>
      <w:ins w:id="3074" w:author="Hwakong Cheng" w:date="2022-09-22T11:56:00Z">
        <w:r w:rsidRPr="00DC5BE1">
          <w:rPr>
            <w:rStyle w:val="Toggle"/>
            <w:rPrChange w:id="3075" w:author="Hwakong Cheng" w:date="2022-10-07T14:40:00Z">
              <w:rPr/>
            </w:rPrChange>
          </w:rPr>
          <w:t>]</w:t>
        </w:r>
      </w:ins>
      <w:r w:rsidR="009045A3" w:rsidRPr="00BC7581">
        <w:t>For</w:t>
      </w:r>
      <w:proofErr w:type="gramEnd"/>
      <w:r w:rsidR="009045A3" w:rsidRPr="00BC7581">
        <w:t xml:space="preserve"> parallel fan</w:t>
      </w:r>
      <w:r w:rsidR="009045A3">
        <w:rPr>
          <w:rFonts w:cs="Times New Roman PS MT"/>
          <w:bCs/>
          <w:szCs w:val="20"/>
        </w:rPr>
        <w:t>-</w:t>
      </w:r>
      <w:r w:rsidR="009045A3" w:rsidRPr="00BC7581">
        <w:t>powered terminal units:</w:t>
      </w:r>
    </w:p>
    <w:p w14:paraId="54E732EF" w14:textId="77777777" w:rsidR="009045A3" w:rsidRPr="00643A3A" w:rsidRDefault="009045A3" w:rsidP="007C1423">
      <w:pPr>
        <w:pStyle w:val="Heading8"/>
      </w:pPr>
      <w:r w:rsidRPr="00643A3A">
        <w:t>Determine VCO2-max as follows:</w:t>
      </w:r>
    </w:p>
    <w:p w14:paraId="4499CFDE" w14:textId="5084F2AF" w:rsidR="009045A3" w:rsidRPr="00643A3A" w:rsidRDefault="009045A3" w:rsidP="007C1423">
      <w:pPr>
        <w:pStyle w:val="Heading9"/>
      </w:pPr>
      <w:r w:rsidRPr="00643A3A">
        <w:t xml:space="preserve">When the </w:t>
      </w:r>
      <w:r w:rsidR="005474F7">
        <w:t>Zone State</w:t>
      </w:r>
      <w:r w:rsidRPr="00643A3A">
        <w:t xml:space="preserve"> is cooling, VCO2-max is equal to the maximum cooling airflow </w:t>
      </w:r>
      <w:r w:rsidR="00D21A33">
        <w:t>setpoint</w:t>
      </w:r>
      <w:r w:rsidRPr="00643A3A">
        <w:t xml:space="preserve"> </w:t>
      </w:r>
      <w:proofErr w:type="spellStart"/>
      <w:r w:rsidRPr="00643A3A">
        <w:t>Vcool</w:t>
      </w:r>
      <w:proofErr w:type="spellEnd"/>
      <w:r w:rsidRPr="00643A3A">
        <w:t xml:space="preserve">-max. </w:t>
      </w:r>
    </w:p>
    <w:p w14:paraId="5BC857B5" w14:textId="33910D25" w:rsidR="009045A3" w:rsidRPr="00643A3A" w:rsidRDefault="009045A3" w:rsidP="007C1423">
      <w:pPr>
        <w:pStyle w:val="Heading9"/>
      </w:pPr>
      <w:r w:rsidRPr="00643A3A">
        <w:t xml:space="preserve">When the </w:t>
      </w:r>
      <w:r w:rsidR="005474F7">
        <w:t>Zone State</w:t>
      </w:r>
      <w:r w:rsidRPr="00643A3A">
        <w:t xml:space="preserve"> is heating or </w:t>
      </w:r>
      <w:proofErr w:type="spellStart"/>
      <w:r w:rsidRPr="00643A3A">
        <w:t>deadband</w:t>
      </w:r>
      <w:proofErr w:type="spellEnd"/>
      <w:r w:rsidRPr="00643A3A">
        <w:t xml:space="preserve">, VCO2-max is equal to </w:t>
      </w:r>
      <w:proofErr w:type="spellStart"/>
      <w:r w:rsidRPr="00643A3A">
        <w:t>Vcool</w:t>
      </w:r>
      <w:proofErr w:type="spellEnd"/>
      <w:r w:rsidRPr="00643A3A">
        <w:t>-max minus the parallel fan airflow</w:t>
      </w:r>
    </w:p>
    <w:p w14:paraId="2FD98F59" w14:textId="77777777" w:rsidR="009045A3" w:rsidRPr="00BC7581" w:rsidRDefault="009045A3" w:rsidP="00B37EF3">
      <w:pPr>
        <w:pStyle w:val="Infobox"/>
      </w:pPr>
      <w:r w:rsidRPr="00BC7581">
        <w:t xml:space="preserve">This logic prevents the total supply airflow from exceeding </w:t>
      </w:r>
      <w:proofErr w:type="spellStart"/>
      <w:r w:rsidRPr="00BC7581">
        <w:t>Vcool</w:t>
      </w:r>
      <w:proofErr w:type="spellEnd"/>
      <w:r w:rsidRPr="00BC7581">
        <w:t>-max, which could create diffuser noise problems.</w:t>
      </w:r>
    </w:p>
    <w:p w14:paraId="485D25F1" w14:textId="7DADA018" w:rsidR="009045A3" w:rsidRPr="00643A3A" w:rsidRDefault="009045A3" w:rsidP="007C1423">
      <w:pPr>
        <w:pStyle w:val="Heading8"/>
      </w:pPr>
      <w:r w:rsidRPr="00643A3A">
        <w:t xml:space="preserve">The CO2 control loop output shall reset both the occupied minimum airflow </w:t>
      </w:r>
      <w:r w:rsidR="00D21A33">
        <w:t>setpoint</w:t>
      </w:r>
      <w:r w:rsidRPr="00643A3A">
        <w:t xml:space="preserve"> </w:t>
      </w:r>
      <w:proofErr w:type="spellStart"/>
      <w:r w:rsidRPr="00643A3A">
        <w:t>Vmin</w:t>
      </w:r>
      <w:proofErr w:type="spellEnd"/>
      <w:r w:rsidRPr="00643A3A">
        <w:t xml:space="preserve">* and the population component of the required breathing zone outdoor airflow </w:t>
      </w:r>
      <w:proofErr w:type="spellStart"/>
      <w:r w:rsidRPr="00643A3A">
        <w:t>Vbz</w:t>
      </w:r>
      <w:proofErr w:type="spellEnd"/>
      <w:r w:rsidRPr="00643A3A">
        <w:t xml:space="preserve">-P* in parallel. </w:t>
      </w:r>
      <w:proofErr w:type="spellStart"/>
      <w:r w:rsidRPr="00643A3A">
        <w:t>Vmin</w:t>
      </w:r>
      <w:proofErr w:type="spellEnd"/>
      <w:r w:rsidRPr="00643A3A">
        <w:t xml:space="preserve">* shall be reset from the zone minimum airflow </w:t>
      </w:r>
      <w:r w:rsidR="00D21A33">
        <w:t>setpoint</w:t>
      </w:r>
      <w:r w:rsidRPr="00643A3A">
        <w:t xml:space="preserve"> </w:t>
      </w:r>
      <w:proofErr w:type="spellStart"/>
      <w:r w:rsidRPr="00643A3A">
        <w:t>Vmin</w:t>
      </w:r>
      <w:proofErr w:type="spellEnd"/>
      <w:r w:rsidRPr="00643A3A">
        <w:t xml:space="preserve"> at 0% loop output up to maximum cooling airflow </w:t>
      </w:r>
      <w:r w:rsidR="00D21A33">
        <w:t>setpoint</w:t>
      </w:r>
      <w:r w:rsidRPr="00643A3A">
        <w:t xml:space="preserve"> VCO2-max at 100% loop output. </w:t>
      </w:r>
      <w:proofErr w:type="spellStart"/>
      <w:r w:rsidRPr="00643A3A">
        <w:t>Vbz</w:t>
      </w:r>
      <w:proofErr w:type="spellEnd"/>
      <w:r w:rsidRPr="00643A3A">
        <w:t xml:space="preserve">-P* shall be reset from </w:t>
      </w:r>
      <w:ins w:id="3076" w:author="Hwakong Cheng" w:date="2022-10-07T14:57:00Z">
        <w:r w:rsidR="00CC127C" w:rsidRPr="00665550">
          <w:rPr>
            <w:rStyle w:val="Toggle"/>
            <w:rPrChange w:id="3077" w:author="Hwakong Cheng" w:date="2022-10-07T15:07:00Z">
              <w:rPr/>
            </w:rPrChange>
          </w:rPr>
          <w:t>[UNITS [</w:t>
        </w:r>
      </w:ins>
      <w:r w:rsidRPr="00665550">
        <w:rPr>
          <w:rStyle w:val="Toggle"/>
          <w:rPrChange w:id="3078" w:author="Hwakong Cheng" w:date="2022-10-07T15:07:00Z">
            <w:rPr/>
          </w:rPrChange>
        </w:rPr>
        <w:t xml:space="preserve">0 </w:t>
      </w:r>
      <w:ins w:id="3079" w:author="Hwakong Cheng" w:date="2022-10-24T16:24:00Z">
        <w:del w:id="3080" w:author="Titus Ellison" w:date="2022-11-03T16:22:00Z">
          <w:r w:rsidR="00D41AF4" w:rsidDel="00FF541B">
            <w:rPr>
              <w:rStyle w:val="Toggle"/>
            </w:rPr>
            <w:delText>L</w:delText>
          </w:r>
        </w:del>
      </w:ins>
      <w:del w:id="3081" w:author="Titus Ellison" w:date="2022-11-03T16:22:00Z">
        <w:r w:rsidRPr="00665550" w:rsidDel="00FF541B">
          <w:rPr>
            <w:rStyle w:val="Toggle"/>
            <w:rPrChange w:id="3082" w:author="Hwakong Cheng" w:date="2022-10-07T15:07:00Z">
              <w:rPr/>
            </w:rPrChange>
          </w:rPr>
          <w:delText>/s</w:delText>
        </w:r>
      </w:del>
      <w:ins w:id="3083" w:author="Titus Ellison" w:date="2022-11-03T16:22:00Z">
        <w:r w:rsidR="00FF541B">
          <w:rPr>
            <w:rStyle w:val="Toggle"/>
          </w:rPr>
          <w:t>L/s</w:t>
        </w:r>
      </w:ins>
      <w:ins w:id="3084" w:author="Hwakong Cheng" w:date="2022-10-07T14:58:00Z">
        <w:r w:rsidR="00CC127C" w:rsidRPr="00665550">
          <w:rPr>
            <w:rStyle w:val="Toggle"/>
            <w:rPrChange w:id="3085" w:author="Hwakong Cheng" w:date="2022-10-07T15:07:00Z">
              <w:rPr/>
            </w:rPrChange>
          </w:rPr>
          <w:t>] [</w:t>
        </w:r>
      </w:ins>
      <w:r w:rsidRPr="00665550">
        <w:rPr>
          <w:rStyle w:val="Toggle"/>
          <w:rPrChange w:id="3086" w:author="Hwakong Cheng" w:date="2022-10-07T15:07:00Z">
            <w:rPr/>
          </w:rPrChange>
        </w:rPr>
        <w:t>0 cfm</w:t>
      </w:r>
      <w:ins w:id="3087" w:author="Hwakong Cheng" w:date="2022-10-07T14:58:00Z">
        <w:r w:rsidR="00CC127C" w:rsidRPr="00665550">
          <w:rPr>
            <w:rStyle w:val="Toggle"/>
            <w:rPrChange w:id="3088" w:author="Hwakong Cheng" w:date="2022-10-07T15:07:00Z">
              <w:rPr/>
            </w:rPrChange>
          </w:rPr>
          <w:t>]]</w:t>
        </w:r>
      </w:ins>
      <w:r w:rsidRPr="00643A3A">
        <w:t xml:space="preserve"> at 0% loop output up to the </w:t>
      </w:r>
      <w:proofErr w:type="spellStart"/>
      <w:r w:rsidRPr="00643A3A">
        <w:t>Vbz</w:t>
      </w:r>
      <w:proofErr w:type="spellEnd"/>
      <w:r w:rsidRPr="00643A3A">
        <w:t>-P at 100% loop output. See Figure 5.2.1.3-2.</w:t>
      </w:r>
    </w:p>
    <w:p w14:paraId="558E1E22" w14:textId="6777F737" w:rsidR="00FF7431" w:rsidRDefault="00FF7431" w:rsidP="00FF7431">
      <w:pPr>
        <w:jc w:val="center"/>
      </w:pPr>
      <w:r>
        <w:rPr>
          <w:noProof/>
        </w:rPr>
        <w:lastRenderedPageBreak/>
        <mc:AlternateContent>
          <mc:Choice Requires="wpc">
            <w:drawing>
              <wp:inline distT="0" distB="0" distL="0" distR="0" wp14:anchorId="0053F84A" wp14:editId="5D1E8B1B">
                <wp:extent cx="5943600" cy="2733873"/>
                <wp:effectExtent l="0" t="0" r="438150" b="276225"/>
                <wp:docPr id="348" name="Canvas 34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320" name="Text Box 497"/>
                        <wps:cNvSpPr txBox="1">
                          <a:spLocks noChangeArrowheads="1"/>
                        </wps:cNvSpPr>
                        <wps:spPr bwMode="auto">
                          <a:xfrm>
                            <a:off x="1055463" y="2615129"/>
                            <a:ext cx="4637062" cy="2988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7436CA3" w14:textId="77777777" w:rsidR="00D878EF" w:rsidRDefault="00D878EF" w:rsidP="00FF7431">
                              <w:pPr>
                                <w:pStyle w:val="NoSpacing"/>
                              </w:pPr>
                              <w:r>
                                <w:t>0%                                                    50%                                                     100%</w:t>
                              </w:r>
                            </w:p>
                          </w:txbxContent>
                        </wps:txbx>
                        <wps:bodyPr rot="0" vert="horz" wrap="square" lIns="91440" tIns="45720" rIns="91440" bIns="45720" anchor="t" anchorCtr="0" upright="1">
                          <a:noAutofit/>
                        </wps:bodyPr>
                      </wps:wsp>
                      <wps:wsp>
                        <wps:cNvPr id="321" name="Line 498"/>
                        <wps:cNvCnPr>
                          <a:cxnSpLocks noChangeShapeType="1"/>
                        </wps:cNvCnPr>
                        <wps:spPr bwMode="auto">
                          <a:xfrm>
                            <a:off x="1201583" y="11557"/>
                            <a:ext cx="0" cy="257220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22" name="Line 499"/>
                        <wps:cNvCnPr>
                          <a:cxnSpLocks noChangeShapeType="1"/>
                        </wps:cNvCnPr>
                        <wps:spPr bwMode="auto">
                          <a:xfrm>
                            <a:off x="1201583" y="2596143"/>
                            <a:ext cx="424245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23" name="Line 500"/>
                        <wps:cNvCnPr>
                          <a:cxnSpLocks noChangeShapeType="1"/>
                        </wps:cNvCnPr>
                        <wps:spPr bwMode="auto">
                          <a:xfrm flipV="1">
                            <a:off x="1208135" y="27252"/>
                            <a:ext cx="4235665" cy="206122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24" name="Text Box 502"/>
                        <wps:cNvSpPr txBox="1">
                          <a:spLocks noChangeArrowheads="1"/>
                        </wps:cNvSpPr>
                        <wps:spPr bwMode="auto">
                          <a:xfrm>
                            <a:off x="247650" y="1967815"/>
                            <a:ext cx="923303" cy="45071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0AB975C" w14:textId="77777777" w:rsidR="00D878EF" w:rsidRDefault="00D878EF" w:rsidP="00FF7431">
                              <w:pPr>
                                <w:pStyle w:val="NoSpacing"/>
                                <w:jc w:val="right"/>
                              </w:pPr>
                              <w:r>
                                <w:t>Vmin</w:t>
                              </w:r>
                            </w:p>
                          </w:txbxContent>
                        </wps:txbx>
                        <wps:bodyPr rot="0" vert="horz" wrap="square" lIns="91440" tIns="45720" rIns="91440" bIns="45720" anchor="t" anchorCtr="0" upright="1">
                          <a:noAutofit/>
                        </wps:bodyPr>
                      </wps:wsp>
                      <wps:wsp>
                        <wps:cNvPr id="325" name="Line 503"/>
                        <wps:cNvCnPr>
                          <a:cxnSpLocks noChangeShapeType="1"/>
                        </wps:cNvCnPr>
                        <wps:spPr bwMode="auto">
                          <a:xfrm>
                            <a:off x="3122280" y="2914779"/>
                            <a:ext cx="861376"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26" name="Text Box 504"/>
                        <wps:cNvSpPr txBox="1">
                          <a:spLocks noChangeArrowheads="1"/>
                        </wps:cNvSpPr>
                        <wps:spPr bwMode="auto">
                          <a:xfrm>
                            <a:off x="36605" y="1"/>
                            <a:ext cx="1120678" cy="3141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1DA7EB5" w14:textId="77777777" w:rsidR="00D878EF" w:rsidRDefault="00D878EF" w:rsidP="00FF7431">
                              <w:pPr>
                                <w:pStyle w:val="NoSpacing"/>
                                <w:jc w:val="right"/>
                              </w:pPr>
                              <w:r>
                                <w:t>VCO</w:t>
                              </w:r>
                              <w:r w:rsidRPr="002C0A29">
                                <w:rPr>
                                  <w:vertAlign w:val="subscript"/>
                                </w:rPr>
                                <w:t>2</w:t>
                              </w:r>
                              <w:r>
                                <w:t>-max</w:t>
                              </w:r>
                            </w:p>
                          </w:txbxContent>
                        </wps:txbx>
                        <wps:bodyPr rot="0" vert="horz" wrap="square" lIns="91440" tIns="45720" rIns="91440" bIns="45720" anchor="t" anchorCtr="0" upright="1">
                          <a:noAutofit/>
                        </wps:bodyPr>
                      </wps:wsp>
                      <wps:wsp>
                        <wps:cNvPr id="327" name="Text Box 505"/>
                        <wps:cNvSpPr txBox="1">
                          <a:spLocks noChangeArrowheads="1"/>
                        </wps:cNvSpPr>
                        <wps:spPr bwMode="auto">
                          <a:xfrm>
                            <a:off x="2493200" y="566591"/>
                            <a:ext cx="629062" cy="32005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63BE13D" w14:textId="77777777" w:rsidR="00D878EF" w:rsidRDefault="00D878EF" w:rsidP="00FF7431">
                              <w:pPr>
                                <w:pStyle w:val="NoSpacing"/>
                              </w:pPr>
                              <w:r>
                                <w:t>Vmin*</w:t>
                              </w:r>
                            </w:p>
                          </w:txbxContent>
                        </wps:txbx>
                        <wps:bodyPr rot="0" vert="horz" wrap="square" lIns="91440" tIns="45720" rIns="91440" bIns="45720" anchor="t" anchorCtr="0" upright="1">
                          <a:noAutofit/>
                        </wps:bodyPr>
                      </wps:wsp>
                      <wps:wsp>
                        <wps:cNvPr id="329" name="Line 506"/>
                        <wps:cNvCnPr>
                          <a:cxnSpLocks noChangeShapeType="1"/>
                        </wps:cNvCnPr>
                        <wps:spPr bwMode="auto">
                          <a:xfrm>
                            <a:off x="2838093" y="817637"/>
                            <a:ext cx="280726" cy="25087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30" name="Text Box 507"/>
                        <wps:cNvSpPr txBox="1">
                          <a:spLocks noChangeArrowheads="1"/>
                        </wps:cNvSpPr>
                        <wps:spPr bwMode="auto">
                          <a:xfrm>
                            <a:off x="1954476" y="2787655"/>
                            <a:ext cx="1354235" cy="24764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23CA1D4" w14:textId="77777777" w:rsidR="00D878EF" w:rsidRDefault="00D878EF" w:rsidP="00FF7431">
                              <w:pPr>
                                <w:pStyle w:val="NoSpacing"/>
                              </w:pPr>
                              <w:r>
                                <w:t>CO</w:t>
                              </w:r>
                              <w:r w:rsidRPr="007E115C">
                                <w:rPr>
                                  <w:vertAlign w:val="subscript"/>
                                </w:rPr>
                                <w:t>2</w:t>
                              </w:r>
                              <w:r>
                                <w:t xml:space="preserve"> Control Loop Output</w:t>
                              </w:r>
                            </w:p>
                          </w:txbxContent>
                        </wps:txbx>
                        <wps:bodyPr rot="0" vert="horz" wrap="square" lIns="91440" tIns="45720" rIns="91440" bIns="45720" anchor="t" anchorCtr="0" upright="1">
                          <a:noAutofit/>
                        </wps:bodyPr>
                      </wps:wsp>
                      <wps:wsp>
                        <wps:cNvPr id="331" name="Line 498"/>
                        <wps:cNvCnPr>
                          <a:cxnSpLocks noChangeShapeType="1"/>
                        </wps:cNvCnPr>
                        <wps:spPr bwMode="auto">
                          <a:xfrm>
                            <a:off x="5443860" y="27252"/>
                            <a:ext cx="0" cy="257175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32" name="Line 500"/>
                        <wps:cNvCnPr>
                          <a:cxnSpLocks noChangeShapeType="1"/>
                        </wps:cNvCnPr>
                        <wps:spPr bwMode="auto">
                          <a:xfrm flipV="1">
                            <a:off x="1208543" y="526307"/>
                            <a:ext cx="4235450" cy="2061210"/>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333" name="Text Box 502"/>
                        <wps:cNvSpPr txBox="1">
                          <a:spLocks noChangeArrowheads="1"/>
                        </wps:cNvSpPr>
                        <wps:spPr bwMode="auto">
                          <a:xfrm>
                            <a:off x="247511" y="1004643"/>
                            <a:ext cx="630186" cy="4502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B18EC20" w14:textId="77777777" w:rsidR="00D878EF" w:rsidRDefault="00D878EF" w:rsidP="00FF7431">
                              <w:pPr>
                                <w:pStyle w:val="NormalWeb"/>
                                <w:spacing w:before="0" w:beforeAutospacing="0" w:after="0" w:afterAutospacing="0"/>
                                <w:jc w:val="right"/>
                              </w:pPr>
                              <w:r>
                                <w:rPr>
                                  <w:rFonts w:eastAsia="Calibri"/>
                                  <w:sz w:val="22"/>
                                  <w:szCs w:val="22"/>
                                </w:rPr>
                                <w:t>Vmin*</w:t>
                              </w:r>
                            </w:p>
                          </w:txbxContent>
                        </wps:txbx>
                        <wps:bodyPr rot="0" vert="horz" wrap="square" lIns="91440" tIns="45720" rIns="91440" bIns="45720" anchor="t" anchorCtr="0" upright="1">
                          <a:noAutofit/>
                        </wps:bodyPr>
                      </wps:wsp>
                      <wps:wsp>
                        <wps:cNvPr id="334" name="Text Box 504"/>
                        <wps:cNvSpPr txBox="1">
                          <a:spLocks noChangeArrowheads="1"/>
                        </wps:cNvSpPr>
                        <wps:spPr bwMode="auto">
                          <a:xfrm>
                            <a:off x="5475444" y="415127"/>
                            <a:ext cx="678525" cy="3136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627649C" w14:textId="77777777" w:rsidR="00D878EF" w:rsidRPr="00C23886" w:rsidRDefault="00D878EF" w:rsidP="00FF7431">
                              <w:pPr>
                                <w:pStyle w:val="NormalWeb"/>
                                <w:spacing w:before="0" w:beforeAutospacing="0" w:after="0" w:afterAutospacing="0"/>
                                <w:rPr>
                                  <w:vertAlign w:val="subscript"/>
                                </w:rPr>
                              </w:pPr>
                              <w:r>
                                <w:rPr>
                                  <w:rFonts w:eastAsia="Calibri"/>
                                  <w:sz w:val="22"/>
                                  <w:szCs w:val="22"/>
                                </w:rPr>
                                <w:t>V</w:t>
                              </w:r>
                              <w:r w:rsidRPr="00C23886">
                                <w:rPr>
                                  <w:rFonts w:eastAsia="Calibri"/>
                                  <w:sz w:val="22"/>
                                  <w:szCs w:val="22"/>
                                  <w:vertAlign w:val="subscript"/>
                                </w:rPr>
                                <w:t>bz-P</w:t>
                              </w:r>
                            </w:p>
                          </w:txbxContent>
                        </wps:txbx>
                        <wps:bodyPr rot="0" vert="horz" wrap="square" lIns="91440" tIns="45720" rIns="91440" bIns="45720" anchor="t" anchorCtr="0" upright="1">
                          <a:noAutofit/>
                        </wps:bodyPr>
                      </wps:wsp>
                      <wps:wsp>
                        <wps:cNvPr id="335" name="Text Box 504"/>
                        <wps:cNvSpPr txBox="1">
                          <a:spLocks noChangeArrowheads="1"/>
                        </wps:cNvSpPr>
                        <wps:spPr bwMode="auto">
                          <a:xfrm>
                            <a:off x="5475558" y="2363175"/>
                            <a:ext cx="678180" cy="3136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04B9E78" w14:textId="77777777" w:rsidR="00D878EF" w:rsidRPr="00C23886" w:rsidRDefault="00D878EF" w:rsidP="00FF7431">
                              <w:pPr>
                                <w:pStyle w:val="NormalWeb"/>
                                <w:spacing w:before="0" w:beforeAutospacing="0" w:after="0" w:afterAutospacing="0"/>
                              </w:pPr>
                              <w:r w:rsidRPr="00C23886">
                                <w:rPr>
                                  <w:rFonts w:eastAsia="Calibri"/>
                                  <w:sz w:val="22"/>
                                  <w:szCs w:val="22"/>
                                </w:rPr>
                                <w:t>0</w:t>
                              </w:r>
                            </w:p>
                          </w:txbxContent>
                        </wps:txbx>
                        <wps:bodyPr rot="0" vert="horz" wrap="square" lIns="91440" tIns="45720" rIns="91440" bIns="45720" anchor="t" anchorCtr="0" upright="1">
                          <a:noAutofit/>
                        </wps:bodyPr>
                      </wps:wsp>
                      <wps:wsp>
                        <wps:cNvPr id="336" name="Text Box 504"/>
                        <wps:cNvSpPr txBox="1">
                          <a:spLocks noChangeArrowheads="1"/>
                        </wps:cNvSpPr>
                        <wps:spPr bwMode="auto">
                          <a:xfrm>
                            <a:off x="5694288" y="1392246"/>
                            <a:ext cx="678180" cy="3136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00B4DB8" w14:textId="77777777" w:rsidR="00D878EF" w:rsidRPr="00C23886" w:rsidRDefault="00D878EF" w:rsidP="00FF7431">
                              <w:pPr>
                                <w:pStyle w:val="NormalWeb"/>
                                <w:spacing w:before="0" w:beforeAutospacing="0" w:after="0" w:afterAutospacing="0"/>
                                <w:rPr>
                                  <w:vertAlign w:val="subscript"/>
                                </w:rPr>
                              </w:pPr>
                              <w:r w:rsidRPr="00C23886">
                                <w:rPr>
                                  <w:rFonts w:eastAsia="Calibri"/>
                                  <w:sz w:val="22"/>
                                  <w:szCs w:val="22"/>
                                </w:rPr>
                                <w:t>V</w:t>
                              </w:r>
                              <w:r>
                                <w:rPr>
                                  <w:rFonts w:eastAsia="Calibri"/>
                                  <w:sz w:val="22"/>
                                  <w:szCs w:val="22"/>
                                  <w:vertAlign w:val="subscript"/>
                                </w:rPr>
                                <w:t>bz-P</w:t>
                              </w:r>
                              <w:r w:rsidRPr="003D3F24">
                                <w:rPr>
                                  <w:rFonts w:eastAsia="Calibri"/>
                                  <w:sz w:val="22"/>
                                  <w:szCs w:val="22"/>
                                </w:rPr>
                                <w:t>*</w:t>
                              </w:r>
                            </w:p>
                          </w:txbxContent>
                        </wps:txbx>
                        <wps:bodyPr rot="0" vert="horz" wrap="square" lIns="91440" tIns="45720" rIns="91440" bIns="45720" anchor="t" anchorCtr="0" upright="1">
                          <a:noAutofit/>
                        </wps:bodyPr>
                      </wps:wsp>
                      <wps:wsp>
                        <wps:cNvPr id="337" name="Text Box 505"/>
                        <wps:cNvSpPr txBox="1">
                          <a:spLocks noChangeArrowheads="1"/>
                        </wps:cNvSpPr>
                        <wps:spPr bwMode="auto">
                          <a:xfrm>
                            <a:off x="4006494" y="1653185"/>
                            <a:ext cx="525474" cy="30284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CB14383" w14:textId="77777777" w:rsidR="00D878EF" w:rsidRDefault="00D878EF" w:rsidP="00FF7431">
                              <w:pPr>
                                <w:pStyle w:val="NormalWeb"/>
                                <w:spacing w:before="0" w:beforeAutospacing="0" w:after="0" w:afterAutospacing="0"/>
                              </w:pPr>
                              <w:r>
                                <w:rPr>
                                  <w:rFonts w:eastAsia="Calibri"/>
                                  <w:sz w:val="22"/>
                                  <w:szCs w:val="22"/>
                                </w:rPr>
                                <w:t>V</w:t>
                              </w:r>
                              <w:r w:rsidRPr="00C23886">
                                <w:rPr>
                                  <w:rFonts w:eastAsia="Calibri"/>
                                  <w:sz w:val="22"/>
                                  <w:szCs w:val="22"/>
                                  <w:vertAlign w:val="subscript"/>
                                </w:rPr>
                                <w:t>bz-P</w:t>
                              </w:r>
                              <w:r>
                                <w:rPr>
                                  <w:rFonts w:eastAsia="Calibri"/>
                                  <w:sz w:val="22"/>
                                  <w:szCs w:val="22"/>
                                </w:rPr>
                                <w:t>*</w:t>
                              </w:r>
                            </w:p>
                          </w:txbxContent>
                        </wps:txbx>
                        <wps:bodyPr rot="0" vert="horz" wrap="square" lIns="91440" tIns="45720" rIns="91440" bIns="45720" anchor="t" anchorCtr="0" upright="1">
                          <a:noAutofit/>
                        </wps:bodyPr>
                      </wps:wsp>
                      <wps:wsp>
                        <wps:cNvPr id="338" name="Line 506"/>
                        <wps:cNvCnPr>
                          <a:cxnSpLocks noChangeShapeType="1"/>
                        </wps:cNvCnPr>
                        <wps:spPr bwMode="auto">
                          <a:xfrm flipH="1" flipV="1">
                            <a:off x="3741422" y="1408065"/>
                            <a:ext cx="325694" cy="26929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0053F84A" id="Canvas 348" o:spid="_x0000_s1046" editas="canvas" style="width:468pt;height:215.25pt;mso-position-horizontal-relative:char;mso-position-vertical-relative:line" coordsize="59436,273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">
                <v:shape id="_x0000_s1047" type="#_x0000_t75" style="position:absolute;width:59436;height:27336;visibility:visible;mso-wrap-style:square">
                  <v:fill o:detectmouseclick="t"/>
                  <v:path o:connecttype="none"/>
                </v:shape>
                <v:shape id="Text Box 497" o:spid="_x0000_s1048" type="#_x0000_t202" style="position:absolute;left:10554;top:26151;width:46371;height:29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" stroked="f">
                  <v:textbox>
                    <w:txbxContent>
                      <w:p w14:paraId="57436CA3" w14:textId="77777777" w:rsidR="00D878EF" w:rsidRDefault="00D878EF" w:rsidP="00FF7431">
                        <w:pPr>
                          <w:pStyle w:val="NoSpacing"/>
                        </w:pPr>
                        <w:r>
                          <w:t>0%                                                    50%                                                     100%</w:t>
                        </w:r>
                      </w:p>
                    </w:txbxContent>
                  </v:textbox>
                </v:shape>
                <v:line id="Line 498" o:spid="_x0000_s1049" style="position:absolute;visibility:visible;mso-wrap-style:square" from="12015,115" to="12015,258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"/>
                <v:line id="Line 499" o:spid="_x0000_s1050" style="position:absolute;visibility:visible;mso-wrap-style:square" from="12015,25961" to="54440,259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"/>
                <v:line id="Line 500" o:spid="_x0000_s1051" style="position:absolute;flip:y;visibility:visible;mso-wrap-style:square" from="12081,272" to="54438,208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"/>
                <v:shape id="Text Box 502" o:spid="_x0000_s1052" type="#_x0000_t202" style="position:absolute;left:2476;top:19678;width:9233;height:45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" stroked="f">
                  <v:textbox>
                    <w:txbxContent>
                      <w:p w14:paraId="50AB975C" w14:textId="77777777" w:rsidR="00D878EF" w:rsidRDefault="00D878EF" w:rsidP="00FF7431">
                        <w:pPr>
                          <w:pStyle w:val="NoSpacing"/>
                          <w:jc w:val="right"/>
                        </w:pPr>
                        <w:r>
                          <w:t>Vmin</w:t>
                        </w:r>
                      </w:p>
                    </w:txbxContent>
                  </v:textbox>
                </v:shape>
                <v:line id="Line 503" o:spid="_x0000_s1053" style="position:absolute;visibility:visible;mso-wrap-style:square" from="31222,29147" to="39836,291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">
                  <v:stroke endarrow="block"/>
                </v:line>
                <v:shape id="Text Box 504" o:spid="_x0000_s1054" type="#_x0000_t202" style="position:absolute;left:366;width:11206;height:31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" stroked="f">
                  <v:textbox>
                    <w:txbxContent>
                      <w:p w14:paraId="61DA7EB5" w14:textId="77777777" w:rsidR="00D878EF" w:rsidRDefault="00D878EF" w:rsidP="00FF7431">
                        <w:pPr>
                          <w:pStyle w:val="NoSpacing"/>
                          <w:jc w:val="right"/>
                        </w:pPr>
                        <w:r>
                          <w:t>VCO</w:t>
                        </w:r>
                        <w:r w:rsidRPr="002C0A29">
                          <w:rPr>
                            <w:vertAlign w:val="subscript"/>
                          </w:rPr>
                          <w:t>2</w:t>
                        </w:r>
                        <w:r>
                          <w:t>-max</w:t>
                        </w:r>
                      </w:p>
                    </w:txbxContent>
                  </v:textbox>
                </v:shape>
                <v:shape id="Text Box 505" o:spid="_x0000_s1055" type="#_x0000_t202" style="position:absolute;left:24932;top:5665;width:6290;height:3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" stroked="f">
                  <v:textbox>
                    <w:txbxContent>
                      <w:p w14:paraId="163BE13D" w14:textId="77777777" w:rsidR="00D878EF" w:rsidRDefault="00D878EF" w:rsidP="00FF7431">
                        <w:pPr>
                          <w:pStyle w:val="NoSpacing"/>
                        </w:pPr>
                        <w:r>
                          <w:t>Vmin*</w:t>
                        </w:r>
                      </w:p>
                    </w:txbxContent>
                  </v:textbox>
                </v:shape>
                <v:line id="Line 506" o:spid="_x0000_s1056" style="position:absolute;visibility:visible;mso-wrap-style:square" from="28380,8176" to="31188,106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">
                  <v:stroke endarrow="block"/>
                </v:line>
                <v:shape id="Text Box 507" o:spid="_x0000_s1057" type="#_x0000_t202" style="position:absolute;left:19544;top:27876;width:13543;height:2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" stroked="f">
                  <v:fill opacity="0"/>
                  <v:textbox>
                    <w:txbxContent>
                      <w:p w14:paraId="123CA1D4" w14:textId="77777777" w:rsidR="00D878EF" w:rsidRDefault="00D878EF" w:rsidP="00FF7431">
                        <w:pPr>
                          <w:pStyle w:val="NoSpacing"/>
                        </w:pPr>
                        <w:r>
                          <w:t>CO</w:t>
                        </w:r>
                        <w:r w:rsidRPr="007E115C">
                          <w:rPr>
                            <w:vertAlign w:val="subscript"/>
                          </w:rPr>
                          <w:t>2</w:t>
                        </w:r>
                        <w:r>
                          <w:t xml:space="preserve"> Control Loop Output</w:t>
                        </w:r>
                      </w:p>
                    </w:txbxContent>
                  </v:textbox>
                </v:shape>
                <v:line id="Line 498" o:spid="_x0000_s1058" style="position:absolute;visibility:visible;mso-wrap-style:square" from="54438,272" to="54438,259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"/>
                <v:line id="Line 500" o:spid="_x0000_s1059" style="position:absolute;flip:y;visibility:visible;mso-wrap-style:square" from="12085,5263" to="54439,258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" strokecolor="black [3200]">
                  <v:stroke dashstyle="dash"/>
                </v:line>
                <v:shape id="Text Box 502" o:spid="_x0000_s1060" type="#_x0000_t202" style="position:absolute;left:2475;top:10046;width:6301;height:45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" stroked="f">
                  <v:textbox>
                    <w:txbxContent>
                      <w:p w14:paraId="3B18EC20" w14:textId="77777777" w:rsidR="00D878EF" w:rsidRDefault="00D878EF" w:rsidP="00FF7431">
                        <w:pPr>
                          <w:pStyle w:val="NormalWeb"/>
                          <w:spacing w:before="0" w:beforeAutospacing="0" w:after="0" w:afterAutospacing="0"/>
                          <w:jc w:val="right"/>
                        </w:pPr>
                        <w:r>
                          <w:rPr>
                            <w:rFonts w:eastAsia="Calibri"/>
                            <w:sz w:val="22"/>
                            <w:szCs w:val="22"/>
                          </w:rPr>
                          <w:t>Vmin*</w:t>
                        </w:r>
                      </w:p>
                    </w:txbxContent>
                  </v:textbox>
                </v:shape>
                <v:shape id="Text Box 504" o:spid="_x0000_s1061" type="#_x0000_t202" style="position:absolute;left:54754;top:4151;width:6785;height:31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" stroked="f">
                  <v:textbox>
                    <w:txbxContent>
                      <w:p w14:paraId="4627649C" w14:textId="77777777" w:rsidR="00D878EF" w:rsidRPr="00C23886" w:rsidRDefault="00D878EF" w:rsidP="00FF7431">
                        <w:pPr>
                          <w:pStyle w:val="NormalWeb"/>
                          <w:spacing w:before="0" w:beforeAutospacing="0" w:after="0" w:afterAutospacing="0"/>
                          <w:rPr>
                            <w:vertAlign w:val="subscript"/>
                          </w:rPr>
                        </w:pPr>
                        <w:r>
                          <w:rPr>
                            <w:rFonts w:eastAsia="Calibri"/>
                            <w:sz w:val="22"/>
                            <w:szCs w:val="22"/>
                          </w:rPr>
                          <w:t>V</w:t>
                        </w:r>
                        <w:r w:rsidRPr="00C23886">
                          <w:rPr>
                            <w:rFonts w:eastAsia="Calibri"/>
                            <w:sz w:val="22"/>
                            <w:szCs w:val="22"/>
                            <w:vertAlign w:val="subscript"/>
                          </w:rPr>
                          <w:t>bz-P</w:t>
                        </w:r>
                      </w:p>
                    </w:txbxContent>
                  </v:textbox>
                </v:shape>
                <v:shape id="Text Box 504" o:spid="_x0000_s1062" type="#_x0000_t202" style="position:absolute;left:54755;top:23631;width:6782;height:31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" stroked="f">
                  <v:textbox>
                    <w:txbxContent>
                      <w:p w14:paraId="704B9E78" w14:textId="77777777" w:rsidR="00D878EF" w:rsidRPr="00C23886" w:rsidRDefault="00D878EF" w:rsidP="00FF7431">
                        <w:pPr>
                          <w:pStyle w:val="NormalWeb"/>
                          <w:spacing w:before="0" w:beforeAutospacing="0" w:after="0" w:afterAutospacing="0"/>
                        </w:pPr>
                        <w:r w:rsidRPr="00C23886">
                          <w:rPr>
                            <w:rFonts w:eastAsia="Calibri"/>
                            <w:sz w:val="22"/>
                            <w:szCs w:val="22"/>
                          </w:rPr>
                          <w:t>0</w:t>
                        </w:r>
                      </w:p>
                    </w:txbxContent>
                  </v:textbox>
                </v:shape>
                <v:shape id="Text Box 504" o:spid="_x0000_s1063" type="#_x0000_t202" style="position:absolute;left:56942;top:13922;width:6782;height:31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" stroked="f">
                  <v:textbox>
                    <w:txbxContent>
                      <w:p w14:paraId="200B4DB8" w14:textId="77777777" w:rsidR="00D878EF" w:rsidRPr="00C23886" w:rsidRDefault="00D878EF" w:rsidP="00FF7431">
                        <w:pPr>
                          <w:pStyle w:val="NormalWeb"/>
                          <w:spacing w:before="0" w:beforeAutospacing="0" w:after="0" w:afterAutospacing="0"/>
                          <w:rPr>
                            <w:vertAlign w:val="subscript"/>
                          </w:rPr>
                        </w:pPr>
                        <w:r w:rsidRPr="00C23886">
                          <w:rPr>
                            <w:rFonts w:eastAsia="Calibri"/>
                            <w:sz w:val="22"/>
                            <w:szCs w:val="22"/>
                          </w:rPr>
                          <w:t>V</w:t>
                        </w:r>
                        <w:r>
                          <w:rPr>
                            <w:rFonts w:eastAsia="Calibri"/>
                            <w:sz w:val="22"/>
                            <w:szCs w:val="22"/>
                            <w:vertAlign w:val="subscript"/>
                          </w:rPr>
                          <w:t>bz-P</w:t>
                        </w:r>
                        <w:r w:rsidRPr="003D3F24">
                          <w:rPr>
                            <w:rFonts w:eastAsia="Calibri"/>
                            <w:sz w:val="22"/>
                            <w:szCs w:val="22"/>
                          </w:rPr>
                          <w:t>*</w:t>
                        </w:r>
                      </w:p>
                    </w:txbxContent>
                  </v:textbox>
                </v:shape>
                <v:shape id="Text Box 505" o:spid="_x0000_s1064" type="#_x0000_t202" style="position:absolute;left:40064;top:16531;width:5255;height:30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" stroked="f">
                  <v:textbox>
                    <w:txbxContent>
                      <w:p w14:paraId="6CB14383" w14:textId="77777777" w:rsidR="00D878EF" w:rsidRDefault="00D878EF" w:rsidP="00FF7431">
                        <w:pPr>
                          <w:pStyle w:val="NormalWeb"/>
                          <w:spacing w:before="0" w:beforeAutospacing="0" w:after="0" w:afterAutospacing="0"/>
                        </w:pPr>
                        <w:r>
                          <w:rPr>
                            <w:rFonts w:eastAsia="Calibri"/>
                            <w:sz w:val="22"/>
                            <w:szCs w:val="22"/>
                          </w:rPr>
                          <w:t>V</w:t>
                        </w:r>
                        <w:r w:rsidRPr="00C23886">
                          <w:rPr>
                            <w:rFonts w:eastAsia="Calibri"/>
                            <w:sz w:val="22"/>
                            <w:szCs w:val="22"/>
                            <w:vertAlign w:val="subscript"/>
                          </w:rPr>
                          <w:t>bz-P</w:t>
                        </w:r>
                        <w:r>
                          <w:rPr>
                            <w:rFonts w:eastAsia="Calibri"/>
                            <w:sz w:val="22"/>
                            <w:szCs w:val="22"/>
                          </w:rPr>
                          <w:t>*</w:t>
                        </w:r>
                      </w:p>
                    </w:txbxContent>
                  </v:textbox>
                </v:shape>
                <v:line id="Line 506" o:spid="_x0000_s1065" style="position:absolute;flip:x y;visibility:visible;mso-wrap-style:square" from="37414,14080" to="40671,167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">
                  <v:stroke endarrow="block"/>
                </v:line>
                <w10:anchorlock/>
              </v:group>
            </w:pict>
          </mc:Fallback>
        </mc:AlternateContent>
      </w:r>
    </w:p>
    <w:p w14:paraId="18823BF9" w14:textId="4F5F8716" w:rsidR="00FF7431" w:rsidRPr="00FF7431" w:rsidRDefault="00FF7431" w:rsidP="00DC4F60">
      <w:pPr>
        <w:pStyle w:val="FigureCaption"/>
      </w:pPr>
      <w:r w:rsidRPr="00FF7431">
        <w:t xml:space="preserve">Figure 5.2.1.3-2 </w:t>
      </w:r>
      <w:proofErr w:type="spellStart"/>
      <w:r w:rsidRPr="00FF7431">
        <w:t>Vmin</w:t>
      </w:r>
      <w:proofErr w:type="spellEnd"/>
      <w:r w:rsidRPr="00FF7431">
        <w:t xml:space="preserve">* and </w:t>
      </w:r>
      <w:proofErr w:type="spellStart"/>
      <w:r w:rsidRPr="00FF7431">
        <w:t>Vbz</w:t>
      </w:r>
      <w:proofErr w:type="spellEnd"/>
      <w:r w:rsidRPr="00FF7431">
        <w:t>-P* reset with CO2 loop (parallel fan-powered).</w:t>
      </w:r>
    </w:p>
    <w:p w14:paraId="38857BDF" w14:textId="5F820F64" w:rsidR="009045A3" w:rsidRPr="00BC7581" w:rsidRDefault="009045A3" w:rsidP="00B37EF3">
      <w:pPr>
        <w:pStyle w:val="Infobox"/>
      </w:pPr>
      <w:r w:rsidRPr="00514417">
        <w:t>The CO</w:t>
      </w:r>
      <w:r w:rsidRPr="00BC7581">
        <w:rPr>
          <w:vertAlign w:val="subscript"/>
        </w:rPr>
        <w:t>2</w:t>
      </w:r>
      <w:r w:rsidRPr="00BC7581">
        <w:t xml:space="preserve"> control loop graph </w:t>
      </w:r>
      <w:r>
        <w:rPr>
          <w:bCs/>
        </w:rPr>
        <w:t>in Figure 5.1.2.1.3-2</w:t>
      </w:r>
      <w:r w:rsidRPr="00BC7581">
        <w:t xml:space="preserve"> is provided as a visual representation of the reset logic and is not representative of magnitude of </w:t>
      </w:r>
      <w:proofErr w:type="spellStart"/>
      <w:r w:rsidRPr="00BC7581">
        <w:t>Vbz</w:t>
      </w:r>
      <w:proofErr w:type="spellEnd"/>
      <w:r w:rsidRPr="00BC7581">
        <w:t xml:space="preserve">-P* in relation to </w:t>
      </w:r>
      <w:proofErr w:type="spellStart"/>
      <w:r w:rsidRPr="00BC7581">
        <w:t>Vbz</w:t>
      </w:r>
      <w:proofErr w:type="spellEnd"/>
      <w:r w:rsidRPr="00BC7581">
        <w:t xml:space="preserve">-A or </w:t>
      </w:r>
      <w:proofErr w:type="spellStart"/>
      <w:r w:rsidRPr="00BC7581">
        <w:t>Vmin</w:t>
      </w:r>
      <w:proofErr w:type="spellEnd"/>
      <w:r w:rsidRPr="00BC7581">
        <w:t>*.</w:t>
      </w:r>
    </w:p>
    <w:p w14:paraId="73EDF45F" w14:textId="59440D54" w:rsidR="009045A3" w:rsidRPr="00BC7581" w:rsidRDefault="00B70CD3" w:rsidP="007C1423">
      <w:pPr>
        <w:pStyle w:val="Heading7"/>
      </w:pPr>
      <w:ins w:id="3089" w:author="Hwakong Cheng" w:date="2022-09-22T11:56:00Z">
        <w:r w:rsidRPr="00DC5BE1">
          <w:rPr>
            <w:rStyle w:val="Toggle"/>
            <w:rPrChange w:id="3090" w:author="Hwakong Cheng" w:date="2022-10-07T14:40:00Z">
              <w:rPr/>
            </w:rPrChange>
          </w:rPr>
          <w:t>[</w:t>
        </w:r>
      </w:ins>
      <w:ins w:id="3091" w:author="Hwakong Cheng" w:date="2022-10-24T16:24:00Z">
        <w:r w:rsidR="00D41AF4">
          <w:rPr>
            <w:rStyle w:val="Toggle"/>
          </w:rPr>
          <w:t>EQUAL</w:t>
        </w:r>
      </w:ins>
      <w:ins w:id="3092" w:author="Hwakong Cheng" w:date="2022-10-24T19:45:00Z">
        <w:r w:rsidR="00B06158">
          <w:rPr>
            <w:rStyle w:val="Toggle"/>
          </w:rPr>
          <w:t>S</w:t>
        </w:r>
      </w:ins>
      <w:ins w:id="3093" w:author="Hwakong Cheng" w:date="2022-10-24T16:24:00Z">
        <w:r w:rsidR="00D41AF4">
          <w:rPr>
            <w:rStyle w:val="Toggle"/>
          </w:rPr>
          <w:t xml:space="preserve"> AHU </w:t>
        </w:r>
        <w:proofErr w:type="gramStart"/>
        <w:r w:rsidR="00D41AF4">
          <w:rPr>
            <w:rStyle w:val="Toggle"/>
          </w:rPr>
          <w:t>SZVAV</w:t>
        </w:r>
      </w:ins>
      <w:ins w:id="3094" w:author="Hwakong Cheng" w:date="2022-09-22T11:56:00Z">
        <w:r w:rsidRPr="00DC5BE1">
          <w:rPr>
            <w:rStyle w:val="Toggle"/>
            <w:rPrChange w:id="3095" w:author="Hwakong Cheng" w:date="2022-10-07T14:40:00Z">
              <w:rPr/>
            </w:rPrChange>
          </w:rPr>
          <w:t>]</w:t>
        </w:r>
      </w:ins>
      <w:r w:rsidR="009045A3" w:rsidRPr="00BC7581">
        <w:t>For</w:t>
      </w:r>
      <w:proofErr w:type="gramEnd"/>
      <w:r w:rsidR="009045A3" w:rsidRPr="00BC7581">
        <w:t xml:space="preserve"> </w:t>
      </w:r>
      <w:r w:rsidR="009045A3">
        <w:t>SZVAV AHUs</w:t>
      </w:r>
      <w:r w:rsidR="009045A3" w:rsidRPr="00BC7581">
        <w:t>:</w:t>
      </w:r>
    </w:p>
    <w:p w14:paraId="0AC4E2F7" w14:textId="08E3AFDC" w:rsidR="009045A3" w:rsidRPr="00643A3A" w:rsidRDefault="009045A3" w:rsidP="007C1423">
      <w:pPr>
        <w:pStyle w:val="Heading8"/>
      </w:pPr>
      <w:r w:rsidRPr="00643A3A">
        <w:t xml:space="preserve">The minimum outdoor air </w:t>
      </w:r>
      <w:r w:rsidR="00D21A33">
        <w:t>setpoint</w:t>
      </w:r>
      <w:r w:rsidRPr="00643A3A">
        <w:t xml:space="preserve"> </w:t>
      </w:r>
      <w:proofErr w:type="spellStart"/>
      <w:r w:rsidRPr="00643A3A">
        <w:t>MinOAsp</w:t>
      </w:r>
      <w:proofErr w:type="spellEnd"/>
      <w:r w:rsidRPr="00643A3A">
        <w:t xml:space="preserve"> is equal to </w:t>
      </w:r>
      <w:proofErr w:type="spellStart"/>
      <w:r w:rsidRPr="00643A3A">
        <w:t>Voz</w:t>
      </w:r>
      <w:proofErr w:type="spellEnd"/>
      <w:r w:rsidRPr="00643A3A">
        <w:t xml:space="preserve">. The CO2 control loop output shall reset the population component of the required breathing zone outdoor airflow </w:t>
      </w:r>
      <w:proofErr w:type="spellStart"/>
      <w:r w:rsidRPr="00643A3A">
        <w:t>Vbz</w:t>
      </w:r>
      <w:proofErr w:type="spellEnd"/>
      <w:r w:rsidRPr="00643A3A">
        <w:t xml:space="preserve">-P* from </w:t>
      </w:r>
      <w:ins w:id="3096" w:author="Hwakong Cheng" w:date="2022-10-07T14:58:00Z">
        <w:r w:rsidR="00CC127C" w:rsidRPr="00665550">
          <w:rPr>
            <w:rStyle w:val="Toggle"/>
            <w:rPrChange w:id="3097" w:author="Hwakong Cheng" w:date="2022-10-07T15:07:00Z">
              <w:rPr/>
            </w:rPrChange>
          </w:rPr>
          <w:t>[UNITS [</w:t>
        </w:r>
      </w:ins>
      <w:r w:rsidRPr="00665550">
        <w:rPr>
          <w:rStyle w:val="Toggle"/>
          <w:rPrChange w:id="3098" w:author="Hwakong Cheng" w:date="2022-10-07T15:07:00Z">
            <w:rPr/>
          </w:rPrChange>
        </w:rPr>
        <w:t xml:space="preserve">0 </w:t>
      </w:r>
      <w:del w:id="3099" w:author="Reece Kiriu" w:date="2022-10-12T14:23:00Z">
        <w:r w:rsidRPr="00665550" w:rsidDel="004B48C2">
          <w:rPr>
            <w:rStyle w:val="Toggle"/>
            <w:rPrChange w:id="3100" w:author="Hwakong Cheng" w:date="2022-10-07T15:07:00Z">
              <w:rPr/>
            </w:rPrChange>
          </w:rPr>
          <w:delText>L</w:delText>
        </w:r>
      </w:del>
      <w:ins w:id="3101" w:author="Reece Kiriu" w:date="2022-10-12T14:23:00Z">
        <w:del w:id="3102" w:author="Hwakong Cheng" w:date="2022-10-24T16:24:00Z">
          <w:r w:rsidR="004B48C2" w:rsidDel="00D41AF4">
            <w:rPr>
              <w:rStyle w:val="Toggle"/>
            </w:rPr>
            <w:delText>l</w:delText>
          </w:r>
        </w:del>
      </w:ins>
      <w:ins w:id="3103" w:author="Hwakong Cheng" w:date="2022-10-24T16:24:00Z">
        <w:del w:id="3104" w:author="Titus Ellison" w:date="2022-11-03T16:22:00Z">
          <w:r w:rsidR="00D41AF4" w:rsidDel="00FF541B">
            <w:rPr>
              <w:rStyle w:val="Toggle"/>
            </w:rPr>
            <w:delText>L</w:delText>
          </w:r>
        </w:del>
      </w:ins>
      <w:del w:id="3105" w:author="Titus Ellison" w:date="2022-11-03T16:22:00Z">
        <w:r w:rsidRPr="00665550" w:rsidDel="00FF541B">
          <w:rPr>
            <w:rStyle w:val="Toggle"/>
            <w:rPrChange w:id="3106" w:author="Hwakong Cheng" w:date="2022-10-07T15:07:00Z">
              <w:rPr/>
            </w:rPrChange>
          </w:rPr>
          <w:delText>/s</w:delText>
        </w:r>
      </w:del>
      <w:ins w:id="3107" w:author="Titus Ellison" w:date="2022-11-03T16:22:00Z">
        <w:r w:rsidR="00FF541B">
          <w:rPr>
            <w:rStyle w:val="Toggle"/>
          </w:rPr>
          <w:t>L/s</w:t>
        </w:r>
      </w:ins>
      <w:ins w:id="3108" w:author="Hwakong Cheng" w:date="2022-10-07T14:58:00Z">
        <w:r w:rsidR="00CC127C" w:rsidRPr="00665550">
          <w:rPr>
            <w:rStyle w:val="Toggle"/>
            <w:rPrChange w:id="3109" w:author="Hwakong Cheng" w:date="2022-10-07T15:07:00Z">
              <w:rPr/>
            </w:rPrChange>
          </w:rPr>
          <w:t>]</w:t>
        </w:r>
      </w:ins>
      <w:r w:rsidRPr="00665550">
        <w:rPr>
          <w:rStyle w:val="Toggle"/>
          <w:rPrChange w:id="3110" w:author="Hwakong Cheng" w:date="2022-10-07T15:07:00Z">
            <w:rPr/>
          </w:rPrChange>
        </w:rPr>
        <w:t xml:space="preserve"> </w:t>
      </w:r>
      <w:del w:id="3111" w:author="Hwakong Cheng" w:date="2022-10-07T14:58:00Z">
        <w:r w:rsidRPr="00665550" w:rsidDel="00CC127C">
          <w:rPr>
            <w:rStyle w:val="Toggle"/>
            <w:rPrChange w:id="3112" w:author="Hwakong Cheng" w:date="2022-10-07T15:07:00Z">
              <w:rPr/>
            </w:rPrChange>
          </w:rPr>
          <w:delText>(</w:delText>
        </w:r>
      </w:del>
      <w:ins w:id="3113" w:author="Hwakong Cheng" w:date="2022-10-07T14:58:00Z">
        <w:r w:rsidR="00CC127C" w:rsidRPr="00665550">
          <w:rPr>
            <w:rStyle w:val="Toggle"/>
            <w:rPrChange w:id="3114" w:author="Hwakong Cheng" w:date="2022-10-07T15:07:00Z">
              <w:rPr/>
            </w:rPrChange>
          </w:rPr>
          <w:t>[</w:t>
        </w:r>
      </w:ins>
      <w:r w:rsidRPr="00665550">
        <w:rPr>
          <w:rStyle w:val="Toggle"/>
          <w:rPrChange w:id="3115" w:author="Hwakong Cheng" w:date="2022-10-07T15:07:00Z">
            <w:rPr/>
          </w:rPrChange>
        </w:rPr>
        <w:t>0 cfm</w:t>
      </w:r>
      <w:del w:id="3116" w:author="Hwakong Cheng" w:date="2022-10-07T14:58:00Z">
        <w:r w:rsidRPr="00665550" w:rsidDel="00CC127C">
          <w:rPr>
            <w:rStyle w:val="Toggle"/>
            <w:rPrChange w:id="3117" w:author="Hwakong Cheng" w:date="2022-10-07T15:07:00Z">
              <w:rPr/>
            </w:rPrChange>
          </w:rPr>
          <w:delText xml:space="preserve">) </w:delText>
        </w:r>
      </w:del>
      <w:ins w:id="3118" w:author="Hwakong Cheng" w:date="2022-10-07T14:58:00Z">
        <w:r w:rsidR="00CC127C" w:rsidRPr="00665550">
          <w:rPr>
            <w:rStyle w:val="Toggle"/>
            <w:rPrChange w:id="3119" w:author="Hwakong Cheng" w:date="2022-10-07T15:07:00Z">
              <w:rPr/>
            </w:rPrChange>
          </w:rPr>
          <w:t>]]</w:t>
        </w:r>
        <w:r w:rsidR="00CC127C" w:rsidRPr="00643A3A">
          <w:t xml:space="preserve"> </w:t>
        </w:r>
      </w:ins>
      <w:r w:rsidRPr="00643A3A">
        <w:t xml:space="preserve">at 0% loop output up to </w:t>
      </w:r>
      <w:proofErr w:type="spellStart"/>
      <w:r w:rsidRPr="00643A3A">
        <w:t>Vbz</w:t>
      </w:r>
      <w:proofErr w:type="spellEnd"/>
      <w:r w:rsidRPr="00643A3A">
        <w:t>-P at 100% loop output. See Figure 5.2.1.3-3.</w:t>
      </w:r>
    </w:p>
    <w:p w14:paraId="7EDCA3D3" w14:textId="28CC9D4B" w:rsidR="00FF7431" w:rsidRDefault="00FF7431" w:rsidP="00FF7431">
      <w:pPr>
        <w:jc w:val="center"/>
      </w:pPr>
      <w:r>
        <w:rPr>
          <w:noProof/>
        </w:rPr>
        <mc:AlternateContent>
          <mc:Choice Requires="wpc">
            <w:drawing>
              <wp:inline distT="0" distB="0" distL="0" distR="0" wp14:anchorId="4CBB1FC9" wp14:editId="7B48E9A5">
                <wp:extent cx="5943600" cy="2733675"/>
                <wp:effectExtent l="0" t="0" r="0" b="276225"/>
                <wp:docPr id="465" name="Canvas 46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421" name="Text Box 497"/>
                        <wps:cNvSpPr txBox="1">
                          <a:spLocks noChangeArrowheads="1"/>
                        </wps:cNvSpPr>
                        <wps:spPr bwMode="auto">
                          <a:xfrm>
                            <a:off x="1055463" y="2615129"/>
                            <a:ext cx="4637062" cy="2988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F1FFC57" w14:textId="77777777" w:rsidR="00D878EF" w:rsidRDefault="00D878EF" w:rsidP="00FF7431">
                              <w:pPr>
                                <w:pStyle w:val="NoSpacing"/>
                              </w:pPr>
                              <w:r>
                                <w:t>0%                                                    50%                                                     100%</w:t>
                              </w:r>
                            </w:p>
                          </w:txbxContent>
                        </wps:txbx>
                        <wps:bodyPr rot="0" vert="horz" wrap="square" lIns="91440" tIns="45720" rIns="91440" bIns="45720" anchor="t" anchorCtr="0" upright="1">
                          <a:noAutofit/>
                        </wps:bodyPr>
                      </wps:wsp>
                      <wps:wsp>
                        <wps:cNvPr id="448" name="Line 498"/>
                        <wps:cNvCnPr>
                          <a:cxnSpLocks noChangeShapeType="1"/>
                        </wps:cNvCnPr>
                        <wps:spPr bwMode="auto">
                          <a:xfrm>
                            <a:off x="1201583" y="11557"/>
                            <a:ext cx="0" cy="257220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49" name="Line 499"/>
                        <wps:cNvCnPr>
                          <a:cxnSpLocks noChangeShapeType="1"/>
                        </wps:cNvCnPr>
                        <wps:spPr bwMode="auto">
                          <a:xfrm>
                            <a:off x="1201583" y="2596143"/>
                            <a:ext cx="424245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51" name="Text Box 502"/>
                        <wps:cNvSpPr txBox="1">
                          <a:spLocks noChangeArrowheads="1"/>
                        </wps:cNvSpPr>
                        <wps:spPr bwMode="auto">
                          <a:xfrm>
                            <a:off x="154105" y="2389571"/>
                            <a:ext cx="923303" cy="24621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9206327" w14:textId="77777777" w:rsidR="00D878EF" w:rsidRDefault="00D878EF" w:rsidP="00FF7431">
                              <w:pPr>
                                <w:pStyle w:val="NoSpacing"/>
                                <w:jc w:val="right"/>
                              </w:pPr>
                              <w:r>
                                <w:t>0</w:t>
                              </w:r>
                            </w:p>
                          </w:txbxContent>
                        </wps:txbx>
                        <wps:bodyPr rot="0" vert="horz" wrap="square" lIns="91440" tIns="45720" rIns="91440" bIns="45720" anchor="t" anchorCtr="0" upright="1">
                          <a:noAutofit/>
                        </wps:bodyPr>
                      </wps:wsp>
                      <wps:wsp>
                        <wps:cNvPr id="452" name="Line 503"/>
                        <wps:cNvCnPr>
                          <a:cxnSpLocks noChangeShapeType="1"/>
                        </wps:cNvCnPr>
                        <wps:spPr bwMode="auto">
                          <a:xfrm>
                            <a:off x="3122280" y="2914779"/>
                            <a:ext cx="861376"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53" name="Text Box 504"/>
                        <wps:cNvSpPr txBox="1">
                          <a:spLocks noChangeArrowheads="1"/>
                        </wps:cNvSpPr>
                        <wps:spPr bwMode="auto">
                          <a:xfrm>
                            <a:off x="36605" y="1"/>
                            <a:ext cx="1120678" cy="3141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A88CF4B" w14:textId="77777777" w:rsidR="00D878EF" w:rsidRPr="00032481" w:rsidRDefault="00D878EF" w:rsidP="00FF7431">
                              <w:pPr>
                                <w:pStyle w:val="NoSpacing"/>
                                <w:jc w:val="right"/>
                                <w:rPr>
                                  <w:vertAlign w:val="subscript"/>
                                </w:rPr>
                              </w:pPr>
                              <w:r>
                                <w:t>V</w:t>
                              </w:r>
                              <w:r w:rsidRPr="00032481">
                                <w:rPr>
                                  <w:vertAlign w:val="subscript"/>
                                </w:rPr>
                                <w:t>bz-P</w:t>
                              </w:r>
                            </w:p>
                          </w:txbxContent>
                        </wps:txbx>
                        <wps:bodyPr rot="0" vert="horz" wrap="square" lIns="91440" tIns="45720" rIns="91440" bIns="45720" anchor="t" anchorCtr="0" upright="1">
                          <a:noAutofit/>
                        </wps:bodyPr>
                      </wps:wsp>
                      <wps:wsp>
                        <wps:cNvPr id="456" name="Text Box 507"/>
                        <wps:cNvSpPr txBox="1">
                          <a:spLocks noChangeArrowheads="1"/>
                        </wps:cNvSpPr>
                        <wps:spPr bwMode="auto">
                          <a:xfrm>
                            <a:off x="1954476" y="2787655"/>
                            <a:ext cx="1354235" cy="24764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D856177" w14:textId="77777777" w:rsidR="00D878EF" w:rsidRDefault="00D878EF" w:rsidP="00FF7431">
                              <w:pPr>
                                <w:pStyle w:val="NoSpacing"/>
                              </w:pPr>
                              <w:r>
                                <w:t>CO</w:t>
                              </w:r>
                              <w:r w:rsidRPr="007E115C">
                                <w:rPr>
                                  <w:vertAlign w:val="subscript"/>
                                </w:rPr>
                                <w:t>2</w:t>
                              </w:r>
                              <w:r>
                                <w:t xml:space="preserve"> Control Loop Output</w:t>
                              </w:r>
                            </w:p>
                          </w:txbxContent>
                        </wps:txbx>
                        <wps:bodyPr rot="0" vert="horz" wrap="square" lIns="91440" tIns="45720" rIns="91440" bIns="45720" anchor="t" anchorCtr="0" upright="1">
                          <a:noAutofit/>
                        </wps:bodyPr>
                      </wps:wsp>
                      <wps:wsp>
                        <wps:cNvPr id="457" name="Line 498"/>
                        <wps:cNvCnPr>
                          <a:cxnSpLocks noChangeShapeType="1"/>
                        </wps:cNvCnPr>
                        <wps:spPr bwMode="auto">
                          <a:xfrm>
                            <a:off x="5443860" y="27252"/>
                            <a:ext cx="0" cy="257175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58" name="Line 500"/>
                        <wps:cNvCnPr>
                          <a:cxnSpLocks noChangeShapeType="1"/>
                        </wps:cNvCnPr>
                        <wps:spPr bwMode="auto">
                          <a:xfrm flipV="1">
                            <a:off x="1208543" y="27250"/>
                            <a:ext cx="4235317" cy="2559895"/>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459" name="Text Box 502"/>
                        <wps:cNvSpPr txBox="1">
                          <a:spLocks noChangeArrowheads="1"/>
                        </wps:cNvSpPr>
                        <wps:spPr bwMode="auto">
                          <a:xfrm>
                            <a:off x="415762" y="1199569"/>
                            <a:ext cx="630186" cy="4502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0F8D751" w14:textId="77777777" w:rsidR="00D878EF" w:rsidRDefault="00D878EF" w:rsidP="00FF7431">
                              <w:pPr>
                                <w:pStyle w:val="NormalWeb"/>
                                <w:spacing w:before="0" w:beforeAutospacing="0" w:after="0" w:afterAutospacing="0"/>
                                <w:jc w:val="right"/>
                              </w:pPr>
                              <w:r>
                                <w:rPr>
                                  <w:rFonts w:eastAsia="Calibri"/>
                                  <w:sz w:val="22"/>
                                  <w:szCs w:val="22"/>
                                </w:rPr>
                                <w:t>V</w:t>
                              </w:r>
                              <w:r w:rsidRPr="00032481">
                                <w:rPr>
                                  <w:rFonts w:eastAsia="Calibri"/>
                                  <w:sz w:val="22"/>
                                  <w:szCs w:val="22"/>
                                  <w:vertAlign w:val="subscript"/>
                                </w:rPr>
                                <w:t>bz-P</w:t>
                              </w:r>
                              <w:r>
                                <w:rPr>
                                  <w:rFonts w:eastAsia="Calibri"/>
                                  <w:sz w:val="22"/>
                                  <w:szCs w:val="22"/>
                                </w:rPr>
                                <w:t>*</w:t>
                              </w:r>
                            </w:p>
                          </w:txbxContent>
                        </wps:txbx>
                        <wps:bodyPr rot="0" vert="horz" wrap="square" lIns="91440" tIns="45720" rIns="91440" bIns="45720" anchor="t" anchorCtr="0" upright="1">
                          <a:noAutofit/>
                        </wps:bodyPr>
                      </wps:wsp>
                      <wps:wsp>
                        <wps:cNvPr id="463" name="Text Box 505"/>
                        <wps:cNvSpPr txBox="1">
                          <a:spLocks noChangeArrowheads="1"/>
                        </wps:cNvSpPr>
                        <wps:spPr bwMode="auto">
                          <a:xfrm>
                            <a:off x="3869607" y="1468887"/>
                            <a:ext cx="525474" cy="30284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569040A" w14:textId="77777777" w:rsidR="00D878EF" w:rsidRDefault="00D878EF" w:rsidP="00FF7431">
                              <w:pPr>
                                <w:pStyle w:val="NormalWeb"/>
                                <w:spacing w:before="0" w:beforeAutospacing="0" w:after="0" w:afterAutospacing="0"/>
                              </w:pPr>
                              <w:r>
                                <w:rPr>
                                  <w:rFonts w:eastAsia="Calibri"/>
                                  <w:sz w:val="22"/>
                                  <w:szCs w:val="22"/>
                                </w:rPr>
                                <w:t>V</w:t>
                              </w:r>
                              <w:r w:rsidRPr="00C23886">
                                <w:rPr>
                                  <w:rFonts w:eastAsia="Calibri"/>
                                  <w:sz w:val="22"/>
                                  <w:szCs w:val="22"/>
                                  <w:vertAlign w:val="subscript"/>
                                </w:rPr>
                                <w:t>bz-P</w:t>
                              </w:r>
                              <w:r>
                                <w:rPr>
                                  <w:rFonts w:eastAsia="Calibri"/>
                                  <w:sz w:val="22"/>
                                  <w:szCs w:val="22"/>
                                </w:rPr>
                                <w:t>*</w:t>
                              </w:r>
                            </w:p>
                          </w:txbxContent>
                        </wps:txbx>
                        <wps:bodyPr rot="0" vert="horz" wrap="square" lIns="91440" tIns="45720" rIns="91440" bIns="45720" anchor="t" anchorCtr="0" upright="1">
                          <a:noAutofit/>
                        </wps:bodyPr>
                      </wps:wsp>
                      <wps:wsp>
                        <wps:cNvPr id="464" name="Line 506"/>
                        <wps:cNvCnPr>
                          <a:cxnSpLocks noChangeShapeType="1"/>
                        </wps:cNvCnPr>
                        <wps:spPr bwMode="auto">
                          <a:xfrm flipH="1" flipV="1">
                            <a:off x="3602433" y="1243471"/>
                            <a:ext cx="325694" cy="26929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4CBB1FC9" id="Canvas 465" o:spid="_x0000_s1066" editas="canvas" style="width:468pt;height:215.25pt;mso-position-horizontal-relative:char;mso-position-vertical-relative:line" coordsize="59436,273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">
                <v:shape id="_x0000_s1067" type="#_x0000_t75" style="position:absolute;width:59436;height:27336;visibility:visible;mso-wrap-style:square">
                  <v:fill o:detectmouseclick="t"/>
                  <v:path o:connecttype="none"/>
                </v:shape>
                <v:shape id="Text Box 497" o:spid="_x0000_s1068" type="#_x0000_t202" style="position:absolute;left:10554;top:26151;width:46371;height:29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" stroked="f">
                  <v:textbox>
                    <w:txbxContent>
                      <w:p w14:paraId="2F1FFC57" w14:textId="77777777" w:rsidR="00D878EF" w:rsidRDefault="00D878EF" w:rsidP="00FF7431">
                        <w:pPr>
                          <w:pStyle w:val="NoSpacing"/>
                        </w:pPr>
                        <w:r>
                          <w:t>0%                                                    50%                                                     100%</w:t>
                        </w:r>
                      </w:p>
                    </w:txbxContent>
                  </v:textbox>
                </v:shape>
                <v:line id="Line 498" o:spid="_x0000_s1069" style="position:absolute;visibility:visible;mso-wrap-style:square" from="12015,115" to="12015,258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"/>
                <v:line id="Line 499" o:spid="_x0000_s1070" style="position:absolute;visibility:visible;mso-wrap-style:square" from="12015,25961" to="54440,259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"/>
                <v:shape id="Text Box 502" o:spid="_x0000_s1071" type="#_x0000_t202" style="position:absolute;left:1541;top:23895;width:9233;height:24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" stroked="f">
                  <v:textbox>
                    <w:txbxContent>
                      <w:p w14:paraId="79206327" w14:textId="77777777" w:rsidR="00D878EF" w:rsidRDefault="00D878EF" w:rsidP="00FF7431">
                        <w:pPr>
                          <w:pStyle w:val="NoSpacing"/>
                          <w:jc w:val="right"/>
                        </w:pPr>
                        <w:r>
                          <w:t>0</w:t>
                        </w:r>
                      </w:p>
                    </w:txbxContent>
                  </v:textbox>
                </v:shape>
                <v:line id="Line 503" o:spid="_x0000_s1072" style="position:absolute;visibility:visible;mso-wrap-style:square" from="31222,29147" to="39836,291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">
                  <v:stroke endarrow="block"/>
                </v:line>
                <v:shape id="Text Box 504" o:spid="_x0000_s1073" type="#_x0000_t202" style="position:absolute;left:366;width:11206;height:31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" stroked="f">
                  <v:textbox>
                    <w:txbxContent>
                      <w:p w14:paraId="6A88CF4B" w14:textId="77777777" w:rsidR="00D878EF" w:rsidRPr="00032481" w:rsidRDefault="00D878EF" w:rsidP="00FF7431">
                        <w:pPr>
                          <w:pStyle w:val="NoSpacing"/>
                          <w:jc w:val="right"/>
                          <w:rPr>
                            <w:vertAlign w:val="subscript"/>
                          </w:rPr>
                        </w:pPr>
                        <w:r>
                          <w:t>V</w:t>
                        </w:r>
                        <w:r w:rsidRPr="00032481">
                          <w:rPr>
                            <w:vertAlign w:val="subscript"/>
                          </w:rPr>
                          <w:t>bz-P</w:t>
                        </w:r>
                      </w:p>
                    </w:txbxContent>
                  </v:textbox>
                </v:shape>
                <v:shape id="Text Box 507" o:spid="_x0000_s1074" type="#_x0000_t202" style="position:absolute;left:19544;top:27876;width:13543;height:2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" stroked="f">
                  <v:fill opacity="0"/>
                  <v:textbox>
                    <w:txbxContent>
                      <w:p w14:paraId="1D856177" w14:textId="77777777" w:rsidR="00D878EF" w:rsidRDefault="00D878EF" w:rsidP="00FF7431">
                        <w:pPr>
                          <w:pStyle w:val="NoSpacing"/>
                        </w:pPr>
                        <w:r>
                          <w:t>CO</w:t>
                        </w:r>
                        <w:r w:rsidRPr="007E115C">
                          <w:rPr>
                            <w:vertAlign w:val="subscript"/>
                          </w:rPr>
                          <w:t>2</w:t>
                        </w:r>
                        <w:r>
                          <w:t xml:space="preserve"> Control Loop Output</w:t>
                        </w:r>
                      </w:p>
                    </w:txbxContent>
                  </v:textbox>
                </v:shape>
                <v:line id="Line 498" o:spid="_x0000_s1075" style="position:absolute;visibility:visible;mso-wrap-style:square" from="54438,272" to="54438,259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"/>
                <v:line id="Line 500" o:spid="_x0000_s1076" style="position:absolute;flip:y;visibility:visible;mso-wrap-style:square" from="12085,272" to="54438,258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" strokecolor="black [3200]">
                  <v:stroke dashstyle="dash"/>
                </v:line>
                <v:shape id="Text Box 502" o:spid="_x0000_s1077" type="#_x0000_t202" style="position:absolute;left:4157;top:11995;width:6302;height:45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" stroked="f">
                  <v:textbox>
                    <w:txbxContent>
                      <w:p w14:paraId="20F8D751" w14:textId="77777777" w:rsidR="00D878EF" w:rsidRDefault="00D878EF" w:rsidP="00FF7431">
                        <w:pPr>
                          <w:pStyle w:val="NormalWeb"/>
                          <w:spacing w:before="0" w:beforeAutospacing="0" w:after="0" w:afterAutospacing="0"/>
                          <w:jc w:val="right"/>
                        </w:pPr>
                        <w:r>
                          <w:rPr>
                            <w:rFonts w:eastAsia="Calibri"/>
                            <w:sz w:val="22"/>
                            <w:szCs w:val="22"/>
                          </w:rPr>
                          <w:t>V</w:t>
                        </w:r>
                        <w:r w:rsidRPr="00032481">
                          <w:rPr>
                            <w:rFonts w:eastAsia="Calibri"/>
                            <w:sz w:val="22"/>
                            <w:szCs w:val="22"/>
                            <w:vertAlign w:val="subscript"/>
                          </w:rPr>
                          <w:t>bz-P</w:t>
                        </w:r>
                        <w:r>
                          <w:rPr>
                            <w:rFonts w:eastAsia="Calibri"/>
                            <w:sz w:val="22"/>
                            <w:szCs w:val="22"/>
                          </w:rPr>
                          <w:t>*</w:t>
                        </w:r>
                      </w:p>
                    </w:txbxContent>
                  </v:textbox>
                </v:shape>
                <v:shape id="Text Box 505" o:spid="_x0000_s1078" type="#_x0000_t202" style="position:absolute;left:38696;top:14688;width:5254;height:30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" stroked="f">
                  <v:textbox>
                    <w:txbxContent>
                      <w:p w14:paraId="0569040A" w14:textId="77777777" w:rsidR="00D878EF" w:rsidRDefault="00D878EF" w:rsidP="00FF7431">
                        <w:pPr>
                          <w:pStyle w:val="NormalWeb"/>
                          <w:spacing w:before="0" w:beforeAutospacing="0" w:after="0" w:afterAutospacing="0"/>
                        </w:pPr>
                        <w:r>
                          <w:rPr>
                            <w:rFonts w:eastAsia="Calibri"/>
                            <w:sz w:val="22"/>
                            <w:szCs w:val="22"/>
                          </w:rPr>
                          <w:t>V</w:t>
                        </w:r>
                        <w:r w:rsidRPr="00C23886">
                          <w:rPr>
                            <w:rFonts w:eastAsia="Calibri"/>
                            <w:sz w:val="22"/>
                            <w:szCs w:val="22"/>
                            <w:vertAlign w:val="subscript"/>
                          </w:rPr>
                          <w:t>bz-P</w:t>
                        </w:r>
                        <w:r>
                          <w:rPr>
                            <w:rFonts w:eastAsia="Calibri"/>
                            <w:sz w:val="22"/>
                            <w:szCs w:val="22"/>
                          </w:rPr>
                          <w:t>*</w:t>
                        </w:r>
                      </w:p>
                    </w:txbxContent>
                  </v:textbox>
                </v:shape>
                <v:line id="Line 506" o:spid="_x0000_s1079" style="position:absolute;flip:x y;visibility:visible;mso-wrap-style:square" from="36024,12434" to="39281,151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">
                  <v:stroke endarrow="block"/>
                </v:line>
                <w10:anchorlock/>
              </v:group>
            </w:pict>
          </mc:Fallback>
        </mc:AlternateContent>
      </w:r>
    </w:p>
    <w:p w14:paraId="358CAE57" w14:textId="79BBD734" w:rsidR="00FF7431" w:rsidRPr="00FF7431" w:rsidRDefault="00FF7431" w:rsidP="00DC4F60">
      <w:pPr>
        <w:pStyle w:val="FigureCaption"/>
      </w:pPr>
      <w:r w:rsidRPr="00FF7431">
        <w:t xml:space="preserve">Figure 5.2.1.3-3 </w:t>
      </w:r>
      <w:proofErr w:type="spellStart"/>
      <w:r w:rsidRPr="00FF7431">
        <w:t>Vbz</w:t>
      </w:r>
      <w:proofErr w:type="spellEnd"/>
      <w:r w:rsidRPr="00FF7431">
        <w:t>-P* reset with CO2 loop (SZVAV).</w:t>
      </w:r>
    </w:p>
    <w:p w14:paraId="3E43DA59" w14:textId="77777777" w:rsidR="009045A3" w:rsidRPr="00BC7581" w:rsidRDefault="009045A3" w:rsidP="0087618D">
      <w:pPr>
        <w:pStyle w:val="Instrbox"/>
        <w:keepNext/>
      </w:pPr>
      <w:r w:rsidRPr="00BC7581">
        <w:lastRenderedPageBreak/>
        <w:t>The engineer must select between ventilation logic options:</w:t>
      </w:r>
    </w:p>
    <w:bookmarkEnd w:id="3038"/>
    <w:bookmarkEnd w:id="3039"/>
    <w:p w14:paraId="4C1C6026" w14:textId="67318F5B" w:rsidR="009045A3" w:rsidRDefault="009045A3" w:rsidP="00B37EF3">
      <w:pPr>
        <w:pStyle w:val="Instrbox"/>
      </w:pPr>
      <w:r>
        <w:t xml:space="preserve">If the project is to comply with ASHRAE Standard 62.1 ventilation requirements, use Section </w:t>
      </w:r>
      <w:r w:rsidR="00FC0E3B">
        <w:fldChar w:fldCharType="begin"/>
      </w:r>
      <w:r w:rsidR="00FC0E3B">
        <w:instrText xml:space="preserve"> REF _Ref479781446 \w \h </w:instrText>
      </w:r>
      <w:r w:rsidR="00FC0E3B">
        <w:fldChar w:fldCharType="separate"/>
      </w:r>
      <w:r w:rsidR="0037258A">
        <w:t>5.2.1.3</w:t>
      </w:r>
      <w:r w:rsidR="00FC0E3B">
        <w:fldChar w:fldCharType="end"/>
      </w:r>
      <w:r>
        <w:t xml:space="preserve"> and delete Section </w:t>
      </w:r>
      <w:r w:rsidR="00FC0E3B">
        <w:fldChar w:fldCharType="begin"/>
      </w:r>
      <w:r w:rsidR="00FC0E3B">
        <w:instrText xml:space="preserve"> REF _Ref479781462 \w \h </w:instrText>
      </w:r>
      <w:r w:rsidR="00FC0E3B">
        <w:fldChar w:fldCharType="separate"/>
      </w:r>
      <w:r w:rsidR="0037258A">
        <w:t>5.2.1.4</w:t>
      </w:r>
      <w:r w:rsidR="00FC0E3B">
        <w:fldChar w:fldCharType="end"/>
      </w:r>
      <w:r>
        <w:t>.</w:t>
      </w:r>
    </w:p>
    <w:p w14:paraId="77A16725" w14:textId="3A365FC6" w:rsidR="009045A3" w:rsidRDefault="009045A3" w:rsidP="00B37EF3">
      <w:pPr>
        <w:pStyle w:val="Instrbox"/>
      </w:pPr>
      <w:r>
        <w:t xml:space="preserve">If the project is to comply with California Title 24 ventilation requirements, use Section </w:t>
      </w:r>
      <w:r w:rsidR="00FC0E3B">
        <w:fldChar w:fldCharType="begin"/>
      </w:r>
      <w:r w:rsidR="00FC0E3B">
        <w:instrText xml:space="preserve"> REF _Ref479781462 \w \h </w:instrText>
      </w:r>
      <w:r w:rsidR="00FC0E3B">
        <w:fldChar w:fldCharType="separate"/>
      </w:r>
      <w:r w:rsidR="0037258A">
        <w:t>5.2.1.4</w:t>
      </w:r>
      <w:r w:rsidR="00FC0E3B">
        <w:fldChar w:fldCharType="end"/>
      </w:r>
      <w:r>
        <w:t xml:space="preserve"> and delete Section </w:t>
      </w:r>
      <w:r w:rsidR="00FC0E3B">
        <w:fldChar w:fldCharType="begin"/>
      </w:r>
      <w:r w:rsidR="00FC0E3B">
        <w:instrText xml:space="preserve"> REF _Ref479781446 \w \h </w:instrText>
      </w:r>
      <w:r w:rsidR="00FC0E3B">
        <w:fldChar w:fldCharType="separate"/>
      </w:r>
      <w:r w:rsidR="0037258A">
        <w:t>5.2.1.3</w:t>
      </w:r>
      <w:r w:rsidR="00FC0E3B">
        <w:fldChar w:fldCharType="end"/>
      </w:r>
      <w:r>
        <w:t>.</w:t>
      </w:r>
    </w:p>
    <w:p w14:paraId="05FEF260" w14:textId="4958EF70" w:rsidR="009045A3" w:rsidRPr="00BC7581" w:rsidRDefault="00BC7C4B" w:rsidP="0087618D">
      <w:pPr>
        <w:pStyle w:val="Heading4"/>
      </w:pPr>
      <w:bookmarkStart w:id="3120" w:name="_Ref479781462"/>
      <w:ins w:id="3121" w:author="Hwakong Cheng" w:date="2022-10-06T10:43:00Z">
        <w:r w:rsidRPr="00DC5BE1">
          <w:rPr>
            <w:rStyle w:val="Toggle"/>
            <w:rPrChange w:id="3122" w:author="Hwakong Cheng" w:date="2022-10-07T14:40:00Z">
              <w:rPr/>
            </w:rPrChange>
          </w:rPr>
          <w:t>[VENT T</w:t>
        </w:r>
        <w:proofErr w:type="gramStart"/>
        <w:r w:rsidRPr="00DC5BE1">
          <w:rPr>
            <w:rStyle w:val="Toggle"/>
            <w:rPrChange w:id="3123" w:author="Hwakong Cheng" w:date="2022-10-07T14:40:00Z">
              <w:rPr/>
            </w:rPrChange>
          </w:rPr>
          <w:t>24]</w:t>
        </w:r>
      </w:ins>
      <w:r w:rsidR="009045A3" w:rsidRPr="00BC7581">
        <w:t>For</w:t>
      </w:r>
      <w:proofErr w:type="gramEnd"/>
      <w:r w:rsidR="009045A3" w:rsidRPr="00BC7581">
        <w:t xml:space="preserve"> compliance with California Title 24, outdoor air </w:t>
      </w:r>
      <w:r w:rsidR="00D21A33">
        <w:rPr>
          <w:rFonts w:cs="Times New Roman PS MT"/>
          <w:bCs/>
          <w:szCs w:val="20"/>
        </w:rPr>
        <w:t>setpoint</w:t>
      </w:r>
      <w:r w:rsidR="009045A3" w:rsidRPr="00B87A61">
        <w:rPr>
          <w:rFonts w:cs="Times New Roman PS MT"/>
          <w:bCs/>
          <w:szCs w:val="20"/>
        </w:rPr>
        <w:t>s</w:t>
      </w:r>
      <w:r w:rsidR="009045A3" w:rsidRPr="00BC7581">
        <w:t xml:space="preserve"> shall be calculated as follows:</w:t>
      </w:r>
      <w:bookmarkEnd w:id="3120"/>
    </w:p>
    <w:p w14:paraId="20A51123" w14:textId="045EF189" w:rsidR="009045A3" w:rsidRPr="00BC7581" w:rsidRDefault="009045A3" w:rsidP="007C1423">
      <w:pPr>
        <w:pStyle w:val="Heading5"/>
      </w:pPr>
      <w:r w:rsidRPr="00BC7581">
        <w:t xml:space="preserve">See </w:t>
      </w:r>
      <w:r>
        <w:t xml:space="preserve">Section </w:t>
      </w:r>
      <w:r w:rsidR="00C01685">
        <w:fldChar w:fldCharType="begin"/>
      </w:r>
      <w:r w:rsidR="00C01685">
        <w:instrText xml:space="preserve"> REF _Ref38386205 \w \h </w:instrText>
      </w:r>
      <w:r w:rsidR="00C01685">
        <w:fldChar w:fldCharType="separate"/>
      </w:r>
      <w:r w:rsidR="0037258A">
        <w:t>3.1.1.2</w:t>
      </w:r>
      <w:r w:rsidR="00C01685">
        <w:fldChar w:fldCharType="end"/>
      </w:r>
      <w:r w:rsidRPr="00BC7581">
        <w:t xml:space="preserve"> for zone ventilation </w:t>
      </w:r>
      <w:r w:rsidR="00D21A33">
        <w:t>setpoint</w:t>
      </w:r>
      <w:r>
        <w:t>s</w:t>
      </w:r>
      <w:r w:rsidRPr="00BC7581">
        <w:t>.</w:t>
      </w:r>
    </w:p>
    <w:p w14:paraId="778F3165" w14:textId="6C900CBA" w:rsidR="009045A3" w:rsidRPr="00BC7581" w:rsidRDefault="009045A3" w:rsidP="007C1423">
      <w:pPr>
        <w:pStyle w:val="Heading5"/>
      </w:pPr>
      <w:bookmarkStart w:id="3124" w:name="_Ref479429075"/>
      <w:r w:rsidRPr="00BC7581">
        <w:t xml:space="preserve">Determine the zone minimum outdoor air </w:t>
      </w:r>
      <w:r w:rsidR="00D21A33">
        <w:rPr>
          <w:rFonts w:cs="Times New Roman PS MT"/>
          <w:bCs/>
          <w:szCs w:val="20"/>
        </w:rPr>
        <w:t>setpoint</w:t>
      </w:r>
      <w:r>
        <w:rPr>
          <w:rFonts w:cs="Times New Roman PS MT"/>
          <w:bCs/>
          <w:szCs w:val="20"/>
        </w:rPr>
        <w:t>s</w:t>
      </w:r>
      <w:r w:rsidRPr="00BC7581">
        <w:t xml:space="preserve"> Zone-Abs-OA-min and Zone-Des-OA-min.</w:t>
      </w:r>
      <w:bookmarkEnd w:id="3124"/>
    </w:p>
    <w:p w14:paraId="4B66ED0C" w14:textId="55CAAB36" w:rsidR="009045A3" w:rsidRPr="00BC7581" w:rsidRDefault="009045A3" w:rsidP="00B37EF3">
      <w:pPr>
        <w:pStyle w:val="Infobox"/>
      </w:pPr>
      <w:r w:rsidRPr="00BC7581">
        <w:t>Zone-Abs-OA-min is used in terminal</w:t>
      </w:r>
      <w:r>
        <w:rPr>
          <w:bCs/>
        </w:rPr>
        <w:t>-</w:t>
      </w:r>
      <w:r w:rsidRPr="00BC7581">
        <w:t>unit sequences and air</w:t>
      </w:r>
      <w:r>
        <w:rPr>
          <w:bCs/>
        </w:rPr>
        <w:t>-</w:t>
      </w:r>
      <w:r w:rsidRPr="00BC7581">
        <w:t>handler sequences. Zone-Des-OA-min is used in air</w:t>
      </w:r>
      <w:r>
        <w:rPr>
          <w:bCs/>
        </w:rPr>
        <w:t>-</w:t>
      </w:r>
      <w:r w:rsidRPr="00BC7581">
        <w:t>handler sequences only.</w:t>
      </w:r>
    </w:p>
    <w:p w14:paraId="73FAFABF" w14:textId="7973B6FC" w:rsidR="00336DE1" w:rsidRPr="00336DE1" w:rsidRDefault="00336DE1">
      <w:pPr>
        <w:pStyle w:val="Instrbox"/>
        <w:rPr>
          <w:ins w:id="3125" w:author="Reece Kiriu" w:date="2022-10-28T20:16:00Z"/>
          <w:rStyle w:val="Toggle"/>
          <w:color w:val="auto"/>
          <w:rPrChange w:id="3126" w:author="Reece Kiriu" w:date="2022-10-28T20:16:00Z">
            <w:rPr>
              <w:ins w:id="3127" w:author="Reece Kiriu" w:date="2022-10-28T20:16:00Z"/>
              <w:rStyle w:val="Toggle"/>
              <w:rFonts w:cs="Times New Roman PS MT"/>
              <w:i/>
              <w:szCs w:val="20"/>
            </w:rPr>
          </w:rPrChange>
        </w:rPr>
        <w:pPrChange w:id="3128" w:author="Reece Kiriu" w:date="2022-10-28T20:16:00Z">
          <w:pPr>
            <w:pStyle w:val="Heading6"/>
          </w:pPr>
        </w:pPrChange>
      </w:pPr>
      <w:ins w:id="3129" w:author="Reece Kiriu" w:date="2022-10-28T20:16:00Z">
        <w:r>
          <w:rPr>
            <w:rStyle w:val="Toggle"/>
            <w:color w:val="auto"/>
          </w:rPr>
          <w:t>Delete the following paragraph if there are no window switches, occupancy sensors or CO2 sensors.</w:t>
        </w:r>
      </w:ins>
    </w:p>
    <w:p w14:paraId="46A0BADA" w14:textId="5B93AC76" w:rsidR="009045A3" w:rsidRPr="00BC7581" w:rsidRDefault="00404311" w:rsidP="007C1423">
      <w:pPr>
        <w:pStyle w:val="Heading6"/>
      </w:pPr>
      <w:ins w:id="3130" w:author="Reece Kiriu" w:date="2022-10-28T20:13:00Z">
        <w:r w:rsidRPr="00404311">
          <w:rPr>
            <w:rStyle w:val="Toggle"/>
            <w:rPrChange w:id="3131" w:author="Reece Kiriu" w:date="2022-10-28T20:13:00Z">
              <w:rPr/>
            </w:rPrChange>
          </w:rPr>
          <w:t>[</w:t>
        </w:r>
      </w:ins>
      <w:ins w:id="3132" w:author="Reece Kiriu" w:date="2022-12-07T19:10:00Z">
        <w:r w:rsidR="008C2535">
          <w:rPr>
            <w:rStyle w:val="Toggle"/>
          </w:rPr>
          <w:t>OR [</w:t>
        </w:r>
      </w:ins>
      <w:ins w:id="3133" w:author="Reece Kiriu" w:date="2022-12-07T12:15:00Z">
        <w:r w:rsidR="00680E03">
          <w:rPr>
            <w:rStyle w:val="Toggle"/>
          </w:rPr>
          <w:t>OR [</w:t>
        </w:r>
      </w:ins>
      <w:ins w:id="3134" w:author="Reece Kiriu" w:date="2022-10-28T20:13:00Z">
        <w:r w:rsidRPr="00404311">
          <w:rPr>
            <w:rStyle w:val="Toggle"/>
            <w:rPrChange w:id="3135" w:author="Reece Kiriu" w:date="2022-10-28T20:13:00Z">
              <w:rPr/>
            </w:rPrChange>
          </w:rPr>
          <w:t>YES WIN</w:t>
        </w:r>
      </w:ins>
      <w:ins w:id="3136" w:author="Reece Kiriu" w:date="2022-12-07T12:16:00Z">
        <w:r w:rsidR="00680E03">
          <w:rPr>
            <w:rStyle w:val="Toggle"/>
          </w:rPr>
          <w:t>] [</w:t>
        </w:r>
      </w:ins>
      <w:ins w:id="3137" w:author="Reece Kiriu" w:date="2022-10-28T20:13:00Z">
        <w:r w:rsidRPr="00404311">
          <w:rPr>
            <w:rStyle w:val="Toggle"/>
            <w:rPrChange w:id="3138" w:author="Reece Kiriu" w:date="2022-10-28T20:13:00Z">
              <w:rPr/>
            </w:rPrChange>
          </w:rPr>
          <w:t>YES OCC</w:t>
        </w:r>
      </w:ins>
      <w:ins w:id="3139" w:author="Reece Kiriu" w:date="2022-12-07T12:16:00Z">
        <w:r w:rsidR="00680E03">
          <w:rPr>
            <w:rStyle w:val="Toggle"/>
          </w:rPr>
          <w:t>]</w:t>
        </w:r>
      </w:ins>
      <w:ins w:id="3140" w:author="Reece Kiriu" w:date="2022-12-07T19:10:00Z">
        <w:r w:rsidR="008C2535">
          <w:rPr>
            <w:rStyle w:val="Toggle"/>
          </w:rPr>
          <w:t>]</w:t>
        </w:r>
      </w:ins>
      <w:ins w:id="3141" w:author="Reece Kiriu" w:date="2022-10-28T20:13:00Z">
        <w:r w:rsidRPr="00404311">
          <w:rPr>
            <w:rStyle w:val="Toggle"/>
            <w:rPrChange w:id="3142" w:author="Reece Kiriu" w:date="2022-10-28T20:13:00Z">
              <w:rPr/>
            </w:rPrChange>
          </w:rPr>
          <w:t xml:space="preserve"> </w:t>
        </w:r>
      </w:ins>
      <w:ins w:id="3143" w:author="Reece Kiriu" w:date="2022-12-07T12:16:00Z">
        <w:r w:rsidR="00680E03">
          <w:rPr>
            <w:rStyle w:val="Toggle"/>
          </w:rPr>
          <w:t>[</w:t>
        </w:r>
      </w:ins>
      <w:ins w:id="3144" w:author="Reece Kiriu" w:date="2022-10-28T20:13:00Z">
        <w:r w:rsidRPr="00404311">
          <w:rPr>
            <w:rStyle w:val="Toggle"/>
            <w:rPrChange w:id="3145" w:author="Reece Kiriu" w:date="2022-10-28T20:13:00Z">
              <w:rPr/>
            </w:rPrChange>
          </w:rPr>
          <w:t>YES CO2</w:t>
        </w:r>
      </w:ins>
      <w:proofErr w:type="gramStart"/>
      <w:ins w:id="3146" w:author="Reece Kiriu" w:date="2022-12-07T12:16:00Z">
        <w:r w:rsidR="00680E03">
          <w:rPr>
            <w:rStyle w:val="Toggle"/>
          </w:rPr>
          <w:t>]</w:t>
        </w:r>
      </w:ins>
      <w:ins w:id="3147" w:author="Reece Kiriu" w:date="2022-10-28T20:13:00Z">
        <w:r w:rsidRPr="00404311">
          <w:rPr>
            <w:rStyle w:val="Toggle"/>
            <w:rPrChange w:id="3148" w:author="Reece Kiriu" w:date="2022-10-28T20:13:00Z">
              <w:rPr/>
            </w:rPrChange>
          </w:rPr>
          <w:t>]</w:t>
        </w:r>
      </w:ins>
      <w:r w:rsidR="009045A3" w:rsidRPr="00BC7581">
        <w:t>Zone</w:t>
      </w:r>
      <w:proofErr w:type="gramEnd"/>
      <w:r w:rsidR="009045A3" w:rsidRPr="00BC7581">
        <w:t xml:space="preserve">-Abs-OA-min shall be reset based on the following conditions in order from </w:t>
      </w:r>
      <w:r w:rsidR="009045A3">
        <w:rPr>
          <w:rFonts w:cs="Times New Roman PS MT"/>
          <w:bCs/>
          <w:szCs w:val="20"/>
        </w:rPr>
        <w:t>highest</w:t>
      </w:r>
      <w:r w:rsidR="009045A3" w:rsidRPr="00BC7581">
        <w:t xml:space="preserve"> to </w:t>
      </w:r>
      <w:r w:rsidR="009045A3">
        <w:rPr>
          <w:rFonts w:cs="Times New Roman PS MT"/>
          <w:bCs/>
          <w:szCs w:val="20"/>
        </w:rPr>
        <w:t>lowest</w:t>
      </w:r>
      <w:r w:rsidR="009045A3" w:rsidRPr="00BC7581">
        <w:t xml:space="preserve"> priority:</w:t>
      </w:r>
    </w:p>
    <w:p w14:paraId="1F2D20B4" w14:textId="25252953" w:rsidR="009045A3" w:rsidRPr="00BC7581" w:rsidRDefault="00034060" w:rsidP="007C1423">
      <w:pPr>
        <w:pStyle w:val="Heading7"/>
      </w:pPr>
      <w:ins w:id="3149" w:author="Reece Kiriu" w:date="2022-10-19T12:48:00Z">
        <w:r w:rsidRPr="00034060">
          <w:rPr>
            <w:rStyle w:val="Toggle"/>
            <w:rPrChange w:id="3150" w:author="Reece Kiriu" w:date="2022-10-19T12:49:00Z">
              <w:rPr/>
            </w:rPrChange>
          </w:rPr>
          <w:t xml:space="preserve">[YES </w:t>
        </w:r>
        <w:proofErr w:type="gramStart"/>
        <w:r w:rsidRPr="00034060">
          <w:rPr>
            <w:rStyle w:val="Toggle"/>
            <w:rPrChange w:id="3151" w:author="Reece Kiriu" w:date="2022-10-19T12:49:00Z">
              <w:rPr/>
            </w:rPrChange>
          </w:rPr>
          <w:t>WIN]</w:t>
        </w:r>
      </w:ins>
      <w:r w:rsidR="009045A3" w:rsidRPr="00BC7581">
        <w:t>Zero</w:t>
      </w:r>
      <w:proofErr w:type="gramEnd"/>
      <w:r w:rsidR="009045A3" w:rsidRPr="00BC7581">
        <w:t xml:space="preserve"> if the zone has a window switch and the window is open</w:t>
      </w:r>
      <w:r w:rsidR="009045A3">
        <w:rPr>
          <w:rFonts w:cs="Times New Roman PS MT"/>
          <w:bCs/>
          <w:szCs w:val="20"/>
        </w:rPr>
        <w:t>.</w:t>
      </w:r>
    </w:p>
    <w:p w14:paraId="214C5543" w14:textId="55632962" w:rsidR="009045A3" w:rsidRPr="00BC7581" w:rsidRDefault="00034060" w:rsidP="007C1423">
      <w:pPr>
        <w:pStyle w:val="Heading7"/>
      </w:pPr>
      <w:ins w:id="3152" w:author="Reece Kiriu" w:date="2022-10-19T12:49:00Z">
        <w:r w:rsidRPr="00034060">
          <w:rPr>
            <w:rStyle w:val="Toggle"/>
            <w:rPrChange w:id="3153" w:author="Reece Kiriu" w:date="2022-10-19T12:49:00Z">
              <w:rPr>
                <w:rFonts w:cs="Times New Roman PS MT"/>
                <w:bCs/>
                <w:szCs w:val="20"/>
              </w:rPr>
            </w:rPrChange>
          </w:rPr>
          <w:t xml:space="preserve">[YES </w:t>
        </w:r>
        <w:proofErr w:type="gramStart"/>
        <w:r w:rsidRPr="00034060">
          <w:rPr>
            <w:rStyle w:val="Toggle"/>
            <w:rPrChange w:id="3154" w:author="Reece Kiriu" w:date="2022-10-19T12:49:00Z">
              <w:rPr>
                <w:rFonts w:cs="Times New Roman PS MT"/>
                <w:bCs/>
                <w:szCs w:val="20"/>
              </w:rPr>
            </w:rPrChange>
          </w:rPr>
          <w:t>OCC]</w:t>
        </w:r>
      </w:ins>
      <w:r w:rsidR="00655A8A">
        <w:rPr>
          <w:rFonts w:cs="Times New Roman PS MT"/>
          <w:bCs/>
          <w:szCs w:val="20"/>
        </w:rPr>
        <w:t>Zero</w:t>
      </w:r>
      <w:proofErr w:type="gramEnd"/>
      <w:r w:rsidR="009045A3" w:rsidRPr="00BC7581">
        <w:t xml:space="preserve"> if the zone has an occupancy sensor and is unpopulated</w:t>
      </w:r>
      <w:r w:rsidR="00655A8A" w:rsidRPr="00C23A1B">
        <w:t xml:space="preserve"> and is permitted to be in occupied-standby mode per Section </w:t>
      </w:r>
      <w:r w:rsidR="00655A8A" w:rsidRPr="00C23A1B">
        <w:fldChar w:fldCharType="begin"/>
      </w:r>
      <w:r w:rsidR="00655A8A" w:rsidRPr="00C23A1B">
        <w:instrText xml:space="preserve"> REF _Ref38874456 \w \h </w:instrText>
      </w:r>
      <w:r w:rsidR="00CB59C5">
        <w:instrText xml:space="preserve"> \* MERGEFORMAT </w:instrText>
      </w:r>
      <w:r w:rsidR="00655A8A" w:rsidRPr="00C23A1B">
        <w:fldChar w:fldCharType="separate"/>
      </w:r>
      <w:r w:rsidR="0037258A">
        <w:t>3.1.1.2.b.3</w:t>
      </w:r>
      <w:r w:rsidR="00655A8A" w:rsidRPr="00C23A1B">
        <w:fldChar w:fldCharType="end"/>
      </w:r>
      <w:r w:rsidR="009045A3">
        <w:rPr>
          <w:rFonts w:cs="Times New Roman PS MT"/>
          <w:bCs/>
          <w:szCs w:val="20"/>
        </w:rPr>
        <w:t>.</w:t>
      </w:r>
    </w:p>
    <w:p w14:paraId="086FA3D7" w14:textId="159DAB6B" w:rsidR="009045A3" w:rsidRPr="00BC7581" w:rsidRDefault="009045A3" w:rsidP="00B37EF3">
      <w:pPr>
        <w:pStyle w:val="Infobox"/>
      </w:pPr>
      <w:r w:rsidRPr="00BC7581">
        <w:t>The term “populated” is used instead of “occupied” to mean that a zone occupancy sensor senses the presence of people</w:t>
      </w:r>
      <w:r>
        <w:rPr>
          <w:bCs/>
        </w:rPr>
        <w:t>,</w:t>
      </w:r>
      <w:r w:rsidRPr="00BC7581">
        <w:t xml:space="preserve"> because the term “occupied” is used elsewhere to mean “scheduled to be occupied</w:t>
      </w:r>
      <w:r>
        <w:rPr>
          <w:bCs/>
        </w:rPr>
        <w:t>.”</w:t>
      </w:r>
      <w:r w:rsidRPr="00BC7581">
        <w:t xml:space="preserve"> </w:t>
      </w:r>
    </w:p>
    <w:p w14:paraId="3DED20EF" w14:textId="467130F2" w:rsidR="009045A3" w:rsidRPr="00BC7581" w:rsidRDefault="00034060" w:rsidP="007C1423">
      <w:pPr>
        <w:pStyle w:val="Heading7"/>
      </w:pPr>
      <w:ins w:id="3155" w:author="Reece Kiriu" w:date="2022-10-19T12:49:00Z">
        <w:r w:rsidRPr="00034060">
          <w:rPr>
            <w:rStyle w:val="Toggle"/>
            <w:rPrChange w:id="3156" w:author="Reece Kiriu" w:date="2022-10-19T12:49:00Z">
              <w:rPr/>
            </w:rPrChange>
          </w:rPr>
          <w:t xml:space="preserve">[YES </w:t>
        </w:r>
        <w:proofErr w:type="gramStart"/>
        <w:r w:rsidRPr="00034060">
          <w:rPr>
            <w:rStyle w:val="Toggle"/>
            <w:rPrChange w:id="3157" w:author="Reece Kiriu" w:date="2022-10-19T12:49:00Z">
              <w:rPr/>
            </w:rPrChange>
          </w:rPr>
          <w:t>CO2]</w:t>
        </w:r>
      </w:ins>
      <w:proofErr w:type="spellStart"/>
      <w:r w:rsidR="009045A3" w:rsidRPr="00BC7581">
        <w:t>Varea</w:t>
      </w:r>
      <w:proofErr w:type="spellEnd"/>
      <w:proofErr w:type="gramEnd"/>
      <w:r w:rsidR="009045A3" w:rsidRPr="00BC7581">
        <w:t>-min if the zone has a CO</w:t>
      </w:r>
      <w:r w:rsidR="009045A3" w:rsidRPr="00BC7581">
        <w:rPr>
          <w:vertAlign w:val="subscript"/>
        </w:rPr>
        <w:t>2</w:t>
      </w:r>
      <w:r w:rsidR="009045A3" w:rsidRPr="00BC7581">
        <w:t xml:space="preserve"> sensor</w:t>
      </w:r>
      <w:r w:rsidR="009045A3">
        <w:rPr>
          <w:rFonts w:cs="Times New Roman PS MT"/>
          <w:bCs/>
          <w:szCs w:val="20"/>
        </w:rPr>
        <w:t>.</w:t>
      </w:r>
    </w:p>
    <w:p w14:paraId="4D1542A5" w14:textId="77777777" w:rsidR="009045A3" w:rsidRPr="00BC7581" w:rsidRDefault="009045A3" w:rsidP="007C1423">
      <w:pPr>
        <w:pStyle w:val="Heading7"/>
      </w:pPr>
      <w:r w:rsidRPr="00BC7581">
        <w:t>Zone-Des-OA-min otherwise</w:t>
      </w:r>
      <w:r>
        <w:rPr>
          <w:rFonts w:cs="Times New Roman PS MT"/>
          <w:bCs/>
          <w:szCs w:val="20"/>
        </w:rPr>
        <w:t>.</w:t>
      </w:r>
    </w:p>
    <w:p w14:paraId="25E7D226" w14:textId="5E46BC4A" w:rsidR="00336DE1" w:rsidRPr="00336DE1" w:rsidRDefault="00336DE1">
      <w:pPr>
        <w:pStyle w:val="Instrbox"/>
        <w:rPr>
          <w:ins w:id="3158" w:author="Reece Kiriu" w:date="2022-10-28T20:16:00Z"/>
          <w:rStyle w:val="Toggle"/>
          <w:iCs/>
          <w:color w:val="auto"/>
          <w:rPrChange w:id="3159" w:author="Reece Kiriu" w:date="2022-10-28T20:16:00Z">
            <w:rPr>
              <w:ins w:id="3160" w:author="Reece Kiriu" w:date="2022-10-28T20:16:00Z"/>
              <w:rStyle w:val="Toggle"/>
              <w:iCs w:val="0"/>
            </w:rPr>
          </w:rPrChange>
        </w:rPr>
        <w:pPrChange w:id="3161" w:author="Reece Kiriu" w:date="2022-10-28T20:16:00Z">
          <w:pPr>
            <w:pStyle w:val="Heading6"/>
          </w:pPr>
        </w:pPrChange>
      </w:pPr>
      <w:ins w:id="3162" w:author="Reece Kiriu" w:date="2022-10-28T20:16:00Z">
        <w:r>
          <w:rPr>
            <w:rStyle w:val="Toggle"/>
            <w:color w:val="auto"/>
          </w:rPr>
          <w:t>Delete t</w:t>
        </w:r>
      </w:ins>
      <w:ins w:id="3163" w:author="Reece Kiriu" w:date="2022-10-28T20:17:00Z">
        <w:r>
          <w:rPr>
            <w:rStyle w:val="Toggle"/>
            <w:color w:val="auto"/>
          </w:rPr>
          <w:t>he following paragraph if there are window switches, occupancy sensors or CO2 sensors.</w:t>
        </w:r>
      </w:ins>
    </w:p>
    <w:p w14:paraId="1542CBCD" w14:textId="567CD21C" w:rsidR="00404311" w:rsidRDefault="00404311" w:rsidP="007C1423">
      <w:pPr>
        <w:pStyle w:val="Heading6"/>
        <w:rPr>
          <w:ins w:id="3164" w:author="Reece Kiriu" w:date="2022-10-28T20:17:00Z"/>
        </w:rPr>
      </w:pPr>
      <w:ins w:id="3165" w:author="Reece Kiriu" w:date="2022-10-28T20:13:00Z">
        <w:r w:rsidRPr="00336DE1">
          <w:rPr>
            <w:rStyle w:val="Toggle"/>
            <w:rPrChange w:id="3166" w:author="Reece Kiriu" w:date="2022-10-28T20:14:00Z">
              <w:rPr/>
            </w:rPrChange>
          </w:rPr>
          <w:t>[</w:t>
        </w:r>
      </w:ins>
      <w:ins w:id="3167" w:author="Reece Kiriu" w:date="2022-12-07T19:11:00Z">
        <w:r w:rsidR="008C2535">
          <w:rPr>
            <w:rStyle w:val="Toggle"/>
          </w:rPr>
          <w:t>AND [</w:t>
        </w:r>
      </w:ins>
      <w:ins w:id="3168" w:author="Reece Kiriu" w:date="2022-12-07T12:16:00Z">
        <w:r w:rsidR="00680E03">
          <w:rPr>
            <w:rStyle w:val="Toggle"/>
          </w:rPr>
          <w:t>AND [</w:t>
        </w:r>
      </w:ins>
      <w:ins w:id="3169" w:author="Reece Kiriu" w:date="2022-10-28T20:13:00Z">
        <w:r w:rsidR="00336DE1" w:rsidRPr="00336DE1">
          <w:rPr>
            <w:rStyle w:val="Toggle"/>
            <w:rPrChange w:id="3170" w:author="Reece Kiriu" w:date="2022-10-28T20:14:00Z">
              <w:rPr/>
            </w:rPrChange>
          </w:rPr>
          <w:t>NO WIN</w:t>
        </w:r>
      </w:ins>
      <w:ins w:id="3171" w:author="Reece Kiriu" w:date="2022-12-07T12:16:00Z">
        <w:r w:rsidR="00680E03">
          <w:rPr>
            <w:rStyle w:val="Toggle"/>
          </w:rPr>
          <w:t>] [</w:t>
        </w:r>
      </w:ins>
      <w:ins w:id="3172" w:author="Reece Kiriu" w:date="2022-10-28T20:13:00Z">
        <w:r w:rsidR="00336DE1" w:rsidRPr="00336DE1">
          <w:rPr>
            <w:rStyle w:val="Toggle"/>
            <w:rPrChange w:id="3173" w:author="Reece Kiriu" w:date="2022-10-28T20:14:00Z">
              <w:rPr/>
            </w:rPrChange>
          </w:rPr>
          <w:t>NO OCC</w:t>
        </w:r>
      </w:ins>
      <w:ins w:id="3174" w:author="Reece Kiriu" w:date="2022-12-07T19:11:00Z">
        <w:r w:rsidR="008C2535">
          <w:rPr>
            <w:rStyle w:val="Toggle"/>
          </w:rPr>
          <w:t>]</w:t>
        </w:r>
      </w:ins>
      <w:ins w:id="3175" w:author="Reece Kiriu" w:date="2022-12-07T12:16:00Z">
        <w:r w:rsidR="00680E03">
          <w:rPr>
            <w:rStyle w:val="Toggle"/>
          </w:rPr>
          <w:t>] [</w:t>
        </w:r>
      </w:ins>
      <w:ins w:id="3176" w:author="Reece Kiriu" w:date="2022-10-28T20:13:00Z">
        <w:r w:rsidR="00336DE1" w:rsidRPr="00336DE1">
          <w:rPr>
            <w:rStyle w:val="Toggle"/>
            <w:rPrChange w:id="3177" w:author="Reece Kiriu" w:date="2022-10-28T20:14:00Z">
              <w:rPr/>
            </w:rPrChange>
          </w:rPr>
          <w:t>NO CO2</w:t>
        </w:r>
      </w:ins>
      <w:proofErr w:type="gramStart"/>
      <w:ins w:id="3178" w:author="Reece Kiriu" w:date="2022-12-07T12:16:00Z">
        <w:r w:rsidR="00680E03">
          <w:rPr>
            <w:rStyle w:val="Toggle"/>
          </w:rPr>
          <w:t>]</w:t>
        </w:r>
      </w:ins>
      <w:ins w:id="3179" w:author="Reece Kiriu" w:date="2022-10-28T20:13:00Z">
        <w:r w:rsidR="00336DE1" w:rsidRPr="00336DE1">
          <w:rPr>
            <w:rStyle w:val="Toggle"/>
            <w:rPrChange w:id="3180" w:author="Reece Kiriu" w:date="2022-10-28T20:14:00Z">
              <w:rPr/>
            </w:rPrChange>
          </w:rPr>
          <w:t>]</w:t>
        </w:r>
        <w:r w:rsidR="00336DE1">
          <w:t>Zone</w:t>
        </w:r>
        <w:proofErr w:type="gramEnd"/>
        <w:r w:rsidR="00336DE1">
          <w:t>-Abs-OA-</w:t>
        </w:r>
      </w:ins>
      <w:ins w:id="3181" w:author="Reece Kiriu" w:date="2022-10-28T20:14:00Z">
        <w:r w:rsidR="00336DE1">
          <w:t>min shall be equal to Zone-Des-OA-min.</w:t>
        </w:r>
      </w:ins>
    </w:p>
    <w:p w14:paraId="40227AE2" w14:textId="5D1B79DA" w:rsidR="00336DE1" w:rsidRDefault="00336DE1">
      <w:pPr>
        <w:pStyle w:val="Instrbox"/>
        <w:rPr>
          <w:ins w:id="3182" w:author="Reece Kiriu" w:date="2022-10-28T20:13:00Z"/>
        </w:rPr>
        <w:pPrChange w:id="3183" w:author="Reece Kiriu" w:date="2022-10-28T20:17:00Z">
          <w:pPr>
            <w:pStyle w:val="Heading6"/>
          </w:pPr>
        </w:pPrChange>
      </w:pPr>
      <w:ins w:id="3184" w:author="Reece Kiriu" w:date="2022-10-28T20:17:00Z">
        <w:r>
          <w:t>Delete the following paragraph if there are no window switches or occupancy sensors.</w:t>
        </w:r>
      </w:ins>
    </w:p>
    <w:p w14:paraId="43AA9B45" w14:textId="6319A612" w:rsidR="009045A3" w:rsidRPr="00BC7581" w:rsidRDefault="00336DE1" w:rsidP="007C1423">
      <w:pPr>
        <w:pStyle w:val="Heading6"/>
      </w:pPr>
      <w:ins w:id="3185" w:author="Reece Kiriu" w:date="2022-10-28T20:14:00Z">
        <w:r w:rsidRPr="00336DE1">
          <w:rPr>
            <w:rStyle w:val="Toggle"/>
            <w:rPrChange w:id="3186" w:author="Reece Kiriu" w:date="2022-10-28T20:14:00Z">
              <w:rPr/>
            </w:rPrChange>
          </w:rPr>
          <w:t>[</w:t>
        </w:r>
      </w:ins>
      <w:ins w:id="3187" w:author="Reece Kiriu" w:date="2022-12-07T12:16:00Z">
        <w:r w:rsidR="00680E03">
          <w:rPr>
            <w:rStyle w:val="Toggle"/>
          </w:rPr>
          <w:t>OR [</w:t>
        </w:r>
      </w:ins>
      <w:ins w:id="3188" w:author="Reece Kiriu" w:date="2022-10-28T20:14:00Z">
        <w:r w:rsidRPr="00336DE1">
          <w:rPr>
            <w:rStyle w:val="Toggle"/>
            <w:rPrChange w:id="3189" w:author="Reece Kiriu" w:date="2022-10-28T20:14:00Z">
              <w:rPr/>
            </w:rPrChange>
          </w:rPr>
          <w:t>YES WIN</w:t>
        </w:r>
      </w:ins>
      <w:ins w:id="3190" w:author="Reece Kiriu" w:date="2022-12-07T12:16:00Z">
        <w:r w:rsidR="00680E03">
          <w:rPr>
            <w:rStyle w:val="Toggle"/>
          </w:rPr>
          <w:t>] [Y</w:t>
        </w:r>
      </w:ins>
      <w:ins w:id="3191" w:author="Reece Kiriu" w:date="2022-10-28T20:14:00Z">
        <w:r w:rsidRPr="00336DE1">
          <w:rPr>
            <w:rStyle w:val="Toggle"/>
            <w:rPrChange w:id="3192" w:author="Reece Kiriu" w:date="2022-10-28T20:14:00Z">
              <w:rPr/>
            </w:rPrChange>
          </w:rPr>
          <w:t>ES OCC</w:t>
        </w:r>
      </w:ins>
      <w:proofErr w:type="gramStart"/>
      <w:ins w:id="3193" w:author="Reece Kiriu" w:date="2022-12-07T12:16:00Z">
        <w:r w:rsidR="00680E03">
          <w:rPr>
            <w:rStyle w:val="Toggle"/>
          </w:rPr>
          <w:t>]</w:t>
        </w:r>
      </w:ins>
      <w:ins w:id="3194" w:author="Reece Kiriu" w:date="2022-10-28T20:14:00Z">
        <w:r w:rsidRPr="00336DE1">
          <w:rPr>
            <w:rStyle w:val="Toggle"/>
            <w:rPrChange w:id="3195" w:author="Reece Kiriu" w:date="2022-10-28T20:14:00Z">
              <w:rPr/>
            </w:rPrChange>
          </w:rPr>
          <w:t>]</w:t>
        </w:r>
      </w:ins>
      <w:r w:rsidR="009045A3" w:rsidRPr="00BC7581">
        <w:t>Zone</w:t>
      </w:r>
      <w:proofErr w:type="gramEnd"/>
      <w:r w:rsidR="009045A3" w:rsidRPr="00BC7581">
        <w:t xml:space="preserve">-Des-OA-min is equal to </w:t>
      </w:r>
      <w:r w:rsidR="009045A3">
        <w:t>the following</w:t>
      </w:r>
      <w:r w:rsidR="00655A8A" w:rsidRPr="00655A8A">
        <w:t>, in order from highest to lowest priority</w:t>
      </w:r>
      <w:r w:rsidR="009045A3">
        <w:t>:</w:t>
      </w:r>
    </w:p>
    <w:p w14:paraId="03136C0E" w14:textId="47B383E6" w:rsidR="009045A3" w:rsidRPr="00BC7581" w:rsidRDefault="00034060" w:rsidP="007C1423">
      <w:pPr>
        <w:pStyle w:val="Heading7"/>
      </w:pPr>
      <w:ins w:id="3196" w:author="Reece Kiriu" w:date="2022-10-19T12:50:00Z">
        <w:r w:rsidRPr="00034060">
          <w:rPr>
            <w:rStyle w:val="Toggle"/>
            <w:rPrChange w:id="3197" w:author="Reece Kiriu" w:date="2022-10-19T12:51:00Z">
              <w:rPr/>
            </w:rPrChange>
          </w:rPr>
          <w:t xml:space="preserve">[YES </w:t>
        </w:r>
        <w:proofErr w:type="gramStart"/>
        <w:r w:rsidRPr="00034060">
          <w:rPr>
            <w:rStyle w:val="Toggle"/>
            <w:rPrChange w:id="3198" w:author="Reece Kiriu" w:date="2022-10-19T12:51:00Z">
              <w:rPr/>
            </w:rPrChange>
          </w:rPr>
          <w:t>WIN]</w:t>
        </w:r>
      </w:ins>
      <w:r w:rsidR="009045A3" w:rsidRPr="00BC7581">
        <w:t>Zero</w:t>
      </w:r>
      <w:proofErr w:type="gramEnd"/>
      <w:r w:rsidR="009045A3" w:rsidRPr="00BC7581">
        <w:t xml:space="preserve"> if the zone has a window switch and the window is open</w:t>
      </w:r>
      <w:r w:rsidR="009045A3">
        <w:rPr>
          <w:rFonts w:cs="Times New Roman PS MT"/>
          <w:bCs/>
          <w:szCs w:val="20"/>
        </w:rPr>
        <w:t>.</w:t>
      </w:r>
    </w:p>
    <w:p w14:paraId="1B24FB3A" w14:textId="18282322" w:rsidR="009045A3" w:rsidRPr="00BC7581" w:rsidRDefault="00034060" w:rsidP="007C1423">
      <w:pPr>
        <w:pStyle w:val="Heading7"/>
      </w:pPr>
      <w:ins w:id="3199" w:author="Reece Kiriu" w:date="2022-10-19T12:51:00Z">
        <w:r w:rsidRPr="00034060">
          <w:rPr>
            <w:rStyle w:val="Toggle"/>
            <w:rPrChange w:id="3200" w:author="Reece Kiriu" w:date="2022-10-19T12:51:00Z">
              <w:rPr>
                <w:rFonts w:cs="Times New Roman PS MT"/>
                <w:bCs/>
                <w:szCs w:val="20"/>
              </w:rPr>
            </w:rPrChange>
          </w:rPr>
          <w:t xml:space="preserve">[YES </w:t>
        </w:r>
        <w:proofErr w:type="gramStart"/>
        <w:r w:rsidRPr="00034060">
          <w:rPr>
            <w:rStyle w:val="Toggle"/>
            <w:rPrChange w:id="3201" w:author="Reece Kiriu" w:date="2022-10-19T12:51:00Z">
              <w:rPr>
                <w:rFonts w:cs="Times New Roman PS MT"/>
                <w:bCs/>
                <w:szCs w:val="20"/>
              </w:rPr>
            </w:rPrChange>
          </w:rPr>
          <w:t>OCC]</w:t>
        </w:r>
      </w:ins>
      <w:r w:rsidR="00655A8A">
        <w:rPr>
          <w:rFonts w:cs="Times New Roman PS MT"/>
          <w:bCs/>
          <w:szCs w:val="20"/>
        </w:rPr>
        <w:t>Zero</w:t>
      </w:r>
      <w:proofErr w:type="gramEnd"/>
      <w:r w:rsidR="009045A3" w:rsidRPr="00BC7581">
        <w:t xml:space="preserve"> if the zone has an occupancy sensor</w:t>
      </w:r>
      <w:r w:rsidR="00AF701D">
        <w:t>,</w:t>
      </w:r>
      <w:r w:rsidR="009045A3" w:rsidRPr="00BC7581">
        <w:t xml:space="preserve"> is unpopulated</w:t>
      </w:r>
      <w:r w:rsidR="00AF701D">
        <w:t>,</w:t>
      </w:r>
      <w:r w:rsidR="00655A8A" w:rsidRPr="00C23A1B">
        <w:t xml:space="preserve"> and is permitted to be in occupied-standby mode per Section </w:t>
      </w:r>
      <w:r w:rsidR="00655A8A" w:rsidRPr="00C23A1B">
        <w:fldChar w:fldCharType="begin"/>
      </w:r>
      <w:r w:rsidR="00655A8A" w:rsidRPr="00C23A1B">
        <w:instrText xml:space="preserve"> REF _Ref38874456 \w \h </w:instrText>
      </w:r>
      <w:r w:rsidR="00CB59C5">
        <w:instrText xml:space="preserve"> \* MERGEFORMAT </w:instrText>
      </w:r>
      <w:r w:rsidR="00655A8A" w:rsidRPr="00C23A1B">
        <w:fldChar w:fldCharType="separate"/>
      </w:r>
      <w:r w:rsidR="0037258A">
        <w:t>3.1.1.2.b.3</w:t>
      </w:r>
      <w:r w:rsidR="00655A8A" w:rsidRPr="00C23A1B">
        <w:fldChar w:fldCharType="end"/>
      </w:r>
      <w:r w:rsidR="009045A3">
        <w:rPr>
          <w:rFonts w:cs="Times New Roman PS MT"/>
          <w:bCs/>
          <w:szCs w:val="20"/>
        </w:rPr>
        <w:t>.</w:t>
      </w:r>
    </w:p>
    <w:p w14:paraId="74C6A501" w14:textId="69B632EA" w:rsidR="009045A3" w:rsidRPr="00336DE1" w:rsidRDefault="009045A3" w:rsidP="007C1423">
      <w:pPr>
        <w:pStyle w:val="Heading7"/>
        <w:rPr>
          <w:ins w:id="3202" w:author="Reece Kiriu" w:date="2022-10-28T20:17:00Z"/>
        </w:rPr>
      </w:pPr>
      <w:r w:rsidRPr="00BC7581">
        <w:t xml:space="preserve">The larger of </w:t>
      </w:r>
      <w:proofErr w:type="spellStart"/>
      <w:r w:rsidRPr="00BC7581">
        <w:t>Varea</w:t>
      </w:r>
      <w:proofErr w:type="spellEnd"/>
      <w:r w:rsidRPr="00BC7581">
        <w:t xml:space="preserve">-min and </w:t>
      </w:r>
      <w:proofErr w:type="spellStart"/>
      <w:r w:rsidRPr="00BC7581">
        <w:t>Vocc</w:t>
      </w:r>
      <w:proofErr w:type="spellEnd"/>
      <w:r w:rsidRPr="00BC7581">
        <w:t>-min otherwise</w:t>
      </w:r>
      <w:r>
        <w:rPr>
          <w:rFonts w:cs="Times New Roman PS MT"/>
          <w:bCs/>
          <w:szCs w:val="20"/>
        </w:rPr>
        <w:t>.</w:t>
      </w:r>
    </w:p>
    <w:p w14:paraId="0DCC1BD2" w14:textId="4F9A40B2" w:rsidR="00336DE1" w:rsidRPr="00336DE1" w:rsidRDefault="00336DE1">
      <w:pPr>
        <w:pStyle w:val="Instrbox"/>
        <w:rPr>
          <w:ins w:id="3203" w:author="Reece Kiriu" w:date="2022-10-28T20:14:00Z"/>
        </w:rPr>
        <w:pPrChange w:id="3204" w:author="Reece Kiriu" w:date="2022-10-28T20:18:00Z">
          <w:pPr>
            <w:pStyle w:val="Heading7"/>
          </w:pPr>
        </w:pPrChange>
      </w:pPr>
      <w:ins w:id="3205" w:author="Reece Kiriu" w:date="2022-10-28T20:18:00Z">
        <w:r>
          <w:t>Delete the following paragraph if there are window switches or occupancy sensors.</w:t>
        </w:r>
      </w:ins>
    </w:p>
    <w:p w14:paraId="09B26836" w14:textId="358D6A95" w:rsidR="00336DE1" w:rsidRPr="00BC7581" w:rsidRDefault="00336DE1">
      <w:pPr>
        <w:pStyle w:val="Heading6"/>
        <w:pPrChange w:id="3206" w:author="Reece Kiriu" w:date="2022-10-28T20:14:00Z">
          <w:pPr>
            <w:pStyle w:val="Heading7"/>
          </w:pPr>
        </w:pPrChange>
      </w:pPr>
      <w:ins w:id="3207" w:author="Reece Kiriu" w:date="2022-10-28T20:14:00Z">
        <w:r w:rsidRPr="00336DE1">
          <w:rPr>
            <w:rStyle w:val="Toggle"/>
            <w:rPrChange w:id="3208" w:author="Reece Kiriu" w:date="2022-10-28T20:15:00Z">
              <w:rPr>
                <w:iCs/>
              </w:rPr>
            </w:rPrChange>
          </w:rPr>
          <w:t>[</w:t>
        </w:r>
      </w:ins>
      <w:ins w:id="3209" w:author="Reece Kiriu" w:date="2022-12-07T12:16:00Z">
        <w:r w:rsidR="00680E03">
          <w:rPr>
            <w:rStyle w:val="Toggle"/>
          </w:rPr>
          <w:t>AND [</w:t>
        </w:r>
      </w:ins>
      <w:ins w:id="3210" w:author="Reece Kiriu" w:date="2022-10-28T20:14:00Z">
        <w:r w:rsidRPr="00336DE1">
          <w:rPr>
            <w:rStyle w:val="Toggle"/>
            <w:rPrChange w:id="3211" w:author="Reece Kiriu" w:date="2022-10-28T20:15:00Z">
              <w:rPr>
                <w:iCs/>
              </w:rPr>
            </w:rPrChange>
          </w:rPr>
          <w:t>NO WIN</w:t>
        </w:r>
      </w:ins>
      <w:ins w:id="3212" w:author="Reece Kiriu" w:date="2022-12-07T12:16:00Z">
        <w:r w:rsidR="00680E03">
          <w:rPr>
            <w:rStyle w:val="Toggle"/>
          </w:rPr>
          <w:t>] [</w:t>
        </w:r>
      </w:ins>
      <w:ins w:id="3213" w:author="Reece Kiriu" w:date="2022-10-28T20:14:00Z">
        <w:r w:rsidRPr="00336DE1">
          <w:rPr>
            <w:rStyle w:val="Toggle"/>
            <w:rPrChange w:id="3214" w:author="Reece Kiriu" w:date="2022-10-28T20:15:00Z">
              <w:rPr>
                <w:iCs/>
              </w:rPr>
            </w:rPrChange>
          </w:rPr>
          <w:t>NO OCC</w:t>
        </w:r>
      </w:ins>
      <w:proofErr w:type="gramStart"/>
      <w:ins w:id="3215" w:author="Reece Kiriu" w:date="2022-12-07T12:16:00Z">
        <w:r w:rsidR="00680E03">
          <w:rPr>
            <w:rStyle w:val="Toggle"/>
          </w:rPr>
          <w:t>]</w:t>
        </w:r>
      </w:ins>
      <w:ins w:id="3216" w:author="Reece Kiriu" w:date="2022-10-28T20:14:00Z">
        <w:r w:rsidRPr="00336DE1">
          <w:rPr>
            <w:rStyle w:val="Toggle"/>
            <w:rPrChange w:id="3217" w:author="Reece Kiriu" w:date="2022-10-28T20:15:00Z">
              <w:rPr>
                <w:iCs/>
              </w:rPr>
            </w:rPrChange>
          </w:rPr>
          <w:t>]</w:t>
        </w:r>
        <w:r>
          <w:t>Zone</w:t>
        </w:r>
      </w:ins>
      <w:proofErr w:type="gramEnd"/>
      <w:ins w:id="3218" w:author="Reece Kiriu" w:date="2022-10-28T20:15:00Z">
        <w:r>
          <w:t xml:space="preserve">-Des-OA-min shall be equal to the larger of </w:t>
        </w:r>
        <w:proofErr w:type="spellStart"/>
        <w:r>
          <w:t>Varea</w:t>
        </w:r>
        <w:proofErr w:type="spellEnd"/>
        <w:r>
          <w:t xml:space="preserve">-min and </w:t>
        </w:r>
        <w:proofErr w:type="spellStart"/>
        <w:r>
          <w:t>Vocc</w:t>
        </w:r>
        <w:proofErr w:type="spellEnd"/>
        <w:r>
          <w:t>-min.</w:t>
        </w:r>
      </w:ins>
    </w:p>
    <w:p w14:paraId="043F4C91" w14:textId="77777777" w:rsidR="00AF1F5C" w:rsidRPr="00C23A1B" w:rsidRDefault="00AF1F5C" w:rsidP="007C1423">
      <w:pPr>
        <w:pStyle w:val="Heading5"/>
      </w:pPr>
      <w:proofErr w:type="spellStart"/>
      <w:r w:rsidRPr="00C23A1B">
        <w:t>Vmin</w:t>
      </w:r>
      <w:proofErr w:type="spellEnd"/>
      <w:r w:rsidRPr="00C23A1B">
        <w:t xml:space="preserve"> </w:t>
      </w:r>
    </w:p>
    <w:p w14:paraId="0B691A0A" w14:textId="3B0C4A6A" w:rsidR="00AF1F5C" w:rsidRPr="00C23A1B" w:rsidRDefault="00AF1F5C" w:rsidP="007C1423">
      <w:pPr>
        <w:pStyle w:val="Heading6"/>
      </w:pPr>
      <w:r w:rsidRPr="00C23A1B">
        <w:t xml:space="preserve">Shall be equal to Zone-Abs-OA-min if </w:t>
      </w:r>
      <w:proofErr w:type="spellStart"/>
      <w:r w:rsidRPr="00C23A1B">
        <w:t>Vmin</w:t>
      </w:r>
      <w:proofErr w:type="spellEnd"/>
      <w:r w:rsidRPr="00C23A1B">
        <w:t xml:space="preserve"> in Section </w:t>
      </w:r>
      <w:r w:rsidRPr="00C23A1B">
        <w:fldChar w:fldCharType="begin"/>
      </w:r>
      <w:r w:rsidRPr="00C23A1B">
        <w:instrText xml:space="preserve"> REF _Ref479417598 \w \h </w:instrText>
      </w:r>
      <w:r w:rsidR="00CB59C5">
        <w:instrText xml:space="preserve"> \* MERGEFORMAT </w:instrText>
      </w:r>
      <w:r w:rsidRPr="00C23A1B">
        <w:fldChar w:fldCharType="separate"/>
      </w:r>
      <w:r w:rsidR="0037258A">
        <w:t>3.1.2</w:t>
      </w:r>
      <w:r w:rsidRPr="00C23A1B">
        <w:fldChar w:fldCharType="end"/>
      </w:r>
      <w:r w:rsidRPr="00C23A1B">
        <w:t xml:space="preserve"> is “AUTO</w:t>
      </w:r>
      <w:proofErr w:type="gramStart"/>
      <w:r w:rsidRPr="00C23A1B">
        <w:t>”;</w:t>
      </w:r>
      <w:proofErr w:type="gramEnd"/>
    </w:p>
    <w:p w14:paraId="5A18B06C" w14:textId="5F023F42" w:rsidR="00AF1F5C" w:rsidRPr="00C23A1B" w:rsidRDefault="00AF1F5C" w:rsidP="007C1423">
      <w:pPr>
        <w:pStyle w:val="Heading6"/>
      </w:pPr>
      <w:r w:rsidRPr="00C23A1B">
        <w:t xml:space="preserve">Else shall be equal to </w:t>
      </w:r>
      <w:proofErr w:type="spellStart"/>
      <w:r w:rsidRPr="00C23A1B">
        <w:t>Vmin</w:t>
      </w:r>
      <w:proofErr w:type="spellEnd"/>
      <w:r w:rsidRPr="00C23A1B">
        <w:t xml:space="preserve"> as entered in Section </w:t>
      </w:r>
      <w:r w:rsidRPr="00C23A1B">
        <w:fldChar w:fldCharType="begin"/>
      </w:r>
      <w:r w:rsidRPr="00C23A1B">
        <w:instrText xml:space="preserve"> REF _Ref479417598 \w \h </w:instrText>
      </w:r>
      <w:r w:rsidR="00CB59C5">
        <w:instrText xml:space="preserve"> \* MERGEFORMAT </w:instrText>
      </w:r>
      <w:r w:rsidRPr="00C23A1B">
        <w:fldChar w:fldCharType="separate"/>
      </w:r>
      <w:r w:rsidR="0037258A">
        <w:t>3.1.2</w:t>
      </w:r>
      <w:r w:rsidRPr="00C23A1B">
        <w:fldChar w:fldCharType="end"/>
      </w:r>
      <w:r w:rsidRPr="00C23A1B">
        <w:t>.</w:t>
      </w:r>
    </w:p>
    <w:p w14:paraId="7BB0796A" w14:textId="6FA29D88" w:rsidR="000455B9" w:rsidRDefault="000455B9">
      <w:pPr>
        <w:pStyle w:val="Instrbox"/>
        <w:rPr>
          <w:ins w:id="3219" w:author="Reece Kiriu" w:date="2022-10-19T13:01:00Z"/>
        </w:rPr>
        <w:pPrChange w:id="3220" w:author="Reece Kiriu" w:date="2022-10-19T13:01:00Z">
          <w:pPr>
            <w:pStyle w:val="Heading5"/>
          </w:pPr>
        </w:pPrChange>
      </w:pPr>
      <w:ins w:id="3221" w:author="Reece Kiriu" w:date="2022-10-19T13:01:00Z">
        <w:r>
          <w:lastRenderedPageBreak/>
          <w:t xml:space="preserve">Delete the following paragraph if there are </w:t>
        </w:r>
      </w:ins>
      <w:ins w:id="3222" w:author="Reece Kiriu" w:date="2022-10-19T13:03:00Z">
        <w:r>
          <w:t xml:space="preserve">any </w:t>
        </w:r>
      </w:ins>
      <w:ins w:id="3223" w:author="Reece Kiriu" w:date="2022-10-19T13:01:00Z">
        <w:r>
          <w:t>occupancy sensors, window switches or CO</w:t>
        </w:r>
      </w:ins>
      <w:ins w:id="3224" w:author="Reece Kiriu" w:date="2022-10-19T13:02:00Z">
        <w:r>
          <w:t>2 sensors.</w:t>
        </w:r>
      </w:ins>
    </w:p>
    <w:p w14:paraId="6853E183" w14:textId="057A0452" w:rsidR="000455B9" w:rsidRDefault="000D0F2B" w:rsidP="007C1423">
      <w:pPr>
        <w:pStyle w:val="Heading5"/>
        <w:rPr>
          <w:ins w:id="3225" w:author="Reece Kiriu" w:date="2022-10-19T13:02:00Z"/>
        </w:rPr>
      </w:pPr>
      <w:ins w:id="3226" w:author="Reece Kiriu" w:date="2022-10-19T13:22:00Z">
        <w:r w:rsidRPr="000D0F2B">
          <w:rPr>
            <w:rStyle w:val="Toggle"/>
            <w:rPrChange w:id="3227" w:author="Reece Kiriu" w:date="2022-10-19T13:22:00Z">
              <w:rPr/>
            </w:rPrChange>
          </w:rPr>
          <w:t>[</w:t>
        </w:r>
      </w:ins>
      <w:ins w:id="3228" w:author="Reece Kiriu" w:date="2022-12-07T19:11:00Z">
        <w:r w:rsidR="008C2535">
          <w:rPr>
            <w:rStyle w:val="Toggle"/>
          </w:rPr>
          <w:t>AND [</w:t>
        </w:r>
      </w:ins>
      <w:ins w:id="3229" w:author="Reece Kiriu" w:date="2022-12-07T12:17:00Z">
        <w:r w:rsidR="00680E03">
          <w:rPr>
            <w:rStyle w:val="Toggle"/>
          </w:rPr>
          <w:t>AND [</w:t>
        </w:r>
      </w:ins>
      <w:ins w:id="3230" w:author="Reece Kiriu" w:date="2022-10-19T13:22:00Z">
        <w:r w:rsidRPr="000D0F2B">
          <w:rPr>
            <w:rStyle w:val="Toggle"/>
            <w:rPrChange w:id="3231" w:author="Reece Kiriu" w:date="2022-10-19T13:22:00Z">
              <w:rPr/>
            </w:rPrChange>
          </w:rPr>
          <w:t>NO OCC</w:t>
        </w:r>
      </w:ins>
      <w:ins w:id="3232" w:author="Reece Kiriu" w:date="2022-12-07T12:17:00Z">
        <w:r w:rsidR="00680E03">
          <w:rPr>
            <w:rStyle w:val="Toggle"/>
          </w:rPr>
          <w:t>] [</w:t>
        </w:r>
      </w:ins>
      <w:ins w:id="3233" w:author="Reece Kiriu" w:date="2022-10-28T20:18:00Z">
        <w:r w:rsidR="00336DE1">
          <w:rPr>
            <w:rStyle w:val="Toggle"/>
          </w:rPr>
          <w:t xml:space="preserve">NO </w:t>
        </w:r>
      </w:ins>
      <w:ins w:id="3234" w:author="Reece Kiriu" w:date="2022-10-19T13:22:00Z">
        <w:r w:rsidRPr="000D0F2B">
          <w:rPr>
            <w:rStyle w:val="Toggle"/>
            <w:rPrChange w:id="3235" w:author="Reece Kiriu" w:date="2022-10-19T13:22:00Z">
              <w:rPr/>
            </w:rPrChange>
          </w:rPr>
          <w:t>WIN</w:t>
        </w:r>
      </w:ins>
      <w:ins w:id="3236" w:author="Reece Kiriu" w:date="2022-12-07T12:17:00Z">
        <w:r w:rsidR="00680E03">
          <w:rPr>
            <w:rStyle w:val="Toggle"/>
          </w:rPr>
          <w:t>]</w:t>
        </w:r>
      </w:ins>
      <w:ins w:id="3237" w:author="Reece Kiriu" w:date="2022-12-07T19:11:00Z">
        <w:r w:rsidR="008C2535">
          <w:rPr>
            <w:rStyle w:val="Toggle"/>
          </w:rPr>
          <w:t>]</w:t>
        </w:r>
      </w:ins>
      <w:ins w:id="3238" w:author="Reece Kiriu" w:date="2022-12-07T12:17:00Z">
        <w:r w:rsidR="00680E03">
          <w:rPr>
            <w:rStyle w:val="Toggle"/>
          </w:rPr>
          <w:t xml:space="preserve"> [</w:t>
        </w:r>
      </w:ins>
      <w:ins w:id="3239" w:author="Reece Kiriu" w:date="2022-10-28T20:18:00Z">
        <w:r w:rsidR="00336DE1">
          <w:rPr>
            <w:rStyle w:val="Toggle"/>
          </w:rPr>
          <w:t xml:space="preserve">NO </w:t>
        </w:r>
      </w:ins>
      <w:ins w:id="3240" w:author="Reece Kiriu" w:date="2022-10-19T13:22:00Z">
        <w:r w:rsidRPr="000D0F2B">
          <w:rPr>
            <w:rStyle w:val="Toggle"/>
            <w:rPrChange w:id="3241" w:author="Reece Kiriu" w:date="2022-10-19T13:22:00Z">
              <w:rPr/>
            </w:rPrChange>
          </w:rPr>
          <w:t>CO2</w:t>
        </w:r>
      </w:ins>
      <w:proofErr w:type="gramStart"/>
      <w:ins w:id="3242" w:author="Reece Kiriu" w:date="2022-12-07T12:17:00Z">
        <w:r w:rsidR="00680E03">
          <w:rPr>
            <w:rStyle w:val="Toggle"/>
          </w:rPr>
          <w:t>]</w:t>
        </w:r>
      </w:ins>
      <w:ins w:id="3243" w:author="Reece Kiriu" w:date="2022-10-19T13:22:00Z">
        <w:r w:rsidRPr="000D0F2B">
          <w:rPr>
            <w:rStyle w:val="Toggle"/>
            <w:rPrChange w:id="3244" w:author="Reece Kiriu" w:date="2022-10-19T13:22:00Z">
              <w:rPr/>
            </w:rPrChange>
          </w:rPr>
          <w:t>]</w:t>
        </w:r>
      </w:ins>
      <w:ins w:id="3245" w:author="Reece Kiriu" w:date="2022-10-19T13:01:00Z">
        <w:r w:rsidR="000455B9">
          <w:t>The</w:t>
        </w:r>
        <w:proofErr w:type="gramEnd"/>
        <w:r w:rsidR="000455B9">
          <w:t xml:space="preserve"> occupied minimum airflow </w:t>
        </w:r>
        <w:proofErr w:type="spellStart"/>
        <w:r w:rsidR="000455B9">
          <w:t>Vmin</w:t>
        </w:r>
        <w:proofErr w:type="spellEnd"/>
        <w:r w:rsidR="000455B9">
          <w:t xml:space="preserve">* shall be equal to </w:t>
        </w:r>
        <w:proofErr w:type="spellStart"/>
        <w:r w:rsidR="000455B9">
          <w:t>Vmin</w:t>
        </w:r>
        <w:proofErr w:type="spellEnd"/>
        <w:r w:rsidR="000455B9">
          <w:t>.</w:t>
        </w:r>
      </w:ins>
    </w:p>
    <w:p w14:paraId="3825024E" w14:textId="5E22D90B" w:rsidR="000455B9" w:rsidRDefault="000455B9">
      <w:pPr>
        <w:pStyle w:val="Instrbox"/>
        <w:rPr>
          <w:ins w:id="3246" w:author="Reece Kiriu" w:date="2022-10-19T13:01:00Z"/>
        </w:rPr>
        <w:pPrChange w:id="3247" w:author="Reece Kiriu" w:date="2022-10-19T13:02:00Z">
          <w:pPr>
            <w:pStyle w:val="Heading5"/>
          </w:pPr>
        </w:pPrChange>
      </w:pPr>
      <w:ins w:id="3248" w:author="Reece Kiriu" w:date="2022-10-19T13:03:00Z">
        <w:r>
          <w:t xml:space="preserve">Delete the following paragraph if there no occupancy sensors, window </w:t>
        </w:r>
      </w:ins>
      <w:ins w:id="3249" w:author="Reece Kiriu" w:date="2022-10-19T13:04:00Z">
        <w:r>
          <w:t>switches or CO2 sensors.</w:t>
        </w:r>
      </w:ins>
    </w:p>
    <w:p w14:paraId="03B50C68" w14:textId="12ADF6FB" w:rsidR="009045A3" w:rsidRPr="00BC7581" w:rsidRDefault="000D0F2B" w:rsidP="007C1423">
      <w:pPr>
        <w:pStyle w:val="Heading5"/>
      </w:pPr>
      <w:ins w:id="3250" w:author="Reece Kiriu" w:date="2022-10-19T13:22:00Z">
        <w:r w:rsidRPr="000D0F2B">
          <w:rPr>
            <w:rStyle w:val="Toggle"/>
            <w:rPrChange w:id="3251" w:author="Reece Kiriu" w:date="2022-10-19T13:22:00Z">
              <w:rPr/>
            </w:rPrChange>
          </w:rPr>
          <w:t>[</w:t>
        </w:r>
      </w:ins>
      <w:ins w:id="3252" w:author="Reece Kiriu" w:date="2022-12-07T19:11:00Z">
        <w:r w:rsidR="008C2535">
          <w:rPr>
            <w:rStyle w:val="Toggle"/>
          </w:rPr>
          <w:t>OR [</w:t>
        </w:r>
      </w:ins>
      <w:ins w:id="3253" w:author="Reece Kiriu" w:date="2022-12-07T12:17:00Z">
        <w:r w:rsidR="00680E03">
          <w:rPr>
            <w:rStyle w:val="Toggle"/>
          </w:rPr>
          <w:t>OR [</w:t>
        </w:r>
      </w:ins>
      <w:ins w:id="3254" w:author="Reece Kiriu" w:date="2022-10-28T20:19:00Z">
        <w:r w:rsidR="00336DE1">
          <w:rPr>
            <w:rStyle w:val="Toggle"/>
          </w:rPr>
          <w:t>YES</w:t>
        </w:r>
      </w:ins>
      <w:ins w:id="3255" w:author="Reece Kiriu" w:date="2022-10-19T13:22:00Z">
        <w:r w:rsidRPr="000D0F2B">
          <w:rPr>
            <w:rStyle w:val="Toggle"/>
            <w:rPrChange w:id="3256" w:author="Reece Kiriu" w:date="2022-10-19T13:22:00Z">
              <w:rPr/>
            </w:rPrChange>
          </w:rPr>
          <w:t xml:space="preserve"> OCC</w:t>
        </w:r>
      </w:ins>
      <w:ins w:id="3257" w:author="Reece Kiriu" w:date="2022-12-07T12:17:00Z">
        <w:r w:rsidR="00680E03">
          <w:rPr>
            <w:rStyle w:val="Toggle"/>
          </w:rPr>
          <w:t>]</w:t>
        </w:r>
      </w:ins>
      <w:ins w:id="3258" w:author="Reece Kiriu" w:date="2022-10-28T20:19:00Z">
        <w:r w:rsidR="00336DE1">
          <w:rPr>
            <w:rStyle w:val="Toggle"/>
          </w:rPr>
          <w:t xml:space="preserve"> </w:t>
        </w:r>
      </w:ins>
      <w:ins w:id="3259" w:author="Reece Kiriu" w:date="2022-12-07T12:17:00Z">
        <w:r w:rsidR="00680E03">
          <w:rPr>
            <w:rStyle w:val="Toggle"/>
          </w:rPr>
          <w:t>[</w:t>
        </w:r>
      </w:ins>
      <w:ins w:id="3260" w:author="Reece Kiriu" w:date="2022-10-28T20:19:00Z">
        <w:r w:rsidR="00336DE1">
          <w:rPr>
            <w:rStyle w:val="Toggle"/>
          </w:rPr>
          <w:t>YES</w:t>
        </w:r>
      </w:ins>
      <w:ins w:id="3261" w:author="Reece Kiriu" w:date="2022-10-19T13:22:00Z">
        <w:r w:rsidRPr="000D0F2B">
          <w:rPr>
            <w:rStyle w:val="Toggle"/>
            <w:rPrChange w:id="3262" w:author="Reece Kiriu" w:date="2022-10-19T13:22:00Z">
              <w:rPr/>
            </w:rPrChange>
          </w:rPr>
          <w:t xml:space="preserve"> WIN</w:t>
        </w:r>
      </w:ins>
      <w:ins w:id="3263" w:author="Reece Kiriu" w:date="2022-12-07T12:17:00Z">
        <w:r w:rsidR="00680E03">
          <w:rPr>
            <w:rStyle w:val="Toggle"/>
          </w:rPr>
          <w:t>]</w:t>
        </w:r>
      </w:ins>
      <w:ins w:id="3264" w:author="Reece Kiriu" w:date="2022-12-07T19:11:00Z">
        <w:r w:rsidR="008C2535">
          <w:rPr>
            <w:rStyle w:val="Toggle"/>
          </w:rPr>
          <w:t>]</w:t>
        </w:r>
      </w:ins>
      <w:ins w:id="3265" w:author="Reece Kiriu" w:date="2022-12-07T12:17:00Z">
        <w:r w:rsidR="00680E03">
          <w:rPr>
            <w:rStyle w:val="Toggle"/>
          </w:rPr>
          <w:t xml:space="preserve"> [Y</w:t>
        </w:r>
      </w:ins>
      <w:ins w:id="3266" w:author="Reece Kiriu" w:date="2022-10-28T20:19:00Z">
        <w:r w:rsidR="00336DE1">
          <w:rPr>
            <w:rStyle w:val="Toggle"/>
          </w:rPr>
          <w:t>ES</w:t>
        </w:r>
      </w:ins>
      <w:ins w:id="3267" w:author="Reece Kiriu" w:date="2022-10-19T13:22:00Z">
        <w:r w:rsidRPr="000D0F2B">
          <w:rPr>
            <w:rStyle w:val="Toggle"/>
            <w:rPrChange w:id="3268" w:author="Reece Kiriu" w:date="2022-10-19T13:22:00Z">
              <w:rPr/>
            </w:rPrChange>
          </w:rPr>
          <w:t xml:space="preserve"> CO2</w:t>
        </w:r>
      </w:ins>
      <w:proofErr w:type="gramStart"/>
      <w:ins w:id="3269" w:author="Reece Kiriu" w:date="2022-12-07T12:17:00Z">
        <w:r w:rsidR="00680E03">
          <w:rPr>
            <w:rStyle w:val="Toggle"/>
          </w:rPr>
          <w:t>]</w:t>
        </w:r>
      </w:ins>
      <w:ins w:id="3270" w:author="Reece Kiriu" w:date="2022-10-19T13:22:00Z">
        <w:r w:rsidRPr="000D0F2B">
          <w:rPr>
            <w:rStyle w:val="Toggle"/>
            <w:rPrChange w:id="3271" w:author="Reece Kiriu" w:date="2022-10-19T13:22:00Z">
              <w:rPr/>
            </w:rPrChange>
          </w:rPr>
          <w:t>]</w:t>
        </w:r>
      </w:ins>
      <w:r w:rsidR="009045A3" w:rsidRPr="00BC7581">
        <w:t>The</w:t>
      </w:r>
      <w:proofErr w:type="gramEnd"/>
      <w:r w:rsidR="009045A3" w:rsidRPr="00BC7581">
        <w:t xml:space="preserve"> occupied minimum airflow </w:t>
      </w:r>
      <w:proofErr w:type="spellStart"/>
      <w:r w:rsidR="009045A3" w:rsidRPr="00BC7581">
        <w:t>Vmin</w:t>
      </w:r>
      <w:proofErr w:type="spellEnd"/>
      <w:r w:rsidR="009045A3" w:rsidRPr="00BC7581">
        <w:t xml:space="preserve">* shall be equal to </w:t>
      </w:r>
      <w:proofErr w:type="spellStart"/>
      <w:r w:rsidR="009045A3" w:rsidRPr="00BC7581">
        <w:t>Vmin</w:t>
      </w:r>
      <w:proofErr w:type="spellEnd"/>
      <w:r w:rsidR="009045A3" w:rsidRPr="00BC7581">
        <w:t xml:space="preserve"> except as noted below</w:t>
      </w:r>
      <w:r w:rsidR="00655A8A" w:rsidRPr="00655A8A">
        <w:t>, in order from highest to lowest priority</w:t>
      </w:r>
      <w:r w:rsidR="009045A3" w:rsidRPr="00BC7581">
        <w:t>:</w:t>
      </w:r>
    </w:p>
    <w:p w14:paraId="53A99AC4" w14:textId="035D8068" w:rsidR="009045A3" w:rsidRPr="00BC7581" w:rsidRDefault="003D098C" w:rsidP="007C1423">
      <w:pPr>
        <w:pStyle w:val="Heading6"/>
      </w:pPr>
      <w:ins w:id="3272" w:author="Reece Kiriu" w:date="2022-10-19T12:52:00Z">
        <w:r w:rsidRPr="003D098C">
          <w:rPr>
            <w:rStyle w:val="Toggle"/>
            <w:rPrChange w:id="3273" w:author="Reece Kiriu" w:date="2022-10-19T12:52:00Z">
              <w:rPr/>
            </w:rPrChange>
          </w:rPr>
          <w:t>[YES OCC]</w:t>
        </w:r>
      </w:ins>
      <w:r w:rsidR="009045A3" w:rsidRPr="00BC7581">
        <w:t>If the zone has an occupancy sensor</w:t>
      </w:r>
      <w:r w:rsidR="00655A8A" w:rsidRPr="00C23A1B">
        <w:t xml:space="preserve"> and is permitted to be in occupied-standby mode per Section </w:t>
      </w:r>
      <w:r w:rsidR="00655A8A" w:rsidRPr="00C23A1B">
        <w:fldChar w:fldCharType="begin"/>
      </w:r>
      <w:r w:rsidR="00655A8A" w:rsidRPr="00C23A1B">
        <w:instrText xml:space="preserve"> REF _Ref38874456 \w \h </w:instrText>
      </w:r>
      <w:r w:rsidR="00CB59C5">
        <w:instrText xml:space="preserve"> \* MERGEFORMAT </w:instrText>
      </w:r>
      <w:r w:rsidR="00655A8A" w:rsidRPr="00C23A1B">
        <w:fldChar w:fldCharType="separate"/>
      </w:r>
      <w:r w:rsidR="0037258A">
        <w:t>3.1.1.2.b.3</w:t>
      </w:r>
      <w:r w:rsidR="00655A8A" w:rsidRPr="00C23A1B">
        <w:fldChar w:fldCharType="end"/>
      </w:r>
      <w:r w:rsidR="009045A3" w:rsidRPr="00BC7581">
        <w:t xml:space="preserve">, </w:t>
      </w:r>
      <w:proofErr w:type="spellStart"/>
      <w:r w:rsidR="009045A3" w:rsidRPr="00BC7581">
        <w:t>Vmin</w:t>
      </w:r>
      <w:proofErr w:type="spellEnd"/>
      <w:r w:rsidR="009045A3" w:rsidRPr="00BC7581">
        <w:t xml:space="preserve">* shall be equal to </w:t>
      </w:r>
      <w:r w:rsidR="00655A8A">
        <w:t>zero</w:t>
      </w:r>
      <w:r w:rsidR="009045A3" w:rsidRPr="00BC7581">
        <w:t xml:space="preserve"> when the room is unpopulated. </w:t>
      </w:r>
    </w:p>
    <w:p w14:paraId="2CA338C1" w14:textId="59B4C649" w:rsidR="009045A3" w:rsidRPr="00BC7581" w:rsidRDefault="003D098C" w:rsidP="007C1423">
      <w:pPr>
        <w:pStyle w:val="Heading6"/>
      </w:pPr>
      <w:ins w:id="3274" w:author="Reece Kiriu" w:date="2022-10-19T12:52:00Z">
        <w:r w:rsidRPr="003D098C">
          <w:rPr>
            <w:rStyle w:val="Toggle"/>
            <w:rPrChange w:id="3275" w:author="Reece Kiriu" w:date="2022-10-19T12:52:00Z">
              <w:rPr/>
            </w:rPrChange>
          </w:rPr>
          <w:t xml:space="preserve">[YES </w:t>
        </w:r>
        <w:proofErr w:type="gramStart"/>
        <w:r w:rsidRPr="003D098C">
          <w:rPr>
            <w:rStyle w:val="Toggle"/>
            <w:rPrChange w:id="3276" w:author="Reece Kiriu" w:date="2022-10-19T12:52:00Z">
              <w:rPr/>
            </w:rPrChange>
          </w:rPr>
          <w:t>WIN]</w:t>
        </w:r>
      </w:ins>
      <w:r w:rsidR="009045A3" w:rsidRPr="00BC7581">
        <w:t>If</w:t>
      </w:r>
      <w:proofErr w:type="gramEnd"/>
      <w:r w:rsidR="009045A3" w:rsidRPr="00BC7581">
        <w:t xml:space="preserve"> the zone has a window switch, </w:t>
      </w:r>
      <w:proofErr w:type="spellStart"/>
      <w:r w:rsidR="009045A3" w:rsidRPr="00BC7581">
        <w:t>Vmin</w:t>
      </w:r>
      <w:proofErr w:type="spellEnd"/>
      <w:r w:rsidR="009045A3" w:rsidRPr="00BC7581">
        <w:t>* shall be zero when the window is open.</w:t>
      </w:r>
    </w:p>
    <w:p w14:paraId="0CC51F01" w14:textId="4520146A" w:rsidR="009045A3" w:rsidRPr="00BC7581" w:rsidRDefault="003D098C" w:rsidP="007C1423">
      <w:pPr>
        <w:pStyle w:val="Heading6"/>
      </w:pPr>
      <w:ins w:id="3277" w:author="Reece Kiriu" w:date="2022-10-19T12:53:00Z">
        <w:r w:rsidRPr="003D098C">
          <w:rPr>
            <w:rStyle w:val="Toggle"/>
            <w:rPrChange w:id="3278" w:author="Reece Kiriu" w:date="2022-10-19T12:53:00Z">
              <w:rPr/>
            </w:rPrChange>
          </w:rPr>
          <w:t xml:space="preserve">[YES </w:t>
        </w:r>
        <w:proofErr w:type="gramStart"/>
        <w:r w:rsidRPr="003D098C">
          <w:rPr>
            <w:rStyle w:val="Toggle"/>
            <w:rPrChange w:id="3279" w:author="Reece Kiriu" w:date="2022-10-19T12:53:00Z">
              <w:rPr/>
            </w:rPrChange>
          </w:rPr>
          <w:t>CO2]</w:t>
        </w:r>
      </w:ins>
      <w:r w:rsidR="009045A3" w:rsidRPr="00BC7581">
        <w:t>If</w:t>
      </w:r>
      <w:proofErr w:type="gramEnd"/>
      <w:r w:rsidR="009045A3" w:rsidRPr="00BC7581">
        <w:t xml:space="preserve"> the zone has a CO</w:t>
      </w:r>
      <w:r w:rsidR="009045A3" w:rsidRPr="00BC7581">
        <w:rPr>
          <w:vertAlign w:val="subscript"/>
        </w:rPr>
        <w:t>2</w:t>
      </w:r>
      <w:r w:rsidR="009045A3" w:rsidRPr="00BC7581">
        <w:t xml:space="preserve"> sensor</w:t>
      </w:r>
      <w:r w:rsidR="009045A3">
        <w:rPr>
          <w:rFonts w:cs="Times New Roman PS MT"/>
          <w:bCs/>
          <w:szCs w:val="20"/>
        </w:rPr>
        <w:t>:</w:t>
      </w:r>
    </w:p>
    <w:p w14:paraId="01432982" w14:textId="1EA8747A" w:rsidR="009045A3" w:rsidRPr="00BC7581" w:rsidRDefault="009045A3" w:rsidP="007C1423">
      <w:pPr>
        <w:pStyle w:val="Heading7"/>
      </w:pPr>
      <w:r w:rsidRPr="00BC7581">
        <w:t xml:space="preserve">See </w:t>
      </w:r>
      <w:r>
        <w:t xml:space="preserve">Section </w:t>
      </w:r>
      <w:r w:rsidR="00C01685">
        <w:fldChar w:fldCharType="begin"/>
      </w:r>
      <w:r w:rsidR="00C01685">
        <w:instrText xml:space="preserve"> REF _Ref38386220 \w \h </w:instrText>
      </w:r>
      <w:r w:rsidR="00C01685">
        <w:fldChar w:fldCharType="separate"/>
      </w:r>
      <w:r w:rsidR="0037258A">
        <w:t>3.1.1.</w:t>
      </w:r>
      <w:proofErr w:type="gramStart"/>
      <w:r w:rsidR="0037258A">
        <w:t>2.b.</w:t>
      </w:r>
      <w:proofErr w:type="gramEnd"/>
      <w:r w:rsidR="0037258A">
        <w:t>3</w:t>
      </w:r>
      <w:r w:rsidR="00C01685">
        <w:fldChar w:fldCharType="end"/>
      </w:r>
      <w:r w:rsidRPr="00BC7581">
        <w:t xml:space="preserve"> for CO</w:t>
      </w:r>
      <w:r w:rsidRPr="00BC7581">
        <w:rPr>
          <w:vertAlign w:val="subscript"/>
        </w:rPr>
        <w:t>2</w:t>
      </w:r>
      <w:r w:rsidRPr="00BC7581">
        <w:t xml:space="preserve"> </w:t>
      </w:r>
      <w:r w:rsidR="00D21A33">
        <w:t>setpoint</w:t>
      </w:r>
      <w:r>
        <w:t>s</w:t>
      </w:r>
      <w:r w:rsidRPr="00BC7581">
        <w:t>.</w:t>
      </w:r>
    </w:p>
    <w:p w14:paraId="089BFFED" w14:textId="1BF0E468" w:rsidR="009045A3" w:rsidRPr="00BC7581" w:rsidRDefault="009045A3" w:rsidP="007C1423">
      <w:pPr>
        <w:pStyle w:val="Heading7"/>
      </w:pPr>
      <w:r w:rsidRPr="00BC7581">
        <w:t xml:space="preserve">During </w:t>
      </w:r>
      <w:r w:rsidR="00D21A33">
        <w:t>Occupied Mode</w:t>
      </w:r>
      <w:r w:rsidRPr="00BC7581">
        <w:t>, a P-only loop shall maintain CO</w:t>
      </w:r>
      <w:r w:rsidRPr="00BC7581">
        <w:rPr>
          <w:vertAlign w:val="subscript"/>
        </w:rPr>
        <w:t>2</w:t>
      </w:r>
      <w:r w:rsidRPr="00BC7581">
        <w:t xml:space="preserve"> concentration at </w:t>
      </w:r>
      <w:r w:rsidR="00D21A33">
        <w:t>setpoint</w:t>
      </w:r>
      <w:r w:rsidRPr="00BC7581">
        <w:t xml:space="preserve">; reset from 0% at </w:t>
      </w:r>
      <w:r w:rsidR="00D21A33">
        <w:t>setpoint</w:t>
      </w:r>
      <w:r w:rsidRPr="00BC7581">
        <w:t xml:space="preserve"> minus 200 PPM and to 100% at </w:t>
      </w:r>
      <w:r w:rsidR="00D21A33">
        <w:t>setpoint</w:t>
      </w:r>
      <w:r w:rsidRPr="00BC7581">
        <w:t xml:space="preserve">. </w:t>
      </w:r>
    </w:p>
    <w:p w14:paraId="63B5D434" w14:textId="0FFCECDC" w:rsidR="009045A3" w:rsidRPr="00BC7581" w:rsidRDefault="009045A3" w:rsidP="007C1423">
      <w:pPr>
        <w:pStyle w:val="Heading7"/>
      </w:pPr>
      <w:r w:rsidRPr="00BC7581">
        <w:t xml:space="preserve">Loop is disabled and output set to zero when the zone is not in </w:t>
      </w:r>
      <w:r w:rsidR="00D21A33">
        <w:t>Occupied Mode</w:t>
      </w:r>
      <w:r w:rsidRPr="00BC7581">
        <w:t>.</w:t>
      </w:r>
    </w:p>
    <w:p w14:paraId="519AC191" w14:textId="0EDDB983" w:rsidR="009045A3" w:rsidRPr="00BC7581" w:rsidRDefault="000455B9" w:rsidP="007C1423">
      <w:pPr>
        <w:pStyle w:val="Heading7"/>
      </w:pPr>
      <w:ins w:id="3280" w:author="Reece Kiriu" w:date="2022-10-19T13:05:00Z">
        <w:r w:rsidRPr="000455B9">
          <w:rPr>
            <w:rStyle w:val="Toggle"/>
            <w:rPrChange w:id="3281" w:author="Reece Kiriu" w:date="2022-10-19T13:06:00Z">
              <w:rPr/>
            </w:rPrChange>
          </w:rPr>
          <w:t>[ANY V</w:t>
        </w:r>
      </w:ins>
      <w:ins w:id="3282" w:author="Reece Kiriu" w:date="2022-10-19T13:06:00Z">
        <w:r w:rsidRPr="000455B9">
          <w:rPr>
            <w:rStyle w:val="Toggle"/>
            <w:rPrChange w:id="3283" w:author="Reece Kiriu" w:date="2022-10-19T13:06:00Z">
              <w:rPr/>
            </w:rPrChange>
          </w:rPr>
          <w:t>AV CO RH</w:t>
        </w:r>
      </w:ins>
      <w:ins w:id="3284" w:author="Reece Kiriu" w:date="2022-10-28T20:19:00Z">
        <w:r w:rsidR="00336DE1">
          <w:rPr>
            <w:rStyle w:val="Toggle"/>
          </w:rPr>
          <w:t xml:space="preserve"> SFBCV DD</w:t>
        </w:r>
      </w:ins>
      <w:ins w:id="3285" w:author="Reece Kiriu" w:date="2022-10-28T20:20:00Z">
        <w:r w:rsidR="00336DE1">
          <w:rPr>
            <w:rStyle w:val="Toggle"/>
          </w:rPr>
          <w:t xml:space="preserve">IN DDDIS </w:t>
        </w:r>
        <w:proofErr w:type="gramStart"/>
        <w:r w:rsidR="00336DE1">
          <w:rPr>
            <w:rStyle w:val="Toggle"/>
          </w:rPr>
          <w:t>DDCDMIN</w:t>
        </w:r>
      </w:ins>
      <w:ins w:id="3286" w:author="Reece Kiriu" w:date="2022-10-19T13:06:00Z">
        <w:r w:rsidRPr="000455B9">
          <w:rPr>
            <w:rStyle w:val="Toggle"/>
            <w:rPrChange w:id="3287" w:author="Reece Kiriu" w:date="2022-10-19T13:06:00Z">
              <w:rPr/>
            </w:rPrChange>
          </w:rPr>
          <w:t>]</w:t>
        </w:r>
      </w:ins>
      <w:r w:rsidR="009045A3" w:rsidRPr="00BC7581">
        <w:t>For</w:t>
      </w:r>
      <w:proofErr w:type="gramEnd"/>
      <w:r w:rsidR="009045A3" w:rsidRPr="00BC7581">
        <w:t xml:space="preserve"> cooling-only VAV terminal units, reheat VAV terminal units, constant</w:t>
      </w:r>
      <w:r w:rsidR="009045A3">
        <w:t>-</w:t>
      </w:r>
      <w:r w:rsidR="009045A3" w:rsidRPr="00BC7581">
        <w:t>volume series fan</w:t>
      </w:r>
      <w:r w:rsidR="009045A3">
        <w:t>-</w:t>
      </w:r>
      <w:r w:rsidR="009045A3" w:rsidRPr="00BC7581">
        <w:t>powered terminal units, dual</w:t>
      </w:r>
      <w:r w:rsidR="009045A3">
        <w:t>-</w:t>
      </w:r>
      <w:r w:rsidR="009045A3" w:rsidRPr="00BC7581">
        <w:t>duct VAV terminal units with mixing control and inlet airflow sensors, dual</w:t>
      </w:r>
      <w:r w:rsidR="009045A3">
        <w:t>-</w:t>
      </w:r>
      <w:r w:rsidR="009045A3" w:rsidRPr="00BC7581">
        <w:t>duct VAV terminal units with mixing control and a discharge airflow sensor, or dual</w:t>
      </w:r>
      <w:r w:rsidR="009045A3">
        <w:t>-</w:t>
      </w:r>
      <w:r w:rsidR="009045A3" w:rsidRPr="00BC7581">
        <w:t>duct VAV terminal units with cold</w:t>
      </w:r>
      <w:r w:rsidR="009045A3">
        <w:t>-</w:t>
      </w:r>
      <w:r w:rsidR="009045A3" w:rsidRPr="00BC7581">
        <w:t>duct minimum control:</w:t>
      </w:r>
      <w:r w:rsidR="009045A3">
        <w:t xml:space="preserve"> </w:t>
      </w:r>
    </w:p>
    <w:p w14:paraId="3900C4C6" w14:textId="23CF4E25" w:rsidR="009045A3" w:rsidRPr="00643A3A" w:rsidRDefault="009045A3" w:rsidP="007C1423">
      <w:pPr>
        <w:pStyle w:val="Heading8"/>
      </w:pPr>
      <w:r w:rsidRPr="00643A3A">
        <w:t xml:space="preserve">The CO2 control loop output shall reset the occupied minimum airflow </w:t>
      </w:r>
      <w:r w:rsidR="00D21A33">
        <w:t>setpoint</w:t>
      </w:r>
      <w:r w:rsidRPr="00643A3A">
        <w:t xml:space="preserve"> </w:t>
      </w:r>
      <w:proofErr w:type="spellStart"/>
      <w:r w:rsidRPr="00643A3A">
        <w:t>Vmin</w:t>
      </w:r>
      <w:proofErr w:type="spellEnd"/>
      <w:r w:rsidRPr="00643A3A">
        <w:t xml:space="preserve">* from the zone minimum airflow </w:t>
      </w:r>
      <w:r w:rsidR="00D21A33">
        <w:t>setpoint</w:t>
      </w:r>
      <w:r w:rsidRPr="00643A3A">
        <w:t xml:space="preserve"> </w:t>
      </w:r>
      <w:proofErr w:type="spellStart"/>
      <w:r w:rsidRPr="00643A3A">
        <w:t>Vmin</w:t>
      </w:r>
      <w:proofErr w:type="spellEnd"/>
      <w:r w:rsidRPr="00643A3A">
        <w:t xml:space="preserve"> at 0% up to maximum cooling airflow </w:t>
      </w:r>
      <w:r w:rsidR="00D21A33">
        <w:t>setpoint</w:t>
      </w:r>
      <w:r w:rsidRPr="00643A3A">
        <w:t xml:space="preserve"> </w:t>
      </w:r>
      <w:proofErr w:type="spellStart"/>
      <w:r w:rsidRPr="00643A3A">
        <w:t>Vcool</w:t>
      </w:r>
      <w:proofErr w:type="spellEnd"/>
      <w:r w:rsidRPr="00643A3A">
        <w:t xml:space="preserve">-max at 50%, as shown in Figure 5.2.1.4-1. The loop output from 50% to 100% will be used at the system level to reset outdoor air minimum; see AHU controls. </w:t>
      </w:r>
    </w:p>
    <w:p w14:paraId="7FEF2A39" w14:textId="02731446" w:rsidR="00FF7431" w:rsidRDefault="00FF7431" w:rsidP="00FF7431">
      <w:pPr>
        <w:jc w:val="center"/>
      </w:pPr>
      <w:r>
        <w:rPr>
          <w:noProof/>
        </w:rPr>
        <mc:AlternateContent>
          <mc:Choice Requires="wpc">
            <w:drawing>
              <wp:inline distT="0" distB="0" distL="0" distR="0" wp14:anchorId="6C655A1E" wp14:editId="1F3DD0C3">
                <wp:extent cx="5312750" cy="3035300"/>
                <wp:effectExtent l="0" t="0" r="2540" b="0"/>
                <wp:docPr id="477" name="Canvas 47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466" name="Text Box 497"/>
                        <wps:cNvSpPr txBox="1">
                          <a:spLocks noChangeArrowheads="1"/>
                        </wps:cNvSpPr>
                        <wps:spPr bwMode="auto">
                          <a:xfrm>
                            <a:off x="676658" y="2615129"/>
                            <a:ext cx="4637062" cy="2988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610C335" w14:textId="77777777" w:rsidR="00D878EF" w:rsidRDefault="00D878EF" w:rsidP="00FF7431">
                              <w:pPr>
                                <w:pStyle w:val="NoSpacing"/>
                              </w:pPr>
                              <w:r>
                                <w:t>0%                                                50%                                                     100%</w:t>
                              </w:r>
                            </w:p>
                          </w:txbxContent>
                        </wps:txbx>
                        <wps:bodyPr rot="0" vert="horz" wrap="square" lIns="91440" tIns="45720" rIns="91440" bIns="45720" anchor="t" anchorCtr="0" upright="1">
                          <a:noAutofit/>
                        </wps:bodyPr>
                      </wps:wsp>
                      <wps:wsp>
                        <wps:cNvPr id="467" name="Line 498"/>
                        <wps:cNvCnPr>
                          <a:cxnSpLocks noChangeShapeType="1"/>
                        </wps:cNvCnPr>
                        <wps:spPr bwMode="auto">
                          <a:xfrm>
                            <a:off x="822778" y="11557"/>
                            <a:ext cx="0" cy="257220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68" name="Line 499"/>
                        <wps:cNvCnPr>
                          <a:cxnSpLocks noChangeShapeType="1"/>
                        </wps:cNvCnPr>
                        <wps:spPr bwMode="auto">
                          <a:xfrm>
                            <a:off x="822778" y="2596143"/>
                            <a:ext cx="424245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69" name="Line 500"/>
                        <wps:cNvCnPr>
                          <a:cxnSpLocks noChangeShapeType="1"/>
                        </wps:cNvCnPr>
                        <wps:spPr bwMode="auto">
                          <a:xfrm flipV="1">
                            <a:off x="829383" y="18161"/>
                            <a:ext cx="1981298" cy="207031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70" name="Line 501"/>
                        <wps:cNvCnPr>
                          <a:cxnSpLocks noChangeShapeType="1"/>
                        </wps:cNvCnPr>
                        <wps:spPr bwMode="auto">
                          <a:xfrm>
                            <a:off x="2810680" y="18161"/>
                            <a:ext cx="2115035" cy="82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71" name="Text Box 502"/>
                        <wps:cNvSpPr txBox="1">
                          <a:spLocks noChangeArrowheads="1"/>
                        </wps:cNvSpPr>
                        <wps:spPr bwMode="auto">
                          <a:xfrm>
                            <a:off x="36801" y="2018305"/>
                            <a:ext cx="754669" cy="57783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C1DC408" w14:textId="77777777" w:rsidR="00D878EF" w:rsidRDefault="00D878EF" w:rsidP="00FF7431">
                              <w:pPr>
                                <w:pStyle w:val="NoSpacing"/>
                                <w:jc w:val="right"/>
                              </w:pPr>
                              <w:r>
                                <w:t>Vmin</w:t>
                              </w:r>
                            </w:p>
                          </w:txbxContent>
                        </wps:txbx>
                        <wps:bodyPr rot="0" vert="horz" wrap="square" lIns="91440" tIns="45720" rIns="91440" bIns="45720" anchor="t" anchorCtr="0" upright="1">
                          <a:noAutofit/>
                        </wps:bodyPr>
                      </wps:wsp>
                      <wps:wsp>
                        <wps:cNvPr id="472" name="Line 503"/>
                        <wps:cNvCnPr>
                          <a:cxnSpLocks noChangeShapeType="1"/>
                        </wps:cNvCnPr>
                        <wps:spPr bwMode="auto">
                          <a:xfrm>
                            <a:off x="2743475" y="2914779"/>
                            <a:ext cx="861376"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73" name="Text Box 504"/>
                        <wps:cNvSpPr txBox="1">
                          <a:spLocks noChangeArrowheads="1"/>
                        </wps:cNvSpPr>
                        <wps:spPr bwMode="auto">
                          <a:xfrm>
                            <a:off x="229214" y="0"/>
                            <a:ext cx="549810" cy="43502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CF669CF" w14:textId="77777777" w:rsidR="00D878EF" w:rsidRDefault="00D878EF" w:rsidP="00FF7431">
                              <w:pPr>
                                <w:pStyle w:val="NoSpacing"/>
                                <w:jc w:val="right"/>
                              </w:pPr>
                              <w:r>
                                <w:t>Vcool-max</w:t>
                              </w:r>
                            </w:p>
                          </w:txbxContent>
                        </wps:txbx>
                        <wps:bodyPr rot="0" vert="horz" wrap="square" lIns="91440" tIns="45720" rIns="91440" bIns="45720" anchor="t" anchorCtr="0" upright="1">
                          <a:noAutofit/>
                        </wps:bodyPr>
                      </wps:wsp>
                      <wps:wsp>
                        <wps:cNvPr id="474" name="Text Box 505"/>
                        <wps:cNvSpPr txBox="1">
                          <a:spLocks noChangeArrowheads="1"/>
                        </wps:cNvSpPr>
                        <wps:spPr bwMode="auto">
                          <a:xfrm>
                            <a:off x="2570448" y="1025250"/>
                            <a:ext cx="629062" cy="3599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445EA44" w14:textId="77777777" w:rsidR="00D878EF" w:rsidRDefault="00D878EF" w:rsidP="00FF7431">
                              <w:pPr>
                                <w:pStyle w:val="NoSpacing"/>
                              </w:pPr>
                              <w:r>
                                <w:t>Vmin*</w:t>
                              </w:r>
                            </w:p>
                          </w:txbxContent>
                        </wps:txbx>
                        <wps:bodyPr rot="0" vert="horz" wrap="square" lIns="91440" tIns="45720" rIns="91440" bIns="45720" anchor="t" anchorCtr="0" upright="1">
                          <a:noAutofit/>
                        </wps:bodyPr>
                      </wps:wsp>
                      <wps:wsp>
                        <wps:cNvPr id="475" name="Line 506"/>
                        <wps:cNvCnPr>
                          <a:cxnSpLocks noChangeShapeType="1"/>
                        </wps:cNvCnPr>
                        <wps:spPr bwMode="auto">
                          <a:xfrm flipH="1" flipV="1">
                            <a:off x="2027242" y="858502"/>
                            <a:ext cx="589436" cy="27901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76" name="Text Box 507"/>
                        <wps:cNvSpPr txBox="1">
                          <a:spLocks noChangeArrowheads="1"/>
                        </wps:cNvSpPr>
                        <wps:spPr bwMode="auto">
                          <a:xfrm>
                            <a:off x="1575671" y="2787655"/>
                            <a:ext cx="1354235" cy="24764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938F1CA" w14:textId="77777777" w:rsidR="00D878EF" w:rsidRDefault="00D878EF" w:rsidP="00FF7431">
                              <w:pPr>
                                <w:pStyle w:val="NoSpacing"/>
                              </w:pPr>
                              <w:r>
                                <w:t>CO</w:t>
                              </w:r>
                              <w:r w:rsidRPr="007E115C">
                                <w:rPr>
                                  <w:vertAlign w:val="subscript"/>
                                </w:rPr>
                                <w:t>2</w:t>
                              </w:r>
                              <w:r>
                                <w:t xml:space="preserve"> Control Loop Output</w:t>
                              </w:r>
                            </w:p>
                          </w:txbxContent>
                        </wps:txbx>
                        <wps:bodyPr rot="0" vert="horz" wrap="square" lIns="91440" tIns="45720" rIns="91440" bIns="45720" anchor="t" anchorCtr="0" upright="1">
                          <a:noAutofit/>
                        </wps:bodyPr>
                      </wps:wsp>
                    </wpc:wpc>
                  </a:graphicData>
                </a:graphic>
              </wp:inline>
            </w:drawing>
          </mc:Choice>
          <mc:Fallback>
            <w:pict>
              <v:group w14:anchorId="6C655A1E" id="Canvas 477" o:spid="_x0000_s1080" editas="canvas" style="width:418.35pt;height:239pt;mso-position-horizontal-relative:char;mso-position-vertical-relative:line" coordsize="53124,303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">
                <v:shape id="_x0000_s1081" type="#_x0000_t75" style="position:absolute;width:53124;height:30353;visibility:visible;mso-wrap-style:square">
                  <v:fill o:detectmouseclick="t"/>
                  <v:path o:connecttype="none"/>
                </v:shape>
                <v:shape id="Text Box 497" o:spid="_x0000_s1082" type="#_x0000_t202" style="position:absolute;left:6766;top:26151;width:46371;height:29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" stroked="f">
                  <v:textbox>
                    <w:txbxContent>
                      <w:p w14:paraId="7610C335" w14:textId="77777777" w:rsidR="00D878EF" w:rsidRDefault="00D878EF" w:rsidP="00FF7431">
                        <w:pPr>
                          <w:pStyle w:val="NoSpacing"/>
                        </w:pPr>
                        <w:r>
                          <w:t>0%                                                50%                                                     100%</w:t>
                        </w:r>
                      </w:p>
                    </w:txbxContent>
                  </v:textbox>
                </v:shape>
                <v:line id="Line 498" o:spid="_x0000_s1083" style="position:absolute;visibility:visible;mso-wrap-style:square" from="8227,115" to="8227,258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"/>
                <v:line id="Line 499" o:spid="_x0000_s1084" style="position:absolute;visibility:visible;mso-wrap-style:square" from="8227,25961" to="50652,259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"/>
                <v:line id="Line 500" o:spid="_x0000_s1085" style="position:absolute;flip:y;visibility:visible;mso-wrap-style:square" from="8293,181" to="28106,208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"/>
                <v:line id="Line 501" o:spid="_x0000_s1086" style="position:absolute;visibility:visible;mso-wrap-style:square" from="28106,181" to="49257,1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"/>
                <v:shape id="Text Box 502" o:spid="_x0000_s1087" type="#_x0000_t202" style="position:absolute;left:368;top:20183;width:7546;height:5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" stroked="f">
                  <v:textbox>
                    <w:txbxContent>
                      <w:p w14:paraId="7C1DC408" w14:textId="77777777" w:rsidR="00D878EF" w:rsidRDefault="00D878EF" w:rsidP="00FF7431">
                        <w:pPr>
                          <w:pStyle w:val="NoSpacing"/>
                          <w:jc w:val="right"/>
                        </w:pPr>
                        <w:r>
                          <w:t>Vmin</w:t>
                        </w:r>
                      </w:p>
                    </w:txbxContent>
                  </v:textbox>
                </v:shape>
                <v:line id="Line 503" o:spid="_x0000_s1088" style="position:absolute;visibility:visible;mso-wrap-style:square" from="27434,29147" to="36048,291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">
                  <v:stroke endarrow="block"/>
                </v:line>
                <v:shape id="Text Box 504" o:spid="_x0000_s1089" type="#_x0000_t202" style="position:absolute;left:2292;width:5498;height:43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" stroked="f">
                  <v:textbox>
                    <w:txbxContent>
                      <w:p w14:paraId="1CF669CF" w14:textId="77777777" w:rsidR="00D878EF" w:rsidRDefault="00D878EF" w:rsidP="00FF7431">
                        <w:pPr>
                          <w:pStyle w:val="NoSpacing"/>
                          <w:jc w:val="right"/>
                        </w:pPr>
                        <w:r>
                          <w:t>Vcool-max</w:t>
                        </w:r>
                      </w:p>
                    </w:txbxContent>
                  </v:textbox>
                </v:shape>
                <v:shape id="Text Box 505" o:spid="_x0000_s1090" type="#_x0000_t202" style="position:absolute;left:25704;top:10252;width:6291;height:35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" stroked="f">
                  <v:textbox>
                    <w:txbxContent>
                      <w:p w14:paraId="3445EA44" w14:textId="77777777" w:rsidR="00D878EF" w:rsidRDefault="00D878EF" w:rsidP="00FF7431">
                        <w:pPr>
                          <w:pStyle w:val="NoSpacing"/>
                        </w:pPr>
                        <w:r>
                          <w:t>Vmin*</w:t>
                        </w:r>
                      </w:p>
                    </w:txbxContent>
                  </v:textbox>
                </v:shape>
                <v:line id="Line 506" o:spid="_x0000_s1091" style="position:absolute;flip:x y;visibility:visible;mso-wrap-style:square" from="20272,8585" to="26166,113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">
                  <v:stroke endarrow="block"/>
                </v:line>
                <v:shape id="Text Box 507" o:spid="_x0000_s1092" type="#_x0000_t202" style="position:absolute;left:15756;top:27876;width:13543;height:2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" stroked="f">
                  <v:fill opacity="0"/>
                  <v:textbox>
                    <w:txbxContent>
                      <w:p w14:paraId="7938F1CA" w14:textId="77777777" w:rsidR="00D878EF" w:rsidRDefault="00D878EF" w:rsidP="00FF7431">
                        <w:pPr>
                          <w:pStyle w:val="NoSpacing"/>
                        </w:pPr>
                        <w:r>
                          <w:t>CO</w:t>
                        </w:r>
                        <w:r w:rsidRPr="007E115C">
                          <w:rPr>
                            <w:vertAlign w:val="subscript"/>
                          </w:rPr>
                          <w:t>2</w:t>
                        </w:r>
                        <w:r>
                          <w:t xml:space="preserve"> Control Loop Output</w:t>
                        </w:r>
                      </w:p>
                    </w:txbxContent>
                  </v:textbox>
                </v:shape>
                <w10:anchorlock/>
              </v:group>
            </w:pict>
          </mc:Fallback>
        </mc:AlternateContent>
      </w:r>
    </w:p>
    <w:p w14:paraId="7D716D99" w14:textId="59B44CF0" w:rsidR="00FF7431" w:rsidRPr="00FF7431" w:rsidRDefault="00FF7431" w:rsidP="00DC4F60">
      <w:pPr>
        <w:pStyle w:val="FigureCaption"/>
      </w:pPr>
      <w:r w:rsidRPr="00FF7431">
        <w:t xml:space="preserve">Figure 5.2.1.4-1 </w:t>
      </w:r>
      <w:proofErr w:type="spellStart"/>
      <w:r w:rsidRPr="00FF7431">
        <w:t>Vmin</w:t>
      </w:r>
      <w:proofErr w:type="spellEnd"/>
      <w:r w:rsidRPr="00FF7431">
        <w:t>* reset with CO2 loop.</w:t>
      </w:r>
    </w:p>
    <w:p w14:paraId="6D89A563" w14:textId="7922E3C0" w:rsidR="009045A3" w:rsidRPr="00BC7581" w:rsidRDefault="00BF7562" w:rsidP="007C1423">
      <w:pPr>
        <w:pStyle w:val="Heading7"/>
      </w:pPr>
      <w:ins w:id="3288" w:author="Reece Kiriu" w:date="2022-10-19T12:54:00Z">
        <w:r w:rsidRPr="00BF7562">
          <w:rPr>
            <w:rStyle w:val="Toggle"/>
            <w:rPrChange w:id="3289" w:author="Reece Kiriu" w:date="2022-10-19T12:54:00Z">
              <w:rPr/>
            </w:rPrChange>
          </w:rPr>
          <w:lastRenderedPageBreak/>
          <w:t>[</w:t>
        </w:r>
      </w:ins>
      <w:ins w:id="3290" w:author="Hwakong Cheng" w:date="2022-10-24T20:59:00Z">
        <w:r w:rsidR="00FB4E5C">
          <w:rPr>
            <w:rStyle w:val="Toggle"/>
          </w:rPr>
          <w:t xml:space="preserve">ANY VAV </w:t>
        </w:r>
      </w:ins>
      <w:ins w:id="3291" w:author="Reece Kiriu" w:date="2022-10-28T20:21:00Z">
        <w:r w:rsidR="004B223D">
          <w:rPr>
            <w:rStyle w:val="Toggle"/>
          </w:rPr>
          <w:t xml:space="preserve">PFBCV </w:t>
        </w:r>
        <w:proofErr w:type="gramStart"/>
        <w:r w:rsidR="004B223D">
          <w:rPr>
            <w:rStyle w:val="Toggle"/>
          </w:rPr>
          <w:t>PFBVAV</w:t>
        </w:r>
      </w:ins>
      <w:ins w:id="3292" w:author="Reece Kiriu" w:date="2022-10-19T12:54:00Z">
        <w:r w:rsidRPr="00BF7562">
          <w:rPr>
            <w:rStyle w:val="Toggle"/>
            <w:rPrChange w:id="3293" w:author="Reece Kiriu" w:date="2022-10-19T12:54:00Z">
              <w:rPr/>
            </w:rPrChange>
          </w:rPr>
          <w:t>]</w:t>
        </w:r>
      </w:ins>
      <w:r w:rsidR="009045A3" w:rsidRPr="00BC7581">
        <w:t>For</w:t>
      </w:r>
      <w:proofErr w:type="gramEnd"/>
      <w:r w:rsidR="009045A3" w:rsidRPr="00BC7581">
        <w:t xml:space="preserve"> parallel fan</w:t>
      </w:r>
      <w:r w:rsidR="009045A3">
        <w:rPr>
          <w:rFonts w:cs="Times New Roman PS MT"/>
          <w:bCs/>
          <w:szCs w:val="20"/>
        </w:rPr>
        <w:t>-</w:t>
      </w:r>
      <w:r w:rsidR="009045A3" w:rsidRPr="00BC7581">
        <w:t>powered terminal units:</w:t>
      </w:r>
    </w:p>
    <w:p w14:paraId="549AAF6A" w14:textId="77777777" w:rsidR="009045A3" w:rsidRPr="00643A3A" w:rsidRDefault="009045A3" w:rsidP="007C1423">
      <w:pPr>
        <w:pStyle w:val="Heading8"/>
      </w:pPr>
      <w:r w:rsidRPr="00643A3A">
        <w:t>Determine VCO2-max as follows:</w:t>
      </w:r>
    </w:p>
    <w:p w14:paraId="4D485770" w14:textId="7057D7D0" w:rsidR="009045A3" w:rsidRPr="00643A3A" w:rsidRDefault="009045A3" w:rsidP="007C1423">
      <w:pPr>
        <w:pStyle w:val="Heading9"/>
      </w:pPr>
      <w:r w:rsidRPr="00643A3A">
        <w:t xml:space="preserve">When the </w:t>
      </w:r>
      <w:r w:rsidR="005474F7">
        <w:t>Zone State</w:t>
      </w:r>
      <w:r w:rsidRPr="00643A3A">
        <w:t xml:space="preserve"> is cooling, VCO2-max is equal to the maximum cooling airflow </w:t>
      </w:r>
      <w:r w:rsidR="00D21A33">
        <w:t>setpoint</w:t>
      </w:r>
      <w:r w:rsidRPr="00643A3A">
        <w:t xml:space="preserve"> </w:t>
      </w:r>
      <w:proofErr w:type="spellStart"/>
      <w:r w:rsidRPr="00643A3A">
        <w:t>Vcool</w:t>
      </w:r>
      <w:proofErr w:type="spellEnd"/>
      <w:r w:rsidRPr="00643A3A">
        <w:t>-max.</w:t>
      </w:r>
    </w:p>
    <w:p w14:paraId="6B4F4D09" w14:textId="7BFAD09C" w:rsidR="009045A3" w:rsidRPr="00643A3A" w:rsidRDefault="009045A3" w:rsidP="007C1423">
      <w:pPr>
        <w:pStyle w:val="Heading9"/>
      </w:pPr>
      <w:r w:rsidRPr="00643A3A">
        <w:t xml:space="preserve">When the </w:t>
      </w:r>
      <w:r w:rsidR="005474F7">
        <w:t>Zone State</w:t>
      </w:r>
      <w:r w:rsidRPr="00643A3A">
        <w:t xml:space="preserve"> is heating or </w:t>
      </w:r>
      <w:proofErr w:type="spellStart"/>
      <w:r w:rsidRPr="00643A3A">
        <w:t>deadband</w:t>
      </w:r>
      <w:proofErr w:type="spellEnd"/>
      <w:r w:rsidRPr="00643A3A">
        <w:t xml:space="preserve">, VCO2-max is equal to </w:t>
      </w:r>
      <w:proofErr w:type="spellStart"/>
      <w:r w:rsidRPr="00643A3A">
        <w:t>Vcool</w:t>
      </w:r>
      <w:proofErr w:type="spellEnd"/>
      <w:r w:rsidRPr="00643A3A">
        <w:t>-max minus the parallel fan airflow</w:t>
      </w:r>
    </w:p>
    <w:p w14:paraId="5C4B3AF1" w14:textId="77777777" w:rsidR="009045A3" w:rsidRPr="00BC7581" w:rsidRDefault="009045A3" w:rsidP="00B37EF3">
      <w:pPr>
        <w:pStyle w:val="Infobox"/>
      </w:pPr>
      <w:r w:rsidRPr="00BC7581">
        <w:t xml:space="preserve">This logic prevents the total supply airflow from exceeding </w:t>
      </w:r>
      <w:proofErr w:type="spellStart"/>
      <w:r w:rsidRPr="00BC7581">
        <w:t>Vcool</w:t>
      </w:r>
      <w:proofErr w:type="spellEnd"/>
      <w:r w:rsidRPr="00BC7581">
        <w:t>-max, which could create diffuser noise problems.</w:t>
      </w:r>
    </w:p>
    <w:p w14:paraId="4D212650" w14:textId="2DE8A7D9" w:rsidR="009045A3" w:rsidRPr="00643A3A" w:rsidRDefault="009045A3" w:rsidP="007C1423">
      <w:pPr>
        <w:pStyle w:val="Heading8"/>
      </w:pPr>
      <w:r w:rsidRPr="00643A3A">
        <w:t xml:space="preserve">The CO2 control loop output shall reset the occupied minimum airflow </w:t>
      </w:r>
      <w:r w:rsidR="00D21A33">
        <w:t>setpoint</w:t>
      </w:r>
      <w:r w:rsidRPr="00643A3A">
        <w:t xml:space="preserve"> </w:t>
      </w:r>
      <w:proofErr w:type="spellStart"/>
      <w:r w:rsidRPr="00643A3A">
        <w:t>Vmin</w:t>
      </w:r>
      <w:proofErr w:type="spellEnd"/>
      <w:r w:rsidRPr="00643A3A">
        <w:t xml:space="preserve">* from the zone minimum airflow </w:t>
      </w:r>
      <w:r w:rsidR="00D21A33">
        <w:t>setpoint</w:t>
      </w:r>
      <w:r w:rsidRPr="00643A3A">
        <w:t xml:space="preserve"> </w:t>
      </w:r>
      <w:proofErr w:type="spellStart"/>
      <w:r w:rsidRPr="00643A3A">
        <w:t>Vmin</w:t>
      </w:r>
      <w:proofErr w:type="spellEnd"/>
      <w:r w:rsidRPr="00643A3A">
        <w:t xml:space="preserve"> at 0% up to maximum cooling airflow </w:t>
      </w:r>
      <w:r w:rsidR="00D21A33">
        <w:t>setpoint</w:t>
      </w:r>
      <w:r w:rsidRPr="00643A3A">
        <w:t xml:space="preserve"> VCO2-max at 50%, as shown in Figure 5.2.1.4-2. The loop output from 50% to 100% will be used at the system level to reset outdoor air minimum; see AHU controls. </w:t>
      </w:r>
    </w:p>
    <w:p w14:paraId="688C21C8" w14:textId="6927BB0C" w:rsidR="00557F6F" w:rsidRDefault="00557F6F" w:rsidP="00557F6F">
      <w:pPr>
        <w:jc w:val="center"/>
      </w:pPr>
      <w:r>
        <w:rPr>
          <w:noProof/>
        </w:rPr>
        <mc:AlternateContent>
          <mc:Choice Requires="wpc">
            <w:drawing>
              <wp:inline distT="0" distB="0" distL="0" distR="0" wp14:anchorId="5437E31D" wp14:editId="7F10A480">
                <wp:extent cx="5312750" cy="3035300"/>
                <wp:effectExtent l="0" t="0" r="2540" b="0"/>
                <wp:docPr id="18" name="Canvas 1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7" name="Text Box 497"/>
                        <wps:cNvSpPr txBox="1">
                          <a:spLocks noChangeArrowheads="1"/>
                        </wps:cNvSpPr>
                        <wps:spPr bwMode="auto">
                          <a:xfrm>
                            <a:off x="676658" y="2615129"/>
                            <a:ext cx="4637062" cy="2988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723F709" w14:textId="77777777" w:rsidR="00D878EF" w:rsidRDefault="00D878EF" w:rsidP="00557F6F">
                              <w:pPr>
                                <w:pStyle w:val="NoSpacing"/>
                              </w:pPr>
                              <w:r>
                                <w:t>0%                                                50%                                                     100%</w:t>
                              </w:r>
                            </w:p>
                          </w:txbxContent>
                        </wps:txbx>
                        <wps:bodyPr rot="0" vert="horz" wrap="square" lIns="91440" tIns="45720" rIns="91440" bIns="45720" anchor="t" anchorCtr="0" upright="1">
                          <a:noAutofit/>
                        </wps:bodyPr>
                      </wps:wsp>
                      <wps:wsp>
                        <wps:cNvPr id="8" name="Line 498"/>
                        <wps:cNvCnPr>
                          <a:cxnSpLocks noChangeShapeType="1"/>
                        </wps:cNvCnPr>
                        <wps:spPr bwMode="auto">
                          <a:xfrm>
                            <a:off x="822778" y="11557"/>
                            <a:ext cx="0" cy="257220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 name="Line 499"/>
                        <wps:cNvCnPr>
                          <a:cxnSpLocks noChangeShapeType="1"/>
                        </wps:cNvCnPr>
                        <wps:spPr bwMode="auto">
                          <a:xfrm>
                            <a:off x="822778" y="2596143"/>
                            <a:ext cx="424245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 name="Line 500"/>
                        <wps:cNvCnPr>
                          <a:cxnSpLocks noChangeShapeType="1"/>
                        </wps:cNvCnPr>
                        <wps:spPr bwMode="auto">
                          <a:xfrm flipV="1">
                            <a:off x="829383" y="18161"/>
                            <a:ext cx="1981298" cy="207031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 name="Line 501"/>
                        <wps:cNvCnPr>
                          <a:cxnSpLocks noChangeShapeType="1"/>
                        </wps:cNvCnPr>
                        <wps:spPr bwMode="auto">
                          <a:xfrm>
                            <a:off x="2810680" y="18161"/>
                            <a:ext cx="2115035" cy="82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 name="Text Box 502"/>
                        <wps:cNvSpPr txBox="1">
                          <a:spLocks noChangeArrowheads="1"/>
                        </wps:cNvSpPr>
                        <wps:spPr bwMode="auto">
                          <a:xfrm>
                            <a:off x="36801" y="2018305"/>
                            <a:ext cx="754669" cy="57783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9C8F6B9" w14:textId="77777777" w:rsidR="00D878EF" w:rsidRDefault="00D878EF" w:rsidP="00557F6F">
                              <w:pPr>
                                <w:pStyle w:val="NoSpacing"/>
                                <w:jc w:val="right"/>
                              </w:pPr>
                              <w:r>
                                <w:t>Vmin</w:t>
                              </w:r>
                            </w:p>
                          </w:txbxContent>
                        </wps:txbx>
                        <wps:bodyPr rot="0" vert="horz" wrap="square" lIns="91440" tIns="45720" rIns="91440" bIns="45720" anchor="t" anchorCtr="0" upright="1">
                          <a:noAutofit/>
                        </wps:bodyPr>
                      </wps:wsp>
                      <wps:wsp>
                        <wps:cNvPr id="13" name="Line 503"/>
                        <wps:cNvCnPr>
                          <a:cxnSpLocks noChangeShapeType="1"/>
                        </wps:cNvCnPr>
                        <wps:spPr bwMode="auto">
                          <a:xfrm>
                            <a:off x="2743475" y="2914779"/>
                            <a:ext cx="861376"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 name="Text Box 504"/>
                        <wps:cNvSpPr txBox="1">
                          <a:spLocks noChangeArrowheads="1"/>
                        </wps:cNvSpPr>
                        <wps:spPr bwMode="auto">
                          <a:xfrm>
                            <a:off x="229214" y="0"/>
                            <a:ext cx="549810" cy="43502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DAE0AF8" w14:textId="77777777" w:rsidR="00D878EF" w:rsidRDefault="00D878EF" w:rsidP="00557F6F">
                              <w:pPr>
                                <w:pStyle w:val="NoSpacing"/>
                                <w:jc w:val="right"/>
                              </w:pPr>
                              <w:r>
                                <w:t>VCO</w:t>
                              </w:r>
                              <w:r w:rsidRPr="00623161">
                                <w:rPr>
                                  <w:vertAlign w:val="subscript"/>
                                </w:rPr>
                                <w:t>2</w:t>
                              </w:r>
                              <w:r>
                                <w:t>-max</w:t>
                              </w:r>
                            </w:p>
                          </w:txbxContent>
                        </wps:txbx>
                        <wps:bodyPr rot="0" vert="horz" wrap="square" lIns="91440" tIns="45720" rIns="91440" bIns="45720" anchor="t" anchorCtr="0" upright="1">
                          <a:noAutofit/>
                        </wps:bodyPr>
                      </wps:wsp>
                      <wps:wsp>
                        <wps:cNvPr id="15" name="Text Box 505"/>
                        <wps:cNvSpPr txBox="1">
                          <a:spLocks noChangeArrowheads="1"/>
                        </wps:cNvSpPr>
                        <wps:spPr bwMode="auto">
                          <a:xfrm>
                            <a:off x="2570448" y="1025250"/>
                            <a:ext cx="629062" cy="3599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8E7BE48" w14:textId="77777777" w:rsidR="00D878EF" w:rsidRDefault="00D878EF" w:rsidP="00557F6F">
                              <w:pPr>
                                <w:pStyle w:val="NoSpacing"/>
                              </w:pPr>
                              <w:r>
                                <w:t>Vmin*</w:t>
                              </w:r>
                            </w:p>
                          </w:txbxContent>
                        </wps:txbx>
                        <wps:bodyPr rot="0" vert="horz" wrap="square" lIns="91440" tIns="45720" rIns="91440" bIns="45720" anchor="t" anchorCtr="0" upright="1">
                          <a:noAutofit/>
                        </wps:bodyPr>
                      </wps:wsp>
                      <wps:wsp>
                        <wps:cNvPr id="16" name="Line 506"/>
                        <wps:cNvCnPr>
                          <a:cxnSpLocks noChangeShapeType="1"/>
                        </wps:cNvCnPr>
                        <wps:spPr bwMode="auto">
                          <a:xfrm flipH="1" flipV="1">
                            <a:off x="2027242" y="858502"/>
                            <a:ext cx="589436" cy="27901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7" name="Text Box 507"/>
                        <wps:cNvSpPr txBox="1">
                          <a:spLocks noChangeArrowheads="1"/>
                        </wps:cNvSpPr>
                        <wps:spPr bwMode="auto">
                          <a:xfrm>
                            <a:off x="1575671" y="2787655"/>
                            <a:ext cx="1354235" cy="24764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D7BC976" w14:textId="77777777" w:rsidR="00D878EF" w:rsidRDefault="00D878EF" w:rsidP="00557F6F">
                              <w:pPr>
                                <w:pStyle w:val="NoSpacing"/>
                              </w:pPr>
                              <w:r>
                                <w:t>CO</w:t>
                              </w:r>
                              <w:r w:rsidRPr="007E115C">
                                <w:rPr>
                                  <w:vertAlign w:val="subscript"/>
                                </w:rPr>
                                <w:t>2</w:t>
                              </w:r>
                              <w:r>
                                <w:t xml:space="preserve"> Control Loop Output</w:t>
                              </w:r>
                            </w:p>
                          </w:txbxContent>
                        </wps:txbx>
                        <wps:bodyPr rot="0" vert="horz" wrap="square" lIns="91440" tIns="45720" rIns="91440" bIns="45720" anchor="t" anchorCtr="0" upright="1">
                          <a:noAutofit/>
                        </wps:bodyPr>
                      </wps:wsp>
                    </wpc:wpc>
                  </a:graphicData>
                </a:graphic>
              </wp:inline>
            </w:drawing>
          </mc:Choice>
          <mc:Fallback>
            <w:pict>
              <v:group w14:anchorId="5437E31D" id="Canvas 18" o:spid="_x0000_s1093" editas="canvas" style="width:418.35pt;height:239pt;mso-position-horizontal-relative:char;mso-position-vertical-relative:line" coordsize="53124,303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">
                <v:shape id="_x0000_s1094" type="#_x0000_t75" style="position:absolute;width:53124;height:30353;visibility:visible;mso-wrap-style:square">
                  <v:fill o:detectmouseclick="t"/>
                  <v:path o:connecttype="none"/>
                </v:shape>
                <v:shape id="Text Box 497" o:spid="_x0000_s1095" type="#_x0000_t202" style="position:absolute;left:6766;top:26151;width:46371;height:29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" stroked="f">
                  <v:textbox>
                    <w:txbxContent>
                      <w:p w14:paraId="6723F709" w14:textId="77777777" w:rsidR="00D878EF" w:rsidRDefault="00D878EF" w:rsidP="00557F6F">
                        <w:pPr>
                          <w:pStyle w:val="NoSpacing"/>
                        </w:pPr>
                        <w:r>
                          <w:t>0%                                                50%                                                     100%</w:t>
                        </w:r>
                      </w:p>
                    </w:txbxContent>
                  </v:textbox>
                </v:shape>
                <v:line id="Line 498" o:spid="_x0000_s1096" style="position:absolute;visibility:visible;mso-wrap-style:square" from="8227,115" to="8227,258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"/>
                <v:line id="Line 499" o:spid="_x0000_s1097" style="position:absolute;visibility:visible;mso-wrap-style:square" from="8227,25961" to="50652,259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"/>
                <v:line id="Line 500" o:spid="_x0000_s1098" style="position:absolute;flip:y;visibility:visible;mso-wrap-style:square" from="8293,181" to="28106,208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"/>
                <v:line id="Line 501" o:spid="_x0000_s1099" style="position:absolute;visibility:visible;mso-wrap-style:square" from="28106,181" to="49257,1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"/>
                <v:shape id="Text Box 502" o:spid="_x0000_s1100" type="#_x0000_t202" style="position:absolute;left:368;top:20183;width:7546;height:5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" stroked="f">
                  <v:textbox>
                    <w:txbxContent>
                      <w:p w14:paraId="69C8F6B9" w14:textId="77777777" w:rsidR="00D878EF" w:rsidRDefault="00D878EF" w:rsidP="00557F6F">
                        <w:pPr>
                          <w:pStyle w:val="NoSpacing"/>
                          <w:jc w:val="right"/>
                        </w:pPr>
                        <w:r>
                          <w:t>Vmin</w:t>
                        </w:r>
                      </w:p>
                    </w:txbxContent>
                  </v:textbox>
                </v:shape>
                <v:line id="Line 503" o:spid="_x0000_s1101" style="position:absolute;visibility:visible;mso-wrap-style:square" from="27434,29147" to="36048,291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">
                  <v:stroke endarrow="block"/>
                </v:line>
                <v:shape id="Text Box 504" o:spid="_x0000_s1102" type="#_x0000_t202" style="position:absolute;left:2292;width:5498;height:43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" stroked="f">
                  <v:textbox>
                    <w:txbxContent>
                      <w:p w14:paraId="5DAE0AF8" w14:textId="77777777" w:rsidR="00D878EF" w:rsidRDefault="00D878EF" w:rsidP="00557F6F">
                        <w:pPr>
                          <w:pStyle w:val="NoSpacing"/>
                          <w:jc w:val="right"/>
                        </w:pPr>
                        <w:r>
                          <w:t>VCO</w:t>
                        </w:r>
                        <w:r w:rsidRPr="00623161">
                          <w:rPr>
                            <w:vertAlign w:val="subscript"/>
                          </w:rPr>
                          <w:t>2</w:t>
                        </w:r>
                        <w:r>
                          <w:t>-max</w:t>
                        </w:r>
                      </w:p>
                    </w:txbxContent>
                  </v:textbox>
                </v:shape>
                <v:shape id="Text Box 505" o:spid="_x0000_s1103" type="#_x0000_t202" style="position:absolute;left:25704;top:10252;width:6291;height:35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" stroked="f">
                  <v:textbox>
                    <w:txbxContent>
                      <w:p w14:paraId="78E7BE48" w14:textId="77777777" w:rsidR="00D878EF" w:rsidRDefault="00D878EF" w:rsidP="00557F6F">
                        <w:pPr>
                          <w:pStyle w:val="NoSpacing"/>
                        </w:pPr>
                        <w:r>
                          <w:t>Vmin*</w:t>
                        </w:r>
                      </w:p>
                    </w:txbxContent>
                  </v:textbox>
                </v:shape>
                <v:line id="Line 506" o:spid="_x0000_s1104" style="position:absolute;flip:x y;visibility:visible;mso-wrap-style:square" from="20272,8585" to="26166,113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">
                  <v:stroke endarrow="block"/>
                </v:line>
                <v:shape id="Text Box 507" o:spid="_x0000_s1105" type="#_x0000_t202" style="position:absolute;left:15756;top:27876;width:13543;height:2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" stroked="f">
                  <v:fill opacity="0"/>
                  <v:textbox>
                    <w:txbxContent>
                      <w:p w14:paraId="6D7BC976" w14:textId="77777777" w:rsidR="00D878EF" w:rsidRDefault="00D878EF" w:rsidP="00557F6F">
                        <w:pPr>
                          <w:pStyle w:val="NoSpacing"/>
                        </w:pPr>
                        <w:r>
                          <w:t>CO</w:t>
                        </w:r>
                        <w:r w:rsidRPr="007E115C">
                          <w:rPr>
                            <w:vertAlign w:val="subscript"/>
                          </w:rPr>
                          <w:t>2</w:t>
                        </w:r>
                        <w:r>
                          <w:t xml:space="preserve"> Control Loop Output</w:t>
                        </w:r>
                      </w:p>
                    </w:txbxContent>
                  </v:textbox>
                </v:shape>
                <w10:anchorlock/>
              </v:group>
            </w:pict>
          </mc:Fallback>
        </mc:AlternateContent>
      </w:r>
    </w:p>
    <w:p w14:paraId="005694A1" w14:textId="09901701" w:rsidR="00557F6F" w:rsidRPr="00557F6F" w:rsidRDefault="00557F6F" w:rsidP="00DC4F60">
      <w:pPr>
        <w:pStyle w:val="FigureCaption"/>
      </w:pPr>
      <w:r w:rsidRPr="00557F6F">
        <w:t xml:space="preserve">Figure 5.2.1.4-2 </w:t>
      </w:r>
      <w:proofErr w:type="spellStart"/>
      <w:r w:rsidRPr="00557F6F">
        <w:t>Vmin</w:t>
      </w:r>
      <w:proofErr w:type="spellEnd"/>
      <w:r w:rsidRPr="00557F6F">
        <w:t>* reset with CO2 loop (parallel fan-powered).</w:t>
      </w:r>
    </w:p>
    <w:p w14:paraId="0BC7A115" w14:textId="09BA6FDF" w:rsidR="009045A3" w:rsidRPr="00BC7581" w:rsidRDefault="00BF7562" w:rsidP="007C1423">
      <w:pPr>
        <w:pStyle w:val="Heading7"/>
      </w:pPr>
      <w:bookmarkStart w:id="3294" w:name="_Hlk74386835"/>
      <w:ins w:id="3295" w:author="Reece Kiriu" w:date="2022-10-19T12:54:00Z">
        <w:r w:rsidRPr="00BF7562">
          <w:rPr>
            <w:rStyle w:val="Toggle"/>
            <w:rPrChange w:id="3296" w:author="Reece Kiriu" w:date="2022-10-19T12:54:00Z">
              <w:rPr/>
            </w:rPrChange>
          </w:rPr>
          <w:t>[</w:t>
        </w:r>
      </w:ins>
      <w:ins w:id="3297" w:author="Hwakong Cheng" w:date="2022-10-24T20:59:00Z">
        <w:r w:rsidR="00FB4E5C">
          <w:rPr>
            <w:rStyle w:val="Toggle"/>
          </w:rPr>
          <w:t>EQUAL</w:t>
        </w:r>
      </w:ins>
      <w:ins w:id="3298" w:author="Hwakong Cheng" w:date="2022-10-24T21:00:00Z">
        <w:r w:rsidR="00FB4E5C">
          <w:rPr>
            <w:rStyle w:val="Toggle"/>
          </w:rPr>
          <w:t xml:space="preserve">S AHU </w:t>
        </w:r>
        <w:proofErr w:type="gramStart"/>
        <w:r w:rsidR="00FB4E5C">
          <w:rPr>
            <w:rStyle w:val="Toggle"/>
          </w:rPr>
          <w:t>SZVAV</w:t>
        </w:r>
      </w:ins>
      <w:ins w:id="3299" w:author="Reece Kiriu" w:date="2022-10-19T12:54:00Z">
        <w:r w:rsidRPr="00BF7562">
          <w:rPr>
            <w:rStyle w:val="Toggle"/>
            <w:rPrChange w:id="3300" w:author="Reece Kiriu" w:date="2022-10-19T12:54:00Z">
              <w:rPr/>
            </w:rPrChange>
          </w:rPr>
          <w:t>]</w:t>
        </w:r>
      </w:ins>
      <w:r w:rsidR="009045A3" w:rsidRPr="00BC7581">
        <w:t>For</w:t>
      </w:r>
      <w:proofErr w:type="gramEnd"/>
      <w:r w:rsidR="009045A3" w:rsidRPr="00BC7581">
        <w:t xml:space="preserve"> </w:t>
      </w:r>
      <w:r w:rsidR="009045A3">
        <w:t>SZVAV AHUs</w:t>
      </w:r>
      <w:r w:rsidR="009045A3" w:rsidRPr="00BC7581">
        <w:t>:</w:t>
      </w:r>
    </w:p>
    <w:p w14:paraId="047B6A30" w14:textId="560B135C" w:rsidR="009045A3" w:rsidRPr="00643A3A" w:rsidRDefault="009045A3" w:rsidP="007C1423">
      <w:pPr>
        <w:pStyle w:val="Heading8"/>
      </w:pPr>
      <w:r w:rsidRPr="00643A3A">
        <w:t xml:space="preserve">The minimum outdoor air </w:t>
      </w:r>
      <w:r w:rsidR="00D21A33">
        <w:t>setpoint</w:t>
      </w:r>
      <w:r w:rsidRPr="00643A3A">
        <w:t xml:space="preserve"> </w:t>
      </w:r>
      <w:proofErr w:type="spellStart"/>
      <w:r w:rsidRPr="00643A3A">
        <w:t>MinOAsp</w:t>
      </w:r>
      <w:proofErr w:type="spellEnd"/>
      <w:r w:rsidRPr="00643A3A">
        <w:t xml:space="preserve"> shall be reset based on the zone CO2 control-loop signal from </w:t>
      </w:r>
      <w:proofErr w:type="spellStart"/>
      <w:r w:rsidR="001C2FCB" w:rsidRPr="00643A3A">
        <w:t>MinOA</w:t>
      </w:r>
      <w:proofErr w:type="spellEnd"/>
      <w:r w:rsidR="00C436C8">
        <w:t xml:space="preserve"> </w:t>
      </w:r>
      <w:r w:rsidRPr="00643A3A">
        <w:t xml:space="preserve">at 0% signal to </w:t>
      </w:r>
      <w:proofErr w:type="spellStart"/>
      <w:r w:rsidR="001C2FCB" w:rsidRPr="00643A3A">
        <w:t>DesOA</w:t>
      </w:r>
      <w:proofErr w:type="spellEnd"/>
      <w:r w:rsidR="00C436C8">
        <w:t xml:space="preserve"> </w:t>
      </w:r>
      <w:r w:rsidRPr="00643A3A">
        <w:t>at 100% signal. See Figure 5.2.1.4-3.</w:t>
      </w:r>
    </w:p>
    <w:p w14:paraId="77A8BBA2" w14:textId="70013B02" w:rsidR="00557F6F" w:rsidRDefault="00557F6F" w:rsidP="00557F6F">
      <w:pPr>
        <w:jc w:val="center"/>
      </w:pPr>
      <w:r>
        <w:rPr>
          <w:noProof/>
        </w:rPr>
        <w:lastRenderedPageBreak/>
        <mc:AlternateContent>
          <mc:Choice Requires="wpc">
            <w:drawing>
              <wp:inline distT="0" distB="0" distL="0" distR="0" wp14:anchorId="7A41B2EF" wp14:editId="457A7ABA">
                <wp:extent cx="5373595" cy="3035300"/>
                <wp:effectExtent l="0" t="0" r="0" b="0"/>
                <wp:docPr id="420" name="Canvas 42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373" name="Text Box 497"/>
                        <wps:cNvSpPr txBox="1">
                          <a:spLocks noChangeArrowheads="1"/>
                        </wps:cNvSpPr>
                        <wps:spPr bwMode="auto">
                          <a:xfrm>
                            <a:off x="738379" y="2615129"/>
                            <a:ext cx="4637062" cy="2988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DD8277A" w14:textId="77777777" w:rsidR="00D878EF" w:rsidRDefault="00D878EF" w:rsidP="00557F6F">
                              <w:pPr>
                                <w:pStyle w:val="NoSpacing"/>
                              </w:pPr>
                              <w:r>
                                <w:t>0%                                                50%                                                     100%</w:t>
                              </w:r>
                            </w:p>
                          </w:txbxContent>
                        </wps:txbx>
                        <wps:bodyPr rot="0" vert="horz" wrap="square" lIns="91440" tIns="45720" rIns="91440" bIns="45720" anchor="t" anchorCtr="0" upright="1">
                          <a:noAutofit/>
                        </wps:bodyPr>
                      </wps:wsp>
                      <wps:wsp>
                        <wps:cNvPr id="393" name="Line 498"/>
                        <wps:cNvCnPr>
                          <a:cxnSpLocks noChangeShapeType="1"/>
                        </wps:cNvCnPr>
                        <wps:spPr bwMode="auto">
                          <a:xfrm>
                            <a:off x="884499" y="11557"/>
                            <a:ext cx="0" cy="257220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99" name="Line 499"/>
                        <wps:cNvCnPr>
                          <a:cxnSpLocks noChangeShapeType="1"/>
                        </wps:cNvCnPr>
                        <wps:spPr bwMode="auto">
                          <a:xfrm>
                            <a:off x="884499" y="2596143"/>
                            <a:ext cx="424245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13" name="Line 500"/>
                        <wps:cNvCnPr>
                          <a:cxnSpLocks noChangeShapeType="1"/>
                        </wps:cNvCnPr>
                        <wps:spPr bwMode="auto">
                          <a:xfrm flipV="1">
                            <a:off x="891104" y="18986"/>
                            <a:ext cx="4096332" cy="206948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14" name="Text Box 502"/>
                        <wps:cNvSpPr txBox="1">
                          <a:spLocks noChangeArrowheads="1"/>
                        </wps:cNvSpPr>
                        <wps:spPr bwMode="auto">
                          <a:xfrm>
                            <a:off x="37838" y="1963712"/>
                            <a:ext cx="815853" cy="66252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86F771F" w14:textId="0D59097F" w:rsidR="00D878EF" w:rsidRDefault="00D878EF" w:rsidP="00557F6F">
                              <w:pPr>
                                <w:pStyle w:val="NoSpacing"/>
                                <w:jc w:val="right"/>
                              </w:pPr>
                              <w:r>
                                <w:t>MinOA</w:t>
                              </w:r>
                            </w:p>
                          </w:txbxContent>
                        </wps:txbx>
                        <wps:bodyPr rot="0" vert="horz" wrap="square" lIns="91440" tIns="45720" rIns="91440" bIns="45720" anchor="t" anchorCtr="0" upright="1">
                          <a:noAutofit/>
                        </wps:bodyPr>
                      </wps:wsp>
                      <wps:wsp>
                        <wps:cNvPr id="415" name="Line 503"/>
                        <wps:cNvCnPr>
                          <a:cxnSpLocks noChangeShapeType="1"/>
                        </wps:cNvCnPr>
                        <wps:spPr bwMode="auto">
                          <a:xfrm>
                            <a:off x="2805196" y="2914779"/>
                            <a:ext cx="861376"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16" name="Text Box 504"/>
                        <wps:cNvSpPr txBox="1">
                          <a:spLocks noChangeArrowheads="1"/>
                        </wps:cNvSpPr>
                        <wps:spPr bwMode="auto">
                          <a:xfrm>
                            <a:off x="0" y="27296"/>
                            <a:ext cx="839732" cy="5787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739A739" w14:textId="2BCDF5C0" w:rsidR="00D878EF" w:rsidRDefault="00D878EF" w:rsidP="00557F6F">
                              <w:pPr>
                                <w:pStyle w:val="NoSpacing"/>
                                <w:jc w:val="right"/>
                              </w:pPr>
                              <w:r>
                                <w:t>DesOA</w:t>
                              </w:r>
                            </w:p>
                          </w:txbxContent>
                        </wps:txbx>
                        <wps:bodyPr rot="0" vert="horz" wrap="square" lIns="91440" tIns="45720" rIns="91440" bIns="45720" anchor="t" anchorCtr="0" upright="1">
                          <a:noAutofit/>
                        </wps:bodyPr>
                      </wps:wsp>
                      <wps:wsp>
                        <wps:cNvPr id="417" name="Text Box 505"/>
                        <wps:cNvSpPr txBox="1">
                          <a:spLocks noChangeArrowheads="1"/>
                        </wps:cNvSpPr>
                        <wps:spPr bwMode="auto">
                          <a:xfrm>
                            <a:off x="3429102" y="1302367"/>
                            <a:ext cx="878629" cy="46263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9D0E9B5" w14:textId="77777777" w:rsidR="00D878EF" w:rsidRDefault="00D878EF" w:rsidP="00557F6F">
                              <w:pPr>
                                <w:pStyle w:val="NoSpacing"/>
                              </w:pPr>
                              <w:r>
                                <w:t>MinOAsp</w:t>
                              </w:r>
                            </w:p>
                          </w:txbxContent>
                        </wps:txbx>
                        <wps:bodyPr rot="0" vert="horz" wrap="square" lIns="91440" tIns="45720" rIns="91440" bIns="45720" anchor="t" anchorCtr="0" upright="1">
                          <a:noAutofit/>
                        </wps:bodyPr>
                      </wps:wsp>
                      <wps:wsp>
                        <wps:cNvPr id="418" name="Line 506"/>
                        <wps:cNvCnPr>
                          <a:cxnSpLocks noChangeShapeType="1"/>
                        </wps:cNvCnPr>
                        <wps:spPr bwMode="auto">
                          <a:xfrm flipH="1" flipV="1">
                            <a:off x="2862346" y="1137515"/>
                            <a:ext cx="589436" cy="27901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19" name="Text Box 507"/>
                        <wps:cNvSpPr txBox="1">
                          <a:spLocks noChangeArrowheads="1"/>
                        </wps:cNvSpPr>
                        <wps:spPr bwMode="auto">
                          <a:xfrm>
                            <a:off x="1637392" y="2787655"/>
                            <a:ext cx="1354235" cy="24764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EA2A0D7" w14:textId="77777777" w:rsidR="00D878EF" w:rsidRDefault="00D878EF" w:rsidP="00557F6F">
                              <w:pPr>
                                <w:pStyle w:val="NoSpacing"/>
                              </w:pPr>
                              <w:r>
                                <w:t>CO</w:t>
                              </w:r>
                              <w:r w:rsidRPr="007E115C">
                                <w:rPr>
                                  <w:vertAlign w:val="subscript"/>
                                </w:rPr>
                                <w:t>2</w:t>
                              </w:r>
                              <w:r>
                                <w:t xml:space="preserve"> Control Loop Output</w:t>
                              </w:r>
                            </w:p>
                          </w:txbxContent>
                        </wps:txbx>
                        <wps:bodyPr rot="0" vert="horz" wrap="square" lIns="91440" tIns="45720" rIns="91440" bIns="45720" anchor="t" anchorCtr="0" upright="1">
                          <a:noAutofit/>
                        </wps:bodyPr>
                      </wps:wsp>
                    </wpc:wpc>
                  </a:graphicData>
                </a:graphic>
              </wp:inline>
            </w:drawing>
          </mc:Choice>
          <mc:Fallback>
            <w:pict>
              <v:group w14:anchorId="7A41B2EF" id="Canvas 420" o:spid="_x0000_s1106" editas="canvas" style="width:423.1pt;height:239pt;mso-position-horizontal-relative:char;mso-position-vertical-relative:line" coordsize="53733,303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">
                <v:shape id="_x0000_s1107" type="#_x0000_t75" style="position:absolute;width:53733;height:30353;visibility:visible;mso-wrap-style:square">
                  <v:fill o:detectmouseclick="t"/>
                  <v:path o:connecttype="none"/>
                </v:shape>
                <v:shape id="Text Box 497" o:spid="_x0000_s1108" type="#_x0000_t202" style="position:absolute;left:7383;top:26151;width:46371;height:29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" stroked="f">
                  <v:textbox>
                    <w:txbxContent>
                      <w:p w14:paraId="6DD8277A" w14:textId="77777777" w:rsidR="00D878EF" w:rsidRDefault="00D878EF" w:rsidP="00557F6F">
                        <w:pPr>
                          <w:pStyle w:val="NoSpacing"/>
                        </w:pPr>
                        <w:r>
                          <w:t>0%                                                50%                                                     100%</w:t>
                        </w:r>
                      </w:p>
                    </w:txbxContent>
                  </v:textbox>
                </v:shape>
                <v:line id="Line 498" o:spid="_x0000_s1109" style="position:absolute;visibility:visible;mso-wrap-style:square" from="8844,115" to="8844,258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"/>
                <v:line id="Line 499" o:spid="_x0000_s1110" style="position:absolute;visibility:visible;mso-wrap-style:square" from="8844,25961" to="51269,259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"/>
                <v:line id="Line 500" o:spid="_x0000_s1111" style="position:absolute;flip:y;visibility:visible;mso-wrap-style:square" from="8911,189" to="49874,208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"/>
                <v:shape id="Text Box 502" o:spid="_x0000_s1112" type="#_x0000_t202" style="position:absolute;left:378;top:19637;width:8158;height:6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" stroked="f">
                  <v:textbox>
                    <w:txbxContent>
                      <w:p w14:paraId="186F771F" w14:textId="0D59097F" w:rsidR="00D878EF" w:rsidRDefault="00D878EF" w:rsidP="00557F6F">
                        <w:pPr>
                          <w:pStyle w:val="NoSpacing"/>
                          <w:jc w:val="right"/>
                        </w:pPr>
                        <w:r>
                          <w:t>MinOA</w:t>
                        </w:r>
                      </w:p>
                    </w:txbxContent>
                  </v:textbox>
                </v:shape>
                <v:line id="Line 503" o:spid="_x0000_s1113" style="position:absolute;visibility:visible;mso-wrap-style:square" from="28051,29147" to="36665,291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">
                  <v:stroke endarrow="block"/>
                </v:line>
                <v:shape id="Text Box 504" o:spid="_x0000_s1114" type="#_x0000_t202" style="position:absolute;top:272;width:8397;height:57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" stroked="f">
                  <v:textbox>
                    <w:txbxContent>
                      <w:p w14:paraId="0739A739" w14:textId="2BCDF5C0" w:rsidR="00D878EF" w:rsidRDefault="00D878EF" w:rsidP="00557F6F">
                        <w:pPr>
                          <w:pStyle w:val="NoSpacing"/>
                          <w:jc w:val="right"/>
                        </w:pPr>
                        <w:r>
                          <w:t>DesOA</w:t>
                        </w:r>
                      </w:p>
                    </w:txbxContent>
                  </v:textbox>
                </v:shape>
                <v:shape id="Text Box 505" o:spid="_x0000_s1115" type="#_x0000_t202" style="position:absolute;left:34291;top:13023;width:8786;height:46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" stroked="f">
                  <v:textbox>
                    <w:txbxContent>
                      <w:p w14:paraId="49D0E9B5" w14:textId="77777777" w:rsidR="00D878EF" w:rsidRDefault="00D878EF" w:rsidP="00557F6F">
                        <w:pPr>
                          <w:pStyle w:val="NoSpacing"/>
                        </w:pPr>
                        <w:r>
                          <w:t>MinOAsp</w:t>
                        </w:r>
                      </w:p>
                    </w:txbxContent>
                  </v:textbox>
                </v:shape>
                <v:line id="Line 506" o:spid="_x0000_s1116" style="position:absolute;flip:x y;visibility:visible;mso-wrap-style:square" from="28623,11375" to="34517,141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">
                  <v:stroke endarrow="block"/>
                </v:line>
                <v:shape id="Text Box 507" o:spid="_x0000_s1117" type="#_x0000_t202" style="position:absolute;left:16373;top:27876;width:13543;height:2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" stroked="f">
                  <v:fill opacity="0"/>
                  <v:textbox>
                    <w:txbxContent>
                      <w:p w14:paraId="6EA2A0D7" w14:textId="77777777" w:rsidR="00D878EF" w:rsidRDefault="00D878EF" w:rsidP="00557F6F">
                        <w:pPr>
                          <w:pStyle w:val="NoSpacing"/>
                        </w:pPr>
                        <w:r>
                          <w:t>CO</w:t>
                        </w:r>
                        <w:r w:rsidRPr="007E115C">
                          <w:rPr>
                            <w:vertAlign w:val="subscript"/>
                          </w:rPr>
                          <w:t>2</w:t>
                        </w:r>
                        <w:r>
                          <w:t xml:space="preserve"> Control Loop Output</w:t>
                        </w:r>
                      </w:p>
                    </w:txbxContent>
                  </v:textbox>
                </v:shape>
                <w10:anchorlock/>
              </v:group>
            </w:pict>
          </mc:Fallback>
        </mc:AlternateContent>
      </w:r>
    </w:p>
    <w:p w14:paraId="0A4BCD3C" w14:textId="2815FCDF" w:rsidR="00557F6F" w:rsidRPr="00557F6F" w:rsidRDefault="00557F6F" w:rsidP="00DC4F60">
      <w:pPr>
        <w:pStyle w:val="FigureCaption"/>
      </w:pPr>
      <w:r w:rsidRPr="00557F6F">
        <w:t xml:space="preserve">Figure 5.2.1.4-3 </w:t>
      </w:r>
      <w:proofErr w:type="spellStart"/>
      <w:r w:rsidRPr="00557F6F">
        <w:t>Vmin</w:t>
      </w:r>
      <w:proofErr w:type="spellEnd"/>
      <w:r w:rsidRPr="00557F6F">
        <w:t>* reset with CO2 loop (SZVAV).</w:t>
      </w:r>
    </w:p>
    <w:bookmarkEnd w:id="3294"/>
    <w:p w14:paraId="0DA578D3" w14:textId="01841226" w:rsidR="009045A3" w:rsidRPr="00BC7581" w:rsidRDefault="009045A3" w:rsidP="00B37EF3">
      <w:pPr>
        <w:pStyle w:val="Instrbox"/>
      </w:pPr>
      <w:r w:rsidRPr="00BC7581">
        <w:t>This concludes the section where the ventilation logic is selected.</w:t>
      </w:r>
      <w:r>
        <w:t xml:space="preserve"> </w:t>
      </w:r>
      <w:r w:rsidRPr="00BC7581">
        <w:t xml:space="preserve">When the sequences are complete, only one of </w:t>
      </w:r>
      <w:r>
        <w:t xml:space="preserve">Sections </w:t>
      </w:r>
      <w:r w:rsidR="00FC0E3B">
        <w:fldChar w:fldCharType="begin"/>
      </w:r>
      <w:r w:rsidR="00FC0E3B">
        <w:instrText xml:space="preserve"> REF _Ref479781446 \w \h </w:instrText>
      </w:r>
      <w:r w:rsidR="00FC0E3B">
        <w:fldChar w:fldCharType="separate"/>
      </w:r>
      <w:r w:rsidR="0037258A">
        <w:t>5.2.1.3</w:t>
      </w:r>
      <w:r w:rsidR="00FC0E3B">
        <w:fldChar w:fldCharType="end"/>
      </w:r>
      <w:r w:rsidRPr="00BC7581">
        <w:t xml:space="preserve"> and </w:t>
      </w:r>
      <w:r w:rsidR="00FC0E3B">
        <w:fldChar w:fldCharType="begin"/>
      </w:r>
      <w:r w:rsidR="00FC0E3B">
        <w:instrText xml:space="preserve"> REF _Ref479781462 \w \h </w:instrText>
      </w:r>
      <w:r w:rsidR="00FC0E3B">
        <w:fldChar w:fldCharType="separate"/>
      </w:r>
      <w:r w:rsidR="0037258A">
        <w:t>5.2.1.4</w:t>
      </w:r>
      <w:r w:rsidR="00FC0E3B">
        <w:fldChar w:fldCharType="end"/>
      </w:r>
      <w:r w:rsidRPr="00BC7581">
        <w:t xml:space="preserve"> should remain. The other </w:t>
      </w:r>
      <w:r>
        <w:t>section</w:t>
      </w:r>
      <w:r w:rsidRPr="00BC7581">
        <w:t xml:space="preserve"> should be deleted, along with these flag notes.</w:t>
      </w:r>
    </w:p>
    <w:p w14:paraId="2018F1C6" w14:textId="5B7505ED" w:rsidR="009045A3" w:rsidRPr="00BC7581" w:rsidRDefault="009045A3" w:rsidP="0087618D">
      <w:pPr>
        <w:pStyle w:val="Heading3"/>
        <w:keepNext/>
        <w:widowControl/>
        <w:ind w:left="806" w:hanging="806"/>
      </w:pPr>
      <w:bookmarkStart w:id="3301" w:name="_Ref462145704"/>
      <w:bookmarkStart w:id="3302" w:name="_Ref479419010"/>
      <w:r w:rsidRPr="00BC7581">
        <w:t>Time-Averaged Ventilation</w:t>
      </w:r>
      <w:bookmarkEnd w:id="3301"/>
      <w:bookmarkEnd w:id="3302"/>
    </w:p>
    <w:p w14:paraId="77FFF877" w14:textId="77777777" w:rsidR="009045A3" w:rsidRPr="00BC7581" w:rsidRDefault="009045A3" w:rsidP="00B37EF3">
      <w:pPr>
        <w:pStyle w:val="Infobox"/>
      </w:pPr>
      <w:commentRangeStart w:id="3303"/>
      <w:commentRangeStart w:id="3304"/>
      <w:r w:rsidRPr="00BC7581">
        <w:t>ASHRAE Standard 62.1 and</w:t>
      </w:r>
      <w:r>
        <w:rPr>
          <w:bCs/>
        </w:rPr>
        <w:t xml:space="preserve"> California</w:t>
      </w:r>
      <w:r w:rsidRPr="00BC7581">
        <w:t xml:space="preserve"> Title 24 </w:t>
      </w:r>
      <w:commentRangeEnd w:id="3303"/>
      <w:r w:rsidR="00B2676A">
        <w:rPr>
          <w:rStyle w:val="CommentReference"/>
          <w:rFonts w:cstheme="minorBidi"/>
          <w:i w:val="0"/>
          <w:iCs w:val="0"/>
          <w:color w:val="auto"/>
        </w:rPr>
        <w:commentReference w:id="3303"/>
      </w:r>
      <w:commentRangeEnd w:id="3304"/>
      <w:r w:rsidR="008C56F6">
        <w:rPr>
          <w:rStyle w:val="CommentReference"/>
          <w:rFonts w:cstheme="minorBidi"/>
          <w:i w:val="0"/>
          <w:iCs w:val="0"/>
          <w:color w:val="auto"/>
        </w:rPr>
        <w:commentReference w:id="3304"/>
      </w:r>
      <w:r w:rsidRPr="00BC7581">
        <w:t xml:space="preserve">allow for ventilation to be provided based on average conditions over a specific </w:t>
      </w:r>
      <w:proofErr w:type="gramStart"/>
      <w:r w:rsidRPr="00BC7581">
        <w:t>period of time</w:t>
      </w:r>
      <w:proofErr w:type="gramEnd"/>
      <w:r w:rsidRPr="00BC7581">
        <w:t xml:space="preserve">. This time-averaging method allows for zone airflows to effectively be controlled to values below the VAV box controllable minimum value, which may reduce energy use and the risk of overcooling when the zone ventilation requirement is less than the VAV box controllable minimum. </w:t>
      </w:r>
    </w:p>
    <w:p w14:paraId="31EBEEA2" w14:textId="5DA5BBE5" w:rsidR="009045A3" w:rsidRPr="00BC7581" w:rsidRDefault="009045A3" w:rsidP="0087618D">
      <w:pPr>
        <w:pStyle w:val="Heading4"/>
      </w:pPr>
      <w:r w:rsidRPr="00BC7581">
        <w:t xml:space="preserve">When the active airflow </w:t>
      </w:r>
      <w:r w:rsidR="00D21A33">
        <w:rPr>
          <w:rFonts w:cs="Times New Roman PS MT"/>
          <w:bCs/>
          <w:szCs w:val="20"/>
        </w:rPr>
        <w:t>setpoint</w:t>
      </w:r>
      <w:r w:rsidRPr="00B87A61">
        <w:rPr>
          <w:rFonts w:cs="Times New Roman PS MT"/>
          <w:bCs/>
          <w:szCs w:val="20"/>
        </w:rPr>
        <w:t xml:space="preserve"> </w:t>
      </w:r>
      <w:proofErr w:type="spellStart"/>
      <w:r w:rsidRPr="00BC7581">
        <w:t>Vspt</w:t>
      </w:r>
      <w:proofErr w:type="spellEnd"/>
      <w:r w:rsidRPr="00BC7581">
        <w:t xml:space="preserve"> is </w:t>
      </w:r>
      <w:r w:rsidRPr="00B87A61">
        <w:rPr>
          <w:rFonts w:cs="Times New Roman PS MT"/>
          <w:bCs/>
          <w:szCs w:val="20"/>
        </w:rPr>
        <w:t>nonzero</w:t>
      </w:r>
      <w:r w:rsidRPr="00BC7581">
        <w:t xml:space="preserve"> and is less than the lowest possible airflow </w:t>
      </w:r>
      <w:r w:rsidR="00D21A33">
        <w:rPr>
          <w:rFonts w:cs="Times New Roman PS MT"/>
          <w:bCs/>
          <w:szCs w:val="20"/>
        </w:rPr>
        <w:t>setpoint</w:t>
      </w:r>
      <w:r w:rsidRPr="00BC7581">
        <w:t xml:space="preserve"> allowed by the controls (</w:t>
      </w:r>
      <w:proofErr w:type="spellStart"/>
      <w:r w:rsidRPr="00BC7581">
        <w:t>Vm</w:t>
      </w:r>
      <w:proofErr w:type="spellEnd"/>
      <w:r w:rsidRPr="00BC7581">
        <w:t xml:space="preserve">), the airflow </w:t>
      </w:r>
      <w:r w:rsidR="00D21A33">
        <w:rPr>
          <w:rFonts w:cs="Times New Roman PS MT"/>
          <w:bCs/>
          <w:szCs w:val="20"/>
        </w:rPr>
        <w:t>setpoint</w:t>
      </w:r>
      <w:r w:rsidRPr="00BC7581">
        <w:t xml:space="preserve"> shall be pulse width modulated as follows:</w:t>
      </w:r>
    </w:p>
    <w:p w14:paraId="432E8B00" w14:textId="12CF7968" w:rsidR="009045A3" w:rsidRPr="00BC7581" w:rsidRDefault="009045A3" w:rsidP="007C1423">
      <w:pPr>
        <w:pStyle w:val="Heading5"/>
      </w:pPr>
      <w:r w:rsidRPr="00BC7581">
        <w:t xml:space="preserve">The </w:t>
      </w:r>
      <w:r>
        <w:rPr>
          <w:rFonts w:cs="Times New Roman PS MT"/>
          <w:bCs/>
          <w:szCs w:val="20"/>
        </w:rPr>
        <w:t>time-averaged ventilation (</w:t>
      </w:r>
      <w:r w:rsidRPr="00BC7581">
        <w:t>TAV</w:t>
      </w:r>
      <w:r>
        <w:rPr>
          <w:rFonts w:cs="Times New Roman PS MT"/>
          <w:bCs/>
          <w:szCs w:val="20"/>
        </w:rPr>
        <w:t>)</w:t>
      </w:r>
      <w:r w:rsidRPr="00BC7581">
        <w:t xml:space="preserve"> ratio shall be determined as </w:t>
      </w:r>
      <w:proofErr w:type="spellStart"/>
      <w:r w:rsidRPr="00BC7581">
        <w:t>TAVratio</w:t>
      </w:r>
      <w:proofErr w:type="spellEnd"/>
      <w:r w:rsidRPr="00BC7581">
        <w:t xml:space="preserve"> = </w:t>
      </w:r>
      <w:proofErr w:type="spellStart"/>
      <w:r w:rsidRPr="00BC7581">
        <w:t>Vspt</w:t>
      </w:r>
      <w:proofErr w:type="spellEnd"/>
      <w:r w:rsidRPr="00BC7581">
        <w:t>/</w:t>
      </w:r>
      <w:proofErr w:type="spellStart"/>
      <w:r w:rsidRPr="00BC7581">
        <w:t>Vm</w:t>
      </w:r>
      <w:proofErr w:type="spellEnd"/>
    </w:p>
    <w:p w14:paraId="6B976A25" w14:textId="77777777" w:rsidR="009045A3" w:rsidRPr="00BC7581" w:rsidRDefault="009045A3" w:rsidP="007C1423">
      <w:pPr>
        <w:pStyle w:val="Heading5"/>
      </w:pPr>
      <w:r w:rsidRPr="00BC7581">
        <w:t xml:space="preserve">The total cycle time (TCT) shall be 15 minutes (adjustable) </w:t>
      </w:r>
    </w:p>
    <w:p w14:paraId="2AD003E8" w14:textId="6342D0C2" w:rsidR="009045A3" w:rsidRPr="00BC7581" w:rsidRDefault="009045A3" w:rsidP="007C1423">
      <w:pPr>
        <w:pStyle w:val="Heading5"/>
      </w:pPr>
      <w:r w:rsidRPr="00BC7581">
        <w:t>Open period</w:t>
      </w:r>
      <w:r>
        <w:rPr>
          <w:rFonts w:cs="Times New Roman PS MT"/>
          <w:szCs w:val="20"/>
        </w:rPr>
        <w:t>.</w:t>
      </w:r>
      <w:r w:rsidRPr="00BC7581">
        <w:t xml:space="preserve"> During the open period, the TAV airflow </w:t>
      </w:r>
      <w:r w:rsidR="00D21A33">
        <w:rPr>
          <w:rFonts w:cs="Times New Roman PS MT"/>
          <w:bCs/>
          <w:szCs w:val="20"/>
        </w:rPr>
        <w:t>setpoint</w:t>
      </w:r>
      <w:r>
        <w:rPr>
          <w:rFonts w:cs="Times New Roman PS MT"/>
          <w:bCs/>
          <w:szCs w:val="20"/>
        </w:rPr>
        <w:t xml:space="preserve"> </w:t>
      </w:r>
      <w:proofErr w:type="spellStart"/>
      <w:r w:rsidRPr="00BC7581">
        <w:t>Vspt</w:t>
      </w:r>
      <w:proofErr w:type="spellEnd"/>
      <w:r>
        <w:rPr>
          <w:rFonts w:cs="Times New Roman PS MT"/>
          <w:bCs/>
          <w:szCs w:val="20"/>
        </w:rPr>
        <w:t>*</w:t>
      </w:r>
      <w:r w:rsidRPr="00BC7581">
        <w:t xml:space="preserve"> shall be equal to </w:t>
      </w:r>
      <w:proofErr w:type="spellStart"/>
      <w:r w:rsidRPr="00BC7581">
        <w:t>Vm</w:t>
      </w:r>
      <w:proofErr w:type="spellEnd"/>
      <w:r w:rsidRPr="00BC7581">
        <w:t xml:space="preserve"> for </w:t>
      </w:r>
      <w:proofErr w:type="gramStart"/>
      <w:r w:rsidRPr="00BC7581">
        <w:t>a period of time</w:t>
      </w:r>
      <w:proofErr w:type="gramEnd"/>
      <w:r w:rsidRPr="00BC7581">
        <w:t xml:space="preserve"> OP, which is the larger of</w:t>
      </w:r>
      <w:r>
        <w:rPr>
          <w:rFonts w:cs="Times New Roman PS MT"/>
          <w:bCs/>
          <w:szCs w:val="20"/>
        </w:rPr>
        <w:t xml:space="preserve"> the following</w:t>
      </w:r>
      <w:r w:rsidRPr="00BC7581">
        <w:t>:</w:t>
      </w:r>
    </w:p>
    <w:p w14:paraId="09329581" w14:textId="77777777" w:rsidR="009045A3" w:rsidRPr="00BC7581" w:rsidRDefault="009045A3" w:rsidP="007C1423">
      <w:pPr>
        <w:pStyle w:val="Heading5"/>
      </w:pPr>
      <w:r w:rsidRPr="00BC7581">
        <w:t>1.5 minutes or</w:t>
      </w:r>
    </w:p>
    <w:p w14:paraId="749E2E82" w14:textId="77777777" w:rsidR="009045A3" w:rsidRPr="00BC7581" w:rsidRDefault="009045A3" w:rsidP="007C1423">
      <w:pPr>
        <w:pStyle w:val="Heading5"/>
      </w:pPr>
      <w:r w:rsidRPr="00BC7581">
        <w:t xml:space="preserve">TCT multiplied by </w:t>
      </w:r>
      <w:proofErr w:type="spellStart"/>
      <w:r w:rsidRPr="00BC7581">
        <w:t>TAVratio</w:t>
      </w:r>
      <w:proofErr w:type="spellEnd"/>
    </w:p>
    <w:p w14:paraId="736B175A" w14:textId="724BC556" w:rsidR="009045A3" w:rsidRPr="0087618D" w:rsidRDefault="009045A3" w:rsidP="007C1423">
      <w:pPr>
        <w:pStyle w:val="Heading5"/>
        <w:rPr>
          <w:spacing w:val="-2"/>
        </w:rPr>
      </w:pPr>
      <w:r w:rsidRPr="0087618D">
        <w:rPr>
          <w:spacing w:val="-2"/>
        </w:rPr>
        <w:t xml:space="preserve">Closed </w:t>
      </w:r>
      <w:r w:rsidRPr="0087618D">
        <w:rPr>
          <w:rFonts w:cs="Times New Roman PS MT"/>
          <w:spacing w:val="-2"/>
          <w:szCs w:val="20"/>
        </w:rPr>
        <w:t>period.</w:t>
      </w:r>
      <w:r w:rsidRPr="0087618D">
        <w:rPr>
          <w:spacing w:val="-2"/>
        </w:rPr>
        <w:t xml:space="preserve"> During the closed period, </w:t>
      </w:r>
      <w:proofErr w:type="spellStart"/>
      <w:r w:rsidRPr="0087618D">
        <w:rPr>
          <w:spacing w:val="-2"/>
        </w:rPr>
        <w:t>Vspt</w:t>
      </w:r>
      <w:proofErr w:type="spellEnd"/>
      <w:r w:rsidRPr="0087618D">
        <w:rPr>
          <w:spacing w:val="-2"/>
        </w:rPr>
        <w:t xml:space="preserve">* shall be set to 0 for </w:t>
      </w:r>
      <w:proofErr w:type="gramStart"/>
      <w:r w:rsidRPr="0087618D">
        <w:rPr>
          <w:spacing w:val="-2"/>
        </w:rPr>
        <w:t>a period of time</w:t>
      </w:r>
      <w:proofErr w:type="gramEnd"/>
      <w:r w:rsidRPr="0087618D">
        <w:rPr>
          <w:spacing w:val="-2"/>
        </w:rPr>
        <w:t xml:space="preserve"> CP, where CP = TCT – OP. The VAV damper control loop shall be disabled with output set equal to 0 during the closed period. At the end of each closed period, the VAV damper shall be commanded to the last position from the previous open period prior to </w:t>
      </w:r>
      <w:r w:rsidRPr="0087618D">
        <w:rPr>
          <w:rFonts w:cs="Times New Roman PS MT"/>
          <w:bCs/>
          <w:spacing w:val="-2"/>
          <w:szCs w:val="20"/>
        </w:rPr>
        <w:t>reenabling</w:t>
      </w:r>
      <w:r w:rsidRPr="0087618D">
        <w:rPr>
          <w:spacing w:val="-2"/>
        </w:rPr>
        <w:t xml:space="preserve"> the control loop.</w:t>
      </w:r>
    </w:p>
    <w:p w14:paraId="6E6BC7B6" w14:textId="5FDE7A83" w:rsidR="009045A3" w:rsidRPr="00BC7581" w:rsidRDefault="009045A3" w:rsidP="007C1423">
      <w:pPr>
        <w:pStyle w:val="Heading5"/>
      </w:pPr>
      <w:r w:rsidRPr="00BC7581">
        <w:t xml:space="preserve">During TAV mode, each cycle shall consist of an open and closed period </w:t>
      </w:r>
      <w:r>
        <w:rPr>
          <w:rFonts w:cs="Times New Roman PS MT"/>
          <w:bCs/>
          <w:szCs w:val="20"/>
        </w:rPr>
        <w:t>that</w:t>
      </w:r>
      <w:r w:rsidRPr="00BC7581">
        <w:t xml:space="preserve"> alternate until </w:t>
      </w:r>
      <w:proofErr w:type="spellStart"/>
      <w:r w:rsidRPr="00BC7581">
        <w:t>Vspt</w:t>
      </w:r>
      <w:proofErr w:type="spellEnd"/>
      <w:r w:rsidRPr="00BC7581">
        <w:t xml:space="preserve"> is greater than </w:t>
      </w:r>
      <w:proofErr w:type="spellStart"/>
      <w:r w:rsidRPr="00BC7581">
        <w:t>Vm</w:t>
      </w:r>
      <w:proofErr w:type="spellEnd"/>
      <w:r w:rsidRPr="00BC7581">
        <w:t xml:space="preserve">. </w:t>
      </w:r>
    </w:p>
    <w:p w14:paraId="37D9803D" w14:textId="6BBA0627" w:rsidR="009045A3" w:rsidRPr="00BC7581" w:rsidRDefault="009045A3" w:rsidP="00B37EF3">
      <w:pPr>
        <w:pStyle w:val="Infobox"/>
      </w:pPr>
      <w:r w:rsidRPr="00BC7581">
        <w:t>The following logic ensures that multiple zones do not enter TAV mode at the same time, avoiding the synchronized opening and closing of VAV dampers</w:t>
      </w:r>
      <w:r>
        <w:rPr>
          <w:bCs/>
        </w:rPr>
        <w:t xml:space="preserve">. Where there are a small number of zones and the majority may potentially be in TAV mode synchronously, avoiding this issue may be more reliably achieved by sequencing the VAV terminal units deterministically so </w:t>
      </w:r>
      <w:r>
        <w:rPr>
          <w:bCs/>
        </w:rPr>
        <w:lastRenderedPageBreak/>
        <w:t xml:space="preserve">that each VAV terminal unit always opens at a specific minute into the total cycle time. The aim of this sequencing is to ensure that the total airflow is as constant as possible over the total cycling time even if </w:t>
      </w:r>
      <w:proofErr w:type="gramStart"/>
      <w:r>
        <w:rPr>
          <w:bCs/>
        </w:rPr>
        <w:t>all of</w:t>
      </w:r>
      <w:proofErr w:type="gramEnd"/>
      <w:r>
        <w:rPr>
          <w:bCs/>
        </w:rPr>
        <w:t xml:space="preserve"> the VAV terminal units enter TAV mode at the same time (</w:t>
      </w:r>
      <w:r w:rsidR="00703011">
        <w:rPr>
          <w:bCs/>
        </w:rPr>
        <w:t xml:space="preserve">e.g., </w:t>
      </w:r>
      <w:r>
        <w:rPr>
          <w:bCs/>
        </w:rPr>
        <w:t>when a building-wide temperature setback occurs).</w:t>
      </w:r>
    </w:p>
    <w:p w14:paraId="2E196606" w14:textId="4248FBA3" w:rsidR="009045A3" w:rsidRDefault="009045A3" w:rsidP="00B37EF3">
      <w:pPr>
        <w:pStyle w:val="Infobox"/>
      </w:pPr>
      <w:r w:rsidRPr="00514417">
        <w:t xml:space="preserve">For example, the total </w:t>
      </w:r>
      <w:r>
        <w:rPr>
          <w:smallCaps/>
        </w:rPr>
        <w:t>open</w:t>
      </w:r>
      <w:r w:rsidRPr="00514417">
        <w:t xml:space="preserve"> cycle for VAV terminal-unit A opens at minute 1 of the total cycle time, VAV terminal-unit B opens at minute </w:t>
      </w:r>
      <w:r>
        <w:t>x of the total cycle time, etc.</w:t>
      </w:r>
    </w:p>
    <w:p w14:paraId="1488F5F1" w14:textId="04DC3D3C" w:rsidR="00F56826" w:rsidRDefault="00F56826" w:rsidP="00B37EF3">
      <w:pPr>
        <w:pStyle w:val="Infobox"/>
      </w:pPr>
      <w:r>
        <w:t>The random number for each terminal unit, RNDM, can be determined using a random number generator each time the unit enters TAV mode or set manually to a fixed value.  If configured manually, set RNDM for each terminal unit to a unique value within the range of 0.0 to 1.0 such that the values are evenly distributed across the terminal units within a system.</w:t>
      </w:r>
    </w:p>
    <w:p w14:paraId="1F6BC10F" w14:textId="77777777" w:rsidR="009045A3" w:rsidRPr="00BC7581" w:rsidRDefault="009045A3" w:rsidP="007C1423">
      <w:pPr>
        <w:pStyle w:val="Heading5"/>
      </w:pPr>
      <w:r w:rsidRPr="00BC7581">
        <w:t>When first entering TAV mode, start with an initial open period of duration RNDM*OP, where RNDM is a random number between 0.0 and 1.0</w:t>
      </w:r>
      <w:r>
        <w:rPr>
          <w:rFonts w:cs="Times New Roman PS MT"/>
          <w:bCs/>
          <w:szCs w:val="20"/>
        </w:rPr>
        <w:t>.</w:t>
      </w:r>
      <w:r w:rsidRPr="00BC7581">
        <w:t xml:space="preserve"> </w:t>
      </w:r>
    </w:p>
    <w:p w14:paraId="03DA1DDE" w14:textId="661CE08D" w:rsidR="009045A3" w:rsidRPr="00BC7581" w:rsidRDefault="00F85D75" w:rsidP="0087618D">
      <w:pPr>
        <w:pStyle w:val="Heading4"/>
      </w:pPr>
      <w:r w:rsidRPr="00EE3BBE">
        <w:t xml:space="preserve">When in TAV mode, the active airflow setpoint, </w:t>
      </w:r>
      <w:proofErr w:type="spellStart"/>
      <w:r w:rsidRPr="00EE3BBE">
        <w:t>Vspt</w:t>
      </w:r>
      <w:proofErr w:type="spellEnd"/>
      <w:r w:rsidRPr="00EE3BBE">
        <w:t xml:space="preserve">, shall be overridden to </w:t>
      </w:r>
      <w:proofErr w:type="spellStart"/>
      <w:r w:rsidRPr="00EE3BBE">
        <w:t>Vspt</w:t>
      </w:r>
      <w:proofErr w:type="spellEnd"/>
      <w:r w:rsidRPr="00EE3BBE">
        <w:t>*</w:t>
      </w:r>
      <w:r w:rsidRPr="00C23A1B">
        <w:t>.</w:t>
      </w:r>
    </w:p>
    <w:p w14:paraId="73AF26A9" w14:textId="0060D112" w:rsidR="00274ACC" w:rsidRPr="00274ACC" w:rsidRDefault="00274ACC" w:rsidP="00D14535">
      <w:pPr>
        <w:pStyle w:val="Heading3"/>
        <w:rPr>
          <w:ins w:id="3305" w:author="Reece Kiriu" w:date="2022-10-19T13:24:00Z"/>
          <w:rStyle w:val="Toggle"/>
          <w:color w:val="auto"/>
          <w:rPrChange w:id="3306" w:author="Reece Kiriu" w:date="2022-10-19T13:24:00Z">
            <w:rPr>
              <w:ins w:id="3307" w:author="Reece Kiriu" w:date="2022-10-19T13:24:00Z"/>
              <w:rStyle w:val="Toggle"/>
              <w:iCs/>
            </w:rPr>
          </w:rPrChange>
        </w:rPr>
      </w:pPr>
      <w:bookmarkStart w:id="3308" w:name="_Ref495830888"/>
      <w:bookmarkStart w:id="3309" w:name="_Toc497723487"/>
      <w:ins w:id="3310" w:author="Reece Kiriu" w:date="2022-10-19T13:26:00Z">
        <w:r w:rsidRPr="008C56F6">
          <w:rPr>
            <w:rStyle w:val="Toggle"/>
            <w:rPrChange w:id="3311" w:author="Reece Kiriu" w:date="2022-10-26T14:51:00Z">
              <w:rPr>
                <w:rStyle w:val="Toggle"/>
                <w:color w:val="auto"/>
              </w:rPr>
            </w:rPrChange>
          </w:rPr>
          <w:t xml:space="preserve">[YES </w:t>
        </w:r>
        <w:proofErr w:type="gramStart"/>
        <w:r w:rsidRPr="008C56F6">
          <w:rPr>
            <w:rStyle w:val="Toggle"/>
            <w:rPrChange w:id="3312" w:author="Reece Kiriu" w:date="2022-10-26T14:51:00Z">
              <w:rPr>
                <w:rStyle w:val="Toggle"/>
                <w:color w:val="auto"/>
              </w:rPr>
            </w:rPrChange>
          </w:rPr>
          <w:t>CO2]</w:t>
        </w:r>
      </w:ins>
      <w:ins w:id="3313" w:author="Reece Kiriu" w:date="2022-10-19T13:25:00Z">
        <w:r>
          <w:rPr>
            <w:rStyle w:val="Toggle"/>
            <w:color w:val="auto"/>
          </w:rPr>
          <w:t>Zone</w:t>
        </w:r>
        <w:proofErr w:type="gramEnd"/>
        <w:r>
          <w:rPr>
            <w:rStyle w:val="Toggle"/>
            <w:color w:val="auto"/>
          </w:rPr>
          <w:t xml:space="preserve"> Alarms</w:t>
        </w:r>
      </w:ins>
    </w:p>
    <w:p w14:paraId="30BBAE3A" w14:textId="1D066C14" w:rsidR="004C783B" w:rsidRPr="00BC7581" w:rsidDel="00274ACC" w:rsidRDefault="004C783B">
      <w:pPr>
        <w:pStyle w:val="Heading4"/>
        <w:rPr>
          <w:del w:id="3314" w:author="Reece Kiriu" w:date="2022-10-19T13:25:00Z"/>
        </w:rPr>
        <w:pPrChange w:id="3315" w:author="Reece Kiriu" w:date="2022-10-19T13:25:00Z">
          <w:pPr>
            <w:pStyle w:val="Heading3"/>
          </w:pPr>
        </w:pPrChange>
      </w:pPr>
      <w:del w:id="3316" w:author="Reece Kiriu" w:date="2022-10-19T13:25:00Z">
        <w:r w:rsidRPr="00BC7581" w:rsidDel="00274ACC">
          <w:delText>For zones with CO</w:delText>
        </w:r>
        <w:r w:rsidRPr="00B87A61" w:rsidDel="00274ACC">
          <w:rPr>
            <w:vertAlign w:val="subscript"/>
          </w:rPr>
          <w:delText>2</w:delText>
        </w:r>
        <w:r w:rsidRPr="00BC7581" w:rsidDel="00274ACC">
          <w:delText xml:space="preserve"> sensors:</w:delText>
        </w:r>
      </w:del>
    </w:p>
    <w:p w14:paraId="2B17B778" w14:textId="7C36ECE4" w:rsidR="004C783B" w:rsidRPr="00BC7581" w:rsidRDefault="004C783B" w:rsidP="00274ACC">
      <w:pPr>
        <w:pStyle w:val="Heading4"/>
      </w:pPr>
      <w:r w:rsidRPr="00BC7581">
        <w:t>If the CO</w:t>
      </w:r>
      <w:r w:rsidRPr="00BC7581">
        <w:rPr>
          <w:vertAlign w:val="subscript"/>
        </w:rPr>
        <w:t>2</w:t>
      </w:r>
      <w:r w:rsidRPr="00BC7581">
        <w:t xml:space="preserve"> concentration is less than 300 ppm, or the zone is in </w:t>
      </w:r>
      <w:r w:rsidR="00D21A33">
        <w:rPr>
          <w:rFonts w:cs="Times New Roman PS MT"/>
          <w:bCs/>
          <w:szCs w:val="20"/>
        </w:rPr>
        <w:t>Unoccupied Mode</w:t>
      </w:r>
      <w:r w:rsidRPr="00BC7581">
        <w:t xml:space="preserve"> for more than 2 hours and zone CO</w:t>
      </w:r>
      <w:r w:rsidRPr="00BC7581">
        <w:rPr>
          <w:vertAlign w:val="subscript"/>
        </w:rPr>
        <w:t>2</w:t>
      </w:r>
      <w:r w:rsidRPr="00BC7581">
        <w:t xml:space="preserve"> concentration exceeds 600 ppm, generate a Level 3 alarm. The alarm text shall identify the sensor and indicate that it may be out of calibration.</w:t>
      </w:r>
    </w:p>
    <w:p w14:paraId="47E64C9C" w14:textId="2129B134" w:rsidR="004C783B" w:rsidRPr="00BC7581" w:rsidRDefault="004C783B" w:rsidP="00274ACC">
      <w:pPr>
        <w:pStyle w:val="Heading4"/>
      </w:pPr>
      <w:r w:rsidRPr="00BC7581">
        <w:t>If the CO</w:t>
      </w:r>
      <w:r w:rsidRPr="00BC7581">
        <w:rPr>
          <w:vertAlign w:val="subscript"/>
        </w:rPr>
        <w:t>2</w:t>
      </w:r>
      <w:r w:rsidRPr="00BC7581">
        <w:t xml:space="preserve"> concentration exceeds </w:t>
      </w:r>
      <w:r w:rsidR="00D21A33">
        <w:rPr>
          <w:rFonts w:cs="Times New Roman PS MT"/>
          <w:bCs/>
          <w:szCs w:val="20"/>
        </w:rPr>
        <w:t>setpoint</w:t>
      </w:r>
      <w:r w:rsidRPr="00BC7581">
        <w:t xml:space="preserve"> plus 10% for more than 10 minutes, generate a Level 3 alarm.</w:t>
      </w:r>
    </w:p>
    <w:p w14:paraId="61B870B7" w14:textId="7D8CE98A" w:rsidR="009045A3" w:rsidRPr="00FB4192" w:rsidRDefault="00FB4E5C" w:rsidP="0087618D">
      <w:pPr>
        <w:pStyle w:val="Heading2"/>
      </w:pPr>
      <w:bookmarkStart w:id="3317" w:name="_Ref75338355"/>
      <w:bookmarkStart w:id="3318" w:name="_Toc121477553"/>
      <w:ins w:id="3319" w:author="Hwakong Cheng" w:date="2022-10-24T21:05:00Z">
        <w:r w:rsidRPr="00FB4E5C">
          <w:rPr>
            <w:rStyle w:val="Toggle"/>
            <w:rPrChange w:id="3320" w:author="Hwakong Cheng" w:date="2022-10-24T21:06:00Z">
              <w:rPr/>
            </w:rPrChange>
          </w:rPr>
          <w:t>[</w:t>
        </w:r>
      </w:ins>
      <w:ins w:id="3321" w:author="Reece Kiriu" w:date="2022-12-07T12:18:00Z">
        <w:r w:rsidR="00680E03">
          <w:rPr>
            <w:rStyle w:val="Toggle"/>
          </w:rPr>
          <w:t>OR [</w:t>
        </w:r>
      </w:ins>
      <w:ins w:id="3322" w:author="Hwakong Cheng" w:date="2022-10-24T21:05:00Z">
        <w:r w:rsidRPr="00FB4E5C">
          <w:rPr>
            <w:rStyle w:val="Toggle"/>
            <w:rPrChange w:id="3323" w:author="Hwakong Cheng" w:date="2022-10-24T21:06:00Z">
              <w:rPr/>
            </w:rPrChange>
          </w:rPr>
          <w:t xml:space="preserve">ANY VAV </w:t>
        </w:r>
      </w:ins>
      <w:ins w:id="3324" w:author="Hwakong Cheng" w:date="2022-10-24T21:06:00Z">
        <w:r w:rsidRPr="00FB4E5C">
          <w:rPr>
            <w:rStyle w:val="Toggle"/>
            <w:rPrChange w:id="3325" w:author="Hwakong Cheng" w:date="2022-10-24T21:06:00Z">
              <w:rPr/>
            </w:rPrChange>
          </w:rPr>
          <w:t>CO RH PFBCV PFBVAV SFBCV SFBVAV FCU</w:t>
        </w:r>
      </w:ins>
      <w:ins w:id="3326" w:author="Reece Kiriu" w:date="2022-12-07T12:18:00Z">
        <w:r w:rsidR="00680E03">
          <w:rPr>
            <w:rStyle w:val="Toggle"/>
          </w:rPr>
          <w:t>] [</w:t>
        </w:r>
      </w:ins>
      <w:ins w:id="3327" w:author="Reece Kiriu" w:date="2022-10-28T20:21:00Z">
        <w:r w:rsidR="004B223D">
          <w:rPr>
            <w:rStyle w:val="Toggle"/>
          </w:rPr>
          <w:t xml:space="preserve">EQUALS </w:t>
        </w:r>
      </w:ins>
      <w:ins w:id="3328" w:author="Reece Kiriu" w:date="2022-10-28T20:22:00Z">
        <w:r w:rsidR="004B223D">
          <w:rPr>
            <w:rStyle w:val="Toggle"/>
          </w:rPr>
          <w:t>AHU SZVAV</w:t>
        </w:r>
      </w:ins>
      <w:proofErr w:type="gramStart"/>
      <w:ins w:id="3329" w:author="Reece Kiriu" w:date="2022-12-07T12:18:00Z">
        <w:r w:rsidR="00680E03">
          <w:rPr>
            <w:rStyle w:val="Toggle"/>
          </w:rPr>
          <w:t>]</w:t>
        </w:r>
      </w:ins>
      <w:ins w:id="3330" w:author="Hwakong Cheng" w:date="2022-10-24T21:05:00Z">
        <w:r w:rsidRPr="00FB4E5C">
          <w:rPr>
            <w:rStyle w:val="Toggle"/>
            <w:rPrChange w:id="3331" w:author="Hwakong Cheng" w:date="2022-10-24T21:06:00Z">
              <w:rPr/>
            </w:rPrChange>
          </w:rPr>
          <w:t>]</w:t>
        </w:r>
      </w:ins>
      <w:r w:rsidR="009045A3" w:rsidRPr="00FB4192">
        <w:t>Generic</w:t>
      </w:r>
      <w:proofErr w:type="gramEnd"/>
      <w:r w:rsidR="009045A3" w:rsidRPr="00FB4192">
        <w:t xml:space="preserve"> Thermal Zones</w:t>
      </w:r>
      <w:bookmarkEnd w:id="3308"/>
      <w:bookmarkEnd w:id="3309"/>
      <w:bookmarkEnd w:id="3317"/>
      <w:bookmarkEnd w:id="3318"/>
    </w:p>
    <w:p w14:paraId="7BC8F69E" w14:textId="583579BF" w:rsidR="009045A3" w:rsidRPr="00BC7581" w:rsidRDefault="009045A3" w:rsidP="0087618D">
      <w:pPr>
        <w:pStyle w:val="Heading3"/>
      </w:pPr>
      <w:r w:rsidRPr="00BC7581">
        <w:t>This section applies to all single</w:t>
      </w:r>
      <w:r>
        <w:rPr>
          <w:rFonts w:cs="Times New Roman PS MT"/>
          <w:bCs/>
          <w:szCs w:val="20"/>
        </w:rPr>
        <w:t>-</w:t>
      </w:r>
      <w:r w:rsidRPr="00BC7581">
        <w:t xml:space="preserve">zone systems and </w:t>
      </w:r>
      <w:r>
        <w:rPr>
          <w:rFonts w:cs="Times New Roman PS MT"/>
          <w:bCs/>
          <w:szCs w:val="20"/>
        </w:rPr>
        <w:t>subzones</w:t>
      </w:r>
      <w:r w:rsidRPr="00BC7581">
        <w:t xml:space="preserve"> of air</w:t>
      </w:r>
      <w:r>
        <w:rPr>
          <w:rFonts w:cs="Times New Roman PS MT"/>
          <w:bCs/>
          <w:szCs w:val="20"/>
        </w:rPr>
        <w:t>-</w:t>
      </w:r>
      <w:r w:rsidRPr="00BC7581">
        <w:t>handling systems, such as VAV boxes, fan-powered boxes, etc.</w:t>
      </w:r>
    </w:p>
    <w:p w14:paraId="67A9F8F1" w14:textId="5EDA2D9A" w:rsidR="009045A3" w:rsidRDefault="00D21A33" w:rsidP="0087618D">
      <w:pPr>
        <w:pStyle w:val="Heading3"/>
      </w:pPr>
      <w:r>
        <w:t>Setpoint</w:t>
      </w:r>
      <w:r w:rsidR="009045A3">
        <w:t xml:space="preserve">s </w:t>
      </w:r>
    </w:p>
    <w:p w14:paraId="7EC024F7" w14:textId="48C3D13B" w:rsidR="009045A3" w:rsidRDefault="009045A3" w:rsidP="0087618D">
      <w:pPr>
        <w:pStyle w:val="Heading4"/>
      </w:pPr>
      <w:r>
        <w:t xml:space="preserve">See Section </w:t>
      </w:r>
      <w:r w:rsidR="00C01685">
        <w:fldChar w:fldCharType="begin"/>
      </w:r>
      <w:r w:rsidR="00C01685">
        <w:instrText xml:space="preserve"> REF _Ref38386288 \w \h </w:instrText>
      </w:r>
      <w:r w:rsidR="00C01685">
        <w:fldChar w:fldCharType="separate"/>
      </w:r>
      <w:r w:rsidR="0037258A">
        <w:t>3.1.1.1</w:t>
      </w:r>
      <w:r w:rsidR="00C01685">
        <w:fldChar w:fldCharType="end"/>
      </w:r>
      <w:r>
        <w:t xml:space="preserve"> for zone temperature </w:t>
      </w:r>
      <w:r w:rsidR="00D21A33">
        <w:t>setpoint</w:t>
      </w:r>
      <w:r>
        <w:t>s.</w:t>
      </w:r>
    </w:p>
    <w:p w14:paraId="2C571BC1" w14:textId="75D019BA" w:rsidR="009045A3" w:rsidRPr="00BC7581" w:rsidRDefault="009045A3" w:rsidP="0087618D">
      <w:pPr>
        <w:pStyle w:val="Heading4"/>
      </w:pPr>
      <w:r w:rsidRPr="00BC7581">
        <w:t xml:space="preserve">Each zone shall have separate occupied and unoccupied heating and cooling </w:t>
      </w:r>
      <w:r w:rsidR="00D21A33">
        <w:t>setpoint</w:t>
      </w:r>
      <w:r>
        <w:t>s</w:t>
      </w:r>
      <w:r w:rsidRPr="00BC7581">
        <w:t>.</w:t>
      </w:r>
    </w:p>
    <w:p w14:paraId="24D0970D" w14:textId="4B7E9E49" w:rsidR="009045A3" w:rsidRPr="00BC7581" w:rsidRDefault="009045A3" w:rsidP="0087618D">
      <w:pPr>
        <w:pStyle w:val="Heading4"/>
      </w:pPr>
      <w:r w:rsidRPr="00BC7581">
        <w:t xml:space="preserve">The active </w:t>
      </w:r>
      <w:r w:rsidR="00D21A33">
        <w:t>setpoint</w:t>
      </w:r>
      <w:r>
        <w:t>s</w:t>
      </w:r>
      <w:r w:rsidRPr="00BC7581">
        <w:t xml:space="preserve"> shall be determined by the </w:t>
      </w:r>
      <w:r>
        <w:t>operating mode</w:t>
      </w:r>
      <w:r w:rsidRPr="00BC7581">
        <w:t xml:space="preserve"> of the </w:t>
      </w:r>
      <w:r w:rsidR="00D21A33">
        <w:t>Zone Group</w:t>
      </w:r>
      <w:r>
        <w:t xml:space="preserve"> (</w:t>
      </w:r>
      <w:r w:rsidRPr="00BC7581">
        <w:t xml:space="preserve">see </w:t>
      </w:r>
      <w:r>
        <w:t xml:space="preserve">Section </w:t>
      </w:r>
      <w:r w:rsidR="00C01685">
        <w:fldChar w:fldCharType="begin"/>
      </w:r>
      <w:r w:rsidR="00C01685">
        <w:instrText xml:space="preserve"> REF _Ref38385367 \w \h </w:instrText>
      </w:r>
      <w:r w:rsidR="00C01685">
        <w:fldChar w:fldCharType="separate"/>
      </w:r>
      <w:r w:rsidR="0037258A">
        <w:t>5.4.6</w:t>
      </w:r>
      <w:r w:rsidR="00C01685">
        <w:fldChar w:fldCharType="end"/>
      </w:r>
      <w:r>
        <w:t>).</w:t>
      </w:r>
    </w:p>
    <w:p w14:paraId="396D47A6" w14:textId="77777777" w:rsidR="00761657" w:rsidRPr="00BC7581" w:rsidRDefault="00761657" w:rsidP="00761657">
      <w:pPr>
        <w:pStyle w:val="Heading5"/>
      </w:pPr>
      <w:bookmarkStart w:id="3332" w:name="_Ref462144669"/>
      <w:bookmarkStart w:id="3333" w:name="_Ref38824038"/>
      <w:r w:rsidRPr="00BC7581">
        <w:t xml:space="preserve">The </w:t>
      </w:r>
      <w:r>
        <w:t>set points</w:t>
      </w:r>
      <w:r w:rsidRPr="00BC7581">
        <w:t xml:space="preserve"> shall be the occupied </w:t>
      </w:r>
      <w:r>
        <w:t>set points</w:t>
      </w:r>
      <w:r w:rsidRPr="00BC7581">
        <w:t xml:space="preserve"> during </w:t>
      </w:r>
      <w:r>
        <w:t>occupied mode, warm-</w:t>
      </w:r>
      <w:r w:rsidRPr="00BC7581">
        <w:t xml:space="preserve">up </w:t>
      </w:r>
      <w:r>
        <w:t>mode</w:t>
      </w:r>
      <w:r w:rsidRPr="00BC7581">
        <w:t xml:space="preserve">, and </w:t>
      </w:r>
      <w:r>
        <w:t>cooldown mode</w:t>
      </w:r>
      <w:r w:rsidRPr="00BC7581">
        <w:t>.</w:t>
      </w:r>
    </w:p>
    <w:p w14:paraId="4ADB2DBB" w14:textId="3062854B" w:rsidR="00D740DD" w:rsidRDefault="00761657" w:rsidP="00761657">
      <w:pPr>
        <w:pStyle w:val="Heading5"/>
      </w:pPr>
      <w:r w:rsidRPr="00BC7581">
        <w:t xml:space="preserve">The </w:t>
      </w:r>
      <w:r>
        <w:t>set points</w:t>
      </w:r>
      <w:r w:rsidRPr="00BC7581">
        <w:t xml:space="preserve"> shall be the unoccupied </w:t>
      </w:r>
      <w:r>
        <w:t>set points</w:t>
      </w:r>
      <w:r w:rsidRPr="00BC7581">
        <w:t xml:space="preserve"> during </w:t>
      </w:r>
      <w:r>
        <w:t>unoccupied mode, setback mode</w:t>
      </w:r>
      <w:r w:rsidRPr="00BC7581">
        <w:t xml:space="preserve">, and </w:t>
      </w:r>
      <w:r>
        <w:t>setup mode</w:t>
      </w:r>
      <w:r w:rsidRPr="00BC7581">
        <w:t>.</w:t>
      </w:r>
    </w:p>
    <w:p w14:paraId="14138A1F" w14:textId="5559662A" w:rsidR="009045A3" w:rsidRPr="00BC7581" w:rsidRDefault="009045A3" w:rsidP="0087618D">
      <w:pPr>
        <w:pStyle w:val="Heading4"/>
      </w:pPr>
      <w:r w:rsidRPr="00BC7581">
        <w:t>The software shall prevent</w:t>
      </w:r>
      <w:bookmarkEnd w:id="3332"/>
      <w:r w:rsidRPr="00B87A61">
        <w:rPr>
          <w:rFonts w:cs="Times New Roman PS MT"/>
          <w:bCs/>
          <w:szCs w:val="20"/>
        </w:rPr>
        <w:t xml:space="preserve"> the following:</w:t>
      </w:r>
      <w:bookmarkEnd w:id="3333"/>
    </w:p>
    <w:p w14:paraId="4CA6841A" w14:textId="0C3125E9" w:rsidR="009045A3" w:rsidRPr="00BC7581" w:rsidRDefault="009045A3" w:rsidP="007C1423">
      <w:pPr>
        <w:pStyle w:val="Heading5"/>
      </w:pPr>
      <w:bookmarkStart w:id="3334" w:name="_Ref440034747"/>
      <w:r w:rsidRPr="00BC7581">
        <w:t xml:space="preserve">The heating </w:t>
      </w:r>
      <w:r w:rsidR="00D21A33">
        <w:rPr>
          <w:rFonts w:cs="Times New Roman PS MT"/>
          <w:bCs/>
          <w:szCs w:val="20"/>
        </w:rPr>
        <w:t>setpoint</w:t>
      </w:r>
      <w:r w:rsidRPr="00BC7581">
        <w:t xml:space="preserve"> from exceeding the cooling </w:t>
      </w:r>
      <w:r w:rsidR="00D21A33">
        <w:rPr>
          <w:rFonts w:cs="Times New Roman PS MT"/>
          <w:bCs/>
          <w:szCs w:val="20"/>
        </w:rPr>
        <w:t>setpoint</w:t>
      </w:r>
      <w:r w:rsidRPr="00BC7581">
        <w:t xml:space="preserve"> minus </w:t>
      </w:r>
      <w:ins w:id="3335" w:author="Hwakong Cheng" w:date="2022-10-07T14:58:00Z">
        <w:r w:rsidR="00CC127C" w:rsidRPr="00665550">
          <w:rPr>
            <w:rStyle w:val="Toggle"/>
            <w:rPrChange w:id="3336" w:author="Hwakong Cheng" w:date="2022-10-07T15:07:00Z">
              <w:rPr/>
            </w:rPrChange>
          </w:rPr>
          <w:t>[UNITS [</w:t>
        </w:r>
      </w:ins>
      <w:r w:rsidRPr="00665550">
        <w:rPr>
          <w:rStyle w:val="Toggle"/>
          <w:rPrChange w:id="3337" w:author="Hwakong Cheng" w:date="2022-10-07T15:07:00Z">
            <w:rPr/>
          </w:rPrChange>
        </w:rPr>
        <w:t>0.5°C</w:t>
      </w:r>
      <w:ins w:id="3338" w:author="Hwakong Cheng" w:date="2022-10-07T14:58:00Z">
        <w:r w:rsidR="00CC127C" w:rsidRPr="00665550">
          <w:rPr>
            <w:rStyle w:val="Toggle"/>
            <w:rPrChange w:id="3339" w:author="Hwakong Cheng" w:date="2022-10-07T15:07:00Z">
              <w:rPr/>
            </w:rPrChange>
          </w:rPr>
          <w:t>]</w:t>
        </w:r>
      </w:ins>
      <w:r w:rsidRPr="00665550">
        <w:rPr>
          <w:rStyle w:val="Toggle"/>
          <w:rPrChange w:id="3340" w:author="Hwakong Cheng" w:date="2022-10-07T15:07:00Z">
            <w:rPr/>
          </w:rPrChange>
        </w:rPr>
        <w:t xml:space="preserve"> </w:t>
      </w:r>
      <w:del w:id="3341" w:author="Hwakong Cheng" w:date="2022-10-07T14:59:00Z">
        <w:r w:rsidRPr="00665550" w:rsidDel="00CC127C">
          <w:rPr>
            <w:rStyle w:val="Toggle"/>
            <w:rPrChange w:id="3342" w:author="Hwakong Cheng" w:date="2022-10-07T15:07:00Z">
              <w:rPr/>
            </w:rPrChange>
          </w:rPr>
          <w:delText>(</w:delText>
        </w:r>
      </w:del>
      <w:ins w:id="3343" w:author="Hwakong Cheng" w:date="2022-10-07T14:59:00Z">
        <w:r w:rsidR="00CC127C" w:rsidRPr="00665550">
          <w:rPr>
            <w:rStyle w:val="Toggle"/>
            <w:rPrChange w:id="3344" w:author="Hwakong Cheng" w:date="2022-10-07T15:07:00Z">
              <w:rPr/>
            </w:rPrChange>
          </w:rPr>
          <w:t>[</w:t>
        </w:r>
      </w:ins>
      <w:r w:rsidRPr="00665550">
        <w:rPr>
          <w:rStyle w:val="Toggle"/>
          <w:rPrChange w:id="3345" w:author="Hwakong Cheng" w:date="2022-10-07T15:07:00Z">
            <w:rPr/>
          </w:rPrChange>
        </w:rPr>
        <w:t>1°F</w:t>
      </w:r>
      <w:del w:id="3346" w:author="Hwakong Cheng" w:date="2022-10-07T14:59:00Z">
        <w:r w:rsidRPr="00665550" w:rsidDel="00CC127C">
          <w:rPr>
            <w:rStyle w:val="Toggle"/>
            <w:rPrChange w:id="3347" w:author="Hwakong Cheng" w:date="2022-10-07T15:07:00Z">
              <w:rPr/>
            </w:rPrChange>
          </w:rPr>
          <w:delText xml:space="preserve">) </w:delText>
        </w:r>
      </w:del>
      <w:ins w:id="3348" w:author="Hwakong Cheng" w:date="2022-10-07T14:59:00Z">
        <w:r w:rsidR="00CC127C" w:rsidRPr="00665550">
          <w:rPr>
            <w:rStyle w:val="Toggle"/>
            <w:rPrChange w:id="3349" w:author="Hwakong Cheng" w:date="2022-10-07T15:07:00Z">
              <w:rPr/>
            </w:rPrChange>
          </w:rPr>
          <w:t>]]</w:t>
        </w:r>
        <w:r w:rsidR="00CC127C" w:rsidRPr="00BC7581">
          <w:t xml:space="preserve"> </w:t>
        </w:r>
      </w:ins>
      <w:r w:rsidRPr="00BC7581">
        <w:t xml:space="preserve">(i.e., the minimum difference between heating and cooling </w:t>
      </w:r>
      <w:r w:rsidR="00D21A33">
        <w:rPr>
          <w:rFonts w:cs="Times New Roman PS MT"/>
          <w:bCs/>
          <w:szCs w:val="20"/>
        </w:rPr>
        <w:t>setpoint</w:t>
      </w:r>
      <w:r>
        <w:rPr>
          <w:rFonts w:cs="Times New Roman PS MT"/>
          <w:bCs/>
          <w:szCs w:val="20"/>
        </w:rPr>
        <w:t>s</w:t>
      </w:r>
      <w:r w:rsidRPr="00BC7581">
        <w:t xml:space="preserve"> shall be </w:t>
      </w:r>
      <w:ins w:id="3350" w:author="Hwakong Cheng" w:date="2022-10-07T14:59:00Z">
        <w:r w:rsidR="00CC127C" w:rsidRPr="00665550">
          <w:rPr>
            <w:rStyle w:val="Toggle"/>
            <w:rPrChange w:id="3351" w:author="Hwakong Cheng" w:date="2022-10-07T15:08:00Z">
              <w:rPr/>
            </w:rPrChange>
          </w:rPr>
          <w:t>[UNITS [</w:t>
        </w:r>
      </w:ins>
      <w:r w:rsidRPr="00665550">
        <w:rPr>
          <w:rStyle w:val="Toggle"/>
          <w:rPrChange w:id="3352" w:author="Hwakong Cheng" w:date="2022-10-07T15:08:00Z">
            <w:rPr/>
          </w:rPrChange>
        </w:rPr>
        <w:t>0.5°C</w:t>
      </w:r>
      <w:ins w:id="3353" w:author="Hwakong Cheng" w:date="2022-10-07T14:59:00Z">
        <w:r w:rsidR="00CC127C" w:rsidRPr="00665550">
          <w:rPr>
            <w:rStyle w:val="Toggle"/>
            <w:rPrChange w:id="3354" w:author="Hwakong Cheng" w:date="2022-10-07T15:08:00Z">
              <w:rPr/>
            </w:rPrChange>
          </w:rPr>
          <w:t>]</w:t>
        </w:r>
      </w:ins>
      <w:r w:rsidRPr="00665550">
        <w:rPr>
          <w:rStyle w:val="Toggle"/>
          <w:rPrChange w:id="3355" w:author="Hwakong Cheng" w:date="2022-10-07T15:08:00Z">
            <w:rPr/>
          </w:rPrChange>
        </w:rPr>
        <w:t xml:space="preserve"> </w:t>
      </w:r>
      <w:r w:rsidRPr="00665550">
        <w:rPr>
          <w:rStyle w:val="Toggle"/>
          <w:rPrChange w:id="3356" w:author="Hwakong Cheng" w:date="2022-10-07T15:08:00Z">
            <w:rPr>
              <w:rFonts w:cs="Times New Roman PS MT"/>
              <w:bCs/>
              <w:szCs w:val="20"/>
            </w:rPr>
          </w:rPrChange>
        </w:rPr>
        <w:t>[</w:t>
      </w:r>
      <w:r w:rsidRPr="00665550">
        <w:rPr>
          <w:rStyle w:val="Toggle"/>
          <w:rPrChange w:id="3357" w:author="Hwakong Cheng" w:date="2022-10-07T15:08:00Z">
            <w:rPr/>
          </w:rPrChange>
        </w:rPr>
        <w:t>1°F</w:t>
      </w:r>
      <w:bookmarkEnd w:id="3334"/>
      <w:r w:rsidRPr="00665550">
        <w:rPr>
          <w:rStyle w:val="Toggle"/>
          <w:rPrChange w:id="3358" w:author="Hwakong Cheng" w:date="2022-10-07T15:08:00Z">
            <w:rPr>
              <w:rFonts w:cs="Times New Roman PS MT"/>
              <w:bCs/>
              <w:szCs w:val="20"/>
            </w:rPr>
          </w:rPrChange>
        </w:rPr>
        <w:t>]</w:t>
      </w:r>
      <w:ins w:id="3359" w:author="Hwakong Cheng" w:date="2022-10-07T14:59:00Z">
        <w:r w:rsidR="00CC127C" w:rsidRPr="00665550">
          <w:rPr>
            <w:rStyle w:val="Toggle"/>
            <w:rPrChange w:id="3360" w:author="Hwakong Cheng" w:date="2022-10-07T15:08:00Z">
              <w:rPr>
                <w:rFonts w:cs="Times New Roman PS MT"/>
                <w:bCs/>
                <w:szCs w:val="20"/>
              </w:rPr>
            </w:rPrChange>
          </w:rPr>
          <w:t>]</w:t>
        </w:r>
      </w:ins>
      <w:r>
        <w:rPr>
          <w:rFonts w:cs="Times New Roman PS MT"/>
          <w:bCs/>
          <w:szCs w:val="20"/>
        </w:rPr>
        <w:t>).</w:t>
      </w:r>
    </w:p>
    <w:p w14:paraId="2B26C62B" w14:textId="7065D988" w:rsidR="009045A3" w:rsidRPr="00BC7581" w:rsidRDefault="009045A3" w:rsidP="007C1423">
      <w:pPr>
        <w:pStyle w:val="Heading5"/>
      </w:pPr>
      <w:r w:rsidRPr="00BC7581">
        <w:t xml:space="preserve">The unoccupied heating </w:t>
      </w:r>
      <w:r w:rsidR="00D21A33">
        <w:rPr>
          <w:rFonts w:cs="Times New Roman PS MT"/>
          <w:bCs/>
          <w:szCs w:val="20"/>
        </w:rPr>
        <w:t>setpoint</w:t>
      </w:r>
      <w:r w:rsidRPr="00BC7581">
        <w:t xml:space="preserve"> from exceeding the occupied heating </w:t>
      </w:r>
      <w:r w:rsidR="00D21A33">
        <w:rPr>
          <w:rFonts w:cs="Times New Roman PS MT"/>
          <w:bCs/>
          <w:szCs w:val="20"/>
        </w:rPr>
        <w:t>setpoint</w:t>
      </w:r>
      <w:r>
        <w:rPr>
          <w:rFonts w:cs="Times New Roman PS MT"/>
          <w:bCs/>
          <w:szCs w:val="20"/>
        </w:rPr>
        <w:t>.</w:t>
      </w:r>
    </w:p>
    <w:p w14:paraId="098D289B" w14:textId="643AA764" w:rsidR="009045A3" w:rsidRPr="00BC7581" w:rsidRDefault="009045A3" w:rsidP="007C1423">
      <w:pPr>
        <w:pStyle w:val="Heading5"/>
      </w:pPr>
      <w:bookmarkStart w:id="3361" w:name="_Ref462144641"/>
      <w:r w:rsidRPr="00BC7581">
        <w:t xml:space="preserve">The unoccupied cooling </w:t>
      </w:r>
      <w:r w:rsidR="00D21A33">
        <w:rPr>
          <w:rFonts w:cs="Times New Roman PS MT"/>
          <w:bCs/>
          <w:szCs w:val="20"/>
        </w:rPr>
        <w:t>setpoint</w:t>
      </w:r>
      <w:r w:rsidRPr="00BC7581">
        <w:t xml:space="preserve"> from being less than the occupied cooling </w:t>
      </w:r>
      <w:r w:rsidR="00D21A33">
        <w:rPr>
          <w:rFonts w:cs="Times New Roman PS MT"/>
          <w:bCs/>
          <w:szCs w:val="20"/>
        </w:rPr>
        <w:t>setpoint</w:t>
      </w:r>
      <w:r w:rsidRPr="00BC7581">
        <w:t>.</w:t>
      </w:r>
      <w:bookmarkEnd w:id="3361"/>
    </w:p>
    <w:p w14:paraId="075B72A4" w14:textId="1D91F6BC" w:rsidR="009045A3" w:rsidRPr="00BC7581" w:rsidRDefault="009045A3" w:rsidP="0087618D">
      <w:pPr>
        <w:pStyle w:val="Heading4"/>
      </w:pPr>
      <w:bookmarkStart w:id="3362" w:name="_Ref462144736"/>
      <w:r w:rsidRPr="00BC7581">
        <w:t xml:space="preserve">Where the zone has a local </w:t>
      </w:r>
      <w:r w:rsidR="00D21A33">
        <w:rPr>
          <w:rFonts w:cs="Times New Roman PS MT"/>
          <w:bCs/>
          <w:szCs w:val="20"/>
        </w:rPr>
        <w:t>setpoint</w:t>
      </w:r>
      <w:r w:rsidRPr="00BC7581">
        <w:t xml:space="preserve"> adjustment knob/button</w:t>
      </w:r>
      <w:bookmarkEnd w:id="3362"/>
      <w:r w:rsidRPr="00B87A61">
        <w:rPr>
          <w:rFonts w:cs="Times New Roman PS MT"/>
          <w:bCs/>
          <w:szCs w:val="20"/>
        </w:rPr>
        <w:t>:</w:t>
      </w:r>
    </w:p>
    <w:p w14:paraId="5A49B71F" w14:textId="0DC02D54" w:rsidR="009045A3" w:rsidRPr="00BC7581" w:rsidRDefault="009045A3" w:rsidP="007C1423">
      <w:pPr>
        <w:pStyle w:val="Heading5"/>
      </w:pPr>
      <w:bookmarkStart w:id="3363" w:name="_Ref438200677"/>
      <w:r w:rsidRPr="00BC7581">
        <w:t xml:space="preserve">The </w:t>
      </w:r>
      <w:r w:rsidR="00D21A33">
        <w:rPr>
          <w:rFonts w:cs="Times New Roman PS MT"/>
          <w:bCs/>
          <w:szCs w:val="20"/>
        </w:rPr>
        <w:t>setpoint</w:t>
      </w:r>
      <w:r w:rsidRPr="00BC7581">
        <w:t xml:space="preserve"> adjustment offsets established by the occupant shall be software points that are persistent (e.g., not reset daily), but the actual offset used in control logic shall be adjusted based on limits and modes as describe below.</w:t>
      </w:r>
    </w:p>
    <w:p w14:paraId="59030D48" w14:textId="73531396" w:rsidR="009045A3" w:rsidRPr="00BC7581" w:rsidRDefault="009045A3" w:rsidP="007C1423">
      <w:pPr>
        <w:pStyle w:val="Heading5"/>
      </w:pPr>
      <w:bookmarkStart w:id="3364" w:name="_Ref38824058"/>
      <w:r w:rsidRPr="00BC7581">
        <w:t>The adjustment shall be capable of being limited in software.</w:t>
      </w:r>
      <w:bookmarkEnd w:id="3363"/>
      <w:bookmarkEnd w:id="3364"/>
    </w:p>
    <w:p w14:paraId="65216802" w14:textId="77777777" w:rsidR="009045A3" w:rsidRPr="00BC7581" w:rsidRDefault="009045A3" w:rsidP="00B37EF3">
      <w:pPr>
        <w:pStyle w:val="Infobox"/>
      </w:pPr>
      <w:r w:rsidRPr="00BC7581">
        <w:t>These are absolute limits imposed by programming, which are in addition to the range limits (e.g., ±4°F) of the thermostat adjustment device.</w:t>
      </w:r>
    </w:p>
    <w:p w14:paraId="4DA0014C" w14:textId="1DFD2509" w:rsidR="009045A3" w:rsidRPr="00BC7581" w:rsidRDefault="009045A3" w:rsidP="001B3186">
      <w:pPr>
        <w:pStyle w:val="Heading6"/>
      </w:pPr>
      <w:r w:rsidRPr="00BC7581">
        <w:lastRenderedPageBreak/>
        <w:t xml:space="preserve">As a default, the active occupied cooling </w:t>
      </w:r>
      <w:r w:rsidR="00D21A33">
        <w:rPr>
          <w:rFonts w:cs="Times New Roman PS MT"/>
          <w:bCs/>
        </w:rPr>
        <w:t>setpoint</w:t>
      </w:r>
      <w:r w:rsidRPr="00BC7581">
        <w:t xml:space="preserve"> shall be limited between </w:t>
      </w:r>
      <w:ins w:id="3365" w:author="Hwakong Cheng" w:date="2022-10-07T14:59:00Z">
        <w:r w:rsidR="00CC127C" w:rsidRPr="00665550">
          <w:rPr>
            <w:rStyle w:val="Toggle"/>
            <w:rFonts w:cstheme="minorBidi"/>
            <w:szCs w:val="20"/>
            <w:rPrChange w:id="3366" w:author="Hwakong Cheng" w:date="2022-10-07T15:08:00Z">
              <w:rPr/>
            </w:rPrChange>
          </w:rPr>
          <w:t>[UNITS [</w:t>
        </w:r>
      </w:ins>
      <w:r w:rsidRPr="00665550">
        <w:rPr>
          <w:rStyle w:val="Toggle"/>
          <w:rFonts w:cstheme="minorBidi"/>
          <w:szCs w:val="20"/>
          <w:rPrChange w:id="3367" w:author="Hwakong Cheng" w:date="2022-10-07T15:08:00Z">
            <w:rPr/>
          </w:rPrChange>
        </w:rPr>
        <w:t>22°C</w:t>
      </w:r>
      <w:ins w:id="3368" w:author="Hwakong Cheng" w:date="2022-10-07T14:59:00Z">
        <w:r w:rsidR="00CC127C" w:rsidRPr="00665550">
          <w:rPr>
            <w:rStyle w:val="Toggle"/>
            <w:rFonts w:cstheme="minorBidi"/>
            <w:szCs w:val="20"/>
            <w:rPrChange w:id="3369" w:author="Hwakong Cheng" w:date="2022-10-07T15:08:00Z">
              <w:rPr/>
            </w:rPrChange>
          </w:rPr>
          <w:t>]</w:t>
        </w:r>
      </w:ins>
      <w:r w:rsidRPr="00665550">
        <w:rPr>
          <w:rStyle w:val="Toggle"/>
          <w:rFonts w:cstheme="minorBidi"/>
          <w:szCs w:val="20"/>
          <w:rPrChange w:id="3370" w:author="Hwakong Cheng" w:date="2022-10-07T15:08:00Z">
            <w:rPr/>
          </w:rPrChange>
        </w:rPr>
        <w:t xml:space="preserve"> </w:t>
      </w:r>
      <w:del w:id="3371" w:author="Hwakong Cheng" w:date="2022-10-07T14:59:00Z">
        <w:r w:rsidRPr="00665550" w:rsidDel="00CC127C">
          <w:rPr>
            <w:rStyle w:val="Toggle"/>
            <w:rFonts w:cstheme="minorBidi"/>
            <w:szCs w:val="20"/>
            <w:rPrChange w:id="3372" w:author="Hwakong Cheng" w:date="2022-10-07T15:08:00Z">
              <w:rPr/>
            </w:rPrChange>
          </w:rPr>
          <w:delText>(</w:delText>
        </w:r>
      </w:del>
      <w:ins w:id="3373" w:author="Hwakong Cheng" w:date="2022-10-07T14:59:00Z">
        <w:r w:rsidR="00CC127C" w:rsidRPr="00665550">
          <w:rPr>
            <w:rStyle w:val="Toggle"/>
            <w:rFonts w:cstheme="minorBidi"/>
            <w:szCs w:val="20"/>
            <w:rPrChange w:id="3374" w:author="Hwakong Cheng" w:date="2022-10-07T15:08:00Z">
              <w:rPr/>
            </w:rPrChange>
          </w:rPr>
          <w:t>[</w:t>
        </w:r>
      </w:ins>
      <w:r w:rsidRPr="00665550">
        <w:rPr>
          <w:rStyle w:val="Toggle"/>
          <w:rFonts w:cstheme="minorBidi"/>
          <w:szCs w:val="20"/>
          <w:rPrChange w:id="3375" w:author="Hwakong Cheng" w:date="2022-10-07T15:08:00Z">
            <w:rPr/>
          </w:rPrChange>
        </w:rPr>
        <w:t>72°F</w:t>
      </w:r>
      <w:del w:id="3376" w:author="Hwakong Cheng" w:date="2022-10-07T14:59:00Z">
        <w:r w:rsidRPr="00665550" w:rsidDel="00CC127C">
          <w:rPr>
            <w:rStyle w:val="Toggle"/>
            <w:rFonts w:cstheme="minorBidi"/>
            <w:szCs w:val="20"/>
            <w:rPrChange w:id="3377" w:author="Hwakong Cheng" w:date="2022-10-07T15:08:00Z">
              <w:rPr/>
            </w:rPrChange>
          </w:rPr>
          <w:delText xml:space="preserve">) </w:delText>
        </w:r>
      </w:del>
      <w:ins w:id="3378" w:author="Hwakong Cheng" w:date="2022-10-07T14:59:00Z">
        <w:r w:rsidR="00CC127C" w:rsidRPr="00665550">
          <w:rPr>
            <w:rStyle w:val="Toggle"/>
            <w:rFonts w:cstheme="minorBidi"/>
            <w:szCs w:val="20"/>
            <w:rPrChange w:id="3379" w:author="Hwakong Cheng" w:date="2022-10-07T15:08:00Z">
              <w:rPr/>
            </w:rPrChange>
          </w:rPr>
          <w:t>]]</w:t>
        </w:r>
        <w:r w:rsidR="00CC127C" w:rsidRPr="00BC7581">
          <w:t xml:space="preserve"> </w:t>
        </w:r>
      </w:ins>
      <w:r w:rsidRPr="00BC7581">
        <w:t xml:space="preserve">and </w:t>
      </w:r>
      <w:ins w:id="3380" w:author="Hwakong Cheng" w:date="2022-10-07T14:59:00Z">
        <w:r w:rsidR="00CC127C" w:rsidRPr="00665550">
          <w:rPr>
            <w:rStyle w:val="Toggle"/>
            <w:rFonts w:cstheme="minorBidi"/>
            <w:szCs w:val="20"/>
            <w:rPrChange w:id="3381" w:author="Hwakong Cheng" w:date="2022-10-07T15:08:00Z">
              <w:rPr/>
            </w:rPrChange>
          </w:rPr>
          <w:t>[UNITS [</w:t>
        </w:r>
      </w:ins>
      <w:r w:rsidRPr="00665550">
        <w:rPr>
          <w:rStyle w:val="Toggle"/>
          <w:rFonts w:cstheme="minorBidi"/>
          <w:szCs w:val="20"/>
          <w:rPrChange w:id="3382" w:author="Hwakong Cheng" w:date="2022-10-07T15:08:00Z">
            <w:rPr/>
          </w:rPrChange>
        </w:rPr>
        <w:t>27°C</w:t>
      </w:r>
      <w:ins w:id="3383" w:author="Hwakong Cheng" w:date="2022-10-07T14:59:00Z">
        <w:r w:rsidR="00CC127C" w:rsidRPr="00665550">
          <w:rPr>
            <w:rStyle w:val="Toggle"/>
            <w:rFonts w:cstheme="minorBidi"/>
            <w:szCs w:val="20"/>
            <w:rPrChange w:id="3384" w:author="Hwakong Cheng" w:date="2022-10-07T15:08:00Z">
              <w:rPr/>
            </w:rPrChange>
          </w:rPr>
          <w:t>]</w:t>
        </w:r>
      </w:ins>
      <w:r w:rsidRPr="00665550">
        <w:rPr>
          <w:rStyle w:val="Toggle"/>
          <w:rFonts w:cstheme="minorBidi"/>
          <w:szCs w:val="20"/>
          <w:rPrChange w:id="3385" w:author="Hwakong Cheng" w:date="2022-10-07T15:08:00Z">
            <w:rPr/>
          </w:rPrChange>
        </w:rPr>
        <w:t xml:space="preserve"> </w:t>
      </w:r>
      <w:del w:id="3386" w:author="Hwakong Cheng" w:date="2022-10-07T14:59:00Z">
        <w:r w:rsidRPr="00665550" w:rsidDel="00CC127C">
          <w:rPr>
            <w:rStyle w:val="Toggle"/>
            <w:rFonts w:cstheme="minorBidi"/>
            <w:szCs w:val="20"/>
            <w:rPrChange w:id="3387" w:author="Hwakong Cheng" w:date="2022-10-07T15:08:00Z">
              <w:rPr/>
            </w:rPrChange>
          </w:rPr>
          <w:delText>(</w:delText>
        </w:r>
      </w:del>
      <w:ins w:id="3388" w:author="Hwakong Cheng" w:date="2022-10-07T14:59:00Z">
        <w:r w:rsidR="00CC127C" w:rsidRPr="00665550">
          <w:rPr>
            <w:rStyle w:val="Toggle"/>
            <w:rFonts w:cstheme="minorBidi"/>
            <w:szCs w:val="20"/>
            <w:rPrChange w:id="3389" w:author="Hwakong Cheng" w:date="2022-10-07T15:08:00Z">
              <w:rPr/>
            </w:rPrChange>
          </w:rPr>
          <w:t>[</w:t>
        </w:r>
      </w:ins>
      <w:r w:rsidRPr="00665550">
        <w:rPr>
          <w:rStyle w:val="Toggle"/>
          <w:rFonts w:cstheme="minorBidi"/>
          <w:szCs w:val="20"/>
          <w:rPrChange w:id="3390" w:author="Hwakong Cheng" w:date="2022-10-07T15:08:00Z">
            <w:rPr/>
          </w:rPrChange>
        </w:rPr>
        <w:t>80°F</w:t>
      </w:r>
      <w:del w:id="3391" w:author="Hwakong Cheng" w:date="2022-10-07T14:59:00Z">
        <w:r w:rsidRPr="00665550" w:rsidDel="00CC127C">
          <w:rPr>
            <w:rStyle w:val="Toggle"/>
            <w:rFonts w:cstheme="minorBidi"/>
            <w:szCs w:val="20"/>
            <w:rPrChange w:id="3392" w:author="Hwakong Cheng" w:date="2022-10-07T15:08:00Z">
              <w:rPr/>
            </w:rPrChange>
          </w:rPr>
          <w:delText>).</w:delText>
        </w:r>
      </w:del>
      <w:ins w:id="3393" w:author="Hwakong Cheng" w:date="2022-10-07T14:59:00Z">
        <w:r w:rsidR="00CC127C" w:rsidRPr="00665550">
          <w:rPr>
            <w:rStyle w:val="Toggle"/>
            <w:rFonts w:cstheme="minorBidi"/>
            <w:szCs w:val="20"/>
            <w:rPrChange w:id="3394" w:author="Hwakong Cheng" w:date="2022-10-07T15:08:00Z">
              <w:rPr/>
            </w:rPrChange>
          </w:rPr>
          <w:t>]</w:t>
        </w:r>
      </w:ins>
      <w:ins w:id="3395" w:author="Titus Ellison" w:date="2022-10-13T11:45:00Z">
        <w:r w:rsidR="003F13D0">
          <w:rPr>
            <w:rStyle w:val="Toggle"/>
          </w:rPr>
          <w:t>]</w:t>
        </w:r>
      </w:ins>
      <w:ins w:id="3396" w:author="Hwakong Cheng" w:date="2022-10-07T14:59:00Z">
        <w:del w:id="3397" w:author="Titus Ellison" w:date="2022-10-13T11:43:00Z">
          <w:r w:rsidR="00CC127C" w:rsidRPr="00665550" w:rsidDel="003F13D0">
            <w:rPr>
              <w:rStyle w:val="Toggle"/>
              <w:rFonts w:cstheme="minorBidi"/>
              <w:szCs w:val="20"/>
              <w:rPrChange w:id="3398" w:author="Hwakong Cheng" w:date="2022-10-07T15:08:00Z">
                <w:rPr/>
              </w:rPrChange>
            </w:rPr>
            <w:delText>.</w:delText>
          </w:r>
        </w:del>
      </w:ins>
    </w:p>
    <w:p w14:paraId="0E5EA205" w14:textId="762852F8" w:rsidR="009045A3" w:rsidRPr="00BC7581" w:rsidRDefault="009045A3" w:rsidP="007C1423">
      <w:pPr>
        <w:pStyle w:val="Heading6"/>
      </w:pPr>
      <w:r w:rsidRPr="00BC7581">
        <w:t xml:space="preserve">As a default, the active occupied heating </w:t>
      </w:r>
      <w:r w:rsidR="00D21A33">
        <w:rPr>
          <w:rFonts w:cs="Times New Roman PS MT"/>
          <w:bCs/>
          <w:szCs w:val="20"/>
        </w:rPr>
        <w:t>setpoint</w:t>
      </w:r>
      <w:r w:rsidRPr="00BC7581">
        <w:t xml:space="preserve"> shall be limited between </w:t>
      </w:r>
      <w:ins w:id="3399" w:author="Hwakong Cheng" w:date="2022-10-07T14:59:00Z">
        <w:r w:rsidR="00CC127C" w:rsidRPr="00665550">
          <w:rPr>
            <w:rStyle w:val="Toggle"/>
            <w:rPrChange w:id="3400" w:author="Hwakong Cheng" w:date="2022-10-07T15:08:00Z">
              <w:rPr/>
            </w:rPrChange>
          </w:rPr>
          <w:t>[UNITS [</w:t>
        </w:r>
      </w:ins>
      <w:r w:rsidRPr="00665550">
        <w:rPr>
          <w:rStyle w:val="Toggle"/>
          <w:rPrChange w:id="3401" w:author="Hwakong Cheng" w:date="2022-10-07T15:08:00Z">
            <w:rPr/>
          </w:rPrChange>
        </w:rPr>
        <w:t>18°C</w:t>
      </w:r>
      <w:ins w:id="3402" w:author="Hwakong Cheng" w:date="2022-10-07T14:59:00Z">
        <w:r w:rsidR="00CC127C" w:rsidRPr="00665550">
          <w:rPr>
            <w:rStyle w:val="Toggle"/>
            <w:rPrChange w:id="3403" w:author="Hwakong Cheng" w:date="2022-10-07T15:08:00Z">
              <w:rPr/>
            </w:rPrChange>
          </w:rPr>
          <w:t>]</w:t>
        </w:r>
      </w:ins>
      <w:r w:rsidRPr="00665550">
        <w:rPr>
          <w:rStyle w:val="Toggle"/>
          <w:rPrChange w:id="3404" w:author="Hwakong Cheng" w:date="2022-10-07T15:08:00Z">
            <w:rPr/>
          </w:rPrChange>
        </w:rPr>
        <w:t xml:space="preserve"> </w:t>
      </w:r>
      <w:del w:id="3405" w:author="Hwakong Cheng" w:date="2022-10-07T14:59:00Z">
        <w:r w:rsidRPr="00665550" w:rsidDel="00CC127C">
          <w:rPr>
            <w:rStyle w:val="Toggle"/>
            <w:rPrChange w:id="3406" w:author="Hwakong Cheng" w:date="2022-10-07T15:08:00Z">
              <w:rPr/>
            </w:rPrChange>
          </w:rPr>
          <w:delText>(</w:delText>
        </w:r>
      </w:del>
      <w:ins w:id="3407" w:author="Hwakong Cheng" w:date="2022-10-07T14:59:00Z">
        <w:r w:rsidR="00CC127C" w:rsidRPr="00665550">
          <w:rPr>
            <w:rStyle w:val="Toggle"/>
            <w:rPrChange w:id="3408" w:author="Hwakong Cheng" w:date="2022-10-07T15:08:00Z">
              <w:rPr/>
            </w:rPrChange>
          </w:rPr>
          <w:t>[</w:t>
        </w:r>
      </w:ins>
      <w:r w:rsidRPr="00665550">
        <w:rPr>
          <w:rStyle w:val="Toggle"/>
          <w:rPrChange w:id="3409" w:author="Hwakong Cheng" w:date="2022-10-07T15:08:00Z">
            <w:rPr/>
          </w:rPrChange>
        </w:rPr>
        <w:t>65°F</w:t>
      </w:r>
      <w:del w:id="3410" w:author="Hwakong Cheng" w:date="2022-10-07T14:59:00Z">
        <w:r w:rsidRPr="00665550" w:rsidDel="00CC127C">
          <w:rPr>
            <w:rStyle w:val="Toggle"/>
            <w:rPrChange w:id="3411" w:author="Hwakong Cheng" w:date="2022-10-07T15:08:00Z">
              <w:rPr/>
            </w:rPrChange>
          </w:rPr>
          <w:delText xml:space="preserve">) </w:delText>
        </w:r>
      </w:del>
      <w:ins w:id="3412" w:author="Hwakong Cheng" w:date="2022-10-07T14:59:00Z">
        <w:r w:rsidR="00CC127C" w:rsidRPr="00665550">
          <w:rPr>
            <w:rStyle w:val="Toggle"/>
            <w:rPrChange w:id="3413" w:author="Hwakong Cheng" w:date="2022-10-07T15:08:00Z">
              <w:rPr/>
            </w:rPrChange>
          </w:rPr>
          <w:t>]]</w:t>
        </w:r>
        <w:r w:rsidR="00CC127C" w:rsidRPr="00BC7581">
          <w:t xml:space="preserve"> </w:t>
        </w:r>
      </w:ins>
      <w:r w:rsidRPr="00BC7581">
        <w:t xml:space="preserve">and </w:t>
      </w:r>
      <w:ins w:id="3414" w:author="Hwakong Cheng" w:date="2022-10-07T14:59:00Z">
        <w:r w:rsidR="00CC127C" w:rsidRPr="00665550">
          <w:rPr>
            <w:rStyle w:val="Toggle"/>
            <w:rPrChange w:id="3415" w:author="Hwakong Cheng" w:date="2022-10-07T15:08:00Z">
              <w:rPr/>
            </w:rPrChange>
          </w:rPr>
          <w:t>[UNITS [</w:t>
        </w:r>
      </w:ins>
      <w:r w:rsidRPr="00665550">
        <w:rPr>
          <w:rStyle w:val="Toggle"/>
          <w:rPrChange w:id="3416" w:author="Hwakong Cheng" w:date="2022-10-07T15:08:00Z">
            <w:rPr/>
          </w:rPrChange>
        </w:rPr>
        <w:t>22°C</w:t>
      </w:r>
      <w:ins w:id="3417" w:author="Hwakong Cheng" w:date="2022-10-07T14:59:00Z">
        <w:r w:rsidR="00CC127C" w:rsidRPr="00665550">
          <w:rPr>
            <w:rStyle w:val="Toggle"/>
            <w:rPrChange w:id="3418" w:author="Hwakong Cheng" w:date="2022-10-07T15:08:00Z">
              <w:rPr/>
            </w:rPrChange>
          </w:rPr>
          <w:t>]</w:t>
        </w:r>
      </w:ins>
      <w:r w:rsidRPr="00665550">
        <w:rPr>
          <w:rStyle w:val="Toggle"/>
          <w:rPrChange w:id="3419" w:author="Hwakong Cheng" w:date="2022-10-07T15:08:00Z">
            <w:rPr/>
          </w:rPrChange>
        </w:rPr>
        <w:t xml:space="preserve"> </w:t>
      </w:r>
      <w:del w:id="3420" w:author="Hwakong Cheng" w:date="2022-10-07T14:59:00Z">
        <w:r w:rsidRPr="00665550" w:rsidDel="00CC127C">
          <w:rPr>
            <w:rStyle w:val="Toggle"/>
            <w:rPrChange w:id="3421" w:author="Hwakong Cheng" w:date="2022-10-07T15:08:00Z">
              <w:rPr/>
            </w:rPrChange>
          </w:rPr>
          <w:delText>(</w:delText>
        </w:r>
      </w:del>
      <w:ins w:id="3422" w:author="Hwakong Cheng" w:date="2022-10-07T14:59:00Z">
        <w:r w:rsidR="00CC127C" w:rsidRPr="00665550">
          <w:rPr>
            <w:rStyle w:val="Toggle"/>
            <w:rPrChange w:id="3423" w:author="Hwakong Cheng" w:date="2022-10-07T15:08:00Z">
              <w:rPr/>
            </w:rPrChange>
          </w:rPr>
          <w:t>[</w:t>
        </w:r>
      </w:ins>
      <w:r w:rsidRPr="00665550">
        <w:rPr>
          <w:rStyle w:val="Toggle"/>
          <w:rPrChange w:id="3424" w:author="Hwakong Cheng" w:date="2022-10-07T15:08:00Z">
            <w:rPr/>
          </w:rPrChange>
        </w:rPr>
        <w:t>72°F</w:t>
      </w:r>
      <w:del w:id="3425" w:author="Hwakong Cheng" w:date="2022-10-07T14:59:00Z">
        <w:r w:rsidRPr="00665550" w:rsidDel="00CC127C">
          <w:rPr>
            <w:rStyle w:val="Toggle"/>
            <w:rPrChange w:id="3426" w:author="Hwakong Cheng" w:date="2022-10-07T15:08:00Z">
              <w:rPr/>
            </w:rPrChange>
          </w:rPr>
          <w:delText>).</w:delText>
        </w:r>
      </w:del>
      <w:ins w:id="3427" w:author="Hwakong Cheng" w:date="2022-10-07T14:59:00Z">
        <w:r w:rsidR="00CC127C" w:rsidRPr="00665550">
          <w:rPr>
            <w:rStyle w:val="Toggle"/>
            <w:rPrChange w:id="3428" w:author="Hwakong Cheng" w:date="2022-10-07T15:08:00Z">
              <w:rPr/>
            </w:rPrChange>
          </w:rPr>
          <w:t>]].</w:t>
        </w:r>
      </w:ins>
    </w:p>
    <w:p w14:paraId="5F7A5263" w14:textId="7091CD9B" w:rsidR="009045A3" w:rsidRPr="00BC7581" w:rsidRDefault="009045A3" w:rsidP="007C1423">
      <w:pPr>
        <w:pStyle w:val="Heading5"/>
      </w:pPr>
      <w:r w:rsidRPr="00BC7581">
        <w:t xml:space="preserve">The active heating and cooling </w:t>
      </w:r>
      <w:r w:rsidR="00D21A33">
        <w:rPr>
          <w:rFonts w:cs="Times New Roman PS MT"/>
          <w:bCs/>
          <w:szCs w:val="20"/>
        </w:rPr>
        <w:t>setpoint</w:t>
      </w:r>
      <w:r>
        <w:rPr>
          <w:rFonts w:cs="Times New Roman PS MT"/>
          <w:bCs/>
          <w:szCs w:val="20"/>
        </w:rPr>
        <w:t>s</w:t>
      </w:r>
      <w:r w:rsidRPr="00BC7581">
        <w:t xml:space="preserve"> shall be independently adjustable, respecting the limits and anti-overlap logic described </w:t>
      </w:r>
      <w:r>
        <w:rPr>
          <w:rFonts w:cs="Times New Roman PS MT"/>
          <w:bCs/>
          <w:szCs w:val="20"/>
        </w:rPr>
        <w:t xml:space="preserve">in Sections </w:t>
      </w:r>
      <w:r w:rsidR="00FC0E3B">
        <w:rPr>
          <w:rFonts w:cs="Times New Roman PS MT"/>
          <w:bCs/>
          <w:szCs w:val="20"/>
        </w:rPr>
        <w:fldChar w:fldCharType="begin"/>
      </w:r>
      <w:r w:rsidR="00FC0E3B">
        <w:rPr>
          <w:rFonts w:cs="Times New Roman PS MT"/>
          <w:bCs/>
          <w:szCs w:val="20"/>
        </w:rPr>
        <w:instrText xml:space="preserve"> REF _Ref38824038 \w \h </w:instrText>
      </w:r>
      <w:r w:rsidR="00FC0E3B">
        <w:rPr>
          <w:rFonts w:cs="Times New Roman PS MT"/>
          <w:bCs/>
          <w:szCs w:val="20"/>
        </w:rPr>
      </w:r>
      <w:r w:rsidR="00FC0E3B">
        <w:rPr>
          <w:rFonts w:cs="Times New Roman PS MT"/>
          <w:bCs/>
          <w:szCs w:val="20"/>
        </w:rPr>
        <w:fldChar w:fldCharType="separate"/>
      </w:r>
      <w:r w:rsidR="0037258A">
        <w:rPr>
          <w:rFonts w:cs="Times New Roman PS MT"/>
          <w:bCs/>
          <w:szCs w:val="20"/>
        </w:rPr>
        <w:t>5.3.2.</w:t>
      </w:r>
      <w:proofErr w:type="gramStart"/>
      <w:r w:rsidR="0037258A">
        <w:rPr>
          <w:rFonts w:cs="Times New Roman PS MT"/>
          <w:bCs/>
          <w:szCs w:val="20"/>
        </w:rPr>
        <w:t>3.f.</w:t>
      </w:r>
      <w:proofErr w:type="gramEnd"/>
      <w:r w:rsidR="0037258A">
        <w:rPr>
          <w:rFonts w:cs="Times New Roman PS MT"/>
          <w:bCs/>
          <w:szCs w:val="20"/>
        </w:rPr>
        <w:t>1</w:t>
      </w:r>
      <w:r w:rsidR="00FC0E3B">
        <w:rPr>
          <w:rFonts w:cs="Times New Roman PS MT"/>
          <w:bCs/>
          <w:szCs w:val="20"/>
        </w:rPr>
        <w:fldChar w:fldCharType="end"/>
      </w:r>
      <w:r>
        <w:rPr>
          <w:rFonts w:cs="Times New Roman PS MT"/>
          <w:bCs/>
          <w:szCs w:val="20"/>
        </w:rPr>
        <w:t xml:space="preserve"> and </w:t>
      </w:r>
      <w:r w:rsidR="00FC0E3B">
        <w:rPr>
          <w:rFonts w:cs="Times New Roman PS MT"/>
          <w:bCs/>
          <w:szCs w:val="20"/>
        </w:rPr>
        <w:fldChar w:fldCharType="begin"/>
      </w:r>
      <w:r w:rsidR="00FC0E3B">
        <w:rPr>
          <w:rFonts w:cs="Times New Roman PS MT"/>
          <w:bCs/>
          <w:szCs w:val="20"/>
        </w:rPr>
        <w:instrText xml:space="preserve"> REF _Ref38824058 \w \h </w:instrText>
      </w:r>
      <w:r w:rsidR="00FC0E3B">
        <w:rPr>
          <w:rFonts w:cs="Times New Roman PS MT"/>
          <w:bCs/>
          <w:szCs w:val="20"/>
        </w:rPr>
      </w:r>
      <w:r w:rsidR="00FC0E3B">
        <w:rPr>
          <w:rFonts w:cs="Times New Roman PS MT"/>
          <w:bCs/>
          <w:szCs w:val="20"/>
        </w:rPr>
        <w:fldChar w:fldCharType="separate"/>
      </w:r>
      <w:r w:rsidR="0037258A">
        <w:rPr>
          <w:rFonts w:cs="Times New Roman PS MT"/>
          <w:bCs/>
          <w:szCs w:val="20"/>
        </w:rPr>
        <w:t>5.3.2.5.b</w:t>
      </w:r>
      <w:r w:rsidR="00FC0E3B">
        <w:rPr>
          <w:rFonts w:cs="Times New Roman PS MT"/>
          <w:bCs/>
          <w:szCs w:val="20"/>
        </w:rPr>
        <w:fldChar w:fldCharType="end"/>
      </w:r>
      <w:r>
        <w:rPr>
          <w:rFonts w:cs="Times New Roman PS MT"/>
          <w:bCs/>
          <w:szCs w:val="20"/>
        </w:rPr>
        <w:t>.</w:t>
      </w:r>
      <w:r w:rsidRPr="00BC7581">
        <w:t xml:space="preserve"> If zone thermostat provides only a single </w:t>
      </w:r>
      <w:r>
        <w:rPr>
          <w:rFonts w:cs="Times New Roman PS MT"/>
          <w:bCs/>
          <w:szCs w:val="20"/>
        </w:rPr>
        <w:t>set-point</w:t>
      </w:r>
      <w:r w:rsidRPr="00BC7581">
        <w:t xml:space="preserve"> adjustment, then the adjustment shall move both the active heating and cooling </w:t>
      </w:r>
      <w:r w:rsidR="00D21A33">
        <w:rPr>
          <w:rFonts w:cs="Times New Roman PS MT"/>
          <w:bCs/>
          <w:szCs w:val="20"/>
        </w:rPr>
        <w:t>setpoint</w:t>
      </w:r>
      <w:r>
        <w:rPr>
          <w:rFonts w:cs="Times New Roman PS MT"/>
          <w:bCs/>
          <w:szCs w:val="20"/>
        </w:rPr>
        <w:t>s upward</w:t>
      </w:r>
      <w:r w:rsidRPr="00BC7581">
        <w:t xml:space="preserve"> or </w:t>
      </w:r>
      <w:r>
        <w:rPr>
          <w:rFonts w:cs="Times New Roman PS MT"/>
          <w:bCs/>
          <w:szCs w:val="20"/>
        </w:rPr>
        <w:t>downward</w:t>
      </w:r>
      <w:r w:rsidRPr="00BC7581">
        <w:t xml:space="preserve"> by the same amount, within the limits described </w:t>
      </w:r>
      <w:r>
        <w:rPr>
          <w:rFonts w:cs="Times New Roman PS MT"/>
          <w:bCs/>
          <w:szCs w:val="20"/>
        </w:rPr>
        <w:t xml:space="preserve">in Section </w:t>
      </w:r>
      <w:r w:rsidR="00FC0E3B">
        <w:rPr>
          <w:rFonts w:cs="Times New Roman PS MT"/>
          <w:bCs/>
          <w:szCs w:val="20"/>
        </w:rPr>
        <w:fldChar w:fldCharType="begin"/>
      </w:r>
      <w:r w:rsidR="00FC0E3B">
        <w:rPr>
          <w:rFonts w:cs="Times New Roman PS MT"/>
          <w:bCs/>
          <w:szCs w:val="20"/>
        </w:rPr>
        <w:instrText xml:space="preserve"> REF _Ref38824058 \w \h </w:instrText>
      </w:r>
      <w:r w:rsidR="00FC0E3B">
        <w:rPr>
          <w:rFonts w:cs="Times New Roman PS MT"/>
          <w:bCs/>
          <w:szCs w:val="20"/>
        </w:rPr>
      </w:r>
      <w:r w:rsidR="00FC0E3B">
        <w:rPr>
          <w:rFonts w:cs="Times New Roman PS MT"/>
          <w:bCs/>
          <w:szCs w:val="20"/>
        </w:rPr>
        <w:fldChar w:fldCharType="separate"/>
      </w:r>
      <w:r w:rsidR="0037258A">
        <w:rPr>
          <w:rFonts w:cs="Times New Roman PS MT"/>
          <w:bCs/>
          <w:szCs w:val="20"/>
        </w:rPr>
        <w:t>5.3.2.</w:t>
      </w:r>
      <w:proofErr w:type="gramStart"/>
      <w:r w:rsidR="0037258A">
        <w:rPr>
          <w:rFonts w:cs="Times New Roman PS MT"/>
          <w:bCs/>
          <w:szCs w:val="20"/>
        </w:rPr>
        <w:t>5.b</w:t>
      </w:r>
      <w:proofErr w:type="gramEnd"/>
      <w:r w:rsidR="00FC0E3B">
        <w:rPr>
          <w:rFonts w:cs="Times New Roman PS MT"/>
          <w:bCs/>
          <w:szCs w:val="20"/>
        </w:rPr>
        <w:fldChar w:fldCharType="end"/>
      </w:r>
      <w:r>
        <w:rPr>
          <w:rFonts w:cs="Times New Roman PS MT"/>
          <w:bCs/>
          <w:szCs w:val="20"/>
        </w:rPr>
        <w:t>.</w:t>
      </w:r>
    </w:p>
    <w:p w14:paraId="72B77F1F" w14:textId="47131600" w:rsidR="009045A3" w:rsidRPr="00BC7581" w:rsidRDefault="009045A3" w:rsidP="007C1423">
      <w:pPr>
        <w:pStyle w:val="Heading5"/>
      </w:pPr>
      <w:r w:rsidRPr="00BC7581">
        <w:t xml:space="preserve">The adjustment shall only affect occupied </w:t>
      </w:r>
      <w:r w:rsidR="00D21A33">
        <w:rPr>
          <w:rFonts w:cs="Times New Roman PS MT"/>
          <w:bCs/>
          <w:szCs w:val="20"/>
        </w:rPr>
        <w:t>setpoint</w:t>
      </w:r>
      <w:r>
        <w:rPr>
          <w:rFonts w:cs="Times New Roman PS MT"/>
          <w:bCs/>
          <w:szCs w:val="20"/>
        </w:rPr>
        <w:t>s</w:t>
      </w:r>
      <w:r w:rsidRPr="00BC7581">
        <w:t xml:space="preserve"> in </w:t>
      </w:r>
      <w:r w:rsidR="00D21A33">
        <w:rPr>
          <w:rFonts w:cs="Times New Roman PS MT"/>
          <w:bCs/>
          <w:szCs w:val="20"/>
        </w:rPr>
        <w:t>Occupied Mode</w:t>
      </w:r>
      <w:r>
        <w:rPr>
          <w:rFonts w:cs="Times New Roman PS MT"/>
          <w:bCs/>
          <w:szCs w:val="20"/>
        </w:rPr>
        <w:t xml:space="preserve">, </w:t>
      </w:r>
      <w:r w:rsidR="005474F7">
        <w:rPr>
          <w:rFonts w:cs="Times New Roman PS MT"/>
          <w:bCs/>
          <w:szCs w:val="20"/>
        </w:rPr>
        <w:t>Warmup Mode</w:t>
      </w:r>
      <w:r w:rsidRPr="00BC7581">
        <w:t xml:space="preserve">, and </w:t>
      </w:r>
      <w:r w:rsidR="005474F7">
        <w:rPr>
          <w:rFonts w:cs="Times New Roman PS MT"/>
          <w:bCs/>
          <w:szCs w:val="20"/>
        </w:rPr>
        <w:t>Cooldown Mode</w:t>
      </w:r>
      <w:r w:rsidRPr="00BC7581">
        <w:t xml:space="preserve"> and shall have no impact on </w:t>
      </w:r>
      <w:r w:rsidR="00D21A33">
        <w:rPr>
          <w:rFonts w:cs="Times New Roman PS MT"/>
          <w:bCs/>
          <w:szCs w:val="20"/>
        </w:rPr>
        <w:t>setpoint</w:t>
      </w:r>
      <w:r>
        <w:rPr>
          <w:rFonts w:cs="Times New Roman PS MT"/>
          <w:bCs/>
          <w:szCs w:val="20"/>
        </w:rPr>
        <w:t>s</w:t>
      </w:r>
      <w:r w:rsidRPr="00BC7581">
        <w:t xml:space="preserve"> in all other modes.</w:t>
      </w:r>
    </w:p>
    <w:p w14:paraId="0494BC54" w14:textId="745E168B" w:rsidR="009045A3" w:rsidRPr="00BC7581" w:rsidRDefault="009045A3" w:rsidP="007C1423">
      <w:pPr>
        <w:pStyle w:val="Heading5"/>
      </w:pPr>
      <w:r w:rsidRPr="00BC7581">
        <w:t xml:space="preserve">At the onset of demand limiting, the local </w:t>
      </w:r>
      <w:r>
        <w:rPr>
          <w:rFonts w:cs="Times New Roman PS MT"/>
          <w:bCs/>
          <w:szCs w:val="20"/>
        </w:rPr>
        <w:t>set-point</w:t>
      </w:r>
      <w:r w:rsidRPr="00BC7581">
        <w:t xml:space="preserve"> adjustment value shall be frozen. Further adjustment of the </w:t>
      </w:r>
      <w:r w:rsidR="00D21A33">
        <w:rPr>
          <w:rFonts w:cs="Times New Roman PS MT"/>
          <w:bCs/>
          <w:szCs w:val="20"/>
        </w:rPr>
        <w:t>setpoint</w:t>
      </w:r>
      <w:r w:rsidRPr="00BC7581">
        <w:t xml:space="preserve"> by local controls shall be suspended for the duration of the demand</w:t>
      </w:r>
      <w:r>
        <w:rPr>
          <w:rFonts w:cs="Times New Roman PS MT"/>
          <w:bCs/>
          <w:szCs w:val="20"/>
        </w:rPr>
        <w:t>-</w:t>
      </w:r>
      <w:r w:rsidRPr="00BC7581">
        <w:t>limit event.</w:t>
      </w:r>
    </w:p>
    <w:p w14:paraId="5909A3ED" w14:textId="5B9E330C" w:rsidR="009045A3" w:rsidRPr="009E597D" w:rsidRDefault="00692F33" w:rsidP="001743A7">
      <w:pPr>
        <w:pStyle w:val="Infobox"/>
        <w:pBdr>
          <w:bottom w:val="none" w:sz="0" w:space="0" w:color="auto"/>
        </w:pBdr>
      </w:pPr>
      <w:ins w:id="3429" w:author="Hwakong Cheng" w:date="2022-10-06T13:13:00Z">
        <w:r w:rsidRPr="00DC5BE1">
          <w:rPr>
            <w:rStyle w:val="Toggle"/>
            <w:rPrChange w:id="3430" w:author="Hwakong Cheng" w:date="2022-10-07T14:41:00Z">
              <w:rPr/>
            </w:rPrChange>
          </w:rPr>
          <w:t xml:space="preserve">[ENERGY </w:t>
        </w:r>
        <w:proofErr w:type="gramStart"/>
        <w:r w:rsidRPr="00DC5BE1">
          <w:rPr>
            <w:rStyle w:val="Toggle"/>
            <w:rPrChange w:id="3431" w:author="Hwakong Cheng" w:date="2022-10-07T14:41:00Z">
              <w:rPr/>
            </w:rPrChange>
          </w:rPr>
          <w:t>901]</w:t>
        </w:r>
      </w:ins>
      <w:r w:rsidR="009045A3" w:rsidRPr="009E597D">
        <w:t>Demand</w:t>
      </w:r>
      <w:proofErr w:type="gramEnd"/>
      <w:r w:rsidR="009045A3" w:rsidRPr="009E597D">
        <w:t xml:space="preserve"> limits can be triggered for different reasons, including initiating utility demand shed events, exceeding a predefined threshold, or to prevent excessive rates in a ratchet schedule. Additional logic (not provided here) is needed to define the demand-limit levels.</w:t>
      </w:r>
    </w:p>
    <w:p w14:paraId="61E2AAE4" w14:textId="77777777" w:rsidR="009045A3" w:rsidRPr="009E597D" w:rsidRDefault="009045A3" w:rsidP="001743A7">
      <w:pPr>
        <w:pStyle w:val="Infobox"/>
        <w:pBdr>
          <w:bottom w:val="none" w:sz="0" w:space="0" w:color="auto"/>
        </w:pBdr>
      </w:pPr>
      <w:r w:rsidRPr="009E597D">
        <w:t>For example:</w:t>
      </w:r>
    </w:p>
    <w:p w14:paraId="4FC2C6F7" w14:textId="1797CDA9" w:rsidR="009045A3" w:rsidRPr="009E597D" w:rsidRDefault="001743A7" w:rsidP="003B5D4C">
      <w:pPr>
        <w:pStyle w:val="InfoboxList"/>
      </w:pPr>
      <w:r>
        <w:t>1.</w:t>
      </w:r>
      <w:r>
        <w:tab/>
      </w:r>
      <w:r w:rsidR="009045A3" w:rsidRPr="009E597D">
        <w:t xml:space="preserve">Sliding Window. The demand control function shall use a sliding window method selectable in increments of 1 minute, up to 60 minutes, with a 15-minute default. </w:t>
      </w:r>
    </w:p>
    <w:p w14:paraId="7E57DF46" w14:textId="60E9DFA8" w:rsidR="009045A3" w:rsidRDefault="001743A7" w:rsidP="003B5D4C">
      <w:pPr>
        <w:pStyle w:val="InfoboxList"/>
      </w:pPr>
      <w:r>
        <w:t>2.</w:t>
      </w:r>
      <w:r>
        <w:tab/>
      </w:r>
      <w:r w:rsidR="009045A3" w:rsidRPr="009E597D">
        <w:t xml:space="preserve">Demand-Limit Levels. Demand time periods shall be set up as per utility rate schedule. For each on-peak or partial-peak period, three demand limits can be defined. When the measured demand exceeds the limit, the demand-limit level switch for that level shall be set; when demand is less than 10% below the limit for a minimum of 15 minutes, and the time is no longer within the on-peak or partial-peak window, the switch shall be reset. These levels are used at the zone level (see Sections </w:t>
      </w:r>
      <w:r w:rsidR="001F5EDA">
        <w:fldChar w:fldCharType="begin"/>
      </w:r>
      <w:r w:rsidR="001F5EDA">
        <w:instrText xml:space="preserve"> REF _Ref38387091 \w \h </w:instrText>
      </w:r>
      <w:r>
        <w:instrText xml:space="preserve"> \* MERGEFORMAT </w:instrText>
      </w:r>
      <w:r w:rsidR="001F5EDA">
        <w:fldChar w:fldCharType="separate"/>
      </w:r>
      <w:r w:rsidR="0037258A">
        <w:t>5.3.2.6</w:t>
      </w:r>
      <w:r w:rsidR="001F5EDA">
        <w:fldChar w:fldCharType="end"/>
      </w:r>
      <w:r w:rsidR="001F5EDA">
        <w:t xml:space="preserve"> </w:t>
      </w:r>
      <w:r w:rsidR="009045A3" w:rsidRPr="009E597D">
        <w:t xml:space="preserve">and </w:t>
      </w:r>
      <w:r w:rsidR="001F5EDA">
        <w:fldChar w:fldCharType="begin"/>
      </w:r>
      <w:r w:rsidR="001F5EDA">
        <w:instrText xml:space="preserve"> REF _Ref38387102 \w \h </w:instrText>
      </w:r>
      <w:r>
        <w:instrText xml:space="preserve"> \* MERGEFORMAT </w:instrText>
      </w:r>
      <w:r w:rsidR="001F5EDA">
        <w:fldChar w:fldCharType="separate"/>
      </w:r>
      <w:r w:rsidR="0037258A">
        <w:t>5.3.2.7</w:t>
      </w:r>
      <w:r w:rsidR="001F5EDA">
        <w:fldChar w:fldCharType="end"/>
      </w:r>
      <w:r w:rsidR="009045A3" w:rsidRPr="009E597D">
        <w:t>) to shed demand.</w:t>
      </w:r>
    </w:p>
    <w:p w14:paraId="2E8C6057" w14:textId="120FB3AD" w:rsidR="000849C2" w:rsidRPr="009E597D" w:rsidRDefault="001743A7" w:rsidP="003B5D4C">
      <w:pPr>
        <w:pStyle w:val="InfoboxList"/>
      </w:pPr>
      <w:r>
        <w:t>3.</w:t>
      </w:r>
      <w:r>
        <w:tab/>
      </w:r>
      <w:r w:rsidR="000849C2">
        <w:t>Utility Demand Limiting.  The Utility Company shall send the building automation system a demand limiting request via a network connection to limit building demand during peak periods</w:t>
      </w:r>
      <w:del w:id="3432" w:author="Hwakong Cheng" w:date="2022-10-06T13:13:00Z">
        <w:r w:rsidR="000849C2" w:rsidDel="00692F33">
          <w:delText xml:space="preserve"> as required per California Title 24</w:delText>
        </w:r>
      </w:del>
      <w:r w:rsidR="000849C2">
        <w:t>.  The demand limit level request sent by the Utility Company shall be used at the zone level</w:t>
      </w:r>
      <w:r w:rsidR="000849C2" w:rsidRPr="009E597D">
        <w:t xml:space="preserve"> (see Sections </w:t>
      </w:r>
      <w:r w:rsidR="000849C2">
        <w:fldChar w:fldCharType="begin"/>
      </w:r>
      <w:r w:rsidR="000849C2">
        <w:instrText xml:space="preserve"> REF _Ref38387091 \w \h </w:instrText>
      </w:r>
      <w:r>
        <w:instrText xml:space="preserve"> \* MERGEFORMAT </w:instrText>
      </w:r>
      <w:r w:rsidR="000849C2">
        <w:fldChar w:fldCharType="separate"/>
      </w:r>
      <w:r w:rsidR="0037258A">
        <w:t>5.3.2.6</w:t>
      </w:r>
      <w:r w:rsidR="000849C2">
        <w:fldChar w:fldCharType="end"/>
      </w:r>
      <w:r w:rsidR="000849C2">
        <w:t xml:space="preserve"> </w:t>
      </w:r>
      <w:r w:rsidR="000849C2" w:rsidRPr="009E597D">
        <w:t xml:space="preserve">and </w:t>
      </w:r>
      <w:r w:rsidR="000849C2">
        <w:fldChar w:fldCharType="begin"/>
      </w:r>
      <w:r w:rsidR="000849C2">
        <w:instrText xml:space="preserve"> REF _Ref38387102 \w \h </w:instrText>
      </w:r>
      <w:r>
        <w:instrText xml:space="preserve"> \* MERGEFORMAT </w:instrText>
      </w:r>
      <w:r w:rsidR="000849C2">
        <w:fldChar w:fldCharType="separate"/>
      </w:r>
      <w:r w:rsidR="0037258A">
        <w:t>5.3.2.7</w:t>
      </w:r>
      <w:r w:rsidR="000849C2">
        <w:fldChar w:fldCharType="end"/>
      </w:r>
      <w:r w:rsidR="000849C2" w:rsidRPr="009E597D">
        <w:t>) to shed demand.</w:t>
      </w:r>
    </w:p>
    <w:p w14:paraId="0C1D6FB4" w14:textId="3864A77F" w:rsidR="009045A3" w:rsidRPr="009E597D" w:rsidRDefault="009045A3" w:rsidP="001743A7">
      <w:pPr>
        <w:pStyle w:val="Infobox"/>
        <w:pBdr>
          <w:top w:val="none" w:sz="0" w:space="0" w:color="auto"/>
        </w:pBdr>
      </w:pPr>
      <w:r w:rsidRPr="009E597D">
        <w:t>An override for critical zones such as data centers or equipment rooms should be provided through the graphical user interface (GUI). This override feature should require some level of supervision so that all zones do not declare themselves critical.</w:t>
      </w:r>
    </w:p>
    <w:p w14:paraId="6052F5D3" w14:textId="77777777" w:rsidR="009045A3" w:rsidRPr="009E597D" w:rsidRDefault="009045A3" w:rsidP="001743A7">
      <w:pPr>
        <w:pStyle w:val="Infobox"/>
        <w:pBdr>
          <w:top w:val="none" w:sz="0" w:space="0" w:color="auto"/>
        </w:pBdr>
      </w:pPr>
      <w:r w:rsidRPr="009E597D">
        <w:tab/>
        <w:t>Demand limits can also be simultaneously applied to lighting for systems with daylighting/dimming capability and that are integrated with the HVAC BAS.</w:t>
      </w:r>
    </w:p>
    <w:p w14:paraId="73062D22" w14:textId="7D23B339" w:rsidR="00692F33" w:rsidRPr="009E597D" w:rsidRDefault="00692F33" w:rsidP="00692F33">
      <w:pPr>
        <w:pStyle w:val="Infobox"/>
        <w:pBdr>
          <w:bottom w:val="none" w:sz="0" w:space="0" w:color="auto"/>
        </w:pBdr>
        <w:rPr>
          <w:ins w:id="3433" w:author="Hwakong Cheng" w:date="2022-10-06T13:13:00Z"/>
        </w:rPr>
      </w:pPr>
      <w:bookmarkStart w:id="3434" w:name="_Ref38387091"/>
      <w:ins w:id="3435" w:author="Hwakong Cheng" w:date="2022-10-06T13:13:00Z">
        <w:r w:rsidRPr="00DC5BE1">
          <w:rPr>
            <w:rStyle w:val="Toggle"/>
            <w:rPrChange w:id="3436" w:author="Hwakong Cheng" w:date="2022-10-07T14:41:00Z">
              <w:rPr/>
            </w:rPrChange>
          </w:rPr>
          <w:t>[ENERGY T</w:t>
        </w:r>
        <w:proofErr w:type="gramStart"/>
        <w:r w:rsidRPr="00DC5BE1">
          <w:rPr>
            <w:rStyle w:val="Toggle"/>
            <w:rPrChange w:id="3437" w:author="Hwakong Cheng" w:date="2022-10-07T14:41:00Z">
              <w:rPr/>
            </w:rPrChange>
          </w:rPr>
          <w:t>24]</w:t>
        </w:r>
        <w:r w:rsidRPr="009E597D">
          <w:t>Demand</w:t>
        </w:r>
        <w:proofErr w:type="gramEnd"/>
        <w:r w:rsidRPr="009E597D">
          <w:t xml:space="preserve"> limits can be triggered for different reasons, including initiating utility demand shed events, exceeding a predefined threshold, or to prevent excessive rates in a ratchet schedule. Additional logic (not provided here) is needed to define the demand-limit levels.</w:t>
        </w:r>
      </w:ins>
    </w:p>
    <w:p w14:paraId="4EFE6544" w14:textId="77777777" w:rsidR="00692F33" w:rsidRPr="009E597D" w:rsidRDefault="00692F33" w:rsidP="00692F33">
      <w:pPr>
        <w:pStyle w:val="Infobox"/>
        <w:pBdr>
          <w:bottom w:val="none" w:sz="0" w:space="0" w:color="auto"/>
        </w:pBdr>
        <w:rPr>
          <w:ins w:id="3438" w:author="Hwakong Cheng" w:date="2022-10-06T13:13:00Z"/>
        </w:rPr>
      </w:pPr>
      <w:ins w:id="3439" w:author="Hwakong Cheng" w:date="2022-10-06T13:13:00Z">
        <w:r w:rsidRPr="009E597D">
          <w:t>For example:</w:t>
        </w:r>
      </w:ins>
    </w:p>
    <w:p w14:paraId="107FBB8C" w14:textId="77777777" w:rsidR="00692F33" w:rsidRPr="009E597D" w:rsidRDefault="00692F33" w:rsidP="00692F33">
      <w:pPr>
        <w:pStyle w:val="InfoboxList"/>
        <w:rPr>
          <w:ins w:id="3440" w:author="Hwakong Cheng" w:date="2022-10-06T13:13:00Z"/>
        </w:rPr>
      </w:pPr>
      <w:ins w:id="3441" w:author="Hwakong Cheng" w:date="2022-10-06T13:13:00Z">
        <w:r>
          <w:t>1.</w:t>
        </w:r>
        <w:r>
          <w:tab/>
        </w:r>
        <w:r w:rsidRPr="009E597D">
          <w:t xml:space="preserve">Sliding Window. The demand control function shall use a sliding window method selectable in increments of 1 minute, up to 60 minutes, with a 15-minute default. </w:t>
        </w:r>
      </w:ins>
    </w:p>
    <w:p w14:paraId="0F4A952C" w14:textId="77777777" w:rsidR="00692F33" w:rsidRDefault="00692F33" w:rsidP="00692F33">
      <w:pPr>
        <w:pStyle w:val="InfoboxList"/>
        <w:rPr>
          <w:ins w:id="3442" w:author="Hwakong Cheng" w:date="2022-10-06T13:13:00Z"/>
        </w:rPr>
      </w:pPr>
      <w:ins w:id="3443" w:author="Hwakong Cheng" w:date="2022-10-06T13:13:00Z">
        <w:r>
          <w:t>2.</w:t>
        </w:r>
        <w:r>
          <w:tab/>
        </w:r>
        <w:r w:rsidRPr="009E597D">
          <w:t xml:space="preserve">Demand-Limit Levels. Demand time periods shall be set up as per utility rate schedule. For each on-peak or partial-peak period, three demand limits can be defined. When the measured demand exceeds the limit, the demand-limit level switch for that level shall be set; when demand is less than 10% below the limit for a minimum of 15 minutes, and the time is no longer within the on-peak or partial-peak window, the switch shall be reset. These levels are used at the zone level (see Sections </w:t>
        </w:r>
        <w:r>
          <w:fldChar w:fldCharType="begin"/>
        </w:r>
        <w:r>
          <w:instrText xml:space="preserve"> REF _Ref38387091 \w \h  \* MERGEFORMAT </w:instrText>
        </w:r>
      </w:ins>
      <w:ins w:id="3444" w:author="Hwakong Cheng" w:date="2022-10-06T13:13:00Z">
        <w:r>
          <w:fldChar w:fldCharType="separate"/>
        </w:r>
        <w:r>
          <w:t>5.3.2.6</w:t>
        </w:r>
        <w:r>
          <w:fldChar w:fldCharType="end"/>
        </w:r>
        <w:r>
          <w:t xml:space="preserve"> </w:t>
        </w:r>
        <w:r w:rsidRPr="009E597D">
          <w:t xml:space="preserve">and </w:t>
        </w:r>
        <w:r>
          <w:fldChar w:fldCharType="begin"/>
        </w:r>
        <w:r>
          <w:instrText xml:space="preserve"> REF _Ref38387102 \w \h  \* MERGEFORMAT </w:instrText>
        </w:r>
      </w:ins>
      <w:ins w:id="3445" w:author="Hwakong Cheng" w:date="2022-10-06T13:13:00Z">
        <w:r>
          <w:fldChar w:fldCharType="separate"/>
        </w:r>
        <w:r>
          <w:t>5.3.2.7</w:t>
        </w:r>
        <w:r>
          <w:fldChar w:fldCharType="end"/>
        </w:r>
        <w:r w:rsidRPr="009E597D">
          <w:t>) to shed demand.</w:t>
        </w:r>
      </w:ins>
    </w:p>
    <w:p w14:paraId="3B496C03" w14:textId="77777777" w:rsidR="00692F33" w:rsidRPr="009E597D" w:rsidRDefault="00692F33" w:rsidP="00692F33">
      <w:pPr>
        <w:pStyle w:val="InfoboxList"/>
        <w:rPr>
          <w:ins w:id="3446" w:author="Hwakong Cheng" w:date="2022-10-06T13:13:00Z"/>
        </w:rPr>
      </w:pPr>
      <w:ins w:id="3447" w:author="Hwakong Cheng" w:date="2022-10-06T13:13:00Z">
        <w:r>
          <w:lastRenderedPageBreak/>
          <w:t>3.</w:t>
        </w:r>
        <w:r>
          <w:tab/>
          <w:t>Utility Demand Limiting.  The Utility Company shall send the building automation system a demand limiting request via a network connection to limit building demand during peak periods as required per California Title 24.  The demand limit level request sent by the Utility Company shall be used at the zone level</w:t>
        </w:r>
        <w:r w:rsidRPr="009E597D">
          <w:t xml:space="preserve"> (see Sections </w:t>
        </w:r>
        <w:r>
          <w:fldChar w:fldCharType="begin"/>
        </w:r>
        <w:r>
          <w:instrText xml:space="preserve"> REF _Ref38387091 \w \h  \* MERGEFORMAT </w:instrText>
        </w:r>
      </w:ins>
      <w:ins w:id="3448" w:author="Hwakong Cheng" w:date="2022-10-06T13:13:00Z">
        <w:r>
          <w:fldChar w:fldCharType="separate"/>
        </w:r>
        <w:r>
          <w:t>5.3.2.6</w:t>
        </w:r>
        <w:r>
          <w:fldChar w:fldCharType="end"/>
        </w:r>
        <w:r>
          <w:t xml:space="preserve"> </w:t>
        </w:r>
        <w:r w:rsidRPr="009E597D">
          <w:t xml:space="preserve">and </w:t>
        </w:r>
        <w:r>
          <w:fldChar w:fldCharType="begin"/>
        </w:r>
        <w:r>
          <w:instrText xml:space="preserve"> REF _Ref38387102 \w \h  \* MERGEFORMAT </w:instrText>
        </w:r>
      </w:ins>
      <w:ins w:id="3449" w:author="Hwakong Cheng" w:date="2022-10-06T13:13:00Z">
        <w:r>
          <w:fldChar w:fldCharType="separate"/>
        </w:r>
        <w:r>
          <w:t>5.3.2.7</w:t>
        </w:r>
        <w:r>
          <w:fldChar w:fldCharType="end"/>
        </w:r>
        <w:r w:rsidRPr="009E597D">
          <w:t>) to shed demand.</w:t>
        </w:r>
      </w:ins>
    </w:p>
    <w:p w14:paraId="0AC17D52" w14:textId="77777777" w:rsidR="00692F33" w:rsidRPr="009E597D" w:rsidRDefault="00692F33" w:rsidP="00692F33">
      <w:pPr>
        <w:pStyle w:val="Infobox"/>
        <w:pBdr>
          <w:top w:val="none" w:sz="0" w:space="0" w:color="auto"/>
        </w:pBdr>
        <w:rPr>
          <w:ins w:id="3450" w:author="Hwakong Cheng" w:date="2022-10-06T13:13:00Z"/>
        </w:rPr>
      </w:pPr>
      <w:ins w:id="3451" w:author="Hwakong Cheng" w:date="2022-10-06T13:13:00Z">
        <w:r w:rsidRPr="009E597D">
          <w:t>An override for critical zones such as data centers or equipment rooms should be provided through the graphical user interface (GUI). This override feature should require some level of supervision so that all zones do not declare themselves critical.</w:t>
        </w:r>
      </w:ins>
    </w:p>
    <w:p w14:paraId="3BF1582E" w14:textId="77777777" w:rsidR="00692F33" w:rsidRPr="009E597D" w:rsidRDefault="00692F33" w:rsidP="00692F33">
      <w:pPr>
        <w:pStyle w:val="Infobox"/>
        <w:pBdr>
          <w:top w:val="none" w:sz="0" w:space="0" w:color="auto"/>
        </w:pBdr>
        <w:rPr>
          <w:ins w:id="3452" w:author="Hwakong Cheng" w:date="2022-10-06T13:13:00Z"/>
        </w:rPr>
      </w:pPr>
      <w:ins w:id="3453" w:author="Hwakong Cheng" w:date="2022-10-06T13:13:00Z">
        <w:del w:id="3454" w:author="Reece Kiriu" w:date="2022-12-07T12:20:00Z">
          <w:r w:rsidRPr="009E597D" w:rsidDel="0086345D">
            <w:tab/>
          </w:r>
        </w:del>
        <w:r w:rsidRPr="009E597D">
          <w:t>Demand limits can also be simultaneously applied to lighting for systems with daylighting/dimming capability and that are integrated with the HVAC BAS.</w:t>
        </w:r>
      </w:ins>
    </w:p>
    <w:p w14:paraId="69AD8AA6" w14:textId="6B0E1AE3" w:rsidR="009045A3" w:rsidRPr="00BC7581" w:rsidRDefault="009045A3" w:rsidP="0087618D">
      <w:pPr>
        <w:pStyle w:val="Heading4"/>
      </w:pPr>
      <w:r w:rsidRPr="00BC7581">
        <w:t xml:space="preserve">Cooling Demand Limit </w:t>
      </w:r>
      <w:r w:rsidRPr="00B87A61">
        <w:rPr>
          <w:rFonts w:cs="Times New Roman PS MT"/>
          <w:szCs w:val="20"/>
        </w:rPr>
        <w:t>Set-Point</w:t>
      </w:r>
      <w:r w:rsidRPr="00BC7581">
        <w:t xml:space="preserve"> Adjustment</w:t>
      </w:r>
      <w:r w:rsidRPr="00B87A61">
        <w:rPr>
          <w:rFonts w:cs="Times New Roman PS MT"/>
          <w:szCs w:val="20"/>
        </w:rPr>
        <w:t>.</w:t>
      </w:r>
      <w:r w:rsidRPr="00BC7581">
        <w:t xml:space="preserve"> The active cooling </w:t>
      </w:r>
      <w:r w:rsidR="00D21A33">
        <w:rPr>
          <w:rFonts w:cs="Times New Roman PS MT"/>
          <w:bCs/>
          <w:szCs w:val="20"/>
        </w:rPr>
        <w:t>setpoint</w:t>
      </w:r>
      <w:r w:rsidRPr="00B87A61">
        <w:rPr>
          <w:rFonts w:cs="Times New Roman PS MT"/>
          <w:bCs/>
          <w:szCs w:val="20"/>
        </w:rPr>
        <w:t>s</w:t>
      </w:r>
      <w:r w:rsidRPr="00BC7581">
        <w:t xml:space="preserve"> for all zones shall be increased when a demand limit is imposed on the associated </w:t>
      </w:r>
      <w:r w:rsidR="00D21A33">
        <w:rPr>
          <w:rFonts w:cs="Times New Roman PS MT"/>
          <w:bCs/>
          <w:szCs w:val="20"/>
        </w:rPr>
        <w:t>Zone Group</w:t>
      </w:r>
      <w:r w:rsidRPr="00B87A61">
        <w:rPr>
          <w:rFonts w:cs="Times New Roman PS MT"/>
          <w:bCs/>
          <w:szCs w:val="20"/>
        </w:rPr>
        <w:t>.</w:t>
      </w:r>
      <w:r w:rsidRPr="00BC7581">
        <w:t xml:space="preserve"> The operator shall have the ability to exempt individual zones from this adjustment through the normal BAS user interface. Changes due to demand limits are not cumulative.</w:t>
      </w:r>
      <w:bookmarkEnd w:id="3434"/>
    </w:p>
    <w:p w14:paraId="41ACEAD4" w14:textId="32B3B9FF" w:rsidR="009045A3" w:rsidRPr="00BC7581" w:rsidRDefault="009045A3" w:rsidP="007C1423">
      <w:pPr>
        <w:pStyle w:val="Heading5"/>
      </w:pPr>
      <w:r w:rsidRPr="00BC7581">
        <w:t xml:space="preserve">At </w:t>
      </w:r>
      <w:r>
        <w:rPr>
          <w:rFonts w:cs="Times New Roman PS MT"/>
          <w:bCs/>
          <w:szCs w:val="20"/>
        </w:rPr>
        <w:t>demand-limit</w:t>
      </w:r>
      <w:r w:rsidRPr="00BC7581">
        <w:t xml:space="preserve"> Level 1, increase </w:t>
      </w:r>
      <w:r w:rsidR="00D21A33">
        <w:rPr>
          <w:rFonts w:cs="Times New Roman PS MT"/>
          <w:bCs/>
          <w:szCs w:val="20"/>
        </w:rPr>
        <w:t>setpoint</w:t>
      </w:r>
      <w:r w:rsidRPr="00BC7581">
        <w:t xml:space="preserve"> by </w:t>
      </w:r>
      <w:ins w:id="3455" w:author="Titus Ellison" w:date="2022-10-20T10:42:00Z">
        <w:r w:rsidR="00063DF6" w:rsidRPr="00063DF6">
          <w:rPr>
            <w:rStyle w:val="Toggle"/>
            <w:rPrChange w:id="3456" w:author="Titus Ellison" w:date="2022-10-20T10:42:00Z">
              <w:rPr/>
            </w:rPrChange>
          </w:rPr>
          <w:t>[UNITS [</w:t>
        </w:r>
      </w:ins>
      <w:r w:rsidRPr="00063DF6">
        <w:rPr>
          <w:rStyle w:val="Toggle"/>
          <w:rPrChange w:id="3457" w:author="Titus Ellison" w:date="2022-10-20T10:42:00Z">
            <w:rPr/>
          </w:rPrChange>
        </w:rPr>
        <w:t>0.5°C</w:t>
      </w:r>
      <w:ins w:id="3458" w:author="Titus Ellison" w:date="2022-10-20T10:42:00Z">
        <w:r w:rsidR="00063DF6" w:rsidRPr="00063DF6">
          <w:rPr>
            <w:rStyle w:val="Toggle"/>
            <w:rPrChange w:id="3459" w:author="Titus Ellison" w:date="2022-10-20T10:42:00Z">
              <w:rPr/>
            </w:rPrChange>
          </w:rPr>
          <w:t>]</w:t>
        </w:r>
      </w:ins>
      <w:r w:rsidRPr="00063DF6">
        <w:rPr>
          <w:rStyle w:val="Toggle"/>
          <w:rPrChange w:id="3460" w:author="Titus Ellison" w:date="2022-10-20T10:42:00Z">
            <w:rPr/>
          </w:rPrChange>
        </w:rPr>
        <w:t xml:space="preserve"> </w:t>
      </w:r>
      <w:ins w:id="3461" w:author="Titus Ellison" w:date="2022-10-20T10:42:00Z">
        <w:r w:rsidR="00063DF6" w:rsidRPr="00063DF6">
          <w:rPr>
            <w:rStyle w:val="Toggle"/>
            <w:rPrChange w:id="3462" w:author="Titus Ellison" w:date="2022-10-20T10:42:00Z">
              <w:rPr/>
            </w:rPrChange>
          </w:rPr>
          <w:t>[</w:t>
        </w:r>
      </w:ins>
      <w:del w:id="3463" w:author="Titus Ellison" w:date="2022-10-20T10:42:00Z">
        <w:r w:rsidRPr="00063DF6" w:rsidDel="00063DF6">
          <w:rPr>
            <w:rStyle w:val="Toggle"/>
            <w:rPrChange w:id="3464" w:author="Titus Ellison" w:date="2022-10-20T10:42:00Z">
              <w:rPr/>
            </w:rPrChange>
          </w:rPr>
          <w:delText>(</w:delText>
        </w:r>
      </w:del>
      <w:r w:rsidRPr="00063DF6">
        <w:rPr>
          <w:rStyle w:val="Toggle"/>
          <w:rPrChange w:id="3465" w:author="Titus Ellison" w:date="2022-10-20T10:42:00Z">
            <w:rPr/>
          </w:rPrChange>
        </w:rPr>
        <w:t>1°F</w:t>
      </w:r>
      <w:ins w:id="3466" w:author="Titus Ellison" w:date="2022-10-20T10:42:00Z">
        <w:r w:rsidR="00063DF6" w:rsidRPr="00063DF6">
          <w:rPr>
            <w:rStyle w:val="Toggle"/>
            <w:rPrChange w:id="3467" w:author="Titus Ellison" w:date="2022-10-20T10:42:00Z">
              <w:rPr/>
            </w:rPrChange>
          </w:rPr>
          <w:t>]]</w:t>
        </w:r>
      </w:ins>
      <w:del w:id="3468" w:author="Titus Ellison" w:date="2022-10-20T10:42:00Z">
        <w:r w:rsidRPr="00BC7581" w:rsidDel="00063DF6">
          <w:delText>)</w:delText>
        </w:r>
      </w:del>
      <w:r w:rsidRPr="00BC7581">
        <w:t>.</w:t>
      </w:r>
    </w:p>
    <w:p w14:paraId="21B9AFC4" w14:textId="58EC7A79" w:rsidR="009045A3" w:rsidRPr="00BC7581" w:rsidRDefault="009045A3" w:rsidP="007C1423">
      <w:pPr>
        <w:pStyle w:val="Heading5"/>
      </w:pPr>
      <w:r w:rsidRPr="00BC7581">
        <w:t xml:space="preserve">At </w:t>
      </w:r>
      <w:r>
        <w:rPr>
          <w:rFonts w:cs="Times New Roman PS MT"/>
          <w:bCs/>
          <w:szCs w:val="20"/>
        </w:rPr>
        <w:t>demand-limit</w:t>
      </w:r>
      <w:r w:rsidRPr="00BC7581">
        <w:t xml:space="preserve"> Level 2, increase </w:t>
      </w:r>
      <w:r w:rsidR="00D21A33">
        <w:rPr>
          <w:rFonts w:cs="Times New Roman PS MT"/>
          <w:bCs/>
          <w:szCs w:val="20"/>
        </w:rPr>
        <w:t>setpoint</w:t>
      </w:r>
      <w:r w:rsidRPr="00BC7581">
        <w:t xml:space="preserve"> by </w:t>
      </w:r>
      <w:ins w:id="3469" w:author="Titus Ellison" w:date="2022-10-20T10:42:00Z">
        <w:r w:rsidR="00063DF6" w:rsidRPr="00063DF6">
          <w:rPr>
            <w:rStyle w:val="Toggle"/>
            <w:rPrChange w:id="3470" w:author="Titus Ellison" w:date="2022-10-20T10:43:00Z">
              <w:rPr/>
            </w:rPrChange>
          </w:rPr>
          <w:t>[UNITS [</w:t>
        </w:r>
      </w:ins>
      <w:r w:rsidRPr="00063DF6">
        <w:rPr>
          <w:rStyle w:val="Toggle"/>
          <w:rPrChange w:id="3471" w:author="Titus Ellison" w:date="2022-10-20T10:43:00Z">
            <w:rPr/>
          </w:rPrChange>
        </w:rPr>
        <w:t>1°C</w:t>
      </w:r>
      <w:ins w:id="3472" w:author="Titus Ellison" w:date="2022-10-20T10:42:00Z">
        <w:r w:rsidR="00063DF6" w:rsidRPr="00063DF6">
          <w:rPr>
            <w:rStyle w:val="Toggle"/>
            <w:rPrChange w:id="3473" w:author="Titus Ellison" w:date="2022-10-20T10:43:00Z">
              <w:rPr/>
            </w:rPrChange>
          </w:rPr>
          <w:t>]</w:t>
        </w:r>
      </w:ins>
      <w:r w:rsidRPr="00063DF6">
        <w:rPr>
          <w:rStyle w:val="Toggle"/>
          <w:rPrChange w:id="3474" w:author="Titus Ellison" w:date="2022-10-20T10:43:00Z">
            <w:rPr/>
          </w:rPrChange>
        </w:rPr>
        <w:t xml:space="preserve"> </w:t>
      </w:r>
      <w:ins w:id="3475" w:author="Titus Ellison" w:date="2022-10-20T10:42:00Z">
        <w:r w:rsidR="00063DF6" w:rsidRPr="00063DF6">
          <w:rPr>
            <w:rStyle w:val="Toggle"/>
            <w:rPrChange w:id="3476" w:author="Titus Ellison" w:date="2022-10-20T10:43:00Z">
              <w:rPr/>
            </w:rPrChange>
          </w:rPr>
          <w:t>[</w:t>
        </w:r>
      </w:ins>
      <w:del w:id="3477" w:author="Titus Ellison" w:date="2022-10-20T10:42:00Z">
        <w:r w:rsidRPr="00063DF6" w:rsidDel="00063DF6">
          <w:rPr>
            <w:rStyle w:val="Toggle"/>
            <w:rPrChange w:id="3478" w:author="Titus Ellison" w:date="2022-10-20T10:43:00Z">
              <w:rPr/>
            </w:rPrChange>
          </w:rPr>
          <w:delText>(</w:delText>
        </w:r>
      </w:del>
      <w:r w:rsidRPr="00063DF6">
        <w:rPr>
          <w:rStyle w:val="Toggle"/>
          <w:rPrChange w:id="3479" w:author="Titus Ellison" w:date="2022-10-20T10:43:00Z">
            <w:rPr/>
          </w:rPrChange>
        </w:rPr>
        <w:t>2°F</w:t>
      </w:r>
      <w:ins w:id="3480" w:author="Titus Ellison" w:date="2022-10-20T10:42:00Z">
        <w:r w:rsidR="00063DF6" w:rsidRPr="00063DF6">
          <w:rPr>
            <w:rStyle w:val="Toggle"/>
            <w:rPrChange w:id="3481" w:author="Titus Ellison" w:date="2022-10-20T10:43:00Z">
              <w:rPr/>
            </w:rPrChange>
          </w:rPr>
          <w:t>]]</w:t>
        </w:r>
      </w:ins>
      <w:del w:id="3482" w:author="Titus Ellison" w:date="2022-10-20T10:42:00Z">
        <w:r w:rsidRPr="00BC7581" w:rsidDel="00063DF6">
          <w:delText>)</w:delText>
        </w:r>
      </w:del>
      <w:r w:rsidRPr="00BC7581">
        <w:t>.</w:t>
      </w:r>
    </w:p>
    <w:p w14:paraId="6B98C97E" w14:textId="1B173372" w:rsidR="009045A3" w:rsidRPr="00BC7581" w:rsidRDefault="009045A3" w:rsidP="007C1423">
      <w:pPr>
        <w:pStyle w:val="Heading5"/>
      </w:pPr>
      <w:r w:rsidRPr="00BC7581">
        <w:t xml:space="preserve">At </w:t>
      </w:r>
      <w:r>
        <w:rPr>
          <w:rFonts w:cs="Times New Roman PS MT"/>
          <w:bCs/>
          <w:szCs w:val="20"/>
        </w:rPr>
        <w:t>demand-limit</w:t>
      </w:r>
      <w:r w:rsidRPr="00BC7581">
        <w:t xml:space="preserve"> Level 3, increase </w:t>
      </w:r>
      <w:r w:rsidR="00D21A33">
        <w:rPr>
          <w:rFonts w:cs="Times New Roman PS MT"/>
          <w:bCs/>
          <w:szCs w:val="20"/>
        </w:rPr>
        <w:t>setpoint</w:t>
      </w:r>
      <w:r w:rsidRPr="00BC7581">
        <w:t xml:space="preserve"> by </w:t>
      </w:r>
      <w:ins w:id="3483" w:author="Titus Ellison" w:date="2022-10-20T10:43:00Z">
        <w:r w:rsidR="00063DF6" w:rsidRPr="00063DF6">
          <w:rPr>
            <w:rStyle w:val="Toggle"/>
            <w:rPrChange w:id="3484" w:author="Titus Ellison" w:date="2022-10-20T10:43:00Z">
              <w:rPr/>
            </w:rPrChange>
          </w:rPr>
          <w:t>[UNITS [</w:t>
        </w:r>
      </w:ins>
      <w:r w:rsidRPr="00063DF6">
        <w:rPr>
          <w:rStyle w:val="Toggle"/>
          <w:rPrChange w:id="3485" w:author="Titus Ellison" w:date="2022-10-20T10:43:00Z">
            <w:rPr/>
          </w:rPrChange>
        </w:rPr>
        <w:t>2°C</w:t>
      </w:r>
      <w:ins w:id="3486" w:author="Titus Ellison" w:date="2022-10-20T10:43:00Z">
        <w:r w:rsidR="00063DF6" w:rsidRPr="00063DF6">
          <w:rPr>
            <w:rStyle w:val="Toggle"/>
            <w:rPrChange w:id="3487" w:author="Titus Ellison" w:date="2022-10-20T10:43:00Z">
              <w:rPr/>
            </w:rPrChange>
          </w:rPr>
          <w:t>]</w:t>
        </w:r>
      </w:ins>
      <w:r w:rsidRPr="00063DF6">
        <w:rPr>
          <w:rStyle w:val="Toggle"/>
          <w:rPrChange w:id="3488" w:author="Titus Ellison" w:date="2022-10-20T10:43:00Z">
            <w:rPr/>
          </w:rPrChange>
        </w:rPr>
        <w:t xml:space="preserve"> </w:t>
      </w:r>
      <w:ins w:id="3489" w:author="Titus Ellison" w:date="2022-10-20T10:43:00Z">
        <w:r w:rsidR="00063DF6" w:rsidRPr="00063DF6">
          <w:rPr>
            <w:rStyle w:val="Toggle"/>
            <w:rPrChange w:id="3490" w:author="Titus Ellison" w:date="2022-10-20T10:43:00Z">
              <w:rPr/>
            </w:rPrChange>
          </w:rPr>
          <w:t>[</w:t>
        </w:r>
      </w:ins>
      <w:del w:id="3491" w:author="Titus Ellison" w:date="2022-10-20T10:43:00Z">
        <w:r w:rsidRPr="00063DF6" w:rsidDel="00063DF6">
          <w:rPr>
            <w:rStyle w:val="Toggle"/>
            <w:rPrChange w:id="3492" w:author="Titus Ellison" w:date="2022-10-20T10:43:00Z">
              <w:rPr/>
            </w:rPrChange>
          </w:rPr>
          <w:delText>(</w:delText>
        </w:r>
      </w:del>
      <w:r w:rsidRPr="00063DF6">
        <w:rPr>
          <w:rStyle w:val="Toggle"/>
          <w:rPrChange w:id="3493" w:author="Titus Ellison" w:date="2022-10-20T10:43:00Z">
            <w:rPr/>
          </w:rPrChange>
        </w:rPr>
        <w:t>4°F</w:t>
      </w:r>
      <w:ins w:id="3494" w:author="Titus Ellison" w:date="2022-10-20T10:43:00Z">
        <w:r w:rsidR="00063DF6" w:rsidRPr="00063DF6">
          <w:rPr>
            <w:rStyle w:val="Toggle"/>
            <w:rPrChange w:id="3495" w:author="Titus Ellison" w:date="2022-10-20T10:43:00Z">
              <w:rPr/>
            </w:rPrChange>
          </w:rPr>
          <w:t>]]</w:t>
        </w:r>
      </w:ins>
      <w:del w:id="3496" w:author="Titus Ellison" w:date="2022-10-20T10:43:00Z">
        <w:r w:rsidRPr="00BC7581" w:rsidDel="00063DF6">
          <w:delText>)</w:delText>
        </w:r>
      </w:del>
      <w:r w:rsidRPr="00BC7581">
        <w:t>.</w:t>
      </w:r>
    </w:p>
    <w:p w14:paraId="5F76D810" w14:textId="0D45CB63" w:rsidR="009045A3" w:rsidRPr="00BC7581" w:rsidRDefault="009045A3" w:rsidP="0087618D">
      <w:pPr>
        <w:pStyle w:val="Heading4"/>
      </w:pPr>
      <w:bookmarkStart w:id="3497" w:name="_Ref38387102"/>
      <w:r w:rsidRPr="00BC7581">
        <w:t>Heating Demand</w:t>
      </w:r>
      <w:r w:rsidRPr="00B87A61">
        <w:rPr>
          <w:rFonts w:cs="Times New Roman PS MT"/>
          <w:szCs w:val="20"/>
        </w:rPr>
        <w:t>-</w:t>
      </w:r>
      <w:r w:rsidRPr="00BC7581">
        <w:t xml:space="preserve">Limit </w:t>
      </w:r>
      <w:r w:rsidRPr="00B87A61">
        <w:rPr>
          <w:rFonts w:cs="Times New Roman PS MT"/>
          <w:szCs w:val="20"/>
        </w:rPr>
        <w:t>Set-Point</w:t>
      </w:r>
      <w:r w:rsidRPr="00BC7581">
        <w:t xml:space="preserve"> Adjustment</w:t>
      </w:r>
      <w:r w:rsidRPr="00B87A61">
        <w:rPr>
          <w:rFonts w:cs="Times New Roman PS MT"/>
          <w:szCs w:val="20"/>
        </w:rPr>
        <w:t>.</w:t>
      </w:r>
      <w:r w:rsidRPr="00BC7581">
        <w:t xml:space="preserve"> The active heating </w:t>
      </w:r>
      <w:r w:rsidR="00D21A33">
        <w:rPr>
          <w:rFonts w:cs="Times New Roman PS MT"/>
          <w:bCs/>
          <w:szCs w:val="20"/>
        </w:rPr>
        <w:t>setpoint</w:t>
      </w:r>
      <w:r w:rsidRPr="00B87A61">
        <w:rPr>
          <w:rFonts w:cs="Times New Roman PS MT"/>
          <w:bCs/>
          <w:szCs w:val="20"/>
        </w:rPr>
        <w:t>s</w:t>
      </w:r>
      <w:r w:rsidRPr="00BC7581">
        <w:t xml:space="preserve"> for all zones shall be decreased when a demand limit is imposed on the associated </w:t>
      </w:r>
      <w:r w:rsidR="00D21A33">
        <w:rPr>
          <w:rFonts w:cs="Times New Roman PS MT"/>
          <w:bCs/>
          <w:szCs w:val="20"/>
        </w:rPr>
        <w:t>Zone Group</w:t>
      </w:r>
      <w:r w:rsidRPr="00B87A61">
        <w:rPr>
          <w:rFonts w:cs="Times New Roman PS MT"/>
          <w:bCs/>
          <w:szCs w:val="20"/>
        </w:rPr>
        <w:t>.</w:t>
      </w:r>
      <w:r w:rsidRPr="00BC7581">
        <w:t xml:space="preserve"> The operator shall have the ability to exempt individual zones from this adjustment through the normal BAS user interface. Changes due to demand limits are not cumulative.</w:t>
      </w:r>
      <w:bookmarkEnd w:id="3497"/>
    </w:p>
    <w:p w14:paraId="6D4BD03A" w14:textId="336D7F59" w:rsidR="009045A3" w:rsidRPr="00BC7581" w:rsidRDefault="009045A3" w:rsidP="007C1423">
      <w:pPr>
        <w:pStyle w:val="Heading5"/>
      </w:pPr>
      <w:r w:rsidRPr="00BC7581">
        <w:t xml:space="preserve">At </w:t>
      </w:r>
      <w:r>
        <w:rPr>
          <w:rFonts w:cs="Times New Roman PS MT"/>
          <w:bCs/>
          <w:szCs w:val="20"/>
        </w:rPr>
        <w:t>demand-limit</w:t>
      </w:r>
      <w:r w:rsidRPr="00BC7581">
        <w:t xml:space="preserve"> Level 1, decrease </w:t>
      </w:r>
      <w:r w:rsidR="00D21A33">
        <w:rPr>
          <w:rFonts w:cs="Times New Roman PS MT"/>
          <w:bCs/>
          <w:szCs w:val="20"/>
        </w:rPr>
        <w:t>setpoint</w:t>
      </w:r>
      <w:r w:rsidRPr="00BC7581">
        <w:t xml:space="preserve"> by </w:t>
      </w:r>
      <w:ins w:id="3498" w:author="Titus Ellison" w:date="2022-10-20T10:43:00Z">
        <w:r w:rsidR="00063DF6" w:rsidRPr="00063DF6">
          <w:rPr>
            <w:rStyle w:val="Toggle"/>
            <w:rPrChange w:id="3499" w:author="Titus Ellison" w:date="2022-10-20T10:43:00Z">
              <w:rPr/>
            </w:rPrChange>
          </w:rPr>
          <w:t>[UNITS [</w:t>
        </w:r>
      </w:ins>
      <w:r w:rsidRPr="00063DF6">
        <w:rPr>
          <w:rStyle w:val="Toggle"/>
          <w:rPrChange w:id="3500" w:author="Titus Ellison" w:date="2022-10-20T10:43:00Z">
            <w:rPr/>
          </w:rPrChange>
        </w:rPr>
        <w:t>0.5°C</w:t>
      </w:r>
      <w:ins w:id="3501" w:author="Titus Ellison" w:date="2022-10-20T10:43:00Z">
        <w:r w:rsidR="00063DF6" w:rsidRPr="00063DF6">
          <w:rPr>
            <w:rStyle w:val="Toggle"/>
            <w:rPrChange w:id="3502" w:author="Titus Ellison" w:date="2022-10-20T10:43:00Z">
              <w:rPr/>
            </w:rPrChange>
          </w:rPr>
          <w:t>]</w:t>
        </w:r>
      </w:ins>
      <w:r w:rsidRPr="00063DF6">
        <w:rPr>
          <w:rStyle w:val="Toggle"/>
          <w:rPrChange w:id="3503" w:author="Titus Ellison" w:date="2022-10-20T10:43:00Z">
            <w:rPr/>
          </w:rPrChange>
        </w:rPr>
        <w:t xml:space="preserve"> </w:t>
      </w:r>
      <w:ins w:id="3504" w:author="Titus Ellison" w:date="2022-10-20T10:43:00Z">
        <w:r w:rsidR="00063DF6" w:rsidRPr="00063DF6">
          <w:rPr>
            <w:rStyle w:val="Toggle"/>
            <w:rPrChange w:id="3505" w:author="Titus Ellison" w:date="2022-10-20T10:43:00Z">
              <w:rPr/>
            </w:rPrChange>
          </w:rPr>
          <w:t>[</w:t>
        </w:r>
      </w:ins>
      <w:del w:id="3506" w:author="Titus Ellison" w:date="2022-10-20T10:43:00Z">
        <w:r w:rsidRPr="00063DF6" w:rsidDel="00063DF6">
          <w:rPr>
            <w:rStyle w:val="Toggle"/>
            <w:rPrChange w:id="3507" w:author="Titus Ellison" w:date="2022-10-20T10:43:00Z">
              <w:rPr/>
            </w:rPrChange>
          </w:rPr>
          <w:delText>(</w:delText>
        </w:r>
      </w:del>
      <w:r w:rsidRPr="00063DF6">
        <w:rPr>
          <w:rStyle w:val="Toggle"/>
          <w:rPrChange w:id="3508" w:author="Titus Ellison" w:date="2022-10-20T10:43:00Z">
            <w:rPr/>
          </w:rPrChange>
        </w:rPr>
        <w:t>1°F</w:t>
      </w:r>
      <w:ins w:id="3509" w:author="Titus Ellison" w:date="2022-10-20T10:43:00Z">
        <w:r w:rsidR="00063DF6" w:rsidRPr="00063DF6">
          <w:rPr>
            <w:rStyle w:val="Toggle"/>
            <w:rPrChange w:id="3510" w:author="Titus Ellison" w:date="2022-10-20T10:43:00Z">
              <w:rPr/>
            </w:rPrChange>
          </w:rPr>
          <w:t>]]</w:t>
        </w:r>
      </w:ins>
      <w:del w:id="3511" w:author="Titus Ellison" w:date="2022-10-20T10:43:00Z">
        <w:r w:rsidRPr="00BC7581" w:rsidDel="00063DF6">
          <w:delText>)</w:delText>
        </w:r>
      </w:del>
      <w:r w:rsidRPr="00BC7581">
        <w:t>.</w:t>
      </w:r>
    </w:p>
    <w:p w14:paraId="108028ED" w14:textId="529046A2" w:rsidR="009045A3" w:rsidRPr="00BC7581" w:rsidRDefault="009045A3" w:rsidP="007C1423">
      <w:pPr>
        <w:pStyle w:val="Heading5"/>
      </w:pPr>
      <w:r w:rsidRPr="00BC7581">
        <w:t xml:space="preserve">At </w:t>
      </w:r>
      <w:r>
        <w:rPr>
          <w:rFonts w:cs="Times New Roman PS MT"/>
          <w:bCs/>
          <w:szCs w:val="20"/>
        </w:rPr>
        <w:t>demand-limit</w:t>
      </w:r>
      <w:r w:rsidRPr="00BC7581">
        <w:t xml:space="preserve"> Level 2, decrease </w:t>
      </w:r>
      <w:r w:rsidR="00D21A33">
        <w:rPr>
          <w:rFonts w:cs="Times New Roman PS MT"/>
          <w:bCs/>
          <w:szCs w:val="20"/>
        </w:rPr>
        <w:t>setpoint</w:t>
      </w:r>
      <w:r w:rsidRPr="00BC7581">
        <w:t xml:space="preserve"> by </w:t>
      </w:r>
      <w:ins w:id="3512" w:author="Titus Ellison" w:date="2022-10-20T10:43:00Z">
        <w:r w:rsidR="00063DF6" w:rsidRPr="00063DF6">
          <w:rPr>
            <w:rStyle w:val="Toggle"/>
            <w:rPrChange w:id="3513" w:author="Titus Ellison" w:date="2022-10-20T10:43:00Z">
              <w:rPr/>
            </w:rPrChange>
          </w:rPr>
          <w:t>[UNITS [</w:t>
        </w:r>
      </w:ins>
      <w:r w:rsidRPr="00063DF6">
        <w:rPr>
          <w:rStyle w:val="Toggle"/>
          <w:rPrChange w:id="3514" w:author="Titus Ellison" w:date="2022-10-20T10:43:00Z">
            <w:rPr/>
          </w:rPrChange>
        </w:rPr>
        <w:t>1°C</w:t>
      </w:r>
      <w:ins w:id="3515" w:author="Titus Ellison" w:date="2022-10-20T10:43:00Z">
        <w:r w:rsidR="00063DF6" w:rsidRPr="00063DF6">
          <w:rPr>
            <w:rStyle w:val="Toggle"/>
            <w:rPrChange w:id="3516" w:author="Titus Ellison" w:date="2022-10-20T10:43:00Z">
              <w:rPr/>
            </w:rPrChange>
          </w:rPr>
          <w:t>]</w:t>
        </w:r>
      </w:ins>
      <w:r w:rsidRPr="00063DF6">
        <w:rPr>
          <w:rStyle w:val="Toggle"/>
          <w:rPrChange w:id="3517" w:author="Titus Ellison" w:date="2022-10-20T10:43:00Z">
            <w:rPr/>
          </w:rPrChange>
        </w:rPr>
        <w:t xml:space="preserve"> </w:t>
      </w:r>
      <w:ins w:id="3518" w:author="Titus Ellison" w:date="2022-10-20T10:43:00Z">
        <w:r w:rsidR="00063DF6" w:rsidRPr="00063DF6">
          <w:rPr>
            <w:rStyle w:val="Toggle"/>
            <w:rPrChange w:id="3519" w:author="Titus Ellison" w:date="2022-10-20T10:43:00Z">
              <w:rPr/>
            </w:rPrChange>
          </w:rPr>
          <w:t>[</w:t>
        </w:r>
      </w:ins>
      <w:del w:id="3520" w:author="Titus Ellison" w:date="2022-10-20T10:43:00Z">
        <w:r w:rsidRPr="00063DF6" w:rsidDel="00063DF6">
          <w:rPr>
            <w:rStyle w:val="Toggle"/>
            <w:rPrChange w:id="3521" w:author="Titus Ellison" w:date="2022-10-20T10:43:00Z">
              <w:rPr/>
            </w:rPrChange>
          </w:rPr>
          <w:delText>(</w:delText>
        </w:r>
      </w:del>
      <w:r w:rsidRPr="00063DF6">
        <w:rPr>
          <w:rStyle w:val="Toggle"/>
          <w:rPrChange w:id="3522" w:author="Titus Ellison" w:date="2022-10-20T10:43:00Z">
            <w:rPr/>
          </w:rPrChange>
        </w:rPr>
        <w:t>2°F</w:t>
      </w:r>
      <w:ins w:id="3523" w:author="Titus Ellison" w:date="2022-10-20T10:43:00Z">
        <w:r w:rsidR="00063DF6" w:rsidRPr="00063DF6">
          <w:rPr>
            <w:rStyle w:val="Toggle"/>
            <w:rPrChange w:id="3524" w:author="Titus Ellison" w:date="2022-10-20T10:43:00Z">
              <w:rPr/>
            </w:rPrChange>
          </w:rPr>
          <w:t>]]</w:t>
        </w:r>
      </w:ins>
      <w:del w:id="3525" w:author="Titus Ellison" w:date="2022-10-20T10:43:00Z">
        <w:r w:rsidRPr="00BC7581" w:rsidDel="00063DF6">
          <w:delText>)</w:delText>
        </w:r>
      </w:del>
      <w:r w:rsidRPr="00BC7581">
        <w:t>.</w:t>
      </w:r>
    </w:p>
    <w:p w14:paraId="1FAEB649" w14:textId="33EC327A" w:rsidR="009045A3" w:rsidRPr="00BC7581" w:rsidRDefault="009045A3" w:rsidP="007C1423">
      <w:pPr>
        <w:pStyle w:val="Heading5"/>
      </w:pPr>
      <w:r w:rsidRPr="00BC7581">
        <w:t xml:space="preserve">At </w:t>
      </w:r>
      <w:r>
        <w:rPr>
          <w:rFonts w:cs="Times New Roman PS MT"/>
          <w:bCs/>
          <w:szCs w:val="20"/>
        </w:rPr>
        <w:t>demand-limit</w:t>
      </w:r>
      <w:r w:rsidRPr="00BC7581">
        <w:t xml:space="preserve"> Level 3, decrease </w:t>
      </w:r>
      <w:r w:rsidR="00D21A33">
        <w:rPr>
          <w:rFonts w:cs="Times New Roman PS MT"/>
          <w:bCs/>
          <w:szCs w:val="20"/>
        </w:rPr>
        <w:t>setpoint</w:t>
      </w:r>
      <w:r w:rsidRPr="00BC7581">
        <w:t xml:space="preserve"> by </w:t>
      </w:r>
      <w:ins w:id="3526" w:author="Titus Ellison" w:date="2022-10-20T10:43:00Z">
        <w:r w:rsidR="00063DF6" w:rsidRPr="00063DF6">
          <w:rPr>
            <w:rStyle w:val="Toggle"/>
            <w:rPrChange w:id="3527" w:author="Titus Ellison" w:date="2022-10-20T10:43:00Z">
              <w:rPr/>
            </w:rPrChange>
          </w:rPr>
          <w:t>[UNITS [</w:t>
        </w:r>
      </w:ins>
      <w:r w:rsidRPr="00063DF6">
        <w:rPr>
          <w:rStyle w:val="Toggle"/>
          <w:rPrChange w:id="3528" w:author="Titus Ellison" w:date="2022-10-20T10:43:00Z">
            <w:rPr/>
          </w:rPrChange>
        </w:rPr>
        <w:t>2°C</w:t>
      </w:r>
      <w:ins w:id="3529" w:author="Titus Ellison" w:date="2022-10-20T10:43:00Z">
        <w:r w:rsidR="00063DF6" w:rsidRPr="00063DF6">
          <w:rPr>
            <w:rStyle w:val="Toggle"/>
            <w:rPrChange w:id="3530" w:author="Titus Ellison" w:date="2022-10-20T10:43:00Z">
              <w:rPr/>
            </w:rPrChange>
          </w:rPr>
          <w:t>]</w:t>
        </w:r>
      </w:ins>
      <w:r w:rsidRPr="00063DF6">
        <w:rPr>
          <w:rStyle w:val="Toggle"/>
          <w:rPrChange w:id="3531" w:author="Titus Ellison" w:date="2022-10-20T10:43:00Z">
            <w:rPr/>
          </w:rPrChange>
        </w:rPr>
        <w:t xml:space="preserve"> </w:t>
      </w:r>
      <w:ins w:id="3532" w:author="Titus Ellison" w:date="2022-10-20T10:43:00Z">
        <w:r w:rsidR="00063DF6" w:rsidRPr="00063DF6">
          <w:rPr>
            <w:rStyle w:val="Toggle"/>
            <w:rPrChange w:id="3533" w:author="Titus Ellison" w:date="2022-10-20T10:43:00Z">
              <w:rPr/>
            </w:rPrChange>
          </w:rPr>
          <w:t>[</w:t>
        </w:r>
      </w:ins>
      <w:del w:id="3534" w:author="Titus Ellison" w:date="2022-10-20T10:43:00Z">
        <w:r w:rsidRPr="00063DF6" w:rsidDel="00063DF6">
          <w:rPr>
            <w:rStyle w:val="Toggle"/>
            <w:rPrChange w:id="3535" w:author="Titus Ellison" w:date="2022-10-20T10:43:00Z">
              <w:rPr/>
            </w:rPrChange>
          </w:rPr>
          <w:delText>(</w:delText>
        </w:r>
      </w:del>
      <w:r w:rsidRPr="00063DF6">
        <w:rPr>
          <w:rStyle w:val="Toggle"/>
          <w:rPrChange w:id="3536" w:author="Titus Ellison" w:date="2022-10-20T10:43:00Z">
            <w:rPr/>
          </w:rPrChange>
        </w:rPr>
        <w:t>4°F</w:t>
      </w:r>
      <w:ins w:id="3537" w:author="Titus Ellison" w:date="2022-10-20T10:43:00Z">
        <w:r w:rsidR="00063DF6" w:rsidRPr="00063DF6">
          <w:rPr>
            <w:rStyle w:val="Toggle"/>
            <w:rPrChange w:id="3538" w:author="Titus Ellison" w:date="2022-10-20T10:43:00Z">
              <w:rPr/>
            </w:rPrChange>
          </w:rPr>
          <w:t>]]</w:t>
        </w:r>
      </w:ins>
      <w:del w:id="3539" w:author="Titus Ellison" w:date="2022-10-20T10:43:00Z">
        <w:r w:rsidRPr="00BC7581" w:rsidDel="00063DF6">
          <w:delText>)</w:delText>
        </w:r>
      </w:del>
      <w:r w:rsidRPr="00BC7581">
        <w:t>.</w:t>
      </w:r>
    </w:p>
    <w:p w14:paraId="0C93CC1D" w14:textId="1E5EEF38" w:rsidR="009045A3" w:rsidRPr="00BC7581" w:rsidRDefault="009045A3" w:rsidP="00B37EF3">
      <w:pPr>
        <w:pStyle w:val="Infobox"/>
      </w:pPr>
      <w:r w:rsidRPr="00BC7581">
        <w:t xml:space="preserve">Heating </w:t>
      </w:r>
      <w:r>
        <w:rPr>
          <w:bCs/>
        </w:rPr>
        <w:t>demand limits</w:t>
      </w:r>
      <w:r w:rsidRPr="00BC7581">
        <w:t xml:space="preserve"> may be desirable in buildings with electric heat or heat pumps or in regions with limited gas distribution infrastructure.</w:t>
      </w:r>
    </w:p>
    <w:p w14:paraId="1D0A33DA" w14:textId="3067D9B3" w:rsidR="009045A3" w:rsidRPr="00BC7581" w:rsidRDefault="004D4C28" w:rsidP="0087618D">
      <w:pPr>
        <w:pStyle w:val="Heading4"/>
      </w:pPr>
      <w:ins w:id="3540" w:author="Reece Kiriu" w:date="2022-10-19T13:29:00Z">
        <w:r w:rsidRPr="004D4C28">
          <w:rPr>
            <w:rStyle w:val="Toggle"/>
            <w:rPrChange w:id="3541" w:author="Reece Kiriu" w:date="2022-10-19T13:29:00Z">
              <w:rPr/>
            </w:rPrChange>
          </w:rPr>
          <w:t xml:space="preserve">[YES </w:t>
        </w:r>
        <w:proofErr w:type="gramStart"/>
        <w:r w:rsidRPr="004D4C28">
          <w:rPr>
            <w:rStyle w:val="Toggle"/>
            <w:rPrChange w:id="3542" w:author="Reece Kiriu" w:date="2022-10-19T13:29:00Z">
              <w:rPr/>
            </w:rPrChange>
          </w:rPr>
          <w:t>WIN]</w:t>
        </w:r>
      </w:ins>
      <w:r w:rsidR="009045A3" w:rsidRPr="00BC7581">
        <w:t>Window</w:t>
      </w:r>
      <w:proofErr w:type="gramEnd"/>
      <w:r w:rsidR="009045A3" w:rsidRPr="00BC7581">
        <w:t xml:space="preserve"> </w:t>
      </w:r>
      <w:r w:rsidR="009045A3" w:rsidRPr="00B87A61">
        <w:rPr>
          <w:rFonts w:cs="Times New Roman PS MT"/>
          <w:szCs w:val="20"/>
        </w:rPr>
        <w:t>Switches</w:t>
      </w:r>
      <w:r w:rsidR="009045A3" w:rsidRPr="00BC7581">
        <w:t xml:space="preserve">. For zones that have operable windows with indicator switches, when the window switch indicates the window is open, the heating </w:t>
      </w:r>
      <w:r w:rsidR="00D21A33">
        <w:rPr>
          <w:rFonts w:cs="Times New Roman PS MT"/>
          <w:bCs/>
          <w:szCs w:val="20"/>
        </w:rPr>
        <w:t>setpoint</w:t>
      </w:r>
      <w:r w:rsidR="009045A3" w:rsidRPr="00BC7581">
        <w:t xml:space="preserve"> shall be temporarily set to </w:t>
      </w:r>
      <w:ins w:id="3543" w:author="Titus Ellison" w:date="2022-10-20T10:44:00Z">
        <w:r w:rsidR="00063DF6" w:rsidRPr="0038236B">
          <w:rPr>
            <w:rStyle w:val="Toggle"/>
            <w:rPrChange w:id="3544" w:author="Titus Ellison" w:date="2022-10-20T10:44:00Z">
              <w:rPr/>
            </w:rPrChange>
          </w:rPr>
          <w:t>[UNITS [</w:t>
        </w:r>
      </w:ins>
      <w:r w:rsidR="009045A3" w:rsidRPr="0038236B">
        <w:rPr>
          <w:rStyle w:val="Toggle"/>
          <w:rPrChange w:id="3545" w:author="Titus Ellison" w:date="2022-10-20T10:44:00Z">
            <w:rPr/>
          </w:rPrChange>
        </w:rPr>
        <w:t>4°C</w:t>
      </w:r>
      <w:ins w:id="3546" w:author="Titus Ellison" w:date="2022-10-20T10:44:00Z">
        <w:r w:rsidR="00063DF6" w:rsidRPr="0038236B">
          <w:rPr>
            <w:rStyle w:val="Toggle"/>
            <w:rPrChange w:id="3547" w:author="Titus Ellison" w:date="2022-10-20T10:44:00Z">
              <w:rPr/>
            </w:rPrChange>
          </w:rPr>
          <w:t>]</w:t>
        </w:r>
      </w:ins>
      <w:r w:rsidR="009045A3" w:rsidRPr="0038236B">
        <w:rPr>
          <w:rStyle w:val="Toggle"/>
          <w:rPrChange w:id="3548" w:author="Titus Ellison" w:date="2022-10-20T10:44:00Z">
            <w:rPr/>
          </w:rPrChange>
        </w:rPr>
        <w:t xml:space="preserve"> </w:t>
      </w:r>
      <w:ins w:id="3549" w:author="Titus Ellison" w:date="2022-10-20T10:44:00Z">
        <w:r w:rsidR="00063DF6" w:rsidRPr="0038236B">
          <w:rPr>
            <w:rStyle w:val="Toggle"/>
            <w:rPrChange w:id="3550" w:author="Titus Ellison" w:date="2022-10-20T10:44:00Z">
              <w:rPr/>
            </w:rPrChange>
          </w:rPr>
          <w:t>[</w:t>
        </w:r>
      </w:ins>
      <w:del w:id="3551" w:author="Titus Ellison" w:date="2022-10-20T10:44:00Z">
        <w:r w:rsidR="009045A3" w:rsidRPr="0038236B" w:rsidDel="00063DF6">
          <w:rPr>
            <w:rStyle w:val="Toggle"/>
            <w:rPrChange w:id="3552" w:author="Titus Ellison" w:date="2022-10-20T10:44:00Z">
              <w:rPr/>
            </w:rPrChange>
          </w:rPr>
          <w:delText>(</w:delText>
        </w:r>
      </w:del>
      <w:r w:rsidR="009045A3" w:rsidRPr="0038236B">
        <w:rPr>
          <w:rStyle w:val="Toggle"/>
          <w:rPrChange w:id="3553" w:author="Titus Ellison" w:date="2022-10-20T10:44:00Z">
            <w:rPr/>
          </w:rPrChange>
        </w:rPr>
        <w:t>40°F</w:t>
      </w:r>
      <w:ins w:id="3554" w:author="Titus Ellison" w:date="2022-10-20T10:44:00Z">
        <w:r w:rsidR="00063DF6" w:rsidRPr="0038236B">
          <w:rPr>
            <w:rStyle w:val="Toggle"/>
            <w:rPrChange w:id="3555" w:author="Titus Ellison" w:date="2022-10-20T10:44:00Z">
              <w:rPr/>
            </w:rPrChange>
          </w:rPr>
          <w:t>]]</w:t>
        </w:r>
      </w:ins>
      <w:del w:id="3556" w:author="Titus Ellison" w:date="2022-10-20T10:44:00Z">
        <w:r w:rsidR="009045A3" w:rsidRPr="00BC7581" w:rsidDel="00063DF6">
          <w:delText>)</w:delText>
        </w:r>
      </w:del>
      <w:r w:rsidR="009045A3" w:rsidRPr="00BC7581">
        <w:t xml:space="preserve"> and the cooling </w:t>
      </w:r>
      <w:r w:rsidR="00D21A33">
        <w:rPr>
          <w:rFonts w:cs="Times New Roman PS MT"/>
          <w:bCs/>
          <w:szCs w:val="20"/>
        </w:rPr>
        <w:t>setpoint</w:t>
      </w:r>
      <w:r w:rsidR="009045A3" w:rsidRPr="00BC7581">
        <w:t xml:space="preserve"> shall be temporarily set to </w:t>
      </w:r>
      <w:ins w:id="3557" w:author="Titus Ellison" w:date="2022-10-20T10:44:00Z">
        <w:r w:rsidR="0038236B" w:rsidRPr="0038236B">
          <w:rPr>
            <w:rStyle w:val="Toggle"/>
            <w:rPrChange w:id="3558" w:author="Titus Ellison" w:date="2022-10-20T10:44:00Z">
              <w:rPr/>
            </w:rPrChange>
          </w:rPr>
          <w:t>[UNITS [</w:t>
        </w:r>
      </w:ins>
      <w:r w:rsidR="009045A3" w:rsidRPr="0038236B">
        <w:rPr>
          <w:rStyle w:val="Toggle"/>
          <w:rPrChange w:id="3559" w:author="Titus Ellison" w:date="2022-10-20T10:44:00Z">
            <w:rPr/>
          </w:rPrChange>
        </w:rPr>
        <w:t>49°C</w:t>
      </w:r>
      <w:ins w:id="3560" w:author="Titus Ellison" w:date="2022-10-20T10:44:00Z">
        <w:r w:rsidR="0038236B" w:rsidRPr="0038236B">
          <w:rPr>
            <w:rStyle w:val="Toggle"/>
            <w:rPrChange w:id="3561" w:author="Titus Ellison" w:date="2022-10-20T10:44:00Z">
              <w:rPr/>
            </w:rPrChange>
          </w:rPr>
          <w:t>]</w:t>
        </w:r>
      </w:ins>
      <w:r w:rsidR="009045A3" w:rsidRPr="0038236B">
        <w:rPr>
          <w:rStyle w:val="Toggle"/>
          <w:rPrChange w:id="3562" w:author="Titus Ellison" w:date="2022-10-20T10:44:00Z">
            <w:rPr/>
          </w:rPrChange>
        </w:rPr>
        <w:t xml:space="preserve"> </w:t>
      </w:r>
      <w:ins w:id="3563" w:author="Titus Ellison" w:date="2022-10-20T10:44:00Z">
        <w:r w:rsidR="0038236B" w:rsidRPr="0038236B">
          <w:rPr>
            <w:rStyle w:val="Toggle"/>
            <w:rPrChange w:id="3564" w:author="Titus Ellison" w:date="2022-10-20T10:44:00Z">
              <w:rPr/>
            </w:rPrChange>
          </w:rPr>
          <w:t>[</w:t>
        </w:r>
      </w:ins>
      <w:del w:id="3565" w:author="Titus Ellison" w:date="2022-10-20T10:44:00Z">
        <w:r w:rsidR="009045A3" w:rsidRPr="0038236B" w:rsidDel="0038236B">
          <w:rPr>
            <w:rStyle w:val="Toggle"/>
            <w:rPrChange w:id="3566" w:author="Titus Ellison" w:date="2022-10-20T10:44:00Z">
              <w:rPr/>
            </w:rPrChange>
          </w:rPr>
          <w:delText>(</w:delText>
        </w:r>
      </w:del>
      <w:r w:rsidR="009045A3" w:rsidRPr="0038236B">
        <w:rPr>
          <w:rStyle w:val="Toggle"/>
          <w:rPrChange w:id="3567" w:author="Titus Ellison" w:date="2022-10-20T10:44:00Z">
            <w:rPr/>
          </w:rPrChange>
        </w:rPr>
        <w:t>120°F</w:t>
      </w:r>
      <w:ins w:id="3568" w:author="Titus Ellison" w:date="2022-10-20T10:44:00Z">
        <w:r w:rsidR="0038236B" w:rsidRPr="0038236B">
          <w:rPr>
            <w:rStyle w:val="Toggle"/>
            <w:rPrChange w:id="3569" w:author="Titus Ellison" w:date="2022-10-20T10:44:00Z">
              <w:rPr/>
            </w:rPrChange>
          </w:rPr>
          <w:t>]]</w:t>
        </w:r>
      </w:ins>
      <w:del w:id="3570" w:author="Titus Ellison" w:date="2022-10-20T10:44:00Z">
        <w:r w:rsidR="009045A3" w:rsidRPr="00BC7581" w:rsidDel="0038236B">
          <w:delText>)</w:delText>
        </w:r>
      </w:del>
      <w:r w:rsidR="009045A3" w:rsidRPr="00BC7581">
        <w:t xml:space="preserve">. When the window switch indicates that the window is open during other than </w:t>
      </w:r>
      <w:r w:rsidR="00D21A33">
        <w:rPr>
          <w:rFonts w:cs="Times New Roman PS MT"/>
          <w:bCs/>
          <w:szCs w:val="20"/>
        </w:rPr>
        <w:t>Occupied Mode</w:t>
      </w:r>
      <w:r w:rsidR="009045A3" w:rsidRPr="00BC7581">
        <w:t>, a Level 4 alarm shall be generated.</w:t>
      </w:r>
    </w:p>
    <w:p w14:paraId="2B73F854" w14:textId="3D32CB9D" w:rsidR="009045A3" w:rsidRPr="00BC7581" w:rsidRDefault="004D4C28" w:rsidP="0087618D">
      <w:pPr>
        <w:pStyle w:val="Heading4"/>
      </w:pPr>
      <w:ins w:id="3571" w:author="Reece Kiriu" w:date="2022-10-19T13:29:00Z">
        <w:r w:rsidRPr="004D4C28">
          <w:rPr>
            <w:rStyle w:val="Toggle"/>
            <w:rPrChange w:id="3572" w:author="Reece Kiriu" w:date="2022-10-19T13:30:00Z">
              <w:rPr/>
            </w:rPrChange>
          </w:rPr>
          <w:t xml:space="preserve">[YES </w:t>
        </w:r>
        <w:proofErr w:type="gramStart"/>
        <w:r w:rsidRPr="004D4C28">
          <w:rPr>
            <w:rStyle w:val="Toggle"/>
            <w:rPrChange w:id="3573" w:author="Reece Kiriu" w:date="2022-10-19T13:30:00Z">
              <w:rPr/>
            </w:rPrChange>
          </w:rPr>
          <w:t>OCC]</w:t>
        </w:r>
      </w:ins>
      <w:r w:rsidR="009045A3" w:rsidRPr="00BC7581">
        <w:t>Occupancy</w:t>
      </w:r>
      <w:proofErr w:type="gramEnd"/>
      <w:r w:rsidR="009045A3" w:rsidRPr="00BC7581">
        <w:t xml:space="preserve"> </w:t>
      </w:r>
      <w:r w:rsidR="009045A3" w:rsidRPr="00B87A61">
        <w:rPr>
          <w:rFonts w:cs="Times New Roman PS MT"/>
          <w:szCs w:val="20"/>
        </w:rPr>
        <w:t>Sensors</w:t>
      </w:r>
      <w:r w:rsidR="009045A3" w:rsidRPr="00BC7581">
        <w:t>. For zones that have an occupancy switch</w:t>
      </w:r>
      <w:r w:rsidR="009045A3" w:rsidRPr="00B87A61">
        <w:rPr>
          <w:rFonts w:cs="Times New Roman PS MT"/>
          <w:bCs/>
          <w:szCs w:val="20"/>
        </w:rPr>
        <w:t>:</w:t>
      </w:r>
    </w:p>
    <w:p w14:paraId="1B0A88F5" w14:textId="46B3AD85" w:rsidR="009045A3" w:rsidRPr="00BC7581" w:rsidRDefault="009045A3" w:rsidP="007C1423">
      <w:pPr>
        <w:pStyle w:val="Heading5"/>
      </w:pPr>
      <w:r w:rsidRPr="00BC7581">
        <w:t xml:space="preserve">When the switch indicates that the space has been unpopulated for 5 minutes continuously during the </w:t>
      </w:r>
      <w:r w:rsidR="00D21A33">
        <w:rPr>
          <w:rFonts w:cs="Times New Roman PS MT"/>
          <w:bCs/>
          <w:szCs w:val="20"/>
        </w:rPr>
        <w:t>Occupied Mode</w:t>
      </w:r>
      <w:r w:rsidRPr="00BC7581">
        <w:t xml:space="preserve">, the active heating </w:t>
      </w:r>
      <w:r w:rsidR="00D21A33">
        <w:rPr>
          <w:rFonts w:cs="Times New Roman PS MT"/>
          <w:bCs/>
          <w:szCs w:val="20"/>
        </w:rPr>
        <w:t>setpoint</w:t>
      </w:r>
      <w:r w:rsidRPr="00BC7581">
        <w:t xml:space="preserve"> shall be decreased by </w:t>
      </w:r>
      <w:ins w:id="3574" w:author="Titus Ellison" w:date="2022-10-20T10:44:00Z">
        <w:r w:rsidR="0038236B" w:rsidRPr="0038236B">
          <w:rPr>
            <w:rStyle w:val="Toggle"/>
            <w:rPrChange w:id="3575" w:author="Titus Ellison" w:date="2022-10-20T10:44:00Z">
              <w:rPr/>
            </w:rPrChange>
          </w:rPr>
          <w:t>[UNITS [</w:t>
        </w:r>
      </w:ins>
      <w:r w:rsidRPr="0038236B">
        <w:rPr>
          <w:rStyle w:val="Toggle"/>
          <w:rPrChange w:id="3576" w:author="Titus Ellison" w:date="2022-10-20T10:44:00Z">
            <w:rPr/>
          </w:rPrChange>
        </w:rPr>
        <w:t>0.5°C</w:t>
      </w:r>
      <w:ins w:id="3577" w:author="Titus Ellison" w:date="2022-10-20T10:44:00Z">
        <w:r w:rsidR="0038236B" w:rsidRPr="0038236B">
          <w:rPr>
            <w:rStyle w:val="Toggle"/>
            <w:rPrChange w:id="3578" w:author="Titus Ellison" w:date="2022-10-20T10:44:00Z">
              <w:rPr/>
            </w:rPrChange>
          </w:rPr>
          <w:t>]</w:t>
        </w:r>
      </w:ins>
      <w:r w:rsidRPr="0038236B">
        <w:rPr>
          <w:rStyle w:val="Toggle"/>
          <w:rPrChange w:id="3579" w:author="Titus Ellison" w:date="2022-10-20T10:44:00Z">
            <w:rPr/>
          </w:rPrChange>
        </w:rPr>
        <w:t xml:space="preserve"> </w:t>
      </w:r>
      <w:ins w:id="3580" w:author="Titus Ellison" w:date="2022-10-20T10:44:00Z">
        <w:r w:rsidR="0038236B" w:rsidRPr="0038236B">
          <w:rPr>
            <w:rStyle w:val="Toggle"/>
            <w:rPrChange w:id="3581" w:author="Titus Ellison" w:date="2022-10-20T10:44:00Z">
              <w:rPr/>
            </w:rPrChange>
          </w:rPr>
          <w:t>[</w:t>
        </w:r>
      </w:ins>
      <w:del w:id="3582" w:author="Titus Ellison" w:date="2022-10-20T10:44:00Z">
        <w:r w:rsidRPr="0038236B" w:rsidDel="0038236B">
          <w:rPr>
            <w:rStyle w:val="Toggle"/>
            <w:rPrChange w:id="3583" w:author="Titus Ellison" w:date="2022-10-20T10:44:00Z">
              <w:rPr/>
            </w:rPrChange>
          </w:rPr>
          <w:delText>(</w:delText>
        </w:r>
      </w:del>
      <w:r w:rsidRPr="0038236B">
        <w:rPr>
          <w:rStyle w:val="Toggle"/>
          <w:rPrChange w:id="3584" w:author="Titus Ellison" w:date="2022-10-20T10:44:00Z">
            <w:rPr/>
          </w:rPrChange>
        </w:rPr>
        <w:t>1°F</w:t>
      </w:r>
      <w:ins w:id="3585" w:author="Titus Ellison" w:date="2022-10-20T10:44:00Z">
        <w:r w:rsidR="0038236B" w:rsidRPr="0038236B">
          <w:rPr>
            <w:rStyle w:val="Toggle"/>
            <w:rPrChange w:id="3586" w:author="Titus Ellison" w:date="2022-10-20T10:44:00Z">
              <w:rPr/>
            </w:rPrChange>
          </w:rPr>
          <w:t>]]</w:t>
        </w:r>
      </w:ins>
      <w:del w:id="3587" w:author="Titus Ellison" w:date="2022-10-20T10:44:00Z">
        <w:r w:rsidRPr="00BC7581" w:rsidDel="0038236B">
          <w:delText>)</w:delText>
        </w:r>
      </w:del>
      <w:r w:rsidRPr="00BC7581">
        <w:t xml:space="preserve"> and the cooling </w:t>
      </w:r>
      <w:r w:rsidR="00D21A33">
        <w:rPr>
          <w:rFonts w:cs="Times New Roman PS MT"/>
          <w:bCs/>
          <w:szCs w:val="20"/>
        </w:rPr>
        <w:t>setpoint</w:t>
      </w:r>
      <w:r w:rsidRPr="00BC7581">
        <w:t xml:space="preserve"> shall be increased by </w:t>
      </w:r>
      <w:ins w:id="3588" w:author="Titus Ellison" w:date="2022-10-20T10:44:00Z">
        <w:r w:rsidR="0038236B" w:rsidRPr="0038236B">
          <w:rPr>
            <w:rStyle w:val="Toggle"/>
            <w:rPrChange w:id="3589" w:author="Titus Ellison" w:date="2022-10-20T10:45:00Z">
              <w:rPr/>
            </w:rPrChange>
          </w:rPr>
          <w:t>[UNITS [</w:t>
        </w:r>
      </w:ins>
      <w:r w:rsidRPr="0038236B">
        <w:rPr>
          <w:rStyle w:val="Toggle"/>
          <w:rPrChange w:id="3590" w:author="Titus Ellison" w:date="2022-10-20T10:45:00Z">
            <w:rPr/>
          </w:rPrChange>
        </w:rPr>
        <w:t>0.5°C</w:t>
      </w:r>
      <w:ins w:id="3591" w:author="Titus Ellison" w:date="2022-10-20T10:45:00Z">
        <w:r w:rsidR="0038236B" w:rsidRPr="0038236B">
          <w:rPr>
            <w:rStyle w:val="Toggle"/>
            <w:rPrChange w:id="3592" w:author="Titus Ellison" w:date="2022-10-20T10:45:00Z">
              <w:rPr/>
            </w:rPrChange>
          </w:rPr>
          <w:t>]</w:t>
        </w:r>
      </w:ins>
      <w:r w:rsidRPr="0038236B">
        <w:rPr>
          <w:rStyle w:val="Toggle"/>
          <w:rPrChange w:id="3593" w:author="Titus Ellison" w:date="2022-10-20T10:45:00Z">
            <w:rPr/>
          </w:rPrChange>
        </w:rPr>
        <w:t xml:space="preserve"> </w:t>
      </w:r>
      <w:ins w:id="3594" w:author="Titus Ellison" w:date="2022-10-20T10:45:00Z">
        <w:r w:rsidR="0038236B" w:rsidRPr="0038236B">
          <w:rPr>
            <w:rStyle w:val="Toggle"/>
            <w:rPrChange w:id="3595" w:author="Titus Ellison" w:date="2022-10-20T10:45:00Z">
              <w:rPr/>
            </w:rPrChange>
          </w:rPr>
          <w:t>[</w:t>
        </w:r>
      </w:ins>
      <w:del w:id="3596" w:author="Titus Ellison" w:date="2022-10-20T10:45:00Z">
        <w:r w:rsidRPr="0038236B" w:rsidDel="0038236B">
          <w:rPr>
            <w:rStyle w:val="Toggle"/>
            <w:rPrChange w:id="3597" w:author="Titus Ellison" w:date="2022-10-20T10:45:00Z">
              <w:rPr/>
            </w:rPrChange>
          </w:rPr>
          <w:delText>(</w:delText>
        </w:r>
      </w:del>
      <w:r w:rsidRPr="0038236B">
        <w:rPr>
          <w:rStyle w:val="Toggle"/>
          <w:rPrChange w:id="3598" w:author="Titus Ellison" w:date="2022-10-20T10:45:00Z">
            <w:rPr/>
          </w:rPrChange>
        </w:rPr>
        <w:t>1°F</w:t>
      </w:r>
      <w:ins w:id="3599" w:author="Titus Ellison" w:date="2022-10-20T10:45:00Z">
        <w:r w:rsidR="0038236B" w:rsidRPr="0038236B">
          <w:rPr>
            <w:rStyle w:val="Toggle"/>
            <w:rPrChange w:id="3600" w:author="Titus Ellison" w:date="2022-10-20T10:45:00Z">
              <w:rPr/>
            </w:rPrChange>
          </w:rPr>
          <w:t>]]</w:t>
        </w:r>
      </w:ins>
      <w:del w:id="3601" w:author="Titus Ellison" w:date="2022-10-20T10:45:00Z">
        <w:r w:rsidRPr="00BC7581" w:rsidDel="0038236B">
          <w:delText>)</w:delText>
        </w:r>
      </w:del>
      <w:r w:rsidRPr="00BC7581">
        <w:t xml:space="preserve">. </w:t>
      </w:r>
    </w:p>
    <w:p w14:paraId="7E34DBB1" w14:textId="07C7A1FA" w:rsidR="009045A3" w:rsidRPr="00A42694" w:rsidRDefault="009045A3" w:rsidP="001743A7">
      <w:pPr>
        <w:pStyle w:val="Infobox"/>
        <w:pBdr>
          <w:bottom w:val="none" w:sz="0" w:space="0" w:color="auto"/>
        </w:pBdr>
      </w:pPr>
      <w:r w:rsidRPr="00A42694">
        <w:t xml:space="preserve">The mild </w:t>
      </w:r>
      <w:ins w:id="3602" w:author="Titus Ellison" w:date="2022-10-20T10:45:00Z">
        <w:r w:rsidR="000F16C3" w:rsidRPr="000F16C3">
          <w:rPr>
            <w:rStyle w:val="Toggle"/>
            <w:rPrChange w:id="3603" w:author="Titus Ellison" w:date="2022-10-20T10:45:00Z">
              <w:rPr/>
            </w:rPrChange>
          </w:rPr>
          <w:t>[UNITS [</w:t>
        </w:r>
      </w:ins>
      <w:r w:rsidRPr="000F16C3">
        <w:rPr>
          <w:rStyle w:val="Toggle"/>
          <w:rPrChange w:id="3604" w:author="Titus Ellison" w:date="2022-10-20T10:45:00Z">
            <w:rPr/>
          </w:rPrChange>
        </w:rPr>
        <w:t>0.5°C</w:t>
      </w:r>
      <w:ins w:id="3605" w:author="Titus Ellison" w:date="2022-10-20T10:45:00Z">
        <w:r w:rsidR="000F16C3" w:rsidRPr="000F16C3">
          <w:rPr>
            <w:rStyle w:val="Toggle"/>
            <w:rPrChange w:id="3606" w:author="Titus Ellison" w:date="2022-10-20T10:45:00Z">
              <w:rPr/>
            </w:rPrChange>
          </w:rPr>
          <w:t>]</w:t>
        </w:r>
      </w:ins>
      <w:r w:rsidRPr="000F16C3">
        <w:rPr>
          <w:rStyle w:val="Toggle"/>
          <w:rPrChange w:id="3607" w:author="Titus Ellison" w:date="2022-10-20T10:45:00Z">
            <w:rPr/>
          </w:rPrChange>
        </w:rPr>
        <w:t xml:space="preserve"> </w:t>
      </w:r>
      <w:ins w:id="3608" w:author="Titus Ellison" w:date="2022-10-20T10:45:00Z">
        <w:r w:rsidR="000F16C3" w:rsidRPr="000F16C3">
          <w:rPr>
            <w:rStyle w:val="Toggle"/>
            <w:rPrChange w:id="3609" w:author="Titus Ellison" w:date="2022-10-20T10:45:00Z">
              <w:rPr/>
            </w:rPrChange>
          </w:rPr>
          <w:t>[</w:t>
        </w:r>
      </w:ins>
      <w:del w:id="3610" w:author="Titus Ellison" w:date="2022-10-20T10:45:00Z">
        <w:r w:rsidRPr="000F16C3" w:rsidDel="000F16C3">
          <w:rPr>
            <w:rStyle w:val="Toggle"/>
            <w:rPrChange w:id="3611" w:author="Titus Ellison" w:date="2022-10-20T10:45:00Z">
              <w:rPr/>
            </w:rPrChange>
          </w:rPr>
          <w:delText>(</w:delText>
        </w:r>
      </w:del>
      <w:r w:rsidRPr="000F16C3">
        <w:rPr>
          <w:rStyle w:val="Toggle"/>
          <w:rPrChange w:id="3612" w:author="Titus Ellison" w:date="2022-10-20T10:45:00Z">
            <w:rPr/>
          </w:rPrChange>
        </w:rPr>
        <w:t>1°F</w:t>
      </w:r>
      <w:ins w:id="3613" w:author="Titus Ellison" w:date="2022-10-20T10:45:00Z">
        <w:r w:rsidR="000F16C3" w:rsidRPr="000F16C3">
          <w:rPr>
            <w:rStyle w:val="Toggle"/>
            <w:rPrChange w:id="3614" w:author="Titus Ellison" w:date="2022-10-20T10:45:00Z">
              <w:rPr/>
            </w:rPrChange>
          </w:rPr>
          <w:t>]]</w:t>
        </w:r>
      </w:ins>
      <w:del w:id="3615" w:author="Titus Ellison" w:date="2022-10-20T10:45:00Z">
        <w:r w:rsidRPr="00A42694" w:rsidDel="000F16C3">
          <w:delText>)</w:delText>
        </w:r>
      </w:del>
      <w:r w:rsidRPr="00A42694">
        <w:t xml:space="preserve"> setback/setup is per </w:t>
      </w:r>
      <w:commentRangeStart w:id="3616"/>
      <w:r w:rsidRPr="00A42694">
        <w:t>ASHRAE/IES Standard 90.1</w:t>
      </w:r>
      <w:commentRangeEnd w:id="3616"/>
      <w:r w:rsidR="00692F33">
        <w:rPr>
          <w:rStyle w:val="CommentReference"/>
          <w:rFonts w:cstheme="minorBidi"/>
          <w:i w:val="0"/>
          <w:iCs w:val="0"/>
          <w:color w:val="auto"/>
        </w:rPr>
        <w:commentReference w:id="3616"/>
      </w:r>
      <w:r w:rsidRPr="00A42694">
        <w:t xml:space="preserve">. It is deliberately mild for the following reasons: </w:t>
      </w:r>
    </w:p>
    <w:p w14:paraId="4CDD1A73" w14:textId="1E17C180" w:rsidR="009045A3" w:rsidRPr="00A42694" w:rsidRDefault="001743A7" w:rsidP="003B5D4C">
      <w:pPr>
        <w:pStyle w:val="InfoboxList"/>
      </w:pPr>
      <w:r>
        <w:t>1.</w:t>
      </w:r>
      <w:r>
        <w:tab/>
      </w:r>
      <w:r w:rsidR="009045A3" w:rsidRPr="00A42694">
        <w:t>Complaints are likely if the space temperature is too uncomfortable when occupants return.</w:t>
      </w:r>
    </w:p>
    <w:p w14:paraId="594C7F13" w14:textId="7F464DD1" w:rsidR="009045A3" w:rsidRPr="00A42694" w:rsidRDefault="001743A7" w:rsidP="003B5D4C">
      <w:pPr>
        <w:pStyle w:val="InfoboxList"/>
      </w:pPr>
      <w:r>
        <w:t>2.</w:t>
      </w:r>
      <w:r>
        <w:tab/>
      </w:r>
      <w:r w:rsidR="00A42694">
        <w:t xml:space="preserve"> </w:t>
      </w:r>
      <w:r w:rsidR="009045A3" w:rsidRPr="00A42694">
        <w:t xml:space="preserve">Spaces recovering from setback/setup can become temporary </w:t>
      </w:r>
      <w:proofErr w:type="gramStart"/>
      <w:r w:rsidR="009045A3" w:rsidRPr="00A42694">
        <w:t>rogues</w:t>
      </w:r>
      <w:proofErr w:type="gramEnd"/>
      <w:r w:rsidR="009045A3" w:rsidRPr="00A42694">
        <w:t xml:space="preserve"> zones, pushing supply air temperature and static pressure </w:t>
      </w:r>
      <w:r w:rsidR="00D21A33">
        <w:t>setpoint</w:t>
      </w:r>
      <w:r w:rsidR="009045A3" w:rsidRPr="00A42694">
        <w:t>s to less efficient values;</w:t>
      </w:r>
    </w:p>
    <w:p w14:paraId="66B3D8D0" w14:textId="17D23360" w:rsidR="009045A3" w:rsidRPr="00BC7581" w:rsidRDefault="001743A7" w:rsidP="003B5D4C">
      <w:pPr>
        <w:pStyle w:val="InfoboxList"/>
      </w:pPr>
      <w:r>
        <w:t>3.</w:t>
      </w:r>
      <w:r>
        <w:tab/>
      </w:r>
      <w:r w:rsidR="009045A3" w:rsidRPr="00BC7581">
        <w:t xml:space="preserve">The primary purpose of the reset is to push the zone into </w:t>
      </w:r>
      <w:proofErr w:type="spellStart"/>
      <w:r w:rsidR="009045A3" w:rsidRPr="00BC7581">
        <w:t>deadband</w:t>
      </w:r>
      <w:proofErr w:type="spellEnd"/>
      <w:r w:rsidR="009045A3" w:rsidRPr="00BC7581">
        <w:t xml:space="preserve"> to minimize airflow and eliminate simultaneous heating and cooling. This can occur with only a minor setback. </w:t>
      </w:r>
    </w:p>
    <w:p w14:paraId="1C918665" w14:textId="04F90B89" w:rsidR="009045A3" w:rsidRPr="00BC7581" w:rsidRDefault="001743A7" w:rsidP="00364AC8">
      <w:pPr>
        <w:pStyle w:val="InfoboxList"/>
        <w:pBdr>
          <w:bottom w:val="single" w:sz="8" w:space="1" w:color="auto"/>
        </w:pBdr>
      </w:pPr>
      <w:r>
        <w:lastRenderedPageBreak/>
        <w:t>4.</w:t>
      </w:r>
      <w:r>
        <w:tab/>
      </w:r>
      <w:r w:rsidR="009045A3" w:rsidRPr="00BC7581">
        <w:t>Heating and cooling loads are only slightly affected by setback/setup (and not affected at all for interior zones), so there is not much value in larger setback/setup offsets.</w:t>
      </w:r>
    </w:p>
    <w:p w14:paraId="15DD9A93" w14:textId="4DC41432" w:rsidR="009045A3" w:rsidRPr="00BC7581" w:rsidRDefault="009045A3" w:rsidP="007C1423">
      <w:pPr>
        <w:pStyle w:val="Heading5"/>
      </w:pPr>
      <w:r w:rsidRPr="00BC7581">
        <w:t xml:space="preserve">When the switch indicates that the space has been populated for </w:t>
      </w:r>
      <w:r>
        <w:rPr>
          <w:rFonts w:cs="Times New Roman PS MT"/>
          <w:bCs/>
          <w:szCs w:val="20"/>
        </w:rPr>
        <w:t>1</w:t>
      </w:r>
      <w:r w:rsidRPr="00BC7581">
        <w:t xml:space="preserve"> minute continuously, the active heating and cooling </w:t>
      </w:r>
      <w:r w:rsidR="00D21A33">
        <w:rPr>
          <w:rFonts w:cs="Times New Roman PS MT"/>
          <w:bCs/>
          <w:szCs w:val="20"/>
        </w:rPr>
        <w:t>setpoint</w:t>
      </w:r>
      <w:r>
        <w:rPr>
          <w:rFonts w:cs="Times New Roman PS MT"/>
          <w:bCs/>
          <w:szCs w:val="20"/>
        </w:rPr>
        <w:t>s</w:t>
      </w:r>
      <w:r w:rsidRPr="00BC7581">
        <w:t xml:space="preserve"> shall be restored to their previous values.</w:t>
      </w:r>
    </w:p>
    <w:p w14:paraId="1AC5E49C" w14:textId="77777777" w:rsidR="00B93B12" w:rsidRDefault="009045A3" w:rsidP="001743A7">
      <w:pPr>
        <w:pStyle w:val="Infobox"/>
        <w:pBdr>
          <w:bottom w:val="none" w:sz="0" w:space="0" w:color="auto"/>
        </w:pBdr>
      </w:pPr>
      <w:r w:rsidRPr="00BC7581">
        <w:t xml:space="preserve">Occupancy sensors are often provided as part of the lighting control system due to </w:t>
      </w:r>
      <w:commentRangeStart w:id="3617"/>
      <w:r>
        <w:rPr>
          <w:bCs/>
        </w:rPr>
        <w:t xml:space="preserve">ASHRAE/IES </w:t>
      </w:r>
      <w:r w:rsidRPr="00BC7581">
        <w:t xml:space="preserve">Standard 90.1 and </w:t>
      </w:r>
      <w:r>
        <w:rPr>
          <w:bCs/>
        </w:rPr>
        <w:t xml:space="preserve">California </w:t>
      </w:r>
      <w:r w:rsidRPr="00BC7581">
        <w:t>Title 24 requirements</w:t>
      </w:r>
      <w:commentRangeEnd w:id="3617"/>
      <w:r w:rsidR="00692F33">
        <w:rPr>
          <w:rStyle w:val="CommentReference"/>
          <w:rFonts w:cstheme="minorBidi"/>
          <w:i w:val="0"/>
          <w:iCs w:val="0"/>
          <w:color w:val="auto"/>
        </w:rPr>
        <w:commentReference w:id="3617"/>
      </w:r>
      <w:r w:rsidRPr="00BC7581">
        <w:t>. The point can be tied into the HVAC BAS in several ways to avoid the cost of an additional occupancy sensor:</w:t>
      </w:r>
    </w:p>
    <w:p w14:paraId="4AA7BEF2" w14:textId="35973BDA" w:rsidR="009045A3" w:rsidRPr="00BC7581" w:rsidRDefault="001743A7" w:rsidP="003B5D4C">
      <w:pPr>
        <w:pStyle w:val="InfoboxList"/>
      </w:pPr>
      <w:r>
        <w:t>1.</w:t>
      </w:r>
      <w:r>
        <w:tab/>
      </w:r>
      <w:r w:rsidR="009045A3" w:rsidRPr="00BC7581">
        <w:t>If the occupancy sensor is an addressable point and the lighting controls have BACnet or other interface capability, the point can be mapped to the BAS via this interface.</w:t>
      </w:r>
    </w:p>
    <w:p w14:paraId="20551512" w14:textId="1A67E9B1" w:rsidR="009045A3" w:rsidRDefault="001743A7" w:rsidP="00364AC8">
      <w:pPr>
        <w:pStyle w:val="InfoboxList"/>
        <w:pBdr>
          <w:bottom w:val="single" w:sz="8" w:space="1" w:color="auto"/>
        </w:pBdr>
      </w:pPr>
      <w:r>
        <w:t>2.</w:t>
      </w:r>
      <w:r>
        <w:tab/>
      </w:r>
      <w:r w:rsidR="009045A3" w:rsidRPr="00BC7581">
        <w:t xml:space="preserve">Some occupancy sensors include auxiliary dry contacts that can be wired to a digital input at the zone controller. </w:t>
      </w:r>
    </w:p>
    <w:p w14:paraId="7B160E21" w14:textId="53293EEE" w:rsidR="009045A3" w:rsidRPr="00BC7581" w:rsidRDefault="009045A3" w:rsidP="0087618D">
      <w:pPr>
        <w:pStyle w:val="Heading4"/>
      </w:pPr>
      <w:r w:rsidRPr="00BC7581">
        <w:t xml:space="preserve">Hierarchy of </w:t>
      </w:r>
      <w:r w:rsidRPr="00B87A61">
        <w:rPr>
          <w:rFonts w:cs="Times New Roman PS MT"/>
          <w:szCs w:val="20"/>
        </w:rPr>
        <w:t>Set-Point</w:t>
      </w:r>
      <w:r w:rsidRPr="00BC7581">
        <w:t xml:space="preserve"> Adjustments</w:t>
      </w:r>
      <w:r w:rsidRPr="00B87A61">
        <w:rPr>
          <w:rFonts w:cs="Times New Roman PS MT"/>
          <w:szCs w:val="20"/>
        </w:rPr>
        <w:t>.</w:t>
      </w:r>
      <w:r w:rsidRPr="00BC7581">
        <w:t xml:space="preserve"> The following adjustment restrictions shall prevail in order from highest to lowest priority:</w:t>
      </w:r>
    </w:p>
    <w:p w14:paraId="182909D7" w14:textId="0F5AA5A1" w:rsidR="009045A3" w:rsidRPr="00BC7581" w:rsidRDefault="00D21A33" w:rsidP="007C1423">
      <w:pPr>
        <w:pStyle w:val="Heading5"/>
      </w:pPr>
      <w:r>
        <w:t>Setpoint</w:t>
      </w:r>
      <w:r w:rsidR="009045A3" w:rsidRPr="00BC7581">
        <w:t xml:space="preserve"> overlap restriction </w:t>
      </w:r>
      <w:r w:rsidR="009045A3">
        <w:t xml:space="preserve">(Section </w:t>
      </w:r>
      <w:r w:rsidR="00FC0E3B">
        <w:fldChar w:fldCharType="begin"/>
      </w:r>
      <w:r w:rsidR="00FC0E3B">
        <w:instrText xml:space="preserve"> REF _Ref38824038 \w \h </w:instrText>
      </w:r>
      <w:r w:rsidR="00FC0E3B">
        <w:fldChar w:fldCharType="separate"/>
      </w:r>
      <w:r w:rsidR="0037258A">
        <w:t>5.3.2.</w:t>
      </w:r>
      <w:proofErr w:type="gramStart"/>
      <w:r w:rsidR="0037258A">
        <w:t>3.f.</w:t>
      </w:r>
      <w:proofErr w:type="gramEnd"/>
      <w:r w:rsidR="0037258A">
        <w:t>1</w:t>
      </w:r>
      <w:r w:rsidR="00FC0E3B">
        <w:fldChar w:fldCharType="end"/>
      </w:r>
      <w:r w:rsidR="009045A3">
        <w:t>)</w:t>
      </w:r>
    </w:p>
    <w:p w14:paraId="796B4EB3" w14:textId="0290B88A" w:rsidR="009045A3" w:rsidRPr="00BC7581" w:rsidRDefault="009045A3" w:rsidP="007C1423">
      <w:pPr>
        <w:pStyle w:val="Heading5"/>
      </w:pPr>
      <w:r w:rsidRPr="00BC7581">
        <w:t xml:space="preserve">Absolute limits on local </w:t>
      </w:r>
      <w:r w:rsidR="00D21A33">
        <w:t>setpoint</w:t>
      </w:r>
      <w:r w:rsidRPr="00BC7581">
        <w:t xml:space="preserve"> adjustment </w:t>
      </w:r>
      <w:r>
        <w:t xml:space="preserve">(Section </w:t>
      </w:r>
      <w:r w:rsidR="00FC0E3B">
        <w:fldChar w:fldCharType="begin"/>
      </w:r>
      <w:r w:rsidR="00FC0E3B">
        <w:instrText xml:space="preserve"> REF _Ref38824058 \w \h </w:instrText>
      </w:r>
      <w:r w:rsidR="00FC0E3B">
        <w:fldChar w:fldCharType="separate"/>
      </w:r>
      <w:r w:rsidR="0037258A">
        <w:t>5.3.2.</w:t>
      </w:r>
      <w:proofErr w:type="gramStart"/>
      <w:r w:rsidR="0037258A">
        <w:t>5.b</w:t>
      </w:r>
      <w:proofErr w:type="gramEnd"/>
      <w:r w:rsidR="00FC0E3B">
        <w:fldChar w:fldCharType="end"/>
      </w:r>
      <w:r>
        <w:t>)</w:t>
      </w:r>
    </w:p>
    <w:p w14:paraId="24B721D0" w14:textId="2A81AF71" w:rsidR="009045A3" w:rsidRPr="00BC7581" w:rsidRDefault="004D4C28" w:rsidP="007C1423">
      <w:pPr>
        <w:pStyle w:val="Heading5"/>
      </w:pPr>
      <w:ins w:id="3618" w:author="Reece Kiriu" w:date="2022-10-19T13:30:00Z">
        <w:r w:rsidRPr="004D4C28">
          <w:rPr>
            <w:rStyle w:val="Toggle"/>
            <w:rPrChange w:id="3619" w:author="Reece Kiriu" w:date="2022-10-19T13:30:00Z">
              <w:rPr/>
            </w:rPrChange>
          </w:rPr>
          <w:t xml:space="preserve">[YES </w:t>
        </w:r>
        <w:proofErr w:type="gramStart"/>
        <w:r w:rsidRPr="004D4C28">
          <w:rPr>
            <w:rStyle w:val="Toggle"/>
            <w:rPrChange w:id="3620" w:author="Reece Kiriu" w:date="2022-10-19T13:30:00Z">
              <w:rPr/>
            </w:rPrChange>
          </w:rPr>
          <w:t>WIN]</w:t>
        </w:r>
      </w:ins>
      <w:r w:rsidR="009045A3" w:rsidRPr="00BC7581">
        <w:t>Window</w:t>
      </w:r>
      <w:proofErr w:type="gramEnd"/>
      <w:r w:rsidR="009045A3" w:rsidRPr="00BC7581">
        <w:t xml:space="preserve"> switches</w:t>
      </w:r>
    </w:p>
    <w:p w14:paraId="2098FAE9" w14:textId="77777777" w:rsidR="009045A3" w:rsidRPr="00BC7581" w:rsidRDefault="009045A3" w:rsidP="007C1423">
      <w:pPr>
        <w:pStyle w:val="Heading5"/>
      </w:pPr>
      <w:r w:rsidRPr="00BC7581">
        <w:t>Demand limit</w:t>
      </w:r>
    </w:p>
    <w:p w14:paraId="27DE8806" w14:textId="7A52C9C9" w:rsidR="009045A3" w:rsidRPr="00BC7581" w:rsidRDefault="004D4C28">
      <w:pPr>
        <w:pStyle w:val="Heading5"/>
        <w:pPrChange w:id="3621" w:author="Hwakong Cheng" w:date="2022-09-22T09:47:00Z">
          <w:pPr>
            <w:pStyle w:val="Heading6"/>
          </w:pPr>
        </w:pPrChange>
      </w:pPr>
      <w:ins w:id="3622" w:author="Reece Kiriu" w:date="2022-10-19T13:30:00Z">
        <w:r w:rsidRPr="004D4C28">
          <w:rPr>
            <w:rStyle w:val="Toggle"/>
            <w:rPrChange w:id="3623" w:author="Reece Kiriu" w:date="2022-10-19T13:30:00Z">
              <w:rPr/>
            </w:rPrChange>
          </w:rPr>
          <w:t xml:space="preserve">[YES </w:t>
        </w:r>
        <w:proofErr w:type="gramStart"/>
        <w:r w:rsidRPr="004D4C28">
          <w:rPr>
            <w:rStyle w:val="Toggle"/>
            <w:rPrChange w:id="3624" w:author="Reece Kiriu" w:date="2022-10-19T13:30:00Z">
              <w:rPr/>
            </w:rPrChange>
          </w:rPr>
          <w:t>OCC]</w:t>
        </w:r>
      </w:ins>
      <w:r w:rsidR="009045A3" w:rsidRPr="00BC7581">
        <w:t>Occupancy</w:t>
      </w:r>
      <w:proofErr w:type="gramEnd"/>
      <w:r w:rsidR="009045A3" w:rsidRPr="00BC7581">
        <w:t xml:space="preserve"> sensors</w:t>
      </w:r>
      <w:r w:rsidR="009045A3">
        <w:rPr>
          <w:rFonts w:cs="Times New Roman PS MT"/>
          <w:szCs w:val="20"/>
        </w:rPr>
        <w:t>.</w:t>
      </w:r>
      <w:r w:rsidR="009045A3" w:rsidRPr="00BC7581">
        <w:t xml:space="preserve"> Change of </w:t>
      </w:r>
      <w:r w:rsidR="00D21A33">
        <w:rPr>
          <w:rFonts w:cs="Times New Roman PS MT"/>
          <w:bCs/>
          <w:szCs w:val="20"/>
        </w:rPr>
        <w:t>setpoint</w:t>
      </w:r>
      <w:r w:rsidR="009045A3" w:rsidRPr="00BC7581">
        <w:t xml:space="preserve"> by occupancy sensor is added to change of </w:t>
      </w:r>
      <w:r w:rsidR="00D21A33">
        <w:rPr>
          <w:rFonts w:cs="Times New Roman PS MT"/>
          <w:bCs/>
          <w:szCs w:val="20"/>
        </w:rPr>
        <w:t>setpoint</w:t>
      </w:r>
      <w:r w:rsidR="009045A3" w:rsidRPr="00BC7581">
        <w:t xml:space="preserve"> by any demand limits in effect.</w:t>
      </w:r>
    </w:p>
    <w:p w14:paraId="1F151DAE" w14:textId="7C26E3DE" w:rsidR="009045A3" w:rsidRPr="00BC7581" w:rsidRDefault="009045A3">
      <w:pPr>
        <w:pStyle w:val="Heading5"/>
        <w:pPrChange w:id="3625" w:author="Hwakong Cheng" w:date="2022-09-22T09:47:00Z">
          <w:pPr>
            <w:pStyle w:val="Heading6"/>
          </w:pPr>
        </w:pPrChange>
      </w:pPr>
      <w:r w:rsidRPr="00BC7581">
        <w:t xml:space="preserve">Local </w:t>
      </w:r>
      <w:r>
        <w:rPr>
          <w:rFonts w:cs="Times New Roman PS MT"/>
          <w:szCs w:val="20"/>
        </w:rPr>
        <w:t>set-point</w:t>
      </w:r>
      <w:r w:rsidRPr="00BC7581">
        <w:t xml:space="preserve"> adjustment</w:t>
      </w:r>
      <w:r>
        <w:rPr>
          <w:rFonts w:cs="Times New Roman PS MT"/>
          <w:szCs w:val="20"/>
        </w:rPr>
        <w:t>.</w:t>
      </w:r>
      <w:r w:rsidRPr="00BC7581">
        <w:t xml:space="preserve"> Any changes to </w:t>
      </w:r>
      <w:r w:rsidR="00D21A33">
        <w:rPr>
          <w:rFonts w:cs="Times New Roman PS MT"/>
          <w:bCs/>
          <w:szCs w:val="20"/>
        </w:rPr>
        <w:t>setpoint</w:t>
      </w:r>
      <w:r w:rsidRPr="00BC7581">
        <w:t xml:space="preserve"> by local adjustment are frozen at the onset of the demand limiting event and remain fixed for the duration of the event. Additional local adjustments are ignored for the duration of the demand limiting event.</w:t>
      </w:r>
    </w:p>
    <w:p w14:paraId="08206B57" w14:textId="67A65243" w:rsidR="009045A3" w:rsidRPr="00BC7581" w:rsidRDefault="009045A3" w:rsidP="007C1423">
      <w:pPr>
        <w:pStyle w:val="Heading5"/>
      </w:pPr>
      <w:r w:rsidRPr="00BC7581">
        <w:t xml:space="preserve">Scheduled </w:t>
      </w:r>
      <w:r w:rsidR="00D21A33">
        <w:rPr>
          <w:rFonts w:cs="Times New Roman PS MT"/>
          <w:bCs/>
          <w:szCs w:val="20"/>
        </w:rPr>
        <w:t>setpoint</w:t>
      </w:r>
      <w:r>
        <w:rPr>
          <w:rFonts w:cs="Times New Roman PS MT"/>
          <w:bCs/>
          <w:szCs w:val="20"/>
        </w:rPr>
        <w:t>s</w:t>
      </w:r>
      <w:r w:rsidRPr="00BC7581">
        <w:t xml:space="preserve"> based on </w:t>
      </w:r>
      <w:r w:rsidR="00D21A33">
        <w:rPr>
          <w:rFonts w:cs="Times New Roman PS MT"/>
          <w:bCs/>
          <w:szCs w:val="20"/>
        </w:rPr>
        <w:t>Zone Group</w:t>
      </w:r>
      <w:r w:rsidRPr="00BC7581">
        <w:t xml:space="preserve"> mode</w:t>
      </w:r>
    </w:p>
    <w:p w14:paraId="5EC294E3" w14:textId="366405AC" w:rsidR="009045A3" w:rsidRPr="00BC7581" w:rsidRDefault="009045A3" w:rsidP="0087618D">
      <w:pPr>
        <w:pStyle w:val="Heading3"/>
      </w:pPr>
      <w:r w:rsidRPr="00BC7581">
        <w:t xml:space="preserve">Local </w:t>
      </w:r>
      <w:r>
        <w:rPr>
          <w:rFonts w:cs="Times New Roman PS MT"/>
          <w:szCs w:val="20"/>
        </w:rPr>
        <w:t>Override.</w:t>
      </w:r>
      <w:r w:rsidRPr="00BC7581">
        <w:t xml:space="preserve"> When thermostat override buttons are depressed, the call for </w:t>
      </w:r>
      <w:r w:rsidR="00D21A33">
        <w:rPr>
          <w:rFonts w:cs="Times New Roman PS MT"/>
          <w:bCs/>
          <w:szCs w:val="20"/>
        </w:rPr>
        <w:t>Occupied Mode</w:t>
      </w:r>
      <w:r w:rsidRPr="00BC7581">
        <w:t xml:space="preserve"> operation shall be sent to the </w:t>
      </w:r>
      <w:r w:rsidR="00D21A33">
        <w:rPr>
          <w:rFonts w:cs="Times New Roman PS MT"/>
          <w:bCs/>
          <w:szCs w:val="20"/>
        </w:rPr>
        <w:t>Zone Group</w:t>
      </w:r>
      <w:r w:rsidRPr="00BC7581">
        <w:t xml:space="preserve"> control for 60 minutes. </w:t>
      </w:r>
    </w:p>
    <w:p w14:paraId="69D6AFB7" w14:textId="781AD15A" w:rsidR="009045A3" w:rsidRPr="00BC7581" w:rsidRDefault="009045A3" w:rsidP="00B37EF3">
      <w:pPr>
        <w:pStyle w:val="Infobox"/>
      </w:pPr>
      <w:r w:rsidRPr="00BC7581">
        <w:t xml:space="preserve">Local overrides will cause all zones in the </w:t>
      </w:r>
      <w:r w:rsidR="00D21A33">
        <w:rPr>
          <w:bCs/>
        </w:rPr>
        <w:t>Zone Group</w:t>
      </w:r>
      <w:r w:rsidRPr="00BC7581">
        <w:t xml:space="preserve"> to operate in </w:t>
      </w:r>
      <w:r w:rsidR="00D21A33">
        <w:rPr>
          <w:bCs/>
        </w:rPr>
        <w:t>Occupied Mode</w:t>
      </w:r>
      <w:r w:rsidRPr="00BC7581">
        <w:t xml:space="preserve"> to ensure that the system has adequate load to operate stably.</w:t>
      </w:r>
    </w:p>
    <w:p w14:paraId="6C1FE4DB" w14:textId="77777777" w:rsidR="009045A3" w:rsidRPr="00BC7581" w:rsidRDefault="009045A3" w:rsidP="0087618D">
      <w:pPr>
        <w:pStyle w:val="Heading3"/>
      </w:pPr>
      <w:r w:rsidRPr="00BC7581">
        <w:t>Control Loops</w:t>
      </w:r>
    </w:p>
    <w:p w14:paraId="1E9B9C8C" w14:textId="39E4E2D3" w:rsidR="009045A3" w:rsidRPr="00BC7581" w:rsidRDefault="009045A3" w:rsidP="0087618D">
      <w:pPr>
        <w:pStyle w:val="Heading4"/>
      </w:pPr>
      <w:r w:rsidRPr="00BC7581">
        <w:t>Two separate control loops</w:t>
      </w:r>
      <w:r w:rsidRPr="00B87A61">
        <w:rPr>
          <w:rFonts w:cs="Times New Roman PS MT"/>
          <w:bCs/>
          <w:szCs w:val="20"/>
        </w:rPr>
        <w:t xml:space="preserve">, the </w:t>
      </w:r>
      <w:r w:rsidR="005474F7">
        <w:rPr>
          <w:rFonts w:cs="Times New Roman PS MT"/>
          <w:bCs/>
          <w:szCs w:val="20"/>
        </w:rPr>
        <w:t xml:space="preserve">Cooling </w:t>
      </w:r>
      <w:proofErr w:type="gramStart"/>
      <w:r w:rsidR="005474F7">
        <w:rPr>
          <w:rFonts w:cs="Times New Roman PS MT"/>
          <w:bCs/>
          <w:szCs w:val="20"/>
        </w:rPr>
        <w:t>Loop</w:t>
      </w:r>
      <w:proofErr w:type="gramEnd"/>
      <w:r w:rsidRPr="00B87A61">
        <w:rPr>
          <w:rFonts w:cs="Times New Roman PS MT"/>
          <w:bCs/>
          <w:szCs w:val="20"/>
        </w:rPr>
        <w:t xml:space="preserve"> and the </w:t>
      </w:r>
      <w:r w:rsidR="005474F7">
        <w:rPr>
          <w:rFonts w:cs="Times New Roman PS MT"/>
          <w:bCs/>
          <w:szCs w:val="20"/>
        </w:rPr>
        <w:t>Heating Loop</w:t>
      </w:r>
      <w:r w:rsidRPr="00B87A61">
        <w:rPr>
          <w:rFonts w:cs="Times New Roman PS MT"/>
          <w:bCs/>
          <w:szCs w:val="20"/>
        </w:rPr>
        <w:t>,</w:t>
      </w:r>
      <w:r w:rsidRPr="00BC7581">
        <w:t xml:space="preserve"> shall operate to maintain space temperature at </w:t>
      </w:r>
      <w:r w:rsidR="00D21A33">
        <w:rPr>
          <w:rFonts w:cs="Times New Roman PS MT"/>
          <w:bCs/>
          <w:szCs w:val="20"/>
        </w:rPr>
        <w:t>setpoint</w:t>
      </w:r>
      <w:r w:rsidRPr="00BC7581">
        <w:t xml:space="preserve">. </w:t>
      </w:r>
    </w:p>
    <w:p w14:paraId="52D16B6B" w14:textId="1F175AEF" w:rsidR="009045A3" w:rsidRPr="00BC7581" w:rsidRDefault="009045A3" w:rsidP="007C1423">
      <w:pPr>
        <w:pStyle w:val="Heading5"/>
      </w:pPr>
      <w:r w:rsidRPr="00BC7581">
        <w:t xml:space="preserve">The </w:t>
      </w:r>
      <w:r w:rsidR="005474F7">
        <w:rPr>
          <w:rFonts w:cs="Times New Roman PS MT"/>
          <w:bCs/>
          <w:szCs w:val="20"/>
        </w:rPr>
        <w:t>Heating Loop</w:t>
      </w:r>
      <w:r w:rsidRPr="00BC7581">
        <w:t xml:space="preserve"> shall be enabled whenever the space temperature is below the current zone heating </w:t>
      </w:r>
      <w:r>
        <w:rPr>
          <w:rFonts w:cs="Times New Roman PS MT"/>
          <w:bCs/>
          <w:szCs w:val="20"/>
        </w:rPr>
        <w:t>set-point</w:t>
      </w:r>
      <w:r w:rsidRPr="00BC7581">
        <w:t xml:space="preserve"> temperature and disabled when space temperature is above the current zone heating </w:t>
      </w:r>
      <w:r w:rsidR="00D21A33">
        <w:rPr>
          <w:rFonts w:cs="Times New Roman PS MT"/>
          <w:bCs/>
          <w:szCs w:val="20"/>
        </w:rPr>
        <w:t>setpoint</w:t>
      </w:r>
      <w:r w:rsidRPr="00BC7581">
        <w:t xml:space="preserve"> </w:t>
      </w:r>
      <w:proofErr w:type="gramStart"/>
      <w:r w:rsidRPr="00BC7581">
        <w:t>temperature</w:t>
      </w:r>
      <w:proofErr w:type="gramEnd"/>
      <w:r w:rsidRPr="00BC7581">
        <w:t xml:space="preserve"> and the </w:t>
      </w:r>
      <w:r>
        <w:rPr>
          <w:rFonts w:cs="Times New Roman PS MT"/>
          <w:bCs/>
          <w:szCs w:val="20"/>
        </w:rPr>
        <w:t>loop</w:t>
      </w:r>
      <w:r w:rsidRPr="00BC7581">
        <w:t xml:space="preserve"> output is zero for 30 seconds. The </w:t>
      </w:r>
      <w:r>
        <w:rPr>
          <w:rFonts w:cs="Times New Roman PS MT"/>
          <w:bCs/>
          <w:szCs w:val="20"/>
        </w:rPr>
        <w:t>loop</w:t>
      </w:r>
      <w:r w:rsidRPr="00BC7581">
        <w:t xml:space="preserve"> may </w:t>
      </w:r>
      <w:proofErr w:type="gramStart"/>
      <w:r w:rsidRPr="00BC7581">
        <w:t>remain active at all times</w:t>
      </w:r>
      <w:proofErr w:type="gramEnd"/>
      <w:r w:rsidRPr="00BC7581">
        <w:t xml:space="preserve"> if provisions are made to minimize integral windup. </w:t>
      </w:r>
    </w:p>
    <w:p w14:paraId="4712C96D" w14:textId="61AF9DD8" w:rsidR="009045A3" w:rsidRPr="00BC7581" w:rsidRDefault="009045A3" w:rsidP="007C1423">
      <w:pPr>
        <w:pStyle w:val="Heading5"/>
      </w:pPr>
      <w:r w:rsidRPr="00BC7581">
        <w:t xml:space="preserve">The </w:t>
      </w:r>
      <w:r w:rsidR="005474F7">
        <w:rPr>
          <w:rFonts w:cs="Times New Roman PS MT"/>
          <w:bCs/>
          <w:szCs w:val="20"/>
        </w:rPr>
        <w:t>Cooling Loop</w:t>
      </w:r>
      <w:r w:rsidRPr="00BC7581">
        <w:t xml:space="preserve"> shall be enabled whenever the space temperature is above the current zone cooling </w:t>
      </w:r>
      <w:r>
        <w:rPr>
          <w:rFonts w:cs="Times New Roman PS MT"/>
          <w:bCs/>
          <w:szCs w:val="20"/>
        </w:rPr>
        <w:t>set-point</w:t>
      </w:r>
      <w:r w:rsidRPr="00BC7581">
        <w:t xml:space="preserve"> temperature and disabled when space temperature is below the current zone cooling </w:t>
      </w:r>
      <w:r>
        <w:rPr>
          <w:rFonts w:cs="Times New Roman PS MT"/>
          <w:bCs/>
          <w:szCs w:val="20"/>
        </w:rPr>
        <w:t>set-point</w:t>
      </w:r>
      <w:r w:rsidRPr="00BC7581">
        <w:t xml:space="preserve"> temperature and the </w:t>
      </w:r>
      <w:r>
        <w:rPr>
          <w:rFonts w:cs="Times New Roman PS MT"/>
          <w:bCs/>
          <w:szCs w:val="20"/>
        </w:rPr>
        <w:t>loop</w:t>
      </w:r>
      <w:r w:rsidRPr="00BC7581">
        <w:t xml:space="preserve"> output is zero for 30 seconds. The </w:t>
      </w:r>
      <w:r>
        <w:rPr>
          <w:rFonts w:cs="Times New Roman PS MT"/>
          <w:bCs/>
          <w:szCs w:val="20"/>
        </w:rPr>
        <w:t>loop</w:t>
      </w:r>
      <w:r w:rsidRPr="00BC7581">
        <w:t xml:space="preserve"> may </w:t>
      </w:r>
      <w:proofErr w:type="gramStart"/>
      <w:r w:rsidRPr="00BC7581">
        <w:t>remain active at all times</w:t>
      </w:r>
      <w:proofErr w:type="gramEnd"/>
      <w:r w:rsidRPr="00BC7581">
        <w:t xml:space="preserve"> if provisions are made to minimize integral windup. </w:t>
      </w:r>
    </w:p>
    <w:p w14:paraId="36C64778" w14:textId="3252CF50" w:rsidR="009045A3" w:rsidRPr="00BC7581" w:rsidRDefault="009045A3" w:rsidP="0087618D">
      <w:pPr>
        <w:pStyle w:val="Heading4"/>
      </w:pPr>
      <w:r w:rsidRPr="00BC7581">
        <w:t xml:space="preserve">The </w:t>
      </w:r>
      <w:r w:rsidR="005474F7">
        <w:rPr>
          <w:rFonts w:cs="Times New Roman PS MT"/>
          <w:bCs/>
          <w:szCs w:val="20"/>
        </w:rPr>
        <w:t>Cooling Loop</w:t>
      </w:r>
      <w:r w:rsidRPr="00BC7581">
        <w:t xml:space="preserve"> shall maintain the space temperature at the active cooling </w:t>
      </w:r>
      <w:r w:rsidR="00D21A33">
        <w:rPr>
          <w:rFonts w:cs="Times New Roman PS MT"/>
          <w:bCs/>
          <w:szCs w:val="20"/>
        </w:rPr>
        <w:t>setpoint</w:t>
      </w:r>
      <w:r w:rsidRPr="00BC7581">
        <w:t>. The output of the loop shall be a software point ranging from 0% (no cooling) to 100% (full cooling).</w:t>
      </w:r>
    </w:p>
    <w:p w14:paraId="6FB09D82" w14:textId="7EDB19D4" w:rsidR="009045A3" w:rsidRPr="00BC7581" w:rsidRDefault="009045A3" w:rsidP="0087618D">
      <w:pPr>
        <w:pStyle w:val="Heading4"/>
      </w:pPr>
      <w:r w:rsidRPr="00BC7581">
        <w:t xml:space="preserve">The </w:t>
      </w:r>
      <w:r w:rsidR="005474F7">
        <w:rPr>
          <w:rFonts w:cs="Times New Roman PS MT"/>
          <w:bCs/>
          <w:szCs w:val="20"/>
        </w:rPr>
        <w:t>Heating Loop</w:t>
      </w:r>
      <w:r w:rsidRPr="00BC7581">
        <w:t xml:space="preserve"> shall maintain the space temperature at the active heating </w:t>
      </w:r>
      <w:r w:rsidR="00D21A33">
        <w:rPr>
          <w:rFonts w:cs="Times New Roman PS MT"/>
          <w:bCs/>
          <w:szCs w:val="20"/>
        </w:rPr>
        <w:t>setpoint</w:t>
      </w:r>
      <w:r w:rsidRPr="00BC7581">
        <w:t>. The output of the loop shall be a software point ranging from 0% (no heating) to 100% (full heating).</w:t>
      </w:r>
    </w:p>
    <w:p w14:paraId="6597790A" w14:textId="7322D6ED" w:rsidR="009045A3" w:rsidRPr="00BC7581" w:rsidRDefault="009045A3" w:rsidP="0087618D">
      <w:pPr>
        <w:pStyle w:val="Heading4"/>
      </w:pPr>
      <w:r w:rsidRPr="00BC7581">
        <w:lastRenderedPageBreak/>
        <w:t>Loops shall use proportional + integral logic or other technology with similar performance. Proportional-only control is not acceptable, although the integral gain shall be small relative to the proportional gain. P and I gains shall be adjustable by the operator.</w:t>
      </w:r>
    </w:p>
    <w:p w14:paraId="7F0B555D" w14:textId="77777777" w:rsidR="009045A3" w:rsidRPr="00BC7581" w:rsidRDefault="009045A3" w:rsidP="0087618D">
      <w:pPr>
        <w:pStyle w:val="Heading4"/>
      </w:pPr>
      <w:r w:rsidRPr="00BC7581">
        <w:t>See other sections for how the outputs from these loops are used.</w:t>
      </w:r>
    </w:p>
    <w:p w14:paraId="70D6BDBA" w14:textId="6DB445BA" w:rsidR="009045A3" w:rsidRPr="00BC7581" w:rsidRDefault="005474F7" w:rsidP="0087618D">
      <w:pPr>
        <w:pStyle w:val="Heading3"/>
      </w:pPr>
      <w:r>
        <w:t>Zone State</w:t>
      </w:r>
    </w:p>
    <w:p w14:paraId="79398CF7" w14:textId="2E3FF7E8" w:rsidR="009045A3" w:rsidRPr="00BC7581" w:rsidRDefault="009045A3" w:rsidP="0087618D">
      <w:pPr>
        <w:pStyle w:val="Heading4"/>
      </w:pPr>
      <w:r w:rsidRPr="00BC7581">
        <w:t>Heating</w:t>
      </w:r>
      <w:r w:rsidRPr="00B87A61">
        <w:rPr>
          <w:rFonts w:cs="Times New Roman PS MT"/>
          <w:szCs w:val="20"/>
        </w:rPr>
        <w:t>.</w:t>
      </w:r>
      <w:r w:rsidRPr="00B87A61">
        <w:rPr>
          <w:rFonts w:cs="Times New Roman PS MT"/>
          <w:bCs/>
          <w:szCs w:val="20"/>
        </w:rPr>
        <w:t xml:space="preserve"> When</w:t>
      </w:r>
      <w:r w:rsidRPr="00BC7581">
        <w:t xml:space="preserve"> the output of the space </w:t>
      </w:r>
      <w:r w:rsidR="005474F7">
        <w:t>H</w:t>
      </w:r>
      <w:r w:rsidRPr="00BC7581">
        <w:t xml:space="preserve">eating </w:t>
      </w:r>
      <w:r w:rsidR="005474F7">
        <w:t>L</w:t>
      </w:r>
      <w:r w:rsidRPr="00BC7581">
        <w:t xml:space="preserve">oop is </w:t>
      </w:r>
      <w:proofErr w:type="gramStart"/>
      <w:r w:rsidRPr="00BC7581">
        <w:t>nonzero</w:t>
      </w:r>
      <w:proofErr w:type="gramEnd"/>
      <w:r w:rsidRPr="00BC7581">
        <w:t xml:space="preserve"> and the output of the </w:t>
      </w:r>
      <w:r w:rsidR="005474F7">
        <w:t>Cooling Loop</w:t>
      </w:r>
      <w:r w:rsidRPr="00BC7581">
        <w:t xml:space="preserve"> is equal to zero.</w:t>
      </w:r>
    </w:p>
    <w:p w14:paraId="2FE1DE6F" w14:textId="67165D2A" w:rsidR="009045A3" w:rsidRPr="00BC7581" w:rsidRDefault="009045A3" w:rsidP="0087618D">
      <w:pPr>
        <w:pStyle w:val="Heading4"/>
      </w:pPr>
      <w:r w:rsidRPr="00BC7581">
        <w:t>Cooling</w:t>
      </w:r>
      <w:r w:rsidRPr="00B87A61">
        <w:rPr>
          <w:rFonts w:cs="Times New Roman PS MT"/>
          <w:szCs w:val="20"/>
        </w:rPr>
        <w:t xml:space="preserve">. </w:t>
      </w:r>
      <w:r w:rsidRPr="00B87A61">
        <w:rPr>
          <w:rFonts w:cs="Times New Roman PS MT"/>
          <w:bCs/>
          <w:szCs w:val="20"/>
        </w:rPr>
        <w:t>When</w:t>
      </w:r>
      <w:r w:rsidRPr="00BC7581">
        <w:t xml:space="preserve"> the output of the space </w:t>
      </w:r>
      <w:r w:rsidR="005474F7">
        <w:t>C</w:t>
      </w:r>
      <w:r w:rsidRPr="00BC7581">
        <w:t xml:space="preserve">ooling </w:t>
      </w:r>
      <w:r w:rsidR="005474F7">
        <w:t>L</w:t>
      </w:r>
      <w:r w:rsidRPr="00BC7581">
        <w:t xml:space="preserve">oop is </w:t>
      </w:r>
      <w:proofErr w:type="gramStart"/>
      <w:r w:rsidRPr="00BC7581">
        <w:t>nonzero</w:t>
      </w:r>
      <w:proofErr w:type="gramEnd"/>
      <w:r w:rsidRPr="00BC7581">
        <w:t xml:space="preserve"> and the output of the </w:t>
      </w:r>
      <w:r w:rsidR="005474F7">
        <w:t>Heating Loop</w:t>
      </w:r>
      <w:r w:rsidRPr="00BC7581">
        <w:t xml:space="preserve"> is equal to zero.</w:t>
      </w:r>
    </w:p>
    <w:p w14:paraId="071F2829" w14:textId="160CBBA4" w:rsidR="009045A3" w:rsidRPr="00BC7581" w:rsidRDefault="009045A3" w:rsidP="0087618D">
      <w:pPr>
        <w:pStyle w:val="Heading4"/>
      </w:pPr>
      <w:proofErr w:type="spellStart"/>
      <w:r w:rsidRPr="00BC7581">
        <w:t>Deadband</w:t>
      </w:r>
      <w:proofErr w:type="spellEnd"/>
      <w:r w:rsidRPr="00B87A61">
        <w:rPr>
          <w:rFonts w:cs="Times New Roman PS MT"/>
          <w:szCs w:val="20"/>
        </w:rPr>
        <w:t>.</w:t>
      </w:r>
      <w:r w:rsidRPr="00B87A61">
        <w:rPr>
          <w:rFonts w:cs="Times New Roman PS MT"/>
          <w:bCs/>
          <w:szCs w:val="20"/>
        </w:rPr>
        <w:t xml:space="preserve"> When</w:t>
      </w:r>
      <w:r w:rsidRPr="00BC7581">
        <w:t xml:space="preserve"> not in either </w:t>
      </w:r>
      <w:r w:rsidRPr="00B87A61">
        <w:rPr>
          <w:rFonts w:cs="Times New Roman PS MT"/>
          <w:bCs/>
          <w:szCs w:val="20"/>
        </w:rPr>
        <w:t>heating</w:t>
      </w:r>
      <w:r w:rsidRPr="00BC7581">
        <w:t xml:space="preserve"> or </w:t>
      </w:r>
      <w:r w:rsidRPr="00B87A61">
        <w:rPr>
          <w:rFonts w:cs="Times New Roman PS MT"/>
          <w:bCs/>
          <w:szCs w:val="20"/>
        </w:rPr>
        <w:t>cooling</w:t>
      </w:r>
      <w:r w:rsidRPr="00BC7581">
        <w:t>.</w:t>
      </w:r>
    </w:p>
    <w:p w14:paraId="51546C95" w14:textId="77777777" w:rsidR="009045A3" w:rsidRPr="00BC7581" w:rsidRDefault="009045A3" w:rsidP="0087618D">
      <w:pPr>
        <w:pStyle w:val="Heading3"/>
      </w:pPr>
      <w:r w:rsidRPr="00BC7581">
        <w:t>Zone Alarms</w:t>
      </w:r>
    </w:p>
    <w:p w14:paraId="2ED6791B" w14:textId="018733CF" w:rsidR="009045A3" w:rsidRPr="00BC7581" w:rsidRDefault="009045A3" w:rsidP="0087618D">
      <w:pPr>
        <w:pStyle w:val="Heading4"/>
      </w:pPr>
      <w:r w:rsidRPr="00BC7581">
        <w:t xml:space="preserve">Zone </w:t>
      </w:r>
      <w:r>
        <w:t>Temperature Alarms</w:t>
      </w:r>
    </w:p>
    <w:p w14:paraId="74F0C6A4" w14:textId="3ADB4CA3" w:rsidR="009045A3" w:rsidRPr="00BC7581" w:rsidRDefault="009045A3" w:rsidP="007C1423">
      <w:pPr>
        <w:pStyle w:val="Heading5"/>
      </w:pPr>
      <w:r w:rsidRPr="00BC7581">
        <w:t>High</w:t>
      </w:r>
      <w:r>
        <w:rPr>
          <w:rFonts w:cs="Times New Roman PS MT"/>
          <w:bCs/>
          <w:szCs w:val="20"/>
        </w:rPr>
        <w:t>-</w:t>
      </w:r>
      <w:r w:rsidRPr="00BC7581">
        <w:t>temperature alarm</w:t>
      </w:r>
    </w:p>
    <w:p w14:paraId="54016681" w14:textId="7DCCF18B" w:rsidR="009045A3" w:rsidRPr="00BC7581" w:rsidRDefault="009045A3" w:rsidP="007C1423">
      <w:pPr>
        <w:pStyle w:val="Heading6"/>
      </w:pPr>
      <w:r w:rsidRPr="00BC7581">
        <w:t xml:space="preserve">If the zone is </w:t>
      </w:r>
      <w:ins w:id="3626" w:author="Titus Ellison" w:date="2022-10-20T12:07:00Z">
        <w:r w:rsidR="00AF3DB0" w:rsidRPr="00AF3DB0">
          <w:rPr>
            <w:rStyle w:val="Toggle"/>
            <w:rPrChange w:id="3627" w:author="Titus Ellison" w:date="2022-10-20T12:07:00Z">
              <w:rPr/>
            </w:rPrChange>
          </w:rPr>
          <w:t>[UNITS [</w:t>
        </w:r>
      </w:ins>
      <w:r w:rsidRPr="00AF3DB0">
        <w:rPr>
          <w:rStyle w:val="Toggle"/>
          <w:rPrChange w:id="3628" w:author="Titus Ellison" w:date="2022-10-20T12:07:00Z">
            <w:rPr/>
          </w:rPrChange>
        </w:rPr>
        <w:t>2°C</w:t>
      </w:r>
      <w:ins w:id="3629" w:author="Titus Ellison" w:date="2022-10-20T12:07:00Z">
        <w:r w:rsidR="00AF3DB0" w:rsidRPr="00AF3DB0">
          <w:rPr>
            <w:rStyle w:val="Toggle"/>
            <w:rPrChange w:id="3630" w:author="Titus Ellison" w:date="2022-10-20T12:07:00Z">
              <w:rPr/>
            </w:rPrChange>
          </w:rPr>
          <w:t>]</w:t>
        </w:r>
      </w:ins>
      <w:r w:rsidRPr="00AF3DB0">
        <w:rPr>
          <w:rStyle w:val="Toggle"/>
          <w:rPrChange w:id="3631" w:author="Titus Ellison" w:date="2022-10-20T12:07:00Z">
            <w:rPr/>
          </w:rPrChange>
        </w:rPr>
        <w:t xml:space="preserve"> </w:t>
      </w:r>
      <w:ins w:id="3632" w:author="Titus Ellison" w:date="2022-10-20T12:07:00Z">
        <w:r w:rsidR="00AF3DB0" w:rsidRPr="00AF3DB0">
          <w:rPr>
            <w:rStyle w:val="Toggle"/>
            <w:rPrChange w:id="3633" w:author="Titus Ellison" w:date="2022-10-20T12:07:00Z">
              <w:rPr/>
            </w:rPrChange>
          </w:rPr>
          <w:t>[</w:t>
        </w:r>
      </w:ins>
      <w:del w:id="3634" w:author="Titus Ellison" w:date="2022-10-20T12:07:00Z">
        <w:r w:rsidRPr="00AF3DB0" w:rsidDel="00AF3DB0">
          <w:rPr>
            <w:rStyle w:val="Toggle"/>
            <w:rPrChange w:id="3635" w:author="Titus Ellison" w:date="2022-10-20T12:07:00Z">
              <w:rPr/>
            </w:rPrChange>
          </w:rPr>
          <w:delText>(</w:delText>
        </w:r>
      </w:del>
      <w:r w:rsidRPr="00AF3DB0">
        <w:rPr>
          <w:rStyle w:val="Toggle"/>
          <w:rPrChange w:id="3636" w:author="Titus Ellison" w:date="2022-10-20T12:07:00Z">
            <w:rPr/>
          </w:rPrChange>
        </w:rPr>
        <w:t>3°F</w:t>
      </w:r>
      <w:ins w:id="3637" w:author="Titus Ellison" w:date="2022-10-20T12:07:00Z">
        <w:r w:rsidR="00AF3DB0" w:rsidRPr="00AF3DB0">
          <w:rPr>
            <w:rStyle w:val="Toggle"/>
            <w:rPrChange w:id="3638" w:author="Titus Ellison" w:date="2022-10-20T12:07:00Z">
              <w:rPr/>
            </w:rPrChange>
          </w:rPr>
          <w:t>]]</w:t>
        </w:r>
      </w:ins>
      <w:del w:id="3639" w:author="Titus Ellison" w:date="2022-10-20T12:07:00Z">
        <w:r w:rsidRPr="00BC7581" w:rsidDel="00AF3DB0">
          <w:delText>)</w:delText>
        </w:r>
      </w:del>
      <w:r w:rsidRPr="00BC7581">
        <w:t xml:space="preserve"> above cooling </w:t>
      </w:r>
      <w:r w:rsidR="00D21A33">
        <w:rPr>
          <w:rFonts w:cs="Times New Roman PS MT"/>
          <w:bCs/>
          <w:szCs w:val="20"/>
        </w:rPr>
        <w:t>setpoint</w:t>
      </w:r>
      <w:r w:rsidRPr="00BC7581">
        <w:t xml:space="preserve"> for 10 minutes, generate </w:t>
      </w:r>
      <w:r w:rsidR="00710151">
        <w:t xml:space="preserve">a </w:t>
      </w:r>
      <w:r w:rsidRPr="00BC7581">
        <w:t xml:space="preserve">Level </w:t>
      </w:r>
      <w:r w:rsidR="003606AD">
        <w:t>4</w:t>
      </w:r>
      <w:r w:rsidR="003606AD" w:rsidRPr="00BC7581">
        <w:t xml:space="preserve"> </w:t>
      </w:r>
      <w:r w:rsidRPr="00BC7581">
        <w:t>alarm.</w:t>
      </w:r>
    </w:p>
    <w:p w14:paraId="54C6567A" w14:textId="093D8EE5" w:rsidR="009045A3" w:rsidRPr="00BC7581" w:rsidRDefault="009045A3" w:rsidP="007C1423">
      <w:pPr>
        <w:pStyle w:val="Heading6"/>
      </w:pPr>
      <w:r w:rsidRPr="00BC7581">
        <w:t xml:space="preserve">If the zone is </w:t>
      </w:r>
      <w:ins w:id="3640" w:author="Titus Ellison" w:date="2022-10-20T12:08:00Z">
        <w:r w:rsidR="00AF3DB0" w:rsidRPr="00AF3DB0">
          <w:rPr>
            <w:rStyle w:val="Toggle"/>
            <w:rPrChange w:id="3641" w:author="Titus Ellison" w:date="2022-10-20T12:08:00Z">
              <w:rPr/>
            </w:rPrChange>
          </w:rPr>
          <w:t>[UNITS [</w:t>
        </w:r>
      </w:ins>
      <w:r w:rsidRPr="00AF3DB0">
        <w:rPr>
          <w:rStyle w:val="Toggle"/>
          <w:rPrChange w:id="3642" w:author="Titus Ellison" w:date="2022-10-20T12:08:00Z">
            <w:rPr/>
          </w:rPrChange>
        </w:rPr>
        <w:t>3°C</w:t>
      </w:r>
      <w:ins w:id="3643" w:author="Titus Ellison" w:date="2022-10-20T12:08:00Z">
        <w:r w:rsidR="00AF3DB0" w:rsidRPr="00AF3DB0">
          <w:rPr>
            <w:rStyle w:val="Toggle"/>
            <w:rPrChange w:id="3644" w:author="Titus Ellison" w:date="2022-10-20T12:08:00Z">
              <w:rPr/>
            </w:rPrChange>
          </w:rPr>
          <w:t>]</w:t>
        </w:r>
      </w:ins>
      <w:r w:rsidRPr="00AF3DB0">
        <w:rPr>
          <w:rStyle w:val="Toggle"/>
          <w:rPrChange w:id="3645" w:author="Titus Ellison" w:date="2022-10-20T12:08:00Z">
            <w:rPr/>
          </w:rPrChange>
        </w:rPr>
        <w:t xml:space="preserve"> </w:t>
      </w:r>
      <w:ins w:id="3646" w:author="Titus Ellison" w:date="2022-10-20T12:08:00Z">
        <w:r w:rsidR="00AF3DB0" w:rsidRPr="00AF3DB0">
          <w:rPr>
            <w:rStyle w:val="Toggle"/>
            <w:rPrChange w:id="3647" w:author="Titus Ellison" w:date="2022-10-20T12:08:00Z">
              <w:rPr/>
            </w:rPrChange>
          </w:rPr>
          <w:t>[</w:t>
        </w:r>
      </w:ins>
      <w:del w:id="3648" w:author="Titus Ellison" w:date="2022-10-20T12:08:00Z">
        <w:r w:rsidRPr="00AF3DB0" w:rsidDel="00AF3DB0">
          <w:rPr>
            <w:rStyle w:val="Toggle"/>
            <w:rPrChange w:id="3649" w:author="Titus Ellison" w:date="2022-10-20T12:08:00Z">
              <w:rPr/>
            </w:rPrChange>
          </w:rPr>
          <w:delText>(</w:delText>
        </w:r>
      </w:del>
      <w:r w:rsidRPr="00AF3DB0">
        <w:rPr>
          <w:rStyle w:val="Toggle"/>
          <w:rPrChange w:id="3650" w:author="Titus Ellison" w:date="2022-10-20T12:08:00Z">
            <w:rPr/>
          </w:rPrChange>
        </w:rPr>
        <w:t>5°F</w:t>
      </w:r>
      <w:ins w:id="3651" w:author="Titus Ellison" w:date="2022-10-20T12:08:00Z">
        <w:r w:rsidR="00AF3DB0" w:rsidRPr="00AF3DB0">
          <w:rPr>
            <w:rStyle w:val="Toggle"/>
            <w:rPrChange w:id="3652" w:author="Titus Ellison" w:date="2022-10-20T12:08:00Z">
              <w:rPr/>
            </w:rPrChange>
          </w:rPr>
          <w:t>]]</w:t>
        </w:r>
      </w:ins>
      <w:del w:id="3653" w:author="Titus Ellison" w:date="2022-10-20T12:08:00Z">
        <w:r w:rsidRPr="00BC7581" w:rsidDel="00AF3DB0">
          <w:delText>)</w:delText>
        </w:r>
      </w:del>
      <w:r w:rsidRPr="00BC7581">
        <w:t xml:space="preserve"> above cooling </w:t>
      </w:r>
      <w:r w:rsidR="00D21A33">
        <w:rPr>
          <w:rFonts w:cs="Times New Roman PS MT"/>
          <w:bCs/>
          <w:szCs w:val="20"/>
        </w:rPr>
        <w:t>setpoint</w:t>
      </w:r>
      <w:r w:rsidRPr="00BC7581">
        <w:t xml:space="preserve"> for 10 minutes, generate </w:t>
      </w:r>
      <w:r w:rsidR="00710151">
        <w:t xml:space="preserve">a </w:t>
      </w:r>
      <w:r w:rsidRPr="00BC7581">
        <w:t xml:space="preserve">Level </w:t>
      </w:r>
      <w:r w:rsidR="003606AD">
        <w:t>3</w:t>
      </w:r>
      <w:r w:rsidR="003606AD" w:rsidRPr="00BC7581">
        <w:t xml:space="preserve"> </w:t>
      </w:r>
      <w:r w:rsidRPr="00BC7581">
        <w:t>alarm.</w:t>
      </w:r>
    </w:p>
    <w:p w14:paraId="57F06A93" w14:textId="1A15A146" w:rsidR="009045A3" w:rsidRPr="00BC7581" w:rsidRDefault="009045A3" w:rsidP="007C1423">
      <w:pPr>
        <w:pStyle w:val="Heading5"/>
      </w:pPr>
      <w:r w:rsidRPr="00BC7581">
        <w:t>Low</w:t>
      </w:r>
      <w:r>
        <w:rPr>
          <w:rFonts w:cs="Times New Roman PS MT"/>
          <w:bCs/>
          <w:szCs w:val="20"/>
        </w:rPr>
        <w:t>-</w:t>
      </w:r>
      <w:r w:rsidRPr="00BC7581">
        <w:t>temperature alarm</w:t>
      </w:r>
    </w:p>
    <w:p w14:paraId="3D356497" w14:textId="373D2160" w:rsidR="009045A3" w:rsidRPr="00BC7581" w:rsidRDefault="009045A3" w:rsidP="007C1423">
      <w:pPr>
        <w:pStyle w:val="Heading6"/>
      </w:pPr>
      <w:r w:rsidRPr="00BC7581">
        <w:t xml:space="preserve">If the zone is </w:t>
      </w:r>
      <w:ins w:id="3654" w:author="Titus Ellison" w:date="2022-10-20T12:11:00Z">
        <w:r w:rsidR="000259E9" w:rsidRPr="000259E9">
          <w:rPr>
            <w:rStyle w:val="Toggle"/>
            <w:rPrChange w:id="3655" w:author="Titus Ellison" w:date="2022-10-20T12:12:00Z">
              <w:rPr/>
            </w:rPrChange>
          </w:rPr>
          <w:t>[UNITS [</w:t>
        </w:r>
      </w:ins>
      <w:r w:rsidRPr="000259E9">
        <w:rPr>
          <w:rStyle w:val="Toggle"/>
          <w:rPrChange w:id="3656" w:author="Titus Ellison" w:date="2022-10-20T12:12:00Z">
            <w:rPr/>
          </w:rPrChange>
        </w:rPr>
        <w:t>2°C</w:t>
      </w:r>
      <w:ins w:id="3657" w:author="Titus Ellison" w:date="2022-10-20T12:11:00Z">
        <w:r w:rsidR="000259E9" w:rsidRPr="000259E9">
          <w:rPr>
            <w:rStyle w:val="Toggle"/>
            <w:rPrChange w:id="3658" w:author="Titus Ellison" w:date="2022-10-20T12:12:00Z">
              <w:rPr/>
            </w:rPrChange>
          </w:rPr>
          <w:t>]</w:t>
        </w:r>
      </w:ins>
      <w:r w:rsidRPr="000259E9">
        <w:rPr>
          <w:rStyle w:val="Toggle"/>
          <w:rPrChange w:id="3659" w:author="Titus Ellison" w:date="2022-10-20T12:12:00Z">
            <w:rPr/>
          </w:rPrChange>
        </w:rPr>
        <w:t xml:space="preserve"> </w:t>
      </w:r>
      <w:ins w:id="3660" w:author="Titus Ellison" w:date="2022-10-20T12:11:00Z">
        <w:r w:rsidR="000259E9" w:rsidRPr="000259E9">
          <w:rPr>
            <w:rStyle w:val="Toggle"/>
            <w:rPrChange w:id="3661" w:author="Titus Ellison" w:date="2022-10-20T12:12:00Z">
              <w:rPr/>
            </w:rPrChange>
          </w:rPr>
          <w:t>[</w:t>
        </w:r>
      </w:ins>
      <w:del w:id="3662" w:author="Titus Ellison" w:date="2022-10-20T12:11:00Z">
        <w:r w:rsidRPr="000259E9" w:rsidDel="000259E9">
          <w:rPr>
            <w:rStyle w:val="Toggle"/>
            <w:rPrChange w:id="3663" w:author="Titus Ellison" w:date="2022-10-20T12:12:00Z">
              <w:rPr/>
            </w:rPrChange>
          </w:rPr>
          <w:delText>(</w:delText>
        </w:r>
      </w:del>
      <w:r w:rsidRPr="000259E9">
        <w:rPr>
          <w:rStyle w:val="Toggle"/>
          <w:rPrChange w:id="3664" w:author="Titus Ellison" w:date="2022-10-20T12:12:00Z">
            <w:rPr/>
          </w:rPrChange>
        </w:rPr>
        <w:t>3°F</w:t>
      </w:r>
      <w:ins w:id="3665" w:author="Titus Ellison" w:date="2022-10-20T12:11:00Z">
        <w:r w:rsidR="000259E9" w:rsidRPr="000259E9">
          <w:rPr>
            <w:rStyle w:val="Toggle"/>
            <w:rPrChange w:id="3666" w:author="Titus Ellison" w:date="2022-10-20T12:12:00Z">
              <w:rPr/>
            </w:rPrChange>
          </w:rPr>
          <w:t>]]</w:t>
        </w:r>
      </w:ins>
      <w:del w:id="3667" w:author="Titus Ellison" w:date="2022-10-20T12:11:00Z">
        <w:r w:rsidRPr="00BC7581" w:rsidDel="000259E9">
          <w:delText>)</w:delText>
        </w:r>
      </w:del>
      <w:r w:rsidRPr="00BC7581">
        <w:t xml:space="preserve"> below heating </w:t>
      </w:r>
      <w:r w:rsidR="00D21A33">
        <w:rPr>
          <w:rFonts w:cs="Times New Roman PS MT"/>
          <w:bCs/>
          <w:szCs w:val="20"/>
        </w:rPr>
        <w:t>setpoint</w:t>
      </w:r>
      <w:r w:rsidRPr="00BC7581">
        <w:t xml:space="preserve"> for 10 minutes, generate </w:t>
      </w:r>
      <w:r w:rsidR="00710151">
        <w:t xml:space="preserve">a </w:t>
      </w:r>
      <w:r w:rsidRPr="00BC7581">
        <w:t xml:space="preserve">Level </w:t>
      </w:r>
      <w:r w:rsidR="003606AD">
        <w:t>4</w:t>
      </w:r>
      <w:r w:rsidR="003606AD" w:rsidRPr="00BC7581">
        <w:t xml:space="preserve"> </w:t>
      </w:r>
      <w:r w:rsidRPr="00BC7581">
        <w:t>alarm.</w:t>
      </w:r>
    </w:p>
    <w:p w14:paraId="4460D0DE" w14:textId="4BB58C8E" w:rsidR="009045A3" w:rsidRPr="00BC7581" w:rsidRDefault="009045A3" w:rsidP="007C1423">
      <w:pPr>
        <w:pStyle w:val="Heading6"/>
      </w:pPr>
      <w:r w:rsidRPr="00BC7581">
        <w:t xml:space="preserve">If the zone is </w:t>
      </w:r>
      <w:ins w:id="3668" w:author="Titus Ellison" w:date="2022-10-20T12:12:00Z">
        <w:r w:rsidR="000259E9" w:rsidRPr="000259E9">
          <w:rPr>
            <w:rStyle w:val="Toggle"/>
            <w:rPrChange w:id="3669" w:author="Titus Ellison" w:date="2022-10-20T12:12:00Z">
              <w:rPr/>
            </w:rPrChange>
          </w:rPr>
          <w:t>[UNITS [</w:t>
        </w:r>
      </w:ins>
      <w:r w:rsidRPr="000259E9">
        <w:rPr>
          <w:rStyle w:val="Toggle"/>
          <w:rPrChange w:id="3670" w:author="Titus Ellison" w:date="2022-10-20T12:12:00Z">
            <w:rPr/>
          </w:rPrChange>
        </w:rPr>
        <w:t>3°C</w:t>
      </w:r>
      <w:ins w:id="3671" w:author="Titus Ellison" w:date="2022-10-20T12:12:00Z">
        <w:r w:rsidR="000259E9" w:rsidRPr="000259E9">
          <w:rPr>
            <w:rStyle w:val="Toggle"/>
            <w:rPrChange w:id="3672" w:author="Titus Ellison" w:date="2022-10-20T12:12:00Z">
              <w:rPr/>
            </w:rPrChange>
          </w:rPr>
          <w:t>]</w:t>
        </w:r>
      </w:ins>
      <w:r w:rsidRPr="000259E9">
        <w:rPr>
          <w:rStyle w:val="Toggle"/>
          <w:rPrChange w:id="3673" w:author="Titus Ellison" w:date="2022-10-20T12:12:00Z">
            <w:rPr/>
          </w:rPrChange>
        </w:rPr>
        <w:t xml:space="preserve"> </w:t>
      </w:r>
      <w:ins w:id="3674" w:author="Titus Ellison" w:date="2022-10-20T12:12:00Z">
        <w:r w:rsidR="000259E9" w:rsidRPr="000259E9">
          <w:rPr>
            <w:rStyle w:val="Toggle"/>
            <w:rPrChange w:id="3675" w:author="Titus Ellison" w:date="2022-10-20T12:12:00Z">
              <w:rPr/>
            </w:rPrChange>
          </w:rPr>
          <w:t>[</w:t>
        </w:r>
      </w:ins>
      <w:del w:id="3676" w:author="Titus Ellison" w:date="2022-10-20T12:12:00Z">
        <w:r w:rsidRPr="000259E9" w:rsidDel="000259E9">
          <w:rPr>
            <w:rStyle w:val="Toggle"/>
            <w:rPrChange w:id="3677" w:author="Titus Ellison" w:date="2022-10-20T12:12:00Z">
              <w:rPr/>
            </w:rPrChange>
          </w:rPr>
          <w:delText>(</w:delText>
        </w:r>
      </w:del>
      <w:r w:rsidRPr="000259E9">
        <w:rPr>
          <w:rStyle w:val="Toggle"/>
          <w:rPrChange w:id="3678" w:author="Titus Ellison" w:date="2022-10-20T12:12:00Z">
            <w:rPr/>
          </w:rPrChange>
        </w:rPr>
        <w:t>5°F</w:t>
      </w:r>
      <w:ins w:id="3679" w:author="Titus Ellison" w:date="2022-10-20T12:12:00Z">
        <w:r w:rsidR="000259E9" w:rsidRPr="000259E9">
          <w:rPr>
            <w:rStyle w:val="Toggle"/>
            <w:rPrChange w:id="3680" w:author="Titus Ellison" w:date="2022-10-20T12:12:00Z">
              <w:rPr/>
            </w:rPrChange>
          </w:rPr>
          <w:t>]]</w:t>
        </w:r>
      </w:ins>
      <w:del w:id="3681" w:author="Titus Ellison" w:date="2022-10-20T12:12:00Z">
        <w:r w:rsidRPr="00BC7581" w:rsidDel="000259E9">
          <w:delText>)</w:delText>
        </w:r>
      </w:del>
      <w:r w:rsidRPr="00BC7581">
        <w:t xml:space="preserve"> below heating </w:t>
      </w:r>
      <w:r w:rsidR="00D21A33">
        <w:rPr>
          <w:rFonts w:cs="Times New Roman PS MT"/>
          <w:bCs/>
          <w:szCs w:val="20"/>
        </w:rPr>
        <w:t>setpoint</w:t>
      </w:r>
      <w:r w:rsidRPr="00BC7581">
        <w:t xml:space="preserve"> for 10 minutes, generate </w:t>
      </w:r>
      <w:r w:rsidR="00710151">
        <w:t xml:space="preserve">a </w:t>
      </w:r>
      <w:r w:rsidRPr="00BC7581">
        <w:t xml:space="preserve">Level </w:t>
      </w:r>
      <w:r w:rsidR="003606AD">
        <w:t>3</w:t>
      </w:r>
      <w:r w:rsidR="003606AD" w:rsidRPr="00BC7581">
        <w:t xml:space="preserve"> </w:t>
      </w:r>
      <w:r w:rsidRPr="00BC7581">
        <w:t>alarm.</w:t>
      </w:r>
    </w:p>
    <w:p w14:paraId="5139B096" w14:textId="60C8A20E" w:rsidR="009045A3" w:rsidRPr="00BC7581" w:rsidRDefault="009045A3" w:rsidP="00B37EF3">
      <w:pPr>
        <w:pStyle w:val="Infobox"/>
      </w:pPr>
      <w:r w:rsidRPr="00BC7581">
        <w:t>Default time delay for zone temperature alarm (10 minutes) is intentionally long to minimize nuisance alarms. For critical zones</w:t>
      </w:r>
      <w:r>
        <w:rPr>
          <w:bCs/>
        </w:rPr>
        <w:t>,</w:t>
      </w:r>
      <w:r w:rsidRPr="00BC7581">
        <w:t xml:space="preserve"> such as IT closets, consider reducing time delay or setting delay to zero.</w:t>
      </w:r>
    </w:p>
    <w:p w14:paraId="2D383F76" w14:textId="77777777" w:rsidR="009045A3" w:rsidRPr="00BC7581" w:rsidRDefault="009045A3" w:rsidP="007C1423">
      <w:pPr>
        <w:pStyle w:val="Heading5"/>
      </w:pPr>
      <w:r w:rsidRPr="00BC7581">
        <w:t>Suppress zone temperature alarms as follows:</w:t>
      </w:r>
    </w:p>
    <w:p w14:paraId="61E76AF5" w14:textId="0B9664B5" w:rsidR="009045A3" w:rsidRPr="00BC7581" w:rsidRDefault="009045A3" w:rsidP="007C1423">
      <w:pPr>
        <w:pStyle w:val="Heading6"/>
      </w:pPr>
      <w:r w:rsidRPr="00BC7581">
        <w:t xml:space="preserve">After zone </w:t>
      </w:r>
      <w:r w:rsidR="00D21A33">
        <w:t>setpoint</w:t>
      </w:r>
      <w:r w:rsidRPr="00BC7581">
        <w:t xml:space="preserve"> is changed per </w:t>
      </w:r>
      <w:r>
        <w:t xml:space="preserve">Section </w:t>
      </w:r>
      <w:r w:rsidR="002C6588">
        <w:fldChar w:fldCharType="begin"/>
      </w:r>
      <w:r w:rsidR="002C6588">
        <w:instrText xml:space="preserve"> REF _Ref462144780 \r \h </w:instrText>
      </w:r>
      <w:r w:rsidR="002C6588">
        <w:fldChar w:fldCharType="separate"/>
      </w:r>
      <w:r w:rsidR="0037258A">
        <w:t>5.1.20</w:t>
      </w:r>
      <w:r w:rsidR="002C6588">
        <w:fldChar w:fldCharType="end"/>
      </w:r>
      <w:r>
        <w:t>.</w:t>
      </w:r>
    </w:p>
    <w:p w14:paraId="05FF11B9" w14:textId="18B00B5A" w:rsidR="009045A3" w:rsidRPr="00BC7581" w:rsidRDefault="009045A3" w:rsidP="007C1423">
      <w:pPr>
        <w:pStyle w:val="Heading6"/>
      </w:pPr>
      <w:r w:rsidRPr="00BC7581">
        <w:t xml:space="preserve">While </w:t>
      </w:r>
      <w:r w:rsidR="00D21A33">
        <w:t>Zone Group</w:t>
      </w:r>
      <w:r w:rsidRPr="00BC7581">
        <w:t xml:space="preserve"> is in </w:t>
      </w:r>
      <w:r w:rsidR="005474F7">
        <w:t>Warmup</w:t>
      </w:r>
      <w:r w:rsidR="005474F7" w:rsidRPr="00BC7581">
        <w:t xml:space="preserve"> </w:t>
      </w:r>
      <w:r w:rsidR="005474F7">
        <w:t xml:space="preserve">Mode </w:t>
      </w:r>
      <w:r w:rsidRPr="00BC7581">
        <w:t xml:space="preserve">or </w:t>
      </w:r>
      <w:r w:rsidR="005474F7">
        <w:t>Cooldown Mode</w:t>
      </w:r>
      <w:r w:rsidRPr="00BC7581">
        <w:t>.</w:t>
      </w:r>
    </w:p>
    <w:p w14:paraId="25579C15" w14:textId="1E9F39EF" w:rsidR="009045A3" w:rsidRPr="00BC7581" w:rsidRDefault="009045A3" w:rsidP="00B37EF3">
      <w:pPr>
        <w:pStyle w:val="Infobox"/>
      </w:pPr>
      <w:r w:rsidRPr="00BC7581">
        <w:t xml:space="preserve">Zone alarms are not suppressed in </w:t>
      </w:r>
      <w:r>
        <w:rPr>
          <w:bCs/>
        </w:rPr>
        <w:t>setup, setback</w:t>
      </w:r>
      <w:r w:rsidRPr="00BC7581">
        <w:t xml:space="preserve">, or </w:t>
      </w:r>
      <w:r w:rsidR="00D21A33">
        <w:rPr>
          <w:bCs/>
        </w:rPr>
        <w:t>Unoccupied Mode</w:t>
      </w:r>
      <w:r>
        <w:rPr>
          <w:bCs/>
        </w:rPr>
        <w:t>s</w:t>
      </w:r>
      <w:r w:rsidRPr="00BC7581">
        <w:t xml:space="preserve"> so that heating or cooling equipment or control failures </w:t>
      </w:r>
      <w:r>
        <w:rPr>
          <w:bCs/>
        </w:rPr>
        <w:t xml:space="preserve">are detected </w:t>
      </w:r>
      <w:r w:rsidRPr="00BC7581">
        <w:t>that could result in excessive pull</w:t>
      </w:r>
      <w:r>
        <w:rPr>
          <w:bCs/>
        </w:rPr>
        <w:t>-</w:t>
      </w:r>
      <w:r w:rsidRPr="00BC7581">
        <w:t>down or pick</w:t>
      </w:r>
      <w:r>
        <w:rPr>
          <w:bCs/>
        </w:rPr>
        <w:t>-</w:t>
      </w:r>
      <w:r w:rsidRPr="00BC7581">
        <w:t xml:space="preserve">up loads and even freezing of pipes if left undetected. </w:t>
      </w:r>
      <w:r>
        <w:rPr>
          <w:bCs/>
        </w:rPr>
        <w:t xml:space="preserve">See Section </w:t>
      </w:r>
      <w:r w:rsidR="00C01685">
        <w:rPr>
          <w:bCs/>
        </w:rPr>
        <w:fldChar w:fldCharType="begin"/>
      </w:r>
      <w:r w:rsidR="00C01685">
        <w:rPr>
          <w:bCs/>
        </w:rPr>
        <w:instrText xml:space="preserve"> REF _Ref38385367 \w \h </w:instrText>
      </w:r>
      <w:r w:rsidR="00C01685">
        <w:rPr>
          <w:bCs/>
        </w:rPr>
      </w:r>
      <w:r w:rsidR="00C01685">
        <w:rPr>
          <w:bCs/>
        </w:rPr>
        <w:fldChar w:fldCharType="separate"/>
      </w:r>
      <w:r w:rsidR="0037258A">
        <w:rPr>
          <w:bCs/>
        </w:rPr>
        <w:t>5.4.6</w:t>
      </w:r>
      <w:r w:rsidR="00C01685">
        <w:rPr>
          <w:bCs/>
        </w:rPr>
        <w:fldChar w:fldCharType="end"/>
      </w:r>
      <w:r w:rsidRPr="00BC7581">
        <w:t xml:space="preserve"> for description of </w:t>
      </w:r>
      <w:r>
        <w:rPr>
          <w:bCs/>
        </w:rPr>
        <w:t>zone-group operating modes</w:t>
      </w:r>
      <w:r w:rsidRPr="00BC7581">
        <w:t>.</w:t>
      </w:r>
    </w:p>
    <w:p w14:paraId="25291B61" w14:textId="3BE05384" w:rsidR="009045A3" w:rsidRPr="00FB4192" w:rsidRDefault="00D4599D" w:rsidP="0087618D">
      <w:pPr>
        <w:pStyle w:val="Heading2"/>
      </w:pPr>
      <w:bookmarkStart w:id="3682" w:name="_Ref462145175"/>
      <w:bookmarkStart w:id="3683" w:name="_Toc497723488"/>
      <w:bookmarkStart w:id="3684" w:name="_Toc121477554"/>
      <w:ins w:id="3685" w:author="Hwakong Cheng" w:date="2022-10-24T21:08:00Z">
        <w:r w:rsidRPr="0022206A">
          <w:rPr>
            <w:rStyle w:val="Toggle"/>
          </w:rPr>
          <w:t>[ANY VAV CO RH PFBCV PFBVAV SFBCV SFBVAV</w:t>
        </w:r>
      </w:ins>
      <w:ins w:id="3686" w:author="Reece Kiriu" w:date="2022-10-28T20:23:00Z">
        <w:r w:rsidR="004B223D">
          <w:rPr>
            <w:rStyle w:val="Toggle"/>
          </w:rPr>
          <w:t xml:space="preserve"> DDSA DDIN DDDIS DDCDMIN</w:t>
        </w:r>
      </w:ins>
      <w:ins w:id="3687" w:author="Hwakong Cheng" w:date="2022-10-24T21:08:00Z">
        <w:r w:rsidRPr="0022206A">
          <w:rPr>
            <w:rStyle w:val="Toggle"/>
          </w:rPr>
          <w:t xml:space="preserve"> </w:t>
        </w:r>
        <w:commentRangeStart w:id="3688"/>
        <w:r w:rsidRPr="0022206A">
          <w:rPr>
            <w:rStyle w:val="Toggle"/>
          </w:rPr>
          <w:t>FCU</w:t>
        </w:r>
      </w:ins>
      <w:commentRangeEnd w:id="3688"/>
      <w:r w:rsidR="004B223D">
        <w:rPr>
          <w:rStyle w:val="CommentReference"/>
          <w:rFonts w:cstheme="minorBidi"/>
        </w:rPr>
        <w:commentReference w:id="3688"/>
      </w:r>
      <w:ins w:id="3689" w:author="Hwakong Cheng" w:date="2022-10-24T21:08:00Z">
        <w:r w:rsidRPr="0022206A">
          <w:rPr>
            <w:rStyle w:val="Toggle"/>
          </w:rPr>
          <w:t>]</w:t>
        </w:r>
      </w:ins>
      <w:r w:rsidR="00D21A33">
        <w:t>Zone Group</w:t>
      </w:r>
      <w:r w:rsidR="009045A3" w:rsidRPr="00FB4192">
        <w:t>s</w:t>
      </w:r>
      <w:bookmarkEnd w:id="3682"/>
      <w:bookmarkEnd w:id="3683"/>
      <w:bookmarkEnd w:id="3684"/>
    </w:p>
    <w:p w14:paraId="350C1D06" w14:textId="1283224D" w:rsidR="009045A3" w:rsidRPr="00BC7581" w:rsidRDefault="009045A3" w:rsidP="00B37EF3">
      <w:pPr>
        <w:pStyle w:val="Infobox"/>
      </w:pPr>
      <w:r w:rsidRPr="00BC7581">
        <w:t xml:space="preserve">Zone </w:t>
      </w:r>
      <w:r>
        <w:rPr>
          <w:bCs/>
        </w:rPr>
        <w:t>scheduling groups</w:t>
      </w:r>
      <w:r w:rsidRPr="00BC7581">
        <w:t xml:space="preserve">, or </w:t>
      </w:r>
      <w:r w:rsidR="00D21A33">
        <w:rPr>
          <w:bCs/>
        </w:rPr>
        <w:t>Zone Group</w:t>
      </w:r>
      <w:r>
        <w:rPr>
          <w:bCs/>
        </w:rPr>
        <w:t>s</w:t>
      </w:r>
      <w:r w:rsidRPr="00BC7581">
        <w:t xml:space="preserve">, are sets of zones served by a single air handler that operate together for ease of scheduling and/or </w:t>
      </w:r>
      <w:proofErr w:type="gramStart"/>
      <w:r w:rsidRPr="00BC7581">
        <w:t>in order to</w:t>
      </w:r>
      <w:proofErr w:type="gramEnd"/>
      <w:r w:rsidRPr="00BC7581">
        <w:t xml:space="preserve"> ensure sufficient load to maintain stable operation in the upstream equipment. A </w:t>
      </w:r>
      <w:r w:rsidR="00D21A33">
        <w:rPr>
          <w:bCs/>
        </w:rPr>
        <w:t>Zone Group</w:t>
      </w:r>
      <w:r w:rsidRPr="00BC7581">
        <w:t xml:space="preserve"> is equivalent to an </w:t>
      </w:r>
      <w:r>
        <w:rPr>
          <w:bCs/>
        </w:rPr>
        <w:t>isolation area</w:t>
      </w:r>
      <w:r w:rsidRPr="00BC7581">
        <w:t xml:space="preserve"> as defined in </w:t>
      </w:r>
      <w:r>
        <w:rPr>
          <w:bCs/>
        </w:rPr>
        <w:t xml:space="preserve">ASHRAE/IES Standard 90.1 2016, </w:t>
      </w:r>
      <w:r w:rsidRPr="00BC7581">
        <w:t>Section 6.4.3.3.4</w:t>
      </w:r>
      <w:r>
        <w:rPr>
          <w:bCs/>
        </w:rPr>
        <w:t>.</w:t>
      </w:r>
    </w:p>
    <w:p w14:paraId="2CC23F48" w14:textId="520986DF" w:rsidR="009045A3" w:rsidRPr="00BC7581" w:rsidRDefault="009045A3" w:rsidP="0087618D">
      <w:pPr>
        <w:pStyle w:val="Heading3"/>
      </w:pPr>
      <w:r w:rsidRPr="00BC7581">
        <w:t xml:space="preserve">Each system shall be broken into separate </w:t>
      </w:r>
      <w:r w:rsidR="00D21A33">
        <w:rPr>
          <w:rFonts w:cs="Times New Roman PS MT"/>
          <w:bCs/>
          <w:szCs w:val="20"/>
        </w:rPr>
        <w:t>Zone Group</w:t>
      </w:r>
      <w:r>
        <w:rPr>
          <w:rFonts w:cs="Times New Roman PS MT"/>
          <w:bCs/>
          <w:szCs w:val="20"/>
        </w:rPr>
        <w:t>s</w:t>
      </w:r>
      <w:r w:rsidRPr="00BC7581">
        <w:t xml:space="preserve"> composed of a collection of one or more zones served by a single air handler. </w:t>
      </w:r>
      <w:r>
        <w:rPr>
          <w:rFonts w:cs="Times New Roman PS MT"/>
          <w:bCs/>
          <w:szCs w:val="20"/>
        </w:rPr>
        <w:t xml:space="preserve">See Section </w:t>
      </w:r>
      <w:r w:rsidR="00C01685">
        <w:rPr>
          <w:rFonts w:cs="Times New Roman PS MT"/>
          <w:bCs/>
          <w:szCs w:val="20"/>
        </w:rPr>
        <w:fldChar w:fldCharType="begin"/>
      </w:r>
      <w:r w:rsidR="00C01685">
        <w:rPr>
          <w:rFonts w:cs="Times New Roman PS MT"/>
          <w:bCs/>
          <w:szCs w:val="20"/>
        </w:rPr>
        <w:instrText xml:space="preserve"> REF _Ref443139414 \w \h </w:instrText>
      </w:r>
      <w:r w:rsidR="00C01685">
        <w:rPr>
          <w:rFonts w:cs="Times New Roman PS MT"/>
          <w:bCs/>
          <w:szCs w:val="20"/>
        </w:rPr>
      </w:r>
      <w:r w:rsidR="00C01685">
        <w:rPr>
          <w:rFonts w:cs="Times New Roman PS MT"/>
          <w:bCs/>
          <w:szCs w:val="20"/>
        </w:rPr>
        <w:fldChar w:fldCharType="separate"/>
      </w:r>
      <w:r w:rsidR="0037258A">
        <w:rPr>
          <w:rFonts w:cs="Times New Roman PS MT"/>
          <w:bCs/>
          <w:szCs w:val="20"/>
        </w:rPr>
        <w:t>3.1.3</w:t>
      </w:r>
      <w:r w:rsidR="00C01685">
        <w:rPr>
          <w:rFonts w:cs="Times New Roman PS MT"/>
          <w:bCs/>
          <w:szCs w:val="20"/>
        </w:rPr>
        <w:fldChar w:fldCharType="end"/>
      </w:r>
      <w:r w:rsidRPr="00BC7581">
        <w:t xml:space="preserve"> for </w:t>
      </w:r>
      <w:r w:rsidR="00D21A33">
        <w:t>Zone Group</w:t>
      </w:r>
      <w:r w:rsidRPr="00BC7581">
        <w:t xml:space="preserve"> assignments.</w:t>
      </w:r>
    </w:p>
    <w:p w14:paraId="3302674D" w14:textId="41DD7F0A" w:rsidR="009045A3" w:rsidRPr="00BC7581" w:rsidRDefault="009045A3" w:rsidP="0087618D">
      <w:pPr>
        <w:pStyle w:val="Heading3"/>
      </w:pPr>
      <w:r w:rsidRPr="00BC7581">
        <w:t xml:space="preserve">Each </w:t>
      </w:r>
      <w:r w:rsidR="00D21A33">
        <w:rPr>
          <w:rFonts w:cs="Times New Roman PS MT"/>
          <w:bCs/>
          <w:szCs w:val="20"/>
        </w:rPr>
        <w:t>Zone Group</w:t>
      </w:r>
      <w:r w:rsidRPr="00BC7581">
        <w:t xml:space="preserve"> shall be capable of having separate occupancy schedules and </w:t>
      </w:r>
      <w:r>
        <w:rPr>
          <w:rFonts w:cs="Times New Roman PS MT"/>
          <w:bCs/>
          <w:szCs w:val="20"/>
        </w:rPr>
        <w:t>operating modes</w:t>
      </w:r>
      <w:r w:rsidRPr="00BC7581">
        <w:t xml:space="preserve"> from other </w:t>
      </w:r>
      <w:r w:rsidR="00D21A33">
        <w:rPr>
          <w:rFonts w:cs="Times New Roman PS MT"/>
          <w:bCs/>
          <w:szCs w:val="20"/>
        </w:rPr>
        <w:t>Zone Group</w:t>
      </w:r>
      <w:r>
        <w:rPr>
          <w:rFonts w:cs="Times New Roman PS MT"/>
          <w:bCs/>
          <w:szCs w:val="20"/>
        </w:rPr>
        <w:t>s</w:t>
      </w:r>
      <w:r w:rsidRPr="00BC7581">
        <w:t>.</w:t>
      </w:r>
    </w:p>
    <w:p w14:paraId="7E41CD03" w14:textId="1147E7D6" w:rsidR="009045A3" w:rsidRPr="00BC7581" w:rsidRDefault="009045A3" w:rsidP="00B37EF3">
      <w:pPr>
        <w:pStyle w:val="Infobox"/>
      </w:pPr>
      <w:r w:rsidRPr="00BC7581">
        <w:t xml:space="preserve">Note that, from the user’s point of view, schedules can be set for individual zones, or they can be set for an entire </w:t>
      </w:r>
      <w:r w:rsidR="00D21A33">
        <w:rPr>
          <w:bCs/>
        </w:rPr>
        <w:t>Zone Group</w:t>
      </w:r>
      <w:r w:rsidRPr="00BC7581">
        <w:t xml:space="preserve">, depending on how the user interface is implemented. From the point of view of the BAS, individual zone schedules are superimposed to create a </w:t>
      </w:r>
      <w:r>
        <w:rPr>
          <w:bCs/>
        </w:rPr>
        <w:t>zone-group</w:t>
      </w:r>
      <w:r w:rsidRPr="00BC7581">
        <w:t xml:space="preserve"> schedule, which then drives system behavior.</w:t>
      </w:r>
    </w:p>
    <w:p w14:paraId="3D62D657" w14:textId="3E5E0E2B" w:rsidR="009045A3" w:rsidRPr="00BC7581" w:rsidRDefault="009045A3" w:rsidP="00B37EF3">
      <w:pPr>
        <w:pStyle w:val="Infobox"/>
      </w:pPr>
      <w:r w:rsidRPr="00BC7581">
        <w:t xml:space="preserve">The schedule may govern operation of other integrated systems such as lights, daylighting, or </w:t>
      </w:r>
      <w:r>
        <w:rPr>
          <w:bCs/>
        </w:rPr>
        <w:t>other</w:t>
      </w:r>
      <w:r w:rsidRPr="00BC7581">
        <w:t>, in addition to the HVAC system.</w:t>
      </w:r>
    </w:p>
    <w:p w14:paraId="13C590F7" w14:textId="4628B399" w:rsidR="009045A3" w:rsidRPr="00BC7581" w:rsidRDefault="009045A3" w:rsidP="0087618D">
      <w:pPr>
        <w:pStyle w:val="Heading3"/>
      </w:pPr>
      <w:r w:rsidRPr="00BC7581">
        <w:lastRenderedPageBreak/>
        <w:t xml:space="preserve">All zones in each </w:t>
      </w:r>
      <w:r w:rsidR="00D21A33">
        <w:rPr>
          <w:rFonts w:cs="Times New Roman PS MT"/>
          <w:bCs/>
          <w:szCs w:val="20"/>
        </w:rPr>
        <w:t>Zone Group</w:t>
      </w:r>
      <w:r w:rsidRPr="00BC7581">
        <w:t xml:space="preserve"> shall be in the same </w:t>
      </w:r>
      <w:r>
        <w:rPr>
          <w:rFonts w:cs="Times New Roman PS MT"/>
          <w:bCs/>
          <w:szCs w:val="20"/>
        </w:rPr>
        <w:t>zone-group operating mode</w:t>
      </w:r>
      <w:r w:rsidRPr="00BC7581">
        <w:t xml:space="preserve"> as defined in </w:t>
      </w:r>
      <w:r>
        <w:rPr>
          <w:rFonts w:cs="Times New Roman PS MT"/>
          <w:bCs/>
          <w:szCs w:val="20"/>
        </w:rPr>
        <w:t xml:space="preserve">Section </w:t>
      </w:r>
      <w:r w:rsidR="00CA5DFF">
        <w:rPr>
          <w:rFonts w:cs="Times New Roman PS MT"/>
          <w:bCs/>
          <w:szCs w:val="20"/>
        </w:rPr>
        <w:fldChar w:fldCharType="begin"/>
      </w:r>
      <w:r w:rsidR="00CA5DFF">
        <w:rPr>
          <w:rFonts w:cs="Times New Roman PS MT"/>
          <w:bCs/>
          <w:szCs w:val="20"/>
        </w:rPr>
        <w:instrText xml:space="preserve"> REF _Ref38385367 \w \h </w:instrText>
      </w:r>
      <w:r w:rsidR="00CA5DFF">
        <w:rPr>
          <w:rFonts w:cs="Times New Roman PS MT"/>
          <w:bCs/>
          <w:szCs w:val="20"/>
        </w:rPr>
      </w:r>
      <w:r w:rsidR="00CA5DFF">
        <w:rPr>
          <w:rFonts w:cs="Times New Roman PS MT"/>
          <w:bCs/>
          <w:szCs w:val="20"/>
        </w:rPr>
        <w:fldChar w:fldCharType="separate"/>
      </w:r>
      <w:r w:rsidR="0037258A">
        <w:rPr>
          <w:rFonts w:cs="Times New Roman PS MT"/>
          <w:bCs/>
          <w:szCs w:val="20"/>
        </w:rPr>
        <w:t>5.4.6</w:t>
      </w:r>
      <w:r w:rsidR="00CA5DFF">
        <w:rPr>
          <w:rFonts w:cs="Times New Roman PS MT"/>
          <w:bCs/>
          <w:szCs w:val="20"/>
        </w:rPr>
        <w:fldChar w:fldCharType="end"/>
      </w:r>
      <w:r>
        <w:rPr>
          <w:rFonts w:cs="Times New Roman PS MT"/>
          <w:bCs/>
          <w:szCs w:val="20"/>
        </w:rPr>
        <w:t>.</w:t>
      </w:r>
      <w:r w:rsidRPr="00BC7581">
        <w:t xml:space="preserve"> If one zone in a </w:t>
      </w:r>
      <w:r w:rsidR="00D21A33">
        <w:rPr>
          <w:rFonts w:cs="Times New Roman PS MT"/>
          <w:bCs/>
          <w:szCs w:val="20"/>
        </w:rPr>
        <w:t>Zone Group</w:t>
      </w:r>
      <w:r w:rsidRPr="00BC7581">
        <w:t xml:space="preserve"> is placed in any </w:t>
      </w:r>
      <w:r>
        <w:rPr>
          <w:rFonts w:cs="Times New Roman PS MT"/>
          <w:bCs/>
          <w:szCs w:val="20"/>
        </w:rPr>
        <w:t>zone-group operating mode</w:t>
      </w:r>
      <w:r w:rsidRPr="00BC7581">
        <w:t xml:space="preserve"> other than </w:t>
      </w:r>
      <w:r w:rsidR="00D21A33">
        <w:rPr>
          <w:rFonts w:cs="Times New Roman PS MT"/>
          <w:bCs/>
          <w:szCs w:val="20"/>
        </w:rPr>
        <w:t>Unoccupied Mode</w:t>
      </w:r>
      <w:r w:rsidRPr="00BC7581">
        <w:t xml:space="preserve"> (due to override, sequence logic, or scheduled occupancy</w:t>
      </w:r>
      <w:r>
        <w:rPr>
          <w:rFonts w:cs="Times New Roman PS MT"/>
          <w:bCs/>
          <w:szCs w:val="20"/>
        </w:rPr>
        <w:t>),</w:t>
      </w:r>
      <w:r w:rsidRPr="00BC7581">
        <w:t xml:space="preserve"> all zones in that </w:t>
      </w:r>
      <w:r w:rsidR="00D21A33">
        <w:rPr>
          <w:rFonts w:cs="Times New Roman PS MT"/>
          <w:bCs/>
          <w:szCs w:val="20"/>
        </w:rPr>
        <w:t>Zone Group</w:t>
      </w:r>
      <w:r w:rsidRPr="00BC7581">
        <w:t xml:space="preserve"> shall enter that mode.</w:t>
      </w:r>
    </w:p>
    <w:p w14:paraId="1D57008A" w14:textId="43AD2F94" w:rsidR="009045A3" w:rsidRPr="00BC7581" w:rsidRDefault="009045A3" w:rsidP="00B37EF3">
      <w:pPr>
        <w:pStyle w:val="Infobox"/>
      </w:pPr>
      <w:r w:rsidRPr="00BC7581">
        <w:t xml:space="preserve">Occupied-standby mode applies to individual zones, is considered a zonal subset of </w:t>
      </w:r>
      <w:r w:rsidR="00D21A33">
        <w:rPr>
          <w:bCs/>
        </w:rPr>
        <w:t>Occupied Mode</w:t>
      </w:r>
      <w:r>
        <w:rPr>
          <w:bCs/>
        </w:rPr>
        <w:t>,</w:t>
      </w:r>
      <w:r w:rsidRPr="00BC7581">
        <w:t xml:space="preserve"> and shall not be considered a </w:t>
      </w:r>
      <w:r>
        <w:rPr>
          <w:bCs/>
        </w:rPr>
        <w:t>zone-group operating mode</w:t>
      </w:r>
      <w:r w:rsidRPr="00BC7581">
        <w:t>.</w:t>
      </w:r>
    </w:p>
    <w:p w14:paraId="2DBC7970" w14:textId="452C8BA4" w:rsidR="009045A3" w:rsidRPr="00BC7581" w:rsidRDefault="009045A3" w:rsidP="0087618D">
      <w:pPr>
        <w:pStyle w:val="Heading3"/>
      </w:pPr>
      <w:r w:rsidRPr="00BC7581">
        <w:t xml:space="preserve">A </w:t>
      </w:r>
      <w:r w:rsidR="00D21A33">
        <w:rPr>
          <w:rFonts w:cs="Times New Roman PS MT"/>
          <w:bCs/>
          <w:szCs w:val="20"/>
        </w:rPr>
        <w:t>Zone Group</w:t>
      </w:r>
      <w:r w:rsidRPr="00BC7581">
        <w:t xml:space="preserve"> may be in only one mode at </w:t>
      </w:r>
      <w:r>
        <w:rPr>
          <w:rFonts w:cs="Times New Roman PS MT"/>
          <w:bCs/>
          <w:szCs w:val="20"/>
        </w:rPr>
        <w:t>a</w:t>
      </w:r>
      <w:r w:rsidRPr="00BC7581">
        <w:t xml:space="preserve"> given time.</w:t>
      </w:r>
    </w:p>
    <w:p w14:paraId="328B8638" w14:textId="1167EB5A" w:rsidR="009045A3" w:rsidRPr="00BC7581" w:rsidRDefault="009045A3" w:rsidP="0087618D">
      <w:pPr>
        <w:pStyle w:val="Heading3"/>
      </w:pPr>
      <w:bookmarkStart w:id="3690" w:name="_Ref438200825"/>
      <w:r w:rsidRPr="00BC7581">
        <w:t xml:space="preserve">For each </w:t>
      </w:r>
      <w:r w:rsidR="00D21A33">
        <w:rPr>
          <w:rFonts w:cs="Times New Roman PS MT"/>
          <w:bCs/>
          <w:szCs w:val="20"/>
        </w:rPr>
        <w:t>Zone Group</w:t>
      </w:r>
      <w:r w:rsidRPr="00BC7581">
        <w:t xml:space="preserve">, provide a set of testing/commissioning software switches that override all zones served by the </w:t>
      </w:r>
      <w:r w:rsidR="00D21A33">
        <w:rPr>
          <w:rFonts w:cs="Times New Roman PS MT"/>
          <w:bCs/>
          <w:szCs w:val="20"/>
        </w:rPr>
        <w:t>Zone Group</w:t>
      </w:r>
      <w:r w:rsidRPr="00BC7581">
        <w:t xml:space="preserve">. Provide a separate software switch for each of the zone-level override switches listed under “Testing and Commissioning Overrides” in terminal unit sequences. When the value of a </w:t>
      </w:r>
      <w:r w:rsidR="00D21A33">
        <w:rPr>
          <w:rFonts w:cs="Times New Roman PS MT"/>
          <w:bCs/>
          <w:szCs w:val="20"/>
        </w:rPr>
        <w:t>Zone Group</w:t>
      </w:r>
      <w:r>
        <w:rPr>
          <w:rFonts w:cs="Times New Roman PS MT"/>
          <w:bCs/>
          <w:szCs w:val="20"/>
        </w:rPr>
        <w:t>’s</w:t>
      </w:r>
      <w:r w:rsidRPr="00BC7581">
        <w:t xml:space="preserve"> override switch is changed, the corresponding override switch for every zone in the </w:t>
      </w:r>
      <w:r w:rsidR="00D21A33">
        <w:rPr>
          <w:rFonts w:cs="Times New Roman PS MT"/>
          <w:bCs/>
          <w:szCs w:val="20"/>
        </w:rPr>
        <w:t>Zone Group</w:t>
      </w:r>
      <w:r w:rsidRPr="00BC7581">
        <w:t xml:space="preserve"> shall change to the same value. Subsequently, the zone-level override switch may be changed to a different value. The value of the zone-level switch has no effect on the value of the </w:t>
      </w:r>
      <w:r>
        <w:rPr>
          <w:rFonts w:cs="Times New Roman PS MT"/>
          <w:bCs/>
          <w:szCs w:val="20"/>
        </w:rPr>
        <w:t>zone-group</w:t>
      </w:r>
      <w:r w:rsidRPr="00BC7581">
        <w:t xml:space="preserve"> switch, and the value of the </w:t>
      </w:r>
      <w:r>
        <w:rPr>
          <w:rFonts w:cs="Times New Roman PS MT"/>
          <w:bCs/>
          <w:szCs w:val="20"/>
        </w:rPr>
        <w:t>zone-group</w:t>
      </w:r>
      <w:r w:rsidRPr="00BC7581">
        <w:t xml:space="preserve"> switch only affects the zone-level switches when the </w:t>
      </w:r>
      <w:r>
        <w:rPr>
          <w:rFonts w:cs="Times New Roman PS MT"/>
          <w:bCs/>
          <w:szCs w:val="20"/>
        </w:rPr>
        <w:t>zone-group</w:t>
      </w:r>
      <w:r w:rsidRPr="00BC7581">
        <w:t xml:space="preserve"> switch is changed.</w:t>
      </w:r>
      <w:bookmarkEnd w:id="3690"/>
    </w:p>
    <w:p w14:paraId="2DA8E597" w14:textId="7FE02AC8" w:rsidR="009045A3" w:rsidRPr="00BC7581" w:rsidRDefault="009045A3" w:rsidP="00B37EF3">
      <w:pPr>
        <w:pStyle w:val="Infobox"/>
      </w:pPr>
      <w:r w:rsidRPr="00BC7581">
        <w:t xml:space="preserve">The </w:t>
      </w:r>
      <w:r>
        <w:rPr>
          <w:bCs/>
        </w:rPr>
        <w:t>testing</w:t>
      </w:r>
      <w:r w:rsidRPr="00BC7581">
        <w:t xml:space="preserve"> and </w:t>
      </w:r>
      <w:r>
        <w:rPr>
          <w:bCs/>
        </w:rPr>
        <w:t>commissioning overrides</w:t>
      </w:r>
      <w:r w:rsidRPr="00BC7581">
        <w:t xml:space="preserve"> will be specified for each type of terminal unit and system in subsequent sequences. These overrides allow a commissioning agent to</w:t>
      </w:r>
      <w:r>
        <w:rPr>
          <w:bCs/>
        </w:rPr>
        <w:t>, for example,</w:t>
      </w:r>
      <w:r w:rsidRPr="00BC7581">
        <w:t xml:space="preserve"> force a zone into cooling or drive a valve all the way open or closed.</w:t>
      </w:r>
    </w:p>
    <w:p w14:paraId="437CA420" w14:textId="6CA036F6" w:rsidR="009045A3" w:rsidRPr="00BC7581" w:rsidRDefault="009045A3" w:rsidP="00B37EF3">
      <w:pPr>
        <w:pStyle w:val="Infobox"/>
      </w:pPr>
      <w:r w:rsidRPr="00BC7581">
        <w:t>Zone</w:t>
      </w:r>
      <w:r>
        <w:rPr>
          <w:bCs/>
        </w:rPr>
        <w:t>-group</w:t>
      </w:r>
      <w:r w:rsidRPr="00BC7581">
        <w:t xml:space="preserve"> override switches allow a commissioning agent to apply a zone-level override to all zones in a </w:t>
      </w:r>
      <w:r w:rsidR="00D21A33">
        <w:rPr>
          <w:bCs/>
        </w:rPr>
        <w:t>Zone Group</w:t>
      </w:r>
      <w:r w:rsidRPr="00BC7581">
        <w:t xml:space="preserve"> simultaneously. This greatly accelerates the testing and commissioning process.</w:t>
      </w:r>
    </w:p>
    <w:p w14:paraId="1FB14A66" w14:textId="59D9BA3B" w:rsidR="009045A3" w:rsidRPr="00BC7581" w:rsidRDefault="009045A3" w:rsidP="0087618D">
      <w:pPr>
        <w:pStyle w:val="Heading3"/>
      </w:pPr>
      <w:bookmarkStart w:id="3691" w:name="_Ref438134911"/>
      <w:bookmarkStart w:id="3692" w:name="_Ref38385367"/>
      <w:r w:rsidRPr="00BC7581">
        <w:t>Zone</w:t>
      </w:r>
      <w:r>
        <w:rPr>
          <w:rFonts w:cs="Times New Roman PS MT"/>
          <w:szCs w:val="20"/>
        </w:rPr>
        <w:t>-</w:t>
      </w:r>
      <w:r w:rsidRPr="00BC7581">
        <w:t>Group Operating Modes</w:t>
      </w:r>
      <w:r>
        <w:rPr>
          <w:rFonts w:cs="Times New Roman PS MT"/>
          <w:szCs w:val="20"/>
        </w:rPr>
        <w:t>.</w:t>
      </w:r>
      <w:r w:rsidRPr="00BC7581">
        <w:t xml:space="preserve"> Each </w:t>
      </w:r>
      <w:r w:rsidR="00D21A33">
        <w:rPr>
          <w:rFonts w:cs="Times New Roman PS MT"/>
          <w:bCs/>
          <w:szCs w:val="20"/>
        </w:rPr>
        <w:t>Zone Group</w:t>
      </w:r>
      <w:r w:rsidRPr="00BC7581">
        <w:t xml:space="preserve"> shall have the </w:t>
      </w:r>
      <w:r>
        <w:rPr>
          <w:rFonts w:cs="Times New Roman PS MT"/>
          <w:bCs/>
          <w:szCs w:val="20"/>
        </w:rPr>
        <w:t xml:space="preserve">modes shown in the </w:t>
      </w:r>
      <w:r w:rsidRPr="00BC7581">
        <w:t xml:space="preserve">following </w:t>
      </w:r>
      <w:bookmarkEnd w:id="3691"/>
      <w:r>
        <w:rPr>
          <w:rFonts w:cs="Times New Roman PS MT"/>
          <w:bCs/>
          <w:szCs w:val="20"/>
        </w:rPr>
        <w:t>subsections.</w:t>
      </w:r>
      <w:bookmarkEnd w:id="3692"/>
    </w:p>
    <w:p w14:paraId="6F7FFEAC" w14:textId="3B6074DA" w:rsidR="009045A3" w:rsidRPr="00BC7581" w:rsidRDefault="009045A3" w:rsidP="00B37EF3">
      <w:pPr>
        <w:pStyle w:val="Infobox"/>
      </w:pPr>
      <w:r w:rsidRPr="00BC7581">
        <w:t xml:space="preserve">The modes presented in this section are to enable different </w:t>
      </w:r>
      <w:r w:rsidR="00D21A33">
        <w:rPr>
          <w:bCs/>
        </w:rPr>
        <w:t>setpoint</w:t>
      </w:r>
      <w:r>
        <w:rPr>
          <w:bCs/>
        </w:rPr>
        <w:t>s</w:t>
      </w:r>
      <w:r w:rsidRPr="00BC7581">
        <w:t xml:space="preserve"> and ventilation requirements to be applied to </w:t>
      </w:r>
      <w:r w:rsidR="00D21A33">
        <w:rPr>
          <w:bCs/>
        </w:rPr>
        <w:t>Zone Group</w:t>
      </w:r>
      <w:r>
        <w:rPr>
          <w:bCs/>
        </w:rPr>
        <w:t>s</w:t>
      </w:r>
      <w:r w:rsidRPr="00BC7581">
        <w:t xml:space="preserve"> based on their operating schedule, occupancy status, and deviation from current </w:t>
      </w:r>
      <w:r w:rsidR="00D21A33">
        <w:rPr>
          <w:bCs/>
        </w:rPr>
        <w:t>setpoint</w:t>
      </w:r>
      <w:r>
        <w:rPr>
          <w:bCs/>
        </w:rPr>
        <w:t>.</w:t>
      </w:r>
      <w:r w:rsidRPr="00BC7581">
        <w:t xml:space="preserve"> </w:t>
      </w:r>
    </w:p>
    <w:p w14:paraId="1C5A019A" w14:textId="3FAE5A53" w:rsidR="009045A3" w:rsidRPr="00BC7581" w:rsidRDefault="009045A3" w:rsidP="00B37EF3">
      <w:pPr>
        <w:pStyle w:val="Infobox"/>
      </w:pPr>
      <w:r w:rsidRPr="00BC7581">
        <w:t>See ASHRAE Guideline 13 for best practices in locating zone</w:t>
      </w:r>
      <w:r>
        <w:rPr>
          <w:bCs/>
        </w:rPr>
        <w:t>-</w:t>
      </w:r>
      <w:r w:rsidRPr="00BC7581">
        <w:t>group operating mode programming logic based on network architecture.</w:t>
      </w:r>
    </w:p>
    <w:p w14:paraId="43FC20D3" w14:textId="7737E730" w:rsidR="009045A3" w:rsidRPr="00BC7581" w:rsidRDefault="00D21A33" w:rsidP="0087618D">
      <w:pPr>
        <w:pStyle w:val="Heading4"/>
      </w:pPr>
      <w:r>
        <w:t>Occupied Mode</w:t>
      </w:r>
      <w:r w:rsidR="009045A3" w:rsidRPr="00B87A61">
        <w:rPr>
          <w:rFonts w:cs="Times New Roman PS MT"/>
          <w:szCs w:val="20"/>
        </w:rPr>
        <w:t>.</w:t>
      </w:r>
      <w:r w:rsidR="009045A3" w:rsidRPr="00BC7581">
        <w:t xml:space="preserve"> A </w:t>
      </w:r>
      <w:r>
        <w:rPr>
          <w:rFonts w:cs="Times New Roman PS MT"/>
          <w:bCs/>
          <w:szCs w:val="20"/>
        </w:rPr>
        <w:t>Zone Group</w:t>
      </w:r>
      <w:r w:rsidR="009045A3" w:rsidRPr="00BC7581">
        <w:t xml:space="preserve"> is in the </w:t>
      </w:r>
      <w:r>
        <w:rPr>
          <w:rFonts w:cs="Times New Roman PS MT"/>
          <w:bCs/>
          <w:szCs w:val="20"/>
        </w:rPr>
        <w:t>Occupied Mode</w:t>
      </w:r>
      <w:r w:rsidR="009045A3" w:rsidRPr="00BC7581">
        <w:t xml:space="preserve"> when any of the following is true:</w:t>
      </w:r>
    </w:p>
    <w:p w14:paraId="3A841B1D" w14:textId="6A0C789E" w:rsidR="009045A3" w:rsidRPr="00BC7581" w:rsidRDefault="009045A3" w:rsidP="007C1423">
      <w:pPr>
        <w:pStyle w:val="Heading5"/>
      </w:pPr>
      <w:r w:rsidRPr="00BC7581">
        <w:t xml:space="preserve">The time of day is between the </w:t>
      </w:r>
      <w:r w:rsidR="00D21A33">
        <w:rPr>
          <w:rFonts w:cs="Times New Roman PS MT"/>
          <w:bCs/>
          <w:szCs w:val="20"/>
        </w:rPr>
        <w:t>Zone Group</w:t>
      </w:r>
      <w:r>
        <w:rPr>
          <w:rFonts w:cs="Times New Roman PS MT"/>
          <w:bCs/>
          <w:szCs w:val="20"/>
        </w:rPr>
        <w:t>’s</w:t>
      </w:r>
      <w:r w:rsidRPr="00BC7581">
        <w:t xml:space="preserve"> scheduled occupied start and stop times.</w:t>
      </w:r>
    </w:p>
    <w:p w14:paraId="791106EA" w14:textId="77777777" w:rsidR="009045A3" w:rsidRDefault="009045A3" w:rsidP="007C1423">
      <w:pPr>
        <w:pStyle w:val="Heading5"/>
        <w:rPr>
          <w:rFonts w:cs="Times New Roman PS MT"/>
          <w:bCs/>
          <w:szCs w:val="20"/>
        </w:rPr>
      </w:pPr>
      <w:r w:rsidRPr="00BC7581">
        <w:t xml:space="preserve">The schedules have been overridden by the </w:t>
      </w:r>
      <w:r>
        <w:rPr>
          <w:rFonts w:cs="Times New Roman PS MT"/>
          <w:bCs/>
          <w:szCs w:val="20"/>
        </w:rPr>
        <w:t>occupant override system.</w:t>
      </w:r>
    </w:p>
    <w:p w14:paraId="1D4347FB" w14:textId="712B8681" w:rsidR="009045A3" w:rsidRPr="00BC7581" w:rsidRDefault="009045A3" w:rsidP="00B37EF3">
      <w:pPr>
        <w:pStyle w:val="Infobox"/>
      </w:pPr>
      <w:r w:rsidRPr="00BC7581">
        <w:rPr>
          <w:rFonts w:eastAsiaTheme="majorEastAsia" w:cstheme="majorBidi"/>
        </w:rPr>
        <w:t xml:space="preserve">Occupant </w:t>
      </w:r>
      <w:r>
        <w:rPr>
          <w:bCs/>
        </w:rPr>
        <w:t>override system</w:t>
      </w:r>
      <w:r w:rsidRPr="00BC7581">
        <w:t xml:space="preserve"> is a </w:t>
      </w:r>
      <w:r>
        <w:rPr>
          <w:bCs/>
        </w:rPr>
        <w:t>Web</w:t>
      </w:r>
      <w:r w:rsidRPr="00BC7581">
        <w:t>-based system to allow individuals to modify the schedule of their zone. This is a best-in-class feature that will not be available on all projects.</w:t>
      </w:r>
    </w:p>
    <w:p w14:paraId="392D1D29" w14:textId="77777777" w:rsidR="009045A3" w:rsidRPr="00BC7581" w:rsidRDefault="009045A3" w:rsidP="007C1423">
      <w:pPr>
        <w:pStyle w:val="Heading5"/>
      </w:pPr>
      <w:r w:rsidRPr="00BC7581">
        <w:t xml:space="preserve">Any zone local override timer (initiated by local override button) is nonzero. </w:t>
      </w:r>
    </w:p>
    <w:p w14:paraId="45115BA5" w14:textId="77777777" w:rsidR="003039B1" w:rsidRPr="003039B1" w:rsidRDefault="003039B1" w:rsidP="003039B1">
      <w:pPr>
        <w:pStyle w:val="Heading4"/>
      </w:pPr>
      <w:bookmarkStart w:id="3693" w:name="_Toc497723489"/>
      <w:r w:rsidRPr="003039B1">
        <w:t xml:space="preserve">Warm-Up Mode. For each zone, the BAS shall calculate the required warm-up time based on the zone’s occupied heating set point, the current zone temperature, the outdoor air temperature, and a mass/capacity factor for each zone. Zones where the window switch indicates that a window is open shall be ignored. The mass factor shall be manually adjusted or self-tuned by the BAS. If automatic, the tuning process shall be turned on or off by a software switch to allow tuning to be stopped after the system has been trained. Warm-up mode shall start based on the zone with the longest calculated warm-up time requirement, but no earlier than 3 hours before the start of the scheduled occupied </w:t>
      </w:r>
      <w:proofErr w:type="gramStart"/>
      <w:r w:rsidRPr="003039B1">
        <w:t>period, and</w:t>
      </w:r>
      <w:proofErr w:type="gramEnd"/>
      <w:r w:rsidRPr="003039B1">
        <w:t xml:space="preserve"> shall end at the scheduled occupied start hour.</w:t>
      </w:r>
    </w:p>
    <w:p w14:paraId="45F59DAF" w14:textId="77777777" w:rsidR="003039B1" w:rsidRPr="003039B1" w:rsidRDefault="003039B1" w:rsidP="003039B1">
      <w:pPr>
        <w:pStyle w:val="Heading4"/>
      </w:pPr>
      <w:r w:rsidRPr="003039B1">
        <w:t xml:space="preserve">Cooldown Mode. For each zone, the BAS shall calculate the required cooldown time based on the zone’s occupied cooling set point, the current zone temperature, the outdoor air temperature, and a mass/capacity factor for each zone. Zones where the window switch indicates that a window is open shall be ignored. The mass factor shall be manually adjusted or self-tuned by the BAS. If automatic, the tuning process shall be turned on or off by a software switch to allow tuning to be stopped after the system has been trained. Cooldown mode shall start based on the zone with the longest calculated cooldown time requirement, but no earlier than 3 hours before the start of the scheduled occupied </w:t>
      </w:r>
      <w:proofErr w:type="gramStart"/>
      <w:r w:rsidRPr="003039B1">
        <w:t>period, and</w:t>
      </w:r>
      <w:proofErr w:type="gramEnd"/>
      <w:r w:rsidRPr="003039B1">
        <w:t xml:space="preserve"> shall end at the scheduled </w:t>
      </w:r>
      <w:r w:rsidRPr="003039B1">
        <w:lastRenderedPageBreak/>
        <w:t>occupied start hour.</w:t>
      </w:r>
    </w:p>
    <w:p w14:paraId="7AAF2D1E" w14:textId="77777777" w:rsidR="003039B1" w:rsidRPr="00BC7581" w:rsidDel="00C06431" w:rsidRDefault="003039B1" w:rsidP="003039B1">
      <w:pPr>
        <w:pStyle w:val="Infobox"/>
      </w:pPr>
      <w:r w:rsidDel="00C06431">
        <w:rPr>
          <w:bCs/>
        </w:rPr>
        <w:t>Warm-up</w:t>
      </w:r>
      <w:r w:rsidRPr="00BC7581" w:rsidDel="00C06431">
        <w:t xml:space="preserve"> and </w:t>
      </w:r>
      <w:r w:rsidDel="00C06431">
        <w:rPr>
          <w:bCs/>
        </w:rPr>
        <w:t xml:space="preserve">cooldown modes </w:t>
      </w:r>
      <w:r w:rsidRPr="00BC7581" w:rsidDel="00C06431">
        <w:t xml:space="preserve">are used to bring the </w:t>
      </w:r>
      <w:r w:rsidDel="00C06431">
        <w:rPr>
          <w:bCs/>
        </w:rPr>
        <w:t>zone groups</w:t>
      </w:r>
      <w:r w:rsidRPr="00BC7581" w:rsidDel="00C06431">
        <w:t xml:space="preserve"> up to temperature based on their scheduled occupancy period. The algorithms used in these modes (often referred to as “</w:t>
      </w:r>
      <w:r w:rsidDel="00C06431">
        <w:rPr>
          <w:bCs/>
        </w:rPr>
        <w:t>optimal start</w:t>
      </w:r>
      <w:r w:rsidRPr="00BC7581" w:rsidDel="00C06431">
        <w:t xml:space="preserve">”) predict the shortest time to achieve occupied </w:t>
      </w:r>
      <w:r w:rsidDel="00C06431">
        <w:rPr>
          <w:bCs/>
        </w:rPr>
        <w:t>set point</w:t>
      </w:r>
      <w:r w:rsidRPr="00BC7581" w:rsidDel="00C06431">
        <w:t xml:space="preserve"> to reduce the central system energy use based on past performance.</w:t>
      </w:r>
    </w:p>
    <w:p w14:paraId="2D62E357" w14:textId="77777777" w:rsidR="003039B1" w:rsidRPr="00BC7581" w:rsidDel="00C06431" w:rsidRDefault="003039B1" w:rsidP="003039B1">
      <w:pPr>
        <w:pStyle w:val="Infobox"/>
      </w:pPr>
      <w:r w:rsidRPr="00514417" w:rsidDel="00C06431">
        <w:t>It</w:t>
      </w:r>
      <w:r w:rsidDel="00C06431">
        <w:t xml:space="preserve"> i</w:t>
      </w:r>
      <w:r w:rsidRPr="00514417" w:rsidDel="00C06431">
        <w:t xml:space="preserve">s recommended to use a global outdoor air temperature not associated with any AHU to determine warm-up start time. This is because unit-mounted OA sensors, which are usually placed in the outdoor air intake stream, are often inaccurate (reading high) when the unit is </w:t>
      </w:r>
      <w:r w:rsidRPr="00BC7581" w:rsidDel="00C06431">
        <w:rPr>
          <w:smallCaps/>
        </w:rPr>
        <w:t>off</w:t>
      </w:r>
      <w:r w:rsidRPr="00BC7581" w:rsidDel="00C06431">
        <w:t xml:space="preserve"> due to air leakage from the space through the OA damper.</w:t>
      </w:r>
    </w:p>
    <w:p w14:paraId="45B85BCB" w14:textId="05BE836B" w:rsidR="003039B1" w:rsidRPr="003039B1" w:rsidRDefault="003039B1" w:rsidP="003039B1">
      <w:pPr>
        <w:pStyle w:val="Heading4"/>
      </w:pPr>
      <w:r w:rsidRPr="003039B1">
        <w:t xml:space="preserve">Setback Mode. During unoccupied mode, if any 5 zones (or all zones if fewer than 5) in the zone group fall below their unoccupied heating set points, or if the average zone temperature of the zone group falls below the average unoccupied heating set point, the zone group shall enter setback mode until all spaces in the zone group are </w:t>
      </w:r>
      <w:ins w:id="3694" w:author="Titus Ellison" w:date="2022-10-20T12:13:00Z">
        <w:r w:rsidR="007A0881" w:rsidRPr="007A0881">
          <w:rPr>
            <w:rStyle w:val="Toggle"/>
            <w:rPrChange w:id="3695" w:author="Titus Ellison" w:date="2022-10-20T12:13:00Z">
              <w:rPr/>
            </w:rPrChange>
          </w:rPr>
          <w:t>[UNITS [</w:t>
        </w:r>
      </w:ins>
      <w:r w:rsidRPr="007A0881">
        <w:rPr>
          <w:rStyle w:val="Toggle"/>
          <w:rPrChange w:id="3696" w:author="Titus Ellison" w:date="2022-10-20T12:13:00Z">
            <w:rPr/>
          </w:rPrChange>
        </w:rPr>
        <w:t>1°C</w:t>
      </w:r>
      <w:ins w:id="3697" w:author="Titus Ellison" w:date="2022-10-20T12:13:00Z">
        <w:r w:rsidR="007A0881" w:rsidRPr="007A0881">
          <w:rPr>
            <w:rStyle w:val="Toggle"/>
            <w:rPrChange w:id="3698" w:author="Titus Ellison" w:date="2022-10-20T12:13:00Z">
              <w:rPr/>
            </w:rPrChange>
          </w:rPr>
          <w:t>]</w:t>
        </w:r>
      </w:ins>
      <w:r w:rsidRPr="007A0881">
        <w:rPr>
          <w:rStyle w:val="Toggle"/>
          <w:rPrChange w:id="3699" w:author="Titus Ellison" w:date="2022-10-20T12:13:00Z">
            <w:rPr/>
          </w:rPrChange>
        </w:rPr>
        <w:t xml:space="preserve"> </w:t>
      </w:r>
      <w:ins w:id="3700" w:author="Titus Ellison" w:date="2022-10-20T12:13:00Z">
        <w:r w:rsidR="007A0881" w:rsidRPr="007A0881">
          <w:rPr>
            <w:rStyle w:val="Toggle"/>
            <w:rPrChange w:id="3701" w:author="Titus Ellison" w:date="2022-10-20T12:13:00Z">
              <w:rPr/>
            </w:rPrChange>
          </w:rPr>
          <w:t>[</w:t>
        </w:r>
      </w:ins>
      <w:del w:id="3702" w:author="Titus Ellison" w:date="2022-10-20T12:13:00Z">
        <w:r w:rsidRPr="007A0881" w:rsidDel="007A0881">
          <w:rPr>
            <w:rStyle w:val="Toggle"/>
            <w:rPrChange w:id="3703" w:author="Titus Ellison" w:date="2022-10-20T12:13:00Z">
              <w:rPr/>
            </w:rPrChange>
          </w:rPr>
          <w:delText>(</w:delText>
        </w:r>
      </w:del>
      <w:r w:rsidRPr="007A0881">
        <w:rPr>
          <w:rStyle w:val="Toggle"/>
          <w:rPrChange w:id="3704" w:author="Titus Ellison" w:date="2022-10-20T12:13:00Z">
            <w:rPr/>
          </w:rPrChange>
        </w:rPr>
        <w:t>2°F</w:t>
      </w:r>
      <w:ins w:id="3705" w:author="Titus Ellison" w:date="2022-10-20T12:13:00Z">
        <w:r w:rsidR="007A0881" w:rsidRPr="007A0881">
          <w:rPr>
            <w:rStyle w:val="Toggle"/>
            <w:rPrChange w:id="3706" w:author="Titus Ellison" w:date="2022-10-20T12:13:00Z">
              <w:rPr/>
            </w:rPrChange>
          </w:rPr>
          <w:t>]]</w:t>
        </w:r>
      </w:ins>
      <w:del w:id="3707" w:author="Titus Ellison" w:date="2022-10-20T12:13:00Z">
        <w:r w:rsidRPr="003039B1" w:rsidDel="007A0881">
          <w:delText>)</w:delText>
        </w:r>
      </w:del>
      <w:r w:rsidRPr="003039B1">
        <w:t xml:space="preserve"> above their unoccupied set points.</w:t>
      </w:r>
    </w:p>
    <w:p w14:paraId="4CA656C2" w14:textId="61169928" w:rsidR="003039B1" w:rsidRPr="003039B1" w:rsidRDefault="003039B1" w:rsidP="003039B1">
      <w:pPr>
        <w:pStyle w:val="Heading4"/>
      </w:pPr>
      <w:r w:rsidRPr="003039B1">
        <w:t xml:space="preserve">Freeze Protection Setback Mode. During unoccupied mode, if any single zone falls below </w:t>
      </w:r>
      <w:ins w:id="3708" w:author="Titus Ellison" w:date="2022-10-20T12:13:00Z">
        <w:r w:rsidR="007A0881" w:rsidRPr="007A0881">
          <w:rPr>
            <w:rStyle w:val="Toggle"/>
            <w:rPrChange w:id="3709" w:author="Titus Ellison" w:date="2022-10-20T12:13:00Z">
              <w:rPr/>
            </w:rPrChange>
          </w:rPr>
          <w:t>[UNITS [</w:t>
        </w:r>
      </w:ins>
      <w:r w:rsidRPr="007A0881">
        <w:rPr>
          <w:rStyle w:val="Toggle"/>
          <w:rPrChange w:id="3710" w:author="Titus Ellison" w:date="2022-10-20T12:13:00Z">
            <w:rPr/>
          </w:rPrChange>
        </w:rPr>
        <w:t>4°C</w:t>
      </w:r>
      <w:ins w:id="3711" w:author="Titus Ellison" w:date="2022-10-20T12:13:00Z">
        <w:r w:rsidR="007A0881" w:rsidRPr="007A0881">
          <w:rPr>
            <w:rStyle w:val="Toggle"/>
            <w:rPrChange w:id="3712" w:author="Titus Ellison" w:date="2022-10-20T12:13:00Z">
              <w:rPr/>
            </w:rPrChange>
          </w:rPr>
          <w:t>]</w:t>
        </w:r>
      </w:ins>
      <w:r w:rsidRPr="007A0881">
        <w:rPr>
          <w:rStyle w:val="Toggle"/>
          <w:rPrChange w:id="3713" w:author="Titus Ellison" w:date="2022-10-20T12:13:00Z">
            <w:rPr/>
          </w:rPrChange>
        </w:rPr>
        <w:t xml:space="preserve"> </w:t>
      </w:r>
      <w:ins w:id="3714" w:author="Titus Ellison" w:date="2022-10-20T12:13:00Z">
        <w:r w:rsidR="007A0881" w:rsidRPr="007A0881">
          <w:rPr>
            <w:rStyle w:val="Toggle"/>
            <w:rPrChange w:id="3715" w:author="Titus Ellison" w:date="2022-10-20T12:13:00Z">
              <w:rPr/>
            </w:rPrChange>
          </w:rPr>
          <w:t>[</w:t>
        </w:r>
      </w:ins>
      <w:del w:id="3716" w:author="Titus Ellison" w:date="2022-10-20T12:13:00Z">
        <w:r w:rsidRPr="007A0881" w:rsidDel="007A0881">
          <w:rPr>
            <w:rStyle w:val="Toggle"/>
            <w:rPrChange w:id="3717" w:author="Titus Ellison" w:date="2022-10-20T12:13:00Z">
              <w:rPr/>
            </w:rPrChange>
          </w:rPr>
          <w:delText>(</w:delText>
        </w:r>
      </w:del>
      <w:r w:rsidRPr="007A0881">
        <w:rPr>
          <w:rStyle w:val="Toggle"/>
          <w:rPrChange w:id="3718" w:author="Titus Ellison" w:date="2022-10-20T12:13:00Z">
            <w:rPr/>
          </w:rPrChange>
        </w:rPr>
        <w:t>40°F</w:t>
      </w:r>
      <w:ins w:id="3719" w:author="Titus Ellison" w:date="2022-10-20T12:13:00Z">
        <w:r w:rsidR="007A0881" w:rsidRPr="007A0881">
          <w:rPr>
            <w:rStyle w:val="Toggle"/>
            <w:rPrChange w:id="3720" w:author="Titus Ellison" w:date="2022-10-20T12:13:00Z">
              <w:rPr/>
            </w:rPrChange>
          </w:rPr>
          <w:t>]]</w:t>
        </w:r>
      </w:ins>
      <w:del w:id="3721" w:author="Titus Ellison" w:date="2022-10-20T12:13:00Z">
        <w:r w:rsidRPr="003039B1" w:rsidDel="007A0881">
          <w:delText>)</w:delText>
        </w:r>
      </w:del>
      <w:r w:rsidRPr="003039B1">
        <w:t xml:space="preserve">, the zone group shall enter setback mode until all zones are above </w:t>
      </w:r>
      <w:ins w:id="3722" w:author="Titus Ellison" w:date="2022-10-20T12:13:00Z">
        <w:r w:rsidR="007A0881" w:rsidRPr="007A0881">
          <w:rPr>
            <w:rStyle w:val="Toggle"/>
            <w:rPrChange w:id="3723" w:author="Titus Ellison" w:date="2022-10-20T12:14:00Z">
              <w:rPr/>
            </w:rPrChange>
          </w:rPr>
          <w:t>[UNITS [</w:t>
        </w:r>
      </w:ins>
      <w:r w:rsidRPr="007A0881">
        <w:rPr>
          <w:rStyle w:val="Toggle"/>
          <w:rPrChange w:id="3724" w:author="Titus Ellison" w:date="2022-10-20T12:14:00Z">
            <w:rPr/>
          </w:rPrChange>
        </w:rPr>
        <w:t>7°C</w:t>
      </w:r>
      <w:ins w:id="3725" w:author="Titus Ellison" w:date="2022-10-20T12:13:00Z">
        <w:r w:rsidR="007A0881" w:rsidRPr="007A0881">
          <w:rPr>
            <w:rStyle w:val="Toggle"/>
            <w:rPrChange w:id="3726" w:author="Titus Ellison" w:date="2022-10-20T12:14:00Z">
              <w:rPr/>
            </w:rPrChange>
          </w:rPr>
          <w:t>]</w:t>
        </w:r>
      </w:ins>
      <w:r w:rsidRPr="007A0881">
        <w:rPr>
          <w:rStyle w:val="Toggle"/>
          <w:rPrChange w:id="3727" w:author="Titus Ellison" w:date="2022-10-20T12:14:00Z">
            <w:rPr/>
          </w:rPrChange>
        </w:rPr>
        <w:t xml:space="preserve"> </w:t>
      </w:r>
      <w:ins w:id="3728" w:author="Titus Ellison" w:date="2022-10-20T12:13:00Z">
        <w:r w:rsidR="007A0881" w:rsidRPr="007A0881">
          <w:rPr>
            <w:rStyle w:val="Toggle"/>
            <w:rPrChange w:id="3729" w:author="Titus Ellison" w:date="2022-10-20T12:14:00Z">
              <w:rPr/>
            </w:rPrChange>
          </w:rPr>
          <w:t>[</w:t>
        </w:r>
      </w:ins>
      <w:del w:id="3730" w:author="Titus Ellison" w:date="2022-10-20T12:13:00Z">
        <w:r w:rsidRPr="007A0881" w:rsidDel="007A0881">
          <w:rPr>
            <w:rStyle w:val="Toggle"/>
            <w:rPrChange w:id="3731" w:author="Titus Ellison" w:date="2022-10-20T12:14:00Z">
              <w:rPr/>
            </w:rPrChange>
          </w:rPr>
          <w:delText>(</w:delText>
        </w:r>
      </w:del>
      <w:r w:rsidRPr="007A0881">
        <w:rPr>
          <w:rStyle w:val="Toggle"/>
          <w:rPrChange w:id="3732" w:author="Titus Ellison" w:date="2022-10-20T12:14:00Z">
            <w:rPr/>
          </w:rPrChange>
        </w:rPr>
        <w:t>45°F</w:t>
      </w:r>
      <w:ins w:id="3733" w:author="Titus Ellison" w:date="2022-10-20T12:13:00Z">
        <w:r w:rsidR="007A0881" w:rsidRPr="007A0881">
          <w:rPr>
            <w:rStyle w:val="Toggle"/>
            <w:rPrChange w:id="3734" w:author="Titus Ellison" w:date="2022-10-20T12:14:00Z">
              <w:rPr/>
            </w:rPrChange>
          </w:rPr>
          <w:t>]]</w:t>
        </w:r>
      </w:ins>
      <w:del w:id="3735" w:author="Titus Ellison" w:date="2022-10-20T12:13:00Z">
        <w:r w:rsidRPr="003039B1" w:rsidDel="007A0881">
          <w:delText>)</w:delText>
        </w:r>
      </w:del>
      <w:r w:rsidRPr="003039B1">
        <w:t>, and a Level 3 alarm shall be set.</w:t>
      </w:r>
    </w:p>
    <w:p w14:paraId="43F3959F" w14:textId="0408114B" w:rsidR="00D14535" w:rsidRDefault="003039B1" w:rsidP="00D14535">
      <w:pPr>
        <w:pStyle w:val="Heading4"/>
      </w:pPr>
      <w:r w:rsidRPr="00D14535">
        <w:rPr>
          <w:rStyle w:val="Heading4Char"/>
        </w:rPr>
        <w:t xml:space="preserve">Setup Mode. During unoccupied mode, if any 5 zones (or all zones if fewer than 5) in the zone group rise above their unoccupied cooling set points, or if the average zone temperature of the zone group rises above the average unoccupied cooling set point, the zone group shall enter setup mode until all spaces in the zone group are </w:t>
      </w:r>
      <w:ins w:id="3736" w:author="Titus Ellison" w:date="2022-10-20T12:14:00Z">
        <w:r w:rsidR="007A0881" w:rsidRPr="007A0881">
          <w:rPr>
            <w:rStyle w:val="Toggle"/>
            <w:rPrChange w:id="3737" w:author="Titus Ellison" w:date="2022-10-20T12:14:00Z">
              <w:rPr>
                <w:rStyle w:val="Heading4Char"/>
              </w:rPr>
            </w:rPrChange>
          </w:rPr>
          <w:t>[UNITS [</w:t>
        </w:r>
      </w:ins>
      <w:r w:rsidRPr="007A0881">
        <w:rPr>
          <w:rStyle w:val="Toggle"/>
          <w:rPrChange w:id="3738" w:author="Titus Ellison" w:date="2022-10-20T12:14:00Z">
            <w:rPr>
              <w:rStyle w:val="Heading4Char"/>
            </w:rPr>
          </w:rPrChange>
        </w:rPr>
        <w:t>1°C</w:t>
      </w:r>
      <w:ins w:id="3739" w:author="Titus Ellison" w:date="2022-10-20T12:14:00Z">
        <w:r w:rsidR="007A0881" w:rsidRPr="007A0881">
          <w:rPr>
            <w:rStyle w:val="Toggle"/>
            <w:rPrChange w:id="3740" w:author="Titus Ellison" w:date="2022-10-20T12:14:00Z">
              <w:rPr>
                <w:rStyle w:val="Heading4Char"/>
              </w:rPr>
            </w:rPrChange>
          </w:rPr>
          <w:t>]</w:t>
        </w:r>
      </w:ins>
      <w:r w:rsidRPr="007A0881">
        <w:rPr>
          <w:rStyle w:val="Toggle"/>
          <w:rPrChange w:id="3741" w:author="Titus Ellison" w:date="2022-10-20T12:14:00Z">
            <w:rPr>
              <w:rStyle w:val="Heading4Char"/>
            </w:rPr>
          </w:rPrChange>
        </w:rPr>
        <w:t xml:space="preserve"> </w:t>
      </w:r>
      <w:ins w:id="3742" w:author="Titus Ellison" w:date="2022-10-20T12:14:00Z">
        <w:r w:rsidR="007A0881" w:rsidRPr="007A0881">
          <w:rPr>
            <w:rStyle w:val="Toggle"/>
            <w:rPrChange w:id="3743" w:author="Titus Ellison" w:date="2022-10-20T12:14:00Z">
              <w:rPr>
                <w:rStyle w:val="Heading4Char"/>
              </w:rPr>
            </w:rPrChange>
          </w:rPr>
          <w:t>[</w:t>
        </w:r>
      </w:ins>
      <w:del w:id="3744" w:author="Titus Ellison" w:date="2022-10-20T12:14:00Z">
        <w:r w:rsidRPr="007A0881" w:rsidDel="007A0881">
          <w:rPr>
            <w:rStyle w:val="Toggle"/>
            <w:rPrChange w:id="3745" w:author="Titus Ellison" w:date="2022-10-20T12:14:00Z">
              <w:rPr>
                <w:rStyle w:val="Heading4Char"/>
              </w:rPr>
            </w:rPrChange>
          </w:rPr>
          <w:delText>(</w:delText>
        </w:r>
      </w:del>
      <w:r w:rsidRPr="007A0881">
        <w:rPr>
          <w:rStyle w:val="Toggle"/>
          <w:rPrChange w:id="3746" w:author="Titus Ellison" w:date="2022-10-20T12:14:00Z">
            <w:rPr>
              <w:rStyle w:val="Heading4Char"/>
            </w:rPr>
          </w:rPrChange>
        </w:rPr>
        <w:t>2°F</w:t>
      </w:r>
      <w:ins w:id="3747" w:author="Titus Ellison" w:date="2022-10-20T12:14:00Z">
        <w:r w:rsidR="007A0881" w:rsidRPr="007A0881">
          <w:rPr>
            <w:rStyle w:val="Toggle"/>
            <w:rPrChange w:id="3748" w:author="Titus Ellison" w:date="2022-10-20T12:14:00Z">
              <w:rPr>
                <w:rStyle w:val="Heading4Char"/>
              </w:rPr>
            </w:rPrChange>
          </w:rPr>
          <w:t>]]</w:t>
        </w:r>
      </w:ins>
      <w:del w:id="3749" w:author="Titus Ellison" w:date="2022-10-20T12:14:00Z">
        <w:r w:rsidRPr="00D14535" w:rsidDel="007A0881">
          <w:rPr>
            <w:rStyle w:val="Heading4Char"/>
          </w:rPr>
          <w:delText>)</w:delText>
        </w:r>
      </w:del>
      <w:r w:rsidRPr="00D14535">
        <w:rPr>
          <w:rStyle w:val="Heading4Char"/>
        </w:rPr>
        <w:t xml:space="preserve"> below their unoccupied set points.</w:t>
      </w:r>
      <w:r w:rsidRPr="00BC7581">
        <w:t xml:space="preserve"> </w:t>
      </w:r>
    </w:p>
    <w:p w14:paraId="245B2C6A" w14:textId="6473A7A7" w:rsidR="003039B1" w:rsidRPr="00BC7581" w:rsidRDefault="003039B1" w:rsidP="003039B1">
      <w:pPr>
        <w:pStyle w:val="Infobox"/>
      </w:pPr>
      <w:r w:rsidRPr="00BC7581">
        <w:t xml:space="preserve">Zones where the window switch indicates that a window is open shall be ignored. Setback and </w:t>
      </w:r>
      <w:r>
        <w:rPr>
          <w:bCs/>
        </w:rPr>
        <w:t>setup modes</w:t>
      </w:r>
      <w:r w:rsidRPr="00BC7581">
        <w:t xml:space="preserve"> are used to keep zone temperatures (and mass) from </w:t>
      </w:r>
      <w:r>
        <w:rPr>
          <w:bCs/>
        </w:rPr>
        <w:t>straying</w:t>
      </w:r>
      <w:r w:rsidRPr="00BC7581">
        <w:t xml:space="preserve"> excessively far from occupied </w:t>
      </w:r>
      <w:r>
        <w:rPr>
          <w:bCs/>
        </w:rPr>
        <w:t>set points</w:t>
      </w:r>
      <w:r w:rsidRPr="00BC7581">
        <w:t xml:space="preserve"> so that the </w:t>
      </w:r>
      <w:r>
        <w:rPr>
          <w:bCs/>
        </w:rPr>
        <w:t>cooldown</w:t>
      </w:r>
      <w:r w:rsidRPr="00BC7581">
        <w:t xml:space="preserve"> and </w:t>
      </w:r>
      <w:r>
        <w:rPr>
          <w:bCs/>
        </w:rPr>
        <w:t>warm-up modes</w:t>
      </w:r>
      <w:r w:rsidRPr="00BC7581">
        <w:t xml:space="preserve"> can achieve </w:t>
      </w:r>
      <w:r>
        <w:rPr>
          <w:bCs/>
        </w:rPr>
        <w:t>set point</w:t>
      </w:r>
      <w:r w:rsidRPr="00BC7581">
        <w:t xml:space="preserve"> when initiated. The minimum number of zones (set at 5 here) are to ensure that the central systems (fans, pumps, heating sources, or cooling sources) can operate stably. Obviously, the size of the zones and the characteristics of the central systems are a factor in choosing the correct number of zones in each group.</w:t>
      </w:r>
    </w:p>
    <w:p w14:paraId="36F0CCE4" w14:textId="4AB0F7FB" w:rsidR="009045A3" w:rsidRPr="00FB4192" w:rsidRDefault="009A6FFD" w:rsidP="0087618D">
      <w:pPr>
        <w:pStyle w:val="Heading2"/>
      </w:pPr>
      <w:bookmarkStart w:id="3750" w:name="_Toc121477555"/>
      <w:ins w:id="3751" w:author="Hwakong Cheng" w:date="2022-10-07T15:21:00Z">
        <w:r w:rsidRPr="00A02D9E">
          <w:rPr>
            <w:rStyle w:val="Toggle"/>
          </w:rPr>
          <w:t>[EQUAL</w:t>
        </w:r>
      </w:ins>
      <w:ins w:id="3752" w:author="Reece Kiriu" w:date="2022-10-19T13:36:00Z">
        <w:r w:rsidR="004D4C28">
          <w:rPr>
            <w:rStyle w:val="Toggle"/>
          </w:rPr>
          <w:t>S</w:t>
        </w:r>
      </w:ins>
      <w:ins w:id="3753" w:author="Hwakong Cheng" w:date="2022-10-07T15:21:00Z">
        <w:r w:rsidRPr="00A02D9E">
          <w:rPr>
            <w:rStyle w:val="Toggle"/>
          </w:rPr>
          <w:t xml:space="preserve"> </w:t>
        </w:r>
        <w:r>
          <w:rPr>
            <w:rStyle w:val="Toggle"/>
          </w:rPr>
          <w:t xml:space="preserve">VAV </w:t>
        </w:r>
        <w:proofErr w:type="gramStart"/>
        <w:r>
          <w:rPr>
            <w:rStyle w:val="Toggle"/>
          </w:rPr>
          <w:t>CO</w:t>
        </w:r>
        <w:r w:rsidRPr="00A02D9E">
          <w:rPr>
            <w:rStyle w:val="Toggle"/>
          </w:rPr>
          <w:t>]</w:t>
        </w:r>
      </w:ins>
      <w:r w:rsidR="009045A3" w:rsidRPr="00FB4192">
        <w:t>VAV</w:t>
      </w:r>
      <w:proofErr w:type="gramEnd"/>
      <w:r w:rsidR="009045A3" w:rsidRPr="00FB4192">
        <w:t xml:space="preserve"> Terminal Unit—Cooling Only</w:t>
      </w:r>
      <w:bookmarkEnd w:id="3693"/>
      <w:bookmarkEnd w:id="3750"/>
    </w:p>
    <w:p w14:paraId="4EF12623" w14:textId="2940D1E3" w:rsidR="009045A3" w:rsidRPr="00BC7581" w:rsidRDefault="009045A3" w:rsidP="0087618D">
      <w:pPr>
        <w:pStyle w:val="Heading3"/>
      </w:pPr>
      <w:r w:rsidRPr="00BC7581">
        <w:t xml:space="preserve">See </w:t>
      </w:r>
      <w:r>
        <w:rPr>
          <w:rFonts w:cs="Times New Roman PS MT"/>
          <w:bCs/>
          <w:szCs w:val="20"/>
        </w:rPr>
        <w:t>“</w:t>
      </w:r>
      <w:r w:rsidRPr="00BC7581">
        <w:t>Generic Thermal Zones</w:t>
      </w:r>
      <w:r>
        <w:rPr>
          <w:rFonts w:cs="Times New Roman PS MT"/>
          <w:bCs/>
          <w:szCs w:val="20"/>
        </w:rPr>
        <w:t xml:space="preserve">” (Section </w:t>
      </w:r>
      <w:r w:rsidR="00FC0E3B">
        <w:rPr>
          <w:rFonts w:cs="Times New Roman PS MT"/>
          <w:bCs/>
          <w:szCs w:val="20"/>
        </w:rPr>
        <w:fldChar w:fldCharType="begin"/>
      </w:r>
      <w:r w:rsidR="00FC0E3B">
        <w:rPr>
          <w:rFonts w:cs="Times New Roman PS MT"/>
          <w:bCs/>
          <w:szCs w:val="20"/>
        </w:rPr>
        <w:instrText xml:space="preserve"> REF _Ref495830888 \w \h </w:instrText>
      </w:r>
      <w:r w:rsidR="00FC0E3B">
        <w:rPr>
          <w:rFonts w:cs="Times New Roman PS MT"/>
          <w:bCs/>
          <w:szCs w:val="20"/>
        </w:rPr>
      </w:r>
      <w:r w:rsidR="00FC0E3B">
        <w:rPr>
          <w:rFonts w:cs="Times New Roman PS MT"/>
          <w:bCs/>
          <w:szCs w:val="20"/>
        </w:rPr>
        <w:fldChar w:fldCharType="separate"/>
      </w:r>
      <w:r w:rsidR="0037258A">
        <w:rPr>
          <w:rFonts w:cs="Times New Roman PS MT"/>
          <w:bCs/>
          <w:szCs w:val="20"/>
        </w:rPr>
        <w:t>5.2.2.3</w:t>
      </w:r>
      <w:r w:rsidR="00FC0E3B">
        <w:rPr>
          <w:rFonts w:cs="Times New Roman PS MT"/>
          <w:bCs/>
          <w:szCs w:val="20"/>
        </w:rPr>
        <w:fldChar w:fldCharType="end"/>
      </w:r>
      <w:r>
        <w:rPr>
          <w:rFonts w:cs="Times New Roman PS MT"/>
          <w:bCs/>
          <w:szCs w:val="20"/>
        </w:rPr>
        <w:t>)</w:t>
      </w:r>
      <w:r w:rsidRPr="00BC7581">
        <w:t xml:space="preserve"> for </w:t>
      </w:r>
      <w:r w:rsidR="00D21A33">
        <w:rPr>
          <w:rFonts w:cs="Times New Roman PS MT"/>
          <w:bCs/>
          <w:szCs w:val="20"/>
        </w:rPr>
        <w:t>setpoint</w:t>
      </w:r>
      <w:r>
        <w:rPr>
          <w:rFonts w:cs="Times New Roman PS MT"/>
          <w:bCs/>
          <w:szCs w:val="20"/>
        </w:rPr>
        <w:t>s</w:t>
      </w:r>
      <w:r w:rsidRPr="00BC7581">
        <w:t>, loops, control modes, alarms, etc.</w:t>
      </w:r>
    </w:p>
    <w:p w14:paraId="1450E85B" w14:textId="1A2804D5" w:rsidR="009045A3" w:rsidRPr="00BC7581" w:rsidRDefault="009045A3" w:rsidP="0087618D">
      <w:pPr>
        <w:pStyle w:val="Heading3"/>
      </w:pPr>
      <w:r w:rsidRPr="00BC7581">
        <w:t xml:space="preserve">See </w:t>
      </w:r>
      <w:r>
        <w:rPr>
          <w:rFonts w:cs="Times New Roman PS MT"/>
          <w:bCs/>
          <w:szCs w:val="20"/>
        </w:rPr>
        <w:t>“</w:t>
      </w:r>
      <w:r w:rsidRPr="00BC7581">
        <w:t>Generic Ventilation Zones</w:t>
      </w:r>
      <w:r>
        <w:rPr>
          <w:rFonts w:cs="Times New Roman PS MT"/>
          <w:bCs/>
          <w:szCs w:val="20"/>
        </w:rPr>
        <w:t xml:space="preserve">” (Section </w:t>
      </w:r>
      <w:r w:rsidR="00CA5DFF">
        <w:rPr>
          <w:rFonts w:cs="Times New Roman PS MT"/>
          <w:bCs/>
          <w:szCs w:val="20"/>
        </w:rPr>
        <w:fldChar w:fldCharType="begin"/>
      </w:r>
      <w:r w:rsidR="00CA5DFF">
        <w:rPr>
          <w:rFonts w:cs="Times New Roman PS MT"/>
          <w:bCs/>
          <w:szCs w:val="20"/>
        </w:rPr>
        <w:instrText xml:space="preserve"> REF _Ref38824255 \w \h </w:instrText>
      </w:r>
      <w:r w:rsidR="00CA5DFF">
        <w:rPr>
          <w:rFonts w:cs="Times New Roman PS MT"/>
          <w:bCs/>
          <w:szCs w:val="20"/>
        </w:rPr>
      </w:r>
      <w:r w:rsidR="00CA5DFF">
        <w:rPr>
          <w:rFonts w:cs="Times New Roman PS MT"/>
          <w:bCs/>
          <w:szCs w:val="20"/>
        </w:rPr>
        <w:fldChar w:fldCharType="separate"/>
      </w:r>
      <w:r w:rsidR="0037258A">
        <w:rPr>
          <w:rFonts w:cs="Times New Roman PS MT"/>
          <w:bCs/>
          <w:szCs w:val="20"/>
        </w:rPr>
        <w:t>5.2</w:t>
      </w:r>
      <w:r w:rsidR="00CA5DFF">
        <w:rPr>
          <w:rFonts w:cs="Times New Roman PS MT"/>
          <w:bCs/>
          <w:szCs w:val="20"/>
        </w:rPr>
        <w:fldChar w:fldCharType="end"/>
      </w:r>
      <w:r>
        <w:rPr>
          <w:rFonts w:cs="Times New Roman PS MT"/>
          <w:bCs/>
          <w:szCs w:val="20"/>
        </w:rPr>
        <w:t>)</w:t>
      </w:r>
      <w:r w:rsidRPr="00BC7581">
        <w:t xml:space="preserve"> for calculation of zone minimum outdoor airflow.</w:t>
      </w:r>
    </w:p>
    <w:p w14:paraId="7EEEA427" w14:textId="1005C226" w:rsidR="009045A3" w:rsidRPr="00BC7581" w:rsidRDefault="009045A3" w:rsidP="00B37EF3">
      <w:pPr>
        <w:pStyle w:val="Infobox"/>
      </w:pPr>
      <w:r w:rsidRPr="00514417">
        <w:t>CO</w:t>
      </w:r>
      <w:r w:rsidRPr="00BC7581">
        <w:rPr>
          <w:vertAlign w:val="subscript"/>
        </w:rPr>
        <w:t>2</w:t>
      </w:r>
      <w:r w:rsidRPr="00514417">
        <w:t xml:space="preserve"> DCV for cooling-only zones can lead to overcooling due to the faster rise in CO</w:t>
      </w:r>
      <w:r w:rsidRPr="00BC7581">
        <w:rPr>
          <w:vertAlign w:val="subscript"/>
        </w:rPr>
        <w:t>2</w:t>
      </w:r>
      <w:r w:rsidRPr="00514417">
        <w:t xml:space="preserve"> levels from people in the room versus the increase in cooling loads from people. Including heat in all zones with CO</w:t>
      </w:r>
      <w:r w:rsidRPr="00BC7581">
        <w:rPr>
          <w:vertAlign w:val="subscript"/>
        </w:rPr>
        <w:t>2</w:t>
      </w:r>
      <w:r w:rsidRPr="00BC7581">
        <w:t xml:space="preserve"> DCV is therefore recommended. </w:t>
      </w:r>
    </w:p>
    <w:p w14:paraId="241C55BE" w14:textId="3904B8EC" w:rsidR="009045A3" w:rsidRPr="00BC7581" w:rsidRDefault="009045A3" w:rsidP="0087618D">
      <w:pPr>
        <w:pStyle w:val="Heading3"/>
      </w:pPr>
      <w:r>
        <w:rPr>
          <w:rFonts w:cs="Times New Roman PS MT"/>
          <w:bCs/>
          <w:szCs w:val="20"/>
        </w:rPr>
        <w:t xml:space="preserve">See Section </w:t>
      </w:r>
      <w:r w:rsidR="00C01685">
        <w:rPr>
          <w:rFonts w:cs="Times New Roman PS MT"/>
          <w:bCs/>
          <w:szCs w:val="20"/>
        </w:rPr>
        <w:fldChar w:fldCharType="begin"/>
      </w:r>
      <w:r w:rsidR="00C01685">
        <w:rPr>
          <w:rFonts w:cs="Times New Roman PS MT"/>
          <w:bCs/>
          <w:szCs w:val="20"/>
        </w:rPr>
        <w:instrText xml:space="preserve"> REF _Ref445641314 \w \h </w:instrText>
      </w:r>
      <w:r w:rsidR="00C01685">
        <w:rPr>
          <w:rFonts w:cs="Times New Roman PS MT"/>
          <w:bCs/>
          <w:szCs w:val="20"/>
        </w:rPr>
      </w:r>
      <w:r w:rsidR="00C01685">
        <w:rPr>
          <w:rFonts w:cs="Times New Roman PS MT"/>
          <w:bCs/>
          <w:szCs w:val="20"/>
        </w:rPr>
        <w:fldChar w:fldCharType="separate"/>
      </w:r>
      <w:r w:rsidR="0037258A">
        <w:rPr>
          <w:rFonts w:cs="Times New Roman PS MT"/>
          <w:bCs/>
          <w:szCs w:val="20"/>
        </w:rPr>
        <w:t>3.1.2.1</w:t>
      </w:r>
      <w:r w:rsidR="00C01685">
        <w:rPr>
          <w:rFonts w:cs="Times New Roman PS MT"/>
          <w:bCs/>
          <w:szCs w:val="20"/>
        </w:rPr>
        <w:fldChar w:fldCharType="end"/>
      </w:r>
      <w:r w:rsidRPr="00BC7581">
        <w:t xml:space="preserve"> for zone minimum airflow </w:t>
      </w:r>
      <w:r w:rsidR="00D21A33">
        <w:rPr>
          <w:rFonts w:cs="Times New Roman PS MT"/>
          <w:bCs/>
          <w:szCs w:val="20"/>
        </w:rPr>
        <w:t>setpoint</w:t>
      </w:r>
      <w:r w:rsidRPr="00BC7581">
        <w:t xml:space="preserve"> </w:t>
      </w:r>
      <w:proofErr w:type="spellStart"/>
      <w:r w:rsidRPr="00BC7581">
        <w:t>Vmin</w:t>
      </w:r>
      <w:proofErr w:type="spellEnd"/>
      <w:r w:rsidR="00E63289">
        <w:t>,</w:t>
      </w:r>
      <w:r w:rsidRPr="00BC7581">
        <w:t xml:space="preserve"> zone maximum </w:t>
      </w:r>
      <w:r w:rsidR="00E63289" w:rsidRPr="00BC7581">
        <w:t xml:space="preserve">cooling </w:t>
      </w:r>
      <w:r w:rsidRPr="00BC7581">
        <w:t xml:space="preserve">airflow </w:t>
      </w:r>
      <w:r w:rsidR="00D21A33">
        <w:rPr>
          <w:rFonts w:cs="Times New Roman PS MT"/>
          <w:bCs/>
          <w:szCs w:val="20"/>
        </w:rPr>
        <w:t>setpoint</w:t>
      </w:r>
      <w:r w:rsidRPr="00BC7581">
        <w:t xml:space="preserve"> </w:t>
      </w:r>
      <w:proofErr w:type="spellStart"/>
      <w:r w:rsidRPr="00BC7581">
        <w:t>Vcool</w:t>
      </w:r>
      <w:proofErr w:type="spellEnd"/>
      <w:r w:rsidRPr="00BC7581">
        <w:t>-max</w:t>
      </w:r>
      <w:r w:rsidR="00E63289">
        <w:t xml:space="preserve">, and zone maximum heating airflow setpoint </w:t>
      </w:r>
      <w:proofErr w:type="spellStart"/>
      <w:r w:rsidR="00E63289">
        <w:t>Vheat</w:t>
      </w:r>
      <w:proofErr w:type="spellEnd"/>
      <w:r w:rsidR="00E63289">
        <w:t>-max</w:t>
      </w:r>
      <w:r w:rsidRPr="00BC7581">
        <w:t>.</w:t>
      </w:r>
    </w:p>
    <w:p w14:paraId="6E123150" w14:textId="46C354D3" w:rsidR="009045A3" w:rsidRDefault="009045A3" w:rsidP="00B37EF3">
      <w:pPr>
        <w:pStyle w:val="Infobox"/>
      </w:pPr>
      <w:r w:rsidRPr="00514417">
        <w:t>If the minimum ventilation rate is more than 25% or so of the cooling maximum, or DCV is used, a reheat box is recommended to avoid overcooling. DCV logic is not provided for cooling-only boxes, because doing so results in periods of overcooling, as the CO</w:t>
      </w:r>
      <w:r w:rsidRPr="00BC7581">
        <w:rPr>
          <w:vertAlign w:val="subscript"/>
        </w:rPr>
        <w:t>2</w:t>
      </w:r>
      <w:r w:rsidRPr="00BC7581">
        <w:t xml:space="preserve"> levels due to occupants rises much faster than the cooling load due to occupants because of thermal mass.</w:t>
      </w:r>
    </w:p>
    <w:p w14:paraId="4E99F6CC" w14:textId="08AA465A" w:rsidR="00E63289" w:rsidRPr="00BC7581" w:rsidRDefault="00E63289" w:rsidP="00E63289">
      <w:pPr>
        <w:pStyle w:val="Infobox"/>
        <w:spacing w:before="240"/>
      </w:pPr>
      <w:r>
        <w:t xml:space="preserve">Cooling-only terminal units can provide heating only when the AHU supply air temperature is more than </w:t>
      </w:r>
      <w:ins w:id="3754" w:author="Hwakong Cheng" w:date="2022-10-24T16:27:00Z">
        <w:r w:rsidR="00D41AF4" w:rsidRPr="00D41AF4">
          <w:rPr>
            <w:rStyle w:val="Toggle"/>
            <w:rPrChange w:id="3755" w:author="Hwakong Cheng" w:date="2022-10-24T16:27:00Z">
              <w:rPr/>
            </w:rPrChange>
          </w:rPr>
          <w:t>[UNITS [</w:t>
        </w:r>
      </w:ins>
      <w:r w:rsidRPr="00D41AF4">
        <w:rPr>
          <w:rStyle w:val="Toggle"/>
          <w:rPrChange w:id="3756" w:author="Hwakong Cheng" w:date="2022-10-24T16:27:00Z">
            <w:rPr/>
          </w:rPrChange>
        </w:rPr>
        <w:t>3°C</w:t>
      </w:r>
      <w:ins w:id="3757" w:author="Hwakong Cheng" w:date="2022-10-24T16:27:00Z">
        <w:r w:rsidR="00D41AF4" w:rsidRPr="00D41AF4">
          <w:rPr>
            <w:rStyle w:val="Toggle"/>
            <w:rPrChange w:id="3758" w:author="Hwakong Cheng" w:date="2022-10-24T16:27:00Z">
              <w:rPr/>
            </w:rPrChange>
          </w:rPr>
          <w:t>]</w:t>
        </w:r>
      </w:ins>
      <w:r w:rsidRPr="00D41AF4">
        <w:rPr>
          <w:rStyle w:val="Toggle"/>
          <w:rPrChange w:id="3759" w:author="Hwakong Cheng" w:date="2022-10-24T16:27:00Z">
            <w:rPr/>
          </w:rPrChange>
        </w:rPr>
        <w:t xml:space="preserve"> </w:t>
      </w:r>
      <w:del w:id="3760" w:author="Hwakong Cheng" w:date="2022-10-24T16:27:00Z">
        <w:r w:rsidRPr="00D41AF4" w:rsidDel="00D41AF4">
          <w:rPr>
            <w:rStyle w:val="Toggle"/>
            <w:rPrChange w:id="3761" w:author="Hwakong Cheng" w:date="2022-10-24T16:27:00Z">
              <w:rPr/>
            </w:rPrChange>
          </w:rPr>
          <w:delText>(</w:delText>
        </w:r>
      </w:del>
      <w:ins w:id="3762" w:author="Hwakong Cheng" w:date="2022-10-24T16:27:00Z">
        <w:r w:rsidR="00D41AF4" w:rsidRPr="00D41AF4">
          <w:rPr>
            <w:rStyle w:val="Toggle"/>
            <w:rPrChange w:id="3763" w:author="Hwakong Cheng" w:date="2022-10-24T16:27:00Z">
              <w:rPr/>
            </w:rPrChange>
          </w:rPr>
          <w:t>[</w:t>
        </w:r>
      </w:ins>
      <w:r w:rsidRPr="00D41AF4">
        <w:rPr>
          <w:rStyle w:val="Toggle"/>
          <w:rPrChange w:id="3764" w:author="Hwakong Cheng" w:date="2022-10-24T16:27:00Z">
            <w:rPr/>
          </w:rPrChange>
        </w:rPr>
        <w:t>5°F</w:t>
      </w:r>
      <w:del w:id="3765" w:author="Hwakong Cheng" w:date="2022-10-24T16:27:00Z">
        <w:r w:rsidRPr="00D41AF4" w:rsidDel="00D41AF4">
          <w:rPr>
            <w:rStyle w:val="Toggle"/>
            <w:rPrChange w:id="3766" w:author="Hwakong Cheng" w:date="2022-10-24T16:27:00Z">
              <w:rPr/>
            </w:rPrChange>
          </w:rPr>
          <w:delText xml:space="preserve">) </w:delText>
        </w:r>
      </w:del>
      <w:ins w:id="3767" w:author="Hwakong Cheng" w:date="2022-10-24T16:27:00Z">
        <w:r w:rsidR="00D41AF4" w:rsidRPr="00D41AF4">
          <w:rPr>
            <w:rStyle w:val="Toggle"/>
            <w:rPrChange w:id="3768" w:author="Hwakong Cheng" w:date="2022-10-24T16:27:00Z">
              <w:rPr/>
            </w:rPrChange>
          </w:rPr>
          <w:t>]]</w:t>
        </w:r>
        <w:r w:rsidR="00D41AF4">
          <w:t xml:space="preserve"> </w:t>
        </w:r>
      </w:ins>
      <w:r>
        <w:t>above the room temperature.</w:t>
      </w:r>
    </w:p>
    <w:p w14:paraId="4AFABB5B" w14:textId="1185C78F" w:rsidR="009045A3" w:rsidRPr="00BC7581" w:rsidRDefault="009045A3" w:rsidP="0087618D">
      <w:pPr>
        <w:pStyle w:val="Heading3"/>
      </w:pPr>
      <w:r w:rsidRPr="00BC7581">
        <w:t xml:space="preserve">Active </w:t>
      </w:r>
      <w:r w:rsidR="003E7105">
        <w:t xml:space="preserve">endpoints </w:t>
      </w:r>
      <w:r w:rsidR="008128EF" w:rsidRPr="008128EF">
        <w:t xml:space="preserve">used in the control logic depicted in Figure 5.5.5 </w:t>
      </w:r>
      <w:r w:rsidRPr="00BC7581">
        <w:t xml:space="preserve">shall vary depending on the </w:t>
      </w:r>
      <w:r>
        <w:rPr>
          <w:rFonts w:cs="Times New Roman PS MT"/>
          <w:bCs/>
          <w:szCs w:val="20"/>
        </w:rPr>
        <w:t>mode</w:t>
      </w:r>
      <w:r w:rsidRPr="00BC7581">
        <w:t xml:space="preserve"> of the </w:t>
      </w:r>
      <w:r w:rsidR="00D21A33">
        <w:rPr>
          <w:rFonts w:cs="Times New Roman PS MT"/>
          <w:bCs/>
          <w:szCs w:val="20"/>
        </w:rPr>
        <w:t>Zone Group</w:t>
      </w:r>
      <w:r w:rsidRPr="00BC7581">
        <w:t xml:space="preserve"> the zone is a part of</w:t>
      </w:r>
      <w:r>
        <w:rPr>
          <w:rFonts w:cs="Times New Roman PS MT"/>
          <w:bCs/>
          <w:szCs w:val="20"/>
        </w:rPr>
        <w:t xml:space="preserve"> (see Table 5.5.4).</w:t>
      </w:r>
    </w:p>
    <w:tbl>
      <w:tblPr>
        <w:tblW w:w="9540" w:type="dxa"/>
        <w:tblLayout w:type="fixed"/>
        <w:tblCellMar>
          <w:top w:w="80" w:type="dxa"/>
          <w:left w:w="40" w:type="dxa"/>
          <w:bottom w:w="40" w:type="dxa"/>
          <w:right w:w="40" w:type="dxa"/>
        </w:tblCellMar>
        <w:tblLook w:val="0000" w:firstRow="0" w:lastRow="0" w:firstColumn="0" w:lastColumn="0" w:noHBand="0" w:noVBand="0"/>
      </w:tblPr>
      <w:tblGrid>
        <w:gridCol w:w="1680"/>
        <w:gridCol w:w="1420"/>
        <w:gridCol w:w="1420"/>
        <w:gridCol w:w="1240"/>
        <w:gridCol w:w="1170"/>
        <w:gridCol w:w="1260"/>
        <w:gridCol w:w="1350"/>
      </w:tblGrid>
      <w:tr w:rsidR="00557F6F" w14:paraId="22BFEB55" w14:textId="77777777" w:rsidTr="00F67865">
        <w:tc>
          <w:tcPr>
            <w:tcW w:w="9540" w:type="dxa"/>
            <w:gridSpan w:val="7"/>
            <w:tcBorders>
              <w:top w:val="nil"/>
              <w:left w:val="nil"/>
              <w:bottom w:val="nil"/>
              <w:right w:val="nil"/>
            </w:tcBorders>
            <w:tcMar>
              <w:top w:w="80" w:type="dxa"/>
              <w:left w:w="40" w:type="dxa"/>
              <w:bottom w:w="40" w:type="dxa"/>
              <w:right w:w="40" w:type="dxa"/>
            </w:tcMar>
            <w:vAlign w:val="center"/>
          </w:tcPr>
          <w:p w14:paraId="12780E0E" w14:textId="05B0EB08" w:rsidR="00557F6F" w:rsidRPr="00122D20" w:rsidRDefault="00F93BCF" w:rsidP="00122D20">
            <w:pPr>
              <w:pStyle w:val="TableTitle"/>
            </w:pPr>
            <w:r w:rsidRPr="00122D20">
              <w:t xml:space="preserve">Table 5.5.4 </w:t>
            </w:r>
            <w:r w:rsidR="00BD45D7" w:rsidRPr="00122D20">
              <w:t>Endpoints</w:t>
            </w:r>
            <w:r w:rsidR="00557F6F" w:rsidRPr="00122D20">
              <w:t xml:space="preserve"> as a Function of </w:t>
            </w:r>
            <w:r w:rsidR="00D21A33" w:rsidRPr="00122D20">
              <w:t>Zone Group</w:t>
            </w:r>
            <w:r w:rsidR="00557F6F" w:rsidRPr="00122D20">
              <w:t xml:space="preserve"> Mode</w:t>
            </w:r>
          </w:p>
        </w:tc>
      </w:tr>
      <w:tr w:rsidR="00557F6F" w14:paraId="0666C756" w14:textId="77777777" w:rsidTr="00F67865">
        <w:trPr>
          <w:trHeight w:val="360"/>
        </w:trPr>
        <w:tc>
          <w:tcPr>
            <w:tcW w:w="1680" w:type="dxa"/>
            <w:tcBorders>
              <w:top w:val="single" w:sz="16" w:space="0" w:color="000000"/>
              <w:left w:val="nil"/>
              <w:bottom w:val="single" w:sz="16" w:space="0" w:color="000000"/>
              <w:right w:val="nil"/>
            </w:tcBorders>
            <w:tcMar>
              <w:top w:w="110" w:type="dxa"/>
              <w:left w:w="80" w:type="dxa"/>
              <w:bottom w:w="70" w:type="dxa"/>
              <w:right w:w="40" w:type="dxa"/>
            </w:tcMar>
            <w:vAlign w:val="bottom"/>
          </w:tcPr>
          <w:p w14:paraId="37B3D0DB" w14:textId="6F355603" w:rsidR="00557F6F" w:rsidRDefault="008128EF" w:rsidP="00B37EF3">
            <w:pPr>
              <w:pStyle w:val="HeadingRunIn"/>
            </w:pPr>
            <w:r>
              <w:t>Endpoint</w:t>
            </w:r>
          </w:p>
        </w:tc>
        <w:tc>
          <w:tcPr>
            <w:tcW w:w="142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08602526" w14:textId="77777777" w:rsidR="00557F6F" w:rsidRDefault="00557F6F" w:rsidP="00B37EF3">
            <w:pPr>
              <w:pStyle w:val="HeadingRunIn"/>
            </w:pPr>
            <w:r>
              <w:t>Occupied</w:t>
            </w:r>
          </w:p>
        </w:tc>
        <w:tc>
          <w:tcPr>
            <w:tcW w:w="142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6B7DD022" w14:textId="77777777" w:rsidR="00557F6F" w:rsidRDefault="00557F6F" w:rsidP="00B37EF3">
            <w:pPr>
              <w:pStyle w:val="HeadingRunIn"/>
            </w:pPr>
            <w:r>
              <w:t>Cooldown</w:t>
            </w:r>
          </w:p>
        </w:tc>
        <w:tc>
          <w:tcPr>
            <w:tcW w:w="124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54A6A46F" w14:textId="77777777" w:rsidR="00557F6F" w:rsidRDefault="00557F6F" w:rsidP="00B37EF3">
            <w:pPr>
              <w:pStyle w:val="HeadingRunIn"/>
            </w:pPr>
            <w:r>
              <w:t>Setup</w:t>
            </w:r>
          </w:p>
        </w:tc>
        <w:tc>
          <w:tcPr>
            <w:tcW w:w="117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17FF0860" w14:textId="77B0839D" w:rsidR="00557F6F" w:rsidRDefault="005474F7" w:rsidP="00B37EF3">
            <w:pPr>
              <w:pStyle w:val="HeadingRunIn"/>
            </w:pPr>
            <w:r>
              <w:t>Warmup</w:t>
            </w:r>
          </w:p>
        </w:tc>
        <w:tc>
          <w:tcPr>
            <w:tcW w:w="126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2DF0FA62" w14:textId="77777777" w:rsidR="00557F6F" w:rsidRDefault="00557F6F" w:rsidP="00B37EF3">
            <w:pPr>
              <w:pStyle w:val="HeadingRunIn"/>
            </w:pPr>
            <w:r>
              <w:t>Setback</w:t>
            </w:r>
          </w:p>
        </w:tc>
        <w:tc>
          <w:tcPr>
            <w:tcW w:w="1350" w:type="dxa"/>
            <w:tcBorders>
              <w:top w:val="single" w:sz="16" w:space="0" w:color="000000"/>
              <w:left w:val="single" w:sz="3" w:space="0" w:color="000000"/>
              <w:bottom w:val="single" w:sz="16" w:space="0" w:color="000000"/>
              <w:right w:val="nil"/>
            </w:tcBorders>
            <w:tcMar>
              <w:top w:w="110" w:type="dxa"/>
              <w:left w:w="80" w:type="dxa"/>
              <w:bottom w:w="70" w:type="dxa"/>
              <w:right w:w="40" w:type="dxa"/>
            </w:tcMar>
            <w:vAlign w:val="bottom"/>
          </w:tcPr>
          <w:p w14:paraId="10C23B3A" w14:textId="77777777" w:rsidR="00557F6F" w:rsidRDefault="00557F6F" w:rsidP="00B37EF3">
            <w:pPr>
              <w:pStyle w:val="HeadingRunIn"/>
            </w:pPr>
            <w:r>
              <w:t>Unoccupied</w:t>
            </w:r>
          </w:p>
        </w:tc>
      </w:tr>
      <w:tr w:rsidR="00557F6F" w14:paraId="33B99E80" w14:textId="77777777" w:rsidTr="00F67865">
        <w:trPr>
          <w:trHeight w:val="360"/>
        </w:trPr>
        <w:tc>
          <w:tcPr>
            <w:tcW w:w="1680" w:type="dxa"/>
            <w:tcBorders>
              <w:top w:val="double" w:sz="4" w:space="0" w:color="000000"/>
              <w:left w:val="nil"/>
              <w:bottom w:val="nil"/>
              <w:right w:val="nil"/>
            </w:tcBorders>
            <w:tcMar>
              <w:top w:w="110" w:type="dxa"/>
              <w:left w:w="80" w:type="dxa"/>
              <w:bottom w:w="70" w:type="dxa"/>
              <w:right w:w="40" w:type="dxa"/>
            </w:tcMar>
          </w:tcPr>
          <w:p w14:paraId="2FF9E89D" w14:textId="77777777" w:rsidR="00557F6F" w:rsidRPr="00BC7581" w:rsidRDefault="00557F6F" w:rsidP="00B37EF3">
            <w:pPr>
              <w:pStyle w:val="HeadingRunIn"/>
            </w:pPr>
            <w:r w:rsidRPr="00BC7581">
              <w:t>Cooling maximum</w:t>
            </w:r>
          </w:p>
        </w:tc>
        <w:tc>
          <w:tcPr>
            <w:tcW w:w="142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215D959F" w14:textId="77777777" w:rsidR="00557F6F" w:rsidRPr="00BC7581" w:rsidRDefault="00557F6F" w:rsidP="00B37EF3">
            <w:pPr>
              <w:pStyle w:val="HeadingRunIn"/>
            </w:pPr>
            <w:proofErr w:type="spellStart"/>
            <w:r w:rsidRPr="00BC7581">
              <w:t>Vcool</w:t>
            </w:r>
            <w:proofErr w:type="spellEnd"/>
            <w:r w:rsidRPr="00BC7581">
              <w:t>-max</w:t>
            </w:r>
          </w:p>
        </w:tc>
        <w:tc>
          <w:tcPr>
            <w:tcW w:w="142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1E41AC49" w14:textId="77777777" w:rsidR="00557F6F" w:rsidRPr="00BC7581" w:rsidRDefault="00557F6F" w:rsidP="00B37EF3">
            <w:pPr>
              <w:pStyle w:val="HeadingRunIn"/>
            </w:pPr>
            <w:proofErr w:type="spellStart"/>
            <w:r w:rsidRPr="00BC7581">
              <w:t>Vcool</w:t>
            </w:r>
            <w:proofErr w:type="spellEnd"/>
            <w:r w:rsidRPr="00BC7581">
              <w:t>-max</w:t>
            </w:r>
          </w:p>
        </w:tc>
        <w:tc>
          <w:tcPr>
            <w:tcW w:w="124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587B36D9" w14:textId="77777777" w:rsidR="00557F6F" w:rsidRPr="00BC7581" w:rsidRDefault="00557F6F" w:rsidP="00B37EF3">
            <w:pPr>
              <w:pStyle w:val="HeadingRunIn"/>
            </w:pPr>
            <w:proofErr w:type="spellStart"/>
            <w:r w:rsidRPr="00BC7581">
              <w:t>Vcool</w:t>
            </w:r>
            <w:proofErr w:type="spellEnd"/>
            <w:r w:rsidRPr="00BC7581">
              <w:t>-max</w:t>
            </w:r>
          </w:p>
        </w:tc>
        <w:tc>
          <w:tcPr>
            <w:tcW w:w="117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09F403DE" w14:textId="77777777" w:rsidR="00557F6F" w:rsidRPr="00BC7581" w:rsidRDefault="00557F6F" w:rsidP="00B37EF3">
            <w:pPr>
              <w:pStyle w:val="HeadingRunIn"/>
            </w:pPr>
            <w:r w:rsidRPr="00BC7581">
              <w:t>0</w:t>
            </w:r>
          </w:p>
        </w:tc>
        <w:tc>
          <w:tcPr>
            <w:tcW w:w="126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714517BD" w14:textId="77777777" w:rsidR="00557F6F" w:rsidRPr="00BC7581" w:rsidRDefault="00557F6F" w:rsidP="00B37EF3">
            <w:pPr>
              <w:pStyle w:val="HeadingRunIn"/>
            </w:pPr>
            <w:r w:rsidRPr="00BC7581">
              <w:t>0</w:t>
            </w:r>
          </w:p>
        </w:tc>
        <w:tc>
          <w:tcPr>
            <w:tcW w:w="1350" w:type="dxa"/>
            <w:tcBorders>
              <w:top w:val="double" w:sz="4" w:space="0" w:color="000000"/>
              <w:left w:val="single" w:sz="3" w:space="0" w:color="000000"/>
              <w:bottom w:val="nil"/>
              <w:right w:val="nil"/>
            </w:tcBorders>
            <w:tcMar>
              <w:top w:w="110" w:type="dxa"/>
              <w:left w:w="80" w:type="dxa"/>
              <w:bottom w:w="70" w:type="dxa"/>
              <w:right w:w="40" w:type="dxa"/>
            </w:tcMar>
          </w:tcPr>
          <w:p w14:paraId="02ACA16E" w14:textId="77777777" w:rsidR="00557F6F" w:rsidRPr="00BC7581" w:rsidRDefault="00557F6F" w:rsidP="00B37EF3">
            <w:pPr>
              <w:pStyle w:val="HeadingRunIn"/>
            </w:pPr>
            <w:r w:rsidRPr="00BC7581">
              <w:t>0</w:t>
            </w:r>
          </w:p>
        </w:tc>
      </w:tr>
      <w:tr w:rsidR="00557F6F" w14:paraId="196EB5C6" w14:textId="77777777" w:rsidTr="00F67865">
        <w:trPr>
          <w:trHeight w:val="360"/>
        </w:trPr>
        <w:tc>
          <w:tcPr>
            <w:tcW w:w="1680" w:type="dxa"/>
            <w:tcBorders>
              <w:top w:val="single" w:sz="3" w:space="0" w:color="000000"/>
              <w:left w:val="nil"/>
              <w:bottom w:val="single" w:sz="3" w:space="0" w:color="000000"/>
              <w:right w:val="nil"/>
            </w:tcBorders>
            <w:tcMar>
              <w:top w:w="110" w:type="dxa"/>
              <w:left w:w="80" w:type="dxa"/>
              <w:bottom w:w="70" w:type="dxa"/>
              <w:right w:w="40" w:type="dxa"/>
            </w:tcMar>
          </w:tcPr>
          <w:p w14:paraId="73026E6A" w14:textId="77777777" w:rsidR="00557F6F" w:rsidRPr="00BC7581" w:rsidRDefault="00557F6F" w:rsidP="00B37EF3">
            <w:pPr>
              <w:pStyle w:val="HeadingRunIn"/>
            </w:pPr>
            <w:r w:rsidRPr="00BC7581">
              <w:lastRenderedPageBreak/>
              <w:t>Minimum</w:t>
            </w:r>
          </w:p>
        </w:tc>
        <w:tc>
          <w:tcPr>
            <w:tcW w:w="142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3F52C827" w14:textId="77777777" w:rsidR="00557F6F" w:rsidRPr="00BC7581" w:rsidRDefault="00557F6F" w:rsidP="00B37EF3">
            <w:pPr>
              <w:pStyle w:val="HeadingRunIn"/>
            </w:pPr>
            <w:proofErr w:type="spellStart"/>
            <w:r w:rsidRPr="00BC7581">
              <w:t>Vmin</w:t>
            </w:r>
            <w:proofErr w:type="spellEnd"/>
            <w:r w:rsidRPr="00BC7581">
              <w:t>*</w:t>
            </w:r>
          </w:p>
        </w:tc>
        <w:tc>
          <w:tcPr>
            <w:tcW w:w="142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65D54C85" w14:textId="77777777" w:rsidR="00557F6F" w:rsidRPr="00BC7581" w:rsidRDefault="00557F6F" w:rsidP="00B37EF3">
            <w:pPr>
              <w:pStyle w:val="HeadingRunIn"/>
            </w:pPr>
            <w:r w:rsidRPr="00BC7581">
              <w:t>0</w:t>
            </w:r>
          </w:p>
        </w:tc>
        <w:tc>
          <w:tcPr>
            <w:tcW w:w="124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42E567AD" w14:textId="77777777" w:rsidR="00557F6F" w:rsidRPr="00BC7581" w:rsidRDefault="00557F6F" w:rsidP="00B37EF3">
            <w:pPr>
              <w:pStyle w:val="HeadingRunIn"/>
            </w:pPr>
            <w:r w:rsidRPr="00BC7581">
              <w:t>0</w:t>
            </w:r>
          </w:p>
        </w:tc>
        <w:tc>
          <w:tcPr>
            <w:tcW w:w="117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75C73E1F" w14:textId="77777777" w:rsidR="00557F6F" w:rsidRPr="00BC7581" w:rsidRDefault="00557F6F" w:rsidP="00B37EF3">
            <w:pPr>
              <w:pStyle w:val="HeadingRunIn"/>
            </w:pPr>
            <w:r w:rsidRPr="00BC7581">
              <w:t>0</w:t>
            </w:r>
          </w:p>
        </w:tc>
        <w:tc>
          <w:tcPr>
            <w:tcW w:w="126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77A72923" w14:textId="77777777" w:rsidR="00557F6F" w:rsidRPr="00BC7581" w:rsidRDefault="00557F6F" w:rsidP="00B37EF3">
            <w:pPr>
              <w:pStyle w:val="HeadingRunIn"/>
            </w:pPr>
            <w:r w:rsidRPr="00BC7581">
              <w:t>0</w:t>
            </w:r>
          </w:p>
        </w:tc>
        <w:tc>
          <w:tcPr>
            <w:tcW w:w="1350" w:type="dxa"/>
            <w:tcBorders>
              <w:top w:val="single" w:sz="3" w:space="0" w:color="000000"/>
              <w:left w:val="single" w:sz="3" w:space="0" w:color="000000"/>
              <w:bottom w:val="single" w:sz="3" w:space="0" w:color="000000"/>
              <w:right w:val="nil"/>
            </w:tcBorders>
            <w:tcMar>
              <w:top w:w="110" w:type="dxa"/>
              <w:left w:w="80" w:type="dxa"/>
              <w:bottom w:w="70" w:type="dxa"/>
              <w:right w:w="40" w:type="dxa"/>
            </w:tcMar>
          </w:tcPr>
          <w:p w14:paraId="62E229E9" w14:textId="77777777" w:rsidR="00557F6F" w:rsidRPr="00BC7581" w:rsidRDefault="00557F6F" w:rsidP="00B37EF3">
            <w:pPr>
              <w:pStyle w:val="HeadingRunIn"/>
            </w:pPr>
            <w:r w:rsidRPr="00BC7581">
              <w:t>0</w:t>
            </w:r>
          </w:p>
        </w:tc>
      </w:tr>
      <w:tr w:rsidR="00557F6F" w14:paraId="57433240" w14:textId="77777777" w:rsidTr="00F67865">
        <w:trPr>
          <w:trHeight w:val="360"/>
        </w:trPr>
        <w:tc>
          <w:tcPr>
            <w:tcW w:w="1680" w:type="dxa"/>
            <w:tcBorders>
              <w:top w:val="nil"/>
              <w:left w:val="nil"/>
              <w:bottom w:val="single" w:sz="16" w:space="0" w:color="000000"/>
              <w:right w:val="nil"/>
            </w:tcBorders>
            <w:tcMar>
              <w:top w:w="110" w:type="dxa"/>
              <w:left w:w="80" w:type="dxa"/>
              <w:bottom w:w="70" w:type="dxa"/>
              <w:right w:w="40" w:type="dxa"/>
            </w:tcMar>
          </w:tcPr>
          <w:p w14:paraId="47403682" w14:textId="77777777" w:rsidR="00557F6F" w:rsidRPr="00BC7581" w:rsidRDefault="00557F6F" w:rsidP="00B37EF3">
            <w:pPr>
              <w:pStyle w:val="HeadingRunIn"/>
            </w:pPr>
            <w:r w:rsidRPr="00BC7581">
              <w:t>Heating maximum</w:t>
            </w:r>
          </w:p>
        </w:tc>
        <w:tc>
          <w:tcPr>
            <w:tcW w:w="1420" w:type="dxa"/>
            <w:tcBorders>
              <w:top w:val="nil"/>
              <w:left w:val="single" w:sz="3" w:space="0" w:color="000000"/>
              <w:bottom w:val="single" w:sz="16" w:space="0" w:color="000000"/>
              <w:right w:val="single" w:sz="3" w:space="0" w:color="000000"/>
            </w:tcBorders>
            <w:tcMar>
              <w:top w:w="110" w:type="dxa"/>
              <w:left w:w="80" w:type="dxa"/>
              <w:bottom w:w="70" w:type="dxa"/>
              <w:right w:w="40" w:type="dxa"/>
            </w:tcMar>
          </w:tcPr>
          <w:p w14:paraId="0578014E" w14:textId="6C31B590" w:rsidR="00557F6F" w:rsidRPr="00BC7581" w:rsidRDefault="00E63289" w:rsidP="00B37EF3">
            <w:pPr>
              <w:pStyle w:val="HeadingRunIn"/>
            </w:pPr>
            <w:proofErr w:type="spellStart"/>
            <w:r>
              <w:rPr>
                <w:bCs w:val="0"/>
              </w:rPr>
              <w:t>Vheat</w:t>
            </w:r>
            <w:proofErr w:type="spellEnd"/>
            <w:r>
              <w:rPr>
                <w:bCs w:val="0"/>
              </w:rPr>
              <w:t>-max</w:t>
            </w:r>
            <w:r w:rsidRPr="00BC7581" w:rsidDel="00E63289">
              <w:t xml:space="preserve"> </w:t>
            </w:r>
          </w:p>
        </w:tc>
        <w:tc>
          <w:tcPr>
            <w:tcW w:w="1420" w:type="dxa"/>
            <w:tcBorders>
              <w:top w:val="nil"/>
              <w:left w:val="single" w:sz="3" w:space="0" w:color="000000"/>
              <w:bottom w:val="single" w:sz="16" w:space="0" w:color="000000"/>
              <w:right w:val="single" w:sz="3" w:space="0" w:color="000000"/>
            </w:tcBorders>
            <w:tcMar>
              <w:top w:w="110" w:type="dxa"/>
              <w:left w:w="80" w:type="dxa"/>
              <w:bottom w:w="70" w:type="dxa"/>
              <w:right w:w="40" w:type="dxa"/>
            </w:tcMar>
          </w:tcPr>
          <w:p w14:paraId="67D6CC46" w14:textId="77777777" w:rsidR="00557F6F" w:rsidRPr="00BC7581" w:rsidRDefault="00557F6F" w:rsidP="00B37EF3">
            <w:pPr>
              <w:pStyle w:val="HeadingRunIn"/>
            </w:pPr>
            <w:r w:rsidRPr="00BC7581">
              <w:t>0</w:t>
            </w:r>
          </w:p>
        </w:tc>
        <w:tc>
          <w:tcPr>
            <w:tcW w:w="1240" w:type="dxa"/>
            <w:tcBorders>
              <w:top w:val="nil"/>
              <w:left w:val="single" w:sz="3" w:space="0" w:color="000000"/>
              <w:bottom w:val="single" w:sz="16" w:space="0" w:color="000000"/>
              <w:right w:val="single" w:sz="3" w:space="0" w:color="000000"/>
            </w:tcBorders>
            <w:tcMar>
              <w:top w:w="110" w:type="dxa"/>
              <w:left w:w="80" w:type="dxa"/>
              <w:bottom w:w="70" w:type="dxa"/>
              <w:right w:w="40" w:type="dxa"/>
            </w:tcMar>
          </w:tcPr>
          <w:p w14:paraId="36678973" w14:textId="77777777" w:rsidR="00557F6F" w:rsidRPr="00BC7581" w:rsidRDefault="00557F6F" w:rsidP="00B37EF3">
            <w:pPr>
              <w:pStyle w:val="HeadingRunIn"/>
            </w:pPr>
            <w:r w:rsidRPr="00BC7581">
              <w:t>0</w:t>
            </w:r>
          </w:p>
        </w:tc>
        <w:tc>
          <w:tcPr>
            <w:tcW w:w="1170" w:type="dxa"/>
            <w:tcBorders>
              <w:top w:val="nil"/>
              <w:left w:val="single" w:sz="3" w:space="0" w:color="000000"/>
              <w:bottom w:val="single" w:sz="16" w:space="0" w:color="000000"/>
              <w:right w:val="single" w:sz="3" w:space="0" w:color="000000"/>
            </w:tcBorders>
            <w:tcMar>
              <w:top w:w="110" w:type="dxa"/>
              <w:left w:w="80" w:type="dxa"/>
              <w:bottom w:w="70" w:type="dxa"/>
              <w:right w:w="40" w:type="dxa"/>
            </w:tcMar>
          </w:tcPr>
          <w:p w14:paraId="3D10C975" w14:textId="4A0F348C" w:rsidR="00557F6F" w:rsidRPr="00BC7581" w:rsidRDefault="00E63289" w:rsidP="00B37EF3">
            <w:pPr>
              <w:pStyle w:val="HeadingRunIn"/>
            </w:pPr>
            <w:proofErr w:type="spellStart"/>
            <w:r>
              <w:rPr>
                <w:bCs w:val="0"/>
              </w:rPr>
              <w:t>Vcool</w:t>
            </w:r>
            <w:proofErr w:type="spellEnd"/>
            <w:r>
              <w:rPr>
                <w:bCs w:val="0"/>
              </w:rPr>
              <w:t>-max</w:t>
            </w:r>
          </w:p>
        </w:tc>
        <w:tc>
          <w:tcPr>
            <w:tcW w:w="1260" w:type="dxa"/>
            <w:tcBorders>
              <w:top w:val="nil"/>
              <w:left w:val="single" w:sz="3" w:space="0" w:color="000000"/>
              <w:bottom w:val="single" w:sz="16" w:space="0" w:color="000000"/>
              <w:right w:val="single" w:sz="3" w:space="0" w:color="000000"/>
            </w:tcBorders>
            <w:tcMar>
              <w:top w:w="110" w:type="dxa"/>
              <w:left w:w="80" w:type="dxa"/>
              <w:bottom w:w="70" w:type="dxa"/>
              <w:right w:w="40" w:type="dxa"/>
            </w:tcMar>
          </w:tcPr>
          <w:p w14:paraId="480D6EB0" w14:textId="445FB39A" w:rsidR="00557F6F" w:rsidRPr="00BC7581" w:rsidRDefault="00E63289" w:rsidP="00B37EF3">
            <w:pPr>
              <w:pStyle w:val="HeadingRunIn"/>
            </w:pPr>
            <w:proofErr w:type="spellStart"/>
            <w:r>
              <w:rPr>
                <w:bCs w:val="0"/>
              </w:rPr>
              <w:t>Vcool</w:t>
            </w:r>
            <w:proofErr w:type="spellEnd"/>
            <w:r>
              <w:rPr>
                <w:bCs w:val="0"/>
              </w:rPr>
              <w:t>-max</w:t>
            </w:r>
          </w:p>
        </w:tc>
        <w:tc>
          <w:tcPr>
            <w:tcW w:w="1350" w:type="dxa"/>
            <w:tcBorders>
              <w:top w:val="nil"/>
              <w:left w:val="single" w:sz="3" w:space="0" w:color="000000"/>
              <w:bottom w:val="single" w:sz="16" w:space="0" w:color="000000"/>
              <w:right w:val="nil"/>
            </w:tcBorders>
            <w:tcMar>
              <w:top w:w="110" w:type="dxa"/>
              <w:left w:w="80" w:type="dxa"/>
              <w:bottom w:w="70" w:type="dxa"/>
              <w:right w:w="40" w:type="dxa"/>
            </w:tcMar>
          </w:tcPr>
          <w:p w14:paraId="465C1FF7" w14:textId="77777777" w:rsidR="00557F6F" w:rsidRPr="00BC7581" w:rsidRDefault="00557F6F" w:rsidP="00B37EF3">
            <w:pPr>
              <w:pStyle w:val="HeadingRunIn"/>
            </w:pPr>
            <w:r w:rsidRPr="00BC7581">
              <w:t>0</w:t>
            </w:r>
          </w:p>
        </w:tc>
      </w:tr>
    </w:tbl>
    <w:p w14:paraId="47EBB431" w14:textId="77777777" w:rsidR="00557F6F" w:rsidRDefault="00557F6F" w:rsidP="00557F6F">
      <w:r>
        <w:t xml:space="preserve"> </w:t>
      </w:r>
    </w:p>
    <w:p w14:paraId="0FF25E1D" w14:textId="14256210" w:rsidR="009045A3" w:rsidRDefault="009045A3" w:rsidP="009E53CE">
      <w:pPr>
        <w:pStyle w:val="Heading3"/>
        <w:keepNext/>
        <w:widowControl/>
        <w:ind w:left="806" w:hanging="806"/>
      </w:pPr>
      <w:r w:rsidRPr="00BC7581">
        <w:t xml:space="preserve">Control logic is depicted schematically in </w:t>
      </w:r>
      <w:r>
        <w:rPr>
          <w:rFonts w:cs="Times New Roman PS MT"/>
          <w:bCs/>
          <w:szCs w:val="20"/>
        </w:rPr>
        <w:t>Figure 5.5.5</w:t>
      </w:r>
      <w:r w:rsidRPr="00BC7581">
        <w:t xml:space="preserve"> and described in the following </w:t>
      </w:r>
      <w:r>
        <w:rPr>
          <w:rFonts w:cs="Times New Roman PS MT"/>
          <w:bCs/>
          <w:szCs w:val="20"/>
        </w:rPr>
        <w:t>subsections.</w:t>
      </w:r>
      <w:r w:rsidRPr="00BC7581">
        <w:t xml:space="preserve"> </w:t>
      </w:r>
    </w:p>
    <w:p w14:paraId="2E8CD6E9" w14:textId="1C29A1B3" w:rsidR="00E63289" w:rsidRDefault="00E63289" w:rsidP="00E63289">
      <w:pPr>
        <w:jc w:val="center"/>
      </w:pPr>
      <w:r>
        <w:rPr>
          <w:noProof/>
        </w:rPr>
        <mc:AlternateContent>
          <mc:Choice Requires="wpc">
            <w:drawing>
              <wp:inline distT="0" distB="0" distL="0" distR="0" wp14:anchorId="6C1D7837" wp14:editId="442B1994">
                <wp:extent cx="5943600" cy="3677285"/>
                <wp:effectExtent l="0" t="0" r="0" b="37465"/>
                <wp:docPr id="716" name="Canvas 71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93" name="Line 510"/>
                        <wps:cNvCnPr>
                          <a:cxnSpLocks noChangeShapeType="1"/>
                        </wps:cNvCnPr>
                        <wps:spPr bwMode="auto">
                          <a:xfrm>
                            <a:off x="681900" y="0"/>
                            <a:ext cx="700" cy="3216974"/>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594" name="Line 511"/>
                        <wps:cNvCnPr>
                          <a:cxnSpLocks noChangeShapeType="1"/>
                        </wps:cNvCnPr>
                        <wps:spPr bwMode="auto">
                          <a:xfrm>
                            <a:off x="696500" y="3222674"/>
                            <a:ext cx="5087700" cy="0"/>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598" name="Line 512"/>
                        <wps:cNvCnPr>
                          <a:cxnSpLocks noChangeShapeType="1"/>
                        </wps:cNvCnPr>
                        <wps:spPr bwMode="auto">
                          <a:xfrm flipH="1">
                            <a:off x="3529300" y="34901"/>
                            <a:ext cx="2272600" cy="2545614"/>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704" name="Line 513"/>
                        <wps:cNvCnPr>
                          <a:cxnSpLocks noChangeShapeType="1"/>
                        </wps:cNvCnPr>
                        <wps:spPr bwMode="auto">
                          <a:xfrm flipH="1">
                            <a:off x="2933934" y="2574259"/>
                            <a:ext cx="595366" cy="0"/>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705" name="Rectangle 514"/>
                        <wps:cNvSpPr>
                          <a:spLocks noChangeArrowheads="1"/>
                        </wps:cNvSpPr>
                        <wps:spPr bwMode="auto">
                          <a:xfrm>
                            <a:off x="0" y="2460847"/>
                            <a:ext cx="647700" cy="1925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8C1521" w14:textId="77777777" w:rsidR="00D878EF" w:rsidRDefault="00D878EF" w:rsidP="00E63289">
                              <w:pPr>
                                <w:pStyle w:val="NoSpacing"/>
                                <w:jc w:val="right"/>
                                <w:rPr>
                                  <w:rFonts w:cs="Arial"/>
                                  <w:sz w:val="24"/>
                                  <w:szCs w:val="24"/>
                                </w:rPr>
                              </w:pPr>
                              <w:r>
                                <w:t xml:space="preserve">Minimum </w:t>
                              </w:r>
                            </w:p>
                          </w:txbxContent>
                        </wps:txbx>
                        <wps:bodyPr rot="0" vert="horz" wrap="square" lIns="0" tIns="0" rIns="0" bIns="0" anchor="t" anchorCtr="0" upright="1">
                          <a:noAutofit/>
                        </wps:bodyPr>
                      </wps:wsp>
                      <wps:wsp>
                        <wps:cNvPr id="706" name="Line 515"/>
                        <wps:cNvCnPr>
                          <a:cxnSpLocks noChangeShapeType="1"/>
                        </wps:cNvCnPr>
                        <wps:spPr bwMode="auto">
                          <a:xfrm>
                            <a:off x="647700" y="3609383"/>
                            <a:ext cx="2302500" cy="600"/>
                          </a:xfrm>
                          <a:prstGeom prst="line">
                            <a:avLst/>
                          </a:prstGeom>
                          <a:noFill/>
                          <a:ln w="9525">
                            <a:solidFill>
                              <a:srgbClr val="000000"/>
                            </a:solidFill>
                            <a:round/>
                            <a:headEnd type="triangle" w="med" len="med"/>
                            <a:tailEnd type="oval" w="med" len="med"/>
                          </a:ln>
                          <a:extLst>
                            <a:ext uri="{909E8E84-426E-40DD-AFC4-6F175D3DCCD1}">
                              <a14:hiddenFill xmlns:a14="http://schemas.microsoft.com/office/drawing/2010/main">
                                <a:noFill/>
                              </a14:hiddenFill>
                            </a:ext>
                          </a:extLst>
                        </wps:spPr>
                        <wps:bodyPr/>
                      </wps:wsp>
                      <wps:wsp>
                        <wps:cNvPr id="707" name="Rectangle 516"/>
                        <wps:cNvSpPr>
                          <a:spLocks noChangeArrowheads="1"/>
                        </wps:cNvSpPr>
                        <wps:spPr bwMode="auto">
                          <a:xfrm>
                            <a:off x="964500" y="3355678"/>
                            <a:ext cx="1795800" cy="181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D0035F" w14:textId="0EA9C144" w:rsidR="00D878EF" w:rsidRDefault="00D878EF" w:rsidP="00E63289">
                              <w:pPr>
                                <w:pStyle w:val="NoSpacing"/>
                                <w:jc w:val="center"/>
                                <w:rPr>
                                  <w:rFonts w:cs="Arial"/>
                                  <w:sz w:val="24"/>
                                  <w:szCs w:val="24"/>
                                </w:rPr>
                              </w:pPr>
                              <w:r>
                                <w:t>Heating Loop Signal</w:t>
                              </w:r>
                            </w:p>
                          </w:txbxContent>
                        </wps:txbx>
                        <wps:bodyPr rot="0" vert="horz" wrap="square" lIns="0" tIns="0" rIns="0" bIns="0" anchor="t" anchorCtr="0" upright="1">
                          <a:noAutofit/>
                        </wps:bodyPr>
                      </wps:wsp>
                      <wps:wsp>
                        <wps:cNvPr id="708" name="Line 518"/>
                        <wps:cNvCnPr>
                          <a:cxnSpLocks noChangeShapeType="1"/>
                        </wps:cNvCnPr>
                        <wps:spPr bwMode="auto">
                          <a:xfrm>
                            <a:off x="3502000" y="3615684"/>
                            <a:ext cx="2302500" cy="700"/>
                          </a:xfrm>
                          <a:prstGeom prst="line">
                            <a:avLst/>
                          </a:prstGeom>
                          <a:noFill/>
                          <a:ln w="9525">
                            <a:solidFill>
                              <a:srgbClr val="00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709" name="Text Box 519"/>
                        <wps:cNvSpPr txBox="1">
                          <a:spLocks noChangeArrowheads="1"/>
                        </wps:cNvSpPr>
                        <wps:spPr bwMode="auto">
                          <a:xfrm>
                            <a:off x="2600300" y="995023"/>
                            <a:ext cx="1144900" cy="40240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DE7174" w14:textId="77777777" w:rsidR="00D878EF" w:rsidRDefault="00D878EF" w:rsidP="00E63289">
                              <w:pPr>
                                <w:pStyle w:val="NoSpacing"/>
                                <w:jc w:val="right"/>
                              </w:pPr>
                              <w:r>
                                <w:t>Active Airflow Setpoint, Vspt</w:t>
                              </w:r>
                            </w:p>
                          </w:txbxContent>
                        </wps:txbx>
                        <wps:bodyPr rot="0" vert="horz" wrap="square" lIns="91440" tIns="45720" rIns="91440" bIns="45720" anchor="t" anchorCtr="0" upright="1">
                          <a:noAutofit/>
                        </wps:bodyPr>
                      </wps:wsp>
                      <wps:wsp>
                        <wps:cNvPr id="710" name="Line 520"/>
                        <wps:cNvCnPr>
                          <a:cxnSpLocks noChangeShapeType="1"/>
                        </wps:cNvCnPr>
                        <wps:spPr bwMode="auto">
                          <a:xfrm>
                            <a:off x="3745200" y="1165227"/>
                            <a:ext cx="755000" cy="30990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1" name="Rectangle 522"/>
                        <wps:cNvSpPr>
                          <a:spLocks noChangeArrowheads="1"/>
                        </wps:cNvSpPr>
                        <wps:spPr bwMode="auto">
                          <a:xfrm>
                            <a:off x="4390635" y="61074"/>
                            <a:ext cx="1121865" cy="2380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1FFE9F" w14:textId="77777777" w:rsidR="00D878EF" w:rsidRDefault="00D878EF" w:rsidP="00E63289">
                              <w:pPr>
                                <w:pStyle w:val="NoSpacing"/>
                                <w:jc w:val="right"/>
                                <w:rPr>
                                  <w:rFonts w:cs="Arial"/>
                                  <w:sz w:val="24"/>
                                  <w:szCs w:val="24"/>
                                </w:rPr>
                              </w:pPr>
                              <w:r>
                                <w:t>Cooling Maximum</w:t>
                              </w:r>
                            </w:p>
                          </w:txbxContent>
                        </wps:txbx>
                        <wps:bodyPr rot="0" vert="horz" wrap="square" lIns="0" tIns="0" rIns="0" bIns="0" anchor="t" anchorCtr="0" upright="1">
                          <a:noAutofit/>
                        </wps:bodyPr>
                      </wps:wsp>
                      <wps:wsp>
                        <wps:cNvPr id="712" name="Rectangle 50"/>
                        <wps:cNvSpPr>
                          <a:spLocks noChangeArrowheads="1"/>
                        </wps:cNvSpPr>
                        <wps:spPr bwMode="auto">
                          <a:xfrm>
                            <a:off x="3716800" y="3355878"/>
                            <a:ext cx="1795700" cy="1810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E41084" w14:textId="55783237" w:rsidR="00D878EF" w:rsidRDefault="00D878EF" w:rsidP="00E63289">
                              <w:pPr>
                                <w:pStyle w:val="NormalWeb"/>
                                <w:spacing w:before="0" w:beforeAutospacing="0" w:after="0" w:afterAutospacing="0"/>
                                <w:jc w:val="center"/>
                              </w:pPr>
                              <w:r>
                                <w:rPr>
                                  <w:rFonts w:eastAsia="Calibri"/>
                                  <w:sz w:val="22"/>
                                  <w:szCs w:val="22"/>
                                </w:rPr>
                                <w:t>Cooling Loop Signal</w:t>
                              </w:r>
                            </w:p>
                          </w:txbxContent>
                        </wps:txbx>
                        <wps:bodyPr rot="0" vert="horz" wrap="square" lIns="0" tIns="0" rIns="0" bIns="0" anchor="t" anchorCtr="0" upright="1">
                          <a:noAutofit/>
                        </wps:bodyPr>
                      </wps:wsp>
                      <wps:wsp>
                        <wps:cNvPr id="713" name="Rectangle 51"/>
                        <wps:cNvSpPr>
                          <a:spLocks noChangeArrowheads="1"/>
                        </wps:cNvSpPr>
                        <wps:spPr bwMode="auto">
                          <a:xfrm>
                            <a:off x="2724700" y="3371778"/>
                            <a:ext cx="1036400" cy="1996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42D329" w14:textId="77777777" w:rsidR="00D878EF" w:rsidRDefault="00D878EF" w:rsidP="00E63289">
                              <w:pPr>
                                <w:pStyle w:val="NormalWeb"/>
                                <w:spacing w:before="0" w:beforeAutospacing="0" w:after="0" w:afterAutospacing="0"/>
                                <w:jc w:val="center"/>
                              </w:pPr>
                              <w:r>
                                <w:rPr>
                                  <w:rFonts w:eastAsia="Calibri"/>
                                  <w:sz w:val="22"/>
                                  <w:szCs w:val="22"/>
                                </w:rPr>
                                <w:t>Deadband</w:t>
                              </w:r>
                            </w:p>
                          </w:txbxContent>
                        </wps:txbx>
                        <wps:bodyPr rot="0" vert="horz" wrap="square" lIns="0" tIns="0" rIns="0" bIns="0" anchor="t" anchorCtr="0" upright="1">
                          <a:noAutofit/>
                        </wps:bodyPr>
                      </wps:wsp>
                      <wps:wsp>
                        <wps:cNvPr id="714" name="Straight Connector 714"/>
                        <wps:cNvCnPr/>
                        <wps:spPr>
                          <a:xfrm flipH="1" flipV="1">
                            <a:off x="681900" y="694944"/>
                            <a:ext cx="2252035" cy="1885571"/>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715" name="Rectangle 715"/>
                        <wps:cNvSpPr>
                          <a:spLocks noChangeArrowheads="1"/>
                        </wps:cNvSpPr>
                        <wps:spPr bwMode="auto">
                          <a:xfrm>
                            <a:off x="4445" y="509184"/>
                            <a:ext cx="643255" cy="4476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453C92" w14:textId="77777777" w:rsidR="00D878EF" w:rsidRDefault="00D878EF" w:rsidP="00E63289">
                              <w:pPr>
                                <w:jc w:val="right"/>
                                <w:rPr>
                                  <w:szCs w:val="24"/>
                                </w:rPr>
                              </w:pPr>
                              <w:r>
                                <w:rPr>
                                  <w:rFonts w:eastAsia="Calibri"/>
                                  <w:sz w:val="22"/>
                                </w:rPr>
                                <w:t>Heating Maximum</w:t>
                              </w:r>
                            </w:p>
                          </w:txbxContent>
                        </wps:txbx>
                        <wps:bodyPr rot="0" vert="horz" wrap="square" lIns="0" tIns="0" rIns="0" bIns="0" anchor="t" anchorCtr="0" upright="1">
                          <a:noAutofit/>
                        </wps:bodyPr>
                      </wps:wsp>
                    </wpc:wpc>
                  </a:graphicData>
                </a:graphic>
              </wp:inline>
            </w:drawing>
          </mc:Choice>
          <mc:Fallback>
            <w:pict>
              <v:group w14:anchorId="6C1D7837" id="Canvas 716" o:spid="_x0000_s1118" editas="canvas" style="width:468pt;height:289.55pt;mso-position-horizontal-relative:char;mso-position-vertical-relative:line" coordsize="59436,367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">
                <v:shape id="_x0000_s1119" type="#_x0000_t75" style="position:absolute;width:59436;height:36772;visibility:visible;mso-wrap-style:square">
                  <v:fill o:detectmouseclick="t"/>
                  <v:path o:connecttype="none"/>
                </v:shape>
                <v:line id="Line 510" o:spid="_x0000_s1120" style="position:absolute;visibility:visible;mso-wrap-style:square" from="6819,0" to="6826,321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" strokeweight=".35mm"/>
                <v:line id="Line 511" o:spid="_x0000_s1121" style="position:absolute;visibility:visible;mso-wrap-style:square" from="6965,32226" to="57842,322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" strokeweight=".35mm"/>
                <v:line id="Line 512" o:spid="_x0000_s1122" style="position:absolute;flip:x;visibility:visible;mso-wrap-style:square" from="35293,349" to="58019,258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" strokeweight=".35mm"/>
                <v:line id="Line 513" o:spid="_x0000_s1123" style="position:absolute;flip:x;visibility:visible;mso-wrap-style:square" from="29339,25742" to="35293,257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" strokeweight=".35mm"/>
                <v:rect id="Rectangle 514" o:spid="_x0000_s1124" style="position:absolute;top:24608;width:6477;height:19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" filled="f" stroked="f">
                  <v:textbox inset="0,0,0,0">
                    <w:txbxContent>
                      <w:p w14:paraId="1E8C1521" w14:textId="77777777" w:rsidR="00D878EF" w:rsidRDefault="00D878EF" w:rsidP="00E63289">
                        <w:pPr>
                          <w:pStyle w:val="NoSpacing"/>
                          <w:jc w:val="right"/>
                          <w:rPr>
                            <w:rFonts w:cs="Arial"/>
                            <w:sz w:val="24"/>
                            <w:szCs w:val="24"/>
                          </w:rPr>
                        </w:pPr>
                        <w:r>
                          <w:t xml:space="preserve">Minimum </w:t>
                        </w:r>
                      </w:p>
                    </w:txbxContent>
                  </v:textbox>
                </v:rect>
                <v:line id="Line 515" o:spid="_x0000_s1125" style="position:absolute;visibility:visible;mso-wrap-style:square" from="6477,36093" to="29502,360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">
                  <v:stroke startarrow="block" endarrow="oval"/>
                </v:line>
                <v:rect id="Rectangle 516" o:spid="_x0000_s1126" style="position:absolute;left:9645;top:33556;width:17958;height:18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" filled="f" stroked="f">
                  <v:textbox inset="0,0,0,0">
                    <w:txbxContent>
                      <w:p w14:paraId="25D0035F" w14:textId="0EA9C144" w:rsidR="00D878EF" w:rsidRDefault="00D878EF" w:rsidP="00E63289">
                        <w:pPr>
                          <w:pStyle w:val="NoSpacing"/>
                          <w:jc w:val="center"/>
                          <w:rPr>
                            <w:rFonts w:cs="Arial"/>
                            <w:sz w:val="24"/>
                            <w:szCs w:val="24"/>
                          </w:rPr>
                        </w:pPr>
                        <w:r>
                          <w:t>Heating Loop Signal</w:t>
                        </w:r>
                      </w:p>
                    </w:txbxContent>
                  </v:textbox>
                </v:rect>
                <v:line id="Line 518" o:spid="_x0000_s1127" style="position:absolute;visibility:visible;mso-wrap-style:square" from="35020,36156" to="58045,361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">
                  <v:stroke startarrow="oval" endarrow="block"/>
                </v:line>
                <v:shape id="Text Box 519" o:spid="_x0000_s1128" type="#_x0000_t202" style="position:absolute;left:26003;top:9950;width:11449;height:40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" stroked="f">
                  <v:textbox>
                    <w:txbxContent>
                      <w:p w14:paraId="77DE7174" w14:textId="77777777" w:rsidR="00D878EF" w:rsidRDefault="00D878EF" w:rsidP="00E63289">
                        <w:pPr>
                          <w:pStyle w:val="NoSpacing"/>
                          <w:jc w:val="right"/>
                        </w:pPr>
                        <w:r>
                          <w:t>Active Airflow Setpoint, Vspt</w:t>
                        </w:r>
                      </w:p>
                    </w:txbxContent>
                  </v:textbox>
                </v:shape>
                <v:line id="Line 520" o:spid="_x0000_s1129" style="position:absolute;visibility:visible;mso-wrap-style:square" from="37452,11652" to="45002,147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">
                  <v:stroke endarrow="block"/>
                </v:line>
                <v:rect id="Rectangle 522" o:spid="_x0000_s1130" style="position:absolute;left:43906;top:610;width:11219;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" filled="f" stroked="f">
                  <v:textbox inset="0,0,0,0">
                    <w:txbxContent>
                      <w:p w14:paraId="1A1FFE9F" w14:textId="77777777" w:rsidR="00D878EF" w:rsidRDefault="00D878EF" w:rsidP="00E63289">
                        <w:pPr>
                          <w:pStyle w:val="NoSpacing"/>
                          <w:jc w:val="right"/>
                          <w:rPr>
                            <w:rFonts w:cs="Arial"/>
                            <w:sz w:val="24"/>
                            <w:szCs w:val="24"/>
                          </w:rPr>
                        </w:pPr>
                        <w:r>
                          <w:t>Cooling Maximum</w:t>
                        </w:r>
                      </w:p>
                    </w:txbxContent>
                  </v:textbox>
                </v:rect>
                <v:rect id="Rectangle 50" o:spid="_x0000_s1131" style="position:absolute;left:37168;top:33558;width:17957;height:1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" filled="f" stroked="f">
                  <v:textbox inset="0,0,0,0">
                    <w:txbxContent>
                      <w:p w14:paraId="06E41084" w14:textId="55783237" w:rsidR="00D878EF" w:rsidRDefault="00D878EF" w:rsidP="00E63289">
                        <w:pPr>
                          <w:pStyle w:val="NormalWeb"/>
                          <w:spacing w:before="0" w:beforeAutospacing="0" w:after="0" w:afterAutospacing="0"/>
                          <w:jc w:val="center"/>
                        </w:pPr>
                        <w:r>
                          <w:rPr>
                            <w:rFonts w:eastAsia="Calibri"/>
                            <w:sz w:val="22"/>
                            <w:szCs w:val="22"/>
                          </w:rPr>
                          <w:t>Cooling Loop Signal</w:t>
                        </w:r>
                      </w:p>
                    </w:txbxContent>
                  </v:textbox>
                </v:rect>
                <v:rect id="Rectangle 51" o:spid="_x0000_s1132" style="position:absolute;left:27247;top:33717;width:10364;height:19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" filled="f" stroked="f">
                  <v:textbox inset="0,0,0,0">
                    <w:txbxContent>
                      <w:p w14:paraId="0342D329" w14:textId="77777777" w:rsidR="00D878EF" w:rsidRDefault="00D878EF" w:rsidP="00E63289">
                        <w:pPr>
                          <w:pStyle w:val="NormalWeb"/>
                          <w:spacing w:before="0" w:beforeAutospacing="0" w:after="0" w:afterAutospacing="0"/>
                          <w:jc w:val="center"/>
                        </w:pPr>
                        <w:r>
                          <w:rPr>
                            <w:rFonts w:eastAsia="Calibri"/>
                            <w:sz w:val="22"/>
                            <w:szCs w:val="22"/>
                          </w:rPr>
                          <w:t>Deadband</w:t>
                        </w:r>
                      </w:p>
                    </w:txbxContent>
                  </v:textbox>
                </v:rect>
                <v:line id="Straight Connector 714" o:spid="_x0000_s1133" style="position:absolute;flip:x y;visibility:visible;mso-wrap-style:square" from="6819,6949" to="29339,258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" strokecolor="black [3200]" strokeweight="1pt">
                  <v:stroke joinstyle="miter"/>
                </v:line>
                <v:rect id="Rectangle 715" o:spid="_x0000_s1134" style="position:absolute;left:44;top:5091;width:6433;height:4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" filled="f" stroked="f">
                  <v:textbox inset="0,0,0,0">
                    <w:txbxContent>
                      <w:p w14:paraId="0E453C92" w14:textId="77777777" w:rsidR="00D878EF" w:rsidRDefault="00D878EF" w:rsidP="00E63289">
                        <w:pPr>
                          <w:jc w:val="right"/>
                          <w:rPr>
                            <w:szCs w:val="24"/>
                          </w:rPr>
                        </w:pPr>
                        <w:r>
                          <w:rPr>
                            <w:rFonts w:eastAsia="Calibri"/>
                            <w:sz w:val="22"/>
                          </w:rPr>
                          <w:t>Heating Maximum</w:t>
                        </w:r>
                      </w:p>
                    </w:txbxContent>
                  </v:textbox>
                </v:rect>
                <w10:anchorlock/>
              </v:group>
            </w:pict>
          </mc:Fallback>
        </mc:AlternateContent>
      </w:r>
    </w:p>
    <w:p w14:paraId="2EB96599" w14:textId="2BDC918D" w:rsidR="00B14E96" w:rsidRPr="00122D20" w:rsidRDefault="00B14E96" w:rsidP="00DC4F60">
      <w:pPr>
        <w:pStyle w:val="FigureCaption"/>
      </w:pPr>
      <w:r w:rsidRPr="00122D20">
        <w:t xml:space="preserve">Figure 5.5.5 Control logic for </w:t>
      </w:r>
      <w:proofErr w:type="gramStart"/>
      <w:r w:rsidRPr="00122D20">
        <w:t>cooling-only</w:t>
      </w:r>
      <w:proofErr w:type="gramEnd"/>
      <w:r w:rsidRPr="00122D20">
        <w:t xml:space="preserve"> VAV zone.</w:t>
      </w:r>
    </w:p>
    <w:p w14:paraId="60114005" w14:textId="7A05EC60" w:rsidR="009045A3" w:rsidRPr="00BC7581" w:rsidRDefault="009045A3" w:rsidP="0087618D">
      <w:pPr>
        <w:pStyle w:val="Heading4"/>
      </w:pPr>
      <w:r w:rsidRPr="00BC7581">
        <w:t xml:space="preserve">When the </w:t>
      </w:r>
      <w:r w:rsidR="005474F7">
        <w:rPr>
          <w:rFonts w:cs="Times New Roman PS MT"/>
          <w:bCs/>
          <w:szCs w:val="20"/>
        </w:rPr>
        <w:t>Zone State</w:t>
      </w:r>
      <w:r w:rsidRPr="00BC7581">
        <w:t xml:space="preserve"> is </w:t>
      </w:r>
      <w:r w:rsidRPr="00B87A61">
        <w:rPr>
          <w:rFonts w:cs="Times New Roman PS MT"/>
          <w:bCs/>
          <w:szCs w:val="20"/>
        </w:rPr>
        <w:t>cooling</w:t>
      </w:r>
      <w:r w:rsidRPr="00BC7581">
        <w:t xml:space="preserve">, the </w:t>
      </w:r>
      <w:r w:rsidRPr="00B87A61">
        <w:rPr>
          <w:rFonts w:cs="Times New Roman PS MT"/>
          <w:bCs/>
          <w:szCs w:val="20"/>
        </w:rPr>
        <w:t>cooling-loop</w:t>
      </w:r>
      <w:r w:rsidRPr="00BC7581">
        <w:t xml:space="preserve"> output shall be mapped to the active airflow </w:t>
      </w:r>
      <w:r w:rsidR="00D21A33">
        <w:rPr>
          <w:rFonts w:cs="Times New Roman PS MT"/>
          <w:bCs/>
          <w:szCs w:val="20"/>
        </w:rPr>
        <w:t>setpoint</w:t>
      </w:r>
      <w:r w:rsidRPr="00BC7581">
        <w:t xml:space="preserve"> from the minimum </w:t>
      </w:r>
      <w:r w:rsidR="008128EF">
        <w:t xml:space="preserve">endpoint </w:t>
      </w:r>
      <w:r w:rsidRPr="00BC7581">
        <w:t xml:space="preserve">to the cooling maximum </w:t>
      </w:r>
      <w:r w:rsidR="008128EF">
        <w:t>endpoint</w:t>
      </w:r>
      <w:r w:rsidRPr="00BC7581">
        <w:t>.</w:t>
      </w:r>
    </w:p>
    <w:p w14:paraId="10D1F695" w14:textId="504A1BA1" w:rsidR="009045A3" w:rsidRPr="00BC7581" w:rsidRDefault="009045A3" w:rsidP="007C1423">
      <w:pPr>
        <w:pStyle w:val="Heading5"/>
      </w:pPr>
      <w:r w:rsidRPr="00BC7581">
        <w:t xml:space="preserve">If supply air temperature from the air handler is greater than room temperature, </w:t>
      </w:r>
      <w:r w:rsidR="008128EF">
        <w:t xml:space="preserve">the active </w:t>
      </w:r>
      <w:r w:rsidRPr="00BC7581">
        <w:t xml:space="preserve">airflow </w:t>
      </w:r>
      <w:r w:rsidR="00D21A33">
        <w:rPr>
          <w:rFonts w:cs="Times New Roman PS MT"/>
          <w:bCs/>
          <w:szCs w:val="20"/>
        </w:rPr>
        <w:t>setpoint</w:t>
      </w:r>
      <w:r w:rsidRPr="00BC7581">
        <w:t xml:space="preserve"> shall be no higher than the minimum</w:t>
      </w:r>
      <w:r w:rsidR="008128EF">
        <w:t xml:space="preserve"> endpoint</w:t>
      </w:r>
      <w:r w:rsidRPr="00BC7581">
        <w:t>.</w:t>
      </w:r>
    </w:p>
    <w:p w14:paraId="61ED61C8" w14:textId="1E3E5742" w:rsidR="009045A3" w:rsidRPr="00BC7581" w:rsidRDefault="009045A3" w:rsidP="0087618D">
      <w:pPr>
        <w:pStyle w:val="Heading4"/>
      </w:pPr>
      <w:r w:rsidRPr="00BC7581">
        <w:t xml:space="preserve">When the </w:t>
      </w:r>
      <w:r w:rsidR="005474F7">
        <w:rPr>
          <w:rFonts w:cs="Times New Roman PS MT"/>
          <w:bCs/>
          <w:szCs w:val="20"/>
        </w:rPr>
        <w:t>Zone State</w:t>
      </w:r>
      <w:r w:rsidRPr="00BC7581">
        <w:t xml:space="preserve"> is </w:t>
      </w:r>
      <w:proofErr w:type="spellStart"/>
      <w:r w:rsidRPr="00B87A61">
        <w:rPr>
          <w:rFonts w:cs="Times New Roman PS MT"/>
          <w:bCs/>
          <w:szCs w:val="20"/>
        </w:rPr>
        <w:t>deadband</w:t>
      </w:r>
      <w:proofErr w:type="spellEnd"/>
      <w:r w:rsidRPr="00BC7581">
        <w:t xml:space="preserve">, the active airflow </w:t>
      </w:r>
      <w:r w:rsidR="00D21A33">
        <w:rPr>
          <w:rFonts w:cs="Times New Roman PS MT"/>
          <w:bCs/>
          <w:szCs w:val="20"/>
        </w:rPr>
        <w:t>setpoint</w:t>
      </w:r>
      <w:r w:rsidRPr="00BC7581">
        <w:t xml:space="preserve"> shall be the minimum </w:t>
      </w:r>
      <w:r w:rsidR="008128EF">
        <w:t>endpoint</w:t>
      </w:r>
      <w:r w:rsidRPr="00BC7581">
        <w:t>.</w:t>
      </w:r>
    </w:p>
    <w:p w14:paraId="4CB7A248" w14:textId="58A63C31" w:rsidR="008128EF" w:rsidRDefault="008128EF" w:rsidP="0087618D">
      <w:pPr>
        <w:pStyle w:val="Heading4"/>
      </w:pPr>
      <w:r w:rsidRPr="00BC7581">
        <w:t xml:space="preserve">When the </w:t>
      </w:r>
      <w:r w:rsidR="005474F7">
        <w:rPr>
          <w:rFonts w:cs="Times New Roman PS MT"/>
          <w:bCs/>
          <w:szCs w:val="20"/>
        </w:rPr>
        <w:t>Zone State</w:t>
      </w:r>
      <w:r w:rsidRPr="00BC7581">
        <w:t xml:space="preserve"> is </w:t>
      </w:r>
      <w:r w:rsidRPr="00B87A61">
        <w:rPr>
          <w:rFonts w:cs="Times New Roman PS MT"/>
          <w:bCs/>
          <w:szCs w:val="20"/>
        </w:rPr>
        <w:t>heating</w:t>
      </w:r>
      <w:r w:rsidRPr="00BC7581">
        <w:t xml:space="preserve">, the </w:t>
      </w:r>
      <w:r w:rsidR="005474F7">
        <w:t>Heating Loop</w:t>
      </w:r>
      <w:r w:rsidR="00E63289">
        <w:t xml:space="preserve"> output shall be mapped to the </w:t>
      </w:r>
      <w:r w:rsidRPr="00BC7581">
        <w:t xml:space="preserve">active airflow </w:t>
      </w:r>
      <w:r w:rsidR="00D21A33">
        <w:rPr>
          <w:rFonts w:cs="Times New Roman PS MT"/>
          <w:bCs/>
          <w:szCs w:val="20"/>
        </w:rPr>
        <w:t>setpoint</w:t>
      </w:r>
      <w:r w:rsidRPr="00BC7581">
        <w:t xml:space="preserve"> </w:t>
      </w:r>
      <w:r w:rsidR="00E63289">
        <w:t>from</w:t>
      </w:r>
      <w:r w:rsidRPr="00BC7581">
        <w:t xml:space="preserve"> the minimum </w:t>
      </w:r>
      <w:r>
        <w:t>endpoint</w:t>
      </w:r>
      <w:r w:rsidR="00E63289" w:rsidRPr="00E63289">
        <w:t xml:space="preserve"> </w:t>
      </w:r>
      <w:r w:rsidR="00E63289">
        <w:t>to the heating maximum endpoint</w:t>
      </w:r>
      <w:r w:rsidRPr="00BC7581">
        <w:t>.</w:t>
      </w:r>
    </w:p>
    <w:p w14:paraId="1722B9F8" w14:textId="7621C1A5" w:rsidR="00E63289" w:rsidRPr="00BC7581" w:rsidRDefault="00E63289" w:rsidP="007C1423">
      <w:pPr>
        <w:pStyle w:val="Heading5"/>
      </w:pPr>
      <w:r>
        <w:t xml:space="preserve">If supply air temperature from the air handler is less than </w:t>
      </w:r>
      <w:ins w:id="3769" w:author="Titus Ellison" w:date="2022-10-20T12:14:00Z">
        <w:r w:rsidR="007A0881" w:rsidRPr="00997FB6">
          <w:rPr>
            <w:rStyle w:val="Toggle"/>
            <w:rPrChange w:id="3770" w:author="Titus Ellison" w:date="2022-10-20T12:14:00Z">
              <w:rPr/>
            </w:rPrChange>
          </w:rPr>
          <w:t>[UNITS [</w:t>
        </w:r>
      </w:ins>
      <w:r w:rsidRPr="00997FB6">
        <w:rPr>
          <w:rStyle w:val="Toggle"/>
          <w:rPrChange w:id="3771" w:author="Titus Ellison" w:date="2022-10-20T12:14:00Z">
            <w:rPr/>
          </w:rPrChange>
        </w:rPr>
        <w:t>3°C</w:t>
      </w:r>
      <w:ins w:id="3772" w:author="Titus Ellison" w:date="2022-10-20T12:14:00Z">
        <w:r w:rsidR="007A0881" w:rsidRPr="00997FB6">
          <w:rPr>
            <w:rStyle w:val="Toggle"/>
            <w:rPrChange w:id="3773" w:author="Titus Ellison" w:date="2022-10-20T12:14:00Z">
              <w:rPr/>
            </w:rPrChange>
          </w:rPr>
          <w:t>]</w:t>
        </w:r>
      </w:ins>
      <w:r w:rsidRPr="00997FB6">
        <w:rPr>
          <w:rStyle w:val="Toggle"/>
          <w:rPrChange w:id="3774" w:author="Titus Ellison" w:date="2022-10-20T12:14:00Z">
            <w:rPr/>
          </w:rPrChange>
        </w:rPr>
        <w:t xml:space="preserve"> </w:t>
      </w:r>
      <w:ins w:id="3775" w:author="Titus Ellison" w:date="2022-10-20T12:14:00Z">
        <w:r w:rsidR="007A0881" w:rsidRPr="00997FB6">
          <w:rPr>
            <w:rStyle w:val="Toggle"/>
            <w:rPrChange w:id="3776" w:author="Titus Ellison" w:date="2022-10-20T12:14:00Z">
              <w:rPr/>
            </w:rPrChange>
          </w:rPr>
          <w:t>[</w:t>
        </w:r>
      </w:ins>
      <w:del w:id="3777" w:author="Titus Ellison" w:date="2022-10-20T12:14:00Z">
        <w:r w:rsidRPr="00997FB6" w:rsidDel="007A0881">
          <w:rPr>
            <w:rStyle w:val="Toggle"/>
            <w:rPrChange w:id="3778" w:author="Titus Ellison" w:date="2022-10-20T12:14:00Z">
              <w:rPr/>
            </w:rPrChange>
          </w:rPr>
          <w:delText>(</w:delText>
        </w:r>
      </w:del>
      <w:r w:rsidRPr="00997FB6">
        <w:rPr>
          <w:rStyle w:val="Toggle"/>
          <w:rPrChange w:id="3779" w:author="Titus Ellison" w:date="2022-10-20T12:14:00Z">
            <w:rPr/>
          </w:rPrChange>
        </w:rPr>
        <w:t>5°F</w:t>
      </w:r>
      <w:ins w:id="3780" w:author="Titus Ellison" w:date="2022-10-20T12:14:00Z">
        <w:r w:rsidR="00997FB6" w:rsidRPr="00997FB6">
          <w:rPr>
            <w:rStyle w:val="Toggle"/>
            <w:rPrChange w:id="3781" w:author="Titus Ellison" w:date="2022-10-20T12:14:00Z">
              <w:rPr/>
            </w:rPrChange>
          </w:rPr>
          <w:t>]]</w:t>
        </w:r>
      </w:ins>
      <w:del w:id="3782" w:author="Titus Ellison" w:date="2022-10-20T12:14:00Z">
        <w:r w:rsidDel="00997FB6">
          <w:delText>)</w:delText>
        </w:r>
      </w:del>
      <w:r>
        <w:t xml:space="preserve"> above the room temperature, the active airflow setpoint shall be no higher than the minimum endpoint.</w:t>
      </w:r>
    </w:p>
    <w:p w14:paraId="6ACD2393" w14:textId="3017BB40" w:rsidR="009045A3" w:rsidRPr="00BC7581" w:rsidRDefault="009045A3" w:rsidP="0087618D">
      <w:pPr>
        <w:pStyle w:val="Heading4"/>
      </w:pPr>
      <w:r w:rsidRPr="00BC7581">
        <w:t xml:space="preserve">The VAV damper shall be modulated by a control loop to maintain the measured airflow at the active </w:t>
      </w:r>
      <w:r w:rsidR="00D21A33">
        <w:rPr>
          <w:rFonts w:cs="Times New Roman PS MT"/>
          <w:bCs/>
          <w:szCs w:val="20"/>
        </w:rPr>
        <w:t>setpoint</w:t>
      </w:r>
      <w:r w:rsidRPr="00BC7581">
        <w:t>.</w:t>
      </w:r>
    </w:p>
    <w:p w14:paraId="5ADAAA26" w14:textId="77777777" w:rsidR="009045A3" w:rsidRPr="00BC7581" w:rsidRDefault="009045A3" w:rsidP="0087618D">
      <w:pPr>
        <w:pStyle w:val="Heading3"/>
      </w:pPr>
      <w:r w:rsidRPr="00BC7581">
        <w:t>Alarms</w:t>
      </w:r>
    </w:p>
    <w:p w14:paraId="11BE5570" w14:textId="379C1ED0" w:rsidR="009045A3" w:rsidRPr="00BC7581" w:rsidRDefault="009045A3" w:rsidP="0087618D">
      <w:pPr>
        <w:pStyle w:val="Heading4"/>
      </w:pPr>
      <w:r w:rsidRPr="00BC7581">
        <w:t xml:space="preserve">Low </w:t>
      </w:r>
      <w:r>
        <w:t>Airflow</w:t>
      </w:r>
    </w:p>
    <w:p w14:paraId="4DE0772A" w14:textId="0BDF93BE" w:rsidR="009045A3" w:rsidRPr="00BC7581" w:rsidRDefault="009045A3" w:rsidP="007C1423">
      <w:pPr>
        <w:pStyle w:val="Heading5"/>
      </w:pPr>
      <w:r w:rsidRPr="00BC7581">
        <w:t xml:space="preserve">If the measured airflow is less than 70% of </w:t>
      </w:r>
      <w:r w:rsidR="00D21A33">
        <w:rPr>
          <w:rFonts w:cs="Times New Roman PS MT"/>
          <w:bCs/>
          <w:szCs w:val="20"/>
        </w:rPr>
        <w:t>setpoint</w:t>
      </w:r>
      <w:r w:rsidRPr="00BC7581">
        <w:t xml:space="preserve"> for </w:t>
      </w:r>
      <w:r w:rsidR="003606AD">
        <w:t>10</w:t>
      </w:r>
      <w:r w:rsidR="003606AD" w:rsidRPr="00BC7581">
        <w:t xml:space="preserve"> </w:t>
      </w:r>
      <w:r w:rsidRPr="00BC7581">
        <w:t xml:space="preserve">minutes while </w:t>
      </w:r>
      <w:r w:rsidR="00D21A33">
        <w:rPr>
          <w:rFonts w:cs="Times New Roman PS MT"/>
          <w:bCs/>
          <w:szCs w:val="20"/>
        </w:rPr>
        <w:t>setpoint</w:t>
      </w:r>
      <w:r w:rsidRPr="00BC7581">
        <w:t xml:space="preserve"> is greater than zero, generate a Level </w:t>
      </w:r>
      <w:r w:rsidR="003606AD">
        <w:t>4</w:t>
      </w:r>
      <w:r w:rsidR="003606AD" w:rsidRPr="00BC7581">
        <w:t xml:space="preserve"> </w:t>
      </w:r>
      <w:r w:rsidRPr="00BC7581">
        <w:t xml:space="preserve">alarm. </w:t>
      </w:r>
    </w:p>
    <w:p w14:paraId="3748590E" w14:textId="2480693E" w:rsidR="009045A3" w:rsidRPr="00BC7581" w:rsidRDefault="009045A3" w:rsidP="007C1423">
      <w:pPr>
        <w:pStyle w:val="Heading5"/>
      </w:pPr>
      <w:r w:rsidRPr="00BC7581">
        <w:lastRenderedPageBreak/>
        <w:t xml:space="preserve">If the measured airflow is less than 50% of </w:t>
      </w:r>
      <w:r w:rsidR="00D21A33">
        <w:rPr>
          <w:rFonts w:cs="Times New Roman PS MT"/>
          <w:bCs/>
          <w:szCs w:val="20"/>
        </w:rPr>
        <w:t>setpoint</w:t>
      </w:r>
      <w:r w:rsidRPr="00BC7581">
        <w:t xml:space="preserve"> for </w:t>
      </w:r>
      <w:r w:rsidR="003606AD">
        <w:t>10</w:t>
      </w:r>
      <w:r w:rsidR="003606AD" w:rsidRPr="00BC7581">
        <w:t xml:space="preserve"> </w:t>
      </w:r>
      <w:r w:rsidRPr="00BC7581">
        <w:t xml:space="preserve">minutes while </w:t>
      </w:r>
      <w:r w:rsidR="00D21A33">
        <w:rPr>
          <w:rFonts w:cs="Times New Roman PS MT"/>
          <w:bCs/>
          <w:szCs w:val="20"/>
        </w:rPr>
        <w:t>setpoint</w:t>
      </w:r>
      <w:r w:rsidRPr="00BC7581">
        <w:t xml:space="preserve"> is greater than zero, generate a Level </w:t>
      </w:r>
      <w:r w:rsidR="003606AD">
        <w:t>3</w:t>
      </w:r>
      <w:r w:rsidR="003606AD" w:rsidRPr="00BC7581">
        <w:t xml:space="preserve"> </w:t>
      </w:r>
      <w:r w:rsidRPr="00BC7581">
        <w:t>alarm.</w:t>
      </w:r>
    </w:p>
    <w:p w14:paraId="6D8D3CE8" w14:textId="49830F22" w:rsidR="009045A3" w:rsidRPr="00BC7581" w:rsidRDefault="009045A3" w:rsidP="007C1423">
      <w:pPr>
        <w:pStyle w:val="Heading5"/>
      </w:pPr>
      <w:r w:rsidRPr="00BC7581">
        <w:t xml:space="preserve">If a zone has an </w:t>
      </w:r>
      <w:r>
        <w:rPr>
          <w:rFonts w:cs="Times New Roman PS MT"/>
          <w:bCs/>
          <w:szCs w:val="20"/>
        </w:rPr>
        <w:t>importance</w:t>
      </w:r>
      <w:r w:rsidRPr="00BC7581">
        <w:t xml:space="preserve"> multiplier of 0 </w:t>
      </w:r>
      <w:r>
        <w:rPr>
          <w:rFonts w:cs="Times New Roman PS MT"/>
          <w:bCs/>
          <w:szCs w:val="20"/>
        </w:rPr>
        <w:t>(</w:t>
      </w:r>
      <w:r w:rsidRPr="00BC7581">
        <w:t xml:space="preserve">see </w:t>
      </w:r>
      <w:r w:rsidR="001F5EDA">
        <w:rPr>
          <w:rFonts w:cs="Times New Roman PS MT"/>
          <w:bCs/>
          <w:szCs w:val="20"/>
        </w:rPr>
        <w:t xml:space="preserve">Section </w:t>
      </w:r>
      <w:r w:rsidR="001F5EDA">
        <w:rPr>
          <w:rFonts w:cs="Times New Roman PS MT"/>
          <w:bCs/>
          <w:szCs w:val="20"/>
        </w:rPr>
        <w:fldChar w:fldCharType="begin"/>
      </w:r>
      <w:r w:rsidR="001F5EDA">
        <w:rPr>
          <w:rFonts w:cs="Times New Roman PS MT"/>
          <w:bCs/>
          <w:szCs w:val="20"/>
        </w:rPr>
        <w:instrText xml:space="preserve"> REF _Ref438200779 \w \h </w:instrText>
      </w:r>
      <w:r w:rsidR="001F5EDA">
        <w:rPr>
          <w:rFonts w:cs="Times New Roman PS MT"/>
          <w:bCs/>
          <w:szCs w:val="20"/>
        </w:rPr>
      </w:r>
      <w:r w:rsidR="001F5EDA">
        <w:rPr>
          <w:rFonts w:cs="Times New Roman PS MT"/>
          <w:bCs/>
          <w:szCs w:val="20"/>
        </w:rPr>
        <w:fldChar w:fldCharType="separate"/>
      </w:r>
      <w:r w:rsidR="0037258A">
        <w:rPr>
          <w:rFonts w:cs="Times New Roman PS MT"/>
          <w:bCs/>
          <w:szCs w:val="20"/>
        </w:rPr>
        <w:t>5.1.14.</w:t>
      </w:r>
      <w:proofErr w:type="gramStart"/>
      <w:r w:rsidR="0037258A">
        <w:rPr>
          <w:rFonts w:cs="Times New Roman PS MT"/>
          <w:bCs/>
          <w:szCs w:val="20"/>
        </w:rPr>
        <w:t>2.a.</w:t>
      </w:r>
      <w:proofErr w:type="gramEnd"/>
      <w:r w:rsidR="0037258A">
        <w:rPr>
          <w:rFonts w:cs="Times New Roman PS MT"/>
          <w:bCs/>
          <w:szCs w:val="20"/>
        </w:rPr>
        <w:t>1</w:t>
      </w:r>
      <w:r w:rsidR="001F5EDA">
        <w:rPr>
          <w:rFonts w:cs="Times New Roman PS MT"/>
          <w:bCs/>
          <w:szCs w:val="20"/>
        </w:rPr>
        <w:fldChar w:fldCharType="end"/>
      </w:r>
      <w:r>
        <w:rPr>
          <w:rFonts w:cs="Times New Roman PS MT"/>
          <w:bCs/>
          <w:szCs w:val="20"/>
        </w:rPr>
        <w:t>)</w:t>
      </w:r>
      <w:r w:rsidRPr="00BC7581">
        <w:t xml:space="preserve"> for its static pressure reset </w:t>
      </w:r>
      <w:r>
        <w:rPr>
          <w:rFonts w:cs="Times New Roman PS MT"/>
          <w:bCs/>
          <w:szCs w:val="20"/>
        </w:rPr>
        <w:t>T&amp;R</w:t>
      </w:r>
      <w:r w:rsidRPr="00BC7581">
        <w:t xml:space="preserve"> control loop, low airflow alarms shall be suppressed for that zone.</w:t>
      </w:r>
    </w:p>
    <w:p w14:paraId="5E6693C7" w14:textId="21DE3735" w:rsidR="009045A3" w:rsidRDefault="009045A3" w:rsidP="0087618D">
      <w:pPr>
        <w:pStyle w:val="Heading4"/>
      </w:pPr>
      <w:r w:rsidRPr="00BC7581">
        <w:t xml:space="preserve">Airflow </w:t>
      </w:r>
      <w:r>
        <w:t>Sensor Calibration.</w:t>
      </w:r>
      <w:r w:rsidRPr="00BC7581">
        <w:t xml:space="preserve"> If the fan serving the zone </w:t>
      </w:r>
      <w:r w:rsidR="003606AD">
        <w:t>is</w:t>
      </w:r>
      <w:r w:rsidRPr="00BC7581">
        <w:t xml:space="preserve"> </w:t>
      </w:r>
      <w:r w:rsidRPr="00B87A61">
        <w:rPr>
          <w:smallCaps/>
        </w:rPr>
        <w:t>off</w:t>
      </w:r>
      <w:r w:rsidRPr="00BC7581">
        <w:t xml:space="preserve"> </w:t>
      </w:r>
      <w:r>
        <w:t xml:space="preserve">and airflow sensor reading is above </w:t>
      </w:r>
      <w:r w:rsidR="003606AD">
        <w:t xml:space="preserve">the larger of </w:t>
      </w:r>
      <w:r>
        <w:t xml:space="preserve">10% of the cooling maximum airflow </w:t>
      </w:r>
      <w:r w:rsidR="00D21A33">
        <w:t>setpoint</w:t>
      </w:r>
      <w:r w:rsidR="003606AD">
        <w:t xml:space="preserve"> or </w:t>
      </w:r>
      <w:ins w:id="3783" w:author="Reece Kiriu" w:date="2022-10-12T14:06:00Z">
        <w:r w:rsidR="00F15440" w:rsidRPr="00F15440">
          <w:rPr>
            <w:rStyle w:val="Toggle"/>
            <w:rPrChange w:id="3784" w:author="Reece Kiriu" w:date="2022-10-12T14:06:00Z">
              <w:rPr/>
            </w:rPrChange>
          </w:rPr>
          <w:t xml:space="preserve">[UNITS [24 </w:t>
        </w:r>
      </w:ins>
      <w:ins w:id="3785" w:author="Reece Kiriu" w:date="2022-10-12T14:23:00Z">
        <w:del w:id="3786" w:author="Hwakong Cheng" w:date="2022-10-24T16:27:00Z">
          <w:r w:rsidR="004B48C2" w:rsidDel="00D41AF4">
            <w:rPr>
              <w:rStyle w:val="Toggle"/>
            </w:rPr>
            <w:delText>l</w:delText>
          </w:r>
        </w:del>
      </w:ins>
      <w:ins w:id="3787" w:author="Hwakong Cheng" w:date="2022-10-24T16:27:00Z">
        <w:del w:id="3788" w:author="Titus Ellison" w:date="2022-11-03T16:22:00Z">
          <w:r w:rsidR="00D41AF4" w:rsidDel="00FF541B">
            <w:rPr>
              <w:rStyle w:val="Toggle"/>
            </w:rPr>
            <w:delText>L</w:delText>
          </w:r>
        </w:del>
      </w:ins>
      <w:ins w:id="3789" w:author="Reece Kiriu" w:date="2022-10-12T14:06:00Z">
        <w:del w:id="3790" w:author="Titus Ellison" w:date="2022-11-03T16:22:00Z">
          <w:r w:rsidR="00F15440" w:rsidRPr="00F15440" w:rsidDel="00FF541B">
            <w:rPr>
              <w:rStyle w:val="Toggle"/>
              <w:rPrChange w:id="3791" w:author="Reece Kiriu" w:date="2022-10-12T14:06:00Z">
                <w:rPr/>
              </w:rPrChange>
            </w:rPr>
            <w:delText>/s</w:delText>
          </w:r>
        </w:del>
      </w:ins>
      <w:ins w:id="3792" w:author="Titus Ellison" w:date="2022-11-03T16:22:00Z">
        <w:r w:rsidR="00FF541B">
          <w:rPr>
            <w:rStyle w:val="Toggle"/>
          </w:rPr>
          <w:t>L/s</w:t>
        </w:r>
      </w:ins>
      <w:ins w:id="3793" w:author="Reece Kiriu" w:date="2022-10-12T14:06:00Z">
        <w:r w:rsidR="00F15440" w:rsidRPr="00F15440">
          <w:rPr>
            <w:rStyle w:val="Toggle"/>
            <w:rPrChange w:id="3794" w:author="Reece Kiriu" w:date="2022-10-12T14:06:00Z">
              <w:rPr/>
            </w:rPrChange>
          </w:rPr>
          <w:t>] [</w:t>
        </w:r>
      </w:ins>
      <w:r w:rsidR="003606AD" w:rsidRPr="00F15440">
        <w:rPr>
          <w:rStyle w:val="Toggle"/>
          <w:rPrChange w:id="3795" w:author="Reece Kiriu" w:date="2022-10-12T14:06:00Z">
            <w:rPr/>
          </w:rPrChange>
        </w:rPr>
        <w:t>50 cfm</w:t>
      </w:r>
      <w:ins w:id="3796" w:author="Reece Kiriu" w:date="2022-10-12T14:06:00Z">
        <w:r w:rsidR="00F15440" w:rsidRPr="00F15440">
          <w:rPr>
            <w:rStyle w:val="Toggle"/>
            <w:rPrChange w:id="3797" w:author="Reece Kiriu" w:date="2022-10-12T14:06:00Z">
              <w:rPr/>
            </w:rPrChange>
          </w:rPr>
          <w:t>]]</w:t>
        </w:r>
      </w:ins>
      <w:r w:rsidR="003606AD">
        <w:t xml:space="preserve"> for 30 minutes</w:t>
      </w:r>
      <w:r>
        <w:t>, generate a Level 3 alarm.</w:t>
      </w:r>
    </w:p>
    <w:p w14:paraId="2040311B" w14:textId="64F8AD24" w:rsidR="009045A3" w:rsidRPr="00B93B12" w:rsidRDefault="009045A3" w:rsidP="0087618D">
      <w:pPr>
        <w:pStyle w:val="Heading4"/>
      </w:pPr>
      <w:r w:rsidRPr="00B93B12">
        <w:t xml:space="preserve">Leaking Damper. If the damper position is 0%, and airflow sensor reading is above </w:t>
      </w:r>
      <w:r w:rsidR="003606AD">
        <w:t xml:space="preserve">the larger of </w:t>
      </w:r>
      <w:r w:rsidRPr="00B93B12">
        <w:t xml:space="preserve">10% of the cooling maximum airflow </w:t>
      </w:r>
      <w:r w:rsidR="00D21A33">
        <w:t>setpoint</w:t>
      </w:r>
      <w:r w:rsidRPr="00B93B12">
        <w:t xml:space="preserve"> </w:t>
      </w:r>
      <w:r w:rsidR="003606AD">
        <w:t xml:space="preserve">or </w:t>
      </w:r>
      <w:ins w:id="3798" w:author="Reece Kiriu" w:date="2022-10-12T14:05:00Z">
        <w:r w:rsidR="00F15440" w:rsidRPr="00F15440">
          <w:rPr>
            <w:rStyle w:val="Toggle"/>
            <w:rPrChange w:id="3799" w:author="Reece Kiriu" w:date="2022-10-12T14:05:00Z">
              <w:rPr/>
            </w:rPrChange>
          </w:rPr>
          <w:t>[</w:t>
        </w:r>
      </w:ins>
      <w:ins w:id="3800" w:author="Reece Kiriu" w:date="2022-10-12T14:04:00Z">
        <w:r w:rsidR="00F15440" w:rsidRPr="00F15440">
          <w:rPr>
            <w:rStyle w:val="Toggle"/>
            <w:rPrChange w:id="3801" w:author="Reece Kiriu" w:date="2022-10-12T14:05:00Z">
              <w:rPr/>
            </w:rPrChange>
          </w:rPr>
          <w:t xml:space="preserve">UNITS [24 </w:t>
        </w:r>
      </w:ins>
      <w:ins w:id="3802" w:author="Reece Kiriu" w:date="2022-10-12T14:23:00Z">
        <w:del w:id="3803" w:author="Hwakong Cheng" w:date="2022-10-24T16:27:00Z">
          <w:r w:rsidR="004B48C2" w:rsidDel="00D41AF4">
            <w:rPr>
              <w:rStyle w:val="Toggle"/>
            </w:rPr>
            <w:delText>l</w:delText>
          </w:r>
        </w:del>
      </w:ins>
      <w:ins w:id="3804" w:author="Hwakong Cheng" w:date="2022-10-24T16:27:00Z">
        <w:del w:id="3805" w:author="Titus Ellison" w:date="2022-11-03T16:22:00Z">
          <w:r w:rsidR="00D41AF4" w:rsidDel="00FF541B">
            <w:rPr>
              <w:rStyle w:val="Toggle"/>
            </w:rPr>
            <w:delText>L</w:delText>
          </w:r>
        </w:del>
      </w:ins>
      <w:ins w:id="3806" w:author="Reece Kiriu" w:date="2022-10-12T14:04:00Z">
        <w:del w:id="3807" w:author="Titus Ellison" w:date="2022-11-03T16:22:00Z">
          <w:r w:rsidR="00F15440" w:rsidRPr="00F15440" w:rsidDel="00FF541B">
            <w:rPr>
              <w:rStyle w:val="Toggle"/>
              <w:rPrChange w:id="3808" w:author="Reece Kiriu" w:date="2022-10-12T14:05:00Z">
                <w:rPr/>
              </w:rPrChange>
            </w:rPr>
            <w:delText>/s</w:delText>
          </w:r>
        </w:del>
      </w:ins>
      <w:ins w:id="3809" w:author="Titus Ellison" w:date="2022-11-03T16:22:00Z">
        <w:r w:rsidR="00FF541B">
          <w:rPr>
            <w:rStyle w:val="Toggle"/>
          </w:rPr>
          <w:t>L/s</w:t>
        </w:r>
      </w:ins>
      <w:ins w:id="3810" w:author="Reece Kiriu" w:date="2022-10-12T14:04:00Z">
        <w:r w:rsidR="00F15440" w:rsidRPr="00F15440">
          <w:rPr>
            <w:rStyle w:val="Toggle"/>
            <w:rPrChange w:id="3811" w:author="Reece Kiriu" w:date="2022-10-12T14:05:00Z">
              <w:rPr/>
            </w:rPrChange>
          </w:rPr>
          <w:t>] [</w:t>
        </w:r>
      </w:ins>
      <w:r w:rsidR="003606AD" w:rsidRPr="00F15440">
        <w:rPr>
          <w:rStyle w:val="Toggle"/>
          <w:rPrChange w:id="3812" w:author="Reece Kiriu" w:date="2022-10-12T14:05:00Z">
            <w:rPr/>
          </w:rPrChange>
        </w:rPr>
        <w:t>50 cfm</w:t>
      </w:r>
      <w:ins w:id="3813" w:author="Reece Kiriu" w:date="2022-10-12T14:04:00Z">
        <w:r w:rsidR="00F15440" w:rsidRPr="00F15440">
          <w:rPr>
            <w:rStyle w:val="Toggle"/>
            <w:rPrChange w:id="3814" w:author="Reece Kiriu" w:date="2022-10-12T14:05:00Z">
              <w:rPr/>
            </w:rPrChange>
          </w:rPr>
          <w:t>]</w:t>
        </w:r>
      </w:ins>
      <w:ins w:id="3815" w:author="Reece Kiriu" w:date="2022-10-12T14:05:00Z">
        <w:r w:rsidR="00F15440" w:rsidRPr="00F15440">
          <w:rPr>
            <w:rStyle w:val="Toggle"/>
            <w:rPrChange w:id="3816" w:author="Reece Kiriu" w:date="2022-10-12T14:05:00Z">
              <w:rPr/>
            </w:rPrChange>
          </w:rPr>
          <w:t>]</w:t>
        </w:r>
      </w:ins>
      <w:r w:rsidR="003606AD">
        <w:t xml:space="preserve"> </w:t>
      </w:r>
      <w:r w:rsidRPr="00B93B12">
        <w:t>for 10 minutes while the fan serving the zone is proven on, generate a Level 4 alarm.</w:t>
      </w:r>
    </w:p>
    <w:p w14:paraId="01398FA4" w14:textId="77777777" w:rsidR="00710151" w:rsidRPr="00582941" w:rsidRDefault="00710151" w:rsidP="00710151">
      <w:pPr>
        <w:pStyle w:val="Infobox"/>
      </w:pPr>
      <w:r w:rsidRPr="00710151">
        <w:t>The constant</w:t>
      </w:r>
      <w:r w:rsidRPr="00582941">
        <w:t xml:space="preserve"> value thresholds for the airflow sensor calibration and leaking damper alarms are a function of the transducer and A/D converter used to measure airflow.  The value used should be determined as the minimum accuracy of the transducer and A/D converter combination. </w:t>
      </w:r>
    </w:p>
    <w:p w14:paraId="59A89D4B" w14:textId="3715CB17" w:rsidR="009045A3" w:rsidRPr="00BC7581" w:rsidRDefault="009045A3" w:rsidP="0087618D">
      <w:pPr>
        <w:pStyle w:val="Heading3"/>
      </w:pPr>
      <w:r w:rsidRPr="00BC7581">
        <w:t>Testing/Commissioning Overrides</w:t>
      </w:r>
      <w:r>
        <w:rPr>
          <w:rFonts w:cs="Times New Roman PS MT"/>
          <w:szCs w:val="20"/>
        </w:rPr>
        <w:t>.</w:t>
      </w:r>
      <w:r w:rsidRPr="00BC7581">
        <w:t xml:space="preserve"> Provide software switches that interlock to a system</w:t>
      </w:r>
      <w:r>
        <w:rPr>
          <w:rFonts w:cs="Times New Roman PS MT"/>
          <w:bCs/>
          <w:szCs w:val="20"/>
        </w:rPr>
        <w:t>-</w:t>
      </w:r>
      <w:r w:rsidRPr="00BC7581">
        <w:t>level point to</w:t>
      </w:r>
    </w:p>
    <w:p w14:paraId="34A720D6" w14:textId="01CF2A50" w:rsidR="009045A3" w:rsidRPr="00BC7581" w:rsidRDefault="009045A3">
      <w:pPr>
        <w:pStyle w:val="Heading4"/>
        <w:pPrChange w:id="3817" w:author="Reece Kiriu" w:date="2022-12-07T11:36:00Z">
          <w:pPr>
            <w:pStyle w:val="Heading5"/>
          </w:pPr>
        </w:pPrChange>
      </w:pPr>
      <w:r>
        <w:rPr>
          <w:rFonts w:cs="Times New Roman PS MT"/>
          <w:bCs/>
          <w:szCs w:val="20"/>
        </w:rPr>
        <w:t>force</w:t>
      </w:r>
      <w:r w:rsidRPr="00BC7581">
        <w:t xml:space="preserve"> zone airflow </w:t>
      </w:r>
      <w:r w:rsidR="00D21A33">
        <w:rPr>
          <w:rFonts w:cs="Times New Roman PS MT"/>
          <w:bCs/>
          <w:szCs w:val="20"/>
        </w:rPr>
        <w:t>setpoint</w:t>
      </w:r>
      <w:r w:rsidRPr="00BC7581">
        <w:t xml:space="preserve"> to zero</w:t>
      </w:r>
      <w:r>
        <w:rPr>
          <w:rFonts w:cs="Times New Roman PS MT"/>
          <w:bCs/>
          <w:szCs w:val="20"/>
        </w:rPr>
        <w:t>,</w:t>
      </w:r>
    </w:p>
    <w:p w14:paraId="0AA37C60" w14:textId="52113C3A" w:rsidR="009045A3" w:rsidRPr="00BC7581" w:rsidRDefault="009045A3">
      <w:pPr>
        <w:pStyle w:val="Heading4"/>
        <w:pPrChange w:id="3818" w:author="Reece Kiriu" w:date="2022-12-07T11:36:00Z">
          <w:pPr>
            <w:pStyle w:val="Heading5"/>
          </w:pPr>
        </w:pPrChange>
      </w:pPr>
      <w:r>
        <w:rPr>
          <w:rFonts w:cs="Times New Roman PS MT"/>
          <w:bCs/>
          <w:szCs w:val="20"/>
        </w:rPr>
        <w:t>force</w:t>
      </w:r>
      <w:r w:rsidRPr="00BC7581">
        <w:t xml:space="preserve"> zone airflow </w:t>
      </w:r>
      <w:r w:rsidR="00D21A33">
        <w:rPr>
          <w:rFonts w:cs="Times New Roman PS MT"/>
          <w:bCs/>
          <w:szCs w:val="20"/>
        </w:rPr>
        <w:t>setpoint</w:t>
      </w:r>
      <w:r w:rsidRPr="00BC7581">
        <w:t xml:space="preserve"> to </w:t>
      </w:r>
      <w:proofErr w:type="spellStart"/>
      <w:r w:rsidRPr="00BC7581">
        <w:t>Vcool</w:t>
      </w:r>
      <w:proofErr w:type="spellEnd"/>
      <w:r w:rsidRPr="00BC7581">
        <w:t>-max</w:t>
      </w:r>
      <w:r>
        <w:rPr>
          <w:rFonts w:cs="Times New Roman PS MT"/>
          <w:bCs/>
          <w:szCs w:val="20"/>
        </w:rPr>
        <w:t>,</w:t>
      </w:r>
    </w:p>
    <w:p w14:paraId="3CE71F0E" w14:textId="1318C9E0" w:rsidR="009045A3" w:rsidRPr="00BC7581" w:rsidRDefault="009045A3">
      <w:pPr>
        <w:pStyle w:val="Heading4"/>
        <w:pPrChange w:id="3819" w:author="Reece Kiriu" w:date="2022-12-07T11:36:00Z">
          <w:pPr>
            <w:pStyle w:val="Heading5"/>
          </w:pPr>
        </w:pPrChange>
      </w:pPr>
      <w:r>
        <w:rPr>
          <w:rFonts w:cs="Times New Roman PS MT"/>
          <w:bCs/>
          <w:szCs w:val="20"/>
        </w:rPr>
        <w:t>force</w:t>
      </w:r>
      <w:r w:rsidRPr="00BC7581">
        <w:t xml:space="preserve"> zone airflow </w:t>
      </w:r>
      <w:r w:rsidR="00D21A33">
        <w:rPr>
          <w:rFonts w:cs="Times New Roman PS MT"/>
          <w:bCs/>
          <w:szCs w:val="20"/>
        </w:rPr>
        <w:t>setpoint</w:t>
      </w:r>
      <w:r w:rsidRPr="00BC7581">
        <w:t xml:space="preserve"> to </w:t>
      </w:r>
      <w:proofErr w:type="spellStart"/>
      <w:r w:rsidRPr="00BC7581">
        <w:t>Vmin</w:t>
      </w:r>
      <w:proofErr w:type="spellEnd"/>
      <w:r>
        <w:rPr>
          <w:rFonts w:cs="Times New Roman PS MT"/>
          <w:bCs/>
          <w:szCs w:val="20"/>
        </w:rPr>
        <w:t>,</w:t>
      </w:r>
    </w:p>
    <w:p w14:paraId="099F2E10" w14:textId="583944D2" w:rsidR="009045A3" w:rsidRPr="00BC7581" w:rsidRDefault="009045A3">
      <w:pPr>
        <w:pStyle w:val="Heading4"/>
        <w:pPrChange w:id="3820" w:author="Reece Kiriu" w:date="2022-12-07T11:36:00Z">
          <w:pPr>
            <w:pStyle w:val="Heading5"/>
          </w:pPr>
        </w:pPrChange>
      </w:pPr>
      <w:r>
        <w:rPr>
          <w:rFonts w:cs="Times New Roman PS MT"/>
          <w:bCs/>
          <w:szCs w:val="20"/>
        </w:rPr>
        <w:t>force</w:t>
      </w:r>
      <w:r w:rsidRPr="00BC7581">
        <w:t xml:space="preserve"> damper full closed/open</w:t>
      </w:r>
      <w:r>
        <w:rPr>
          <w:rFonts w:cs="Times New Roman PS MT"/>
          <w:bCs/>
          <w:szCs w:val="20"/>
        </w:rPr>
        <w:t>, and</w:t>
      </w:r>
    </w:p>
    <w:p w14:paraId="3AB6C459" w14:textId="5750E859" w:rsidR="009045A3" w:rsidRPr="00BC7581" w:rsidRDefault="009045A3">
      <w:pPr>
        <w:pStyle w:val="Heading4"/>
        <w:pPrChange w:id="3821" w:author="Reece Kiriu" w:date="2022-12-07T11:36:00Z">
          <w:pPr>
            <w:pStyle w:val="Heading5"/>
          </w:pPr>
        </w:pPrChange>
      </w:pPr>
      <w:r>
        <w:rPr>
          <w:rFonts w:cs="Times New Roman PS MT"/>
          <w:bCs/>
          <w:szCs w:val="20"/>
        </w:rPr>
        <w:t>reset</w:t>
      </w:r>
      <w:r w:rsidRPr="00BC7581">
        <w:t xml:space="preserve"> request-hours accumulator point to zero (provide one point for each reset type listed </w:t>
      </w:r>
      <w:r>
        <w:rPr>
          <w:rFonts w:cs="Times New Roman PS MT"/>
          <w:bCs/>
          <w:szCs w:val="20"/>
        </w:rPr>
        <w:t>in the next section</w:t>
      </w:r>
      <w:r w:rsidRPr="00BC7581">
        <w:t>).</w:t>
      </w:r>
    </w:p>
    <w:p w14:paraId="10976E70" w14:textId="2AFDAA13" w:rsidR="009045A3" w:rsidRPr="00BC7581" w:rsidRDefault="009045A3" w:rsidP="00B37EF3">
      <w:pPr>
        <w:pStyle w:val="Infobox"/>
      </w:pPr>
      <w:r w:rsidRPr="00514417">
        <w:t xml:space="preserve">Per Section </w:t>
      </w:r>
      <w:r w:rsidR="00FC0E3B">
        <w:fldChar w:fldCharType="begin"/>
      </w:r>
      <w:r w:rsidR="00FC0E3B">
        <w:instrText xml:space="preserve"> REF _Ref38822696 \w \h </w:instrText>
      </w:r>
      <w:r w:rsidR="00FC0E3B">
        <w:fldChar w:fldCharType="separate"/>
      </w:r>
      <w:r w:rsidR="0037258A">
        <w:t>5.1.11</w:t>
      </w:r>
      <w:r w:rsidR="00FC0E3B">
        <w:fldChar w:fldCharType="end"/>
      </w:r>
      <w:r w:rsidRPr="00514417">
        <w:t xml:space="preserve">, </w:t>
      </w:r>
      <w:r w:rsidRPr="00BC7581">
        <w:t xml:space="preserve">all hardware points can be overridden through the BAS. Each of the following points is interlocked so that they can be overridden together at a </w:t>
      </w:r>
      <w:r>
        <w:rPr>
          <w:bCs/>
        </w:rPr>
        <w:t>zone-group</w:t>
      </w:r>
      <w:r w:rsidRPr="00BC7581">
        <w:t xml:space="preserve"> level, per </w:t>
      </w:r>
      <w:r>
        <w:rPr>
          <w:bCs/>
        </w:rPr>
        <w:t xml:space="preserve">Section </w:t>
      </w:r>
      <w:r w:rsidR="00FC0E3B">
        <w:rPr>
          <w:bCs/>
        </w:rPr>
        <w:fldChar w:fldCharType="begin"/>
      </w:r>
      <w:r w:rsidR="00FC0E3B">
        <w:rPr>
          <w:bCs/>
        </w:rPr>
        <w:instrText xml:space="preserve"> REF _Ref438200825 \w \h </w:instrText>
      </w:r>
      <w:r w:rsidR="00FC0E3B">
        <w:rPr>
          <w:bCs/>
        </w:rPr>
      </w:r>
      <w:r w:rsidR="00FC0E3B">
        <w:rPr>
          <w:bCs/>
        </w:rPr>
        <w:fldChar w:fldCharType="separate"/>
      </w:r>
      <w:r w:rsidR="0037258A">
        <w:rPr>
          <w:bCs/>
        </w:rPr>
        <w:t>5.4.5</w:t>
      </w:r>
      <w:r w:rsidR="00FC0E3B">
        <w:rPr>
          <w:bCs/>
        </w:rPr>
        <w:fldChar w:fldCharType="end"/>
      </w:r>
      <w:r>
        <w:rPr>
          <w:bCs/>
        </w:rPr>
        <w:t>.</w:t>
      </w:r>
    </w:p>
    <w:p w14:paraId="1C748BF1" w14:textId="36DB9A60" w:rsidR="009045A3" w:rsidRPr="00BC7581" w:rsidRDefault="009045A3" w:rsidP="00B37EF3">
      <w:pPr>
        <w:pStyle w:val="Infobox"/>
      </w:pPr>
      <w:r>
        <w:rPr>
          <w:bCs/>
        </w:rPr>
        <w:t>For example, the commissioning auth</w:t>
      </w:r>
      <w:r w:rsidR="004C4133">
        <w:rPr>
          <w:bCs/>
        </w:rPr>
        <w:t>o</w:t>
      </w:r>
      <w:r>
        <w:rPr>
          <w:bCs/>
        </w:rPr>
        <w:t>rity (</w:t>
      </w:r>
      <w:proofErr w:type="spellStart"/>
      <w:r w:rsidRPr="00BC7581">
        <w:t>CxA</w:t>
      </w:r>
      <w:proofErr w:type="spellEnd"/>
      <w:r>
        <w:rPr>
          <w:bCs/>
        </w:rPr>
        <w:t>)</w:t>
      </w:r>
      <w:r w:rsidRPr="00BC7581">
        <w:t xml:space="preserve"> can check for leaking dampers by forcing all VAV boxes in a </w:t>
      </w:r>
      <w:r w:rsidR="00D21A33">
        <w:rPr>
          <w:bCs/>
        </w:rPr>
        <w:t>Zone Group</w:t>
      </w:r>
      <w:r w:rsidRPr="00BC7581">
        <w:t xml:space="preserve"> closed and then recording airflow at the AHU.</w:t>
      </w:r>
    </w:p>
    <w:p w14:paraId="3E295A71" w14:textId="77777777" w:rsidR="009045A3" w:rsidRPr="00BC7581" w:rsidRDefault="009045A3" w:rsidP="0087618D">
      <w:pPr>
        <w:pStyle w:val="Heading3"/>
      </w:pPr>
      <w:r w:rsidRPr="00BC7581">
        <w:t>System Requests</w:t>
      </w:r>
    </w:p>
    <w:p w14:paraId="537F7C3D" w14:textId="77777777" w:rsidR="009045A3" w:rsidRPr="00BC7581" w:rsidRDefault="009045A3" w:rsidP="0087618D">
      <w:pPr>
        <w:pStyle w:val="Heading4"/>
      </w:pPr>
      <w:r w:rsidRPr="00BC7581">
        <w:t>Cooling SAT Reset Requests</w:t>
      </w:r>
    </w:p>
    <w:p w14:paraId="5CCE0C2C" w14:textId="16DC00EC" w:rsidR="009045A3" w:rsidRPr="00BC7581" w:rsidRDefault="009045A3" w:rsidP="007C1423">
      <w:pPr>
        <w:pStyle w:val="Heading5"/>
      </w:pPr>
      <w:r w:rsidRPr="00BC7581">
        <w:t xml:space="preserve">If the zone temperature exceeds the zone’s cooling </w:t>
      </w:r>
      <w:r w:rsidR="00D21A33">
        <w:rPr>
          <w:rFonts w:cs="Times New Roman PS MT"/>
          <w:bCs/>
          <w:szCs w:val="20"/>
        </w:rPr>
        <w:t>setpoint</w:t>
      </w:r>
      <w:r w:rsidRPr="00BC7581">
        <w:t xml:space="preserve"> by </w:t>
      </w:r>
      <w:ins w:id="3822" w:author="Titus Ellison" w:date="2022-10-20T12:15:00Z">
        <w:r w:rsidR="00997FB6" w:rsidRPr="00997FB6">
          <w:rPr>
            <w:rStyle w:val="Toggle"/>
            <w:rPrChange w:id="3823" w:author="Titus Ellison" w:date="2022-10-20T12:15:00Z">
              <w:rPr/>
            </w:rPrChange>
          </w:rPr>
          <w:t>[UNITS [</w:t>
        </w:r>
      </w:ins>
      <w:r w:rsidRPr="00997FB6">
        <w:rPr>
          <w:rStyle w:val="Toggle"/>
          <w:rPrChange w:id="3824" w:author="Titus Ellison" w:date="2022-10-20T12:15:00Z">
            <w:rPr/>
          </w:rPrChange>
        </w:rPr>
        <w:t>3°C</w:t>
      </w:r>
      <w:ins w:id="3825" w:author="Titus Ellison" w:date="2022-10-20T12:15:00Z">
        <w:r w:rsidR="00997FB6" w:rsidRPr="00997FB6">
          <w:rPr>
            <w:rStyle w:val="Toggle"/>
            <w:rPrChange w:id="3826" w:author="Titus Ellison" w:date="2022-10-20T12:15:00Z">
              <w:rPr/>
            </w:rPrChange>
          </w:rPr>
          <w:t>]</w:t>
        </w:r>
      </w:ins>
      <w:r w:rsidRPr="00997FB6">
        <w:rPr>
          <w:rStyle w:val="Toggle"/>
          <w:rPrChange w:id="3827" w:author="Titus Ellison" w:date="2022-10-20T12:15:00Z">
            <w:rPr/>
          </w:rPrChange>
        </w:rPr>
        <w:t xml:space="preserve"> </w:t>
      </w:r>
      <w:ins w:id="3828" w:author="Titus Ellison" w:date="2022-10-20T12:15:00Z">
        <w:r w:rsidR="00997FB6" w:rsidRPr="00997FB6">
          <w:rPr>
            <w:rStyle w:val="Toggle"/>
            <w:rPrChange w:id="3829" w:author="Titus Ellison" w:date="2022-10-20T12:15:00Z">
              <w:rPr/>
            </w:rPrChange>
          </w:rPr>
          <w:t>[</w:t>
        </w:r>
      </w:ins>
      <w:del w:id="3830" w:author="Titus Ellison" w:date="2022-10-20T12:15:00Z">
        <w:r w:rsidRPr="00997FB6" w:rsidDel="00997FB6">
          <w:rPr>
            <w:rStyle w:val="Toggle"/>
            <w:rPrChange w:id="3831" w:author="Titus Ellison" w:date="2022-10-20T12:15:00Z">
              <w:rPr/>
            </w:rPrChange>
          </w:rPr>
          <w:delText>(</w:delText>
        </w:r>
      </w:del>
      <w:r w:rsidRPr="00997FB6">
        <w:rPr>
          <w:rStyle w:val="Toggle"/>
          <w:rPrChange w:id="3832" w:author="Titus Ellison" w:date="2022-10-20T12:15:00Z">
            <w:rPr/>
          </w:rPrChange>
        </w:rPr>
        <w:t>5°F</w:t>
      </w:r>
      <w:ins w:id="3833" w:author="Titus Ellison" w:date="2022-10-20T12:15:00Z">
        <w:r w:rsidR="00997FB6" w:rsidRPr="00997FB6">
          <w:rPr>
            <w:rStyle w:val="Toggle"/>
            <w:rPrChange w:id="3834" w:author="Titus Ellison" w:date="2022-10-20T12:15:00Z">
              <w:rPr/>
            </w:rPrChange>
          </w:rPr>
          <w:t>]]</w:t>
        </w:r>
      </w:ins>
      <w:del w:id="3835" w:author="Titus Ellison" w:date="2022-10-20T12:15:00Z">
        <w:r w:rsidRPr="00BC7581" w:rsidDel="00997FB6">
          <w:delText>)</w:delText>
        </w:r>
      </w:del>
      <w:r w:rsidRPr="00BC7581">
        <w:t xml:space="preserve"> for 2 minutes and after suppression period due to </w:t>
      </w:r>
      <w:r w:rsidR="00D21A33">
        <w:rPr>
          <w:rFonts w:cs="Times New Roman PS MT"/>
          <w:bCs/>
          <w:szCs w:val="20"/>
        </w:rPr>
        <w:t>setpoint</w:t>
      </w:r>
      <w:r w:rsidRPr="00BC7581">
        <w:t xml:space="preserve"> change per </w:t>
      </w:r>
      <w:r>
        <w:rPr>
          <w:rFonts w:cs="Times New Roman PS MT"/>
          <w:bCs/>
          <w:szCs w:val="20"/>
        </w:rPr>
        <w:t xml:space="preserve">Section </w:t>
      </w:r>
      <w:r w:rsidR="00CA5DFF">
        <w:rPr>
          <w:rFonts w:cs="Times New Roman PS MT"/>
          <w:bCs/>
          <w:szCs w:val="20"/>
        </w:rPr>
        <w:fldChar w:fldCharType="begin"/>
      </w:r>
      <w:r w:rsidR="00CA5DFF">
        <w:rPr>
          <w:rFonts w:cs="Times New Roman PS MT"/>
          <w:bCs/>
          <w:szCs w:val="20"/>
        </w:rPr>
        <w:instrText xml:space="preserve"> REF _Ref462144780 \w \h </w:instrText>
      </w:r>
      <w:r w:rsidR="00CA5DFF">
        <w:rPr>
          <w:rFonts w:cs="Times New Roman PS MT"/>
          <w:bCs/>
          <w:szCs w:val="20"/>
        </w:rPr>
      </w:r>
      <w:r w:rsidR="00CA5DFF">
        <w:rPr>
          <w:rFonts w:cs="Times New Roman PS MT"/>
          <w:bCs/>
          <w:szCs w:val="20"/>
        </w:rPr>
        <w:fldChar w:fldCharType="separate"/>
      </w:r>
      <w:r w:rsidR="0037258A">
        <w:rPr>
          <w:rFonts w:cs="Times New Roman PS MT"/>
          <w:bCs/>
          <w:szCs w:val="20"/>
        </w:rPr>
        <w:t>5.1.20</w:t>
      </w:r>
      <w:r w:rsidR="00CA5DFF">
        <w:rPr>
          <w:rFonts w:cs="Times New Roman PS MT"/>
          <w:bCs/>
          <w:szCs w:val="20"/>
        </w:rPr>
        <w:fldChar w:fldCharType="end"/>
      </w:r>
      <w:r>
        <w:rPr>
          <w:rFonts w:cs="Times New Roman PS MT"/>
          <w:bCs/>
          <w:szCs w:val="20"/>
        </w:rPr>
        <w:t>,</w:t>
      </w:r>
      <w:r w:rsidRPr="00BC7581">
        <w:t xml:space="preserve"> send 3 </w:t>
      </w:r>
      <w:r>
        <w:rPr>
          <w:rFonts w:cs="Times New Roman PS MT"/>
          <w:bCs/>
          <w:szCs w:val="20"/>
        </w:rPr>
        <w:t>requests.</w:t>
      </w:r>
    </w:p>
    <w:p w14:paraId="67B5CFEB" w14:textId="4EA91229" w:rsidR="009045A3" w:rsidRPr="00BC7581" w:rsidRDefault="009045A3" w:rsidP="007C1423">
      <w:pPr>
        <w:pStyle w:val="Heading5"/>
      </w:pPr>
      <w:r w:rsidRPr="00BC7581">
        <w:t xml:space="preserve">Else if the zone temperature exceeds the zone’s cooling </w:t>
      </w:r>
      <w:r w:rsidR="00D21A33">
        <w:rPr>
          <w:rFonts w:cs="Times New Roman PS MT"/>
          <w:bCs/>
          <w:szCs w:val="20"/>
        </w:rPr>
        <w:t>setpoint</w:t>
      </w:r>
      <w:r w:rsidRPr="00BC7581">
        <w:t xml:space="preserve"> by </w:t>
      </w:r>
      <w:ins w:id="3836" w:author="Titus Ellison" w:date="2022-10-20T12:15:00Z">
        <w:r w:rsidR="00997FB6" w:rsidRPr="00997FB6">
          <w:rPr>
            <w:rStyle w:val="Toggle"/>
            <w:rPrChange w:id="3837" w:author="Titus Ellison" w:date="2022-10-20T12:15:00Z">
              <w:rPr/>
            </w:rPrChange>
          </w:rPr>
          <w:t>[UNITS [</w:t>
        </w:r>
      </w:ins>
      <w:r w:rsidRPr="00997FB6">
        <w:rPr>
          <w:rStyle w:val="Toggle"/>
          <w:rPrChange w:id="3838" w:author="Titus Ellison" w:date="2022-10-20T12:15:00Z">
            <w:rPr/>
          </w:rPrChange>
        </w:rPr>
        <w:t>2°C</w:t>
      </w:r>
      <w:ins w:id="3839" w:author="Titus Ellison" w:date="2022-10-20T12:15:00Z">
        <w:r w:rsidR="00997FB6" w:rsidRPr="00997FB6">
          <w:rPr>
            <w:rStyle w:val="Toggle"/>
            <w:rPrChange w:id="3840" w:author="Titus Ellison" w:date="2022-10-20T12:15:00Z">
              <w:rPr/>
            </w:rPrChange>
          </w:rPr>
          <w:t>]</w:t>
        </w:r>
      </w:ins>
      <w:r w:rsidRPr="00997FB6">
        <w:rPr>
          <w:rStyle w:val="Toggle"/>
          <w:rPrChange w:id="3841" w:author="Titus Ellison" w:date="2022-10-20T12:15:00Z">
            <w:rPr/>
          </w:rPrChange>
        </w:rPr>
        <w:t xml:space="preserve"> </w:t>
      </w:r>
      <w:ins w:id="3842" w:author="Titus Ellison" w:date="2022-10-20T12:15:00Z">
        <w:r w:rsidR="00997FB6" w:rsidRPr="00997FB6">
          <w:rPr>
            <w:rStyle w:val="Toggle"/>
            <w:rPrChange w:id="3843" w:author="Titus Ellison" w:date="2022-10-20T12:15:00Z">
              <w:rPr/>
            </w:rPrChange>
          </w:rPr>
          <w:t>[</w:t>
        </w:r>
      </w:ins>
      <w:del w:id="3844" w:author="Titus Ellison" w:date="2022-10-20T12:15:00Z">
        <w:r w:rsidRPr="00997FB6" w:rsidDel="00997FB6">
          <w:rPr>
            <w:rStyle w:val="Toggle"/>
            <w:rPrChange w:id="3845" w:author="Titus Ellison" w:date="2022-10-20T12:15:00Z">
              <w:rPr/>
            </w:rPrChange>
          </w:rPr>
          <w:delText>(</w:delText>
        </w:r>
      </w:del>
      <w:r w:rsidRPr="00997FB6">
        <w:rPr>
          <w:rStyle w:val="Toggle"/>
          <w:rPrChange w:id="3846" w:author="Titus Ellison" w:date="2022-10-20T12:15:00Z">
            <w:rPr/>
          </w:rPrChange>
        </w:rPr>
        <w:t>3°F</w:t>
      </w:r>
      <w:ins w:id="3847" w:author="Titus Ellison" w:date="2022-10-20T12:15:00Z">
        <w:r w:rsidR="00997FB6" w:rsidRPr="00997FB6">
          <w:rPr>
            <w:rStyle w:val="Toggle"/>
            <w:rPrChange w:id="3848" w:author="Titus Ellison" w:date="2022-10-20T12:15:00Z">
              <w:rPr/>
            </w:rPrChange>
          </w:rPr>
          <w:t>]]</w:t>
        </w:r>
      </w:ins>
      <w:del w:id="3849" w:author="Titus Ellison" w:date="2022-10-20T12:15:00Z">
        <w:r w:rsidRPr="00BC7581" w:rsidDel="00997FB6">
          <w:delText>)</w:delText>
        </w:r>
      </w:del>
      <w:r w:rsidRPr="00BC7581">
        <w:t xml:space="preserve"> for 2 minutes and after suppression period due to </w:t>
      </w:r>
      <w:r w:rsidR="00D21A33">
        <w:rPr>
          <w:rFonts w:cs="Times New Roman PS MT"/>
          <w:bCs/>
          <w:szCs w:val="20"/>
        </w:rPr>
        <w:t>setpoint</w:t>
      </w:r>
      <w:r w:rsidRPr="00BC7581">
        <w:t xml:space="preserve"> change per </w:t>
      </w:r>
      <w:r>
        <w:rPr>
          <w:rFonts w:cs="Times New Roman PS MT"/>
          <w:bCs/>
          <w:szCs w:val="20"/>
        </w:rPr>
        <w:t xml:space="preserve">Section </w:t>
      </w:r>
      <w:r w:rsidR="00CA5DFF">
        <w:rPr>
          <w:rFonts w:cs="Times New Roman PS MT"/>
          <w:bCs/>
          <w:szCs w:val="20"/>
        </w:rPr>
        <w:fldChar w:fldCharType="begin"/>
      </w:r>
      <w:r w:rsidR="00CA5DFF">
        <w:rPr>
          <w:rFonts w:cs="Times New Roman PS MT"/>
          <w:bCs/>
          <w:szCs w:val="20"/>
        </w:rPr>
        <w:instrText xml:space="preserve"> REF _Ref462144780 \w \h </w:instrText>
      </w:r>
      <w:r w:rsidR="00CA5DFF">
        <w:rPr>
          <w:rFonts w:cs="Times New Roman PS MT"/>
          <w:bCs/>
          <w:szCs w:val="20"/>
        </w:rPr>
      </w:r>
      <w:r w:rsidR="00CA5DFF">
        <w:rPr>
          <w:rFonts w:cs="Times New Roman PS MT"/>
          <w:bCs/>
          <w:szCs w:val="20"/>
        </w:rPr>
        <w:fldChar w:fldCharType="separate"/>
      </w:r>
      <w:r w:rsidR="0037258A">
        <w:rPr>
          <w:rFonts w:cs="Times New Roman PS MT"/>
          <w:bCs/>
          <w:szCs w:val="20"/>
        </w:rPr>
        <w:t>5.1.20</w:t>
      </w:r>
      <w:r w:rsidR="00CA5DFF">
        <w:rPr>
          <w:rFonts w:cs="Times New Roman PS MT"/>
          <w:bCs/>
          <w:szCs w:val="20"/>
        </w:rPr>
        <w:fldChar w:fldCharType="end"/>
      </w:r>
      <w:r>
        <w:rPr>
          <w:rFonts w:cs="Times New Roman PS MT"/>
          <w:bCs/>
          <w:szCs w:val="20"/>
        </w:rPr>
        <w:t>,</w:t>
      </w:r>
      <w:r w:rsidRPr="00BC7581">
        <w:t xml:space="preserve"> send 2 </w:t>
      </w:r>
      <w:r>
        <w:rPr>
          <w:rFonts w:cs="Times New Roman PS MT"/>
          <w:bCs/>
          <w:szCs w:val="20"/>
        </w:rPr>
        <w:t>requests.</w:t>
      </w:r>
    </w:p>
    <w:p w14:paraId="44F665B4" w14:textId="180843BF" w:rsidR="009045A3" w:rsidRPr="00BC7581" w:rsidRDefault="009045A3" w:rsidP="007C1423">
      <w:pPr>
        <w:pStyle w:val="Heading5"/>
      </w:pPr>
      <w:r w:rsidRPr="00BC7581">
        <w:t xml:space="preserve">Else if the </w:t>
      </w:r>
      <w:r w:rsidR="005474F7">
        <w:rPr>
          <w:rFonts w:cs="Times New Roman PS MT"/>
          <w:bCs/>
          <w:szCs w:val="20"/>
        </w:rPr>
        <w:t>Cooling Loop</w:t>
      </w:r>
      <w:r w:rsidRPr="00BC7581">
        <w:t xml:space="preserve"> is greater than 95%, send 1 </w:t>
      </w:r>
      <w:r>
        <w:rPr>
          <w:rFonts w:cs="Times New Roman PS MT"/>
          <w:bCs/>
          <w:szCs w:val="20"/>
        </w:rPr>
        <w:t>request</w:t>
      </w:r>
      <w:r w:rsidRPr="00BC7581">
        <w:t xml:space="preserve"> until the </w:t>
      </w:r>
      <w:r w:rsidR="005474F7">
        <w:rPr>
          <w:rFonts w:cs="Times New Roman PS MT"/>
          <w:bCs/>
          <w:szCs w:val="20"/>
        </w:rPr>
        <w:t>Cooling Loop</w:t>
      </w:r>
      <w:r w:rsidRPr="00BC7581">
        <w:t xml:space="preserve"> is less than 85</w:t>
      </w:r>
      <w:r>
        <w:rPr>
          <w:rFonts w:cs="Times New Roman PS MT"/>
          <w:bCs/>
          <w:szCs w:val="20"/>
        </w:rPr>
        <w:t>%.</w:t>
      </w:r>
    </w:p>
    <w:p w14:paraId="3BA8837B" w14:textId="123EBEB7" w:rsidR="009045A3" w:rsidRPr="00BC7581" w:rsidRDefault="009045A3" w:rsidP="007C1423">
      <w:pPr>
        <w:pStyle w:val="Heading5"/>
      </w:pPr>
      <w:r w:rsidRPr="00BC7581">
        <w:t xml:space="preserve">Else if the </w:t>
      </w:r>
      <w:r w:rsidR="005474F7">
        <w:rPr>
          <w:rFonts w:cs="Times New Roman PS MT"/>
          <w:bCs/>
          <w:szCs w:val="20"/>
        </w:rPr>
        <w:t>Cooling Loop</w:t>
      </w:r>
      <w:r w:rsidRPr="00BC7581">
        <w:t xml:space="preserve"> is less than 95%, send 0 </w:t>
      </w:r>
      <w:r>
        <w:rPr>
          <w:rFonts w:cs="Times New Roman PS MT"/>
          <w:bCs/>
          <w:szCs w:val="20"/>
        </w:rPr>
        <w:t>requests.</w:t>
      </w:r>
    </w:p>
    <w:p w14:paraId="4AC8DE66" w14:textId="77777777" w:rsidR="009045A3" w:rsidRPr="00BC7581" w:rsidRDefault="009045A3" w:rsidP="0087618D">
      <w:pPr>
        <w:pStyle w:val="Heading4"/>
      </w:pPr>
      <w:r w:rsidRPr="00BC7581">
        <w:t>Static Pressure Reset Requests</w:t>
      </w:r>
    </w:p>
    <w:p w14:paraId="1708CB4B" w14:textId="06784710" w:rsidR="009045A3" w:rsidRPr="00BC7581" w:rsidRDefault="009045A3" w:rsidP="007C1423">
      <w:pPr>
        <w:pStyle w:val="Heading5"/>
      </w:pPr>
      <w:r w:rsidRPr="00BC7581">
        <w:t xml:space="preserve">If the measured airflow is less than 50% of </w:t>
      </w:r>
      <w:r w:rsidR="00D21A33">
        <w:rPr>
          <w:rFonts w:cs="Times New Roman PS MT"/>
          <w:bCs/>
          <w:szCs w:val="20"/>
        </w:rPr>
        <w:t>setpoint</w:t>
      </w:r>
      <w:r w:rsidRPr="00BC7581">
        <w:t xml:space="preserve"> while </w:t>
      </w:r>
      <w:r w:rsidR="00D21A33">
        <w:rPr>
          <w:rFonts w:cs="Times New Roman PS MT"/>
          <w:bCs/>
          <w:szCs w:val="20"/>
        </w:rPr>
        <w:t>setpoint</w:t>
      </w:r>
      <w:r w:rsidRPr="00BC7581">
        <w:t xml:space="preserve"> is greater than zero and the damper position is greater than 95% for 1 minute, send 3 </w:t>
      </w:r>
      <w:r>
        <w:rPr>
          <w:rFonts w:cs="Times New Roman PS MT"/>
          <w:bCs/>
          <w:szCs w:val="20"/>
        </w:rPr>
        <w:t>requests.</w:t>
      </w:r>
    </w:p>
    <w:p w14:paraId="476BC6BA" w14:textId="725CD87D" w:rsidR="009045A3" w:rsidRPr="00BC7581" w:rsidRDefault="009045A3" w:rsidP="007C1423">
      <w:pPr>
        <w:pStyle w:val="Heading5"/>
      </w:pPr>
      <w:r w:rsidRPr="00BC7581">
        <w:t xml:space="preserve">Else if the measured airflow is less than 70% of </w:t>
      </w:r>
      <w:r w:rsidR="00D21A33">
        <w:rPr>
          <w:rFonts w:cs="Times New Roman PS MT"/>
          <w:bCs/>
          <w:szCs w:val="20"/>
        </w:rPr>
        <w:t>setpoint</w:t>
      </w:r>
      <w:r w:rsidRPr="00BC7581">
        <w:t xml:space="preserve"> while </w:t>
      </w:r>
      <w:r w:rsidR="00D21A33">
        <w:rPr>
          <w:rFonts w:cs="Times New Roman PS MT"/>
          <w:bCs/>
          <w:szCs w:val="20"/>
        </w:rPr>
        <w:t>setpoint</w:t>
      </w:r>
      <w:r w:rsidRPr="00BC7581">
        <w:t xml:space="preserve"> is greater than zero and the damper position is greater than 95% for 1 minute, send 2 </w:t>
      </w:r>
      <w:r>
        <w:rPr>
          <w:rFonts w:cs="Times New Roman PS MT"/>
          <w:bCs/>
          <w:szCs w:val="20"/>
        </w:rPr>
        <w:t>requests.</w:t>
      </w:r>
    </w:p>
    <w:p w14:paraId="0CB3962E" w14:textId="706B8E7A" w:rsidR="009045A3" w:rsidRPr="00BC7581" w:rsidRDefault="009045A3" w:rsidP="007C1423">
      <w:pPr>
        <w:pStyle w:val="Heading5"/>
      </w:pPr>
      <w:r w:rsidRPr="00BC7581">
        <w:t xml:space="preserve">Else if the damper position is greater than 95%, send 1 </w:t>
      </w:r>
      <w:r>
        <w:rPr>
          <w:rFonts w:cs="Times New Roman PS MT"/>
          <w:bCs/>
          <w:szCs w:val="20"/>
        </w:rPr>
        <w:t>request</w:t>
      </w:r>
      <w:r w:rsidRPr="00BC7581">
        <w:t xml:space="preserve"> until the damper position is less than 85</w:t>
      </w:r>
      <w:r>
        <w:rPr>
          <w:rFonts w:cs="Times New Roman PS MT"/>
          <w:bCs/>
          <w:szCs w:val="20"/>
        </w:rPr>
        <w:t>%.</w:t>
      </w:r>
    </w:p>
    <w:p w14:paraId="6095168F" w14:textId="6945CA97" w:rsidR="009045A3" w:rsidRPr="00BC7581" w:rsidRDefault="009045A3" w:rsidP="007C1423">
      <w:pPr>
        <w:pStyle w:val="Heading5"/>
      </w:pPr>
      <w:r w:rsidRPr="00BC7581">
        <w:lastRenderedPageBreak/>
        <w:t xml:space="preserve">Else if the damper position is less than 95%, send 0 </w:t>
      </w:r>
      <w:r>
        <w:rPr>
          <w:rFonts w:cs="Times New Roman PS MT"/>
          <w:bCs/>
          <w:szCs w:val="20"/>
        </w:rPr>
        <w:t>requests</w:t>
      </w:r>
      <w:r w:rsidRPr="00BC7581">
        <w:t>.</w:t>
      </w:r>
    </w:p>
    <w:p w14:paraId="528F6076" w14:textId="3579EED4" w:rsidR="009045A3" w:rsidRPr="00BC7581" w:rsidRDefault="009045A3" w:rsidP="00B37EF3">
      <w:pPr>
        <w:pStyle w:val="Infobox"/>
      </w:pPr>
      <w:r w:rsidRPr="00BC7581">
        <w:t>If the minimum ventilation rate is more than 25% or so of the cooling maximum, or demand</w:t>
      </w:r>
      <w:r>
        <w:rPr>
          <w:bCs/>
        </w:rPr>
        <w:t>-</w:t>
      </w:r>
      <w:r w:rsidRPr="00BC7581">
        <w:t>controlled ventilation is used, a reheat box is recommended to avoid overcooling.</w:t>
      </w:r>
    </w:p>
    <w:p w14:paraId="61747A03" w14:textId="752A4D1F" w:rsidR="009045A3" w:rsidRPr="00FB4192" w:rsidRDefault="009A6FFD" w:rsidP="0087618D">
      <w:pPr>
        <w:pStyle w:val="Heading2"/>
      </w:pPr>
      <w:bookmarkStart w:id="3850" w:name="_Toc497723490"/>
      <w:bookmarkStart w:id="3851" w:name="_Toc121477556"/>
      <w:ins w:id="3852" w:author="Hwakong Cheng" w:date="2022-10-07T15:21:00Z">
        <w:r w:rsidRPr="00A02D9E">
          <w:rPr>
            <w:rStyle w:val="Toggle"/>
          </w:rPr>
          <w:t>[EQUAL</w:t>
        </w:r>
      </w:ins>
      <w:ins w:id="3853" w:author="Reece Kiriu" w:date="2022-10-19T13:36:00Z">
        <w:r w:rsidR="004D4C28">
          <w:rPr>
            <w:rStyle w:val="Toggle"/>
          </w:rPr>
          <w:t>S</w:t>
        </w:r>
      </w:ins>
      <w:ins w:id="3854" w:author="Hwakong Cheng" w:date="2022-10-07T15:21:00Z">
        <w:r w:rsidRPr="00A02D9E">
          <w:rPr>
            <w:rStyle w:val="Toggle"/>
          </w:rPr>
          <w:t xml:space="preserve"> </w:t>
        </w:r>
        <w:r>
          <w:rPr>
            <w:rStyle w:val="Toggle"/>
          </w:rPr>
          <w:t xml:space="preserve">VAV </w:t>
        </w:r>
        <w:proofErr w:type="gramStart"/>
        <w:r>
          <w:rPr>
            <w:rStyle w:val="Toggle"/>
          </w:rPr>
          <w:t>RH</w:t>
        </w:r>
        <w:r w:rsidRPr="00A02D9E">
          <w:rPr>
            <w:rStyle w:val="Toggle"/>
          </w:rPr>
          <w:t>]</w:t>
        </w:r>
      </w:ins>
      <w:r w:rsidR="009045A3" w:rsidRPr="00FB4192">
        <w:t>VAV</w:t>
      </w:r>
      <w:proofErr w:type="gramEnd"/>
      <w:r w:rsidR="009045A3" w:rsidRPr="00FB4192">
        <w:t xml:space="preserve"> Terminal Unit with Reheat</w:t>
      </w:r>
      <w:bookmarkEnd w:id="3850"/>
      <w:bookmarkEnd w:id="3851"/>
    </w:p>
    <w:p w14:paraId="4C79BB8D" w14:textId="76470E67" w:rsidR="009045A3" w:rsidRPr="00BC7581" w:rsidRDefault="009045A3" w:rsidP="0087618D">
      <w:pPr>
        <w:pStyle w:val="Heading3"/>
      </w:pPr>
      <w:r w:rsidRPr="00BC7581">
        <w:t xml:space="preserve">See </w:t>
      </w:r>
      <w:r>
        <w:rPr>
          <w:rFonts w:cs="Times New Roman PS MT"/>
          <w:bCs/>
          <w:szCs w:val="20"/>
        </w:rPr>
        <w:t>“</w:t>
      </w:r>
      <w:r w:rsidRPr="00BC7581">
        <w:t>Generic Thermal Zones</w:t>
      </w:r>
      <w:r>
        <w:rPr>
          <w:rFonts w:cs="Times New Roman PS MT"/>
          <w:bCs/>
          <w:szCs w:val="20"/>
        </w:rPr>
        <w:t xml:space="preserve">” (Section </w:t>
      </w:r>
      <w:r w:rsidR="00CA5DFF">
        <w:rPr>
          <w:rFonts w:cs="Times New Roman PS MT"/>
          <w:bCs/>
          <w:szCs w:val="20"/>
        </w:rPr>
        <w:fldChar w:fldCharType="begin"/>
      </w:r>
      <w:r w:rsidR="00CA5DFF">
        <w:rPr>
          <w:rFonts w:cs="Times New Roman PS MT"/>
          <w:bCs/>
          <w:szCs w:val="20"/>
        </w:rPr>
        <w:instrText xml:space="preserve"> REF _Ref495830888 \w \h </w:instrText>
      </w:r>
      <w:r w:rsidR="00CA5DFF">
        <w:rPr>
          <w:rFonts w:cs="Times New Roman PS MT"/>
          <w:bCs/>
          <w:szCs w:val="20"/>
        </w:rPr>
      </w:r>
      <w:r w:rsidR="00CA5DFF">
        <w:rPr>
          <w:rFonts w:cs="Times New Roman PS MT"/>
          <w:bCs/>
          <w:szCs w:val="20"/>
        </w:rPr>
        <w:fldChar w:fldCharType="separate"/>
      </w:r>
      <w:r w:rsidR="0037258A">
        <w:rPr>
          <w:rFonts w:cs="Times New Roman PS MT"/>
          <w:bCs/>
          <w:szCs w:val="20"/>
        </w:rPr>
        <w:t>5.2.2.3</w:t>
      </w:r>
      <w:r w:rsidR="00CA5DFF">
        <w:rPr>
          <w:rFonts w:cs="Times New Roman PS MT"/>
          <w:bCs/>
          <w:szCs w:val="20"/>
        </w:rPr>
        <w:fldChar w:fldCharType="end"/>
      </w:r>
      <w:r>
        <w:rPr>
          <w:rFonts w:cs="Times New Roman PS MT"/>
          <w:bCs/>
          <w:szCs w:val="20"/>
        </w:rPr>
        <w:t>)</w:t>
      </w:r>
      <w:r w:rsidRPr="00BC7581">
        <w:t xml:space="preserve"> for </w:t>
      </w:r>
      <w:r w:rsidR="00D21A33">
        <w:rPr>
          <w:rFonts w:cs="Times New Roman PS MT"/>
          <w:bCs/>
          <w:szCs w:val="20"/>
        </w:rPr>
        <w:t>setpoint</w:t>
      </w:r>
      <w:r>
        <w:rPr>
          <w:rFonts w:cs="Times New Roman PS MT"/>
          <w:bCs/>
          <w:szCs w:val="20"/>
        </w:rPr>
        <w:t>s</w:t>
      </w:r>
      <w:r w:rsidRPr="00BC7581">
        <w:t>, loops, control modes, alarms, etc.</w:t>
      </w:r>
    </w:p>
    <w:p w14:paraId="751CF0BA" w14:textId="6FDCB00F" w:rsidR="009045A3" w:rsidRPr="00BC7581" w:rsidRDefault="009045A3" w:rsidP="0087618D">
      <w:pPr>
        <w:pStyle w:val="Heading3"/>
      </w:pPr>
      <w:r w:rsidRPr="00BC7581">
        <w:t xml:space="preserve">See </w:t>
      </w:r>
      <w:r>
        <w:rPr>
          <w:rFonts w:cs="Times New Roman PS MT"/>
          <w:bCs/>
          <w:szCs w:val="20"/>
        </w:rPr>
        <w:t>“</w:t>
      </w:r>
      <w:r w:rsidRPr="00BC7581">
        <w:t>Generic Ventilation Zones</w:t>
      </w:r>
      <w:r>
        <w:rPr>
          <w:rFonts w:cs="Times New Roman PS MT"/>
          <w:bCs/>
          <w:szCs w:val="20"/>
        </w:rPr>
        <w:t xml:space="preserve">” (Section </w:t>
      </w:r>
      <w:r w:rsidR="00CA5DFF">
        <w:rPr>
          <w:rFonts w:cs="Times New Roman PS MT"/>
          <w:bCs/>
          <w:szCs w:val="20"/>
        </w:rPr>
        <w:fldChar w:fldCharType="begin"/>
      </w:r>
      <w:r w:rsidR="00CA5DFF">
        <w:rPr>
          <w:rFonts w:cs="Times New Roman PS MT"/>
          <w:bCs/>
          <w:szCs w:val="20"/>
        </w:rPr>
        <w:instrText xml:space="preserve"> REF _Ref38824255 \w \h </w:instrText>
      </w:r>
      <w:r w:rsidR="00CA5DFF">
        <w:rPr>
          <w:rFonts w:cs="Times New Roman PS MT"/>
          <w:bCs/>
          <w:szCs w:val="20"/>
        </w:rPr>
      </w:r>
      <w:r w:rsidR="00CA5DFF">
        <w:rPr>
          <w:rFonts w:cs="Times New Roman PS MT"/>
          <w:bCs/>
          <w:szCs w:val="20"/>
        </w:rPr>
        <w:fldChar w:fldCharType="separate"/>
      </w:r>
      <w:r w:rsidR="0037258A">
        <w:rPr>
          <w:rFonts w:cs="Times New Roman PS MT"/>
          <w:bCs/>
          <w:szCs w:val="20"/>
        </w:rPr>
        <w:t>5.2</w:t>
      </w:r>
      <w:r w:rsidR="00CA5DFF">
        <w:rPr>
          <w:rFonts w:cs="Times New Roman PS MT"/>
          <w:bCs/>
          <w:szCs w:val="20"/>
        </w:rPr>
        <w:fldChar w:fldCharType="end"/>
      </w:r>
      <w:r>
        <w:rPr>
          <w:rFonts w:cs="Times New Roman PS MT"/>
          <w:bCs/>
          <w:szCs w:val="20"/>
        </w:rPr>
        <w:t>)</w:t>
      </w:r>
      <w:r w:rsidRPr="00BC7581">
        <w:t xml:space="preserve"> for calculation of zone minimum outdoor airflow.</w:t>
      </w:r>
    </w:p>
    <w:p w14:paraId="724C0DF9" w14:textId="27095401" w:rsidR="009045A3" w:rsidRPr="00BC7581" w:rsidRDefault="009045A3" w:rsidP="0087618D">
      <w:pPr>
        <w:pStyle w:val="Heading3"/>
      </w:pPr>
      <w:r w:rsidRPr="00BC7581">
        <w:t xml:space="preserve">See </w:t>
      </w:r>
      <w:r>
        <w:rPr>
          <w:rFonts w:cs="Times New Roman PS MT"/>
          <w:bCs/>
          <w:szCs w:val="20"/>
        </w:rPr>
        <w:t xml:space="preserve">Section </w:t>
      </w:r>
      <w:r w:rsidR="00C01685">
        <w:rPr>
          <w:rFonts w:cs="Times New Roman PS MT"/>
          <w:bCs/>
          <w:szCs w:val="20"/>
        </w:rPr>
        <w:fldChar w:fldCharType="begin"/>
      </w:r>
      <w:r w:rsidR="00C01685">
        <w:rPr>
          <w:rFonts w:cs="Times New Roman PS MT"/>
          <w:bCs/>
          <w:szCs w:val="20"/>
        </w:rPr>
        <w:instrText xml:space="preserve"> REF _Ref38386491 \w \h </w:instrText>
      </w:r>
      <w:r w:rsidR="00C01685">
        <w:rPr>
          <w:rFonts w:cs="Times New Roman PS MT"/>
          <w:bCs/>
          <w:szCs w:val="20"/>
        </w:rPr>
      </w:r>
      <w:r w:rsidR="00C01685">
        <w:rPr>
          <w:rFonts w:cs="Times New Roman PS MT"/>
          <w:bCs/>
          <w:szCs w:val="20"/>
        </w:rPr>
        <w:fldChar w:fldCharType="separate"/>
      </w:r>
      <w:r w:rsidR="0037258A">
        <w:rPr>
          <w:rFonts w:cs="Times New Roman PS MT"/>
          <w:bCs/>
          <w:szCs w:val="20"/>
        </w:rPr>
        <w:t>3.1.2.2</w:t>
      </w:r>
      <w:r w:rsidR="00C01685">
        <w:rPr>
          <w:rFonts w:cs="Times New Roman PS MT"/>
          <w:bCs/>
          <w:szCs w:val="20"/>
        </w:rPr>
        <w:fldChar w:fldCharType="end"/>
      </w:r>
      <w:r w:rsidRPr="00BC7581">
        <w:t xml:space="preserve"> for zone minimum airflow </w:t>
      </w:r>
      <w:r w:rsidR="00D21A33">
        <w:rPr>
          <w:rFonts w:cs="Times New Roman PS MT"/>
          <w:bCs/>
          <w:szCs w:val="20"/>
        </w:rPr>
        <w:t>setpoint</w:t>
      </w:r>
      <w:r>
        <w:rPr>
          <w:rFonts w:cs="Times New Roman PS MT"/>
          <w:bCs/>
          <w:szCs w:val="20"/>
        </w:rPr>
        <w:t>s</w:t>
      </w:r>
      <w:r w:rsidRPr="00BC7581">
        <w:t xml:space="preserve"> </w:t>
      </w:r>
      <w:proofErr w:type="spellStart"/>
      <w:r w:rsidRPr="00BC7581">
        <w:t>Vmin</w:t>
      </w:r>
      <w:proofErr w:type="spellEnd"/>
      <w:r w:rsidRPr="00BC7581">
        <w:t xml:space="preserve">, zone maximum cooling airflow </w:t>
      </w:r>
      <w:r w:rsidR="00D21A33">
        <w:rPr>
          <w:rFonts w:cs="Times New Roman PS MT"/>
          <w:bCs/>
          <w:szCs w:val="20"/>
        </w:rPr>
        <w:t>setpoint</w:t>
      </w:r>
      <w:r w:rsidRPr="00BC7581">
        <w:t xml:space="preserve"> </w:t>
      </w:r>
      <w:proofErr w:type="spellStart"/>
      <w:r w:rsidRPr="00BC7581">
        <w:t>Vcool</w:t>
      </w:r>
      <w:proofErr w:type="spellEnd"/>
      <w:r w:rsidRPr="00BC7581">
        <w:noBreakHyphen/>
        <w:t xml:space="preserve">max, zone maximum heating airflow </w:t>
      </w:r>
      <w:r w:rsidR="00D21A33">
        <w:rPr>
          <w:rFonts w:cs="Times New Roman PS MT"/>
          <w:bCs/>
          <w:szCs w:val="20"/>
        </w:rPr>
        <w:t>setpoint</w:t>
      </w:r>
      <w:r w:rsidRPr="00BC7581">
        <w:t xml:space="preserve"> </w:t>
      </w:r>
      <w:proofErr w:type="spellStart"/>
      <w:r w:rsidRPr="00BC7581">
        <w:t>Vheat</w:t>
      </w:r>
      <w:proofErr w:type="spellEnd"/>
      <w:r w:rsidRPr="00BC7581">
        <w:t xml:space="preserve">-max, </w:t>
      </w:r>
      <w:r w:rsidR="00E876E4" w:rsidRPr="00E876E4">
        <w:t xml:space="preserve">zone minimum heating airflow setpoint </w:t>
      </w:r>
      <w:proofErr w:type="spellStart"/>
      <w:r w:rsidR="00E876E4" w:rsidRPr="00E876E4">
        <w:t>Vheat</w:t>
      </w:r>
      <w:proofErr w:type="spellEnd"/>
      <w:r w:rsidR="00E876E4" w:rsidRPr="00E876E4">
        <w:t xml:space="preserve">-min, </w:t>
      </w:r>
      <w:r w:rsidRPr="00BC7581">
        <w:t xml:space="preserve">and the maximum </w:t>
      </w:r>
      <w:r>
        <w:rPr>
          <w:rFonts w:cs="Times New Roman PS MT"/>
          <w:bCs/>
          <w:szCs w:val="20"/>
        </w:rPr>
        <w:t>DAT</w:t>
      </w:r>
      <w:r w:rsidRPr="00BC7581">
        <w:t xml:space="preserve"> rise above heating </w:t>
      </w:r>
      <w:r w:rsidR="00D21A33">
        <w:rPr>
          <w:rFonts w:cs="Times New Roman PS MT"/>
          <w:bCs/>
          <w:szCs w:val="20"/>
        </w:rPr>
        <w:t>setpoint</w:t>
      </w:r>
      <w:r>
        <w:rPr>
          <w:rFonts w:cs="Times New Roman PS MT"/>
          <w:bCs/>
          <w:szCs w:val="20"/>
        </w:rPr>
        <w:t xml:space="preserve"> </w:t>
      </w:r>
      <w:proofErr w:type="spellStart"/>
      <w:r>
        <w:rPr>
          <w:rFonts w:cs="Times New Roman PS MT"/>
          <w:bCs/>
          <w:szCs w:val="20"/>
        </w:rPr>
        <w:t>Max</w:t>
      </w:r>
      <w:r>
        <w:rPr>
          <w:rFonts w:ascii="Symbol" w:hAnsi="Symbol" w:cs="Symbol"/>
          <w:bCs/>
          <w:szCs w:val="20"/>
        </w:rPr>
        <w:t></w:t>
      </w:r>
      <w:r>
        <w:rPr>
          <w:rFonts w:cs="Times New Roman PS MT"/>
          <w:bCs/>
          <w:szCs w:val="20"/>
        </w:rPr>
        <w:t>T</w:t>
      </w:r>
      <w:proofErr w:type="spellEnd"/>
      <w:r>
        <w:rPr>
          <w:rFonts w:cs="Times New Roman PS MT"/>
          <w:bCs/>
          <w:szCs w:val="20"/>
        </w:rPr>
        <w:t>.</w:t>
      </w:r>
      <w:r w:rsidRPr="00BC7581">
        <w:t xml:space="preserve"> </w:t>
      </w:r>
    </w:p>
    <w:p w14:paraId="6AC0F3C7" w14:textId="4EA49292" w:rsidR="009045A3" w:rsidRPr="00BC7581" w:rsidRDefault="009045A3" w:rsidP="0087618D">
      <w:pPr>
        <w:pStyle w:val="Heading3"/>
      </w:pPr>
      <w:r w:rsidRPr="00BC7581">
        <w:t xml:space="preserve">Active </w:t>
      </w:r>
      <w:r w:rsidR="008128EF" w:rsidRPr="008128EF">
        <w:t xml:space="preserve">endpoints used in the control logic depicted in Figure 5.6.5 </w:t>
      </w:r>
      <w:r w:rsidRPr="00BC7581">
        <w:t xml:space="preserve">shall vary depending on the </w:t>
      </w:r>
      <w:r>
        <w:rPr>
          <w:rFonts w:cs="Times New Roman PS MT"/>
          <w:bCs/>
          <w:szCs w:val="20"/>
        </w:rPr>
        <w:t>mode</w:t>
      </w:r>
      <w:r w:rsidRPr="00BC7581">
        <w:t xml:space="preserve"> of the </w:t>
      </w:r>
      <w:r w:rsidR="00D21A33">
        <w:rPr>
          <w:rFonts w:cs="Times New Roman PS MT"/>
          <w:bCs/>
          <w:szCs w:val="20"/>
        </w:rPr>
        <w:t>Zone Group</w:t>
      </w:r>
      <w:r w:rsidRPr="00BC7581">
        <w:t xml:space="preserve"> the zone is a part of</w:t>
      </w:r>
      <w:r>
        <w:rPr>
          <w:rFonts w:cs="Times New Roman PS MT"/>
          <w:bCs/>
          <w:szCs w:val="20"/>
        </w:rPr>
        <w:t xml:space="preserve"> (see Table 5.6.4).</w:t>
      </w:r>
    </w:p>
    <w:tbl>
      <w:tblPr>
        <w:tblW w:w="9630" w:type="dxa"/>
        <w:tblLayout w:type="fixed"/>
        <w:tblCellMar>
          <w:top w:w="80" w:type="dxa"/>
          <w:left w:w="40" w:type="dxa"/>
          <w:bottom w:w="40" w:type="dxa"/>
          <w:right w:w="40" w:type="dxa"/>
        </w:tblCellMar>
        <w:tblLook w:val="0000" w:firstRow="0" w:lastRow="0" w:firstColumn="0" w:lastColumn="0" w:noHBand="0" w:noVBand="0"/>
      </w:tblPr>
      <w:tblGrid>
        <w:gridCol w:w="1660"/>
        <w:gridCol w:w="1660"/>
        <w:gridCol w:w="1380"/>
        <w:gridCol w:w="1240"/>
        <w:gridCol w:w="1260"/>
        <w:gridCol w:w="1260"/>
        <w:gridCol w:w="1170"/>
      </w:tblGrid>
      <w:tr w:rsidR="009045A3" w14:paraId="4846D920" w14:textId="77777777" w:rsidTr="00F67865">
        <w:tc>
          <w:tcPr>
            <w:tcW w:w="9630" w:type="dxa"/>
            <w:gridSpan w:val="7"/>
            <w:tcBorders>
              <w:top w:val="nil"/>
              <w:left w:val="nil"/>
              <w:bottom w:val="nil"/>
              <w:right w:val="nil"/>
            </w:tcBorders>
            <w:tcMar>
              <w:top w:w="80" w:type="dxa"/>
              <w:left w:w="40" w:type="dxa"/>
              <w:bottom w:w="40" w:type="dxa"/>
              <w:right w:w="40" w:type="dxa"/>
            </w:tcMar>
            <w:vAlign w:val="center"/>
          </w:tcPr>
          <w:p w14:paraId="49046295" w14:textId="49D08FC6" w:rsidR="009045A3" w:rsidRPr="00EA594F" w:rsidRDefault="00F93BCF" w:rsidP="00122D20">
            <w:pPr>
              <w:pStyle w:val="TableTitle"/>
              <w:rPr>
                <w:sz w:val="16"/>
                <w:szCs w:val="16"/>
              </w:rPr>
            </w:pPr>
            <w:r>
              <w:t xml:space="preserve">Table 5.6.4 </w:t>
            </w:r>
            <w:r w:rsidR="00BD45D7">
              <w:t>Endpoints</w:t>
            </w:r>
            <w:r w:rsidR="009045A3">
              <w:t xml:space="preserve"> as a Function of </w:t>
            </w:r>
            <w:r w:rsidR="00D21A33">
              <w:t>Zone Group</w:t>
            </w:r>
            <w:r w:rsidR="009045A3">
              <w:t xml:space="preserve"> Mode</w:t>
            </w:r>
          </w:p>
        </w:tc>
      </w:tr>
      <w:tr w:rsidR="00E00634" w14:paraId="73995718" w14:textId="77777777" w:rsidTr="00F67865">
        <w:trPr>
          <w:trHeight w:val="360"/>
        </w:trPr>
        <w:tc>
          <w:tcPr>
            <w:tcW w:w="1660" w:type="dxa"/>
            <w:tcBorders>
              <w:top w:val="single" w:sz="16" w:space="0" w:color="000000"/>
              <w:left w:val="nil"/>
              <w:bottom w:val="single" w:sz="16" w:space="0" w:color="000000"/>
              <w:right w:val="nil"/>
            </w:tcBorders>
            <w:tcMar>
              <w:top w:w="110" w:type="dxa"/>
              <w:left w:w="80" w:type="dxa"/>
              <w:bottom w:w="70" w:type="dxa"/>
              <w:right w:w="40" w:type="dxa"/>
            </w:tcMar>
            <w:vAlign w:val="bottom"/>
          </w:tcPr>
          <w:p w14:paraId="61048926" w14:textId="6128820F" w:rsidR="009045A3" w:rsidRPr="00BC7581" w:rsidRDefault="008128EF" w:rsidP="00B37EF3">
            <w:pPr>
              <w:pStyle w:val="HeadingRunIn"/>
              <w:rPr>
                <w:b/>
              </w:rPr>
            </w:pPr>
            <w:r>
              <w:t>En</w:t>
            </w:r>
            <w:r w:rsidR="00CB0FE8">
              <w:t>dpoint</w:t>
            </w:r>
          </w:p>
        </w:tc>
        <w:tc>
          <w:tcPr>
            <w:tcW w:w="166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060E5F8F" w14:textId="77777777" w:rsidR="009045A3" w:rsidRPr="00BC7581" w:rsidRDefault="009045A3" w:rsidP="00B37EF3">
            <w:pPr>
              <w:pStyle w:val="HeadingRunIn"/>
              <w:rPr>
                <w:b/>
              </w:rPr>
            </w:pPr>
            <w:r w:rsidRPr="00BC7581">
              <w:t>Occupied</w:t>
            </w:r>
          </w:p>
        </w:tc>
        <w:tc>
          <w:tcPr>
            <w:tcW w:w="138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7074A1E0" w14:textId="2F8B45A6" w:rsidR="009045A3" w:rsidRPr="00BC7581" w:rsidRDefault="009045A3" w:rsidP="00B37EF3">
            <w:pPr>
              <w:pStyle w:val="HeadingRunIn"/>
              <w:rPr>
                <w:b/>
              </w:rPr>
            </w:pPr>
            <w:r>
              <w:t>Cooldown</w:t>
            </w:r>
          </w:p>
        </w:tc>
        <w:tc>
          <w:tcPr>
            <w:tcW w:w="124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4572FFAB" w14:textId="77777777" w:rsidR="009045A3" w:rsidRPr="00BC7581" w:rsidRDefault="009045A3" w:rsidP="00B37EF3">
            <w:pPr>
              <w:pStyle w:val="HeadingRunIn"/>
              <w:rPr>
                <w:b/>
              </w:rPr>
            </w:pPr>
            <w:r w:rsidRPr="00BC7581">
              <w:t>Setup</w:t>
            </w:r>
          </w:p>
        </w:tc>
        <w:tc>
          <w:tcPr>
            <w:tcW w:w="126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67C70F2C" w14:textId="6B599467" w:rsidR="009045A3" w:rsidRPr="00BC7581" w:rsidRDefault="005474F7" w:rsidP="00B37EF3">
            <w:pPr>
              <w:pStyle w:val="HeadingRunIn"/>
              <w:rPr>
                <w:b/>
              </w:rPr>
            </w:pPr>
            <w:r>
              <w:t>Warmup</w:t>
            </w:r>
          </w:p>
        </w:tc>
        <w:tc>
          <w:tcPr>
            <w:tcW w:w="1260" w:type="dxa"/>
            <w:tcBorders>
              <w:top w:val="single" w:sz="16" w:space="0" w:color="000000"/>
              <w:left w:val="single" w:sz="3" w:space="0" w:color="000000"/>
              <w:bottom w:val="single" w:sz="16" w:space="0" w:color="000000"/>
              <w:right w:val="nil"/>
            </w:tcBorders>
            <w:tcMar>
              <w:top w:w="110" w:type="dxa"/>
              <w:left w:w="80" w:type="dxa"/>
              <w:bottom w:w="70" w:type="dxa"/>
              <w:right w:w="40" w:type="dxa"/>
            </w:tcMar>
            <w:vAlign w:val="bottom"/>
          </w:tcPr>
          <w:p w14:paraId="5A9DF2D5" w14:textId="77777777" w:rsidR="009045A3" w:rsidRPr="00BC7581" w:rsidRDefault="009045A3" w:rsidP="00B37EF3">
            <w:pPr>
              <w:pStyle w:val="HeadingRunIn"/>
              <w:rPr>
                <w:b/>
              </w:rPr>
            </w:pPr>
            <w:r w:rsidRPr="00BC7581">
              <w:t>Setback</w:t>
            </w:r>
          </w:p>
        </w:tc>
        <w:tc>
          <w:tcPr>
            <w:tcW w:w="1170" w:type="dxa"/>
            <w:tcBorders>
              <w:top w:val="single" w:sz="16" w:space="0" w:color="000000"/>
              <w:left w:val="single" w:sz="3" w:space="0" w:color="000000"/>
              <w:bottom w:val="single" w:sz="16" w:space="0" w:color="000000"/>
              <w:right w:val="nil"/>
            </w:tcBorders>
            <w:tcMar>
              <w:top w:w="110" w:type="dxa"/>
              <w:left w:w="80" w:type="dxa"/>
              <w:bottom w:w="70" w:type="dxa"/>
              <w:right w:w="40" w:type="dxa"/>
            </w:tcMar>
            <w:vAlign w:val="bottom"/>
          </w:tcPr>
          <w:p w14:paraId="7879CC23" w14:textId="77777777" w:rsidR="009045A3" w:rsidRPr="00BC7581" w:rsidRDefault="009045A3" w:rsidP="00B37EF3">
            <w:pPr>
              <w:pStyle w:val="HeadingRunIn"/>
              <w:rPr>
                <w:b/>
              </w:rPr>
            </w:pPr>
            <w:r w:rsidRPr="00BC7581">
              <w:t>Unoccupied</w:t>
            </w:r>
          </w:p>
        </w:tc>
      </w:tr>
      <w:tr w:rsidR="00E00634" w14:paraId="377932AF" w14:textId="77777777" w:rsidTr="00F67865">
        <w:trPr>
          <w:trHeight w:val="360"/>
        </w:trPr>
        <w:tc>
          <w:tcPr>
            <w:tcW w:w="1660" w:type="dxa"/>
            <w:tcBorders>
              <w:top w:val="double" w:sz="4" w:space="0" w:color="000000"/>
              <w:left w:val="nil"/>
              <w:bottom w:val="nil"/>
              <w:right w:val="nil"/>
            </w:tcBorders>
            <w:tcMar>
              <w:top w:w="110" w:type="dxa"/>
              <w:left w:w="80" w:type="dxa"/>
              <w:bottom w:w="70" w:type="dxa"/>
              <w:right w:w="40" w:type="dxa"/>
            </w:tcMar>
          </w:tcPr>
          <w:p w14:paraId="5CAF21A3" w14:textId="77777777" w:rsidR="009045A3" w:rsidRPr="00BC7581" w:rsidRDefault="009045A3" w:rsidP="00B37EF3">
            <w:pPr>
              <w:pStyle w:val="HeadingRunIn"/>
            </w:pPr>
            <w:r w:rsidRPr="00BC7581">
              <w:t>Cooling maximum</w:t>
            </w:r>
          </w:p>
        </w:tc>
        <w:tc>
          <w:tcPr>
            <w:tcW w:w="166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45AA5609" w14:textId="77777777" w:rsidR="009045A3" w:rsidRPr="00BC7581" w:rsidRDefault="009045A3" w:rsidP="00B37EF3">
            <w:pPr>
              <w:pStyle w:val="HeadingRunIn"/>
            </w:pPr>
            <w:proofErr w:type="spellStart"/>
            <w:r w:rsidRPr="00BC7581">
              <w:t>Vcool</w:t>
            </w:r>
            <w:proofErr w:type="spellEnd"/>
            <w:r w:rsidRPr="00BC7581">
              <w:t>-max</w:t>
            </w:r>
          </w:p>
        </w:tc>
        <w:tc>
          <w:tcPr>
            <w:tcW w:w="138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32B37FB9" w14:textId="77777777" w:rsidR="009045A3" w:rsidRPr="00BC7581" w:rsidRDefault="009045A3" w:rsidP="00B37EF3">
            <w:pPr>
              <w:pStyle w:val="HeadingRunIn"/>
            </w:pPr>
            <w:proofErr w:type="spellStart"/>
            <w:r w:rsidRPr="00BC7581">
              <w:t>Vcool</w:t>
            </w:r>
            <w:proofErr w:type="spellEnd"/>
            <w:r w:rsidRPr="00BC7581">
              <w:t>-max</w:t>
            </w:r>
          </w:p>
        </w:tc>
        <w:tc>
          <w:tcPr>
            <w:tcW w:w="124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2B3797A0" w14:textId="77777777" w:rsidR="009045A3" w:rsidRPr="00BC7581" w:rsidRDefault="009045A3" w:rsidP="00B37EF3">
            <w:pPr>
              <w:pStyle w:val="HeadingRunIn"/>
            </w:pPr>
            <w:proofErr w:type="spellStart"/>
            <w:r w:rsidRPr="00BC7581">
              <w:t>Vcool</w:t>
            </w:r>
            <w:proofErr w:type="spellEnd"/>
            <w:r w:rsidRPr="00BC7581">
              <w:t>-max</w:t>
            </w:r>
          </w:p>
        </w:tc>
        <w:tc>
          <w:tcPr>
            <w:tcW w:w="126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0EC0B08A" w14:textId="77777777" w:rsidR="009045A3" w:rsidRPr="00BC7581" w:rsidRDefault="009045A3" w:rsidP="00B37EF3">
            <w:pPr>
              <w:pStyle w:val="HeadingRunIn"/>
            </w:pPr>
            <w:r w:rsidRPr="00BC7581">
              <w:t>0</w:t>
            </w:r>
          </w:p>
        </w:tc>
        <w:tc>
          <w:tcPr>
            <w:tcW w:w="1260" w:type="dxa"/>
            <w:tcBorders>
              <w:top w:val="double" w:sz="4" w:space="0" w:color="000000"/>
              <w:left w:val="single" w:sz="3" w:space="0" w:color="000000"/>
              <w:bottom w:val="nil"/>
              <w:right w:val="nil"/>
            </w:tcBorders>
            <w:tcMar>
              <w:top w:w="110" w:type="dxa"/>
              <w:left w:w="80" w:type="dxa"/>
              <w:bottom w:w="70" w:type="dxa"/>
              <w:right w:w="40" w:type="dxa"/>
            </w:tcMar>
          </w:tcPr>
          <w:p w14:paraId="114168B1" w14:textId="77777777" w:rsidR="009045A3" w:rsidRPr="00BC7581" w:rsidRDefault="009045A3" w:rsidP="00B37EF3">
            <w:pPr>
              <w:pStyle w:val="HeadingRunIn"/>
            </w:pPr>
            <w:r w:rsidRPr="00BC7581">
              <w:t>0</w:t>
            </w:r>
          </w:p>
        </w:tc>
        <w:tc>
          <w:tcPr>
            <w:tcW w:w="1170" w:type="dxa"/>
            <w:tcBorders>
              <w:top w:val="double" w:sz="4" w:space="0" w:color="000000"/>
              <w:left w:val="single" w:sz="3" w:space="0" w:color="000000"/>
              <w:bottom w:val="nil"/>
              <w:right w:val="nil"/>
            </w:tcBorders>
            <w:tcMar>
              <w:top w:w="110" w:type="dxa"/>
              <w:left w:w="80" w:type="dxa"/>
              <w:bottom w:w="70" w:type="dxa"/>
              <w:right w:w="40" w:type="dxa"/>
            </w:tcMar>
          </w:tcPr>
          <w:p w14:paraId="1559F784" w14:textId="77777777" w:rsidR="009045A3" w:rsidRPr="00BC7581" w:rsidRDefault="009045A3" w:rsidP="00B37EF3">
            <w:pPr>
              <w:pStyle w:val="HeadingRunIn"/>
            </w:pPr>
            <w:r w:rsidRPr="00BC7581">
              <w:t>0</w:t>
            </w:r>
          </w:p>
        </w:tc>
      </w:tr>
      <w:tr w:rsidR="00E00634" w14:paraId="16983DFE" w14:textId="77777777" w:rsidTr="00F67865">
        <w:trPr>
          <w:trHeight w:val="360"/>
        </w:trPr>
        <w:tc>
          <w:tcPr>
            <w:tcW w:w="1660" w:type="dxa"/>
            <w:tcBorders>
              <w:top w:val="single" w:sz="3" w:space="0" w:color="000000"/>
              <w:left w:val="nil"/>
              <w:bottom w:val="single" w:sz="3" w:space="0" w:color="000000"/>
              <w:right w:val="nil"/>
            </w:tcBorders>
            <w:tcMar>
              <w:top w:w="110" w:type="dxa"/>
              <w:left w:w="80" w:type="dxa"/>
              <w:bottom w:w="70" w:type="dxa"/>
              <w:right w:w="40" w:type="dxa"/>
            </w:tcMar>
          </w:tcPr>
          <w:p w14:paraId="3F9A3219" w14:textId="77777777" w:rsidR="009045A3" w:rsidRPr="00BC7581" w:rsidRDefault="009045A3" w:rsidP="00B37EF3">
            <w:pPr>
              <w:pStyle w:val="HeadingRunIn"/>
            </w:pPr>
            <w:r w:rsidRPr="00BC7581">
              <w:t xml:space="preserve">Cooling minimum </w:t>
            </w:r>
          </w:p>
        </w:tc>
        <w:tc>
          <w:tcPr>
            <w:tcW w:w="166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1980D0B6" w14:textId="77777777" w:rsidR="009045A3" w:rsidRPr="00BC7581" w:rsidRDefault="009045A3" w:rsidP="00B37EF3">
            <w:pPr>
              <w:pStyle w:val="HeadingRunIn"/>
            </w:pPr>
            <w:proofErr w:type="spellStart"/>
            <w:r w:rsidRPr="00BC7581">
              <w:t>Vmin</w:t>
            </w:r>
            <w:proofErr w:type="spellEnd"/>
            <w:r w:rsidRPr="00BC7581">
              <w:t>*</w:t>
            </w:r>
          </w:p>
        </w:tc>
        <w:tc>
          <w:tcPr>
            <w:tcW w:w="138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7DD3919B" w14:textId="77777777" w:rsidR="009045A3" w:rsidRPr="00BC7581" w:rsidRDefault="009045A3" w:rsidP="00B37EF3">
            <w:pPr>
              <w:pStyle w:val="HeadingRunIn"/>
            </w:pPr>
            <w:r w:rsidRPr="00BC7581">
              <w:t>0</w:t>
            </w:r>
          </w:p>
        </w:tc>
        <w:tc>
          <w:tcPr>
            <w:tcW w:w="124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3885F00E" w14:textId="77777777" w:rsidR="009045A3" w:rsidRPr="00BC7581" w:rsidRDefault="009045A3" w:rsidP="00B37EF3">
            <w:pPr>
              <w:pStyle w:val="HeadingRunIn"/>
            </w:pPr>
            <w:r w:rsidRPr="00BC7581">
              <w:t>0</w:t>
            </w:r>
          </w:p>
        </w:tc>
        <w:tc>
          <w:tcPr>
            <w:tcW w:w="126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05570F99" w14:textId="77777777" w:rsidR="009045A3" w:rsidRPr="00BC7581" w:rsidRDefault="009045A3" w:rsidP="00B37EF3">
            <w:pPr>
              <w:pStyle w:val="HeadingRunIn"/>
            </w:pPr>
            <w:r w:rsidRPr="00BC7581">
              <w:t>0</w:t>
            </w:r>
          </w:p>
        </w:tc>
        <w:tc>
          <w:tcPr>
            <w:tcW w:w="1260" w:type="dxa"/>
            <w:tcBorders>
              <w:top w:val="single" w:sz="3" w:space="0" w:color="000000"/>
              <w:left w:val="single" w:sz="3" w:space="0" w:color="000000"/>
              <w:bottom w:val="single" w:sz="3" w:space="0" w:color="000000"/>
              <w:right w:val="nil"/>
            </w:tcBorders>
            <w:tcMar>
              <w:top w:w="110" w:type="dxa"/>
              <w:left w:w="80" w:type="dxa"/>
              <w:bottom w:w="70" w:type="dxa"/>
              <w:right w:w="40" w:type="dxa"/>
            </w:tcMar>
          </w:tcPr>
          <w:p w14:paraId="77FE1122" w14:textId="77777777" w:rsidR="009045A3" w:rsidRPr="00BC7581" w:rsidRDefault="009045A3" w:rsidP="00B37EF3">
            <w:pPr>
              <w:pStyle w:val="HeadingRunIn"/>
            </w:pPr>
            <w:r w:rsidRPr="00BC7581">
              <w:t>0</w:t>
            </w:r>
          </w:p>
        </w:tc>
        <w:tc>
          <w:tcPr>
            <w:tcW w:w="1170" w:type="dxa"/>
            <w:tcBorders>
              <w:top w:val="single" w:sz="3" w:space="0" w:color="000000"/>
              <w:left w:val="single" w:sz="3" w:space="0" w:color="000000"/>
              <w:bottom w:val="single" w:sz="3" w:space="0" w:color="000000"/>
              <w:right w:val="nil"/>
            </w:tcBorders>
            <w:tcMar>
              <w:top w:w="110" w:type="dxa"/>
              <w:left w:w="80" w:type="dxa"/>
              <w:bottom w:w="70" w:type="dxa"/>
              <w:right w:w="40" w:type="dxa"/>
            </w:tcMar>
          </w:tcPr>
          <w:p w14:paraId="68E43A2A" w14:textId="77777777" w:rsidR="009045A3" w:rsidRPr="00BC7581" w:rsidRDefault="009045A3" w:rsidP="00B37EF3">
            <w:pPr>
              <w:pStyle w:val="HeadingRunIn"/>
            </w:pPr>
            <w:r w:rsidRPr="00BC7581">
              <w:t>0</w:t>
            </w:r>
          </w:p>
        </w:tc>
      </w:tr>
      <w:tr w:rsidR="00E00634" w14:paraId="73E8D2A3" w14:textId="77777777" w:rsidTr="00F67865">
        <w:trPr>
          <w:trHeight w:val="360"/>
        </w:trPr>
        <w:tc>
          <w:tcPr>
            <w:tcW w:w="1660" w:type="dxa"/>
            <w:tcBorders>
              <w:top w:val="single" w:sz="3" w:space="0" w:color="000000"/>
              <w:left w:val="nil"/>
              <w:bottom w:val="single" w:sz="3" w:space="0" w:color="000000"/>
              <w:right w:val="nil"/>
            </w:tcBorders>
            <w:tcMar>
              <w:top w:w="110" w:type="dxa"/>
              <w:left w:w="80" w:type="dxa"/>
              <w:bottom w:w="70" w:type="dxa"/>
              <w:right w:w="40" w:type="dxa"/>
            </w:tcMar>
          </w:tcPr>
          <w:p w14:paraId="698EFFDB" w14:textId="77777777" w:rsidR="009045A3" w:rsidRPr="00BC7581" w:rsidRDefault="009045A3" w:rsidP="00B37EF3">
            <w:pPr>
              <w:pStyle w:val="HeadingRunIn"/>
            </w:pPr>
            <w:r w:rsidRPr="00BC7581">
              <w:t>Minimum</w:t>
            </w:r>
          </w:p>
        </w:tc>
        <w:tc>
          <w:tcPr>
            <w:tcW w:w="166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2DFA5272" w14:textId="77777777" w:rsidR="009045A3" w:rsidRPr="00BC7581" w:rsidRDefault="009045A3" w:rsidP="00B37EF3">
            <w:pPr>
              <w:pStyle w:val="HeadingRunIn"/>
            </w:pPr>
            <w:proofErr w:type="spellStart"/>
            <w:r w:rsidRPr="00BC7581">
              <w:t>Vmin</w:t>
            </w:r>
            <w:proofErr w:type="spellEnd"/>
            <w:r w:rsidRPr="00BC7581">
              <w:t>*</w:t>
            </w:r>
          </w:p>
        </w:tc>
        <w:tc>
          <w:tcPr>
            <w:tcW w:w="138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7739A9BD" w14:textId="77777777" w:rsidR="009045A3" w:rsidRPr="00BC7581" w:rsidRDefault="009045A3" w:rsidP="00B37EF3">
            <w:pPr>
              <w:pStyle w:val="HeadingRunIn"/>
            </w:pPr>
            <w:r w:rsidRPr="00BC7581">
              <w:t>0</w:t>
            </w:r>
          </w:p>
        </w:tc>
        <w:tc>
          <w:tcPr>
            <w:tcW w:w="124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7A31BF0D" w14:textId="77777777" w:rsidR="009045A3" w:rsidRPr="00BC7581" w:rsidRDefault="009045A3" w:rsidP="00B37EF3">
            <w:pPr>
              <w:pStyle w:val="HeadingRunIn"/>
            </w:pPr>
            <w:r w:rsidRPr="00BC7581">
              <w:t>0</w:t>
            </w:r>
          </w:p>
        </w:tc>
        <w:tc>
          <w:tcPr>
            <w:tcW w:w="126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617B5E9D" w14:textId="77777777" w:rsidR="009045A3" w:rsidRPr="00BC7581" w:rsidRDefault="009045A3" w:rsidP="00B37EF3">
            <w:pPr>
              <w:pStyle w:val="HeadingRunIn"/>
            </w:pPr>
            <w:r w:rsidRPr="00BC7581">
              <w:t>0</w:t>
            </w:r>
          </w:p>
        </w:tc>
        <w:tc>
          <w:tcPr>
            <w:tcW w:w="1260" w:type="dxa"/>
            <w:tcBorders>
              <w:top w:val="single" w:sz="3" w:space="0" w:color="000000"/>
              <w:left w:val="single" w:sz="3" w:space="0" w:color="000000"/>
              <w:bottom w:val="single" w:sz="3" w:space="0" w:color="000000"/>
              <w:right w:val="nil"/>
            </w:tcBorders>
            <w:tcMar>
              <w:top w:w="110" w:type="dxa"/>
              <w:left w:w="80" w:type="dxa"/>
              <w:bottom w:w="70" w:type="dxa"/>
              <w:right w:w="40" w:type="dxa"/>
            </w:tcMar>
          </w:tcPr>
          <w:p w14:paraId="54E9A7D7" w14:textId="77777777" w:rsidR="009045A3" w:rsidRPr="00BC7581" w:rsidRDefault="009045A3" w:rsidP="00B37EF3">
            <w:pPr>
              <w:pStyle w:val="HeadingRunIn"/>
            </w:pPr>
            <w:r w:rsidRPr="00BC7581">
              <w:t>0</w:t>
            </w:r>
          </w:p>
        </w:tc>
        <w:tc>
          <w:tcPr>
            <w:tcW w:w="1170" w:type="dxa"/>
            <w:tcBorders>
              <w:top w:val="single" w:sz="3" w:space="0" w:color="000000"/>
              <w:left w:val="single" w:sz="3" w:space="0" w:color="000000"/>
              <w:bottom w:val="single" w:sz="3" w:space="0" w:color="000000"/>
              <w:right w:val="nil"/>
            </w:tcBorders>
            <w:tcMar>
              <w:top w:w="110" w:type="dxa"/>
              <w:left w:w="80" w:type="dxa"/>
              <w:bottom w:w="70" w:type="dxa"/>
              <w:right w:w="40" w:type="dxa"/>
            </w:tcMar>
          </w:tcPr>
          <w:p w14:paraId="22D8D825" w14:textId="77777777" w:rsidR="009045A3" w:rsidRPr="00BC7581" w:rsidRDefault="009045A3" w:rsidP="00B37EF3">
            <w:pPr>
              <w:pStyle w:val="HeadingRunIn"/>
            </w:pPr>
            <w:r w:rsidRPr="00BC7581">
              <w:t>0</w:t>
            </w:r>
          </w:p>
        </w:tc>
      </w:tr>
      <w:tr w:rsidR="00E00634" w14:paraId="73FF879D" w14:textId="77777777" w:rsidTr="00F67865">
        <w:trPr>
          <w:trHeight w:val="580"/>
        </w:trPr>
        <w:tc>
          <w:tcPr>
            <w:tcW w:w="1660" w:type="dxa"/>
            <w:tcBorders>
              <w:top w:val="single" w:sz="3" w:space="0" w:color="000000"/>
              <w:left w:val="nil"/>
              <w:bottom w:val="nil"/>
              <w:right w:val="nil"/>
            </w:tcBorders>
            <w:tcMar>
              <w:top w:w="110" w:type="dxa"/>
              <w:left w:w="80" w:type="dxa"/>
              <w:bottom w:w="70" w:type="dxa"/>
              <w:right w:w="40" w:type="dxa"/>
            </w:tcMar>
          </w:tcPr>
          <w:p w14:paraId="45E5B731" w14:textId="77777777" w:rsidR="009045A3" w:rsidRPr="00BC7581" w:rsidRDefault="009045A3" w:rsidP="00B37EF3">
            <w:pPr>
              <w:pStyle w:val="HeadingRunIn"/>
            </w:pPr>
            <w:r w:rsidRPr="00BC7581">
              <w:t xml:space="preserve">Heating minimum </w:t>
            </w:r>
          </w:p>
        </w:tc>
        <w:tc>
          <w:tcPr>
            <w:tcW w:w="1660" w:type="dxa"/>
            <w:tcBorders>
              <w:top w:val="single" w:sz="3" w:space="0" w:color="000000"/>
              <w:left w:val="single" w:sz="3" w:space="0" w:color="000000"/>
              <w:bottom w:val="nil"/>
              <w:right w:val="single" w:sz="3" w:space="0" w:color="000000"/>
            </w:tcBorders>
            <w:tcMar>
              <w:top w:w="110" w:type="dxa"/>
              <w:left w:w="80" w:type="dxa"/>
              <w:bottom w:w="70" w:type="dxa"/>
              <w:right w:w="40" w:type="dxa"/>
            </w:tcMar>
          </w:tcPr>
          <w:p w14:paraId="18B1B5EF" w14:textId="77777777" w:rsidR="009045A3" w:rsidRPr="00BC7581" w:rsidRDefault="009045A3" w:rsidP="00B37EF3">
            <w:pPr>
              <w:pStyle w:val="HeadingRunIn"/>
            </w:pPr>
            <w:r w:rsidRPr="00BC7581">
              <w:t>Max</w:t>
            </w:r>
            <w:r>
              <w:rPr>
                <w:rFonts w:cs="Times New Roman PS MT"/>
                <w:szCs w:val="18"/>
              </w:rPr>
              <w:br/>
            </w:r>
            <w:r w:rsidRPr="00BC7581">
              <w:t>(</w:t>
            </w:r>
            <w:proofErr w:type="spellStart"/>
            <w:r w:rsidRPr="00BC7581">
              <w:t>Vheat</w:t>
            </w:r>
            <w:proofErr w:type="spellEnd"/>
            <w:r w:rsidRPr="00BC7581">
              <w:t xml:space="preserve">-min, </w:t>
            </w:r>
            <w:proofErr w:type="spellStart"/>
            <w:r w:rsidRPr="00BC7581">
              <w:t>Vmin</w:t>
            </w:r>
            <w:proofErr w:type="spellEnd"/>
            <w:r w:rsidRPr="00BC7581">
              <w:t>*)</w:t>
            </w:r>
          </w:p>
        </w:tc>
        <w:tc>
          <w:tcPr>
            <w:tcW w:w="1380" w:type="dxa"/>
            <w:tcBorders>
              <w:top w:val="single" w:sz="3" w:space="0" w:color="000000"/>
              <w:left w:val="single" w:sz="3" w:space="0" w:color="000000"/>
              <w:bottom w:val="nil"/>
              <w:right w:val="single" w:sz="3" w:space="0" w:color="000000"/>
            </w:tcBorders>
            <w:tcMar>
              <w:top w:w="110" w:type="dxa"/>
              <w:left w:w="80" w:type="dxa"/>
              <w:bottom w:w="70" w:type="dxa"/>
              <w:right w:w="40" w:type="dxa"/>
            </w:tcMar>
          </w:tcPr>
          <w:p w14:paraId="749D5136" w14:textId="77777777" w:rsidR="009045A3" w:rsidRPr="00BC7581" w:rsidRDefault="009045A3" w:rsidP="00B37EF3">
            <w:pPr>
              <w:pStyle w:val="HeadingRunIn"/>
            </w:pPr>
            <w:proofErr w:type="spellStart"/>
            <w:r w:rsidRPr="00BC7581">
              <w:t>Vheat</w:t>
            </w:r>
            <w:proofErr w:type="spellEnd"/>
            <w:r w:rsidRPr="00BC7581">
              <w:t>-min</w:t>
            </w:r>
          </w:p>
        </w:tc>
        <w:tc>
          <w:tcPr>
            <w:tcW w:w="1240" w:type="dxa"/>
            <w:tcBorders>
              <w:top w:val="single" w:sz="3" w:space="0" w:color="000000"/>
              <w:left w:val="single" w:sz="3" w:space="0" w:color="000000"/>
              <w:bottom w:val="nil"/>
              <w:right w:val="single" w:sz="3" w:space="0" w:color="000000"/>
            </w:tcBorders>
            <w:tcMar>
              <w:top w:w="110" w:type="dxa"/>
              <w:left w:w="80" w:type="dxa"/>
              <w:bottom w:w="70" w:type="dxa"/>
              <w:right w:w="40" w:type="dxa"/>
            </w:tcMar>
          </w:tcPr>
          <w:p w14:paraId="52417815" w14:textId="77777777" w:rsidR="009045A3" w:rsidRPr="00BC7581" w:rsidRDefault="009045A3" w:rsidP="00B37EF3">
            <w:pPr>
              <w:pStyle w:val="HeadingRunIn"/>
            </w:pPr>
            <w:r w:rsidRPr="00BC7581">
              <w:t>0</w:t>
            </w:r>
          </w:p>
        </w:tc>
        <w:tc>
          <w:tcPr>
            <w:tcW w:w="1260" w:type="dxa"/>
            <w:tcBorders>
              <w:top w:val="single" w:sz="3" w:space="0" w:color="000000"/>
              <w:left w:val="single" w:sz="3" w:space="0" w:color="000000"/>
              <w:bottom w:val="nil"/>
              <w:right w:val="single" w:sz="3" w:space="0" w:color="000000"/>
            </w:tcBorders>
            <w:tcMar>
              <w:top w:w="110" w:type="dxa"/>
              <w:left w:w="80" w:type="dxa"/>
              <w:bottom w:w="70" w:type="dxa"/>
              <w:right w:w="40" w:type="dxa"/>
            </w:tcMar>
          </w:tcPr>
          <w:p w14:paraId="34A89406" w14:textId="77777777" w:rsidR="009045A3" w:rsidRPr="00BC7581" w:rsidRDefault="009045A3" w:rsidP="00B37EF3">
            <w:pPr>
              <w:pStyle w:val="HeadingRunIn"/>
            </w:pPr>
            <w:proofErr w:type="spellStart"/>
            <w:r w:rsidRPr="00BC7581">
              <w:t>Vheat</w:t>
            </w:r>
            <w:proofErr w:type="spellEnd"/>
            <w:r w:rsidRPr="00BC7581">
              <w:t>-max</w:t>
            </w:r>
          </w:p>
        </w:tc>
        <w:tc>
          <w:tcPr>
            <w:tcW w:w="1260" w:type="dxa"/>
            <w:tcBorders>
              <w:top w:val="single" w:sz="3" w:space="0" w:color="000000"/>
              <w:left w:val="single" w:sz="3" w:space="0" w:color="000000"/>
              <w:bottom w:val="nil"/>
              <w:right w:val="nil"/>
            </w:tcBorders>
            <w:tcMar>
              <w:top w:w="110" w:type="dxa"/>
              <w:left w:w="80" w:type="dxa"/>
              <w:bottom w:w="70" w:type="dxa"/>
              <w:right w:w="40" w:type="dxa"/>
            </w:tcMar>
          </w:tcPr>
          <w:p w14:paraId="42436E37" w14:textId="77777777" w:rsidR="009045A3" w:rsidRPr="00BC7581" w:rsidRDefault="009045A3" w:rsidP="00B37EF3">
            <w:pPr>
              <w:pStyle w:val="HeadingRunIn"/>
            </w:pPr>
            <w:proofErr w:type="spellStart"/>
            <w:r w:rsidRPr="00BC7581">
              <w:t>Vheat</w:t>
            </w:r>
            <w:proofErr w:type="spellEnd"/>
            <w:r w:rsidRPr="00BC7581">
              <w:t>-max</w:t>
            </w:r>
          </w:p>
        </w:tc>
        <w:tc>
          <w:tcPr>
            <w:tcW w:w="1170" w:type="dxa"/>
            <w:tcBorders>
              <w:top w:val="single" w:sz="3" w:space="0" w:color="000000"/>
              <w:left w:val="single" w:sz="3" w:space="0" w:color="000000"/>
              <w:bottom w:val="nil"/>
              <w:right w:val="nil"/>
            </w:tcBorders>
            <w:tcMar>
              <w:top w:w="110" w:type="dxa"/>
              <w:left w:w="80" w:type="dxa"/>
              <w:bottom w:w="70" w:type="dxa"/>
              <w:right w:w="40" w:type="dxa"/>
            </w:tcMar>
          </w:tcPr>
          <w:p w14:paraId="2FE80B20" w14:textId="77777777" w:rsidR="009045A3" w:rsidRPr="00BC7581" w:rsidRDefault="009045A3" w:rsidP="00B37EF3">
            <w:pPr>
              <w:pStyle w:val="HeadingRunIn"/>
            </w:pPr>
            <w:r w:rsidRPr="00BC7581">
              <w:t>0</w:t>
            </w:r>
          </w:p>
        </w:tc>
      </w:tr>
      <w:tr w:rsidR="00E00634" w14:paraId="05A01376" w14:textId="77777777" w:rsidTr="00F67865">
        <w:trPr>
          <w:trHeight w:val="580"/>
        </w:trPr>
        <w:tc>
          <w:tcPr>
            <w:tcW w:w="1660" w:type="dxa"/>
            <w:tcBorders>
              <w:top w:val="single" w:sz="3" w:space="0" w:color="000000"/>
              <w:left w:val="nil"/>
              <w:bottom w:val="single" w:sz="16" w:space="0" w:color="000000"/>
              <w:right w:val="nil"/>
            </w:tcBorders>
            <w:tcMar>
              <w:top w:w="110" w:type="dxa"/>
              <w:left w:w="80" w:type="dxa"/>
              <w:bottom w:w="70" w:type="dxa"/>
              <w:right w:w="40" w:type="dxa"/>
            </w:tcMar>
          </w:tcPr>
          <w:p w14:paraId="2D028CB2" w14:textId="77777777" w:rsidR="009045A3" w:rsidRPr="00BC7581" w:rsidRDefault="009045A3" w:rsidP="00B37EF3">
            <w:pPr>
              <w:pStyle w:val="HeadingRunIn"/>
            </w:pPr>
            <w:r w:rsidRPr="00BC7581">
              <w:t>Heating maximum</w:t>
            </w:r>
          </w:p>
        </w:tc>
        <w:tc>
          <w:tcPr>
            <w:tcW w:w="166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tcPr>
          <w:p w14:paraId="55DC497A" w14:textId="77777777" w:rsidR="009045A3" w:rsidRPr="00BC7581" w:rsidRDefault="009045A3" w:rsidP="00B37EF3">
            <w:pPr>
              <w:pStyle w:val="HeadingRunIn"/>
            </w:pPr>
            <w:r w:rsidRPr="00BC7581">
              <w:t>Max</w:t>
            </w:r>
            <w:r>
              <w:rPr>
                <w:rFonts w:cs="Times New Roman PS MT"/>
                <w:szCs w:val="18"/>
              </w:rPr>
              <w:br/>
            </w:r>
            <w:r w:rsidRPr="00BC7581">
              <w:t>(</w:t>
            </w:r>
            <w:proofErr w:type="spellStart"/>
            <w:r w:rsidRPr="00BC7581">
              <w:t>Vheat</w:t>
            </w:r>
            <w:proofErr w:type="spellEnd"/>
            <w:r w:rsidRPr="00BC7581">
              <w:t xml:space="preserve">-max, </w:t>
            </w:r>
            <w:proofErr w:type="spellStart"/>
            <w:r w:rsidRPr="00BC7581">
              <w:t>Vmin</w:t>
            </w:r>
            <w:proofErr w:type="spellEnd"/>
            <w:r w:rsidRPr="00BC7581">
              <w:t>*)</w:t>
            </w:r>
          </w:p>
        </w:tc>
        <w:tc>
          <w:tcPr>
            <w:tcW w:w="138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tcPr>
          <w:p w14:paraId="7EFBABBA" w14:textId="77777777" w:rsidR="009045A3" w:rsidRPr="00BC7581" w:rsidRDefault="009045A3" w:rsidP="00B37EF3">
            <w:pPr>
              <w:pStyle w:val="HeadingRunIn"/>
            </w:pPr>
            <w:proofErr w:type="spellStart"/>
            <w:r w:rsidRPr="00BC7581">
              <w:t>Vheat</w:t>
            </w:r>
            <w:proofErr w:type="spellEnd"/>
            <w:r w:rsidRPr="00BC7581">
              <w:t>-max</w:t>
            </w:r>
          </w:p>
        </w:tc>
        <w:tc>
          <w:tcPr>
            <w:tcW w:w="124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tcPr>
          <w:p w14:paraId="17F7F9AE" w14:textId="77777777" w:rsidR="009045A3" w:rsidRPr="00BC7581" w:rsidRDefault="009045A3" w:rsidP="00B37EF3">
            <w:pPr>
              <w:pStyle w:val="HeadingRunIn"/>
            </w:pPr>
            <w:r w:rsidRPr="00BC7581">
              <w:t>0</w:t>
            </w:r>
          </w:p>
        </w:tc>
        <w:tc>
          <w:tcPr>
            <w:tcW w:w="126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tcPr>
          <w:p w14:paraId="1F324C79" w14:textId="77777777" w:rsidR="009045A3" w:rsidRPr="00BC7581" w:rsidRDefault="009045A3" w:rsidP="00B37EF3">
            <w:pPr>
              <w:pStyle w:val="HeadingRunIn"/>
            </w:pPr>
            <w:proofErr w:type="spellStart"/>
            <w:r w:rsidRPr="00BC7581">
              <w:t>Vcool</w:t>
            </w:r>
            <w:proofErr w:type="spellEnd"/>
            <w:r w:rsidRPr="00BC7581">
              <w:t>-max</w:t>
            </w:r>
          </w:p>
        </w:tc>
        <w:tc>
          <w:tcPr>
            <w:tcW w:w="1260" w:type="dxa"/>
            <w:tcBorders>
              <w:top w:val="single" w:sz="3" w:space="0" w:color="000000"/>
              <w:left w:val="single" w:sz="3" w:space="0" w:color="000000"/>
              <w:bottom w:val="single" w:sz="16" w:space="0" w:color="000000"/>
              <w:right w:val="nil"/>
            </w:tcBorders>
            <w:tcMar>
              <w:top w:w="110" w:type="dxa"/>
              <w:left w:w="80" w:type="dxa"/>
              <w:bottom w:w="70" w:type="dxa"/>
              <w:right w:w="40" w:type="dxa"/>
            </w:tcMar>
          </w:tcPr>
          <w:p w14:paraId="67AC83A3" w14:textId="77777777" w:rsidR="009045A3" w:rsidRPr="00BC7581" w:rsidRDefault="009045A3" w:rsidP="00B37EF3">
            <w:pPr>
              <w:pStyle w:val="HeadingRunIn"/>
            </w:pPr>
            <w:proofErr w:type="spellStart"/>
            <w:r w:rsidRPr="00BC7581">
              <w:t>Vcool</w:t>
            </w:r>
            <w:proofErr w:type="spellEnd"/>
            <w:r w:rsidRPr="00BC7581">
              <w:t>-max</w:t>
            </w:r>
          </w:p>
        </w:tc>
        <w:tc>
          <w:tcPr>
            <w:tcW w:w="1170" w:type="dxa"/>
            <w:tcBorders>
              <w:top w:val="single" w:sz="3" w:space="0" w:color="000000"/>
              <w:left w:val="single" w:sz="3" w:space="0" w:color="000000"/>
              <w:bottom w:val="single" w:sz="16" w:space="0" w:color="000000"/>
              <w:right w:val="nil"/>
            </w:tcBorders>
            <w:tcMar>
              <w:top w:w="110" w:type="dxa"/>
              <w:left w:w="80" w:type="dxa"/>
              <w:bottom w:w="70" w:type="dxa"/>
              <w:right w:w="40" w:type="dxa"/>
            </w:tcMar>
          </w:tcPr>
          <w:p w14:paraId="60430191" w14:textId="77777777" w:rsidR="009045A3" w:rsidRPr="00BC7581" w:rsidRDefault="009045A3" w:rsidP="00B37EF3">
            <w:pPr>
              <w:pStyle w:val="HeadingRunIn"/>
            </w:pPr>
            <w:r w:rsidRPr="00BC7581">
              <w:t>0</w:t>
            </w:r>
          </w:p>
        </w:tc>
      </w:tr>
    </w:tbl>
    <w:p w14:paraId="798EA7CE" w14:textId="77777777" w:rsidR="00B14E96" w:rsidRPr="00B14E96" w:rsidRDefault="009045A3" w:rsidP="00B14E96">
      <w:r>
        <w:t xml:space="preserve"> </w:t>
      </w:r>
    </w:p>
    <w:p w14:paraId="4F8C257A" w14:textId="7773CE02" w:rsidR="00B14E96" w:rsidRDefault="00B14E96" w:rsidP="00B14E96">
      <w:pPr>
        <w:pStyle w:val="Infobox"/>
      </w:pPr>
      <w:r>
        <w:t xml:space="preserve">These sequences use different maximum airflow </w:t>
      </w:r>
      <w:r w:rsidR="00D21A33">
        <w:t>setpoint</w:t>
      </w:r>
      <w:r>
        <w:t xml:space="preserve">s for heating and cooling. This dual-max logic allows the minimum airflow </w:t>
      </w:r>
      <w:r w:rsidR="00D21A33">
        <w:t>setpoint</w:t>
      </w:r>
      <w:r>
        <w:t xml:space="preserve"> to be lower than in a conventional sequence where the minimum airflow equals the heating airflow.</w:t>
      </w:r>
    </w:p>
    <w:p w14:paraId="1F31B19F" w14:textId="6A125F33" w:rsidR="009045A3" w:rsidRDefault="00B14E96" w:rsidP="00B14E96">
      <w:pPr>
        <w:pStyle w:val="Infobox"/>
      </w:pPr>
      <w:r>
        <w:t xml:space="preserve">Heating </w:t>
      </w:r>
      <w:r w:rsidR="00CB0FE8">
        <w:t xml:space="preserve">endpoints are </w:t>
      </w:r>
      <w:r>
        <w:t xml:space="preserve">nonzero in cooldown to allow for individual zones within a </w:t>
      </w:r>
      <w:r w:rsidR="00D21A33">
        <w:t>Zone Group</w:t>
      </w:r>
      <w:r>
        <w:t xml:space="preserve"> that may need heating while the </w:t>
      </w:r>
      <w:r w:rsidR="00D21A33">
        <w:t>Zone Group</w:t>
      </w:r>
      <w:r>
        <w:t xml:space="preserve"> is in cooldown.</w:t>
      </w:r>
    </w:p>
    <w:p w14:paraId="5077E0D3" w14:textId="39A75897" w:rsidR="009045A3" w:rsidRPr="00BC7581" w:rsidRDefault="009045A3" w:rsidP="00B14E96">
      <w:pPr>
        <w:pStyle w:val="Infobox"/>
      </w:pPr>
      <w:r>
        <w:t xml:space="preserve">The </w:t>
      </w:r>
      <w:r w:rsidR="005474F7">
        <w:t>warmup</w:t>
      </w:r>
      <w:r w:rsidRPr="00BC7581">
        <w:rPr>
          <w:rFonts w:eastAsia="Times New Roman"/>
        </w:rPr>
        <w:t xml:space="preserve"> and </w:t>
      </w:r>
      <w:r>
        <w:t>setback</w:t>
      </w:r>
      <w:r w:rsidRPr="00BC7581">
        <w:rPr>
          <w:rFonts w:eastAsia="Times New Roman"/>
        </w:rPr>
        <w:t xml:space="preserve"> minimum </w:t>
      </w:r>
      <w:r w:rsidR="00CB0FE8">
        <w:rPr>
          <w:bCs/>
        </w:rPr>
        <w:t>endpoints are</w:t>
      </w:r>
      <w:r w:rsidRPr="00BC7581">
        <w:t xml:space="preserve"> set to zero to ensure spaces that do not want heat during these modes receive no air; </w:t>
      </w:r>
      <w:r>
        <w:rPr>
          <w:bCs/>
        </w:rPr>
        <w:t>because</w:t>
      </w:r>
      <w:r w:rsidRPr="00BC7581">
        <w:t xml:space="preserve"> the supply air temperature can be warm in these modes if the AHU has a heating coil, any minimum could cause overheating. The heating minimum </w:t>
      </w:r>
      <w:r w:rsidR="00CB0FE8">
        <w:t xml:space="preserve">endpoint </w:t>
      </w:r>
      <w:r w:rsidRPr="00BC7581">
        <w:t xml:space="preserve">is set to </w:t>
      </w:r>
      <w:proofErr w:type="spellStart"/>
      <w:r w:rsidRPr="00BC7581">
        <w:t>Vheat</w:t>
      </w:r>
      <w:proofErr w:type="spellEnd"/>
      <w:r w:rsidRPr="00BC7581">
        <w:t>-</w:t>
      </w:r>
      <w:proofErr w:type="gramStart"/>
      <w:r w:rsidRPr="00BC7581">
        <w:t>max</w:t>
      </w:r>
      <w:proofErr w:type="gramEnd"/>
      <w:r w:rsidRPr="00BC7581">
        <w:t xml:space="preserve"> and the heating maximum </w:t>
      </w:r>
      <w:r w:rsidR="00CB0FE8">
        <w:t xml:space="preserve">endpoint </w:t>
      </w:r>
      <w:r w:rsidRPr="00BC7581">
        <w:t xml:space="preserve">is set to </w:t>
      </w:r>
      <w:proofErr w:type="spellStart"/>
      <w:r w:rsidRPr="00BC7581">
        <w:t>Vcool</w:t>
      </w:r>
      <w:proofErr w:type="spellEnd"/>
      <w:r w:rsidRPr="00BC7581">
        <w:t xml:space="preserve">-max to provide faster response. This also ensures </w:t>
      </w:r>
      <w:r>
        <w:rPr>
          <w:bCs/>
        </w:rPr>
        <w:t>nonzero</w:t>
      </w:r>
      <w:r w:rsidRPr="00BC7581">
        <w:t xml:space="preserve"> flow for the first half of the </w:t>
      </w:r>
      <w:r w:rsidR="005474F7">
        <w:t>Heating Loop</w:t>
      </w:r>
      <w:r w:rsidRPr="00BC7581">
        <w:t>, avoiding instabilities.</w:t>
      </w:r>
    </w:p>
    <w:p w14:paraId="21F8E41B" w14:textId="760AFA29" w:rsidR="009045A3" w:rsidRDefault="009045A3" w:rsidP="009E53CE">
      <w:pPr>
        <w:pStyle w:val="Heading3"/>
        <w:keepNext/>
        <w:widowControl/>
        <w:ind w:left="806" w:hanging="806"/>
      </w:pPr>
      <w:r w:rsidRPr="00BC7581">
        <w:lastRenderedPageBreak/>
        <w:t xml:space="preserve">Control logic is depicted schematically in </w:t>
      </w:r>
      <w:r>
        <w:rPr>
          <w:rFonts w:cs="Times New Roman PS MT"/>
          <w:bCs/>
          <w:szCs w:val="20"/>
        </w:rPr>
        <w:t>Figure 5.6.5</w:t>
      </w:r>
      <w:r w:rsidRPr="00BC7581">
        <w:t xml:space="preserve"> and described in the following </w:t>
      </w:r>
      <w:r>
        <w:rPr>
          <w:rFonts w:cs="Times New Roman PS MT"/>
          <w:bCs/>
          <w:szCs w:val="20"/>
        </w:rPr>
        <w:t>subsections.</w:t>
      </w:r>
      <w:r w:rsidRPr="00BC7581">
        <w:t xml:space="preserve"> </w:t>
      </w:r>
    </w:p>
    <w:p w14:paraId="095F5030" w14:textId="1E7EB409" w:rsidR="00B14E96" w:rsidRDefault="00B14E96" w:rsidP="00B14E96">
      <w:pPr>
        <w:jc w:val="center"/>
      </w:pPr>
      <w:r>
        <w:rPr>
          <w:noProof/>
        </w:rPr>
        <mc:AlternateContent>
          <mc:Choice Requires="wpc">
            <w:drawing>
              <wp:inline distT="0" distB="0" distL="0" distR="0" wp14:anchorId="43C6D5EF" wp14:editId="2761E61B">
                <wp:extent cx="5943600" cy="3673514"/>
                <wp:effectExtent l="0" t="0" r="95250" b="41275"/>
                <wp:docPr id="154" name="Canvas 15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88" name="Line 475"/>
                        <wps:cNvCnPr>
                          <a:cxnSpLocks noChangeShapeType="1"/>
                        </wps:cNvCnPr>
                        <wps:spPr bwMode="auto">
                          <a:xfrm>
                            <a:off x="813726" y="0"/>
                            <a:ext cx="0" cy="3250565"/>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90" name="Line 476"/>
                        <wps:cNvCnPr>
                          <a:cxnSpLocks noChangeShapeType="1"/>
                        </wps:cNvCnPr>
                        <wps:spPr bwMode="auto">
                          <a:xfrm>
                            <a:off x="813726" y="3251835"/>
                            <a:ext cx="5088255" cy="635"/>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91" name="Line 477"/>
                        <wps:cNvCnPr>
                          <a:cxnSpLocks noChangeShapeType="1"/>
                        </wps:cNvCnPr>
                        <wps:spPr bwMode="auto">
                          <a:xfrm flipH="1">
                            <a:off x="3081649" y="2855595"/>
                            <a:ext cx="584454" cy="0"/>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92" name="Line 478"/>
                        <wps:cNvCnPr>
                          <a:cxnSpLocks noChangeShapeType="1"/>
                        </wps:cNvCnPr>
                        <wps:spPr bwMode="auto">
                          <a:xfrm flipH="1" flipV="1">
                            <a:off x="813688" y="1617980"/>
                            <a:ext cx="1108010" cy="1012426"/>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93" name="Line 479"/>
                        <wps:cNvCnPr>
                          <a:cxnSpLocks noChangeShapeType="1"/>
                        </wps:cNvCnPr>
                        <wps:spPr bwMode="auto">
                          <a:xfrm>
                            <a:off x="1883066" y="1255395"/>
                            <a:ext cx="1198880" cy="1997075"/>
                          </a:xfrm>
                          <a:prstGeom prst="line">
                            <a:avLst/>
                          </a:prstGeom>
                          <a:noFill/>
                          <a:ln w="0">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94" name="Rectangle 480"/>
                        <wps:cNvSpPr>
                          <a:spLocks noChangeArrowheads="1"/>
                        </wps:cNvSpPr>
                        <wps:spPr bwMode="auto">
                          <a:xfrm>
                            <a:off x="2920656" y="1546860"/>
                            <a:ext cx="944880" cy="6104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7B5CEA" w14:textId="77777777" w:rsidR="00D878EF" w:rsidRPr="00274066" w:rsidRDefault="00D878EF" w:rsidP="00B14E96">
                              <w:pPr>
                                <w:pStyle w:val="NoSpacing"/>
                                <w:rPr>
                                  <w:rFonts w:cs="Arial"/>
                                  <w:sz w:val="24"/>
                                  <w:szCs w:val="24"/>
                                </w:rPr>
                              </w:pPr>
                              <w:r w:rsidRPr="00274066">
                                <w:t>Discharge Air Temperature Setpoint</w:t>
                              </w:r>
                            </w:p>
                          </w:txbxContent>
                        </wps:txbx>
                        <wps:bodyPr rot="0" vert="horz" wrap="square" lIns="0" tIns="0" rIns="0" bIns="0" anchor="t" anchorCtr="0" upright="1">
                          <a:noAutofit/>
                        </wps:bodyPr>
                      </wps:wsp>
                      <wps:wsp>
                        <wps:cNvPr id="95" name="Rectangle 481"/>
                        <wps:cNvSpPr>
                          <a:spLocks noChangeArrowheads="1"/>
                        </wps:cNvSpPr>
                        <wps:spPr bwMode="auto">
                          <a:xfrm>
                            <a:off x="131736" y="1509204"/>
                            <a:ext cx="615315" cy="5539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A82B29" w14:textId="17598B76" w:rsidR="00D878EF" w:rsidRPr="00274066" w:rsidRDefault="00D878EF" w:rsidP="00B14E96">
                              <w:pPr>
                                <w:pStyle w:val="NoSpacing"/>
                                <w:jc w:val="right"/>
                                <w:rPr>
                                  <w:rFonts w:cs="Arial"/>
                                  <w:sz w:val="24"/>
                                  <w:szCs w:val="24"/>
                                </w:rPr>
                              </w:pPr>
                              <w:r w:rsidRPr="00274066">
                                <w:t>Heating Max</w:t>
                              </w:r>
                              <w:r>
                                <w:t xml:space="preserve">imum </w:t>
                              </w:r>
                            </w:p>
                            <w:p w14:paraId="158CBFE7" w14:textId="77777777" w:rsidR="00D878EF" w:rsidRPr="00274066" w:rsidRDefault="00D878EF" w:rsidP="00B14E96">
                              <w:pPr>
                                <w:pStyle w:val="NoSpacing"/>
                                <w:jc w:val="right"/>
                                <w:rPr>
                                  <w:rFonts w:cs="Arial"/>
                                  <w:sz w:val="24"/>
                                  <w:szCs w:val="24"/>
                                </w:rPr>
                              </w:pPr>
                            </w:p>
                          </w:txbxContent>
                        </wps:txbx>
                        <wps:bodyPr rot="0" vert="horz" wrap="square" lIns="0" tIns="0" rIns="0" bIns="0" anchor="t" anchorCtr="0" upright="1">
                          <a:noAutofit/>
                        </wps:bodyPr>
                      </wps:wsp>
                      <wps:wsp>
                        <wps:cNvPr id="103" name="Line 482"/>
                        <wps:cNvCnPr>
                          <a:cxnSpLocks noChangeShapeType="1"/>
                        </wps:cNvCnPr>
                        <wps:spPr bwMode="auto">
                          <a:xfrm>
                            <a:off x="779436" y="3609340"/>
                            <a:ext cx="2302510" cy="635"/>
                          </a:xfrm>
                          <a:prstGeom prst="line">
                            <a:avLst/>
                          </a:prstGeom>
                          <a:noFill/>
                          <a:ln w="9525">
                            <a:solidFill>
                              <a:srgbClr val="000000"/>
                            </a:solidFill>
                            <a:round/>
                            <a:headEnd type="triangle" w="med" len="med"/>
                            <a:tailEnd type="oval" w="med" len="med"/>
                          </a:ln>
                          <a:extLst>
                            <a:ext uri="{909E8E84-426E-40DD-AFC4-6F175D3DCCD1}">
                              <a14:hiddenFill xmlns:a14="http://schemas.microsoft.com/office/drawing/2010/main">
                                <a:noFill/>
                              </a14:hiddenFill>
                            </a:ext>
                          </a:extLst>
                        </wps:spPr>
                        <wps:bodyPr/>
                      </wps:wsp>
                      <wps:wsp>
                        <wps:cNvPr id="104" name="Rectangle 483"/>
                        <wps:cNvSpPr>
                          <a:spLocks noChangeArrowheads="1"/>
                        </wps:cNvSpPr>
                        <wps:spPr bwMode="auto">
                          <a:xfrm>
                            <a:off x="1096301" y="3345180"/>
                            <a:ext cx="1795780" cy="332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AACC12" w14:textId="075FED7F" w:rsidR="00D878EF" w:rsidRPr="00DA3633" w:rsidRDefault="00D878EF" w:rsidP="00B14E96">
                              <w:pPr>
                                <w:pStyle w:val="NoSpacing"/>
                                <w:jc w:val="center"/>
                              </w:pPr>
                              <w:r>
                                <w:t>Heating Loop</w:t>
                              </w:r>
                              <w:r w:rsidRPr="00DA3633">
                                <w:t xml:space="preserve"> Signal</w:t>
                              </w:r>
                            </w:p>
                          </w:txbxContent>
                        </wps:txbx>
                        <wps:bodyPr rot="0" vert="horz" wrap="square" lIns="0" tIns="0" rIns="0" bIns="0" anchor="t" anchorCtr="0" upright="1">
                          <a:noAutofit/>
                        </wps:bodyPr>
                      </wps:wsp>
                      <wps:wsp>
                        <wps:cNvPr id="115" name="Rectangle 484"/>
                        <wps:cNvSpPr>
                          <a:spLocks noChangeArrowheads="1"/>
                        </wps:cNvSpPr>
                        <wps:spPr bwMode="auto">
                          <a:xfrm>
                            <a:off x="4024286" y="3345180"/>
                            <a:ext cx="1650365" cy="332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63AF7F" w14:textId="04A0C878" w:rsidR="00D878EF" w:rsidRPr="00274066" w:rsidRDefault="00D878EF" w:rsidP="00B14E96">
                              <w:pPr>
                                <w:pStyle w:val="NoSpacing"/>
                                <w:jc w:val="center"/>
                                <w:rPr>
                                  <w:rFonts w:cs="Arial"/>
                                  <w:sz w:val="24"/>
                                  <w:szCs w:val="24"/>
                                </w:rPr>
                              </w:pPr>
                              <w:r>
                                <w:t>Cooling Loop</w:t>
                              </w:r>
                              <w:r w:rsidRPr="00274066">
                                <w:t xml:space="preserve"> Signal</w:t>
                              </w:r>
                            </w:p>
                          </w:txbxContent>
                        </wps:txbx>
                        <wps:bodyPr rot="0" vert="horz" wrap="square" lIns="0" tIns="0" rIns="0" bIns="0" anchor="t" anchorCtr="0" upright="1">
                          <a:noAutofit/>
                        </wps:bodyPr>
                      </wps:wsp>
                      <wps:wsp>
                        <wps:cNvPr id="117" name="Line 485"/>
                        <wps:cNvCnPr>
                          <a:cxnSpLocks noChangeShapeType="1"/>
                        </wps:cNvCnPr>
                        <wps:spPr bwMode="auto">
                          <a:xfrm>
                            <a:off x="3633761" y="3615690"/>
                            <a:ext cx="2302510" cy="635"/>
                          </a:xfrm>
                          <a:prstGeom prst="line">
                            <a:avLst/>
                          </a:prstGeom>
                          <a:noFill/>
                          <a:ln w="9525">
                            <a:solidFill>
                              <a:srgbClr val="00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118" name="Line 486"/>
                        <wps:cNvCnPr>
                          <a:cxnSpLocks noChangeShapeType="1"/>
                        </wps:cNvCnPr>
                        <wps:spPr bwMode="auto">
                          <a:xfrm flipH="1">
                            <a:off x="813726" y="1251585"/>
                            <a:ext cx="1069340" cy="3810"/>
                          </a:xfrm>
                          <a:prstGeom prst="line">
                            <a:avLst/>
                          </a:prstGeom>
                          <a:noFill/>
                          <a:ln w="0">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26" name="Text Box 487"/>
                        <wps:cNvSpPr txBox="1">
                          <a:spLocks noChangeArrowheads="1"/>
                        </wps:cNvSpPr>
                        <wps:spPr bwMode="auto">
                          <a:xfrm>
                            <a:off x="4631981" y="2319655"/>
                            <a:ext cx="1042670" cy="5359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D5076A0" w14:textId="77777777" w:rsidR="00D878EF" w:rsidRDefault="00D878EF" w:rsidP="00B14E96">
                              <w:pPr>
                                <w:pStyle w:val="NoSpacing"/>
                              </w:pPr>
                              <w:r>
                                <w:t>Active Airflow Setpoint, Vspt</w:t>
                              </w:r>
                            </w:p>
                          </w:txbxContent>
                        </wps:txbx>
                        <wps:bodyPr rot="0" vert="horz" wrap="square" lIns="91440" tIns="45720" rIns="91440" bIns="45720" anchor="t" anchorCtr="0" upright="1">
                          <a:noAutofit/>
                        </wps:bodyPr>
                      </wps:wsp>
                      <wps:wsp>
                        <wps:cNvPr id="127" name="Line 488"/>
                        <wps:cNvCnPr>
                          <a:cxnSpLocks noChangeShapeType="1"/>
                        </wps:cNvCnPr>
                        <wps:spPr bwMode="auto">
                          <a:xfrm flipH="1" flipV="1">
                            <a:off x="4274476" y="1868170"/>
                            <a:ext cx="444500" cy="50355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5" name="Text Box 489"/>
                        <wps:cNvSpPr txBox="1">
                          <a:spLocks noChangeArrowheads="1"/>
                        </wps:cNvSpPr>
                        <wps:spPr bwMode="auto">
                          <a:xfrm>
                            <a:off x="3533556" y="2704464"/>
                            <a:ext cx="871855" cy="40957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2E3A9A5" w14:textId="77777777" w:rsidR="00D878EF" w:rsidRDefault="00D878EF" w:rsidP="00B14E96">
                              <w:pPr>
                                <w:pStyle w:val="NoSpacing"/>
                                <w:jc w:val="right"/>
                              </w:pPr>
                              <w:r>
                                <w:t xml:space="preserve">Minimum </w:t>
                              </w:r>
                            </w:p>
                          </w:txbxContent>
                        </wps:txbx>
                        <wps:bodyPr rot="0" vert="horz" wrap="square" lIns="91440" tIns="45720" rIns="91440" bIns="45720" anchor="t" anchorCtr="0" upright="1">
                          <a:noAutofit/>
                        </wps:bodyPr>
                      </wps:wsp>
                      <wps:wsp>
                        <wps:cNvPr id="148" name="Line 490"/>
                        <wps:cNvCnPr>
                          <a:cxnSpLocks noChangeShapeType="1"/>
                        </wps:cNvCnPr>
                        <wps:spPr bwMode="auto">
                          <a:xfrm flipH="1">
                            <a:off x="3664876" y="34925"/>
                            <a:ext cx="2268855" cy="2531110"/>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149" name="Line 491"/>
                        <wps:cNvCnPr>
                          <a:cxnSpLocks noChangeShapeType="1"/>
                        </wps:cNvCnPr>
                        <wps:spPr bwMode="auto">
                          <a:xfrm flipH="1">
                            <a:off x="2389796" y="1868170"/>
                            <a:ext cx="502285" cy="23685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0" name="Text Box 492"/>
                        <wps:cNvSpPr txBox="1">
                          <a:spLocks noChangeArrowheads="1"/>
                        </wps:cNvSpPr>
                        <wps:spPr bwMode="auto">
                          <a:xfrm>
                            <a:off x="131736" y="881380"/>
                            <a:ext cx="647700" cy="45529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2F010C3" w14:textId="77777777" w:rsidR="00D878EF" w:rsidRDefault="00D878EF" w:rsidP="00B14E96">
                              <w:pPr>
                                <w:pStyle w:val="NoSpacing"/>
                                <w:jc w:val="right"/>
                              </w:pPr>
                              <w:r>
                                <w:t>Max DAT</w:t>
                              </w:r>
                            </w:p>
                          </w:txbxContent>
                        </wps:txbx>
                        <wps:bodyPr rot="0" vert="horz" wrap="square" lIns="91440" tIns="45720" rIns="91440" bIns="45720" anchor="t" anchorCtr="0" upright="1">
                          <a:noAutofit/>
                        </wps:bodyPr>
                      </wps:wsp>
                      <wps:wsp>
                        <wps:cNvPr id="151" name="Text Box 493"/>
                        <wps:cNvSpPr txBox="1">
                          <a:spLocks noChangeArrowheads="1"/>
                        </wps:cNvSpPr>
                        <wps:spPr bwMode="auto">
                          <a:xfrm>
                            <a:off x="3048926" y="3014345"/>
                            <a:ext cx="1225550" cy="23812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EBFB8F1" w14:textId="77777777" w:rsidR="00D878EF" w:rsidRDefault="00D878EF" w:rsidP="00B14E96">
                              <w:pPr>
                                <w:pStyle w:val="NoSpacing"/>
                              </w:pPr>
                              <w:r>
                                <w:t>DAT = AHU SAT</w:t>
                              </w:r>
                            </w:p>
                          </w:txbxContent>
                        </wps:txbx>
                        <wps:bodyPr rot="0" vert="horz" wrap="square" lIns="91440" tIns="45720" rIns="91440" bIns="45720" anchor="t" anchorCtr="0" upright="1">
                          <a:noAutofit/>
                        </wps:bodyPr>
                      </wps:wsp>
                      <wps:wsp>
                        <wps:cNvPr id="152" name="Text Box 494"/>
                        <wps:cNvSpPr txBox="1">
                          <a:spLocks noChangeArrowheads="1"/>
                        </wps:cNvSpPr>
                        <wps:spPr bwMode="auto">
                          <a:xfrm>
                            <a:off x="4274476" y="0"/>
                            <a:ext cx="1400175" cy="43116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C26E6EC" w14:textId="6147F6FF" w:rsidR="00D878EF" w:rsidRDefault="00D878EF" w:rsidP="00B14E96">
                              <w:pPr>
                                <w:pStyle w:val="NoSpacing"/>
                                <w:jc w:val="right"/>
                              </w:pPr>
                              <w:r>
                                <w:t xml:space="preserve">Cooling Maximum </w:t>
                              </w:r>
                            </w:p>
                            <w:p w14:paraId="6B75AF64" w14:textId="77777777" w:rsidR="00D878EF" w:rsidRDefault="00D878EF" w:rsidP="00B14E96">
                              <w:pPr>
                                <w:pStyle w:val="NoSpacing"/>
                                <w:jc w:val="right"/>
                              </w:pPr>
                            </w:p>
                          </w:txbxContent>
                        </wps:txbx>
                        <wps:bodyPr rot="0" vert="horz" wrap="square" lIns="91440" tIns="45720" rIns="91440" bIns="45720" anchor="t" anchorCtr="0" upright="1">
                          <a:noAutofit/>
                        </wps:bodyPr>
                      </wps:wsp>
                      <wps:wsp>
                        <wps:cNvPr id="153" name="Rectangle 153"/>
                        <wps:cNvSpPr>
                          <a:spLocks noChangeArrowheads="1"/>
                        </wps:cNvSpPr>
                        <wps:spPr bwMode="auto">
                          <a:xfrm>
                            <a:off x="2735340" y="3340426"/>
                            <a:ext cx="1222672" cy="3314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D6905B" w14:textId="77777777" w:rsidR="00D878EF" w:rsidRDefault="00D878EF" w:rsidP="00B14E96">
                              <w:pPr>
                                <w:pStyle w:val="NormalWeb"/>
                                <w:spacing w:before="0" w:beforeAutospacing="0" w:after="0" w:afterAutospacing="0"/>
                                <w:jc w:val="center"/>
                              </w:pPr>
                              <w:r>
                                <w:rPr>
                                  <w:rFonts w:eastAsia="Calibri"/>
                                  <w:sz w:val="22"/>
                                  <w:szCs w:val="22"/>
                                </w:rPr>
                                <w:t>Deadband</w:t>
                              </w:r>
                            </w:p>
                          </w:txbxContent>
                        </wps:txbx>
                        <wps:bodyPr rot="0" vert="horz" wrap="square" lIns="0" tIns="0" rIns="0" bIns="0" anchor="t" anchorCtr="0" upright="1">
                          <a:noAutofit/>
                        </wps:bodyPr>
                      </wps:wsp>
                      <wps:wsp>
                        <wps:cNvPr id="759" name="Rectangle 759"/>
                        <wps:cNvSpPr>
                          <a:spLocks noChangeArrowheads="1"/>
                        </wps:cNvSpPr>
                        <wps:spPr bwMode="auto">
                          <a:xfrm>
                            <a:off x="1095198" y="2491298"/>
                            <a:ext cx="614680" cy="553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6CC4CE" w14:textId="77777777" w:rsidR="00D878EF" w:rsidRDefault="00D878EF" w:rsidP="00B14E96">
                              <w:pPr>
                                <w:pStyle w:val="NormalWeb"/>
                                <w:spacing w:before="0" w:beforeAutospacing="0" w:after="0" w:afterAutospacing="0"/>
                                <w:jc w:val="right"/>
                              </w:pPr>
                              <w:r>
                                <w:rPr>
                                  <w:rFonts w:eastAsia="Calibri"/>
                                  <w:sz w:val="22"/>
                                  <w:szCs w:val="22"/>
                                </w:rPr>
                                <w:t xml:space="preserve">Heating Minimum </w:t>
                              </w:r>
                            </w:p>
                          </w:txbxContent>
                        </wps:txbx>
                        <wps:bodyPr rot="0" vert="horz" wrap="square" lIns="0" tIns="0" rIns="0" bIns="0" anchor="t" anchorCtr="0" upright="1">
                          <a:noAutofit/>
                        </wps:bodyPr>
                      </wps:wsp>
                      <wps:wsp>
                        <wps:cNvPr id="760" name="Line 478"/>
                        <wps:cNvCnPr>
                          <a:cxnSpLocks noChangeShapeType="1"/>
                        </wps:cNvCnPr>
                        <wps:spPr bwMode="auto">
                          <a:xfrm flipV="1">
                            <a:off x="3081797" y="2630407"/>
                            <a:ext cx="0" cy="225188"/>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761" name="Line 477"/>
                        <wps:cNvCnPr>
                          <a:cxnSpLocks noChangeShapeType="1"/>
                        </wps:cNvCnPr>
                        <wps:spPr bwMode="auto">
                          <a:xfrm flipH="1">
                            <a:off x="1921699" y="2630406"/>
                            <a:ext cx="1160098" cy="0"/>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762" name="Text Box 489"/>
                        <wps:cNvSpPr txBox="1">
                          <a:spLocks noChangeArrowheads="1"/>
                        </wps:cNvSpPr>
                        <wps:spPr bwMode="auto">
                          <a:xfrm>
                            <a:off x="3749743" y="2332441"/>
                            <a:ext cx="871220" cy="40957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DC6F331" w14:textId="77777777" w:rsidR="00D878EF" w:rsidRDefault="00D878EF" w:rsidP="00B14E96">
                              <w:pPr>
                                <w:pStyle w:val="NormalWeb"/>
                                <w:spacing w:before="0" w:beforeAutospacing="0" w:after="0" w:afterAutospacing="0"/>
                              </w:pPr>
                              <w:r>
                                <w:rPr>
                                  <w:rFonts w:eastAsia="Calibri"/>
                                  <w:sz w:val="22"/>
                                  <w:szCs w:val="22"/>
                                </w:rPr>
                                <w:t xml:space="preserve">Cooling Minimum </w:t>
                              </w:r>
                            </w:p>
                          </w:txbxContent>
                        </wps:txbx>
                        <wps:bodyPr rot="0" vert="horz" wrap="square" lIns="91440" tIns="45720" rIns="91440" bIns="45720" anchor="t" anchorCtr="0" upright="1">
                          <a:noAutofit/>
                        </wps:bodyPr>
                      </wps:wsp>
                      <wps:wsp>
                        <wps:cNvPr id="764" name="Line 478"/>
                        <wps:cNvCnPr>
                          <a:cxnSpLocks noChangeShapeType="1"/>
                        </wps:cNvCnPr>
                        <wps:spPr bwMode="auto">
                          <a:xfrm flipV="1">
                            <a:off x="3664503" y="2566035"/>
                            <a:ext cx="0" cy="289560"/>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43C6D5EF" id="Canvas 154" o:spid="_x0000_s1135" editas="canvas" style="width:468pt;height:289.25pt;mso-position-horizontal-relative:char;mso-position-vertical-relative:line" coordsize="59436,367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">
                <v:shape id="_x0000_s1136" type="#_x0000_t75" style="position:absolute;width:59436;height:36734;visibility:visible;mso-wrap-style:square">
                  <v:fill o:detectmouseclick="t"/>
                  <v:path o:connecttype="none"/>
                </v:shape>
                <v:line id="Line 475" o:spid="_x0000_s1137" style="position:absolute;visibility:visible;mso-wrap-style:square" from="8137,0" to="8137,325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" strokeweight=".35mm"/>
                <v:line id="Line 476" o:spid="_x0000_s1138" style="position:absolute;visibility:visible;mso-wrap-style:square" from="8137,32518" to="59019,325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" strokeweight=".35mm"/>
                <v:line id="Line 477" o:spid="_x0000_s1139" style="position:absolute;flip:x;visibility:visible;mso-wrap-style:square" from="30816,28555" to="36661,285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" strokeweight=".35mm"/>
                <v:line id="Line 478" o:spid="_x0000_s1140" style="position:absolute;flip:x y;visibility:visible;mso-wrap-style:square" from="8136,16179" to="19216,263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" strokeweight=".35mm"/>
                <v:line id="Line 479" o:spid="_x0000_s1141" style="position:absolute;visibility:visible;mso-wrap-style:square" from="18830,12553" to="30819,325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" strokeweight="0">
                  <v:stroke dashstyle="dash"/>
                </v:line>
                <v:rect id="Rectangle 480" o:spid="_x0000_s1142" style="position:absolute;left:29206;top:15468;width:9449;height:61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" filled="f" stroked="f">
                  <v:textbox inset="0,0,0,0">
                    <w:txbxContent>
                      <w:p w14:paraId="0C7B5CEA" w14:textId="77777777" w:rsidR="00D878EF" w:rsidRPr="00274066" w:rsidRDefault="00D878EF" w:rsidP="00B14E96">
                        <w:pPr>
                          <w:pStyle w:val="NoSpacing"/>
                          <w:rPr>
                            <w:rFonts w:cs="Arial"/>
                            <w:sz w:val="24"/>
                            <w:szCs w:val="24"/>
                          </w:rPr>
                        </w:pPr>
                        <w:r w:rsidRPr="00274066">
                          <w:t>Discharge Air Temperature Setpoint</w:t>
                        </w:r>
                      </w:p>
                    </w:txbxContent>
                  </v:textbox>
                </v:rect>
                <v:rect id="Rectangle 481" o:spid="_x0000_s1143" style="position:absolute;left:1317;top:15092;width:6153;height:55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" filled="f" stroked="f">
                  <v:textbox inset="0,0,0,0">
                    <w:txbxContent>
                      <w:p w14:paraId="73A82B29" w14:textId="17598B76" w:rsidR="00D878EF" w:rsidRPr="00274066" w:rsidRDefault="00D878EF" w:rsidP="00B14E96">
                        <w:pPr>
                          <w:pStyle w:val="NoSpacing"/>
                          <w:jc w:val="right"/>
                          <w:rPr>
                            <w:rFonts w:cs="Arial"/>
                            <w:sz w:val="24"/>
                            <w:szCs w:val="24"/>
                          </w:rPr>
                        </w:pPr>
                        <w:r w:rsidRPr="00274066">
                          <w:t>Heating Max</w:t>
                        </w:r>
                        <w:r>
                          <w:t xml:space="preserve">imum </w:t>
                        </w:r>
                      </w:p>
                      <w:p w14:paraId="158CBFE7" w14:textId="77777777" w:rsidR="00D878EF" w:rsidRPr="00274066" w:rsidRDefault="00D878EF" w:rsidP="00B14E96">
                        <w:pPr>
                          <w:pStyle w:val="NoSpacing"/>
                          <w:jc w:val="right"/>
                          <w:rPr>
                            <w:rFonts w:cs="Arial"/>
                            <w:sz w:val="24"/>
                            <w:szCs w:val="24"/>
                          </w:rPr>
                        </w:pPr>
                      </w:p>
                    </w:txbxContent>
                  </v:textbox>
                </v:rect>
                <v:line id="Line 482" o:spid="_x0000_s1144" style="position:absolute;visibility:visible;mso-wrap-style:square" from="7794,36093" to="30819,360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">
                  <v:stroke startarrow="block" endarrow="oval"/>
                </v:line>
                <v:rect id="Rectangle 483" o:spid="_x0000_s1145" style="position:absolute;left:10963;top:33451;width:17957;height:3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" filled="f" stroked="f">
                  <v:textbox inset="0,0,0,0">
                    <w:txbxContent>
                      <w:p w14:paraId="53AACC12" w14:textId="075FED7F" w:rsidR="00D878EF" w:rsidRPr="00DA3633" w:rsidRDefault="00D878EF" w:rsidP="00B14E96">
                        <w:pPr>
                          <w:pStyle w:val="NoSpacing"/>
                          <w:jc w:val="center"/>
                        </w:pPr>
                        <w:r>
                          <w:t>Heating Loop</w:t>
                        </w:r>
                        <w:r w:rsidRPr="00DA3633">
                          <w:t xml:space="preserve"> Signal</w:t>
                        </w:r>
                      </w:p>
                    </w:txbxContent>
                  </v:textbox>
                </v:rect>
                <v:rect id="Rectangle 484" o:spid="_x0000_s1146" style="position:absolute;left:40242;top:33451;width:16504;height:3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" filled="f" stroked="f">
                  <v:textbox inset="0,0,0,0">
                    <w:txbxContent>
                      <w:p w14:paraId="5A63AF7F" w14:textId="04A0C878" w:rsidR="00D878EF" w:rsidRPr="00274066" w:rsidRDefault="00D878EF" w:rsidP="00B14E96">
                        <w:pPr>
                          <w:pStyle w:val="NoSpacing"/>
                          <w:jc w:val="center"/>
                          <w:rPr>
                            <w:rFonts w:cs="Arial"/>
                            <w:sz w:val="24"/>
                            <w:szCs w:val="24"/>
                          </w:rPr>
                        </w:pPr>
                        <w:r>
                          <w:t>Cooling Loop</w:t>
                        </w:r>
                        <w:r w:rsidRPr="00274066">
                          <w:t xml:space="preserve"> Signal</w:t>
                        </w:r>
                      </w:p>
                    </w:txbxContent>
                  </v:textbox>
                </v:rect>
                <v:line id="Line 485" o:spid="_x0000_s1147" style="position:absolute;visibility:visible;mso-wrap-style:square" from="36337,36156" to="59362,361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">
                  <v:stroke startarrow="oval" endarrow="block"/>
                </v:line>
                <v:line id="Line 486" o:spid="_x0000_s1148" style="position:absolute;flip:x;visibility:visible;mso-wrap-style:square" from="8137,12515" to="18830,125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" strokeweight="0">
                  <v:stroke dashstyle="dash"/>
                </v:line>
                <v:shape id="Text Box 487" o:spid="_x0000_s1149" type="#_x0000_t202" style="position:absolute;left:46319;top:23196;width:10427;height:53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" stroked="f">
                  <v:textbox>
                    <w:txbxContent>
                      <w:p w14:paraId="3D5076A0" w14:textId="77777777" w:rsidR="00D878EF" w:rsidRDefault="00D878EF" w:rsidP="00B14E96">
                        <w:pPr>
                          <w:pStyle w:val="NoSpacing"/>
                        </w:pPr>
                        <w:r>
                          <w:t>Active Airflow Setpoint, Vspt</w:t>
                        </w:r>
                      </w:p>
                    </w:txbxContent>
                  </v:textbox>
                </v:shape>
                <v:line id="Line 488" o:spid="_x0000_s1150" style="position:absolute;flip:x y;visibility:visible;mso-wrap-style:square" from="42744,18681" to="47189,237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">
                  <v:stroke endarrow="block"/>
                </v:line>
                <v:shape id="Text Box 489" o:spid="_x0000_s1151" type="#_x0000_t202" style="position:absolute;left:35335;top:27044;width:8719;height:4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" stroked="f">
                  <v:fill opacity="0"/>
                  <v:textbox>
                    <w:txbxContent>
                      <w:p w14:paraId="52E3A9A5" w14:textId="77777777" w:rsidR="00D878EF" w:rsidRDefault="00D878EF" w:rsidP="00B14E96">
                        <w:pPr>
                          <w:pStyle w:val="NoSpacing"/>
                          <w:jc w:val="right"/>
                        </w:pPr>
                        <w:r>
                          <w:t xml:space="preserve">Minimum </w:t>
                        </w:r>
                      </w:p>
                    </w:txbxContent>
                  </v:textbox>
                </v:shape>
                <v:line id="Line 490" o:spid="_x0000_s1152" style="position:absolute;flip:x;visibility:visible;mso-wrap-style:square" from="36648,349" to="59337,256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" strokeweight=".35mm"/>
                <v:line id="Line 491" o:spid="_x0000_s1153" style="position:absolute;flip:x;visibility:visible;mso-wrap-style:square" from="23897,18681" to="28920,210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">
                  <v:stroke endarrow="block"/>
                </v:line>
                <v:shape id="Text Box 492" o:spid="_x0000_s1154" type="#_x0000_t202" style="position:absolute;left:1317;top:8813;width:6477;height:4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" stroked="f">
                  <v:fill opacity="0"/>
                  <v:textbox>
                    <w:txbxContent>
                      <w:p w14:paraId="02F010C3" w14:textId="77777777" w:rsidR="00D878EF" w:rsidRDefault="00D878EF" w:rsidP="00B14E96">
                        <w:pPr>
                          <w:pStyle w:val="NoSpacing"/>
                          <w:jc w:val="right"/>
                        </w:pPr>
                        <w:r>
                          <w:t>Max DAT</w:t>
                        </w:r>
                      </w:p>
                    </w:txbxContent>
                  </v:textbox>
                </v:shape>
                <v:shape id="Text Box 493" o:spid="_x0000_s1155" type="#_x0000_t202" style="position:absolute;left:30489;top:30143;width:12255;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" stroked="f">
                  <v:fill opacity="0"/>
                  <v:textbox>
                    <w:txbxContent>
                      <w:p w14:paraId="4EBFB8F1" w14:textId="77777777" w:rsidR="00D878EF" w:rsidRDefault="00D878EF" w:rsidP="00B14E96">
                        <w:pPr>
                          <w:pStyle w:val="NoSpacing"/>
                        </w:pPr>
                        <w:r>
                          <w:t>DAT = AHU SAT</w:t>
                        </w:r>
                      </w:p>
                    </w:txbxContent>
                  </v:textbox>
                </v:shape>
                <v:shape id="Text Box 494" o:spid="_x0000_s1156" type="#_x0000_t202" style="position:absolute;left:42744;width:14002;height:4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" stroked="f">
                  <v:fill opacity="0"/>
                  <v:textbox>
                    <w:txbxContent>
                      <w:p w14:paraId="2C26E6EC" w14:textId="6147F6FF" w:rsidR="00D878EF" w:rsidRDefault="00D878EF" w:rsidP="00B14E96">
                        <w:pPr>
                          <w:pStyle w:val="NoSpacing"/>
                          <w:jc w:val="right"/>
                        </w:pPr>
                        <w:r>
                          <w:t xml:space="preserve">Cooling Maximum </w:t>
                        </w:r>
                      </w:p>
                      <w:p w14:paraId="6B75AF64" w14:textId="77777777" w:rsidR="00D878EF" w:rsidRDefault="00D878EF" w:rsidP="00B14E96">
                        <w:pPr>
                          <w:pStyle w:val="NoSpacing"/>
                          <w:jc w:val="right"/>
                        </w:pPr>
                      </w:p>
                    </w:txbxContent>
                  </v:textbox>
                </v:shape>
                <v:rect id="Rectangle 153" o:spid="_x0000_s1157" style="position:absolute;left:27353;top:33404;width:12227;height:33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" filled="f" stroked="f">
                  <v:textbox inset="0,0,0,0">
                    <w:txbxContent>
                      <w:p w14:paraId="1CD6905B" w14:textId="77777777" w:rsidR="00D878EF" w:rsidRDefault="00D878EF" w:rsidP="00B14E96">
                        <w:pPr>
                          <w:pStyle w:val="NormalWeb"/>
                          <w:spacing w:before="0" w:beforeAutospacing="0" w:after="0" w:afterAutospacing="0"/>
                          <w:jc w:val="center"/>
                        </w:pPr>
                        <w:r>
                          <w:rPr>
                            <w:rFonts w:eastAsia="Calibri"/>
                            <w:sz w:val="22"/>
                            <w:szCs w:val="22"/>
                          </w:rPr>
                          <w:t>Deadband</w:t>
                        </w:r>
                      </w:p>
                    </w:txbxContent>
                  </v:textbox>
                </v:rect>
                <v:rect id="Rectangle 759" o:spid="_x0000_s1158" style="position:absolute;left:10951;top:24912;width:6147;height:55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" filled="f" stroked="f">
                  <v:textbox inset="0,0,0,0">
                    <w:txbxContent>
                      <w:p w14:paraId="6E6CC4CE" w14:textId="77777777" w:rsidR="00D878EF" w:rsidRDefault="00D878EF" w:rsidP="00B14E96">
                        <w:pPr>
                          <w:pStyle w:val="NormalWeb"/>
                          <w:spacing w:before="0" w:beforeAutospacing="0" w:after="0" w:afterAutospacing="0"/>
                          <w:jc w:val="right"/>
                        </w:pPr>
                        <w:r>
                          <w:rPr>
                            <w:rFonts w:eastAsia="Calibri"/>
                            <w:sz w:val="22"/>
                            <w:szCs w:val="22"/>
                          </w:rPr>
                          <w:t xml:space="preserve">Heating Minimum </w:t>
                        </w:r>
                      </w:p>
                    </w:txbxContent>
                  </v:textbox>
                </v:rect>
                <v:line id="Line 478" o:spid="_x0000_s1159" style="position:absolute;flip:y;visibility:visible;mso-wrap-style:square" from="30817,26304" to="30817,285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" strokeweight=".35mm"/>
                <v:line id="Line 477" o:spid="_x0000_s1160" style="position:absolute;flip:x;visibility:visible;mso-wrap-style:square" from="19216,26304" to="30817,263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" strokeweight=".35mm"/>
                <v:shape id="Text Box 489" o:spid="_x0000_s1161" type="#_x0000_t202" style="position:absolute;left:37497;top:23324;width:8712;height:4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" stroked="f">
                  <v:fill opacity="0"/>
                  <v:textbox>
                    <w:txbxContent>
                      <w:p w14:paraId="5DC6F331" w14:textId="77777777" w:rsidR="00D878EF" w:rsidRDefault="00D878EF" w:rsidP="00B14E96">
                        <w:pPr>
                          <w:pStyle w:val="NormalWeb"/>
                          <w:spacing w:before="0" w:beforeAutospacing="0" w:after="0" w:afterAutospacing="0"/>
                        </w:pPr>
                        <w:r>
                          <w:rPr>
                            <w:rFonts w:eastAsia="Calibri"/>
                            <w:sz w:val="22"/>
                            <w:szCs w:val="22"/>
                          </w:rPr>
                          <w:t xml:space="preserve">Cooling Minimum </w:t>
                        </w:r>
                      </w:p>
                    </w:txbxContent>
                  </v:textbox>
                </v:shape>
                <v:line id="Line 478" o:spid="_x0000_s1162" style="position:absolute;flip:y;visibility:visible;mso-wrap-style:square" from="36645,25660" to="36645,285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" strokeweight=".35mm"/>
                <w10:anchorlock/>
              </v:group>
            </w:pict>
          </mc:Fallback>
        </mc:AlternateContent>
      </w:r>
    </w:p>
    <w:p w14:paraId="51216FEB" w14:textId="4FCBE136" w:rsidR="00B14E96" w:rsidRPr="00B14E96" w:rsidRDefault="00B14E96" w:rsidP="00F67865">
      <w:pPr>
        <w:pStyle w:val="FigureCaption"/>
      </w:pPr>
      <w:r w:rsidRPr="00B14E96">
        <w:t>Figure 5.6.5 Control logic for VAV reheat zone.</w:t>
      </w:r>
    </w:p>
    <w:p w14:paraId="6453B766" w14:textId="583EAC80" w:rsidR="009045A3" w:rsidRPr="00BC7581" w:rsidRDefault="009045A3" w:rsidP="0087618D">
      <w:pPr>
        <w:pStyle w:val="Heading4"/>
      </w:pPr>
      <w:r w:rsidRPr="00BC7581">
        <w:t xml:space="preserve">When the </w:t>
      </w:r>
      <w:r w:rsidR="005474F7">
        <w:rPr>
          <w:rFonts w:cs="Times New Roman PS MT"/>
          <w:bCs/>
          <w:szCs w:val="20"/>
        </w:rPr>
        <w:t>Zone State</w:t>
      </w:r>
      <w:r w:rsidRPr="00BC7581">
        <w:t xml:space="preserve"> is </w:t>
      </w:r>
      <w:r w:rsidRPr="00B87A61">
        <w:rPr>
          <w:rFonts w:cs="Times New Roman PS MT"/>
          <w:bCs/>
          <w:szCs w:val="20"/>
        </w:rPr>
        <w:t>cooling</w:t>
      </w:r>
      <w:r w:rsidRPr="00BC7581">
        <w:t xml:space="preserve">, the </w:t>
      </w:r>
      <w:r w:rsidRPr="00B87A61">
        <w:rPr>
          <w:rFonts w:cs="Times New Roman PS MT"/>
          <w:bCs/>
          <w:szCs w:val="20"/>
        </w:rPr>
        <w:t>cooling-loop</w:t>
      </w:r>
      <w:r w:rsidRPr="00BC7581">
        <w:t xml:space="preserve"> output shall be mapped to the </w:t>
      </w:r>
      <w:r w:rsidR="00CB0FE8">
        <w:t xml:space="preserve">active </w:t>
      </w:r>
      <w:r w:rsidRPr="00BC7581">
        <w:t xml:space="preserve">airflow </w:t>
      </w:r>
      <w:r w:rsidR="00D21A33">
        <w:rPr>
          <w:rFonts w:cs="Times New Roman PS MT"/>
          <w:bCs/>
          <w:szCs w:val="20"/>
        </w:rPr>
        <w:t>setpoint</w:t>
      </w:r>
      <w:r w:rsidRPr="00BC7581">
        <w:t xml:space="preserve"> from the cooling minimum </w:t>
      </w:r>
      <w:r w:rsidR="00CB0FE8">
        <w:t xml:space="preserve">endpoint </w:t>
      </w:r>
      <w:r w:rsidRPr="00BC7581">
        <w:t>to the cooling maximum</w:t>
      </w:r>
      <w:r w:rsidR="002C6588" w:rsidRPr="00B87A61">
        <w:rPr>
          <w:rFonts w:cs="Times New Roman PS MT"/>
          <w:bCs/>
          <w:szCs w:val="20"/>
        </w:rPr>
        <w:t xml:space="preserve"> </w:t>
      </w:r>
      <w:r w:rsidR="00CB0FE8" w:rsidRPr="00B87A61">
        <w:rPr>
          <w:rFonts w:cs="Times New Roman PS MT"/>
          <w:bCs/>
          <w:szCs w:val="20"/>
        </w:rPr>
        <w:t>endpoint</w:t>
      </w:r>
      <w:r w:rsidRPr="00BC7581">
        <w:t xml:space="preserve">. Heating coil is disabled unless the </w:t>
      </w:r>
      <w:r w:rsidRPr="00B87A61">
        <w:rPr>
          <w:rFonts w:cs="Times New Roman PS MT"/>
          <w:bCs/>
          <w:szCs w:val="20"/>
        </w:rPr>
        <w:t>DAT</w:t>
      </w:r>
      <w:r w:rsidRPr="00BC7581">
        <w:t xml:space="preserve"> is below the minimum </w:t>
      </w:r>
      <w:r w:rsidR="00D21A33">
        <w:rPr>
          <w:rFonts w:cs="Times New Roman PS MT"/>
          <w:bCs/>
          <w:szCs w:val="20"/>
        </w:rPr>
        <w:t>setpoint</w:t>
      </w:r>
      <w:r w:rsidRPr="00B87A61">
        <w:rPr>
          <w:rFonts w:cs="Times New Roman PS MT"/>
          <w:bCs/>
          <w:szCs w:val="20"/>
        </w:rPr>
        <w:t xml:space="preserve"> (</w:t>
      </w:r>
      <w:r w:rsidRPr="00BC7581">
        <w:t xml:space="preserve">see </w:t>
      </w:r>
      <w:r w:rsidRPr="00B87A61">
        <w:rPr>
          <w:rFonts w:cs="Times New Roman PS MT"/>
          <w:bCs/>
          <w:szCs w:val="20"/>
        </w:rPr>
        <w:t xml:space="preserve">Section </w:t>
      </w:r>
      <w:r w:rsidR="00C01685" w:rsidRPr="00B87A61">
        <w:rPr>
          <w:rFonts w:cs="Times New Roman PS MT"/>
          <w:bCs/>
          <w:szCs w:val="20"/>
        </w:rPr>
        <w:fldChar w:fldCharType="begin"/>
      </w:r>
      <w:r w:rsidR="00C01685" w:rsidRPr="00B87A61">
        <w:rPr>
          <w:rFonts w:cs="Times New Roman PS MT"/>
          <w:bCs/>
          <w:szCs w:val="20"/>
        </w:rPr>
        <w:instrText xml:space="preserve"> REF _Ref438200905 \w \h </w:instrText>
      </w:r>
      <w:r w:rsidR="00C01685" w:rsidRPr="00B87A61">
        <w:rPr>
          <w:rFonts w:cs="Times New Roman PS MT"/>
          <w:bCs/>
          <w:szCs w:val="20"/>
        </w:rPr>
      </w:r>
      <w:r w:rsidR="00C01685" w:rsidRPr="00B87A61">
        <w:rPr>
          <w:rFonts w:cs="Times New Roman PS MT"/>
          <w:bCs/>
          <w:szCs w:val="20"/>
        </w:rPr>
        <w:fldChar w:fldCharType="separate"/>
      </w:r>
      <w:r w:rsidR="0037258A">
        <w:rPr>
          <w:rFonts w:cs="Times New Roman PS MT"/>
          <w:bCs/>
          <w:szCs w:val="20"/>
        </w:rPr>
        <w:t>5.6.5.4</w:t>
      </w:r>
      <w:r w:rsidR="00C01685" w:rsidRPr="00B87A61">
        <w:rPr>
          <w:rFonts w:cs="Times New Roman PS MT"/>
          <w:bCs/>
          <w:szCs w:val="20"/>
        </w:rPr>
        <w:fldChar w:fldCharType="end"/>
      </w:r>
      <w:r w:rsidRPr="00B87A61">
        <w:rPr>
          <w:rFonts w:cs="Times New Roman PS MT"/>
          <w:bCs/>
          <w:szCs w:val="20"/>
        </w:rPr>
        <w:t>).</w:t>
      </w:r>
    </w:p>
    <w:p w14:paraId="7AAFAADA" w14:textId="776C8F93" w:rsidR="009045A3" w:rsidRPr="00BC7581" w:rsidRDefault="009045A3" w:rsidP="007C1423">
      <w:pPr>
        <w:pStyle w:val="Heading5"/>
      </w:pPr>
      <w:r w:rsidRPr="00BC7581">
        <w:t xml:space="preserve">If supply air temperature from the air handler is greater than room temperature, </w:t>
      </w:r>
      <w:r w:rsidR="00CB0FE8">
        <w:t xml:space="preserve">the active </w:t>
      </w:r>
      <w:r w:rsidRPr="00BC7581">
        <w:t xml:space="preserve">airflow </w:t>
      </w:r>
      <w:r w:rsidR="00D21A33">
        <w:rPr>
          <w:rFonts w:cs="Times New Roman PS MT"/>
          <w:bCs/>
          <w:szCs w:val="20"/>
        </w:rPr>
        <w:t>setpoint</w:t>
      </w:r>
      <w:r w:rsidRPr="00BC7581">
        <w:t xml:space="preserve"> shall be no higher than the minimum</w:t>
      </w:r>
      <w:r w:rsidR="00CB0FE8">
        <w:t xml:space="preserve"> endpoint</w:t>
      </w:r>
      <w:r w:rsidRPr="00BC7581">
        <w:t>.</w:t>
      </w:r>
    </w:p>
    <w:p w14:paraId="403A757D" w14:textId="44E7BBC8" w:rsidR="009045A3" w:rsidRPr="00BC7581" w:rsidRDefault="009045A3" w:rsidP="0087618D">
      <w:pPr>
        <w:pStyle w:val="Heading4"/>
      </w:pPr>
      <w:r w:rsidRPr="00BC7581">
        <w:t xml:space="preserve">When the </w:t>
      </w:r>
      <w:r w:rsidR="005474F7">
        <w:rPr>
          <w:rFonts w:cs="Times New Roman PS MT"/>
          <w:bCs/>
          <w:szCs w:val="20"/>
        </w:rPr>
        <w:t>Zone State</w:t>
      </w:r>
      <w:r w:rsidRPr="00BC7581">
        <w:t xml:space="preserve"> is </w:t>
      </w:r>
      <w:proofErr w:type="spellStart"/>
      <w:r w:rsidRPr="00B87A61">
        <w:rPr>
          <w:rFonts w:cs="Times New Roman PS MT"/>
          <w:bCs/>
          <w:szCs w:val="20"/>
        </w:rPr>
        <w:t>deadband</w:t>
      </w:r>
      <w:proofErr w:type="spellEnd"/>
      <w:r w:rsidRPr="00BC7581">
        <w:t xml:space="preserve">, the active airflow </w:t>
      </w:r>
      <w:r w:rsidR="00D21A33">
        <w:rPr>
          <w:rFonts w:cs="Times New Roman PS MT"/>
          <w:bCs/>
          <w:szCs w:val="20"/>
        </w:rPr>
        <w:t>setpoint</w:t>
      </w:r>
      <w:r w:rsidRPr="00BC7581">
        <w:t xml:space="preserve"> shall be the minimum </w:t>
      </w:r>
      <w:r w:rsidR="00CB0FE8">
        <w:t>endpoint</w:t>
      </w:r>
      <w:r w:rsidRPr="00BC7581">
        <w:t xml:space="preserve">. Heating coil is disabled unless the </w:t>
      </w:r>
      <w:r w:rsidRPr="00B87A61">
        <w:rPr>
          <w:rFonts w:cs="Times New Roman PS MT"/>
          <w:bCs/>
          <w:szCs w:val="20"/>
        </w:rPr>
        <w:t>DAT</w:t>
      </w:r>
      <w:r w:rsidRPr="00BC7581">
        <w:t xml:space="preserve"> is below the minimum </w:t>
      </w:r>
      <w:r w:rsidR="00D21A33">
        <w:rPr>
          <w:rFonts w:cs="Times New Roman PS MT"/>
          <w:bCs/>
          <w:szCs w:val="20"/>
        </w:rPr>
        <w:t>setpoint</w:t>
      </w:r>
      <w:r w:rsidRPr="00B87A61">
        <w:rPr>
          <w:rFonts w:cs="Times New Roman PS MT"/>
          <w:bCs/>
          <w:szCs w:val="20"/>
        </w:rPr>
        <w:t xml:space="preserve"> (</w:t>
      </w:r>
      <w:r w:rsidRPr="00BC7581">
        <w:t xml:space="preserve">see </w:t>
      </w:r>
      <w:r w:rsidRPr="00B87A61">
        <w:rPr>
          <w:rFonts w:cs="Times New Roman PS MT"/>
          <w:bCs/>
          <w:szCs w:val="20"/>
        </w:rPr>
        <w:t xml:space="preserve">Section </w:t>
      </w:r>
      <w:r w:rsidR="00C01685" w:rsidRPr="00B87A61">
        <w:rPr>
          <w:rFonts w:cs="Times New Roman PS MT"/>
          <w:bCs/>
          <w:szCs w:val="20"/>
        </w:rPr>
        <w:fldChar w:fldCharType="begin"/>
      </w:r>
      <w:r w:rsidR="00C01685" w:rsidRPr="00B87A61">
        <w:rPr>
          <w:rFonts w:cs="Times New Roman PS MT"/>
          <w:bCs/>
          <w:szCs w:val="20"/>
        </w:rPr>
        <w:instrText xml:space="preserve"> REF _Ref438200905 \w \h </w:instrText>
      </w:r>
      <w:r w:rsidR="00C01685" w:rsidRPr="00B87A61">
        <w:rPr>
          <w:rFonts w:cs="Times New Roman PS MT"/>
          <w:bCs/>
          <w:szCs w:val="20"/>
        </w:rPr>
      </w:r>
      <w:r w:rsidR="00C01685" w:rsidRPr="00B87A61">
        <w:rPr>
          <w:rFonts w:cs="Times New Roman PS MT"/>
          <w:bCs/>
          <w:szCs w:val="20"/>
        </w:rPr>
        <w:fldChar w:fldCharType="separate"/>
      </w:r>
      <w:r w:rsidR="0037258A">
        <w:rPr>
          <w:rFonts w:cs="Times New Roman PS MT"/>
          <w:bCs/>
          <w:szCs w:val="20"/>
        </w:rPr>
        <w:t>5.6.5.4</w:t>
      </w:r>
      <w:r w:rsidR="00C01685" w:rsidRPr="00B87A61">
        <w:rPr>
          <w:rFonts w:cs="Times New Roman PS MT"/>
          <w:bCs/>
          <w:szCs w:val="20"/>
        </w:rPr>
        <w:fldChar w:fldCharType="end"/>
      </w:r>
      <w:r w:rsidRPr="00B87A61">
        <w:rPr>
          <w:rFonts w:cs="Times New Roman PS MT"/>
          <w:bCs/>
          <w:szCs w:val="20"/>
        </w:rPr>
        <w:t>).</w:t>
      </w:r>
    </w:p>
    <w:p w14:paraId="1DBA25D6" w14:textId="1CB8CD62" w:rsidR="009045A3" w:rsidRPr="00BC7581" w:rsidRDefault="009045A3" w:rsidP="0087618D">
      <w:pPr>
        <w:pStyle w:val="Heading4"/>
      </w:pPr>
      <w:r w:rsidRPr="00BC7581">
        <w:t xml:space="preserve">When the </w:t>
      </w:r>
      <w:r w:rsidR="005474F7">
        <w:rPr>
          <w:rFonts w:cs="Times New Roman PS MT"/>
          <w:bCs/>
          <w:szCs w:val="20"/>
        </w:rPr>
        <w:t>Zone State</w:t>
      </w:r>
      <w:r w:rsidRPr="00BC7581">
        <w:t xml:space="preserve"> is </w:t>
      </w:r>
      <w:r w:rsidRPr="00B87A61">
        <w:rPr>
          <w:rFonts w:cs="Times New Roman PS MT"/>
          <w:bCs/>
          <w:szCs w:val="20"/>
        </w:rPr>
        <w:t>heating</w:t>
      </w:r>
      <w:r w:rsidRPr="00BC7581">
        <w:t xml:space="preserve">, the </w:t>
      </w:r>
      <w:r w:rsidR="005474F7">
        <w:rPr>
          <w:rFonts w:cs="Times New Roman PS MT"/>
          <w:bCs/>
          <w:szCs w:val="20"/>
        </w:rPr>
        <w:t>Heating Loop</w:t>
      </w:r>
      <w:r w:rsidRPr="00BC7581">
        <w:t xml:space="preserve"> shall maintain space temperature at the heating </w:t>
      </w:r>
      <w:r w:rsidR="00D21A33">
        <w:rPr>
          <w:rFonts w:cs="Times New Roman PS MT"/>
          <w:bCs/>
          <w:szCs w:val="20"/>
        </w:rPr>
        <w:t>setpoint</w:t>
      </w:r>
      <w:r w:rsidRPr="00BC7581">
        <w:t xml:space="preserve"> as follows:</w:t>
      </w:r>
    </w:p>
    <w:p w14:paraId="094A4C07" w14:textId="77777777" w:rsidR="009045A3" w:rsidRPr="00BC7581" w:rsidRDefault="009045A3" w:rsidP="00B37EF3">
      <w:pPr>
        <w:pStyle w:val="Infobox"/>
      </w:pPr>
      <w:r w:rsidRPr="00BC7581">
        <w:t>The purpose of the following heating sequence is to minimize the reheat energy consumption by first increasing the SAT while maintaining minimum flow, and only increasing the total airflow if needed to satisfy the zone.</w:t>
      </w:r>
    </w:p>
    <w:p w14:paraId="02534E63" w14:textId="48AF8CDA" w:rsidR="009045A3" w:rsidRPr="00BC7581" w:rsidRDefault="009045A3" w:rsidP="007C1423">
      <w:pPr>
        <w:pStyle w:val="Heading5"/>
      </w:pPr>
      <w:r w:rsidRPr="00BC7581">
        <w:t>From 0</w:t>
      </w:r>
      <w:r>
        <w:rPr>
          <w:rFonts w:cs="Times New Roman PS MT"/>
          <w:bCs/>
          <w:szCs w:val="20"/>
        </w:rPr>
        <w:t xml:space="preserve">% to </w:t>
      </w:r>
      <w:r w:rsidRPr="00BC7581">
        <w:t xml:space="preserve">50%, the </w:t>
      </w:r>
      <w:r>
        <w:rPr>
          <w:rFonts w:cs="Times New Roman PS MT"/>
          <w:bCs/>
          <w:szCs w:val="20"/>
        </w:rPr>
        <w:t>heating-loop</w:t>
      </w:r>
      <w:r w:rsidRPr="00BC7581">
        <w:t xml:space="preserve"> output shall reset the discharge temperature </w:t>
      </w:r>
      <w:r w:rsidR="00D21A33">
        <w:rPr>
          <w:rFonts w:cs="Times New Roman PS MT"/>
          <w:bCs/>
          <w:szCs w:val="20"/>
        </w:rPr>
        <w:t>setpoint</w:t>
      </w:r>
      <w:r w:rsidRPr="00BC7581">
        <w:t xml:space="preserve"> from the current AHU SAT </w:t>
      </w:r>
      <w:r w:rsidR="00D21A33">
        <w:rPr>
          <w:rFonts w:cs="Times New Roman PS MT"/>
          <w:bCs/>
          <w:szCs w:val="20"/>
        </w:rPr>
        <w:t>setpoint</w:t>
      </w:r>
      <w:r w:rsidRPr="00BC7581">
        <w:t xml:space="preserve"> to a maximum of </w:t>
      </w:r>
      <w:proofErr w:type="spellStart"/>
      <w:r>
        <w:rPr>
          <w:rFonts w:cs="Times New Roman PS MT"/>
          <w:bCs/>
          <w:szCs w:val="20"/>
        </w:rPr>
        <w:t>Max</w:t>
      </w:r>
      <w:r>
        <w:rPr>
          <w:rFonts w:ascii="Symbol" w:hAnsi="Symbol" w:cs="Symbol"/>
          <w:bCs/>
          <w:szCs w:val="20"/>
        </w:rPr>
        <w:t></w:t>
      </w:r>
      <w:r>
        <w:rPr>
          <w:rFonts w:cs="Times New Roman PS MT"/>
          <w:bCs/>
          <w:szCs w:val="20"/>
        </w:rPr>
        <w:t>T</w:t>
      </w:r>
      <w:proofErr w:type="spellEnd"/>
      <w:r w:rsidRPr="00BC7581">
        <w:t xml:space="preserve"> above space temperature </w:t>
      </w:r>
      <w:r w:rsidR="00D21A33">
        <w:rPr>
          <w:rFonts w:cs="Times New Roman PS MT"/>
          <w:bCs/>
          <w:szCs w:val="20"/>
        </w:rPr>
        <w:t>setpoint</w:t>
      </w:r>
      <w:r>
        <w:rPr>
          <w:rFonts w:cs="Times New Roman PS MT"/>
          <w:bCs/>
          <w:szCs w:val="20"/>
        </w:rPr>
        <w:t>.</w:t>
      </w:r>
      <w:r w:rsidRPr="00BC7581">
        <w:t xml:space="preserve"> The </w:t>
      </w:r>
      <w:r w:rsidR="00CB0FE8">
        <w:t xml:space="preserve">active </w:t>
      </w:r>
      <w:r w:rsidRPr="00BC7581">
        <w:t xml:space="preserve">airflow </w:t>
      </w:r>
      <w:r w:rsidR="00D21A33">
        <w:rPr>
          <w:rFonts w:cs="Times New Roman PS MT"/>
          <w:bCs/>
          <w:szCs w:val="20"/>
        </w:rPr>
        <w:t>setpoint</w:t>
      </w:r>
      <w:r w:rsidRPr="00BC7581">
        <w:t xml:space="preserve"> shall be the heating minimum</w:t>
      </w:r>
      <w:r w:rsidR="00CB0FE8">
        <w:t xml:space="preserve"> endpoint</w:t>
      </w:r>
      <w:r w:rsidRPr="00BC7581">
        <w:t>.</w:t>
      </w:r>
    </w:p>
    <w:p w14:paraId="55283489" w14:textId="1065DAE8" w:rsidR="00CB0FE8" w:rsidRPr="00CB0FE8" w:rsidRDefault="00CB0FE8" w:rsidP="00CB0FE8">
      <w:pPr>
        <w:pStyle w:val="Infobox"/>
      </w:pPr>
      <w:r w:rsidRPr="00CB0FE8">
        <w:t xml:space="preserve">Standard 90.1-2016 limits overhead supply air to </w:t>
      </w:r>
      <w:ins w:id="3855" w:author="Titus Ellison" w:date="2022-10-20T12:15:00Z">
        <w:r w:rsidR="00060E06" w:rsidRPr="00060E06">
          <w:rPr>
            <w:rStyle w:val="Toggle"/>
            <w:rPrChange w:id="3856" w:author="Titus Ellison" w:date="2022-10-20T12:16:00Z">
              <w:rPr/>
            </w:rPrChange>
          </w:rPr>
          <w:t>[UNITS [</w:t>
        </w:r>
      </w:ins>
      <w:r w:rsidRPr="00060E06">
        <w:rPr>
          <w:rStyle w:val="Toggle"/>
          <w:rPrChange w:id="3857" w:author="Titus Ellison" w:date="2022-10-20T12:16:00Z">
            <w:rPr/>
          </w:rPrChange>
        </w:rPr>
        <w:t>11°C</w:t>
      </w:r>
      <w:ins w:id="3858" w:author="Titus Ellison" w:date="2022-10-20T12:16:00Z">
        <w:r w:rsidR="00060E06" w:rsidRPr="00060E06">
          <w:rPr>
            <w:rStyle w:val="Toggle"/>
            <w:rPrChange w:id="3859" w:author="Titus Ellison" w:date="2022-10-20T12:16:00Z">
              <w:rPr/>
            </w:rPrChange>
          </w:rPr>
          <w:t>]</w:t>
        </w:r>
      </w:ins>
      <w:r w:rsidRPr="00060E06">
        <w:rPr>
          <w:rStyle w:val="Toggle"/>
          <w:rPrChange w:id="3860" w:author="Titus Ellison" w:date="2022-10-20T12:16:00Z">
            <w:rPr/>
          </w:rPrChange>
        </w:rPr>
        <w:t xml:space="preserve"> </w:t>
      </w:r>
      <w:ins w:id="3861" w:author="Titus Ellison" w:date="2022-10-20T12:16:00Z">
        <w:r w:rsidR="00060E06" w:rsidRPr="00060E06">
          <w:rPr>
            <w:rStyle w:val="Toggle"/>
            <w:rPrChange w:id="3862" w:author="Titus Ellison" w:date="2022-10-20T12:16:00Z">
              <w:rPr/>
            </w:rPrChange>
          </w:rPr>
          <w:t>[</w:t>
        </w:r>
      </w:ins>
      <w:del w:id="3863" w:author="Titus Ellison" w:date="2022-10-20T12:16:00Z">
        <w:r w:rsidRPr="00060E06" w:rsidDel="00060E06">
          <w:rPr>
            <w:rStyle w:val="Toggle"/>
            <w:rPrChange w:id="3864" w:author="Titus Ellison" w:date="2022-10-20T12:16:00Z">
              <w:rPr/>
            </w:rPrChange>
          </w:rPr>
          <w:delText>(</w:delText>
        </w:r>
      </w:del>
      <w:r w:rsidRPr="00060E06">
        <w:rPr>
          <w:rStyle w:val="Toggle"/>
          <w:rPrChange w:id="3865" w:author="Titus Ellison" w:date="2022-10-20T12:16:00Z">
            <w:rPr/>
          </w:rPrChange>
        </w:rPr>
        <w:t>20°F</w:t>
      </w:r>
      <w:ins w:id="3866" w:author="Titus Ellison" w:date="2022-10-20T12:16:00Z">
        <w:r w:rsidR="00060E06" w:rsidRPr="00060E06">
          <w:rPr>
            <w:rStyle w:val="Toggle"/>
            <w:rPrChange w:id="3867" w:author="Titus Ellison" w:date="2022-10-20T12:16:00Z">
              <w:rPr/>
            </w:rPrChange>
          </w:rPr>
          <w:t>]]</w:t>
        </w:r>
      </w:ins>
      <w:del w:id="3868" w:author="Titus Ellison" w:date="2022-10-20T12:16:00Z">
        <w:r w:rsidRPr="00CB0FE8" w:rsidDel="00060E06">
          <w:delText>)</w:delText>
        </w:r>
      </w:del>
      <w:r w:rsidRPr="00CB0FE8">
        <w:t xml:space="preserve"> above space temperature (e.g., </w:t>
      </w:r>
      <w:ins w:id="3869" w:author="Titus Ellison" w:date="2022-10-20T12:16:00Z">
        <w:r w:rsidR="00060E06" w:rsidRPr="00060E06">
          <w:rPr>
            <w:rStyle w:val="Toggle"/>
            <w:rPrChange w:id="3870" w:author="Titus Ellison" w:date="2022-10-20T12:16:00Z">
              <w:rPr/>
            </w:rPrChange>
          </w:rPr>
          <w:t>[UNITS [</w:t>
        </w:r>
      </w:ins>
      <w:r w:rsidRPr="00060E06">
        <w:rPr>
          <w:rStyle w:val="Toggle"/>
          <w:rPrChange w:id="3871" w:author="Titus Ellison" w:date="2022-10-20T12:16:00Z">
            <w:rPr/>
          </w:rPrChange>
        </w:rPr>
        <w:t>32°C</w:t>
      </w:r>
      <w:ins w:id="3872" w:author="Titus Ellison" w:date="2022-10-20T12:16:00Z">
        <w:r w:rsidR="00060E06" w:rsidRPr="00060E06">
          <w:rPr>
            <w:rStyle w:val="Toggle"/>
            <w:rPrChange w:id="3873" w:author="Titus Ellison" w:date="2022-10-20T12:16:00Z">
              <w:rPr/>
            </w:rPrChange>
          </w:rPr>
          <w:t>]</w:t>
        </w:r>
      </w:ins>
      <w:r w:rsidRPr="00060E06">
        <w:rPr>
          <w:rStyle w:val="Toggle"/>
          <w:rPrChange w:id="3874" w:author="Titus Ellison" w:date="2022-10-20T12:16:00Z">
            <w:rPr/>
          </w:rPrChange>
        </w:rPr>
        <w:t xml:space="preserve"> </w:t>
      </w:r>
      <w:ins w:id="3875" w:author="Titus Ellison" w:date="2022-10-20T12:16:00Z">
        <w:r w:rsidR="00060E06" w:rsidRPr="00060E06">
          <w:rPr>
            <w:rStyle w:val="Toggle"/>
            <w:rPrChange w:id="3876" w:author="Titus Ellison" w:date="2022-10-20T12:16:00Z">
              <w:rPr/>
            </w:rPrChange>
          </w:rPr>
          <w:t>[</w:t>
        </w:r>
      </w:ins>
      <w:del w:id="3877" w:author="Titus Ellison" w:date="2022-10-20T12:16:00Z">
        <w:r w:rsidRPr="00060E06" w:rsidDel="00060E06">
          <w:rPr>
            <w:rStyle w:val="Toggle"/>
            <w:rPrChange w:id="3878" w:author="Titus Ellison" w:date="2022-10-20T12:16:00Z">
              <w:rPr/>
            </w:rPrChange>
          </w:rPr>
          <w:delText>(</w:delText>
        </w:r>
      </w:del>
      <w:r w:rsidRPr="00060E06">
        <w:rPr>
          <w:rStyle w:val="Toggle"/>
          <w:rPrChange w:id="3879" w:author="Titus Ellison" w:date="2022-10-20T12:16:00Z">
            <w:rPr/>
          </w:rPrChange>
        </w:rPr>
        <w:t>90°F</w:t>
      </w:r>
      <w:ins w:id="3880" w:author="Titus Ellison" w:date="2022-10-20T12:16:00Z">
        <w:r w:rsidR="00060E06" w:rsidRPr="00060E06">
          <w:rPr>
            <w:rStyle w:val="Toggle"/>
            <w:rPrChange w:id="3881" w:author="Titus Ellison" w:date="2022-10-20T12:16:00Z">
              <w:rPr/>
            </w:rPrChange>
          </w:rPr>
          <w:t>]]</w:t>
        </w:r>
      </w:ins>
      <w:del w:id="3882" w:author="Titus Ellison" w:date="2022-10-20T12:16:00Z">
        <w:r w:rsidRPr="00CB0FE8" w:rsidDel="00060E06">
          <w:delText>)</w:delText>
        </w:r>
      </w:del>
      <w:r w:rsidRPr="00CB0FE8">
        <w:t xml:space="preserve"> at </w:t>
      </w:r>
      <w:ins w:id="3883" w:author="Titus Ellison" w:date="2022-10-20T12:16:00Z">
        <w:r w:rsidR="00060E06" w:rsidRPr="00060E06">
          <w:rPr>
            <w:rStyle w:val="Toggle"/>
            <w:rPrChange w:id="3884" w:author="Titus Ellison" w:date="2022-10-20T12:16:00Z">
              <w:rPr/>
            </w:rPrChange>
          </w:rPr>
          <w:t>[UNITS [</w:t>
        </w:r>
      </w:ins>
      <w:r w:rsidRPr="00060E06">
        <w:rPr>
          <w:rStyle w:val="Toggle"/>
          <w:rPrChange w:id="3885" w:author="Titus Ellison" w:date="2022-10-20T12:16:00Z">
            <w:rPr/>
          </w:rPrChange>
        </w:rPr>
        <w:t>21°C</w:t>
      </w:r>
      <w:ins w:id="3886" w:author="Titus Ellison" w:date="2022-10-20T12:16:00Z">
        <w:r w:rsidR="00060E06" w:rsidRPr="00060E06">
          <w:rPr>
            <w:rStyle w:val="Toggle"/>
            <w:rPrChange w:id="3887" w:author="Titus Ellison" w:date="2022-10-20T12:16:00Z">
              <w:rPr/>
            </w:rPrChange>
          </w:rPr>
          <w:t>]</w:t>
        </w:r>
      </w:ins>
      <w:r w:rsidRPr="00060E06">
        <w:rPr>
          <w:rStyle w:val="Toggle"/>
          <w:rPrChange w:id="3888" w:author="Titus Ellison" w:date="2022-10-20T12:16:00Z">
            <w:rPr/>
          </w:rPrChange>
        </w:rPr>
        <w:t xml:space="preserve"> </w:t>
      </w:r>
      <w:ins w:id="3889" w:author="Titus Ellison" w:date="2022-10-20T12:16:00Z">
        <w:r w:rsidR="00060E06" w:rsidRPr="00060E06">
          <w:rPr>
            <w:rStyle w:val="Toggle"/>
            <w:rPrChange w:id="3890" w:author="Titus Ellison" w:date="2022-10-20T12:16:00Z">
              <w:rPr/>
            </w:rPrChange>
          </w:rPr>
          <w:t>[</w:t>
        </w:r>
      </w:ins>
      <w:del w:id="3891" w:author="Titus Ellison" w:date="2022-10-20T12:16:00Z">
        <w:r w:rsidRPr="00060E06" w:rsidDel="00060E06">
          <w:rPr>
            <w:rStyle w:val="Toggle"/>
            <w:rPrChange w:id="3892" w:author="Titus Ellison" w:date="2022-10-20T12:16:00Z">
              <w:rPr/>
            </w:rPrChange>
          </w:rPr>
          <w:delText>(</w:delText>
        </w:r>
      </w:del>
      <w:r w:rsidRPr="00060E06">
        <w:rPr>
          <w:rStyle w:val="Toggle"/>
          <w:rPrChange w:id="3893" w:author="Titus Ellison" w:date="2022-10-20T12:16:00Z">
            <w:rPr/>
          </w:rPrChange>
        </w:rPr>
        <w:t>70°F</w:t>
      </w:r>
      <w:ins w:id="3894" w:author="Titus Ellison" w:date="2022-10-20T12:16:00Z">
        <w:r w:rsidR="00060E06" w:rsidRPr="00060E06">
          <w:rPr>
            <w:rStyle w:val="Toggle"/>
            <w:rPrChange w:id="3895" w:author="Titus Ellison" w:date="2022-10-20T12:16:00Z">
              <w:rPr/>
            </w:rPrChange>
          </w:rPr>
          <w:t>]]</w:t>
        </w:r>
      </w:ins>
      <w:del w:id="3896" w:author="Titus Ellison" w:date="2022-10-20T12:16:00Z">
        <w:r w:rsidRPr="00CB0FE8" w:rsidDel="00060E06">
          <w:delText>)</w:delText>
        </w:r>
      </w:del>
      <w:r w:rsidRPr="00CB0FE8">
        <w:t xml:space="preserve"> space temperature setpoint) to minimize stratification.</w:t>
      </w:r>
    </w:p>
    <w:p w14:paraId="50F2D506" w14:textId="5A5538B4" w:rsidR="009045A3" w:rsidRPr="00BC7581" w:rsidRDefault="009045A3" w:rsidP="007C1423">
      <w:pPr>
        <w:pStyle w:val="Heading5"/>
      </w:pPr>
      <w:r w:rsidRPr="00BC7581">
        <w:t>From 51</w:t>
      </w:r>
      <w:r>
        <w:rPr>
          <w:rFonts w:cs="Times New Roman PS MT"/>
          <w:bCs/>
          <w:szCs w:val="20"/>
        </w:rPr>
        <w:t xml:space="preserve">% to </w:t>
      </w:r>
      <w:r w:rsidRPr="00BC7581">
        <w:t xml:space="preserve">100%, if the </w:t>
      </w:r>
      <w:r>
        <w:rPr>
          <w:rFonts w:cs="Times New Roman PS MT"/>
          <w:bCs/>
          <w:szCs w:val="20"/>
        </w:rPr>
        <w:t>DAT</w:t>
      </w:r>
      <w:r w:rsidRPr="00BC7581">
        <w:t xml:space="preserve"> is greater than room temperature plus </w:t>
      </w:r>
      <w:ins w:id="3897" w:author="Titus Ellison" w:date="2022-10-20T12:16:00Z">
        <w:r w:rsidR="00060E06" w:rsidRPr="00060E06">
          <w:rPr>
            <w:rStyle w:val="Toggle"/>
            <w:rPrChange w:id="3898" w:author="Titus Ellison" w:date="2022-10-20T12:17:00Z">
              <w:rPr/>
            </w:rPrChange>
          </w:rPr>
          <w:t>[UNITS [</w:t>
        </w:r>
      </w:ins>
      <w:r w:rsidRPr="00060E06">
        <w:rPr>
          <w:rStyle w:val="Toggle"/>
          <w:rPrChange w:id="3899" w:author="Titus Ellison" w:date="2022-10-20T12:17:00Z">
            <w:rPr/>
          </w:rPrChange>
        </w:rPr>
        <w:t>3°C</w:t>
      </w:r>
      <w:ins w:id="3900" w:author="Titus Ellison" w:date="2022-10-20T12:16:00Z">
        <w:r w:rsidR="00060E06" w:rsidRPr="00060E06">
          <w:rPr>
            <w:rStyle w:val="Toggle"/>
            <w:rPrChange w:id="3901" w:author="Titus Ellison" w:date="2022-10-20T12:17:00Z">
              <w:rPr/>
            </w:rPrChange>
          </w:rPr>
          <w:t>]</w:t>
        </w:r>
      </w:ins>
      <w:r w:rsidRPr="00060E06">
        <w:rPr>
          <w:rStyle w:val="Toggle"/>
          <w:rPrChange w:id="3902" w:author="Titus Ellison" w:date="2022-10-20T12:17:00Z">
            <w:rPr/>
          </w:rPrChange>
        </w:rPr>
        <w:t xml:space="preserve"> </w:t>
      </w:r>
      <w:ins w:id="3903" w:author="Titus Ellison" w:date="2022-10-20T12:16:00Z">
        <w:r w:rsidR="00060E06" w:rsidRPr="00060E06">
          <w:rPr>
            <w:rStyle w:val="Toggle"/>
            <w:rPrChange w:id="3904" w:author="Titus Ellison" w:date="2022-10-20T12:17:00Z">
              <w:rPr/>
            </w:rPrChange>
          </w:rPr>
          <w:t>[</w:t>
        </w:r>
      </w:ins>
      <w:del w:id="3905" w:author="Titus Ellison" w:date="2022-10-20T12:16:00Z">
        <w:r w:rsidRPr="00060E06" w:rsidDel="00060E06">
          <w:rPr>
            <w:rStyle w:val="Toggle"/>
            <w:rPrChange w:id="3906" w:author="Titus Ellison" w:date="2022-10-20T12:17:00Z">
              <w:rPr/>
            </w:rPrChange>
          </w:rPr>
          <w:delText>(</w:delText>
        </w:r>
      </w:del>
      <w:r w:rsidRPr="00060E06">
        <w:rPr>
          <w:rStyle w:val="Toggle"/>
          <w:rPrChange w:id="3907" w:author="Titus Ellison" w:date="2022-10-20T12:17:00Z">
            <w:rPr/>
          </w:rPrChange>
        </w:rPr>
        <w:t>5°F</w:t>
      </w:r>
      <w:ins w:id="3908" w:author="Titus Ellison" w:date="2022-10-20T12:16:00Z">
        <w:r w:rsidR="00060E06" w:rsidRPr="00060E06">
          <w:rPr>
            <w:rStyle w:val="Toggle"/>
            <w:rPrChange w:id="3909" w:author="Titus Ellison" w:date="2022-10-20T12:17:00Z">
              <w:rPr/>
            </w:rPrChange>
          </w:rPr>
          <w:t>]]</w:t>
        </w:r>
      </w:ins>
      <w:del w:id="3910" w:author="Titus Ellison" w:date="2022-10-20T12:16:00Z">
        <w:r w:rsidRPr="00BC7581" w:rsidDel="00060E06">
          <w:delText>)</w:delText>
        </w:r>
      </w:del>
      <w:r w:rsidRPr="00BC7581">
        <w:t xml:space="preserve">, the </w:t>
      </w:r>
      <w:r>
        <w:rPr>
          <w:rFonts w:cs="Times New Roman PS MT"/>
          <w:bCs/>
          <w:szCs w:val="20"/>
        </w:rPr>
        <w:t>heating-loop</w:t>
      </w:r>
      <w:r w:rsidRPr="00BC7581">
        <w:t xml:space="preserve"> output shall reset the </w:t>
      </w:r>
      <w:r w:rsidR="00CB0FE8">
        <w:t xml:space="preserve">active </w:t>
      </w:r>
      <w:r w:rsidRPr="00BC7581">
        <w:t xml:space="preserve">airflow </w:t>
      </w:r>
      <w:r w:rsidR="00D21A33">
        <w:rPr>
          <w:rFonts w:cs="Times New Roman PS MT"/>
          <w:bCs/>
          <w:szCs w:val="20"/>
        </w:rPr>
        <w:t>setpoint</w:t>
      </w:r>
      <w:r w:rsidRPr="00BC7581">
        <w:t xml:space="preserve"> from the heating minimum </w:t>
      </w:r>
      <w:r w:rsidR="00BD45D7">
        <w:t xml:space="preserve">endpoint </w:t>
      </w:r>
      <w:r w:rsidRPr="00BC7581">
        <w:t xml:space="preserve">to the heating maximum </w:t>
      </w:r>
      <w:r w:rsidR="00BD45D7">
        <w:t>endpoint</w:t>
      </w:r>
      <w:r w:rsidRPr="00BC7581">
        <w:t>.</w:t>
      </w:r>
    </w:p>
    <w:p w14:paraId="0EE335B4" w14:textId="1C9B5D33" w:rsidR="009045A3" w:rsidRPr="00BC7581" w:rsidRDefault="009045A3" w:rsidP="007C1423">
      <w:pPr>
        <w:pStyle w:val="Heading5"/>
      </w:pPr>
      <w:r w:rsidRPr="00BC7581">
        <w:t xml:space="preserve">The heating coil shall be modulated to maintain the discharge temperature at </w:t>
      </w:r>
      <w:r w:rsidR="00D21A33">
        <w:rPr>
          <w:rFonts w:cs="Times New Roman PS MT"/>
          <w:bCs/>
          <w:szCs w:val="20"/>
        </w:rPr>
        <w:t>setpoint</w:t>
      </w:r>
      <w:r w:rsidRPr="00BC7581">
        <w:t>. (Directly controlling heating off the zone temperature control loop is not acceptable).</w:t>
      </w:r>
    </w:p>
    <w:p w14:paraId="3D9001CC" w14:textId="0777C49D" w:rsidR="009045A3" w:rsidRPr="00BC7581" w:rsidRDefault="009045A3" w:rsidP="007C1423">
      <w:pPr>
        <w:pStyle w:val="Heading6"/>
      </w:pPr>
      <w:r w:rsidRPr="00BC7581">
        <w:lastRenderedPageBreak/>
        <w:t xml:space="preserve">When the airflow </w:t>
      </w:r>
      <w:r w:rsidR="00D21A33">
        <w:rPr>
          <w:rFonts w:cs="Times New Roman PS MT"/>
          <w:bCs/>
          <w:szCs w:val="20"/>
        </w:rPr>
        <w:t>setpoint</w:t>
      </w:r>
      <w:r w:rsidRPr="00BC7581">
        <w:t xml:space="preserve"> is pulse</w:t>
      </w:r>
      <w:r>
        <w:rPr>
          <w:rFonts w:cs="Times New Roman PS MT"/>
          <w:bCs/>
          <w:szCs w:val="20"/>
        </w:rPr>
        <w:t>-</w:t>
      </w:r>
      <w:r w:rsidRPr="00BC7581">
        <w:t xml:space="preserve">width modulated per </w:t>
      </w:r>
      <w:r>
        <w:rPr>
          <w:rFonts w:cs="Times New Roman PS MT"/>
          <w:bCs/>
          <w:szCs w:val="20"/>
        </w:rPr>
        <w:t xml:space="preserve">Section </w:t>
      </w:r>
      <w:r w:rsidR="00CA5DFF">
        <w:rPr>
          <w:rFonts w:cs="Times New Roman PS MT"/>
          <w:bCs/>
          <w:szCs w:val="20"/>
        </w:rPr>
        <w:fldChar w:fldCharType="begin"/>
      </w:r>
      <w:r w:rsidR="00CA5DFF">
        <w:rPr>
          <w:rFonts w:cs="Times New Roman PS MT"/>
          <w:bCs/>
          <w:szCs w:val="20"/>
        </w:rPr>
        <w:instrText xml:space="preserve"> REF _Ref462145704 \w \h </w:instrText>
      </w:r>
      <w:r w:rsidR="00CA5DFF">
        <w:rPr>
          <w:rFonts w:cs="Times New Roman PS MT"/>
          <w:bCs/>
          <w:szCs w:val="20"/>
        </w:rPr>
      </w:r>
      <w:r w:rsidR="00CA5DFF">
        <w:rPr>
          <w:rFonts w:cs="Times New Roman PS MT"/>
          <w:bCs/>
          <w:szCs w:val="20"/>
        </w:rPr>
        <w:fldChar w:fldCharType="separate"/>
      </w:r>
      <w:r w:rsidR="0037258A">
        <w:rPr>
          <w:rFonts w:cs="Times New Roman PS MT"/>
          <w:bCs/>
          <w:szCs w:val="20"/>
        </w:rPr>
        <w:t>5.2.2</w:t>
      </w:r>
      <w:r w:rsidR="00CA5DFF">
        <w:rPr>
          <w:rFonts w:cs="Times New Roman PS MT"/>
          <w:bCs/>
          <w:szCs w:val="20"/>
        </w:rPr>
        <w:fldChar w:fldCharType="end"/>
      </w:r>
      <w:r>
        <w:rPr>
          <w:rFonts w:cs="Times New Roman PS MT"/>
          <w:bCs/>
          <w:szCs w:val="20"/>
        </w:rPr>
        <w:t>,</w:t>
      </w:r>
      <w:r w:rsidRPr="00BC7581">
        <w:t xml:space="preserve"> the heating coil and PID loop shall be disabled</w:t>
      </w:r>
      <w:r>
        <w:rPr>
          <w:rFonts w:cs="Times New Roman PS MT"/>
          <w:bCs/>
          <w:szCs w:val="20"/>
        </w:rPr>
        <w:t>,</w:t>
      </w:r>
      <w:r w:rsidRPr="00BC7581">
        <w:t xml:space="preserve"> with output set to 0 during closed periods.</w:t>
      </w:r>
    </w:p>
    <w:p w14:paraId="58A1CCEB" w14:textId="2C7AB34F" w:rsidR="009045A3" w:rsidRPr="00BC7581" w:rsidRDefault="009045A3" w:rsidP="0087618D">
      <w:pPr>
        <w:pStyle w:val="Heading4"/>
      </w:pPr>
      <w:bookmarkStart w:id="3911" w:name="_Ref438200905"/>
      <w:r w:rsidRPr="00BC7581">
        <w:t xml:space="preserve">In </w:t>
      </w:r>
      <w:r w:rsidR="00D21A33">
        <w:rPr>
          <w:rFonts w:cs="Times New Roman PS MT"/>
          <w:bCs/>
          <w:szCs w:val="20"/>
        </w:rPr>
        <w:t>Occupied Mode</w:t>
      </w:r>
      <w:r w:rsidRPr="00BC7581">
        <w:t xml:space="preserve">, the heating coil shall be modulated to maintain a </w:t>
      </w:r>
      <w:r w:rsidRPr="00B87A61">
        <w:rPr>
          <w:rFonts w:cs="Times New Roman PS MT"/>
          <w:bCs/>
          <w:szCs w:val="20"/>
        </w:rPr>
        <w:t>DAT</w:t>
      </w:r>
      <w:r w:rsidRPr="00BC7581">
        <w:t xml:space="preserve"> no lower than </w:t>
      </w:r>
      <w:ins w:id="3912" w:author="Titus Ellison" w:date="2022-10-20T12:17:00Z">
        <w:r w:rsidR="00060E06" w:rsidRPr="00060E06">
          <w:rPr>
            <w:rStyle w:val="Toggle"/>
            <w:rPrChange w:id="3913" w:author="Titus Ellison" w:date="2022-10-20T12:17:00Z">
              <w:rPr/>
            </w:rPrChange>
          </w:rPr>
          <w:t>[UNITS [</w:t>
        </w:r>
      </w:ins>
      <w:r w:rsidRPr="00060E06">
        <w:rPr>
          <w:rStyle w:val="Toggle"/>
          <w:rPrChange w:id="3914" w:author="Titus Ellison" w:date="2022-10-20T12:17:00Z">
            <w:rPr/>
          </w:rPrChange>
        </w:rPr>
        <w:t>10°C</w:t>
      </w:r>
      <w:ins w:id="3915" w:author="Titus Ellison" w:date="2022-10-20T12:17:00Z">
        <w:r w:rsidR="00060E06" w:rsidRPr="00060E06">
          <w:rPr>
            <w:rStyle w:val="Toggle"/>
            <w:rPrChange w:id="3916" w:author="Titus Ellison" w:date="2022-10-20T12:17:00Z">
              <w:rPr/>
            </w:rPrChange>
          </w:rPr>
          <w:t>]</w:t>
        </w:r>
      </w:ins>
      <w:r w:rsidRPr="00060E06">
        <w:rPr>
          <w:rStyle w:val="Toggle"/>
          <w:rPrChange w:id="3917" w:author="Titus Ellison" w:date="2022-10-20T12:17:00Z">
            <w:rPr/>
          </w:rPrChange>
        </w:rPr>
        <w:t xml:space="preserve"> </w:t>
      </w:r>
      <w:ins w:id="3918" w:author="Titus Ellison" w:date="2022-10-20T12:17:00Z">
        <w:r w:rsidR="00060E06" w:rsidRPr="00060E06">
          <w:rPr>
            <w:rStyle w:val="Toggle"/>
            <w:rPrChange w:id="3919" w:author="Titus Ellison" w:date="2022-10-20T12:17:00Z">
              <w:rPr/>
            </w:rPrChange>
          </w:rPr>
          <w:t>[</w:t>
        </w:r>
      </w:ins>
      <w:del w:id="3920" w:author="Titus Ellison" w:date="2022-10-20T12:17:00Z">
        <w:r w:rsidRPr="00060E06" w:rsidDel="00060E06">
          <w:rPr>
            <w:rStyle w:val="Toggle"/>
            <w:rPrChange w:id="3921" w:author="Titus Ellison" w:date="2022-10-20T12:17:00Z">
              <w:rPr/>
            </w:rPrChange>
          </w:rPr>
          <w:delText>(</w:delText>
        </w:r>
      </w:del>
      <w:r w:rsidRPr="00060E06">
        <w:rPr>
          <w:rStyle w:val="Toggle"/>
          <w:rPrChange w:id="3922" w:author="Titus Ellison" w:date="2022-10-20T12:17:00Z">
            <w:rPr/>
          </w:rPrChange>
        </w:rPr>
        <w:t>50°F</w:t>
      </w:r>
      <w:ins w:id="3923" w:author="Titus Ellison" w:date="2022-10-20T12:17:00Z">
        <w:r w:rsidR="00060E06" w:rsidRPr="00060E06">
          <w:rPr>
            <w:rStyle w:val="Toggle"/>
            <w:rPrChange w:id="3924" w:author="Titus Ellison" w:date="2022-10-20T12:17:00Z">
              <w:rPr/>
            </w:rPrChange>
          </w:rPr>
          <w:t>]]</w:t>
        </w:r>
      </w:ins>
      <w:del w:id="3925" w:author="Titus Ellison" w:date="2022-10-20T12:17:00Z">
        <w:r w:rsidRPr="00BC7581" w:rsidDel="00060E06">
          <w:delText>)</w:delText>
        </w:r>
      </w:del>
      <w:r w:rsidRPr="00BC7581">
        <w:t>.</w:t>
      </w:r>
      <w:bookmarkEnd w:id="3911"/>
    </w:p>
    <w:p w14:paraId="523F3D18" w14:textId="7108B39A" w:rsidR="009045A3" w:rsidRPr="00BC7581" w:rsidRDefault="009045A3" w:rsidP="00B37EF3">
      <w:pPr>
        <w:pStyle w:val="Infobox"/>
      </w:pPr>
      <w:r w:rsidRPr="00BC7581">
        <w:t xml:space="preserve">This prevents excessively cold </w:t>
      </w:r>
      <w:r>
        <w:rPr>
          <w:bCs/>
        </w:rPr>
        <w:t>DATs</w:t>
      </w:r>
      <w:r w:rsidRPr="00BC7581">
        <w:t xml:space="preserve"> if the AHU is providing high outdoor airflows and does not have a heating coil.</w:t>
      </w:r>
    </w:p>
    <w:p w14:paraId="091147B9" w14:textId="77777777" w:rsidR="00E876E4" w:rsidRDefault="00E876E4" w:rsidP="0087618D">
      <w:pPr>
        <w:pStyle w:val="Heading4"/>
      </w:pPr>
      <w:r w:rsidRPr="00E876E4">
        <w:t>The VAV damper shall be modulated by a control loop to maintain the measured airflow at the active setpoint.</w:t>
      </w:r>
    </w:p>
    <w:p w14:paraId="5F17A6DF" w14:textId="77015470" w:rsidR="009045A3" w:rsidRPr="00BC7581" w:rsidRDefault="009045A3" w:rsidP="0087618D">
      <w:pPr>
        <w:pStyle w:val="Heading3"/>
      </w:pPr>
      <w:r w:rsidRPr="00BC7581">
        <w:t>Alarms</w:t>
      </w:r>
    </w:p>
    <w:p w14:paraId="29699B18" w14:textId="75DF1F57" w:rsidR="009045A3" w:rsidRPr="00BC7581" w:rsidRDefault="009045A3" w:rsidP="0087618D">
      <w:pPr>
        <w:pStyle w:val="Heading4"/>
      </w:pPr>
      <w:r w:rsidRPr="00BC7581">
        <w:t xml:space="preserve">Low </w:t>
      </w:r>
      <w:r>
        <w:t>Airflow</w:t>
      </w:r>
    </w:p>
    <w:p w14:paraId="536FB8A4" w14:textId="3F756A78" w:rsidR="009045A3" w:rsidRPr="00BC7581" w:rsidRDefault="009045A3" w:rsidP="007C1423">
      <w:pPr>
        <w:pStyle w:val="Heading5"/>
      </w:pPr>
      <w:r w:rsidRPr="00BC7581">
        <w:t xml:space="preserve">If the measured airflow is less than 70% of </w:t>
      </w:r>
      <w:r w:rsidR="00D21A33">
        <w:rPr>
          <w:rFonts w:cs="Times New Roman PS MT"/>
          <w:bCs/>
          <w:szCs w:val="20"/>
        </w:rPr>
        <w:t>setpoint</w:t>
      </w:r>
      <w:r w:rsidRPr="00BC7581">
        <w:t xml:space="preserve"> for </w:t>
      </w:r>
      <w:r w:rsidR="00582941">
        <w:t>10</w:t>
      </w:r>
      <w:r w:rsidR="00582941" w:rsidRPr="00BC7581">
        <w:t xml:space="preserve"> </w:t>
      </w:r>
      <w:r w:rsidRPr="00BC7581">
        <w:t xml:space="preserve">minutes while </w:t>
      </w:r>
      <w:r w:rsidR="00D21A33">
        <w:rPr>
          <w:rFonts w:cs="Times New Roman PS MT"/>
          <w:bCs/>
          <w:szCs w:val="20"/>
        </w:rPr>
        <w:t>setpoint</w:t>
      </w:r>
      <w:r w:rsidRPr="00BC7581">
        <w:t xml:space="preserve"> is greater than zero, generate a Level </w:t>
      </w:r>
      <w:r w:rsidR="00710151">
        <w:t>4</w:t>
      </w:r>
      <w:r w:rsidR="00710151" w:rsidRPr="00BC7581">
        <w:t xml:space="preserve"> </w:t>
      </w:r>
      <w:r w:rsidRPr="00BC7581">
        <w:t xml:space="preserve">alarm. </w:t>
      </w:r>
    </w:p>
    <w:p w14:paraId="000B4C04" w14:textId="20081E84" w:rsidR="009045A3" w:rsidRPr="00BC7581" w:rsidRDefault="009045A3" w:rsidP="007C1423">
      <w:pPr>
        <w:pStyle w:val="Heading5"/>
      </w:pPr>
      <w:r w:rsidRPr="00BC7581">
        <w:t xml:space="preserve">If the measured airflow is less than 50% of </w:t>
      </w:r>
      <w:r w:rsidR="00D21A33">
        <w:rPr>
          <w:rFonts w:cs="Times New Roman PS MT"/>
          <w:bCs/>
          <w:szCs w:val="20"/>
        </w:rPr>
        <w:t>setpoint</w:t>
      </w:r>
      <w:r w:rsidRPr="00BC7581">
        <w:t xml:space="preserve"> for </w:t>
      </w:r>
      <w:r w:rsidR="00582941">
        <w:t>10</w:t>
      </w:r>
      <w:r w:rsidR="00582941" w:rsidRPr="00BC7581">
        <w:t xml:space="preserve"> </w:t>
      </w:r>
      <w:r w:rsidRPr="00BC7581">
        <w:t xml:space="preserve">minutes while </w:t>
      </w:r>
      <w:r w:rsidR="00D21A33">
        <w:rPr>
          <w:rFonts w:cs="Times New Roman PS MT"/>
          <w:bCs/>
          <w:szCs w:val="20"/>
        </w:rPr>
        <w:t>setpoint</w:t>
      </w:r>
      <w:r w:rsidRPr="00BC7581">
        <w:t xml:space="preserve"> is greater than zero, generate a Level </w:t>
      </w:r>
      <w:r w:rsidR="00710151">
        <w:t>3</w:t>
      </w:r>
      <w:r w:rsidR="00710151" w:rsidRPr="00BC7581">
        <w:t xml:space="preserve"> </w:t>
      </w:r>
      <w:r w:rsidRPr="00BC7581">
        <w:t xml:space="preserve">alarm. </w:t>
      </w:r>
    </w:p>
    <w:p w14:paraId="4C6FE029" w14:textId="5F430AFF" w:rsidR="009045A3" w:rsidRPr="00BC7581" w:rsidRDefault="009045A3" w:rsidP="007C1423">
      <w:pPr>
        <w:pStyle w:val="Heading5"/>
      </w:pPr>
      <w:r w:rsidRPr="00BC7581">
        <w:t>If a zone has an Importance</w:t>
      </w:r>
      <w:r>
        <w:rPr>
          <w:rFonts w:cs="Times New Roman PS MT"/>
          <w:bCs/>
          <w:szCs w:val="20"/>
        </w:rPr>
        <w:t>-Multiplier</w:t>
      </w:r>
      <w:r w:rsidRPr="00BC7581">
        <w:t xml:space="preserve"> of 0 </w:t>
      </w:r>
      <w:r>
        <w:rPr>
          <w:rFonts w:cs="Times New Roman PS MT"/>
          <w:bCs/>
          <w:szCs w:val="20"/>
        </w:rPr>
        <w:t>(</w:t>
      </w:r>
      <w:r w:rsidRPr="00BC7581">
        <w:t xml:space="preserve">see </w:t>
      </w:r>
      <w:r w:rsidR="001F5EDA">
        <w:rPr>
          <w:rFonts w:cs="Times New Roman PS MT"/>
          <w:bCs/>
          <w:szCs w:val="20"/>
        </w:rPr>
        <w:t xml:space="preserve">Section </w:t>
      </w:r>
      <w:r w:rsidR="001F5EDA">
        <w:rPr>
          <w:rFonts w:cs="Times New Roman PS MT"/>
          <w:bCs/>
          <w:szCs w:val="20"/>
        </w:rPr>
        <w:fldChar w:fldCharType="begin"/>
      </w:r>
      <w:r w:rsidR="001F5EDA">
        <w:rPr>
          <w:rFonts w:cs="Times New Roman PS MT"/>
          <w:bCs/>
          <w:szCs w:val="20"/>
        </w:rPr>
        <w:instrText xml:space="preserve"> REF _Ref438200779 \w \h </w:instrText>
      </w:r>
      <w:r w:rsidR="001F5EDA">
        <w:rPr>
          <w:rFonts w:cs="Times New Roman PS MT"/>
          <w:bCs/>
          <w:szCs w:val="20"/>
        </w:rPr>
      </w:r>
      <w:r w:rsidR="001F5EDA">
        <w:rPr>
          <w:rFonts w:cs="Times New Roman PS MT"/>
          <w:bCs/>
          <w:szCs w:val="20"/>
        </w:rPr>
        <w:fldChar w:fldCharType="separate"/>
      </w:r>
      <w:r w:rsidR="0037258A">
        <w:rPr>
          <w:rFonts w:cs="Times New Roman PS MT"/>
          <w:bCs/>
          <w:szCs w:val="20"/>
        </w:rPr>
        <w:t>5.1.14.</w:t>
      </w:r>
      <w:proofErr w:type="gramStart"/>
      <w:r w:rsidR="0037258A">
        <w:rPr>
          <w:rFonts w:cs="Times New Roman PS MT"/>
          <w:bCs/>
          <w:szCs w:val="20"/>
        </w:rPr>
        <w:t>2.a.</w:t>
      </w:r>
      <w:proofErr w:type="gramEnd"/>
      <w:r w:rsidR="0037258A">
        <w:rPr>
          <w:rFonts w:cs="Times New Roman PS MT"/>
          <w:bCs/>
          <w:szCs w:val="20"/>
        </w:rPr>
        <w:t>1</w:t>
      </w:r>
      <w:r w:rsidR="001F5EDA">
        <w:rPr>
          <w:rFonts w:cs="Times New Roman PS MT"/>
          <w:bCs/>
          <w:szCs w:val="20"/>
        </w:rPr>
        <w:fldChar w:fldCharType="end"/>
      </w:r>
      <w:r>
        <w:rPr>
          <w:rFonts w:cs="Times New Roman PS MT"/>
          <w:bCs/>
          <w:szCs w:val="20"/>
        </w:rPr>
        <w:t>)</w:t>
      </w:r>
      <w:r w:rsidRPr="00BC7581">
        <w:t xml:space="preserve"> for its static pressure reset </w:t>
      </w:r>
      <w:r>
        <w:rPr>
          <w:rFonts w:cs="Times New Roman PS MT"/>
          <w:bCs/>
          <w:szCs w:val="20"/>
        </w:rPr>
        <w:t>T&amp;R</w:t>
      </w:r>
      <w:r w:rsidRPr="00BC7581">
        <w:t xml:space="preserve"> control loop, low airflow alarms shall be suppressed for that zone.</w:t>
      </w:r>
    </w:p>
    <w:p w14:paraId="7AF77343" w14:textId="35DBAD91" w:rsidR="009045A3" w:rsidRDefault="009045A3" w:rsidP="0087618D">
      <w:pPr>
        <w:pStyle w:val="Heading4"/>
        <w:rPr>
          <w:ins w:id="3926" w:author="Reece Kiriu" w:date="2022-10-19T13:49:00Z"/>
        </w:rPr>
      </w:pPr>
      <w:r>
        <w:t>Low-Discharge Air Temperature</w:t>
      </w:r>
    </w:p>
    <w:p w14:paraId="479E66D9" w14:textId="17B3AD8A" w:rsidR="00744AFB" w:rsidRDefault="00744AFB">
      <w:pPr>
        <w:pStyle w:val="Instrbox"/>
        <w:pPrChange w:id="3927" w:author="Reece Kiriu" w:date="2022-10-19T13:50:00Z">
          <w:pPr>
            <w:pStyle w:val="Heading4"/>
          </w:pPr>
        </w:pPrChange>
      </w:pPr>
      <w:ins w:id="3928" w:author="Reece Kiriu" w:date="2022-10-19T13:50:00Z">
        <w:r>
          <w:t>Delete the following three paragraphs if the heating coil is electric.</w:t>
        </w:r>
      </w:ins>
    </w:p>
    <w:p w14:paraId="020DCE2D" w14:textId="33B36BF3" w:rsidR="009045A3" w:rsidRPr="00BC7581" w:rsidRDefault="00242904" w:rsidP="007C1423">
      <w:pPr>
        <w:pStyle w:val="Heading5"/>
      </w:pPr>
      <w:ins w:id="3929" w:author="Hwakong Cheng" w:date="2022-10-07T12:39:00Z">
        <w:r w:rsidRPr="004D4C28">
          <w:rPr>
            <w:rStyle w:val="Toggle"/>
            <w:rPrChange w:id="3930" w:author="Reece Kiriu" w:date="2022-10-19T13:35:00Z">
              <w:rPr/>
            </w:rPrChange>
          </w:rPr>
          <w:t>[</w:t>
        </w:r>
      </w:ins>
      <w:ins w:id="3931" w:author="Reece Kiriu" w:date="2022-10-19T13:35:00Z">
        <w:r w:rsidR="004D4C28" w:rsidRPr="004D4C28">
          <w:rPr>
            <w:rStyle w:val="Toggle"/>
          </w:rPr>
          <w:t xml:space="preserve">EQUALS TERM_HT </w:t>
        </w:r>
        <w:proofErr w:type="gramStart"/>
        <w:r w:rsidR="004D4C28" w:rsidRPr="004D4C28">
          <w:rPr>
            <w:rStyle w:val="Toggle"/>
          </w:rPr>
          <w:t>HW</w:t>
        </w:r>
      </w:ins>
      <w:ins w:id="3932" w:author="Hwakong Cheng" w:date="2022-10-07T12:39:00Z">
        <w:r w:rsidRPr="004D4C28">
          <w:rPr>
            <w:rStyle w:val="Toggle"/>
            <w:rPrChange w:id="3933" w:author="Reece Kiriu" w:date="2022-10-19T13:35:00Z">
              <w:rPr/>
            </w:rPrChange>
          </w:rPr>
          <w:t>]</w:t>
        </w:r>
      </w:ins>
      <w:r w:rsidR="009045A3" w:rsidRPr="00BC7581">
        <w:t>If</w:t>
      </w:r>
      <w:proofErr w:type="gramEnd"/>
      <w:r w:rsidR="009045A3" w:rsidRPr="00BC7581">
        <w:t xml:space="preserve"> heating hot</w:t>
      </w:r>
      <w:r w:rsidR="009045A3">
        <w:rPr>
          <w:rFonts w:cs="Times New Roman PS MT"/>
          <w:bCs/>
          <w:szCs w:val="20"/>
        </w:rPr>
        <w:t>-</w:t>
      </w:r>
      <w:r w:rsidR="009045A3" w:rsidRPr="00BC7581">
        <w:t xml:space="preserve">water plant is proven </w:t>
      </w:r>
      <w:r w:rsidR="009045A3" w:rsidRPr="00BC7581">
        <w:rPr>
          <w:smallCaps/>
        </w:rPr>
        <w:t>on</w:t>
      </w:r>
      <w:r w:rsidR="009045A3">
        <w:rPr>
          <w:rFonts w:cs="Times New Roman PS MT"/>
          <w:bCs/>
          <w:szCs w:val="20"/>
        </w:rPr>
        <w:t>,</w:t>
      </w:r>
      <w:r w:rsidR="009045A3" w:rsidRPr="00BC7581">
        <w:t xml:space="preserve"> and the </w:t>
      </w:r>
      <w:r w:rsidR="009045A3">
        <w:rPr>
          <w:rFonts w:cs="Times New Roman PS MT"/>
          <w:bCs/>
          <w:szCs w:val="20"/>
        </w:rPr>
        <w:t>DAT</w:t>
      </w:r>
      <w:r w:rsidR="009045A3" w:rsidRPr="00BC7581">
        <w:t xml:space="preserve"> is </w:t>
      </w:r>
      <w:ins w:id="3934" w:author="Titus Ellison" w:date="2022-10-20T12:17:00Z">
        <w:r w:rsidR="00060E06" w:rsidRPr="00060E06">
          <w:rPr>
            <w:rStyle w:val="Toggle"/>
            <w:rPrChange w:id="3935" w:author="Titus Ellison" w:date="2022-10-20T12:17:00Z">
              <w:rPr/>
            </w:rPrChange>
          </w:rPr>
          <w:t>[UNITS [</w:t>
        </w:r>
      </w:ins>
      <w:r w:rsidR="009045A3" w:rsidRPr="00060E06">
        <w:rPr>
          <w:rStyle w:val="Toggle"/>
          <w:rPrChange w:id="3936" w:author="Titus Ellison" w:date="2022-10-20T12:17:00Z">
            <w:rPr/>
          </w:rPrChange>
        </w:rPr>
        <w:t>8</w:t>
      </w:r>
      <w:r w:rsidR="00710151" w:rsidRPr="00060E06">
        <w:rPr>
          <w:rStyle w:val="Toggle"/>
          <w:rPrChange w:id="3937" w:author="Titus Ellison" w:date="2022-10-20T12:17:00Z">
            <w:rPr/>
          </w:rPrChange>
        </w:rPr>
        <w:t>.3</w:t>
      </w:r>
      <w:r w:rsidR="009045A3" w:rsidRPr="00060E06">
        <w:rPr>
          <w:rStyle w:val="Toggle"/>
          <w:rPrChange w:id="3938" w:author="Titus Ellison" w:date="2022-10-20T12:17:00Z">
            <w:rPr/>
          </w:rPrChange>
        </w:rPr>
        <w:t>°C</w:t>
      </w:r>
      <w:ins w:id="3939" w:author="Titus Ellison" w:date="2022-10-20T12:17:00Z">
        <w:r w:rsidR="00060E06" w:rsidRPr="00060E06">
          <w:rPr>
            <w:rStyle w:val="Toggle"/>
            <w:rPrChange w:id="3940" w:author="Titus Ellison" w:date="2022-10-20T12:17:00Z">
              <w:rPr/>
            </w:rPrChange>
          </w:rPr>
          <w:t>]</w:t>
        </w:r>
      </w:ins>
      <w:r w:rsidR="009045A3" w:rsidRPr="00060E06">
        <w:rPr>
          <w:rStyle w:val="Toggle"/>
          <w:rPrChange w:id="3941" w:author="Titus Ellison" w:date="2022-10-20T12:17:00Z">
            <w:rPr/>
          </w:rPrChange>
        </w:rPr>
        <w:t xml:space="preserve"> </w:t>
      </w:r>
      <w:ins w:id="3942" w:author="Titus Ellison" w:date="2022-10-20T12:17:00Z">
        <w:r w:rsidR="00060E06" w:rsidRPr="00060E06">
          <w:rPr>
            <w:rStyle w:val="Toggle"/>
            <w:rPrChange w:id="3943" w:author="Titus Ellison" w:date="2022-10-20T12:17:00Z">
              <w:rPr/>
            </w:rPrChange>
          </w:rPr>
          <w:t>[</w:t>
        </w:r>
      </w:ins>
      <w:del w:id="3944" w:author="Titus Ellison" w:date="2022-10-20T12:17:00Z">
        <w:r w:rsidR="009045A3" w:rsidRPr="00060E06" w:rsidDel="00060E06">
          <w:rPr>
            <w:rStyle w:val="Toggle"/>
            <w:rPrChange w:id="3945" w:author="Titus Ellison" w:date="2022-10-20T12:17:00Z">
              <w:rPr/>
            </w:rPrChange>
          </w:rPr>
          <w:delText>(</w:delText>
        </w:r>
      </w:del>
      <w:r w:rsidR="009045A3" w:rsidRPr="00060E06">
        <w:rPr>
          <w:rStyle w:val="Toggle"/>
          <w:rPrChange w:id="3946" w:author="Titus Ellison" w:date="2022-10-20T12:17:00Z">
            <w:rPr/>
          </w:rPrChange>
        </w:rPr>
        <w:t>15°F</w:t>
      </w:r>
      <w:ins w:id="3947" w:author="Titus Ellison" w:date="2022-10-20T12:17:00Z">
        <w:r w:rsidR="00060E06" w:rsidRPr="00060E06">
          <w:rPr>
            <w:rStyle w:val="Toggle"/>
            <w:rPrChange w:id="3948" w:author="Titus Ellison" w:date="2022-10-20T12:17:00Z">
              <w:rPr/>
            </w:rPrChange>
          </w:rPr>
          <w:t>]]</w:t>
        </w:r>
      </w:ins>
      <w:del w:id="3949" w:author="Titus Ellison" w:date="2022-10-20T12:17:00Z">
        <w:r w:rsidR="009045A3" w:rsidRPr="00BC7581" w:rsidDel="00060E06">
          <w:delText>)</w:delText>
        </w:r>
      </w:del>
      <w:r w:rsidR="009045A3" w:rsidRPr="00BC7581">
        <w:t xml:space="preserve"> less than </w:t>
      </w:r>
      <w:r w:rsidR="00D21A33">
        <w:rPr>
          <w:rFonts w:cs="Times New Roman PS MT"/>
          <w:bCs/>
          <w:szCs w:val="20"/>
        </w:rPr>
        <w:t>setpoint</w:t>
      </w:r>
      <w:r w:rsidR="009045A3" w:rsidRPr="00BC7581">
        <w:t xml:space="preserve"> for 10 minutes, generate a Level </w:t>
      </w:r>
      <w:r w:rsidR="00582941">
        <w:t>4</w:t>
      </w:r>
      <w:r w:rsidR="00582941" w:rsidRPr="00BC7581">
        <w:t xml:space="preserve"> </w:t>
      </w:r>
      <w:r w:rsidR="009045A3" w:rsidRPr="00BC7581">
        <w:t xml:space="preserve">alarm. </w:t>
      </w:r>
    </w:p>
    <w:p w14:paraId="66AB3923" w14:textId="402D41EC" w:rsidR="009045A3" w:rsidRPr="00BC7581" w:rsidRDefault="00242904" w:rsidP="007C1423">
      <w:pPr>
        <w:pStyle w:val="Heading5"/>
      </w:pPr>
      <w:ins w:id="3950" w:author="Hwakong Cheng" w:date="2022-10-07T12:39:00Z">
        <w:r w:rsidRPr="004D4C28">
          <w:rPr>
            <w:rStyle w:val="Toggle"/>
            <w:rPrChange w:id="3951" w:author="Reece Kiriu" w:date="2022-10-19T13:35:00Z">
              <w:rPr/>
            </w:rPrChange>
          </w:rPr>
          <w:t>[</w:t>
        </w:r>
      </w:ins>
      <w:ins w:id="3952" w:author="Reece Kiriu" w:date="2022-10-19T13:35:00Z">
        <w:r w:rsidR="004D4C28" w:rsidRPr="004D4C28">
          <w:rPr>
            <w:rStyle w:val="Toggle"/>
          </w:rPr>
          <w:t xml:space="preserve">EQUALS TERM_HT </w:t>
        </w:r>
        <w:proofErr w:type="gramStart"/>
        <w:r w:rsidR="004D4C28" w:rsidRPr="004D4C28">
          <w:rPr>
            <w:rStyle w:val="Toggle"/>
          </w:rPr>
          <w:t>HW</w:t>
        </w:r>
      </w:ins>
      <w:ins w:id="3953" w:author="Hwakong Cheng" w:date="2022-10-07T12:39:00Z">
        <w:r w:rsidRPr="004D4C28">
          <w:rPr>
            <w:rStyle w:val="Toggle"/>
            <w:rPrChange w:id="3954" w:author="Reece Kiriu" w:date="2022-10-19T13:35:00Z">
              <w:rPr/>
            </w:rPrChange>
          </w:rPr>
          <w:t>]</w:t>
        </w:r>
      </w:ins>
      <w:r w:rsidR="009045A3" w:rsidRPr="00BC7581">
        <w:t>If</w:t>
      </w:r>
      <w:proofErr w:type="gramEnd"/>
      <w:r w:rsidR="009045A3" w:rsidRPr="00BC7581">
        <w:t xml:space="preserve"> heating hot</w:t>
      </w:r>
      <w:r w:rsidR="009045A3">
        <w:rPr>
          <w:rFonts w:cs="Times New Roman PS MT"/>
          <w:bCs/>
          <w:szCs w:val="20"/>
        </w:rPr>
        <w:t>-</w:t>
      </w:r>
      <w:r w:rsidR="009045A3" w:rsidRPr="00BC7581">
        <w:t xml:space="preserve">water plant is proven </w:t>
      </w:r>
      <w:r w:rsidR="009045A3" w:rsidRPr="00BC7581">
        <w:rPr>
          <w:smallCaps/>
        </w:rPr>
        <w:t>on</w:t>
      </w:r>
      <w:r w:rsidR="009045A3">
        <w:rPr>
          <w:rFonts w:cs="Times New Roman PS MT"/>
          <w:bCs/>
          <w:szCs w:val="20"/>
        </w:rPr>
        <w:t>,</w:t>
      </w:r>
      <w:r w:rsidR="009045A3" w:rsidRPr="00BC7581">
        <w:t xml:space="preserve"> and the </w:t>
      </w:r>
      <w:r w:rsidR="009045A3">
        <w:rPr>
          <w:rFonts w:cs="Times New Roman PS MT"/>
          <w:bCs/>
          <w:szCs w:val="20"/>
        </w:rPr>
        <w:t>DAT</w:t>
      </w:r>
      <w:r w:rsidR="009045A3" w:rsidRPr="00BC7581">
        <w:t xml:space="preserve"> is </w:t>
      </w:r>
      <w:ins w:id="3955" w:author="Titus Ellison" w:date="2022-10-20T12:17:00Z">
        <w:r w:rsidR="00060E06" w:rsidRPr="00060E06">
          <w:rPr>
            <w:rStyle w:val="Toggle"/>
            <w:rPrChange w:id="3956" w:author="Titus Ellison" w:date="2022-10-20T12:17:00Z">
              <w:rPr/>
            </w:rPrChange>
          </w:rPr>
          <w:t>[UNITS [</w:t>
        </w:r>
      </w:ins>
      <w:r w:rsidR="009045A3" w:rsidRPr="00060E06">
        <w:rPr>
          <w:rStyle w:val="Toggle"/>
          <w:rPrChange w:id="3957" w:author="Titus Ellison" w:date="2022-10-20T12:17:00Z">
            <w:rPr/>
          </w:rPrChange>
        </w:rPr>
        <w:t>17°C</w:t>
      </w:r>
      <w:ins w:id="3958" w:author="Titus Ellison" w:date="2022-10-20T12:17:00Z">
        <w:r w:rsidR="00060E06" w:rsidRPr="00060E06">
          <w:rPr>
            <w:rStyle w:val="Toggle"/>
            <w:rPrChange w:id="3959" w:author="Titus Ellison" w:date="2022-10-20T12:17:00Z">
              <w:rPr/>
            </w:rPrChange>
          </w:rPr>
          <w:t>]</w:t>
        </w:r>
      </w:ins>
      <w:r w:rsidR="009045A3" w:rsidRPr="00060E06">
        <w:rPr>
          <w:rStyle w:val="Toggle"/>
          <w:rPrChange w:id="3960" w:author="Titus Ellison" w:date="2022-10-20T12:17:00Z">
            <w:rPr/>
          </w:rPrChange>
        </w:rPr>
        <w:t xml:space="preserve"> </w:t>
      </w:r>
      <w:ins w:id="3961" w:author="Titus Ellison" w:date="2022-10-20T12:17:00Z">
        <w:r w:rsidR="00060E06" w:rsidRPr="00060E06">
          <w:rPr>
            <w:rStyle w:val="Toggle"/>
            <w:rPrChange w:id="3962" w:author="Titus Ellison" w:date="2022-10-20T12:17:00Z">
              <w:rPr/>
            </w:rPrChange>
          </w:rPr>
          <w:t>[</w:t>
        </w:r>
      </w:ins>
      <w:del w:id="3963" w:author="Titus Ellison" w:date="2022-10-20T12:17:00Z">
        <w:r w:rsidR="009045A3" w:rsidRPr="00060E06" w:rsidDel="00060E06">
          <w:rPr>
            <w:rStyle w:val="Toggle"/>
            <w:rPrChange w:id="3964" w:author="Titus Ellison" w:date="2022-10-20T12:17:00Z">
              <w:rPr/>
            </w:rPrChange>
          </w:rPr>
          <w:delText>(</w:delText>
        </w:r>
      </w:del>
      <w:r w:rsidR="009045A3" w:rsidRPr="00060E06">
        <w:rPr>
          <w:rStyle w:val="Toggle"/>
          <w:rPrChange w:id="3965" w:author="Titus Ellison" w:date="2022-10-20T12:17:00Z">
            <w:rPr/>
          </w:rPrChange>
        </w:rPr>
        <w:t>30°F</w:t>
      </w:r>
      <w:ins w:id="3966" w:author="Titus Ellison" w:date="2022-10-20T12:17:00Z">
        <w:r w:rsidR="00060E06" w:rsidRPr="00060E06">
          <w:rPr>
            <w:rStyle w:val="Toggle"/>
            <w:rPrChange w:id="3967" w:author="Titus Ellison" w:date="2022-10-20T12:17:00Z">
              <w:rPr/>
            </w:rPrChange>
          </w:rPr>
          <w:t>]]</w:t>
        </w:r>
      </w:ins>
      <w:del w:id="3968" w:author="Titus Ellison" w:date="2022-10-20T12:17:00Z">
        <w:r w:rsidR="009045A3" w:rsidRPr="00BC7581" w:rsidDel="00060E06">
          <w:delText>)</w:delText>
        </w:r>
      </w:del>
      <w:r w:rsidR="009045A3" w:rsidRPr="00BC7581">
        <w:t xml:space="preserve"> less than </w:t>
      </w:r>
      <w:r w:rsidR="00D21A33">
        <w:rPr>
          <w:rFonts w:cs="Times New Roman PS MT"/>
          <w:bCs/>
          <w:szCs w:val="20"/>
        </w:rPr>
        <w:t>setpoint</w:t>
      </w:r>
      <w:r w:rsidR="009045A3" w:rsidRPr="00BC7581">
        <w:t xml:space="preserve"> for 10 minutes, generate a Level </w:t>
      </w:r>
      <w:r w:rsidR="00582941">
        <w:t>3</w:t>
      </w:r>
      <w:r w:rsidR="00582941" w:rsidRPr="00BC7581">
        <w:t xml:space="preserve"> </w:t>
      </w:r>
      <w:r w:rsidR="009045A3" w:rsidRPr="00BC7581">
        <w:t xml:space="preserve">alarm. </w:t>
      </w:r>
    </w:p>
    <w:p w14:paraId="51BBD4AC" w14:textId="646354FB" w:rsidR="009045A3" w:rsidRDefault="00744AFB" w:rsidP="007C1423">
      <w:pPr>
        <w:pStyle w:val="Heading5"/>
        <w:rPr>
          <w:ins w:id="3969" w:author="Reece Kiriu" w:date="2022-10-19T13:50:00Z"/>
        </w:rPr>
      </w:pPr>
      <w:ins w:id="3970" w:author="Reece Kiriu" w:date="2022-10-19T13:47:00Z">
        <w:r w:rsidRPr="00744AFB">
          <w:rPr>
            <w:rStyle w:val="Toggle"/>
            <w:rPrChange w:id="3971" w:author="Reece Kiriu" w:date="2022-10-19T13:47:00Z">
              <w:rPr/>
            </w:rPrChange>
          </w:rPr>
          <w:t xml:space="preserve">[EQUALS TERM_HT </w:t>
        </w:r>
        <w:proofErr w:type="gramStart"/>
        <w:r w:rsidRPr="00744AFB">
          <w:rPr>
            <w:rStyle w:val="Toggle"/>
            <w:rPrChange w:id="3972" w:author="Reece Kiriu" w:date="2022-10-19T13:47:00Z">
              <w:rPr/>
            </w:rPrChange>
          </w:rPr>
          <w:t>HW]</w:t>
        </w:r>
      </w:ins>
      <w:r w:rsidR="009045A3" w:rsidRPr="00BC7581">
        <w:t>If</w:t>
      </w:r>
      <w:proofErr w:type="gramEnd"/>
      <w:r w:rsidR="009045A3" w:rsidRPr="00BC7581">
        <w:t xml:space="preserve"> a zone has an Importance</w:t>
      </w:r>
      <w:r w:rsidR="009045A3">
        <w:rPr>
          <w:rFonts w:cs="Times New Roman PS MT"/>
          <w:bCs/>
          <w:szCs w:val="20"/>
        </w:rPr>
        <w:t>-Multiplier</w:t>
      </w:r>
      <w:r w:rsidR="009045A3" w:rsidRPr="00BC7581">
        <w:t xml:space="preserve"> of 0 </w:t>
      </w:r>
      <w:r w:rsidR="009045A3">
        <w:rPr>
          <w:rFonts w:cs="Times New Roman PS MT"/>
          <w:bCs/>
          <w:szCs w:val="20"/>
        </w:rPr>
        <w:t>(</w:t>
      </w:r>
      <w:r w:rsidR="009045A3" w:rsidRPr="00BC7581">
        <w:t xml:space="preserve">see </w:t>
      </w:r>
      <w:r w:rsidR="009045A3">
        <w:rPr>
          <w:rFonts w:cs="Times New Roman PS MT"/>
          <w:bCs/>
          <w:szCs w:val="20"/>
        </w:rPr>
        <w:t xml:space="preserve">Section </w:t>
      </w:r>
      <w:r w:rsidR="00C01685">
        <w:rPr>
          <w:rFonts w:cs="Times New Roman PS MT"/>
          <w:bCs/>
          <w:szCs w:val="20"/>
        </w:rPr>
        <w:fldChar w:fldCharType="begin"/>
      </w:r>
      <w:r w:rsidR="00C01685">
        <w:rPr>
          <w:rFonts w:cs="Times New Roman PS MT"/>
          <w:bCs/>
          <w:szCs w:val="20"/>
        </w:rPr>
        <w:instrText xml:space="preserve"> REF _Ref438200779 \w \h </w:instrText>
      </w:r>
      <w:r w:rsidR="00C01685">
        <w:rPr>
          <w:rFonts w:cs="Times New Roman PS MT"/>
          <w:bCs/>
          <w:szCs w:val="20"/>
        </w:rPr>
      </w:r>
      <w:r w:rsidR="00C01685">
        <w:rPr>
          <w:rFonts w:cs="Times New Roman PS MT"/>
          <w:bCs/>
          <w:szCs w:val="20"/>
        </w:rPr>
        <w:fldChar w:fldCharType="separate"/>
      </w:r>
      <w:r w:rsidR="0037258A">
        <w:rPr>
          <w:rFonts w:cs="Times New Roman PS MT"/>
          <w:bCs/>
          <w:szCs w:val="20"/>
        </w:rPr>
        <w:t>5.1.14.2.a.1</w:t>
      </w:r>
      <w:r w:rsidR="00C01685">
        <w:rPr>
          <w:rFonts w:cs="Times New Roman PS MT"/>
          <w:bCs/>
          <w:szCs w:val="20"/>
        </w:rPr>
        <w:fldChar w:fldCharType="end"/>
      </w:r>
      <w:r w:rsidR="009045A3">
        <w:rPr>
          <w:rFonts w:cs="Times New Roman PS MT"/>
          <w:bCs/>
          <w:szCs w:val="20"/>
        </w:rPr>
        <w:t>)</w:t>
      </w:r>
      <w:r w:rsidR="009045A3" w:rsidRPr="00BC7581">
        <w:t xml:space="preserve"> for its </w:t>
      </w:r>
      <w:r w:rsidR="009045A3">
        <w:rPr>
          <w:rFonts w:cs="Times New Roman PS MT"/>
          <w:bCs/>
          <w:szCs w:val="20"/>
        </w:rPr>
        <w:t>hot-water</w:t>
      </w:r>
      <w:r w:rsidR="009045A3" w:rsidRPr="00BC7581">
        <w:t xml:space="preserve"> reset </w:t>
      </w:r>
      <w:r w:rsidR="009045A3">
        <w:rPr>
          <w:rFonts w:cs="Times New Roman PS MT"/>
          <w:bCs/>
          <w:szCs w:val="20"/>
        </w:rPr>
        <w:t>T&amp;R</w:t>
      </w:r>
      <w:r w:rsidR="009045A3" w:rsidRPr="00BC7581">
        <w:t xml:space="preserve"> control loop, low</w:t>
      </w:r>
      <w:r w:rsidR="009045A3">
        <w:rPr>
          <w:rFonts w:cs="Times New Roman PS MT"/>
          <w:bCs/>
          <w:szCs w:val="20"/>
        </w:rPr>
        <w:t>-DAT</w:t>
      </w:r>
      <w:r w:rsidR="009045A3" w:rsidRPr="00BC7581">
        <w:t xml:space="preserve"> alarms shall be suppressed for that zone.</w:t>
      </w:r>
    </w:p>
    <w:p w14:paraId="51BFFDA5" w14:textId="31D27784" w:rsidR="00744AFB" w:rsidRDefault="00744AFB">
      <w:pPr>
        <w:pStyle w:val="Instrbox"/>
        <w:rPr>
          <w:ins w:id="3973" w:author="Reece Kiriu" w:date="2022-10-19T13:48:00Z"/>
        </w:rPr>
        <w:pPrChange w:id="3974" w:author="Reece Kiriu" w:date="2022-10-19T13:50:00Z">
          <w:pPr>
            <w:pStyle w:val="Heading5"/>
          </w:pPr>
        </w:pPrChange>
      </w:pPr>
      <w:ins w:id="3975" w:author="Reece Kiriu" w:date="2022-10-19T13:50:00Z">
        <w:r>
          <w:t xml:space="preserve">Delete the following two paragraphs if the heating </w:t>
        </w:r>
        <w:proofErr w:type="spellStart"/>
        <w:r>
          <w:t>coil</w:t>
        </w:r>
        <w:proofErr w:type="spellEnd"/>
        <w:r>
          <w:t xml:space="preserve"> is hot water.</w:t>
        </w:r>
      </w:ins>
    </w:p>
    <w:p w14:paraId="437F388C" w14:textId="0E97A2A2" w:rsidR="00744AFB" w:rsidRPr="00BC7581" w:rsidRDefault="00744AFB" w:rsidP="00744AFB">
      <w:pPr>
        <w:pStyle w:val="Heading5"/>
        <w:rPr>
          <w:ins w:id="3976" w:author="Reece Kiriu" w:date="2022-10-19T13:48:00Z"/>
        </w:rPr>
      </w:pPr>
      <w:ins w:id="3977" w:author="Reece Kiriu" w:date="2022-10-19T13:48:00Z">
        <w:r w:rsidRPr="00744AFB">
          <w:rPr>
            <w:rStyle w:val="Toggle"/>
          </w:rPr>
          <w:t xml:space="preserve">[EQUALS TERM_HT </w:t>
        </w:r>
        <w:proofErr w:type="gramStart"/>
        <w:r w:rsidRPr="00744AFB">
          <w:rPr>
            <w:rStyle w:val="Toggle"/>
          </w:rPr>
          <w:t>ELEC]</w:t>
        </w:r>
        <w:r>
          <w:rPr>
            <w:rStyle w:val="Toggle"/>
          </w:rPr>
          <w:t>If</w:t>
        </w:r>
        <w:proofErr w:type="gramEnd"/>
        <w:r>
          <w:rPr>
            <w:rStyle w:val="Toggle"/>
          </w:rPr>
          <w:t xml:space="preserve"> the DAT </w:t>
        </w:r>
        <w:r w:rsidRPr="00BC7581">
          <w:t xml:space="preserve">is </w:t>
        </w:r>
      </w:ins>
      <w:ins w:id="3978" w:author="Titus Ellison" w:date="2022-10-20T12:18:00Z">
        <w:r w:rsidR="00060E06" w:rsidRPr="00060E06">
          <w:rPr>
            <w:rStyle w:val="Toggle"/>
            <w:rPrChange w:id="3979" w:author="Titus Ellison" w:date="2022-10-20T12:18:00Z">
              <w:rPr/>
            </w:rPrChange>
          </w:rPr>
          <w:t>[UNITS [</w:t>
        </w:r>
      </w:ins>
      <w:ins w:id="3980" w:author="Reece Kiriu" w:date="2022-10-19T13:48:00Z">
        <w:r w:rsidRPr="00060E06">
          <w:rPr>
            <w:rStyle w:val="Toggle"/>
            <w:rPrChange w:id="3981" w:author="Titus Ellison" w:date="2022-10-20T12:18:00Z">
              <w:rPr/>
            </w:rPrChange>
          </w:rPr>
          <w:t>8.3°C</w:t>
        </w:r>
      </w:ins>
      <w:ins w:id="3982" w:author="Titus Ellison" w:date="2022-10-20T12:18:00Z">
        <w:r w:rsidR="00060E06" w:rsidRPr="00060E06">
          <w:rPr>
            <w:rStyle w:val="Toggle"/>
            <w:rPrChange w:id="3983" w:author="Titus Ellison" w:date="2022-10-20T12:18:00Z">
              <w:rPr/>
            </w:rPrChange>
          </w:rPr>
          <w:t>]</w:t>
        </w:r>
      </w:ins>
      <w:ins w:id="3984" w:author="Reece Kiriu" w:date="2022-10-19T13:48:00Z">
        <w:r w:rsidRPr="00060E06">
          <w:rPr>
            <w:rStyle w:val="Toggle"/>
            <w:rPrChange w:id="3985" w:author="Titus Ellison" w:date="2022-10-20T12:18:00Z">
              <w:rPr/>
            </w:rPrChange>
          </w:rPr>
          <w:t xml:space="preserve"> </w:t>
        </w:r>
      </w:ins>
      <w:ins w:id="3986" w:author="Titus Ellison" w:date="2022-10-20T12:18:00Z">
        <w:r w:rsidR="00060E06" w:rsidRPr="00060E06">
          <w:rPr>
            <w:rStyle w:val="Toggle"/>
            <w:rPrChange w:id="3987" w:author="Titus Ellison" w:date="2022-10-20T12:18:00Z">
              <w:rPr/>
            </w:rPrChange>
          </w:rPr>
          <w:t>[</w:t>
        </w:r>
      </w:ins>
      <w:ins w:id="3988" w:author="Reece Kiriu" w:date="2022-10-19T13:48:00Z">
        <w:del w:id="3989" w:author="Titus Ellison" w:date="2022-10-20T12:18:00Z">
          <w:r w:rsidRPr="00060E06" w:rsidDel="00060E06">
            <w:rPr>
              <w:rStyle w:val="Toggle"/>
              <w:rPrChange w:id="3990" w:author="Titus Ellison" w:date="2022-10-20T12:18:00Z">
                <w:rPr/>
              </w:rPrChange>
            </w:rPr>
            <w:delText>(</w:delText>
          </w:r>
        </w:del>
        <w:r w:rsidRPr="00060E06">
          <w:rPr>
            <w:rStyle w:val="Toggle"/>
            <w:rPrChange w:id="3991" w:author="Titus Ellison" w:date="2022-10-20T12:18:00Z">
              <w:rPr/>
            </w:rPrChange>
          </w:rPr>
          <w:t>15°F</w:t>
        </w:r>
      </w:ins>
      <w:ins w:id="3992" w:author="Titus Ellison" w:date="2022-10-20T12:18:00Z">
        <w:r w:rsidR="00060E06" w:rsidRPr="00060E06">
          <w:rPr>
            <w:rStyle w:val="Toggle"/>
            <w:rPrChange w:id="3993" w:author="Titus Ellison" w:date="2022-10-20T12:18:00Z">
              <w:rPr/>
            </w:rPrChange>
          </w:rPr>
          <w:t>]]</w:t>
        </w:r>
      </w:ins>
      <w:ins w:id="3994" w:author="Reece Kiriu" w:date="2022-10-19T13:48:00Z">
        <w:del w:id="3995" w:author="Titus Ellison" w:date="2022-10-20T12:18:00Z">
          <w:r w:rsidRPr="00BC7581" w:rsidDel="00060E06">
            <w:delText>)</w:delText>
          </w:r>
        </w:del>
        <w:r w:rsidRPr="00BC7581">
          <w:t xml:space="preserve"> less than </w:t>
        </w:r>
        <w:r>
          <w:rPr>
            <w:rFonts w:cs="Times New Roman PS MT"/>
            <w:bCs/>
            <w:szCs w:val="20"/>
          </w:rPr>
          <w:t>setpoint</w:t>
        </w:r>
        <w:r w:rsidRPr="00BC7581">
          <w:t xml:space="preserve"> for 10 minutes, generate a Level </w:t>
        </w:r>
        <w:r>
          <w:t>4</w:t>
        </w:r>
        <w:r w:rsidRPr="00BC7581">
          <w:t xml:space="preserve"> alarm. </w:t>
        </w:r>
      </w:ins>
    </w:p>
    <w:p w14:paraId="10E54921" w14:textId="20227D8B" w:rsidR="00744AFB" w:rsidRPr="00BC7581" w:rsidRDefault="00744AFB" w:rsidP="007C1423">
      <w:pPr>
        <w:pStyle w:val="Heading5"/>
      </w:pPr>
      <w:ins w:id="3996" w:author="Reece Kiriu" w:date="2022-10-19T13:49:00Z">
        <w:r w:rsidRPr="00744AFB">
          <w:rPr>
            <w:rStyle w:val="Toggle"/>
            <w:rPrChange w:id="3997" w:author="Reece Kiriu" w:date="2022-10-19T13:49:00Z">
              <w:rPr/>
            </w:rPrChange>
          </w:rPr>
          <w:t xml:space="preserve">[EQUALS TERM _HT </w:t>
        </w:r>
        <w:proofErr w:type="gramStart"/>
        <w:r w:rsidRPr="00744AFB">
          <w:rPr>
            <w:rStyle w:val="Toggle"/>
            <w:rPrChange w:id="3998" w:author="Reece Kiriu" w:date="2022-10-19T13:49:00Z">
              <w:rPr/>
            </w:rPrChange>
          </w:rPr>
          <w:t>ELEC]</w:t>
        </w:r>
        <w:r>
          <w:t>If</w:t>
        </w:r>
        <w:proofErr w:type="gramEnd"/>
        <w:r w:rsidRPr="00BC7581">
          <w:t xml:space="preserve"> the </w:t>
        </w:r>
        <w:r>
          <w:rPr>
            <w:rFonts w:cs="Times New Roman PS MT"/>
            <w:bCs/>
            <w:szCs w:val="20"/>
          </w:rPr>
          <w:t>DAT</w:t>
        </w:r>
        <w:r w:rsidRPr="00BC7581">
          <w:t xml:space="preserve"> is </w:t>
        </w:r>
      </w:ins>
      <w:ins w:id="3999" w:author="Titus Ellison" w:date="2022-10-20T12:18:00Z">
        <w:r w:rsidR="00060E06" w:rsidRPr="00060E06">
          <w:rPr>
            <w:rStyle w:val="Toggle"/>
            <w:rPrChange w:id="4000" w:author="Titus Ellison" w:date="2022-10-20T12:18:00Z">
              <w:rPr/>
            </w:rPrChange>
          </w:rPr>
          <w:t>[UNITS [</w:t>
        </w:r>
      </w:ins>
      <w:ins w:id="4001" w:author="Reece Kiriu" w:date="2022-10-19T13:49:00Z">
        <w:r w:rsidRPr="00060E06">
          <w:rPr>
            <w:rStyle w:val="Toggle"/>
            <w:rPrChange w:id="4002" w:author="Titus Ellison" w:date="2022-10-20T12:18:00Z">
              <w:rPr/>
            </w:rPrChange>
          </w:rPr>
          <w:t>17°C</w:t>
        </w:r>
      </w:ins>
      <w:ins w:id="4003" w:author="Titus Ellison" w:date="2022-10-20T12:18:00Z">
        <w:r w:rsidR="00060E06" w:rsidRPr="00060E06">
          <w:rPr>
            <w:rStyle w:val="Toggle"/>
            <w:rPrChange w:id="4004" w:author="Titus Ellison" w:date="2022-10-20T12:18:00Z">
              <w:rPr/>
            </w:rPrChange>
          </w:rPr>
          <w:t>]</w:t>
        </w:r>
      </w:ins>
      <w:ins w:id="4005" w:author="Reece Kiriu" w:date="2022-10-19T13:49:00Z">
        <w:r w:rsidRPr="00060E06">
          <w:rPr>
            <w:rStyle w:val="Toggle"/>
            <w:rPrChange w:id="4006" w:author="Titus Ellison" w:date="2022-10-20T12:18:00Z">
              <w:rPr/>
            </w:rPrChange>
          </w:rPr>
          <w:t xml:space="preserve"> </w:t>
        </w:r>
      </w:ins>
      <w:ins w:id="4007" w:author="Titus Ellison" w:date="2022-10-20T12:18:00Z">
        <w:r w:rsidR="00060E06" w:rsidRPr="00060E06">
          <w:rPr>
            <w:rStyle w:val="Toggle"/>
            <w:rPrChange w:id="4008" w:author="Titus Ellison" w:date="2022-10-20T12:18:00Z">
              <w:rPr/>
            </w:rPrChange>
          </w:rPr>
          <w:t>[</w:t>
        </w:r>
      </w:ins>
      <w:ins w:id="4009" w:author="Reece Kiriu" w:date="2022-10-19T13:49:00Z">
        <w:del w:id="4010" w:author="Titus Ellison" w:date="2022-10-20T12:18:00Z">
          <w:r w:rsidRPr="00060E06" w:rsidDel="00060E06">
            <w:rPr>
              <w:rStyle w:val="Toggle"/>
              <w:rPrChange w:id="4011" w:author="Titus Ellison" w:date="2022-10-20T12:18:00Z">
                <w:rPr/>
              </w:rPrChange>
            </w:rPr>
            <w:delText>(</w:delText>
          </w:r>
        </w:del>
        <w:r w:rsidRPr="00060E06">
          <w:rPr>
            <w:rStyle w:val="Toggle"/>
            <w:rPrChange w:id="4012" w:author="Titus Ellison" w:date="2022-10-20T12:18:00Z">
              <w:rPr/>
            </w:rPrChange>
          </w:rPr>
          <w:t>30°F</w:t>
        </w:r>
      </w:ins>
      <w:ins w:id="4013" w:author="Titus Ellison" w:date="2022-10-20T12:18:00Z">
        <w:r w:rsidR="00060E06" w:rsidRPr="00060E06">
          <w:rPr>
            <w:rStyle w:val="Toggle"/>
            <w:rPrChange w:id="4014" w:author="Titus Ellison" w:date="2022-10-20T12:18:00Z">
              <w:rPr/>
            </w:rPrChange>
          </w:rPr>
          <w:t>]]</w:t>
        </w:r>
      </w:ins>
      <w:ins w:id="4015" w:author="Reece Kiriu" w:date="2022-10-19T13:49:00Z">
        <w:del w:id="4016" w:author="Titus Ellison" w:date="2022-10-20T12:18:00Z">
          <w:r w:rsidRPr="00BC7581" w:rsidDel="00060E06">
            <w:delText>)</w:delText>
          </w:r>
        </w:del>
        <w:r w:rsidRPr="00BC7581">
          <w:t xml:space="preserve"> less than </w:t>
        </w:r>
        <w:r>
          <w:rPr>
            <w:rFonts w:cs="Times New Roman PS MT"/>
            <w:bCs/>
            <w:szCs w:val="20"/>
          </w:rPr>
          <w:t>setpoint</w:t>
        </w:r>
        <w:r w:rsidRPr="00BC7581">
          <w:t xml:space="preserve"> for 10 minutes, generate a Level </w:t>
        </w:r>
        <w:r>
          <w:t>3</w:t>
        </w:r>
        <w:r w:rsidRPr="00BC7581">
          <w:t xml:space="preserve"> alarm.</w:t>
        </w:r>
      </w:ins>
    </w:p>
    <w:p w14:paraId="2DDABCFA" w14:textId="33172375" w:rsidR="009045A3" w:rsidRPr="00BC7581" w:rsidRDefault="009045A3" w:rsidP="0087618D">
      <w:pPr>
        <w:pStyle w:val="Heading4"/>
      </w:pPr>
      <w:r w:rsidRPr="00BC7581">
        <w:t xml:space="preserve">Airflow </w:t>
      </w:r>
      <w:r w:rsidRPr="00B87A61">
        <w:rPr>
          <w:rFonts w:cs="Times New Roman PS MT"/>
          <w:szCs w:val="20"/>
        </w:rPr>
        <w:t>Sensor Calibration.</w:t>
      </w:r>
      <w:r w:rsidRPr="00BC7581">
        <w:t xml:space="preserve"> If the fan serving the zone </w:t>
      </w:r>
      <w:r w:rsidR="00582941">
        <w:t>is</w:t>
      </w:r>
      <w:r w:rsidRPr="00BC7581">
        <w:t xml:space="preserve"> </w:t>
      </w:r>
      <w:r w:rsidRPr="00B87A61">
        <w:rPr>
          <w:smallCaps/>
        </w:rPr>
        <w:t>off</w:t>
      </w:r>
      <w:r w:rsidRPr="00BC7581">
        <w:t xml:space="preserve"> and airflow sensor reading is above </w:t>
      </w:r>
      <w:r w:rsidR="00582941">
        <w:t xml:space="preserve">the larger of </w:t>
      </w:r>
      <w:r w:rsidRPr="00BC7581">
        <w:t xml:space="preserve">10% of the cooling maximum airflow </w:t>
      </w:r>
      <w:r w:rsidR="00D21A33">
        <w:rPr>
          <w:rFonts w:cs="Times New Roman PS MT"/>
          <w:bCs/>
          <w:szCs w:val="20"/>
        </w:rPr>
        <w:t>setpoint</w:t>
      </w:r>
      <w:r w:rsidR="00582941" w:rsidRPr="00B87A61">
        <w:rPr>
          <w:rFonts w:cs="Times New Roman PS MT"/>
          <w:bCs/>
          <w:szCs w:val="20"/>
        </w:rPr>
        <w:t xml:space="preserve"> or </w:t>
      </w:r>
      <w:ins w:id="4017" w:author="Reece Kiriu" w:date="2022-10-12T14:07:00Z">
        <w:r w:rsidR="00F15440" w:rsidRPr="00F15440">
          <w:rPr>
            <w:rStyle w:val="Toggle"/>
            <w:rPrChange w:id="4018" w:author="Reece Kiriu" w:date="2022-10-12T14:07:00Z">
              <w:rPr>
                <w:rFonts w:cs="Times New Roman PS MT"/>
                <w:bCs/>
                <w:szCs w:val="20"/>
              </w:rPr>
            </w:rPrChange>
          </w:rPr>
          <w:t>[</w:t>
        </w:r>
      </w:ins>
      <w:ins w:id="4019" w:author="Reece Kiriu" w:date="2022-10-12T14:06:00Z">
        <w:r w:rsidR="00F15440" w:rsidRPr="00F15440">
          <w:rPr>
            <w:rStyle w:val="Toggle"/>
            <w:rPrChange w:id="4020" w:author="Reece Kiriu" w:date="2022-10-12T14:07:00Z">
              <w:rPr>
                <w:rFonts w:cs="Times New Roman PS MT"/>
                <w:bCs/>
                <w:szCs w:val="20"/>
              </w:rPr>
            </w:rPrChange>
          </w:rPr>
          <w:t xml:space="preserve">UNITS [24 </w:t>
        </w:r>
      </w:ins>
      <w:ins w:id="4021" w:author="Reece Kiriu" w:date="2022-10-12T14:23:00Z">
        <w:del w:id="4022" w:author="Hwakong Cheng" w:date="2022-10-24T21:02:00Z">
          <w:r w:rsidR="004B48C2" w:rsidDel="00FB4E5C">
            <w:rPr>
              <w:rStyle w:val="Toggle"/>
            </w:rPr>
            <w:delText>l</w:delText>
          </w:r>
        </w:del>
      </w:ins>
      <w:ins w:id="4023" w:author="Hwakong Cheng" w:date="2022-10-24T21:02:00Z">
        <w:del w:id="4024" w:author="Titus Ellison" w:date="2022-11-03T16:22:00Z">
          <w:r w:rsidR="00FB4E5C" w:rsidDel="00FF541B">
            <w:rPr>
              <w:rStyle w:val="Toggle"/>
            </w:rPr>
            <w:delText>L</w:delText>
          </w:r>
        </w:del>
      </w:ins>
      <w:ins w:id="4025" w:author="Reece Kiriu" w:date="2022-10-12T14:07:00Z">
        <w:del w:id="4026" w:author="Titus Ellison" w:date="2022-11-03T16:22:00Z">
          <w:r w:rsidR="00F15440" w:rsidRPr="00F15440" w:rsidDel="00FF541B">
            <w:rPr>
              <w:rStyle w:val="Toggle"/>
              <w:rPrChange w:id="4027" w:author="Reece Kiriu" w:date="2022-10-12T14:07:00Z">
                <w:rPr>
                  <w:rFonts w:cs="Times New Roman PS MT"/>
                  <w:bCs/>
                  <w:szCs w:val="20"/>
                </w:rPr>
              </w:rPrChange>
            </w:rPr>
            <w:delText>/s</w:delText>
          </w:r>
        </w:del>
      </w:ins>
      <w:ins w:id="4028" w:author="Titus Ellison" w:date="2022-11-03T16:22:00Z">
        <w:r w:rsidR="00FF541B">
          <w:rPr>
            <w:rStyle w:val="Toggle"/>
          </w:rPr>
          <w:t>L/s</w:t>
        </w:r>
      </w:ins>
      <w:ins w:id="4029" w:author="Reece Kiriu" w:date="2022-10-12T14:07:00Z">
        <w:r w:rsidR="00F15440" w:rsidRPr="00F15440">
          <w:rPr>
            <w:rStyle w:val="Toggle"/>
            <w:rPrChange w:id="4030" w:author="Reece Kiriu" w:date="2022-10-12T14:07:00Z">
              <w:rPr>
                <w:rFonts w:cs="Times New Roman PS MT"/>
                <w:bCs/>
                <w:szCs w:val="20"/>
              </w:rPr>
            </w:rPrChange>
          </w:rPr>
          <w:t>] [</w:t>
        </w:r>
      </w:ins>
      <w:r w:rsidR="00582941" w:rsidRPr="00F15440">
        <w:rPr>
          <w:rStyle w:val="Toggle"/>
          <w:rPrChange w:id="4031" w:author="Reece Kiriu" w:date="2022-10-12T14:07:00Z">
            <w:rPr>
              <w:rFonts w:cs="Times New Roman PS MT"/>
              <w:bCs/>
              <w:szCs w:val="20"/>
            </w:rPr>
          </w:rPrChange>
        </w:rPr>
        <w:t>50 cfm</w:t>
      </w:r>
      <w:ins w:id="4032" w:author="Reece Kiriu" w:date="2022-10-12T14:07:00Z">
        <w:r w:rsidR="00F15440" w:rsidRPr="00F15440">
          <w:rPr>
            <w:rStyle w:val="Toggle"/>
            <w:rPrChange w:id="4033" w:author="Reece Kiriu" w:date="2022-10-12T14:07:00Z">
              <w:rPr>
                <w:rFonts w:cs="Times New Roman PS MT"/>
                <w:bCs/>
                <w:szCs w:val="20"/>
              </w:rPr>
            </w:rPrChange>
          </w:rPr>
          <w:t>]]</w:t>
        </w:r>
      </w:ins>
      <w:r w:rsidR="00582941" w:rsidRPr="00B87A61">
        <w:rPr>
          <w:rFonts w:cs="Times New Roman PS MT"/>
          <w:bCs/>
          <w:szCs w:val="20"/>
        </w:rPr>
        <w:t xml:space="preserve"> for 30 minutes</w:t>
      </w:r>
      <w:r w:rsidRPr="00BC7581">
        <w:t>, generate a Level 3 alarm.</w:t>
      </w:r>
    </w:p>
    <w:p w14:paraId="3B908B47" w14:textId="19B81021" w:rsidR="009045A3" w:rsidRPr="00BC7581" w:rsidRDefault="009045A3" w:rsidP="0087618D">
      <w:pPr>
        <w:pStyle w:val="Heading4"/>
      </w:pPr>
      <w:r w:rsidRPr="00BC7581">
        <w:t xml:space="preserve">Leaking </w:t>
      </w:r>
      <w:r w:rsidRPr="00B87A61">
        <w:rPr>
          <w:rFonts w:cs="Times New Roman PS MT"/>
          <w:szCs w:val="20"/>
        </w:rPr>
        <w:t>Damper.</w:t>
      </w:r>
      <w:r w:rsidRPr="00BC7581">
        <w:t xml:space="preserve"> If the damper position is 0</w:t>
      </w:r>
      <w:r w:rsidRPr="00B87A61">
        <w:rPr>
          <w:rFonts w:cs="Times New Roman PS MT"/>
          <w:bCs/>
          <w:szCs w:val="20"/>
        </w:rPr>
        <w:t>%,</w:t>
      </w:r>
      <w:r w:rsidRPr="00BC7581">
        <w:t xml:space="preserve"> and airflow sensor reading is above </w:t>
      </w:r>
      <w:r w:rsidR="00582941">
        <w:t xml:space="preserve">the larger of </w:t>
      </w:r>
      <w:r w:rsidRPr="00BC7581">
        <w:t xml:space="preserve">10% of the cooling maximum airflow </w:t>
      </w:r>
      <w:r w:rsidR="00D21A33">
        <w:rPr>
          <w:rFonts w:cs="Times New Roman PS MT"/>
          <w:bCs/>
          <w:szCs w:val="20"/>
        </w:rPr>
        <w:t>setpoint</w:t>
      </w:r>
      <w:r w:rsidRPr="00BC7581">
        <w:t xml:space="preserve"> </w:t>
      </w:r>
      <w:r w:rsidR="00582941">
        <w:t xml:space="preserve">or </w:t>
      </w:r>
      <w:ins w:id="4034" w:author="Reece Kiriu" w:date="2022-10-12T14:07:00Z">
        <w:r w:rsidR="00F15440" w:rsidRPr="00F15440">
          <w:rPr>
            <w:rStyle w:val="Toggle"/>
            <w:rPrChange w:id="4035" w:author="Reece Kiriu" w:date="2022-10-12T14:07:00Z">
              <w:rPr/>
            </w:rPrChange>
          </w:rPr>
          <w:t xml:space="preserve">[UNITS [24 </w:t>
        </w:r>
      </w:ins>
      <w:ins w:id="4036" w:author="Reece Kiriu" w:date="2022-10-12T14:23:00Z">
        <w:del w:id="4037" w:author="Hwakong Cheng" w:date="2022-10-24T21:02:00Z">
          <w:r w:rsidR="004B48C2" w:rsidDel="00FB4E5C">
            <w:rPr>
              <w:rStyle w:val="Toggle"/>
            </w:rPr>
            <w:delText>l</w:delText>
          </w:r>
        </w:del>
      </w:ins>
      <w:ins w:id="4038" w:author="Hwakong Cheng" w:date="2022-10-24T21:02:00Z">
        <w:del w:id="4039" w:author="Titus Ellison" w:date="2022-11-03T16:22:00Z">
          <w:r w:rsidR="00FB4E5C" w:rsidDel="00FF541B">
            <w:rPr>
              <w:rStyle w:val="Toggle"/>
            </w:rPr>
            <w:delText>L</w:delText>
          </w:r>
        </w:del>
      </w:ins>
      <w:ins w:id="4040" w:author="Reece Kiriu" w:date="2022-10-12T14:07:00Z">
        <w:del w:id="4041" w:author="Titus Ellison" w:date="2022-11-03T16:22:00Z">
          <w:r w:rsidR="00F15440" w:rsidRPr="00F15440" w:rsidDel="00FF541B">
            <w:rPr>
              <w:rStyle w:val="Toggle"/>
              <w:rPrChange w:id="4042" w:author="Reece Kiriu" w:date="2022-10-12T14:07:00Z">
                <w:rPr/>
              </w:rPrChange>
            </w:rPr>
            <w:delText>/s</w:delText>
          </w:r>
        </w:del>
      </w:ins>
      <w:ins w:id="4043" w:author="Titus Ellison" w:date="2022-11-03T16:22:00Z">
        <w:r w:rsidR="00FF541B">
          <w:rPr>
            <w:rStyle w:val="Toggle"/>
          </w:rPr>
          <w:t>L/s</w:t>
        </w:r>
      </w:ins>
      <w:ins w:id="4044" w:author="Reece Kiriu" w:date="2022-10-12T14:07:00Z">
        <w:r w:rsidR="00F15440" w:rsidRPr="00F15440">
          <w:rPr>
            <w:rStyle w:val="Toggle"/>
            <w:rPrChange w:id="4045" w:author="Reece Kiriu" w:date="2022-10-12T14:07:00Z">
              <w:rPr/>
            </w:rPrChange>
          </w:rPr>
          <w:t>] [</w:t>
        </w:r>
      </w:ins>
      <w:r w:rsidR="00582941" w:rsidRPr="00F15440">
        <w:rPr>
          <w:rStyle w:val="Toggle"/>
          <w:rPrChange w:id="4046" w:author="Reece Kiriu" w:date="2022-10-12T14:07:00Z">
            <w:rPr/>
          </w:rPrChange>
        </w:rPr>
        <w:t>50 cfm</w:t>
      </w:r>
      <w:ins w:id="4047" w:author="Reece Kiriu" w:date="2022-10-12T14:07:00Z">
        <w:r w:rsidR="00F15440" w:rsidRPr="00F15440">
          <w:rPr>
            <w:rStyle w:val="Toggle"/>
            <w:rPrChange w:id="4048" w:author="Reece Kiriu" w:date="2022-10-12T14:07:00Z">
              <w:rPr/>
            </w:rPrChange>
          </w:rPr>
          <w:t>]]</w:t>
        </w:r>
      </w:ins>
      <w:r w:rsidR="00582941">
        <w:t xml:space="preserve"> </w:t>
      </w:r>
      <w:r w:rsidRPr="00BC7581">
        <w:t xml:space="preserve">for 10 minutes while the fan serving the zone is proven </w:t>
      </w:r>
      <w:r w:rsidRPr="00B87A61">
        <w:rPr>
          <w:smallCaps/>
        </w:rPr>
        <w:t>on</w:t>
      </w:r>
      <w:r w:rsidRPr="00BC7581">
        <w:t>, generate a Level 4 alarm.</w:t>
      </w:r>
    </w:p>
    <w:p w14:paraId="5EF49739" w14:textId="77777777" w:rsidR="00582941" w:rsidRPr="00582941" w:rsidRDefault="00582941" w:rsidP="00582941">
      <w:pPr>
        <w:pStyle w:val="Infobox"/>
      </w:pPr>
      <w:r w:rsidRPr="00582941">
        <w:t xml:space="preserve">The constant value thresholds for the airflow sensor calibration and leaking damper alarms are a function of the transducer and A/D converter used to measure airflow.  The value used should be determined as the minimum accuracy of the transducer and A/D converter combination. </w:t>
      </w:r>
    </w:p>
    <w:p w14:paraId="333BEF12" w14:textId="1A54BB41" w:rsidR="009045A3" w:rsidRPr="00BC7581" w:rsidRDefault="00242904" w:rsidP="0087618D">
      <w:pPr>
        <w:pStyle w:val="Heading4"/>
      </w:pPr>
      <w:ins w:id="4049" w:author="Hwakong Cheng" w:date="2022-10-07T12:39:00Z">
        <w:r w:rsidRPr="004D4C28">
          <w:rPr>
            <w:rStyle w:val="Toggle"/>
            <w:rPrChange w:id="4050" w:author="Reece Kiriu" w:date="2022-10-19T13:34:00Z">
              <w:rPr/>
            </w:rPrChange>
          </w:rPr>
          <w:t>[</w:t>
        </w:r>
      </w:ins>
      <w:ins w:id="4051" w:author="Reece Kiriu" w:date="2022-10-19T13:34:00Z">
        <w:r w:rsidR="004D4C28" w:rsidRPr="004D4C28">
          <w:rPr>
            <w:rStyle w:val="Toggle"/>
          </w:rPr>
          <w:t>EQUAL</w:t>
        </w:r>
        <w:r w:rsidR="004D4C28">
          <w:rPr>
            <w:rStyle w:val="Toggle"/>
          </w:rPr>
          <w:t>S</w:t>
        </w:r>
        <w:r w:rsidR="004D4C28" w:rsidRPr="004D4C28">
          <w:rPr>
            <w:rStyle w:val="Toggle"/>
          </w:rPr>
          <w:t xml:space="preserve"> </w:t>
        </w:r>
      </w:ins>
      <w:ins w:id="4052" w:author="Reece Kiriu" w:date="2022-10-19T13:33:00Z">
        <w:r w:rsidR="004D4C28" w:rsidRPr="004D4C28">
          <w:rPr>
            <w:rStyle w:val="Toggle"/>
          </w:rPr>
          <w:t xml:space="preserve">TERM_HT </w:t>
        </w:r>
      </w:ins>
      <w:proofErr w:type="gramStart"/>
      <w:ins w:id="4053" w:author="Reece Kiriu" w:date="2022-10-19T13:34:00Z">
        <w:r w:rsidR="004D4C28" w:rsidRPr="004D4C28">
          <w:rPr>
            <w:rStyle w:val="Toggle"/>
          </w:rPr>
          <w:t>HW</w:t>
        </w:r>
      </w:ins>
      <w:ins w:id="4054" w:author="Hwakong Cheng" w:date="2022-10-07T12:39:00Z">
        <w:r w:rsidRPr="004D4C28">
          <w:rPr>
            <w:rStyle w:val="Toggle"/>
            <w:rPrChange w:id="4055" w:author="Reece Kiriu" w:date="2022-10-19T13:34:00Z">
              <w:rPr/>
            </w:rPrChange>
          </w:rPr>
          <w:t>]</w:t>
        </w:r>
      </w:ins>
      <w:r w:rsidR="009045A3" w:rsidRPr="00BC7581">
        <w:t>Leaking</w:t>
      </w:r>
      <w:proofErr w:type="gramEnd"/>
      <w:r w:rsidR="009045A3" w:rsidRPr="00BC7581">
        <w:t xml:space="preserve"> </w:t>
      </w:r>
      <w:r w:rsidR="009045A3" w:rsidRPr="00B87A61">
        <w:rPr>
          <w:rFonts w:cs="Times New Roman PS MT"/>
          <w:szCs w:val="20"/>
        </w:rPr>
        <w:t>Valve.</w:t>
      </w:r>
      <w:r w:rsidR="009045A3" w:rsidRPr="00BC7581">
        <w:t xml:space="preserve"> If the valve position is 0% for 15 minutes, </w:t>
      </w:r>
      <w:r w:rsidR="009045A3" w:rsidRPr="00B87A61">
        <w:rPr>
          <w:rFonts w:cs="Times New Roman PS MT"/>
          <w:bCs/>
          <w:szCs w:val="20"/>
        </w:rPr>
        <w:t>DAT</w:t>
      </w:r>
      <w:r w:rsidR="009045A3" w:rsidRPr="00BC7581">
        <w:t xml:space="preserve"> is above AHU SAT by </w:t>
      </w:r>
      <w:ins w:id="4056" w:author="Titus Ellison" w:date="2022-10-20T12:18:00Z">
        <w:r w:rsidR="00060E06" w:rsidRPr="00060E06">
          <w:rPr>
            <w:rStyle w:val="Toggle"/>
            <w:rPrChange w:id="4057" w:author="Titus Ellison" w:date="2022-10-20T12:18:00Z">
              <w:rPr/>
            </w:rPrChange>
          </w:rPr>
          <w:t>[UNITS [</w:t>
        </w:r>
      </w:ins>
      <w:r w:rsidR="009045A3" w:rsidRPr="00060E06">
        <w:rPr>
          <w:rStyle w:val="Toggle"/>
          <w:rPrChange w:id="4058" w:author="Titus Ellison" w:date="2022-10-20T12:18:00Z">
            <w:rPr/>
          </w:rPrChange>
        </w:rPr>
        <w:t>3°C</w:t>
      </w:r>
      <w:ins w:id="4059" w:author="Titus Ellison" w:date="2022-10-20T12:18:00Z">
        <w:r w:rsidR="00060E06" w:rsidRPr="00060E06">
          <w:rPr>
            <w:rStyle w:val="Toggle"/>
            <w:rPrChange w:id="4060" w:author="Titus Ellison" w:date="2022-10-20T12:18:00Z">
              <w:rPr/>
            </w:rPrChange>
          </w:rPr>
          <w:t>]</w:t>
        </w:r>
      </w:ins>
      <w:r w:rsidR="009045A3" w:rsidRPr="00060E06">
        <w:rPr>
          <w:rStyle w:val="Toggle"/>
          <w:rPrChange w:id="4061" w:author="Titus Ellison" w:date="2022-10-20T12:18:00Z">
            <w:rPr/>
          </w:rPrChange>
        </w:rPr>
        <w:t xml:space="preserve"> </w:t>
      </w:r>
      <w:ins w:id="4062" w:author="Titus Ellison" w:date="2022-10-20T12:18:00Z">
        <w:r w:rsidR="00060E06" w:rsidRPr="00060E06">
          <w:rPr>
            <w:rStyle w:val="Toggle"/>
            <w:rPrChange w:id="4063" w:author="Titus Ellison" w:date="2022-10-20T12:18:00Z">
              <w:rPr/>
            </w:rPrChange>
          </w:rPr>
          <w:t>[</w:t>
        </w:r>
      </w:ins>
      <w:del w:id="4064" w:author="Titus Ellison" w:date="2022-10-20T12:18:00Z">
        <w:r w:rsidR="009045A3" w:rsidRPr="00060E06" w:rsidDel="00060E06">
          <w:rPr>
            <w:rStyle w:val="Toggle"/>
            <w:rPrChange w:id="4065" w:author="Titus Ellison" w:date="2022-10-20T12:18:00Z">
              <w:rPr/>
            </w:rPrChange>
          </w:rPr>
          <w:delText>(</w:delText>
        </w:r>
      </w:del>
      <w:r w:rsidR="009045A3" w:rsidRPr="00060E06">
        <w:rPr>
          <w:rStyle w:val="Toggle"/>
          <w:rPrChange w:id="4066" w:author="Titus Ellison" w:date="2022-10-20T12:18:00Z">
            <w:rPr/>
          </w:rPrChange>
        </w:rPr>
        <w:t>5°F</w:t>
      </w:r>
      <w:ins w:id="4067" w:author="Titus Ellison" w:date="2022-10-20T12:18:00Z">
        <w:r w:rsidR="00060E06" w:rsidRPr="00060E06">
          <w:rPr>
            <w:rStyle w:val="Toggle"/>
            <w:rPrChange w:id="4068" w:author="Titus Ellison" w:date="2022-10-20T12:18:00Z">
              <w:rPr/>
            </w:rPrChange>
          </w:rPr>
          <w:t>]]</w:t>
        </w:r>
      </w:ins>
      <w:del w:id="4069" w:author="Titus Ellison" w:date="2022-10-20T12:18:00Z">
        <w:r w:rsidR="009045A3" w:rsidRPr="00BC7581" w:rsidDel="00060E06">
          <w:delText>)</w:delText>
        </w:r>
      </w:del>
      <w:r w:rsidR="009045A3" w:rsidRPr="00BC7581">
        <w:t xml:space="preserve">, and the fan serving the zone is proven </w:t>
      </w:r>
      <w:r w:rsidR="009045A3" w:rsidRPr="00B87A61">
        <w:rPr>
          <w:smallCaps/>
        </w:rPr>
        <w:t>on</w:t>
      </w:r>
      <w:r w:rsidR="009045A3" w:rsidRPr="00BC7581">
        <w:t>, generate a Level 4 alarm.</w:t>
      </w:r>
    </w:p>
    <w:p w14:paraId="1D4F5BEF" w14:textId="3DF292EF" w:rsidR="009045A3" w:rsidRPr="00BC7581" w:rsidRDefault="009045A3" w:rsidP="0087618D">
      <w:pPr>
        <w:pStyle w:val="Heading3"/>
      </w:pPr>
      <w:r w:rsidRPr="00BC7581">
        <w:t>Testing/Commissioning Overrides</w:t>
      </w:r>
      <w:r>
        <w:rPr>
          <w:rFonts w:cs="Times New Roman PS MT"/>
          <w:szCs w:val="20"/>
        </w:rPr>
        <w:t>.</w:t>
      </w:r>
      <w:r w:rsidRPr="00BC7581">
        <w:t xml:space="preserve"> Provide software switches that interlock to a system level point to</w:t>
      </w:r>
    </w:p>
    <w:p w14:paraId="0886A3DD" w14:textId="78B90019" w:rsidR="009045A3" w:rsidRPr="00BC7581" w:rsidRDefault="009045A3">
      <w:pPr>
        <w:pStyle w:val="Heading4"/>
        <w:pPrChange w:id="4070" w:author="Reece Kiriu" w:date="2022-12-07T11:37:00Z">
          <w:pPr>
            <w:pStyle w:val="Heading5"/>
          </w:pPr>
        </w:pPrChange>
      </w:pPr>
      <w:r>
        <w:lastRenderedPageBreak/>
        <w:t>force</w:t>
      </w:r>
      <w:r w:rsidRPr="00BC7581">
        <w:t xml:space="preserve"> zone airflow </w:t>
      </w:r>
      <w:r w:rsidR="00D21A33">
        <w:t>setpoint</w:t>
      </w:r>
      <w:r w:rsidRPr="00BC7581">
        <w:t xml:space="preserve"> to zero</w:t>
      </w:r>
      <w:r>
        <w:t>,</w:t>
      </w:r>
    </w:p>
    <w:p w14:paraId="30490611" w14:textId="47FC658B" w:rsidR="009045A3" w:rsidRPr="00BC7581" w:rsidRDefault="009045A3">
      <w:pPr>
        <w:pStyle w:val="Heading4"/>
        <w:pPrChange w:id="4071" w:author="Reece Kiriu" w:date="2022-12-07T11:37:00Z">
          <w:pPr>
            <w:pStyle w:val="Heading5"/>
          </w:pPr>
        </w:pPrChange>
      </w:pPr>
      <w:r>
        <w:t>force</w:t>
      </w:r>
      <w:r w:rsidRPr="00BC7581">
        <w:t xml:space="preserve"> zone airflow </w:t>
      </w:r>
      <w:r w:rsidR="00D21A33">
        <w:t>setpoint</w:t>
      </w:r>
      <w:r w:rsidRPr="00BC7581">
        <w:t xml:space="preserve"> to </w:t>
      </w:r>
      <w:proofErr w:type="spellStart"/>
      <w:r w:rsidRPr="00BC7581">
        <w:t>Vcool</w:t>
      </w:r>
      <w:proofErr w:type="spellEnd"/>
      <w:r w:rsidRPr="00BC7581">
        <w:t>-max</w:t>
      </w:r>
      <w:r>
        <w:t>,</w:t>
      </w:r>
    </w:p>
    <w:p w14:paraId="7C7A772A" w14:textId="2D7BB131" w:rsidR="009045A3" w:rsidRPr="00BC7581" w:rsidRDefault="009045A3">
      <w:pPr>
        <w:pStyle w:val="Heading4"/>
        <w:pPrChange w:id="4072" w:author="Reece Kiriu" w:date="2022-12-07T11:37:00Z">
          <w:pPr>
            <w:pStyle w:val="Heading5"/>
          </w:pPr>
        </w:pPrChange>
      </w:pPr>
      <w:r>
        <w:t>force</w:t>
      </w:r>
      <w:r w:rsidRPr="00BC7581">
        <w:t xml:space="preserve"> zone airflow </w:t>
      </w:r>
      <w:r w:rsidR="00D21A33">
        <w:t>setpoint</w:t>
      </w:r>
      <w:r w:rsidRPr="00BC7581">
        <w:t xml:space="preserve"> to </w:t>
      </w:r>
      <w:proofErr w:type="spellStart"/>
      <w:r w:rsidRPr="00BC7581">
        <w:t>Vmin</w:t>
      </w:r>
      <w:proofErr w:type="spellEnd"/>
      <w:r>
        <w:t>,</w:t>
      </w:r>
    </w:p>
    <w:p w14:paraId="013A80EB" w14:textId="041C92D4" w:rsidR="009045A3" w:rsidRPr="00BC7581" w:rsidRDefault="009045A3">
      <w:pPr>
        <w:pStyle w:val="Heading4"/>
        <w:pPrChange w:id="4073" w:author="Reece Kiriu" w:date="2022-12-07T11:37:00Z">
          <w:pPr>
            <w:pStyle w:val="Heading5"/>
          </w:pPr>
        </w:pPrChange>
      </w:pPr>
      <w:r>
        <w:t>force</w:t>
      </w:r>
      <w:r w:rsidRPr="00BC7581">
        <w:t xml:space="preserve"> zone airflow </w:t>
      </w:r>
      <w:r w:rsidR="00D21A33">
        <w:t>setpoint</w:t>
      </w:r>
      <w:r w:rsidRPr="00BC7581">
        <w:t xml:space="preserve"> to </w:t>
      </w:r>
      <w:proofErr w:type="spellStart"/>
      <w:r w:rsidRPr="00BC7581">
        <w:t>Vheat</w:t>
      </w:r>
      <w:proofErr w:type="spellEnd"/>
      <w:r w:rsidRPr="00BC7581">
        <w:t>-max</w:t>
      </w:r>
      <w:r>
        <w:t>,</w:t>
      </w:r>
    </w:p>
    <w:p w14:paraId="3C70782F" w14:textId="0536423F" w:rsidR="009045A3" w:rsidRPr="00BC7581" w:rsidRDefault="009045A3">
      <w:pPr>
        <w:pStyle w:val="Heading4"/>
        <w:pPrChange w:id="4074" w:author="Reece Kiriu" w:date="2022-12-07T11:37:00Z">
          <w:pPr>
            <w:pStyle w:val="Heading5"/>
          </w:pPr>
        </w:pPrChange>
      </w:pPr>
      <w:r>
        <w:t>force</w:t>
      </w:r>
      <w:r w:rsidRPr="00BC7581">
        <w:t xml:space="preserve"> damper full closed/open</w:t>
      </w:r>
      <w:r>
        <w:t>,</w:t>
      </w:r>
    </w:p>
    <w:p w14:paraId="41BF817C" w14:textId="1D76029E" w:rsidR="009045A3" w:rsidRPr="00BC7581" w:rsidRDefault="009045A3">
      <w:pPr>
        <w:pStyle w:val="Heading4"/>
        <w:pPrChange w:id="4075" w:author="Reece Kiriu" w:date="2022-12-07T11:37:00Z">
          <w:pPr>
            <w:pStyle w:val="Heading5"/>
          </w:pPr>
        </w:pPrChange>
      </w:pPr>
      <w:r>
        <w:t>force</w:t>
      </w:r>
      <w:r w:rsidRPr="00BC7581">
        <w:t xml:space="preserve"> heating to </w:t>
      </w:r>
      <w:r w:rsidRPr="00BC7581">
        <w:rPr>
          <w:smallCaps/>
        </w:rPr>
        <w:t>off</w:t>
      </w:r>
      <w:r w:rsidRPr="00BC7581">
        <w:t>/closed</w:t>
      </w:r>
      <w:r>
        <w:t>, and</w:t>
      </w:r>
    </w:p>
    <w:p w14:paraId="6AD75241" w14:textId="1FEBB0D6" w:rsidR="009045A3" w:rsidRPr="00BC7581" w:rsidRDefault="009045A3">
      <w:pPr>
        <w:pStyle w:val="Heading4"/>
        <w:pPrChange w:id="4076" w:author="Reece Kiriu" w:date="2022-12-07T11:37:00Z">
          <w:pPr>
            <w:pStyle w:val="Heading5"/>
          </w:pPr>
        </w:pPrChange>
      </w:pPr>
      <w:r>
        <w:t>reset</w:t>
      </w:r>
      <w:r w:rsidRPr="00BC7581">
        <w:t xml:space="preserve"> request-hours accumulator point to zero (provide one point for each reset type listed </w:t>
      </w:r>
      <w:r>
        <w:t>in the next section</w:t>
      </w:r>
      <w:r w:rsidRPr="00BC7581">
        <w:t>).</w:t>
      </w:r>
    </w:p>
    <w:p w14:paraId="617B6A24" w14:textId="7E7DBB28" w:rsidR="009045A3" w:rsidRPr="00D2199B" w:rsidRDefault="009045A3" w:rsidP="00B37EF3">
      <w:pPr>
        <w:pStyle w:val="Infobox"/>
      </w:pPr>
      <w:r w:rsidRPr="00BC7581">
        <w:t xml:space="preserve">Per </w:t>
      </w:r>
      <w:r>
        <w:rPr>
          <w:bCs/>
        </w:rPr>
        <w:t xml:space="preserve">Section </w:t>
      </w:r>
      <w:r w:rsidR="00291B2E">
        <w:rPr>
          <w:bCs/>
        </w:rPr>
        <w:fldChar w:fldCharType="begin"/>
      </w:r>
      <w:r w:rsidR="00291B2E">
        <w:rPr>
          <w:bCs/>
        </w:rPr>
        <w:instrText xml:space="preserve"> REF _Ref38822696 \r \h </w:instrText>
      </w:r>
      <w:r w:rsidR="00291B2E">
        <w:rPr>
          <w:bCs/>
        </w:rPr>
      </w:r>
      <w:r w:rsidR="00291B2E">
        <w:rPr>
          <w:bCs/>
        </w:rPr>
        <w:fldChar w:fldCharType="separate"/>
      </w:r>
      <w:r w:rsidR="0037258A">
        <w:rPr>
          <w:bCs/>
        </w:rPr>
        <w:t>5.1.11</w:t>
      </w:r>
      <w:r w:rsidR="00291B2E">
        <w:rPr>
          <w:bCs/>
        </w:rPr>
        <w:fldChar w:fldCharType="end"/>
      </w:r>
      <w:r>
        <w:rPr>
          <w:bCs/>
        </w:rPr>
        <w:t>,</w:t>
      </w:r>
      <w:r w:rsidRPr="00BC7581">
        <w:t xml:space="preserve"> all hardware points can be overridden through the BAS. Each of the </w:t>
      </w:r>
      <w:r w:rsidRPr="00D2199B">
        <w:t xml:space="preserve">following points is interlocked so that they can be overridden together at a zone-group level, per Section </w:t>
      </w:r>
      <w:r w:rsidR="00291B2E">
        <w:rPr>
          <w:bCs/>
        </w:rPr>
        <w:fldChar w:fldCharType="begin"/>
      </w:r>
      <w:r w:rsidR="00291B2E">
        <w:rPr>
          <w:bCs/>
        </w:rPr>
        <w:instrText xml:space="preserve"> REF _Ref438200825 \w \h </w:instrText>
      </w:r>
      <w:r w:rsidR="00291B2E">
        <w:rPr>
          <w:bCs/>
        </w:rPr>
      </w:r>
      <w:r w:rsidR="00291B2E">
        <w:rPr>
          <w:bCs/>
        </w:rPr>
        <w:fldChar w:fldCharType="separate"/>
      </w:r>
      <w:r w:rsidR="0037258A">
        <w:rPr>
          <w:bCs/>
        </w:rPr>
        <w:t>5.4.5</w:t>
      </w:r>
      <w:r w:rsidR="00291B2E">
        <w:rPr>
          <w:bCs/>
        </w:rPr>
        <w:fldChar w:fldCharType="end"/>
      </w:r>
      <w:r w:rsidRPr="00D2199B">
        <w:t>.</w:t>
      </w:r>
    </w:p>
    <w:p w14:paraId="56A3E1E2" w14:textId="15659364" w:rsidR="009045A3" w:rsidRPr="00D2199B" w:rsidRDefault="009045A3" w:rsidP="00B37EF3">
      <w:pPr>
        <w:pStyle w:val="Infobox"/>
      </w:pPr>
      <w:r w:rsidRPr="00D2199B">
        <w:t xml:space="preserve">For example, the </w:t>
      </w:r>
      <w:proofErr w:type="spellStart"/>
      <w:r w:rsidRPr="00D2199B">
        <w:t>CxA</w:t>
      </w:r>
      <w:proofErr w:type="spellEnd"/>
      <w:r w:rsidRPr="00D2199B">
        <w:t xml:space="preserve"> can check for leaking dampers by forcing all VAV boxes in a </w:t>
      </w:r>
      <w:r w:rsidR="00D21A33">
        <w:t>Zone Group</w:t>
      </w:r>
      <w:r w:rsidRPr="00D2199B">
        <w:t xml:space="preserve"> closed and then recording airflow at the AHU.</w:t>
      </w:r>
    </w:p>
    <w:p w14:paraId="3DF585E9" w14:textId="77777777" w:rsidR="009045A3" w:rsidRPr="00BC7581" w:rsidRDefault="009045A3" w:rsidP="0087618D">
      <w:pPr>
        <w:pStyle w:val="Heading3"/>
      </w:pPr>
      <w:r w:rsidRPr="00BC7581">
        <w:t>System Requests</w:t>
      </w:r>
    </w:p>
    <w:p w14:paraId="0F1F2167" w14:textId="77777777" w:rsidR="009045A3" w:rsidRPr="00BC7581" w:rsidRDefault="009045A3" w:rsidP="0087618D">
      <w:pPr>
        <w:pStyle w:val="Heading4"/>
      </w:pPr>
      <w:r w:rsidRPr="00BC7581">
        <w:t>Cooling SAT Reset Requests</w:t>
      </w:r>
    </w:p>
    <w:p w14:paraId="38511328" w14:textId="7CF5BBA2" w:rsidR="009045A3" w:rsidRPr="00BC7581" w:rsidRDefault="009045A3" w:rsidP="007C1423">
      <w:pPr>
        <w:pStyle w:val="Heading5"/>
      </w:pPr>
      <w:r w:rsidRPr="00BC7581">
        <w:t xml:space="preserve">If the zone temperature exceeds the zone’s cooling </w:t>
      </w:r>
      <w:r w:rsidR="00D21A33">
        <w:rPr>
          <w:rFonts w:cs="Times New Roman PS MT"/>
          <w:bCs/>
          <w:szCs w:val="20"/>
        </w:rPr>
        <w:t>setpoint</w:t>
      </w:r>
      <w:r w:rsidRPr="00BC7581">
        <w:t xml:space="preserve"> by </w:t>
      </w:r>
      <w:ins w:id="4077" w:author="Titus Ellison" w:date="2022-10-20T12:18:00Z">
        <w:r w:rsidR="00060E06" w:rsidRPr="00060E06">
          <w:rPr>
            <w:rStyle w:val="Toggle"/>
            <w:rPrChange w:id="4078" w:author="Titus Ellison" w:date="2022-10-20T12:19:00Z">
              <w:rPr/>
            </w:rPrChange>
          </w:rPr>
          <w:t>[UNITS [</w:t>
        </w:r>
      </w:ins>
      <w:r w:rsidRPr="00060E06">
        <w:rPr>
          <w:rStyle w:val="Toggle"/>
          <w:rPrChange w:id="4079" w:author="Titus Ellison" w:date="2022-10-20T12:19:00Z">
            <w:rPr/>
          </w:rPrChange>
        </w:rPr>
        <w:t>3°C</w:t>
      </w:r>
      <w:ins w:id="4080" w:author="Titus Ellison" w:date="2022-10-20T12:18:00Z">
        <w:r w:rsidR="00060E06" w:rsidRPr="00060E06">
          <w:rPr>
            <w:rStyle w:val="Toggle"/>
            <w:rPrChange w:id="4081" w:author="Titus Ellison" w:date="2022-10-20T12:19:00Z">
              <w:rPr/>
            </w:rPrChange>
          </w:rPr>
          <w:t>]</w:t>
        </w:r>
      </w:ins>
      <w:r w:rsidRPr="00060E06">
        <w:rPr>
          <w:rStyle w:val="Toggle"/>
          <w:rPrChange w:id="4082" w:author="Titus Ellison" w:date="2022-10-20T12:19:00Z">
            <w:rPr/>
          </w:rPrChange>
        </w:rPr>
        <w:t xml:space="preserve"> </w:t>
      </w:r>
      <w:ins w:id="4083" w:author="Titus Ellison" w:date="2022-10-20T12:18:00Z">
        <w:r w:rsidR="00060E06" w:rsidRPr="00060E06">
          <w:rPr>
            <w:rStyle w:val="Toggle"/>
            <w:rPrChange w:id="4084" w:author="Titus Ellison" w:date="2022-10-20T12:19:00Z">
              <w:rPr/>
            </w:rPrChange>
          </w:rPr>
          <w:t>[</w:t>
        </w:r>
      </w:ins>
      <w:del w:id="4085" w:author="Titus Ellison" w:date="2022-10-20T12:18:00Z">
        <w:r w:rsidRPr="00060E06" w:rsidDel="00060E06">
          <w:rPr>
            <w:rStyle w:val="Toggle"/>
            <w:rPrChange w:id="4086" w:author="Titus Ellison" w:date="2022-10-20T12:19:00Z">
              <w:rPr/>
            </w:rPrChange>
          </w:rPr>
          <w:delText>(</w:delText>
        </w:r>
      </w:del>
      <w:r w:rsidRPr="00060E06">
        <w:rPr>
          <w:rStyle w:val="Toggle"/>
          <w:rPrChange w:id="4087" w:author="Titus Ellison" w:date="2022-10-20T12:19:00Z">
            <w:rPr/>
          </w:rPrChange>
        </w:rPr>
        <w:t>5°F</w:t>
      </w:r>
      <w:ins w:id="4088" w:author="Titus Ellison" w:date="2022-10-20T12:18:00Z">
        <w:r w:rsidR="00060E06" w:rsidRPr="00060E06">
          <w:rPr>
            <w:rStyle w:val="Toggle"/>
            <w:rPrChange w:id="4089" w:author="Titus Ellison" w:date="2022-10-20T12:19:00Z">
              <w:rPr/>
            </w:rPrChange>
          </w:rPr>
          <w:t>]]</w:t>
        </w:r>
      </w:ins>
      <w:del w:id="4090" w:author="Titus Ellison" w:date="2022-10-20T12:18:00Z">
        <w:r w:rsidRPr="00BC7581" w:rsidDel="00060E06">
          <w:delText>)</w:delText>
        </w:r>
      </w:del>
      <w:r w:rsidRPr="00BC7581">
        <w:t xml:space="preserve"> for 2 minutes and after suppression period due to </w:t>
      </w:r>
      <w:r w:rsidR="00D21A33">
        <w:rPr>
          <w:rFonts w:cs="Times New Roman PS MT"/>
          <w:bCs/>
          <w:szCs w:val="20"/>
        </w:rPr>
        <w:t>setpoint</w:t>
      </w:r>
      <w:r w:rsidRPr="00BC7581">
        <w:t xml:space="preserve"> change per </w:t>
      </w:r>
      <w:r>
        <w:rPr>
          <w:rFonts w:cs="Times New Roman PS MT"/>
          <w:bCs/>
          <w:szCs w:val="20"/>
        </w:rPr>
        <w:t xml:space="preserve">Section </w:t>
      </w:r>
      <w:r w:rsidR="00CA5DFF">
        <w:rPr>
          <w:rFonts w:cs="Times New Roman PS MT"/>
          <w:bCs/>
          <w:szCs w:val="20"/>
        </w:rPr>
        <w:fldChar w:fldCharType="begin"/>
      </w:r>
      <w:r w:rsidR="00CA5DFF">
        <w:rPr>
          <w:rFonts w:cs="Times New Roman PS MT"/>
          <w:bCs/>
          <w:szCs w:val="20"/>
        </w:rPr>
        <w:instrText xml:space="preserve"> REF _Ref462144780 \w \h </w:instrText>
      </w:r>
      <w:r w:rsidR="00CA5DFF">
        <w:rPr>
          <w:rFonts w:cs="Times New Roman PS MT"/>
          <w:bCs/>
          <w:szCs w:val="20"/>
        </w:rPr>
      </w:r>
      <w:r w:rsidR="00CA5DFF">
        <w:rPr>
          <w:rFonts w:cs="Times New Roman PS MT"/>
          <w:bCs/>
          <w:szCs w:val="20"/>
        </w:rPr>
        <w:fldChar w:fldCharType="separate"/>
      </w:r>
      <w:r w:rsidR="0037258A">
        <w:rPr>
          <w:rFonts w:cs="Times New Roman PS MT"/>
          <w:bCs/>
          <w:szCs w:val="20"/>
        </w:rPr>
        <w:t>5.1.20</w:t>
      </w:r>
      <w:r w:rsidR="00CA5DFF">
        <w:rPr>
          <w:rFonts w:cs="Times New Roman PS MT"/>
          <w:bCs/>
          <w:szCs w:val="20"/>
        </w:rPr>
        <w:fldChar w:fldCharType="end"/>
      </w:r>
      <w:r>
        <w:rPr>
          <w:rFonts w:cs="Times New Roman PS MT"/>
          <w:bCs/>
          <w:szCs w:val="20"/>
        </w:rPr>
        <w:t>,</w:t>
      </w:r>
      <w:r w:rsidRPr="00BC7581">
        <w:t xml:space="preserve"> send 3 </w:t>
      </w:r>
      <w:r>
        <w:rPr>
          <w:rFonts w:cs="Times New Roman PS MT"/>
          <w:bCs/>
          <w:szCs w:val="20"/>
        </w:rPr>
        <w:t>requests.</w:t>
      </w:r>
    </w:p>
    <w:p w14:paraId="1958BBDA" w14:textId="52703037" w:rsidR="009045A3" w:rsidRPr="00BC7581" w:rsidRDefault="009045A3" w:rsidP="007C1423">
      <w:pPr>
        <w:pStyle w:val="Heading5"/>
      </w:pPr>
      <w:r w:rsidRPr="00BC7581">
        <w:t xml:space="preserve">Else if the zone temperature exceeds the zone’s cooling </w:t>
      </w:r>
      <w:r w:rsidR="00D21A33">
        <w:rPr>
          <w:rFonts w:cs="Times New Roman PS MT"/>
          <w:bCs/>
          <w:szCs w:val="20"/>
        </w:rPr>
        <w:t>setpoint</w:t>
      </w:r>
      <w:r w:rsidRPr="00BC7581">
        <w:t xml:space="preserve"> by </w:t>
      </w:r>
      <w:ins w:id="4091" w:author="Titus Ellison" w:date="2022-10-20T12:19:00Z">
        <w:r w:rsidR="00060E06" w:rsidRPr="00060E06">
          <w:rPr>
            <w:rStyle w:val="Toggle"/>
            <w:rPrChange w:id="4092" w:author="Titus Ellison" w:date="2022-10-20T12:19:00Z">
              <w:rPr/>
            </w:rPrChange>
          </w:rPr>
          <w:t>[UNITS [</w:t>
        </w:r>
      </w:ins>
      <w:r w:rsidRPr="00060E06">
        <w:rPr>
          <w:rStyle w:val="Toggle"/>
          <w:rPrChange w:id="4093" w:author="Titus Ellison" w:date="2022-10-20T12:19:00Z">
            <w:rPr/>
          </w:rPrChange>
        </w:rPr>
        <w:t>2°C</w:t>
      </w:r>
      <w:ins w:id="4094" w:author="Titus Ellison" w:date="2022-10-20T12:19:00Z">
        <w:r w:rsidR="00060E06" w:rsidRPr="00060E06">
          <w:rPr>
            <w:rStyle w:val="Toggle"/>
            <w:rPrChange w:id="4095" w:author="Titus Ellison" w:date="2022-10-20T12:19:00Z">
              <w:rPr/>
            </w:rPrChange>
          </w:rPr>
          <w:t>]</w:t>
        </w:r>
      </w:ins>
      <w:r w:rsidRPr="00060E06">
        <w:rPr>
          <w:rStyle w:val="Toggle"/>
          <w:rPrChange w:id="4096" w:author="Titus Ellison" w:date="2022-10-20T12:19:00Z">
            <w:rPr/>
          </w:rPrChange>
        </w:rPr>
        <w:t xml:space="preserve"> </w:t>
      </w:r>
      <w:ins w:id="4097" w:author="Titus Ellison" w:date="2022-10-20T12:19:00Z">
        <w:r w:rsidR="00060E06" w:rsidRPr="00060E06">
          <w:rPr>
            <w:rStyle w:val="Toggle"/>
            <w:rPrChange w:id="4098" w:author="Titus Ellison" w:date="2022-10-20T12:19:00Z">
              <w:rPr/>
            </w:rPrChange>
          </w:rPr>
          <w:t>[</w:t>
        </w:r>
      </w:ins>
      <w:del w:id="4099" w:author="Titus Ellison" w:date="2022-10-20T12:19:00Z">
        <w:r w:rsidRPr="00060E06" w:rsidDel="00060E06">
          <w:rPr>
            <w:rStyle w:val="Toggle"/>
            <w:rPrChange w:id="4100" w:author="Titus Ellison" w:date="2022-10-20T12:19:00Z">
              <w:rPr/>
            </w:rPrChange>
          </w:rPr>
          <w:delText>(</w:delText>
        </w:r>
      </w:del>
      <w:r w:rsidRPr="00060E06">
        <w:rPr>
          <w:rStyle w:val="Toggle"/>
          <w:rPrChange w:id="4101" w:author="Titus Ellison" w:date="2022-10-20T12:19:00Z">
            <w:rPr/>
          </w:rPrChange>
        </w:rPr>
        <w:t>3°F</w:t>
      </w:r>
      <w:ins w:id="4102" w:author="Titus Ellison" w:date="2022-10-20T12:19:00Z">
        <w:r w:rsidR="00060E06" w:rsidRPr="00060E06">
          <w:rPr>
            <w:rStyle w:val="Toggle"/>
            <w:rPrChange w:id="4103" w:author="Titus Ellison" w:date="2022-10-20T12:19:00Z">
              <w:rPr/>
            </w:rPrChange>
          </w:rPr>
          <w:t>]]</w:t>
        </w:r>
      </w:ins>
      <w:del w:id="4104" w:author="Titus Ellison" w:date="2022-10-20T12:19:00Z">
        <w:r w:rsidRPr="00BC7581" w:rsidDel="00060E06">
          <w:delText>)</w:delText>
        </w:r>
      </w:del>
      <w:r w:rsidRPr="00BC7581">
        <w:t xml:space="preserve"> for 2 minutes and after suppression period due to </w:t>
      </w:r>
      <w:r w:rsidR="00D21A33">
        <w:rPr>
          <w:rFonts w:cs="Times New Roman PS MT"/>
          <w:bCs/>
          <w:szCs w:val="20"/>
        </w:rPr>
        <w:t>setpoint</w:t>
      </w:r>
      <w:r w:rsidRPr="00BC7581">
        <w:t xml:space="preserve"> change per </w:t>
      </w:r>
      <w:r>
        <w:rPr>
          <w:rFonts w:cs="Times New Roman PS MT"/>
          <w:bCs/>
          <w:szCs w:val="20"/>
        </w:rPr>
        <w:t xml:space="preserve">Section </w:t>
      </w:r>
      <w:r w:rsidR="00CA5DFF">
        <w:rPr>
          <w:rFonts w:cs="Times New Roman PS MT"/>
          <w:bCs/>
          <w:szCs w:val="20"/>
        </w:rPr>
        <w:fldChar w:fldCharType="begin"/>
      </w:r>
      <w:r w:rsidR="00CA5DFF">
        <w:rPr>
          <w:rFonts w:cs="Times New Roman PS MT"/>
          <w:bCs/>
          <w:szCs w:val="20"/>
        </w:rPr>
        <w:instrText xml:space="preserve"> REF _Ref462144780 \w \h </w:instrText>
      </w:r>
      <w:r w:rsidR="00CA5DFF">
        <w:rPr>
          <w:rFonts w:cs="Times New Roman PS MT"/>
          <w:bCs/>
          <w:szCs w:val="20"/>
        </w:rPr>
      </w:r>
      <w:r w:rsidR="00CA5DFF">
        <w:rPr>
          <w:rFonts w:cs="Times New Roman PS MT"/>
          <w:bCs/>
          <w:szCs w:val="20"/>
        </w:rPr>
        <w:fldChar w:fldCharType="separate"/>
      </w:r>
      <w:r w:rsidR="0037258A">
        <w:rPr>
          <w:rFonts w:cs="Times New Roman PS MT"/>
          <w:bCs/>
          <w:szCs w:val="20"/>
        </w:rPr>
        <w:t>5.1.20</w:t>
      </w:r>
      <w:r w:rsidR="00CA5DFF">
        <w:rPr>
          <w:rFonts w:cs="Times New Roman PS MT"/>
          <w:bCs/>
          <w:szCs w:val="20"/>
        </w:rPr>
        <w:fldChar w:fldCharType="end"/>
      </w:r>
      <w:r>
        <w:rPr>
          <w:rFonts w:cs="Times New Roman PS MT"/>
          <w:bCs/>
          <w:szCs w:val="20"/>
        </w:rPr>
        <w:t>,</w:t>
      </w:r>
      <w:r w:rsidRPr="00BC7581">
        <w:t xml:space="preserve"> send 2 </w:t>
      </w:r>
      <w:r>
        <w:rPr>
          <w:rFonts w:cs="Times New Roman PS MT"/>
          <w:bCs/>
          <w:szCs w:val="20"/>
        </w:rPr>
        <w:t>requests.</w:t>
      </w:r>
      <w:r w:rsidRPr="00BC7581">
        <w:t xml:space="preserve"> </w:t>
      </w:r>
    </w:p>
    <w:p w14:paraId="7C2B5742" w14:textId="4DA17682" w:rsidR="009045A3" w:rsidRPr="00BC7581" w:rsidRDefault="009045A3" w:rsidP="007C1423">
      <w:pPr>
        <w:pStyle w:val="Heading5"/>
      </w:pPr>
      <w:r w:rsidRPr="00BC7581">
        <w:t xml:space="preserve">Else if the </w:t>
      </w:r>
      <w:r w:rsidR="005474F7">
        <w:rPr>
          <w:rFonts w:cs="Times New Roman PS MT"/>
          <w:bCs/>
          <w:szCs w:val="20"/>
        </w:rPr>
        <w:t>Cooling Loop</w:t>
      </w:r>
      <w:r w:rsidRPr="00BC7581">
        <w:t xml:space="preserve"> is greater than 95%, send 1 </w:t>
      </w:r>
      <w:r>
        <w:rPr>
          <w:rFonts w:cs="Times New Roman PS MT"/>
          <w:bCs/>
          <w:szCs w:val="20"/>
        </w:rPr>
        <w:t>request</w:t>
      </w:r>
      <w:r w:rsidRPr="00BC7581">
        <w:t xml:space="preserve"> until the </w:t>
      </w:r>
      <w:r w:rsidR="005474F7">
        <w:rPr>
          <w:rFonts w:cs="Times New Roman PS MT"/>
          <w:bCs/>
          <w:szCs w:val="20"/>
        </w:rPr>
        <w:t>Cooling Loop</w:t>
      </w:r>
      <w:r w:rsidRPr="00BC7581">
        <w:t xml:space="preserve"> is less than 85</w:t>
      </w:r>
      <w:r>
        <w:rPr>
          <w:rFonts w:cs="Times New Roman PS MT"/>
          <w:bCs/>
          <w:szCs w:val="20"/>
        </w:rPr>
        <w:t>%.</w:t>
      </w:r>
    </w:p>
    <w:p w14:paraId="25BF809B" w14:textId="77A87E4E" w:rsidR="009045A3" w:rsidRPr="00BC7581" w:rsidRDefault="009045A3" w:rsidP="007C1423">
      <w:pPr>
        <w:pStyle w:val="Heading5"/>
      </w:pPr>
      <w:r w:rsidRPr="00BC7581">
        <w:t xml:space="preserve">Else if the </w:t>
      </w:r>
      <w:r w:rsidR="005474F7">
        <w:rPr>
          <w:rFonts w:cs="Times New Roman PS MT"/>
          <w:bCs/>
          <w:szCs w:val="20"/>
        </w:rPr>
        <w:t>Cooling Loop</w:t>
      </w:r>
      <w:r w:rsidRPr="00BC7581">
        <w:t xml:space="preserve"> is less than 95%, send 0 </w:t>
      </w:r>
      <w:r>
        <w:rPr>
          <w:rFonts w:cs="Times New Roman PS MT"/>
          <w:bCs/>
          <w:szCs w:val="20"/>
        </w:rPr>
        <w:t>requests.</w:t>
      </w:r>
    </w:p>
    <w:p w14:paraId="3EB57713" w14:textId="77777777" w:rsidR="009045A3" w:rsidRPr="00BC7581" w:rsidRDefault="009045A3" w:rsidP="0087618D">
      <w:pPr>
        <w:pStyle w:val="Heading4"/>
      </w:pPr>
      <w:r w:rsidRPr="00BC7581">
        <w:t>Static Pressure Reset Requests</w:t>
      </w:r>
    </w:p>
    <w:p w14:paraId="52A5F9A7" w14:textId="233B7E51" w:rsidR="009045A3" w:rsidRPr="00BC7581" w:rsidRDefault="009045A3" w:rsidP="007C1423">
      <w:pPr>
        <w:pStyle w:val="Heading5"/>
      </w:pPr>
      <w:r w:rsidRPr="00BC7581">
        <w:t xml:space="preserve">If the measured airflow is less than 50% of </w:t>
      </w:r>
      <w:r w:rsidR="00D21A33">
        <w:rPr>
          <w:rFonts w:cs="Times New Roman PS MT"/>
          <w:bCs/>
          <w:szCs w:val="20"/>
        </w:rPr>
        <w:t>setpoint</w:t>
      </w:r>
      <w:r w:rsidRPr="00BC7581">
        <w:t xml:space="preserve"> while </w:t>
      </w:r>
      <w:r w:rsidR="00D21A33">
        <w:rPr>
          <w:rFonts w:cs="Times New Roman PS MT"/>
          <w:bCs/>
          <w:szCs w:val="20"/>
        </w:rPr>
        <w:t>setpoint</w:t>
      </w:r>
      <w:r w:rsidRPr="00BC7581">
        <w:t xml:space="preserve"> is greater than zero and the damper position is greater than 95% for 1 minute, send 3 </w:t>
      </w:r>
      <w:r>
        <w:rPr>
          <w:rFonts w:cs="Times New Roman PS MT"/>
          <w:bCs/>
          <w:szCs w:val="20"/>
        </w:rPr>
        <w:t>requests.</w:t>
      </w:r>
    </w:p>
    <w:p w14:paraId="44676F22" w14:textId="7AC767D5" w:rsidR="009045A3" w:rsidRPr="00BC7581" w:rsidRDefault="009045A3" w:rsidP="007C1423">
      <w:pPr>
        <w:pStyle w:val="Heading5"/>
      </w:pPr>
      <w:r w:rsidRPr="00BC7581">
        <w:t xml:space="preserve">Else if the measured airflow is less than 70% of </w:t>
      </w:r>
      <w:r w:rsidR="00D21A33">
        <w:rPr>
          <w:rFonts w:cs="Times New Roman PS MT"/>
          <w:bCs/>
          <w:szCs w:val="20"/>
        </w:rPr>
        <w:t>setpoint</w:t>
      </w:r>
      <w:r w:rsidRPr="00BC7581">
        <w:t xml:space="preserve"> while </w:t>
      </w:r>
      <w:r w:rsidR="00D21A33">
        <w:rPr>
          <w:rFonts w:cs="Times New Roman PS MT"/>
          <w:bCs/>
          <w:szCs w:val="20"/>
        </w:rPr>
        <w:t>setpoint</w:t>
      </w:r>
      <w:r w:rsidRPr="00BC7581">
        <w:t xml:space="preserve"> is greater than zero and the damper position is greater than 95% for 1 minute, send 2 </w:t>
      </w:r>
      <w:r>
        <w:rPr>
          <w:rFonts w:cs="Times New Roman PS MT"/>
          <w:bCs/>
          <w:szCs w:val="20"/>
        </w:rPr>
        <w:t>requests.</w:t>
      </w:r>
    </w:p>
    <w:p w14:paraId="4F1F41AB" w14:textId="26960D74" w:rsidR="009045A3" w:rsidRPr="00BC7581" w:rsidRDefault="009045A3" w:rsidP="007C1423">
      <w:pPr>
        <w:pStyle w:val="Heading5"/>
      </w:pPr>
      <w:r w:rsidRPr="00BC7581">
        <w:t xml:space="preserve">Else if the damper position is greater than 95%, send 1 </w:t>
      </w:r>
      <w:r>
        <w:rPr>
          <w:rFonts w:cs="Times New Roman PS MT"/>
          <w:bCs/>
          <w:szCs w:val="20"/>
        </w:rPr>
        <w:t>request</w:t>
      </w:r>
      <w:r w:rsidRPr="00BC7581">
        <w:t xml:space="preserve"> until the damper position is less than 85</w:t>
      </w:r>
      <w:r>
        <w:rPr>
          <w:rFonts w:cs="Times New Roman PS MT"/>
          <w:bCs/>
          <w:szCs w:val="20"/>
        </w:rPr>
        <w:t>%.</w:t>
      </w:r>
    </w:p>
    <w:p w14:paraId="7D27208C" w14:textId="658EF4C1" w:rsidR="009045A3" w:rsidRPr="00BC7581" w:rsidRDefault="009045A3" w:rsidP="007C1423">
      <w:pPr>
        <w:pStyle w:val="Heading5"/>
      </w:pPr>
      <w:r w:rsidRPr="00BC7581">
        <w:t xml:space="preserve">Else if the damper position is less than 95%, send 0 </w:t>
      </w:r>
      <w:r>
        <w:rPr>
          <w:rFonts w:cs="Times New Roman PS MT"/>
          <w:bCs/>
          <w:szCs w:val="20"/>
        </w:rPr>
        <w:t>requests.</w:t>
      </w:r>
    </w:p>
    <w:p w14:paraId="61189C7C" w14:textId="396606D4" w:rsidR="009045A3" w:rsidRPr="00BC7581" w:rsidRDefault="00242904" w:rsidP="0087618D">
      <w:pPr>
        <w:pStyle w:val="Heading4"/>
      </w:pPr>
      <w:ins w:id="4105" w:author="Hwakong Cheng" w:date="2022-10-07T12:40:00Z">
        <w:r w:rsidRPr="00DC5BE1">
          <w:rPr>
            <w:rStyle w:val="Toggle"/>
            <w:rPrChange w:id="4106" w:author="Hwakong Cheng" w:date="2022-10-07T14:41:00Z">
              <w:rPr/>
            </w:rPrChange>
          </w:rPr>
          <w:t>[</w:t>
        </w:r>
      </w:ins>
      <w:ins w:id="4107" w:author="Reece Kiriu" w:date="2022-10-19T13:42:00Z">
        <w:r w:rsidR="00AA36B6">
          <w:rPr>
            <w:rStyle w:val="Toggle"/>
          </w:rPr>
          <w:t>EQUALS TERM_HT HW</w:t>
        </w:r>
      </w:ins>
      <w:ins w:id="4108" w:author="Hwakong Cheng" w:date="2022-10-07T12:40:00Z">
        <w:r w:rsidRPr="00DC5BE1">
          <w:rPr>
            <w:rStyle w:val="Toggle"/>
            <w:rPrChange w:id="4109" w:author="Hwakong Cheng" w:date="2022-10-07T14:41:00Z">
              <w:rPr/>
            </w:rPrChange>
          </w:rPr>
          <w:t>]</w:t>
        </w:r>
      </w:ins>
      <w:del w:id="4110" w:author="Reece Kiriu" w:date="2022-10-19T13:43:00Z">
        <w:r w:rsidR="009045A3" w:rsidRPr="00BC7581" w:rsidDel="00AA36B6">
          <w:delText xml:space="preserve">If </w:delText>
        </w:r>
        <w:r w:rsidR="009045A3" w:rsidRPr="00B87A61" w:rsidDel="00AA36B6">
          <w:rPr>
            <w:rFonts w:cs="Times New Roman PS MT"/>
            <w:szCs w:val="20"/>
          </w:rPr>
          <w:delText>There Is</w:delText>
        </w:r>
        <w:r w:rsidR="009045A3" w:rsidRPr="00BC7581" w:rsidDel="00AA36B6">
          <w:delText xml:space="preserve"> a Hot</w:delText>
        </w:r>
        <w:r w:rsidR="009045A3" w:rsidRPr="00B87A61" w:rsidDel="00AA36B6">
          <w:rPr>
            <w:rFonts w:cs="Times New Roman PS MT"/>
            <w:szCs w:val="20"/>
          </w:rPr>
          <w:delText xml:space="preserve">-Water Coil, </w:delText>
        </w:r>
      </w:del>
      <w:r w:rsidR="009045A3" w:rsidRPr="00B87A61">
        <w:rPr>
          <w:rFonts w:cs="Times New Roman PS MT"/>
          <w:szCs w:val="20"/>
        </w:rPr>
        <w:t>Hot-</w:t>
      </w:r>
      <w:r w:rsidR="009045A3" w:rsidRPr="00BC7581">
        <w:t>Water Reset Requests</w:t>
      </w:r>
    </w:p>
    <w:p w14:paraId="0838242E" w14:textId="368986B5" w:rsidR="009045A3" w:rsidRPr="00BC7581" w:rsidRDefault="009045A3" w:rsidP="007C1423">
      <w:pPr>
        <w:pStyle w:val="Heading5"/>
      </w:pPr>
      <w:r w:rsidRPr="00BC7581">
        <w:t xml:space="preserve">If the </w:t>
      </w:r>
      <w:r>
        <w:rPr>
          <w:rFonts w:cs="Times New Roman PS MT"/>
          <w:bCs/>
          <w:szCs w:val="20"/>
        </w:rPr>
        <w:t>DAT</w:t>
      </w:r>
      <w:r w:rsidRPr="00BC7581">
        <w:t xml:space="preserve"> is </w:t>
      </w:r>
      <w:ins w:id="4111" w:author="Titus Ellison" w:date="2022-10-20T12:19:00Z">
        <w:r w:rsidR="00060E06" w:rsidRPr="00060E06">
          <w:rPr>
            <w:rStyle w:val="Toggle"/>
            <w:rPrChange w:id="4112" w:author="Titus Ellison" w:date="2022-10-20T12:19:00Z">
              <w:rPr/>
            </w:rPrChange>
          </w:rPr>
          <w:t>[UNITS [</w:t>
        </w:r>
      </w:ins>
      <w:r w:rsidRPr="00060E06">
        <w:rPr>
          <w:rStyle w:val="Toggle"/>
          <w:rPrChange w:id="4113" w:author="Titus Ellison" w:date="2022-10-20T12:19:00Z">
            <w:rPr/>
          </w:rPrChange>
        </w:rPr>
        <w:t>17°C</w:t>
      </w:r>
      <w:ins w:id="4114" w:author="Titus Ellison" w:date="2022-10-20T12:19:00Z">
        <w:r w:rsidR="00060E06" w:rsidRPr="00060E06">
          <w:rPr>
            <w:rStyle w:val="Toggle"/>
            <w:rPrChange w:id="4115" w:author="Titus Ellison" w:date="2022-10-20T12:19:00Z">
              <w:rPr/>
            </w:rPrChange>
          </w:rPr>
          <w:t>]</w:t>
        </w:r>
      </w:ins>
      <w:r w:rsidRPr="00060E06">
        <w:rPr>
          <w:rStyle w:val="Toggle"/>
          <w:rPrChange w:id="4116" w:author="Titus Ellison" w:date="2022-10-20T12:19:00Z">
            <w:rPr/>
          </w:rPrChange>
        </w:rPr>
        <w:t xml:space="preserve"> </w:t>
      </w:r>
      <w:ins w:id="4117" w:author="Titus Ellison" w:date="2022-10-20T12:19:00Z">
        <w:r w:rsidR="00060E06" w:rsidRPr="00060E06">
          <w:rPr>
            <w:rStyle w:val="Toggle"/>
            <w:rPrChange w:id="4118" w:author="Titus Ellison" w:date="2022-10-20T12:19:00Z">
              <w:rPr/>
            </w:rPrChange>
          </w:rPr>
          <w:t>[</w:t>
        </w:r>
      </w:ins>
      <w:del w:id="4119" w:author="Titus Ellison" w:date="2022-10-20T12:19:00Z">
        <w:r w:rsidRPr="00060E06" w:rsidDel="00060E06">
          <w:rPr>
            <w:rStyle w:val="Toggle"/>
            <w:rPrChange w:id="4120" w:author="Titus Ellison" w:date="2022-10-20T12:19:00Z">
              <w:rPr/>
            </w:rPrChange>
          </w:rPr>
          <w:delText>(</w:delText>
        </w:r>
      </w:del>
      <w:r w:rsidRPr="00060E06">
        <w:rPr>
          <w:rStyle w:val="Toggle"/>
          <w:rPrChange w:id="4121" w:author="Titus Ellison" w:date="2022-10-20T12:19:00Z">
            <w:rPr/>
          </w:rPrChange>
        </w:rPr>
        <w:t>30°F</w:t>
      </w:r>
      <w:ins w:id="4122" w:author="Titus Ellison" w:date="2022-10-20T12:19:00Z">
        <w:r w:rsidR="00060E06" w:rsidRPr="00060E06">
          <w:rPr>
            <w:rStyle w:val="Toggle"/>
            <w:rPrChange w:id="4123" w:author="Titus Ellison" w:date="2022-10-20T12:19:00Z">
              <w:rPr/>
            </w:rPrChange>
          </w:rPr>
          <w:t>]]</w:t>
        </w:r>
      </w:ins>
      <w:del w:id="4124" w:author="Titus Ellison" w:date="2022-10-20T12:19:00Z">
        <w:r w:rsidRPr="00BC7581" w:rsidDel="00060E06">
          <w:delText>)</w:delText>
        </w:r>
      </w:del>
      <w:r w:rsidRPr="00BC7581">
        <w:t xml:space="preserve"> less than </w:t>
      </w:r>
      <w:r w:rsidR="00D21A33">
        <w:rPr>
          <w:rFonts w:cs="Times New Roman PS MT"/>
          <w:bCs/>
          <w:szCs w:val="20"/>
        </w:rPr>
        <w:t>setpoint</w:t>
      </w:r>
      <w:r w:rsidRPr="00BC7581">
        <w:t xml:space="preserve"> for 5 minutes, send 3 </w:t>
      </w:r>
      <w:r>
        <w:rPr>
          <w:rFonts w:cs="Times New Roman PS MT"/>
          <w:bCs/>
          <w:szCs w:val="20"/>
        </w:rPr>
        <w:t>requests.</w:t>
      </w:r>
    </w:p>
    <w:p w14:paraId="6CD0B819" w14:textId="247C6EA5" w:rsidR="009045A3" w:rsidRPr="00BC7581" w:rsidRDefault="009045A3" w:rsidP="007C1423">
      <w:pPr>
        <w:pStyle w:val="Heading5"/>
      </w:pPr>
      <w:r w:rsidRPr="00BC7581">
        <w:t xml:space="preserve">Else if the </w:t>
      </w:r>
      <w:r>
        <w:rPr>
          <w:rFonts w:cs="Times New Roman PS MT"/>
          <w:bCs/>
          <w:szCs w:val="20"/>
        </w:rPr>
        <w:t>DAT</w:t>
      </w:r>
      <w:r w:rsidRPr="00BC7581">
        <w:t xml:space="preserve"> is </w:t>
      </w:r>
      <w:ins w:id="4125" w:author="Titus Ellison" w:date="2022-10-20T12:19:00Z">
        <w:r w:rsidR="00060E06" w:rsidRPr="00060E06">
          <w:rPr>
            <w:rStyle w:val="Toggle"/>
            <w:rPrChange w:id="4126" w:author="Titus Ellison" w:date="2022-10-20T12:19:00Z">
              <w:rPr/>
            </w:rPrChange>
          </w:rPr>
          <w:t>[UNITS [</w:t>
        </w:r>
      </w:ins>
      <w:r w:rsidRPr="00060E06">
        <w:rPr>
          <w:rStyle w:val="Toggle"/>
          <w:rPrChange w:id="4127" w:author="Titus Ellison" w:date="2022-10-20T12:19:00Z">
            <w:rPr/>
          </w:rPrChange>
        </w:rPr>
        <w:t>8°C</w:t>
      </w:r>
      <w:ins w:id="4128" w:author="Titus Ellison" w:date="2022-10-20T12:19:00Z">
        <w:r w:rsidR="00060E06" w:rsidRPr="00060E06">
          <w:rPr>
            <w:rStyle w:val="Toggle"/>
            <w:rPrChange w:id="4129" w:author="Titus Ellison" w:date="2022-10-20T12:19:00Z">
              <w:rPr/>
            </w:rPrChange>
          </w:rPr>
          <w:t>]</w:t>
        </w:r>
      </w:ins>
      <w:r w:rsidRPr="00060E06">
        <w:rPr>
          <w:rStyle w:val="Toggle"/>
          <w:rPrChange w:id="4130" w:author="Titus Ellison" w:date="2022-10-20T12:19:00Z">
            <w:rPr/>
          </w:rPrChange>
        </w:rPr>
        <w:t xml:space="preserve"> </w:t>
      </w:r>
      <w:ins w:id="4131" w:author="Titus Ellison" w:date="2022-10-20T12:19:00Z">
        <w:r w:rsidR="00060E06" w:rsidRPr="00060E06">
          <w:rPr>
            <w:rStyle w:val="Toggle"/>
            <w:rPrChange w:id="4132" w:author="Titus Ellison" w:date="2022-10-20T12:19:00Z">
              <w:rPr/>
            </w:rPrChange>
          </w:rPr>
          <w:t>[</w:t>
        </w:r>
      </w:ins>
      <w:del w:id="4133" w:author="Titus Ellison" w:date="2022-10-20T12:19:00Z">
        <w:r w:rsidRPr="00060E06" w:rsidDel="00060E06">
          <w:rPr>
            <w:rStyle w:val="Toggle"/>
            <w:rPrChange w:id="4134" w:author="Titus Ellison" w:date="2022-10-20T12:19:00Z">
              <w:rPr/>
            </w:rPrChange>
          </w:rPr>
          <w:delText>(</w:delText>
        </w:r>
      </w:del>
      <w:r w:rsidRPr="00060E06">
        <w:rPr>
          <w:rStyle w:val="Toggle"/>
          <w:rPrChange w:id="4135" w:author="Titus Ellison" w:date="2022-10-20T12:19:00Z">
            <w:rPr/>
          </w:rPrChange>
        </w:rPr>
        <w:t>15°F</w:t>
      </w:r>
      <w:ins w:id="4136" w:author="Titus Ellison" w:date="2022-10-20T12:19:00Z">
        <w:r w:rsidR="00060E06" w:rsidRPr="00060E06">
          <w:rPr>
            <w:rStyle w:val="Toggle"/>
            <w:rPrChange w:id="4137" w:author="Titus Ellison" w:date="2022-10-20T12:19:00Z">
              <w:rPr/>
            </w:rPrChange>
          </w:rPr>
          <w:t>]]</w:t>
        </w:r>
      </w:ins>
      <w:del w:id="4138" w:author="Titus Ellison" w:date="2022-10-20T12:19:00Z">
        <w:r w:rsidRPr="00BC7581" w:rsidDel="00060E06">
          <w:delText>)</w:delText>
        </w:r>
      </w:del>
      <w:r w:rsidRPr="00BC7581">
        <w:t xml:space="preserve"> less than </w:t>
      </w:r>
      <w:r w:rsidR="00D21A33">
        <w:rPr>
          <w:rFonts w:cs="Times New Roman PS MT"/>
          <w:bCs/>
          <w:szCs w:val="20"/>
        </w:rPr>
        <w:t>setpoint</w:t>
      </w:r>
      <w:r w:rsidRPr="00BC7581">
        <w:t xml:space="preserve"> for 5 minutes, send 2 </w:t>
      </w:r>
      <w:r>
        <w:rPr>
          <w:rFonts w:cs="Times New Roman PS MT"/>
          <w:bCs/>
          <w:szCs w:val="20"/>
        </w:rPr>
        <w:t>requests.</w:t>
      </w:r>
    </w:p>
    <w:p w14:paraId="1E338A8D" w14:textId="2F29AD58" w:rsidR="009045A3" w:rsidRPr="00BC7581" w:rsidRDefault="009045A3" w:rsidP="007C1423">
      <w:pPr>
        <w:pStyle w:val="Heading5"/>
      </w:pPr>
      <w:r w:rsidRPr="00BC7581">
        <w:t xml:space="preserve">Else if HW valve position is greater than 95%, send 1 </w:t>
      </w:r>
      <w:r>
        <w:rPr>
          <w:rFonts w:cs="Times New Roman PS MT"/>
          <w:bCs/>
          <w:szCs w:val="20"/>
        </w:rPr>
        <w:t>request</w:t>
      </w:r>
      <w:r w:rsidRPr="00BC7581">
        <w:t xml:space="preserve"> until the HW valve position is less than 85</w:t>
      </w:r>
      <w:r>
        <w:rPr>
          <w:rFonts w:cs="Times New Roman PS MT"/>
          <w:bCs/>
          <w:szCs w:val="20"/>
        </w:rPr>
        <w:t>%.</w:t>
      </w:r>
    </w:p>
    <w:p w14:paraId="4DBAEAB6" w14:textId="77777777" w:rsidR="009045A3" w:rsidRDefault="009045A3" w:rsidP="007C1423">
      <w:pPr>
        <w:pStyle w:val="Heading5"/>
      </w:pPr>
      <w:r>
        <w:t>Else if the HW valve position is less than 95%, send 0 requests.</w:t>
      </w:r>
    </w:p>
    <w:p w14:paraId="16CB32D1" w14:textId="4578A920" w:rsidR="009045A3" w:rsidRDefault="00242904" w:rsidP="0087618D">
      <w:pPr>
        <w:pStyle w:val="Heading4"/>
      </w:pPr>
      <w:ins w:id="4139" w:author="Hwakong Cheng" w:date="2022-10-07T12:40:00Z">
        <w:r w:rsidRPr="00DC5BE1">
          <w:rPr>
            <w:rStyle w:val="Toggle"/>
            <w:rPrChange w:id="4140" w:author="Hwakong Cheng" w:date="2022-10-07T14:41:00Z">
              <w:rPr/>
            </w:rPrChange>
          </w:rPr>
          <w:t>[</w:t>
        </w:r>
      </w:ins>
      <w:ins w:id="4141" w:author="Reece Kiriu" w:date="2022-10-19T13:42:00Z">
        <w:r w:rsidR="00AA36B6">
          <w:rPr>
            <w:rStyle w:val="Toggle"/>
          </w:rPr>
          <w:t>EQUALS TERM_HT HW</w:t>
        </w:r>
      </w:ins>
      <w:ins w:id="4142" w:author="Hwakong Cheng" w:date="2022-10-07T12:40:00Z">
        <w:r w:rsidRPr="00DC5BE1">
          <w:rPr>
            <w:rStyle w:val="Toggle"/>
            <w:rPrChange w:id="4143" w:author="Hwakong Cheng" w:date="2022-10-07T14:41:00Z">
              <w:rPr/>
            </w:rPrChange>
          </w:rPr>
          <w:t>]</w:t>
        </w:r>
      </w:ins>
      <w:del w:id="4144" w:author="Reece Kiriu" w:date="2022-10-19T13:43:00Z">
        <w:r w:rsidR="009045A3" w:rsidDel="00AA36B6">
          <w:delText>If There</w:delText>
        </w:r>
      </w:del>
      <w:del w:id="4145" w:author="Reece Kiriu" w:date="2022-10-19T13:42:00Z">
        <w:r w:rsidR="009045A3" w:rsidDel="00AA36B6">
          <w:delText xml:space="preserve"> Is a Hot-Water Coil and Heating Hot-Water Plant, </w:delText>
        </w:r>
      </w:del>
      <w:r w:rsidR="009045A3">
        <w:t>Heating Hot-Water Plant Requests. Send the heating hot-water plant that serves the zone a heating hot-water plant request as follows:</w:t>
      </w:r>
    </w:p>
    <w:p w14:paraId="0C694895" w14:textId="77777777" w:rsidR="009045A3" w:rsidRDefault="009045A3" w:rsidP="007C1423">
      <w:pPr>
        <w:pStyle w:val="Heading5"/>
      </w:pPr>
      <w:r>
        <w:lastRenderedPageBreak/>
        <w:t>If the HW valve position is greater than 95%, send 1 request until the HW valve position is less than 10%.</w:t>
      </w:r>
    </w:p>
    <w:p w14:paraId="3E1228A3" w14:textId="77777777" w:rsidR="009045A3" w:rsidRDefault="009045A3" w:rsidP="007C1423">
      <w:pPr>
        <w:pStyle w:val="Heading5"/>
      </w:pPr>
      <w:r>
        <w:t>Else if the HW valve position is less than 95%, send 0 requests.</w:t>
      </w:r>
    </w:p>
    <w:p w14:paraId="59ADCB02" w14:textId="348B535E" w:rsidR="009045A3" w:rsidRPr="00FB4192" w:rsidRDefault="009A6FFD" w:rsidP="0087618D">
      <w:pPr>
        <w:pStyle w:val="Heading2"/>
      </w:pPr>
      <w:bookmarkStart w:id="4146" w:name="_Toc121477557"/>
      <w:ins w:id="4147" w:author="Hwakong Cheng" w:date="2022-10-07T15:20:00Z">
        <w:r w:rsidRPr="00A02D9E">
          <w:rPr>
            <w:rStyle w:val="Toggle"/>
          </w:rPr>
          <w:t>[EQUAL</w:t>
        </w:r>
      </w:ins>
      <w:ins w:id="4148" w:author="Reece Kiriu" w:date="2022-10-19T13:40:00Z">
        <w:r w:rsidR="00AA36B6">
          <w:rPr>
            <w:rStyle w:val="Toggle"/>
          </w:rPr>
          <w:t>S</w:t>
        </w:r>
      </w:ins>
      <w:ins w:id="4149" w:author="Hwakong Cheng" w:date="2022-10-07T15:20:00Z">
        <w:r w:rsidRPr="00A02D9E">
          <w:rPr>
            <w:rStyle w:val="Toggle"/>
          </w:rPr>
          <w:t xml:space="preserve"> </w:t>
        </w:r>
      </w:ins>
      <w:ins w:id="4150" w:author="Hwakong Cheng" w:date="2022-10-07T15:21:00Z">
        <w:r>
          <w:rPr>
            <w:rStyle w:val="Toggle"/>
          </w:rPr>
          <w:t xml:space="preserve">VAV </w:t>
        </w:r>
      </w:ins>
      <w:proofErr w:type="gramStart"/>
      <w:ins w:id="4151" w:author="Hwakong Cheng" w:date="2022-10-07T15:20:00Z">
        <w:r>
          <w:rPr>
            <w:rStyle w:val="Toggle"/>
          </w:rPr>
          <w:t>PF</w:t>
        </w:r>
      </w:ins>
      <w:ins w:id="4152" w:author="Hwakong Cheng" w:date="2022-10-24T16:09:00Z">
        <w:r w:rsidR="005A3F23">
          <w:rPr>
            <w:rStyle w:val="Toggle"/>
          </w:rPr>
          <w:t>B</w:t>
        </w:r>
      </w:ins>
      <w:ins w:id="4153" w:author="Hwakong Cheng" w:date="2022-10-07T15:20:00Z">
        <w:r>
          <w:rPr>
            <w:rStyle w:val="Toggle"/>
          </w:rPr>
          <w:t>CV</w:t>
        </w:r>
        <w:r w:rsidRPr="00A02D9E">
          <w:rPr>
            <w:rStyle w:val="Toggle"/>
          </w:rPr>
          <w:t>]</w:t>
        </w:r>
      </w:ins>
      <w:r w:rsidR="009045A3" w:rsidRPr="00FB4192">
        <w:t>Parallel</w:t>
      </w:r>
      <w:proofErr w:type="gramEnd"/>
      <w:r w:rsidR="009045A3" w:rsidRPr="00FB4192">
        <w:t xml:space="preserve"> Fan-Powered Terminal Unit</w:t>
      </w:r>
      <w:r w:rsidR="001F5EDA" w:rsidRPr="00FB4192">
        <w:t xml:space="preserve"> − </w:t>
      </w:r>
      <w:r w:rsidR="009045A3" w:rsidRPr="00FB4192">
        <w:t>Constant-Volume Fan</w:t>
      </w:r>
      <w:bookmarkEnd w:id="4146"/>
    </w:p>
    <w:p w14:paraId="7B51E4BD" w14:textId="14C962AF" w:rsidR="009045A3" w:rsidRDefault="009045A3" w:rsidP="0087618D">
      <w:pPr>
        <w:pStyle w:val="Heading3"/>
      </w:pPr>
      <w:r>
        <w:t xml:space="preserve">See “Generic Thermal Zones” (Section </w:t>
      </w:r>
      <w:r w:rsidR="00CA5DFF">
        <w:rPr>
          <w:rFonts w:cs="Times New Roman PS MT"/>
          <w:bCs/>
          <w:szCs w:val="20"/>
        </w:rPr>
        <w:fldChar w:fldCharType="begin"/>
      </w:r>
      <w:r w:rsidR="00CA5DFF">
        <w:rPr>
          <w:rFonts w:cs="Times New Roman PS MT"/>
          <w:bCs/>
          <w:szCs w:val="20"/>
        </w:rPr>
        <w:instrText xml:space="preserve"> REF _Ref495830888 \w \h </w:instrText>
      </w:r>
      <w:r w:rsidR="00CA5DFF">
        <w:rPr>
          <w:rFonts w:cs="Times New Roman PS MT"/>
          <w:bCs/>
          <w:szCs w:val="20"/>
        </w:rPr>
      </w:r>
      <w:r w:rsidR="00CA5DFF">
        <w:rPr>
          <w:rFonts w:cs="Times New Roman PS MT"/>
          <w:bCs/>
          <w:szCs w:val="20"/>
        </w:rPr>
        <w:fldChar w:fldCharType="separate"/>
      </w:r>
      <w:r w:rsidR="0037258A">
        <w:rPr>
          <w:rFonts w:cs="Times New Roman PS MT"/>
          <w:bCs/>
          <w:szCs w:val="20"/>
        </w:rPr>
        <w:t>5.2.2.3</w:t>
      </w:r>
      <w:r w:rsidR="00CA5DFF">
        <w:rPr>
          <w:rFonts w:cs="Times New Roman PS MT"/>
          <w:bCs/>
          <w:szCs w:val="20"/>
        </w:rPr>
        <w:fldChar w:fldCharType="end"/>
      </w:r>
      <w:r>
        <w:t xml:space="preserve">) for </w:t>
      </w:r>
      <w:r w:rsidR="00D21A33">
        <w:t>setpoint</w:t>
      </w:r>
      <w:r>
        <w:t>s, loops, control modes, alarms, etc.</w:t>
      </w:r>
    </w:p>
    <w:p w14:paraId="0FC11EC6" w14:textId="5F8210BE" w:rsidR="009045A3" w:rsidRDefault="009045A3" w:rsidP="0087618D">
      <w:pPr>
        <w:pStyle w:val="Heading3"/>
      </w:pPr>
      <w:r>
        <w:t xml:space="preserve">See “Generic Ventilation Zones” (Section </w:t>
      </w:r>
      <w:r w:rsidR="00CA5DFF">
        <w:rPr>
          <w:rFonts w:cs="Times New Roman PS MT"/>
          <w:bCs/>
          <w:szCs w:val="20"/>
        </w:rPr>
        <w:fldChar w:fldCharType="begin"/>
      </w:r>
      <w:r w:rsidR="00CA5DFF">
        <w:rPr>
          <w:rFonts w:cs="Times New Roman PS MT"/>
          <w:bCs/>
          <w:szCs w:val="20"/>
        </w:rPr>
        <w:instrText xml:space="preserve"> REF _Ref38824255 \w \h </w:instrText>
      </w:r>
      <w:r w:rsidR="00CA5DFF">
        <w:rPr>
          <w:rFonts w:cs="Times New Roman PS MT"/>
          <w:bCs/>
          <w:szCs w:val="20"/>
        </w:rPr>
      </w:r>
      <w:r w:rsidR="00CA5DFF">
        <w:rPr>
          <w:rFonts w:cs="Times New Roman PS MT"/>
          <w:bCs/>
          <w:szCs w:val="20"/>
        </w:rPr>
        <w:fldChar w:fldCharType="separate"/>
      </w:r>
      <w:r w:rsidR="0037258A">
        <w:rPr>
          <w:rFonts w:cs="Times New Roman PS MT"/>
          <w:bCs/>
          <w:szCs w:val="20"/>
        </w:rPr>
        <w:t>5.2</w:t>
      </w:r>
      <w:r w:rsidR="00CA5DFF">
        <w:rPr>
          <w:rFonts w:cs="Times New Roman PS MT"/>
          <w:bCs/>
          <w:szCs w:val="20"/>
        </w:rPr>
        <w:fldChar w:fldCharType="end"/>
      </w:r>
      <w:r>
        <w:t>) for calculation of zone minimum outdoor airflow.</w:t>
      </w:r>
    </w:p>
    <w:p w14:paraId="7EC64BFF" w14:textId="115646EA" w:rsidR="009045A3" w:rsidRDefault="009045A3" w:rsidP="0087618D">
      <w:pPr>
        <w:pStyle w:val="Heading3"/>
      </w:pPr>
      <w:r>
        <w:t xml:space="preserve">See Section </w:t>
      </w:r>
      <w:r w:rsidR="001F5EDA">
        <w:fldChar w:fldCharType="begin"/>
      </w:r>
      <w:r w:rsidR="001F5EDA">
        <w:instrText xml:space="preserve"> REF _Ref38386927 \w \h </w:instrText>
      </w:r>
      <w:r w:rsidR="001F5EDA">
        <w:fldChar w:fldCharType="separate"/>
      </w:r>
      <w:r w:rsidR="0037258A">
        <w:t>3.1.2.3</w:t>
      </w:r>
      <w:r w:rsidR="001F5EDA">
        <w:fldChar w:fldCharType="end"/>
      </w:r>
      <w:r>
        <w:t xml:space="preserve"> for zone minimum airflow </w:t>
      </w:r>
      <w:r w:rsidR="00D21A33">
        <w:t>setpoint</w:t>
      </w:r>
      <w:r>
        <w:t xml:space="preserve"> </w:t>
      </w:r>
      <w:proofErr w:type="spellStart"/>
      <w:r>
        <w:t>Vmin</w:t>
      </w:r>
      <w:proofErr w:type="spellEnd"/>
      <w:r>
        <w:t xml:space="preserve">, zone maximum cooling airflow </w:t>
      </w:r>
      <w:r w:rsidR="00D21A33">
        <w:t>setpoint</w:t>
      </w:r>
      <w:r>
        <w:t xml:space="preserve"> </w:t>
      </w:r>
      <w:proofErr w:type="spellStart"/>
      <w:r>
        <w:t>Vcool</w:t>
      </w:r>
      <w:proofErr w:type="spellEnd"/>
      <w:r>
        <w:noBreakHyphen/>
        <w:t xml:space="preserve">max, and the maximum DAT rise above heating </w:t>
      </w:r>
      <w:r w:rsidR="00D21A33">
        <w:t>setpoint</w:t>
      </w:r>
      <w:r>
        <w:t xml:space="preserve"> </w:t>
      </w:r>
      <w:proofErr w:type="spellStart"/>
      <w:r>
        <w:t>Max</w:t>
      </w:r>
      <w:r>
        <w:rPr>
          <w:rFonts w:ascii="Symbol" w:hAnsi="Symbol" w:cs="Symbol"/>
        </w:rPr>
        <w:t></w:t>
      </w:r>
      <w:r>
        <w:t>T</w:t>
      </w:r>
      <w:proofErr w:type="spellEnd"/>
      <w:r>
        <w:t>.</w:t>
      </w:r>
    </w:p>
    <w:p w14:paraId="185E6D13" w14:textId="44AF6510" w:rsidR="009045A3" w:rsidRDefault="009045A3" w:rsidP="0087618D">
      <w:pPr>
        <w:pStyle w:val="Heading3"/>
      </w:pPr>
      <w:r>
        <w:t xml:space="preserve">Active </w:t>
      </w:r>
      <w:r w:rsidR="00BD45D7" w:rsidRPr="00BD45D7">
        <w:t xml:space="preserve">endpoints used in the control logic depicted in Figures 5.7.5-1 and 5.7.5-2 </w:t>
      </w:r>
      <w:r>
        <w:t xml:space="preserve">shall vary depending on the mode of the </w:t>
      </w:r>
      <w:r w:rsidR="00D21A33">
        <w:t>Zone Group</w:t>
      </w:r>
      <w:r>
        <w:t xml:space="preserve"> the zone is a part of (see Table 5.7.4).</w:t>
      </w:r>
    </w:p>
    <w:tbl>
      <w:tblPr>
        <w:tblW w:w="9450" w:type="dxa"/>
        <w:tblLayout w:type="fixed"/>
        <w:tblCellMar>
          <w:top w:w="80" w:type="dxa"/>
          <w:left w:w="40" w:type="dxa"/>
          <w:bottom w:w="40" w:type="dxa"/>
          <w:right w:w="40" w:type="dxa"/>
        </w:tblCellMar>
        <w:tblLook w:val="0000" w:firstRow="0" w:lastRow="0" w:firstColumn="0" w:lastColumn="0" w:noHBand="0" w:noVBand="0"/>
      </w:tblPr>
      <w:tblGrid>
        <w:gridCol w:w="2040"/>
        <w:gridCol w:w="1340"/>
        <w:gridCol w:w="1340"/>
        <w:gridCol w:w="1340"/>
        <w:gridCol w:w="1050"/>
        <w:gridCol w:w="990"/>
        <w:gridCol w:w="1350"/>
      </w:tblGrid>
      <w:tr w:rsidR="00B14E96" w14:paraId="513F2AB6" w14:textId="77777777" w:rsidTr="00F67865">
        <w:tc>
          <w:tcPr>
            <w:tcW w:w="9450" w:type="dxa"/>
            <w:gridSpan w:val="7"/>
            <w:tcBorders>
              <w:top w:val="nil"/>
              <w:left w:val="nil"/>
              <w:bottom w:val="nil"/>
              <w:right w:val="nil"/>
            </w:tcBorders>
            <w:tcMar>
              <w:top w:w="80" w:type="dxa"/>
              <w:left w:w="40" w:type="dxa"/>
              <w:bottom w:w="40" w:type="dxa"/>
              <w:right w:w="40" w:type="dxa"/>
            </w:tcMar>
            <w:vAlign w:val="center"/>
          </w:tcPr>
          <w:p w14:paraId="1989A9AE" w14:textId="79BE436C" w:rsidR="00B14E96" w:rsidRPr="00EA594F" w:rsidRDefault="00F93BCF" w:rsidP="00122D20">
            <w:pPr>
              <w:pStyle w:val="TableTitle"/>
              <w:rPr>
                <w:sz w:val="16"/>
                <w:szCs w:val="16"/>
              </w:rPr>
            </w:pPr>
            <w:r>
              <w:t xml:space="preserve">Table 5.7.4 </w:t>
            </w:r>
            <w:r w:rsidR="00BD45D7">
              <w:t>Endpoints</w:t>
            </w:r>
            <w:r w:rsidR="00B14E96">
              <w:t xml:space="preserve"> as a Function of </w:t>
            </w:r>
            <w:r w:rsidR="00D21A33">
              <w:t>Zone Group</w:t>
            </w:r>
            <w:r w:rsidR="00B14E96">
              <w:t xml:space="preserve"> Mode</w:t>
            </w:r>
          </w:p>
        </w:tc>
      </w:tr>
      <w:tr w:rsidR="00B14E96" w14:paraId="171A12BE" w14:textId="77777777" w:rsidTr="00F67865">
        <w:trPr>
          <w:trHeight w:val="360"/>
        </w:trPr>
        <w:tc>
          <w:tcPr>
            <w:tcW w:w="2040" w:type="dxa"/>
            <w:tcBorders>
              <w:top w:val="single" w:sz="16" w:space="0" w:color="000000"/>
              <w:left w:val="nil"/>
              <w:bottom w:val="single" w:sz="16" w:space="0" w:color="000000"/>
              <w:right w:val="nil"/>
            </w:tcBorders>
            <w:tcMar>
              <w:top w:w="110" w:type="dxa"/>
              <w:left w:w="80" w:type="dxa"/>
              <w:bottom w:w="70" w:type="dxa"/>
              <w:right w:w="40" w:type="dxa"/>
            </w:tcMar>
            <w:vAlign w:val="bottom"/>
          </w:tcPr>
          <w:p w14:paraId="7F567249" w14:textId="132D82D8" w:rsidR="00B14E96" w:rsidRPr="00BC7581" w:rsidRDefault="00BD45D7" w:rsidP="00B37EF3">
            <w:pPr>
              <w:pStyle w:val="HeadingRunIn"/>
              <w:rPr>
                <w:b/>
              </w:rPr>
            </w:pPr>
            <w:r>
              <w:t>Endpoint</w:t>
            </w:r>
          </w:p>
        </w:tc>
        <w:tc>
          <w:tcPr>
            <w:tcW w:w="134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326B697C" w14:textId="77777777" w:rsidR="00B14E96" w:rsidRPr="00BC7581" w:rsidRDefault="00B14E96" w:rsidP="00B37EF3">
            <w:pPr>
              <w:pStyle w:val="HeadingRunIn"/>
              <w:rPr>
                <w:b/>
              </w:rPr>
            </w:pPr>
            <w:r w:rsidRPr="00BC7581">
              <w:t>Occupied</w:t>
            </w:r>
          </w:p>
        </w:tc>
        <w:tc>
          <w:tcPr>
            <w:tcW w:w="134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5DBA8366" w14:textId="77777777" w:rsidR="00B14E96" w:rsidRPr="00BC7581" w:rsidRDefault="00B14E96" w:rsidP="00B37EF3">
            <w:pPr>
              <w:pStyle w:val="HeadingRunIn"/>
              <w:rPr>
                <w:b/>
              </w:rPr>
            </w:pPr>
            <w:r>
              <w:t>Cooldown</w:t>
            </w:r>
          </w:p>
        </w:tc>
        <w:tc>
          <w:tcPr>
            <w:tcW w:w="134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574FD996" w14:textId="77777777" w:rsidR="00B14E96" w:rsidRPr="00BC7581" w:rsidRDefault="00B14E96" w:rsidP="00B37EF3">
            <w:pPr>
              <w:pStyle w:val="HeadingRunIn"/>
              <w:rPr>
                <w:b/>
              </w:rPr>
            </w:pPr>
            <w:r w:rsidRPr="00BC7581">
              <w:t>Setup</w:t>
            </w:r>
          </w:p>
        </w:tc>
        <w:tc>
          <w:tcPr>
            <w:tcW w:w="105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2D5B4129" w14:textId="516CBF6B" w:rsidR="00B14E96" w:rsidRPr="00BC7581" w:rsidRDefault="005474F7" w:rsidP="00B37EF3">
            <w:pPr>
              <w:pStyle w:val="HeadingRunIn"/>
              <w:rPr>
                <w:b/>
              </w:rPr>
            </w:pPr>
            <w:r>
              <w:t>Warmup</w:t>
            </w:r>
          </w:p>
        </w:tc>
        <w:tc>
          <w:tcPr>
            <w:tcW w:w="99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20DF8A6D" w14:textId="77777777" w:rsidR="00B14E96" w:rsidRPr="00BC7581" w:rsidRDefault="00B14E96" w:rsidP="00B37EF3">
            <w:pPr>
              <w:pStyle w:val="HeadingRunIn"/>
              <w:rPr>
                <w:b/>
              </w:rPr>
            </w:pPr>
            <w:r w:rsidRPr="00BC7581">
              <w:t>Setback</w:t>
            </w:r>
          </w:p>
        </w:tc>
        <w:tc>
          <w:tcPr>
            <w:tcW w:w="1350" w:type="dxa"/>
            <w:tcBorders>
              <w:top w:val="single" w:sz="16" w:space="0" w:color="000000"/>
              <w:left w:val="single" w:sz="3" w:space="0" w:color="000000"/>
              <w:bottom w:val="single" w:sz="16" w:space="0" w:color="000000"/>
              <w:right w:val="nil"/>
            </w:tcBorders>
            <w:tcMar>
              <w:top w:w="110" w:type="dxa"/>
              <w:left w:w="80" w:type="dxa"/>
              <w:bottom w:w="70" w:type="dxa"/>
              <w:right w:w="40" w:type="dxa"/>
            </w:tcMar>
            <w:vAlign w:val="bottom"/>
          </w:tcPr>
          <w:p w14:paraId="3ACE4AD8" w14:textId="77777777" w:rsidR="00B14E96" w:rsidRPr="00BC7581" w:rsidRDefault="00B14E96" w:rsidP="00B37EF3">
            <w:pPr>
              <w:pStyle w:val="HeadingRunIn"/>
              <w:rPr>
                <w:b/>
              </w:rPr>
            </w:pPr>
            <w:r w:rsidRPr="00BC7581">
              <w:t>Unoccupied</w:t>
            </w:r>
          </w:p>
        </w:tc>
      </w:tr>
      <w:tr w:rsidR="00B14E96" w14:paraId="15784E88" w14:textId="77777777" w:rsidTr="00F67865">
        <w:trPr>
          <w:trHeight w:val="360"/>
        </w:trPr>
        <w:tc>
          <w:tcPr>
            <w:tcW w:w="2040" w:type="dxa"/>
            <w:tcBorders>
              <w:top w:val="double" w:sz="4" w:space="0" w:color="000000"/>
              <w:left w:val="nil"/>
              <w:bottom w:val="nil"/>
              <w:right w:val="nil"/>
            </w:tcBorders>
            <w:tcMar>
              <w:top w:w="110" w:type="dxa"/>
              <w:left w:w="80" w:type="dxa"/>
              <w:bottom w:w="70" w:type="dxa"/>
              <w:right w:w="40" w:type="dxa"/>
            </w:tcMar>
          </w:tcPr>
          <w:p w14:paraId="5E4DC76E" w14:textId="77777777" w:rsidR="00B14E96" w:rsidRPr="00BC7581" w:rsidRDefault="00B14E96" w:rsidP="00B37EF3">
            <w:pPr>
              <w:pStyle w:val="HeadingRunIn"/>
            </w:pPr>
            <w:r w:rsidRPr="00BC7581">
              <w:t>Cooling maximum</w:t>
            </w:r>
          </w:p>
        </w:tc>
        <w:tc>
          <w:tcPr>
            <w:tcW w:w="134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68E8C0F1" w14:textId="77777777" w:rsidR="00B14E96" w:rsidRPr="00BC7581" w:rsidRDefault="00B14E96" w:rsidP="00B37EF3">
            <w:pPr>
              <w:pStyle w:val="HeadingRunIn"/>
            </w:pPr>
            <w:proofErr w:type="spellStart"/>
            <w:r w:rsidRPr="00BC7581">
              <w:t>Vcool</w:t>
            </w:r>
            <w:proofErr w:type="spellEnd"/>
            <w:r w:rsidRPr="00BC7581">
              <w:t>-max</w:t>
            </w:r>
          </w:p>
        </w:tc>
        <w:tc>
          <w:tcPr>
            <w:tcW w:w="134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443ED2AA" w14:textId="77777777" w:rsidR="00B14E96" w:rsidRPr="00BC7581" w:rsidRDefault="00B14E96" w:rsidP="00B37EF3">
            <w:pPr>
              <w:pStyle w:val="HeadingRunIn"/>
            </w:pPr>
            <w:proofErr w:type="spellStart"/>
            <w:r w:rsidRPr="00BC7581">
              <w:t>Vcool</w:t>
            </w:r>
            <w:proofErr w:type="spellEnd"/>
            <w:r w:rsidRPr="00BC7581">
              <w:t>-max</w:t>
            </w:r>
          </w:p>
        </w:tc>
        <w:tc>
          <w:tcPr>
            <w:tcW w:w="134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392499ED" w14:textId="77777777" w:rsidR="00B14E96" w:rsidRPr="00BC7581" w:rsidRDefault="00B14E96" w:rsidP="00B37EF3">
            <w:pPr>
              <w:pStyle w:val="HeadingRunIn"/>
            </w:pPr>
            <w:proofErr w:type="spellStart"/>
            <w:r w:rsidRPr="00BC7581">
              <w:t>Vcool</w:t>
            </w:r>
            <w:proofErr w:type="spellEnd"/>
            <w:r w:rsidRPr="00BC7581">
              <w:t>-max</w:t>
            </w:r>
          </w:p>
        </w:tc>
        <w:tc>
          <w:tcPr>
            <w:tcW w:w="105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4C31EE97" w14:textId="77777777" w:rsidR="00B14E96" w:rsidRPr="00BC7581" w:rsidRDefault="00B14E96" w:rsidP="00B37EF3">
            <w:pPr>
              <w:pStyle w:val="HeadingRunIn"/>
            </w:pPr>
            <w:r w:rsidRPr="00BC7581">
              <w:t>0</w:t>
            </w:r>
          </w:p>
        </w:tc>
        <w:tc>
          <w:tcPr>
            <w:tcW w:w="99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329AFA5D" w14:textId="77777777" w:rsidR="00B14E96" w:rsidRPr="00BC7581" w:rsidRDefault="00B14E96" w:rsidP="00B37EF3">
            <w:pPr>
              <w:pStyle w:val="HeadingRunIn"/>
            </w:pPr>
            <w:r w:rsidRPr="00BC7581">
              <w:t>0</w:t>
            </w:r>
          </w:p>
        </w:tc>
        <w:tc>
          <w:tcPr>
            <w:tcW w:w="1350" w:type="dxa"/>
            <w:tcBorders>
              <w:top w:val="double" w:sz="4" w:space="0" w:color="000000"/>
              <w:left w:val="single" w:sz="3" w:space="0" w:color="000000"/>
              <w:bottom w:val="nil"/>
              <w:right w:val="nil"/>
            </w:tcBorders>
            <w:tcMar>
              <w:top w:w="110" w:type="dxa"/>
              <w:left w:w="80" w:type="dxa"/>
              <w:bottom w:w="70" w:type="dxa"/>
              <w:right w:w="40" w:type="dxa"/>
            </w:tcMar>
          </w:tcPr>
          <w:p w14:paraId="7E837DA6" w14:textId="77777777" w:rsidR="00B14E96" w:rsidRPr="00BC7581" w:rsidRDefault="00B14E96" w:rsidP="00B37EF3">
            <w:pPr>
              <w:pStyle w:val="HeadingRunIn"/>
            </w:pPr>
            <w:r w:rsidRPr="00BC7581">
              <w:t>0</w:t>
            </w:r>
          </w:p>
        </w:tc>
      </w:tr>
      <w:tr w:rsidR="00B14E96" w14:paraId="1D9E9760" w14:textId="77777777" w:rsidTr="00F67865">
        <w:trPr>
          <w:trHeight w:val="360"/>
        </w:trPr>
        <w:tc>
          <w:tcPr>
            <w:tcW w:w="2040" w:type="dxa"/>
            <w:tcBorders>
              <w:top w:val="single" w:sz="3" w:space="0" w:color="000000"/>
              <w:left w:val="nil"/>
              <w:bottom w:val="single" w:sz="16" w:space="0" w:color="000000"/>
              <w:right w:val="nil"/>
            </w:tcBorders>
            <w:tcMar>
              <w:top w:w="110" w:type="dxa"/>
              <w:left w:w="80" w:type="dxa"/>
              <w:bottom w:w="70" w:type="dxa"/>
              <w:right w:w="40" w:type="dxa"/>
            </w:tcMar>
          </w:tcPr>
          <w:p w14:paraId="43696962" w14:textId="77777777" w:rsidR="00B14E96" w:rsidRPr="00BC7581" w:rsidRDefault="00B14E96" w:rsidP="00B37EF3">
            <w:pPr>
              <w:pStyle w:val="HeadingRunIn"/>
            </w:pPr>
            <w:r w:rsidRPr="00BC7581">
              <w:t>Minimum</w:t>
            </w:r>
          </w:p>
        </w:tc>
        <w:tc>
          <w:tcPr>
            <w:tcW w:w="134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tcPr>
          <w:p w14:paraId="3DFCB45C" w14:textId="77777777" w:rsidR="00B14E96" w:rsidRPr="00BC7581" w:rsidRDefault="00B14E96" w:rsidP="00B37EF3">
            <w:pPr>
              <w:pStyle w:val="HeadingRunIn"/>
            </w:pPr>
            <w:proofErr w:type="spellStart"/>
            <w:r w:rsidRPr="00BC7581">
              <w:t>Vmin</w:t>
            </w:r>
            <w:proofErr w:type="spellEnd"/>
            <w:r w:rsidRPr="00BC7581">
              <w:t>*</w:t>
            </w:r>
          </w:p>
        </w:tc>
        <w:tc>
          <w:tcPr>
            <w:tcW w:w="134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tcPr>
          <w:p w14:paraId="22A00C82" w14:textId="77777777" w:rsidR="00B14E96" w:rsidRPr="00BC7581" w:rsidRDefault="00B14E96" w:rsidP="00B37EF3">
            <w:pPr>
              <w:pStyle w:val="HeadingRunIn"/>
            </w:pPr>
            <w:r w:rsidRPr="00BC7581">
              <w:t>0</w:t>
            </w:r>
          </w:p>
        </w:tc>
        <w:tc>
          <w:tcPr>
            <w:tcW w:w="134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tcPr>
          <w:p w14:paraId="710C9DF5" w14:textId="77777777" w:rsidR="00B14E96" w:rsidRPr="00BC7581" w:rsidRDefault="00B14E96" w:rsidP="00B37EF3">
            <w:pPr>
              <w:pStyle w:val="HeadingRunIn"/>
            </w:pPr>
            <w:r w:rsidRPr="00BC7581">
              <w:t>0</w:t>
            </w:r>
          </w:p>
        </w:tc>
        <w:tc>
          <w:tcPr>
            <w:tcW w:w="105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tcPr>
          <w:p w14:paraId="0C14ABD4" w14:textId="77777777" w:rsidR="00B14E96" w:rsidRPr="00BC7581" w:rsidRDefault="00B14E96" w:rsidP="00B37EF3">
            <w:pPr>
              <w:pStyle w:val="HeadingRunIn"/>
            </w:pPr>
            <w:r w:rsidRPr="00BC7581">
              <w:t>0</w:t>
            </w:r>
          </w:p>
        </w:tc>
        <w:tc>
          <w:tcPr>
            <w:tcW w:w="99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tcPr>
          <w:p w14:paraId="1010A62E" w14:textId="77777777" w:rsidR="00B14E96" w:rsidRPr="00BC7581" w:rsidRDefault="00B14E96" w:rsidP="00B37EF3">
            <w:pPr>
              <w:pStyle w:val="HeadingRunIn"/>
            </w:pPr>
            <w:r w:rsidRPr="00BC7581">
              <w:t>0</w:t>
            </w:r>
          </w:p>
        </w:tc>
        <w:tc>
          <w:tcPr>
            <w:tcW w:w="1350" w:type="dxa"/>
            <w:tcBorders>
              <w:top w:val="single" w:sz="3" w:space="0" w:color="000000"/>
              <w:left w:val="single" w:sz="3" w:space="0" w:color="000000"/>
              <w:bottom w:val="single" w:sz="16" w:space="0" w:color="000000"/>
              <w:right w:val="nil"/>
            </w:tcBorders>
            <w:tcMar>
              <w:top w:w="110" w:type="dxa"/>
              <w:left w:w="80" w:type="dxa"/>
              <w:bottom w:w="70" w:type="dxa"/>
              <w:right w:w="40" w:type="dxa"/>
            </w:tcMar>
          </w:tcPr>
          <w:p w14:paraId="69C3F518" w14:textId="77777777" w:rsidR="00B14E96" w:rsidRPr="00BC7581" w:rsidRDefault="00B14E96" w:rsidP="00B37EF3">
            <w:pPr>
              <w:pStyle w:val="HeadingRunIn"/>
            </w:pPr>
            <w:r w:rsidRPr="00BC7581">
              <w:t>0</w:t>
            </w:r>
          </w:p>
        </w:tc>
      </w:tr>
    </w:tbl>
    <w:p w14:paraId="682208CD" w14:textId="77777777" w:rsidR="00B14E96" w:rsidRPr="00BC7581" w:rsidRDefault="00B14E96" w:rsidP="00B14E96"/>
    <w:p w14:paraId="798B3A0E" w14:textId="0DFEF394" w:rsidR="009045A3" w:rsidRDefault="00573EBA" w:rsidP="009E53CE">
      <w:pPr>
        <w:pStyle w:val="Heading3"/>
        <w:spacing w:after="240"/>
        <w:ind w:left="806" w:hanging="806"/>
        <w:rPr>
          <w:ins w:id="4154" w:author="Hwakong Cheng" w:date="2022-10-06T12:25:00Z"/>
        </w:rPr>
      </w:pPr>
      <w:ins w:id="4155" w:author="Hwakong Cheng" w:date="2022-10-06T12:25:00Z">
        <w:r w:rsidRPr="00DC5BE1">
          <w:rPr>
            <w:rStyle w:val="Toggle"/>
            <w:rPrChange w:id="4156" w:author="Hwakong Cheng" w:date="2022-10-07T14:43:00Z">
              <w:rPr/>
            </w:rPrChange>
          </w:rPr>
          <w:t xml:space="preserve">[VENT </w:t>
        </w:r>
        <w:proofErr w:type="gramStart"/>
        <w:r w:rsidRPr="00DC5BE1">
          <w:rPr>
            <w:rStyle w:val="Toggle"/>
            <w:rPrChange w:id="4157" w:author="Hwakong Cheng" w:date="2022-10-07T14:43:00Z">
              <w:rPr/>
            </w:rPrChange>
          </w:rPr>
          <w:t>621]</w:t>
        </w:r>
      </w:ins>
      <w:r w:rsidR="009045A3" w:rsidRPr="00BC7581">
        <w:t>Control</w:t>
      </w:r>
      <w:proofErr w:type="gramEnd"/>
      <w:r w:rsidR="009045A3" w:rsidRPr="00BC7581">
        <w:t xml:space="preserve"> logic is depicted schematically in </w:t>
      </w:r>
      <w:r w:rsidR="009045A3">
        <w:t>Figures 5.7.5-1 and 5.7.5-2</w:t>
      </w:r>
      <w:r w:rsidR="009045A3" w:rsidRPr="00BC7581">
        <w:t xml:space="preserve"> and described in the following </w:t>
      </w:r>
      <w:r w:rsidR="009045A3">
        <w:t>subsections</w:t>
      </w:r>
      <w:r w:rsidR="009045A3" w:rsidRPr="00BC7581">
        <w:t xml:space="preserve">. In </w:t>
      </w:r>
      <w:r w:rsidR="009045A3">
        <w:t>Figures 5.7.5-1 and 5.7.5-2</w:t>
      </w:r>
      <w:r w:rsidR="009045A3" w:rsidRPr="00BC7581">
        <w:t xml:space="preserve">, OA-min is </w:t>
      </w:r>
      <w:proofErr w:type="spellStart"/>
      <w:r w:rsidR="009045A3" w:rsidRPr="00BC7581">
        <w:t>Voz</w:t>
      </w:r>
      <w:proofErr w:type="spellEnd"/>
      <w:del w:id="4158" w:author="Hwakong Cheng" w:date="2022-10-06T12:26:00Z">
        <w:r w:rsidR="009045A3" w:rsidRPr="00BC7581" w:rsidDel="00573EBA">
          <w:delText xml:space="preserve"> (if using ASHRAE Standard 62.1 ventilation logic) or Zone-Abs-OA-min (if using </w:delText>
        </w:r>
        <w:r w:rsidR="009045A3" w:rsidDel="00573EBA">
          <w:delText xml:space="preserve">California </w:delText>
        </w:r>
        <w:r w:rsidR="009045A3" w:rsidRPr="00BC7581" w:rsidDel="00573EBA">
          <w:delText>Title 24 ventilation logic)</w:delText>
        </w:r>
      </w:del>
      <w:r w:rsidR="009045A3" w:rsidRPr="00BC7581">
        <w:t>.</w:t>
      </w:r>
    </w:p>
    <w:p w14:paraId="22FF9299" w14:textId="317B3C84" w:rsidR="00573EBA" w:rsidRDefault="00573EBA" w:rsidP="00573EBA">
      <w:pPr>
        <w:pStyle w:val="Heading3"/>
        <w:spacing w:after="240"/>
        <w:ind w:left="806" w:hanging="806"/>
      </w:pPr>
      <w:ins w:id="4159" w:author="Hwakong Cheng" w:date="2022-10-06T12:25:00Z">
        <w:r w:rsidRPr="00DC5BE1">
          <w:rPr>
            <w:rStyle w:val="Toggle"/>
            <w:rPrChange w:id="4160" w:author="Hwakong Cheng" w:date="2022-10-07T14:43:00Z">
              <w:rPr/>
            </w:rPrChange>
          </w:rPr>
          <w:t>[VENT T</w:t>
        </w:r>
        <w:proofErr w:type="gramStart"/>
        <w:r w:rsidRPr="00DC5BE1">
          <w:rPr>
            <w:rStyle w:val="Toggle"/>
            <w:rPrChange w:id="4161" w:author="Hwakong Cheng" w:date="2022-10-07T14:43:00Z">
              <w:rPr/>
            </w:rPrChange>
          </w:rPr>
          <w:t>24]</w:t>
        </w:r>
        <w:r w:rsidRPr="00BC7581">
          <w:t>Control</w:t>
        </w:r>
        <w:proofErr w:type="gramEnd"/>
        <w:r w:rsidRPr="00BC7581">
          <w:t xml:space="preserve"> logic is depicted schematically in </w:t>
        </w:r>
        <w:r>
          <w:t>Figures 5.7.5-1 and 5.7.5-2</w:t>
        </w:r>
        <w:r w:rsidRPr="00BC7581">
          <w:t xml:space="preserve"> and described in the following </w:t>
        </w:r>
        <w:r>
          <w:t>subsections</w:t>
        </w:r>
        <w:r w:rsidRPr="00BC7581">
          <w:t xml:space="preserve">. In </w:t>
        </w:r>
        <w:r>
          <w:t>Figures 5.7.5-1 and 5.7.5-2</w:t>
        </w:r>
        <w:r w:rsidRPr="00BC7581">
          <w:t>, OA-min is Zone-Abs-OA-min.</w:t>
        </w:r>
      </w:ins>
    </w:p>
    <w:p w14:paraId="4C2609FD" w14:textId="0C845B5F" w:rsidR="00A42168" w:rsidRDefault="00A42168" w:rsidP="00A42168">
      <w:pPr>
        <w:keepNext/>
        <w:jc w:val="center"/>
      </w:pPr>
      <w:r>
        <w:rPr>
          <w:noProof/>
        </w:rPr>
        <mc:AlternateContent>
          <mc:Choice Requires="wpc">
            <w:drawing>
              <wp:inline distT="0" distB="0" distL="0" distR="0" wp14:anchorId="5FDB990A" wp14:editId="75300612">
                <wp:extent cx="5845175" cy="3413125"/>
                <wp:effectExtent l="0" t="0" r="60325" b="34925"/>
                <wp:docPr id="436" name="Canvas 43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35" name="Line 438"/>
                        <wps:cNvCnPr>
                          <a:cxnSpLocks noChangeShapeType="1"/>
                        </wps:cNvCnPr>
                        <wps:spPr bwMode="auto">
                          <a:xfrm>
                            <a:off x="738505" y="0"/>
                            <a:ext cx="635" cy="2986405"/>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236" name="Line 439"/>
                        <wps:cNvCnPr>
                          <a:cxnSpLocks noChangeShapeType="1"/>
                        </wps:cNvCnPr>
                        <wps:spPr bwMode="auto">
                          <a:xfrm flipV="1">
                            <a:off x="738505" y="2988310"/>
                            <a:ext cx="5031740" cy="635"/>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237" name="Line 440"/>
                        <wps:cNvCnPr>
                          <a:cxnSpLocks noChangeShapeType="1"/>
                        </wps:cNvCnPr>
                        <wps:spPr bwMode="auto">
                          <a:xfrm flipH="1">
                            <a:off x="739140" y="2309495"/>
                            <a:ext cx="2790190" cy="635"/>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238" name="Line 441"/>
                        <wps:cNvCnPr>
                          <a:cxnSpLocks noChangeShapeType="1"/>
                        </wps:cNvCnPr>
                        <wps:spPr bwMode="auto">
                          <a:xfrm>
                            <a:off x="739775" y="0"/>
                            <a:ext cx="2177415" cy="2988310"/>
                          </a:xfrm>
                          <a:prstGeom prst="line">
                            <a:avLst/>
                          </a:prstGeom>
                          <a:noFill/>
                          <a:ln w="0">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239" name="Rectangle 442"/>
                        <wps:cNvSpPr>
                          <a:spLocks noChangeArrowheads="1"/>
                        </wps:cNvSpPr>
                        <wps:spPr bwMode="auto">
                          <a:xfrm>
                            <a:off x="1788160" y="191135"/>
                            <a:ext cx="944880" cy="6235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5DD54F" w14:textId="77777777" w:rsidR="00D878EF" w:rsidRPr="007E18AB" w:rsidRDefault="00D878EF" w:rsidP="00A42168">
                              <w:pPr>
                                <w:pStyle w:val="NoSpacing"/>
                                <w:rPr>
                                  <w:rFonts w:cs="Arial"/>
                                  <w:sz w:val="24"/>
                                  <w:szCs w:val="24"/>
                                </w:rPr>
                              </w:pPr>
                              <w:r w:rsidRPr="007E18AB">
                                <w:t>Discharge Air Temperature Setpoint</w:t>
                              </w:r>
                            </w:p>
                          </w:txbxContent>
                        </wps:txbx>
                        <wps:bodyPr rot="0" vert="horz" wrap="square" lIns="0" tIns="0" rIns="0" bIns="0" anchor="t" anchorCtr="0" upright="1">
                          <a:noAutofit/>
                        </wps:bodyPr>
                      </wps:wsp>
                      <wps:wsp>
                        <wps:cNvPr id="240" name="Line 443"/>
                        <wps:cNvCnPr>
                          <a:cxnSpLocks noChangeShapeType="1"/>
                        </wps:cNvCnPr>
                        <wps:spPr bwMode="auto">
                          <a:xfrm>
                            <a:off x="647700" y="3345180"/>
                            <a:ext cx="2302510" cy="635"/>
                          </a:xfrm>
                          <a:prstGeom prst="line">
                            <a:avLst/>
                          </a:prstGeom>
                          <a:noFill/>
                          <a:ln w="9525">
                            <a:solidFill>
                              <a:srgbClr val="000000"/>
                            </a:solidFill>
                            <a:round/>
                            <a:headEnd type="triangle" w="med" len="med"/>
                            <a:tailEnd type="oval" w="med" len="med"/>
                          </a:ln>
                          <a:extLst>
                            <a:ext uri="{909E8E84-426E-40DD-AFC4-6F175D3DCCD1}">
                              <a14:hiddenFill xmlns:a14="http://schemas.microsoft.com/office/drawing/2010/main">
                                <a:noFill/>
                              </a14:hiddenFill>
                            </a:ext>
                          </a:extLst>
                        </wps:spPr>
                        <wps:bodyPr/>
                      </wps:wsp>
                      <wps:wsp>
                        <wps:cNvPr id="241" name="Rectangle 444"/>
                        <wps:cNvSpPr>
                          <a:spLocks noChangeArrowheads="1"/>
                        </wps:cNvSpPr>
                        <wps:spPr bwMode="auto">
                          <a:xfrm>
                            <a:off x="964565" y="3081020"/>
                            <a:ext cx="1795780" cy="332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CD3AAD" w14:textId="1955CC9E" w:rsidR="00D878EF" w:rsidRPr="00274066" w:rsidRDefault="00D878EF" w:rsidP="00A42168">
                              <w:pPr>
                                <w:pStyle w:val="NoSpacing"/>
                                <w:jc w:val="center"/>
                                <w:rPr>
                                  <w:rFonts w:cs="Arial"/>
                                  <w:sz w:val="24"/>
                                  <w:szCs w:val="24"/>
                                </w:rPr>
                              </w:pPr>
                              <w:r>
                                <w:t>Heating Loop</w:t>
                              </w:r>
                              <w:r w:rsidRPr="00274066">
                                <w:t xml:space="preserve"> Signal</w:t>
                              </w:r>
                            </w:p>
                          </w:txbxContent>
                        </wps:txbx>
                        <wps:bodyPr rot="0" vert="horz" wrap="square" lIns="0" tIns="0" rIns="0" bIns="0" anchor="t" anchorCtr="0" upright="1">
                          <a:noAutofit/>
                        </wps:bodyPr>
                      </wps:wsp>
                      <wps:wsp>
                        <wps:cNvPr id="242" name="Rectangle 445"/>
                        <wps:cNvSpPr>
                          <a:spLocks noChangeArrowheads="1"/>
                        </wps:cNvSpPr>
                        <wps:spPr bwMode="auto">
                          <a:xfrm>
                            <a:off x="3892550" y="3081020"/>
                            <a:ext cx="1650365" cy="332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50C5CE" w14:textId="0F1A35FA" w:rsidR="00D878EF" w:rsidRPr="00274066" w:rsidRDefault="00D878EF" w:rsidP="00A42168">
                              <w:pPr>
                                <w:pStyle w:val="NoSpacing"/>
                                <w:jc w:val="center"/>
                                <w:rPr>
                                  <w:rFonts w:cs="Arial"/>
                                  <w:sz w:val="24"/>
                                  <w:szCs w:val="24"/>
                                </w:rPr>
                              </w:pPr>
                              <w:r>
                                <w:t>Cooling Loop</w:t>
                              </w:r>
                              <w:r w:rsidRPr="00274066">
                                <w:t xml:space="preserve"> Signal</w:t>
                              </w:r>
                            </w:p>
                          </w:txbxContent>
                        </wps:txbx>
                        <wps:bodyPr rot="0" vert="horz" wrap="square" lIns="0" tIns="0" rIns="0" bIns="0" anchor="t" anchorCtr="0" upright="1">
                          <a:noAutofit/>
                        </wps:bodyPr>
                      </wps:wsp>
                      <wps:wsp>
                        <wps:cNvPr id="243" name="Line 446"/>
                        <wps:cNvCnPr>
                          <a:cxnSpLocks noChangeShapeType="1"/>
                        </wps:cNvCnPr>
                        <wps:spPr bwMode="auto">
                          <a:xfrm>
                            <a:off x="3502025" y="3351530"/>
                            <a:ext cx="2302510" cy="635"/>
                          </a:xfrm>
                          <a:prstGeom prst="line">
                            <a:avLst/>
                          </a:prstGeom>
                          <a:noFill/>
                          <a:ln w="9525">
                            <a:solidFill>
                              <a:srgbClr val="00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244" name="Line 447"/>
                        <wps:cNvCnPr>
                          <a:cxnSpLocks noChangeShapeType="1"/>
                        </wps:cNvCnPr>
                        <wps:spPr bwMode="auto">
                          <a:xfrm flipH="1">
                            <a:off x="738505" y="1446530"/>
                            <a:ext cx="3320415" cy="635"/>
                          </a:xfrm>
                          <a:prstGeom prst="line">
                            <a:avLst/>
                          </a:prstGeom>
                          <a:noFill/>
                          <a:ln w="19050">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245" name="Text Box 448"/>
                        <wps:cNvSpPr txBox="1">
                          <a:spLocks noChangeArrowheads="1"/>
                        </wps:cNvSpPr>
                        <wps:spPr bwMode="auto">
                          <a:xfrm>
                            <a:off x="2964815" y="173354"/>
                            <a:ext cx="1155065" cy="641986"/>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3C14A32" w14:textId="77777777" w:rsidR="00D878EF" w:rsidRDefault="00D878EF" w:rsidP="00A42168">
                              <w:pPr>
                                <w:pStyle w:val="NoSpacing"/>
                              </w:pPr>
                              <w:r>
                                <w:t>Active Primary Airflow Setpoint, Vspt</w:t>
                              </w:r>
                            </w:p>
                          </w:txbxContent>
                        </wps:txbx>
                        <wps:bodyPr rot="0" vert="horz" wrap="square" lIns="91440" tIns="45720" rIns="91440" bIns="45720" anchor="t" anchorCtr="0" upright="1">
                          <a:noAutofit/>
                        </wps:bodyPr>
                      </wps:wsp>
                      <wps:wsp>
                        <wps:cNvPr id="246" name="Line 449"/>
                        <wps:cNvCnPr>
                          <a:cxnSpLocks noChangeShapeType="1"/>
                        </wps:cNvCnPr>
                        <wps:spPr bwMode="auto">
                          <a:xfrm>
                            <a:off x="4072255" y="539750"/>
                            <a:ext cx="738505" cy="43370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8" name="Text Box 450"/>
                        <wps:cNvSpPr txBox="1">
                          <a:spLocks noChangeArrowheads="1"/>
                        </wps:cNvSpPr>
                        <wps:spPr bwMode="auto">
                          <a:xfrm>
                            <a:off x="0" y="2207794"/>
                            <a:ext cx="783590" cy="727911"/>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948629D" w14:textId="1EC7FD5F" w:rsidR="00D878EF" w:rsidRPr="00274066" w:rsidRDefault="00D878EF" w:rsidP="00A42168">
                              <w:pPr>
                                <w:pStyle w:val="NoSpacing"/>
                                <w:jc w:val="right"/>
                              </w:pPr>
                              <w:r w:rsidRPr="00274066">
                                <w:t xml:space="preserve">Minimum </w:t>
                              </w:r>
                            </w:p>
                          </w:txbxContent>
                        </wps:txbx>
                        <wps:bodyPr rot="0" vert="horz" wrap="square" lIns="91440" tIns="45720" rIns="91440" bIns="45720" anchor="t" anchorCtr="0" upright="1">
                          <a:noAutofit/>
                        </wps:bodyPr>
                      </wps:wsp>
                      <wps:wsp>
                        <wps:cNvPr id="249" name="Line 451"/>
                        <wps:cNvCnPr>
                          <a:cxnSpLocks noChangeShapeType="1"/>
                        </wps:cNvCnPr>
                        <wps:spPr bwMode="auto">
                          <a:xfrm flipH="1">
                            <a:off x="3533140" y="0"/>
                            <a:ext cx="2312035" cy="2301875"/>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250" name="Line 452"/>
                        <wps:cNvCnPr>
                          <a:cxnSpLocks noChangeShapeType="1"/>
                        </wps:cNvCnPr>
                        <wps:spPr bwMode="auto">
                          <a:xfrm flipH="1">
                            <a:off x="1428115" y="656590"/>
                            <a:ext cx="312420" cy="15875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1" name="Text Box 453"/>
                        <wps:cNvSpPr txBox="1">
                          <a:spLocks noChangeArrowheads="1"/>
                        </wps:cNvSpPr>
                        <wps:spPr bwMode="auto">
                          <a:xfrm>
                            <a:off x="4353560" y="1270"/>
                            <a:ext cx="1408430" cy="34353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8FC0404" w14:textId="77777777" w:rsidR="00D878EF" w:rsidRDefault="00D878EF" w:rsidP="00A42168">
                              <w:pPr>
                                <w:pStyle w:val="NoSpacing"/>
                              </w:pPr>
                              <w:r>
                                <w:t>Cooling Maximum</w:t>
                              </w:r>
                            </w:p>
                          </w:txbxContent>
                        </wps:txbx>
                        <wps:bodyPr rot="0" vert="horz" wrap="square" lIns="91440" tIns="45720" rIns="91440" bIns="45720" anchor="t" anchorCtr="0" upright="1">
                          <a:noAutofit/>
                        </wps:bodyPr>
                      </wps:wsp>
                      <wps:wsp>
                        <wps:cNvPr id="252" name="Line 454"/>
                        <wps:cNvCnPr>
                          <a:cxnSpLocks noChangeShapeType="1"/>
                        </wps:cNvCnPr>
                        <wps:spPr bwMode="auto">
                          <a:xfrm>
                            <a:off x="4058285" y="1446530"/>
                            <a:ext cx="635" cy="1539875"/>
                          </a:xfrm>
                          <a:prstGeom prst="line">
                            <a:avLst/>
                          </a:prstGeom>
                          <a:noFill/>
                          <a:ln w="19050">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253" name="Rectangle 455"/>
                        <wps:cNvSpPr>
                          <a:spLocks noChangeArrowheads="1"/>
                        </wps:cNvSpPr>
                        <wps:spPr bwMode="auto">
                          <a:xfrm>
                            <a:off x="2583815" y="1051561"/>
                            <a:ext cx="1322360" cy="1824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32E546" w14:textId="77777777" w:rsidR="00D878EF" w:rsidRPr="007E18AB" w:rsidRDefault="00D878EF" w:rsidP="00A42168">
                              <w:pPr>
                                <w:pStyle w:val="NoSpacing"/>
                                <w:rPr>
                                  <w:rFonts w:cs="Arial"/>
                                  <w:sz w:val="24"/>
                                  <w:szCs w:val="24"/>
                                </w:rPr>
                              </w:pPr>
                              <w:r>
                                <w:t>Parallel Fan CFM</w:t>
                              </w:r>
                            </w:p>
                          </w:txbxContent>
                        </wps:txbx>
                        <wps:bodyPr rot="0" vert="horz" wrap="square" lIns="0" tIns="0" rIns="0" bIns="0" anchor="t" anchorCtr="0" upright="1">
                          <a:noAutofit/>
                        </wps:bodyPr>
                      </wps:wsp>
                      <wps:wsp>
                        <wps:cNvPr id="254" name="Line 456"/>
                        <wps:cNvCnPr>
                          <a:cxnSpLocks noChangeShapeType="1"/>
                        </wps:cNvCnPr>
                        <wps:spPr bwMode="auto">
                          <a:xfrm flipH="1">
                            <a:off x="2685415" y="1196340"/>
                            <a:ext cx="191135" cy="25019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5" name="Line 457"/>
                        <wps:cNvCnPr>
                          <a:cxnSpLocks noChangeShapeType="1"/>
                        </wps:cNvCnPr>
                        <wps:spPr bwMode="auto">
                          <a:xfrm flipH="1" flipV="1">
                            <a:off x="739775" y="1715770"/>
                            <a:ext cx="5105400" cy="1270"/>
                          </a:xfrm>
                          <a:prstGeom prst="line">
                            <a:avLst/>
                          </a:prstGeom>
                          <a:noFill/>
                          <a:ln w="12700"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256" name="Rectangle 458"/>
                        <wps:cNvSpPr>
                          <a:spLocks noChangeArrowheads="1"/>
                        </wps:cNvSpPr>
                        <wps:spPr bwMode="auto">
                          <a:xfrm>
                            <a:off x="2779394" y="3081020"/>
                            <a:ext cx="930275" cy="258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925D69" w14:textId="77777777" w:rsidR="00D878EF" w:rsidRPr="00274066" w:rsidRDefault="00D878EF" w:rsidP="00A42168">
                              <w:pPr>
                                <w:pStyle w:val="NoSpacing"/>
                                <w:jc w:val="center"/>
                                <w:rPr>
                                  <w:rFonts w:cs="Arial"/>
                                  <w:sz w:val="24"/>
                                  <w:szCs w:val="24"/>
                                </w:rPr>
                              </w:pPr>
                              <w:r w:rsidRPr="00274066">
                                <w:t>Deadband</w:t>
                              </w:r>
                            </w:p>
                          </w:txbxContent>
                        </wps:txbx>
                        <wps:bodyPr rot="0" vert="horz" wrap="square" lIns="0" tIns="0" rIns="0" bIns="0" anchor="t" anchorCtr="0" upright="1">
                          <a:noAutofit/>
                        </wps:bodyPr>
                      </wps:wsp>
                      <wps:wsp>
                        <wps:cNvPr id="257" name="Text Box 459"/>
                        <wps:cNvSpPr txBox="1">
                          <a:spLocks noChangeArrowheads="1"/>
                        </wps:cNvSpPr>
                        <wps:spPr bwMode="auto">
                          <a:xfrm>
                            <a:off x="0" y="1587774"/>
                            <a:ext cx="738505" cy="256927"/>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8165AB6" w14:textId="77777777" w:rsidR="00D878EF" w:rsidRPr="007A2FED" w:rsidRDefault="00D878EF" w:rsidP="00A42168">
                              <w:pPr>
                                <w:pStyle w:val="NoSpacing"/>
                                <w:jc w:val="right"/>
                              </w:pPr>
                              <w:r>
                                <w:t xml:space="preserve">OA-min </w:t>
                              </w:r>
                            </w:p>
                          </w:txbxContent>
                        </wps:txbx>
                        <wps:bodyPr rot="0" vert="horz" wrap="square" lIns="91440" tIns="45720" rIns="91440" bIns="45720" anchor="t" anchorCtr="0" upright="1">
                          <a:noAutofit/>
                        </wps:bodyPr>
                      </wps:wsp>
                    </wpc:wpc>
                  </a:graphicData>
                </a:graphic>
              </wp:inline>
            </w:drawing>
          </mc:Choice>
          <mc:Fallback>
            <w:pict>
              <v:group w14:anchorId="5FDB990A" id="Canvas 436" o:spid="_x0000_s1163" editas="canvas" style="width:460.25pt;height:268.75pt;mso-position-horizontal-relative:char;mso-position-vertical-relative:line" coordsize="58451,341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">
                <v:shape id="_x0000_s1164" type="#_x0000_t75" style="position:absolute;width:58451;height:34131;visibility:visible;mso-wrap-style:square">
                  <v:fill o:detectmouseclick="t"/>
                  <v:path o:connecttype="none"/>
                </v:shape>
                <v:line id="Line 438" o:spid="_x0000_s1165" style="position:absolute;visibility:visible;mso-wrap-style:square" from="7385,0" to="7391,298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" strokeweight=".35mm"/>
                <v:line id="Line 439" o:spid="_x0000_s1166" style="position:absolute;flip:y;visibility:visible;mso-wrap-style:square" from="7385,29883" to="57702,298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" strokeweight=".35mm"/>
                <v:line id="Line 440" o:spid="_x0000_s1167" style="position:absolute;flip:x;visibility:visible;mso-wrap-style:square" from="7391,23094" to="35293,231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" strokeweight=".35mm"/>
                <v:line id="Line 441" o:spid="_x0000_s1168" style="position:absolute;visibility:visible;mso-wrap-style:square" from="7397,0" to="29171,298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" strokeweight="0">
                  <v:stroke dashstyle="dash"/>
                </v:line>
                <v:rect id="Rectangle 442" o:spid="_x0000_s1169" style="position:absolute;left:17881;top:1911;width:9449;height:62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" filled="f" stroked="f">
                  <v:textbox inset="0,0,0,0">
                    <w:txbxContent>
                      <w:p w14:paraId="785DD54F" w14:textId="77777777" w:rsidR="00D878EF" w:rsidRPr="007E18AB" w:rsidRDefault="00D878EF" w:rsidP="00A42168">
                        <w:pPr>
                          <w:pStyle w:val="NoSpacing"/>
                          <w:rPr>
                            <w:rFonts w:cs="Arial"/>
                            <w:sz w:val="24"/>
                            <w:szCs w:val="24"/>
                          </w:rPr>
                        </w:pPr>
                        <w:r w:rsidRPr="007E18AB">
                          <w:t>Discharge Air Temperature Setpoint</w:t>
                        </w:r>
                      </w:p>
                    </w:txbxContent>
                  </v:textbox>
                </v:rect>
                <v:line id="Line 443" o:spid="_x0000_s1170" style="position:absolute;visibility:visible;mso-wrap-style:square" from="6477,33451" to="29502,334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">
                  <v:stroke startarrow="block" endarrow="oval"/>
                </v:line>
                <v:rect id="Rectangle 444" o:spid="_x0000_s1171" style="position:absolute;left:9645;top:30810;width:17958;height:3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" filled="f" stroked="f">
                  <v:textbox inset="0,0,0,0">
                    <w:txbxContent>
                      <w:p w14:paraId="42CD3AAD" w14:textId="1955CC9E" w:rsidR="00D878EF" w:rsidRPr="00274066" w:rsidRDefault="00D878EF" w:rsidP="00A42168">
                        <w:pPr>
                          <w:pStyle w:val="NoSpacing"/>
                          <w:jc w:val="center"/>
                          <w:rPr>
                            <w:rFonts w:cs="Arial"/>
                            <w:sz w:val="24"/>
                            <w:szCs w:val="24"/>
                          </w:rPr>
                        </w:pPr>
                        <w:r>
                          <w:t>Heating Loop</w:t>
                        </w:r>
                        <w:r w:rsidRPr="00274066">
                          <w:t xml:space="preserve"> Signal</w:t>
                        </w:r>
                      </w:p>
                    </w:txbxContent>
                  </v:textbox>
                </v:rect>
                <v:rect id="Rectangle 445" o:spid="_x0000_s1172" style="position:absolute;left:38925;top:30810;width:16504;height:3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" filled="f" stroked="f">
                  <v:textbox inset="0,0,0,0">
                    <w:txbxContent>
                      <w:p w14:paraId="5650C5CE" w14:textId="0F1A35FA" w:rsidR="00D878EF" w:rsidRPr="00274066" w:rsidRDefault="00D878EF" w:rsidP="00A42168">
                        <w:pPr>
                          <w:pStyle w:val="NoSpacing"/>
                          <w:jc w:val="center"/>
                          <w:rPr>
                            <w:rFonts w:cs="Arial"/>
                            <w:sz w:val="24"/>
                            <w:szCs w:val="24"/>
                          </w:rPr>
                        </w:pPr>
                        <w:r>
                          <w:t>Cooling Loop</w:t>
                        </w:r>
                        <w:r w:rsidRPr="00274066">
                          <w:t xml:space="preserve"> Signal</w:t>
                        </w:r>
                      </w:p>
                    </w:txbxContent>
                  </v:textbox>
                </v:rect>
                <v:line id="Line 446" o:spid="_x0000_s1173" style="position:absolute;visibility:visible;mso-wrap-style:square" from="35020,33515" to="58045,335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">
                  <v:stroke startarrow="oval" endarrow="block"/>
                </v:line>
                <v:line id="Line 447" o:spid="_x0000_s1174" style="position:absolute;flip:x;visibility:visible;mso-wrap-style:square" from="7385,14465" to="40589,144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" strokeweight="1.5pt">
                  <v:stroke dashstyle="longDash"/>
                </v:line>
                <v:shape id="Text Box 448" o:spid="_x0000_s1175" type="#_x0000_t202" style="position:absolute;left:29648;top:1733;width:11550;height:6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" stroked="f">
                  <v:fill opacity="0"/>
                  <v:textbox>
                    <w:txbxContent>
                      <w:p w14:paraId="73C14A32" w14:textId="77777777" w:rsidR="00D878EF" w:rsidRDefault="00D878EF" w:rsidP="00A42168">
                        <w:pPr>
                          <w:pStyle w:val="NoSpacing"/>
                        </w:pPr>
                        <w:r>
                          <w:t>Active Primary Airflow Setpoint, Vspt</w:t>
                        </w:r>
                      </w:p>
                    </w:txbxContent>
                  </v:textbox>
                </v:shape>
                <v:line id="Line 449" o:spid="_x0000_s1176" style="position:absolute;visibility:visible;mso-wrap-style:square" from="40722,5397" to="48107,97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">
                  <v:stroke endarrow="block"/>
                </v:line>
                <v:shape id="Text Box 450" o:spid="_x0000_s1177" type="#_x0000_t202" style="position:absolute;top:22077;width:7835;height:72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" stroked="f">
                  <v:fill opacity="0"/>
                  <v:textbox>
                    <w:txbxContent>
                      <w:p w14:paraId="5948629D" w14:textId="1EC7FD5F" w:rsidR="00D878EF" w:rsidRPr="00274066" w:rsidRDefault="00D878EF" w:rsidP="00A42168">
                        <w:pPr>
                          <w:pStyle w:val="NoSpacing"/>
                          <w:jc w:val="right"/>
                        </w:pPr>
                        <w:r w:rsidRPr="00274066">
                          <w:t xml:space="preserve">Minimum </w:t>
                        </w:r>
                      </w:p>
                    </w:txbxContent>
                  </v:textbox>
                </v:shape>
                <v:line id="Line 451" o:spid="_x0000_s1178" style="position:absolute;flip:x;visibility:visible;mso-wrap-style:square" from="35331,0" to="58451,230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" strokeweight=".35mm"/>
                <v:line id="Line 452" o:spid="_x0000_s1179" style="position:absolute;flip:x;visibility:visible;mso-wrap-style:square" from="14281,6565" to="17405,81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">
                  <v:stroke endarrow="block"/>
                </v:line>
                <v:shape id="Text Box 453" o:spid="_x0000_s1180" type="#_x0000_t202" style="position:absolute;left:43535;top:12;width:14084;height:34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" stroked="f">
                  <v:fill opacity="0"/>
                  <v:textbox>
                    <w:txbxContent>
                      <w:p w14:paraId="48FC0404" w14:textId="77777777" w:rsidR="00D878EF" w:rsidRDefault="00D878EF" w:rsidP="00A42168">
                        <w:pPr>
                          <w:pStyle w:val="NoSpacing"/>
                        </w:pPr>
                        <w:r>
                          <w:t>Cooling Maximum</w:t>
                        </w:r>
                      </w:p>
                    </w:txbxContent>
                  </v:textbox>
                </v:shape>
                <v:line id="Line 454" o:spid="_x0000_s1181" style="position:absolute;visibility:visible;mso-wrap-style:square" from="40582,14465" to="40589,298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" strokeweight="1.5pt">
                  <v:stroke dashstyle="longDash"/>
                </v:line>
                <v:rect id="Rectangle 455" o:spid="_x0000_s1182" style="position:absolute;left:25838;top:10515;width:13223;height:18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" filled="f" stroked="f">
                  <v:textbox inset="0,0,0,0">
                    <w:txbxContent>
                      <w:p w14:paraId="0732E546" w14:textId="77777777" w:rsidR="00D878EF" w:rsidRPr="007E18AB" w:rsidRDefault="00D878EF" w:rsidP="00A42168">
                        <w:pPr>
                          <w:pStyle w:val="NoSpacing"/>
                          <w:rPr>
                            <w:rFonts w:cs="Arial"/>
                            <w:sz w:val="24"/>
                            <w:szCs w:val="24"/>
                          </w:rPr>
                        </w:pPr>
                        <w:r>
                          <w:t>Parallel Fan CFM</w:t>
                        </w:r>
                      </w:p>
                    </w:txbxContent>
                  </v:textbox>
                </v:rect>
                <v:line id="Line 456" o:spid="_x0000_s1183" style="position:absolute;flip:x;visibility:visible;mso-wrap-style:square" from="26854,11963" to="28765,144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">
                  <v:stroke endarrow="block"/>
                </v:line>
                <v:line id="Line 457" o:spid="_x0000_s1184" style="position:absolute;flip:x y;visibility:visible;mso-wrap-style:square" from="7397,17157" to="58451,171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" strokeweight="1pt">
                  <v:stroke dashstyle="1 1" endcap="round"/>
                </v:line>
                <v:rect id="Rectangle 458" o:spid="_x0000_s1185" style="position:absolute;left:27793;top:30810;width:9303;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" filled="f" stroked="f">
                  <v:textbox inset="0,0,0,0">
                    <w:txbxContent>
                      <w:p w14:paraId="46925D69" w14:textId="77777777" w:rsidR="00D878EF" w:rsidRPr="00274066" w:rsidRDefault="00D878EF" w:rsidP="00A42168">
                        <w:pPr>
                          <w:pStyle w:val="NoSpacing"/>
                          <w:jc w:val="center"/>
                          <w:rPr>
                            <w:rFonts w:cs="Arial"/>
                            <w:sz w:val="24"/>
                            <w:szCs w:val="24"/>
                          </w:rPr>
                        </w:pPr>
                        <w:r w:rsidRPr="00274066">
                          <w:t>Deadband</w:t>
                        </w:r>
                      </w:p>
                    </w:txbxContent>
                  </v:textbox>
                </v:rect>
                <v:shape id="Text Box 459" o:spid="_x0000_s1186" type="#_x0000_t202" style="position:absolute;top:15877;width:7385;height:25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" stroked="f">
                  <v:fill opacity="0"/>
                  <v:textbox>
                    <w:txbxContent>
                      <w:p w14:paraId="78165AB6" w14:textId="77777777" w:rsidR="00D878EF" w:rsidRPr="007A2FED" w:rsidRDefault="00D878EF" w:rsidP="00A42168">
                        <w:pPr>
                          <w:pStyle w:val="NoSpacing"/>
                          <w:jc w:val="right"/>
                        </w:pPr>
                        <w:r>
                          <w:t xml:space="preserve">OA-min </w:t>
                        </w:r>
                      </w:p>
                    </w:txbxContent>
                  </v:textbox>
                </v:shape>
                <w10:anchorlock/>
              </v:group>
            </w:pict>
          </mc:Fallback>
        </mc:AlternateContent>
      </w:r>
    </w:p>
    <w:p w14:paraId="19B58EF2" w14:textId="0A9FA2DB" w:rsidR="00A42168" w:rsidRDefault="00A42168" w:rsidP="00F67865">
      <w:pPr>
        <w:pStyle w:val="FigureCaption"/>
      </w:pPr>
      <w:r w:rsidRPr="00A42168">
        <w:t xml:space="preserve">Figure 5.7.5-1 Control logic for constant-volume parallel fan-powered VAV zone (OA-min &gt; </w:t>
      </w:r>
      <w:proofErr w:type="spellStart"/>
      <w:r w:rsidRPr="00A42168">
        <w:t>Vmin</w:t>
      </w:r>
      <w:proofErr w:type="spellEnd"/>
      <w:r w:rsidRPr="00A42168">
        <w:t>).</w:t>
      </w:r>
    </w:p>
    <w:p w14:paraId="293760E9" w14:textId="77777777" w:rsidR="00A42168" w:rsidRDefault="00A42168" w:rsidP="00A42168">
      <w:pPr>
        <w:jc w:val="center"/>
      </w:pPr>
    </w:p>
    <w:p w14:paraId="23AF57D4" w14:textId="18C920C2" w:rsidR="00A42168" w:rsidRDefault="00A42168" w:rsidP="00A42168">
      <w:pPr>
        <w:jc w:val="center"/>
      </w:pPr>
    </w:p>
    <w:p w14:paraId="40105E62" w14:textId="3568DD8C" w:rsidR="00A42168" w:rsidRPr="002B3420" w:rsidRDefault="00A42168" w:rsidP="00A42168">
      <w:r>
        <w:rPr>
          <w:noProof/>
        </w:rPr>
        <mc:AlternateContent>
          <mc:Choice Requires="wpc">
            <w:drawing>
              <wp:inline distT="0" distB="0" distL="0" distR="0" wp14:anchorId="4F01AA92" wp14:editId="4E65CC10">
                <wp:extent cx="5845175" cy="3413125"/>
                <wp:effectExtent l="0" t="0" r="60325" b="34925"/>
                <wp:docPr id="412" name="Canvas 41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11" name="Line 414"/>
                        <wps:cNvCnPr>
                          <a:cxnSpLocks noChangeShapeType="1"/>
                        </wps:cNvCnPr>
                        <wps:spPr bwMode="auto">
                          <a:xfrm>
                            <a:off x="738505" y="0"/>
                            <a:ext cx="635" cy="2986405"/>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213" name="Line 415"/>
                        <wps:cNvCnPr>
                          <a:cxnSpLocks noChangeShapeType="1"/>
                        </wps:cNvCnPr>
                        <wps:spPr bwMode="auto">
                          <a:xfrm flipV="1">
                            <a:off x="738505" y="2988310"/>
                            <a:ext cx="5031740" cy="635"/>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214" name="Line 416"/>
                        <wps:cNvCnPr>
                          <a:cxnSpLocks noChangeShapeType="1"/>
                        </wps:cNvCnPr>
                        <wps:spPr bwMode="auto">
                          <a:xfrm flipH="1">
                            <a:off x="739140" y="2309495"/>
                            <a:ext cx="2790190" cy="635"/>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215" name="Line 417"/>
                        <wps:cNvCnPr>
                          <a:cxnSpLocks noChangeShapeType="1"/>
                        </wps:cNvCnPr>
                        <wps:spPr bwMode="auto">
                          <a:xfrm>
                            <a:off x="739775" y="0"/>
                            <a:ext cx="2177415" cy="2988310"/>
                          </a:xfrm>
                          <a:prstGeom prst="line">
                            <a:avLst/>
                          </a:prstGeom>
                          <a:noFill/>
                          <a:ln w="0">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216" name="Rectangle 418"/>
                        <wps:cNvSpPr>
                          <a:spLocks noChangeArrowheads="1"/>
                        </wps:cNvSpPr>
                        <wps:spPr bwMode="auto">
                          <a:xfrm>
                            <a:off x="1759585" y="191135"/>
                            <a:ext cx="944880" cy="6235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A964E1" w14:textId="77777777" w:rsidR="00D878EF" w:rsidRPr="007E18AB" w:rsidRDefault="00D878EF" w:rsidP="00A42168">
                              <w:pPr>
                                <w:pStyle w:val="NoSpacing"/>
                                <w:rPr>
                                  <w:rFonts w:cs="Arial"/>
                                  <w:sz w:val="24"/>
                                  <w:szCs w:val="24"/>
                                </w:rPr>
                              </w:pPr>
                              <w:r w:rsidRPr="007E18AB">
                                <w:t>Discharge Air Temperature Setpoint</w:t>
                              </w:r>
                            </w:p>
                          </w:txbxContent>
                        </wps:txbx>
                        <wps:bodyPr rot="0" vert="horz" wrap="square" lIns="0" tIns="0" rIns="0" bIns="0" anchor="t" anchorCtr="0" upright="1">
                          <a:noAutofit/>
                        </wps:bodyPr>
                      </wps:wsp>
                      <wps:wsp>
                        <wps:cNvPr id="217" name="Line 419"/>
                        <wps:cNvCnPr>
                          <a:cxnSpLocks noChangeShapeType="1"/>
                        </wps:cNvCnPr>
                        <wps:spPr bwMode="auto">
                          <a:xfrm>
                            <a:off x="647700" y="3345180"/>
                            <a:ext cx="2302510" cy="635"/>
                          </a:xfrm>
                          <a:prstGeom prst="line">
                            <a:avLst/>
                          </a:prstGeom>
                          <a:noFill/>
                          <a:ln w="9525">
                            <a:solidFill>
                              <a:srgbClr val="000000"/>
                            </a:solidFill>
                            <a:round/>
                            <a:headEnd type="triangle" w="med" len="med"/>
                            <a:tailEnd type="oval" w="med" len="med"/>
                          </a:ln>
                          <a:extLst>
                            <a:ext uri="{909E8E84-426E-40DD-AFC4-6F175D3DCCD1}">
                              <a14:hiddenFill xmlns:a14="http://schemas.microsoft.com/office/drawing/2010/main">
                                <a:noFill/>
                              </a14:hiddenFill>
                            </a:ext>
                          </a:extLst>
                        </wps:spPr>
                        <wps:bodyPr/>
                      </wps:wsp>
                      <wps:wsp>
                        <wps:cNvPr id="218" name="Rectangle 420"/>
                        <wps:cNvSpPr>
                          <a:spLocks noChangeArrowheads="1"/>
                        </wps:cNvSpPr>
                        <wps:spPr bwMode="auto">
                          <a:xfrm>
                            <a:off x="964565" y="3081020"/>
                            <a:ext cx="1795780" cy="332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8FFEC0" w14:textId="4EC681BA" w:rsidR="00D878EF" w:rsidRPr="00274066" w:rsidRDefault="00D878EF" w:rsidP="00A42168">
                              <w:pPr>
                                <w:pStyle w:val="NoSpacing"/>
                                <w:jc w:val="center"/>
                                <w:rPr>
                                  <w:rFonts w:cs="Arial"/>
                                  <w:sz w:val="24"/>
                                  <w:szCs w:val="24"/>
                                </w:rPr>
                              </w:pPr>
                              <w:r>
                                <w:t>Heating Loop</w:t>
                              </w:r>
                              <w:r w:rsidRPr="00274066">
                                <w:t xml:space="preserve"> Signal</w:t>
                              </w:r>
                            </w:p>
                          </w:txbxContent>
                        </wps:txbx>
                        <wps:bodyPr rot="0" vert="horz" wrap="square" lIns="0" tIns="0" rIns="0" bIns="0" anchor="t" anchorCtr="0" upright="1">
                          <a:noAutofit/>
                        </wps:bodyPr>
                      </wps:wsp>
                      <wps:wsp>
                        <wps:cNvPr id="219" name="Rectangle 421"/>
                        <wps:cNvSpPr>
                          <a:spLocks noChangeArrowheads="1"/>
                        </wps:cNvSpPr>
                        <wps:spPr bwMode="auto">
                          <a:xfrm>
                            <a:off x="3892550" y="3081020"/>
                            <a:ext cx="1650365" cy="332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2D04FC" w14:textId="2DA6DB44" w:rsidR="00D878EF" w:rsidRPr="00274066" w:rsidRDefault="00D878EF" w:rsidP="00A42168">
                              <w:pPr>
                                <w:pStyle w:val="NoSpacing"/>
                                <w:jc w:val="center"/>
                                <w:rPr>
                                  <w:rFonts w:cs="Arial"/>
                                  <w:sz w:val="24"/>
                                  <w:szCs w:val="24"/>
                                </w:rPr>
                              </w:pPr>
                              <w:r>
                                <w:t>Cooling Loop</w:t>
                              </w:r>
                              <w:r w:rsidRPr="00274066">
                                <w:t xml:space="preserve"> Signal</w:t>
                              </w:r>
                            </w:p>
                          </w:txbxContent>
                        </wps:txbx>
                        <wps:bodyPr rot="0" vert="horz" wrap="square" lIns="0" tIns="0" rIns="0" bIns="0" anchor="t" anchorCtr="0" upright="1">
                          <a:noAutofit/>
                        </wps:bodyPr>
                      </wps:wsp>
                      <wps:wsp>
                        <wps:cNvPr id="220" name="Line 422"/>
                        <wps:cNvCnPr>
                          <a:cxnSpLocks noChangeShapeType="1"/>
                        </wps:cNvCnPr>
                        <wps:spPr bwMode="auto">
                          <a:xfrm>
                            <a:off x="3502025" y="3351530"/>
                            <a:ext cx="2302510" cy="635"/>
                          </a:xfrm>
                          <a:prstGeom prst="line">
                            <a:avLst/>
                          </a:prstGeom>
                          <a:noFill/>
                          <a:ln w="9525">
                            <a:solidFill>
                              <a:srgbClr val="00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221" name="Line 423"/>
                        <wps:cNvCnPr>
                          <a:cxnSpLocks noChangeShapeType="1"/>
                        </wps:cNvCnPr>
                        <wps:spPr bwMode="auto">
                          <a:xfrm flipH="1">
                            <a:off x="738505" y="1446530"/>
                            <a:ext cx="2138045" cy="635"/>
                          </a:xfrm>
                          <a:prstGeom prst="line">
                            <a:avLst/>
                          </a:prstGeom>
                          <a:noFill/>
                          <a:ln w="19050">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222" name="Text Box 424"/>
                        <wps:cNvSpPr txBox="1">
                          <a:spLocks noChangeArrowheads="1"/>
                        </wps:cNvSpPr>
                        <wps:spPr bwMode="auto">
                          <a:xfrm>
                            <a:off x="2974340" y="192405"/>
                            <a:ext cx="1155065" cy="62230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1250D7E" w14:textId="77777777" w:rsidR="00D878EF" w:rsidRDefault="00D878EF" w:rsidP="00A42168">
                              <w:pPr>
                                <w:pStyle w:val="NoSpacing"/>
                              </w:pPr>
                              <w:r>
                                <w:t>Active Primary Airflow Setpoint, Vspt</w:t>
                              </w:r>
                            </w:p>
                          </w:txbxContent>
                        </wps:txbx>
                        <wps:bodyPr rot="0" vert="horz" wrap="square" lIns="91440" tIns="45720" rIns="91440" bIns="45720" anchor="t" anchorCtr="0" upright="1">
                          <a:noAutofit/>
                        </wps:bodyPr>
                      </wps:wsp>
                      <wps:wsp>
                        <wps:cNvPr id="223" name="Line 425"/>
                        <wps:cNvCnPr>
                          <a:cxnSpLocks noChangeShapeType="1"/>
                        </wps:cNvCnPr>
                        <wps:spPr bwMode="auto">
                          <a:xfrm>
                            <a:off x="4072255" y="539750"/>
                            <a:ext cx="738505" cy="43370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4" name="Text Box 426"/>
                        <wps:cNvSpPr txBox="1">
                          <a:spLocks noChangeArrowheads="1"/>
                        </wps:cNvSpPr>
                        <wps:spPr bwMode="auto">
                          <a:xfrm>
                            <a:off x="0" y="2159669"/>
                            <a:ext cx="783590" cy="421606"/>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5835B5E" w14:textId="0A40D12F" w:rsidR="00D878EF" w:rsidRPr="00274066" w:rsidRDefault="00D878EF" w:rsidP="00A42168">
                              <w:pPr>
                                <w:pStyle w:val="NoSpacing"/>
                                <w:jc w:val="right"/>
                              </w:pPr>
                              <w:r w:rsidRPr="00274066">
                                <w:t>Minimum</w:t>
                              </w:r>
                              <w:r>
                                <w:t xml:space="preserve"> </w:t>
                              </w:r>
                            </w:p>
                          </w:txbxContent>
                        </wps:txbx>
                        <wps:bodyPr rot="0" vert="horz" wrap="square" lIns="91440" tIns="45720" rIns="91440" bIns="45720" anchor="t" anchorCtr="0" upright="1">
                          <a:noAutofit/>
                        </wps:bodyPr>
                      </wps:wsp>
                      <wps:wsp>
                        <wps:cNvPr id="226" name="Line 427"/>
                        <wps:cNvCnPr>
                          <a:cxnSpLocks noChangeShapeType="1"/>
                        </wps:cNvCnPr>
                        <wps:spPr bwMode="auto">
                          <a:xfrm flipH="1">
                            <a:off x="3533140" y="0"/>
                            <a:ext cx="2312035" cy="2301875"/>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227" name="Line 428"/>
                        <wps:cNvCnPr>
                          <a:cxnSpLocks noChangeShapeType="1"/>
                        </wps:cNvCnPr>
                        <wps:spPr bwMode="auto">
                          <a:xfrm flipH="1">
                            <a:off x="1428115" y="656590"/>
                            <a:ext cx="312420" cy="15875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8" name="Text Box 429"/>
                        <wps:cNvSpPr txBox="1">
                          <a:spLocks noChangeArrowheads="1"/>
                        </wps:cNvSpPr>
                        <wps:spPr bwMode="auto">
                          <a:xfrm>
                            <a:off x="4353560" y="1270"/>
                            <a:ext cx="1408430" cy="34353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B54C84B" w14:textId="77777777" w:rsidR="00D878EF" w:rsidRDefault="00D878EF" w:rsidP="00A42168">
                              <w:pPr>
                                <w:pStyle w:val="NoSpacing"/>
                              </w:pPr>
                              <w:r>
                                <w:t>Cooling Maximum</w:t>
                              </w:r>
                            </w:p>
                          </w:txbxContent>
                        </wps:txbx>
                        <wps:bodyPr rot="0" vert="horz" wrap="square" lIns="91440" tIns="45720" rIns="91440" bIns="45720" anchor="t" anchorCtr="0" upright="1">
                          <a:noAutofit/>
                        </wps:bodyPr>
                      </wps:wsp>
                      <wps:wsp>
                        <wps:cNvPr id="229" name="Line 430"/>
                        <wps:cNvCnPr>
                          <a:cxnSpLocks noChangeShapeType="1"/>
                        </wps:cNvCnPr>
                        <wps:spPr bwMode="auto">
                          <a:xfrm>
                            <a:off x="2876550" y="1446530"/>
                            <a:ext cx="635" cy="1539875"/>
                          </a:xfrm>
                          <a:prstGeom prst="line">
                            <a:avLst/>
                          </a:prstGeom>
                          <a:noFill/>
                          <a:ln w="19050">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230" name="Rectangle 431"/>
                        <wps:cNvSpPr>
                          <a:spLocks noChangeArrowheads="1"/>
                        </wps:cNvSpPr>
                        <wps:spPr bwMode="auto">
                          <a:xfrm>
                            <a:off x="2583815" y="1042035"/>
                            <a:ext cx="1260216" cy="2274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94AB7D" w14:textId="77777777" w:rsidR="00D878EF" w:rsidRPr="009D34D1" w:rsidRDefault="00D878EF" w:rsidP="00A42168">
                              <w:pPr>
                                <w:pStyle w:val="NoSpacing"/>
                              </w:pPr>
                              <w:r>
                                <w:t>Parallel Fan CFM</w:t>
                              </w:r>
                            </w:p>
                          </w:txbxContent>
                        </wps:txbx>
                        <wps:bodyPr rot="0" vert="horz" wrap="square" lIns="0" tIns="0" rIns="0" bIns="0" anchor="t" anchorCtr="0" upright="1">
                          <a:noAutofit/>
                        </wps:bodyPr>
                      </wps:wsp>
                      <wps:wsp>
                        <wps:cNvPr id="231" name="Line 432"/>
                        <wps:cNvCnPr>
                          <a:cxnSpLocks noChangeShapeType="1"/>
                        </wps:cNvCnPr>
                        <wps:spPr bwMode="auto">
                          <a:xfrm flipH="1">
                            <a:off x="2685415" y="1196340"/>
                            <a:ext cx="191135" cy="25019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32" name="Line 433"/>
                        <wps:cNvCnPr>
                          <a:cxnSpLocks noChangeShapeType="1"/>
                        </wps:cNvCnPr>
                        <wps:spPr bwMode="auto">
                          <a:xfrm flipH="1" flipV="1">
                            <a:off x="739775" y="2580005"/>
                            <a:ext cx="5105400" cy="1270"/>
                          </a:xfrm>
                          <a:prstGeom prst="line">
                            <a:avLst/>
                          </a:prstGeom>
                          <a:noFill/>
                          <a:ln w="12700"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233" name="Rectangle 434"/>
                        <wps:cNvSpPr>
                          <a:spLocks noChangeArrowheads="1"/>
                        </wps:cNvSpPr>
                        <wps:spPr bwMode="auto">
                          <a:xfrm>
                            <a:off x="2760345" y="3081020"/>
                            <a:ext cx="958850" cy="264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83A47A" w14:textId="77777777" w:rsidR="00D878EF" w:rsidRPr="00274066" w:rsidRDefault="00D878EF" w:rsidP="00A42168">
                              <w:pPr>
                                <w:pStyle w:val="NoSpacing"/>
                                <w:jc w:val="center"/>
                                <w:rPr>
                                  <w:rFonts w:cs="Arial"/>
                                  <w:sz w:val="24"/>
                                  <w:szCs w:val="24"/>
                                </w:rPr>
                              </w:pPr>
                              <w:r w:rsidRPr="00274066">
                                <w:t>Deadband</w:t>
                              </w:r>
                            </w:p>
                          </w:txbxContent>
                        </wps:txbx>
                        <wps:bodyPr rot="0" vert="horz" wrap="square" lIns="0" tIns="0" rIns="0" bIns="0" anchor="t" anchorCtr="0" upright="1">
                          <a:noAutofit/>
                        </wps:bodyPr>
                      </wps:wsp>
                      <wps:wsp>
                        <wps:cNvPr id="234" name="Text Box 435"/>
                        <wps:cNvSpPr txBox="1">
                          <a:spLocks noChangeArrowheads="1"/>
                        </wps:cNvSpPr>
                        <wps:spPr bwMode="auto">
                          <a:xfrm>
                            <a:off x="1270" y="2483485"/>
                            <a:ext cx="760730" cy="72644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D49B824" w14:textId="77777777" w:rsidR="00D878EF" w:rsidRDefault="00D878EF" w:rsidP="00A42168">
                              <w:pPr>
                                <w:pStyle w:val="NoSpacing"/>
                                <w:jc w:val="right"/>
                              </w:pPr>
                              <w:r>
                                <w:t>OA-min</w:t>
                              </w:r>
                            </w:p>
                            <w:p w14:paraId="102A411B" w14:textId="77777777" w:rsidR="00D878EF" w:rsidRPr="00070700" w:rsidRDefault="00D878EF" w:rsidP="00A42168">
                              <w:pPr>
                                <w:pStyle w:val="NoSpacing"/>
                                <w:jc w:val="right"/>
                                <w:rPr>
                                  <w:sz w:val="18"/>
                                  <w:szCs w:val="18"/>
                                </w:rPr>
                              </w:pPr>
                            </w:p>
                          </w:txbxContent>
                        </wps:txbx>
                        <wps:bodyPr rot="0" vert="horz" wrap="square" lIns="91440" tIns="45720" rIns="91440" bIns="45720" anchor="t" anchorCtr="0" upright="1">
                          <a:noAutofit/>
                        </wps:bodyPr>
                      </wps:wsp>
                    </wpc:wpc>
                  </a:graphicData>
                </a:graphic>
              </wp:inline>
            </w:drawing>
          </mc:Choice>
          <mc:Fallback>
            <w:pict>
              <v:group w14:anchorId="4F01AA92" id="Canvas 412" o:spid="_x0000_s1187" editas="canvas" style="width:460.25pt;height:268.75pt;mso-position-horizontal-relative:char;mso-position-vertical-relative:line" coordsize="58451,341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">
                <v:shape id="_x0000_s1188" type="#_x0000_t75" style="position:absolute;width:58451;height:34131;visibility:visible;mso-wrap-style:square">
                  <v:fill o:detectmouseclick="t"/>
                  <v:path o:connecttype="none"/>
                </v:shape>
                <v:line id="Line 414" o:spid="_x0000_s1189" style="position:absolute;visibility:visible;mso-wrap-style:square" from="7385,0" to="7391,298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" strokeweight=".35mm"/>
                <v:line id="Line 415" o:spid="_x0000_s1190" style="position:absolute;flip:y;visibility:visible;mso-wrap-style:square" from="7385,29883" to="57702,298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" strokeweight=".35mm"/>
                <v:line id="Line 416" o:spid="_x0000_s1191" style="position:absolute;flip:x;visibility:visible;mso-wrap-style:square" from="7391,23094" to="35293,231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" strokeweight=".35mm"/>
                <v:line id="Line 417" o:spid="_x0000_s1192" style="position:absolute;visibility:visible;mso-wrap-style:square" from="7397,0" to="29171,298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" strokeweight="0">
                  <v:stroke dashstyle="dash"/>
                </v:line>
                <v:rect id="Rectangle 418" o:spid="_x0000_s1193" style="position:absolute;left:17595;top:1911;width:9449;height:62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" filled="f" stroked="f">
                  <v:textbox inset="0,0,0,0">
                    <w:txbxContent>
                      <w:p w14:paraId="63A964E1" w14:textId="77777777" w:rsidR="00D878EF" w:rsidRPr="007E18AB" w:rsidRDefault="00D878EF" w:rsidP="00A42168">
                        <w:pPr>
                          <w:pStyle w:val="NoSpacing"/>
                          <w:rPr>
                            <w:rFonts w:cs="Arial"/>
                            <w:sz w:val="24"/>
                            <w:szCs w:val="24"/>
                          </w:rPr>
                        </w:pPr>
                        <w:r w:rsidRPr="007E18AB">
                          <w:t>Discharge Air Temperature Setpoint</w:t>
                        </w:r>
                      </w:p>
                    </w:txbxContent>
                  </v:textbox>
                </v:rect>
                <v:line id="Line 419" o:spid="_x0000_s1194" style="position:absolute;visibility:visible;mso-wrap-style:square" from="6477,33451" to="29502,334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">
                  <v:stroke startarrow="block" endarrow="oval"/>
                </v:line>
                <v:rect id="Rectangle 420" o:spid="_x0000_s1195" style="position:absolute;left:9645;top:30810;width:17958;height:3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" filled="f" stroked="f">
                  <v:textbox inset="0,0,0,0">
                    <w:txbxContent>
                      <w:p w14:paraId="748FFEC0" w14:textId="4EC681BA" w:rsidR="00D878EF" w:rsidRPr="00274066" w:rsidRDefault="00D878EF" w:rsidP="00A42168">
                        <w:pPr>
                          <w:pStyle w:val="NoSpacing"/>
                          <w:jc w:val="center"/>
                          <w:rPr>
                            <w:rFonts w:cs="Arial"/>
                            <w:sz w:val="24"/>
                            <w:szCs w:val="24"/>
                          </w:rPr>
                        </w:pPr>
                        <w:r>
                          <w:t>Heating Loop</w:t>
                        </w:r>
                        <w:r w:rsidRPr="00274066">
                          <w:t xml:space="preserve"> Signal</w:t>
                        </w:r>
                      </w:p>
                    </w:txbxContent>
                  </v:textbox>
                </v:rect>
                <v:rect id="Rectangle 421" o:spid="_x0000_s1196" style="position:absolute;left:38925;top:30810;width:16504;height:3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" filled="f" stroked="f">
                  <v:textbox inset="0,0,0,0">
                    <w:txbxContent>
                      <w:p w14:paraId="532D04FC" w14:textId="2DA6DB44" w:rsidR="00D878EF" w:rsidRPr="00274066" w:rsidRDefault="00D878EF" w:rsidP="00A42168">
                        <w:pPr>
                          <w:pStyle w:val="NoSpacing"/>
                          <w:jc w:val="center"/>
                          <w:rPr>
                            <w:rFonts w:cs="Arial"/>
                            <w:sz w:val="24"/>
                            <w:szCs w:val="24"/>
                          </w:rPr>
                        </w:pPr>
                        <w:r>
                          <w:t>Cooling Loop</w:t>
                        </w:r>
                        <w:r w:rsidRPr="00274066">
                          <w:t xml:space="preserve"> Signal</w:t>
                        </w:r>
                      </w:p>
                    </w:txbxContent>
                  </v:textbox>
                </v:rect>
                <v:line id="Line 422" o:spid="_x0000_s1197" style="position:absolute;visibility:visible;mso-wrap-style:square" from="35020,33515" to="58045,335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">
                  <v:stroke startarrow="oval" endarrow="block"/>
                </v:line>
                <v:line id="Line 423" o:spid="_x0000_s1198" style="position:absolute;flip:x;visibility:visible;mso-wrap-style:square" from="7385,14465" to="28765,144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" strokeweight="1.5pt">
                  <v:stroke dashstyle="longDash"/>
                </v:line>
                <v:shape id="Text Box 424" o:spid="_x0000_s1199" type="#_x0000_t202" style="position:absolute;left:29743;top:1924;width:11551;height:6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" stroked="f">
                  <v:fill opacity="0"/>
                  <v:textbox>
                    <w:txbxContent>
                      <w:p w14:paraId="01250D7E" w14:textId="77777777" w:rsidR="00D878EF" w:rsidRDefault="00D878EF" w:rsidP="00A42168">
                        <w:pPr>
                          <w:pStyle w:val="NoSpacing"/>
                        </w:pPr>
                        <w:r>
                          <w:t>Active Primary Airflow Setpoint, Vspt</w:t>
                        </w:r>
                      </w:p>
                    </w:txbxContent>
                  </v:textbox>
                </v:shape>
                <v:line id="Line 425" o:spid="_x0000_s1200" style="position:absolute;visibility:visible;mso-wrap-style:square" from="40722,5397" to="48107,97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">
                  <v:stroke endarrow="block"/>
                </v:line>
                <v:shape id="Text Box 426" o:spid="_x0000_s1201" type="#_x0000_t202" style="position:absolute;top:21596;width:7835;height:4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" stroked="f">
                  <v:fill opacity="0"/>
                  <v:textbox>
                    <w:txbxContent>
                      <w:p w14:paraId="05835B5E" w14:textId="0A40D12F" w:rsidR="00D878EF" w:rsidRPr="00274066" w:rsidRDefault="00D878EF" w:rsidP="00A42168">
                        <w:pPr>
                          <w:pStyle w:val="NoSpacing"/>
                          <w:jc w:val="right"/>
                        </w:pPr>
                        <w:r w:rsidRPr="00274066">
                          <w:t>Minimum</w:t>
                        </w:r>
                        <w:r>
                          <w:t xml:space="preserve"> </w:t>
                        </w:r>
                      </w:p>
                    </w:txbxContent>
                  </v:textbox>
                </v:shape>
                <v:line id="Line 427" o:spid="_x0000_s1202" style="position:absolute;flip:x;visibility:visible;mso-wrap-style:square" from="35331,0" to="58451,230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" strokeweight=".35mm"/>
                <v:line id="Line 428" o:spid="_x0000_s1203" style="position:absolute;flip:x;visibility:visible;mso-wrap-style:square" from="14281,6565" to="17405,81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">
                  <v:stroke endarrow="block"/>
                </v:line>
                <v:shape id="Text Box 429" o:spid="_x0000_s1204" type="#_x0000_t202" style="position:absolute;left:43535;top:12;width:14084;height:34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" stroked="f">
                  <v:fill opacity="0"/>
                  <v:textbox>
                    <w:txbxContent>
                      <w:p w14:paraId="1B54C84B" w14:textId="77777777" w:rsidR="00D878EF" w:rsidRDefault="00D878EF" w:rsidP="00A42168">
                        <w:pPr>
                          <w:pStyle w:val="NoSpacing"/>
                        </w:pPr>
                        <w:r>
                          <w:t>Cooling Maximum</w:t>
                        </w:r>
                      </w:p>
                    </w:txbxContent>
                  </v:textbox>
                </v:shape>
                <v:line id="Line 430" o:spid="_x0000_s1205" style="position:absolute;visibility:visible;mso-wrap-style:square" from="28765,14465" to="28771,298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" strokeweight="1.5pt">
                  <v:stroke dashstyle="longDash"/>
                </v:line>
                <v:rect id="Rectangle 431" o:spid="_x0000_s1206" style="position:absolute;left:25838;top:10420;width:12602;height:22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" filled="f" stroked="f">
                  <v:textbox inset="0,0,0,0">
                    <w:txbxContent>
                      <w:p w14:paraId="1E94AB7D" w14:textId="77777777" w:rsidR="00D878EF" w:rsidRPr="009D34D1" w:rsidRDefault="00D878EF" w:rsidP="00A42168">
                        <w:pPr>
                          <w:pStyle w:val="NoSpacing"/>
                        </w:pPr>
                        <w:r>
                          <w:t>Parallel Fan CFM</w:t>
                        </w:r>
                      </w:p>
                    </w:txbxContent>
                  </v:textbox>
                </v:rect>
                <v:line id="Line 432" o:spid="_x0000_s1207" style="position:absolute;flip:x;visibility:visible;mso-wrap-style:square" from="26854,11963" to="28765,144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">
                  <v:stroke endarrow="block"/>
                </v:line>
                <v:line id="Line 433" o:spid="_x0000_s1208" style="position:absolute;flip:x y;visibility:visible;mso-wrap-style:square" from="7397,25800" to="58451,258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" strokeweight="1pt">
                  <v:stroke dashstyle="1 1" endcap="round"/>
                </v:line>
                <v:rect id="Rectangle 434" o:spid="_x0000_s1209" style="position:absolute;left:27603;top:30810;width:9588;height:26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" filled="f" stroked="f">
                  <v:textbox inset="0,0,0,0">
                    <w:txbxContent>
                      <w:p w14:paraId="4883A47A" w14:textId="77777777" w:rsidR="00D878EF" w:rsidRPr="00274066" w:rsidRDefault="00D878EF" w:rsidP="00A42168">
                        <w:pPr>
                          <w:pStyle w:val="NoSpacing"/>
                          <w:jc w:val="center"/>
                          <w:rPr>
                            <w:rFonts w:cs="Arial"/>
                            <w:sz w:val="24"/>
                            <w:szCs w:val="24"/>
                          </w:rPr>
                        </w:pPr>
                        <w:r w:rsidRPr="00274066">
                          <w:t>Deadband</w:t>
                        </w:r>
                      </w:p>
                    </w:txbxContent>
                  </v:textbox>
                </v:rect>
                <v:shape id="Text Box 435" o:spid="_x0000_s1210" type="#_x0000_t202" style="position:absolute;left:12;top:24834;width:7608;height:72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" stroked="f">
                  <v:fill opacity="0"/>
                  <v:textbox>
                    <w:txbxContent>
                      <w:p w14:paraId="7D49B824" w14:textId="77777777" w:rsidR="00D878EF" w:rsidRDefault="00D878EF" w:rsidP="00A42168">
                        <w:pPr>
                          <w:pStyle w:val="NoSpacing"/>
                          <w:jc w:val="right"/>
                        </w:pPr>
                        <w:r>
                          <w:t>OA-min</w:t>
                        </w:r>
                      </w:p>
                      <w:p w14:paraId="102A411B" w14:textId="77777777" w:rsidR="00D878EF" w:rsidRPr="00070700" w:rsidRDefault="00D878EF" w:rsidP="00A42168">
                        <w:pPr>
                          <w:pStyle w:val="NoSpacing"/>
                          <w:jc w:val="right"/>
                          <w:rPr>
                            <w:sz w:val="18"/>
                            <w:szCs w:val="18"/>
                          </w:rPr>
                        </w:pPr>
                      </w:p>
                    </w:txbxContent>
                  </v:textbox>
                </v:shape>
                <w10:anchorlock/>
              </v:group>
            </w:pict>
          </mc:Fallback>
        </mc:AlternateContent>
      </w:r>
    </w:p>
    <w:p w14:paraId="29F2811A" w14:textId="0DFA3530" w:rsidR="00A42168" w:rsidRPr="00A42168" w:rsidRDefault="00A42168" w:rsidP="009E53CE">
      <w:pPr>
        <w:pStyle w:val="FigureCaption"/>
      </w:pPr>
      <w:r w:rsidRPr="00A42168">
        <w:t xml:space="preserve">Figure 5.7.5-2 Control logic for constant-volume parallel fan-powered VAV zone (OA-min &lt; </w:t>
      </w:r>
      <w:proofErr w:type="spellStart"/>
      <w:r w:rsidRPr="00A42168">
        <w:t>Vmin</w:t>
      </w:r>
      <w:proofErr w:type="spellEnd"/>
      <w:r w:rsidRPr="00A42168">
        <w:t>).</w:t>
      </w:r>
    </w:p>
    <w:p w14:paraId="6D3F2837" w14:textId="7D4DD5ED" w:rsidR="009045A3" w:rsidRPr="00BC7581" w:rsidRDefault="009045A3" w:rsidP="0087618D">
      <w:pPr>
        <w:pStyle w:val="Heading4"/>
      </w:pPr>
      <w:r w:rsidRPr="00BC7581">
        <w:t xml:space="preserve">When the </w:t>
      </w:r>
      <w:r w:rsidR="005474F7">
        <w:t>Zone State</w:t>
      </w:r>
      <w:r w:rsidRPr="00BC7581">
        <w:t xml:space="preserve"> </w:t>
      </w:r>
      <w:r w:rsidRPr="00B87A61">
        <w:rPr>
          <w:rFonts w:cs="Times New Roman PS MT"/>
          <w:szCs w:val="20"/>
        </w:rPr>
        <w:t>Is</w:t>
      </w:r>
      <w:r w:rsidRPr="00BC7581">
        <w:t xml:space="preserve"> Cooling</w:t>
      </w:r>
    </w:p>
    <w:p w14:paraId="2AF6AD02" w14:textId="255FBBF3" w:rsidR="009045A3" w:rsidRPr="00BC7581" w:rsidRDefault="009045A3" w:rsidP="007C1423">
      <w:pPr>
        <w:pStyle w:val="Heading5"/>
      </w:pPr>
      <w:r w:rsidRPr="00BC7581">
        <w:t xml:space="preserve">The </w:t>
      </w:r>
      <w:r>
        <w:rPr>
          <w:rFonts w:cs="Times New Roman PS MT"/>
          <w:bCs/>
          <w:szCs w:val="20"/>
        </w:rPr>
        <w:t>cooling-loop</w:t>
      </w:r>
      <w:r w:rsidRPr="00BC7581">
        <w:t xml:space="preserve"> output shall be mapped to the </w:t>
      </w:r>
      <w:r w:rsidR="000B1A44">
        <w:t xml:space="preserve">active </w:t>
      </w:r>
      <w:r w:rsidRPr="00BC7581">
        <w:t xml:space="preserve">primary airflow </w:t>
      </w:r>
      <w:r w:rsidR="00D21A33">
        <w:rPr>
          <w:rFonts w:cs="Times New Roman PS MT"/>
          <w:bCs/>
          <w:szCs w:val="20"/>
        </w:rPr>
        <w:t>setpoint</w:t>
      </w:r>
      <w:r w:rsidRPr="00BC7581">
        <w:t xml:space="preserve"> from the minimum </w:t>
      </w:r>
      <w:r w:rsidR="000B1A44">
        <w:t xml:space="preserve">endpoint </w:t>
      </w:r>
      <w:r w:rsidRPr="00BC7581">
        <w:t xml:space="preserve">to the cooling maximum </w:t>
      </w:r>
      <w:r w:rsidR="000B1A44">
        <w:t>endpoint</w:t>
      </w:r>
      <w:r>
        <w:rPr>
          <w:rFonts w:cs="Times New Roman PS MT"/>
          <w:bCs/>
          <w:szCs w:val="20"/>
        </w:rPr>
        <w:t>.</w:t>
      </w:r>
      <w:r w:rsidRPr="00BC7581">
        <w:t xml:space="preserve"> </w:t>
      </w:r>
    </w:p>
    <w:p w14:paraId="5457F646" w14:textId="64BA0EA0" w:rsidR="009045A3" w:rsidRPr="00BC7581" w:rsidRDefault="009045A3" w:rsidP="007C1423">
      <w:pPr>
        <w:pStyle w:val="Heading6"/>
      </w:pPr>
      <w:r w:rsidRPr="00BC7581">
        <w:t xml:space="preserve">If supply air temperature from the air handler is greater than room temperature, </w:t>
      </w:r>
      <w:r w:rsidR="000B1A44">
        <w:t xml:space="preserve">the active </w:t>
      </w:r>
      <w:r w:rsidRPr="00BC7581">
        <w:t xml:space="preserve">airflow </w:t>
      </w:r>
      <w:r w:rsidR="00D21A33">
        <w:rPr>
          <w:rFonts w:cs="Times New Roman PS MT"/>
          <w:bCs/>
          <w:szCs w:val="20"/>
        </w:rPr>
        <w:t>setpoint</w:t>
      </w:r>
      <w:r w:rsidRPr="00BC7581">
        <w:t xml:space="preserve"> shall be no higher than the minimum</w:t>
      </w:r>
      <w:r w:rsidR="000B1A44">
        <w:t xml:space="preserve"> endpoint</w:t>
      </w:r>
      <w:r w:rsidRPr="00BC7581">
        <w:t>.</w:t>
      </w:r>
    </w:p>
    <w:p w14:paraId="4D8FBF62" w14:textId="77777777" w:rsidR="009045A3" w:rsidRDefault="009045A3" w:rsidP="007C1423">
      <w:pPr>
        <w:pStyle w:val="Heading5"/>
      </w:pPr>
      <w:r>
        <w:t xml:space="preserve">Heating coil is </w:t>
      </w:r>
      <w:r>
        <w:rPr>
          <w:smallCaps/>
        </w:rPr>
        <w:t>off</w:t>
      </w:r>
      <w:r>
        <w:t>.</w:t>
      </w:r>
    </w:p>
    <w:p w14:paraId="1EADF848" w14:textId="736B442E" w:rsidR="009045A3" w:rsidRPr="00BC7581" w:rsidRDefault="009045A3" w:rsidP="0087618D">
      <w:pPr>
        <w:pStyle w:val="Heading4"/>
      </w:pPr>
      <w:r w:rsidRPr="00BC7581">
        <w:t xml:space="preserve">When the </w:t>
      </w:r>
      <w:r w:rsidR="005474F7">
        <w:t>Zone State</w:t>
      </w:r>
      <w:r w:rsidRPr="00BC7581">
        <w:t xml:space="preserve"> </w:t>
      </w:r>
      <w:r w:rsidRPr="00B87A61">
        <w:rPr>
          <w:rFonts w:cs="Times New Roman PS MT"/>
          <w:szCs w:val="20"/>
        </w:rPr>
        <w:t>Is</w:t>
      </w:r>
      <w:r w:rsidRPr="00BC7581">
        <w:t xml:space="preserve"> </w:t>
      </w:r>
      <w:proofErr w:type="spellStart"/>
      <w:r w:rsidRPr="00BC7581">
        <w:t>Deadband</w:t>
      </w:r>
      <w:proofErr w:type="spellEnd"/>
    </w:p>
    <w:p w14:paraId="131AA84B" w14:textId="553264AD" w:rsidR="009045A3" w:rsidRPr="00BC7581" w:rsidRDefault="009045A3" w:rsidP="007C1423">
      <w:pPr>
        <w:pStyle w:val="Heading5"/>
      </w:pPr>
      <w:r w:rsidRPr="00BC7581">
        <w:t xml:space="preserve">The primary airflow </w:t>
      </w:r>
      <w:r w:rsidR="00D21A33">
        <w:rPr>
          <w:rFonts w:cs="Times New Roman PS MT"/>
          <w:bCs/>
          <w:szCs w:val="20"/>
        </w:rPr>
        <w:t>setpoint</w:t>
      </w:r>
      <w:r w:rsidRPr="00BC7581">
        <w:t xml:space="preserve"> shall be the minimum </w:t>
      </w:r>
      <w:r w:rsidR="000B1A44">
        <w:t>endpoint</w:t>
      </w:r>
      <w:r w:rsidRPr="00BC7581">
        <w:t xml:space="preserve">. </w:t>
      </w:r>
    </w:p>
    <w:p w14:paraId="00B6F953" w14:textId="77777777" w:rsidR="009045A3" w:rsidRPr="00BC7581" w:rsidRDefault="009045A3" w:rsidP="007C1423">
      <w:pPr>
        <w:pStyle w:val="Heading5"/>
      </w:pPr>
      <w:r w:rsidRPr="00BC7581">
        <w:t xml:space="preserve"> Heating coil is </w:t>
      </w:r>
      <w:r w:rsidRPr="00BC7581">
        <w:rPr>
          <w:smallCaps/>
        </w:rPr>
        <w:t>off</w:t>
      </w:r>
      <w:r w:rsidRPr="00BC7581">
        <w:t>.</w:t>
      </w:r>
    </w:p>
    <w:p w14:paraId="0687A1D9" w14:textId="7223F560" w:rsidR="009045A3" w:rsidRPr="00BC7581" w:rsidRDefault="009045A3" w:rsidP="0087618D">
      <w:pPr>
        <w:pStyle w:val="Heading4"/>
      </w:pPr>
      <w:r w:rsidRPr="00BC7581">
        <w:t xml:space="preserve">When </w:t>
      </w:r>
      <w:r w:rsidR="005474F7">
        <w:t>Zone State</w:t>
      </w:r>
      <w:r w:rsidRPr="00BC7581">
        <w:t xml:space="preserve"> </w:t>
      </w:r>
      <w:r w:rsidRPr="00B87A61">
        <w:rPr>
          <w:rFonts w:cs="Times New Roman PS MT"/>
          <w:szCs w:val="20"/>
        </w:rPr>
        <w:t>Is</w:t>
      </w:r>
      <w:r w:rsidRPr="00BC7581">
        <w:t xml:space="preserve"> Heating</w:t>
      </w:r>
    </w:p>
    <w:p w14:paraId="2A44545A" w14:textId="1A64DA89" w:rsidR="000B1A44" w:rsidRDefault="000B1A44" w:rsidP="007C1423">
      <w:pPr>
        <w:pStyle w:val="Heading5"/>
      </w:pPr>
      <w:r w:rsidRPr="000B1A44">
        <w:t>The active primary airflow setpoint shall be the minimum endpoint.</w:t>
      </w:r>
    </w:p>
    <w:p w14:paraId="1C58BA42" w14:textId="19252189" w:rsidR="009045A3" w:rsidRPr="00BC7581" w:rsidRDefault="009045A3" w:rsidP="007C1423">
      <w:pPr>
        <w:pStyle w:val="Heading5"/>
      </w:pPr>
      <w:r w:rsidRPr="00BC7581">
        <w:t xml:space="preserve">As the </w:t>
      </w:r>
      <w:r>
        <w:rPr>
          <w:rFonts w:cs="Times New Roman PS MT"/>
          <w:bCs/>
          <w:szCs w:val="20"/>
        </w:rPr>
        <w:t>heating-loop</w:t>
      </w:r>
      <w:r w:rsidRPr="00BC7581">
        <w:t xml:space="preserve"> output increases from 0</w:t>
      </w:r>
      <w:r>
        <w:rPr>
          <w:rFonts w:cs="Times New Roman PS MT"/>
          <w:bCs/>
          <w:szCs w:val="20"/>
        </w:rPr>
        <w:t>%</w:t>
      </w:r>
      <w:r w:rsidRPr="00BC7581">
        <w:t xml:space="preserve"> to 100%, it shall reset the discharge temperature from the current AHU SAT </w:t>
      </w:r>
      <w:r w:rsidR="00D21A33">
        <w:rPr>
          <w:rFonts w:cs="Times New Roman PS MT"/>
          <w:bCs/>
          <w:szCs w:val="20"/>
        </w:rPr>
        <w:t>setpoint</w:t>
      </w:r>
      <w:r w:rsidRPr="00BC7581">
        <w:t xml:space="preserve"> to a maximum of </w:t>
      </w:r>
      <w:proofErr w:type="spellStart"/>
      <w:r>
        <w:rPr>
          <w:rFonts w:cs="Times New Roman PS MT"/>
          <w:bCs/>
          <w:szCs w:val="20"/>
        </w:rPr>
        <w:t>Max</w:t>
      </w:r>
      <w:r>
        <w:rPr>
          <w:rFonts w:ascii="Symbol" w:hAnsi="Symbol" w:cs="Symbol"/>
          <w:bCs/>
          <w:szCs w:val="20"/>
        </w:rPr>
        <w:t></w:t>
      </w:r>
      <w:r>
        <w:rPr>
          <w:rFonts w:cs="Times New Roman PS MT"/>
          <w:bCs/>
          <w:szCs w:val="20"/>
        </w:rPr>
        <w:t>T</w:t>
      </w:r>
      <w:proofErr w:type="spellEnd"/>
      <w:r w:rsidRPr="00BC7581">
        <w:t xml:space="preserve"> above space temperature </w:t>
      </w:r>
      <w:r w:rsidR="00D21A33">
        <w:rPr>
          <w:rFonts w:cs="Times New Roman PS MT"/>
          <w:bCs/>
          <w:szCs w:val="20"/>
        </w:rPr>
        <w:t>setpoint</w:t>
      </w:r>
      <w:r w:rsidRPr="00BC7581">
        <w:t>.</w:t>
      </w:r>
    </w:p>
    <w:p w14:paraId="12EE2C56" w14:textId="4B3933F4" w:rsidR="009045A3" w:rsidRPr="00BC7581" w:rsidRDefault="009045A3" w:rsidP="00B37EF3">
      <w:pPr>
        <w:pStyle w:val="Infobox"/>
      </w:pPr>
      <w:commentRangeStart w:id="4162"/>
      <w:r>
        <w:rPr>
          <w:bCs/>
        </w:rPr>
        <w:t xml:space="preserve">ASHRAE/IES </w:t>
      </w:r>
      <w:r w:rsidRPr="00BC7581">
        <w:t xml:space="preserve">Standard 90.1-2016 </w:t>
      </w:r>
      <w:commentRangeEnd w:id="4162"/>
      <w:r w:rsidR="00692F33">
        <w:rPr>
          <w:rStyle w:val="CommentReference"/>
          <w:rFonts w:cstheme="minorBidi"/>
          <w:i w:val="0"/>
          <w:iCs w:val="0"/>
          <w:color w:val="auto"/>
        </w:rPr>
        <w:commentReference w:id="4162"/>
      </w:r>
      <w:r w:rsidRPr="00BC7581">
        <w:t xml:space="preserve">limits overhead supply air to </w:t>
      </w:r>
      <w:ins w:id="4163" w:author="Titus Ellison" w:date="2022-10-20T12:20:00Z">
        <w:r w:rsidR="00060E06" w:rsidRPr="00060E06">
          <w:rPr>
            <w:rStyle w:val="Toggle"/>
            <w:rPrChange w:id="4164" w:author="Titus Ellison" w:date="2022-10-20T12:20:00Z">
              <w:rPr/>
            </w:rPrChange>
          </w:rPr>
          <w:t>[UNITS [</w:t>
        </w:r>
      </w:ins>
      <w:r w:rsidRPr="00060E06">
        <w:rPr>
          <w:rStyle w:val="Toggle"/>
          <w:rPrChange w:id="4165" w:author="Titus Ellison" w:date="2022-10-20T12:20:00Z">
            <w:rPr/>
          </w:rPrChange>
        </w:rPr>
        <w:t>11°C</w:t>
      </w:r>
      <w:ins w:id="4166" w:author="Titus Ellison" w:date="2022-10-20T12:20:00Z">
        <w:r w:rsidR="00060E06" w:rsidRPr="00060E06">
          <w:rPr>
            <w:rStyle w:val="Toggle"/>
            <w:rPrChange w:id="4167" w:author="Titus Ellison" w:date="2022-10-20T12:20:00Z">
              <w:rPr/>
            </w:rPrChange>
          </w:rPr>
          <w:t>]</w:t>
        </w:r>
      </w:ins>
      <w:r w:rsidRPr="00060E06">
        <w:rPr>
          <w:rStyle w:val="Toggle"/>
          <w:rPrChange w:id="4168" w:author="Titus Ellison" w:date="2022-10-20T12:20:00Z">
            <w:rPr/>
          </w:rPrChange>
        </w:rPr>
        <w:t xml:space="preserve"> </w:t>
      </w:r>
      <w:ins w:id="4169" w:author="Titus Ellison" w:date="2022-10-20T12:20:00Z">
        <w:r w:rsidR="00060E06" w:rsidRPr="00060E06">
          <w:rPr>
            <w:rStyle w:val="Toggle"/>
            <w:rPrChange w:id="4170" w:author="Titus Ellison" w:date="2022-10-20T12:20:00Z">
              <w:rPr/>
            </w:rPrChange>
          </w:rPr>
          <w:t>[</w:t>
        </w:r>
      </w:ins>
      <w:del w:id="4171" w:author="Titus Ellison" w:date="2022-10-20T12:20:00Z">
        <w:r w:rsidRPr="00060E06" w:rsidDel="00060E06">
          <w:rPr>
            <w:rStyle w:val="Toggle"/>
            <w:rPrChange w:id="4172" w:author="Titus Ellison" w:date="2022-10-20T12:20:00Z">
              <w:rPr/>
            </w:rPrChange>
          </w:rPr>
          <w:delText>(</w:delText>
        </w:r>
      </w:del>
      <w:r w:rsidRPr="00060E06">
        <w:rPr>
          <w:rStyle w:val="Toggle"/>
          <w:rPrChange w:id="4173" w:author="Titus Ellison" w:date="2022-10-20T12:20:00Z">
            <w:rPr/>
          </w:rPrChange>
        </w:rPr>
        <w:t>20°F</w:t>
      </w:r>
      <w:ins w:id="4174" w:author="Titus Ellison" w:date="2022-10-20T12:20:00Z">
        <w:r w:rsidR="00060E06" w:rsidRPr="00060E06">
          <w:rPr>
            <w:rStyle w:val="Toggle"/>
            <w:rPrChange w:id="4175" w:author="Titus Ellison" w:date="2022-10-20T12:20:00Z">
              <w:rPr/>
            </w:rPrChange>
          </w:rPr>
          <w:t>]]</w:t>
        </w:r>
      </w:ins>
      <w:del w:id="4176" w:author="Titus Ellison" w:date="2022-10-20T12:20:00Z">
        <w:r w:rsidRPr="00BC7581" w:rsidDel="00060E06">
          <w:delText>)</w:delText>
        </w:r>
      </w:del>
      <w:r w:rsidRPr="00BC7581">
        <w:t xml:space="preserve"> above space temperature (e.g., </w:t>
      </w:r>
      <w:ins w:id="4177" w:author="Titus Ellison" w:date="2022-10-20T12:20:00Z">
        <w:r w:rsidR="00060E06" w:rsidRPr="00060E06">
          <w:rPr>
            <w:rStyle w:val="Toggle"/>
            <w:rPrChange w:id="4178" w:author="Titus Ellison" w:date="2022-10-20T12:20:00Z">
              <w:rPr/>
            </w:rPrChange>
          </w:rPr>
          <w:t>[UNITS [</w:t>
        </w:r>
      </w:ins>
      <w:r w:rsidRPr="00060E06">
        <w:rPr>
          <w:rStyle w:val="Toggle"/>
          <w:rPrChange w:id="4179" w:author="Titus Ellison" w:date="2022-10-20T12:20:00Z">
            <w:rPr/>
          </w:rPrChange>
        </w:rPr>
        <w:t>32°C</w:t>
      </w:r>
      <w:ins w:id="4180" w:author="Titus Ellison" w:date="2022-10-20T12:20:00Z">
        <w:r w:rsidR="00060E06" w:rsidRPr="00060E06">
          <w:rPr>
            <w:rStyle w:val="Toggle"/>
            <w:rPrChange w:id="4181" w:author="Titus Ellison" w:date="2022-10-20T12:20:00Z">
              <w:rPr/>
            </w:rPrChange>
          </w:rPr>
          <w:t>]</w:t>
        </w:r>
      </w:ins>
      <w:r w:rsidRPr="00060E06">
        <w:rPr>
          <w:rStyle w:val="Toggle"/>
          <w:rPrChange w:id="4182" w:author="Titus Ellison" w:date="2022-10-20T12:20:00Z">
            <w:rPr/>
          </w:rPrChange>
        </w:rPr>
        <w:t xml:space="preserve"> </w:t>
      </w:r>
      <w:r w:rsidRPr="00060E06">
        <w:rPr>
          <w:rStyle w:val="Toggle"/>
          <w:rPrChange w:id="4183" w:author="Titus Ellison" w:date="2022-10-20T12:20:00Z">
            <w:rPr>
              <w:bCs/>
            </w:rPr>
          </w:rPrChange>
        </w:rPr>
        <w:t>[</w:t>
      </w:r>
      <w:r w:rsidRPr="00060E06">
        <w:rPr>
          <w:rStyle w:val="Toggle"/>
          <w:rPrChange w:id="4184" w:author="Titus Ellison" w:date="2022-10-20T12:20:00Z">
            <w:rPr/>
          </w:rPrChange>
        </w:rPr>
        <w:t>90°F</w:t>
      </w:r>
      <w:r w:rsidRPr="00060E06">
        <w:rPr>
          <w:rStyle w:val="Toggle"/>
          <w:rPrChange w:id="4185" w:author="Titus Ellison" w:date="2022-10-20T12:20:00Z">
            <w:rPr>
              <w:bCs/>
            </w:rPr>
          </w:rPrChange>
        </w:rPr>
        <w:t>]</w:t>
      </w:r>
      <w:ins w:id="4186" w:author="Titus Ellison" w:date="2022-10-20T12:20:00Z">
        <w:r w:rsidR="00060E06" w:rsidRPr="00060E06">
          <w:rPr>
            <w:rStyle w:val="Toggle"/>
            <w:rPrChange w:id="4187" w:author="Titus Ellison" w:date="2022-10-20T12:20:00Z">
              <w:rPr>
                <w:bCs/>
              </w:rPr>
            </w:rPrChange>
          </w:rPr>
          <w:t>]</w:t>
        </w:r>
      </w:ins>
      <w:r w:rsidRPr="00BC7581">
        <w:t xml:space="preserve"> at </w:t>
      </w:r>
      <w:ins w:id="4188" w:author="Titus Ellison" w:date="2022-10-20T12:20:00Z">
        <w:r w:rsidR="00060E06" w:rsidRPr="00060E06">
          <w:rPr>
            <w:rStyle w:val="Toggle"/>
            <w:rPrChange w:id="4189" w:author="Titus Ellison" w:date="2022-10-20T12:20:00Z">
              <w:rPr/>
            </w:rPrChange>
          </w:rPr>
          <w:t>[UNITS [</w:t>
        </w:r>
      </w:ins>
      <w:r w:rsidRPr="00060E06">
        <w:rPr>
          <w:rStyle w:val="Toggle"/>
          <w:rPrChange w:id="4190" w:author="Titus Ellison" w:date="2022-10-20T12:20:00Z">
            <w:rPr/>
          </w:rPrChange>
        </w:rPr>
        <w:t>21°C</w:t>
      </w:r>
      <w:ins w:id="4191" w:author="Titus Ellison" w:date="2022-10-20T12:20:00Z">
        <w:r w:rsidR="00060E06" w:rsidRPr="00060E06">
          <w:rPr>
            <w:rStyle w:val="Toggle"/>
            <w:rPrChange w:id="4192" w:author="Titus Ellison" w:date="2022-10-20T12:20:00Z">
              <w:rPr/>
            </w:rPrChange>
          </w:rPr>
          <w:t>]</w:t>
        </w:r>
      </w:ins>
      <w:r w:rsidRPr="00060E06">
        <w:rPr>
          <w:rStyle w:val="Toggle"/>
          <w:rPrChange w:id="4193" w:author="Titus Ellison" w:date="2022-10-20T12:20:00Z">
            <w:rPr/>
          </w:rPrChange>
        </w:rPr>
        <w:t xml:space="preserve"> </w:t>
      </w:r>
      <w:r w:rsidRPr="00060E06">
        <w:rPr>
          <w:rStyle w:val="Toggle"/>
          <w:rPrChange w:id="4194" w:author="Titus Ellison" w:date="2022-10-20T12:20:00Z">
            <w:rPr>
              <w:bCs/>
            </w:rPr>
          </w:rPrChange>
        </w:rPr>
        <w:t>[</w:t>
      </w:r>
      <w:r w:rsidRPr="00060E06">
        <w:rPr>
          <w:rStyle w:val="Toggle"/>
          <w:rPrChange w:id="4195" w:author="Titus Ellison" w:date="2022-10-20T12:20:00Z">
            <w:rPr/>
          </w:rPrChange>
        </w:rPr>
        <w:t>70°F</w:t>
      </w:r>
      <w:r w:rsidRPr="00060E06">
        <w:rPr>
          <w:rStyle w:val="Toggle"/>
          <w:rPrChange w:id="4196" w:author="Titus Ellison" w:date="2022-10-20T12:20:00Z">
            <w:rPr>
              <w:bCs/>
            </w:rPr>
          </w:rPrChange>
        </w:rPr>
        <w:t>]</w:t>
      </w:r>
      <w:ins w:id="4197" w:author="Titus Ellison" w:date="2022-10-20T12:20:00Z">
        <w:r w:rsidR="00060E06" w:rsidRPr="00060E06">
          <w:rPr>
            <w:rStyle w:val="Toggle"/>
            <w:rPrChange w:id="4198" w:author="Titus Ellison" w:date="2022-10-20T12:20:00Z">
              <w:rPr>
                <w:bCs/>
              </w:rPr>
            </w:rPrChange>
          </w:rPr>
          <w:t>]</w:t>
        </w:r>
      </w:ins>
      <w:r w:rsidRPr="00BC7581">
        <w:t xml:space="preserve"> space temperature </w:t>
      </w:r>
      <w:r w:rsidR="00D21A33">
        <w:rPr>
          <w:bCs/>
        </w:rPr>
        <w:t>setpoint</w:t>
      </w:r>
      <w:r w:rsidRPr="00BC7581">
        <w:t>) to minimize stratification.</w:t>
      </w:r>
    </w:p>
    <w:p w14:paraId="562795D4" w14:textId="3FC5ED41" w:rsidR="009045A3" w:rsidRPr="00BC7581" w:rsidRDefault="009045A3" w:rsidP="007C1423">
      <w:pPr>
        <w:pStyle w:val="Heading5"/>
      </w:pPr>
      <w:r w:rsidRPr="00BC7581">
        <w:t xml:space="preserve">The heating coil shall be modulated to maintain the discharge temperature at </w:t>
      </w:r>
      <w:r w:rsidR="00D21A33">
        <w:rPr>
          <w:rFonts w:cs="Times New Roman PS MT"/>
          <w:bCs/>
          <w:szCs w:val="20"/>
        </w:rPr>
        <w:t>setpoint</w:t>
      </w:r>
      <w:r>
        <w:rPr>
          <w:rFonts w:cs="Times New Roman PS MT"/>
          <w:bCs/>
          <w:szCs w:val="20"/>
        </w:rPr>
        <w:t>.</w:t>
      </w:r>
      <w:r w:rsidRPr="00BC7581">
        <w:t xml:space="preserve"> (Directly controlling heat off zone temperature control loop is not acceptable).</w:t>
      </w:r>
    </w:p>
    <w:p w14:paraId="47ABB926" w14:textId="533F76C0" w:rsidR="009045A3" w:rsidRPr="00BC7581" w:rsidRDefault="009045A3" w:rsidP="0087618D">
      <w:pPr>
        <w:pStyle w:val="Heading4"/>
      </w:pPr>
      <w:r w:rsidRPr="00BC7581">
        <w:t xml:space="preserve">The VAV damper shall be modulated to maintain the measured primary airflow at </w:t>
      </w:r>
      <w:r w:rsidR="00D21A33">
        <w:rPr>
          <w:rFonts w:cs="Times New Roman PS MT"/>
          <w:bCs/>
          <w:szCs w:val="20"/>
        </w:rPr>
        <w:t>setpoint</w:t>
      </w:r>
      <w:r w:rsidRPr="00BC7581">
        <w:t>.</w:t>
      </w:r>
    </w:p>
    <w:p w14:paraId="21EAC1C5" w14:textId="1B132140" w:rsidR="009045A3" w:rsidRPr="00BC7581" w:rsidRDefault="009045A3" w:rsidP="0087618D">
      <w:pPr>
        <w:pStyle w:val="Heading4"/>
      </w:pPr>
      <w:r w:rsidRPr="00BC7581">
        <w:lastRenderedPageBreak/>
        <w:t>Fan Control</w:t>
      </w:r>
    </w:p>
    <w:p w14:paraId="461869AC" w14:textId="776FC06D" w:rsidR="009045A3" w:rsidRPr="00BC7581" w:rsidRDefault="009045A3" w:rsidP="007C1423">
      <w:pPr>
        <w:pStyle w:val="Heading5"/>
      </w:pPr>
      <w:r w:rsidRPr="00BC7581">
        <w:t xml:space="preserve">Fan shall run whenever </w:t>
      </w:r>
      <w:r w:rsidR="005474F7">
        <w:t>Zone State</w:t>
      </w:r>
      <w:r w:rsidRPr="00BC7581">
        <w:t xml:space="preserve"> is </w:t>
      </w:r>
      <w:r>
        <w:t>heating</w:t>
      </w:r>
      <w:r w:rsidRPr="00BC7581">
        <w:t>.</w:t>
      </w:r>
    </w:p>
    <w:p w14:paraId="319AD3C9" w14:textId="2EBC0452" w:rsidR="009045A3" w:rsidRPr="00BC7581" w:rsidRDefault="00573EBA" w:rsidP="007C1423">
      <w:pPr>
        <w:pStyle w:val="Heading5"/>
      </w:pPr>
      <w:ins w:id="4199" w:author="Hwakong Cheng" w:date="2022-10-06T12:26:00Z">
        <w:r w:rsidRPr="00DC5BE1">
          <w:rPr>
            <w:rStyle w:val="Toggle"/>
            <w:rPrChange w:id="4200" w:author="Hwakong Cheng" w:date="2022-10-07T14:44:00Z">
              <w:rPr/>
            </w:rPrChange>
          </w:rPr>
          <w:t>[VENT 621]</w:t>
        </w:r>
      </w:ins>
      <w:del w:id="4201" w:author="Reece Kiriu" w:date="2022-10-19T13:38:00Z">
        <w:r w:rsidR="009045A3" w:rsidRPr="00BC7581" w:rsidDel="00AA36B6">
          <w:delText>If ventilation is according to ASHRAE Standard 62.1-2016, t</w:delText>
        </w:r>
      </w:del>
      <w:ins w:id="4202" w:author="Reece Kiriu" w:date="2022-10-19T13:38:00Z">
        <w:r w:rsidR="00AA36B6">
          <w:t>T</w:t>
        </w:r>
      </w:ins>
      <w:r w:rsidR="009045A3" w:rsidRPr="00BC7581">
        <w:t xml:space="preserve">he fan shall run in </w:t>
      </w:r>
      <w:proofErr w:type="spellStart"/>
      <w:r w:rsidR="009045A3" w:rsidRPr="00BC7581">
        <w:t>Deadband</w:t>
      </w:r>
      <w:proofErr w:type="spellEnd"/>
      <w:r w:rsidR="009045A3" w:rsidRPr="00BC7581">
        <w:t xml:space="preserve"> and Cooling when the primary air volume is less than </w:t>
      </w:r>
      <w:proofErr w:type="spellStart"/>
      <w:r w:rsidR="009045A3" w:rsidRPr="00BC7581">
        <w:t>Voz</w:t>
      </w:r>
      <w:proofErr w:type="spellEnd"/>
      <w:r w:rsidR="009045A3" w:rsidRPr="00BC7581">
        <w:t xml:space="preserve"> for </w:t>
      </w:r>
      <w:r w:rsidR="009045A3">
        <w:t>1</w:t>
      </w:r>
      <w:r w:rsidR="009045A3" w:rsidRPr="00BC7581">
        <w:t xml:space="preserve"> minute and shall shut off when primary air volume is above </w:t>
      </w:r>
      <w:proofErr w:type="spellStart"/>
      <w:r w:rsidR="009045A3" w:rsidRPr="00BC7581">
        <w:t>Voz</w:t>
      </w:r>
      <w:proofErr w:type="spellEnd"/>
      <w:r w:rsidR="009045A3" w:rsidRPr="00BC7581">
        <w:t xml:space="preserve"> by 10% for 3 minutes.</w:t>
      </w:r>
    </w:p>
    <w:p w14:paraId="1BBB99DE" w14:textId="22C7FDC3" w:rsidR="009045A3" w:rsidRPr="00BC7581" w:rsidRDefault="00573EBA" w:rsidP="007C1423">
      <w:pPr>
        <w:pStyle w:val="Heading5"/>
      </w:pPr>
      <w:ins w:id="4203" w:author="Hwakong Cheng" w:date="2022-10-06T12:26:00Z">
        <w:r w:rsidRPr="00DC5BE1">
          <w:rPr>
            <w:rStyle w:val="Toggle"/>
            <w:rPrChange w:id="4204" w:author="Hwakong Cheng" w:date="2022-10-07T14:43:00Z">
              <w:rPr/>
            </w:rPrChange>
          </w:rPr>
          <w:t>[VENT T24]</w:t>
        </w:r>
      </w:ins>
      <w:commentRangeStart w:id="4205"/>
      <w:commentRangeStart w:id="4206"/>
      <w:del w:id="4207" w:author="Reece Kiriu" w:date="2022-10-19T13:38:00Z">
        <w:r w:rsidR="009045A3" w:rsidRPr="00BC7581" w:rsidDel="00AA36B6">
          <w:delText xml:space="preserve">If ventilation is according to California Title 24, </w:delText>
        </w:r>
      </w:del>
      <w:commentRangeEnd w:id="4205"/>
      <w:r>
        <w:rPr>
          <w:rStyle w:val="CommentReference"/>
          <w:rFonts w:cstheme="minorBidi"/>
          <w:iCs w:val="0"/>
        </w:rPr>
        <w:commentReference w:id="4205"/>
      </w:r>
      <w:commentRangeEnd w:id="4206"/>
      <w:r w:rsidR="00AA36B6">
        <w:rPr>
          <w:rStyle w:val="CommentReference"/>
          <w:rFonts w:cstheme="minorBidi"/>
          <w:iCs w:val="0"/>
        </w:rPr>
        <w:commentReference w:id="4206"/>
      </w:r>
      <w:del w:id="4208" w:author="Reece Kiriu" w:date="2022-10-19T13:38:00Z">
        <w:r w:rsidR="009045A3" w:rsidDel="00AA36B6">
          <w:delText>t</w:delText>
        </w:r>
      </w:del>
      <w:ins w:id="4209" w:author="Reece Kiriu" w:date="2022-10-19T13:38:00Z">
        <w:r w:rsidR="00AA36B6">
          <w:t>T</w:t>
        </w:r>
      </w:ins>
      <w:r w:rsidR="009045A3">
        <w:t xml:space="preserve">he </w:t>
      </w:r>
      <w:r w:rsidR="009045A3" w:rsidRPr="00BC7581">
        <w:t xml:space="preserve">fan shall run in </w:t>
      </w:r>
      <w:proofErr w:type="spellStart"/>
      <w:r w:rsidR="009045A3" w:rsidRPr="00BC7581">
        <w:t>Deadband</w:t>
      </w:r>
      <w:proofErr w:type="spellEnd"/>
      <w:r w:rsidR="009045A3" w:rsidRPr="00BC7581">
        <w:t xml:space="preserve"> and Cooling when the primary air volume is less than Zone-Abs-OA-min for </w:t>
      </w:r>
      <w:r w:rsidR="009045A3">
        <w:t>1</w:t>
      </w:r>
      <w:r w:rsidR="009045A3" w:rsidRPr="00BC7581">
        <w:t xml:space="preserve"> minute, and shall shut off when primary air volume is above Zone-Abs-OA-min by 10% for 3 minutes.</w:t>
      </w:r>
    </w:p>
    <w:p w14:paraId="070A96F2" w14:textId="19A9D98F" w:rsidR="009045A3" w:rsidRPr="00BC7581" w:rsidRDefault="00B2676A" w:rsidP="00B37EF3">
      <w:pPr>
        <w:pStyle w:val="Infobox"/>
      </w:pPr>
      <w:ins w:id="4210" w:author="Hwakong Cheng" w:date="2022-10-06T12:37:00Z">
        <w:r w:rsidRPr="00DC5BE1">
          <w:rPr>
            <w:rStyle w:val="Toggle"/>
            <w:rPrChange w:id="4211" w:author="Hwakong Cheng" w:date="2022-10-07T14:45:00Z">
              <w:rPr/>
            </w:rPrChange>
          </w:rPr>
          <w:t xml:space="preserve">[VENT </w:t>
        </w:r>
        <w:proofErr w:type="gramStart"/>
        <w:r w:rsidRPr="00DC5BE1">
          <w:rPr>
            <w:rStyle w:val="Toggle"/>
            <w:rPrChange w:id="4212" w:author="Hwakong Cheng" w:date="2022-10-07T14:45:00Z">
              <w:rPr/>
            </w:rPrChange>
          </w:rPr>
          <w:t>621]</w:t>
        </w:r>
      </w:ins>
      <w:r w:rsidR="009045A3" w:rsidRPr="00BC7581">
        <w:t>The</w:t>
      </w:r>
      <w:proofErr w:type="gramEnd"/>
      <w:r w:rsidR="009045A3" w:rsidRPr="00BC7581">
        <w:t xml:space="preserve"> designer must ensure that the sum of the indirect ventilation provided by the fan plus the ventilation provided by the primary air at minimum </w:t>
      </w:r>
      <w:r w:rsidR="00D21A33">
        <w:rPr>
          <w:bCs/>
        </w:rPr>
        <w:t>setpoint</w:t>
      </w:r>
      <w:r w:rsidR="009045A3" w:rsidRPr="00BC7581">
        <w:t xml:space="preserve"> meet Standard 62.1 requirements. </w:t>
      </w:r>
    </w:p>
    <w:p w14:paraId="3C4D655B" w14:textId="77777777" w:rsidR="009045A3" w:rsidRPr="00BC7581" w:rsidRDefault="009045A3" w:rsidP="0087618D">
      <w:pPr>
        <w:pStyle w:val="Heading3"/>
      </w:pPr>
      <w:r w:rsidRPr="00BC7581">
        <w:t>Alarms</w:t>
      </w:r>
    </w:p>
    <w:p w14:paraId="00362AAE" w14:textId="77777777" w:rsidR="009045A3" w:rsidRPr="00BC7581" w:rsidRDefault="009045A3" w:rsidP="0087618D">
      <w:pPr>
        <w:pStyle w:val="Heading4"/>
      </w:pPr>
      <w:r w:rsidRPr="00BC7581">
        <w:t>Low Primary Airflow</w:t>
      </w:r>
    </w:p>
    <w:p w14:paraId="391007CA" w14:textId="6DAF677D" w:rsidR="009045A3" w:rsidRPr="00BC7581" w:rsidRDefault="009045A3" w:rsidP="007C1423">
      <w:pPr>
        <w:pStyle w:val="Heading5"/>
      </w:pPr>
      <w:r w:rsidRPr="00BC7581">
        <w:t xml:space="preserve">If the measured airflow is less than 70% of </w:t>
      </w:r>
      <w:r w:rsidR="00D21A33">
        <w:rPr>
          <w:rFonts w:cs="Times New Roman PS MT"/>
          <w:bCs/>
          <w:szCs w:val="20"/>
        </w:rPr>
        <w:t>setpoint</w:t>
      </w:r>
      <w:r w:rsidRPr="00BC7581">
        <w:t xml:space="preserve"> for </w:t>
      </w:r>
      <w:r w:rsidR="00582941">
        <w:t>10</w:t>
      </w:r>
      <w:r w:rsidR="00582941" w:rsidRPr="00BC7581">
        <w:t xml:space="preserve"> </w:t>
      </w:r>
      <w:r w:rsidRPr="00BC7581">
        <w:t xml:space="preserve">minutes while </w:t>
      </w:r>
      <w:r w:rsidR="00D21A33">
        <w:rPr>
          <w:rFonts w:cs="Times New Roman PS MT"/>
          <w:bCs/>
          <w:szCs w:val="20"/>
        </w:rPr>
        <w:t>setpoint</w:t>
      </w:r>
      <w:r w:rsidRPr="00BC7581">
        <w:t xml:space="preserve"> is greater than zero, generate a Level </w:t>
      </w:r>
      <w:r w:rsidR="00582941">
        <w:t>4</w:t>
      </w:r>
      <w:r w:rsidR="00582941" w:rsidRPr="00BC7581">
        <w:t xml:space="preserve"> </w:t>
      </w:r>
      <w:r w:rsidRPr="00BC7581">
        <w:t>alarm.</w:t>
      </w:r>
    </w:p>
    <w:p w14:paraId="37079B2A" w14:textId="1DA6DB08" w:rsidR="009045A3" w:rsidRPr="00BC7581" w:rsidRDefault="009045A3" w:rsidP="007C1423">
      <w:pPr>
        <w:pStyle w:val="Heading5"/>
      </w:pPr>
      <w:r w:rsidRPr="00BC7581">
        <w:t xml:space="preserve">If the measured airflow is less than 50% of </w:t>
      </w:r>
      <w:r w:rsidR="00D21A33">
        <w:rPr>
          <w:rFonts w:cs="Times New Roman PS MT"/>
          <w:bCs/>
          <w:szCs w:val="20"/>
        </w:rPr>
        <w:t>setpoint</w:t>
      </w:r>
      <w:r w:rsidRPr="00BC7581">
        <w:t xml:space="preserve"> for </w:t>
      </w:r>
      <w:r w:rsidR="00582941">
        <w:t>10</w:t>
      </w:r>
      <w:r w:rsidR="00582941" w:rsidRPr="00BC7581">
        <w:t xml:space="preserve"> </w:t>
      </w:r>
      <w:r w:rsidRPr="00BC7581">
        <w:t xml:space="preserve">minutes while </w:t>
      </w:r>
      <w:r w:rsidR="00D21A33">
        <w:rPr>
          <w:rFonts w:cs="Times New Roman PS MT"/>
          <w:bCs/>
          <w:szCs w:val="20"/>
        </w:rPr>
        <w:t>setpoint</w:t>
      </w:r>
      <w:r w:rsidRPr="00BC7581">
        <w:t xml:space="preserve"> is greater than zero, generate a Level </w:t>
      </w:r>
      <w:r w:rsidR="00582941">
        <w:t>3</w:t>
      </w:r>
      <w:r w:rsidR="00582941" w:rsidRPr="00BC7581">
        <w:t xml:space="preserve"> </w:t>
      </w:r>
      <w:r w:rsidRPr="00BC7581">
        <w:t>alarm.</w:t>
      </w:r>
    </w:p>
    <w:p w14:paraId="39D866C3" w14:textId="1A4778DE" w:rsidR="009045A3" w:rsidRPr="00BC7581" w:rsidRDefault="009045A3" w:rsidP="007C1423">
      <w:pPr>
        <w:pStyle w:val="Heading5"/>
      </w:pPr>
      <w:r w:rsidRPr="00BC7581">
        <w:t>If a zone has an Importance</w:t>
      </w:r>
      <w:r>
        <w:rPr>
          <w:rFonts w:cs="Times New Roman PS MT"/>
          <w:bCs/>
          <w:szCs w:val="20"/>
        </w:rPr>
        <w:t>-Multiplier</w:t>
      </w:r>
      <w:r w:rsidRPr="00BC7581">
        <w:t xml:space="preserve"> of 0 </w:t>
      </w:r>
      <w:r>
        <w:rPr>
          <w:rFonts w:cs="Times New Roman PS MT"/>
          <w:bCs/>
          <w:szCs w:val="20"/>
        </w:rPr>
        <w:t>(</w:t>
      </w:r>
      <w:r w:rsidRPr="00BC7581">
        <w:t xml:space="preserve">see </w:t>
      </w:r>
      <w:r>
        <w:rPr>
          <w:rFonts w:cs="Times New Roman PS MT"/>
          <w:bCs/>
          <w:szCs w:val="20"/>
        </w:rPr>
        <w:t xml:space="preserve">Section </w:t>
      </w:r>
      <w:r w:rsidR="00C01685">
        <w:rPr>
          <w:rFonts w:cs="Times New Roman PS MT"/>
          <w:bCs/>
          <w:szCs w:val="20"/>
        </w:rPr>
        <w:fldChar w:fldCharType="begin"/>
      </w:r>
      <w:r w:rsidR="00C01685">
        <w:rPr>
          <w:rFonts w:cs="Times New Roman PS MT"/>
          <w:bCs/>
          <w:szCs w:val="20"/>
        </w:rPr>
        <w:instrText xml:space="preserve"> REF _Ref438200779 \w \h </w:instrText>
      </w:r>
      <w:r w:rsidR="00C01685">
        <w:rPr>
          <w:rFonts w:cs="Times New Roman PS MT"/>
          <w:bCs/>
          <w:szCs w:val="20"/>
        </w:rPr>
      </w:r>
      <w:r w:rsidR="00C01685">
        <w:rPr>
          <w:rFonts w:cs="Times New Roman PS MT"/>
          <w:bCs/>
          <w:szCs w:val="20"/>
        </w:rPr>
        <w:fldChar w:fldCharType="separate"/>
      </w:r>
      <w:r w:rsidR="0037258A">
        <w:rPr>
          <w:rFonts w:cs="Times New Roman PS MT"/>
          <w:bCs/>
          <w:szCs w:val="20"/>
        </w:rPr>
        <w:t>5.1.14.</w:t>
      </w:r>
      <w:proofErr w:type="gramStart"/>
      <w:r w:rsidR="0037258A">
        <w:rPr>
          <w:rFonts w:cs="Times New Roman PS MT"/>
          <w:bCs/>
          <w:szCs w:val="20"/>
        </w:rPr>
        <w:t>2.a.</w:t>
      </w:r>
      <w:proofErr w:type="gramEnd"/>
      <w:r w:rsidR="0037258A">
        <w:rPr>
          <w:rFonts w:cs="Times New Roman PS MT"/>
          <w:bCs/>
          <w:szCs w:val="20"/>
        </w:rPr>
        <w:t>1</w:t>
      </w:r>
      <w:r w:rsidR="00C01685">
        <w:rPr>
          <w:rFonts w:cs="Times New Roman PS MT"/>
          <w:bCs/>
          <w:szCs w:val="20"/>
        </w:rPr>
        <w:fldChar w:fldCharType="end"/>
      </w:r>
      <w:r>
        <w:rPr>
          <w:rFonts w:cs="Times New Roman PS MT"/>
          <w:bCs/>
          <w:szCs w:val="20"/>
        </w:rPr>
        <w:t>)</w:t>
      </w:r>
      <w:r w:rsidRPr="00BC7581">
        <w:t xml:space="preserve"> for its static pressure reset </w:t>
      </w:r>
      <w:r>
        <w:rPr>
          <w:rFonts w:cs="Times New Roman PS MT"/>
          <w:bCs/>
          <w:szCs w:val="20"/>
        </w:rPr>
        <w:t>T&amp;R</w:t>
      </w:r>
      <w:r w:rsidRPr="00BC7581">
        <w:t xml:space="preserve"> control loop, low airflow alarms shall be suppressed for that zone.</w:t>
      </w:r>
    </w:p>
    <w:p w14:paraId="3DEB0BC6" w14:textId="1D5E46D7" w:rsidR="009045A3" w:rsidRDefault="009045A3" w:rsidP="0087618D">
      <w:pPr>
        <w:pStyle w:val="Heading4"/>
        <w:rPr>
          <w:ins w:id="4213" w:author="Reece Kiriu" w:date="2022-10-19T13:54:00Z"/>
        </w:rPr>
      </w:pPr>
      <w:r w:rsidRPr="00BC7581">
        <w:t>Low</w:t>
      </w:r>
      <w:r w:rsidRPr="00B87A61">
        <w:rPr>
          <w:rFonts w:cs="Times New Roman PS MT"/>
          <w:szCs w:val="20"/>
        </w:rPr>
        <w:t>-</w:t>
      </w:r>
      <w:r w:rsidRPr="00BC7581">
        <w:t>Discharge Air Temperature</w:t>
      </w:r>
    </w:p>
    <w:p w14:paraId="44D069FE" w14:textId="6C320BB7" w:rsidR="00D52ADB" w:rsidRPr="00BC7581" w:rsidRDefault="00D52ADB">
      <w:pPr>
        <w:pStyle w:val="Instrbox"/>
        <w:pPrChange w:id="4214" w:author="Reece Kiriu" w:date="2022-10-19T13:54:00Z">
          <w:pPr>
            <w:pStyle w:val="Heading4"/>
          </w:pPr>
        </w:pPrChange>
      </w:pPr>
      <w:ins w:id="4215" w:author="Reece Kiriu" w:date="2022-10-19T13:54:00Z">
        <w:r>
          <w:t>Delete the following three paragraphs if the heating coil is electric.</w:t>
        </w:r>
      </w:ins>
    </w:p>
    <w:p w14:paraId="7D2F88F6" w14:textId="12957F79" w:rsidR="009045A3" w:rsidRPr="00BC7581" w:rsidRDefault="00D52ADB" w:rsidP="007C1423">
      <w:pPr>
        <w:pStyle w:val="Heading5"/>
      </w:pPr>
      <w:ins w:id="4216" w:author="Reece Kiriu" w:date="2022-10-19T13:51:00Z">
        <w:r w:rsidRPr="00D52ADB">
          <w:rPr>
            <w:rStyle w:val="Toggle"/>
            <w:rPrChange w:id="4217" w:author="Reece Kiriu" w:date="2022-10-19T13:51:00Z">
              <w:rPr/>
            </w:rPrChange>
          </w:rPr>
          <w:t xml:space="preserve">[EQUALS TERM_HT </w:t>
        </w:r>
        <w:proofErr w:type="gramStart"/>
        <w:r w:rsidRPr="00D52ADB">
          <w:rPr>
            <w:rStyle w:val="Toggle"/>
            <w:rPrChange w:id="4218" w:author="Reece Kiriu" w:date="2022-10-19T13:51:00Z">
              <w:rPr/>
            </w:rPrChange>
          </w:rPr>
          <w:t>HW]</w:t>
        </w:r>
      </w:ins>
      <w:r w:rsidR="009045A3" w:rsidRPr="00BC7581">
        <w:t>If</w:t>
      </w:r>
      <w:proofErr w:type="gramEnd"/>
      <w:r w:rsidR="009045A3" w:rsidRPr="00BC7581">
        <w:t xml:space="preserve"> heating hot</w:t>
      </w:r>
      <w:r w:rsidR="009045A3">
        <w:rPr>
          <w:rFonts w:cs="Times New Roman PS MT"/>
          <w:bCs/>
          <w:szCs w:val="20"/>
        </w:rPr>
        <w:t>-</w:t>
      </w:r>
      <w:r w:rsidR="009045A3" w:rsidRPr="00BC7581">
        <w:t xml:space="preserve">water plant is proven </w:t>
      </w:r>
      <w:r w:rsidR="009045A3" w:rsidRPr="00BC7581">
        <w:rPr>
          <w:smallCaps/>
        </w:rPr>
        <w:t>on</w:t>
      </w:r>
      <w:r w:rsidR="009045A3">
        <w:rPr>
          <w:rFonts w:cs="Times New Roman PS MT"/>
          <w:bCs/>
          <w:szCs w:val="20"/>
        </w:rPr>
        <w:t>,</w:t>
      </w:r>
      <w:r w:rsidR="009045A3" w:rsidRPr="00BC7581">
        <w:t xml:space="preserve"> and the </w:t>
      </w:r>
      <w:r w:rsidR="009045A3">
        <w:rPr>
          <w:rFonts w:cs="Times New Roman PS MT"/>
          <w:bCs/>
          <w:szCs w:val="20"/>
        </w:rPr>
        <w:t>DAT</w:t>
      </w:r>
      <w:r w:rsidR="009045A3" w:rsidRPr="00BC7581">
        <w:t xml:space="preserve"> is </w:t>
      </w:r>
      <w:ins w:id="4219" w:author="Titus Ellison" w:date="2022-10-20T12:21:00Z">
        <w:r w:rsidR="00060E06" w:rsidRPr="00060E06">
          <w:rPr>
            <w:rStyle w:val="Toggle"/>
            <w:rPrChange w:id="4220" w:author="Titus Ellison" w:date="2022-10-20T12:21:00Z">
              <w:rPr/>
            </w:rPrChange>
          </w:rPr>
          <w:t>[UNITS [</w:t>
        </w:r>
      </w:ins>
      <w:r w:rsidR="009045A3" w:rsidRPr="00060E06">
        <w:rPr>
          <w:rStyle w:val="Toggle"/>
          <w:rPrChange w:id="4221" w:author="Titus Ellison" w:date="2022-10-20T12:21:00Z">
            <w:rPr/>
          </w:rPrChange>
        </w:rPr>
        <w:t>8</w:t>
      </w:r>
      <w:r w:rsidR="00582941" w:rsidRPr="00060E06">
        <w:rPr>
          <w:rStyle w:val="Toggle"/>
          <w:rPrChange w:id="4222" w:author="Titus Ellison" w:date="2022-10-20T12:21:00Z">
            <w:rPr/>
          </w:rPrChange>
        </w:rPr>
        <w:t>.3</w:t>
      </w:r>
      <w:r w:rsidR="009045A3" w:rsidRPr="00060E06">
        <w:rPr>
          <w:rStyle w:val="Toggle"/>
          <w:rPrChange w:id="4223" w:author="Titus Ellison" w:date="2022-10-20T12:21:00Z">
            <w:rPr/>
          </w:rPrChange>
        </w:rPr>
        <w:t>°C</w:t>
      </w:r>
      <w:ins w:id="4224" w:author="Titus Ellison" w:date="2022-10-20T12:21:00Z">
        <w:r w:rsidR="00060E06" w:rsidRPr="00060E06">
          <w:rPr>
            <w:rStyle w:val="Toggle"/>
            <w:rPrChange w:id="4225" w:author="Titus Ellison" w:date="2022-10-20T12:21:00Z">
              <w:rPr/>
            </w:rPrChange>
          </w:rPr>
          <w:t>]</w:t>
        </w:r>
      </w:ins>
      <w:r w:rsidR="009045A3" w:rsidRPr="00060E06">
        <w:rPr>
          <w:rStyle w:val="Toggle"/>
          <w:rPrChange w:id="4226" w:author="Titus Ellison" w:date="2022-10-20T12:21:00Z">
            <w:rPr/>
          </w:rPrChange>
        </w:rPr>
        <w:t xml:space="preserve"> </w:t>
      </w:r>
      <w:ins w:id="4227" w:author="Titus Ellison" w:date="2022-10-20T12:21:00Z">
        <w:r w:rsidR="00060E06" w:rsidRPr="00060E06">
          <w:rPr>
            <w:rStyle w:val="Toggle"/>
            <w:rPrChange w:id="4228" w:author="Titus Ellison" w:date="2022-10-20T12:21:00Z">
              <w:rPr/>
            </w:rPrChange>
          </w:rPr>
          <w:t>[</w:t>
        </w:r>
      </w:ins>
      <w:del w:id="4229" w:author="Titus Ellison" w:date="2022-10-20T12:21:00Z">
        <w:r w:rsidR="009045A3" w:rsidRPr="00060E06" w:rsidDel="00060E06">
          <w:rPr>
            <w:rStyle w:val="Toggle"/>
            <w:rPrChange w:id="4230" w:author="Titus Ellison" w:date="2022-10-20T12:21:00Z">
              <w:rPr/>
            </w:rPrChange>
          </w:rPr>
          <w:delText>(</w:delText>
        </w:r>
      </w:del>
      <w:r w:rsidR="009045A3" w:rsidRPr="00060E06">
        <w:rPr>
          <w:rStyle w:val="Toggle"/>
          <w:rPrChange w:id="4231" w:author="Titus Ellison" w:date="2022-10-20T12:21:00Z">
            <w:rPr/>
          </w:rPrChange>
        </w:rPr>
        <w:t>15°F</w:t>
      </w:r>
      <w:ins w:id="4232" w:author="Titus Ellison" w:date="2022-10-20T12:21:00Z">
        <w:r w:rsidR="00060E06" w:rsidRPr="00060E06">
          <w:rPr>
            <w:rStyle w:val="Toggle"/>
            <w:rPrChange w:id="4233" w:author="Titus Ellison" w:date="2022-10-20T12:21:00Z">
              <w:rPr/>
            </w:rPrChange>
          </w:rPr>
          <w:t>]]</w:t>
        </w:r>
      </w:ins>
      <w:del w:id="4234" w:author="Titus Ellison" w:date="2022-10-20T12:21:00Z">
        <w:r w:rsidR="009045A3" w:rsidRPr="00BC7581" w:rsidDel="00060E06">
          <w:delText>)</w:delText>
        </w:r>
      </w:del>
      <w:r w:rsidR="009045A3" w:rsidRPr="00BC7581">
        <w:t xml:space="preserve"> less than </w:t>
      </w:r>
      <w:r w:rsidR="00D21A33">
        <w:rPr>
          <w:rFonts w:cs="Times New Roman PS MT"/>
          <w:bCs/>
          <w:szCs w:val="20"/>
        </w:rPr>
        <w:t>setpoint</w:t>
      </w:r>
      <w:r w:rsidR="009045A3" w:rsidRPr="00BC7581">
        <w:t xml:space="preserve"> for 10 minutes, generate a Level </w:t>
      </w:r>
      <w:r w:rsidR="00582941">
        <w:t>4</w:t>
      </w:r>
      <w:r w:rsidR="00582941" w:rsidRPr="00BC7581">
        <w:t xml:space="preserve"> </w:t>
      </w:r>
      <w:r w:rsidR="009045A3" w:rsidRPr="00BC7581">
        <w:t xml:space="preserve">alarm. </w:t>
      </w:r>
    </w:p>
    <w:p w14:paraId="23A64400" w14:textId="6DAA413D" w:rsidR="009045A3" w:rsidRPr="00BC7581" w:rsidRDefault="00D52ADB" w:rsidP="007C1423">
      <w:pPr>
        <w:pStyle w:val="Heading5"/>
      </w:pPr>
      <w:ins w:id="4235" w:author="Reece Kiriu" w:date="2022-10-19T13:52:00Z">
        <w:r w:rsidRPr="00D52ADB">
          <w:rPr>
            <w:rStyle w:val="Toggle"/>
            <w:rPrChange w:id="4236" w:author="Reece Kiriu" w:date="2022-10-19T13:52:00Z">
              <w:rPr/>
            </w:rPrChange>
          </w:rPr>
          <w:t xml:space="preserve">[EQUALS TERM_HT </w:t>
        </w:r>
        <w:proofErr w:type="gramStart"/>
        <w:r w:rsidRPr="00D52ADB">
          <w:rPr>
            <w:rStyle w:val="Toggle"/>
            <w:rPrChange w:id="4237" w:author="Reece Kiriu" w:date="2022-10-19T13:52:00Z">
              <w:rPr/>
            </w:rPrChange>
          </w:rPr>
          <w:t>HW]</w:t>
        </w:r>
      </w:ins>
      <w:r w:rsidR="009045A3" w:rsidRPr="00BC7581">
        <w:t>If</w:t>
      </w:r>
      <w:proofErr w:type="gramEnd"/>
      <w:r w:rsidR="009045A3" w:rsidRPr="00BC7581">
        <w:t xml:space="preserve"> heating hot</w:t>
      </w:r>
      <w:r w:rsidR="009045A3">
        <w:rPr>
          <w:rFonts w:cs="Times New Roman PS MT"/>
          <w:bCs/>
          <w:szCs w:val="20"/>
        </w:rPr>
        <w:t>-</w:t>
      </w:r>
      <w:r w:rsidR="009045A3" w:rsidRPr="00BC7581">
        <w:t xml:space="preserve">water plant is proven </w:t>
      </w:r>
      <w:r w:rsidR="009045A3" w:rsidRPr="00BC7581">
        <w:rPr>
          <w:smallCaps/>
        </w:rPr>
        <w:t>on</w:t>
      </w:r>
      <w:r w:rsidR="009045A3">
        <w:rPr>
          <w:rFonts w:cs="Times New Roman PS MT"/>
          <w:bCs/>
          <w:szCs w:val="20"/>
        </w:rPr>
        <w:t>,</w:t>
      </w:r>
      <w:r w:rsidR="009045A3" w:rsidRPr="00BC7581">
        <w:t xml:space="preserve"> and the </w:t>
      </w:r>
      <w:r w:rsidR="009045A3">
        <w:rPr>
          <w:rFonts w:cs="Times New Roman PS MT"/>
          <w:bCs/>
          <w:szCs w:val="20"/>
        </w:rPr>
        <w:t>DAT</w:t>
      </w:r>
      <w:r w:rsidR="009045A3" w:rsidRPr="00BC7581">
        <w:t xml:space="preserve"> is </w:t>
      </w:r>
      <w:ins w:id="4238" w:author="Titus Ellison" w:date="2022-10-20T12:21:00Z">
        <w:r w:rsidR="00060E06" w:rsidRPr="00060E06">
          <w:rPr>
            <w:rStyle w:val="Toggle"/>
            <w:rPrChange w:id="4239" w:author="Titus Ellison" w:date="2022-10-20T12:21:00Z">
              <w:rPr/>
            </w:rPrChange>
          </w:rPr>
          <w:t>[UNITS [</w:t>
        </w:r>
      </w:ins>
      <w:r w:rsidR="009045A3" w:rsidRPr="00060E06">
        <w:rPr>
          <w:rStyle w:val="Toggle"/>
          <w:rPrChange w:id="4240" w:author="Titus Ellison" w:date="2022-10-20T12:21:00Z">
            <w:rPr/>
          </w:rPrChange>
        </w:rPr>
        <w:t>17°C</w:t>
      </w:r>
      <w:ins w:id="4241" w:author="Titus Ellison" w:date="2022-10-20T12:21:00Z">
        <w:r w:rsidR="00060E06" w:rsidRPr="00060E06">
          <w:rPr>
            <w:rStyle w:val="Toggle"/>
            <w:rPrChange w:id="4242" w:author="Titus Ellison" w:date="2022-10-20T12:21:00Z">
              <w:rPr/>
            </w:rPrChange>
          </w:rPr>
          <w:t>]</w:t>
        </w:r>
      </w:ins>
      <w:r w:rsidR="009045A3" w:rsidRPr="00060E06">
        <w:rPr>
          <w:rStyle w:val="Toggle"/>
          <w:rPrChange w:id="4243" w:author="Titus Ellison" w:date="2022-10-20T12:21:00Z">
            <w:rPr/>
          </w:rPrChange>
        </w:rPr>
        <w:t xml:space="preserve"> </w:t>
      </w:r>
      <w:ins w:id="4244" w:author="Titus Ellison" w:date="2022-10-20T12:21:00Z">
        <w:r w:rsidR="00060E06" w:rsidRPr="00060E06">
          <w:rPr>
            <w:rStyle w:val="Toggle"/>
            <w:rPrChange w:id="4245" w:author="Titus Ellison" w:date="2022-10-20T12:21:00Z">
              <w:rPr/>
            </w:rPrChange>
          </w:rPr>
          <w:t>[</w:t>
        </w:r>
      </w:ins>
      <w:del w:id="4246" w:author="Titus Ellison" w:date="2022-10-20T12:21:00Z">
        <w:r w:rsidR="009045A3" w:rsidRPr="00060E06" w:rsidDel="00060E06">
          <w:rPr>
            <w:rStyle w:val="Toggle"/>
            <w:rPrChange w:id="4247" w:author="Titus Ellison" w:date="2022-10-20T12:21:00Z">
              <w:rPr/>
            </w:rPrChange>
          </w:rPr>
          <w:delText>(</w:delText>
        </w:r>
      </w:del>
      <w:r w:rsidR="009045A3" w:rsidRPr="00060E06">
        <w:rPr>
          <w:rStyle w:val="Toggle"/>
          <w:rPrChange w:id="4248" w:author="Titus Ellison" w:date="2022-10-20T12:21:00Z">
            <w:rPr/>
          </w:rPrChange>
        </w:rPr>
        <w:t>30°F</w:t>
      </w:r>
      <w:ins w:id="4249" w:author="Titus Ellison" w:date="2022-10-20T12:21:00Z">
        <w:r w:rsidR="00060E06" w:rsidRPr="00060E06">
          <w:rPr>
            <w:rStyle w:val="Toggle"/>
            <w:rPrChange w:id="4250" w:author="Titus Ellison" w:date="2022-10-20T12:21:00Z">
              <w:rPr/>
            </w:rPrChange>
          </w:rPr>
          <w:t>]]</w:t>
        </w:r>
      </w:ins>
      <w:del w:id="4251" w:author="Titus Ellison" w:date="2022-10-20T12:21:00Z">
        <w:r w:rsidR="009045A3" w:rsidRPr="00BC7581" w:rsidDel="00060E06">
          <w:delText>)</w:delText>
        </w:r>
      </w:del>
      <w:r w:rsidR="009045A3" w:rsidRPr="00BC7581">
        <w:t xml:space="preserve"> less than </w:t>
      </w:r>
      <w:r w:rsidR="00D21A33">
        <w:rPr>
          <w:rFonts w:cs="Times New Roman PS MT"/>
          <w:bCs/>
          <w:szCs w:val="20"/>
        </w:rPr>
        <w:t>setpoint</w:t>
      </w:r>
      <w:r w:rsidR="009045A3" w:rsidRPr="00BC7581">
        <w:t xml:space="preserve"> for 10 minutes, generate a Level </w:t>
      </w:r>
      <w:r w:rsidR="00582941">
        <w:t>3</w:t>
      </w:r>
      <w:r w:rsidR="00582941" w:rsidRPr="00BC7581">
        <w:t xml:space="preserve"> </w:t>
      </w:r>
      <w:r w:rsidR="009045A3" w:rsidRPr="00BC7581">
        <w:t xml:space="preserve">alarm. </w:t>
      </w:r>
    </w:p>
    <w:p w14:paraId="3C8B6694" w14:textId="2CA46EBD" w:rsidR="009045A3" w:rsidRDefault="00D52ADB" w:rsidP="007C1423">
      <w:pPr>
        <w:pStyle w:val="Heading5"/>
        <w:rPr>
          <w:ins w:id="4252" w:author="Reece Kiriu" w:date="2022-10-19T13:54:00Z"/>
        </w:rPr>
      </w:pPr>
      <w:ins w:id="4253" w:author="Reece Kiriu" w:date="2022-10-19T13:53:00Z">
        <w:r w:rsidRPr="00D52ADB">
          <w:rPr>
            <w:rStyle w:val="Toggle"/>
            <w:rPrChange w:id="4254" w:author="Reece Kiriu" w:date="2022-10-19T13:53:00Z">
              <w:rPr/>
            </w:rPrChange>
          </w:rPr>
          <w:t xml:space="preserve">[EQUALS TERM_HT </w:t>
        </w:r>
        <w:proofErr w:type="gramStart"/>
        <w:r w:rsidRPr="00D52ADB">
          <w:rPr>
            <w:rStyle w:val="Toggle"/>
            <w:rPrChange w:id="4255" w:author="Reece Kiriu" w:date="2022-10-19T13:53:00Z">
              <w:rPr/>
            </w:rPrChange>
          </w:rPr>
          <w:t>HW]</w:t>
        </w:r>
      </w:ins>
      <w:r w:rsidR="009045A3" w:rsidRPr="00BC7581">
        <w:t>If</w:t>
      </w:r>
      <w:proofErr w:type="gramEnd"/>
      <w:r w:rsidR="009045A3" w:rsidRPr="00BC7581">
        <w:t xml:space="preserve"> a zone has an Importance</w:t>
      </w:r>
      <w:r w:rsidR="009045A3">
        <w:rPr>
          <w:rFonts w:cs="Times New Roman PS MT"/>
          <w:bCs/>
          <w:szCs w:val="20"/>
        </w:rPr>
        <w:t>-Multiplier</w:t>
      </w:r>
      <w:r w:rsidR="009045A3" w:rsidRPr="00BC7581">
        <w:t xml:space="preserve"> of 0 </w:t>
      </w:r>
      <w:r w:rsidR="009045A3">
        <w:rPr>
          <w:rFonts w:cs="Times New Roman PS MT"/>
          <w:bCs/>
          <w:szCs w:val="20"/>
        </w:rPr>
        <w:t>(</w:t>
      </w:r>
      <w:r w:rsidR="009045A3" w:rsidRPr="00BC7581">
        <w:t xml:space="preserve">see </w:t>
      </w:r>
      <w:r w:rsidR="009045A3">
        <w:rPr>
          <w:rFonts w:cs="Times New Roman PS MT"/>
          <w:bCs/>
          <w:szCs w:val="20"/>
        </w:rPr>
        <w:t xml:space="preserve">Section </w:t>
      </w:r>
      <w:r w:rsidR="00C01685">
        <w:rPr>
          <w:rFonts w:cs="Times New Roman PS MT"/>
          <w:bCs/>
          <w:szCs w:val="20"/>
        </w:rPr>
        <w:fldChar w:fldCharType="begin"/>
      </w:r>
      <w:r w:rsidR="00C01685">
        <w:rPr>
          <w:rFonts w:cs="Times New Roman PS MT"/>
          <w:bCs/>
          <w:szCs w:val="20"/>
        </w:rPr>
        <w:instrText xml:space="preserve"> REF _Ref438200779 \w \h </w:instrText>
      </w:r>
      <w:r w:rsidR="00C01685">
        <w:rPr>
          <w:rFonts w:cs="Times New Roman PS MT"/>
          <w:bCs/>
          <w:szCs w:val="20"/>
        </w:rPr>
      </w:r>
      <w:r w:rsidR="00C01685">
        <w:rPr>
          <w:rFonts w:cs="Times New Roman PS MT"/>
          <w:bCs/>
          <w:szCs w:val="20"/>
        </w:rPr>
        <w:fldChar w:fldCharType="separate"/>
      </w:r>
      <w:r w:rsidR="0037258A">
        <w:rPr>
          <w:rFonts w:cs="Times New Roman PS MT"/>
          <w:bCs/>
          <w:szCs w:val="20"/>
        </w:rPr>
        <w:t>5.1.14.2.a.1</w:t>
      </w:r>
      <w:r w:rsidR="00C01685">
        <w:rPr>
          <w:rFonts w:cs="Times New Roman PS MT"/>
          <w:bCs/>
          <w:szCs w:val="20"/>
        </w:rPr>
        <w:fldChar w:fldCharType="end"/>
      </w:r>
      <w:r w:rsidR="009045A3">
        <w:rPr>
          <w:rFonts w:cs="Times New Roman PS MT"/>
          <w:bCs/>
          <w:szCs w:val="20"/>
        </w:rPr>
        <w:t>)</w:t>
      </w:r>
      <w:r w:rsidR="009045A3" w:rsidRPr="00BC7581">
        <w:t xml:space="preserve"> for its </w:t>
      </w:r>
      <w:r w:rsidR="009045A3">
        <w:rPr>
          <w:rFonts w:cs="Times New Roman PS MT"/>
          <w:bCs/>
          <w:szCs w:val="20"/>
        </w:rPr>
        <w:t>hot-water</w:t>
      </w:r>
      <w:r w:rsidR="009045A3" w:rsidRPr="00BC7581">
        <w:t xml:space="preserve"> reset </w:t>
      </w:r>
      <w:r w:rsidR="009045A3">
        <w:rPr>
          <w:rFonts w:cs="Times New Roman PS MT"/>
          <w:bCs/>
          <w:szCs w:val="20"/>
        </w:rPr>
        <w:t>T&amp;R</w:t>
      </w:r>
      <w:r w:rsidR="009045A3" w:rsidRPr="00BC7581">
        <w:t xml:space="preserve"> control loop, low</w:t>
      </w:r>
      <w:r w:rsidR="009045A3">
        <w:rPr>
          <w:rFonts w:cs="Times New Roman PS MT"/>
          <w:bCs/>
          <w:szCs w:val="20"/>
        </w:rPr>
        <w:t>-DAT</w:t>
      </w:r>
      <w:r w:rsidR="009045A3" w:rsidRPr="00BC7581">
        <w:t xml:space="preserve"> alarms shall be suppressed for that zone.</w:t>
      </w:r>
    </w:p>
    <w:p w14:paraId="3B391D7B" w14:textId="5B47687B" w:rsidR="00D52ADB" w:rsidRDefault="00D52ADB">
      <w:pPr>
        <w:pStyle w:val="Instrbox"/>
        <w:rPr>
          <w:ins w:id="4256" w:author="Reece Kiriu" w:date="2022-10-19T13:53:00Z"/>
        </w:rPr>
        <w:pPrChange w:id="4257" w:author="Reece Kiriu" w:date="2022-10-19T13:54:00Z">
          <w:pPr>
            <w:pStyle w:val="Heading5"/>
          </w:pPr>
        </w:pPrChange>
      </w:pPr>
      <w:ins w:id="4258" w:author="Reece Kiriu" w:date="2022-10-19T13:54:00Z">
        <w:r>
          <w:t>Delete t</w:t>
        </w:r>
      </w:ins>
      <w:ins w:id="4259" w:author="Reece Kiriu" w:date="2022-10-19T13:55:00Z">
        <w:r>
          <w:t xml:space="preserve">he following two paragraphs if the heating </w:t>
        </w:r>
        <w:proofErr w:type="spellStart"/>
        <w:r>
          <w:t>coil</w:t>
        </w:r>
        <w:proofErr w:type="spellEnd"/>
        <w:r>
          <w:t xml:space="preserve"> is hot water.</w:t>
        </w:r>
      </w:ins>
    </w:p>
    <w:p w14:paraId="6A1BEF5B" w14:textId="318C2734" w:rsidR="00D52ADB" w:rsidRPr="00BC7581" w:rsidRDefault="00D52ADB" w:rsidP="00D52ADB">
      <w:pPr>
        <w:pStyle w:val="Heading5"/>
        <w:rPr>
          <w:ins w:id="4260" w:author="Reece Kiriu" w:date="2022-10-19T13:53:00Z"/>
        </w:rPr>
      </w:pPr>
      <w:ins w:id="4261" w:author="Reece Kiriu" w:date="2022-10-19T13:53:00Z">
        <w:r w:rsidRPr="00B90AC9">
          <w:rPr>
            <w:rStyle w:val="Toggle"/>
          </w:rPr>
          <w:t xml:space="preserve">[EQUALS TERM_HT </w:t>
        </w:r>
        <w:proofErr w:type="gramStart"/>
        <w:r>
          <w:rPr>
            <w:rStyle w:val="Toggle"/>
          </w:rPr>
          <w:t>ELEC</w:t>
        </w:r>
        <w:r w:rsidRPr="00B90AC9">
          <w:rPr>
            <w:rStyle w:val="Toggle"/>
          </w:rPr>
          <w:t>]</w:t>
        </w:r>
        <w:r w:rsidRPr="00BC7581">
          <w:t>If</w:t>
        </w:r>
        <w:proofErr w:type="gramEnd"/>
        <w:r>
          <w:t xml:space="preserve"> </w:t>
        </w:r>
        <w:r>
          <w:rPr>
            <w:rFonts w:cs="Times New Roman PS MT"/>
            <w:bCs/>
            <w:szCs w:val="20"/>
          </w:rPr>
          <w:t>DAT</w:t>
        </w:r>
        <w:r w:rsidRPr="00BC7581">
          <w:t xml:space="preserve"> is </w:t>
        </w:r>
      </w:ins>
      <w:ins w:id="4262" w:author="Titus Ellison" w:date="2022-10-20T12:21:00Z">
        <w:r w:rsidR="00060E06" w:rsidRPr="00060E06">
          <w:rPr>
            <w:rStyle w:val="Toggle"/>
            <w:rPrChange w:id="4263" w:author="Titus Ellison" w:date="2022-10-20T12:21:00Z">
              <w:rPr/>
            </w:rPrChange>
          </w:rPr>
          <w:t>[UNITS [</w:t>
        </w:r>
      </w:ins>
      <w:ins w:id="4264" w:author="Reece Kiriu" w:date="2022-10-19T13:53:00Z">
        <w:r w:rsidRPr="00060E06">
          <w:rPr>
            <w:rStyle w:val="Toggle"/>
            <w:rPrChange w:id="4265" w:author="Titus Ellison" w:date="2022-10-20T12:21:00Z">
              <w:rPr/>
            </w:rPrChange>
          </w:rPr>
          <w:t>8.3°C</w:t>
        </w:r>
      </w:ins>
      <w:ins w:id="4266" w:author="Titus Ellison" w:date="2022-10-20T12:21:00Z">
        <w:r w:rsidR="00060E06" w:rsidRPr="00060E06">
          <w:rPr>
            <w:rStyle w:val="Toggle"/>
            <w:rPrChange w:id="4267" w:author="Titus Ellison" w:date="2022-10-20T12:21:00Z">
              <w:rPr/>
            </w:rPrChange>
          </w:rPr>
          <w:t>]</w:t>
        </w:r>
      </w:ins>
      <w:ins w:id="4268" w:author="Reece Kiriu" w:date="2022-10-19T13:53:00Z">
        <w:r w:rsidRPr="00060E06">
          <w:rPr>
            <w:rStyle w:val="Toggle"/>
            <w:rPrChange w:id="4269" w:author="Titus Ellison" w:date="2022-10-20T12:21:00Z">
              <w:rPr/>
            </w:rPrChange>
          </w:rPr>
          <w:t xml:space="preserve"> </w:t>
        </w:r>
      </w:ins>
      <w:ins w:id="4270" w:author="Titus Ellison" w:date="2022-10-20T12:21:00Z">
        <w:r w:rsidR="00060E06" w:rsidRPr="00060E06">
          <w:rPr>
            <w:rStyle w:val="Toggle"/>
            <w:rPrChange w:id="4271" w:author="Titus Ellison" w:date="2022-10-20T12:21:00Z">
              <w:rPr/>
            </w:rPrChange>
          </w:rPr>
          <w:t>[</w:t>
        </w:r>
      </w:ins>
      <w:ins w:id="4272" w:author="Reece Kiriu" w:date="2022-10-19T13:53:00Z">
        <w:del w:id="4273" w:author="Titus Ellison" w:date="2022-10-20T12:21:00Z">
          <w:r w:rsidRPr="00060E06" w:rsidDel="00060E06">
            <w:rPr>
              <w:rStyle w:val="Toggle"/>
              <w:rPrChange w:id="4274" w:author="Titus Ellison" w:date="2022-10-20T12:21:00Z">
                <w:rPr/>
              </w:rPrChange>
            </w:rPr>
            <w:delText>(</w:delText>
          </w:r>
        </w:del>
        <w:r w:rsidRPr="00060E06">
          <w:rPr>
            <w:rStyle w:val="Toggle"/>
            <w:rPrChange w:id="4275" w:author="Titus Ellison" w:date="2022-10-20T12:21:00Z">
              <w:rPr/>
            </w:rPrChange>
          </w:rPr>
          <w:t>15°F</w:t>
        </w:r>
      </w:ins>
      <w:ins w:id="4276" w:author="Titus Ellison" w:date="2022-10-20T12:21:00Z">
        <w:r w:rsidR="00060E06" w:rsidRPr="00060E06">
          <w:rPr>
            <w:rStyle w:val="Toggle"/>
            <w:rPrChange w:id="4277" w:author="Titus Ellison" w:date="2022-10-20T12:21:00Z">
              <w:rPr/>
            </w:rPrChange>
          </w:rPr>
          <w:t>]]</w:t>
        </w:r>
      </w:ins>
      <w:ins w:id="4278" w:author="Reece Kiriu" w:date="2022-10-19T13:53:00Z">
        <w:del w:id="4279" w:author="Titus Ellison" w:date="2022-10-20T12:21:00Z">
          <w:r w:rsidRPr="00BC7581" w:rsidDel="00060E06">
            <w:delText>)</w:delText>
          </w:r>
        </w:del>
        <w:r w:rsidRPr="00BC7581">
          <w:t xml:space="preserve"> less than </w:t>
        </w:r>
        <w:r>
          <w:rPr>
            <w:rFonts w:cs="Times New Roman PS MT"/>
            <w:bCs/>
            <w:szCs w:val="20"/>
          </w:rPr>
          <w:t>setpoint</w:t>
        </w:r>
        <w:r w:rsidRPr="00BC7581">
          <w:t xml:space="preserve"> for 10 minutes, generate a Level </w:t>
        </w:r>
        <w:r>
          <w:t>4</w:t>
        </w:r>
        <w:r w:rsidRPr="00BC7581">
          <w:t xml:space="preserve"> alarm. </w:t>
        </w:r>
      </w:ins>
    </w:p>
    <w:p w14:paraId="4CBA5A63" w14:textId="0E19D295" w:rsidR="00D52ADB" w:rsidRPr="00BC7581" w:rsidRDefault="00D52ADB" w:rsidP="00D52ADB">
      <w:pPr>
        <w:pStyle w:val="Heading5"/>
        <w:rPr>
          <w:ins w:id="4280" w:author="Reece Kiriu" w:date="2022-10-19T13:53:00Z"/>
        </w:rPr>
      </w:pPr>
      <w:ins w:id="4281" w:author="Reece Kiriu" w:date="2022-10-19T13:53:00Z">
        <w:r w:rsidRPr="00B90AC9">
          <w:rPr>
            <w:rStyle w:val="Toggle"/>
          </w:rPr>
          <w:t xml:space="preserve">[EQUALS TERM_HT </w:t>
        </w:r>
        <w:proofErr w:type="gramStart"/>
        <w:r>
          <w:rPr>
            <w:rStyle w:val="Toggle"/>
          </w:rPr>
          <w:t>ELEC</w:t>
        </w:r>
        <w:r w:rsidRPr="00B90AC9">
          <w:rPr>
            <w:rStyle w:val="Toggle"/>
          </w:rPr>
          <w:t>]</w:t>
        </w:r>
        <w:r w:rsidRPr="00BC7581">
          <w:t>If</w:t>
        </w:r>
        <w:proofErr w:type="gramEnd"/>
        <w:r w:rsidRPr="00BC7581">
          <w:t xml:space="preserve"> the </w:t>
        </w:r>
        <w:r>
          <w:rPr>
            <w:rFonts w:cs="Times New Roman PS MT"/>
            <w:bCs/>
            <w:szCs w:val="20"/>
          </w:rPr>
          <w:t>DAT</w:t>
        </w:r>
        <w:r w:rsidRPr="00BC7581">
          <w:t xml:space="preserve"> is </w:t>
        </w:r>
      </w:ins>
      <w:ins w:id="4282" w:author="Titus Ellison" w:date="2022-10-20T12:21:00Z">
        <w:r w:rsidR="00060E06" w:rsidRPr="00060E06">
          <w:rPr>
            <w:rStyle w:val="Toggle"/>
            <w:rPrChange w:id="4283" w:author="Titus Ellison" w:date="2022-10-20T12:21:00Z">
              <w:rPr/>
            </w:rPrChange>
          </w:rPr>
          <w:t>[UNITS [</w:t>
        </w:r>
      </w:ins>
      <w:ins w:id="4284" w:author="Reece Kiriu" w:date="2022-10-19T13:53:00Z">
        <w:r w:rsidRPr="00060E06">
          <w:rPr>
            <w:rStyle w:val="Toggle"/>
            <w:rPrChange w:id="4285" w:author="Titus Ellison" w:date="2022-10-20T12:21:00Z">
              <w:rPr/>
            </w:rPrChange>
          </w:rPr>
          <w:t>17°C</w:t>
        </w:r>
      </w:ins>
      <w:ins w:id="4286" w:author="Titus Ellison" w:date="2022-10-20T12:21:00Z">
        <w:r w:rsidR="00060E06" w:rsidRPr="00060E06">
          <w:rPr>
            <w:rStyle w:val="Toggle"/>
            <w:rPrChange w:id="4287" w:author="Titus Ellison" w:date="2022-10-20T12:21:00Z">
              <w:rPr/>
            </w:rPrChange>
          </w:rPr>
          <w:t>]</w:t>
        </w:r>
      </w:ins>
      <w:ins w:id="4288" w:author="Reece Kiriu" w:date="2022-10-19T13:53:00Z">
        <w:r w:rsidRPr="00060E06">
          <w:rPr>
            <w:rStyle w:val="Toggle"/>
            <w:rPrChange w:id="4289" w:author="Titus Ellison" w:date="2022-10-20T12:21:00Z">
              <w:rPr/>
            </w:rPrChange>
          </w:rPr>
          <w:t xml:space="preserve"> </w:t>
        </w:r>
      </w:ins>
      <w:ins w:id="4290" w:author="Titus Ellison" w:date="2022-10-20T12:21:00Z">
        <w:r w:rsidR="00060E06" w:rsidRPr="00060E06">
          <w:rPr>
            <w:rStyle w:val="Toggle"/>
            <w:rPrChange w:id="4291" w:author="Titus Ellison" w:date="2022-10-20T12:21:00Z">
              <w:rPr/>
            </w:rPrChange>
          </w:rPr>
          <w:t>[</w:t>
        </w:r>
      </w:ins>
      <w:ins w:id="4292" w:author="Reece Kiriu" w:date="2022-10-19T13:53:00Z">
        <w:del w:id="4293" w:author="Titus Ellison" w:date="2022-10-20T12:21:00Z">
          <w:r w:rsidRPr="00060E06" w:rsidDel="00060E06">
            <w:rPr>
              <w:rStyle w:val="Toggle"/>
              <w:rPrChange w:id="4294" w:author="Titus Ellison" w:date="2022-10-20T12:21:00Z">
                <w:rPr/>
              </w:rPrChange>
            </w:rPr>
            <w:delText>(</w:delText>
          </w:r>
        </w:del>
        <w:r w:rsidRPr="00060E06">
          <w:rPr>
            <w:rStyle w:val="Toggle"/>
            <w:rPrChange w:id="4295" w:author="Titus Ellison" w:date="2022-10-20T12:21:00Z">
              <w:rPr/>
            </w:rPrChange>
          </w:rPr>
          <w:t>30°F</w:t>
        </w:r>
      </w:ins>
      <w:ins w:id="4296" w:author="Titus Ellison" w:date="2022-10-20T12:21:00Z">
        <w:r w:rsidR="00060E06" w:rsidRPr="00060E06">
          <w:rPr>
            <w:rStyle w:val="Toggle"/>
            <w:rPrChange w:id="4297" w:author="Titus Ellison" w:date="2022-10-20T12:21:00Z">
              <w:rPr/>
            </w:rPrChange>
          </w:rPr>
          <w:t>]]</w:t>
        </w:r>
      </w:ins>
      <w:ins w:id="4298" w:author="Reece Kiriu" w:date="2022-10-19T13:53:00Z">
        <w:del w:id="4299" w:author="Titus Ellison" w:date="2022-10-20T12:21:00Z">
          <w:r w:rsidRPr="00BC7581" w:rsidDel="00060E06">
            <w:delText>)</w:delText>
          </w:r>
        </w:del>
        <w:r w:rsidRPr="00BC7581">
          <w:t xml:space="preserve"> less than </w:t>
        </w:r>
        <w:r>
          <w:rPr>
            <w:rFonts w:cs="Times New Roman PS MT"/>
            <w:bCs/>
            <w:szCs w:val="20"/>
          </w:rPr>
          <w:t>setpoint</w:t>
        </w:r>
        <w:r w:rsidRPr="00BC7581">
          <w:t xml:space="preserve"> for 10 minutes, generate a Level </w:t>
        </w:r>
        <w:r>
          <w:t>3</w:t>
        </w:r>
        <w:r w:rsidRPr="00BC7581">
          <w:t xml:space="preserve"> alarm. </w:t>
        </w:r>
      </w:ins>
    </w:p>
    <w:p w14:paraId="4AEB068B" w14:textId="77777777" w:rsidR="009045A3" w:rsidRPr="00BC7581" w:rsidRDefault="009045A3" w:rsidP="0087618D">
      <w:pPr>
        <w:pStyle w:val="Heading4"/>
      </w:pPr>
      <w:r w:rsidRPr="00BC7581">
        <w:t>Fan alarm is indicated by the status input being different from the output command after a period of 15 seconds after a change in output status.</w:t>
      </w:r>
    </w:p>
    <w:p w14:paraId="3566E6FA" w14:textId="06AA788F" w:rsidR="009045A3" w:rsidRPr="00D2199B" w:rsidRDefault="009045A3" w:rsidP="007C1423">
      <w:pPr>
        <w:pStyle w:val="Heading5"/>
      </w:pPr>
      <w:r w:rsidRPr="00D2199B">
        <w:t>Commanded on, status off: Level 2</w:t>
      </w:r>
    </w:p>
    <w:p w14:paraId="47B7CE8D" w14:textId="54DFBFA5" w:rsidR="009045A3" w:rsidRPr="00D2199B" w:rsidRDefault="009045A3" w:rsidP="007C1423">
      <w:pPr>
        <w:pStyle w:val="Heading5"/>
      </w:pPr>
      <w:r w:rsidRPr="00D2199B">
        <w:t xml:space="preserve">Commanded off, status on: Level 4 </w:t>
      </w:r>
    </w:p>
    <w:p w14:paraId="717BC6DE" w14:textId="454F868C" w:rsidR="009045A3" w:rsidRDefault="009045A3" w:rsidP="0087618D">
      <w:pPr>
        <w:pStyle w:val="Heading4"/>
      </w:pPr>
      <w:r w:rsidRPr="00BC7581">
        <w:t xml:space="preserve">Airflow </w:t>
      </w:r>
      <w:r>
        <w:t>Sensor Calibration.</w:t>
      </w:r>
      <w:r w:rsidRPr="00BC7581">
        <w:t xml:space="preserve"> If the fan serving the zone </w:t>
      </w:r>
      <w:r w:rsidR="00582941">
        <w:t>is</w:t>
      </w:r>
      <w:r w:rsidRPr="00BC7581">
        <w:t xml:space="preserve"> </w:t>
      </w:r>
      <w:r w:rsidRPr="00B87A61">
        <w:rPr>
          <w:smallCaps/>
        </w:rPr>
        <w:t xml:space="preserve">off </w:t>
      </w:r>
      <w:r>
        <w:t xml:space="preserve">and airflow sensor reading is above </w:t>
      </w:r>
      <w:r w:rsidR="00582941">
        <w:t xml:space="preserve">the larger of </w:t>
      </w:r>
      <w:r>
        <w:t xml:space="preserve">10% of the cooling maximum airflow </w:t>
      </w:r>
      <w:r w:rsidR="00D21A33">
        <w:t>setpoint</w:t>
      </w:r>
      <w:r w:rsidR="00582941" w:rsidRPr="00582941">
        <w:t xml:space="preserve"> or </w:t>
      </w:r>
      <w:ins w:id="4300" w:author="Reece Kiriu" w:date="2022-10-12T14:07:00Z">
        <w:r w:rsidR="00F15440" w:rsidRPr="00F15440">
          <w:rPr>
            <w:rStyle w:val="Toggle"/>
            <w:rPrChange w:id="4301" w:author="Reece Kiriu" w:date="2022-10-12T14:08:00Z">
              <w:rPr/>
            </w:rPrChange>
          </w:rPr>
          <w:t>[UNITS [</w:t>
        </w:r>
      </w:ins>
      <w:ins w:id="4302" w:author="Reece Kiriu" w:date="2022-10-12T14:08:00Z">
        <w:r w:rsidR="00F15440" w:rsidRPr="00F15440">
          <w:rPr>
            <w:rStyle w:val="Toggle"/>
            <w:rPrChange w:id="4303" w:author="Reece Kiriu" w:date="2022-10-12T14:08:00Z">
              <w:rPr/>
            </w:rPrChange>
          </w:rPr>
          <w:t xml:space="preserve">24 </w:t>
        </w:r>
      </w:ins>
      <w:ins w:id="4304" w:author="Hwakong Cheng" w:date="2022-10-24T16:28:00Z">
        <w:del w:id="4305" w:author="Titus Ellison" w:date="2022-11-03T16:22:00Z">
          <w:r w:rsidR="00D41AF4" w:rsidDel="00FF541B">
            <w:rPr>
              <w:rStyle w:val="Toggle"/>
            </w:rPr>
            <w:delText>L</w:delText>
          </w:r>
        </w:del>
      </w:ins>
      <w:ins w:id="4306" w:author="Reece Kiriu" w:date="2022-10-12T14:08:00Z">
        <w:del w:id="4307" w:author="Titus Ellison" w:date="2022-11-03T16:22:00Z">
          <w:r w:rsidR="00F15440" w:rsidRPr="00F15440" w:rsidDel="00FF541B">
            <w:rPr>
              <w:rStyle w:val="Toggle"/>
              <w:rPrChange w:id="4308" w:author="Reece Kiriu" w:date="2022-10-12T14:08:00Z">
                <w:rPr/>
              </w:rPrChange>
            </w:rPr>
            <w:delText>/s</w:delText>
          </w:r>
        </w:del>
      </w:ins>
      <w:ins w:id="4309" w:author="Titus Ellison" w:date="2022-11-03T16:22:00Z">
        <w:r w:rsidR="00FF541B">
          <w:rPr>
            <w:rStyle w:val="Toggle"/>
          </w:rPr>
          <w:t>L/s</w:t>
        </w:r>
      </w:ins>
      <w:ins w:id="4310" w:author="Reece Kiriu" w:date="2022-10-12T14:08:00Z">
        <w:r w:rsidR="00F15440" w:rsidRPr="00F15440">
          <w:rPr>
            <w:rStyle w:val="Toggle"/>
            <w:rPrChange w:id="4311" w:author="Reece Kiriu" w:date="2022-10-12T14:08:00Z">
              <w:rPr/>
            </w:rPrChange>
          </w:rPr>
          <w:t>] [</w:t>
        </w:r>
      </w:ins>
      <w:r w:rsidR="00582941" w:rsidRPr="00F15440">
        <w:rPr>
          <w:rStyle w:val="Toggle"/>
          <w:rPrChange w:id="4312" w:author="Reece Kiriu" w:date="2022-10-12T14:08:00Z">
            <w:rPr/>
          </w:rPrChange>
        </w:rPr>
        <w:t>50 cfm</w:t>
      </w:r>
      <w:ins w:id="4313" w:author="Reece Kiriu" w:date="2022-10-12T14:08:00Z">
        <w:r w:rsidR="00F15440" w:rsidRPr="00F15440">
          <w:rPr>
            <w:rStyle w:val="Toggle"/>
            <w:rPrChange w:id="4314" w:author="Reece Kiriu" w:date="2022-10-12T14:08:00Z">
              <w:rPr/>
            </w:rPrChange>
          </w:rPr>
          <w:t>]]</w:t>
        </w:r>
      </w:ins>
      <w:r w:rsidR="00582941" w:rsidRPr="00582941">
        <w:t xml:space="preserve"> for 30 minutes</w:t>
      </w:r>
      <w:r>
        <w:t>, generate a Level 3 alarm.</w:t>
      </w:r>
    </w:p>
    <w:p w14:paraId="34893613" w14:textId="16E98A6B" w:rsidR="009045A3" w:rsidRPr="00D2199B" w:rsidRDefault="009045A3" w:rsidP="0087618D">
      <w:pPr>
        <w:pStyle w:val="Heading4"/>
      </w:pPr>
      <w:r w:rsidRPr="00B87A61">
        <w:rPr>
          <w:rFonts w:cs="Times New Roman PS MT"/>
          <w:szCs w:val="20"/>
        </w:rPr>
        <w:t xml:space="preserve">Leaking Damper. If the </w:t>
      </w:r>
      <w:r w:rsidRPr="00D2199B">
        <w:t xml:space="preserve">damper position is 0%, and airflow sensor reading is above </w:t>
      </w:r>
      <w:r w:rsidR="00A15640">
        <w:t xml:space="preserve">the larger of </w:t>
      </w:r>
      <w:r w:rsidRPr="00D2199B">
        <w:t xml:space="preserve">10% of the cooling maximum airflow </w:t>
      </w:r>
      <w:r w:rsidR="00D21A33">
        <w:t>setpoint</w:t>
      </w:r>
      <w:r w:rsidRPr="00D2199B">
        <w:t xml:space="preserve"> </w:t>
      </w:r>
      <w:r w:rsidR="00A15640">
        <w:t xml:space="preserve">or </w:t>
      </w:r>
      <w:ins w:id="4315" w:author="Reece Kiriu" w:date="2022-10-12T14:08:00Z">
        <w:r w:rsidR="00F15440" w:rsidRPr="00F15440">
          <w:rPr>
            <w:rStyle w:val="Toggle"/>
            <w:rPrChange w:id="4316" w:author="Reece Kiriu" w:date="2022-10-12T14:08:00Z">
              <w:rPr/>
            </w:rPrChange>
          </w:rPr>
          <w:t xml:space="preserve">[UNITS [24 </w:t>
        </w:r>
      </w:ins>
      <w:ins w:id="4317" w:author="Hwakong Cheng" w:date="2022-10-24T16:29:00Z">
        <w:del w:id="4318" w:author="Titus Ellison" w:date="2022-11-03T16:22:00Z">
          <w:r w:rsidR="00D41AF4" w:rsidDel="00FF541B">
            <w:rPr>
              <w:rStyle w:val="Toggle"/>
            </w:rPr>
            <w:delText>L</w:delText>
          </w:r>
        </w:del>
      </w:ins>
      <w:ins w:id="4319" w:author="Reece Kiriu" w:date="2022-10-12T14:08:00Z">
        <w:del w:id="4320" w:author="Titus Ellison" w:date="2022-11-03T16:22:00Z">
          <w:r w:rsidR="00F15440" w:rsidRPr="00F15440" w:rsidDel="00FF541B">
            <w:rPr>
              <w:rStyle w:val="Toggle"/>
              <w:rPrChange w:id="4321" w:author="Reece Kiriu" w:date="2022-10-12T14:08:00Z">
                <w:rPr/>
              </w:rPrChange>
            </w:rPr>
            <w:delText>/s</w:delText>
          </w:r>
        </w:del>
      </w:ins>
      <w:ins w:id="4322" w:author="Titus Ellison" w:date="2022-11-03T16:22:00Z">
        <w:r w:rsidR="00FF541B">
          <w:rPr>
            <w:rStyle w:val="Toggle"/>
          </w:rPr>
          <w:t>L/s</w:t>
        </w:r>
      </w:ins>
      <w:ins w:id="4323" w:author="Reece Kiriu" w:date="2022-10-12T14:08:00Z">
        <w:r w:rsidR="00F15440" w:rsidRPr="00F15440">
          <w:rPr>
            <w:rStyle w:val="Toggle"/>
            <w:rPrChange w:id="4324" w:author="Reece Kiriu" w:date="2022-10-12T14:08:00Z">
              <w:rPr/>
            </w:rPrChange>
          </w:rPr>
          <w:t>] [</w:t>
        </w:r>
      </w:ins>
      <w:r w:rsidR="00A15640" w:rsidRPr="00F15440">
        <w:rPr>
          <w:rStyle w:val="Toggle"/>
          <w:rPrChange w:id="4325" w:author="Reece Kiriu" w:date="2022-10-12T14:08:00Z">
            <w:rPr/>
          </w:rPrChange>
        </w:rPr>
        <w:t>50 cfm</w:t>
      </w:r>
      <w:ins w:id="4326" w:author="Reece Kiriu" w:date="2022-10-12T14:08:00Z">
        <w:r w:rsidR="00F15440" w:rsidRPr="00F15440">
          <w:rPr>
            <w:rStyle w:val="Toggle"/>
            <w:rPrChange w:id="4327" w:author="Reece Kiriu" w:date="2022-10-12T14:08:00Z">
              <w:rPr/>
            </w:rPrChange>
          </w:rPr>
          <w:t>]]</w:t>
        </w:r>
      </w:ins>
      <w:r w:rsidR="00A15640">
        <w:t xml:space="preserve"> </w:t>
      </w:r>
      <w:r w:rsidRPr="00D2199B">
        <w:t xml:space="preserve">for 10 minutes while the fan serving the </w:t>
      </w:r>
      <w:r w:rsidRPr="00D2199B">
        <w:lastRenderedPageBreak/>
        <w:t>zone is proven on, generate a Level 4 alarm.</w:t>
      </w:r>
    </w:p>
    <w:p w14:paraId="4C449E98" w14:textId="77777777" w:rsidR="00A15640" w:rsidRPr="00A15640" w:rsidRDefault="00A15640" w:rsidP="00A15640">
      <w:pPr>
        <w:pStyle w:val="Infobox"/>
      </w:pPr>
      <w:r w:rsidRPr="00582941">
        <w:t>The constant value thresholds for the airflow sensor calibration and leaking damper alarms are a function of the transducer and A/D converter used to measure airflow.  The value used should be determined as the minimum accuracy of the transducer and A/D converter comb</w:t>
      </w:r>
      <w:r w:rsidRPr="00A15640">
        <w:t xml:space="preserve">ination. </w:t>
      </w:r>
    </w:p>
    <w:p w14:paraId="0EEC4176" w14:textId="590BD9CA" w:rsidR="009045A3" w:rsidRPr="00BC7581" w:rsidRDefault="00AA36B6" w:rsidP="0087618D">
      <w:pPr>
        <w:pStyle w:val="Heading4"/>
      </w:pPr>
      <w:ins w:id="4328" w:author="Reece Kiriu" w:date="2022-10-19T13:43:00Z">
        <w:r w:rsidRPr="00744AFB">
          <w:rPr>
            <w:rStyle w:val="Toggle"/>
            <w:rPrChange w:id="4329" w:author="Reece Kiriu" w:date="2022-10-19T13:44:00Z">
              <w:rPr/>
            </w:rPrChange>
          </w:rPr>
          <w:t xml:space="preserve">[EQUALS TERM_HT </w:t>
        </w:r>
        <w:proofErr w:type="gramStart"/>
        <w:r w:rsidRPr="00744AFB">
          <w:rPr>
            <w:rStyle w:val="Toggle"/>
            <w:rPrChange w:id="4330" w:author="Reece Kiriu" w:date="2022-10-19T13:44:00Z">
              <w:rPr/>
            </w:rPrChange>
          </w:rPr>
          <w:t>HW]</w:t>
        </w:r>
      </w:ins>
      <w:r w:rsidR="009045A3" w:rsidRPr="00BC7581">
        <w:t>Leaking</w:t>
      </w:r>
      <w:proofErr w:type="gramEnd"/>
      <w:r w:rsidR="009045A3" w:rsidRPr="00BC7581">
        <w:t xml:space="preserve"> </w:t>
      </w:r>
      <w:r w:rsidR="009045A3" w:rsidRPr="00B87A61">
        <w:rPr>
          <w:rFonts w:cs="Times New Roman PS MT"/>
          <w:szCs w:val="20"/>
        </w:rPr>
        <w:t>Valve.</w:t>
      </w:r>
      <w:r w:rsidR="009045A3" w:rsidRPr="00BC7581">
        <w:t xml:space="preserve"> If the valve position is 0% for 15 minutes, </w:t>
      </w:r>
      <w:r w:rsidR="009045A3" w:rsidRPr="00B87A61">
        <w:rPr>
          <w:rFonts w:cs="Times New Roman PS MT"/>
          <w:bCs/>
          <w:szCs w:val="20"/>
        </w:rPr>
        <w:t>DAT</w:t>
      </w:r>
      <w:r w:rsidR="009045A3" w:rsidRPr="00BC7581">
        <w:t xml:space="preserve"> is above AHU SAT by </w:t>
      </w:r>
      <w:ins w:id="4331" w:author="Titus Ellison" w:date="2022-10-20T12:22:00Z">
        <w:r w:rsidR="00060E06" w:rsidRPr="0022380B">
          <w:rPr>
            <w:rStyle w:val="Toggle"/>
            <w:rPrChange w:id="4332" w:author="Titus Ellison" w:date="2022-10-20T12:22:00Z">
              <w:rPr/>
            </w:rPrChange>
          </w:rPr>
          <w:t xml:space="preserve">[UNITS </w:t>
        </w:r>
        <w:r w:rsidR="0022380B" w:rsidRPr="0022380B">
          <w:rPr>
            <w:rStyle w:val="Toggle"/>
            <w:rPrChange w:id="4333" w:author="Titus Ellison" w:date="2022-10-20T12:22:00Z">
              <w:rPr/>
            </w:rPrChange>
          </w:rPr>
          <w:t>[</w:t>
        </w:r>
      </w:ins>
      <w:r w:rsidR="009045A3" w:rsidRPr="0022380B">
        <w:rPr>
          <w:rStyle w:val="Toggle"/>
          <w:rPrChange w:id="4334" w:author="Titus Ellison" w:date="2022-10-20T12:22:00Z">
            <w:rPr/>
          </w:rPrChange>
        </w:rPr>
        <w:t>3°C</w:t>
      </w:r>
      <w:ins w:id="4335" w:author="Titus Ellison" w:date="2022-10-20T12:22:00Z">
        <w:r w:rsidR="0022380B" w:rsidRPr="0022380B">
          <w:rPr>
            <w:rStyle w:val="Toggle"/>
            <w:rPrChange w:id="4336" w:author="Titus Ellison" w:date="2022-10-20T12:22:00Z">
              <w:rPr/>
            </w:rPrChange>
          </w:rPr>
          <w:t>]</w:t>
        </w:r>
      </w:ins>
      <w:r w:rsidR="009045A3" w:rsidRPr="0022380B">
        <w:rPr>
          <w:rStyle w:val="Toggle"/>
          <w:rPrChange w:id="4337" w:author="Titus Ellison" w:date="2022-10-20T12:22:00Z">
            <w:rPr/>
          </w:rPrChange>
        </w:rPr>
        <w:t xml:space="preserve"> </w:t>
      </w:r>
      <w:ins w:id="4338" w:author="Titus Ellison" w:date="2022-10-20T12:22:00Z">
        <w:r w:rsidR="0022380B" w:rsidRPr="0022380B">
          <w:rPr>
            <w:rStyle w:val="Toggle"/>
            <w:rPrChange w:id="4339" w:author="Titus Ellison" w:date="2022-10-20T12:22:00Z">
              <w:rPr/>
            </w:rPrChange>
          </w:rPr>
          <w:t>[</w:t>
        </w:r>
      </w:ins>
      <w:del w:id="4340" w:author="Titus Ellison" w:date="2022-10-20T12:22:00Z">
        <w:r w:rsidR="009045A3" w:rsidRPr="0022380B" w:rsidDel="0022380B">
          <w:rPr>
            <w:rStyle w:val="Toggle"/>
            <w:rPrChange w:id="4341" w:author="Titus Ellison" w:date="2022-10-20T12:22:00Z">
              <w:rPr/>
            </w:rPrChange>
          </w:rPr>
          <w:delText>(</w:delText>
        </w:r>
      </w:del>
      <w:r w:rsidR="009045A3" w:rsidRPr="0022380B">
        <w:rPr>
          <w:rStyle w:val="Toggle"/>
          <w:rPrChange w:id="4342" w:author="Titus Ellison" w:date="2022-10-20T12:22:00Z">
            <w:rPr/>
          </w:rPrChange>
        </w:rPr>
        <w:t>5°F</w:t>
      </w:r>
      <w:ins w:id="4343" w:author="Titus Ellison" w:date="2022-10-20T12:22:00Z">
        <w:r w:rsidR="0022380B" w:rsidRPr="0022380B">
          <w:rPr>
            <w:rStyle w:val="Toggle"/>
            <w:rPrChange w:id="4344" w:author="Titus Ellison" w:date="2022-10-20T12:22:00Z">
              <w:rPr/>
            </w:rPrChange>
          </w:rPr>
          <w:t>]]</w:t>
        </w:r>
      </w:ins>
      <w:del w:id="4345" w:author="Titus Ellison" w:date="2022-10-20T12:22:00Z">
        <w:r w:rsidR="009045A3" w:rsidRPr="00BC7581" w:rsidDel="0022380B">
          <w:delText>)</w:delText>
        </w:r>
      </w:del>
      <w:r w:rsidR="009045A3" w:rsidRPr="00BC7581">
        <w:t xml:space="preserve">, and the fan serving the zone is proven </w:t>
      </w:r>
      <w:r w:rsidR="009045A3" w:rsidRPr="00B87A61">
        <w:rPr>
          <w:smallCaps/>
        </w:rPr>
        <w:t>on</w:t>
      </w:r>
      <w:r w:rsidR="009045A3" w:rsidRPr="00BC7581">
        <w:t>, generate a Level 4 alarm.</w:t>
      </w:r>
    </w:p>
    <w:p w14:paraId="1897F515" w14:textId="5A9D0470" w:rsidR="009045A3" w:rsidRPr="00BC7581" w:rsidRDefault="009045A3" w:rsidP="0087618D">
      <w:pPr>
        <w:pStyle w:val="Heading3"/>
      </w:pPr>
      <w:r w:rsidRPr="00BC7581">
        <w:t>Testing/Commissioning Overrides</w:t>
      </w:r>
      <w:r>
        <w:rPr>
          <w:rFonts w:cs="Times New Roman PS MT"/>
          <w:szCs w:val="20"/>
        </w:rPr>
        <w:t>.</w:t>
      </w:r>
      <w:r w:rsidRPr="00BC7581">
        <w:t xml:space="preserve"> Provide software switches that interlock to a system level point to</w:t>
      </w:r>
    </w:p>
    <w:p w14:paraId="18A1D65C" w14:textId="194CE490" w:rsidR="009045A3" w:rsidRPr="00BC7581" w:rsidRDefault="009045A3">
      <w:pPr>
        <w:pStyle w:val="Heading4"/>
        <w:pPrChange w:id="4346" w:author="Reece Kiriu" w:date="2022-12-07T11:37:00Z">
          <w:pPr>
            <w:pStyle w:val="Heading5"/>
          </w:pPr>
        </w:pPrChange>
      </w:pPr>
      <w:r>
        <w:rPr>
          <w:rFonts w:cs="Times New Roman PS MT"/>
          <w:bCs/>
          <w:szCs w:val="20"/>
        </w:rPr>
        <w:t>force</w:t>
      </w:r>
      <w:r w:rsidRPr="00BC7581">
        <w:t xml:space="preserve"> zone airflow </w:t>
      </w:r>
      <w:r w:rsidR="00D21A33">
        <w:rPr>
          <w:rFonts w:cs="Times New Roman PS MT"/>
          <w:bCs/>
          <w:szCs w:val="20"/>
        </w:rPr>
        <w:t>setpoint</w:t>
      </w:r>
      <w:r w:rsidRPr="00BC7581">
        <w:t xml:space="preserve"> to zero</w:t>
      </w:r>
      <w:r>
        <w:rPr>
          <w:rFonts w:cs="Times New Roman PS MT"/>
          <w:bCs/>
          <w:szCs w:val="20"/>
        </w:rPr>
        <w:t>,</w:t>
      </w:r>
    </w:p>
    <w:p w14:paraId="13A955F3" w14:textId="4F7C30C6" w:rsidR="009045A3" w:rsidRPr="00BC7581" w:rsidRDefault="009045A3">
      <w:pPr>
        <w:pStyle w:val="Heading4"/>
        <w:pPrChange w:id="4347" w:author="Reece Kiriu" w:date="2022-12-07T11:37:00Z">
          <w:pPr>
            <w:pStyle w:val="Heading5"/>
          </w:pPr>
        </w:pPrChange>
      </w:pPr>
      <w:r>
        <w:rPr>
          <w:rFonts w:cs="Times New Roman PS MT"/>
          <w:bCs/>
          <w:szCs w:val="20"/>
        </w:rPr>
        <w:t>force</w:t>
      </w:r>
      <w:r w:rsidRPr="00BC7581">
        <w:t xml:space="preserve"> zone airflow </w:t>
      </w:r>
      <w:r w:rsidR="00D21A33">
        <w:rPr>
          <w:rFonts w:cs="Times New Roman PS MT"/>
          <w:bCs/>
          <w:szCs w:val="20"/>
        </w:rPr>
        <w:t>setpoint</w:t>
      </w:r>
      <w:r w:rsidRPr="00BC7581">
        <w:t xml:space="preserve"> to </w:t>
      </w:r>
      <w:proofErr w:type="spellStart"/>
      <w:r w:rsidRPr="00BC7581">
        <w:t>Vcool</w:t>
      </w:r>
      <w:proofErr w:type="spellEnd"/>
      <w:r w:rsidRPr="00BC7581">
        <w:t>-max</w:t>
      </w:r>
      <w:r>
        <w:rPr>
          <w:rFonts w:cs="Times New Roman PS MT"/>
          <w:bCs/>
          <w:szCs w:val="20"/>
        </w:rPr>
        <w:t>,</w:t>
      </w:r>
    </w:p>
    <w:p w14:paraId="62530C8A" w14:textId="2FBFAA16" w:rsidR="009045A3" w:rsidRPr="00BC7581" w:rsidRDefault="009045A3">
      <w:pPr>
        <w:pStyle w:val="Heading4"/>
        <w:pPrChange w:id="4348" w:author="Reece Kiriu" w:date="2022-12-07T11:37:00Z">
          <w:pPr>
            <w:pStyle w:val="Heading5"/>
          </w:pPr>
        </w:pPrChange>
      </w:pPr>
      <w:r>
        <w:rPr>
          <w:rFonts w:cs="Times New Roman PS MT"/>
          <w:bCs/>
          <w:szCs w:val="20"/>
        </w:rPr>
        <w:t>force</w:t>
      </w:r>
      <w:r w:rsidRPr="00BC7581">
        <w:t xml:space="preserve"> zone airflow </w:t>
      </w:r>
      <w:r w:rsidR="00D21A33">
        <w:rPr>
          <w:rFonts w:cs="Times New Roman PS MT"/>
          <w:bCs/>
          <w:szCs w:val="20"/>
        </w:rPr>
        <w:t>setpoint</w:t>
      </w:r>
      <w:r w:rsidRPr="00BC7581">
        <w:t xml:space="preserve"> to </w:t>
      </w:r>
      <w:proofErr w:type="spellStart"/>
      <w:r w:rsidRPr="00BC7581">
        <w:t>Vmin</w:t>
      </w:r>
      <w:proofErr w:type="spellEnd"/>
      <w:r>
        <w:rPr>
          <w:rFonts w:cs="Times New Roman PS MT"/>
          <w:bCs/>
          <w:szCs w:val="20"/>
        </w:rPr>
        <w:t xml:space="preserve">, </w:t>
      </w:r>
    </w:p>
    <w:p w14:paraId="2714EBFE" w14:textId="3F066EDE" w:rsidR="009045A3" w:rsidRPr="00BC7581" w:rsidRDefault="009045A3">
      <w:pPr>
        <w:pStyle w:val="Heading4"/>
        <w:pPrChange w:id="4349" w:author="Reece Kiriu" w:date="2022-12-07T11:37:00Z">
          <w:pPr>
            <w:pStyle w:val="Heading5"/>
          </w:pPr>
        </w:pPrChange>
      </w:pPr>
      <w:r>
        <w:rPr>
          <w:rFonts w:cs="Times New Roman PS MT"/>
          <w:bCs/>
          <w:szCs w:val="20"/>
        </w:rPr>
        <w:t>force</w:t>
      </w:r>
      <w:r w:rsidRPr="00BC7581">
        <w:t xml:space="preserve"> damper full closed/open</w:t>
      </w:r>
      <w:r>
        <w:rPr>
          <w:rFonts w:cs="Times New Roman PS MT"/>
          <w:bCs/>
          <w:szCs w:val="20"/>
        </w:rPr>
        <w:t>,</w:t>
      </w:r>
    </w:p>
    <w:p w14:paraId="68AE2B4A" w14:textId="74D807D2" w:rsidR="009045A3" w:rsidRPr="00BC7581" w:rsidRDefault="009045A3">
      <w:pPr>
        <w:pStyle w:val="Heading4"/>
        <w:pPrChange w:id="4350" w:author="Reece Kiriu" w:date="2022-12-07T11:37:00Z">
          <w:pPr>
            <w:pStyle w:val="Heading5"/>
          </w:pPr>
        </w:pPrChange>
      </w:pPr>
      <w:r>
        <w:rPr>
          <w:rFonts w:cs="Times New Roman PS MT"/>
          <w:bCs/>
          <w:szCs w:val="20"/>
        </w:rPr>
        <w:t>force</w:t>
      </w:r>
      <w:r w:rsidRPr="00BC7581">
        <w:t xml:space="preserve"> heating to </w:t>
      </w:r>
      <w:r w:rsidRPr="00BC7581">
        <w:rPr>
          <w:smallCaps/>
        </w:rPr>
        <w:t>off</w:t>
      </w:r>
      <w:r w:rsidRPr="00BC7581">
        <w:t>/closed</w:t>
      </w:r>
      <w:r>
        <w:rPr>
          <w:rFonts w:cs="Times New Roman PS MT"/>
          <w:bCs/>
          <w:szCs w:val="20"/>
        </w:rPr>
        <w:t>,</w:t>
      </w:r>
    </w:p>
    <w:p w14:paraId="7CBFA2AD" w14:textId="1EB106F1" w:rsidR="009045A3" w:rsidRPr="00BC7581" w:rsidRDefault="009045A3">
      <w:pPr>
        <w:pStyle w:val="Heading4"/>
        <w:pPrChange w:id="4351" w:author="Reece Kiriu" w:date="2022-12-07T11:37:00Z">
          <w:pPr>
            <w:pStyle w:val="Heading5"/>
          </w:pPr>
        </w:pPrChange>
      </w:pPr>
      <w:r>
        <w:rPr>
          <w:rFonts w:cs="Times New Roman PS MT"/>
          <w:bCs/>
          <w:szCs w:val="20"/>
        </w:rPr>
        <w:t>turn</w:t>
      </w:r>
      <w:r w:rsidRPr="00BC7581">
        <w:t xml:space="preserve"> fan </w:t>
      </w:r>
      <w:r w:rsidRPr="00BC7581">
        <w:rPr>
          <w:smallCaps/>
        </w:rPr>
        <w:t>on</w:t>
      </w:r>
      <w:r w:rsidRPr="00BC7581">
        <w:t>/</w:t>
      </w:r>
      <w:r w:rsidRPr="00BC7581">
        <w:rPr>
          <w:smallCaps/>
        </w:rPr>
        <w:t>off</w:t>
      </w:r>
      <w:r>
        <w:rPr>
          <w:rFonts w:cs="Times New Roman PS MT"/>
          <w:bCs/>
          <w:smallCaps/>
          <w:szCs w:val="20"/>
        </w:rPr>
        <w:t xml:space="preserve">, </w:t>
      </w:r>
      <w:r>
        <w:rPr>
          <w:rFonts w:cs="Times New Roman PS MT"/>
          <w:bCs/>
          <w:szCs w:val="20"/>
        </w:rPr>
        <w:t>and</w:t>
      </w:r>
    </w:p>
    <w:p w14:paraId="5ED0BD28" w14:textId="001037A6" w:rsidR="009045A3" w:rsidRPr="00BC7581" w:rsidRDefault="009045A3">
      <w:pPr>
        <w:pStyle w:val="Heading4"/>
        <w:pPrChange w:id="4352" w:author="Reece Kiriu" w:date="2022-12-07T11:37:00Z">
          <w:pPr>
            <w:pStyle w:val="Heading5"/>
          </w:pPr>
        </w:pPrChange>
      </w:pPr>
      <w:r>
        <w:rPr>
          <w:rFonts w:cs="Times New Roman PS MT"/>
          <w:bCs/>
          <w:szCs w:val="20"/>
        </w:rPr>
        <w:t>reset</w:t>
      </w:r>
      <w:r w:rsidRPr="00BC7581">
        <w:t xml:space="preserve"> request-hours accumulator point to zero (provide one point for each reset type listed </w:t>
      </w:r>
      <w:r>
        <w:rPr>
          <w:rFonts w:cs="Times New Roman PS MT"/>
          <w:bCs/>
          <w:szCs w:val="20"/>
        </w:rPr>
        <w:t>in the next section).</w:t>
      </w:r>
    </w:p>
    <w:p w14:paraId="08F5A08B" w14:textId="7BF40792" w:rsidR="009045A3" w:rsidRPr="00771C2E" w:rsidRDefault="009045A3" w:rsidP="00A42168">
      <w:pPr>
        <w:pStyle w:val="Infobox"/>
      </w:pPr>
      <w:r w:rsidRPr="00514417">
        <w:t xml:space="preserve">Per </w:t>
      </w:r>
      <w:r w:rsidRPr="00771C2E">
        <w:t xml:space="preserve">Section </w:t>
      </w:r>
      <w:r w:rsidR="00291B2E">
        <w:fldChar w:fldCharType="begin"/>
      </w:r>
      <w:r w:rsidR="00291B2E">
        <w:instrText xml:space="preserve"> REF _Ref38822696 \r \h </w:instrText>
      </w:r>
      <w:r w:rsidR="00291B2E">
        <w:fldChar w:fldCharType="separate"/>
      </w:r>
      <w:r w:rsidR="0037258A">
        <w:t>5.1.11</w:t>
      </w:r>
      <w:r w:rsidR="00291B2E">
        <w:fldChar w:fldCharType="end"/>
      </w:r>
      <w:r w:rsidRPr="00771C2E">
        <w:t xml:space="preserve">, all hardware points can be overridden through the BAS. Each of the following points is interlocked so that they can be overridden together at a zone-group level, per Section </w:t>
      </w:r>
      <w:r w:rsidR="00291B2E">
        <w:rPr>
          <w:bCs/>
        </w:rPr>
        <w:fldChar w:fldCharType="begin"/>
      </w:r>
      <w:r w:rsidR="00291B2E">
        <w:rPr>
          <w:bCs/>
        </w:rPr>
        <w:instrText xml:space="preserve"> REF _Ref438200825 \w \h </w:instrText>
      </w:r>
      <w:r w:rsidR="00291B2E">
        <w:rPr>
          <w:bCs/>
        </w:rPr>
      </w:r>
      <w:r w:rsidR="00291B2E">
        <w:rPr>
          <w:bCs/>
        </w:rPr>
        <w:fldChar w:fldCharType="separate"/>
      </w:r>
      <w:r w:rsidR="0037258A">
        <w:rPr>
          <w:bCs/>
        </w:rPr>
        <w:t>5.4.5</w:t>
      </w:r>
      <w:r w:rsidR="00291B2E">
        <w:rPr>
          <w:bCs/>
        </w:rPr>
        <w:fldChar w:fldCharType="end"/>
      </w:r>
      <w:r w:rsidRPr="00771C2E">
        <w:t>.</w:t>
      </w:r>
    </w:p>
    <w:p w14:paraId="521CB562" w14:textId="26353405" w:rsidR="009045A3" w:rsidRPr="00771C2E" w:rsidRDefault="009045A3" w:rsidP="00A42168">
      <w:pPr>
        <w:pStyle w:val="Infobox"/>
      </w:pPr>
      <w:r w:rsidRPr="00771C2E">
        <w:t xml:space="preserve">For example, the </w:t>
      </w:r>
      <w:proofErr w:type="spellStart"/>
      <w:r w:rsidRPr="00771C2E">
        <w:t>CxA</w:t>
      </w:r>
      <w:proofErr w:type="spellEnd"/>
      <w:r w:rsidRPr="00771C2E">
        <w:t xml:space="preserve"> can check for leaking dampers by forcing all VAV boxes in a </w:t>
      </w:r>
      <w:r w:rsidR="00D21A33">
        <w:t>Zone Group</w:t>
      </w:r>
      <w:r w:rsidRPr="00771C2E">
        <w:t xml:space="preserve"> closed and then recording airflow at the AHU.</w:t>
      </w:r>
    </w:p>
    <w:p w14:paraId="7CA8EC86" w14:textId="77777777" w:rsidR="009045A3" w:rsidRPr="00BC7581" w:rsidRDefault="009045A3" w:rsidP="0087618D">
      <w:pPr>
        <w:pStyle w:val="Heading3"/>
      </w:pPr>
      <w:r w:rsidRPr="00BC7581">
        <w:t>System Requests</w:t>
      </w:r>
    </w:p>
    <w:p w14:paraId="7786D633" w14:textId="77777777" w:rsidR="009045A3" w:rsidRPr="00BC7581" w:rsidRDefault="009045A3" w:rsidP="0087618D">
      <w:pPr>
        <w:pStyle w:val="Heading4"/>
      </w:pPr>
      <w:r w:rsidRPr="00BC7581">
        <w:t>Cooling SAT Reset Requests</w:t>
      </w:r>
    </w:p>
    <w:p w14:paraId="0AD456BF" w14:textId="50C1BA3B" w:rsidR="009045A3" w:rsidRPr="00BC7581" w:rsidRDefault="009045A3" w:rsidP="007C1423">
      <w:pPr>
        <w:pStyle w:val="Heading5"/>
      </w:pPr>
      <w:r w:rsidRPr="00BC7581">
        <w:t xml:space="preserve">If the zone temperature exceeds the zone’s cooling </w:t>
      </w:r>
      <w:r w:rsidR="00D21A33">
        <w:rPr>
          <w:rFonts w:cs="Times New Roman PS MT"/>
          <w:bCs/>
          <w:szCs w:val="20"/>
        </w:rPr>
        <w:t>setpoint</w:t>
      </w:r>
      <w:r w:rsidRPr="00BC7581">
        <w:t xml:space="preserve"> by </w:t>
      </w:r>
      <w:ins w:id="4353" w:author="Titus Ellison" w:date="2022-10-20T12:22:00Z">
        <w:r w:rsidR="0022380B" w:rsidRPr="0022380B">
          <w:rPr>
            <w:rStyle w:val="Toggle"/>
            <w:rPrChange w:id="4354" w:author="Titus Ellison" w:date="2022-10-20T12:22:00Z">
              <w:rPr/>
            </w:rPrChange>
          </w:rPr>
          <w:t>[UNITS [</w:t>
        </w:r>
      </w:ins>
      <w:r w:rsidRPr="0022380B">
        <w:rPr>
          <w:rStyle w:val="Toggle"/>
          <w:rPrChange w:id="4355" w:author="Titus Ellison" w:date="2022-10-20T12:22:00Z">
            <w:rPr/>
          </w:rPrChange>
        </w:rPr>
        <w:t>3°C</w:t>
      </w:r>
      <w:ins w:id="4356" w:author="Titus Ellison" w:date="2022-10-20T12:22:00Z">
        <w:r w:rsidR="0022380B" w:rsidRPr="0022380B">
          <w:rPr>
            <w:rStyle w:val="Toggle"/>
            <w:rPrChange w:id="4357" w:author="Titus Ellison" w:date="2022-10-20T12:22:00Z">
              <w:rPr/>
            </w:rPrChange>
          </w:rPr>
          <w:t>]</w:t>
        </w:r>
      </w:ins>
      <w:r w:rsidRPr="0022380B">
        <w:rPr>
          <w:rStyle w:val="Toggle"/>
          <w:rPrChange w:id="4358" w:author="Titus Ellison" w:date="2022-10-20T12:22:00Z">
            <w:rPr/>
          </w:rPrChange>
        </w:rPr>
        <w:t xml:space="preserve"> </w:t>
      </w:r>
      <w:ins w:id="4359" w:author="Titus Ellison" w:date="2022-10-20T12:22:00Z">
        <w:r w:rsidR="0022380B" w:rsidRPr="0022380B">
          <w:rPr>
            <w:rStyle w:val="Toggle"/>
            <w:rPrChange w:id="4360" w:author="Titus Ellison" w:date="2022-10-20T12:22:00Z">
              <w:rPr/>
            </w:rPrChange>
          </w:rPr>
          <w:t>[</w:t>
        </w:r>
      </w:ins>
      <w:del w:id="4361" w:author="Titus Ellison" w:date="2022-10-20T12:22:00Z">
        <w:r w:rsidRPr="0022380B" w:rsidDel="0022380B">
          <w:rPr>
            <w:rStyle w:val="Toggle"/>
            <w:rPrChange w:id="4362" w:author="Titus Ellison" w:date="2022-10-20T12:22:00Z">
              <w:rPr/>
            </w:rPrChange>
          </w:rPr>
          <w:delText>(</w:delText>
        </w:r>
      </w:del>
      <w:r w:rsidRPr="0022380B">
        <w:rPr>
          <w:rStyle w:val="Toggle"/>
          <w:rPrChange w:id="4363" w:author="Titus Ellison" w:date="2022-10-20T12:22:00Z">
            <w:rPr/>
          </w:rPrChange>
        </w:rPr>
        <w:t>5°F</w:t>
      </w:r>
      <w:ins w:id="4364" w:author="Titus Ellison" w:date="2022-10-20T12:22:00Z">
        <w:r w:rsidR="0022380B" w:rsidRPr="0022380B">
          <w:rPr>
            <w:rStyle w:val="Toggle"/>
            <w:rPrChange w:id="4365" w:author="Titus Ellison" w:date="2022-10-20T12:22:00Z">
              <w:rPr/>
            </w:rPrChange>
          </w:rPr>
          <w:t>]]</w:t>
        </w:r>
      </w:ins>
      <w:del w:id="4366" w:author="Titus Ellison" w:date="2022-10-20T12:22:00Z">
        <w:r w:rsidRPr="00BC7581" w:rsidDel="0022380B">
          <w:delText>)</w:delText>
        </w:r>
      </w:del>
      <w:r w:rsidRPr="00BC7581">
        <w:t xml:space="preserve"> for 2 minutes and after suppression period due to </w:t>
      </w:r>
      <w:r w:rsidR="00D21A33">
        <w:rPr>
          <w:rFonts w:cs="Times New Roman PS MT"/>
          <w:bCs/>
          <w:szCs w:val="20"/>
        </w:rPr>
        <w:t>setpoint</w:t>
      </w:r>
      <w:r w:rsidRPr="00BC7581">
        <w:t xml:space="preserve"> change per </w:t>
      </w:r>
      <w:r>
        <w:rPr>
          <w:rFonts w:cs="Times New Roman PS MT"/>
          <w:bCs/>
          <w:szCs w:val="20"/>
        </w:rPr>
        <w:t xml:space="preserve">Section </w:t>
      </w:r>
      <w:r w:rsidR="00CA5DFF">
        <w:rPr>
          <w:rFonts w:cs="Times New Roman PS MT"/>
          <w:bCs/>
          <w:szCs w:val="20"/>
        </w:rPr>
        <w:fldChar w:fldCharType="begin"/>
      </w:r>
      <w:r w:rsidR="00CA5DFF">
        <w:rPr>
          <w:rFonts w:cs="Times New Roman PS MT"/>
          <w:bCs/>
          <w:szCs w:val="20"/>
        </w:rPr>
        <w:instrText xml:space="preserve"> REF _Ref462144780 \w \h </w:instrText>
      </w:r>
      <w:r w:rsidR="00CA5DFF">
        <w:rPr>
          <w:rFonts w:cs="Times New Roman PS MT"/>
          <w:bCs/>
          <w:szCs w:val="20"/>
        </w:rPr>
      </w:r>
      <w:r w:rsidR="00CA5DFF">
        <w:rPr>
          <w:rFonts w:cs="Times New Roman PS MT"/>
          <w:bCs/>
          <w:szCs w:val="20"/>
        </w:rPr>
        <w:fldChar w:fldCharType="separate"/>
      </w:r>
      <w:r w:rsidR="0037258A">
        <w:rPr>
          <w:rFonts w:cs="Times New Roman PS MT"/>
          <w:bCs/>
          <w:szCs w:val="20"/>
        </w:rPr>
        <w:t>5.1.20</w:t>
      </w:r>
      <w:r w:rsidR="00CA5DFF">
        <w:rPr>
          <w:rFonts w:cs="Times New Roman PS MT"/>
          <w:bCs/>
          <w:szCs w:val="20"/>
        </w:rPr>
        <w:fldChar w:fldCharType="end"/>
      </w:r>
      <w:r>
        <w:rPr>
          <w:rFonts w:cs="Times New Roman PS MT"/>
          <w:bCs/>
          <w:szCs w:val="20"/>
        </w:rPr>
        <w:t>,</w:t>
      </w:r>
      <w:r w:rsidRPr="00BC7581">
        <w:t xml:space="preserve"> send 3 </w:t>
      </w:r>
      <w:r>
        <w:rPr>
          <w:rFonts w:cs="Times New Roman PS MT"/>
          <w:bCs/>
          <w:szCs w:val="20"/>
        </w:rPr>
        <w:t>requests.</w:t>
      </w:r>
    </w:p>
    <w:p w14:paraId="0F108660" w14:textId="5B3B5184" w:rsidR="009045A3" w:rsidRPr="00BC7581" w:rsidRDefault="009045A3" w:rsidP="007C1423">
      <w:pPr>
        <w:pStyle w:val="Heading5"/>
      </w:pPr>
      <w:r w:rsidRPr="00BC7581">
        <w:t xml:space="preserve">Else if the zone temperature exceeds the zone’s cooling </w:t>
      </w:r>
      <w:r w:rsidR="00D21A33">
        <w:rPr>
          <w:rFonts w:cs="Times New Roman PS MT"/>
          <w:bCs/>
          <w:szCs w:val="20"/>
        </w:rPr>
        <w:t>setpoint</w:t>
      </w:r>
      <w:r w:rsidRPr="00BC7581">
        <w:t xml:space="preserve"> by </w:t>
      </w:r>
      <w:ins w:id="4367" w:author="Titus Ellison" w:date="2022-10-20T12:22:00Z">
        <w:r w:rsidR="0022380B" w:rsidRPr="0022380B">
          <w:rPr>
            <w:rStyle w:val="Toggle"/>
            <w:rPrChange w:id="4368" w:author="Titus Ellison" w:date="2022-10-20T12:22:00Z">
              <w:rPr/>
            </w:rPrChange>
          </w:rPr>
          <w:t>[UNITS [</w:t>
        </w:r>
      </w:ins>
      <w:r w:rsidRPr="0022380B">
        <w:rPr>
          <w:rStyle w:val="Toggle"/>
          <w:rPrChange w:id="4369" w:author="Titus Ellison" w:date="2022-10-20T12:22:00Z">
            <w:rPr/>
          </w:rPrChange>
        </w:rPr>
        <w:t>2°C</w:t>
      </w:r>
      <w:ins w:id="4370" w:author="Titus Ellison" w:date="2022-10-20T12:22:00Z">
        <w:r w:rsidR="0022380B" w:rsidRPr="0022380B">
          <w:rPr>
            <w:rStyle w:val="Toggle"/>
            <w:rPrChange w:id="4371" w:author="Titus Ellison" w:date="2022-10-20T12:22:00Z">
              <w:rPr/>
            </w:rPrChange>
          </w:rPr>
          <w:t>]</w:t>
        </w:r>
      </w:ins>
      <w:r w:rsidRPr="0022380B">
        <w:rPr>
          <w:rStyle w:val="Toggle"/>
          <w:rPrChange w:id="4372" w:author="Titus Ellison" w:date="2022-10-20T12:22:00Z">
            <w:rPr/>
          </w:rPrChange>
        </w:rPr>
        <w:t xml:space="preserve"> </w:t>
      </w:r>
      <w:ins w:id="4373" w:author="Titus Ellison" w:date="2022-10-20T12:22:00Z">
        <w:r w:rsidR="0022380B" w:rsidRPr="0022380B">
          <w:rPr>
            <w:rStyle w:val="Toggle"/>
            <w:rPrChange w:id="4374" w:author="Titus Ellison" w:date="2022-10-20T12:22:00Z">
              <w:rPr/>
            </w:rPrChange>
          </w:rPr>
          <w:t>[</w:t>
        </w:r>
      </w:ins>
      <w:del w:id="4375" w:author="Titus Ellison" w:date="2022-10-20T12:22:00Z">
        <w:r w:rsidRPr="0022380B" w:rsidDel="0022380B">
          <w:rPr>
            <w:rStyle w:val="Toggle"/>
            <w:rPrChange w:id="4376" w:author="Titus Ellison" w:date="2022-10-20T12:22:00Z">
              <w:rPr/>
            </w:rPrChange>
          </w:rPr>
          <w:delText>(</w:delText>
        </w:r>
      </w:del>
      <w:r w:rsidRPr="0022380B">
        <w:rPr>
          <w:rStyle w:val="Toggle"/>
          <w:rPrChange w:id="4377" w:author="Titus Ellison" w:date="2022-10-20T12:22:00Z">
            <w:rPr/>
          </w:rPrChange>
        </w:rPr>
        <w:t>3°F</w:t>
      </w:r>
      <w:ins w:id="4378" w:author="Titus Ellison" w:date="2022-10-20T12:22:00Z">
        <w:r w:rsidR="0022380B" w:rsidRPr="0022380B">
          <w:rPr>
            <w:rStyle w:val="Toggle"/>
            <w:rPrChange w:id="4379" w:author="Titus Ellison" w:date="2022-10-20T12:22:00Z">
              <w:rPr/>
            </w:rPrChange>
          </w:rPr>
          <w:t>]]</w:t>
        </w:r>
      </w:ins>
      <w:del w:id="4380" w:author="Titus Ellison" w:date="2022-10-20T12:22:00Z">
        <w:r w:rsidRPr="00BC7581" w:rsidDel="0022380B">
          <w:delText>)</w:delText>
        </w:r>
      </w:del>
      <w:r w:rsidRPr="00BC7581">
        <w:t xml:space="preserve"> for 2 minutes and after suppression period due to </w:t>
      </w:r>
      <w:r w:rsidR="00D21A33">
        <w:rPr>
          <w:rFonts w:cs="Times New Roman PS MT"/>
          <w:bCs/>
          <w:szCs w:val="20"/>
        </w:rPr>
        <w:t>setpoint</w:t>
      </w:r>
      <w:r w:rsidRPr="00BC7581">
        <w:t xml:space="preserve"> change per </w:t>
      </w:r>
      <w:r>
        <w:rPr>
          <w:rFonts w:cs="Times New Roman PS MT"/>
          <w:bCs/>
          <w:szCs w:val="20"/>
        </w:rPr>
        <w:t xml:space="preserve">Section </w:t>
      </w:r>
      <w:r w:rsidR="00CA5DFF">
        <w:rPr>
          <w:rFonts w:cs="Times New Roman PS MT"/>
          <w:bCs/>
          <w:szCs w:val="20"/>
        </w:rPr>
        <w:fldChar w:fldCharType="begin"/>
      </w:r>
      <w:r w:rsidR="00CA5DFF">
        <w:rPr>
          <w:rFonts w:cs="Times New Roman PS MT"/>
          <w:bCs/>
          <w:szCs w:val="20"/>
        </w:rPr>
        <w:instrText xml:space="preserve"> REF _Ref462144780 \w \h </w:instrText>
      </w:r>
      <w:r w:rsidR="00CA5DFF">
        <w:rPr>
          <w:rFonts w:cs="Times New Roman PS MT"/>
          <w:bCs/>
          <w:szCs w:val="20"/>
        </w:rPr>
      </w:r>
      <w:r w:rsidR="00CA5DFF">
        <w:rPr>
          <w:rFonts w:cs="Times New Roman PS MT"/>
          <w:bCs/>
          <w:szCs w:val="20"/>
        </w:rPr>
        <w:fldChar w:fldCharType="separate"/>
      </w:r>
      <w:r w:rsidR="0037258A">
        <w:rPr>
          <w:rFonts w:cs="Times New Roman PS MT"/>
          <w:bCs/>
          <w:szCs w:val="20"/>
        </w:rPr>
        <w:t>5.1.20</w:t>
      </w:r>
      <w:r w:rsidR="00CA5DFF">
        <w:rPr>
          <w:rFonts w:cs="Times New Roman PS MT"/>
          <w:bCs/>
          <w:szCs w:val="20"/>
        </w:rPr>
        <w:fldChar w:fldCharType="end"/>
      </w:r>
      <w:r>
        <w:rPr>
          <w:rFonts w:cs="Times New Roman PS MT"/>
          <w:bCs/>
          <w:szCs w:val="20"/>
        </w:rPr>
        <w:t>,</w:t>
      </w:r>
      <w:r w:rsidRPr="00BC7581">
        <w:t xml:space="preserve"> send 2 </w:t>
      </w:r>
      <w:r>
        <w:rPr>
          <w:rFonts w:cs="Times New Roman PS MT"/>
          <w:bCs/>
          <w:szCs w:val="20"/>
        </w:rPr>
        <w:t>requests.</w:t>
      </w:r>
    </w:p>
    <w:p w14:paraId="07FFD211" w14:textId="234603E8" w:rsidR="009045A3" w:rsidRPr="00BC7581" w:rsidRDefault="009045A3" w:rsidP="007C1423">
      <w:pPr>
        <w:pStyle w:val="Heading5"/>
      </w:pPr>
      <w:r w:rsidRPr="00BC7581">
        <w:t xml:space="preserve">Else if the </w:t>
      </w:r>
      <w:r w:rsidR="005474F7">
        <w:rPr>
          <w:rFonts w:cs="Times New Roman PS MT"/>
          <w:bCs/>
          <w:szCs w:val="20"/>
        </w:rPr>
        <w:t>Cooling Loop</w:t>
      </w:r>
      <w:r w:rsidRPr="00BC7581">
        <w:t xml:space="preserve"> is greater than 95%, send 1 </w:t>
      </w:r>
      <w:r>
        <w:rPr>
          <w:rFonts w:cs="Times New Roman PS MT"/>
          <w:bCs/>
          <w:szCs w:val="20"/>
        </w:rPr>
        <w:t>request</w:t>
      </w:r>
      <w:r w:rsidRPr="00BC7581">
        <w:t xml:space="preserve"> until the </w:t>
      </w:r>
      <w:r w:rsidR="005474F7">
        <w:rPr>
          <w:rFonts w:cs="Times New Roman PS MT"/>
          <w:bCs/>
          <w:szCs w:val="20"/>
        </w:rPr>
        <w:t>Cooling Loop</w:t>
      </w:r>
      <w:r w:rsidRPr="00BC7581">
        <w:t xml:space="preserve"> is less than 85</w:t>
      </w:r>
      <w:r>
        <w:rPr>
          <w:rFonts w:cs="Times New Roman PS MT"/>
          <w:bCs/>
          <w:szCs w:val="20"/>
        </w:rPr>
        <w:t>%.</w:t>
      </w:r>
    </w:p>
    <w:p w14:paraId="7C2A8AB2" w14:textId="26DF930A" w:rsidR="009045A3" w:rsidRPr="00BC7581" w:rsidRDefault="009045A3" w:rsidP="007C1423">
      <w:pPr>
        <w:pStyle w:val="Heading5"/>
      </w:pPr>
      <w:r w:rsidRPr="00BC7581">
        <w:t xml:space="preserve">Else if the </w:t>
      </w:r>
      <w:r w:rsidR="005474F7">
        <w:rPr>
          <w:rFonts w:cs="Times New Roman PS MT"/>
          <w:bCs/>
          <w:szCs w:val="20"/>
        </w:rPr>
        <w:t>Cooling Loop</w:t>
      </w:r>
      <w:r w:rsidRPr="00BC7581">
        <w:t xml:space="preserve"> is less than 95%, send 0 </w:t>
      </w:r>
      <w:r>
        <w:rPr>
          <w:rFonts w:cs="Times New Roman PS MT"/>
          <w:bCs/>
          <w:szCs w:val="20"/>
        </w:rPr>
        <w:t>requests.</w:t>
      </w:r>
    </w:p>
    <w:p w14:paraId="0717DB88" w14:textId="77777777" w:rsidR="009045A3" w:rsidRPr="00BC7581" w:rsidRDefault="009045A3" w:rsidP="0087618D">
      <w:pPr>
        <w:pStyle w:val="Heading4"/>
      </w:pPr>
      <w:r w:rsidRPr="00BC7581">
        <w:t>Static Pressure Reset Requests</w:t>
      </w:r>
    </w:p>
    <w:p w14:paraId="394DB677" w14:textId="634E35CF" w:rsidR="009045A3" w:rsidRPr="00BC7581" w:rsidRDefault="009045A3" w:rsidP="007C1423">
      <w:pPr>
        <w:pStyle w:val="Heading5"/>
      </w:pPr>
      <w:r w:rsidRPr="00BC7581">
        <w:t xml:space="preserve">If the measured airflow is less than 50% of </w:t>
      </w:r>
      <w:r w:rsidR="00D21A33">
        <w:rPr>
          <w:rFonts w:cs="Times New Roman PS MT"/>
          <w:bCs/>
          <w:szCs w:val="20"/>
        </w:rPr>
        <w:t>setpoint</w:t>
      </w:r>
      <w:r w:rsidRPr="00BC7581">
        <w:t xml:space="preserve"> while </w:t>
      </w:r>
      <w:r w:rsidR="00D21A33">
        <w:rPr>
          <w:rFonts w:cs="Times New Roman PS MT"/>
          <w:bCs/>
          <w:szCs w:val="20"/>
        </w:rPr>
        <w:t>setpoint</w:t>
      </w:r>
      <w:r w:rsidRPr="00BC7581">
        <w:t xml:space="preserve"> is greater than zero and the damper position is greater than 95% for 1 minute, send 3 </w:t>
      </w:r>
      <w:r>
        <w:rPr>
          <w:rFonts w:cs="Times New Roman PS MT"/>
          <w:bCs/>
          <w:szCs w:val="20"/>
        </w:rPr>
        <w:t>requests.</w:t>
      </w:r>
    </w:p>
    <w:p w14:paraId="755DC6B3" w14:textId="21F4DAE0" w:rsidR="009045A3" w:rsidRPr="00BC7581" w:rsidRDefault="009045A3" w:rsidP="007C1423">
      <w:pPr>
        <w:pStyle w:val="Heading5"/>
      </w:pPr>
      <w:r w:rsidRPr="00BC7581">
        <w:t xml:space="preserve">Else if the measured airflow is less than 70% of </w:t>
      </w:r>
      <w:r w:rsidR="00D21A33">
        <w:rPr>
          <w:rFonts w:cs="Times New Roman PS MT"/>
          <w:bCs/>
          <w:szCs w:val="20"/>
        </w:rPr>
        <w:t>setpoint</w:t>
      </w:r>
      <w:r w:rsidRPr="00BC7581">
        <w:t xml:space="preserve"> while </w:t>
      </w:r>
      <w:r w:rsidR="00D21A33">
        <w:rPr>
          <w:rFonts w:cs="Times New Roman PS MT"/>
          <w:bCs/>
          <w:szCs w:val="20"/>
        </w:rPr>
        <w:t>setpoint</w:t>
      </w:r>
      <w:r w:rsidRPr="00BC7581">
        <w:t xml:space="preserve"> is greater than zero and the damper position is greater than 95% for 1 minute, send 2 </w:t>
      </w:r>
      <w:r>
        <w:rPr>
          <w:rFonts w:cs="Times New Roman PS MT"/>
          <w:bCs/>
          <w:szCs w:val="20"/>
        </w:rPr>
        <w:t>requests.</w:t>
      </w:r>
    </w:p>
    <w:p w14:paraId="299CA835" w14:textId="25839F73" w:rsidR="009045A3" w:rsidRPr="00BC7581" w:rsidRDefault="009045A3" w:rsidP="007C1423">
      <w:pPr>
        <w:pStyle w:val="Heading5"/>
      </w:pPr>
      <w:r w:rsidRPr="00BC7581">
        <w:t xml:space="preserve">Else if the </w:t>
      </w:r>
      <w:r>
        <w:rPr>
          <w:rFonts w:cs="Times New Roman PS MT"/>
          <w:bCs/>
          <w:szCs w:val="20"/>
        </w:rPr>
        <w:t>damper</w:t>
      </w:r>
      <w:r w:rsidRPr="00BC7581">
        <w:t xml:space="preserve"> position is greater than 95%, send 1 </w:t>
      </w:r>
      <w:r>
        <w:rPr>
          <w:rFonts w:cs="Times New Roman PS MT"/>
          <w:bCs/>
          <w:szCs w:val="20"/>
        </w:rPr>
        <w:t>request</w:t>
      </w:r>
      <w:r w:rsidRPr="00BC7581">
        <w:t xml:space="preserve"> until the </w:t>
      </w:r>
      <w:r>
        <w:rPr>
          <w:rFonts w:cs="Times New Roman PS MT"/>
          <w:bCs/>
          <w:szCs w:val="20"/>
        </w:rPr>
        <w:t>damper</w:t>
      </w:r>
      <w:r w:rsidRPr="00BC7581">
        <w:t xml:space="preserve"> position is less than 85</w:t>
      </w:r>
      <w:r>
        <w:rPr>
          <w:rFonts w:cs="Times New Roman PS MT"/>
          <w:bCs/>
          <w:szCs w:val="20"/>
        </w:rPr>
        <w:t>%.</w:t>
      </w:r>
    </w:p>
    <w:p w14:paraId="79EDB15F" w14:textId="295C0295" w:rsidR="009045A3" w:rsidRPr="00BC7581" w:rsidRDefault="009045A3" w:rsidP="007C1423">
      <w:pPr>
        <w:pStyle w:val="Heading5"/>
      </w:pPr>
      <w:r w:rsidRPr="00BC7581">
        <w:t xml:space="preserve">Else if the </w:t>
      </w:r>
      <w:r>
        <w:rPr>
          <w:rFonts w:cs="Times New Roman PS MT"/>
          <w:bCs/>
          <w:szCs w:val="20"/>
        </w:rPr>
        <w:t>damper</w:t>
      </w:r>
      <w:r w:rsidRPr="00BC7581">
        <w:t xml:space="preserve"> position is less than 95%, send 0 </w:t>
      </w:r>
      <w:r>
        <w:rPr>
          <w:rFonts w:cs="Times New Roman PS MT"/>
          <w:bCs/>
          <w:szCs w:val="20"/>
        </w:rPr>
        <w:t>requests.</w:t>
      </w:r>
    </w:p>
    <w:p w14:paraId="2EBA8B97" w14:textId="6646BE52" w:rsidR="009045A3" w:rsidRPr="00BC7581" w:rsidRDefault="00744AFB" w:rsidP="0087618D">
      <w:pPr>
        <w:pStyle w:val="Heading4"/>
      </w:pPr>
      <w:ins w:id="4381" w:author="Reece Kiriu" w:date="2022-10-19T13:44:00Z">
        <w:r w:rsidRPr="00744AFB">
          <w:rPr>
            <w:rStyle w:val="Toggle"/>
            <w:rPrChange w:id="4382" w:author="Reece Kiriu" w:date="2022-10-19T13:44:00Z">
              <w:rPr/>
            </w:rPrChange>
          </w:rPr>
          <w:t>[EQUALS TERM_HT HW]</w:t>
        </w:r>
      </w:ins>
      <w:del w:id="4383" w:author="Reece Kiriu" w:date="2022-10-19T13:45:00Z">
        <w:r w:rsidR="009045A3" w:rsidRPr="00BC7581" w:rsidDel="00744AFB">
          <w:delText xml:space="preserve">If </w:delText>
        </w:r>
        <w:r w:rsidR="009045A3" w:rsidRPr="00B87A61" w:rsidDel="00744AFB">
          <w:rPr>
            <w:rFonts w:cs="Times New Roman PS MT"/>
            <w:szCs w:val="20"/>
          </w:rPr>
          <w:delText>There Is</w:delText>
        </w:r>
        <w:r w:rsidR="009045A3" w:rsidRPr="00BC7581" w:rsidDel="00744AFB">
          <w:delText xml:space="preserve"> a Hot</w:delText>
        </w:r>
        <w:r w:rsidR="009045A3" w:rsidRPr="00B87A61" w:rsidDel="00744AFB">
          <w:rPr>
            <w:rFonts w:cs="Times New Roman PS MT"/>
            <w:szCs w:val="20"/>
          </w:rPr>
          <w:delText xml:space="preserve">-Water Coil, </w:delText>
        </w:r>
      </w:del>
      <w:r w:rsidR="009045A3" w:rsidRPr="00B87A61">
        <w:rPr>
          <w:rFonts w:cs="Times New Roman PS MT"/>
          <w:szCs w:val="20"/>
        </w:rPr>
        <w:t>Hot-</w:t>
      </w:r>
      <w:r w:rsidR="009045A3" w:rsidRPr="00BC7581">
        <w:t>Water Reset Requests</w:t>
      </w:r>
    </w:p>
    <w:p w14:paraId="4589DFEB" w14:textId="5F190572" w:rsidR="009045A3" w:rsidRPr="00BC7581" w:rsidRDefault="009045A3" w:rsidP="007C1423">
      <w:pPr>
        <w:pStyle w:val="Heading5"/>
      </w:pPr>
      <w:r w:rsidRPr="00BC7581">
        <w:t xml:space="preserve">If the </w:t>
      </w:r>
      <w:r>
        <w:rPr>
          <w:rFonts w:cs="Times New Roman PS MT"/>
          <w:bCs/>
          <w:szCs w:val="20"/>
        </w:rPr>
        <w:t>DAT</w:t>
      </w:r>
      <w:r w:rsidRPr="00BC7581">
        <w:t xml:space="preserve"> is </w:t>
      </w:r>
      <w:ins w:id="4384" w:author="Titus Ellison" w:date="2022-10-20T12:23:00Z">
        <w:r w:rsidR="0022380B" w:rsidRPr="0022380B">
          <w:rPr>
            <w:rStyle w:val="Toggle"/>
            <w:rPrChange w:id="4385" w:author="Titus Ellison" w:date="2022-10-20T12:23:00Z">
              <w:rPr/>
            </w:rPrChange>
          </w:rPr>
          <w:t>[UNITS [</w:t>
        </w:r>
      </w:ins>
      <w:r w:rsidRPr="0022380B">
        <w:rPr>
          <w:rStyle w:val="Toggle"/>
          <w:rPrChange w:id="4386" w:author="Titus Ellison" w:date="2022-10-20T12:23:00Z">
            <w:rPr/>
          </w:rPrChange>
        </w:rPr>
        <w:t>17°C</w:t>
      </w:r>
      <w:ins w:id="4387" w:author="Titus Ellison" w:date="2022-10-20T12:23:00Z">
        <w:r w:rsidR="0022380B" w:rsidRPr="0022380B">
          <w:rPr>
            <w:rStyle w:val="Toggle"/>
            <w:rPrChange w:id="4388" w:author="Titus Ellison" w:date="2022-10-20T12:23:00Z">
              <w:rPr/>
            </w:rPrChange>
          </w:rPr>
          <w:t>]</w:t>
        </w:r>
      </w:ins>
      <w:r w:rsidRPr="0022380B">
        <w:rPr>
          <w:rStyle w:val="Toggle"/>
          <w:rPrChange w:id="4389" w:author="Titus Ellison" w:date="2022-10-20T12:23:00Z">
            <w:rPr/>
          </w:rPrChange>
        </w:rPr>
        <w:t xml:space="preserve"> </w:t>
      </w:r>
      <w:ins w:id="4390" w:author="Titus Ellison" w:date="2022-10-20T12:23:00Z">
        <w:r w:rsidR="0022380B" w:rsidRPr="0022380B">
          <w:rPr>
            <w:rStyle w:val="Toggle"/>
            <w:rPrChange w:id="4391" w:author="Titus Ellison" w:date="2022-10-20T12:23:00Z">
              <w:rPr/>
            </w:rPrChange>
          </w:rPr>
          <w:t>[</w:t>
        </w:r>
      </w:ins>
      <w:del w:id="4392" w:author="Titus Ellison" w:date="2022-10-20T12:23:00Z">
        <w:r w:rsidRPr="0022380B" w:rsidDel="0022380B">
          <w:rPr>
            <w:rStyle w:val="Toggle"/>
            <w:rPrChange w:id="4393" w:author="Titus Ellison" w:date="2022-10-20T12:23:00Z">
              <w:rPr/>
            </w:rPrChange>
          </w:rPr>
          <w:delText>(</w:delText>
        </w:r>
      </w:del>
      <w:r w:rsidRPr="0022380B">
        <w:rPr>
          <w:rStyle w:val="Toggle"/>
          <w:rPrChange w:id="4394" w:author="Titus Ellison" w:date="2022-10-20T12:23:00Z">
            <w:rPr/>
          </w:rPrChange>
        </w:rPr>
        <w:t>30°F</w:t>
      </w:r>
      <w:ins w:id="4395" w:author="Titus Ellison" w:date="2022-10-20T12:23:00Z">
        <w:r w:rsidR="0022380B" w:rsidRPr="0022380B">
          <w:rPr>
            <w:rStyle w:val="Toggle"/>
            <w:rPrChange w:id="4396" w:author="Titus Ellison" w:date="2022-10-20T12:23:00Z">
              <w:rPr/>
            </w:rPrChange>
          </w:rPr>
          <w:t>]]</w:t>
        </w:r>
      </w:ins>
      <w:del w:id="4397" w:author="Titus Ellison" w:date="2022-10-20T12:23:00Z">
        <w:r w:rsidRPr="00BC7581" w:rsidDel="0022380B">
          <w:delText>)</w:delText>
        </w:r>
      </w:del>
      <w:r w:rsidRPr="00BC7581">
        <w:t xml:space="preserve"> less than </w:t>
      </w:r>
      <w:r w:rsidR="00D21A33">
        <w:rPr>
          <w:rFonts w:cs="Times New Roman PS MT"/>
          <w:bCs/>
          <w:szCs w:val="20"/>
        </w:rPr>
        <w:t>setpoint</w:t>
      </w:r>
      <w:r w:rsidRPr="00BC7581">
        <w:t xml:space="preserve"> for 5 minutes, send 3 </w:t>
      </w:r>
      <w:r>
        <w:rPr>
          <w:rFonts w:cs="Times New Roman PS MT"/>
          <w:bCs/>
          <w:szCs w:val="20"/>
        </w:rPr>
        <w:t>requests.</w:t>
      </w:r>
    </w:p>
    <w:p w14:paraId="55601FD3" w14:textId="22BD2A2B" w:rsidR="009045A3" w:rsidRPr="00BC7581" w:rsidRDefault="009045A3" w:rsidP="007C1423">
      <w:pPr>
        <w:pStyle w:val="Heading5"/>
      </w:pPr>
      <w:r w:rsidRPr="00BC7581">
        <w:t xml:space="preserve">Else if the </w:t>
      </w:r>
      <w:r>
        <w:rPr>
          <w:rFonts w:cs="Times New Roman PS MT"/>
          <w:bCs/>
          <w:szCs w:val="20"/>
        </w:rPr>
        <w:t>DAT</w:t>
      </w:r>
      <w:r w:rsidRPr="00BC7581">
        <w:t xml:space="preserve"> is </w:t>
      </w:r>
      <w:ins w:id="4398" w:author="Titus Ellison" w:date="2022-10-20T12:23:00Z">
        <w:r w:rsidR="0022380B" w:rsidRPr="0022380B">
          <w:rPr>
            <w:rStyle w:val="Toggle"/>
            <w:rPrChange w:id="4399" w:author="Titus Ellison" w:date="2022-10-20T12:23:00Z">
              <w:rPr/>
            </w:rPrChange>
          </w:rPr>
          <w:t>[UNITS [</w:t>
        </w:r>
      </w:ins>
      <w:r w:rsidRPr="0022380B">
        <w:rPr>
          <w:rStyle w:val="Toggle"/>
          <w:rPrChange w:id="4400" w:author="Titus Ellison" w:date="2022-10-20T12:23:00Z">
            <w:rPr/>
          </w:rPrChange>
        </w:rPr>
        <w:t>8.3°C</w:t>
      </w:r>
      <w:ins w:id="4401" w:author="Titus Ellison" w:date="2022-10-20T12:23:00Z">
        <w:r w:rsidR="0022380B" w:rsidRPr="0022380B">
          <w:rPr>
            <w:rStyle w:val="Toggle"/>
            <w:rPrChange w:id="4402" w:author="Titus Ellison" w:date="2022-10-20T12:23:00Z">
              <w:rPr/>
            </w:rPrChange>
          </w:rPr>
          <w:t>]</w:t>
        </w:r>
      </w:ins>
      <w:r w:rsidRPr="0022380B">
        <w:rPr>
          <w:rStyle w:val="Toggle"/>
          <w:rPrChange w:id="4403" w:author="Titus Ellison" w:date="2022-10-20T12:23:00Z">
            <w:rPr/>
          </w:rPrChange>
        </w:rPr>
        <w:t xml:space="preserve"> </w:t>
      </w:r>
      <w:ins w:id="4404" w:author="Titus Ellison" w:date="2022-10-20T12:23:00Z">
        <w:r w:rsidR="0022380B" w:rsidRPr="0022380B">
          <w:rPr>
            <w:rStyle w:val="Toggle"/>
            <w:rPrChange w:id="4405" w:author="Titus Ellison" w:date="2022-10-20T12:23:00Z">
              <w:rPr/>
            </w:rPrChange>
          </w:rPr>
          <w:t>[</w:t>
        </w:r>
      </w:ins>
      <w:del w:id="4406" w:author="Titus Ellison" w:date="2022-10-20T12:23:00Z">
        <w:r w:rsidRPr="0022380B" w:rsidDel="0022380B">
          <w:rPr>
            <w:rStyle w:val="Toggle"/>
            <w:rPrChange w:id="4407" w:author="Titus Ellison" w:date="2022-10-20T12:23:00Z">
              <w:rPr/>
            </w:rPrChange>
          </w:rPr>
          <w:delText>(</w:delText>
        </w:r>
      </w:del>
      <w:r w:rsidRPr="0022380B">
        <w:rPr>
          <w:rStyle w:val="Toggle"/>
          <w:rPrChange w:id="4408" w:author="Titus Ellison" w:date="2022-10-20T12:23:00Z">
            <w:rPr/>
          </w:rPrChange>
        </w:rPr>
        <w:t>15°F</w:t>
      </w:r>
      <w:ins w:id="4409" w:author="Titus Ellison" w:date="2022-10-20T12:23:00Z">
        <w:r w:rsidR="0022380B" w:rsidRPr="0022380B">
          <w:rPr>
            <w:rStyle w:val="Toggle"/>
            <w:rPrChange w:id="4410" w:author="Titus Ellison" w:date="2022-10-20T12:23:00Z">
              <w:rPr/>
            </w:rPrChange>
          </w:rPr>
          <w:t>]]</w:t>
        </w:r>
      </w:ins>
      <w:del w:id="4411" w:author="Titus Ellison" w:date="2022-10-20T12:23:00Z">
        <w:r w:rsidRPr="00BC7581" w:rsidDel="0022380B">
          <w:delText>)</w:delText>
        </w:r>
      </w:del>
      <w:r w:rsidRPr="00BC7581">
        <w:t xml:space="preserve"> less than </w:t>
      </w:r>
      <w:r w:rsidR="00D21A33">
        <w:rPr>
          <w:rFonts w:cs="Times New Roman PS MT"/>
          <w:bCs/>
          <w:szCs w:val="20"/>
        </w:rPr>
        <w:t>setpoint</w:t>
      </w:r>
      <w:r w:rsidRPr="00BC7581">
        <w:t xml:space="preserve"> for 5 minutes, send 2 </w:t>
      </w:r>
      <w:r>
        <w:rPr>
          <w:rFonts w:cs="Times New Roman PS MT"/>
          <w:bCs/>
          <w:szCs w:val="20"/>
        </w:rPr>
        <w:t>requests.</w:t>
      </w:r>
    </w:p>
    <w:p w14:paraId="63B1B93E" w14:textId="2769B017" w:rsidR="009045A3" w:rsidRPr="00BC7581" w:rsidRDefault="009045A3" w:rsidP="007C1423">
      <w:pPr>
        <w:pStyle w:val="Heading5"/>
      </w:pPr>
      <w:r w:rsidRPr="00BC7581">
        <w:lastRenderedPageBreak/>
        <w:t xml:space="preserve">Else if HW valve position is greater than 95%, send 1 </w:t>
      </w:r>
      <w:r>
        <w:rPr>
          <w:rFonts w:cs="Times New Roman PS MT"/>
          <w:bCs/>
          <w:szCs w:val="20"/>
        </w:rPr>
        <w:t>request</w:t>
      </w:r>
      <w:r w:rsidRPr="00BC7581">
        <w:t xml:space="preserve"> until the HW valve position is less than 85</w:t>
      </w:r>
      <w:r>
        <w:rPr>
          <w:rFonts w:cs="Times New Roman PS MT"/>
          <w:bCs/>
          <w:szCs w:val="20"/>
        </w:rPr>
        <w:t>%.</w:t>
      </w:r>
    </w:p>
    <w:p w14:paraId="341C6653" w14:textId="1C952BF0" w:rsidR="009045A3" w:rsidRPr="00BC7581" w:rsidRDefault="009045A3" w:rsidP="007C1423">
      <w:pPr>
        <w:pStyle w:val="Heading5"/>
      </w:pPr>
      <w:r w:rsidRPr="00BC7581">
        <w:t xml:space="preserve">Else if the HW valve position is less than 95%, send 0 </w:t>
      </w:r>
      <w:r>
        <w:rPr>
          <w:rFonts w:cs="Times New Roman PS MT"/>
          <w:bCs/>
          <w:szCs w:val="20"/>
        </w:rPr>
        <w:t>requests.</w:t>
      </w:r>
    </w:p>
    <w:p w14:paraId="408E6015" w14:textId="62182CAC" w:rsidR="009045A3" w:rsidRPr="00BC7581" w:rsidRDefault="00744AFB" w:rsidP="0087618D">
      <w:pPr>
        <w:pStyle w:val="Heading4"/>
      </w:pPr>
      <w:ins w:id="4412" w:author="Reece Kiriu" w:date="2022-10-19T13:45:00Z">
        <w:r w:rsidRPr="00744AFB">
          <w:rPr>
            <w:rStyle w:val="Toggle"/>
            <w:rPrChange w:id="4413" w:author="Reece Kiriu" w:date="2022-10-19T13:46:00Z">
              <w:rPr/>
            </w:rPrChange>
          </w:rPr>
          <w:t>[EQUALS TERM_HT HW]</w:t>
        </w:r>
      </w:ins>
      <w:del w:id="4414" w:author="Reece Kiriu" w:date="2022-10-19T13:45:00Z">
        <w:r w:rsidR="009045A3" w:rsidRPr="00BC7581" w:rsidDel="00744AFB">
          <w:delText xml:space="preserve">If </w:delText>
        </w:r>
        <w:r w:rsidR="009045A3" w:rsidRPr="00B87A61" w:rsidDel="00744AFB">
          <w:rPr>
            <w:rFonts w:cs="Times New Roman PS MT"/>
            <w:szCs w:val="20"/>
          </w:rPr>
          <w:delText>There Is</w:delText>
        </w:r>
        <w:r w:rsidR="009045A3" w:rsidRPr="00BC7581" w:rsidDel="00744AFB">
          <w:delText xml:space="preserve"> a </w:delText>
        </w:r>
        <w:r w:rsidR="009045A3" w:rsidRPr="00B87A61" w:rsidDel="00744AFB">
          <w:rPr>
            <w:rFonts w:cs="Times New Roman PS MT"/>
            <w:szCs w:val="20"/>
          </w:rPr>
          <w:delText>Hot-Water Coil</w:delText>
        </w:r>
        <w:r w:rsidR="009045A3" w:rsidRPr="00BC7581" w:rsidDel="00744AFB">
          <w:delText xml:space="preserve"> and a Heating Hot</w:delText>
        </w:r>
        <w:r w:rsidR="009045A3" w:rsidRPr="00B87A61" w:rsidDel="00744AFB">
          <w:rPr>
            <w:rFonts w:cs="Times New Roman PS MT"/>
            <w:szCs w:val="20"/>
          </w:rPr>
          <w:delText>-</w:delText>
        </w:r>
        <w:r w:rsidR="009045A3" w:rsidRPr="00BC7581" w:rsidDel="00744AFB">
          <w:delText>Water Plant</w:delText>
        </w:r>
        <w:r w:rsidR="009045A3" w:rsidRPr="00B87A61" w:rsidDel="00744AFB">
          <w:rPr>
            <w:rFonts w:cs="Times New Roman PS MT"/>
            <w:szCs w:val="20"/>
          </w:rPr>
          <w:delText xml:space="preserve">, </w:delText>
        </w:r>
      </w:del>
      <w:r w:rsidR="009045A3" w:rsidRPr="00B87A61">
        <w:rPr>
          <w:rFonts w:cs="Times New Roman PS MT"/>
          <w:szCs w:val="20"/>
        </w:rPr>
        <w:t>Heating Hot-Water Plant</w:t>
      </w:r>
      <w:r w:rsidR="009045A3" w:rsidRPr="00BC7581">
        <w:t xml:space="preserve"> Requests. Send the heating hot</w:t>
      </w:r>
      <w:r w:rsidR="009045A3" w:rsidRPr="00B87A61">
        <w:rPr>
          <w:rFonts w:cs="Times New Roman PS MT"/>
          <w:bCs/>
          <w:szCs w:val="20"/>
        </w:rPr>
        <w:t>-</w:t>
      </w:r>
      <w:r w:rsidR="009045A3" w:rsidRPr="00BC7581">
        <w:t xml:space="preserve">water plant that serves the zone a </w:t>
      </w:r>
      <w:r w:rsidR="009045A3" w:rsidRPr="00B87A61">
        <w:rPr>
          <w:rFonts w:cs="Times New Roman PS MT"/>
          <w:bCs/>
          <w:szCs w:val="20"/>
        </w:rPr>
        <w:t>heating hot-water plant request</w:t>
      </w:r>
      <w:r w:rsidR="009045A3" w:rsidRPr="00BC7581">
        <w:t xml:space="preserve"> as follows:</w:t>
      </w:r>
    </w:p>
    <w:p w14:paraId="3108EEFB" w14:textId="00DDCB3B" w:rsidR="009045A3" w:rsidRPr="00BC7581" w:rsidRDefault="009045A3" w:rsidP="007C1423">
      <w:pPr>
        <w:pStyle w:val="Heading5"/>
      </w:pPr>
      <w:r w:rsidRPr="00BC7581">
        <w:t xml:space="preserve">If the HW valve position is greater than 95%, send 1 </w:t>
      </w:r>
      <w:r>
        <w:rPr>
          <w:rFonts w:cs="Times New Roman PS MT"/>
          <w:bCs/>
          <w:szCs w:val="20"/>
        </w:rPr>
        <w:t>request</w:t>
      </w:r>
      <w:r w:rsidRPr="00BC7581">
        <w:t xml:space="preserve"> until the HW valve position is less than 10</w:t>
      </w:r>
      <w:r>
        <w:rPr>
          <w:rFonts w:cs="Times New Roman PS MT"/>
          <w:bCs/>
          <w:szCs w:val="20"/>
        </w:rPr>
        <w:t>%.</w:t>
      </w:r>
    </w:p>
    <w:p w14:paraId="3EC4D57F" w14:textId="57CA3800" w:rsidR="009045A3" w:rsidRPr="00BC7581" w:rsidRDefault="009045A3" w:rsidP="007C1423">
      <w:pPr>
        <w:pStyle w:val="Heading5"/>
      </w:pPr>
      <w:r w:rsidRPr="00BC7581">
        <w:t xml:space="preserve">Else if the HW valve position is less than 95%, send 0 </w:t>
      </w:r>
      <w:r>
        <w:rPr>
          <w:rFonts w:cs="Times New Roman PS MT"/>
          <w:bCs/>
          <w:szCs w:val="20"/>
        </w:rPr>
        <w:t>requests</w:t>
      </w:r>
      <w:r w:rsidRPr="00BC7581">
        <w:t>.</w:t>
      </w:r>
    </w:p>
    <w:p w14:paraId="203F3976" w14:textId="61B6CE06" w:rsidR="009045A3" w:rsidRPr="00FB4192" w:rsidRDefault="009A6FFD" w:rsidP="0087618D">
      <w:pPr>
        <w:pStyle w:val="Heading2"/>
      </w:pPr>
      <w:bookmarkStart w:id="4415" w:name="_Toc497723492"/>
      <w:bookmarkStart w:id="4416" w:name="_Toc121477558"/>
      <w:ins w:id="4417" w:author="Hwakong Cheng" w:date="2022-10-07T15:20:00Z">
        <w:r w:rsidRPr="00A02D9E">
          <w:rPr>
            <w:rStyle w:val="Toggle"/>
          </w:rPr>
          <w:t>[EQUAL</w:t>
        </w:r>
      </w:ins>
      <w:ins w:id="4418" w:author="Reece Kiriu" w:date="2022-10-19T13:37:00Z">
        <w:r w:rsidR="00AA36B6">
          <w:rPr>
            <w:rStyle w:val="Toggle"/>
          </w:rPr>
          <w:t>S</w:t>
        </w:r>
      </w:ins>
      <w:ins w:id="4419" w:author="Hwakong Cheng" w:date="2022-10-07T15:20:00Z">
        <w:r w:rsidRPr="00A02D9E">
          <w:rPr>
            <w:rStyle w:val="Toggle"/>
          </w:rPr>
          <w:t xml:space="preserve"> </w:t>
        </w:r>
      </w:ins>
      <w:ins w:id="4420" w:author="Hwakong Cheng" w:date="2022-10-07T15:21:00Z">
        <w:r>
          <w:rPr>
            <w:rStyle w:val="Toggle"/>
          </w:rPr>
          <w:t xml:space="preserve">VAV </w:t>
        </w:r>
      </w:ins>
      <w:proofErr w:type="gramStart"/>
      <w:ins w:id="4421" w:author="Hwakong Cheng" w:date="2022-10-07T15:20:00Z">
        <w:r>
          <w:rPr>
            <w:rStyle w:val="Toggle"/>
          </w:rPr>
          <w:t>PF</w:t>
        </w:r>
      </w:ins>
      <w:ins w:id="4422" w:author="Hwakong Cheng" w:date="2022-10-24T16:09:00Z">
        <w:r w:rsidR="005A3F23">
          <w:rPr>
            <w:rStyle w:val="Toggle"/>
          </w:rPr>
          <w:t>B</w:t>
        </w:r>
      </w:ins>
      <w:ins w:id="4423" w:author="Hwakong Cheng" w:date="2022-10-07T15:20:00Z">
        <w:r>
          <w:rPr>
            <w:rStyle w:val="Toggle"/>
          </w:rPr>
          <w:t>VAV</w:t>
        </w:r>
        <w:r w:rsidRPr="00A02D9E">
          <w:rPr>
            <w:rStyle w:val="Toggle"/>
          </w:rPr>
          <w:t>]</w:t>
        </w:r>
      </w:ins>
      <w:r w:rsidR="009045A3" w:rsidRPr="00FB4192">
        <w:t>Parallel</w:t>
      </w:r>
      <w:proofErr w:type="gramEnd"/>
      <w:r w:rsidR="009045A3" w:rsidRPr="00FB4192">
        <w:t xml:space="preserve"> Fan-Powered Terminal Unit</w:t>
      </w:r>
      <w:r w:rsidR="001F5EDA" w:rsidRPr="00FB4192">
        <w:t xml:space="preserve"> −</w:t>
      </w:r>
      <w:r w:rsidR="009045A3" w:rsidRPr="00FB4192">
        <w:t>Variable-Volume Fan</w:t>
      </w:r>
      <w:bookmarkEnd w:id="4415"/>
      <w:bookmarkEnd w:id="4416"/>
    </w:p>
    <w:p w14:paraId="348C32EB" w14:textId="6721E4CE" w:rsidR="009045A3" w:rsidRPr="00BC7581" w:rsidRDefault="009045A3" w:rsidP="0087618D">
      <w:pPr>
        <w:pStyle w:val="Heading3"/>
      </w:pPr>
      <w:r w:rsidRPr="00BC7581">
        <w:t xml:space="preserve">See </w:t>
      </w:r>
      <w:r>
        <w:rPr>
          <w:rFonts w:cs="Times New Roman PS MT"/>
          <w:bCs/>
          <w:szCs w:val="20"/>
        </w:rPr>
        <w:t>“</w:t>
      </w:r>
      <w:r w:rsidRPr="00BC7581">
        <w:t>Generic Thermal Zones</w:t>
      </w:r>
      <w:r>
        <w:rPr>
          <w:rFonts w:cs="Times New Roman PS MT"/>
          <w:bCs/>
          <w:szCs w:val="20"/>
        </w:rPr>
        <w:t xml:space="preserve">” (Section </w:t>
      </w:r>
      <w:r w:rsidR="00CA5DFF">
        <w:rPr>
          <w:rFonts w:cs="Times New Roman PS MT"/>
          <w:bCs/>
          <w:szCs w:val="20"/>
        </w:rPr>
        <w:fldChar w:fldCharType="begin"/>
      </w:r>
      <w:r w:rsidR="00CA5DFF">
        <w:rPr>
          <w:rFonts w:cs="Times New Roman PS MT"/>
          <w:bCs/>
          <w:szCs w:val="20"/>
        </w:rPr>
        <w:instrText xml:space="preserve"> REF _Ref495830888 \w \h </w:instrText>
      </w:r>
      <w:r w:rsidR="00CA5DFF">
        <w:rPr>
          <w:rFonts w:cs="Times New Roman PS MT"/>
          <w:bCs/>
          <w:szCs w:val="20"/>
        </w:rPr>
      </w:r>
      <w:r w:rsidR="00CA5DFF">
        <w:rPr>
          <w:rFonts w:cs="Times New Roman PS MT"/>
          <w:bCs/>
          <w:szCs w:val="20"/>
        </w:rPr>
        <w:fldChar w:fldCharType="separate"/>
      </w:r>
      <w:r w:rsidR="0037258A">
        <w:rPr>
          <w:rFonts w:cs="Times New Roman PS MT"/>
          <w:bCs/>
          <w:szCs w:val="20"/>
        </w:rPr>
        <w:t>5.2.2.3</w:t>
      </w:r>
      <w:r w:rsidR="00CA5DFF">
        <w:rPr>
          <w:rFonts w:cs="Times New Roman PS MT"/>
          <w:bCs/>
          <w:szCs w:val="20"/>
        </w:rPr>
        <w:fldChar w:fldCharType="end"/>
      </w:r>
      <w:r>
        <w:rPr>
          <w:rFonts w:cs="Times New Roman PS MT"/>
          <w:bCs/>
          <w:szCs w:val="20"/>
        </w:rPr>
        <w:t>)</w:t>
      </w:r>
      <w:r w:rsidRPr="00BC7581">
        <w:t xml:space="preserve"> for </w:t>
      </w:r>
      <w:r w:rsidR="00D21A33">
        <w:rPr>
          <w:rFonts w:cs="Times New Roman PS MT"/>
          <w:bCs/>
          <w:szCs w:val="20"/>
        </w:rPr>
        <w:t>setpoint</w:t>
      </w:r>
      <w:r>
        <w:rPr>
          <w:rFonts w:cs="Times New Roman PS MT"/>
          <w:bCs/>
          <w:szCs w:val="20"/>
        </w:rPr>
        <w:t>s</w:t>
      </w:r>
      <w:r w:rsidRPr="00BC7581">
        <w:t>, loops, control modes, alarms, etc.</w:t>
      </w:r>
    </w:p>
    <w:p w14:paraId="018A2D0E" w14:textId="13652DB8" w:rsidR="009045A3" w:rsidRPr="00BC7581" w:rsidRDefault="009045A3" w:rsidP="0087618D">
      <w:pPr>
        <w:pStyle w:val="Heading3"/>
      </w:pPr>
      <w:r w:rsidRPr="00BC7581">
        <w:t xml:space="preserve">See </w:t>
      </w:r>
      <w:r>
        <w:rPr>
          <w:rFonts w:cs="Times New Roman PS MT"/>
          <w:bCs/>
          <w:szCs w:val="20"/>
        </w:rPr>
        <w:t>“</w:t>
      </w:r>
      <w:r w:rsidRPr="00BC7581">
        <w:t>Generic Ventilation Zones</w:t>
      </w:r>
      <w:r>
        <w:rPr>
          <w:rFonts w:cs="Times New Roman PS MT"/>
          <w:bCs/>
          <w:szCs w:val="20"/>
        </w:rPr>
        <w:t xml:space="preserve">” (Section </w:t>
      </w:r>
      <w:r w:rsidR="00CA5DFF">
        <w:rPr>
          <w:rFonts w:cs="Times New Roman PS MT"/>
          <w:bCs/>
          <w:szCs w:val="20"/>
        </w:rPr>
        <w:fldChar w:fldCharType="begin"/>
      </w:r>
      <w:r w:rsidR="00CA5DFF">
        <w:rPr>
          <w:rFonts w:cs="Times New Roman PS MT"/>
          <w:bCs/>
          <w:szCs w:val="20"/>
        </w:rPr>
        <w:instrText xml:space="preserve"> REF _Ref38824255 \w \h </w:instrText>
      </w:r>
      <w:r w:rsidR="00CA5DFF">
        <w:rPr>
          <w:rFonts w:cs="Times New Roman PS MT"/>
          <w:bCs/>
          <w:szCs w:val="20"/>
        </w:rPr>
      </w:r>
      <w:r w:rsidR="00CA5DFF">
        <w:rPr>
          <w:rFonts w:cs="Times New Roman PS MT"/>
          <w:bCs/>
          <w:szCs w:val="20"/>
        </w:rPr>
        <w:fldChar w:fldCharType="separate"/>
      </w:r>
      <w:r w:rsidR="0037258A">
        <w:rPr>
          <w:rFonts w:cs="Times New Roman PS MT"/>
          <w:bCs/>
          <w:szCs w:val="20"/>
        </w:rPr>
        <w:t>5.2</w:t>
      </w:r>
      <w:r w:rsidR="00CA5DFF">
        <w:rPr>
          <w:rFonts w:cs="Times New Roman PS MT"/>
          <w:bCs/>
          <w:szCs w:val="20"/>
        </w:rPr>
        <w:fldChar w:fldCharType="end"/>
      </w:r>
      <w:r>
        <w:rPr>
          <w:rFonts w:cs="Times New Roman PS MT"/>
          <w:bCs/>
          <w:szCs w:val="20"/>
        </w:rPr>
        <w:t>)</w:t>
      </w:r>
      <w:r w:rsidRPr="00BC7581">
        <w:t xml:space="preserve"> for calculation of zone minimum outdoor airflow.</w:t>
      </w:r>
    </w:p>
    <w:p w14:paraId="2CEF10BC" w14:textId="74D0270D" w:rsidR="009045A3" w:rsidRPr="00BC7581" w:rsidRDefault="009045A3" w:rsidP="0087618D">
      <w:pPr>
        <w:pStyle w:val="Heading3"/>
      </w:pPr>
      <w:r w:rsidRPr="00BC7581">
        <w:t xml:space="preserve">See </w:t>
      </w:r>
      <w:r>
        <w:rPr>
          <w:rFonts w:cs="Times New Roman PS MT"/>
          <w:bCs/>
          <w:szCs w:val="20"/>
        </w:rPr>
        <w:t xml:space="preserve">Section </w:t>
      </w:r>
      <w:r w:rsidR="001F5EDA">
        <w:rPr>
          <w:rFonts w:cs="Times New Roman PS MT"/>
          <w:bCs/>
          <w:szCs w:val="20"/>
        </w:rPr>
        <w:fldChar w:fldCharType="begin"/>
      </w:r>
      <w:r w:rsidR="001F5EDA">
        <w:rPr>
          <w:rFonts w:cs="Times New Roman PS MT"/>
          <w:bCs/>
          <w:szCs w:val="20"/>
        </w:rPr>
        <w:instrText xml:space="preserve"> REF _Ref495765534 \w \h </w:instrText>
      </w:r>
      <w:r w:rsidR="001F5EDA">
        <w:rPr>
          <w:rFonts w:cs="Times New Roman PS MT"/>
          <w:bCs/>
          <w:szCs w:val="20"/>
        </w:rPr>
      </w:r>
      <w:r w:rsidR="001F5EDA">
        <w:rPr>
          <w:rFonts w:cs="Times New Roman PS MT"/>
          <w:bCs/>
          <w:szCs w:val="20"/>
        </w:rPr>
        <w:fldChar w:fldCharType="separate"/>
      </w:r>
      <w:r w:rsidR="0037258A">
        <w:rPr>
          <w:rFonts w:cs="Times New Roman PS MT"/>
          <w:bCs/>
          <w:szCs w:val="20"/>
        </w:rPr>
        <w:t>3.1.2.4</w:t>
      </w:r>
      <w:r w:rsidR="001F5EDA">
        <w:rPr>
          <w:rFonts w:cs="Times New Roman PS MT"/>
          <w:bCs/>
          <w:szCs w:val="20"/>
        </w:rPr>
        <w:fldChar w:fldCharType="end"/>
      </w:r>
      <w:r w:rsidRPr="00BC7581">
        <w:t xml:space="preserve"> for zone minimum airflow </w:t>
      </w:r>
      <w:r w:rsidR="00D21A33">
        <w:rPr>
          <w:rFonts w:cs="Times New Roman PS MT"/>
          <w:bCs/>
          <w:szCs w:val="20"/>
        </w:rPr>
        <w:t>setpoint</w:t>
      </w:r>
      <w:r w:rsidRPr="00BC7581">
        <w:t xml:space="preserve"> </w:t>
      </w:r>
      <w:proofErr w:type="spellStart"/>
      <w:r w:rsidRPr="00BC7581">
        <w:t>Vmin</w:t>
      </w:r>
      <w:proofErr w:type="spellEnd"/>
      <w:r w:rsidRPr="00BC7581">
        <w:t xml:space="preserve">, zone maximum cooling airflow </w:t>
      </w:r>
      <w:r w:rsidR="00D21A33">
        <w:rPr>
          <w:rFonts w:cs="Times New Roman PS MT"/>
          <w:bCs/>
          <w:szCs w:val="20"/>
        </w:rPr>
        <w:t>setpoint</w:t>
      </w:r>
      <w:r w:rsidRPr="00BC7581">
        <w:t xml:space="preserve"> </w:t>
      </w:r>
      <w:proofErr w:type="spellStart"/>
      <w:r w:rsidRPr="00BC7581">
        <w:t>Vcool</w:t>
      </w:r>
      <w:proofErr w:type="spellEnd"/>
      <w:r w:rsidRPr="00BC7581">
        <w:noBreakHyphen/>
        <w:t xml:space="preserve">max, the parallel fan maximum heating airflow </w:t>
      </w:r>
      <w:r w:rsidR="00D21A33">
        <w:rPr>
          <w:rFonts w:cs="Times New Roman PS MT"/>
          <w:bCs/>
          <w:szCs w:val="20"/>
        </w:rPr>
        <w:t>setpoint</w:t>
      </w:r>
      <w:r w:rsidRPr="00BC7581">
        <w:t xml:space="preserve"> </w:t>
      </w:r>
      <w:proofErr w:type="spellStart"/>
      <w:r w:rsidRPr="00BC7581">
        <w:t>Pfan-htgmax</w:t>
      </w:r>
      <w:proofErr w:type="spellEnd"/>
      <w:r w:rsidRPr="00BC7581">
        <w:t xml:space="preserve">, and the maximum </w:t>
      </w:r>
      <w:r>
        <w:rPr>
          <w:rFonts w:cs="Times New Roman PS MT"/>
          <w:bCs/>
          <w:szCs w:val="20"/>
        </w:rPr>
        <w:t>DAT</w:t>
      </w:r>
      <w:r w:rsidRPr="00BC7581">
        <w:t xml:space="preserve"> rise above heating </w:t>
      </w:r>
      <w:r w:rsidR="00D21A33">
        <w:rPr>
          <w:rFonts w:cs="Times New Roman PS MT"/>
          <w:bCs/>
          <w:szCs w:val="20"/>
        </w:rPr>
        <w:t>setpoint</w:t>
      </w:r>
      <w:r>
        <w:rPr>
          <w:rFonts w:cs="Times New Roman PS MT"/>
          <w:bCs/>
          <w:szCs w:val="20"/>
        </w:rPr>
        <w:t xml:space="preserve"> </w:t>
      </w:r>
      <w:proofErr w:type="spellStart"/>
      <w:r>
        <w:rPr>
          <w:rFonts w:cs="Times New Roman PS MT"/>
          <w:bCs/>
          <w:szCs w:val="20"/>
        </w:rPr>
        <w:t>Max</w:t>
      </w:r>
      <w:r>
        <w:rPr>
          <w:rFonts w:ascii="Symbol" w:hAnsi="Symbol" w:cs="Symbol"/>
          <w:bCs/>
          <w:szCs w:val="20"/>
        </w:rPr>
        <w:t></w:t>
      </w:r>
      <w:r>
        <w:rPr>
          <w:rFonts w:cs="Times New Roman PS MT"/>
          <w:bCs/>
          <w:szCs w:val="20"/>
        </w:rPr>
        <w:t>T</w:t>
      </w:r>
      <w:proofErr w:type="spellEnd"/>
      <w:r w:rsidRPr="00BC7581">
        <w:t>.</w:t>
      </w:r>
    </w:p>
    <w:p w14:paraId="6A61BAF0" w14:textId="1C528614" w:rsidR="009045A3" w:rsidRPr="00BC7581" w:rsidRDefault="009045A3" w:rsidP="0087618D">
      <w:pPr>
        <w:pStyle w:val="Heading4"/>
      </w:pPr>
      <w:proofErr w:type="spellStart"/>
      <w:r w:rsidRPr="00BC7581">
        <w:t>Pfan</w:t>
      </w:r>
      <w:proofErr w:type="spellEnd"/>
      <w:r w:rsidRPr="00BC7581">
        <w:t xml:space="preserve">-z is the lowest rate </w:t>
      </w:r>
      <w:r w:rsidRPr="00B87A61">
        <w:rPr>
          <w:rFonts w:cs="Times New Roman PS MT"/>
          <w:bCs/>
          <w:szCs w:val="20"/>
        </w:rPr>
        <w:t xml:space="preserve">at which </w:t>
      </w:r>
      <w:r w:rsidRPr="00BC7581">
        <w:t>the fan will operate when it is turned on but has the lowest possible speed signal from the BAS.</w:t>
      </w:r>
    </w:p>
    <w:p w14:paraId="424D68D5" w14:textId="21B46406" w:rsidR="009045A3" w:rsidRPr="00BC7581" w:rsidRDefault="009045A3" w:rsidP="0087618D">
      <w:pPr>
        <w:pStyle w:val="Heading3"/>
      </w:pPr>
      <w:r w:rsidRPr="00BC7581">
        <w:t xml:space="preserve">Active </w:t>
      </w:r>
      <w:r w:rsidR="000B1A44" w:rsidRPr="000B1A44">
        <w:t xml:space="preserve">endpoints used in the control logic depicted in Figure 5.8.5 </w:t>
      </w:r>
      <w:r w:rsidRPr="00BC7581">
        <w:t xml:space="preserve">shall vary depending on the </w:t>
      </w:r>
      <w:r>
        <w:rPr>
          <w:rFonts w:cs="Times New Roman PS MT"/>
          <w:bCs/>
          <w:szCs w:val="20"/>
        </w:rPr>
        <w:t>mode</w:t>
      </w:r>
      <w:r w:rsidRPr="00BC7581">
        <w:t xml:space="preserve"> of the </w:t>
      </w:r>
      <w:r w:rsidR="00D21A33">
        <w:rPr>
          <w:rFonts w:cs="Times New Roman PS MT"/>
          <w:bCs/>
          <w:szCs w:val="20"/>
        </w:rPr>
        <w:t>Zone Group</w:t>
      </w:r>
      <w:r w:rsidRPr="00BC7581">
        <w:t xml:space="preserve"> the zone is a part of</w:t>
      </w:r>
      <w:r>
        <w:rPr>
          <w:rFonts w:cs="Times New Roman PS MT"/>
          <w:bCs/>
          <w:szCs w:val="20"/>
        </w:rPr>
        <w:t xml:space="preserve"> (see Table 5.8.</w:t>
      </w:r>
      <w:r w:rsidR="00F93BCF">
        <w:rPr>
          <w:rFonts w:cs="Times New Roman PS MT"/>
          <w:bCs/>
          <w:szCs w:val="20"/>
        </w:rPr>
        <w:t>4</w:t>
      </w:r>
      <w:r>
        <w:rPr>
          <w:rFonts w:cs="Times New Roman PS MT"/>
          <w:bCs/>
          <w:szCs w:val="20"/>
        </w:rPr>
        <w:t>).</w:t>
      </w:r>
    </w:p>
    <w:tbl>
      <w:tblPr>
        <w:tblW w:w="9540" w:type="dxa"/>
        <w:tblLayout w:type="fixed"/>
        <w:tblCellMar>
          <w:top w:w="60" w:type="dxa"/>
          <w:left w:w="40" w:type="dxa"/>
          <w:bottom w:w="40" w:type="dxa"/>
          <w:right w:w="40" w:type="dxa"/>
        </w:tblCellMar>
        <w:tblLook w:val="0000" w:firstRow="0" w:lastRow="0" w:firstColumn="0" w:lastColumn="0" w:noHBand="0" w:noVBand="0"/>
      </w:tblPr>
      <w:tblGrid>
        <w:gridCol w:w="1860"/>
        <w:gridCol w:w="1380"/>
        <w:gridCol w:w="1380"/>
        <w:gridCol w:w="1380"/>
        <w:gridCol w:w="1110"/>
        <w:gridCol w:w="1260"/>
        <w:gridCol w:w="1170"/>
      </w:tblGrid>
      <w:tr w:rsidR="00A42168" w14:paraId="1C76DB19" w14:textId="77777777" w:rsidTr="00F67865">
        <w:tc>
          <w:tcPr>
            <w:tcW w:w="9540" w:type="dxa"/>
            <w:gridSpan w:val="7"/>
            <w:tcBorders>
              <w:top w:val="nil"/>
              <w:left w:val="nil"/>
              <w:bottom w:val="nil"/>
              <w:right w:val="nil"/>
            </w:tcBorders>
            <w:tcMar>
              <w:top w:w="60" w:type="dxa"/>
              <w:left w:w="40" w:type="dxa"/>
              <w:bottom w:w="40" w:type="dxa"/>
              <w:right w:w="40" w:type="dxa"/>
            </w:tcMar>
            <w:vAlign w:val="center"/>
          </w:tcPr>
          <w:p w14:paraId="78096BBB" w14:textId="3978DBB2" w:rsidR="00A42168" w:rsidRPr="00EA594F" w:rsidRDefault="00F93BCF" w:rsidP="00122D20">
            <w:pPr>
              <w:pStyle w:val="TableTitle"/>
              <w:rPr>
                <w:sz w:val="16"/>
                <w:szCs w:val="16"/>
              </w:rPr>
            </w:pPr>
            <w:r>
              <w:t xml:space="preserve">Table 5.8.4 </w:t>
            </w:r>
            <w:r w:rsidR="00BD45D7">
              <w:t>Endpoints</w:t>
            </w:r>
            <w:r w:rsidR="00A42168">
              <w:t xml:space="preserve"> as a Function of </w:t>
            </w:r>
            <w:r w:rsidR="00D21A33">
              <w:t>Zone Group</w:t>
            </w:r>
            <w:r w:rsidR="00A42168">
              <w:t xml:space="preserve"> Mode</w:t>
            </w:r>
          </w:p>
        </w:tc>
      </w:tr>
      <w:tr w:rsidR="00A42168" w14:paraId="1D596BDC" w14:textId="77777777" w:rsidTr="00F67865">
        <w:trPr>
          <w:trHeight w:val="340"/>
        </w:trPr>
        <w:tc>
          <w:tcPr>
            <w:tcW w:w="1860" w:type="dxa"/>
            <w:tcBorders>
              <w:top w:val="single" w:sz="16" w:space="0" w:color="000000"/>
              <w:left w:val="nil"/>
              <w:bottom w:val="single" w:sz="16" w:space="0" w:color="000000"/>
              <w:right w:val="nil"/>
            </w:tcBorders>
            <w:tcMar>
              <w:top w:w="90" w:type="dxa"/>
              <w:left w:w="80" w:type="dxa"/>
              <w:bottom w:w="70" w:type="dxa"/>
              <w:right w:w="40" w:type="dxa"/>
            </w:tcMar>
            <w:vAlign w:val="bottom"/>
          </w:tcPr>
          <w:p w14:paraId="16C012CB" w14:textId="6C911B0C" w:rsidR="00A42168" w:rsidRDefault="000B1A44" w:rsidP="00B37EF3">
            <w:pPr>
              <w:pStyle w:val="HeadingRunIn"/>
            </w:pPr>
            <w:r>
              <w:t>Endpoint</w:t>
            </w:r>
          </w:p>
        </w:tc>
        <w:tc>
          <w:tcPr>
            <w:tcW w:w="1380" w:type="dxa"/>
            <w:tcBorders>
              <w:top w:val="single" w:sz="16" w:space="0" w:color="000000"/>
              <w:left w:val="single" w:sz="3" w:space="0" w:color="000000"/>
              <w:bottom w:val="single" w:sz="16" w:space="0" w:color="000000"/>
              <w:right w:val="single" w:sz="3" w:space="0" w:color="000000"/>
            </w:tcBorders>
            <w:tcMar>
              <w:top w:w="90" w:type="dxa"/>
              <w:left w:w="80" w:type="dxa"/>
              <w:bottom w:w="70" w:type="dxa"/>
              <w:right w:w="40" w:type="dxa"/>
            </w:tcMar>
            <w:vAlign w:val="bottom"/>
          </w:tcPr>
          <w:p w14:paraId="619DBEE0" w14:textId="77777777" w:rsidR="00A42168" w:rsidRDefault="00A42168" w:rsidP="00B37EF3">
            <w:pPr>
              <w:pStyle w:val="HeadingRunIn"/>
            </w:pPr>
            <w:r>
              <w:t>Occupied</w:t>
            </w:r>
          </w:p>
        </w:tc>
        <w:tc>
          <w:tcPr>
            <w:tcW w:w="1380" w:type="dxa"/>
            <w:tcBorders>
              <w:top w:val="single" w:sz="16" w:space="0" w:color="000000"/>
              <w:left w:val="single" w:sz="3" w:space="0" w:color="000000"/>
              <w:bottom w:val="single" w:sz="16" w:space="0" w:color="000000"/>
              <w:right w:val="single" w:sz="3" w:space="0" w:color="000000"/>
            </w:tcBorders>
            <w:tcMar>
              <w:top w:w="90" w:type="dxa"/>
              <w:left w:w="80" w:type="dxa"/>
              <w:bottom w:w="70" w:type="dxa"/>
              <w:right w:w="40" w:type="dxa"/>
            </w:tcMar>
            <w:vAlign w:val="bottom"/>
          </w:tcPr>
          <w:p w14:paraId="7BB07C00" w14:textId="77777777" w:rsidR="00A42168" w:rsidRDefault="00A42168" w:rsidP="00B37EF3">
            <w:pPr>
              <w:pStyle w:val="HeadingRunIn"/>
            </w:pPr>
            <w:r>
              <w:t>Cooldown</w:t>
            </w:r>
          </w:p>
        </w:tc>
        <w:tc>
          <w:tcPr>
            <w:tcW w:w="1380" w:type="dxa"/>
            <w:tcBorders>
              <w:top w:val="single" w:sz="16" w:space="0" w:color="000000"/>
              <w:left w:val="single" w:sz="3" w:space="0" w:color="000000"/>
              <w:bottom w:val="single" w:sz="16" w:space="0" w:color="000000"/>
              <w:right w:val="single" w:sz="3" w:space="0" w:color="000000"/>
            </w:tcBorders>
            <w:tcMar>
              <w:top w:w="90" w:type="dxa"/>
              <w:left w:w="80" w:type="dxa"/>
              <w:bottom w:w="70" w:type="dxa"/>
              <w:right w:w="40" w:type="dxa"/>
            </w:tcMar>
            <w:vAlign w:val="bottom"/>
          </w:tcPr>
          <w:p w14:paraId="3C920A08" w14:textId="77777777" w:rsidR="00A42168" w:rsidRDefault="00A42168" w:rsidP="00B37EF3">
            <w:pPr>
              <w:pStyle w:val="HeadingRunIn"/>
            </w:pPr>
            <w:r>
              <w:t>Setup</w:t>
            </w:r>
          </w:p>
        </w:tc>
        <w:tc>
          <w:tcPr>
            <w:tcW w:w="1110" w:type="dxa"/>
            <w:tcBorders>
              <w:top w:val="single" w:sz="16" w:space="0" w:color="000000"/>
              <w:left w:val="single" w:sz="3" w:space="0" w:color="000000"/>
              <w:bottom w:val="single" w:sz="16" w:space="0" w:color="000000"/>
              <w:right w:val="single" w:sz="3" w:space="0" w:color="000000"/>
            </w:tcBorders>
            <w:tcMar>
              <w:top w:w="90" w:type="dxa"/>
              <w:left w:w="80" w:type="dxa"/>
              <w:bottom w:w="70" w:type="dxa"/>
              <w:right w:w="40" w:type="dxa"/>
            </w:tcMar>
            <w:vAlign w:val="bottom"/>
          </w:tcPr>
          <w:p w14:paraId="49979C76" w14:textId="7957691A" w:rsidR="00A42168" w:rsidRDefault="005474F7" w:rsidP="00B37EF3">
            <w:pPr>
              <w:pStyle w:val="HeadingRunIn"/>
            </w:pPr>
            <w:r>
              <w:t>Warmup</w:t>
            </w:r>
          </w:p>
        </w:tc>
        <w:tc>
          <w:tcPr>
            <w:tcW w:w="1260" w:type="dxa"/>
            <w:tcBorders>
              <w:top w:val="single" w:sz="16" w:space="0" w:color="000000"/>
              <w:left w:val="single" w:sz="3" w:space="0" w:color="000000"/>
              <w:bottom w:val="single" w:sz="16" w:space="0" w:color="000000"/>
              <w:right w:val="single" w:sz="3" w:space="0" w:color="000000"/>
            </w:tcBorders>
            <w:tcMar>
              <w:top w:w="90" w:type="dxa"/>
              <w:left w:w="80" w:type="dxa"/>
              <w:bottom w:w="70" w:type="dxa"/>
              <w:right w:w="40" w:type="dxa"/>
            </w:tcMar>
            <w:vAlign w:val="bottom"/>
          </w:tcPr>
          <w:p w14:paraId="585A469D" w14:textId="77777777" w:rsidR="00A42168" w:rsidRDefault="00A42168" w:rsidP="00B37EF3">
            <w:pPr>
              <w:pStyle w:val="HeadingRunIn"/>
            </w:pPr>
            <w:r>
              <w:t>Setback</w:t>
            </w:r>
          </w:p>
        </w:tc>
        <w:tc>
          <w:tcPr>
            <w:tcW w:w="1170" w:type="dxa"/>
            <w:tcBorders>
              <w:top w:val="single" w:sz="16" w:space="0" w:color="000000"/>
              <w:left w:val="single" w:sz="3" w:space="0" w:color="000000"/>
              <w:bottom w:val="single" w:sz="16" w:space="0" w:color="000000"/>
              <w:right w:val="nil"/>
            </w:tcBorders>
            <w:tcMar>
              <w:top w:w="90" w:type="dxa"/>
              <w:left w:w="80" w:type="dxa"/>
              <w:bottom w:w="70" w:type="dxa"/>
              <w:right w:w="40" w:type="dxa"/>
            </w:tcMar>
            <w:vAlign w:val="bottom"/>
          </w:tcPr>
          <w:p w14:paraId="1A53D685" w14:textId="77777777" w:rsidR="00A42168" w:rsidRDefault="00A42168" w:rsidP="00B37EF3">
            <w:pPr>
              <w:pStyle w:val="HeadingRunIn"/>
            </w:pPr>
            <w:r>
              <w:t>Unoccupied</w:t>
            </w:r>
          </w:p>
        </w:tc>
      </w:tr>
      <w:tr w:rsidR="00A42168" w14:paraId="0112D08C" w14:textId="77777777" w:rsidTr="00F67865">
        <w:trPr>
          <w:trHeight w:val="340"/>
        </w:trPr>
        <w:tc>
          <w:tcPr>
            <w:tcW w:w="1860" w:type="dxa"/>
            <w:tcBorders>
              <w:top w:val="double" w:sz="4" w:space="0" w:color="000000"/>
              <w:left w:val="nil"/>
              <w:bottom w:val="nil"/>
              <w:right w:val="nil"/>
            </w:tcBorders>
            <w:tcMar>
              <w:top w:w="90" w:type="dxa"/>
              <w:left w:w="80" w:type="dxa"/>
              <w:bottom w:w="70" w:type="dxa"/>
              <w:right w:w="40" w:type="dxa"/>
            </w:tcMar>
          </w:tcPr>
          <w:p w14:paraId="0A8B8B9A" w14:textId="77777777" w:rsidR="00A42168" w:rsidRPr="00BC7581" w:rsidRDefault="00A42168" w:rsidP="00B37EF3">
            <w:pPr>
              <w:pStyle w:val="HeadingRunIn"/>
            </w:pPr>
            <w:r w:rsidRPr="00BC7581">
              <w:t>Cooling maximum</w:t>
            </w:r>
          </w:p>
        </w:tc>
        <w:tc>
          <w:tcPr>
            <w:tcW w:w="1380" w:type="dxa"/>
            <w:tcBorders>
              <w:top w:val="double" w:sz="4" w:space="0" w:color="000000"/>
              <w:left w:val="single" w:sz="3" w:space="0" w:color="000000"/>
              <w:bottom w:val="nil"/>
              <w:right w:val="single" w:sz="3" w:space="0" w:color="000000"/>
            </w:tcBorders>
            <w:tcMar>
              <w:top w:w="90" w:type="dxa"/>
              <w:left w:w="80" w:type="dxa"/>
              <w:bottom w:w="70" w:type="dxa"/>
              <w:right w:w="40" w:type="dxa"/>
            </w:tcMar>
          </w:tcPr>
          <w:p w14:paraId="26773AA9" w14:textId="77777777" w:rsidR="00A42168" w:rsidRPr="00BC7581" w:rsidRDefault="00A42168" w:rsidP="00B37EF3">
            <w:pPr>
              <w:pStyle w:val="HeadingRunIn"/>
            </w:pPr>
            <w:proofErr w:type="spellStart"/>
            <w:r w:rsidRPr="00BC7581">
              <w:t>Vcool</w:t>
            </w:r>
            <w:proofErr w:type="spellEnd"/>
            <w:r w:rsidRPr="00BC7581">
              <w:t>-max</w:t>
            </w:r>
          </w:p>
        </w:tc>
        <w:tc>
          <w:tcPr>
            <w:tcW w:w="1380" w:type="dxa"/>
            <w:tcBorders>
              <w:top w:val="double" w:sz="4" w:space="0" w:color="000000"/>
              <w:left w:val="single" w:sz="3" w:space="0" w:color="000000"/>
              <w:bottom w:val="nil"/>
              <w:right w:val="single" w:sz="3" w:space="0" w:color="000000"/>
            </w:tcBorders>
            <w:tcMar>
              <w:top w:w="90" w:type="dxa"/>
              <w:left w:w="80" w:type="dxa"/>
              <w:bottom w:w="70" w:type="dxa"/>
              <w:right w:w="40" w:type="dxa"/>
            </w:tcMar>
          </w:tcPr>
          <w:p w14:paraId="47122336" w14:textId="77777777" w:rsidR="00A42168" w:rsidRPr="00BC7581" w:rsidRDefault="00A42168" w:rsidP="00B37EF3">
            <w:pPr>
              <w:pStyle w:val="HeadingRunIn"/>
            </w:pPr>
            <w:proofErr w:type="spellStart"/>
            <w:r w:rsidRPr="00BC7581">
              <w:t>Vcool</w:t>
            </w:r>
            <w:proofErr w:type="spellEnd"/>
            <w:r w:rsidRPr="00BC7581">
              <w:t>-max</w:t>
            </w:r>
          </w:p>
        </w:tc>
        <w:tc>
          <w:tcPr>
            <w:tcW w:w="1380" w:type="dxa"/>
            <w:tcBorders>
              <w:top w:val="double" w:sz="4" w:space="0" w:color="000000"/>
              <w:left w:val="single" w:sz="3" w:space="0" w:color="000000"/>
              <w:bottom w:val="nil"/>
              <w:right w:val="single" w:sz="3" w:space="0" w:color="000000"/>
            </w:tcBorders>
            <w:tcMar>
              <w:top w:w="90" w:type="dxa"/>
              <w:left w:w="80" w:type="dxa"/>
              <w:bottom w:w="70" w:type="dxa"/>
              <w:right w:w="40" w:type="dxa"/>
            </w:tcMar>
          </w:tcPr>
          <w:p w14:paraId="1DDDA2D7" w14:textId="77777777" w:rsidR="00A42168" w:rsidRPr="00BC7581" w:rsidRDefault="00A42168" w:rsidP="00B37EF3">
            <w:pPr>
              <w:pStyle w:val="HeadingRunIn"/>
            </w:pPr>
            <w:proofErr w:type="spellStart"/>
            <w:r w:rsidRPr="00BC7581">
              <w:t>Vcool</w:t>
            </w:r>
            <w:proofErr w:type="spellEnd"/>
            <w:r w:rsidRPr="00BC7581">
              <w:t>-max</w:t>
            </w:r>
          </w:p>
        </w:tc>
        <w:tc>
          <w:tcPr>
            <w:tcW w:w="1110" w:type="dxa"/>
            <w:tcBorders>
              <w:top w:val="double" w:sz="4" w:space="0" w:color="000000"/>
              <w:left w:val="single" w:sz="3" w:space="0" w:color="000000"/>
              <w:bottom w:val="nil"/>
              <w:right w:val="single" w:sz="3" w:space="0" w:color="000000"/>
            </w:tcBorders>
            <w:tcMar>
              <w:top w:w="90" w:type="dxa"/>
              <w:left w:w="80" w:type="dxa"/>
              <w:bottom w:w="70" w:type="dxa"/>
              <w:right w:w="40" w:type="dxa"/>
            </w:tcMar>
          </w:tcPr>
          <w:p w14:paraId="5ABCCBE0" w14:textId="77777777" w:rsidR="00A42168" w:rsidRPr="00BC7581" w:rsidRDefault="00A42168" w:rsidP="00B37EF3">
            <w:pPr>
              <w:pStyle w:val="HeadingRunIn"/>
            </w:pPr>
            <w:r w:rsidRPr="00BC7581">
              <w:t>0</w:t>
            </w:r>
          </w:p>
        </w:tc>
        <w:tc>
          <w:tcPr>
            <w:tcW w:w="1260" w:type="dxa"/>
            <w:tcBorders>
              <w:top w:val="double" w:sz="4" w:space="0" w:color="000000"/>
              <w:left w:val="single" w:sz="3" w:space="0" w:color="000000"/>
              <w:bottom w:val="nil"/>
              <w:right w:val="single" w:sz="3" w:space="0" w:color="000000"/>
            </w:tcBorders>
            <w:tcMar>
              <w:top w:w="90" w:type="dxa"/>
              <w:left w:w="80" w:type="dxa"/>
              <w:bottom w:w="70" w:type="dxa"/>
              <w:right w:w="40" w:type="dxa"/>
            </w:tcMar>
          </w:tcPr>
          <w:p w14:paraId="17E62BF1" w14:textId="77777777" w:rsidR="00A42168" w:rsidRPr="00BC7581" w:rsidRDefault="00A42168" w:rsidP="00B37EF3">
            <w:pPr>
              <w:pStyle w:val="HeadingRunIn"/>
            </w:pPr>
            <w:r w:rsidRPr="00BC7581">
              <w:t>0</w:t>
            </w:r>
          </w:p>
        </w:tc>
        <w:tc>
          <w:tcPr>
            <w:tcW w:w="1170" w:type="dxa"/>
            <w:tcBorders>
              <w:top w:val="double" w:sz="4" w:space="0" w:color="000000"/>
              <w:left w:val="single" w:sz="3" w:space="0" w:color="000000"/>
              <w:bottom w:val="nil"/>
              <w:right w:val="nil"/>
            </w:tcBorders>
            <w:tcMar>
              <w:top w:w="90" w:type="dxa"/>
              <w:left w:w="80" w:type="dxa"/>
              <w:bottom w:w="70" w:type="dxa"/>
              <w:right w:w="40" w:type="dxa"/>
            </w:tcMar>
          </w:tcPr>
          <w:p w14:paraId="74306EAD" w14:textId="77777777" w:rsidR="00A42168" w:rsidRPr="00BC7581" w:rsidRDefault="00A42168" w:rsidP="00B37EF3">
            <w:pPr>
              <w:pStyle w:val="HeadingRunIn"/>
            </w:pPr>
            <w:r w:rsidRPr="00BC7581">
              <w:t>0</w:t>
            </w:r>
          </w:p>
        </w:tc>
      </w:tr>
      <w:tr w:rsidR="00A42168" w14:paraId="507FCC39" w14:textId="77777777" w:rsidTr="00F67865">
        <w:trPr>
          <w:trHeight w:val="340"/>
        </w:trPr>
        <w:tc>
          <w:tcPr>
            <w:tcW w:w="1860" w:type="dxa"/>
            <w:tcBorders>
              <w:top w:val="single" w:sz="3" w:space="0" w:color="000000"/>
              <w:left w:val="nil"/>
              <w:bottom w:val="single" w:sz="16" w:space="0" w:color="000000"/>
              <w:right w:val="nil"/>
            </w:tcBorders>
            <w:tcMar>
              <w:top w:w="90" w:type="dxa"/>
              <w:left w:w="80" w:type="dxa"/>
              <w:bottom w:w="70" w:type="dxa"/>
              <w:right w:w="40" w:type="dxa"/>
            </w:tcMar>
          </w:tcPr>
          <w:p w14:paraId="49D73B56" w14:textId="77777777" w:rsidR="00A42168" w:rsidRPr="00BC7581" w:rsidRDefault="00A42168" w:rsidP="00B37EF3">
            <w:pPr>
              <w:pStyle w:val="HeadingRunIn"/>
            </w:pPr>
            <w:r w:rsidRPr="00BC7581">
              <w:t>Minimum</w:t>
            </w:r>
          </w:p>
        </w:tc>
        <w:tc>
          <w:tcPr>
            <w:tcW w:w="1380" w:type="dxa"/>
            <w:tcBorders>
              <w:top w:val="single" w:sz="3" w:space="0" w:color="000000"/>
              <w:left w:val="single" w:sz="3" w:space="0" w:color="000000"/>
              <w:bottom w:val="single" w:sz="16" w:space="0" w:color="000000"/>
              <w:right w:val="single" w:sz="3" w:space="0" w:color="000000"/>
            </w:tcBorders>
            <w:tcMar>
              <w:top w:w="90" w:type="dxa"/>
              <w:left w:w="80" w:type="dxa"/>
              <w:bottom w:w="70" w:type="dxa"/>
              <w:right w:w="40" w:type="dxa"/>
            </w:tcMar>
          </w:tcPr>
          <w:p w14:paraId="610C4016" w14:textId="77777777" w:rsidR="00A42168" w:rsidRPr="00BC7581" w:rsidRDefault="00A42168" w:rsidP="00B37EF3">
            <w:pPr>
              <w:pStyle w:val="HeadingRunIn"/>
            </w:pPr>
            <w:proofErr w:type="spellStart"/>
            <w:r w:rsidRPr="00BC7581">
              <w:t>Vmin</w:t>
            </w:r>
            <w:proofErr w:type="spellEnd"/>
            <w:r w:rsidRPr="00BC7581">
              <w:t>*</w:t>
            </w:r>
          </w:p>
        </w:tc>
        <w:tc>
          <w:tcPr>
            <w:tcW w:w="1380" w:type="dxa"/>
            <w:tcBorders>
              <w:top w:val="single" w:sz="3" w:space="0" w:color="000000"/>
              <w:left w:val="single" w:sz="3" w:space="0" w:color="000000"/>
              <w:bottom w:val="single" w:sz="16" w:space="0" w:color="000000"/>
              <w:right w:val="single" w:sz="3" w:space="0" w:color="000000"/>
            </w:tcBorders>
            <w:tcMar>
              <w:top w:w="90" w:type="dxa"/>
              <w:left w:w="80" w:type="dxa"/>
              <w:bottom w:w="70" w:type="dxa"/>
              <w:right w:w="40" w:type="dxa"/>
            </w:tcMar>
          </w:tcPr>
          <w:p w14:paraId="2E037C3C" w14:textId="77777777" w:rsidR="00A42168" w:rsidRPr="00BC7581" w:rsidRDefault="00A42168" w:rsidP="00B37EF3">
            <w:pPr>
              <w:pStyle w:val="HeadingRunIn"/>
            </w:pPr>
            <w:r w:rsidRPr="00BC7581">
              <w:t>0</w:t>
            </w:r>
          </w:p>
        </w:tc>
        <w:tc>
          <w:tcPr>
            <w:tcW w:w="1380" w:type="dxa"/>
            <w:tcBorders>
              <w:top w:val="single" w:sz="3" w:space="0" w:color="000000"/>
              <w:left w:val="single" w:sz="3" w:space="0" w:color="000000"/>
              <w:bottom w:val="single" w:sz="16" w:space="0" w:color="000000"/>
              <w:right w:val="single" w:sz="3" w:space="0" w:color="000000"/>
            </w:tcBorders>
            <w:tcMar>
              <w:top w:w="90" w:type="dxa"/>
              <w:left w:w="80" w:type="dxa"/>
              <w:bottom w:w="70" w:type="dxa"/>
              <w:right w:w="40" w:type="dxa"/>
            </w:tcMar>
          </w:tcPr>
          <w:p w14:paraId="56C1E762" w14:textId="77777777" w:rsidR="00A42168" w:rsidRPr="00BC7581" w:rsidRDefault="00A42168" w:rsidP="00B37EF3">
            <w:pPr>
              <w:pStyle w:val="HeadingRunIn"/>
            </w:pPr>
            <w:r w:rsidRPr="00BC7581">
              <w:t>0</w:t>
            </w:r>
          </w:p>
        </w:tc>
        <w:tc>
          <w:tcPr>
            <w:tcW w:w="1110" w:type="dxa"/>
            <w:tcBorders>
              <w:top w:val="single" w:sz="3" w:space="0" w:color="000000"/>
              <w:left w:val="single" w:sz="3" w:space="0" w:color="000000"/>
              <w:bottom w:val="single" w:sz="16" w:space="0" w:color="000000"/>
              <w:right w:val="single" w:sz="3" w:space="0" w:color="000000"/>
            </w:tcBorders>
            <w:tcMar>
              <w:top w:w="90" w:type="dxa"/>
              <w:left w:w="80" w:type="dxa"/>
              <w:bottom w:w="70" w:type="dxa"/>
              <w:right w:w="40" w:type="dxa"/>
            </w:tcMar>
          </w:tcPr>
          <w:p w14:paraId="67D66F6B" w14:textId="77777777" w:rsidR="00A42168" w:rsidRPr="00BC7581" w:rsidRDefault="00A42168" w:rsidP="00B37EF3">
            <w:pPr>
              <w:pStyle w:val="HeadingRunIn"/>
            </w:pPr>
            <w:r w:rsidRPr="00BC7581">
              <w:t>0</w:t>
            </w:r>
          </w:p>
        </w:tc>
        <w:tc>
          <w:tcPr>
            <w:tcW w:w="1260" w:type="dxa"/>
            <w:tcBorders>
              <w:top w:val="single" w:sz="3" w:space="0" w:color="000000"/>
              <w:left w:val="single" w:sz="3" w:space="0" w:color="000000"/>
              <w:bottom w:val="single" w:sz="16" w:space="0" w:color="000000"/>
              <w:right w:val="single" w:sz="3" w:space="0" w:color="000000"/>
            </w:tcBorders>
            <w:tcMar>
              <w:top w:w="90" w:type="dxa"/>
              <w:left w:w="80" w:type="dxa"/>
              <w:bottom w:w="70" w:type="dxa"/>
              <w:right w:w="40" w:type="dxa"/>
            </w:tcMar>
          </w:tcPr>
          <w:p w14:paraId="287D4D64" w14:textId="77777777" w:rsidR="00A42168" w:rsidRPr="00BC7581" w:rsidRDefault="00A42168" w:rsidP="00B37EF3">
            <w:pPr>
              <w:pStyle w:val="HeadingRunIn"/>
            </w:pPr>
            <w:r w:rsidRPr="00BC7581">
              <w:t>0</w:t>
            </w:r>
          </w:p>
        </w:tc>
        <w:tc>
          <w:tcPr>
            <w:tcW w:w="1170" w:type="dxa"/>
            <w:tcBorders>
              <w:top w:val="single" w:sz="3" w:space="0" w:color="000000"/>
              <w:left w:val="single" w:sz="3" w:space="0" w:color="000000"/>
              <w:bottom w:val="single" w:sz="16" w:space="0" w:color="000000"/>
              <w:right w:val="nil"/>
            </w:tcBorders>
            <w:tcMar>
              <w:top w:w="90" w:type="dxa"/>
              <w:left w:w="80" w:type="dxa"/>
              <w:bottom w:w="70" w:type="dxa"/>
              <w:right w:w="40" w:type="dxa"/>
            </w:tcMar>
          </w:tcPr>
          <w:p w14:paraId="6A0EAFEB" w14:textId="77777777" w:rsidR="00A42168" w:rsidRPr="00BC7581" w:rsidRDefault="00A42168" w:rsidP="00B37EF3">
            <w:pPr>
              <w:pStyle w:val="HeadingRunIn"/>
            </w:pPr>
            <w:r w:rsidRPr="00BC7581">
              <w:t>0</w:t>
            </w:r>
          </w:p>
        </w:tc>
      </w:tr>
    </w:tbl>
    <w:p w14:paraId="51CA783A" w14:textId="77777777" w:rsidR="00A42168" w:rsidRPr="00BC7581" w:rsidRDefault="00A42168" w:rsidP="00A42168">
      <w:pPr>
        <w:pStyle w:val="HeadingRunIn"/>
      </w:pPr>
    </w:p>
    <w:p w14:paraId="2EBB9B3B" w14:textId="01CF0756" w:rsidR="009045A3" w:rsidRDefault="00573EBA" w:rsidP="0087618D">
      <w:pPr>
        <w:pStyle w:val="Heading3"/>
        <w:rPr>
          <w:ins w:id="4424" w:author="Hwakong Cheng" w:date="2022-10-06T12:32:00Z"/>
        </w:rPr>
      </w:pPr>
      <w:ins w:id="4425" w:author="Hwakong Cheng" w:date="2022-10-06T12:32:00Z">
        <w:r w:rsidRPr="00DC5BE1">
          <w:rPr>
            <w:rStyle w:val="Toggle"/>
            <w:rPrChange w:id="4426" w:author="Hwakong Cheng" w:date="2022-10-07T14:45:00Z">
              <w:rPr/>
            </w:rPrChange>
          </w:rPr>
          <w:t xml:space="preserve">[VENT </w:t>
        </w:r>
        <w:proofErr w:type="gramStart"/>
        <w:r w:rsidRPr="00DC5BE1">
          <w:rPr>
            <w:rStyle w:val="Toggle"/>
            <w:rPrChange w:id="4427" w:author="Hwakong Cheng" w:date="2022-10-07T14:45:00Z">
              <w:rPr/>
            </w:rPrChange>
          </w:rPr>
          <w:t>621]</w:t>
        </w:r>
      </w:ins>
      <w:r w:rsidR="009045A3" w:rsidRPr="00BC7581">
        <w:t>Control</w:t>
      </w:r>
      <w:proofErr w:type="gramEnd"/>
      <w:r w:rsidR="009045A3" w:rsidRPr="00BC7581">
        <w:t xml:space="preserve"> logic is depicted schematically in </w:t>
      </w:r>
      <w:r w:rsidR="009045A3">
        <w:t>Figure 5.8.5</w:t>
      </w:r>
      <w:r w:rsidR="009045A3" w:rsidRPr="00BC7581">
        <w:t xml:space="preserve"> and described in the following </w:t>
      </w:r>
      <w:r w:rsidR="009045A3">
        <w:t>subsections.</w:t>
      </w:r>
      <w:r w:rsidR="009045A3" w:rsidRPr="00BC7581">
        <w:t xml:space="preserve"> In </w:t>
      </w:r>
      <w:r w:rsidR="009045A3">
        <w:t>Figure 5.8.5</w:t>
      </w:r>
      <w:r w:rsidR="009045A3" w:rsidRPr="00BC7581">
        <w:t xml:space="preserve">, OA-min is </w:t>
      </w:r>
      <w:proofErr w:type="spellStart"/>
      <w:r w:rsidR="009045A3" w:rsidRPr="00BC7581">
        <w:t>Voz</w:t>
      </w:r>
      <w:proofErr w:type="spellEnd"/>
      <w:del w:id="4428" w:author="Hwakong Cheng" w:date="2022-10-06T12:32:00Z">
        <w:r w:rsidR="009045A3" w:rsidRPr="00BC7581" w:rsidDel="00573EBA">
          <w:delText xml:space="preserve"> (</w:delText>
        </w:r>
        <w:commentRangeStart w:id="4429"/>
        <w:commentRangeStart w:id="4430"/>
        <w:r w:rsidR="009045A3" w:rsidRPr="00BC7581" w:rsidDel="00573EBA">
          <w:delText xml:space="preserve">if using ASHRAE Standard 62.1 </w:delText>
        </w:r>
      </w:del>
      <w:commentRangeEnd w:id="4429"/>
      <w:r w:rsidR="00B2676A">
        <w:rPr>
          <w:rStyle w:val="CommentReference"/>
          <w:rFonts w:cstheme="minorBidi"/>
        </w:rPr>
        <w:commentReference w:id="4429"/>
      </w:r>
      <w:commentRangeEnd w:id="4430"/>
      <w:r w:rsidR="007A6056">
        <w:rPr>
          <w:rStyle w:val="CommentReference"/>
          <w:rFonts w:cstheme="minorBidi"/>
        </w:rPr>
        <w:commentReference w:id="4430"/>
      </w:r>
      <w:del w:id="4431" w:author="Hwakong Cheng" w:date="2022-10-06T12:32:00Z">
        <w:r w:rsidR="009045A3" w:rsidRPr="00BC7581" w:rsidDel="00573EBA">
          <w:delText xml:space="preserve">ventilation logic) or Zone-Abs-OA-min (if using </w:delText>
        </w:r>
        <w:r w:rsidR="009045A3" w:rsidDel="00573EBA">
          <w:delText xml:space="preserve">California </w:delText>
        </w:r>
        <w:r w:rsidR="009045A3" w:rsidRPr="00BC7581" w:rsidDel="00573EBA">
          <w:delText>Title 24 ventilation logic)</w:delText>
        </w:r>
      </w:del>
      <w:r w:rsidR="009045A3" w:rsidRPr="00BC7581">
        <w:t>.</w:t>
      </w:r>
    </w:p>
    <w:p w14:paraId="0D96B83B" w14:textId="76755DBA" w:rsidR="00573EBA" w:rsidRDefault="00573EBA" w:rsidP="0087618D">
      <w:pPr>
        <w:pStyle w:val="Heading3"/>
      </w:pPr>
      <w:ins w:id="4432" w:author="Hwakong Cheng" w:date="2022-10-06T12:32:00Z">
        <w:r w:rsidRPr="00DC5BE1">
          <w:rPr>
            <w:rStyle w:val="Toggle"/>
            <w:rPrChange w:id="4433" w:author="Hwakong Cheng" w:date="2022-10-07T14:45:00Z">
              <w:rPr/>
            </w:rPrChange>
          </w:rPr>
          <w:t>[VENT T</w:t>
        </w:r>
        <w:proofErr w:type="gramStart"/>
        <w:r w:rsidRPr="00DC5BE1">
          <w:rPr>
            <w:rStyle w:val="Toggle"/>
            <w:rPrChange w:id="4434" w:author="Hwakong Cheng" w:date="2022-10-07T14:45:00Z">
              <w:rPr/>
            </w:rPrChange>
          </w:rPr>
          <w:t>24]</w:t>
        </w:r>
        <w:r w:rsidRPr="00BC7581">
          <w:t>Control</w:t>
        </w:r>
        <w:proofErr w:type="gramEnd"/>
        <w:r w:rsidRPr="00BC7581">
          <w:t xml:space="preserve"> logic is depicted schematically in </w:t>
        </w:r>
        <w:r>
          <w:t>Figure 5.8.5</w:t>
        </w:r>
        <w:r w:rsidRPr="00BC7581">
          <w:t xml:space="preserve"> and described in the following </w:t>
        </w:r>
        <w:r>
          <w:t>subsections.</w:t>
        </w:r>
        <w:r w:rsidRPr="00BC7581">
          <w:t xml:space="preserve"> In </w:t>
        </w:r>
        <w:r>
          <w:t>Figure 5.8.5</w:t>
        </w:r>
        <w:r w:rsidRPr="00BC7581">
          <w:t>, OA-min is Zone-Abs-OA-min.</w:t>
        </w:r>
      </w:ins>
    </w:p>
    <w:p w14:paraId="6C54E077" w14:textId="2F6755E2" w:rsidR="00A42168" w:rsidRDefault="004B4A35" w:rsidP="00A42168">
      <w:pPr>
        <w:jc w:val="center"/>
      </w:pPr>
      <w:r>
        <w:rPr>
          <w:noProof/>
        </w:rPr>
        <w:lastRenderedPageBreak/>
        <mc:AlternateContent>
          <mc:Choice Requires="wpc">
            <w:drawing>
              <wp:inline distT="0" distB="0" distL="0" distR="0" wp14:anchorId="6A811B0C" wp14:editId="0DB146D7">
                <wp:extent cx="5943600" cy="3647281"/>
                <wp:effectExtent l="0" t="0" r="76200" b="67945"/>
                <wp:docPr id="361" name="Canvas 36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61" name="Line 363"/>
                        <wps:cNvCnPr>
                          <a:cxnSpLocks noChangeShapeType="1"/>
                        </wps:cNvCnPr>
                        <wps:spPr bwMode="auto">
                          <a:xfrm>
                            <a:off x="850648" y="0"/>
                            <a:ext cx="635" cy="3250565"/>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162" name="Line 364"/>
                        <wps:cNvCnPr>
                          <a:cxnSpLocks noChangeShapeType="1"/>
                        </wps:cNvCnPr>
                        <wps:spPr bwMode="auto">
                          <a:xfrm flipV="1">
                            <a:off x="850648" y="3250565"/>
                            <a:ext cx="5031740" cy="1905"/>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163" name="Line 365"/>
                        <wps:cNvCnPr>
                          <a:cxnSpLocks noChangeShapeType="1"/>
                        </wps:cNvCnPr>
                        <wps:spPr bwMode="auto">
                          <a:xfrm flipH="1" flipV="1">
                            <a:off x="850648" y="2762250"/>
                            <a:ext cx="2790825" cy="635"/>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164" name="Line 366"/>
                        <wps:cNvCnPr>
                          <a:cxnSpLocks noChangeShapeType="1"/>
                        </wps:cNvCnPr>
                        <wps:spPr bwMode="auto">
                          <a:xfrm>
                            <a:off x="2004443" y="34925"/>
                            <a:ext cx="1024890" cy="3217545"/>
                          </a:xfrm>
                          <a:prstGeom prst="line">
                            <a:avLst/>
                          </a:prstGeom>
                          <a:noFill/>
                          <a:ln w="0">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65" name="Rectangle 367"/>
                        <wps:cNvSpPr>
                          <a:spLocks noChangeArrowheads="1"/>
                        </wps:cNvSpPr>
                        <wps:spPr bwMode="auto">
                          <a:xfrm>
                            <a:off x="2528318" y="114300"/>
                            <a:ext cx="944880" cy="6235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3F2805" w14:textId="77777777" w:rsidR="00D878EF" w:rsidRPr="007E18AB" w:rsidRDefault="00D878EF" w:rsidP="004B4A35">
                              <w:pPr>
                                <w:autoSpaceDE w:val="0"/>
                                <w:autoSpaceDN w:val="0"/>
                                <w:adjustRightInd w:val="0"/>
                                <w:rPr>
                                  <w:rFonts w:cs="Arial"/>
                                  <w:color w:val="000000"/>
                                  <w:szCs w:val="24"/>
                                </w:rPr>
                              </w:pPr>
                              <w:r w:rsidRPr="007E18AB">
                                <w:rPr>
                                  <w:color w:val="000000"/>
                                </w:rPr>
                                <w:t>Discharge Air Temperature Setpoint</w:t>
                              </w:r>
                            </w:p>
                          </w:txbxContent>
                        </wps:txbx>
                        <wps:bodyPr rot="0" vert="horz" wrap="square" lIns="0" tIns="0" rIns="0" bIns="0" anchor="t" anchorCtr="0" upright="1">
                          <a:noAutofit/>
                        </wps:bodyPr>
                      </wps:wsp>
                      <wps:wsp>
                        <wps:cNvPr id="166" name="Line 368"/>
                        <wps:cNvCnPr>
                          <a:cxnSpLocks noChangeShapeType="1"/>
                        </wps:cNvCnPr>
                        <wps:spPr bwMode="auto">
                          <a:xfrm>
                            <a:off x="759843" y="3609340"/>
                            <a:ext cx="2302510" cy="635"/>
                          </a:xfrm>
                          <a:prstGeom prst="line">
                            <a:avLst/>
                          </a:prstGeom>
                          <a:noFill/>
                          <a:ln w="9525">
                            <a:solidFill>
                              <a:srgbClr val="000000"/>
                            </a:solidFill>
                            <a:round/>
                            <a:headEnd type="triangle" w="med" len="med"/>
                            <a:tailEnd type="oval" w="med" len="med"/>
                          </a:ln>
                          <a:extLst>
                            <a:ext uri="{909E8E84-426E-40DD-AFC4-6F175D3DCCD1}">
                              <a14:hiddenFill xmlns:a14="http://schemas.microsoft.com/office/drawing/2010/main">
                                <a:noFill/>
                              </a14:hiddenFill>
                            </a:ext>
                          </a:extLst>
                        </wps:spPr>
                        <wps:bodyPr/>
                      </wps:wsp>
                      <wps:wsp>
                        <wps:cNvPr id="167" name="Rectangle 369"/>
                        <wps:cNvSpPr>
                          <a:spLocks noChangeArrowheads="1"/>
                        </wps:cNvSpPr>
                        <wps:spPr bwMode="auto">
                          <a:xfrm>
                            <a:off x="1076708" y="3345180"/>
                            <a:ext cx="1504316" cy="332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EEF48D" w14:textId="2A05F0DD" w:rsidR="00D878EF" w:rsidRPr="00274066" w:rsidRDefault="00D878EF" w:rsidP="004B4A35">
                              <w:pPr>
                                <w:pStyle w:val="NoSpacing"/>
                                <w:jc w:val="center"/>
                                <w:rPr>
                                  <w:rFonts w:cs="Arial"/>
                                  <w:sz w:val="24"/>
                                  <w:szCs w:val="24"/>
                                </w:rPr>
                              </w:pPr>
                              <w:r>
                                <w:t>Heating Loop</w:t>
                              </w:r>
                              <w:r w:rsidRPr="00274066">
                                <w:t xml:space="preserve"> Signal</w:t>
                              </w:r>
                            </w:p>
                          </w:txbxContent>
                        </wps:txbx>
                        <wps:bodyPr rot="0" vert="horz" wrap="square" lIns="0" tIns="0" rIns="0" bIns="0" anchor="t" anchorCtr="0" upright="1">
                          <a:noAutofit/>
                        </wps:bodyPr>
                      </wps:wsp>
                      <wps:wsp>
                        <wps:cNvPr id="169" name="Rectangle 370"/>
                        <wps:cNvSpPr>
                          <a:spLocks noChangeArrowheads="1"/>
                        </wps:cNvSpPr>
                        <wps:spPr bwMode="auto">
                          <a:xfrm>
                            <a:off x="4004693" y="3345180"/>
                            <a:ext cx="1650365" cy="332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28898F" w14:textId="4976C923" w:rsidR="00D878EF" w:rsidRPr="00274066" w:rsidRDefault="00D878EF" w:rsidP="004B4A35">
                              <w:pPr>
                                <w:pStyle w:val="NoSpacing"/>
                                <w:jc w:val="center"/>
                                <w:rPr>
                                  <w:rFonts w:cs="Arial"/>
                                  <w:sz w:val="24"/>
                                  <w:szCs w:val="24"/>
                                </w:rPr>
                              </w:pPr>
                              <w:r>
                                <w:t>Cooling Loop</w:t>
                              </w:r>
                              <w:r w:rsidRPr="00274066">
                                <w:t xml:space="preserve"> Signal</w:t>
                              </w:r>
                            </w:p>
                          </w:txbxContent>
                        </wps:txbx>
                        <wps:bodyPr rot="0" vert="horz" wrap="square" lIns="0" tIns="0" rIns="0" bIns="0" anchor="t" anchorCtr="0" upright="1">
                          <a:noAutofit/>
                        </wps:bodyPr>
                      </wps:wsp>
                      <wps:wsp>
                        <wps:cNvPr id="170" name="Line 371"/>
                        <wps:cNvCnPr>
                          <a:cxnSpLocks noChangeShapeType="1"/>
                        </wps:cNvCnPr>
                        <wps:spPr bwMode="auto">
                          <a:xfrm>
                            <a:off x="3614168" y="3615690"/>
                            <a:ext cx="2302510" cy="635"/>
                          </a:xfrm>
                          <a:prstGeom prst="line">
                            <a:avLst/>
                          </a:prstGeom>
                          <a:noFill/>
                          <a:ln w="9525">
                            <a:solidFill>
                              <a:srgbClr val="00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171" name="Line 372"/>
                        <wps:cNvCnPr>
                          <a:cxnSpLocks noChangeShapeType="1"/>
                        </wps:cNvCnPr>
                        <wps:spPr bwMode="auto">
                          <a:xfrm flipH="1">
                            <a:off x="2004443" y="2562860"/>
                            <a:ext cx="1637665" cy="635"/>
                          </a:xfrm>
                          <a:prstGeom prst="line">
                            <a:avLst/>
                          </a:prstGeom>
                          <a:noFill/>
                          <a:ln w="19050">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172" name="Text Box 373"/>
                        <wps:cNvSpPr txBox="1">
                          <a:spLocks noChangeArrowheads="1"/>
                        </wps:cNvSpPr>
                        <wps:spPr bwMode="auto">
                          <a:xfrm>
                            <a:off x="4519043" y="2334004"/>
                            <a:ext cx="1155065" cy="630556"/>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231FF99" w14:textId="77777777" w:rsidR="00D878EF" w:rsidRDefault="00D878EF" w:rsidP="004B4A35">
                              <w:pPr>
                                <w:pStyle w:val="NoSpacing"/>
                              </w:pPr>
                              <w:r>
                                <w:t>Active Primary Airflow Setpoint, Vspt</w:t>
                              </w:r>
                            </w:p>
                          </w:txbxContent>
                        </wps:txbx>
                        <wps:bodyPr rot="0" vert="horz" wrap="square" lIns="91440" tIns="45720" rIns="91440" bIns="45720" anchor="t" anchorCtr="0" upright="1">
                          <a:noAutofit/>
                        </wps:bodyPr>
                      </wps:wsp>
                      <wps:wsp>
                        <wps:cNvPr id="173" name="Line 374"/>
                        <wps:cNvCnPr>
                          <a:cxnSpLocks noChangeShapeType="1"/>
                        </wps:cNvCnPr>
                        <wps:spPr bwMode="auto">
                          <a:xfrm flipH="1" flipV="1">
                            <a:off x="4072638" y="2246630"/>
                            <a:ext cx="493395" cy="2590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74" name="Text Box 375"/>
                        <wps:cNvSpPr txBox="1">
                          <a:spLocks noChangeArrowheads="1"/>
                        </wps:cNvSpPr>
                        <wps:spPr bwMode="auto">
                          <a:xfrm>
                            <a:off x="112143" y="2634572"/>
                            <a:ext cx="783590" cy="615569"/>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32789D2" w14:textId="73A5BB6F" w:rsidR="00D878EF" w:rsidRPr="00274066" w:rsidRDefault="00D878EF" w:rsidP="004B4A35">
                              <w:pPr>
                                <w:pStyle w:val="NoSpacing"/>
                                <w:jc w:val="right"/>
                              </w:pPr>
                              <w:r w:rsidRPr="00274066">
                                <w:t xml:space="preserve">Minimum </w:t>
                              </w:r>
                            </w:p>
                          </w:txbxContent>
                        </wps:txbx>
                        <wps:bodyPr rot="0" vert="horz" wrap="square" lIns="91440" tIns="45720" rIns="91440" bIns="45720" anchor="t" anchorCtr="0" upright="1">
                          <a:noAutofit/>
                        </wps:bodyPr>
                      </wps:wsp>
                      <wps:wsp>
                        <wps:cNvPr id="175" name="Line 376"/>
                        <wps:cNvCnPr>
                          <a:cxnSpLocks noChangeShapeType="1"/>
                        </wps:cNvCnPr>
                        <wps:spPr bwMode="auto">
                          <a:xfrm flipH="1">
                            <a:off x="3641473" y="34925"/>
                            <a:ext cx="2272665" cy="2727960"/>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176" name="Line 377"/>
                        <wps:cNvCnPr>
                          <a:cxnSpLocks noChangeShapeType="1"/>
                        </wps:cNvCnPr>
                        <wps:spPr bwMode="auto">
                          <a:xfrm flipH="1">
                            <a:off x="2187323" y="474980"/>
                            <a:ext cx="312420" cy="15875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77" name="Text Box 378"/>
                        <wps:cNvSpPr txBox="1">
                          <a:spLocks noChangeArrowheads="1"/>
                        </wps:cNvSpPr>
                        <wps:spPr bwMode="auto">
                          <a:xfrm>
                            <a:off x="4446019" y="1"/>
                            <a:ext cx="1409066" cy="32385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EDEECDF" w14:textId="77777777" w:rsidR="00D878EF" w:rsidRDefault="00D878EF" w:rsidP="004B4A35">
                              <w:pPr>
                                <w:pStyle w:val="NoSpacing"/>
                              </w:pPr>
                              <w:r>
                                <w:t>Cooling Maximum</w:t>
                              </w:r>
                            </w:p>
                          </w:txbxContent>
                        </wps:txbx>
                        <wps:bodyPr rot="0" vert="horz" wrap="square" lIns="91440" tIns="45720" rIns="91440" bIns="45720" anchor="t" anchorCtr="0" upright="1">
                          <a:noAutofit/>
                        </wps:bodyPr>
                      </wps:wsp>
                      <wps:wsp>
                        <wps:cNvPr id="178" name="Line 379"/>
                        <wps:cNvCnPr>
                          <a:cxnSpLocks noChangeShapeType="1"/>
                        </wps:cNvCnPr>
                        <wps:spPr bwMode="auto">
                          <a:xfrm>
                            <a:off x="3642743" y="2563495"/>
                            <a:ext cx="361950" cy="425450"/>
                          </a:xfrm>
                          <a:prstGeom prst="line">
                            <a:avLst/>
                          </a:prstGeom>
                          <a:noFill/>
                          <a:ln w="19050">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179" name="Line 380"/>
                        <wps:cNvCnPr>
                          <a:cxnSpLocks noChangeShapeType="1"/>
                        </wps:cNvCnPr>
                        <wps:spPr bwMode="auto">
                          <a:xfrm flipH="1">
                            <a:off x="850648" y="34925"/>
                            <a:ext cx="1153795" cy="635"/>
                          </a:xfrm>
                          <a:prstGeom prst="line">
                            <a:avLst/>
                          </a:prstGeom>
                          <a:noFill/>
                          <a:ln w="0">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80" name="Line 381"/>
                        <wps:cNvCnPr>
                          <a:cxnSpLocks noChangeShapeType="1"/>
                        </wps:cNvCnPr>
                        <wps:spPr bwMode="auto">
                          <a:xfrm flipH="1" flipV="1">
                            <a:off x="851283" y="1221105"/>
                            <a:ext cx="1153160" cy="1341755"/>
                          </a:xfrm>
                          <a:prstGeom prst="line">
                            <a:avLst/>
                          </a:prstGeom>
                          <a:noFill/>
                          <a:ln w="19050">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181" name="Line 382"/>
                        <wps:cNvCnPr>
                          <a:cxnSpLocks noChangeShapeType="1"/>
                        </wps:cNvCnPr>
                        <wps:spPr bwMode="auto">
                          <a:xfrm flipH="1">
                            <a:off x="3995168" y="2989580"/>
                            <a:ext cx="127635" cy="635"/>
                          </a:xfrm>
                          <a:prstGeom prst="line">
                            <a:avLst/>
                          </a:prstGeom>
                          <a:noFill/>
                          <a:ln w="19050">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182" name="Line 383"/>
                        <wps:cNvCnPr>
                          <a:cxnSpLocks noChangeShapeType="1"/>
                        </wps:cNvCnPr>
                        <wps:spPr bwMode="auto">
                          <a:xfrm>
                            <a:off x="4122168" y="2988310"/>
                            <a:ext cx="635" cy="262255"/>
                          </a:xfrm>
                          <a:prstGeom prst="line">
                            <a:avLst/>
                          </a:prstGeom>
                          <a:noFill/>
                          <a:ln w="19050">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183" name="Line 384"/>
                        <wps:cNvCnPr>
                          <a:cxnSpLocks noChangeShapeType="1"/>
                        </wps:cNvCnPr>
                        <wps:spPr bwMode="auto">
                          <a:xfrm flipH="1">
                            <a:off x="2005078" y="1975485"/>
                            <a:ext cx="2000250" cy="635"/>
                          </a:xfrm>
                          <a:prstGeom prst="line">
                            <a:avLst/>
                          </a:prstGeom>
                          <a:noFill/>
                          <a:ln w="9525">
                            <a:solidFill>
                              <a:srgbClr val="000000"/>
                            </a:solidFill>
                            <a:prstDash val="lgDashDot"/>
                            <a:round/>
                            <a:headEnd/>
                            <a:tailEnd/>
                          </a:ln>
                          <a:extLst>
                            <a:ext uri="{909E8E84-426E-40DD-AFC4-6F175D3DCCD1}">
                              <a14:hiddenFill xmlns:a14="http://schemas.microsoft.com/office/drawing/2010/main">
                                <a:noFill/>
                              </a14:hiddenFill>
                            </a:ext>
                          </a:extLst>
                        </wps:spPr>
                        <wps:bodyPr/>
                      </wps:wsp>
                      <wps:wsp>
                        <wps:cNvPr id="184" name="Line 385"/>
                        <wps:cNvCnPr>
                          <a:cxnSpLocks noChangeShapeType="1"/>
                        </wps:cNvCnPr>
                        <wps:spPr bwMode="auto">
                          <a:xfrm flipH="1" flipV="1">
                            <a:off x="851918" y="633730"/>
                            <a:ext cx="1153160" cy="1341755"/>
                          </a:xfrm>
                          <a:prstGeom prst="line">
                            <a:avLst/>
                          </a:prstGeom>
                          <a:noFill/>
                          <a:ln w="9525">
                            <a:solidFill>
                              <a:srgbClr val="000000"/>
                            </a:solidFill>
                            <a:prstDash val="lgDashDot"/>
                            <a:round/>
                            <a:headEnd/>
                            <a:tailEnd/>
                          </a:ln>
                          <a:extLst>
                            <a:ext uri="{909E8E84-426E-40DD-AFC4-6F175D3DCCD1}">
                              <a14:hiddenFill xmlns:a14="http://schemas.microsoft.com/office/drawing/2010/main">
                                <a:noFill/>
                              </a14:hiddenFill>
                            </a:ext>
                          </a:extLst>
                        </wps:spPr>
                        <wps:bodyPr/>
                      </wps:wsp>
                      <wps:wsp>
                        <wps:cNvPr id="185" name="Line 386"/>
                        <wps:cNvCnPr>
                          <a:cxnSpLocks noChangeShapeType="1"/>
                        </wps:cNvCnPr>
                        <wps:spPr bwMode="auto">
                          <a:xfrm flipH="1">
                            <a:off x="4154553" y="35560"/>
                            <a:ext cx="1727835" cy="2063115"/>
                          </a:xfrm>
                          <a:prstGeom prst="line">
                            <a:avLst/>
                          </a:prstGeom>
                          <a:noFill/>
                          <a:ln w="9525">
                            <a:solidFill>
                              <a:srgbClr val="000000"/>
                            </a:solidFill>
                            <a:prstDash val="lgDashDot"/>
                            <a:round/>
                            <a:headEnd/>
                            <a:tailEnd/>
                          </a:ln>
                          <a:extLst>
                            <a:ext uri="{909E8E84-426E-40DD-AFC4-6F175D3DCCD1}">
                              <a14:hiddenFill xmlns:a14="http://schemas.microsoft.com/office/drawing/2010/main">
                                <a:noFill/>
                              </a14:hiddenFill>
                            </a:ext>
                          </a:extLst>
                        </wps:spPr>
                        <wps:bodyPr/>
                      </wps:wsp>
                      <wps:wsp>
                        <wps:cNvPr id="186" name="Line 387"/>
                        <wps:cNvCnPr>
                          <a:cxnSpLocks noChangeShapeType="1"/>
                        </wps:cNvCnPr>
                        <wps:spPr bwMode="auto">
                          <a:xfrm flipH="1">
                            <a:off x="4005328" y="1808480"/>
                            <a:ext cx="142240" cy="171450"/>
                          </a:xfrm>
                          <a:prstGeom prst="line">
                            <a:avLst/>
                          </a:prstGeom>
                          <a:noFill/>
                          <a:ln w="9525">
                            <a:solidFill>
                              <a:srgbClr val="000000"/>
                            </a:solidFill>
                            <a:prstDash val="lgDashDot"/>
                            <a:round/>
                            <a:headEnd/>
                            <a:tailEnd/>
                          </a:ln>
                          <a:extLst>
                            <a:ext uri="{909E8E84-426E-40DD-AFC4-6F175D3DCCD1}">
                              <a14:hiddenFill xmlns:a14="http://schemas.microsoft.com/office/drawing/2010/main">
                                <a:noFill/>
                              </a14:hiddenFill>
                            </a:ext>
                          </a:extLst>
                        </wps:spPr>
                        <wps:bodyPr/>
                      </wps:wsp>
                      <wps:wsp>
                        <wps:cNvPr id="187" name="Line 388"/>
                        <wps:cNvCnPr>
                          <a:cxnSpLocks noChangeShapeType="1"/>
                        </wps:cNvCnPr>
                        <wps:spPr bwMode="auto">
                          <a:xfrm flipH="1">
                            <a:off x="4147568" y="1808480"/>
                            <a:ext cx="6985" cy="290195"/>
                          </a:xfrm>
                          <a:prstGeom prst="line">
                            <a:avLst/>
                          </a:prstGeom>
                          <a:noFill/>
                          <a:ln w="9525">
                            <a:solidFill>
                              <a:srgbClr val="000000"/>
                            </a:solidFill>
                            <a:prstDash val="lgDashDot"/>
                            <a:round/>
                            <a:headEnd/>
                            <a:tailEnd/>
                          </a:ln>
                          <a:extLst>
                            <a:ext uri="{909E8E84-426E-40DD-AFC4-6F175D3DCCD1}">
                              <a14:hiddenFill xmlns:a14="http://schemas.microsoft.com/office/drawing/2010/main">
                                <a:noFill/>
                              </a14:hiddenFill>
                            </a:ext>
                          </a:extLst>
                        </wps:spPr>
                        <wps:bodyPr/>
                      </wps:wsp>
                      <wps:wsp>
                        <wps:cNvPr id="188" name="Text Box 389"/>
                        <wps:cNvSpPr txBox="1">
                          <a:spLocks noChangeArrowheads="1"/>
                        </wps:cNvSpPr>
                        <wps:spPr bwMode="auto">
                          <a:xfrm>
                            <a:off x="0" y="1099820"/>
                            <a:ext cx="905774" cy="29527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931E79A" w14:textId="77777777" w:rsidR="00D878EF" w:rsidRPr="00274066" w:rsidRDefault="00D878EF" w:rsidP="004B4A35">
                              <w:pPr>
                                <w:pStyle w:val="NoSpacing"/>
                              </w:pPr>
                              <w:r>
                                <w:t>Pfan-htgmax</w:t>
                              </w:r>
                            </w:p>
                          </w:txbxContent>
                        </wps:txbx>
                        <wps:bodyPr rot="0" vert="horz" wrap="square" lIns="91440" tIns="45720" rIns="91440" bIns="45720" anchor="t" anchorCtr="0" upright="1">
                          <a:noAutofit/>
                        </wps:bodyPr>
                      </wps:wsp>
                      <wps:wsp>
                        <wps:cNvPr id="189" name="Rectangle 390"/>
                        <wps:cNvSpPr>
                          <a:spLocks noChangeArrowheads="1"/>
                        </wps:cNvSpPr>
                        <wps:spPr bwMode="auto">
                          <a:xfrm>
                            <a:off x="3507488" y="609600"/>
                            <a:ext cx="1367155" cy="3886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8EDF74" w14:textId="77777777" w:rsidR="00D878EF" w:rsidRDefault="00D878EF" w:rsidP="004B4A35">
                              <w:pPr>
                                <w:pStyle w:val="NoSpacing"/>
                                <w:jc w:val="center"/>
                              </w:pPr>
                              <w:r>
                                <w:t>Total CFM</w:t>
                              </w:r>
                            </w:p>
                            <w:p w14:paraId="161F3D2F" w14:textId="77777777" w:rsidR="00D878EF" w:rsidRPr="007E18AB" w:rsidRDefault="00D878EF" w:rsidP="004B4A35">
                              <w:pPr>
                                <w:pStyle w:val="NoSpacing"/>
                                <w:jc w:val="center"/>
                                <w:rPr>
                                  <w:rFonts w:cs="Arial"/>
                                  <w:sz w:val="24"/>
                                  <w:szCs w:val="24"/>
                                </w:rPr>
                              </w:pPr>
                              <w:r>
                                <w:t>(not directly controlled)</w:t>
                              </w:r>
                            </w:p>
                          </w:txbxContent>
                        </wps:txbx>
                        <wps:bodyPr rot="0" vert="horz" wrap="square" lIns="0" tIns="0" rIns="0" bIns="0" anchor="t" anchorCtr="0" upright="1">
                          <a:noAutofit/>
                        </wps:bodyPr>
                      </wps:wsp>
                      <wps:wsp>
                        <wps:cNvPr id="191" name="Line 391"/>
                        <wps:cNvCnPr>
                          <a:cxnSpLocks noChangeShapeType="1"/>
                        </wps:cNvCnPr>
                        <wps:spPr bwMode="auto">
                          <a:xfrm flipH="1">
                            <a:off x="2834388" y="958850"/>
                            <a:ext cx="1032510" cy="10166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92" name="Line 392"/>
                        <wps:cNvCnPr>
                          <a:cxnSpLocks noChangeShapeType="1"/>
                        </wps:cNvCnPr>
                        <wps:spPr bwMode="auto">
                          <a:xfrm>
                            <a:off x="3866898" y="958850"/>
                            <a:ext cx="832485" cy="43624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93" name="Text Box 393"/>
                        <wps:cNvSpPr txBox="1">
                          <a:spLocks noChangeArrowheads="1"/>
                        </wps:cNvSpPr>
                        <wps:spPr bwMode="auto">
                          <a:xfrm>
                            <a:off x="4154561" y="2872740"/>
                            <a:ext cx="783590" cy="24701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77AF7F6" w14:textId="77777777" w:rsidR="00D878EF" w:rsidRPr="00274066" w:rsidRDefault="00D878EF" w:rsidP="004B4A35">
                              <w:r>
                                <w:t>Pfan-z</w:t>
                              </w:r>
                            </w:p>
                          </w:txbxContent>
                        </wps:txbx>
                        <wps:bodyPr rot="0" vert="horz" wrap="square" lIns="91440" tIns="45720" rIns="91440" bIns="45720" anchor="t" anchorCtr="0" upright="1">
                          <a:noAutofit/>
                        </wps:bodyPr>
                      </wps:wsp>
                      <wps:wsp>
                        <wps:cNvPr id="194" name="Line 394"/>
                        <wps:cNvCnPr>
                          <a:cxnSpLocks noChangeShapeType="1"/>
                        </wps:cNvCnPr>
                        <wps:spPr bwMode="auto">
                          <a:xfrm flipH="1" flipV="1">
                            <a:off x="851918" y="1979930"/>
                            <a:ext cx="5105400" cy="1270"/>
                          </a:xfrm>
                          <a:prstGeom prst="line">
                            <a:avLst/>
                          </a:prstGeom>
                          <a:noFill/>
                          <a:ln w="12700"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195" name="Text Box 395"/>
                        <wps:cNvSpPr txBox="1">
                          <a:spLocks noChangeArrowheads="1"/>
                        </wps:cNvSpPr>
                        <wps:spPr bwMode="auto">
                          <a:xfrm>
                            <a:off x="112143" y="1851660"/>
                            <a:ext cx="738505" cy="61912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3876192" w14:textId="77777777" w:rsidR="00D878EF" w:rsidRPr="009B4A81" w:rsidRDefault="00D878EF" w:rsidP="004B4A35">
                              <w:pPr>
                                <w:pStyle w:val="NoSpacing"/>
                                <w:jc w:val="right"/>
                              </w:pPr>
                              <w:r>
                                <w:t xml:space="preserve">OA-min </w:t>
                              </w:r>
                            </w:p>
                          </w:txbxContent>
                        </wps:txbx>
                        <wps:bodyPr rot="0" vert="horz" wrap="square" lIns="91440" tIns="45720" rIns="91440" bIns="45720" anchor="t" anchorCtr="0" upright="1">
                          <a:noAutofit/>
                        </wps:bodyPr>
                      </wps:wsp>
                      <wps:wsp>
                        <wps:cNvPr id="196" name="Rectangle 396"/>
                        <wps:cNvSpPr>
                          <a:spLocks noChangeArrowheads="1"/>
                        </wps:cNvSpPr>
                        <wps:spPr bwMode="auto">
                          <a:xfrm>
                            <a:off x="2945513" y="1996108"/>
                            <a:ext cx="1059815" cy="4476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B709A4" w14:textId="77777777" w:rsidR="00D878EF" w:rsidRPr="007E18AB" w:rsidRDefault="00D878EF" w:rsidP="004B4A35">
                              <w:pPr>
                                <w:pStyle w:val="NoSpacing"/>
                                <w:rPr>
                                  <w:rFonts w:cs="Arial"/>
                                  <w:sz w:val="24"/>
                                  <w:szCs w:val="24"/>
                                </w:rPr>
                              </w:pPr>
                              <w:r>
                                <w:t>Parallel Fan Airflow Setpoint</w:t>
                              </w:r>
                            </w:p>
                          </w:txbxContent>
                        </wps:txbx>
                        <wps:bodyPr rot="0" vert="horz" wrap="square" lIns="0" tIns="0" rIns="0" bIns="0" anchor="t" anchorCtr="0" upright="1">
                          <a:noAutofit/>
                        </wps:bodyPr>
                      </wps:wsp>
                      <wps:wsp>
                        <wps:cNvPr id="197" name="Line 397"/>
                        <wps:cNvCnPr>
                          <a:cxnSpLocks noChangeShapeType="1"/>
                        </wps:cNvCnPr>
                        <wps:spPr bwMode="auto">
                          <a:xfrm flipH="1">
                            <a:off x="1884289" y="2316684"/>
                            <a:ext cx="1435781" cy="9377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98" name="Line 398"/>
                        <wps:cNvCnPr>
                          <a:cxnSpLocks noChangeShapeType="1"/>
                        </wps:cNvCnPr>
                        <wps:spPr bwMode="auto">
                          <a:xfrm>
                            <a:off x="3319823" y="2316684"/>
                            <a:ext cx="187405" cy="24617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92" name="Rectangle 992"/>
                        <wps:cNvSpPr>
                          <a:spLocks noChangeArrowheads="1"/>
                        </wps:cNvSpPr>
                        <wps:spPr bwMode="auto">
                          <a:xfrm>
                            <a:off x="2495016" y="3345180"/>
                            <a:ext cx="1650365" cy="332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F985C3" w14:textId="77777777" w:rsidR="00D878EF" w:rsidRDefault="00D878EF" w:rsidP="004B4A35">
                              <w:pPr>
                                <w:pStyle w:val="NormalWeb"/>
                                <w:spacing w:before="0" w:beforeAutospacing="0" w:after="0" w:afterAutospacing="0"/>
                                <w:jc w:val="center"/>
                              </w:pPr>
                              <w:r>
                                <w:rPr>
                                  <w:rFonts w:eastAsia="Calibri"/>
                                  <w:sz w:val="22"/>
                                  <w:szCs w:val="22"/>
                                </w:rPr>
                                <w:t>Deadband</w:t>
                              </w:r>
                            </w:p>
                          </w:txbxContent>
                        </wps:txbx>
                        <wps:bodyPr rot="0" vert="horz" wrap="square" lIns="0" tIns="0" rIns="0" bIns="0" anchor="t" anchorCtr="0" upright="1">
                          <a:noAutofit/>
                        </wps:bodyPr>
                      </wps:wsp>
                    </wpc:wpc>
                  </a:graphicData>
                </a:graphic>
              </wp:inline>
            </w:drawing>
          </mc:Choice>
          <mc:Fallback>
            <w:pict>
              <v:group w14:anchorId="6A811B0C" id="Canvas 361" o:spid="_x0000_s1211" editas="canvas" style="width:468pt;height:287.2pt;mso-position-horizontal-relative:char;mso-position-vertical-relative:line" coordsize="59436,364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">
                <v:shape id="_x0000_s1212" type="#_x0000_t75" style="position:absolute;width:59436;height:36468;visibility:visible;mso-wrap-style:square">
                  <v:fill o:detectmouseclick="t"/>
                  <v:path o:connecttype="none"/>
                </v:shape>
                <v:line id="Line 363" o:spid="_x0000_s1213" style="position:absolute;visibility:visible;mso-wrap-style:square" from="8506,0" to="8512,325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" strokeweight=".35mm"/>
                <v:line id="Line 364" o:spid="_x0000_s1214" style="position:absolute;flip:y;visibility:visible;mso-wrap-style:square" from="8506,32505" to="58823,325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" strokeweight=".35mm"/>
                <v:line id="Line 365" o:spid="_x0000_s1215" style="position:absolute;flip:x y;visibility:visible;mso-wrap-style:square" from="8506,27622" to="36414,276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" strokeweight=".35mm"/>
                <v:line id="Line 366" o:spid="_x0000_s1216" style="position:absolute;visibility:visible;mso-wrap-style:square" from="20044,349" to="30293,325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" strokeweight="0">
                  <v:stroke dashstyle="dash"/>
                </v:line>
                <v:rect id="Rectangle 367" o:spid="_x0000_s1217" style="position:absolute;left:25283;top:1143;width:9448;height:6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" filled="f" stroked="f">
                  <v:textbox inset="0,0,0,0">
                    <w:txbxContent>
                      <w:p w14:paraId="153F2805" w14:textId="77777777" w:rsidR="00D878EF" w:rsidRPr="007E18AB" w:rsidRDefault="00D878EF" w:rsidP="004B4A35">
                        <w:pPr>
                          <w:autoSpaceDE w:val="0"/>
                          <w:autoSpaceDN w:val="0"/>
                          <w:adjustRightInd w:val="0"/>
                          <w:rPr>
                            <w:rFonts w:cs="Arial"/>
                            <w:color w:val="000000"/>
                            <w:szCs w:val="24"/>
                          </w:rPr>
                        </w:pPr>
                        <w:r w:rsidRPr="007E18AB">
                          <w:rPr>
                            <w:color w:val="000000"/>
                          </w:rPr>
                          <w:t>Discharge Air Temperature Setpoint</w:t>
                        </w:r>
                      </w:p>
                    </w:txbxContent>
                  </v:textbox>
                </v:rect>
                <v:line id="Line 368" o:spid="_x0000_s1218" style="position:absolute;visibility:visible;mso-wrap-style:square" from="7598,36093" to="30623,360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">
                  <v:stroke startarrow="block" endarrow="oval"/>
                </v:line>
                <v:rect id="Rectangle 369" o:spid="_x0000_s1219" style="position:absolute;left:10767;top:33451;width:15043;height:3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" filled="f" stroked="f">
                  <v:textbox inset="0,0,0,0">
                    <w:txbxContent>
                      <w:p w14:paraId="32EEF48D" w14:textId="2A05F0DD" w:rsidR="00D878EF" w:rsidRPr="00274066" w:rsidRDefault="00D878EF" w:rsidP="004B4A35">
                        <w:pPr>
                          <w:pStyle w:val="NoSpacing"/>
                          <w:jc w:val="center"/>
                          <w:rPr>
                            <w:rFonts w:cs="Arial"/>
                            <w:sz w:val="24"/>
                            <w:szCs w:val="24"/>
                          </w:rPr>
                        </w:pPr>
                        <w:r>
                          <w:t>Heating Loop</w:t>
                        </w:r>
                        <w:r w:rsidRPr="00274066">
                          <w:t xml:space="preserve"> Signal</w:t>
                        </w:r>
                      </w:p>
                    </w:txbxContent>
                  </v:textbox>
                </v:rect>
                <v:rect id="Rectangle 370" o:spid="_x0000_s1220" style="position:absolute;left:40046;top:33451;width:16504;height:3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" filled="f" stroked="f">
                  <v:textbox inset="0,0,0,0">
                    <w:txbxContent>
                      <w:p w14:paraId="1428898F" w14:textId="4976C923" w:rsidR="00D878EF" w:rsidRPr="00274066" w:rsidRDefault="00D878EF" w:rsidP="004B4A35">
                        <w:pPr>
                          <w:pStyle w:val="NoSpacing"/>
                          <w:jc w:val="center"/>
                          <w:rPr>
                            <w:rFonts w:cs="Arial"/>
                            <w:sz w:val="24"/>
                            <w:szCs w:val="24"/>
                          </w:rPr>
                        </w:pPr>
                        <w:r>
                          <w:t>Cooling Loop</w:t>
                        </w:r>
                        <w:r w:rsidRPr="00274066">
                          <w:t xml:space="preserve"> Signal</w:t>
                        </w:r>
                      </w:p>
                    </w:txbxContent>
                  </v:textbox>
                </v:rect>
                <v:line id="Line 371" o:spid="_x0000_s1221" style="position:absolute;visibility:visible;mso-wrap-style:square" from="36141,36156" to="59166,361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">
                  <v:stroke startarrow="oval" endarrow="block"/>
                </v:line>
                <v:line id="Line 372" o:spid="_x0000_s1222" style="position:absolute;flip:x;visibility:visible;mso-wrap-style:square" from="20044,25628" to="36421,25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" strokeweight="1.5pt">
                  <v:stroke dashstyle="longDash"/>
                </v:line>
                <v:shape id="Text Box 373" o:spid="_x0000_s1223" type="#_x0000_t202" style="position:absolute;left:45190;top:23340;width:11551;height:6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" stroked="f">
                  <v:fill opacity="0"/>
                  <v:textbox>
                    <w:txbxContent>
                      <w:p w14:paraId="7231FF99" w14:textId="77777777" w:rsidR="00D878EF" w:rsidRDefault="00D878EF" w:rsidP="004B4A35">
                        <w:pPr>
                          <w:pStyle w:val="NoSpacing"/>
                        </w:pPr>
                        <w:r>
                          <w:t>Active Primary Airflow Setpoint, Vspt</w:t>
                        </w:r>
                      </w:p>
                    </w:txbxContent>
                  </v:textbox>
                </v:shape>
                <v:line id="Line 374" o:spid="_x0000_s1224" style="position:absolute;flip:x y;visibility:visible;mso-wrap-style:square" from="40726,22466" to="45660,250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">
                  <v:stroke endarrow="block"/>
                </v:line>
                <v:shape id="Text Box 375" o:spid="_x0000_s1225" type="#_x0000_t202" style="position:absolute;left:1121;top:26345;width:7836;height:6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" stroked="f">
                  <v:fill opacity="0"/>
                  <v:textbox>
                    <w:txbxContent>
                      <w:p w14:paraId="032789D2" w14:textId="73A5BB6F" w:rsidR="00D878EF" w:rsidRPr="00274066" w:rsidRDefault="00D878EF" w:rsidP="004B4A35">
                        <w:pPr>
                          <w:pStyle w:val="NoSpacing"/>
                          <w:jc w:val="right"/>
                        </w:pPr>
                        <w:r w:rsidRPr="00274066">
                          <w:t xml:space="preserve">Minimum </w:t>
                        </w:r>
                      </w:p>
                    </w:txbxContent>
                  </v:textbox>
                </v:shape>
                <v:line id="Line 376" o:spid="_x0000_s1226" style="position:absolute;flip:x;visibility:visible;mso-wrap-style:square" from="36414,349" to="59141,276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" strokeweight=".35mm"/>
                <v:line id="Line 377" o:spid="_x0000_s1227" style="position:absolute;flip:x;visibility:visible;mso-wrap-style:square" from="21873,4749" to="24997,63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">
                  <v:stroke endarrow="block"/>
                </v:line>
                <v:shape id="Text Box 378" o:spid="_x0000_s1228" type="#_x0000_t202" style="position:absolute;left:44460;width:14090;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" stroked="f">
                  <v:fill opacity="0"/>
                  <v:textbox>
                    <w:txbxContent>
                      <w:p w14:paraId="1EDEECDF" w14:textId="77777777" w:rsidR="00D878EF" w:rsidRDefault="00D878EF" w:rsidP="004B4A35">
                        <w:pPr>
                          <w:pStyle w:val="NoSpacing"/>
                        </w:pPr>
                        <w:r>
                          <w:t>Cooling Maximum</w:t>
                        </w:r>
                      </w:p>
                    </w:txbxContent>
                  </v:textbox>
                </v:shape>
                <v:line id="Line 379" o:spid="_x0000_s1229" style="position:absolute;visibility:visible;mso-wrap-style:square" from="36427,25634" to="40046,298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" strokeweight="1.5pt">
                  <v:stroke dashstyle="longDash"/>
                </v:line>
                <v:line id="Line 380" o:spid="_x0000_s1230" style="position:absolute;flip:x;visibility:visible;mso-wrap-style:square" from="8506,349" to="20044,3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" strokeweight="0">
                  <v:stroke dashstyle="dash"/>
                </v:line>
                <v:line id="Line 381" o:spid="_x0000_s1231" style="position:absolute;flip:x y;visibility:visible;mso-wrap-style:square" from="8512,12211" to="20044,256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" strokeweight="1.5pt">
                  <v:stroke dashstyle="longDash"/>
                </v:line>
                <v:line id="Line 382" o:spid="_x0000_s1232" style="position:absolute;flip:x;visibility:visible;mso-wrap-style:square" from="39951,29895" to="41228,299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" strokeweight="1.5pt">
                  <v:stroke dashstyle="longDash"/>
                </v:line>
                <v:line id="Line 383" o:spid="_x0000_s1233" style="position:absolute;visibility:visible;mso-wrap-style:square" from="41221,29883" to="41228,325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" strokeweight="1.5pt">
                  <v:stroke dashstyle="longDash"/>
                </v:line>
                <v:line id="Line 384" o:spid="_x0000_s1234" style="position:absolute;flip:x;visibility:visible;mso-wrap-style:square" from="20050,19754" to="40053,197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">
                  <v:stroke dashstyle="longDashDot"/>
                </v:line>
                <v:line id="Line 385" o:spid="_x0000_s1235" style="position:absolute;flip:x y;visibility:visible;mso-wrap-style:square" from="8519,6337" to="20050,197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">
                  <v:stroke dashstyle="longDashDot"/>
                </v:line>
                <v:line id="Line 386" o:spid="_x0000_s1236" style="position:absolute;flip:x;visibility:visible;mso-wrap-style:square" from="41545,355" to="58823,209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">
                  <v:stroke dashstyle="longDashDot"/>
                </v:line>
                <v:line id="Line 387" o:spid="_x0000_s1237" style="position:absolute;flip:x;visibility:visible;mso-wrap-style:square" from="40053,18084" to="41475,197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">
                  <v:stroke dashstyle="longDashDot"/>
                </v:line>
                <v:line id="Line 388" o:spid="_x0000_s1238" style="position:absolute;flip:x;visibility:visible;mso-wrap-style:square" from="41475,18084" to="41545,209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">
                  <v:stroke dashstyle="longDashDot"/>
                </v:line>
                <v:shape id="Text Box 389" o:spid="_x0000_s1239" type="#_x0000_t202" style="position:absolute;top:10998;width:9057;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" stroked="f">
                  <v:fill opacity="0"/>
                  <v:textbox>
                    <w:txbxContent>
                      <w:p w14:paraId="6931E79A" w14:textId="77777777" w:rsidR="00D878EF" w:rsidRPr="00274066" w:rsidRDefault="00D878EF" w:rsidP="004B4A35">
                        <w:pPr>
                          <w:pStyle w:val="NoSpacing"/>
                        </w:pPr>
                        <w:r>
                          <w:t>Pfan-htgmax</w:t>
                        </w:r>
                      </w:p>
                    </w:txbxContent>
                  </v:textbox>
                </v:shape>
                <v:rect id="Rectangle 390" o:spid="_x0000_s1240" style="position:absolute;left:35074;top:6096;width:13672;height:3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" filled="f" stroked="f">
                  <v:textbox inset="0,0,0,0">
                    <w:txbxContent>
                      <w:p w14:paraId="3A8EDF74" w14:textId="77777777" w:rsidR="00D878EF" w:rsidRDefault="00D878EF" w:rsidP="004B4A35">
                        <w:pPr>
                          <w:pStyle w:val="NoSpacing"/>
                          <w:jc w:val="center"/>
                        </w:pPr>
                        <w:r>
                          <w:t>Total CFM</w:t>
                        </w:r>
                      </w:p>
                      <w:p w14:paraId="161F3D2F" w14:textId="77777777" w:rsidR="00D878EF" w:rsidRPr="007E18AB" w:rsidRDefault="00D878EF" w:rsidP="004B4A35">
                        <w:pPr>
                          <w:pStyle w:val="NoSpacing"/>
                          <w:jc w:val="center"/>
                          <w:rPr>
                            <w:rFonts w:cs="Arial"/>
                            <w:sz w:val="24"/>
                            <w:szCs w:val="24"/>
                          </w:rPr>
                        </w:pPr>
                        <w:r>
                          <w:t>(not directly controlled)</w:t>
                        </w:r>
                      </w:p>
                    </w:txbxContent>
                  </v:textbox>
                </v:rect>
                <v:line id="Line 391" o:spid="_x0000_s1241" style="position:absolute;flip:x;visibility:visible;mso-wrap-style:square" from="28343,9588" to="38668,197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">
                  <v:stroke endarrow="block"/>
                </v:line>
                <v:line id="Line 392" o:spid="_x0000_s1242" style="position:absolute;visibility:visible;mso-wrap-style:square" from="38668,9588" to="46993,139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">
                  <v:stroke endarrow="block"/>
                </v:line>
                <v:shape id="Text Box 393" o:spid="_x0000_s1243" type="#_x0000_t202" style="position:absolute;left:41545;top:28727;width:7836;height:2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" stroked="f">
                  <v:fill opacity="0"/>
                  <v:textbox>
                    <w:txbxContent>
                      <w:p w14:paraId="477AF7F6" w14:textId="77777777" w:rsidR="00D878EF" w:rsidRPr="00274066" w:rsidRDefault="00D878EF" w:rsidP="004B4A35">
                        <w:r>
                          <w:t>Pfan-z</w:t>
                        </w:r>
                      </w:p>
                    </w:txbxContent>
                  </v:textbox>
                </v:shape>
                <v:line id="Line 394" o:spid="_x0000_s1244" style="position:absolute;flip:x y;visibility:visible;mso-wrap-style:square" from="8519,19799" to="59573,198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" strokeweight="1pt">
                  <v:stroke dashstyle="1 1" endcap="round"/>
                </v:line>
                <v:shape id="Text Box 395" o:spid="_x0000_s1245" type="#_x0000_t202" style="position:absolute;left:1121;top:18516;width:7385;height:6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" stroked="f">
                  <v:fill opacity="0"/>
                  <v:textbox>
                    <w:txbxContent>
                      <w:p w14:paraId="53876192" w14:textId="77777777" w:rsidR="00D878EF" w:rsidRPr="009B4A81" w:rsidRDefault="00D878EF" w:rsidP="004B4A35">
                        <w:pPr>
                          <w:pStyle w:val="NoSpacing"/>
                          <w:jc w:val="right"/>
                        </w:pPr>
                        <w:r>
                          <w:t xml:space="preserve">OA-min </w:t>
                        </w:r>
                      </w:p>
                    </w:txbxContent>
                  </v:textbox>
                </v:shape>
                <v:rect id="Rectangle 396" o:spid="_x0000_s1246" style="position:absolute;left:29455;top:19961;width:10598;height:4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" filled="f" stroked="f">
                  <v:textbox inset="0,0,0,0">
                    <w:txbxContent>
                      <w:p w14:paraId="0BB709A4" w14:textId="77777777" w:rsidR="00D878EF" w:rsidRPr="007E18AB" w:rsidRDefault="00D878EF" w:rsidP="004B4A35">
                        <w:pPr>
                          <w:pStyle w:val="NoSpacing"/>
                          <w:rPr>
                            <w:rFonts w:cs="Arial"/>
                            <w:sz w:val="24"/>
                            <w:szCs w:val="24"/>
                          </w:rPr>
                        </w:pPr>
                        <w:r>
                          <w:t>Parallel Fan Airflow Setpoint</w:t>
                        </w:r>
                      </w:p>
                    </w:txbxContent>
                  </v:textbox>
                </v:rect>
                <v:line id="Line 397" o:spid="_x0000_s1247" style="position:absolute;flip:x;visibility:visible;mso-wrap-style:square" from="18842,23166" to="33200,241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">
                  <v:stroke endarrow="block"/>
                </v:line>
                <v:line id="Line 398" o:spid="_x0000_s1248" style="position:absolute;visibility:visible;mso-wrap-style:square" from="33198,23166" to="35072,256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">
                  <v:stroke endarrow="block"/>
                </v:line>
                <v:rect id="Rectangle 992" o:spid="_x0000_s1249" style="position:absolute;left:24950;top:33451;width:16503;height:3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" filled="f" stroked="f">
                  <v:textbox inset="0,0,0,0">
                    <w:txbxContent>
                      <w:p w14:paraId="07F985C3" w14:textId="77777777" w:rsidR="00D878EF" w:rsidRDefault="00D878EF" w:rsidP="004B4A35">
                        <w:pPr>
                          <w:pStyle w:val="NormalWeb"/>
                          <w:spacing w:before="0" w:beforeAutospacing="0" w:after="0" w:afterAutospacing="0"/>
                          <w:jc w:val="center"/>
                        </w:pPr>
                        <w:r>
                          <w:rPr>
                            <w:rFonts w:eastAsia="Calibri"/>
                            <w:sz w:val="22"/>
                            <w:szCs w:val="22"/>
                          </w:rPr>
                          <w:t>Deadband</w:t>
                        </w:r>
                      </w:p>
                    </w:txbxContent>
                  </v:textbox>
                </v:rect>
                <w10:anchorlock/>
              </v:group>
            </w:pict>
          </mc:Fallback>
        </mc:AlternateContent>
      </w:r>
    </w:p>
    <w:p w14:paraId="5EED4C59" w14:textId="470C0429" w:rsidR="00A42168" w:rsidRPr="00A42168" w:rsidRDefault="00A42168" w:rsidP="00F67865">
      <w:pPr>
        <w:pStyle w:val="FigureCaption"/>
      </w:pPr>
      <w:r w:rsidRPr="00A42168">
        <w:t>Figure 5.8.5 Control logic for variable-volume parallel fan-powered VAV zone.</w:t>
      </w:r>
    </w:p>
    <w:p w14:paraId="6E3EF6D4" w14:textId="569BCF0B" w:rsidR="009045A3" w:rsidRPr="00BC7581" w:rsidRDefault="009045A3" w:rsidP="00B37EF3">
      <w:pPr>
        <w:pStyle w:val="Infobox"/>
      </w:pPr>
      <w:r w:rsidRPr="00BC7581">
        <w:t xml:space="preserve">In the heating </w:t>
      </w:r>
      <w:r w:rsidR="005474F7">
        <w:t>Zone State</w:t>
      </w:r>
      <w:r w:rsidRPr="00BC7581">
        <w:t>, the logic keeps the fan airflow rate low while supply air temperature is increased as the first heating stage. This presumes that the temperature of the air the fan is supplying is neutral or below the space temperature, as it would be if the fan draws air directly from the space</w:t>
      </w:r>
      <w:r>
        <w:rPr>
          <w:bCs/>
        </w:rPr>
        <w:t>,</w:t>
      </w:r>
      <w:r w:rsidRPr="00BC7581">
        <w:t xml:space="preserve"> and as it might be if the fan draws air from a return air plenum that is cooled by roof and wall heat losses. In the past, return air plenums were warmed by recessed light fixtures, but pendent lights are </w:t>
      </w:r>
      <w:r>
        <w:rPr>
          <w:bCs/>
        </w:rPr>
        <w:t>increasingly</w:t>
      </w:r>
      <w:r w:rsidRPr="00BC7581">
        <w:t xml:space="preserve"> common, so the potential for free heating from the plenum is smaller than it was. </w:t>
      </w:r>
      <w:r>
        <w:rPr>
          <w:bCs/>
        </w:rPr>
        <w:t>Because</w:t>
      </w:r>
      <w:r w:rsidRPr="00BC7581">
        <w:t xml:space="preserve"> there is the potential that the plenum is colder than the space due to envelope loads, the logic leads with the supply air temperature rather than with an increase in fan speed. If the designer is confident that the plenum will always be warmer, the logic can be reversed. </w:t>
      </w:r>
    </w:p>
    <w:p w14:paraId="00901F67" w14:textId="12228E82" w:rsidR="009045A3" w:rsidRPr="00BC7581" w:rsidRDefault="009045A3" w:rsidP="0087618D">
      <w:pPr>
        <w:pStyle w:val="Heading4"/>
      </w:pPr>
      <w:r w:rsidRPr="00BC7581">
        <w:t xml:space="preserve">When the </w:t>
      </w:r>
      <w:r w:rsidR="005474F7">
        <w:t>Zone State</w:t>
      </w:r>
      <w:r w:rsidRPr="00BC7581">
        <w:t xml:space="preserve"> </w:t>
      </w:r>
      <w:r w:rsidRPr="00B87A61">
        <w:rPr>
          <w:rFonts w:cs="Times New Roman PS MT"/>
          <w:szCs w:val="20"/>
        </w:rPr>
        <w:t>Is</w:t>
      </w:r>
      <w:r w:rsidRPr="00BC7581">
        <w:t xml:space="preserve"> Cooling</w:t>
      </w:r>
    </w:p>
    <w:p w14:paraId="3411539D" w14:textId="6BFE4A33" w:rsidR="009045A3" w:rsidRPr="00BC7581" w:rsidRDefault="009045A3" w:rsidP="007C1423">
      <w:pPr>
        <w:pStyle w:val="Heading5"/>
      </w:pPr>
      <w:r w:rsidRPr="00BC7581">
        <w:t xml:space="preserve">The </w:t>
      </w:r>
      <w:r>
        <w:rPr>
          <w:rFonts w:cs="Times New Roman PS MT"/>
          <w:bCs/>
          <w:szCs w:val="20"/>
        </w:rPr>
        <w:t>cooling-loop</w:t>
      </w:r>
      <w:r w:rsidRPr="00BC7581">
        <w:t xml:space="preserve"> output shall be mapped to the </w:t>
      </w:r>
      <w:r w:rsidR="00614591">
        <w:t xml:space="preserve">active </w:t>
      </w:r>
      <w:r w:rsidRPr="00BC7581">
        <w:t xml:space="preserve">airflow </w:t>
      </w:r>
      <w:r w:rsidR="00D21A33">
        <w:rPr>
          <w:rFonts w:cs="Times New Roman PS MT"/>
          <w:bCs/>
          <w:szCs w:val="20"/>
        </w:rPr>
        <w:t>setpoint</w:t>
      </w:r>
      <w:r w:rsidRPr="00BC7581">
        <w:t xml:space="preserve"> from the minimum </w:t>
      </w:r>
      <w:r w:rsidR="00614591">
        <w:t xml:space="preserve">endpoint </w:t>
      </w:r>
      <w:r w:rsidRPr="00BC7581">
        <w:t xml:space="preserve">to the cooling maximum </w:t>
      </w:r>
      <w:r w:rsidR="00614591">
        <w:t>endpoint</w:t>
      </w:r>
      <w:r>
        <w:rPr>
          <w:rFonts w:cs="Times New Roman PS MT"/>
          <w:bCs/>
          <w:szCs w:val="20"/>
        </w:rPr>
        <w:t>.</w:t>
      </w:r>
      <w:r w:rsidRPr="00BC7581">
        <w:t xml:space="preserve"> </w:t>
      </w:r>
    </w:p>
    <w:p w14:paraId="17C1736C" w14:textId="1571738D" w:rsidR="009045A3" w:rsidRPr="00BC7581" w:rsidRDefault="009045A3" w:rsidP="007C1423">
      <w:pPr>
        <w:pStyle w:val="Heading6"/>
      </w:pPr>
      <w:r w:rsidRPr="00BC7581">
        <w:t xml:space="preserve">If supply air temperature from the air handler is greater than room temperature, </w:t>
      </w:r>
      <w:r w:rsidR="00614591">
        <w:t xml:space="preserve">the active primary </w:t>
      </w:r>
      <w:r w:rsidRPr="00BC7581">
        <w:t xml:space="preserve">airflow </w:t>
      </w:r>
      <w:r w:rsidR="00D21A33">
        <w:rPr>
          <w:rFonts w:cs="Times New Roman PS MT"/>
          <w:bCs/>
          <w:szCs w:val="20"/>
        </w:rPr>
        <w:t>setpoint</w:t>
      </w:r>
      <w:r w:rsidRPr="00BC7581">
        <w:t xml:space="preserve"> shall be no higher than the minimum</w:t>
      </w:r>
      <w:r w:rsidR="00614591">
        <w:t xml:space="preserve"> endpoint</w:t>
      </w:r>
      <w:r w:rsidRPr="00BC7581">
        <w:t>.</w:t>
      </w:r>
    </w:p>
    <w:p w14:paraId="7375BCDA" w14:textId="77777777" w:rsidR="009045A3" w:rsidRPr="00BC7581" w:rsidRDefault="009045A3" w:rsidP="007C1423">
      <w:pPr>
        <w:pStyle w:val="Heading5"/>
      </w:pPr>
      <w:r w:rsidRPr="00BC7581">
        <w:t xml:space="preserve">Heating coil is </w:t>
      </w:r>
      <w:r w:rsidRPr="00BC7581">
        <w:rPr>
          <w:smallCaps/>
        </w:rPr>
        <w:t>off</w:t>
      </w:r>
      <w:r w:rsidRPr="00BC7581">
        <w:t>.</w:t>
      </w:r>
    </w:p>
    <w:p w14:paraId="06DAEBC0" w14:textId="7637450C" w:rsidR="009045A3" w:rsidRPr="00BC7581" w:rsidRDefault="00B2676A" w:rsidP="007C1423">
      <w:pPr>
        <w:pStyle w:val="Heading5"/>
      </w:pPr>
      <w:ins w:id="4435" w:author="Hwakong Cheng" w:date="2022-10-06T12:33:00Z">
        <w:r w:rsidRPr="00DC5BE1">
          <w:rPr>
            <w:rStyle w:val="Toggle"/>
            <w:rPrChange w:id="4436" w:author="Hwakong Cheng" w:date="2022-10-07T14:45:00Z">
              <w:rPr/>
            </w:rPrChange>
          </w:rPr>
          <w:t>[VENT 621]</w:t>
        </w:r>
      </w:ins>
      <w:del w:id="4437" w:author="Reece Kiriu" w:date="2022-10-19T13:57:00Z">
        <w:r w:rsidR="009045A3" w:rsidRPr="00BC7581" w:rsidDel="00F87E9F">
          <w:delText>If ventilation is according to ASHRAE Standard 62.1-2016</w:delText>
        </w:r>
        <w:r w:rsidR="009045A3" w:rsidDel="00F87E9F">
          <w:rPr>
            <w:rFonts w:cs="Times New Roman PS MT"/>
            <w:bCs/>
            <w:szCs w:val="20"/>
          </w:rPr>
          <w:delText>,</w:delText>
        </w:r>
        <w:r w:rsidR="009045A3" w:rsidDel="00F87E9F">
          <w:rPr>
            <w:rFonts w:cs="Times New Roman PS MT"/>
            <w:szCs w:val="20"/>
          </w:rPr>
          <w:delText xml:space="preserve"> </w:delText>
        </w:r>
        <w:r w:rsidR="009045A3" w:rsidDel="00F87E9F">
          <w:rPr>
            <w:rFonts w:cs="Times New Roman PS MT"/>
            <w:bCs/>
            <w:szCs w:val="20"/>
          </w:rPr>
          <w:delText>i</w:delText>
        </w:r>
      </w:del>
      <w:ins w:id="4438" w:author="Reece Kiriu" w:date="2022-10-19T13:57:00Z">
        <w:r w:rsidR="00F87E9F">
          <w:rPr>
            <w:rFonts w:cs="Times New Roman PS MT"/>
            <w:bCs/>
            <w:szCs w:val="20"/>
          </w:rPr>
          <w:t>I</w:t>
        </w:r>
      </w:ins>
      <w:r w:rsidR="009045A3">
        <w:rPr>
          <w:rFonts w:cs="Times New Roman PS MT"/>
          <w:bCs/>
          <w:szCs w:val="20"/>
        </w:rPr>
        <w:t xml:space="preserve">n </w:t>
      </w:r>
      <w:r w:rsidR="00D21A33">
        <w:rPr>
          <w:rFonts w:cs="Times New Roman PS MT"/>
          <w:bCs/>
          <w:szCs w:val="20"/>
        </w:rPr>
        <w:t>Occupied Mode</w:t>
      </w:r>
      <w:r w:rsidR="009045A3" w:rsidRPr="00BC7581">
        <w:t xml:space="preserve"> only, parallel fan starts when primary airflow drops below </w:t>
      </w:r>
      <w:proofErr w:type="spellStart"/>
      <w:r w:rsidR="009045A3" w:rsidRPr="00BC7581">
        <w:t>Voz</w:t>
      </w:r>
      <w:proofErr w:type="spellEnd"/>
      <w:r w:rsidR="009045A3" w:rsidRPr="00BC7581">
        <w:t xml:space="preserve"> minus one half of </w:t>
      </w:r>
      <w:proofErr w:type="spellStart"/>
      <w:r w:rsidR="009045A3" w:rsidRPr="00BC7581">
        <w:t>Pfan</w:t>
      </w:r>
      <w:proofErr w:type="spellEnd"/>
      <w:r w:rsidR="009045A3" w:rsidRPr="00BC7581">
        <w:t xml:space="preserve">-z and shuts off when primary airflow rises above </w:t>
      </w:r>
      <w:proofErr w:type="spellStart"/>
      <w:r w:rsidR="009045A3" w:rsidRPr="00BC7581">
        <w:t>Voz</w:t>
      </w:r>
      <w:proofErr w:type="spellEnd"/>
      <w:r w:rsidR="009045A3" w:rsidRPr="00BC7581">
        <w:t xml:space="preserve">. Fan airflow rate </w:t>
      </w:r>
      <w:r w:rsidR="00D21A33">
        <w:rPr>
          <w:rFonts w:cs="Times New Roman PS MT"/>
          <w:bCs/>
          <w:szCs w:val="20"/>
        </w:rPr>
        <w:t>setpoint</w:t>
      </w:r>
      <w:r w:rsidR="009045A3" w:rsidRPr="00BC7581">
        <w:t xml:space="preserve"> is equal to </w:t>
      </w:r>
      <w:proofErr w:type="spellStart"/>
      <w:r w:rsidR="009045A3" w:rsidRPr="00BC7581">
        <w:t>Voz</w:t>
      </w:r>
      <w:proofErr w:type="spellEnd"/>
      <w:r w:rsidR="009045A3" w:rsidRPr="00BC7581">
        <w:t xml:space="preserve"> minus the current primary airflow </w:t>
      </w:r>
      <w:r w:rsidR="00D21A33">
        <w:rPr>
          <w:rFonts w:cs="Times New Roman PS MT"/>
          <w:bCs/>
          <w:szCs w:val="20"/>
        </w:rPr>
        <w:t>setpoint</w:t>
      </w:r>
      <w:r w:rsidR="009045A3" w:rsidRPr="00BC7581">
        <w:t>.</w:t>
      </w:r>
    </w:p>
    <w:p w14:paraId="1792D9E1" w14:textId="28DB30C0" w:rsidR="009045A3" w:rsidRPr="00BC7581" w:rsidRDefault="00B2676A" w:rsidP="007C1423">
      <w:pPr>
        <w:pStyle w:val="Heading5"/>
      </w:pPr>
      <w:ins w:id="4439" w:author="Hwakong Cheng" w:date="2022-10-06T12:33:00Z">
        <w:r w:rsidRPr="00DC5BE1">
          <w:rPr>
            <w:rStyle w:val="Toggle"/>
            <w:rPrChange w:id="4440" w:author="Hwakong Cheng" w:date="2022-10-07T14:45:00Z">
              <w:rPr/>
            </w:rPrChange>
          </w:rPr>
          <w:t>[VENT T24]</w:t>
        </w:r>
      </w:ins>
      <w:del w:id="4441" w:author="Reece Kiriu" w:date="2022-10-19T13:57:00Z">
        <w:r w:rsidR="009045A3" w:rsidRPr="00BC7581" w:rsidDel="00F87E9F">
          <w:delText>If ventilation is according to California Title 24</w:delText>
        </w:r>
        <w:r w:rsidR="009045A3" w:rsidDel="00F87E9F">
          <w:rPr>
            <w:rFonts w:cs="Times New Roman PS MT"/>
            <w:bCs/>
            <w:szCs w:val="20"/>
          </w:rPr>
          <w:delText>, i</w:delText>
        </w:r>
      </w:del>
      <w:ins w:id="4442" w:author="Reece Kiriu" w:date="2022-10-19T13:57:00Z">
        <w:r w:rsidR="00F87E9F">
          <w:rPr>
            <w:rFonts w:cs="Times New Roman PS MT"/>
            <w:bCs/>
            <w:szCs w:val="20"/>
          </w:rPr>
          <w:t>I</w:t>
        </w:r>
      </w:ins>
      <w:r w:rsidR="009045A3">
        <w:rPr>
          <w:rFonts w:cs="Times New Roman PS MT"/>
          <w:bCs/>
          <w:szCs w:val="20"/>
        </w:rPr>
        <w:t xml:space="preserve">n </w:t>
      </w:r>
      <w:r w:rsidR="00D21A33">
        <w:rPr>
          <w:rFonts w:cs="Times New Roman PS MT"/>
          <w:bCs/>
          <w:szCs w:val="20"/>
        </w:rPr>
        <w:t>Occupied Mode</w:t>
      </w:r>
      <w:r w:rsidR="009045A3" w:rsidRPr="00BC7581">
        <w:t xml:space="preserve"> only, parallel fan starts when primary airflow drops below Zone-Abs-OA-min minus one half of </w:t>
      </w:r>
      <w:proofErr w:type="spellStart"/>
      <w:r w:rsidR="009045A3" w:rsidRPr="00BC7581">
        <w:t>Pfan</w:t>
      </w:r>
      <w:proofErr w:type="spellEnd"/>
      <w:r w:rsidR="009045A3" w:rsidRPr="00BC7581">
        <w:t xml:space="preserve">-z and shuts off when primary airflow rises above Zone-Abs-OA-min. Fan airflow rate </w:t>
      </w:r>
      <w:r w:rsidR="00D21A33">
        <w:rPr>
          <w:rFonts w:cs="Times New Roman PS MT"/>
          <w:bCs/>
          <w:szCs w:val="20"/>
        </w:rPr>
        <w:t>setpoint</w:t>
      </w:r>
      <w:r w:rsidR="009045A3" w:rsidRPr="00BC7581">
        <w:t xml:space="preserve"> is equal to Zone-Abs-OA-min minus the current primary airflow </w:t>
      </w:r>
      <w:r w:rsidR="00D21A33">
        <w:rPr>
          <w:rFonts w:cs="Times New Roman PS MT"/>
          <w:bCs/>
          <w:szCs w:val="20"/>
        </w:rPr>
        <w:t>setpoint</w:t>
      </w:r>
      <w:r w:rsidR="009045A3" w:rsidRPr="00BC7581">
        <w:t>.</w:t>
      </w:r>
    </w:p>
    <w:p w14:paraId="77BD37E5" w14:textId="6622513B" w:rsidR="009045A3" w:rsidRPr="00BC7581" w:rsidRDefault="00B2676A" w:rsidP="00B37EF3">
      <w:pPr>
        <w:pStyle w:val="Infobox"/>
      </w:pPr>
      <w:ins w:id="4443" w:author="Hwakong Cheng" w:date="2022-10-06T12:37:00Z">
        <w:r w:rsidRPr="0002456B">
          <w:rPr>
            <w:rStyle w:val="Toggle"/>
            <w:rPrChange w:id="4444" w:author="Hwakong Cheng" w:date="2022-10-07T14:53:00Z">
              <w:rPr/>
            </w:rPrChange>
          </w:rPr>
          <w:t xml:space="preserve">[VENT </w:t>
        </w:r>
        <w:proofErr w:type="gramStart"/>
        <w:r w:rsidRPr="0002456B">
          <w:rPr>
            <w:rStyle w:val="Toggle"/>
            <w:rPrChange w:id="4445" w:author="Hwakong Cheng" w:date="2022-10-07T14:53:00Z">
              <w:rPr/>
            </w:rPrChange>
          </w:rPr>
          <w:t>621]</w:t>
        </w:r>
      </w:ins>
      <w:r w:rsidR="009045A3" w:rsidRPr="00BC7581">
        <w:t>The</w:t>
      </w:r>
      <w:proofErr w:type="gramEnd"/>
      <w:r w:rsidR="009045A3" w:rsidRPr="00BC7581">
        <w:t xml:space="preserve"> designer must ensure that the sum of the indirect ventilation provided by the fan plus the ventilation provided by the primary air at minimum </w:t>
      </w:r>
      <w:r w:rsidR="00D21A33">
        <w:rPr>
          <w:bCs/>
        </w:rPr>
        <w:t>setpoint</w:t>
      </w:r>
      <w:r w:rsidR="009045A3" w:rsidRPr="00BC7581">
        <w:t xml:space="preserve"> meet Standard 62.1 requirements. </w:t>
      </w:r>
    </w:p>
    <w:p w14:paraId="31163E02" w14:textId="7072CA3D" w:rsidR="009045A3" w:rsidRDefault="009045A3" w:rsidP="0087618D">
      <w:pPr>
        <w:pStyle w:val="Heading4"/>
      </w:pPr>
      <w:r>
        <w:lastRenderedPageBreak/>
        <w:t xml:space="preserve">When the </w:t>
      </w:r>
      <w:r w:rsidR="005474F7">
        <w:t>Zone State</w:t>
      </w:r>
      <w:r>
        <w:t xml:space="preserve"> Is </w:t>
      </w:r>
      <w:proofErr w:type="spellStart"/>
      <w:r>
        <w:t>Deadband</w:t>
      </w:r>
      <w:proofErr w:type="spellEnd"/>
    </w:p>
    <w:p w14:paraId="3D55A945" w14:textId="628D608F" w:rsidR="009045A3" w:rsidRDefault="009045A3" w:rsidP="007C1423">
      <w:pPr>
        <w:pStyle w:val="Heading5"/>
      </w:pPr>
      <w:r>
        <w:t xml:space="preserve">The </w:t>
      </w:r>
      <w:r w:rsidR="00614591">
        <w:t xml:space="preserve">active primary </w:t>
      </w:r>
      <w:r>
        <w:t xml:space="preserve">airflow </w:t>
      </w:r>
      <w:r w:rsidR="00D21A33">
        <w:t>setpoint</w:t>
      </w:r>
      <w:r>
        <w:t xml:space="preserve"> shall be the minimum </w:t>
      </w:r>
      <w:r w:rsidR="00614591">
        <w:t>endpoint</w:t>
      </w:r>
      <w:r>
        <w:t xml:space="preserve">. </w:t>
      </w:r>
    </w:p>
    <w:p w14:paraId="1A4B8E0A" w14:textId="77777777" w:rsidR="009045A3" w:rsidRDefault="009045A3" w:rsidP="007C1423">
      <w:pPr>
        <w:pStyle w:val="Heading5"/>
      </w:pPr>
      <w:r>
        <w:t xml:space="preserve">Heating coil is </w:t>
      </w:r>
      <w:r>
        <w:rPr>
          <w:smallCaps/>
        </w:rPr>
        <w:t>off</w:t>
      </w:r>
      <w:r>
        <w:t>.</w:t>
      </w:r>
    </w:p>
    <w:p w14:paraId="5F94E488" w14:textId="4314ADEA" w:rsidR="009045A3" w:rsidRDefault="00B2676A" w:rsidP="007C1423">
      <w:pPr>
        <w:pStyle w:val="Heading5"/>
      </w:pPr>
      <w:ins w:id="4446" w:author="Hwakong Cheng" w:date="2022-10-06T12:33:00Z">
        <w:r w:rsidRPr="00DC5BE1">
          <w:rPr>
            <w:rStyle w:val="Toggle"/>
            <w:rPrChange w:id="4447" w:author="Hwakong Cheng" w:date="2022-10-07T14:45:00Z">
              <w:rPr/>
            </w:rPrChange>
          </w:rPr>
          <w:t>[VENT 621]</w:t>
        </w:r>
      </w:ins>
      <w:del w:id="4448" w:author="Reece Kiriu" w:date="2022-10-19T13:58:00Z">
        <w:r w:rsidR="009045A3" w:rsidDel="00F87E9F">
          <w:delText>If ventilation is according to ASHRAE Standard 62.1-2016, p</w:delText>
        </w:r>
      </w:del>
      <w:ins w:id="4449" w:author="Reece Kiriu" w:date="2022-10-19T13:58:00Z">
        <w:r w:rsidR="00F87E9F">
          <w:t>P</w:t>
        </w:r>
      </w:ins>
      <w:r w:rsidR="009045A3">
        <w:t xml:space="preserve">arallel fan runs if </w:t>
      </w:r>
      <w:r w:rsidR="00614591">
        <w:t xml:space="preserve">the active </w:t>
      </w:r>
      <w:r w:rsidR="009045A3">
        <w:t xml:space="preserve">primary airflow </w:t>
      </w:r>
      <w:r w:rsidR="00D21A33">
        <w:t>setpoint</w:t>
      </w:r>
      <w:r w:rsidR="009045A3">
        <w:t xml:space="preserve"> is below </w:t>
      </w:r>
      <w:proofErr w:type="spellStart"/>
      <w:r w:rsidR="009045A3">
        <w:t>Voz</w:t>
      </w:r>
      <w:proofErr w:type="spellEnd"/>
      <w:r w:rsidR="009045A3">
        <w:t xml:space="preserve">. Fan airflow rate </w:t>
      </w:r>
      <w:r w:rsidR="00D21A33">
        <w:t>setpoint</w:t>
      </w:r>
      <w:r w:rsidR="009045A3">
        <w:t xml:space="preserve"> is equal to </w:t>
      </w:r>
      <w:proofErr w:type="spellStart"/>
      <w:r w:rsidR="009045A3">
        <w:t>Voz</w:t>
      </w:r>
      <w:proofErr w:type="spellEnd"/>
      <w:r w:rsidR="009045A3">
        <w:t xml:space="preserve"> minus the </w:t>
      </w:r>
      <w:r w:rsidR="00614591">
        <w:t xml:space="preserve">active </w:t>
      </w:r>
      <w:r w:rsidR="009045A3">
        <w:t xml:space="preserve">primary airflow </w:t>
      </w:r>
      <w:r w:rsidR="00D21A33">
        <w:t>setpoint</w:t>
      </w:r>
      <w:r w:rsidR="009045A3">
        <w:t xml:space="preserve">. </w:t>
      </w:r>
    </w:p>
    <w:p w14:paraId="6E101982" w14:textId="3C03F989" w:rsidR="009045A3" w:rsidRDefault="00B2676A" w:rsidP="007C1423">
      <w:pPr>
        <w:pStyle w:val="Heading5"/>
      </w:pPr>
      <w:ins w:id="4450" w:author="Hwakong Cheng" w:date="2022-10-06T12:33:00Z">
        <w:r w:rsidRPr="00DC5BE1">
          <w:rPr>
            <w:rStyle w:val="Toggle"/>
            <w:rPrChange w:id="4451" w:author="Hwakong Cheng" w:date="2022-10-07T14:45:00Z">
              <w:rPr/>
            </w:rPrChange>
          </w:rPr>
          <w:t xml:space="preserve">[VENT </w:t>
        </w:r>
      </w:ins>
      <w:ins w:id="4452" w:author="Hwakong Cheng" w:date="2022-10-06T12:34:00Z">
        <w:r w:rsidRPr="00DC5BE1">
          <w:rPr>
            <w:rStyle w:val="Toggle"/>
            <w:rPrChange w:id="4453" w:author="Hwakong Cheng" w:date="2022-10-07T14:45:00Z">
              <w:rPr/>
            </w:rPrChange>
          </w:rPr>
          <w:t>T24</w:t>
        </w:r>
      </w:ins>
      <w:ins w:id="4454" w:author="Hwakong Cheng" w:date="2022-10-06T12:33:00Z">
        <w:r w:rsidRPr="00DC5BE1">
          <w:rPr>
            <w:rStyle w:val="Toggle"/>
            <w:rPrChange w:id="4455" w:author="Hwakong Cheng" w:date="2022-10-07T14:45:00Z">
              <w:rPr/>
            </w:rPrChange>
          </w:rPr>
          <w:t>]</w:t>
        </w:r>
      </w:ins>
      <w:del w:id="4456" w:author="Reece Kiriu" w:date="2022-10-19T13:58:00Z">
        <w:r w:rsidR="009045A3" w:rsidDel="00F87E9F">
          <w:delText>If ventilation is according to California Title 24, i</w:delText>
        </w:r>
      </w:del>
      <w:ins w:id="4457" w:author="Reece Kiriu" w:date="2022-10-19T13:58:00Z">
        <w:r w:rsidR="00F87E9F">
          <w:t>I</w:t>
        </w:r>
      </w:ins>
      <w:r w:rsidR="009045A3">
        <w:t xml:space="preserve">n </w:t>
      </w:r>
      <w:r w:rsidR="00D21A33">
        <w:t>Occupied Mode</w:t>
      </w:r>
      <w:r w:rsidR="009045A3">
        <w:t xml:space="preserve"> only, parallel fan runs if </w:t>
      </w:r>
      <w:r w:rsidR="00614591">
        <w:t xml:space="preserve">the active </w:t>
      </w:r>
      <w:r w:rsidR="009045A3">
        <w:t xml:space="preserve">primary airflow </w:t>
      </w:r>
      <w:r w:rsidR="00D21A33">
        <w:t>setpoint</w:t>
      </w:r>
      <w:r w:rsidR="009045A3">
        <w:t xml:space="preserve"> is below Zone-Abs-OA-min. Fan airflow rate </w:t>
      </w:r>
      <w:r w:rsidR="00D21A33">
        <w:t>setpoint</w:t>
      </w:r>
      <w:r w:rsidR="009045A3">
        <w:t xml:space="preserve"> is equal to Zone-Abs-OA-min minus the </w:t>
      </w:r>
      <w:r w:rsidR="00614591">
        <w:t xml:space="preserve">active </w:t>
      </w:r>
      <w:r w:rsidR="009045A3">
        <w:t xml:space="preserve">primary airflow </w:t>
      </w:r>
      <w:r w:rsidR="00D21A33">
        <w:t>setpoint</w:t>
      </w:r>
      <w:r w:rsidR="009045A3">
        <w:t>.</w:t>
      </w:r>
    </w:p>
    <w:p w14:paraId="7AAF83D6" w14:textId="26AFA560" w:rsidR="009045A3" w:rsidRDefault="009045A3" w:rsidP="00614591">
      <w:pPr>
        <w:pStyle w:val="Infobox"/>
      </w:pPr>
      <w:r>
        <w:t xml:space="preserve">The designer must ensure that the sum of the indirect ventilation provided by the fan plus the ventilation provided by the primary air at minimum </w:t>
      </w:r>
      <w:r w:rsidR="00D21A33">
        <w:t>setpoint</w:t>
      </w:r>
      <w:r>
        <w:t xml:space="preserve"> meet Standard 62.1 requirements. </w:t>
      </w:r>
    </w:p>
    <w:p w14:paraId="3A61B36F" w14:textId="78FD23E8" w:rsidR="009045A3" w:rsidRPr="00BC7581" w:rsidRDefault="009045A3" w:rsidP="0087618D">
      <w:pPr>
        <w:pStyle w:val="Heading4"/>
      </w:pPr>
      <w:r w:rsidRPr="00BC7581">
        <w:t xml:space="preserve">When </w:t>
      </w:r>
      <w:r w:rsidR="005474F7">
        <w:t>Zone State</w:t>
      </w:r>
      <w:r w:rsidRPr="00BC7581">
        <w:t xml:space="preserve"> is Heating</w:t>
      </w:r>
    </w:p>
    <w:p w14:paraId="512D8B8E" w14:textId="77777777" w:rsidR="009045A3" w:rsidRPr="00BC7581" w:rsidRDefault="009045A3" w:rsidP="00B37EF3">
      <w:pPr>
        <w:pStyle w:val="Infobox"/>
      </w:pPr>
      <w:r w:rsidRPr="00BC7581">
        <w:t>For systems with electric reheat, ensure that the minimum airflow provided by the parallel fan at minimum speed exceeds the minimum required airflow for the electric heater.</w:t>
      </w:r>
    </w:p>
    <w:p w14:paraId="72C28BC4" w14:textId="77777777" w:rsidR="00614591" w:rsidRPr="00614591" w:rsidRDefault="00614591" w:rsidP="007C1423">
      <w:pPr>
        <w:pStyle w:val="Heading5"/>
      </w:pPr>
      <w:r w:rsidRPr="00614591">
        <w:t>The active primary airflow setpoint shall be the minimum endpoint.</w:t>
      </w:r>
    </w:p>
    <w:p w14:paraId="5B4FA572" w14:textId="77777777" w:rsidR="009045A3" w:rsidRPr="00BC7581" w:rsidRDefault="009045A3" w:rsidP="007C1423">
      <w:pPr>
        <w:pStyle w:val="Heading5"/>
      </w:pPr>
      <w:r w:rsidRPr="00BC7581">
        <w:t>Parallel fan shall run.</w:t>
      </w:r>
    </w:p>
    <w:p w14:paraId="198ADE9B" w14:textId="741E1D53" w:rsidR="009045A3" w:rsidRPr="00BC7581" w:rsidRDefault="009045A3" w:rsidP="007C1423">
      <w:pPr>
        <w:pStyle w:val="Heading5"/>
      </w:pPr>
      <w:r w:rsidRPr="00BC7581">
        <w:t>From 0</w:t>
      </w:r>
      <w:r>
        <w:rPr>
          <w:rFonts w:cs="Times New Roman PS MT"/>
          <w:bCs/>
          <w:szCs w:val="20"/>
        </w:rPr>
        <w:t xml:space="preserve">% to </w:t>
      </w:r>
      <w:r w:rsidRPr="00BC7581">
        <w:t xml:space="preserve">50%, the </w:t>
      </w:r>
      <w:r w:rsidR="005474F7">
        <w:rPr>
          <w:rFonts w:cs="Times New Roman PS MT"/>
          <w:bCs/>
          <w:szCs w:val="20"/>
        </w:rPr>
        <w:t>Heating Loop</w:t>
      </w:r>
      <w:r w:rsidRPr="00BC7581">
        <w:t xml:space="preserve"> output shall reset the discharge temperature from the current AHU SAT </w:t>
      </w:r>
      <w:r w:rsidR="00D21A33">
        <w:rPr>
          <w:rFonts w:cs="Times New Roman PS MT"/>
          <w:bCs/>
          <w:szCs w:val="20"/>
        </w:rPr>
        <w:t>setpoint</w:t>
      </w:r>
      <w:r w:rsidRPr="00BC7581">
        <w:t xml:space="preserve"> to a maximum of </w:t>
      </w:r>
      <w:proofErr w:type="spellStart"/>
      <w:r>
        <w:rPr>
          <w:rFonts w:cs="Times New Roman PS MT"/>
          <w:bCs/>
          <w:szCs w:val="20"/>
        </w:rPr>
        <w:t>Max</w:t>
      </w:r>
      <w:r>
        <w:rPr>
          <w:rFonts w:ascii="Symbol" w:hAnsi="Symbol" w:cs="Symbol"/>
          <w:bCs/>
          <w:szCs w:val="20"/>
        </w:rPr>
        <w:t></w:t>
      </w:r>
      <w:r>
        <w:rPr>
          <w:rFonts w:cs="Times New Roman PS MT"/>
          <w:bCs/>
          <w:szCs w:val="20"/>
        </w:rPr>
        <w:t>T</w:t>
      </w:r>
      <w:proofErr w:type="spellEnd"/>
      <w:r w:rsidRPr="00BC7581">
        <w:t xml:space="preserve"> above space temperature </w:t>
      </w:r>
      <w:r w:rsidR="00D21A33">
        <w:rPr>
          <w:rFonts w:cs="Times New Roman PS MT"/>
          <w:bCs/>
          <w:szCs w:val="20"/>
        </w:rPr>
        <w:t>setpoint</w:t>
      </w:r>
      <w:r w:rsidRPr="00BC7581">
        <w:t>.</w:t>
      </w:r>
    </w:p>
    <w:p w14:paraId="7F8AB220" w14:textId="0728A725" w:rsidR="009045A3" w:rsidRPr="00BC7581" w:rsidRDefault="009045A3" w:rsidP="00B37EF3">
      <w:pPr>
        <w:pStyle w:val="Infobox"/>
      </w:pPr>
      <w:r>
        <w:rPr>
          <w:bCs/>
        </w:rPr>
        <w:t xml:space="preserve">ASHRAE/IES </w:t>
      </w:r>
      <w:r w:rsidRPr="00BC7581">
        <w:t xml:space="preserve">Standard 90.1-2016 limits overhead supply air to </w:t>
      </w:r>
      <w:ins w:id="4458" w:author="Titus Ellison" w:date="2022-10-20T12:24:00Z">
        <w:r w:rsidR="0022380B" w:rsidRPr="0022380B">
          <w:rPr>
            <w:rStyle w:val="Toggle"/>
            <w:rPrChange w:id="4459" w:author="Titus Ellison" w:date="2022-10-20T12:24:00Z">
              <w:rPr/>
            </w:rPrChange>
          </w:rPr>
          <w:t>[UNITS [</w:t>
        </w:r>
      </w:ins>
      <w:r w:rsidRPr="0022380B">
        <w:rPr>
          <w:rStyle w:val="Toggle"/>
          <w:rPrChange w:id="4460" w:author="Titus Ellison" w:date="2022-10-20T12:24:00Z">
            <w:rPr/>
          </w:rPrChange>
        </w:rPr>
        <w:t>11°C</w:t>
      </w:r>
      <w:ins w:id="4461" w:author="Titus Ellison" w:date="2022-10-20T12:24:00Z">
        <w:r w:rsidR="0022380B" w:rsidRPr="0022380B">
          <w:rPr>
            <w:rStyle w:val="Toggle"/>
            <w:rPrChange w:id="4462" w:author="Titus Ellison" w:date="2022-10-20T12:24:00Z">
              <w:rPr/>
            </w:rPrChange>
          </w:rPr>
          <w:t>]</w:t>
        </w:r>
      </w:ins>
      <w:r w:rsidRPr="0022380B">
        <w:rPr>
          <w:rStyle w:val="Toggle"/>
          <w:rPrChange w:id="4463" w:author="Titus Ellison" w:date="2022-10-20T12:24:00Z">
            <w:rPr/>
          </w:rPrChange>
        </w:rPr>
        <w:t xml:space="preserve"> </w:t>
      </w:r>
      <w:ins w:id="4464" w:author="Titus Ellison" w:date="2022-10-20T12:24:00Z">
        <w:r w:rsidR="0022380B" w:rsidRPr="0022380B">
          <w:rPr>
            <w:rStyle w:val="Toggle"/>
            <w:rPrChange w:id="4465" w:author="Titus Ellison" w:date="2022-10-20T12:24:00Z">
              <w:rPr/>
            </w:rPrChange>
          </w:rPr>
          <w:t>[</w:t>
        </w:r>
      </w:ins>
      <w:del w:id="4466" w:author="Titus Ellison" w:date="2022-10-20T12:24:00Z">
        <w:r w:rsidRPr="0022380B" w:rsidDel="0022380B">
          <w:rPr>
            <w:rStyle w:val="Toggle"/>
            <w:rPrChange w:id="4467" w:author="Titus Ellison" w:date="2022-10-20T12:24:00Z">
              <w:rPr/>
            </w:rPrChange>
          </w:rPr>
          <w:delText>(</w:delText>
        </w:r>
      </w:del>
      <w:r w:rsidRPr="0022380B">
        <w:rPr>
          <w:rStyle w:val="Toggle"/>
          <w:rPrChange w:id="4468" w:author="Titus Ellison" w:date="2022-10-20T12:24:00Z">
            <w:rPr/>
          </w:rPrChange>
        </w:rPr>
        <w:t>20°F</w:t>
      </w:r>
      <w:ins w:id="4469" w:author="Titus Ellison" w:date="2022-10-20T12:24:00Z">
        <w:r w:rsidR="0022380B" w:rsidRPr="0022380B">
          <w:rPr>
            <w:rStyle w:val="Toggle"/>
            <w:rPrChange w:id="4470" w:author="Titus Ellison" w:date="2022-10-20T12:24:00Z">
              <w:rPr/>
            </w:rPrChange>
          </w:rPr>
          <w:t>]]</w:t>
        </w:r>
      </w:ins>
      <w:del w:id="4471" w:author="Titus Ellison" w:date="2022-10-20T12:24:00Z">
        <w:r w:rsidRPr="00BC7581" w:rsidDel="0022380B">
          <w:delText>)</w:delText>
        </w:r>
      </w:del>
      <w:r w:rsidRPr="00BC7581">
        <w:t xml:space="preserve"> above space temperature (e.g., </w:t>
      </w:r>
      <w:ins w:id="4472" w:author="Titus Ellison" w:date="2022-10-20T12:24:00Z">
        <w:r w:rsidR="0022380B" w:rsidRPr="0022380B">
          <w:rPr>
            <w:rStyle w:val="Toggle"/>
            <w:rPrChange w:id="4473" w:author="Titus Ellison" w:date="2022-10-20T12:24:00Z">
              <w:rPr/>
            </w:rPrChange>
          </w:rPr>
          <w:t>[UNITS [</w:t>
        </w:r>
      </w:ins>
      <w:r w:rsidRPr="0022380B">
        <w:rPr>
          <w:rStyle w:val="Toggle"/>
          <w:rPrChange w:id="4474" w:author="Titus Ellison" w:date="2022-10-20T12:24:00Z">
            <w:rPr/>
          </w:rPrChange>
        </w:rPr>
        <w:t>32°C</w:t>
      </w:r>
      <w:ins w:id="4475" w:author="Titus Ellison" w:date="2022-10-20T12:24:00Z">
        <w:r w:rsidR="0022380B" w:rsidRPr="0022380B">
          <w:rPr>
            <w:rStyle w:val="Toggle"/>
            <w:rPrChange w:id="4476" w:author="Titus Ellison" w:date="2022-10-20T12:24:00Z">
              <w:rPr/>
            </w:rPrChange>
          </w:rPr>
          <w:t>]</w:t>
        </w:r>
      </w:ins>
      <w:r w:rsidRPr="0022380B">
        <w:rPr>
          <w:rStyle w:val="Toggle"/>
          <w:rPrChange w:id="4477" w:author="Titus Ellison" w:date="2022-10-20T12:24:00Z">
            <w:rPr/>
          </w:rPrChange>
        </w:rPr>
        <w:t xml:space="preserve"> </w:t>
      </w:r>
      <w:r w:rsidRPr="0022380B">
        <w:rPr>
          <w:rStyle w:val="Toggle"/>
          <w:rPrChange w:id="4478" w:author="Titus Ellison" w:date="2022-10-20T12:24:00Z">
            <w:rPr>
              <w:bCs/>
            </w:rPr>
          </w:rPrChange>
        </w:rPr>
        <w:t>[</w:t>
      </w:r>
      <w:r w:rsidRPr="0022380B">
        <w:rPr>
          <w:rStyle w:val="Toggle"/>
          <w:rPrChange w:id="4479" w:author="Titus Ellison" w:date="2022-10-20T12:24:00Z">
            <w:rPr/>
          </w:rPrChange>
        </w:rPr>
        <w:t>90°F</w:t>
      </w:r>
      <w:r w:rsidRPr="0022380B">
        <w:rPr>
          <w:rStyle w:val="Toggle"/>
          <w:rPrChange w:id="4480" w:author="Titus Ellison" w:date="2022-10-20T12:24:00Z">
            <w:rPr>
              <w:bCs/>
            </w:rPr>
          </w:rPrChange>
        </w:rPr>
        <w:t>]</w:t>
      </w:r>
      <w:ins w:id="4481" w:author="Titus Ellison" w:date="2022-10-20T12:24:00Z">
        <w:r w:rsidR="0022380B" w:rsidRPr="0022380B">
          <w:rPr>
            <w:rStyle w:val="Toggle"/>
            <w:rPrChange w:id="4482" w:author="Titus Ellison" w:date="2022-10-20T12:24:00Z">
              <w:rPr>
                <w:bCs/>
              </w:rPr>
            </w:rPrChange>
          </w:rPr>
          <w:t>]</w:t>
        </w:r>
      </w:ins>
      <w:r w:rsidRPr="00BC7581">
        <w:t xml:space="preserve"> at </w:t>
      </w:r>
      <w:ins w:id="4483" w:author="Titus Ellison" w:date="2022-10-20T12:24:00Z">
        <w:r w:rsidR="0022380B" w:rsidRPr="0022380B">
          <w:rPr>
            <w:rStyle w:val="Toggle"/>
            <w:rPrChange w:id="4484" w:author="Titus Ellison" w:date="2022-10-20T12:24:00Z">
              <w:rPr/>
            </w:rPrChange>
          </w:rPr>
          <w:t>[UNITS [</w:t>
        </w:r>
      </w:ins>
      <w:r w:rsidRPr="0022380B">
        <w:rPr>
          <w:rStyle w:val="Toggle"/>
          <w:rPrChange w:id="4485" w:author="Titus Ellison" w:date="2022-10-20T12:24:00Z">
            <w:rPr/>
          </w:rPrChange>
        </w:rPr>
        <w:t>21°C</w:t>
      </w:r>
      <w:ins w:id="4486" w:author="Titus Ellison" w:date="2022-10-20T12:24:00Z">
        <w:r w:rsidR="0022380B" w:rsidRPr="0022380B">
          <w:rPr>
            <w:rStyle w:val="Toggle"/>
            <w:rPrChange w:id="4487" w:author="Titus Ellison" w:date="2022-10-20T12:24:00Z">
              <w:rPr/>
            </w:rPrChange>
          </w:rPr>
          <w:t>]</w:t>
        </w:r>
      </w:ins>
      <w:r w:rsidRPr="0022380B">
        <w:rPr>
          <w:rStyle w:val="Toggle"/>
          <w:rPrChange w:id="4488" w:author="Titus Ellison" w:date="2022-10-20T12:24:00Z">
            <w:rPr/>
          </w:rPrChange>
        </w:rPr>
        <w:t xml:space="preserve"> </w:t>
      </w:r>
      <w:r w:rsidRPr="0022380B">
        <w:rPr>
          <w:rStyle w:val="Toggle"/>
          <w:rPrChange w:id="4489" w:author="Titus Ellison" w:date="2022-10-20T12:24:00Z">
            <w:rPr>
              <w:bCs/>
            </w:rPr>
          </w:rPrChange>
        </w:rPr>
        <w:t>[</w:t>
      </w:r>
      <w:r w:rsidRPr="0022380B">
        <w:rPr>
          <w:rStyle w:val="Toggle"/>
          <w:rPrChange w:id="4490" w:author="Titus Ellison" w:date="2022-10-20T12:24:00Z">
            <w:rPr/>
          </w:rPrChange>
        </w:rPr>
        <w:t>70°F</w:t>
      </w:r>
      <w:r w:rsidRPr="0022380B">
        <w:rPr>
          <w:rStyle w:val="Toggle"/>
          <w:rPrChange w:id="4491" w:author="Titus Ellison" w:date="2022-10-20T12:24:00Z">
            <w:rPr>
              <w:bCs/>
            </w:rPr>
          </w:rPrChange>
        </w:rPr>
        <w:t>]</w:t>
      </w:r>
      <w:ins w:id="4492" w:author="Titus Ellison" w:date="2022-10-20T12:24:00Z">
        <w:r w:rsidR="0022380B" w:rsidRPr="0022380B">
          <w:rPr>
            <w:rStyle w:val="Toggle"/>
            <w:rPrChange w:id="4493" w:author="Titus Ellison" w:date="2022-10-20T12:24:00Z">
              <w:rPr>
                <w:bCs/>
              </w:rPr>
            </w:rPrChange>
          </w:rPr>
          <w:t>]</w:t>
        </w:r>
      </w:ins>
      <w:r w:rsidRPr="00BC7581">
        <w:t xml:space="preserve"> space temperature </w:t>
      </w:r>
      <w:r w:rsidR="00D21A33">
        <w:rPr>
          <w:bCs/>
        </w:rPr>
        <w:t>setpoint</w:t>
      </w:r>
      <w:r w:rsidRPr="00BC7581">
        <w:t>) to minimize stratification.</w:t>
      </w:r>
    </w:p>
    <w:p w14:paraId="06E08351" w14:textId="40121754" w:rsidR="009045A3" w:rsidRPr="00BC7581" w:rsidRDefault="009045A3" w:rsidP="007C1423">
      <w:pPr>
        <w:pStyle w:val="Heading5"/>
      </w:pPr>
      <w:r w:rsidRPr="00BC7581">
        <w:t>From 50</w:t>
      </w:r>
      <w:r>
        <w:rPr>
          <w:rFonts w:cs="Times New Roman PS MT"/>
          <w:bCs/>
          <w:szCs w:val="20"/>
        </w:rPr>
        <w:t xml:space="preserve">% to </w:t>
      </w:r>
      <w:r w:rsidRPr="00BC7581">
        <w:t xml:space="preserve">100%, the </w:t>
      </w:r>
      <w:r w:rsidR="005474F7">
        <w:rPr>
          <w:rFonts w:cs="Times New Roman PS MT"/>
          <w:bCs/>
          <w:szCs w:val="20"/>
        </w:rPr>
        <w:t>Heating Loop</w:t>
      </w:r>
      <w:r w:rsidRPr="00BC7581">
        <w:t xml:space="preserve"> output shall reset the parallel fan airflow </w:t>
      </w:r>
      <w:r w:rsidR="00D21A33">
        <w:rPr>
          <w:rFonts w:cs="Times New Roman PS MT"/>
          <w:bCs/>
          <w:szCs w:val="20"/>
        </w:rPr>
        <w:t>setpoint</w:t>
      </w:r>
      <w:r w:rsidRPr="00BC7581">
        <w:t xml:space="preserve"> from the airflow </w:t>
      </w:r>
      <w:r w:rsidR="00D21A33">
        <w:rPr>
          <w:rFonts w:cs="Times New Roman PS MT"/>
          <w:bCs/>
          <w:szCs w:val="20"/>
        </w:rPr>
        <w:t>setpoint</w:t>
      </w:r>
      <w:r w:rsidRPr="00BC7581">
        <w:t xml:space="preserve"> required in </w:t>
      </w:r>
      <w:proofErr w:type="spellStart"/>
      <w:r>
        <w:rPr>
          <w:rFonts w:cs="Times New Roman PS MT"/>
          <w:bCs/>
          <w:szCs w:val="20"/>
        </w:rPr>
        <w:t>deadband</w:t>
      </w:r>
      <w:proofErr w:type="spellEnd"/>
      <w:r w:rsidRPr="00BC7581">
        <w:t xml:space="preserve"> (see above; this is </w:t>
      </w:r>
      <w:proofErr w:type="spellStart"/>
      <w:r w:rsidRPr="00BC7581">
        <w:t>Pfan</w:t>
      </w:r>
      <w:proofErr w:type="spellEnd"/>
      <w:r w:rsidRPr="00BC7581">
        <w:t xml:space="preserve">-z if </w:t>
      </w:r>
      <w:proofErr w:type="spellStart"/>
      <w:r>
        <w:rPr>
          <w:rFonts w:cs="Times New Roman PS MT"/>
          <w:bCs/>
          <w:szCs w:val="20"/>
        </w:rPr>
        <w:t>deadband</w:t>
      </w:r>
      <w:proofErr w:type="spellEnd"/>
      <w:r>
        <w:rPr>
          <w:rFonts w:cs="Times New Roman PS MT"/>
          <w:bCs/>
          <w:szCs w:val="20"/>
        </w:rPr>
        <w:t xml:space="preserve"> </w:t>
      </w:r>
      <w:r w:rsidR="00D21A33">
        <w:rPr>
          <w:rFonts w:cs="Times New Roman PS MT"/>
          <w:bCs/>
          <w:szCs w:val="20"/>
        </w:rPr>
        <w:t>setpoint</w:t>
      </w:r>
      <w:r w:rsidRPr="00BC7581">
        <w:t xml:space="preserve"> is less than </w:t>
      </w:r>
      <w:proofErr w:type="spellStart"/>
      <w:r w:rsidRPr="00BC7581">
        <w:t>Pfan</w:t>
      </w:r>
      <w:proofErr w:type="spellEnd"/>
      <w:r w:rsidRPr="00BC7581">
        <w:t>-z) proportionally up to the maximum heating</w:t>
      </w:r>
      <w:r>
        <w:rPr>
          <w:rFonts w:cs="Times New Roman PS MT"/>
          <w:bCs/>
          <w:szCs w:val="20"/>
        </w:rPr>
        <w:t>-</w:t>
      </w:r>
      <w:r w:rsidRPr="00BC7581">
        <w:t xml:space="preserve">fan airflow </w:t>
      </w:r>
      <w:r w:rsidR="00D21A33">
        <w:rPr>
          <w:rFonts w:cs="Times New Roman PS MT"/>
          <w:bCs/>
          <w:szCs w:val="20"/>
        </w:rPr>
        <w:t>setpoint</w:t>
      </w:r>
      <w:r w:rsidRPr="00BC7581">
        <w:t xml:space="preserve"> (</w:t>
      </w:r>
      <w:proofErr w:type="spellStart"/>
      <w:r w:rsidRPr="00BC7581">
        <w:t>Pfan-htgmax</w:t>
      </w:r>
      <w:proofErr w:type="spellEnd"/>
      <w:r w:rsidRPr="00BC7581">
        <w:t>).</w:t>
      </w:r>
    </w:p>
    <w:p w14:paraId="6E1A807B" w14:textId="1E815C63" w:rsidR="009045A3" w:rsidRPr="00BC7581" w:rsidRDefault="009045A3" w:rsidP="0087618D">
      <w:pPr>
        <w:pStyle w:val="Heading4"/>
      </w:pPr>
      <w:r w:rsidRPr="00BC7581">
        <w:t xml:space="preserve">The heating coil shall be modulated to maintain the discharge temperature at </w:t>
      </w:r>
      <w:r w:rsidR="00D21A33">
        <w:rPr>
          <w:rFonts w:cs="Times New Roman PS MT"/>
          <w:bCs/>
          <w:szCs w:val="20"/>
        </w:rPr>
        <w:t>setpoint</w:t>
      </w:r>
      <w:r w:rsidRPr="00B87A61">
        <w:rPr>
          <w:rFonts w:cs="Times New Roman PS MT"/>
          <w:bCs/>
          <w:szCs w:val="20"/>
        </w:rPr>
        <w:t>.</w:t>
      </w:r>
      <w:r w:rsidRPr="00BC7581">
        <w:t xml:space="preserve"> (Directly controlling heating off zone temperature control loop is not acceptable).</w:t>
      </w:r>
    </w:p>
    <w:p w14:paraId="09BFE885" w14:textId="268C7836" w:rsidR="009045A3" w:rsidRPr="00BC7581" w:rsidRDefault="009045A3" w:rsidP="0087618D">
      <w:pPr>
        <w:pStyle w:val="Heading4"/>
      </w:pPr>
      <w:r w:rsidRPr="00BC7581">
        <w:t xml:space="preserve">The VAV damper shall be modulated to maintain the measured primary airflow at the primary airflow </w:t>
      </w:r>
      <w:r w:rsidR="00D21A33">
        <w:rPr>
          <w:rFonts w:cs="Times New Roman PS MT"/>
          <w:bCs/>
          <w:szCs w:val="20"/>
        </w:rPr>
        <w:t>setpoint</w:t>
      </w:r>
      <w:r w:rsidRPr="00BC7581">
        <w:t>.</w:t>
      </w:r>
    </w:p>
    <w:p w14:paraId="2247F748" w14:textId="77777777" w:rsidR="009045A3" w:rsidRPr="00BC7581" w:rsidRDefault="009045A3" w:rsidP="0087618D">
      <w:pPr>
        <w:pStyle w:val="Heading3"/>
      </w:pPr>
      <w:r w:rsidRPr="00BC7581">
        <w:t>Alarms</w:t>
      </w:r>
    </w:p>
    <w:p w14:paraId="3DE64B24" w14:textId="77777777" w:rsidR="009045A3" w:rsidRPr="00BC7581" w:rsidRDefault="009045A3" w:rsidP="0087618D">
      <w:pPr>
        <w:pStyle w:val="Heading4"/>
      </w:pPr>
      <w:r w:rsidRPr="00BC7581">
        <w:t>Low Primary Airflow</w:t>
      </w:r>
    </w:p>
    <w:p w14:paraId="46DD7094" w14:textId="382E3BF3" w:rsidR="009045A3" w:rsidRPr="00BC7581" w:rsidRDefault="009045A3" w:rsidP="007C1423">
      <w:pPr>
        <w:pStyle w:val="Heading5"/>
      </w:pPr>
      <w:r w:rsidRPr="00BC7581">
        <w:t xml:space="preserve">If the measured airflow is less than 70% of </w:t>
      </w:r>
      <w:r w:rsidR="00D21A33">
        <w:rPr>
          <w:rFonts w:cs="Times New Roman PS MT"/>
          <w:bCs/>
          <w:szCs w:val="20"/>
        </w:rPr>
        <w:t>setpoint</w:t>
      </w:r>
      <w:r w:rsidRPr="00BC7581">
        <w:t xml:space="preserve"> for </w:t>
      </w:r>
      <w:r w:rsidR="00A15640">
        <w:t>10</w:t>
      </w:r>
      <w:r w:rsidR="00A15640" w:rsidRPr="00BC7581">
        <w:t xml:space="preserve"> </w:t>
      </w:r>
      <w:r w:rsidRPr="00BC7581">
        <w:t xml:space="preserve">minutes while </w:t>
      </w:r>
      <w:r w:rsidR="00D21A33">
        <w:rPr>
          <w:rFonts w:cs="Times New Roman PS MT"/>
          <w:bCs/>
          <w:szCs w:val="20"/>
        </w:rPr>
        <w:t>setpoint</w:t>
      </w:r>
      <w:r w:rsidRPr="00BC7581">
        <w:t xml:space="preserve"> is greater than zero, generate a Level </w:t>
      </w:r>
      <w:r w:rsidR="00A15640">
        <w:t>4</w:t>
      </w:r>
      <w:r w:rsidR="00A15640" w:rsidRPr="00BC7581">
        <w:t xml:space="preserve"> </w:t>
      </w:r>
      <w:r w:rsidRPr="00BC7581">
        <w:t>alarm.</w:t>
      </w:r>
    </w:p>
    <w:p w14:paraId="3834C910" w14:textId="0C91929A" w:rsidR="009045A3" w:rsidRPr="00BC7581" w:rsidRDefault="009045A3" w:rsidP="007C1423">
      <w:pPr>
        <w:pStyle w:val="Heading5"/>
      </w:pPr>
      <w:r w:rsidRPr="00BC7581">
        <w:t xml:space="preserve">If the measured airflow is less than 50% of </w:t>
      </w:r>
      <w:r w:rsidR="00D21A33">
        <w:rPr>
          <w:rFonts w:cs="Times New Roman PS MT"/>
          <w:bCs/>
          <w:szCs w:val="20"/>
        </w:rPr>
        <w:t>setpoint</w:t>
      </w:r>
      <w:r w:rsidRPr="00BC7581">
        <w:t xml:space="preserve"> for </w:t>
      </w:r>
      <w:r w:rsidR="00A15640">
        <w:t>10</w:t>
      </w:r>
      <w:r w:rsidR="00A15640" w:rsidRPr="00BC7581">
        <w:t xml:space="preserve"> </w:t>
      </w:r>
      <w:r w:rsidRPr="00BC7581">
        <w:t xml:space="preserve">minutes while </w:t>
      </w:r>
      <w:r w:rsidR="00D21A33">
        <w:rPr>
          <w:rFonts w:cs="Times New Roman PS MT"/>
          <w:bCs/>
          <w:szCs w:val="20"/>
        </w:rPr>
        <w:t>setpoint</w:t>
      </w:r>
      <w:r w:rsidRPr="00BC7581">
        <w:t xml:space="preserve"> is greater than zero, generate a Level </w:t>
      </w:r>
      <w:r w:rsidR="00A15640">
        <w:t>3</w:t>
      </w:r>
      <w:r w:rsidR="00A15640" w:rsidRPr="00BC7581">
        <w:t xml:space="preserve"> </w:t>
      </w:r>
      <w:r w:rsidRPr="00BC7581">
        <w:t>alarm.</w:t>
      </w:r>
    </w:p>
    <w:p w14:paraId="5C1248D9" w14:textId="22261D0E" w:rsidR="009045A3" w:rsidRPr="00BC7581" w:rsidRDefault="009045A3" w:rsidP="007C1423">
      <w:pPr>
        <w:pStyle w:val="Heading5"/>
      </w:pPr>
      <w:r w:rsidRPr="00BC7581">
        <w:t>If a zone has an Importance</w:t>
      </w:r>
      <w:r>
        <w:rPr>
          <w:rFonts w:cs="Times New Roman PS MT"/>
          <w:bCs/>
          <w:szCs w:val="20"/>
        </w:rPr>
        <w:t>-Multiplier</w:t>
      </w:r>
      <w:r w:rsidRPr="00BC7581">
        <w:t xml:space="preserve"> of 0 </w:t>
      </w:r>
      <w:r>
        <w:rPr>
          <w:rFonts w:cs="Times New Roman PS MT"/>
          <w:bCs/>
          <w:szCs w:val="20"/>
        </w:rPr>
        <w:t>(</w:t>
      </w:r>
      <w:r w:rsidRPr="00BC7581">
        <w:t xml:space="preserve">see </w:t>
      </w:r>
      <w:r>
        <w:rPr>
          <w:rFonts w:cs="Times New Roman PS MT"/>
          <w:bCs/>
          <w:szCs w:val="20"/>
        </w:rPr>
        <w:t xml:space="preserve">Section </w:t>
      </w:r>
      <w:r w:rsidR="00C01685">
        <w:rPr>
          <w:rFonts w:cs="Times New Roman PS MT"/>
          <w:bCs/>
          <w:szCs w:val="20"/>
        </w:rPr>
        <w:fldChar w:fldCharType="begin"/>
      </w:r>
      <w:r w:rsidR="00C01685">
        <w:rPr>
          <w:rFonts w:cs="Times New Roman PS MT"/>
          <w:bCs/>
          <w:szCs w:val="20"/>
        </w:rPr>
        <w:instrText xml:space="preserve"> REF _Ref438200779 \w \h </w:instrText>
      </w:r>
      <w:r w:rsidR="00C01685">
        <w:rPr>
          <w:rFonts w:cs="Times New Roman PS MT"/>
          <w:bCs/>
          <w:szCs w:val="20"/>
        </w:rPr>
      </w:r>
      <w:r w:rsidR="00C01685">
        <w:rPr>
          <w:rFonts w:cs="Times New Roman PS MT"/>
          <w:bCs/>
          <w:szCs w:val="20"/>
        </w:rPr>
        <w:fldChar w:fldCharType="separate"/>
      </w:r>
      <w:r w:rsidR="0037258A">
        <w:rPr>
          <w:rFonts w:cs="Times New Roman PS MT"/>
          <w:bCs/>
          <w:szCs w:val="20"/>
        </w:rPr>
        <w:t>5.1.14.</w:t>
      </w:r>
      <w:proofErr w:type="gramStart"/>
      <w:r w:rsidR="0037258A">
        <w:rPr>
          <w:rFonts w:cs="Times New Roman PS MT"/>
          <w:bCs/>
          <w:szCs w:val="20"/>
        </w:rPr>
        <w:t>2.a.</w:t>
      </w:r>
      <w:proofErr w:type="gramEnd"/>
      <w:r w:rsidR="0037258A">
        <w:rPr>
          <w:rFonts w:cs="Times New Roman PS MT"/>
          <w:bCs/>
          <w:szCs w:val="20"/>
        </w:rPr>
        <w:t>1</w:t>
      </w:r>
      <w:r w:rsidR="00C01685">
        <w:rPr>
          <w:rFonts w:cs="Times New Roman PS MT"/>
          <w:bCs/>
          <w:szCs w:val="20"/>
        </w:rPr>
        <w:fldChar w:fldCharType="end"/>
      </w:r>
      <w:r>
        <w:rPr>
          <w:rFonts w:cs="Times New Roman PS MT"/>
          <w:bCs/>
          <w:szCs w:val="20"/>
        </w:rPr>
        <w:t>)</w:t>
      </w:r>
      <w:r w:rsidRPr="00BC7581">
        <w:t xml:space="preserve"> for its static pressure reset </w:t>
      </w:r>
      <w:r>
        <w:rPr>
          <w:rFonts w:cs="Times New Roman PS MT"/>
          <w:bCs/>
          <w:szCs w:val="20"/>
        </w:rPr>
        <w:t>T&amp;R</w:t>
      </w:r>
      <w:r w:rsidRPr="00BC7581">
        <w:t xml:space="preserve"> control loop, low airflow alarms shall be suppressed for that zone.</w:t>
      </w:r>
    </w:p>
    <w:p w14:paraId="44818519" w14:textId="0571CBDC" w:rsidR="009045A3" w:rsidRDefault="009045A3" w:rsidP="0087618D">
      <w:pPr>
        <w:pStyle w:val="Heading4"/>
        <w:rPr>
          <w:ins w:id="4494" w:author="Reece Kiriu" w:date="2022-10-19T14:02:00Z"/>
        </w:rPr>
      </w:pPr>
      <w:r w:rsidRPr="00BC7581">
        <w:t>Low</w:t>
      </w:r>
      <w:r w:rsidRPr="00B87A61">
        <w:rPr>
          <w:rFonts w:cs="Times New Roman PS MT"/>
          <w:szCs w:val="20"/>
        </w:rPr>
        <w:t>-</w:t>
      </w:r>
      <w:r w:rsidRPr="00BC7581">
        <w:t>Discharge Air Temperature</w:t>
      </w:r>
    </w:p>
    <w:p w14:paraId="79A67AA7" w14:textId="5FCAF3B7" w:rsidR="00A30775" w:rsidRPr="00BC7581" w:rsidRDefault="00A30775">
      <w:pPr>
        <w:pStyle w:val="Instrbox"/>
        <w:pPrChange w:id="4495" w:author="Reece Kiriu" w:date="2022-10-19T14:02:00Z">
          <w:pPr>
            <w:pStyle w:val="Heading4"/>
          </w:pPr>
        </w:pPrChange>
      </w:pPr>
      <w:ins w:id="4496" w:author="Reece Kiriu" w:date="2022-10-19T14:02:00Z">
        <w:r>
          <w:t xml:space="preserve">Delete the following three paragraphs if the heating coil is </w:t>
        </w:r>
      </w:ins>
      <w:ins w:id="4497" w:author="Reece Kiriu" w:date="2022-10-19T14:07:00Z">
        <w:r w:rsidR="00BB0455">
          <w:t>elect</w:t>
        </w:r>
      </w:ins>
      <w:ins w:id="4498" w:author="Reece Kiriu" w:date="2022-10-19T14:08:00Z">
        <w:r w:rsidR="00BB0455">
          <w:t>ric</w:t>
        </w:r>
      </w:ins>
      <w:ins w:id="4499" w:author="Reece Kiriu" w:date="2022-10-19T14:02:00Z">
        <w:r>
          <w:t>.</w:t>
        </w:r>
      </w:ins>
    </w:p>
    <w:p w14:paraId="37DBE8DF" w14:textId="46F05DC6" w:rsidR="009045A3" w:rsidRPr="00BC7581" w:rsidRDefault="00A30775" w:rsidP="007C1423">
      <w:pPr>
        <w:pStyle w:val="Heading5"/>
      </w:pPr>
      <w:ins w:id="4500" w:author="Reece Kiriu" w:date="2022-10-19T13:59:00Z">
        <w:r w:rsidRPr="00A30775">
          <w:rPr>
            <w:rStyle w:val="Toggle"/>
            <w:rPrChange w:id="4501" w:author="Reece Kiriu" w:date="2022-10-19T13:59:00Z">
              <w:rPr/>
            </w:rPrChange>
          </w:rPr>
          <w:t xml:space="preserve">[EQUALS TERM_HT </w:t>
        </w:r>
        <w:proofErr w:type="gramStart"/>
        <w:r w:rsidRPr="00A30775">
          <w:rPr>
            <w:rStyle w:val="Toggle"/>
            <w:rPrChange w:id="4502" w:author="Reece Kiriu" w:date="2022-10-19T13:59:00Z">
              <w:rPr/>
            </w:rPrChange>
          </w:rPr>
          <w:t>HW]</w:t>
        </w:r>
      </w:ins>
      <w:r w:rsidR="009045A3" w:rsidRPr="00BC7581">
        <w:t>If</w:t>
      </w:r>
      <w:proofErr w:type="gramEnd"/>
      <w:r w:rsidR="009045A3" w:rsidRPr="00BC7581">
        <w:t xml:space="preserve"> heating hot</w:t>
      </w:r>
      <w:r w:rsidR="009045A3">
        <w:rPr>
          <w:rFonts w:cs="Times New Roman PS MT"/>
          <w:bCs/>
          <w:szCs w:val="20"/>
        </w:rPr>
        <w:t>-</w:t>
      </w:r>
      <w:r w:rsidR="009045A3" w:rsidRPr="00BC7581">
        <w:t xml:space="preserve">water plant is proven </w:t>
      </w:r>
      <w:r w:rsidR="009045A3" w:rsidRPr="00BC7581">
        <w:rPr>
          <w:smallCaps/>
        </w:rPr>
        <w:t>on</w:t>
      </w:r>
      <w:r w:rsidR="009045A3">
        <w:rPr>
          <w:rFonts w:cs="Times New Roman PS MT"/>
          <w:bCs/>
          <w:szCs w:val="20"/>
        </w:rPr>
        <w:t>,</w:t>
      </w:r>
      <w:r w:rsidR="009045A3" w:rsidRPr="00BC7581">
        <w:t xml:space="preserve"> and the </w:t>
      </w:r>
      <w:r w:rsidR="009045A3">
        <w:rPr>
          <w:rFonts w:cs="Times New Roman PS MT"/>
          <w:bCs/>
          <w:szCs w:val="20"/>
        </w:rPr>
        <w:t>DAT</w:t>
      </w:r>
      <w:r w:rsidR="009045A3" w:rsidRPr="00BC7581">
        <w:t xml:space="preserve"> is </w:t>
      </w:r>
      <w:ins w:id="4503" w:author="Titus Ellison" w:date="2022-10-20T12:25:00Z">
        <w:r w:rsidR="0022380B" w:rsidRPr="0022380B">
          <w:rPr>
            <w:rStyle w:val="Toggle"/>
            <w:rPrChange w:id="4504" w:author="Titus Ellison" w:date="2022-10-20T12:25:00Z">
              <w:rPr/>
            </w:rPrChange>
          </w:rPr>
          <w:t>[UNITS [</w:t>
        </w:r>
      </w:ins>
      <w:r w:rsidR="009045A3" w:rsidRPr="0022380B">
        <w:rPr>
          <w:rStyle w:val="Toggle"/>
          <w:rPrChange w:id="4505" w:author="Titus Ellison" w:date="2022-10-20T12:25:00Z">
            <w:rPr/>
          </w:rPrChange>
        </w:rPr>
        <w:t>8.3°C</w:t>
      </w:r>
      <w:ins w:id="4506" w:author="Titus Ellison" w:date="2022-10-20T12:25:00Z">
        <w:r w:rsidR="0022380B" w:rsidRPr="0022380B">
          <w:rPr>
            <w:rStyle w:val="Toggle"/>
            <w:rPrChange w:id="4507" w:author="Titus Ellison" w:date="2022-10-20T12:25:00Z">
              <w:rPr/>
            </w:rPrChange>
          </w:rPr>
          <w:t>]</w:t>
        </w:r>
      </w:ins>
      <w:r w:rsidR="009045A3" w:rsidRPr="0022380B">
        <w:rPr>
          <w:rStyle w:val="Toggle"/>
          <w:rPrChange w:id="4508" w:author="Titus Ellison" w:date="2022-10-20T12:25:00Z">
            <w:rPr/>
          </w:rPrChange>
        </w:rPr>
        <w:t xml:space="preserve"> </w:t>
      </w:r>
      <w:ins w:id="4509" w:author="Titus Ellison" w:date="2022-10-20T12:25:00Z">
        <w:r w:rsidR="0022380B" w:rsidRPr="0022380B">
          <w:rPr>
            <w:rStyle w:val="Toggle"/>
            <w:rPrChange w:id="4510" w:author="Titus Ellison" w:date="2022-10-20T12:25:00Z">
              <w:rPr/>
            </w:rPrChange>
          </w:rPr>
          <w:t>[</w:t>
        </w:r>
      </w:ins>
      <w:del w:id="4511" w:author="Titus Ellison" w:date="2022-10-20T12:25:00Z">
        <w:r w:rsidR="009045A3" w:rsidRPr="0022380B" w:rsidDel="0022380B">
          <w:rPr>
            <w:rStyle w:val="Toggle"/>
            <w:rPrChange w:id="4512" w:author="Titus Ellison" w:date="2022-10-20T12:25:00Z">
              <w:rPr/>
            </w:rPrChange>
          </w:rPr>
          <w:delText>(</w:delText>
        </w:r>
      </w:del>
      <w:r w:rsidR="009045A3" w:rsidRPr="0022380B">
        <w:rPr>
          <w:rStyle w:val="Toggle"/>
          <w:rPrChange w:id="4513" w:author="Titus Ellison" w:date="2022-10-20T12:25:00Z">
            <w:rPr/>
          </w:rPrChange>
        </w:rPr>
        <w:t>15°F</w:t>
      </w:r>
      <w:ins w:id="4514" w:author="Titus Ellison" w:date="2022-10-20T12:25:00Z">
        <w:r w:rsidR="0022380B" w:rsidRPr="0022380B">
          <w:rPr>
            <w:rStyle w:val="Toggle"/>
            <w:rPrChange w:id="4515" w:author="Titus Ellison" w:date="2022-10-20T12:25:00Z">
              <w:rPr/>
            </w:rPrChange>
          </w:rPr>
          <w:t>]]</w:t>
        </w:r>
      </w:ins>
      <w:del w:id="4516" w:author="Titus Ellison" w:date="2022-10-20T12:25:00Z">
        <w:r w:rsidR="009045A3" w:rsidRPr="00BC7581" w:rsidDel="0022380B">
          <w:delText>)</w:delText>
        </w:r>
      </w:del>
      <w:r w:rsidR="009045A3" w:rsidRPr="00BC7581">
        <w:t xml:space="preserve"> less than </w:t>
      </w:r>
      <w:r w:rsidR="00D21A33">
        <w:rPr>
          <w:rFonts w:cs="Times New Roman PS MT"/>
          <w:bCs/>
          <w:szCs w:val="20"/>
        </w:rPr>
        <w:t>setpoint</w:t>
      </w:r>
      <w:r w:rsidR="009045A3" w:rsidRPr="00BC7581">
        <w:t xml:space="preserve"> for 10 minutes, generate a Level </w:t>
      </w:r>
      <w:r w:rsidR="00A15640">
        <w:t>4</w:t>
      </w:r>
      <w:r w:rsidR="00A15640" w:rsidRPr="00BC7581">
        <w:t xml:space="preserve"> </w:t>
      </w:r>
      <w:r w:rsidR="009045A3" w:rsidRPr="00BC7581">
        <w:t xml:space="preserve">alarm. </w:t>
      </w:r>
    </w:p>
    <w:p w14:paraId="0A819638" w14:textId="76F83C24" w:rsidR="009045A3" w:rsidRPr="00BC7581" w:rsidRDefault="00A30775" w:rsidP="007C1423">
      <w:pPr>
        <w:pStyle w:val="Heading5"/>
      </w:pPr>
      <w:ins w:id="4517" w:author="Reece Kiriu" w:date="2022-10-19T13:59:00Z">
        <w:r w:rsidRPr="00A30775">
          <w:rPr>
            <w:rStyle w:val="Toggle"/>
            <w:rPrChange w:id="4518" w:author="Reece Kiriu" w:date="2022-10-19T13:59:00Z">
              <w:rPr/>
            </w:rPrChange>
          </w:rPr>
          <w:lastRenderedPageBreak/>
          <w:t xml:space="preserve">[EQUALS TERM_HT </w:t>
        </w:r>
        <w:proofErr w:type="gramStart"/>
        <w:r w:rsidRPr="00A30775">
          <w:rPr>
            <w:rStyle w:val="Toggle"/>
            <w:rPrChange w:id="4519" w:author="Reece Kiriu" w:date="2022-10-19T13:59:00Z">
              <w:rPr/>
            </w:rPrChange>
          </w:rPr>
          <w:t>HW]</w:t>
        </w:r>
      </w:ins>
      <w:r w:rsidR="009045A3" w:rsidRPr="00BC7581">
        <w:t>If</w:t>
      </w:r>
      <w:proofErr w:type="gramEnd"/>
      <w:r w:rsidR="009045A3" w:rsidRPr="00BC7581">
        <w:t xml:space="preserve"> heating hot</w:t>
      </w:r>
      <w:r w:rsidR="009045A3">
        <w:rPr>
          <w:rFonts w:cs="Times New Roman PS MT"/>
          <w:bCs/>
          <w:szCs w:val="20"/>
        </w:rPr>
        <w:t>-</w:t>
      </w:r>
      <w:r w:rsidR="009045A3" w:rsidRPr="00BC7581">
        <w:t xml:space="preserve">water plant is proven </w:t>
      </w:r>
      <w:r w:rsidR="009045A3" w:rsidRPr="00BC7581">
        <w:rPr>
          <w:smallCaps/>
        </w:rPr>
        <w:t>on</w:t>
      </w:r>
      <w:r w:rsidR="009045A3">
        <w:rPr>
          <w:rFonts w:cs="Times New Roman PS MT"/>
          <w:bCs/>
          <w:szCs w:val="20"/>
        </w:rPr>
        <w:t>,</w:t>
      </w:r>
      <w:r w:rsidR="009045A3" w:rsidRPr="00BC7581">
        <w:t xml:space="preserve"> and the </w:t>
      </w:r>
      <w:r w:rsidR="009045A3">
        <w:rPr>
          <w:rFonts w:cs="Times New Roman PS MT"/>
          <w:bCs/>
          <w:szCs w:val="20"/>
        </w:rPr>
        <w:t>DAT</w:t>
      </w:r>
      <w:r w:rsidR="009045A3" w:rsidRPr="00BC7581">
        <w:t xml:space="preserve"> is </w:t>
      </w:r>
      <w:ins w:id="4520" w:author="Titus Ellison" w:date="2022-10-20T12:25:00Z">
        <w:r w:rsidR="0022380B" w:rsidRPr="0022380B">
          <w:rPr>
            <w:rStyle w:val="Toggle"/>
            <w:rPrChange w:id="4521" w:author="Titus Ellison" w:date="2022-10-20T12:25:00Z">
              <w:rPr/>
            </w:rPrChange>
          </w:rPr>
          <w:t>[UNITS [</w:t>
        </w:r>
      </w:ins>
      <w:r w:rsidR="009045A3" w:rsidRPr="0022380B">
        <w:rPr>
          <w:rStyle w:val="Toggle"/>
          <w:rPrChange w:id="4522" w:author="Titus Ellison" w:date="2022-10-20T12:25:00Z">
            <w:rPr/>
          </w:rPrChange>
        </w:rPr>
        <w:t>17°C</w:t>
      </w:r>
      <w:ins w:id="4523" w:author="Titus Ellison" w:date="2022-10-20T12:25:00Z">
        <w:r w:rsidR="0022380B" w:rsidRPr="0022380B">
          <w:rPr>
            <w:rStyle w:val="Toggle"/>
            <w:rPrChange w:id="4524" w:author="Titus Ellison" w:date="2022-10-20T12:25:00Z">
              <w:rPr/>
            </w:rPrChange>
          </w:rPr>
          <w:t>]</w:t>
        </w:r>
      </w:ins>
      <w:r w:rsidR="009045A3" w:rsidRPr="0022380B">
        <w:rPr>
          <w:rStyle w:val="Toggle"/>
          <w:rPrChange w:id="4525" w:author="Titus Ellison" w:date="2022-10-20T12:25:00Z">
            <w:rPr/>
          </w:rPrChange>
        </w:rPr>
        <w:t xml:space="preserve"> </w:t>
      </w:r>
      <w:ins w:id="4526" w:author="Titus Ellison" w:date="2022-10-20T12:25:00Z">
        <w:r w:rsidR="0022380B" w:rsidRPr="0022380B">
          <w:rPr>
            <w:rStyle w:val="Toggle"/>
            <w:rPrChange w:id="4527" w:author="Titus Ellison" w:date="2022-10-20T12:25:00Z">
              <w:rPr/>
            </w:rPrChange>
          </w:rPr>
          <w:t>[</w:t>
        </w:r>
      </w:ins>
      <w:del w:id="4528" w:author="Titus Ellison" w:date="2022-10-20T12:25:00Z">
        <w:r w:rsidR="009045A3" w:rsidRPr="0022380B" w:rsidDel="0022380B">
          <w:rPr>
            <w:rStyle w:val="Toggle"/>
            <w:rPrChange w:id="4529" w:author="Titus Ellison" w:date="2022-10-20T12:25:00Z">
              <w:rPr/>
            </w:rPrChange>
          </w:rPr>
          <w:delText>(</w:delText>
        </w:r>
      </w:del>
      <w:r w:rsidR="009045A3" w:rsidRPr="0022380B">
        <w:rPr>
          <w:rStyle w:val="Toggle"/>
          <w:rPrChange w:id="4530" w:author="Titus Ellison" w:date="2022-10-20T12:25:00Z">
            <w:rPr/>
          </w:rPrChange>
        </w:rPr>
        <w:t>30°F</w:t>
      </w:r>
      <w:ins w:id="4531" w:author="Titus Ellison" w:date="2022-10-20T12:25:00Z">
        <w:r w:rsidR="0022380B" w:rsidRPr="0022380B">
          <w:rPr>
            <w:rStyle w:val="Toggle"/>
            <w:rPrChange w:id="4532" w:author="Titus Ellison" w:date="2022-10-20T12:25:00Z">
              <w:rPr/>
            </w:rPrChange>
          </w:rPr>
          <w:t>]]</w:t>
        </w:r>
      </w:ins>
      <w:del w:id="4533" w:author="Titus Ellison" w:date="2022-10-20T12:25:00Z">
        <w:r w:rsidR="009045A3" w:rsidRPr="00BC7581" w:rsidDel="0022380B">
          <w:delText>)</w:delText>
        </w:r>
      </w:del>
      <w:r w:rsidR="009045A3" w:rsidRPr="00BC7581">
        <w:t xml:space="preserve"> less than </w:t>
      </w:r>
      <w:r w:rsidR="00D21A33">
        <w:rPr>
          <w:rFonts w:cs="Times New Roman PS MT"/>
          <w:bCs/>
          <w:szCs w:val="20"/>
        </w:rPr>
        <w:t>setpoint</w:t>
      </w:r>
      <w:r w:rsidR="009045A3" w:rsidRPr="00BC7581">
        <w:t xml:space="preserve"> for 10 minutes, generate a Level </w:t>
      </w:r>
      <w:r w:rsidR="00A15640">
        <w:t>3</w:t>
      </w:r>
      <w:r w:rsidR="00A15640" w:rsidRPr="00BC7581">
        <w:t xml:space="preserve"> </w:t>
      </w:r>
      <w:r w:rsidR="009045A3" w:rsidRPr="00BC7581">
        <w:t xml:space="preserve">alarm. </w:t>
      </w:r>
    </w:p>
    <w:p w14:paraId="7A44BE31" w14:textId="39233793" w:rsidR="00A30775" w:rsidRPr="00A30775" w:rsidRDefault="00A30775" w:rsidP="00A30775">
      <w:pPr>
        <w:pStyle w:val="Heading5"/>
        <w:rPr>
          <w:ins w:id="4534" w:author="Reece Kiriu" w:date="2022-10-19T14:01:00Z"/>
          <w:rStyle w:val="Toggle"/>
          <w:color w:val="auto"/>
          <w:rPrChange w:id="4535" w:author="Reece Kiriu" w:date="2022-10-19T14:01:00Z">
            <w:rPr>
              <w:ins w:id="4536" w:author="Reece Kiriu" w:date="2022-10-19T14:01:00Z"/>
              <w:rStyle w:val="Toggle"/>
            </w:rPr>
          </w:rPrChange>
        </w:rPr>
      </w:pPr>
      <w:ins w:id="4537" w:author="Reece Kiriu" w:date="2022-10-19T13:59:00Z">
        <w:r w:rsidRPr="00A30775">
          <w:rPr>
            <w:rStyle w:val="Toggle"/>
            <w:rPrChange w:id="4538" w:author="Reece Kiriu" w:date="2022-10-19T14:00:00Z">
              <w:rPr>
                <w:color w:val="C00000"/>
              </w:rPr>
            </w:rPrChange>
          </w:rPr>
          <w:t>[EQUALS TERM</w:t>
        </w:r>
      </w:ins>
      <w:ins w:id="4539" w:author="Reece Kiriu" w:date="2022-10-19T14:00:00Z">
        <w:r w:rsidRPr="00A30775">
          <w:rPr>
            <w:rStyle w:val="Toggle"/>
            <w:rPrChange w:id="4540" w:author="Reece Kiriu" w:date="2022-10-19T14:00:00Z">
              <w:rPr/>
            </w:rPrChange>
          </w:rPr>
          <w:t xml:space="preserve">_HT </w:t>
        </w:r>
        <w:proofErr w:type="gramStart"/>
        <w:r w:rsidRPr="00A30775">
          <w:rPr>
            <w:rStyle w:val="Toggle"/>
            <w:rPrChange w:id="4541" w:author="Reece Kiriu" w:date="2022-10-19T14:00:00Z">
              <w:rPr/>
            </w:rPrChange>
          </w:rPr>
          <w:t>HW]</w:t>
        </w:r>
      </w:ins>
      <w:r w:rsidR="009045A3" w:rsidRPr="00BC7581">
        <w:t>If</w:t>
      </w:r>
      <w:proofErr w:type="gramEnd"/>
      <w:r w:rsidR="009045A3" w:rsidRPr="00BC7581">
        <w:t xml:space="preserve"> a zone has an Importance</w:t>
      </w:r>
      <w:r w:rsidR="009045A3">
        <w:rPr>
          <w:rFonts w:cs="Times New Roman PS MT"/>
          <w:bCs/>
          <w:szCs w:val="20"/>
        </w:rPr>
        <w:t>-Multiplier</w:t>
      </w:r>
      <w:r w:rsidR="009045A3" w:rsidRPr="00BC7581">
        <w:t xml:space="preserve"> of 0 </w:t>
      </w:r>
      <w:r w:rsidR="009045A3">
        <w:rPr>
          <w:rFonts w:cs="Times New Roman PS MT"/>
          <w:bCs/>
          <w:szCs w:val="20"/>
        </w:rPr>
        <w:t>(</w:t>
      </w:r>
      <w:r w:rsidR="009045A3" w:rsidRPr="00BC7581">
        <w:t xml:space="preserve">see </w:t>
      </w:r>
      <w:r w:rsidR="009045A3">
        <w:rPr>
          <w:rFonts w:cs="Times New Roman PS MT"/>
          <w:bCs/>
          <w:szCs w:val="20"/>
        </w:rPr>
        <w:t xml:space="preserve">Section </w:t>
      </w:r>
      <w:r w:rsidR="00C01685">
        <w:rPr>
          <w:rFonts w:cs="Times New Roman PS MT"/>
          <w:bCs/>
          <w:szCs w:val="20"/>
        </w:rPr>
        <w:fldChar w:fldCharType="begin"/>
      </w:r>
      <w:r w:rsidR="00C01685">
        <w:rPr>
          <w:rFonts w:cs="Times New Roman PS MT"/>
          <w:bCs/>
          <w:szCs w:val="20"/>
        </w:rPr>
        <w:instrText xml:space="preserve"> REF _Ref438200779 \w \h </w:instrText>
      </w:r>
      <w:r w:rsidR="00C01685">
        <w:rPr>
          <w:rFonts w:cs="Times New Roman PS MT"/>
          <w:bCs/>
          <w:szCs w:val="20"/>
        </w:rPr>
      </w:r>
      <w:r w:rsidR="00C01685">
        <w:rPr>
          <w:rFonts w:cs="Times New Roman PS MT"/>
          <w:bCs/>
          <w:szCs w:val="20"/>
        </w:rPr>
        <w:fldChar w:fldCharType="separate"/>
      </w:r>
      <w:r w:rsidR="0037258A">
        <w:rPr>
          <w:rFonts w:cs="Times New Roman PS MT"/>
          <w:bCs/>
          <w:szCs w:val="20"/>
        </w:rPr>
        <w:t>5.1.14.2.a.1</w:t>
      </w:r>
      <w:r w:rsidR="00C01685">
        <w:rPr>
          <w:rFonts w:cs="Times New Roman PS MT"/>
          <w:bCs/>
          <w:szCs w:val="20"/>
        </w:rPr>
        <w:fldChar w:fldCharType="end"/>
      </w:r>
      <w:r w:rsidR="009045A3">
        <w:rPr>
          <w:rFonts w:cs="Times New Roman PS MT"/>
          <w:bCs/>
          <w:szCs w:val="20"/>
        </w:rPr>
        <w:t>)</w:t>
      </w:r>
      <w:r w:rsidR="009045A3" w:rsidRPr="00BC7581">
        <w:t xml:space="preserve"> for its </w:t>
      </w:r>
      <w:r w:rsidR="009045A3">
        <w:rPr>
          <w:rFonts w:cs="Times New Roman PS MT"/>
          <w:bCs/>
          <w:szCs w:val="20"/>
        </w:rPr>
        <w:t>hot-water</w:t>
      </w:r>
      <w:r w:rsidR="009045A3" w:rsidRPr="00BC7581">
        <w:t xml:space="preserve"> reset </w:t>
      </w:r>
      <w:r w:rsidR="009045A3">
        <w:rPr>
          <w:rFonts w:cs="Times New Roman PS MT"/>
          <w:bCs/>
          <w:szCs w:val="20"/>
        </w:rPr>
        <w:t>T&amp;R</w:t>
      </w:r>
      <w:r w:rsidR="009045A3" w:rsidRPr="00BC7581">
        <w:t xml:space="preserve"> control loop, low</w:t>
      </w:r>
      <w:r w:rsidR="009045A3">
        <w:rPr>
          <w:rFonts w:cs="Times New Roman PS MT"/>
          <w:bCs/>
          <w:szCs w:val="20"/>
        </w:rPr>
        <w:t>-DAT</w:t>
      </w:r>
      <w:r w:rsidR="009045A3" w:rsidRPr="00BC7581">
        <w:t xml:space="preserve"> alarms shall be suppressed for that zone.</w:t>
      </w:r>
      <w:ins w:id="4542" w:author="Reece Kiriu" w:date="2022-10-19T14:00:00Z">
        <w:r w:rsidRPr="00A30775">
          <w:rPr>
            <w:rStyle w:val="Toggle"/>
          </w:rPr>
          <w:t xml:space="preserve"> </w:t>
        </w:r>
      </w:ins>
    </w:p>
    <w:p w14:paraId="1717C34B" w14:textId="32ADB49F" w:rsidR="00A30775" w:rsidRPr="00A30775" w:rsidRDefault="00A30775">
      <w:pPr>
        <w:pStyle w:val="Instrbox"/>
        <w:rPr>
          <w:ins w:id="4543" w:author="Reece Kiriu" w:date="2022-10-19T14:00:00Z"/>
          <w:rStyle w:val="Toggle"/>
          <w:color w:val="auto"/>
          <w:rPrChange w:id="4544" w:author="Reece Kiriu" w:date="2022-10-19T14:00:00Z">
            <w:rPr>
              <w:ins w:id="4545" w:author="Reece Kiriu" w:date="2022-10-19T14:00:00Z"/>
              <w:rStyle w:val="Toggle"/>
            </w:rPr>
          </w:rPrChange>
        </w:rPr>
        <w:pPrChange w:id="4546" w:author="Reece Kiriu" w:date="2022-10-19T14:02:00Z">
          <w:pPr>
            <w:pStyle w:val="Heading5"/>
          </w:pPr>
        </w:pPrChange>
      </w:pPr>
      <w:ins w:id="4547" w:author="Reece Kiriu" w:date="2022-10-19T14:02:00Z">
        <w:r>
          <w:rPr>
            <w:rStyle w:val="Toggle"/>
            <w:color w:val="auto"/>
          </w:rPr>
          <w:t xml:space="preserve">Delete the following two paragraphs if the heating </w:t>
        </w:r>
        <w:proofErr w:type="spellStart"/>
        <w:r>
          <w:rPr>
            <w:rStyle w:val="Toggle"/>
            <w:color w:val="auto"/>
          </w:rPr>
          <w:t>coil</w:t>
        </w:r>
        <w:proofErr w:type="spellEnd"/>
        <w:r>
          <w:rPr>
            <w:rStyle w:val="Toggle"/>
            <w:color w:val="auto"/>
          </w:rPr>
          <w:t xml:space="preserve"> is </w:t>
        </w:r>
      </w:ins>
      <w:ins w:id="4548" w:author="Reece Kiriu" w:date="2022-10-19T14:08:00Z">
        <w:r w:rsidR="00BB0455">
          <w:rPr>
            <w:rStyle w:val="Toggle"/>
            <w:color w:val="auto"/>
          </w:rPr>
          <w:t>hot water</w:t>
        </w:r>
      </w:ins>
      <w:ins w:id="4549" w:author="Reece Kiriu" w:date="2022-10-19T14:02:00Z">
        <w:r>
          <w:rPr>
            <w:rStyle w:val="Toggle"/>
            <w:color w:val="auto"/>
          </w:rPr>
          <w:t>.</w:t>
        </w:r>
      </w:ins>
    </w:p>
    <w:p w14:paraId="3633C095" w14:textId="2A3BCBD6" w:rsidR="00A30775" w:rsidRPr="00BC7581" w:rsidRDefault="00A30775" w:rsidP="00A30775">
      <w:pPr>
        <w:pStyle w:val="Heading5"/>
        <w:rPr>
          <w:ins w:id="4550" w:author="Reece Kiriu" w:date="2022-10-19T14:00:00Z"/>
        </w:rPr>
      </w:pPr>
      <w:ins w:id="4551" w:author="Reece Kiriu" w:date="2022-10-19T14:00:00Z">
        <w:r w:rsidRPr="00B90AC9">
          <w:rPr>
            <w:rStyle w:val="Toggle"/>
          </w:rPr>
          <w:t xml:space="preserve">[EQUALS TERM_HT </w:t>
        </w:r>
        <w:proofErr w:type="gramStart"/>
        <w:r>
          <w:rPr>
            <w:rStyle w:val="Toggle"/>
          </w:rPr>
          <w:t>ELEC</w:t>
        </w:r>
        <w:r w:rsidRPr="00B90AC9">
          <w:rPr>
            <w:rStyle w:val="Toggle"/>
          </w:rPr>
          <w:t>]</w:t>
        </w:r>
        <w:r w:rsidRPr="00BC7581">
          <w:t>If</w:t>
        </w:r>
        <w:proofErr w:type="gramEnd"/>
        <w:r w:rsidRPr="00BC7581">
          <w:t xml:space="preserve"> the </w:t>
        </w:r>
        <w:r>
          <w:rPr>
            <w:rFonts w:cs="Times New Roman PS MT"/>
            <w:bCs/>
            <w:szCs w:val="20"/>
          </w:rPr>
          <w:t>DAT</w:t>
        </w:r>
        <w:r w:rsidRPr="00BC7581">
          <w:t xml:space="preserve"> is </w:t>
        </w:r>
      </w:ins>
      <w:ins w:id="4552" w:author="Titus Ellison" w:date="2022-10-20T12:25:00Z">
        <w:r w:rsidR="005D4F5C" w:rsidRPr="005D4F5C">
          <w:rPr>
            <w:rStyle w:val="Toggle"/>
            <w:rPrChange w:id="4553" w:author="Titus Ellison" w:date="2022-10-20T12:25:00Z">
              <w:rPr/>
            </w:rPrChange>
          </w:rPr>
          <w:t>[UNITS [</w:t>
        </w:r>
      </w:ins>
      <w:ins w:id="4554" w:author="Reece Kiriu" w:date="2022-10-19T14:00:00Z">
        <w:r w:rsidRPr="005D4F5C">
          <w:rPr>
            <w:rStyle w:val="Toggle"/>
            <w:rPrChange w:id="4555" w:author="Titus Ellison" w:date="2022-10-20T12:25:00Z">
              <w:rPr/>
            </w:rPrChange>
          </w:rPr>
          <w:t>8.3°C</w:t>
        </w:r>
      </w:ins>
      <w:ins w:id="4556" w:author="Titus Ellison" w:date="2022-10-20T12:25:00Z">
        <w:r w:rsidR="005D4F5C" w:rsidRPr="005D4F5C">
          <w:rPr>
            <w:rStyle w:val="Toggle"/>
            <w:rPrChange w:id="4557" w:author="Titus Ellison" w:date="2022-10-20T12:25:00Z">
              <w:rPr/>
            </w:rPrChange>
          </w:rPr>
          <w:t>]</w:t>
        </w:r>
      </w:ins>
      <w:ins w:id="4558" w:author="Reece Kiriu" w:date="2022-10-19T14:00:00Z">
        <w:r w:rsidRPr="005D4F5C">
          <w:rPr>
            <w:rStyle w:val="Toggle"/>
            <w:rPrChange w:id="4559" w:author="Titus Ellison" w:date="2022-10-20T12:25:00Z">
              <w:rPr/>
            </w:rPrChange>
          </w:rPr>
          <w:t xml:space="preserve"> </w:t>
        </w:r>
      </w:ins>
      <w:ins w:id="4560" w:author="Titus Ellison" w:date="2022-10-20T12:25:00Z">
        <w:r w:rsidR="005D4F5C" w:rsidRPr="005D4F5C">
          <w:rPr>
            <w:rStyle w:val="Toggle"/>
            <w:rPrChange w:id="4561" w:author="Titus Ellison" w:date="2022-10-20T12:25:00Z">
              <w:rPr/>
            </w:rPrChange>
          </w:rPr>
          <w:t>[</w:t>
        </w:r>
      </w:ins>
      <w:ins w:id="4562" w:author="Reece Kiriu" w:date="2022-10-19T14:00:00Z">
        <w:del w:id="4563" w:author="Titus Ellison" w:date="2022-10-20T12:25:00Z">
          <w:r w:rsidRPr="005D4F5C" w:rsidDel="005D4F5C">
            <w:rPr>
              <w:rStyle w:val="Toggle"/>
              <w:rPrChange w:id="4564" w:author="Titus Ellison" w:date="2022-10-20T12:25:00Z">
                <w:rPr/>
              </w:rPrChange>
            </w:rPr>
            <w:delText>(</w:delText>
          </w:r>
        </w:del>
        <w:r w:rsidRPr="005D4F5C">
          <w:rPr>
            <w:rStyle w:val="Toggle"/>
            <w:rPrChange w:id="4565" w:author="Titus Ellison" w:date="2022-10-20T12:25:00Z">
              <w:rPr/>
            </w:rPrChange>
          </w:rPr>
          <w:t>15°F</w:t>
        </w:r>
      </w:ins>
      <w:ins w:id="4566" w:author="Titus Ellison" w:date="2022-10-20T12:25:00Z">
        <w:r w:rsidR="005D4F5C" w:rsidRPr="005D4F5C">
          <w:rPr>
            <w:rStyle w:val="Toggle"/>
            <w:rPrChange w:id="4567" w:author="Titus Ellison" w:date="2022-10-20T12:25:00Z">
              <w:rPr/>
            </w:rPrChange>
          </w:rPr>
          <w:t>]]</w:t>
        </w:r>
      </w:ins>
      <w:ins w:id="4568" w:author="Reece Kiriu" w:date="2022-10-19T14:00:00Z">
        <w:del w:id="4569" w:author="Titus Ellison" w:date="2022-10-20T12:25:00Z">
          <w:r w:rsidRPr="00BC7581" w:rsidDel="005D4F5C">
            <w:delText>)</w:delText>
          </w:r>
        </w:del>
        <w:r w:rsidRPr="00BC7581">
          <w:t xml:space="preserve"> less than </w:t>
        </w:r>
        <w:r>
          <w:rPr>
            <w:rFonts w:cs="Times New Roman PS MT"/>
            <w:bCs/>
            <w:szCs w:val="20"/>
          </w:rPr>
          <w:t>setpoint</w:t>
        </w:r>
        <w:r w:rsidRPr="00BC7581">
          <w:t xml:space="preserve"> for 10 minutes, generate a Level </w:t>
        </w:r>
        <w:r>
          <w:t>4</w:t>
        </w:r>
        <w:r w:rsidRPr="00BC7581">
          <w:t xml:space="preserve"> alarm. </w:t>
        </w:r>
      </w:ins>
    </w:p>
    <w:p w14:paraId="7A6FF72E" w14:textId="45242911" w:rsidR="00A30775" w:rsidRPr="00BC7581" w:rsidRDefault="00A30775" w:rsidP="00A30775">
      <w:pPr>
        <w:pStyle w:val="Heading5"/>
        <w:rPr>
          <w:ins w:id="4570" w:author="Reece Kiriu" w:date="2022-10-19T14:00:00Z"/>
        </w:rPr>
      </w:pPr>
      <w:ins w:id="4571" w:author="Reece Kiriu" w:date="2022-10-19T14:00:00Z">
        <w:r w:rsidRPr="00B90AC9">
          <w:rPr>
            <w:rStyle w:val="Toggle"/>
          </w:rPr>
          <w:t xml:space="preserve">[EQUALS TERM_HT </w:t>
        </w:r>
      </w:ins>
      <w:proofErr w:type="gramStart"/>
      <w:ins w:id="4572" w:author="Reece Kiriu" w:date="2022-10-19T14:01:00Z">
        <w:r>
          <w:rPr>
            <w:rStyle w:val="Toggle"/>
          </w:rPr>
          <w:t>ELEC</w:t>
        </w:r>
      </w:ins>
      <w:ins w:id="4573" w:author="Reece Kiriu" w:date="2022-10-19T14:00:00Z">
        <w:r w:rsidRPr="00B90AC9">
          <w:rPr>
            <w:rStyle w:val="Toggle"/>
          </w:rPr>
          <w:t>]</w:t>
        </w:r>
      </w:ins>
      <w:ins w:id="4574" w:author="Reece Kiriu" w:date="2022-10-19T14:01:00Z">
        <w:r w:rsidRPr="00D41AF4">
          <w:rPr>
            <w:rPrChange w:id="4575" w:author="Hwakong Cheng" w:date="2022-10-24T16:29:00Z">
              <w:rPr>
                <w:rStyle w:val="Toggle"/>
              </w:rPr>
            </w:rPrChange>
          </w:rPr>
          <w:t>If</w:t>
        </w:r>
        <w:proofErr w:type="gramEnd"/>
        <w:r w:rsidRPr="00D41AF4">
          <w:rPr>
            <w:rPrChange w:id="4576" w:author="Hwakong Cheng" w:date="2022-10-24T16:29:00Z">
              <w:rPr>
                <w:rStyle w:val="Toggle"/>
              </w:rPr>
            </w:rPrChange>
          </w:rPr>
          <w:t xml:space="preserve"> the DA</w:t>
        </w:r>
      </w:ins>
      <w:ins w:id="4577" w:author="Reece Kiriu" w:date="2022-10-19T14:00:00Z">
        <w:r w:rsidRPr="00D41AF4">
          <w:t>T</w:t>
        </w:r>
        <w:r w:rsidRPr="00BC7581">
          <w:t xml:space="preserve"> is </w:t>
        </w:r>
      </w:ins>
      <w:ins w:id="4578" w:author="Titus Ellison" w:date="2022-10-20T12:25:00Z">
        <w:r w:rsidR="005D4F5C" w:rsidRPr="005D4F5C">
          <w:rPr>
            <w:rStyle w:val="Toggle"/>
            <w:rPrChange w:id="4579" w:author="Titus Ellison" w:date="2022-10-20T12:25:00Z">
              <w:rPr/>
            </w:rPrChange>
          </w:rPr>
          <w:t>[UNITS [</w:t>
        </w:r>
      </w:ins>
      <w:ins w:id="4580" w:author="Reece Kiriu" w:date="2022-10-19T14:00:00Z">
        <w:r w:rsidRPr="005D4F5C">
          <w:rPr>
            <w:rStyle w:val="Toggle"/>
            <w:rPrChange w:id="4581" w:author="Titus Ellison" w:date="2022-10-20T12:25:00Z">
              <w:rPr/>
            </w:rPrChange>
          </w:rPr>
          <w:t>17°C</w:t>
        </w:r>
      </w:ins>
      <w:ins w:id="4582" w:author="Titus Ellison" w:date="2022-10-20T12:25:00Z">
        <w:r w:rsidR="005D4F5C" w:rsidRPr="005D4F5C">
          <w:rPr>
            <w:rStyle w:val="Toggle"/>
            <w:rPrChange w:id="4583" w:author="Titus Ellison" w:date="2022-10-20T12:25:00Z">
              <w:rPr/>
            </w:rPrChange>
          </w:rPr>
          <w:t>]</w:t>
        </w:r>
      </w:ins>
      <w:ins w:id="4584" w:author="Reece Kiriu" w:date="2022-10-19T14:00:00Z">
        <w:r w:rsidRPr="005D4F5C">
          <w:rPr>
            <w:rStyle w:val="Toggle"/>
            <w:rPrChange w:id="4585" w:author="Titus Ellison" w:date="2022-10-20T12:25:00Z">
              <w:rPr/>
            </w:rPrChange>
          </w:rPr>
          <w:t xml:space="preserve"> </w:t>
        </w:r>
      </w:ins>
      <w:ins w:id="4586" w:author="Titus Ellison" w:date="2022-10-20T12:25:00Z">
        <w:r w:rsidR="005D4F5C" w:rsidRPr="005D4F5C">
          <w:rPr>
            <w:rStyle w:val="Toggle"/>
            <w:rPrChange w:id="4587" w:author="Titus Ellison" w:date="2022-10-20T12:25:00Z">
              <w:rPr/>
            </w:rPrChange>
          </w:rPr>
          <w:t>[</w:t>
        </w:r>
      </w:ins>
      <w:ins w:id="4588" w:author="Reece Kiriu" w:date="2022-10-19T14:00:00Z">
        <w:del w:id="4589" w:author="Titus Ellison" w:date="2022-10-20T12:25:00Z">
          <w:r w:rsidRPr="005D4F5C" w:rsidDel="005D4F5C">
            <w:rPr>
              <w:rStyle w:val="Toggle"/>
              <w:rPrChange w:id="4590" w:author="Titus Ellison" w:date="2022-10-20T12:25:00Z">
                <w:rPr/>
              </w:rPrChange>
            </w:rPr>
            <w:delText>(</w:delText>
          </w:r>
        </w:del>
        <w:r w:rsidRPr="005D4F5C">
          <w:rPr>
            <w:rStyle w:val="Toggle"/>
            <w:rPrChange w:id="4591" w:author="Titus Ellison" w:date="2022-10-20T12:25:00Z">
              <w:rPr/>
            </w:rPrChange>
          </w:rPr>
          <w:t>30°F</w:t>
        </w:r>
      </w:ins>
      <w:ins w:id="4592" w:author="Titus Ellison" w:date="2022-10-20T12:25:00Z">
        <w:r w:rsidR="005D4F5C" w:rsidRPr="005D4F5C">
          <w:rPr>
            <w:rStyle w:val="Toggle"/>
            <w:rPrChange w:id="4593" w:author="Titus Ellison" w:date="2022-10-20T12:25:00Z">
              <w:rPr/>
            </w:rPrChange>
          </w:rPr>
          <w:t>]]</w:t>
        </w:r>
      </w:ins>
      <w:ins w:id="4594" w:author="Reece Kiriu" w:date="2022-10-19T14:00:00Z">
        <w:del w:id="4595" w:author="Titus Ellison" w:date="2022-10-20T12:25:00Z">
          <w:r w:rsidRPr="00BC7581" w:rsidDel="005D4F5C">
            <w:delText>)</w:delText>
          </w:r>
        </w:del>
        <w:r w:rsidRPr="00BC7581">
          <w:t xml:space="preserve"> less than </w:t>
        </w:r>
        <w:r>
          <w:rPr>
            <w:rFonts w:cs="Times New Roman PS MT"/>
            <w:bCs/>
            <w:szCs w:val="20"/>
          </w:rPr>
          <w:t>setpoint</w:t>
        </w:r>
        <w:r w:rsidRPr="00BC7581">
          <w:t xml:space="preserve"> for 10 minutes, generate a Level </w:t>
        </w:r>
        <w:r>
          <w:t>3</w:t>
        </w:r>
        <w:r w:rsidRPr="00BC7581">
          <w:t xml:space="preserve"> alarm. </w:t>
        </w:r>
      </w:ins>
    </w:p>
    <w:p w14:paraId="6B90CA5E" w14:textId="77777777" w:rsidR="009045A3" w:rsidRPr="00BC7581" w:rsidRDefault="009045A3" w:rsidP="0087618D">
      <w:pPr>
        <w:pStyle w:val="Heading4"/>
      </w:pPr>
      <w:r w:rsidRPr="00BC7581">
        <w:t>Fan alarm is indicated by the status input being different from the output command after a period of 15 seconds after a change in output status.</w:t>
      </w:r>
    </w:p>
    <w:p w14:paraId="2CB07535" w14:textId="62148A26" w:rsidR="009045A3" w:rsidRPr="00BC7581" w:rsidRDefault="009045A3" w:rsidP="007C1423">
      <w:pPr>
        <w:pStyle w:val="Heading5"/>
      </w:pPr>
      <w:r w:rsidRPr="00BC7581">
        <w:t xml:space="preserve">Commanded </w:t>
      </w:r>
      <w:r w:rsidRPr="00BC7581">
        <w:rPr>
          <w:smallCaps/>
        </w:rPr>
        <w:t>on</w:t>
      </w:r>
      <w:r w:rsidRPr="00BC7581">
        <w:t xml:space="preserve">, status </w:t>
      </w:r>
      <w:r w:rsidRPr="00BC7581">
        <w:rPr>
          <w:smallCaps/>
        </w:rPr>
        <w:t>off</w:t>
      </w:r>
      <w:r w:rsidRPr="00BC7581">
        <w:t xml:space="preserve"> Level 2</w:t>
      </w:r>
    </w:p>
    <w:p w14:paraId="088D2BE1" w14:textId="4904CB51" w:rsidR="009045A3" w:rsidRPr="00BC7581" w:rsidRDefault="009045A3" w:rsidP="007C1423">
      <w:pPr>
        <w:pStyle w:val="Heading5"/>
      </w:pPr>
      <w:r w:rsidRPr="00BC7581">
        <w:t xml:space="preserve">Commanded </w:t>
      </w:r>
      <w:r w:rsidRPr="00BC7581">
        <w:rPr>
          <w:smallCaps/>
        </w:rPr>
        <w:t>off</w:t>
      </w:r>
      <w:r w:rsidRPr="00BC7581">
        <w:t xml:space="preserve">, status </w:t>
      </w:r>
      <w:r w:rsidRPr="00BC7581">
        <w:rPr>
          <w:smallCaps/>
        </w:rPr>
        <w:t>on</w:t>
      </w:r>
      <w:r w:rsidRPr="00BC7581">
        <w:t>: Level 4</w:t>
      </w:r>
    </w:p>
    <w:p w14:paraId="2AD8FE01" w14:textId="186FF162" w:rsidR="009045A3" w:rsidRDefault="009045A3" w:rsidP="0087618D">
      <w:pPr>
        <w:pStyle w:val="Heading4"/>
      </w:pPr>
      <w:r w:rsidRPr="00BC7581">
        <w:t xml:space="preserve">Airflow </w:t>
      </w:r>
      <w:r>
        <w:t>Sensor Calibration.</w:t>
      </w:r>
      <w:r w:rsidRPr="00BC7581">
        <w:t xml:space="preserve"> If the fan serving the zone </w:t>
      </w:r>
      <w:r w:rsidR="00A15640">
        <w:t>is</w:t>
      </w:r>
      <w:r w:rsidRPr="00BC7581">
        <w:t xml:space="preserve"> </w:t>
      </w:r>
      <w:r w:rsidRPr="00B87A61">
        <w:rPr>
          <w:smallCaps/>
        </w:rPr>
        <w:t>off</w:t>
      </w:r>
      <w:r>
        <w:t xml:space="preserve"> and airflow sensor reading is above </w:t>
      </w:r>
      <w:r w:rsidR="00A15640">
        <w:t xml:space="preserve">the larger of </w:t>
      </w:r>
      <w:r>
        <w:t xml:space="preserve">10% of the cooling maximum airflow </w:t>
      </w:r>
      <w:r w:rsidR="00D21A33">
        <w:t>setpoint</w:t>
      </w:r>
      <w:r w:rsidR="00A15640" w:rsidRPr="00A15640">
        <w:t xml:space="preserve"> or </w:t>
      </w:r>
      <w:ins w:id="4596" w:author="Reece Kiriu" w:date="2022-10-12T14:08:00Z">
        <w:r w:rsidR="00F15440" w:rsidRPr="00F15440">
          <w:rPr>
            <w:rStyle w:val="Toggle"/>
            <w:rPrChange w:id="4597" w:author="Reece Kiriu" w:date="2022-10-12T14:08:00Z">
              <w:rPr/>
            </w:rPrChange>
          </w:rPr>
          <w:t xml:space="preserve">[UNITS [24 </w:t>
        </w:r>
      </w:ins>
      <w:ins w:id="4598" w:author="Hwakong Cheng" w:date="2022-10-24T21:03:00Z">
        <w:del w:id="4599" w:author="Titus Ellison" w:date="2022-11-03T16:22:00Z">
          <w:r w:rsidR="00FB4E5C" w:rsidDel="00FF541B">
            <w:rPr>
              <w:rStyle w:val="Toggle"/>
            </w:rPr>
            <w:delText>L</w:delText>
          </w:r>
        </w:del>
      </w:ins>
      <w:ins w:id="4600" w:author="Reece Kiriu" w:date="2022-10-12T14:08:00Z">
        <w:del w:id="4601" w:author="Titus Ellison" w:date="2022-11-03T16:22:00Z">
          <w:r w:rsidR="00F15440" w:rsidRPr="00F15440" w:rsidDel="00FF541B">
            <w:rPr>
              <w:rStyle w:val="Toggle"/>
              <w:rPrChange w:id="4602" w:author="Reece Kiriu" w:date="2022-10-12T14:08:00Z">
                <w:rPr/>
              </w:rPrChange>
            </w:rPr>
            <w:delText>/s</w:delText>
          </w:r>
        </w:del>
      </w:ins>
      <w:ins w:id="4603" w:author="Titus Ellison" w:date="2022-11-03T16:22:00Z">
        <w:r w:rsidR="00FF541B">
          <w:rPr>
            <w:rStyle w:val="Toggle"/>
          </w:rPr>
          <w:t>L/s</w:t>
        </w:r>
      </w:ins>
      <w:ins w:id="4604" w:author="Reece Kiriu" w:date="2022-10-12T14:08:00Z">
        <w:r w:rsidR="00F15440" w:rsidRPr="00F15440">
          <w:rPr>
            <w:rStyle w:val="Toggle"/>
            <w:rPrChange w:id="4605" w:author="Reece Kiriu" w:date="2022-10-12T14:08:00Z">
              <w:rPr/>
            </w:rPrChange>
          </w:rPr>
          <w:t>] [</w:t>
        </w:r>
      </w:ins>
      <w:r w:rsidR="00A15640" w:rsidRPr="00F15440">
        <w:rPr>
          <w:rStyle w:val="Toggle"/>
          <w:rPrChange w:id="4606" w:author="Reece Kiriu" w:date="2022-10-12T14:08:00Z">
            <w:rPr/>
          </w:rPrChange>
        </w:rPr>
        <w:t>50 cfm</w:t>
      </w:r>
      <w:ins w:id="4607" w:author="Reece Kiriu" w:date="2022-10-12T14:08:00Z">
        <w:r w:rsidR="00F15440" w:rsidRPr="00F15440">
          <w:rPr>
            <w:rStyle w:val="Toggle"/>
            <w:rPrChange w:id="4608" w:author="Reece Kiriu" w:date="2022-10-12T14:08:00Z">
              <w:rPr/>
            </w:rPrChange>
          </w:rPr>
          <w:t>]]</w:t>
        </w:r>
      </w:ins>
      <w:r w:rsidR="00A15640" w:rsidRPr="00A15640">
        <w:t xml:space="preserve"> for 30 minutes</w:t>
      </w:r>
      <w:r>
        <w:t>, generate a Level 3 alarm.</w:t>
      </w:r>
    </w:p>
    <w:p w14:paraId="619526BB" w14:textId="198BED28" w:rsidR="009045A3" w:rsidRPr="00BC7581" w:rsidRDefault="009045A3" w:rsidP="0087618D">
      <w:pPr>
        <w:pStyle w:val="Heading4"/>
      </w:pPr>
      <w:r>
        <w:t>Leaking Damper. If the damper position is 0%,</w:t>
      </w:r>
      <w:r w:rsidRPr="00BC7581">
        <w:t xml:space="preserve"> and airflow sensor reading is above </w:t>
      </w:r>
      <w:r w:rsidR="00A15640">
        <w:t xml:space="preserve">the larger of </w:t>
      </w:r>
      <w:r w:rsidRPr="00BC7581">
        <w:t xml:space="preserve">10% of the cooling maximum airflow </w:t>
      </w:r>
      <w:r w:rsidR="00D21A33">
        <w:t>setpoint</w:t>
      </w:r>
      <w:r w:rsidRPr="00BC7581">
        <w:t xml:space="preserve"> </w:t>
      </w:r>
      <w:r w:rsidR="00A15640">
        <w:t>or</w:t>
      </w:r>
      <w:ins w:id="4609" w:author="Reece Kiriu" w:date="2022-10-12T14:08:00Z">
        <w:r w:rsidR="00F15440">
          <w:t xml:space="preserve"> </w:t>
        </w:r>
        <w:r w:rsidR="00F15440" w:rsidRPr="00F15440">
          <w:rPr>
            <w:rStyle w:val="Toggle"/>
            <w:rPrChange w:id="4610" w:author="Reece Kiriu" w:date="2022-10-12T14:09:00Z">
              <w:rPr/>
            </w:rPrChange>
          </w:rPr>
          <w:t xml:space="preserve">[UNITS [24 </w:t>
        </w:r>
      </w:ins>
      <w:ins w:id="4611" w:author="Hwakong Cheng" w:date="2022-10-24T21:03:00Z">
        <w:del w:id="4612" w:author="Titus Ellison" w:date="2022-11-03T16:22:00Z">
          <w:r w:rsidR="00FB4E5C" w:rsidDel="00FF541B">
            <w:rPr>
              <w:rStyle w:val="Toggle"/>
            </w:rPr>
            <w:delText>L</w:delText>
          </w:r>
        </w:del>
      </w:ins>
      <w:ins w:id="4613" w:author="Reece Kiriu" w:date="2022-10-12T14:08:00Z">
        <w:del w:id="4614" w:author="Titus Ellison" w:date="2022-11-03T16:22:00Z">
          <w:r w:rsidR="00F15440" w:rsidRPr="00F15440" w:rsidDel="00FF541B">
            <w:rPr>
              <w:rStyle w:val="Toggle"/>
              <w:rPrChange w:id="4615" w:author="Reece Kiriu" w:date="2022-10-12T14:09:00Z">
                <w:rPr/>
              </w:rPrChange>
            </w:rPr>
            <w:delText>/s</w:delText>
          </w:r>
        </w:del>
      </w:ins>
      <w:ins w:id="4616" w:author="Titus Ellison" w:date="2022-11-03T16:22:00Z">
        <w:r w:rsidR="00FF541B">
          <w:rPr>
            <w:rStyle w:val="Toggle"/>
          </w:rPr>
          <w:t>L/s</w:t>
        </w:r>
      </w:ins>
      <w:ins w:id="4617" w:author="Reece Kiriu" w:date="2022-10-12T14:08:00Z">
        <w:r w:rsidR="00F15440" w:rsidRPr="00F15440">
          <w:rPr>
            <w:rStyle w:val="Toggle"/>
            <w:rPrChange w:id="4618" w:author="Reece Kiriu" w:date="2022-10-12T14:09:00Z">
              <w:rPr/>
            </w:rPrChange>
          </w:rPr>
          <w:t xml:space="preserve">] </w:t>
        </w:r>
      </w:ins>
      <w:del w:id="4619" w:author="Reece Kiriu" w:date="2022-10-12T14:09:00Z">
        <w:r w:rsidR="00A15640" w:rsidRPr="00F15440" w:rsidDel="00F15440">
          <w:rPr>
            <w:rStyle w:val="Toggle"/>
            <w:rPrChange w:id="4620" w:author="Reece Kiriu" w:date="2022-10-12T14:09:00Z">
              <w:rPr/>
            </w:rPrChange>
          </w:rPr>
          <w:delText xml:space="preserve"> </w:delText>
        </w:r>
      </w:del>
      <w:ins w:id="4621" w:author="Reece Kiriu" w:date="2022-10-12T14:09:00Z">
        <w:r w:rsidR="00F15440" w:rsidRPr="00F15440">
          <w:rPr>
            <w:rStyle w:val="Toggle"/>
            <w:rPrChange w:id="4622" w:author="Reece Kiriu" w:date="2022-10-12T14:09:00Z">
              <w:rPr/>
            </w:rPrChange>
          </w:rPr>
          <w:t>[</w:t>
        </w:r>
      </w:ins>
      <w:r w:rsidR="00A15640" w:rsidRPr="00F15440">
        <w:rPr>
          <w:rStyle w:val="Toggle"/>
          <w:rPrChange w:id="4623" w:author="Reece Kiriu" w:date="2022-10-12T14:09:00Z">
            <w:rPr/>
          </w:rPrChange>
        </w:rPr>
        <w:t>50 cfm</w:t>
      </w:r>
      <w:ins w:id="4624" w:author="Reece Kiriu" w:date="2022-10-12T14:09:00Z">
        <w:r w:rsidR="00F15440" w:rsidRPr="00F15440">
          <w:rPr>
            <w:rStyle w:val="Toggle"/>
            <w:rPrChange w:id="4625" w:author="Reece Kiriu" w:date="2022-10-12T14:09:00Z">
              <w:rPr/>
            </w:rPrChange>
          </w:rPr>
          <w:t>]]</w:t>
        </w:r>
      </w:ins>
      <w:r w:rsidR="00A15640">
        <w:t xml:space="preserve"> </w:t>
      </w:r>
      <w:r w:rsidRPr="00BC7581">
        <w:t xml:space="preserve">for 10 minutes while fan serving the zone is proven </w:t>
      </w:r>
      <w:r w:rsidRPr="00B87A61">
        <w:rPr>
          <w:smallCaps/>
        </w:rPr>
        <w:t>on</w:t>
      </w:r>
      <w:r w:rsidRPr="00BC7581">
        <w:t>, generate a Level 4 alarm.</w:t>
      </w:r>
    </w:p>
    <w:p w14:paraId="46C0F2AC" w14:textId="77777777" w:rsidR="00A15640" w:rsidRPr="00A15640" w:rsidRDefault="00A15640" w:rsidP="00A15640">
      <w:pPr>
        <w:pStyle w:val="Infobox"/>
      </w:pPr>
      <w:r w:rsidRPr="00A15640">
        <w:t xml:space="preserve">The constant value thresholds for the airflow sensor calibration and leaking damper alarms are a function of the transducer and A/D converter used to measure airflow.  The value used should be determined as the minimum accuracy of the transducer and A/D converter combination. </w:t>
      </w:r>
    </w:p>
    <w:p w14:paraId="31FBC0E1" w14:textId="0D42F442" w:rsidR="009045A3" w:rsidRPr="00BC7581" w:rsidRDefault="00A30775" w:rsidP="0087618D">
      <w:pPr>
        <w:pStyle w:val="Heading4"/>
      </w:pPr>
      <w:ins w:id="4626" w:author="Reece Kiriu" w:date="2022-10-19T14:03:00Z">
        <w:r w:rsidRPr="00A30775">
          <w:rPr>
            <w:rStyle w:val="Toggle"/>
            <w:rPrChange w:id="4627" w:author="Reece Kiriu" w:date="2022-10-19T14:03:00Z">
              <w:rPr/>
            </w:rPrChange>
          </w:rPr>
          <w:t xml:space="preserve">[EQUALS TERM_HT </w:t>
        </w:r>
        <w:proofErr w:type="gramStart"/>
        <w:r w:rsidRPr="00A30775">
          <w:rPr>
            <w:rStyle w:val="Toggle"/>
            <w:rPrChange w:id="4628" w:author="Reece Kiriu" w:date="2022-10-19T14:03:00Z">
              <w:rPr/>
            </w:rPrChange>
          </w:rPr>
          <w:t>HW]</w:t>
        </w:r>
      </w:ins>
      <w:r w:rsidR="009045A3" w:rsidRPr="00BC7581">
        <w:t>Leaking</w:t>
      </w:r>
      <w:proofErr w:type="gramEnd"/>
      <w:r w:rsidR="009045A3" w:rsidRPr="00BC7581">
        <w:t xml:space="preserve"> </w:t>
      </w:r>
      <w:r w:rsidR="009045A3">
        <w:t>Valve.</w:t>
      </w:r>
      <w:r w:rsidR="009045A3" w:rsidRPr="00BC7581">
        <w:t xml:space="preserve"> If the valve position is 0% for 15 minutes</w:t>
      </w:r>
      <w:r w:rsidR="009045A3">
        <w:t>,</w:t>
      </w:r>
      <w:r w:rsidR="009045A3" w:rsidRPr="00BC7581">
        <w:t xml:space="preserve"> and </w:t>
      </w:r>
      <w:r w:rsidR="009045A3">
        <w:t>DAT</w:t>
      </w:r>
      <w:r w:rsidR="009045A3" w:rsidRPr="00BC7581">
        <w:t xml:space="preserve"> is above AHU SAT by </w:t>
      </w:r>
      <w:ins w:id="4629" w:author="Titus Ellison" w:date="2022-10-20T12:26:00Z">
        <w:r w:rsidR="005D4F5C" w:rsidRPr="005D4F5C">
          <w:rPr>
            <w:rStyle w:val="Toggle"/>
            <w:rPrChange w:id="4630" w:author="Titus Ellison" w:date="2022-10-20T12:26:00Z">
              <w:rPr/>
            </w:rPrChange>
          </w:rPr>
          <w:t>[UNITS [</w:t>
        </w:r>
      </w:ins>
      <w:r w:rsidR="009045A3" w:rsidRPr="005D4F5C">
        <w:rPr>
          <w:rStyle w:val="Toggle"/>
          <w:rPrChange w:id="4631" w:author="Titus Ellison" w:date="2022-10-20T12:26:00Z">
            <w:rPr/>
          </w:rPrChange>
        </w:rPr>
        <w:t>3°C</w:t>
      </w:r>
      <w:ins w:id="4632" w:author="Titus Ellison" w:date="2022-10-20T12:26:00Z">
        <w:r w:rsidR="005D4F5C" w:rsidRPr="005D4F5C">
          <w:rPr>
            <w:rStyle w:val="Toggle"/>
            <w:rPrChange w:id="4633" w:author="Titus Ellison" w:date="2022-10-20T12:26:00Z">
              <w:rPr/>
            </w:rPrChange>
          </w:rPr>
          <w:t>]</w:t>
        </w:r>
      </w:ins>
      <w:r w:rsidR="009045A3" w:rsidRPr="005D4F5C">
        <w:rPr>
          <w:rStyle w:val="Toggle"/>
          <w:rPrChange w:id="4634" w:author="Titus Ellison" w:date="2022-10-20T12:26:00Z">
            <w:rPr/>
          </w:rPrChange>
        </w:rPr>
        <w:t xml:space="preserve"> </w:t>
      </w:r>
      <w:ins w:id="4635" w:author="Titus Ellison" w:date="2022-10-20T12:26:00Z">
        <w:r w:rsidR="005D4F5C" w:rsidRPr="005D4F5C">
          <w:rPr>
            <w:rStyle w:val="Toggle"/>
            <w:rPrChange w:id="4636" w:author="Titus Ellison" w:date="2022-10-20T12:26:00Z">
              <w:rPr/>
            </w:rPrChange>
          </w:rPr>
          <w:t>[</w:t>
        </w:r>
      </w:ins>
      <w:del w:id="4637" w:author="Titus Ellison" w:date="2022-10-20T12:26:00Z">
        <w:r w:rsidR="009045A3" w:rsidRPr="005D4F5C" w:rsidDel="005D4F5C">
          <w:rPr>
            <w:rStyle w:val="Toggle"/>
            <w:rPrChange w:id="4638" w:author="Titus Ellison" w:date="2022-10-20T12:26:00Z">
              <w:rPr/>
            </w:rPrChange>
          </w:rPr>
          <w:delText>(</w:delText>
        </w:r>
      </w:del>
      <w:r w:rsidR="009045A3" w:rsidRPr="005D4F5C">
        <w:rPr>
          <w:rStyle w:val="Toggle"/>
          <w:rPrChange w:id="4639" w:author="Titus Ellison" w:date="2022-10-20T12:26:00Z">
            <w:rPr/>
          </w:rPrChange>
        </w:rPr>
        <w:t>5°F</w:t>
      </w:r>
      <w:ins w:id="4640" w:author="Titus Ellison" w:date="2022-10-20T12:26:00Z">
        <w:r w:rsidR="005D4F5C" w:rsidRPr="005D4F5C">
          <w:rPr>
            <w:rStyle w:val="Toggle"/>
            <w:rPrChange w:id="4641" w:author="Titus Ellison" w:date="2022-10-20T12:26:00Z">
              <w:rPr/>
            </w:rPrChange>
          </w:rPr>
          <w:t>]]</w:t>
        </w:r>
      </w:ins>
      <w:del w:id="4642" w:author="Titus Ellison" w:date="2022-10-20T12:26:00Z">
        <w:r w:rsidR="009045A3" w:rsidRPr="00BC7581" w:rsidDel="005D4F5C">
          <w:delText>)</w:delText>
        </w:r>
      </w:del>
      <w:r w:rsidR="009045A3" w:rsidRPr="00BC7581">
        <w:t>, generate a Level 4 alarm.</w:t>
      </w:r>
    </w:p>
    <w:p w14:paraId="222355A0" w14:textId="3CA7A4D6" w:rsidR="009045A3" w:rsidRPr="00BC7581" w:rsidRDefault="009045A3" w:rsidP="0087618D">
      <w:pPr>
        <w:pStyle w:val="Heading3"/>
      </w:pPr>
      <w:r w:rsidRPr="00BC7581">
        <w:t>Testing/Commissioning Overrides</w:t>
      </w:r>
      <w:r>
        <w:t>.</w:t>
      </w:r>
      <w:r w:rsidRPr="00BC7581">
        <w:t xml:space="preserve"> Provide software switches that interlock to a system level point to</w:t>
      </w:r>
    </w:p>
    <w:p w14:paraId="4098A574" w14:textId="3A4DCDA8" w:rsidR="009045A3" w:rsidRPr="00BC7581" w:rsidRDefault="009045A3">
      <w:pPr>
        <w:pStyle w:val="Heading4"/>
        <w:pPrChange w:id="4643" w:author="Reece Kiriu" w:date="2022-12-07T11:37:00Z">
          <w:pPr>
            <w:pStyle w:val="Heading5"/>
          </w:pPr>
        </w:pPrChange>
      </w:pPr>
      <w:r>
        <w:rPr>
          <w:rFonts w:cs="Times New Roman PS MT"/>
          <w:bCs/>
          <w:szCs w:val="20"/>
        </w:rPr>
        <w:t>force</w:t>
      </w:r>
      <w:r w:rsidRPr="00BC7581">
        <w:t xml:space="preserve"> zone airflow </w:t>
      </w:r>
      <w:r w:rsidR="00D21A33">
        <w:rPr>
          <w:rFonts w:cs="Times New Roman PS MT"/>
          <w:bCs/>
          <w:szCs w:val="20"/>
        </w:rPr>
        <w:t>setpoint</w:t>
      </w:r>
      <w:r w:rsidRPr="00BC7581">
        <w:t xml:space="preserve"> to zero</w:t>
      </w:r>
      <w:r>
        <w:rPr>
          <w:rFonts w:cs="Times New Roman PS MT"/>
          <w:bCs/>
          <w:szCs w:val="20"/>
        </w:rPr>
        <w:t>,</w:t>
      </w:r>
    </w:p>
    <w:p w14:paraId="3B10342C" w14:textId="45D8D0A0" w:rsidR="009045A3" w:rsidRPr="00BC7581" w:rsidRDefault="009045A3">
      <w:pPr>
        <w:pStyle w:val="Heading4"/>
        <w:pPrChange w:id="4644" w:author="Reece Kiriu" w:date="2022-12-07T11:37:00Z">
          <w:pPr>
            <w:pStyle w:val="Heading5"/>
          </w:pPr>
        </w:pPrChange>
      </w:pPr>
      <w:r>
        <w:rPr>
          <w:rFonts w:cs="Times New Roman PS MT"/>
          <w:bCs/>
          <w:szCs w:val="20"/>
        </w:rPr>
        <w:t>force</w:t>
      </w:r>
      <w:r w:rsidRPr="00BC7581">
        <w:t xml:space="preserve"> zone airflow </w:t>
      </w:r>
      <w:r w:rsidR="00D21A33">
        <w:rPr>
          <w:rFonts w:cs="Times New Roman PS MT"/>
          <w:bCs/>
          <w:szCs w:val="20"/>
        </w:rPr>
        <w:t>setpoint</w:t>
      </w:r>
      <w:r w:rsidRPr="00BC7581">
        <w:t xml:space="preserve"> to </w:t>
      </w:r>
      <w:proofErr w:type="spellStart"/>
      <w:r w:rsidRPr="00BC7581">
        <w:t>Vcool</w:t>
      </w:r>
      <w:proofErr w:type="spellEnd"/>
      <w:r w:rsidRPr="00BC7581">
        <w:t>-max</w:t>
      </w:r>
      <w:r>
        <w:rPr>
          <w:rFonts w:cs="Times New Roman PS MT"/>
          <w:bCs/>
          <w:szCs w:val="20"/>
        </w:rPr>
        <w:t>,</w:t>
      </w:r>
    </w:p>
    <w:p w14:paraId="77AE5E70" w14:textId="0808E866" w:rsidR="009045A3" w:rsidRPr="00BC7581" w:rsidRDefault="009045A3">
      <w:pPr>
        <w:pStyle w:val="Heading4"/>
        <w:pPrChange w:id="4645" w:author="Reece Kiriu" w:date="2022-12-07T11:37:00Z">
          <w:pPr>
            <w:pStyle w:val="Heading5"/>
          </w:pPr>
        </w:pPrChange>
      </w:pPr>
      <w:r>
        <w:rPr>
          <w:rFonts w:cs="Times New Roman PS MT"/>
          <w:bCs/>
          <w:szCs w:val="20"/>
        </w:rPr>
        <w:t>force</w:t>
      </w:r>
      <w:r w:rsidRPr="00BC7581">
        <w:t xml:space="preserve"> zone airflow </w:t>
      </w:r>
      <w:r w:rsidR="00D21A33">
        <w:rPr>
          <w:rFonts w:cs="Times New Roman PS MT"/>
          <w:bCs/>
          <w:szCs w:val="20"/>
        </w:rPr>
        <w:t>setpoint</w:t>
      </w:r>
      <w:r w:rsidRPr="00BC7581">
        <w:t xml:space="preserve"> to </w:t>
      </w:r>
      <w:proofErr w:type="spellStart"/>
      <w:r w:rsidRPr="00BC7581">
        <w:t>Vmin</w:t>
      </w:r>
      <w:proofErr w:type="spellEnd"/>
      <w:r>
        <w:rPr>
          <w:rFonts w:cs="Times New Roman PS MT"/>
          <w:bCs/>
          <w:szCs w:val="20"/>
        </w:rPr>
        <w:t>,</w:t>
      </w:r>
    </w:p>
    <w:p w14:paraId="7769E273" w14:textId="45F3BD91" w:rsidR="009045A3" w:rsidRPr="00BC7581" w:rsidRDefault="009045A3">
      <w:pPr>
        <w:pStyle w:val="Heading4"/>
        <w:pPrChange w:id="4646" w:author="Reece Kiriu" w:date="2022-12-07T11:37:00Z">
          <w:pPr>
            <w:pStyle w:val="Heading5"/>
          </w:pPr>
        </w:pPrChange>
      </w:pPr>
      <w:r>
        <w:rPr>
          <w:rFonts w:cs="Times New Roman PS MT"/>
          <w:bCs/>
          <w:szCs w:val="20"/>
        </w:rPr>
        <w:t>force</w:t>
      </w:r>
      <w:r w:rsidRPr="00BC7581">
        <w:t xml:space="preserve"> damper full closed/open</w:t>
      </w:r>
      <w:r>
        <w:rPr>
          <w:rFonts w:cs="Times New Roman PS MT"/>
          <w:bCs/>
          <w:szCs w:val="20"/>
        </w:rPr>
        <w:t>,</w:t>
      </w:r>
    </w:p>
    <w:p w14:paraId="3421480B" w14:textId="7D2E847D" w:rsidR="009045A3" w:rsidRPr="00BC7581" w:rsidRDefault="009045A3">
      <w:pPr>
        <w:pStyle w:val="Heading4"/>
        <w:pPrChange w:id="4647" w:author="Reece Kiriu" w:date="2022-12-07T11:37:00Z">
          <w:pPr>
            <w:pStyle w:val="Heading5"/>
          </w:pPr>
        </w:pPrChange>
      </w:pPr>
      <w:r>
        <w:rPr>
          <w:rFonts w:cs="Times New Roman PS MT"/>
          <w:bCs/>
          <w:szCs w:val="20"/>
        </w:rPr>
        <w:t>force</w:t>
      </w:r>
      <w:r w:rsidRPr="00BC7581">
        <w:t xml:space="preserve"> heating to off/closed</w:t>
      </w:r>
      <w:r>
        <w:rPr>
          <w:rFonts w:cs="Times New Roman PS MT"/>
          <w:bCs/>
          <w:szCs w:val="20"/>
        </w:rPr>
        <w:t>,</w:t>
      </w:r>
    </w:p>
    <w:p w14:paraId="7BD5A7FB" w14:textId="482A8E93" w:rsidR="009045A3" w:rsidRPr="00BC7581" w:rsidRDefault="009045A3">
      <w:pPr>
        <w:pStyle w:val="Heading4"/>
        <w:pPrChange w:id="4648" w:author="Reece Kiriu" w:date="2022-12-07T11:37:00Z">
          <w:pPr>
            <w:pStyle w:val="Heading5"/>
          </w:pPr>
        </w:pPrChange>
      </w:pPr>
      <w:r>
        <w:rPr>
          <w:rFonts w:cs="Times New Roman PS MT"/>
          <w:bCs/>
          <w:szCs w:val="20"/>
        </w:rPr>
        <w:t>turn</w:t>
      </w:r>
      <w:r w:rsidRPr="00BC7581">
        <w:t xml:space="preserve"> fan on/off</w:t>
      </w:r>
      <w:r>
        <w:rPr>
          <w:rFonts w:cs="Times New Roman PS MT"/>
          <w:bCs/>
          <w:szCs w:val="20"/>
        </w:rPr>
        <w:t>, and</w:t>
      </w:r>
    </w:p>
    <w:p w14:paraId="4E9A4E28" w14:textId="28287110" w:rsidR="009045A3" w:rsidRPr="00BC7581" w:rsidRDefault="009045A3">
      <w:pPr>
        <w:pStyle w:val="Heading4"/>
        <w:pPrChange w:id="4649" w:author="Reece Kiriu" w:date="2022-12-07T11:37:00Z">
          <w:pPr>
            <w:pStyle w:val="Heading5"/>
          </w:pPr>
        </w:pPrChange>
      </w:pPr>
      <w:r>
        <w:rPr>
          <w:rFonts w:cs="Times New Roman PS MT"/>
          <w:bCs/>
          <w:szCs w:val="20"/>
        </w:rPr>
        <w:t>reset</w:t>
      </w:r>
      <w:r w:rsidRPr="00BC7581">
        <w:t xml:space="preserve"> request-hours accumulator point to zero (provide one point for each reset type listed </w:t>
      </w:r>
      <w:r>
        <w:rPr>
          <w:rFonts w:cs="Times New Roman PS MT"/>
          <w:bCs/>
          <w:szCs w:val="20"/>
        </w:rPr>
        <w:t>in the next section</w:t>
      </w:r>
      <w:r w:rsidRPr="00BC7581">
        <w:t>).</w:t>
      </w:r>
    </w:p>
    <w:p w14:paraId="10B525AF" w14:textId="2EBD24FB" w:rsidR="009045A3" w:rsidRPr="00D67ADB" w:rsidRDefault="009045A3" w:rsidP="00B37EF3">
      <w:pPr>
        <w:pStyle w:val="Infobox"/>
      </w:pPr>
      <w:r w:rsidRPr="00514417">
        <w:t xml:space="preserve">Per </w:t>
      </w:r>
      <w:r w:rsidRPr="00D67ADB">
        <w:t xml:space="preserve">Section </w:t>
      </w:r>
      <w:r w:rsidR="00291B2E">
        <w:fldChar w:fldCharType="begin"/>
      </w:r>
      <w:r w:rsidR="00291B2E">
        <w:instrText xml:space="preserve"> REF _Ref38822696 \r \h </w:instrText>
      </w:r>
      <w:r w:rsidR="00291B2E">
        <w:fldChar w:fldCharType="separate"/>
      </w:r>
      <w:r w:rsidR="0037258A">
        <w:t>5.1.11</w:t>
      </w:r>
      <w:r w:rsidR="00291B2E">
        <w:fldChar w:fldCharType="end"/>
      </w:r>
      <w:r w:rsidRPr="00D67ADB">
        <w:t xml:space="preserve">, all hardware points can be overridden through the BAS. Each of the following points is interlocked so that they can be overridden together at a zone-group level, per Section </w:t>
      </w:r>
      <w:r w:rsidR="00291B2E">
        <w:rPr>
          <w:bCs/>
        </w:rPr>
        <w:fldChar w:fldCharType="begin"/>
      </w:r>
      <w:r w:rsidR="00291B2E">
        <w:rPr>
          <w:bCs/>
        </w:rPr>
        <w:instrText xml:space="preserve"> REF _Ref438200825 \w \h </w:instrText>
      </w:r>
      <w:r w:rsidR="00291B2E">
        <w:rPr>
          <w:bCs/>
        </w:rPr>
      </w:r>
      <w:r w:rsidR="00291B2E">
        <w:rPr>
          <w:bCs/>
        </w:rPr>
        <w:fldChar w:fldCharType="separate"/>
      </w:r>
      <w:r w:rsidR="0037258A">
        <w:rPr>
          <w:bCs/>
        </w:rPr>
        <w:t>5.4.5</w:t>
      </w:r>
      <w:r w:rsidR="00291B2E">
        <w:rPr>
          <w:bCs/>
        </w:rPr>
        <w:fldChar w:fldCharType="end"/>
      </w:r>
      <w:r w:rsidRPr="00D67ADB">
        <w:t>.</w:t>
      </w:r>
    </w:p>
    <w:p w14:paraId="10735330" w14:textId="4648C882" w:rsidR="009045A3" w:rsidRPr="00D67ADB" w:rsidRDefault="009045A3" w:rsidP="00B37EF3">
      <w:pPr>
        <w:pStyle w:val="Infobox"/>
      </w:pPr>
      <w:r w:rsidRPr="00D67ADB">
        <w:t xml:space="preserve">For example, the </w:t>
      </w:r>
      <w:proofErr w:type="spellStart"/>
      <w:r w:rsidRPr="00D67ADB">
        <w:t>CxA</w:t>
      </w:r>
      <w:proofErr w:type="spellEnd"/>
      <w:r w:rsidRPr="00D67ADB">
        <w:t xml:space="preserve"> can check for leaking dampers by forcing all VAV boxes in a </w:t>
      </w:r>
      <w:r w:rsidR="00D21A33">
        <w:t>Zone Group</w:t>
      </w:r>
      <w:r w:rsidRPr="00D67ADB">
        <w:t xml:space="preserve"> closed and then recording airflow at the AHU.</w:t>
      </w:r>
    </w:p>
    <w:p w14:paraId="386155CF" w14:textId="77777777" w:rsidR="009045A3" w:rsidRDefault="009045A3" w:rsidP="0087618D">
      <w:pPr>
        <w:pStyle w:val="Heading3"/>
      </w:pPr>
      <w:r>
        <w:t>System Requests</w:t>
      </w:r>
    </w:p>
    <w:p w14:paraId="0925AD9C" w14:textId="77777777" w:rsidR="009045A3" w:rsidRDefault="009045A3" w:rsidP="0087618D">
      <w:pPr>
        <w:pStyle w:val="Heading4"/>
      </w:pPr>
      <w:r>
        <w:t>Cooling SAT Reset Requests</w:t>
      </w:r>
    </w:p>
    <w:p w14:paraId="0581F11F" w14:textId="169426A4" w:rsidR="009045A3" w:rsidRPr="00BC7581" w:rsidRDefault="009045A3" w:rsidP="007C1423">
      <w:pPr>
        <w:pStyle w:val="Heading5"/>
      </w:pPr>
      <w:r w:rsidRPr="00BC7581">
        <w:lastRenderedPageBreak/>
        <w:t xml:space="preserve">If the zone temperature exceeds the zone’s cooling </w:t>
      </w:r>
      <w:r w:rsidR="00D21A33">
        <w:rPr>
          <w:rFonts w:cs="Times New Roman PS MT"/>
          <w:bCs/>
          <w:szCs w:val="20"/>
        </w:rPr>
        <w:t>setpoint</w:t>
      </w:r>
      <w:r w:rsidRPr="00BC7581">
        <w:t xml:space="preserve"> by </w:t>
      </w:r>
      <w:ins w:id="4650" w:author="Titus Ellison" w:date="2022-10-20T12:26:00Z">
        <w:r w:rsidR="005D4F5C" w:rsidRPr="005D4F5C">
          <w:rPr>
            <w:rStyle w:val="Toggle"/>
            <w:rPrChange w:id="4651" w:author="Titus Ellison" w:date="2022-10-20T12:26:00Z">
              <w:rPr/>
            </w:rPrChange>
          </w:rPr>
          <w:t>[UNITS [</w:t>
        </w:r>
      </w:ins>
      <w:r w:rsidRPr="005D4F5C">
        <w:rPr>
          <w:rStyle w:val="Toggle"/>
          <w:rPrChange w:id="4652" w:author="Titus Ellison" w:date="2022-10-20T12:26:00Z">
            <w:rPr/>
          </w:rPrChange>
        </w:rPr>
        <w:t>3°C</w:t>
      </w:r>
      <w:ins w:id="4653" w:author="Titus Ellison" w:date="2022-10-20T12:26:00Z">
        <w:r w:rsidR="005D4F5C" w:rsidRPr="005D4F5C">
          <w:rPr>
            <w:rStyle w:val="Toggle"/>
            <w:rPrChange w:id="4654" w:author="Titus Ellison" w:date="2022-10-20T12:26:00Z">
              <w:rPr/>
            </w:rPrChange>
          </w:rPr>
          <w:t>]</w:t>
        </w:r>
      </w:ins>
      <w:r w:rsidRPr="005D4F5C">
        <w:rPr>
          <w:rStyle w:val="Toggle"/>
          <w:rPrChange w:id="4655" w:author="Titus Ellison" w:date="2022-10-20T12:26:00Z">
            <w:rPr/>
          </w:rPrChange>
        </w:rPr>
        <w:t xml:space="preserve"> </w:t>
      </w:r>
      <w:ins w:id="4656" w:author="Titus Ellison" w:date="2022-10-20T12:26:00Z">
        <w:r w:rsidR="005D4F5C" w:rsidRPr="005D4F5C">
          <w:rPr>
            <w:rStyle w:val="Toggle"/>
            <w:rPrChange w:id="4657" w:author="Titus Ellison" w:date="2022-10-20T12:26:00Z">
              <w:rPr/>
            </w:rPrChange>
          </w:rPr>
          <w:t>[</w:t>
        </w:r>
      </w:ins>
      <w:del w:id="4658" w:author="Titus Ellison" w:date="2022-10-20T12:26:00Z">
        <w:r w:rsidRPr="005D4F5C" w:rsidDel="005D4F5C">
          <w:rPr>
            <w:rStyle w:val="Toggle"/>
            <w:rPrChange w:id="4659" w:author="Titus Ellison" w:date="2022-10-20T12:26:00Z">
              <w:rPr/>
            </w:rPrChange>
          </w:rPr>
          <w:delText>(</w:delText>
        </w:r>
      </w:del>
      <w:r w:rsidRPr="005D4F5C">
        <w:rPr>
          <w:rStyle w:val="Toggle"/>
          <w:rPrChange w:id="4660" w:author="Titus Ellison" w:date="2022-10-20T12:26:00Z">
            <w:rPr/>
          </w:rPrChange>
        </w:rPr>
        <w:t>5°F</w:t>
      </w:r>
      <w:ins w:id="4661" w:author="Titus Ellison" w:date="2022-10-20T12:26:00Z">
        <w:r w:rsidR="005D4F5C" w:rsidRPr="005D4F5C">
          <w:rPr>
            <w:rStyle w:val="Toggle"/>
            <w:rPrChange w:id="4662" w:author="Titus Ellison" w:date="2022-10-20T12:26:00Z">
              <w:rPr/>
            </w:rPrChange>
          </w:rPr>
          <w:t>]]</w:t>
        </w:r>
      </w:ins>
      <w:del w:id="4663" w:author="Titus Ellison" w:date="2022-10-20T12:26:00Z">
        <w:r w:rsidRPr="00BC7581" w:rsidDel="005D4F5C">
          <w:delText>)</w:delText>
        </w:r>
      </w:del>
      <w:r w:rsidRPr="00BC7581">
        <w:t xml:space="preserve"> for 2 minutes and after suppression period due to </w:t>
      </w:r>
      <w:r w:rsidR="00D21A33">
        <w:rPr>
          <w:rFonts w:cs="Times New Roman PS MT"/>
          <w:bCs/>
          <w:szCs w:val="20"/>
        </w:rPr>
        <w:t>setpoint</w:t>
      </w:r>
      <w:r w:rsidRPr="00BC7581">
        <w:t xml:space="preserve"> change per </w:t>
      </w:r>
      <w:r>
        <w:rPr>
          <w:rFonts w:cs="Times New Roman PS MT"/>
          <w:bCs/>
          <w:szCs w:val="20"/>
        </w:rPr>
        <w:t xml:space="preserve">Section </w:t>
      </w:r>
      <w:r w:rsidR="00CA5DFF">
        <w:rPr>
          <w:rFonts w:cs="Times New Roman PS MT"/>
          <w:bCs/>
          <w:szCs w:val="20"/>
        </w:rPr>
        <w:fldChar w:fldCharType="begin"/>
      </w:r>
      <w:r w:rsidR="00CA5DFF">
        <w:rPr>
          <w:rFonts w:cs="Times New Roman PS MT"/>
          <w:bCs/>
          <w:szCs w:val="20"/>
        </w:rPr>
        <w:instrText xml:space="preserve"> REF _Ref462144780 \w \h </w:instrText>
      </w:r>
      <w:r w:rsidR="00CA5DFF">
        <w:rPr>
          <w:rFonts w:cs="Times New Roman PS MT"/>
          <w:bCs/>
          <w:szCs w:val="20"/>
        </w:rPr>
      </w:r>
      <w:r w:rsidR="00CA5DFF">
        <w:rPr>
          <w:rFonts w:cs="Times New Roman PS MT"/>
          <w:bCs/>
          <w:szCs w:val="20"/>
        </w:rPr>
        <w:fldChar w:fldCharType="separate"/>
      </w:r>
      <w:r w:rsidR="0037258A">
        <w:rPr>
          <w:rFonts w:cs="Times New Roman PS MT"/>
          <w:bCs/>
          <w:szCs w:val="20"/>
        </w:rPr>
        <w:t>5.1.20</w:t>
      </w:r>
      <w:r w:rsidR="00CA5DFF">
        <w:rPr>
          <w:rFonts w:cs="Times New Roman PS MT"/>
          <w:bCs/>
          <w:szCs w:val="20"/>
        </w:rPr>
        <w:fldChar w:fldCharType="end"/>
      </w:r>
      <w:r>
        <w:rPr>
          <w:rFonts w:cs="Times New Roman PS MT"/>
          <w:bCs/>
          <w:szCs w:val="20"/>
        </w:rPr>
        <w:t>,</w:t>
      </w:r>
      <w:r w:rsidRPr="00BC7581">
        <w:t xml:space="preserve"> send 3 </w:t>
      </w:r>
      <w:r>
        <w:rPr>
          <w:rFonts w:cs="Times New Roman PS MT"/>
          <w:bCs/>
          <w:szCs w:val="20"/>
        </w:rPr>
        <w:t>requests.</w:t>
      </w:r>
    </w:p>
    <w:p w14:paraId="650BF59F" w14:textId="3826BE00" w:rsidR="009045A3" w:rsidRPr="00BC7581" w:rsidRDefault="009045A3" w:rsidP="007C1423">
      <w:pPr>
        <w:pStyle w:val="Heading5"/>
      </w:pPr>
      <w:r w:rsidRPr="00BC7581">
        <w:t xml:space="preserve">Else if the zone temperature exceeds the zone’s cooling </w:t>
      </w:r>
      <w:r w:rsidR="00D21A33">
        <w:rPr>
          <w:rFonts w:cs="Times New Roman PS MT"/>
          <w:bCs/>
          <w:szCs w:val="20"/>
        </w:rPr>
        <w:t>setpoint</w:t>
      </w:r>
      <w:r w:rsidRPr="00BC7581">
        <w:t xml:space="preserve"> by </w:t>
      </w:r>
      <w:ins w:id="4664" w:author="Titus Ellison" w:date="2022-10-20T12:26:00Z">
        <w:r w:rsidR="005D4F5C" w:rsidRPr="005D4F5C">
          <w:rPr>
            <w:rStyle w:val="Toggle"/>
            <w:rPrChange w:id="4665" w:author="Titus Ellison" w:date="2022-10-20T12:26:00Z">
              <w:rPr/>
            </w:rPrChange>
          </w:rPr>
          <w:t>[UNITS [</w:t>
        </w:r>
      </w:ins>
      <w:r w:rsidRPr="005D4F5C">
        <w:rPr>
          <w:rStyle w:val="Toggle"/>
          <w:rPrChange w:id="4666" w:author="Titus Ellison" w:date="2022-10-20T12:26:00Z">
            <w:rPr/>
          </w:rPrChange>
        </w:rPr>
        <w:t>2°C</w:t>
      </w:r>
      <w:ins w:id="4667" w:author="Titus Ellison" w:date="2022-10-20T12:26:00Z">
        <w:r w:rsidR="005D4F5C" w:rsidRPr="005D4F5C">
          <w:rPr>
            <w:rStyle w:val="Toggle"/>
            <w:rPrChange w:id="4668" w:author="Titus Ellison" w:date="2022-10-20T12:26:00Z">
              <w:rPr/>
            </w:rPrChange>
          </w:rPr>
          <w:t>]</w:t>
        </w:r>
      </w:ins>
      <w:r w:rsidRPr="005D4F5C">
        <w:rPr>
          <w:rStyle w:val="Toggle"/>
          <w:rPrChange w:id="4669" w:author="Titus Ellison" w:date="2022-10-20T12:26:00Z">
            <w:rPr/>
          </w:rPrChange>
        </w:rPr>
        <w:t xml:space="preserve"> </w:t>
      </w:r>
      <w:ins w:id="4670" w:author="Titus Ellison" w:date="2022-10-20T12:26:00Z">
        <w:r w:rsidR="005D4F5C" w:rsidRPr="005D4F5C">
          <w:rPr>
            <w:rStyle w:val="Toggle"/>
            <w:rPrChange w:id="4671" w:author="Titus Ellison" w:date="2022-10-20T12:26:00Z">
              <w:rPr/>
            </w:rPrChange>
          </w:rPr>
          <w:t>[</w:t>
        </w:r>
      </w:ins>
      <w:del w:id="4672" w:author="Titus Ellison" w:date="2022-10-20T12:26:00Z">
        <w:r w:rsidRPr="005D4F5C" w:rsidDel="005D4F5C">
          <w:rPr>
            <w:rStyle w:val="Toggle"/>
            <w:rPrChange w:id="4673" w:author="Titus Ellison" w:date="2022-10-20T12:26:00Z">
              <w:rPr/>
            </w:rPrChange>
          </w:rPr>
          <w:delText>(</w:delText>
        </w:r>
      </w:del>
      <w:r w:rsidRPr="005D4F5C">
        <w:rPr>
          <w:rStyle w:val="Toggle"/>
          <w:rPrChange w:id="4674" w:author="Titus Ellison" w:date="2022-10-20T12:26:00Z">
            <w:rPr/>
          </w:rPrChange>
        </w:rPr>
        <w:t>3°F</w:t>
      </w:r>
      <w:ins w:id="4675" w:author="Titus Ellison" w:date="2022-10-20T12:26:00Z">
        <w:r w:rsidR="005D4F5C" w:rsidRPr="005D4F5C">
          <w:rPr>
            <w:rStyle w:val="Toggle"/>
            <w:rPrChange w:id="4676" w:author="Titus Ellison" w:date="2022-10-20T12:26:00Z">
              <w:rPr/>
            </w:rPrChange>
          </w:rPr>
          <w:t>]]</w:t>
        </w:r>
      </w:ins>
      <w:del w:id="4677" w:author="Titus Ellison" w:date="2022-10-20T12:26:00Z">
        <w:r w:rsidRPr="00BC7581" w:rsidDel="005D4F5C">
          <w:delText>)</w:delText>
        </w:r>
      </w:del>
      <w:r w:rsidRPr="00BC7581">
        <w:t xml:space="preserve"> for 2 minutes and after suppression period due to </w:t>
      </w:r>
      <w:r w:rsidR="00D21A33">
        <w:rPr>
          <w:rFonts w:cs="Times New Roman PS MT"/>
          <w:bCs/>
          <w:szCs w:val="20"/>
        </w:rPr>
        <w:t>setpoint</w:t>
      </w:r>
      <w:r w:rsidRPr="00BC7581">
        <w:t xml:space="preserve"> change per </w:t>
      </w:r>
      <w:r>
        <w:rPr>
          <w:rFonts w:cs="Times New Roman PS MT"/>
          <w:bCs/>
          <w:szCs w:val="20"/>
        </w:rPr>
        <w:t xml:space="preserve">Section </w:t>
      </w:r>
      <w:r w:rsidR="00CA5DFF">
        <w:rPr>
          <w:rFonts w:cs="Times New Roman PS MT"/>
          <w:bCs/>
          <w:szCs w:val="20"/>
        </w:rPr>
        <w:fldChar w:fldCharType="begin"/>
      </w:r>
      <w:r w:rsidR="00CA5DFF">
        <w:rPr>
          <w:rFonts w:cs="Times New Roman PS MT"/>
          <w:bCs/>
          <w:szCs w:val="20"/>
        </w:rPr>
        <w:instrText xml:space="preserve"> REF _Ref462144780 \w \h </w:instrText>
      </w:r>
      <w:r w:rsidR="00CA5DFF">
        <w:rPr>
          <w:rFonts w:cs="Times New Roman PS MT"/>
          <w:bCs/>
          <w:szCs w:val="20"/>
        </w:rPr>
      </w:r>
      <w:r w:rsidR="00CA5DFF">
        <w:rPr>
          <w:rFonts w:cs="Times New Roman PS MT"/>
          <w:bCs/>
          <w:szCs w:val="20"/>
        </w:rPr>
        <w:fldChar w:fldCharType="separate"/>
      </w:r>
      <w:r w:rsidR="0037258A">
        <w:rPr>
          <w:rFonts w:cs="Times New Roman PS MT"/>
          <w:bCs/>
          <w:szCs w:val="20"/>
        </w:rPr>
        <w:t>5.1.20</w:t>
      </w:r>
      <w:r w:rsidR="00CA5DFF">
        <w:rPr>
          <w:rFonts w:cs="Times New Roman PS MT"/>
          <w:bCs/>
          <w:szCs w:val="20"/>
        </w:rPr>
        <w:fldChar w:fldCharType="end"/>
      </w:r>
      <w:r>
        <w:rPr>
          <w:rFonts w:cs="Times New Roman PS MT"/>
          <w:bCs/>
          <w:szCs w:val="20"/>
        </w:rPr>
        <w:t>,</w:t>
      </w:r>
      <w:r w:rsidRPr="00BC7581">
        <w:t xml:space="preserve"> send 2 </w:t>
      </w:r>
      <w:r>
        <w:rPr>
          <w:rFonts w:cs="Times New Roman PS MT"/>
          <w:bCs/>
          <w:szCs w:val="20"/>
        </w:rPr>
        <w:t>requests.</w:t>
      </w:r>
    </w:p>
    <w:p w14:paraId="16DAB9EB" w14:textId="7D5AF675" w:rsidR="009045A3" w:rsidRPr="00BC7581" w:rsidRDefault="009045A3" w:rsidP="007C1423">
      <w:pPr>
        <w:pStyle w:val="Heading5"/>
      </w:pPr>
      <w:r w:rsidRPr="00BC7581">
        <w:t xml:space="preserve">Else if the </w:t>
      </w:r>
      <w:r w:rsidR="005474F7">
        <w:rPr>
          <w:rFonts w:cs="Times New Roman PS MT"/>
          <w:bCs/>
          <w:szCs w:val="20"/>
        </w:rPr>
        <w:t>Cooling Loop</w:t>
      </w:r>
      <w:r w:rsidRPr="00BC7581">
        <w:t xml:space="preserve"> is greater than 95%, send 1 </w:t>
      </w:r>
      <w:r>
        <w:rPr>
          <w:rFonts w:cs="Times New Roman PS MT"/>
          <w:bCs/>
          <w:szCs w:val="20"/>
        </w:rPr>
        <w:t>request</w:t>
      </w:r>
      <w:r w:rsidRPr="00BC7581">
        <w:t xml:space="preserve"> until the </w:t>
      </w:r>
      <w:r w:rsidR="005474F7">
        <w:rPr>
          <w:rFonts w:cs="Times New Roman PS MT"/>
          <w:bCs/>
          <w:szCs w:val="20"/>
        </w:rPr>
        <w:t>Cooling Loop</w:t>
      </w:r>
      <w:r w:rsidRPr="00BC7581">
        <w:t xml:space="preserve"> is less than 85</w:t>
      </w:r>
      <w:r>
        <w:rPr>
          <w:rFonts w:cs="Times New Roman PS MT"/>
          <w:bCs/>
          <w:szCs w:val="20"/>
        </w:rPr>
        <w:t>%.</w:t>
      </w:r>
    </w:p>
    <w:p w14:paraId="601B2816" w14:textId="1ABAC80A" w:rsidR="009045A3" w:rsidRPr="00BC7581" w:rsidRDefault="009045A3" w:rsidP="007C1423">
      <w:pPr>
        <w:pStyle w:val="Heading5"/>
      </w:pPr>
      <w:r w:rsidRPr="00BC7581">
        <w:t xml:space="preserve">Else if the </w:t>
      </w:r>
      <w:r w:rsidR="005474F7">
        <w:rPr>
          <w:rFonts w:cs="Times New Roman PS MT"/>
          <w:bCs/>
          <w:szCs w:val="20"/>
        </w:rPr>
        <w:t>Cooling Loop</w:t>
      </w:r>
      <w:r w:rsidRPr="00BC7581">
        <w:t xml:space="preserve"> is less than 95%, send 0 </w:t>
      </w:r>
      <w:r>
        <w:rPr>
          <w:rFonts w:cs="Times New Roman PS MT"/>
          <w:bCs/>
          <w:szCs w:val="20"/>
        </w:rPr>
        <w:t>requests.</w:t>
      </w:r>
    </w:p>
    <w:p w14:paraId="0CDDCB48" w14:textId="77777777" w:rsidR="009045A3" w:rsidRPr="00BC7581" w:rsidRDefault="009045A3" w:rsidP="0087618D">
      <w:pPr>
        <w:pStyle w:val="Heading4"/>
      </w:pPr>
      <w:r w:rsidRPr="00BC7581">
        <w:t>Static Pressure Reset Requests</w:t>
      </w:r>
    </w:p>
    <w:p w14:paraId="33CC433A" w14:textId="2FCADE0D" w:rsidR="009045A3" w:rsidRPr="00BC7581" w:rsidRDefault="009045A3" w:rsidP="007C1423">
      <w:pPr>
        <w:pStyle w:val="Heading5"/>
      </w:pPr>
      <w:r w:rsidRPr="00BC7581">
        <w:t xml:space="preserve">If the measured airflow is less than 50% of </w:t>
      </w:r>
      <w:r w:rsidR="00D21A33">
        <w:rPr>
          <w:rFonts w:cs="Times New Roman PS MT"/>
          <w:bCs/>
          <w:szCs w:val="20"/>
        </w:rPr>
        <w:t>setpoint</w:t>
      </w:r>
      <w:r w:rsidRPr="00BC7581">
        <w:t xml:space="preserve"> while </w:t>
      </w:r>
      <w:r w:rsidR="00D21A33">
        <w:rPr>
          <w:rFonts w:cs="Times New Roman PS MT"/>
          <w:bCs/>
          <w:szCs w:val="20"/>
        </w:rPr>
        <w:t>setpoint</w:t>
      </w:r>
      <w:r w:rsidRPr="00BC7581">
        <w:t xml:space="preserve"> is greater than zero and the damper position is greater than 95% for 1 minute, send 3 </w:t>
      </w:r>
      <w:r>
        <w:rPr>
          <w:rFonts w:cs="Times New Roman PS MT"/>
          <w:bCs/>
          <w:szCs w:val="20"/>
        </w:rPr>
        <w:t>requests.</w:t>
      </w:r>
    </w:p>
    <w:p w14:paraId="3E3BD925" w14:textId="184A4FDD" w:rsidR="009045A3" w:rsidRPr="00BC7581" w:rsidRDefault="009045A3" w:rsidP="007C1423">
      <w:pPr>
        <w:pStyle w:val="Heading5"/>
      </w:pPr>
      <w:r w:rsidRPr="00BC7581">
        <w:t xml:space="preserve">Else if the measured airflow is less than 70% of </w:t>
      </w:r>
      <w:r w:rsidR="00D21A33">
        <w:rPr>
          <w:rFonts w:cs="Times New Roman PS MT"/>
          <w:bCs/>
          <w:szCs w:val="20"/>
        </w:rPr>
        <w:t>setpoint</w:t>
      </w:r>
      <w:r w:rsidRPr="00BC7581">
        <w:t xml:space="preserve"> while </w:t>
      </w:r>
      <w:r w:rsidR="00D21A33">
        <w:rPr>
          <w:rFonts w:cs="Times New Roman PS MT"/>
          <w:bCs/>
          <w:szCs w:val="20"/>
        </w:rPr>
        <w:t>setpoint</w:t>
      </w:r>
      <w:r w:rsidRPr="00BC7581">
        <w:t xml:space="preserve"> is greater than zero and the damper position is greater than 95% for 1 minute, send 2 </w:t>
      </w:r>
      <w:r>
        <w:rPr>
          <w:rFonts w:cs="Times New Roman PS MT"/>
          <w:bCs/>
          <w:szCs w:val="20"/>
        </w:rPr>
        <w:t>requests.</w:t>
      </w:r>
    </w:p>
    <w:p w14:paraId="19062873" w14:textId="55E91864" w:rsidR="009045A3" w:rsidRPr="00BC7581" w:rsidRDefault="009045A3" w:rsidP="007C1423">
      <w:pPr>
        <w:pStyle w:val="Heading5"/>
      </w:pPr>
      <w:r w:rsidRPr="00BC7581">
        <w:t xml:space="preserve">Else if the </w:t>
      </w:r>
      <w:r>
        <w:rPr>
          <w:rFonts w:cs="Times New Roman PS MT"/>
          <w:bCs/>
          <w:szCs w:val="20"/>
        </w:rPr>
        <w:t>damper</w:t>
      </w:r>
      <w:r w:rsidRPr="00BC7581">
        <w:t xml:space="preserve"> position is greater than 95%, send 1 </w:t>
      </w:r>
      <w:r>
        <w:rPr>
          <w:rFonts w:cs="Times New Roman PS MT"/>
          <w:bCs/>
          <w:szCs w:val="20"/>
        </w:rPr>
        <w:t>request</w:t>
      </w:r>
      <w:r w:rsidRPr="00BC7581">
        <w:t xml:space="preserve"> until the </w:t>
      </w:r>
      <w:r>
        <w:rPr>
          <w:rFonts w:cs="Times New Roman PS MT"/>
          <w:bCs/>
          <w:szCs w:val="20"/>
        </w:rPr>
        <w:t>damper</w:t>
      </w:r>
      <w:r w:rsidRPr="00BC7581">
        <w:t xml:space="preserve"> position is less than 85</w:t>
      </w:r>
      <w:r>
        <w:rPr>
          <w:rFonts w:cs="Times New Roman PS MT"/>
          <w:bCs/>
          <w:szCs w:val="20"/>
        </w:rPr>
        <w:t>%.</w:t>
      </w:r>
    </w:p>
    <w:p w14:paraId="1C4A8C9C" w14:textId="07E6B95A" w:rsidR="009045A3" w:rsidRPr="00BC7581" w:rsidRDefault="009045A3" w:rsidP="007C1423">
      <w:pPr>
        <w:pStyle w:val="Heading5"/>
      </w:pPr>
      <w:r w:rsidRPr="00BC7581">
        <w:t xml:space="preserve">Else if the </w:t>
      </w:r>
      <w:r>
        <w:rPr>
          <w:rFonts w:cs="Times New Roman PS MT"/>
          <w:bCs/>
          <w:szCs w:val="20"/>
        </w:rPr>
        <w:t>damper</w:t>
      </w:r>
      <w:r w:rsidRPr="00BC7581">
        <w:t xml:space="preserve"> position is less than 95%, send 0 </w:t>
      </w:r>
      <w:r>
        <w:rPr>
          <w:rFonts w:cs="Times New Roman PS MT"/>
          <w:bCs/>
          <w:szCs w:val="20"/>
        </w:rPr>
        <w:t>requests.</w:t>
      </w:r>
    </w:p>
    <w:p w14:paraId="7301056D" w14:textId="1BFAF6FA" w:rsidR="009045A3" w:rsidRPr="00BC7581" w:rsidRDefault="00A30775" w:rsidP="0087618D">
      <w:pPr>
        <w:pStyle w:val="Heading4"/>
      </w:pPr>
      <w:ins w:id="4678" w:author="Reece Kiriu" w:date="2022-10-19T14:03:00Z">
        <w:r w:rsidRPr="00A30775">
          <w:rPr>
            <w:rStyle w:val="Toggle"/>
            <w:rPrChange w:id="4679" w:author="Reece Kiriu" w:date="2022-10-19T14:04:00Z">
              <w:rPr/>
            </w:rPrChange>
          </w:rPr>
          <w:t>[EQUALS TERM_HT HW]</w:t>
        </w:r>
      </w:ins>
      <w:del w:id="4680" w:author="Reece Kiriu" w:date="2022-10-19T14:03:00Z">
        <w:r w:rsidR="009045A3" w:rsidRPr="00BC7581" w:rsidDel="00A30775">
          <w:delText xml:space="preserve">If </w:delText>
        </w:r>
        <w:r w:rsidR="009045A3" w:rsidRPr="00B87A61" w:rsidDel="00A30775">
          <w:rPr>
            <w:rFonts w:cs="Times New Roman PS MT"/>
            <w:szCs w:val="20"/>
          </w:rPr>
          <w:delText>There Is</w:delText>
        </w:r>
        <w:r w:rsidR="009045A3" w:rsidRPr="00BC7581" w:rsidDel="00A30775">
          <w:delText xml:space="preserve"> a Hot</w:delText>
        </w:r>
        <w:r w:rsidR="009045A3" w:rsidRPr="00B87A61" w:rsidDel="00A30775">
          <w:rPr>
            <w:rFonts w:cs="Times New Roman PS MT"/>
            <w:szCs w:val="20"/>
          </w:rPr>
          <w:delText xml:space="preserve">-Water Coil, </w:delText>
        </w:r>
      </w:del>
      <w:r w:rsidR="009045A3" w:rsidRPr="00B87A61">
        <w:rPr>
          <w:rFonts w:cs="Times New Roman PS MT"/>
          <w:szCs w:val="20"/>
        </w:rPr>
        <w:t>Hot-</w:t>
      </w:r>
      <w:r w:rsidR="009045A3" w:rsidRPr="00BC7581">
        <w:t>Water Reset Requests</w:t>
      </w:r>
    </w:p>
    <w:p w14:paraId="093A0EC0" w14:textId="14EB1B92" w:rsidR="009045A3" w:rsidRPr="00BC7581" w:rsidRDefault="009045A3" w:rsidP="007C1423">
      <w:pPr>
        <w:pStyle w:val="Heading5"/>
      </w:pPr>
      <w:r w:rsidRPr="00BC7581">
        <w:t xml:space="preserve">If the </w:t>
      </w:r>
      <w:r>
        <w:rPr>
          <w:rFonts w:cs="Times New Roman PS MT"/>
          <w:bCs/>
          <w:szCs w:val="20"/>
        </w:rPr>
        <w:t>DAT</w:t>
      </w:r>
      <w:r w:rsidRPr="00BC7581">
        <w:t xml:space="preserve"> is </w:t>
      </w:r>
      <w:ins w:id="4681" w:author="Titus Ellison" w:date="2022-10-20T12:26:00Z">
        <w:r w:rsidR="005D4F5C" w:rsidRPr="003F4619">
          <w:rPr>
            <w:rStyle w:val="Toggle"/>
            <w:rPrChange w:id="4682" w:author="Titus Ellison" w:date="2022-10-20T12:27:00Z">
              <w:rPr/>
            </w:rPrChange>
          </w:rPr>
          <w:t xml:space="preserve">[UNITS </w:t>
        </w:r>
        <w:r w:rsidR="003F4619" w:rsidRPr="003F4619">
          <w:rPr>
            <w:rStyle w:val="Toggle"/>
            <w:rPrChange w:id="4683" w:author="Titus Ellison" w:date="2022-10-20T12:27:00Z">
              <w:rPr/>
            </w:rPrChange>
          </w:rPr>
          <w:t>[</w:t>
        </w:r>
      </w:ins>
      <w:r w:rsidRPr="003F4619">
        <w:rPr>
          <w:rStyle w:val="Toggle"/>
          <w:rPrChange w:id="4684" w:author="Titus Ellison" w:date="2022-10-20T12:27:00Z">
            <w:rPr/>
          </w:rPrChange>
        </w:rPr>
        <w:t>17°C</w:t>
      </w:r>
      <w:ins w:id="4685" w:author="Titus Ellison" w:date="2022-10-20T12:27:00Z">
        <w:r w:rsidR="003F4619" w:rsidRPr="003F4619">
          <w:rPr>
            <w:rStyle w:val="Toggle"/>
            <w:rPrChange w:id="4686" w:author="Titus Ellison" w:date="2022-10-20T12:27:00Z">
              <w:rPr/>
            </w:rPrChange>
          </w:rPr>
          <w:t>]</w:t>
        </w:r>
      </w:ins>
      <w:r w:rsidRPr="003F4619">
        <w:rPr>
          <w:rStyle w:val="Toggle"/>
          <w:rPrChange w:id="4687" w:author="Titus Ellison" w:date="2022-10-20T12:27:00Z">
            <w:rPr/>
          </w:rPrChange>
        </w:rPr>
        <w:t xml:space="preserve"> </w:t>
      </w:r>
      <w:ins w:id="4688" w:author="Titus Ellison" w:date="2022-10-20T12:27:00Z">
        <w:r w:rsidR="003F4619" w:rsidRPr="003F4619">
          <w:rPr>
            <w:rStyle w:val="Toggle"/>
            <w:rPrChange w:id="4689" w:author="Titus Ellison" w:date="2022-10-20T12:27:00Z">
              <w:rPr/>
            </w:rPrChange>
          </w:rPr>
          <w:t>[</w:t>
        </w:r>
      </w:ins>
      <w:del w:id="4690" w:author="Titus Ellison" w:date="2022-10-20T12:27:00Z">
        <w:r w:rsidRPr="003F4619" w:rsidDel="003F4619">
          <w:rPr>
            <w:rStyle w:val="Toggle"/>
            <w:rPrChange w:id="4691" w:author="Titus Ellison" w:date="2022-10-20T12:27:00Z">
              <w:rPr/>
            </w:rPrChange>
          </w:rPr>
          <w:delText>(</w:delText>
        </w:r>
      </w:del>
      <w:r w:rsidRPr="003F4619">
        <w:rPr>
          <w:rStyle w:val="Toggle"/>
          <w:rPrChange w:id="4692" w:author="Titus Ellison" w:date="2022-10-20T12:27:00Z">
            <w:rPr/>
          </w:rPrChange>
        </w:rPr>
        <w:t>30°F</w:t>
      </w:r>
      <w:ins w:id="4693" w:author="Titus Ellison" w:date="2022-10-20T12:27:00Z">
        <w:r w:rsidR="003F4619" w:rsidRPr="003F4619">
          <w:rPr>
            <w:rStyle w:val="Toggle"/>
            <w:rPrChange w:id="4694" w:author="Titus Ellison" w:date="2022-10-20T12:27:00Z">
              <w:rPr/>
            </w:rPrChange>
          </w:rPr>
          <w:t>]]</w:t>
        </w:r>
      </w:ins>
      <w:del w:id="4695" w:author="Titus Ellison" w:date="2022-10-20T12:27:00Z">
        <w:r w:rsidRPr="00BC7581" w:rsidDel="003F4619">
          <w:delText>)</w:delText>
        </w:r>
      </w:del>
      <w:r w:rsidRPr="00BC7581">
        <w:t xml:space="preserve"> less than </w:t>
      </w:r>
      <w:r w:rsidR="00D21A33">
        <w:rPr>
          <w:rFonts w:cs="Times New Roman PS MT"/>
          <w:bCs/>
          <w:szCs w:val="20"/>
        </w:rPr>
        <w:t>setpoint</w:t>
      </w:r>
      <w:r w:rsidRPr="00BC7581">
        <w:t xml:space="preserve"> for 5 minutes, send 3 </w:t>
      </w:r>
      <w:r>
        <w:rPr>
          <w:rFonts w:cs="Times New Roman PS MT"/>
          <w:bCs/>
          <w:szCs w:val="20"/>
        </w:rPr>
        <w:t>requests.</w:t>
      </w:r>
    </w:p>
    <w:p w14:paraId="1354A1D0" w14:textId="384B6075" w:rsidR="009045A3" w:rsidRPr="00BC7581" w:rsidRDefault="009045A3" w:rsidP="007C1423">
      <w:pPr>
        <w:pStyle w:val="Heading5"/>
      </w:pPr>
      <w:r w:rsidRPr="00BC7581">
        <w:t xml:space="preserve">Else if the </w:t>
      </w:r>
      <w:r>
        <w:rPr>
          <w:rFonts w:cs="Times New Roman PS MT"/>
          <w:bCs/>
          <w:szCs w:val="20"/>
        </w:rPr>
        <w:t>DAT</w:t>
      </w:r>
      <w:r w:rsidRPr="00BC7581">
        <w:t xml:space="preserve"> is </w:t>
      </w:r>
      <w:ins w:id="4696" w:author="Titus Ellison" w:date="2022-10-20T12:27:00Z">
        <w:r w:rsidR="003F4619" w:rsidRPr="003F4619">
          <w:rPr>
            <w:rStyle w:val="Toggle"/>
            <w:rPrChange w:id="4697" w:author="Titus Ellison" w:date="2022-10-20T12:27:00Z">
              <w:rPr/>
            </w:rPrChange>
          </w:rPr>
          <w:t>[UNITS [</w:t>
        </w:r>
      </w:ins>
      <w:r w:rsidRPr="003F4619">
        <w:rPr>
          <w:rStyle w:val="Toggle"/>
          <w:rPrChange w:id="4698" w:author="Titus Ellison" w:date="2022-10-20T12:27:00Z">
            <w:rPr/>
          </w:rPrChange>
        </w:rPr>
        <w:t>8.3°C</w:t>
      </w:r>
      <w:ins w:id="4699" w:author="Titus Ellison" w:date="2022-10-20T12:27:00Z">
        <w:r w:rsidR="003F4619" w:rsidRPr="003F4619">
          <w:rPr>
            <w:rStyle w:val="Toggle"/>
            <w:rPrChange w:id="4700" w:author="Titus Ellison" w:date="2022-10-20T12:27:00Z">
              <w:rPr/>
            </w:rPrChange>
          </w:rPr>
          <w:t>]</w:t>
        </w:r>
      </w:ins>
      <w:r w:rsidRPr="003F4619">
        <w:rPr>
          <w:rStyle w:val="Toggle"/>
          <w:rPrChange w:id="4701" w:author="Titus Ellison" w:date="2022-10-20T12:27:00Z">
            <w:rPr/>
          </w:rPrChange>
        </w:rPr>
        <w:t xml:space="preserve"> </w:t>
      </w:r>
      <w:ins w:id="4702" w:author="Titus Ellison" w:date="2022-10-20T12:27:00Z">
        <w:r w:rsidR="003F4619" w:rsidRPr="003F4619">
          <w:rPr>
            <w:rStyle w:val="Toggle"/>
            <w:rPrChange w:id="4703" w:author="Titus Ellison" w:date="2022-10-20T12:27:00Z">
              <w:rPr/>
            </w:rPrChange>
          </w:rPr>
          <w:t>[</w:t>
        </w:r>
      </w:ins>
      <w:del w:id="4704" w:author="Titus Ellison" w:date="2022-10-20T12:27:00Z">
        <w:r w:rsidRPr="003F4619" w:rsidDel="003F4619">
          <w:rPr>
            <w:rStyle w:val="Toggle"/>
            <w:rPrChange w:id="4705" w:author="Titus Ellison" w:date="2022-10-20T12:27:00Z">
              <w:rPr/>
            </w:rPrChange>
          </w:rPr>
          <w:delText>(</w:delText>
        </w:r>
      </w:del>
      <w:r w:rsidRPr="003F4619">
        <w:rPr>
          <w:rStyle w:val="Toggle"/>
          <w:rPrChange w:id="4706" w:author="Titus Ellison" w:date="2022-10-20T12:27:00Z">
            <w:rPr/>
          </w:rPrChange>
        </w:rPr>
        <w:t>15°F</w:t>
      </w:r>
      <w:ins w:id="4707" w:author="Titus Ellison" w:date="2022-10-20T12:27:00Z">
        <w:r w:rsidR="003F4619" w:rsidRPr="003F4619">
          <w:rPr>
            <w:rStyle w:val="Toggle"/>
            <w:rPrChange w:id="4708" w:author="Titus Ellison" w:date="2022-10-20T12:27:00Z">
              <w:rPr/>
            </w:rPrChange>
          </w:rPr>
          <w:t>]]</w:t>
        </w:r>
      </w:ins>
      <w:del w:id="4709" w:author="Titus Ellison" w:date="2022-10-20T12:27:00Z">
        <w:r w:rsidRPr="00BC7581" w:rsidDel="003F4619">
          <w:delText>)</w:delText>
        </w:r>
      </w:del>
      <w:r w:rsidRPr="00BC7581">
        <w:t xml:space="preserve"> less than </w:t>
      </w:r>
      <w:r w:rsidR="00D21A33">
        <w:rPr>
          <w:rFonts w:cs="Times New Roman PS MT"/>
          <w:bCs/>
          <w:szCs w:val="20"/>
        </w:rPr>
        <w:t>setpoint</w:t>
      </w:r>
      <w:r w:rsidRPr="00BC7581">
        <w:t xml:space="preserve"> for 5 minutes, send 2 </w:t>
      </w:r>
      <w:r>
        <w:rPr>
          <w:rFonts w:cs="Times New Roman PS MT"/>
          <w:bCs/>
          <w:szCs w:val="20"/>
        </w:rPr>
        <w:t>requests.</w:t>
      </w:r>
    </w:p>
    <w:p w14:paraId="30D055AC" w14:textId="1C5078B0" w:rsidR="009045A3" w:rsidRPr="00BC7581" w:rsidRDefault="009045A3" w:rsidP="007C1423">
      <w:pPr>
        <w:pStyle w:val="Heading5"/>
      </w:pPr>
      <w:r w:rsidRPr="00BC7581">
        <w:t xml:space="preserve">Else if HW valve position is greater than 95%, send 1 </w:t>
      </w:r>
      <w:r>
        <w:rPr>
          <w:rFonts w:cs="Times New Roman PS MT"/>
          <w:bCs/>
          <w:szCs w:val="20"/>
        </w:rPr>
        <w:t>request</w:t>
      </w:r>
      <w:r w:rsidRPr="00BC7581">
        <w:t xml:space="preserve"> until the HW valve position is less than 85</w:t>
      </w:r>
      <w:r>
        <w:rPr>
          <w:rFonts w:cs="Times New Roman PS MT"/>
          <w:bCs/>
          <w:szCs w:val="20"/>
        </w:rPr>
        <w:t>%.</w:t>
      </w:r>
    </w:p>
    <w:p w14:paraId="4373684C" w14:textId="5632B920" w:rsidR="009045A3" w:rsidRPr="00BC7581" w:rsidRDefault="009045A3" w:rsidP="007C1423">
      <w:pPr>
        <w:pStyle w:val="Heading5"/>
      </w:pPr>
      <w:r w:rsidRPr="00BC7581">
        <w:t xml:space="preserve">Else if the HW valve position is less than 95%, send 0 </w:t>
      </w:r>
      <w:r>
        <w:rPr>
          <w:rFonts w:cs="Times New Roman PS MT"/>
          <w:bCs/>
          <w:szCs w:val="20"/>
        </w:rPr>
        <w:t>requests.</w:t>
      </w:r>
    </w:p>
    <w:p w14:paraId="3D750A05" w14:textId="015ADCA0" w:rsidR="009045A3" w:rsidRPr="00BC7581" w:rsidRDefault="00A30775" w:rsidP="0087618D">
      <w:pPr>
        <w:pStyle w:val="Heading4"/>
      </w:pPr>
      <w:ins w:id="4710" w:author="Reece Kiriu" w:date="2022-10-19T14:04:00Z">
        <w:r w:rsidRPr="00A30775">
          <w:rPr>
            <w:rStyle w:val="Toggle"/>
            <w:rPrChange w:id="4711" w:author="Reece Kiriu" w:date="2022-10-19T14:04:00Z">
              <w:rPr/>
            </w:rPrChange>
          </w:rPr>
          <w:t>[EQUALS TERM_HT HW]</w:t>
        </w:r>
      </w:ins>
      <w:del w:id="4712" w:author="Reece Kiriu" w:date="2022-10-19T14:04:00Z">
        <w:r w:rsidR="009045A3" w:rsidRPr="00BC7581" w:rsidDel="00A30775">
          <w:delText xml:space="preserve">If </w:delText>
        </w:r>
        <w:r w:rsidR="009045A3" w:rsidRPr="00B87A61" w:rsidDel="00A30775">
          <w:rPr>
            <w:rFonts w:cs="Times New Roman PS MT"/>
            <w:szCs w:val="20"/>
          </w:rPr>
          <w:delText>There Is</w:delText>
        </w:r>
        <w:r w:rsidR="009045A3" w:rsidRPr="00BC7581" w:rsidDel="00A30775">
          <w:delText xml:space="preserve"> a </w:delText>
        </w:r>
        <w:r w:rsidR="009045A3" w:rsidRPr="00B87A61" w:rsidDel="00A30775">
          <w:rPr>
            <w:rFonts w:cs="Times New Roman PS MT"/>
            <w:szCs w:val="20"/>
          </w:rPr>
          <w:delText>Hot-Water Coil</w:delText>
        </w:r>
        <w:r w:rsidR="009045A3" w:rsidRPr="00BC7581" w:rsidDel="00A30775">
          <w:delText xml:space="preserve"> and a Heating Hot</w:delText>
        </w:r>
        <w:r w:rsidR="009045A3" w:rsidRPr="00B87A61" w:rsidDel="00A30775">
          <w:rPr>
            <w:rFonts w:cs="Times New Roman PS MT"/>
            <w:szCs w:val="20"/>
          </w:rPr>
          <w:delText>-</w:delText>
        </w:r>
        <w:r w:rsidR="009045A3" w:rsidRPr="00BC7581" w:rsidDel="00A30775">
          <w:delText>Water Plant</w:delText>
        </w:r>
        <w:r w:rsidR="009045A3" w:rsidRPr="00B87A61" w:rsidDel="00A30775">
          <w:rPr>
            <w:rFonts w:cs="Times New Roman PS MT"/>
            <w:szCs w:val="20"/>
          </w:rPr>
          <w:delText xml:space="preserve">, </w:delText>
        </w:r>
      </w:del>
      <w:r w:rsidR="009045A3" w:rsidRPr="00B87A61">
        <w:rPr>
          <w:rFonts w:cs="Times New Roman PS MT"/>
          <w:szCs w:val="20"/>
        </w:rPr>
        <w:t>Heating-Hot Water Plant</w:t>
      </w:r>
      <w:r w:rsidR="009045A3" w:rsidRPr="00BC7581">
        <w:t xml:space="preserve"> Requests. Send the heating hot</w:t>
      </w:r>
      <w:r w:rsidR="009045A3" w:rsidRPr="00B87A61">
        <w:rPr>
          <w:rFonts w:cs="Times New Roman PS MT"/>
          <w:bCs/>
          <w:szCs w:val="20"/>
        </w:rPr>
        <w:t>-</w:t>
      </w:r>
      <w:r w:rsidR="009045A3" w:rsidRPr="00BC7581">
        <w:t xml:space="preserve">water plant that serves the zone a </w:t>
      </w:r>
      <w:r w:rsidR="009045A3" w:rsidRPr="00B87A61">
        <w:rPr>
          <w:rFonts w:cs="Times New Roman PS MT"/>
          <w:bCs/>
          <w:szCs w:val="20"/>
        </w:rPr>
        <w:t>heating hot-water plant request</w:t>
      </w:r>
      <w:r w:rsidR="009045A3" w:rsidRPr="00BC7581">
        <w:t xml:space="preserve"> as follows:</w:t>
      </w:r>
    </w:p>
    <w:p w14:paraId="2B9F6756" w14:textId="0F81E627" w:rsidR="009045A3" w:rsidRDefault="009045A3" w:rsidP="007C1423">
      <w:pPr>
        <w:pStyle w:val="Heading5"/>
      </w:pPr>
      <w:r>
        <w:t>If the HW valve position is greater than 95%, send 1 request until the HW valve position is less than 10%.</w:t>
      </w:r>
    </w:p>
    <w:p w14:paraId="1D4C1D25" w14:textId="77777777" w:rsidR="009045A3" w:rsidRDefault="009045A3" w:rsidP="007C1423">
      <w:pPr>
        <w:pStyle w:val="Heading5"/>
      </w:pPr>
      <w:r>
        <w:t>Else if the HW valve position is less than 95%, send 0 requests.</w:t>
      </w:r>
    </w:p>
    <w:p w14:paraId="0C06D230" w14:textId="20D86D2F" w:rsidR="009045A3" w:rsidRPr="00FB4192" w:rsidRDefault="009A6FFD" w:rsidP="0087618D">
      <w:pPr>
        <w:pStyle w:val="Heading2"/>
      </w:pPr>
      <w:bookmarkStart w:id="4713" w:name="_Toc121477559"/>
      <w:ins w:id="4714" w:author="Hwakong Cheng" w:date="2022-10-07T15:21:00Z">
        <w:r w:rsidRPr="00A02D9E">
          <w:rPr>
            <w:rStyle w:val="Toggle"/>
          </w:rPr>
          <w:t>[EQUAL</w:t>
        </w:r>
      </w:ins>
      <w:ins w:id="4715" w:author="Reece Kiriu" w:date="2022-10-19T14:04:00Z">
        <w:r w:rsidR="00BB0455">
          <w:rPr>
            <w:rStyle w:val="Toggle"/>
          </w:rPr>
          <w:t>S</w:t>
        </w:r>
      </w:ins>
      <w:ins w:id="4716" w:author="Hwakong Cheng" w:date="2022-10-07T15:21:00Z">
        <w:r w:rsidRPr="00A02D9E">
          <w:rPr>
            <w:rStyle w:val="Toggle"/>
          </w:rPr>
          <w:t xml:space="preserve"> </w:t>
        </w:r>
        <w:r>
          <w:rPr>
            <w:rStyle w:val="Toggle"/>
          </w:rPr>
          <w:t xml:space="preserve">VAV </w:t>
        </w:r>
        <w:proofErr w:type="gramStart"/>
        <w:r>
          <w:rPr>
            <w:rStyle w:val="Toggle"/>
          </w:rPr>
          <w:t>SF</w:t>
        </w:r>
      </w:ins>
      <w:ins w:id="4717" w:author="Hwakong Cheng" w:date="2022-10-24T16:09:00Z">
        <w:r w:rsidR="005A3F23">
          <w:rPr>
            <w:rStyle w:val="Toggle"/>
          </w:rPr>
          <w:t>B</w:t>
        </w:r>
      </w:ins>
      <w:ins w:id="4718" w:author="Hwakong Cheng" w:date="2022-10-07T15:21:00Z">
        <w:r>
          <w:rPr>
            <w:rStyle w:val="Toggle"/>
          </w:rPr>
          <w:t>CV</w:t>
        </w:r>
        <w:r w:rsidRPr="00A02D9E">
          <w:rPr>
            <w:rStyle w:val="Toggle"/>
          </w:rPr>
          <w:t>]</w:t>
        </w:r>
      </w:ins>
      <w:r w:rsidR="009045A3" w:rsidRPr="00FB4192">
        <w:t>Series</w:t>
      </w:r>
      <w:proofErr w:type="gramEnd"/>
      <w:r w:rsidR="009045A3" w:rsidRPr="00FB4192">
        <w:t xml:space="preserve"> Fan-Powered Terminal Unit</w:t>
      </w:r>
      <w:r w:rsidR="001F5EDA" w:rsidRPr="00FB4192">
        <w:t xml:space="preserve"> − </w:t>
      </w:r>
      <w:r w:rsidR="009045A3" w:rsidRPr="00FB4192">
        <w:t>Constant-Volume Fan</w:t>
      </w:r>
      <w:bookmarkEnd w:id="4713"/>
    </w:p>
    <w:p w14:paraId="7CBA2252" w14:textId="55F9E317" w:rsidR="009045A3" w:rsidRDefault="009045A3" w:rsidP="0087618D">
      <w:pPr>
        <w:pStyle w:val="Heading3"/>
      </w:pPr>
      <w:r>
        <w:t xml:space="preserve">See “Generic Thermal Zones” (Section </w:t>
      </w:r>
      <w:r w:rsidR="00CA5DFF">
        <w:rPr>
          <w:rFonts w:cs="Times New Roman PS MT"/>
          <w:bCs/>
          <w:szCs w:val="20"/>
        </w:rPr>
        <w:fldChar w:fldCharType="begin"/>
      </w:r>
      <w:r w:rsidR="00CA5DFF">
        <w:rPr>
          <w:rFonts w:cs="Times New Roman PS MT"/>
          <w:bCs/>
          <w:szCs w:val="20"/>
        </w:rPr>
        <w:instrText xml:space="preserve"> REF _Ref495830888 \w \h </w:instrText>
      </w:r>
      <w:r w:rsidR="00CA5DFF">
        <w:rPr>
          <w:rFonts w:cs="Times New Roman PS MT"/>
          <w:bCs/>
          <w:szCs w:val="20"/>
        </w:rPr>
      </w:r>
      <w:r w:rsidR="00CA5DFF">
        <w:rPr>
          <w:rFonts w:cs="Times New Roman PS MT"/>
          <w:bCs/>
          <w:szCs w:val="20"/>
        </w:rPr>
        <w:fldChar w:fldCharType="separate"/>
      </w:r>
      <w:r w:rsidR="0037258A">
        <w:rPr>
          <w:rFonts w:cs="Times New Roman PS MT"/>
          <w:bCs/>
          <w:szCs w:val="20"/>
        </w:rPr>
        <w:t>5.2.2.3</w:t>
      </w:r>
      <w:r w:rsidR="00CA5DFF">
        <w:rPr>
          <w:rFonts w:cs="Times New Roman PS MT"/>
          <w:bCs/>
          <w:szCs w:val="20"/>
        </w:rPr>
        <w:fldChar w:fldCharType="end"/>
      </w:r>
      <w:r>
        <w:t xml:space="preserve">) for </w:t>
      </w:r>
      <w:r w:rsidR="00D21A33">
        <w:t>setpoint</w:t>
      </w:r>
      <w:r>
        <w:t>s, loops, control modes, alarms, etc.</w:t>
      </w:r>
    </w:p>
    <w:p w14:paraId="0BC3AE69" w14:textId="3509B2BC" w:rsidR="009045A3" w:rsidRDefault="009045A3" w:rsidP="0087618D">
      <w:pPr>
        <w:pStyle w:val="Heading3"/>
      </w:pPr>
      <w:r>
        <w:t xml:space="preserve">See “Generic Ventilation Zones” (Section </w:t>
      </w:r>
      <w:r w:rsidR="00CA5DFF">
        <w:rPr>
          <w:rFonts w:cs="Times New Roman PS MT"/>
          <w:bCs/>
          <w:szCs w:val="20"/>
        </w:rPr>
        <w:fldChar w:fldCharType="begin"/>
      </w:r>
      <w:r w:rsidR="00CA5DFF">
        <w:rPr>
          <w:rFonts w:cs="Times New Roman PS MT"/>
          <w:bCs/>
          <w:szCs w:val="20"/>
        </w:rPr>
        <w:instrText xml:space="preserve"> REF _Ref38824255 \w \h </w:instrText>
      </w:r>
      <w:r w:rsidR="00CA5DFF">
        <w:rPr>
          <w:rFonts w:cs="Times New Roman PS MT"/>
          <w:bCs/>
          <w:szCs w:val="20"/>
        </w:rPr>
      </w:r>
      <w:r w:rsidR="00CA5DFF">
        <w:rPr>
          <w:rFonts w:cs="Times New Roman PS MT"/>
          <w:bCs/>
          <w:szCs w:val="20"/>
        </w:rPr>
        <w:fldChar w:fldCharType="separate"/>
      </w:r>
      <w:r w:rsidR="0037258A">
        <w:rPr>
          <w:rFonts w:cs="Times New Roman PS MT"/>
          <w:bCs/>
          <w:szCs w:val="20"/>
        </w:rPr>
        <w:t>5.2</w:t>
      </w:r>
      <w:r w:rsidR="00CA5DFF">
        <w:rPr>
          <w:rFonts w:cs="Times New Roman PS MT"/>
          <w:bCs/>
          <w:szCs w:val="20"/>
        </w:rPr>
        <w:fldChar w:fldCharType="end"/>
      </w:r>
      <w:r>
        <w:t>) for calculation of zone minimum outdoor airflow.</w:t>
      </w:r>
    </w:p>
    <w:p w14:paraId="6D06A71E" w14:textId="2A2C08AA" w:rsidR="009045A3" w:rsidRDefault="009045A3" w:rsidP="0087618D">
      <w:pPr>
        <w:pStyle w:val="Heading3"/>
      </w:pPr>
      <w:r>
        <w:t xml:space="preserve">See Section </w:t>
      </w:r>
      <w:r w:rsidR="001F5EDA">
        <w:fldChar w:fldCharType="begin"/>
      </w:r>
      <w:r w:rsidR="001F5EDA">
        <w:instrText xml:space="preserve"> REF _Ref38386820 \w \h </w:instrText>
      </w:r>
      <w:r w:rsidR="001F5EDA">
        <w:fldChar w:fldCharType="separate"/>
      </w:r>
      <w:r w:rsidR="0037258A">
        <w:t>3.1.2.5</w:t>
      </w:r>
      <w:r w:rsidR="001F5EDA">
        <w:fldChar w:fldCharType="end"/>
      </w:r>
      <w:r>
        <w:t xml:space="preserve"> for zone minimum airflow </w:t>
      </w:r>
      <w:r w:rsidR="00D21A33">
        <w:t>setpoint</w:t>
      </w:r>
      <w:r>
        <w:t xml:space="preserve">s </w:t>
      </w:r>
      <w:proofErr w:type="spellStart"/>
      <w:r>
        <w:t>Vmin</w:t>
      </w:r>
      <w:proofErr w:type="spellEnd"/>
      <w:r>
        <w:t xml:space="preserve">, zone maximum cooling airflow </w:t>
      </w:r>
      <w:r w:rsidR="00D21A33">
        <w:t>setpoint</w:t>
      </w:r>
      <w:r>
        <w:t xml:space="preserve"> </w:t>
      </w:r>
      <w:proofErr w:type="spellStart"/>
      <w:r>
        <w:t>Vcool</w:t>
      </w:r>
      <w:proofErr w:type="spellEnd"/>
      <w:r>
        <w:t xml:space="preserve">-max, and the maximum DAT rise above heating </w:t>
      </w:r>
      <w:r w:rsidR="00D21A33">
        <w:t>setpoint</w:t>
      </w:r>
      <w:r>
        <w:t xml:space="preserve"> </w:t>
      </w:r>
      <w:proofErr w:type="spellStart"/>
      <w:r>
        <w:t>Max</w:t>
      </w:r>
      <w:r>
        <w:rPr>
          <w:rFonts w:ascii="Symbol" w:hAnsi="Symbol" w:cs="Symbol"/>
        </w:rPr>
        <w:t></w:t>
      </w:r>
      <w:r>
        <w:t>T</w:t>
      </w:r>
      <w:proofErr w:type="spellEnd"/>
      <w:r>
        <w:t>.</w:t>
      </w:r>
    </w:p>
    <w:p w14:paraId="334613D9" w14:textId="72F38A59" w:rsidR="009045A3" w:rsidRDefault="009045A3" w:rsidP="0087618D">
      <w:pPr>
        <w:pStyle w:val="Heading3"/>
      </w:pPr>
      <w:r>
        <w:t xml:space="preserve">Active </w:t>
      </w:r>
      <w:r w:rsidR="00AC1FD3" w:rsidRPr="00C23A1B">
        <w:t xml:space="preserve">endpoints used in the control logic depicted in Figure 5.9.5 </w:t>
      </w:r>
      <w:r>
        <w:t xml:space="preserve">shall vary depending on the mode of the </w:t>
      </w:r>
      <w:r w:rsidR="00D21A33">
        <w:t>Zone Group</w:t>
      </w:r>
      <w:r>
        <w:t xml:space="preserve"> the zone is a part of (see Table 5.9.4).</w:t>
      </w:r>
    </w:p>
    <w:tbl>
      <w:tblPr>
        <w:tblW w:w="9540" w:type="dxa"/>
        <w:tblLayout w:type="fixed"/>
        <w:tblCellMar>
          <w:top w:w="60" w:type="dxa"/>
          <w:left w:w="40" w:type="dxa"/>
          <w:bottom w:w="40" w:type="dxa"/>
          <w:right w:w="40" w:type="dxa"/>
        </w:tblCellMar>
        <w:tblLook w:val="0000" w:firstRow="0" w:lastRow="0" w:firstColumn="0" w:lastColumn="0" w:noHBand="0" w:noVBand="0"/>
      </w:tblPr>
      <w:tblGrid>
        <w:gridCol w:w="1860"/>
        <w:gridCol w:w="1380"/>
        <w:gridCol w:w="1380"/>
        <w:gridCol w:w="1380"/>
        <w:gridCol w:w="1110"/>
        <w:gridCol w:w="1260"/>
        <w:gridCol w:w="1170"/>
      </w:tblGrid>
      <w:tr w:rsidR="00E34FB2" w:rsidRPr="00E34FB2" w14:paraId="1AFDE630" w14:textId="77777777">
        <w:tc>
          <w:tcPr>
            <w:tcW w:w="9540" w:type="dxa"/>
            <w:gridSpan w:val="7"/>
            <w:tcBorders>
              <w:top w:val="nil"/>
              <w:left w:val="nil"/>
              <w:bottom w:val="nil"/>
              <w:right w:val="nil"/>
            </w:tcBorders>
            <w:tcMar>
              <w:top w:w="60" w:type="dxa"/>
              <w:left w:w="40" w:type="dxa"/>
              <w:bottom w:w="40" w:type="dxa"/>
              <w:right w:w="40" w:type="dxa"/>
            </w:tcMar>
            <w:vAlign w:val="center"/>
          </w:tcPr>
          <w:p w14:paraId="6078F28D" w14:textId="77777777" w:rsidR="00E34FB2" w:rsidRPr="00E34FB2" w:rsidRDefault="00E34FB2">
            <w:pPr>
              <w:pStyle w:val="TableTitle"/>
              <w:rPr>
                <w:color w:val="auto"/>
                <w:sz w:val="16"/>
                <w:szCs w:val="16"/>
              </w:rPr>
            </w:pPr>
            <w:r w:rsidRPr="00E34FB2">
              <w:rPr>
                <w:color w:val="auto"/>
              </w:rPr>
              <w:t>Table 5.9.4 Endpoints as a Function of Zone Group Mode</w:t>
            </w:r>
          </w:p>
        </w:tc>
      </w:tr>
      <w:tr w:rsidR="00E34FB2" w:rsidRPr="00E34FB2" w14:paraId="27976ADD" w14:textId="77777777">
        <w:trPr>
          <w:trHeight w:val="340"/>
        </w:trPr>
        <w:tc>
          <w:tcPr>
            <w:tcW w:w="1860" w:type="dxa"/>
            <w:tcBorders>
              <w:top w:val="single" w:sz="16" w:space="0" w:color="000000"/>
              <w:left w:val="nil"/>
              <w:bottom w:val="single" w:sz="16" w:space="0" w:color="000000"/>
              <w:right w:val="nil"/>
            </w:tcBorders>
            <w:tcMar>
              <w:top w:w="90" w:type="dxa"/>
              <w:left w:w="80" w:type="dxa"/>
              <w:bottom w:w="70" w:type="dxa"/>
              <w:right w:w="40" w:type="dxa"/>
            </w:tcMar>
            <w:vAlign w:val="bottom"/>
          </w:tcPr>
          <w:p w14:paraId="1974868C" w14:textId="77777777" w:rsidR="00E34FB2" w:rsidRPr="00E34FB2" w:rsidRDefault="00E34FB2">
            <w:pPr>
              <w:pStyle w:val="HeadingRunIn"/>
              <w:rPr>
                <w:color w:val="auto"/>
              </w:rPr>
            </w:pPr>
            <w:r w:rsidRPr="00E34FB2">
              <w:rPr>
                <w:color w:val="auto"/>
              </w:rPr>
              <w:t>Endpoint</w:t>
            </w:r>
          </w:p>
        </w:tc>
        <w:tc>
          <w:tcPr>
            <w:tcW w:w="1380" w:type="dxa"/>
            <w:tcBorders>
              <w:top w:val="single" w:sz="16" w:space="0" w:color="000000"/>
              <w:left w:val="single" w:sz="3" w:space="0" w:color="000000"/>
              <w:bottom w:val="single" w:sz="16" w:space="0" w:color="000000"/>
              <w:right w:val="single" w:sz="3" w:space="0" w:color="000000"/>
            </w:tcBorders>
            <w:tcMar>
              <w:top w:w="90" w:type="dxa"/>
              <w:left w:w="80" w:type="dxa"/>
              <w:bottom w:w="70" w:type="dxa"/>
              <w:right w:w="40" w:type="dxa"/>
            </w:tcMar>
            <w:vAlign w:val="bottom"/>
          </w:tcPr>
          <w:p w14:paraId="265A6ACC" w14:textId="77777777" w:rsidR="00E34FB2" w:rsidRPr="00E34FB2" w:rsidRDefault="00E34FB2">
            <w:pPr>
              <w:pStyle w:val="HeadingRunIn"/>
              <w:rPr>
                <w:color w:val="auto"/>
              </w:rPr>
            </w:pPr>
            <w:r w:rsidRPr="00E34FB2">
              <w:rPr>
                <w:color w:val="auto"/>
              </w:rPr>
              <w:t>Occupied</w:t>
            </w:r>
          </w:p>
        </w:tc>
        <w:tc>
          <w:tcPr>
            <w:tcW w:w="1380" w:type="dxa"/>
            <w:tcBorders>
              <w:top w:val="single" w:sz="16" w:space="0" w:color="000000"/>
              <w:left w:val="single" w:sz="3" w:space="0" w:color="000000"/>
              <w:bottom w:val="single" w:sz="16" w:space="0" w:color="000000"/>
              <w:right w:val="single" w:sz="3" w:space="0" w:color="000000"/>
            </w:tcBorders>
            <w:tcMar>
              <w:top w:w="90" w:type="dxa"/>
              <w:left w:w="80" w:type="dxa"/>
              <w:bottom w:w="70" w:type="dxa"/>
              <w:right w:w="40" w:type="dxa"/>
            </w:tcMar>
            <w:vAlign w:val="bottom"/>
          </w:tcPr>
          <w:p w14:paraId="75BFE7F4" w14:textId="77777777" w:rsidR="00E34FB2" w:rsidRPr="00E34FB2" w:rsidRDefault="00E34FB2">
            <w:pPr>
              <w:pStyle w:val="HeadingRunIn"/>
              <w:rPr>
                <w:color w:val="auto"/>
              </w:rPr>
            </w:pPr>
            <w:r w:rsidRPr="00E34FB2">
              <w:rPr>
                <w:color w:val="auto"/>
              </w:rPr>
              <w:t>Cooldown</w:t>
            </w:r>
          </w:p>
        </w:tc>
        <w:tc>
          <w:tcPr>
            <w:tcW w:w="1380" w:type="dxa"/>
            <w:tcBorders>
              <w:top w:val="single" w:sz="16" w:space="0" w:color="000000"/>
              <w:left w:val="single" w:sz="3" w:space="0" w:color="000000"/>
              <w:bottom w:val="single" w:sz="16" w:space="0" w:color="000000"/>
              <w:right w:val="single" w:sz="3" w:space="0" w:color="000000"/>
            </w:tcBorders>
            <w:tcMar>
              <w:top w:w="90" w:type="dxa"/>
              <w:left w:w="80" w:type="dxa"/>
              <w:bottom w:w="70" w:type="dxa"/>
              <w:right w:w="40" w:type="dxa"/>
            </w:tcMar>
            <w:vAlign w:val="bottom"/>
          </w:tcPr>
          <w:p w14:paraId="5E325F4B" w14:textId="77777777" w:rsidR="00E34FB2" w:rsidRPr="00E34FB2" w:rsidRDefault="00E34FB2">
            <w:pPr>
              <w:pStyle w:val="HeadingRunIn"/>
              <w:rPr>
                <w:color w:val="auto"/>
              </w:rPr>
            </w:pPr>
            <w:r w:rsidRPr="00E34FB2">
              <w:rPr>
                <w:color w:val="auto"/>
              </w:rPr>
              <w:t>Setup</w:t>
            </w:r>
          </w:p>
        </w:tc>
        <w:tc>
          <w:tcPr>
            <w:tcW w:w="1110" w:type="dxa"/>
            <w:tcBorders>
              <w:top w:val="single" w:sz="16" w:space="0" w:color="000000"/>
              <w:left w:val="single" w:sz="3" w:space="0" w:color="000000"/>
              <w:bottom w:val="single" w:sz="16" w:space="0" w:color="000000"/>
              <w:right w:val="single" w:sz="3" w:space="0" w:color="000000"/>
            </w:tcBorders>
            <w:tcMar>
              <w:top w:w="90" w:type="dxa"/>
              <w:left w:w="80" w:type="dxa"/>
              <w:bottom w:w="70" w:type="dxa"/>
              <w:right w:w="40" w:type="dxa"/>
            </w:tcMar>
            <w:vAlign w:val="bottom"/>
          </w:tcPr>
          <w:p w14:paraId="4D7EB090" w14:textId="77777777" w:rsidR="00E34FB2" w:rsidRPr="00E34FB2" w:rsidRDefault="00E34FB2">
            <w:pPr>
              <w:pStyle w:val="HeadingRunIn"/>
              <w:rPr>
                <w:color w:val="auto"/>
              </w:rPr>
            </w:pPr>
            <w:r w:rsidRPr="00E34FB2">
              <w:rPr>
                <w:color w:val="auto"/>
              </w:rPr>
              <w:t>Warmup</w:t>
            </w:r>
          </w:p>
        </w:tc>
        <w:tc>
          <w:tcPr>
            <w:tcW w:w="1260" w:type="dxa"/>
            <w:tcBorders>
              <w:top w:val="single" w:sz="16" w:space="0" w:color="000000"/>
              <w:left w:val="single" w:sz="3" w:space="0" w:color="000000"/>
              <w:bottom w:val="single" w:sz="16" w:space="0" w:color="000000"/>
              <w:right w:val="single" w:sz="3" w:space="0" w:color="000000"/>
            </w:tcBorders>
            <w:tcMar>
              <w:top w:w="90" w:type="dxa"/>
              <w:left w:w="80" w:type="dxa"/>
              <w:bottom w:w="70" w:type="dxa"/>
              <w:right w:w="40" w:type="dxa"/>
            </w:tcMar>
            <w:vAlign w:val="bottom"/>
          </w:tcPr>
          <w:p w14:paraId="104868DF" w14:textId="77777777" w:rsidR="00E34FB2" w:rsidRPr="00E34FB2" w:rsidRDefault="00E34FB2">
            <w:pPr>
              <w:pStyle w:val="HeadingRunIn"/>
              <w:rPr>
                <w:color w:val="auto"/>
              </w:rPr>
            </w:pPr>
            <w:r w:rsidRPr="00E34FB2">
              <w:rPr>
                <w:color w:val="auto"/>
              </w:rPr>
              <w:t>Setback</w:t>
            </w:r>
          </w:p>
        </w:tc>
        <w:tc>
          <w:tcPr>
            <w:tcW w:w="1170" w:type="dxa"/>
            <w:tcBorders>
              <w:top w:val="single" w:sz="16" w:space="0" w:color="000000"/>
              <w:left w:val="single" w:sz="3" w:space="0" w:color="000000"/>
              <w:bottom w:val="single" w:sz="16" w:space="0" w:color="000000"/>
              <w:right w:val="nil"/>
            </w:tcBorders>
            <w:tcMar>
              <w:top w:w="90" w:type="dxa"/>
              <w:left w:w="80" w:type="dxa"/>
              <w:bottom w:w="70" w:type="dxa"/>
              <w:right w:w="40" w:type="dxa"/>
            </w:tcMar>
            <w:vAlign w:val="bottom"/>
          </w:tcPr>
          <w:p w14:paraId="44EBDD59" w14:textId="77777777" w:rsidR="00E34FB2" w:rsidRPr="00E34FB2" w:rsidRDefault="00E34FB2">
            <w:pPr>
              <w:pStyle w:val="HeadingRunIn"/>
              <w:rPr>
                <w:color w:val="auto"/>
              </w:rPr>
            </w:pPr>
            <w:r w:rsidRPr="00E34FB2">
              <w:rPr>
                <w:color w:val="auto"/>
              </w:rPr>
              <w:t>Unoccupied</w:t>
            </w:r>
          </w:p>
        </w:tc>
      </w:tr>
      <w:tr w:rsidR="00E34FB2" w:rsidRPr="00E34FB2" w14:paraId="00ECCBEF" w14:textId="77777777">
        <w:trPr>
          <w:trHeight w:val="340"/>
        </w:trPr>
        <w:tc>
          <w:tcPr>
            <w:tcW w:w="1860" w:type="dxa"/>
            <w:tcBorders>
              <w:top w:val="double" w:sz="4" w:space="0" w:color="000000"/>
              <w:left w:val="nil"/>
              <w:bottom w:val="nil"/>
              <w:right w:val="nil"/>
            </w:tcBorders>
            <w:tcMar>
              <w:top w:w="90" w:type="dxa"/>
              <w:left w:w="80" w:type="dxa"/>
              <w:bottom w:w="70" w:type="dxa"/>
              <w:right w:w="40" w:type="dxa"/>
            </w:tcMar>
          </w:tcPr>
          <w:p w14:paraId="76EB575B" w14:textId="77777777" w:rsidR="00E34FB2" w:rsidRPr="00E34FB2" w:rsidRDefault="00E34FB2">
            <w:pPr>
              <w:pStyle w:val="HeadingRunIn"/>
              <w:rPr>
                <w:color w:val="auto"/>
              </w:rPr>
            </w:pPr>
            <w:r w:rsidRPr="00E34FB2">
              <w:rPr>
                <w:color w:val="auto"/>
              </w:rPr>
              <w:t>Cooling maximum</w:t>
            </w:r>
          </w:p>
        </w:tc>
        <w:tc>
          <w:tcPr>
            <w:tcW w:w="1380" w:type="dxa"/>
            <w:tcBorders>
              <w:top w:val="double" w:sz="4" w:space="0" w:color="000000"/>
              <w:left w:val="single" w:sz="3" w:space="0" w:color="000000"/>
              <w:bottom w:val="nil"/>
              <w:right w:val="single" w:sz="3" w:space="0" w:color="000000"/>
            </w:tcBorders>
            <w:tcMar>
              <w:top w:w="90" w:type="dxa"/>
              <w:left w:w="80" w:type="dxa"/>
              <w:bottom w:w="70" w:type="dxa"/>
              <w:right w:w="40" w:type="dxa"/>
            </w:tcMar>
          </w:tcPr>
          <w:p w14:paraId="3D832B4E" w14:textId="77777777" w:rsidR="00E34FB2" w:rsidRPr="00E34FB2" w:rsidRDefault="00E34FB2">
            <w:pPr>
              <w:pStyle w:val="HeadingRunIn"/>
              <w:rPr>
                <w:color w:val="auto"/>
              </w:rPr>
            </w:pPr>
            <w:proofErr w:type="spellStart"/>
            <w:r w:rsidRPr="00E34FB2">
              <w:rPr>
                <w:color w:val="auto"/>
              </w:rPr>
              <w:t>Vcool</w:t>
            </w:r>
            <w:proofErr w:type="spellEnd"/>
            <w:r w:rsidRPr="00E34FB2">
              <w:rPr>
                <w:color w:val="auto"/>
              </w:rPr>
              <w:t>-max</w:t>
            </w:r>
          </w:p>
        </w:tc>
        <w:tc>
          <w:tcPr>
            <w:tcW w:w="1380" w:type="dxa"/>
            <w:tcBorders>
              <w:top w:val="double" w:sz="4" w:space="0" w:color="000000"/>
              <w:left w:val="single" w:sz="3" w:space="0" w:color="000000"/>
              <w:bottom w:val="nil"/>
              <w:right w:val="single" w:sz="3" w:space="0" w:color="000000"/>
            </w:tcBorders>
            <w:tcMar>
              <w:top w:w="90" w:type="dxa"/>
              <w:left w:w="80" w:type="dxa"/>
              <w:bottom w:w="70" w:type="dxa"/>
              <w:right w:w="40" w:type="dxa"/>
            </w:tcMar>
          </w:tcPr>
          <w:p w14:paraId="6C2122E1" w14:textId="77777777" w:rsidR="00E34FB2" w:rsidRPr="00E34FB2" w:rsidRDefault="00E34FB2">
            <w:pPr>
              <w:pStyle w:val="HeadingRunIn"/>
              <w:rPr>
                <w:color w:val="auto"/>
              </w:rPr>
            </w:pPr>
            <w:proofErr w:type="spellStart"/>
            <w:r w:rsidRPr="00E34FB2">
              <w:rPr>
                <w:color w:val="auto"/>
              </w:rPr>
              <w:t>Vcool</w:t>
            </w:r>
            <w:proofErr w:type="spellEnd"/>
            <w:r w:rsidRPr="00E34FB2">
              <w:rPr>
                <w:color w:val="auto"/>
              </w:rPr>
              <w:t>-max</w:t>
            </w:r>
          </w:p>
        </w:tc>
        <w:tc>
          <w:tcPr>
            <w:tcW w:w="1380" w:type="dxa"/>
            <w:tcBorders>
              <w:top w:val="double" w:sz="4" w:space="0" w:color="000000"/>
              <w:left w:val="single" w:sz="3" w:space="0" w:color="000000"/>
              <w:bottom w:val="nil"/>
              <w:right w:val="single" w:sz="3" w:space="0" w:color="000000"/>
            </w:tcBorders>
            <w:tcMar>
              <w:top w:w="90" w:type="dxa"/>
              <w:left w:w="80" w:type="dxa"/>
              <w:bottom w:w="70" w:type="dxa"/>
              <w:right w:w="40" w:type="dxa"/>
            </w:tcMar>
          </w:tcPr>
          <w:p w14:paraId="4E43FFE2" w14:textId="77777777" w:rsidR="00E34FB2" w:rsidRPr="00E34FB2" w:rsidRDefault="00E34FB2">
            <w:pPr>
              <w:pStyle w:val="HeadingRunIn"/>
              <w:rPr>
                <w:color w:val="auto"/>
              </w:rPr>
            </w:pPr>
            <w:proofErr w:type="spellStart"/>
            <w:r w:rsidRPr="00E34FB2">
              <w:rPr>
                <w:color w:val="auto"/>
              </w:rPr>
              <w:t>Vcool</w:t>
            </w:r>
            <w:proofErr w:type="spellEnd"/>
            <w:r w:rsidRPr="00E34FB2">
              <w:rPr>
                <w:color w:val="auto"/>
              </w:rPr>
              <w:t>-max</w:t>
            </w:r>
          </w:p>
        </w:tc>
        <w:tc>
          <w:tcPr>
            <w:tcW w:w="1110" w:type="dxa"/>
            <w:tcBorders>
              <w:top w:val="double" w:sz="4" w:space="0" w:color="000000"/>
              <w:left w:val="single" w:sz="3" w:space="0" w:color="000000"/>
              <w:bottom w:val="nil"/>
              <w:right w:val="single" w:sz="3" w:space="0" w:color="000000"/>
            </w:tcBorders>
            <w:tcMar>
              <w:top w:w="90" w:type="dxa"/>
              <w:left w:w="80" w:type="dxa"/>
              <w:bottom w:w="70" w:type="dxa"/>
              <w:right w:w="40" w:type="dxa"/>
            </w:tcMar>
          </w:tcPr>
          <w:p w14:paraId="21BC5B8B" w14:textId="77777777" w:rsidR="00E34FB2" w:rsidRPr="00E34FB2" w:rsidRDefault="00E34FB2">
            <w:pPr>
              <w:pStyle w:val="HeadingRunIn"/>
              <w:rPr>
                <w:color w:val="auto"/>
              </w:rPr>
            </w:pPr>
            <w:r w:rsidRPr="00E34FB2">
              <w:rPr>
                <w:color w:val="auto"/>
              </w:rPr>
              <w:t>0</w:t>
            </w:r>
          </w:p>
        </w:tc>
        <w:tc>
          <w:tcPr>
            <w:tcW w:w="1260" w:type="dxa"/>
            <w:tcBorders>
              <w:top w:val="double" w:sz="4" w:space="0" w:color="000000"/>
              <w:left w:val="single" w:sz="3" w:space="0" w:color="000000"/>
              <w:bottom w:val="nil"/>
              <w:right w:val="single" w:sz="3" w:space="0" w:color="000000"/>
            </w:tcBorders>
            <w:tcMar>
              <w:top w:w="90" w:type="dxa"/>
              <w:left w:w="80" w:type="dxa"/>
              <w:bottom w:w="70" w:type="dxa"/>
              <w:right w:w="40" w:type="dxa"/>
            </w:tcMar>
          </w:tcPr>
          <w:p w14:paraId="5210A030" w14:textId="77777777" w:rsidR="00E34FB2" w:rsidRPr="00E34FB2" w:rsidRDefault="00E34FB2">
            <w:pPr>
              <w:pStyle w:val="HeadingRunIn"/>
              <w:rPr>
                <w:color w:val="auto"/>
              </w:rPr>
            </w:pPr>
            <w:r w:rsidRPr="00E34FB2">
              <w:rPr>
                <w:color w:val="auto"/>
              </w:rPr>
              <w:t>0</w:t>
            </w:r>
          </w:p>
        </w:tc>
        <w:tc>
          <w:tcPr>
            <w:tcW w:w="1170" w:type="dxa"/>
            <w:tcBorders>
              <w:top w:val="double" w:sz="4" w:space="0" w:color="000000"/>
              <w:left w:val="single" w:sz="3" w:space="0" w:color="000000"/>
              <w:bottom w:val="nil"/>
              <w:right w:val="nil"/>
            </w:tcBorders>
            <w:tcMar>
              <w:top w:w="90" w:type="dxa"/>
              <w:left w:w="80" w:type="dxa"/>
              <w:bottom w:w="70" w:type="dxa"/>
              <w:right w:w="40" w:type="dxa"/>
            </w:tcMar>
          </w:tcPr>
          <w:p w14:paraId="62DE3038" w14:textId="77777777" w:rsidR="00E34FB2" w:rsidRPr="00E34FB2" w:rsidRDefault="00E34FB2">
            <w:pPr>
              <w:pStyle w:val="HeadingRunIn"/>
              <w:rPr>
                <w:color w:val="auto"/>
              </w:rPr>
            </w:pPr>
            <w:r w:rsidRPr="00E34FB2">
              <w:rPr>
                <w:color w:val="auto"/>
              </w:rPr>
              <w:t>0</w:t>
            </w:r>
          </w:p>
        </w:tc>
      </w:tr>
      <w:tr w:rsidR="00E34FB2" w:rsidRPr="00E34FB2" w14:paraId="269303ED" w14:textId="77777777">
        <w:trPr>
          <w:trHeight w:val="340"/>
        </w:trPr>
        <w:tc>
          <w:tcPr>
            <w:tcW w:w="1860" w:type="dxa"/>
            <w:tcBorders>
              <w:top w:val="single" w:sz="3" w:space="0" w:color="000000"/>
              <w:left w:val="nil"/>
              <w:bottom w:val="single" w:sz="16" w:space="0" w:color="000000"/>
              <w:right w:val="nil"/>
            </w:tcBorders>
            <w:tcMar>
              <w:top w:w="90" w:type="dxa"/>
              <w:left w:w="80" w:type="dxa"/>
              <w:bottom w:w="70" w:type="dxa"/>
              <w:right w:w="40" w:type="dxa"/>
            </w:tcMar>
          </w:tcPr>
          <w:p w14:paraId="17583F68" w14:textId="77777777" w:rsidR="00E34FB2" w:rsidRPr="00E34FB2" w:rsidRDefault="00E34FB2">
            <w:pPr>
              <w:pStyle w:val="HeadingRunIn"/>
              <w:rPr>
                <w:color w:val="auto"/>
              </w:rPr>
            </w:pPr>
            <w:r w:rsidRPr="00E34FB2">
              <w:rPr>
                <w:color w:val="auto"/>
              </w:rPr>
              <w:lastRenderedPageBreak/>
              <w:t>Minimum</w:t>
            </w:r>
          </w:p>
        </w:tc>
        <w:tc>
          <w:tcPr>
            <w:tcW w:w="1380" w:type="dxa"/>
            <w:tcBorders>
              <w:top w:val="single" w:sz="3" w:space="0" w:color="000000"/>
              <w:left w:val="single" w:sz="3" w:space="0" w:color="000000"/>
              <w:bottom w:val="single" w:sz="16" w:space="0" w:color="000000"/>
              <w:right w:val="single" w:sz="3" w:space="0" w:color="000000"/>
            </w:tcBorders>
            <w:tcMar>
              <w:top w:w="90" w:type="dxa"/>
              <w:left w:w="80" w:type="dxa"/>
              <w:bottom w:w="70" w:type="dxa"/>
              <w:right w:w="40" w:type="dxa"/>
            </w:tcMar>
          </w:tcPr>
          <w:p w14:paraId="2F85395F" w14:textId="77777777" w:rsidR="00E34FB2" w:rsidRPr="00E34FB2" w:rsidRDefault="00E34FB2">
            <w:pPr>
              <w:pStyle w:val="HeadingRunIn"/>
              <w:rPr>
                <w:color w:val="auto"/>
              </w:rPr>
            </w:pPr>
            <w:proofErr w:type="spellStart"/>
            <w:r w:rsidRPr="00E34FB2">
              <w:rPr>
                <w:color w:val="auto"/>
              </w:rPr>
              <w:t>Vmin</w:t>
            </w:r>
            <w:proofErr w:type="spellEnd"/>
            <w:r w:rsidRPr="00E34FB2">
              <w:rPr>
                <w:color w:val="auto"/>
              </w:rPr>
              <w:t>*</w:t>
            </w:r>
          </w:p>
        </w:tc>
        <w:tc>
          <w:tcPr>
            <w:tcW w:w="1380" w:type="dxa"/>
            <w:tcBorders>
              <w:top w:val="single" w:sz="3" w:space="0" w:color="000000"/>
              <w:left w:val="single" w:sz="3" w:space="0" w:color="000000"/>
              <w:bottom w:val="single" w:sz="16" w:space="0" w:color="000000"/>
              <w:right w:val="single" w:sz="3" w:space="0" w:color="000000"/>
            </w:tcBorders>
            <w:tcMar>
              <w:top w:w="90" w:type="dxa"/>
              <w:left w:w="80" w:type="dxa"/>
              <w:bottom w:w="70" w:type="dxa"/>
              <w:right w:w="40" w:type="dxa"/>
            </w:tcMar>
          </w:tcPr>
          <w:p w14:paraId="24F6C685" w14:textId="77777777" w:rsidR="00E34FB2" w:rsidRPr="00E34FB2" w:rsidRDefault="00E34FB2">
            <w:pPr>
              <w:pStyle w:val="HeadingRunIn"/>
              <w:rPr>
                <w:color w:val="auto"/>
              </w:rPr>
            </w:pPr>
            <w:r w:rsidRPr="00E34FB2">
              <w:rPr>
                <w:color w:val="auto"/>
              </w:rPr>
              <w:t>0</w:t>
            </w:r>
          </w:p>
        </w:tc>
        <w:tc>
          <w:tcPr>
            <w:tcW w:w="1380" w:type="dxa"/>
            <w:tcBorders>
              <w:top w:val="single" w:sz="3" w:space="0" w:color="000000"/>
              <w:left w:val="single" w:sz="3" w:space="0" w:color="000000"/>
              <w:bottom w:val="single" w:sz="16" w:space="0" w:color="000000"/>
              <w:right w:val="single" w:sz="3" w:space="0" w:color="000000"/>
            </w:tcBorders>
            <w:tcMar>
              <w:top w:w="90" w:type="dxa"/>
              <w:left w:w="80" w:type="dxa"/>
              <w:bottom w:w="70" w:type="dxa"/>
              <w:right w:w="40" w:type="dxa"/>
            </w:tcMar>
          </w:tcPr>
          <w:p w14:paraId="2A2AA5B6" w14:textId="77777777" w:rsidR="00E34FB2" w:rsidRPr="00E34FB2" w:rsidRDefault="00E34FB2">
            <w:pPr>
              <w:pStyle w:val="HeadingRunIn"/>
              <w:rPr>
                <w:color w:val="auto"/>
              </w:rPr>
            </w:pPr>
            <w:r w:rsidRPr="00E34FB2">
              <w:rPr>
                <w:color w:val="auto"/>
              </w:rPr>
              <w:t>0</w:t>
            </w:r>
          </w:p>
        </w:tc>
        <w:tc>
          <w:tcPr>
            <w:tcW w:w="1110" w:type="dxa"/>
            <w:tcBorders>
              <w:top w:val="single" w:sz="3" w:space="0" w:color="000000"/>
              <w:left w:val="single" w:sz="3" w:space="0" w:color="000000"/>
              <w:bottom w:val="single" w:sz="16" w:space="0" w:color="000000"/>
              <w:right w:val="single" w:sz="3" w:space="0" w:color="000000"/>
            </w:tcBorders>
            <w:tcMar>
              <w:top w:w="90" w:type="dxa"/>
              <w:left w:w="80" w:type="dxa"/>
              <w:bottom w:w="70" w:type="dxa"/>
              <w:right w:w="40" w:type="dxa"/>
            </w:tcMar>
          </w:tcPr>
          <w:p w14:paraId="4123FA97" w14:textId="77777777" w:rsidR="00E34FB2" w:rsidRPr="00E34FB2" w:rsidRDefault="00E34FB2">
            <w:pPr>
              <w:pStyle w:val="HeadingRunIn"/>
              <w:rPr>
                <w:color w:val="auto"/>
              </w:rPr>
            </w:pPr>
            <w:r w:rsidRPr="00E34FB2">
              <w:rPr>
                <w:color w:val="auto"/>
              </w:rPr>
              <w:t>0</w:t>
            </w:r>
          </w:p>
        </w:tc>
        <w:tc>
          <w:tcPr>
            <w:tcW w:w="1260" w:type="dxa"/>
            <w:tcBorders>
              <w:top w:val="single" w:sz="3" w:space="0" w:color="000000"/>
              <w:left w:val="single" w:sz="3" w:space="0" w:color="000000"/>
              <w:bottom w:val="single" w:sz="16" w:space="0" w:color="000000"/>
              <w:right w:val="single" w:sz="3" w:space="0" w:color="000000"/>
            </w:tcBorders>
            <w:tcMar>
              <w:top w:w="90" w:type="dxa"/>
              <w:left w:w="80" w:type="dxa"/>
              <w:bottom w:w="70" w:type="dxa"/>
              <w:right w:w="40" w:type="dxa"/>
            </w:tcMar>
          </w:tcPr>
          <w:p w14:paraId="1C514F48" w14:textId="77777777" w:rsidR="00E34FB2" w:rsidRPr="00E34FB2" w:rsidRDefault="00E34FB2">
            <w:pPr>
              <w:pStyle w:val="HeadingRunIn"/>
              <w:rPr>
                <w:color w:val="auto"/>
              </w:rPr>
            </w:pPr>
            <w:r w:rsidRPr="00E34FB2">
              <w:rPr>
                <w:color w:val="auto"/>
              </w:rPr>
              <w:t>0</w:t>
            </w:r>
          </w:p>
        </w:tc>
        <w:tc>
          <w:tcPr>
            <w:tcW w:w="1170" w:type="dxa"/>
            <w:tcBorders>
              <w:top w:val="single" w:sz="3" w:space="0" w:color="000000"/>
              <w:left w:val="single" w:sz="3" w:space="0" w:color="000000"/>
              <w:bottom w:val="single" w:sz="16" w:space="0" w:color="000000"/>
              <w:right w:val="nil"/>
            </w:tcBorders>
            <w:tcMar>
              <w:top w:w="90" w:type="dxa"/>
              <w:left w:w="80" w:type="dxa"/>
              <w:bottom w:w="70" w:type="dxa"/>
              <w:right w:w="40" w:type="dxa"/>
            </w:tcMar>
          </w:tcPr>
          <w:p w14:paraId="765B45D5" w14:textId="77777777" w:rsidR="00E34FB2" w:rsidRPr="00E34FB2" w:rsidRDefault="00E34FB2">
            <w:pPr>
              <w:pStyle w:val="HeadingRunIn"/>
              <w:rPr>
                <w:color w:val="auto"/>
              </w:rPr>
            </w:pPr>
            <w:r w:rsidRPr="00E34FB2">
              <w:rPr>
                <w:color w:val="auto"/>
              </w:rPr>
              <w:t>0</w:t>
            </w:r>
          </w:p>
        </w:tc>
      </w:tr>
    </w:tbl>
    <w:p w14:paraId="710A6533" w14:textId="77777777" w:rsidR="00E34FB2" w:rsidRPr="00E34FB2" w:rsidRDefault="00E34FB2" w:rsidP="00E34FB2">
      <w:pPr>
        <w:pStyle w:val="HeadingRunIn"/>
        <w:rPr>
          <w:color w:val="auto"/>
        </w:rPr>
      </w:pPr>
    </w:p>
    <w:p w14:paraId="22743FAE" w14:textId="1E6523CE" w:rsidR="009045A3" w:rsidRDefault="009045A3" w:rsidP="0087618D">
      <w:pPr>
        <w:pStyle w:val="Heading3"/>
      </w:pPr>
      <w:r w:rsidRPr="00BC7581">
        <w:t xml:space="preserve">Control logic is depicted schematically in </w:t>
      </w:r>
      <w:r>
        <w:t>Figure 5.9.5</w:t>
      </w:r>
      <w:r w:rsidRPr="00BC7581">
        <w:t xml:space="preserve"> and described in the following </w:t>
      </w:r>
      <w:r>
        <w:t xml:space="preserve">subsections. </w:t>
      </w:r>
    </w:p>
    <w:p w14:paraId="291B4F62" w14:textId="6593039A" w:rsidR="004B4A35" w:rsidRDefault="004B4A35" w:rsidP="004B4A35">
      <w:pPr>
        <w:jc w:val="center"/>
      </w:pPr>
      <w:r>
        <w:rPr>
          <w:noProof/>
        </w:rPr>
        <mc:AlternateContent>
          <mc:Choice Requires="wpc">
            <w:drawing>
              <wp:inline distT="0" distB="0" distL="0" distR="0" wp14:anchorId="1AABD6AD" wp14:editId="26547F73">
                <wp:extent cx="5840095" cy="4062095"/>
                <wp:effectExtent l="0" t="0" r="27305" b="33655"/>
                <wp:docPr id="297" name="Canvas 29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75" name="Line 330"/>
                        <wps:cNvCnPr>
                          <a:cxnSpLocks noChangeShapeType="1"/>
                        </wps:cNvCnPr>
                        <wps:spPr bwMode="auto">
                          <a:xfrm>
                            <a:off x="738505" y="384881"/>
                            <a:ext cx="635" cy="3250565"/>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76" name="Line 331"/>
                        <wps:cNvCnPr>
                          <a:cxnSpLocks noChangeShapeType="1"/>
                        </wps:cNvCnPr>
                        <wps:spPr bwMode="auto">
                          <a:xfrm flipV="1">
                            <a:off x="738505" y="3635446"/>
                            <a:ext cx="5031740" cy="1905"/>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77" name="Line 332"/>
                        <wps:cNvCnPr>
                          <a:cxnSpLocks noChangeShapeType="1"/>
                        </wps:cNvCnPr>
                        <wps:spPr bwMode="auto">
                          <a:xfrm flipH="1">
                            <a:off x="739140" y="2958536"/>
                            <a:ext cx="2790190" cy="635"/>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78" name="Line 333"/>
                        <wps:cNvCnPr>
                          <a:cxnSpLocks noChangeShapeType="1"/>
                        </wps:cNvCnPr>
                        <wps:spPr bwMode="auto">
                          <a:xfrm>
                            <a:off x="745490" y="419806"/>
                            <a:ext cx="2171700" cy="3217545"/>
                          </a:xfrm>
                          <a:prstGeom prst="line">
                            <a:avLst/>
                          </a:prstGeom>
                          <a:noFill/>
                          <a:ln w="0">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79" name="Rectangle 334"/>
                        <wps:cNvSpPr>
                          <a:spLocks noChangeArrowheads="1"/>
                        </wps:cNvSpPr>
                        <wps:spPr bwMode="auto">
                          <a:xfrm>
                            <a:off x="1769110" y="954476"/>
                            <a:ext cx="929702" cy="5489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FA037F" w14:textId="77777777" w:rsidR="00D878EF" w:rsidRPr="007E18AB" w:rsidRDefault="00D878EF" w:rsidP="004B4A35">
                              <w:pPr>
                                <w:pStyle w:val="NoSpacing"/>
                                <w:rPr>
                                  <w:rFonts w:cs="Arial"/>
                                  <w:szCs w:val="24"/>
                                </w:rPr>
                              </w:pPr>
                              <w:r w:rsidRPr="007E18AB">
                                <w:t>Discharge Air Temperature Setpoint</w:t>
                              </w:r>
                            </w:p>
                          </w:txbxContent>
                        </wps:txbx>
                        <wps:bodyPr rot="0" vert="horz" wrap="square" lIns="0" tIns="0" rIns="0" bIns="0" anchor="t" anchorCtr="0" upright="1">
                          <a:noAutofit/>
                        </wps:bodyPr>
                      </wps:wsp>
                      <wps:wsp>
                        <wps:cNvPr id="89" name="Line 335"/>
                        <wps:cNvCnPr>
                          <a:cxnSpLocks noChangeShapeType="1"/>
                        </wps:cNvCnPr>
                        <wps:spPr bwMode="auto">
                          <a:xfrm>
                            <a:off x="647700" y="3994221"/>
                            <a:ext cx="2302510" cy="635"/>
                          </a:xfrm>
                          <a:prstGeom prst="line">
                            <a:avLst/>
                          </a:prstGeom>
                          <a:noFill/>
                          <a:ln w="9525">
                            <a:solidFill>
                              <a:srgbClr val="000000"/>
                            </a:solidFill>
                            <a:round/>
                            <a:headEnd type="triangle" w="med" len="med"/>
                            <a:tailEnd type="oval" w="med" len="med"/>
                          </a:ln>
                          <a:extLst>
                            <a:ext uri="{909E8E84-426E-40DD-AFC4-6F175D3DCCD1}">
                              <a14:hiddenFill xmlns:a14="http://schemas.microsoft.com/office/drawing/2010/main">
                                <a:noFill/>
                              </a14:hiddenFill>
                            </a:ext>
                          </a:extLst>
                        </wps:spPr>
                        <wps:bodyPr/>
                      </wps:wsp>
                      <wps:wsp>
                        <wps:cNvPr id="101" name="Rectangle 336"/>
                        <wps:cNvSpPr>
                          <a:spLocks noChangeArrowheads="1"/>
                        </wps:cNvSpPr>
                        <wps:spPr bwMode="auto">
                          <a:xfrm>
                            <a:off x="964564" y="3730061"/>
                            <a:ext cx="1404563" cy="332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650351" w14:textId="39B3FBBE" w:rsidR="00D878EF" w:rsidRPr="00274066" w:rsidRDefault="00D878EF" w:rsidP="004B4A35">
                              <w:pPr>
                                <w:pStyle w:val="NoSpacing"/>
                                <w:jc w:val="center"/>
                                <w:rPr>
                                  <w:rFonts w:cs="Arial"/>
                                  <w:sz w:val="24"/>
                                  <w:szCs w:val="24"/>
                                </w:rPr>
                              </w:pPr>
                              <w:r>
                                <w:t>Heating Loop</w:t>
                              </w:r>
                              <w:r w:rsidRPr="00274066">
                                <w:t xml:space="preserve"> Signal</w:t>
                              </w:r>
                            </w:p>
                          </w:txbxContent>
                        </wps:txbx>
                        <wps:bodyPr rot="0" vert="horz" wrap="square" lIns="0" tIns="0" rIns="0" bIns="0" anchor="t" anchorCtr="0" upright="1">
                          <a:noAutofit/>
                        </wps:bodyPr>
                      </wps:wsp>
                      <wps:wsp>
                        <wps:cNvPr id="119" name="Rectangle 337"/>
                        <wps:cNvSpPr>
                          <a:spLocks noChangeArrowheads="1"/>
                        </wps:cNvSpPr>
                        <wps:spPr bwMode="auto">
                          <a:xfrm>
                            <a:off x="3892550" y="3730061"/>
                            <a:ext cx="1650365" cy="332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3D0EB9" w14:textId="7597BD28" w:rsidR="00D878EF" w:rsidRPr="00274066" w:rsidRDefault="00D878EF" w:rsidP="004B4A35">
                              <w:pPr>
                                <w:pStyle w:val="NoSpacing"/>
                                <w:jc w:val="center"/>
                                <w:rPr>
                                  <w:rFonts w:cs="Arial"/>
                                  <w:sz w:val="24"/>
                                  <w:szCs w:val="24"/>
                                </w:rPr>
                              </w:pPr>
                              <w:r>
                                <w:t>Cooling Loop</w:t>
                              </w:r>
                              <w:r w:rsidRPr="00274066">
                                <w:t xml:space="preserve"> Signal</w:t>
                              </w:r>
                            </w:p>
                          </w:txbxContent>
                        </wps:txbx>
                        <wps:bodyPr rot="0" vert="horz" wrap="square" lIns="0" tIns="0" rIns="0" bIns="0" anchor="t" anchorCtr="0" upright="1">
                          <a:noAutofit/>
                        </wps:bodyPr>
                      </wps:wsp>
                      <wps:wsp>
                        <wps:cNvPr id="286" name="Line 338"/>
                        <wps:cNvCnPr>
                          <a:cxnSpLocks noChangeShapeType="1"/>
                        </wps:cNvCnPr>
                        <wps:spPr bwMode="auto">
                          <a:xfrm>
                            <a:off x="3502025" y="4000571"/>
                            <a:ext cx="2302510" cy="635"/>
                          </a:xfrm>
                          <a:prstGeom prst="line">
                            <a:avLst/>
                          </a:prstGeom>
                          <a:noFill/>
                          <a:ln w="9525">
                            <a:solidFill>
                              <a:srgbClr val="00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287" name="Line 339"/>
                        <wps:cNvCnPr>
                          <a:cxnSpLocks noChangeShapeType="1"/>
                        </wps:cNvCnPr>
                        <wps:spPr bwMode="auto">
                          <a:xfrm flipH="1">
                            <a:off x="738505" y="419171"/>
                            <a:ext cx="5063490" cy="1270"/>
                          </a:xfrm>
                          <a:prstGeom prst="line">
                            <a:avLst/>
                          </a:prstGeom>
                          <a:noFill/>
                          <a:ln w="19050">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288" name="Text Box 340"/>
                        <wps:cNvSpPr txBox="1">
                          <a:spLocks noChangeArrowheads="1"/>
                        </wps:cNvSpPr>
                        <wps:spPr bwMode="auto">
                          <a:xfrm>
                            <a:off x="4500245" y="2704536"/>
                            <a:ext cx="1155065" cy="678728"/>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86A8FF2" w14:textId="77777777" w:rsidR="00D878EF" w:rsidRDefault="00D878EF" w:rsidP="004B4A35">
                              <w:pPr>
                                <w:pStyle w:val="NoSpacing"/>
                              </w:pPr>
                              <w:r>
                                <w:t>Active Primary Airflow Setpoint, Vspt</w:t>
                              </w:r>
                            </w:p>
                          </w:txbxContent>
                        </wps:txbx>
                        <wps:bodyPr rot="0" vert="horz" wrap="square" lIns="91440" tIns="45720" rIns="91440" bIns="45720" anchor="t" anchorCtr="0" upright="1">
                          <a:noAutofit/>
                        </wps:bodyPr>
                      </wps:wsp>
                      <wps:wsp>
                        <wps:cNvPr id="289" name="Line 341"/>
                        <wps:cNvCnPr>
                          <a:cxnSpLocks noChangeShapeType="1"/>
                        </wps:cNvCnPr>
                        <wps:spPr bwMode="auto">
                          <a:xfrm flipH="1" flipV="1">
                            <a:off x="4392386" y="2246339"/>
                            <a:ext cx="194855" cy="51014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90" name="Text Box 342"/>
                        <wps:cNvSpPr txBox="1">
                          <a:spLocks noChangeArrowheads="1"/>
                        </wps:cNvSpPr>
                        <wps:spPr bwMode="auto">
                          <a:xfrm>
                            <a:off x="0" y="2809245"/>
                            <a:ext cx="783590" cy="574019"/>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B210E5C" w14:textId="3814767A" w:rsidR="00D878EF" w:rsidRPr="00274066" w:rsidRDefault="00D878EF" w:rsidP="004B4A35">
                              <w:pPr>
                                <w:pStyle w:val="NoSpacing"/>
                                <w:jc w:val="right"/>
                              </w:pPr>
                              <w:r w:rsidRPr="00274066">
                                <w:t xml:space="preserve">Minimum </w:t>
                              </w:r>
                            </w:p>
                          </w:txbxContent>
                        </wps:txbx>
                        <wps:bodyPr rot="0" vert="horz" wrap="square" lIns="91440" tIns="45720" rIns="91440" bIns="45720" anchor="t" anchorCtr="0" upright="1">
                          <a:noAutofit/>
                        </wps:bodyPr>
                      </wps:wsp>
                      <wps:wsp>
                        <wps:cNvPr id="291" name="Line 343"/>
                        <wps:cNvCnPr>
                          <a:cxnSpLocks noChangeShapeType="1"/>
                        </wps:cNvCnPr>
                        <wps:spPr bwMode="auto">
                          <a:xfrm flipH="1">
                            <a:off x="3533141" y="940053"/>
                            <a:ext cx="2222680" cy="2010730"/>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292" name="Line 344"/>
                        <wps:cNvCnPr>
                          <a:cxnSpLocks noChangeShapeType="1"/>
                        </wps:cNvCnPr>
                        <wps:spPr bwMode="auto">
                          <a:xfrm flipH="1">
                            <a:off x="1428115" y="1305631"/>
                            <a:ext cx="312420" cy="15875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93" name="Text Box 345"/>
                        <wps:cNvSpPr txBox="1">
                          <a:spLocks noChangeArrowheads="1"/>
                        </wps:cNvSpPr>
                        <wps:spPr bwMode="auto">
                          <a:xfrm>
                            <a:off x="4368799" y="768602"/>
                            <a:ext cx="1401446" cy="46164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E3091EC" w14:textId="77777777" w:rsidR="00D878EF" w:rsidRDefault="00D878EF" w:rsidP="004B4A35">
                              <w:pPr>
                                <w:pStyle w:val="NoSpacing"/>
                              </w:pPr>
                              <w:r>
                                <w:t>Cooling Maximum</w:t>
                              </w:r>
                            </w:p>
                          </w:txbxContent>
                        </wps:txbx>
                        <wps:bodyPr rot="0" vert="horz" wrap="square" lIns="91440" tIns="45720" rIns="91440" bIns="45720" anchor="t" anchorCtr="0" upright="1">
                          <a:noAutofit/>
                        </wps:bodyPr>
                      </wps:wsp>
                      <wps:wsp>
                        <wps:cNvPr id="294" name="Rectangle 346"/>
                        <wps:cNvSpPr>
                          <a:spLocks noChangeArrowheads="1"/>
                        </wps:cNvSpPr>
                        <wps:spPr bwMode="auto">
                          <a:xfrm>
                            <a:off x="3185160" y="831246"/>
                            <a:ext cx="847998" cy="3332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5AF4E9" w14:textId="77777777" w:rsidR="00D878EF" w:rsidRPr="007E18AB" w:rsidRDefault="00D878EF" w:rsidP="004B4A35">
                              <w:pPr>
                                <w:pStyle w:val="NoSpacing"/>
                                <w:rPr>
                                  <w:rFonts w:cs="Arial"/>
                                  <w:sz w:val="24"/>
                                  <w:szCs w:val="24"/>
                                </w:rPr>
                              </w:pPr>
                              <w:r>
                                <w:t>Series Fan Airflow</w:t>
                              </w:r>
                            </w:p>
                          </w:txbxContent>
                        </wps:txbx>
                        <wps:bodyPr rot="0" vert="horz" wrap="square" lIns="0" tIns="0" rIns="0" bIns="0" anchor="t" anchorCtr="0" upright="1">
                          <a:noAutofit/>
                        </wps:bodyPr>
                      </wps:wsp>
                      <wps:wsp>
                        <wps:cNvPr id="295" name="Line 347"/>
                        <wps:cNvCnPr>
                          <a:cxnSpLocks noChangeShapeType="1"/>
                        </wps:cNvCnPr>
                        <wps:spPr bwMode="auto">
                          <a:xfrm flipH="1" flipV="1">
                            <a:off x="2760345" y="419171"/>
                            <a:ext cx="391160" cy="38354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96" name="Rectangle 296"/>
                        <wps:cNvSpPr>
                          <a:spLocks noChangeArrowheads="1"/>
                        </wps:cNvSpPr>
                        <wps:spPr bwMode="auto">
                          <a:xfrm>
                            <a:off x="2416124" y="3730061"/>
                            <a:ext cx="1650365" cy="332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7250E2" w14:textId="77777777" w:rsidR="00D878EF" w:rsidRDefault="00D878EF" w:rsidP="004B4A35">
                              <w:pPr>
                                <w:pStyle w:val="NormalWeb"/>
                                <w:spacing w:before="0" w:beforeAutospacing="0" w:after="0" w:afterAutospacing="0"/>
                                <w:jc w:val="center"/>
                              </w:pPr>
                              <w:r>
                                <w:rPr>
                                  <w:rFonts w:eastAsia="Calibri"/>
                                  <w:sz w:val="22"/>
                                  <w:szCs w:val="22"/>
                                </w:rPr>
                                <w:t>Deadband</w:t>
                              </w:r>
                            </w:p>
                          </w:txbxContent>
                        </wps:txbx>
                        <wps:bodyPr rot="0" vert="horz" wrap="square" lIns="0" tIns="0" rIns="0" bIns="0" anchor="t" anchorCtr="0" upright="1">
                          <a:noAutofit/>
                        </wps:bodyPr>
                      </wps:wsp>
                    </wpc:wpc>
                  </a:graphicData>
                </a:graphic>
              </wp:inline>
            </w:drawing>
          </mc:Choice>
          <mc:Fallback>
            <w:pict>
              <v:group w14:anchorId="1AABD6AD" id="Canvas 297" o:spid="_x0000_s1250" editas="canvas" style="width:459.85pt;height:319.85pt;mso-position-horizontal-relative:char;mso-position-vertical-relative:line" coordsize="58400,40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">
                <v:shape id="_x0000_s1251" type="#_x0000_t75" style="position:absolute;width:58400;height:40620;visibility:visible;mso-wrap-style:square">
                  <v:fill o:detectmouseclick="t"/>
                  <v:path o:connecttype="none"/>
                </v:shape>
                <v:line id="Line 330" o:spid="_x0000_s1252" style="position:absolute;visibility:visible;mso-wrap-style:square" from="7385,3848" to="7391,363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" strokeweight=".35mm"/>
                <v:line id="Line 331" o:spid="_x0000_s1253" style="position:absolute;flip:y;visibility:visible;mso-wrap-style:square" from="7385,36354" to="57702,363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" strokeweight=".35mm"/>
                <v:line id="Line 332" o:spid="_x0000_s1254" style="position:absolute;flip:x;visibility:visible;mso-wrap-style:square" from="7391,29585" to="35293,295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" strokeweight=".35mm"/>
                <v:line id="Line 333" o:spid="_x0000_s1255" style="position:absolute;visibility:visible;mso-wrap-style:square" from="7454,4198" to="29171,363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" strokeweight="0">
                  <v:stroke dashstyle="dash"/>
                </v:line>
                <v:rect id="Rectangle 334" o:spid="_x0000_s1256" style="position:absolute;left:17691;top:9544;width:9297;height:54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" filled="f" stroked="f">
                  <v:textbox inset="0,0,0,0">
                    <w:txbxContent>
                      <w:p w14:paraId="73FA037F" w14:textId="77777777" w:rsidR="00D878EF" w:rsidRPr="007E18AB" w:rsidRDefault="00D878EF" w:rsidP="004B4A35">
                        <w:pPr>
                          <w:pStyle w:val="NoSpacing"/>
                          <w:rPr>
                            <w:rFonts w:cs="Arial"/>
                            <w:szCs w:val="24"/>
                          </w:rPr>
                        </w:pPr>
                        <w:r w:rsidRPr="007E18AB">
                          <w:t>Discharge Air Temperature Setpoint</w:t>
                        </w:r>
                      </w:p>
                    </w:txbxContent>
                  </v:textbox>
                </v:rect>
                <v:line id="Line 335" o:spid="_x0000_s1257" style="position:absolute;visibility:visible;mso-wrap-style:square" from="6477,39942" to="29502,399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">
                  <v:stroke startarrow="block" endarrow="oval"/>
                </v:line>
                <v:rect id="Rectangle 336" o:spid="_x0000_s1258" style="position:absolute;left:9645;top:37300;width:14046;height:3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" filled="f" stroked="f">
                  <v:textbox inset="0,0,0,0">
                    <w:txbxContent>
                      <w:p w14:paraId="59650351" w14:textId="39B3FBBE" w:rsidR="00D878EF" w:rsidRPr="00274066" w:rsidRDefault="00D878EF" w:rsidP="004B4A35">
                        <w:pPr>
                          <w:pStyle w:val="NoSpacing"/>
                          <w:jc w:val="center"/>
                          <w:rPr>
                            <w:rFonts w:cs="Arial"/>
                            <w:sz w:val="24"/>
                            <w:szCs w:val="24"/>
                          </w:rPr>
                        </w:pPr>
                        <w:r>
                          <w:t>Heating Loop</w:t>
                        </w:r>
                        <w:r w:rsidRPr="00274066">
                          <w:t xml:space="preserve"> Signal</w:t>
                        </w:r>
                      </w:p>
                    </w:txbxContent>
                  </v:textbox>
                </v:rect>
                <v:rect id="Rectangle 337" o:spid="_x0000_s1259" style="position:absolute;left:38925;top:37300;width:16504;height:3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" filled="f" stroked="f">
                  <v:textbox inset="0,0,0,0">
                    <w:txbxContent>
                      <w:p w14:paraId="133D0EB9" w14:textId="7597BD28" w:rsidR="00D878EF" w:rsidRPr="00274066" w:rsidRDefault="00D878EF" w:rsidP="004B4A35">
                        <w:pPr>
                          <w:pStyle w:val="NoSpacing"/>
                          <w:jc w:val="center"/>
                          <w:rPr>
                            <w:rFonts w:cs="Arial"/>
                            <w:sz w:val="24"/>
                            <w:szCs w:val="24"/>
                          </w:rPr>
                        </w:pPr>
                        <w:r>
                          <w:t>Cooling Loop</w:t>
                        </w:r>
                        <w:r w:rsidRPr="00274066">
                          <w:t xml:space="preserve"> Signal</w:t>
                        </w:r>
                      </w:p>
                    </w:txbxContent>
                  </v:textbox>
                </v:rect>
                <v:line id="Line 338" o:spid="_x0000_s1260" style="position:absolute;visibility:visible;mso-wrap-style:square" from="35020,40005" to="58045,400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">
                  <v:stroke startarrow="oval" endarrow="block"/>
                </v:line>
                <v:line id="Line 339" o:spid="_x0000_s1261" style="position:absolute;flip:x;visibility:visible;mso-wrap-style:square" from="7385,4191" to="58019,42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" strokeweight="1.5pt">
                  <v:stroke dashstyle="longDash"/>
                </v:line>
                <v:shape id="Text Box 340" o:spid="_x0000_s1262" type="#_x0000_t202" style="position:absolute;left:45002;top:27045;width:11551;height:67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" stroked="f">
                  <v:fill opacity="0"/>
                  <v:textbox>
                    <w:txbxContent>
                      <w:p w14:paraId="286A8FF2" w14:textId="77777777" w:rsidR="00D878EF" w:rsidRDefault="00D878EF" w:rsidP="004B4A35">
                        <w:pPr>
                          <w:pStyle w:val="NoSpacing"/>
                        </w:pPr>
                        <w:r>
                          <w:t>Active Primary Airflow Setpoint, Vspt</w:t>
                        </w:r>
                      </w:p>
                    </w:txbxContent>
                  </v:textbox>
                </v:shape>
                <v:line id="Line 341" o:spid="_x0000_s1263" style="position:absolute;flip:x y;visibility:visible;mso-wrap-style:square" from="43923,22463" to="45872,275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">
                  <v:stroke endarrow="block"/>
                </v:line>
                <v:shape id="Text Box 342" o:spid="_x0000_s1264" type="#_x0000_t202" style="position:absolute;top:28092;width:7835;height:57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" stroked="f">
                  <v:fill opacity="0"/>
                  <v:textbox>
                    <w:txbxContent>
                      <w:p w14:paraId="1B210E5C" w14:textId="3814767A" w:rsidR="00D878EF" w:rsidRPr="00274066" w:rsidRDefault="00D878EF" w:rsidP="004B4A35">
                        <w:pPr>
                          <w:pStyle w:val="NoSpacing"/>
                          <w:jc w:val="right"/>
                        </w:pPr>
                        <w:r w:rsidRPr="00274066">
                          <w:t xml:space="preserve">Minimum </w:t>
                        </w:r>
                      </w:p>
                    </w:txbxContent>
                  </v:textbox>
                </v:shape>
                <v:line id="Line 343" o:spid="_x0000_s1265" style="position:absolute;flip:x;visibility:visible;mso-wrap-style:square" from="35331,9400" to="57558,295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" strokeweight=".35mm"/>
                <v:line id="Line 344" o:spid="_x0000_s1266" style="position:absolute;flip:x;visibility:visible;mso-wrap-style:square" from="14281,13056" to="17405,146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">
                  <v:stroke endarrow="block"/>
                </v:line>
                <v:shape id="Text Box 345" o:spid="_x0000_s1267" type="#_x0000_t202" style="position:absolute;left:43687;top:7686;width:14015;height:46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" stroked="f">
                  <v:fill opacity="0"/>
                  <v:textbox>
                    <w:txbxContent>
                      <w:p w14:paraId="5E3091EC" w14:textId="77777777" w:rsidR="00D878EF" w:rsidRDefault="00D878EF" w:rsidP="004B4A35">
                        <w:pPr>
                          <w:pStyle w:val="NoSpacing"/>
                        </w:pPr>
                        <w:r>
                          <w:t>Cooling Maximum</w:t>
                        </w:r>
                      </w:p>
                    </w:txbxContent>
                  </v:textbox>
                </v:shape>
                <v:rect id="Rectangle 346" o:spid="_x0000_s1268" style="position:absolute;left:31851;top:8312;width:8480;height:33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" filled="f" stroked="f">
                  <v:textbox inset="0,0,0,0">
                    <w:txbxContent>
                      <w:p w14:paraId="085AF4E9" w14:textId="77777777" w:rsidR="00D878EF" w:rsidRPr="007E18AB" w:rsidRDefault="00D878EF" w:rsidP="004B4A35">
                        <w:pPr>
                          <w:pStyle w:val="NoSpacing"/>
                          <w:rPr>
                            <w:rFonts w:cs="Arial"/>
                            <w:sz w:val="24"/>
                            <w:szCs w:val="24"/>
                          </w:rPr>
                        </w:pPr>
                        <w:r>
                          <w:t>Series Fan Airflow</w:t>
                        </w:r>
                      </w:p>
                    </w:txbxContent>
                  </v:textbox>
                </v:rect>
                <v:line id="Line 347" o:spid="_x0000_s1269" style="position:absolute;flip:x y;visibility:visible;mso-wrap-style:square" from="27603,4191" to="31515,80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">
                  <v:stroke endarrow="block"/>
                </v:line>
                <v:rect id="Rectangle 296" o:spid="_x0000_s1270" style="position:absolute;left:24161;top:37300;width:16503;height:3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" filled="f" stroked="f">
                  <v:textbox inset="0,0,0,0">
                    <w:txbxContent>
                      <w:p w14:paraId="247250E2" w14:textId="77777777" w:rsidR="00D878EF" w:rsidRDefault="00D878EF" w:rsidP="004B4A35">
                        <w:pPr>
                          <w:pStyle w:val="NormalWeb"/>
                          <w:spacing w:before="0" w:beforeAutospacing="0" w:after="0" w:afterAutospacing="0"/>
                          <w:jc w:val="center"/>
                        </w:pPr>
                        <w:r>
                          <w:rPr>
                            <w:rFonts w:eastAsia="Calibri"/>
                            <w:sz w:val="22"/>
                            <w:szCs w:val="22"/>
                          </w:rPr>
                          <w:t>Deadband</w:t>
                        </w:r>
                      </w:p>
                    </w:txbxContent>
                  </v:textbox>
                </v:rect>
                <w10:anchorlock/>
              </v:group>
            </w:pict>
          </mc:Fallback>
        </mc:AlternateContent>
      </w:r>
    </w:p>
    <w:p w14:paraId="6858ADD4" w14:textId="14FE7DE7" w:rsidR="004B4A35" w:rsidRPr="004B4A35" w:rsidRDefault="004B4A35" w:rsidP="00F67865">
      <w:pPr>
        <w:pStyle w:val="FigureCaption"/>
      </w:pPr>
      <w:r w:rsidRPr="004B4A35">
        <w:t>Figure 5.9.5 Control logic for constant-volume series fan-powered VAV zone.</w:t>
      </w:r>
    </w:p>
    <w:p w14:paraId="60BBB380" w14:textId="126B0750" w:rsidR="009045A3" w:rsidRPr="00BC7581" w:rsidRDefault="009045A3" w:rsidP="0087618D">
      <w:pPr>
        <w:pStyle w:val="Heading4"/>
      </w:pPr>
      <w:r w:rsidRPr="00BC7581">
        <w:t xml:space="preserve">When the </w:t>
      </w:r>
      <w:r w:rsidR="005474F7">
        <w:t>Zone State</w:t>
      </w:r>
      <w:r w:rsidRPr="00BC7581">
        <w:t xml:space="preserve"> </w:t>
      </w:r>
      <w:r w:rsidRPr="00B87A61">
        <w:rPr>
          <w:rFonts w:cs="Times New Roman PS MT"/>
          <w:szCs w:val="20"/>
        </w:rPr>
        <w:t>Is</w:t>
      </w:r>
      <w:r w:rsidRPr="00BC7581">
        <w:t xml:space="preserve"> Cooling</w:t>
      </w:r>
    </w:p>
    <w:p w14:paraId="1BE225AC" w14:textId="23B5134B" w:rsidR="009045A3" w:rsidRPr="00BC7581" w:rsidRDefault="009045A3" w:rsidP="007C1423">
      <w:pPr>
        <w:pStyle w:val="Heading5"/>
      </w:pPr>
      <w:r w:rsidRPr="00BC7581">
        <w:t xml:space="preserve">The </w:t>
      </w:r>
      <w:r>
        <w:rPr>
          <w:rFonts w:cs="Times New Roman PS MT"/>
          <w:bCs/>
          <w:szCs w:val="20"/>
        </w:rPr>
        <w:t>cooling-loop</w:t>
      </w:r>
      <w:r w:rsidRPr="00BC7581">
        <w:t xml:space="preserve"> output shall be mapped to the </w:t>
      </w:r>
      <w:r w:rsidR="00AC1FD3">
        <w:t xml:space="preserve">active </w:t>
      </w:r>
      <w:r w:rsidRPr="00BC7581">
        <w:t xml:space="preserve">primary airflow </w:t>
      </w:r>
      <w:r w:rsidR="00D21A33">
        <w:rPr>
          <w:rFonts w:cs="Times New Roman PS MT"/>
          <w:bCs/>
          <w:szCs w:val="20"/>
        </w:rPr>
        <w:t>setpoint</w:t>
      </w:r>
      <w:r w:rsidRPr="00BC7581">
        <w:t xml:space="preserve"> from the minimum </w:t>
      </w:r>
      <w:r w:rsidR="00AC1FD3">
        <w:t xml:space="preserve">endpoint </w:t>
      </w:r>
      <w:r w:rsidRPr="00BC7581">
        <w:t xml:space="preserve">to the cooling maximum </w:t>
      </w:r>
      <w:r w:rsidR="00AC1FD3">
        <w:t>endpoint</w:t>
      </w:r>
      <w:r w:rsidRPr="00BC7581">
        <w:t xml:space="preserve">. </w:t>
      </w:r>
    </w:p>
    <w:p w14:paraId="4DCBE7BD" w14:textId="74B1E13C" w:rsidR="009045A3" w:rsidRPr="00BC7581" w:rsidRDefault="009045A3" w:rsidP="007C1423">
      <w:pPr>
        <w:pStyle w:val="Heading6"/>
      </w:pPr>
      <w:r w:rsidRPr="00BC7581">
        <w:t xml:space="preserve">If supply air temperature from the air handler is greater than room temperature, </w:t>
      </w:r>
      <w:r w:rsidR="00AC1FD3">
        <w:t xml:space="preserve">the active primary </w:t>
      </w:r>
      <w:r w:rsidRPr="00BC7581">
        <w:t xml:space="preserve">airflow </w:t>
      </w:r>
      <w:r w:rsidR="00D21A33">
        <w:rPr>
          <w:rFonts w:cs="Times New Roman PS MT"/>
          <w:bCs/>
          <w:szCs w:val="20"/>
        </w:rPr>
        <w:t>setpoint</w:t>
      </w:r>
      <w:r w:rsidRPr="00BC7581">
        <w:t xml:space="preserve"> shall be no higher than the minimum</w:t>
      </w:r>
      <w:r w:rsidR="00AC1FD3">
        <w:t xml:space="preserve"> endpoint</w:t>
      </w:r>
      <w:r w:rsidRPr="00BC7581">
        <w:t>.</w:t>
      </w:r>
    </w:p>
    <w:p w14:paraId="2286169A" w14:textId="77777777" w:rsidR="009045A3" w:rsidRPr="00BC7581" w:rsidRDefault="009045A3" w:rsidP="007C1423">
      <w:pPr>
        <w:pStyle w:val="Heading5"/>
      </w:pPr>
      <w:r w:rsidRPr="00BC7581">
        <w:t xml:space="preserve">Heating coil is </w:t>
      </w:r>
      <w:r w:rsidRPr="00BC7581">
        <w:rPr>
          <w:smallCaps/>
        </w:rPr>
        <w:t>off</w:t>
      </w:r>
      <w:r w:rsidRPr="00BC7581">
        <w:t>.</w:t>
      </w:r>
    </w:p>
    <w:p w14:paraId="0D1DDCBA" w14:textId="5139059F" w:rsidR="009045A3" w:rsidRPr="00B87A61" w:rsidRDefault="009045A3" w:rsidP="0087618D">
      <w:pPr>
        <w:pStyle w:val="Heading4"/>
        <w:rPr>
          <w:rFonts w:cs="Times New Roman PS MT"/>
          <w:szCs w:val="20"/>
        </w:rPr>
      </w:pPr>
      <w:r w:rsidRPr="00BC7581">
        <w:t xml:space="preserve">When </w:t>
      </w:r>
      <w:r w:rsidRPr="00B87A61">
        <w:rPr>
          <w:rFonts w:cs="Times New Roman PS MT"/>
          <w:szCs w:val="20"/>
        </w:rPr>
        <w:t xml:space="preserve">the </w:t>
      </w:r>
      <w:r w:rsidR="005474F7">
        <w:t>Zone State</w:t>
      </w:r>
      <w:r w:rsidRPr="00BC7581">
        <w:t xml:space="preserve"> </w:t>
      </w:r>
      <w:r w:rsidRPr="00B87A61">
        <w:rPr>
          <w:rFonts w:cs="Times New Roman PS MT"/>
          <w:szCs w:val="20"/>
        </w:rPr>
        <w:t xml:space="preserve">Is </w:t>
      </w:r>
      <w:proofErr w:type="spellStart"/>
      <w:r w:rsidRPr="00B87A61">
        <w:rPr>
          <w:rFonts w:cs="Times New Roman PS MT"/>
          <w:szCs w:val="20"/>
        </w:rPr>
        <w:t>Deadband</w:t>
      </w:r>
      <w:proofErr w:type="spellEnd"/>
    </w:p>
    <w:p w14:paraId="4DA989AF" w14:textId="06B00A52" w:rsidR="009045A3" w:rsidRDefault="009045A3" w:rsidP="007C1423">
      <w:pPr>
        <w:pStyle w:val="Heading5"/>
      </w:pPr>
      <w:r>
        <w:t xml:space="preserve">The </w:t>
      </w:r>
      <w:r w:rsidR="00AC1FD3">
        <w:t xml:space="preserve">active </w:t>
      </w:r>
      <w:r>
        <w:t xml:space="preserve">primary airflow </w:t>
      </w:r>
      <w:r w:rsidR="00D21A33">
        <w:t>setpoint</w:t>
      </w:r>
      <w:r>
        <w:t xml:space="preserve"> shall be the minimum </w:t>
      </w:r>
      <w:r w:rsidR="00AC1FD3">
        <w:t>endpoint</w:t>
      </w:r>
      <w:r>
        <w:t>.</w:t>
      </w:r>
    </w:p>
    <w:p w14:paraId="7C13EEAA" w14:textId="77777777" w:rsidR="009045A3" w:rsidRPr="00BC7581" w:rsidRDefault="009045A3" w:rsidP="007C1423">
      <w:pPr>
        <w:pStyle w:val="Heading5"/>
        <w:rPr>
          <w:smallCaps/>
        </w:rPr>
      </w:pPr>
      <w:r w:rsidRPr="00BC7581">
        <w:t>Heating</w:t>
      </w:r>
      <w:r>
        <w:t xml:space="preserve"> coil is </w:t>
      </w:r>
      <w:r>
        <w:rPr>
          <w:smallCaps/>
        </w:rPr>
        <w:t>off.</w:t>
      </w:r>
    </w:p>
    <w:p w14:paraId="23B7E5C6" w14:textId="04AE73B2" w:rsidR="009045A3" w:rsidRDefault="009045A3" w:rsidP="0087618D">
      <w:pPr>
        <w:pStyle w:val="Heading4"/>
      </w:pPr>
      <w:r>
        <w:t xml:space="preserve">When </w:t>
      </w:r>
      <w:r w:rsidR="005474F7">
        <w:t>Zone State</w:t>
      </w:r>
      <w:r>
        <w:t xml:space="preserve"> Is Heating</w:t>
      </w:r>
    </w:p>
    <w:p w14:paraId="60F693B3" w14:textId="72DAD8F5" w:rsidR="009045A3" w:rsidRPr="00BC7581" w:rsidRDefault="009045A3" w:rsidP="00B37EF3">
      <w:pPr>
        <w:pStyle w:val="Infobox"/>
      </w:pPr>
      <w:r>
        <w:rPr>
          <w:bCs/>
        </w:rPr>
        <w:t xml:space="preserve">ASHRAE/IES </w:t>
      </w:r>
      <w:r w:rsidRPr="00BC7581">
        <w:t xml:space="preserve">Standard 90.1-2016 limits overhead supply air to </w:t>
      </w:r>
      <w:ins w:id="4719" w:author="Titus Ellison" w:date="2022-10-20T12:27:00Z">
        <w:r w:rsidR="003F4619" w:rsidRPr="00FB58DE">
          <w:rPr>
            <w:rStyle w:val="Toggle"/>
            <w:rPrChange w:id="4720" w:author="Titus Ellison" w:date="2022-10-20T12:27:00Z">
              <w:rPr/>
            </w:rPrChange>
          </w:rPr>
          <w:t>[UNITS [</w:t>
        </w:r>
      </w:ins>
      <w:r w:rsidRPr="00FB58DE">
        <w:rPr>
          <w:rStyle w:val="Toggle"/>
          <w:rPrChange w:id="4721" w:author="Titus Ellison" w:date="2022-10-20T12:27:00Z">
            <w:rPr/>
          </w:rPrChange>
        </w:rPr>
        <w:t>11°C</w:t>
      </w:r>
      <w:ins w:id="4722" w:author="Titus Ellison" w:date="2022-10-20T12:27:00Z">
        <w:r w:rsidR="003F4619" w:rsidRPr="00FB58DE">
          <w:rPr>
            <w:rStyle w:val="Toggle"/>
            <w:rPrChange w:id="4723" w:author="Titus Ellison" w:date="2022-10-20T12:27:00Z">
              <w:rPr/>
            </w:rPrChange>
          </w:rPr>
          <w:t>]</w:t>
        </w:r>
      </w:ins>
      <w:r w:rsidRPr="00FB58DE">
        <w:rPr>
          <w:rStyle w:val="Toggle"/>
          <w:rPrChange w:id="4724" w:author="Titus Ellison" w:date="2022-10-20T12:27:00Z">
            <w:rPr/>
          </w:rPrChange>
        </w:rPr>
        <w:t xml:space="preserve"> </w:t>
      </w:r>
      <w:ins w:id="4725" w:author="Titus Ellison" w:date="2022-10-20T12:27:00Z">
        <w:r w:rsidR="003F4619" w:rsidRPr="00FB58DE">
          <w:rPr>
            <w:rStyle w:val="Toggle"/>
            <w:rPrChange w:id="4726" w:author="Titus Ellison" w:date="2022-10-20T12:27:00Z">
              <w:rPr/>
            </w:rPrChange>
          </w:rPr>
          <w:t>[</w:t>
        </w:r>
      </w:ins>
      <w:del w:id="4727" w:author="Titus Ellison" w:date="2022-10-20T12:27:00Z">
        <w:r w:rsidRPr="00FB58DE" w:rsidDel="003F4619">
          <w:rPr>
            <w:rStyle w:val="Toggle"/>
            <w:rPrChange w:id="4728" w:author="Titus Ellison" w:date="2022-10-20T12:27:00Z">
              <w:rPr/>
            </w:rPrChange>
          </w:rPr>
          <w:delText>(</w:delText>
        </w:r>
      </w:del>
      <w:r w:rsidRPr="00FB58DE">
        <w:rPr>
          <w:rStyle w:val="Toggle"/>
          <w:rPrChange w:id="4729" w:author="Titus Ellison" w:date="2022-10-20T12:27:00Z">
            <w:rPr/>
          </w:rPrChange>
        </w:rPr>
        <w:t>20°F</w:t>
      </w:r>
      <w:ins w:id="4730" w:author="Titus Ellison" w:date="2022-10-20T12:27:00Z">
        <w:r w:rsidR="00FB58DE" w:rsidRPr="00FB58DE">
          <w:rPr>
            <w:rStyle w:val="Toggle"/>
            <w:rPrChange w:id="4731" w:author="Titus Ellison" w:date="2022-10-20T12:27:00Z">
              <w:rPr/>
            </w:rPrChange>
          </w:rPr>
          <w:t>]]</w:t>
        </w:r>
      </w:ins>
      <w:del w:id="4732" w:author="Titus Ellison" w:date="2022-10-20T12:27:00Z">
        <w:r w:rsidRPr="00BC7581" w:rsidDel="00FB58DE">
          <w:delText>)</w:delText>
        </w:r>
      </w:del>
      <w:r w:rsidRPr="00BC7581">
        <w:t xml:space="preserve"> above space temperature (e.g., </w:t>
      </w:r>
      <w:ins w:id="4733" w:author="Titus Ellison" w:date="2022-10-20T12:27:00Z">
        <w:r w:rsidR="00FB58DE" w:rsidRPr="00FB58DE">
          <w:rPr>
            <w:rStyle w:val="Toggle"/>
            <w:rPrChange w:id="4734" w:author="Titus Ellison" w:date="2022-10-20T12:28:00Z">
              <w:rPr/>
            </w:rPrChange>
          </w:rPr>
          <w:t>[UNITS [</w:t>
        </w:r>
      </w:ins>
      <w:r w:rsidRPr="00FB58DE">
        <w:rPr>
          <w:rStyle w:val="Toggle"/>
          <w:rPrChange w:id="4735" w:author="Titus Ellison" w:date="2022-10-20T12:28:00Z">
            <w:rPr/>
          </w:rPrChange>
        </w:rPr>
        <w:t>32°C</w:t>
      </w:r>
      <w:ins w:id="4736" w:author="Titus Ellison" w:date="2022-10-20T12:28:00Z">
        <w:r w:rsidR="00FB58DE" w:rsidRPr="00FB58DE">
          <w:rPr>
            <w:rStyle w:val="Toggle"/>
            <w:rPrChange w:id="4737" w:author="Titus Ellison" w:date="2022-10-20T12:28:00Z">
              <w:rPr/>
            </w:rPrChange>
          </w:rPr>
          <w:t>]</w:t>
        </w:r>
      </w:ins>
      <w:r w:rsidRPr="00FB58DE">
        <w:rPr>
          <w:rStyle w:val="Toggle"/>
          <w:rPrChange w:id="4738" w:author="Titus Ellison" w:date="2022-10-20T12:28:00Z">
            <w:rPr/>
          </w:rPrChange>
        </w:rPr>
        <w:t xml:space="preserve"> </w:t>
      </w:r>
      <w:r w:rsidRPr="00FB58DE">
        <w:rPr>
          <w:rStyle w:val="Toggle"/>
          <w:rPrChange w:id="4739" w:author="Titus Ellison" w:date="2022-10-20T12:28:00Z">
            <w:rPr>
              <w:bCs/>
            </w:rPr>
          </w:rPrChange>
        </w:rPr>
        <w:t>[</w:t>
      </w:r>
      <w:r w:rsidRPr="00FB58DE">
        <w:rPr>
          <w:rStyle w:val="Toggle"/>
          <w:rPrChange w:id="4740" w:author="Titus Ellison" w:date="2022-10-20T12:28:00Z">
            <w:rPr/>
          </w:rPrChange>
        </w:rPr>
        <w:t>90°F</w:t>
      </w:r>
      <w:r w:rsidRPr="00FB58DE">
        <w:rPr>
          <w:rStyle w:val="Toggle"/>
          <w:rPrChange w:id="4741" w:author="Titus Ellison" w:date="2022-10-20T12:28:00Z">
            <w:rPr>
              <w:bCs/>
            </w:rPr>
          </w:rPrChange>
        </w:rPr>
        <w:t>]</w:t>
      </w:r>
      <w:ins w:id="4742" w:author="Titus Ellison" w:date="2022-10-20T12:28:00Z">
        <w:r w:rsidR="00FB58DE" w:rsidRPr="00FB58DE">
          <w:rPr>
            <w:rStyle w:val="Toggle"/>
            <w:rPrChange w:id="4743" w:author="Titus Ellison" w:date="2022-10-20T12:28:00Z">
              <w:rPr>
                <w:bCs/>
              </w:rPr>
            </w:rPrChange>
          </w:rPr>
          <w:t>]</w:t>
        </w:r>
      </w:ins>
      <w:r w:rsidRPr="00BC7581">
        <w:t xml:space="preserve"> at </w:t>
      </w:r>
      <w:ins w:id="4744" w:author="Titus Ellison" w:date="2022-10-20T12:28:00Z">
        <w:r w:rsidR="00FB58DE" w:rsidRPr="00FB58DE">
          <w:rPr>
            <w:rStyle w:val="Toggle"/>
            <w:rPrChange w:id="4745" w:author="Titus Ellison" w:date="2022-10-20T12:28:00Z">
              <w:rPr/>
            </w:rPrChange>
          </w:rPr>
          <w:t>[UNITS [</w:t>
        </w:r>
      </w:ins>
      <w:r w:rsidRPr="00FB58DE">
        <w:rPr>
          <w:rStyle w:val="Toggle"/>
          <w:rPrChange w:id="4746" w:author="Titus Ellison" w:date="2022-10-20T12:28:00Z">
            <w:rPr/>
          </w:rPrChange>
        </w:rPr>
        <w:t>21°C</w:t>
      </w:r>
      <w:ins w:id="4747" w:author="Titus Ellison" w:date="2022-10-20T12:28:00Z">
        <w:r w:rsidR="00FB58DE" w:rsidRPr="00FB58DE">
          <w:rPr>
            <w:rStyle w:val="Toggle"/>
            <w:rPrChange w:id="4748" w:author="Titus Ellison" w:date="2022-10-20T12:28:00Z">
              <w:rPr/>
            </w:rPrChange>
          </w:rPr>
          <w:t>]</w:t>
        </w:r>
      </w:ins>
      <w:r w:rsidRPr="00FB58DE">
        <w:rPr>
          <w:rStyle w:val="Toggle"/>
          <w:rPrChange w:id="4749" w:author="Titus Ellison" w:date="2022-10-20T12:28:00Z">
            <w:rPr/>
          </w:rPrChange>
        </w:rPr>
        <w:t xml:space="preserve"> </w:t>
      </w:r>
      <w:r w:rsidRPr="00FB58DE">
        <w:rPr>
          <w:rStyle w:val="Toggle"/>
          <w:rPrChange w:id="4750" w:author="Titus Ellison" w:date="2022-10-20T12:28:00Z">
            <w:rPr>
              <w:bCs/>
            </w:rPr>
          </w:rPrChange>
        </w:rPr>
        <w:t>[</w:t>
      </w:r>
      <w:r w:rsidRPr="00FB58DE">
        <w:rPr>
          <w:rStyle w:val="Toggle"/>
          <w:rPrChange w:id="4751" w:author="Titus Ellison" w:date="2022-10-20T12:28:00Z">
            <w:rPr/>
          </w:rPrChange>
        </w:rPr>
        <w:t>70°F</w:t>
      </w:r>
      <w:r w:rsidRPr="00FB58DE">
        <w:rPr>
          <w:rStyle w:val="Toggle"/>
          <w:rPrChange w:id="4752" w:author="Titus Ellison" w:date="2022-10-20T12:28:00Z">
            <w:rPr>
              <w:bCs/>
            </w:rPr>
          </w:rPrChange>
        </w:rPr>
        <w:t>]</w:t>
      </w:r>
      <w:ins w:id="4753" w:author="Titus Ellison" w:date="2022-10-20T12:28:00Z">
        <w:r w:rsidR="00FB58DE" w:rsidRPr="00FB58DE">
          <w:rPr>
            <w:rStyle w:val="Toggle"/>
            <w:rPrChange w:id="4754" w:author="Titus Ellison" w:date="2022-10-20T12:28:00Z">
              <w:rPr>
                <w:bCs/>
              </w:rPr>
            </w:rPrChange>
          </w:rPr>
          <w:t>]</w:t>
        </w:r>
      </w:ins>
      <w:r w:rsidRPr="00BC7581">
        <w:t xml:space="preserve"> space temperature </w:t>
      </w:r>
      <w:r w:rsidR="00D21A33">
        <w:rPr>
          <w:bCs/>
        </w:rPr>
        <w:t>setpoint</w:t>
      </w:r>
      <w:r w:rsidRPr="00BC7581">
        <w:t>) to minimize stratification.</w:t>
      </w:r>
    </w:p>
    <w:p w14:paraId="704A92D9" w14:textId="77777777" w:rsidR="00AC1FD3" w:rsidRPr="00AC1FD3" w:rsidRDefault="00AC1FD3" w:rsidP="007C1423">
      <w:pPr>
        <w:pStyle w:val="Heading5"/>
      </w:pPr>
      <w:r w:rsidRPr="00AC1FD3">
        <w:t>The active primary airflow setpoint shall be the minimum endpoint.</w:t>
      </w:r>
    </w:p>
    <w:p w14:paraId="6E8D31C3" w14:textId="16144A70" w:rsidR="009045A3" w:rsidRPr="00BC7581" w:rsidRDefault="009045A3" w:rsidP="007C1423">
      <w:pPr>
        <w:pStyle w:val="Heading5"/>
      </w:pPr>
      <w:r w:rsidRPr="00BC7581">
        <w:lastRenderedPageBreak/>
        <w:t xml:space="preserve">The </w:t>
      </w:r>
      <w:r>
        <w:rPr>
          <w:rFonts w:cs="Times New Roman PS MT"/>
          <w:bCs/>
          <w:szCs w:val="20"/>
        </w:rPr>
        <w:t>heating-loop</w:t>
      </w:r>
      <w:r w:rsidRPr="00BC7581">
        <w:t xml:space="preserve"> shall reset the discharge temperature from the current AHU SAT </w:t>
      </w:r>
      <w:r w:rsidR="00D21A33">
        <w:rPr>
          <w:rFonts w:cs="Times New Roman PS MT"/>
          <w:bCs/>
          <w:szCs w:val="20"/>
        </w:rPr>
        <w:t>setpoint</w:t>
      </w:r>
      <w:r w:rsidRPr="00BC7581">
        <w:t xml:space="preserve"> to a maximum of </w:t>
      </w:r>
      <w:proofErr w:type="spellStart"/>
      <w:r>
        <w:rPr>
          <w:rFonts w:cs="Times New Roman PS MT"/>
          <w:bCs/>
          <w:szCs w:val="20"/>
        </w:rPr>
        <w:t>Max</w:t>
      </w:r>
      <w:r>
        <w:rPr>
          <w:rFonts w:ascii="Symbol" w:hAnsi="Symbol" w:cs="Symbol"/>
          <w:bCs/>
          <w:szCs w:val="20"/>
        </w:rPr>
        <w:t></w:t>
      </w:r>
      <w:r>
        <w:rPr>
          <w:rFonts w:cs="Times New Roman PS MT"/>
          <w:bCs/>
          <w:szCs w:val="20"/>
        </w:rPr>
        <w:t>T</w:t>
      </w:r>
      <w:proofErr w:type="spellEnd"/>
      <w:r w:rsidRPr="00BC7581">
        <w:t xml:space="preserve"> above space temperature </w:t>
      </w:r>
      <w:r w:rsidR="00D21A33">
        <w:rPr>
          <w:rFonts w:cs="Times New Roman PS MT"/>
          <w:bCs/>
          <w:szCs w:val="20"/>
        </w:rPr>
        <w:t>setpoint</w:t>
      </w:r>
      <w:r>
        <w:rPr>
          <w:rFonts w:cs="Times New Roman PS MT"/>
          <w:bCs/>
          <w:szCs w:val="20"/>
        </w:rPr>
        <w:t>.</w:t>
      </w:r>
      <w:r w:rsidRPr="00BC7581">
        <w:t xml:space="preserve"> </w:t>
      </w:r>
    </w:p>
    <w:p w14:paraId="39BAE9B8" w14:textId="5B76864A" w:rsidR="009045A3" w:rsidRPr="00BC7581" w:rsidRDefault="009045A3" w:rsidP="007C1423">
      <w:pPr>
        <w:pStyle w:val="Heading5"/>
      </w:pPr>
      <w:r w:rsidRPr="00BC7581">
        <w:t xml:space="preserve">The heating coil shall be modulated to maintain the discharge temperature at </w:t>
      </w:r>
      <w:r w:rsidR="00D21A33">
        <w:rPr>
          <w:rFonts w:cs="Times New Roman PS MT"/>
          <w:bCs/>
          <w:szCs w:val="20"/>
        </w:rPr>
        <w:t>setpoint</w:t>
      </w:r>
      <w:r>
        <w:rPr>
          <w:rFonts w:cs="Times New Roman PS MT"/>
          <w:bCs/>
          <w:szCs w:val="20"/>
        </w:rPr>
        <w:t>.</w:t>
      </w:r>
      <w:r w:rsidRPr="00BC7581">
        <w:t xml:space="preserve"> (Directly controlling heating off zone temperature control loop is not acceptable).</w:t>
      </w:r>
    </w:p>
    <w:p w14:paraId="52A516A1" w14:textId="4FF5BD26" w:rsidR="009045A3" w:rsidRPr="00BC7581" w:rsidRDefault="009045A3" w:rsidP="0087618D">
      <w:pPr>
        <w:pStyle w:val="Heading4"/>
      </w:pPr>
      <w:r w:rsidRPr="00BC7581">
        <w:t xml:space="preserve">The VAV damper shall be modulated to maintain the measured airflow at </w:t>
      </w:r>
      <w:r w:rsidR="00D21A33">
        <w:rPr>
          <w:rFonts w:cs="Times New Roman PS MT"/>
          <w:bCs/>
          <w:szCs w:val="20"/>
        </w:rPr>
        <w:t>setpoint</w:t>
      </w:r>
      <w:r w:rsidRPr="00BC7581">
        <w:t>.</w:t>
      </w:r>
    </w:p>
    <w:p w14:paraId="2261EFB6" w14:textId="1628FA1F" w:rsidR="009045A3" w:rsidRPr="00BC7581" w:rsidRDefault="009045A3" w:rsidP="0087618D">
      <w:pPr>
        <w:pStyle w:val="Heading4"/>
      </w:pPr>
      <w:r w:rsidRPr="00BC7581">
        <w:t>Fan Control</w:t>
      </w:r>
      <w:r w:rsidRPr="00B87A61">
        <w:rPr>
          <w:rFonts w:cs="Times New Roman PS MT"/>
          <w:szCs w:val="20"/>
        </w:rPr>
        <w:t>.</w:t>
      </w:r>
      <w:r w:rsidRPr="00BC7581">
        <w:t xml:space="preserve"> Fan shall run whenever zone is in </w:t>
      </w:r>
      <w:r w:rsidRPr="00B87A61">
        <w:rPr>
          <w:rFonts w:cs="Times New Roman PS MT"/>
          <w:bCs/>
          <w:szCs w:val="20"/>
        </w:rPr>
        <w:t>heating</w:t>
      </w:r>
      <w:r w:rsidRPr="00BC7581">
        <w:t xml:space="preserve"> or </w:t>
      </w:r>
      <w:r w:rsidRPr="00B87A61">
        <w:rPr>
          <w:rFonts w:cs="Times New Roman PS MT"/>
          <w:bCs/>
          <w:szCs w:val="20"/>
        </w:rPr>
        <w:t xml:space="preserve">cooling </w:t>
      </w:r>
      <w:r w:rsidR="005474F7">
        <w:rPr>
          <w:rFonts w:cs="Times New Roman PS MT"/>
          <w:bCs/>
          <w:szCs w:val="20"/>
        </w:rPr>
        <w:t>Zone State</w:t>
      </w:r>
      <w:r w:rsidRPr="00BC7581">
        <w:t xml:space="preserve">, or if the associated </w:t>
      </w:r>
      <w:r w:rsidR="00D21A33">
        <w:rPr>
          <w:rFonts w:cs="Times New Roman PS MT"/>
          <w:bCs/>
          <w:szCs w:val="20"/>
        </w:rPr>
        <w:t>Zone Group</w:t>
      </w:r>
      <w:r w:rsidRPr="00BC7581">
        <w:t xml:space="preserve"> is in </w:t>
      </w:r>
      <w:r w:rsidR="00D21A33">
        <w:rPr>
          <w:rFonts w:cs="Times New Roman PS MT"/>
          <w:bCs/>
          <w:szCs w:val="20"/>
        </w:rPr>
        <w:t>Occupied Mode</w:t>
      </w:r>
      <w:r w:rsidRPr="00B87A61">
        <w:rPr>
          <w:rFonts w:cs="Times New Roman PS MT"/>
          <w:bCs/>
          <w:szCs w:val="20"/>
        </w:rPr>
        <w:t>.</w:t>
      </w:r>
      <w:r w:rsidRPr="00BC7581">
        <w:t xml:space="preserve"> Prior to starting the fan, the damper is first driven fully closed to ensure that the fan is not rotating </w:t>
      </w:r>
      <w:r w:rsidRPr="00B87A61">
        <w:rPr>
          <w:rFonts w:cs="Times New Roman PS MT"/>
          <w:bCs/>
          <w:szCs w:val="20"/>
        </w:rPr>
        <w:t>backward.</w:t>
      </w:r>
      <w:r w:rsidRPr="00BC7581">
        <w:t xml:space="preserve"> Once the fan is proven </w:t>
      </w:r>
      <w:r w:rsidRPr="00B87A61">
        <w:rPr>
          <w:smallCaps/>
        </w:rPr>
        <w:t>on</w:t>
      </w:r>
      <w:r w:rsidRPr="00BC7581">
        <w:t xml:space="preserve"> for a fixed time delay (15 seconds), the damper override is released.</w:t>
      </w:r>
    </w:p>
    <w:p w14:paraId="2235EF10" w14:textId="77777777" w:rsidR="009045A3" w:rsidRPr="00BC7581" w:rsidRDefault="009045A3" w:rsidP="0087618D">
      <w:pPr>
        <w:pStyle w:val="Heading3"/>
      </w:pPr>
      <w:r w:rsidRPr="00BC7581">
        <w:t>Alarms</w:t>
      </w:r>
    </w:p>
    <w:p w14:paraId="0A20F968" w14:textId="77777777" w:rsidR="009045A3" w:rsidRPr="00BC7581" w:rsidRDefault="009045A3" w:rsidP="0087618D">
      <w:pPr>
        <w:pStyle w:val="Heading4"/>
      </w:pPr>
      <w:r w:rsidRPr="00BC7581">
        <w:t>Low Primary Airflow</w:t>
      </w:r>
    </w:p>
    <w:p w14:paraId="2E0CADED" w14:textId="57021D7C" w:rsidR="009045A3" w:rsidRPr="00BC7581" w:rsidRDefault="009045A3" w:rsidP="007C1423">
      <w:pPr>
        <w:pStyle w:val="Heading5"/>
      </w:pPr>
      <w:r w:rsidRPr="00BC7581">
        <w:t xml:space="preserve">If the measured airflow is less than 70% of </w:t>
      </w:r>
      <w:r w:rsidR="00D21A33">
        <w:rPr>
          <w:rFonts w:cs="Times New Roman PS MT"/>
          <w:bCs/>
          <w:szCs w:val="20"/>
        </w:rPr>
        <w:t>setpoint</w:t>
      </w:r>
      <w:r w:rsidRPr="00BC7581">
        <w:t xml:space="preserve"> for </w:t>
      </w:r>
      <w:r w:rsidR="00A15640">
        <w:t>10</w:t>
      </w:r>
      <w:r w:rsidR="00A15640" w:rsidRPr="00BC7581">
        <w:t xml:space="preserve"> </w:t>
      </w:r>
      <w:r w:rsidRPr="00BC7581">
        <w:t xml:space="preserve">minutes while </w:t>
      </w:r>
      <w:r w:rsidR="00D21A33">
        <w:rPr>
          <w:rFonts w:cs="Times New Roman PS MT"/>
          <w:bCs/>
          <w:szCs w:val="20"/>
        </w:rPr>
        <w:t>setpoint</w:t>
      </w:r>
      <w:r w:rsidRPr="00BC7581">
        <w:t xml:space="preserve"> is greater than zero, generate a Level </w:t>
      </w:r>
      <w:r w:rsidR="00A15640">
        <w:t>4</w:t>
      </w:r>
      <w:r w:rsidR="00A15640" w:rsidRPr="00BC7581">
        <w:t xml:space="preserve"> </w:t>
      </w:r>
      <w:r w:rsidRPr="00BC7581">
        <w:t>alarm.</w:t>
      </w:r>
    </w:p>
    <w:p w14:paraId="377917D8" w14:textId="2580944D" w:rsidR="009045A3" w:rsidRPr="00BC7581" w:rsidRDefault="009045A3" w:rsidP="007C1423">
      <w:pPr>
        <w:pStyle w:val="Heading5"/>
      </w:pPr>
      <w:r w:rsidRPr="00BC7581">
        <w:t xml:space="preserve">If the measured airflow is less than 50% of </w:t>
      </w:r>
      <w:r w:rsidR="00D21A33">
        <w:rPr>
          <w:rFonts w:cs="Times New Roman PS MT"/>
          <w:bCs/>
          <w:szCs w:val="20"/>
        </w:rPr>
        <w:t>setpoint</w:t>
      </w:r>
      <w:r w:rsidRPr="00BC7581">
        <w:t xml:space="preserve"> for </w:t>
      </w:r>
      <w:r w:rsidR="00A15640">
        <w:t>10</w:t>
      </w:r>
      <w:r w:rsidR="00A15640" w:rsidRPr="00BC7581">
        <w:t xml:space="preserve"> </w:t>
      </w:r>
      <w:r w:rsidRPr="00BC7581">
        <w:t xml:space="preserve">minutes while </w:t>
      </w:r>
      <w:r w:rsidR="00D21A33">
        <w:rPr>
          <w:rFonts w:cs="Times New Roman PS MT"/>
          <w:bCs/>
          <w:szCs w:val="20"/>
        </w:rPr>
        <w:t>setpoint</w:t>
      </w:r>
      <w:r w:rsidRPr="00BC7581">
        <w:t xml:space="preserve"> is greater than zero, generate a Level </w:t>
      </w:r>
      <w:r w:rsidR="00A15640">
        <w:t>3</w:t>
      </w:r>
      <w:r w:rsidR="00A15640" w:rsidRPr="00BC7581">
        <w:t xml:space="preserve"> </w:t>
      </w:r>
      <w:r w:rsidRPr="00BC7581">
        <w:t>alarm.</w:t>
      </w:r>
    </w:p>
    <w:p w14:paraId="3B947C88" w14:textId="3E12F74F" w:rsidR="009045A3" w:rsidRPr="00BC7581" w:rsidRDefault="009045A3" w:rsidP="007C1423">
      <w:pPr>
        <w:pStyle w:val="Heading5"/>
      </w:pPr>
      <w:r w:rsidRPr="00BC7581">
        <w:t>If a zone has an Importance</w:t>
      </w:r>
      <w:r>
        <w:rPr>
          <w:rFonts w:cs="Times New Roman PS MT"/>
          <w:bCs/>
          <w:szCs w:val="20"/>
        </w:rPr>
        <w:t>-Multiplier</w:t>
      </w:r>
      <w:r w:rsidRPr="00BC7581">
        <w:t xml:space="preserve"> of 0 </w:t>
      </w:r>
      <w:r>
        <w:rPr>
          <w:rFonts w:cs="Times New Roman PS MT"/>
          <w:bCs/>
          <w:szCs w:val="20"/>
        </w:rPr>
        <w:t>(</w:t>
      </w:r>
      <w:r w:rsidRPr="00BC7581">
        <w:t xml:space="preserve">see </w:t>
      </w:r>
      <w:r>
        <w:rPr>
          <w:rFonts w:cs="Times New Roman PS MT"/>
          <w:bCs/>
          <w:szCs w:val="20"/>
        </w:rPr>
        <w:t xml:space="preserve">Section </w:t>
      </w:r>
      <w:r w:rsidR="00C01685">
        <w:rPr>
          <w:rFonts w:cs="Times New Roman PS MT"/>
          <w:bCs/>
          <w:szCs w:val="20"/>
        </w:rPr>
        <w:fldChar w:fldCharType="begin"/>
      </w:r>
      <w:r w:rsidR="00C01685">
        <w:rPr>
          <w:rFonts w:cs="Times New Roman PS MT"/>
          <w:bCs/>
          <w:szCs w:val="20"/>
        </w:rPr>
        <w:instrText xml:space="preserve"> REF _Ref438200779 \w \h </w:instrText>
      </w:r>
      <w:r w:rsidR="00C01685">
        <w:rPr>
          <w:rFonts w:cs="Times New Roman PS MT"/>
          <w:bCs/>
          <w:szCs w:val="20"/>
        </w:rPr>
      </w:r>
      <w:r w:rsidR="00C01685">
        <w:rPr>
          <w:rFonts w:cs="Times New Roman PS MT"/>
          <w:bCs/>
          <w:szCs w:val="20"/>
        </w:rPr>
        <w:fldChar w:fldCharType="separate"/>
      </w:r>
      <w:r w:rsidR="0037258A">
        <w:rPr>
          <w:rFonts w:cs="Times New Roman PS MT"/>
          <w:bCs/>
          <w:szCs w:val="20"/>
        </w:rPr>
        <w:t>5.1.14.</w:t>
      </w:r>
      <w:proofErr w:type="gramStart"/>
      <w:r w:rsidR="0037258A">
        <w:rPr>
          <w:rFonts w:cs="Times New Roman PS MT"/>
          <w:bCs/>
          <w:szCs w:val="20"/>
        </w:rPr>
        <w:t>2.a.</w:t>
      </w:r>
      <w:proofErr w:type="gramEnd"/>
      <w:r w:rsidR="0037258A">
        <w:rPr>
          <w:rFonts w:cs="Times New Roman PS MT"/>
          <w:bCs/>
          <w:szCs w:val="20"/>
        </w:rPr>
        <w:t>1</w:t>
      </w:r>
      <w:r w:rsidR="00C01685">
        <w:rPr>
          <w:rFonts w:cs="Times New Roman PS MT"/>
          <w:bCs/>
          <w:szCs w:val="20"/>
        </w:rPr>
        <w:fldChar w:fldCharType="end"/>
      </w:r>
      <w:r>
        <w:rPr>
          <w:rFonts w:cs="Times New Roman PS MT"/>
          <w:bCs/>
          <w:szCs w:val="20"/>
        </w:rPr>
        <w:t>)</w:t>
      </w:r>
      <w:r w:rsidRPr="00BC7581">
        <w:t xml:space="preserve"> for its static pressure reset </w:t>
      </w:r>
      <w:r>
        <w:rPr>
          <w:rFonts w:cs="Times New Roman PS MT"/>
          <w:bCs/>
          <w:szCs w:val="20"/>
        </w:rPr>
        <w:t>T&amp;R</w:t>
      </w:r>
      <w:r w:rsidRPr="00BC7581">
        <w:t xml:space="preserve"> control loop, low airflow alarms shall be suppressed for that zone.</w:t>
      </w:r>
    </w:p>
    <w:p w14:paraId="4A7A36B0" w14:textId="74242EF2" w:rsidR="009045A3" w:rsidRDefault="009045A3" w:rsidP="0087618D">
      <w:pPr>
        <w:pStyle w:val="Heading4"/>
        <w:rPr>
          <w:ins w:id="4755" w:author="Reece Kiriu" w:date="2022-10-19T14:07:00Z"/>
        </w:rPr>
      </w:pPr>
      <w:r w:rsidRPr="00BC7581">
        <w:t>Low</w:t>
      </w:r>
      <w:r w:rsidRPr="00B87A61">
        <w:rPr>
          <w:rFonts w:cs="Times New Roman PS MT"/>
          <w:szCs w:val="20"/>
        </w:rPr>
        <w:t>-</w:t>
      </w:r>
      <w:r w:rsidRPr="00BC7581">
        <w:t>Discharge Air Temperature</w:t>
      </w:r>
    </w:p>
    <w:p w14:paraId="2B29E9EF" w14:textId="1055511C" w:rsidR="00BB0455" w:rsidRPr="00BC7581" w:rsidRDefault="00BB0455">
      <w:pPr>
        <w:pStyle w:val="Instrbox"/>
        <w:pPrChange w:id="4756" w:author="Reece Kiriu" w:date="2022-10-19T14:07:00Z">
          <w:pPr>
            <w:pStyle w:val="Heading4"/>
          </w:pPr>
        </w:pPrChange>
      </w:pPr>
      <w:ins w:id="4757" w:author="Reece Kiriu" w:date="2022-10-19T14:07:00Z">
        <w:r>
          <w:t>Delete the following three paragraphs if the heating coil is electric.</w:t>
        </w:r>
      </w:ins>
    </w:p>
    <w:p w14:paraId="4D90CA24" w14:textId="615819B8" w:rsidR="009045A3" w:rsidRPr="00BC7581" w:rsidRDefault="00BB0455" w:rsidP="007C1423">
      <w:pPr>
        <w:pStyle w:val="Heading5"/>
      </w:pPr>
      <w:ins w:id="4758" w:author="Reece Kiriu" w:date="2022-10-19T14:05:00Z">
        <w:r w:rsidRPr="00BB0455">
          <w:rPr>
            <w:rStyle w:val="Toggle"/>
            <w:rPrChange w:id="4759" w:author="Reece Kiriu" w:date="2022-10-19T14:05:00Z">
              <w:rPr/>
            </w:rPrChange>
          </w:rPr>
          <w:t xml:space="preserve">[EQUALS TERM_HT </w:t>
        </w:r>
        <w:proofErr w:type="gramStart"/>
        <w:r w:rsidRPr="00BB0455">
          <w:rPr>
            <w:rStyle w:val="Toggle"/>
            <w:rPrChange w:id="4760" w:author="Reece Kiriu" w:date="2022-10-19T14:05:00Z">
              <w:rPr/>
            </w:rPrChange>
          </w:rPr>
          <w:t>HW]</w:t>
        </w:r>
      </w:ins>
      <w:r w:rsidR="009045A3" w:rsidRPr="00BC7581">
        <w:t>If</w:t>
      </w:r>
      <w:proofErr w:type="gramEnd"/>
      <w:r w:rsidR="009045A3" w:rsidRPr="00BC7581">
        <w:t xml:space="preserve"> heating hot</w:t>
      </w:r>
      <w:r w:rsidR="009045A3">
        <w:rPr>
          <w:rFonts w:cs="Times New Roman PS MT"/>
          <w:bCs/>
          <w:szCs w:val="20"/>
        </w:rPr>
        <w:t>-</w:t>
      </w:r>
      <w:r w:rsidR="009045A3" w:rsidRPr="00BC7581">
        <w:t xml:space="preserve">water plant is proven </w:t>
      </w:r>
      <w:r w:rsidR="009045A3" w:rsidRPr="00BC7581">
        <w:rPr>
          <w:smallCaps/>
        </w:rPr>
        <w:t>on</w:t>
      </w:r>
      <w:r w:rsidR="009045A3">
        <w:rPr>
          <w:rFonts w:cs="Times New Roman PS MT"/>
          <w:bCs/>
          <w:szCs w:val="20"/>
        </w:rPr>
        <w:t>,</w:t>
      </w:r>
      <w:r w:rsidR="009045A3" w:rsidRPr="00BC7581">
        <w:t xml:space="preserve"> and the </w:t>
      </w:r>
      <w:r w:rsidR="009045A3">
        <w:rPr>
          <w:rFonts w:cs="Times New Roman PS MT"/>
          <w:bCs/>
          <w:szCs w:val="20"/>
        </w:rPr>
        <w:t>DAT</w:t>
      </w:r>
      <w:r w:rsidR="009045A3" w:rsidRPr="00BC7581">
        <w:t xml:space="preserve"> is </w:t>
      </w:r>
      <w:ins w:id="4761" w:author="Titus Ellison" w:date="2022-10-20T12:28:00Z">
        <w:r w:rsidR="00FB58DE" w:rsidRPr="00FB58DE">
          <w:rPr>
            <w:rStyle w:val="Toggle"/>
            <w:rPrChange w:id="4762" w:author="Titus Ellison" w:date="2022-10-20T12:28:00Z">
              <w:rPr/>
            </w:rPrChange>
          </w:rPr>
          <w:t>[UNITS [</w:t>
        </w:r>
      </w:ins>
      <w:r w:rsidR="009045A3" w:rsidRPr="00FB58DE">
        <w:rPr>
          <w:rStyle w:val="Toggle"/>
          <w:rPrChange w:id="4763" w:author="Titus Ellison" w:date="2022-10-20T12:28:00Z">
            <w:rPr/>
          </w:rPrChange>
        </w:rPr>
        <w:t>8.3°C</w:t>
      </w:r>
      <w:ins w:id="4764" w:author="Titus Ellison" w:date="2022-10-20T12:28:00Z">
        <w:r w:rsidR="00FB58DE" w:rsidRPr="00FB58DE">
          <w:rPr>
            <w:rStyle w:val="Toggle"/>
            <w:rPrChange w:id="4765" w:author="Titus Ellison" w:date="2022-10-20T12:28:00Z">
              <w:rPr/>
            </w:rPrChange>
          </w:rPr>
          <w:t>]</w:t>
        </w:r>
      </w:ins>
      <w:r w:rsidR="009045A3" w:rsidRPr="00FB58DE">
        <w:rPr>
          <w:rStyle w:val="Toggle"/>
          <w:rPrChange w:id="4766" w:author="Titus Ellison" w:date="2022-10-20T12:28:00Z">
            <w:rPr/>
          </w:rPrChange>
        </w:rPr>
        <w:t xml:space="preserve"> </w:t>
      </w:r>
      <w:ins w:id="4767" w:author="Titus Ellison" w:date="2022-10-20T12:28:00Z">
        <w:r w:rsidR="00FB58DE" w:rsidRPr="00FB58DE">
          <w:rPr>
            <w:rStyle w:val="Toggle"/>
            <w:rPrChange w:id="4768" w:author="Titus Ellison" w:date="2022-10-20T12:28:00Z">
              <w:rPr/>
            </w:rPrChange>
          </w:rPr>
          <w:t>[</w:t>
        </w:r>
      </w:ins>
      <w:del w:id="4769" w:author="Titus Ellison" w:date="2022-10-20T12:28:00Z">
        <w:r w:rsidR="009045A3" w:rsidRPr="00FB58DE" w:rsidDel="00FB58DE">
          <w:rPr>
            <w:rStyle w:val="Toggle"/>
            <w:rPrChange w:id="4770" w:author="Titus Ellison" w:date="2022-10-20T12:28:00Z">
              <w:rPr/>
            </w:rPrChange>
          </w:rPr>
          <w:delText>(</w:delText>
        </w:r>
      </w:del>
      <w:r w:rsidR="009045A3" w:rsidRPr="00FB58DE">
        <w:rPr>
          <w:rStyle w:val="Toggle"/>
          <w:rPrChange w:id="4771" w:author="Titus Ellison" w:date="2022-10-20T12:28:00Z">
            <w:rPr/>
          </w:rPrChange>
        </w:rPr>
        <w:t>15°F</w:t>
      </w:r>
      <w:ins w:id="4772" w:author="Titus Ellison" w:date="2022-10-20T12:28:00Z">
        <w:r w:rsidR="00FB58DE" w:rsidRPr="00FB58DE">
          <w:rPr>
            <w:rStyle w:val="Toggle"/>
            <w:rPrChange w:id="4773" w:author="Titus Ellison" w:date="2022-10-20T12:28:00Z">
              <w:rPr/>
            </w:rPrChange>
          </w:rPr>
          <w:t>]]</w:t>
        </w:r>
      </w:ins>
      <w:del w:id="4774" w:author="Titus Ellison" w:date="2022-10-20T12:28:00Z">
        <w:r w:rsidR="009045A3" w:rsidRPr="00BC7581" w:rsidDel="00FB58DE">
          <w:delText>)</w:delText>
        </w:r>
      </w:del>
      <w:r w:rsidR="009045A3" w:rsidRPr="00BC7581">
        <w:t xml:space="preserve"> less than </w:t>
      </w:r>
      <w:r w:rsidR="00D21A33">
        <w:rPr>
          <w:rFonts w:cs="Times New Roman PS MT"/>
          <w:bCs/>
          <w:szCs w:val="20"/>
        </w:rPr>
        <w:t>setpoint</w:t>
      </w:r>
      <w:r w:rsidR="009045A3" w:rsidRPr="00BC7581">
        <w:t xml:space="preserve"> for 10 minutes, generate a Level </w:t>
      </w:r>
      <w:r w:rsidR="00A15640">
        <w:t>4</w:t>
      </w:r>
      <w:r w:rsidR="00A15640" w:rsidRPr="00BC7581">
        <w:t xml:space="preserve"> </w:t>
      </w:r>
      <w:r w:rsidR="009045A3" w:rsidRPr="00BC7581">
        <w:t xml:space="preserve">alarm. </w:t>
      </w:r>
    </w:p>
    <w:p w14:paraId="46A79681" w14:textId="7EEF7E47" w:rsidR="009045A3" w:rsidRPr="00BC7581" w:rsidRDefault="00BB0455" w:rsidP="007C1423">
      <w:pPr>
        <w:pStyle w:val="Heading5"/>
      </w:pPr>
      <w:ins w:id="4775" w:author="Reece Kiriu" w:date="2022-10-19T14:05:00Z">
        <w:r w:rsidRPr="00BB0455">
          <w:rPr>
            <w:rStyle w:val="Toggle"/>
            <w:rPrChange w:id="4776" w:author="Reece Kiriu" w:date="2022-10-19T14:05:00Z">
              <w:rPr/>
            </w:rPrChange>
          </w:rPr>
          <w:t xml:space="preserve">[EQUALS TERM_HT </w:t>
        </w:r>
        <w:proofErr w:type="gramStart"/>
        <w:r w:rsidRPr="00BB0455">
          <w:rPr>
            <w:rStyle w:val="Toggle"/>
            <w:rPrChange w:id="4777" w:author="Reece Kiriu" w:date="2022-10-19T14:05:00Z">
              <w:rPr/>
            </w:rPrChange>
          </w:rPr>
          <w:t>HW]</w:t>
        </w:r>
      </w:ins>
      <w:r w:rsidR="009045A3" w:rsidRPr="00BC7581">
        <w:t>If</w:t>
      </w:r>
      <w:proofErr w:type="gramEnd"/>
      <w:r w:rsidR="009045A3" w:rsidRPr="00BC7581">
        <w:t xml:space="preserve"> heating hot</w:t>
      </w:r>
      <w:r w:rsidR="009045A3">
        <w:rPr>
          <w:rFonts w:cs="Times New Roman PS MT"/>
          <w:bCs/>
          <w:szCs w:val="20"/>
        </w:rPr>
        <w:t>-</w:t>
      </w:r>
      <w:r w:rsidR="009045A3" w:rsidRPr="00BC7581">
        <w:t xml:space="preserve">water plant is proven </w:t>
      </w:r>
      <w:r w:rsidR="009045A3" w:rsidRPr="00BC7581">
        <w:rPr>
          <w:smallCaps/>
        </w:rPr>
        <w:t>on</w:t>
      </w:r>
      <w:r w:rsidR="009045A3">
        <w:rPr>
          <w:rFonts w:cs="Times New Roman PS MT"/>
          <w:bCs/>
          <w:szCs w:val="20"/>
        </w:rPr>
        <w:t>,</w:t>
      </w:r>
      <w:r w:rsidR="009045A3" w:rsidRPr="00BC7581">
        <w:t xml:space="preserve"> and the </w:t>
      </w:r>
      <w:r w:rsidR="009045A3">
        <w:rPr>
          <w:rFonts w:cs="Times New Roman PS MT"/>
          <w:bCs/>
          <w:szCs w:val="20"/>
        </w:rPr>
        <w:t>DAT</w:t>
      </w:r>
      <w:r w:rsidR="009045A3" w:rsidRPr="00BC7581">
        <w:t xml:space="preserve"> is </w:t>
      </w:r>
      <w:ins w:id="4778" w:author="Titus Ellison" w:date="2022-10-20T12:28:00Z">
        <w:r w:rsidR="00FB58DE" w:rsidRPr="00FB58DE">
          <w:rPr>
            <w:rStyle w:val="Toggle"/>
            <w:rPrChange w:id="4779" w:author="Titus Ellison" w:date="2022-10-20T12:29:00Z">
              <w:rPr/>
            </w:rPrChange>
          </w:rPr>
          <w:t>[UNITS [</w:t>
        </w:r>
      </w:ins>
      <w:r w:rsidR="009045A3" w:rsidRPr="00FB58DE">
        <w:rPr>
          <w:rStyle w:val="Toggle"/>
          <w:rPrChange w:id="4780" w:author="Titus Ellison" w:date="2022-10-20T12:29:00Z">
            <w:rPr/>
          </w:rPrChange>
        </w:rPr>
        <w:t>17°C</w:t>
      </w:r>
      <w:ins w:id="4781" w:author="Titus Ellison" w:date="2022-10-20T12:28:00Z">
        <w:r w:rsidR="00FB58DE" w:rsidRPr="00FB58DE">
          <w:rPr>
            <w:rStyle w:val="Toggle"/>
            <w:rPrChange w:id="4782" w:author="Titus Ellison" w:date="2022-10-20T12:29:00Z">
              <w:rPr/>
            </w:rPrChange>
          </w:rPr>
          <w:t>]</w:t>
        </w:r>
      </w:ins>
      <w:r w:rsidR="009045A3" w:rsidRPr="00FB58DE">
        <w:rPr>
          <w:rStyle w:val="Toggle"/>
          <w:rPrChange w:id="4783" w:author="Titus Ellison" w:date="2022-10-20T12:29:00Z">
            <w:rPr/>
          </w:rPrChange>
        </w:rPr>
        <w:t xml:space="preserve"> </w:t>
      </w:r>
      <w:ins w:id="4784" w:author="Titus Ellison" w:date="2022-10-20T12:28:00Z">
        <w:r w:rsidR="00FB58DE" w:rsidRPr="00FB58DE">
          <w:rPr>
            <w:rStyle w:val="Toggle"/>
            <w:rPrChange w:id="4785" w:author="Titus Ellison" w:date="2022-10-20T12:29:00Z">
              <w:rPr/>
            </w:rPrChange>
          </w:rPr>
          <w:t>[</w:t>
        </w:r>
      </w:ins>
      <w:del w:id="4786" w:author="Titus Ellison" w:date="2022-10-20T12:28:00Z">
        <w:r w:rsidR="009045A3" w:rsidRPr="00FB58DE" w:rsidDel="00FB58DE">
          <w:rPr>
            <w:rStyle w:val="Toggle"/>
            <w:rPrChange w:id="4787" w:author="Titus Ellison" w:date="2022-10-20T12:29:00Z">
              <w:rPr/>
            </w:rPrChange>
          </w:rPr>
          <w:delText>(</w:delText>
        </w:r>
      </w:del>
      <w:r w:rsidR="009045A3" w:rsidRPr="00FB58DE">
        <w:rPr>
          <w:rStyle w:val="Toggle"/>
          <w:rPrChange w:id="4788" w:author="Titus Ellison" w:date="2022-10-20T12:29:00Z">
            <w:rPr/>
          </w:rPrChange>
        </w:rPr>
        <w:t>30°F</w:t>
      </w:r>
      <w:ins w:id="4789" w:author="Titus Ellison" w:date="2022-10-20T12:28:00Z">
        <w:r w:rsidR="00FB58DE" w:rsidRPr="00FB58DE">
          <w:rPr>
            <w:rStyle w:val="Toggle"/>
            <w:rPrChange w:id="4790" w:author="Titus Ellison" w:date="2022-10-20T12:29:00Z">
              <w:rPr/>
            </w:rPrChange>
          </w:rPr>
          <w:t>]]</w:t>
        </w:r>
      </w:ins>
      <w:del w:id="4791" w:author="Titus Ellison" w:date="2022-10-20T12:28:00Z">
        <w:r w:rsidR="009045A3" w:rsidRPr="00BC7581" w:rsidDel="00FB58DE">
          <w:delText>)</w:delText>
        </w:r>
      </w:del>
      <w:r w:rsidR="009045A3" w:rsidRPr="00BC7581">
        <w:t xml:space="preserve"> less than </w:t>
      </w:r>
      <w:r w:rsidR="00D21A33">
        <w:rPr>
          <w:rFonts w:cs="Times New Roman PS MT"/>
          <w:bCs/>
          <w:szCs w:val="20"/>
        </w:rPr>
        <w:t>setpoint</w:t>
      </w:r>
      <w:r w:rsidR="009045A3" w:rsidRPr="00BC7581">
        <w:t xml:space="preserve"> for 10 minutes, generate a Level </w:t>
      </w:r>
      <w:r w:rsidR="00A15640">
        <w:t>3</w:t>
      </w:r>
      <w:r w:rsidR="00A15640" w:rsidRPr="00BC7581">
        <w:t xml:space="preserve"> </w:t>
      </w:r>
      <w:r w:rsidR="009045A3" w:rsidRPr="00BC7581">
        <w:t xml:space="preserve">alarm. </w:t>
      </w:r>
    </w:p>
    <w:p w14:paraId="26459B05" w14:textId="72A5317A" w:rsidR="009045A3" w:rsidRDefault="00BB0455" w:rsidP="007C1423">
      <w:pPr>
        <w:pStyle w:val="Heading5"/>
        <w:rPr>
          <w:ins w:id="4792" w:author="Reece Kiriu" w:date="2022-10-19T14:07:00Z"/>
        </w:rPr>
      </w:pPr>
      <w:ins w:id="4793" w:author="Reece Kiriu" w:date="2022-10-19T14:05:00Z">
        <w:r w:rsidRPr="00BB0455">
          <w:rPr>
            <w:rStyle w:val="Toggle"/>
            <w:rPrChange w:id="4794" w:author="Reece Kiriu" w:date="2022-10-19T14:06:00Z">
              <w:rPr/>
            </w:rPrChange>
          </w:rPr>
          <w:t>[EQUALS TERM</w:t>
        </w:r>
      </w:ins>
      <w:ins w:id="4795" w:author="Reece Kiriu" w:date="2022-10-19T14:06:00Z">
        <w:r w:rsidRPr="00BB0455">
          <w:rPr>
            <w:rStyle w:val="Toggle"/>
            <w:rPrChange w:id="4796" w:author="Reece Kiriu" w:date="2022-10-19T14:06:00Z">
              <w:rPr/>
            </w:rPrChange>
          </w:rPr>
          <w:t xml:space="preserve">_HT </w:t>
        </w:r>
        <w:proofErr w:type="gramStart"/>
        <w:r w:rsidRPr="00BB0455">
          <w:rPr>
            <w:rStyle w:val="Toggle"/>
            <w:rPrChange w:id="4797" w:author="Reece Kiriu" w:date="2022-10-19T14:06:00Z">
              <w:rPr/>
            </w:rPrChange>
          </w:rPr>
          <w:t>HW]</w:t>
        </w:r>
      </w:ins>
      <w:r w:rsidR="009045A3" w:rsidRPr="00BC7581">
        <w:t>If</w:t>
      </w:r>
      <w:proofErr w:type="gramEnd"/>
      <w:r w:rsidR="009045A3" w:rsidRPr="00BC7581">
        <w:t xml:space="preserve"> a zone has an Importance</w:t>
      </w:r>
      <w:r w:rsidR="009045A3">
        <w:rPr>
          <w:rFonts w:cs="Times New Roman PS MT"/>
          <w:bCs/>
          <w:szCs w:val="20"/>
        </w:rPr>
        <w:t>-Multiplier</w:t>
      </w:r>
      <w:r w:rsidR="009045A3" w:rsidRPr="00BC7581">
        <w:t xml:space="preserve"> of 0 </w:t>
      </w:r>
      <w:r w:rsidR="009045A3">
        <w:rPr>
          <w:rFonts w:cs="Times New Roman PS MT"/>
          <w:bCs/>
          <w:szCs w:val="20"/>
        </w:rPr>
        <w:t>(</w:t>
      </w:r>
      <w:r w:rsidR="009045A3" w:rsidRPr="00BC7581">
        <w:t xml:space="preserve">see </w:t>
      </w:r>
      <w:r w:rsidR="009045A3">
        <w:rPr>
          <w:rFonts w:cs="Times New Roman PS MT"/>
          <w:bCs/>
          <w:szCs w:val="20"/>
        </w:rPr>
        <w:t xml:space="preserve">Section </w:t>
      </w:r>
      <w:r w:rsidR="00C01685">
        <w:rPr>
          <w:rFonts w:cs="Times New Roman PS MT"/>
          <w:bCs/>
          <w:szCs w:val="20"/>
        </w:rPr>
        <w:fldChar w:fldCharType="begin"/>
      </w:r>
      <w:r w:rsidR="00C01685">
        <w:rPr>
          <w:rFonts w:cs="Times New Roman PS MT"/>
          <w:bCs/>
          <w:szCs w:val="20"/>
        </w:rPr>
        <w:instrText xml:space="preserve"> REF _Ref438200779 \w \h </w:instrText>
      </w:r>
      <w:r w:rsidR="00C01685">
        <w:rPr>
          <w:rFonts w:cs="Times New Roman PS MT"/>
          <w:bCs/>
          <w:szCs w:val="20"/>
        </w:rPr>
      </w:r>
      <w:r w:rsidR="00C01685">
        <w:rPr>
          <w:rFonts w:cs="Times New Roman PS MT"/>
          <w:bCs/>
          <w:szCs w:val="20"/>
        </w:rPr>
        <w:fldChar w:fldCharType="separate"/>
      </w:r>
      <w:r w:rsidR="0037258A">
        <w:rPr>
          <w:rFonts w:cs="Times New Roman PS MT"/>
          <w:bCs/>
          <w:szCs w:val="20"/>
        </w:rPr>
        <w:t>5.1.14.2.a.1</w:t>
      </w:r>
      <w:r w:rsidR="00C01685">
        <w:rPr>
          <w:rFonts w:cs="Times New Roman PS MT"/>
          <w:bCs/>
          <w:szCs w:val="20"/>
        </w:rPr>
        <w:fldChar w:fldCharType="end"/>
      </w:r>
      <w:r w:rsidR="009045A3">
        <w:rPr>
          <w:rFonts w:cs="Times New Roman PS MT"/>
          <w:bCs/>
          <w:szCs w:val="20"/>
        </w:rPr>
        <w:t>)</w:t>
      </w:r>
      <w:r w:rsidR="009045A3" w:rsidRPr="00BC7581">
        <w:t xml:space="preserve"> for its </w:t>
      </w:r>
      <w:r w:rsidR="009045A3">
        <w:rPr>
          <w:rFonts w:cs="Times New Roman PS MT"/>
          <w:bCs/>
          <w:szCs w:val="20"/>
        </w:rPr>
        <w:t>hot-water</w:t>
      </w:r>
      <w:r w:rsidR="009045A3" w:rsidRPr="00BC7581">
        <w:t xml:space="preserve"> reset </w:t>
      </w:r>
      <w:r w:rsidR="009045A3">
        <w:rPr>
          <w:rFonts w:cs="Times New Roman PS MT"/>
          <w:bCs/>
          <w:szCs w:val="20"/>
        </w:rPr>
        <w:t>T&amp;R</w:t>
      </w:r>
      <w:r w:rsidR="009045A3" w:rsidRPr="00BC7581">
        <w:t xml:space="preserve"> control loop, low</w:t>
      </w:r>
      <w:r w:rsidR="009045A3">
        <w:rPr>
          <w:rFonts w:cs="Times New Roman PS MT"/>
          <w:bCs/>
          <w:szCs w:val="20"/>
        </w:rPr>
        <w:t>-DAT</w:t>
      </w:r>
      <w:r w:rsidR="009045A3" w:rsidRPr="00BC7581">
        <w:t xml:space="preserve"> alarms shall be suppressed for that zone.</w:t>
      </w:r>
    </w:p>
    <w:p w14:paraId="466810F4" w14:textId="311E0ADA" w:rsidR="00BB0455" w:rsidRDefault="00BB0455">
      <w:pPr>
        <w:pStyle w:val="Instrbox"/>
        <w:rPr>
          <w:ins w:id="4798" w:author="Reece Kiriu" w:date="2022-10-19T14:06:00Z"/>
        </w:rPr>
        <w:pPrChange w:id="4799" w:author="Reece Kiriu" w:date="2022-10-19T14:07:00Z">
          <w:pPr>
            <w:pStyle w:val="Heading5"/>
          </w:pPr>
        </w:pPrChange>
      </w:pPr>
      <w:ins w:id="4800" w:author="Reece Kiriu" w:date="2022-10-19T14:07:00Z">
        <w:r>
          <w:t xml:space="preserve">Delete the following two paragraphs if the heating </w:t>
        </w:r>
        <w:proofErr w:type="spellStart"/>
        <w:r>
          <w:t>coil</w:t>
        </w:r>
        <w:proofErr w:type="spellEnd"/>
        <w:r>
          <w:t xml:space="preserve"> is hot water.</w:t>
        </w:r>
      </w:ins>
    </w:p>
    <w:p w14:paraId="6820EBB4" w14:textId="0DCD0869" w:rsidR="00BB0455" w:rsidRPr="00BC7581" w:rsidRDefault="00BB0455" w:rsidP="00BB0455">
      <w:pPr>
        <w:pStyle w:val="Heading5"/>
        <w:rPr>
          <w:ins w:id="4801" w:author="Reece Kiriu" w:date="2022-10-19T14:06:00Z"/>
        </w:rPr>
      </w:pPr>
      <w:ins w:id="4802" w:author="Reece Kiriu" w:date="2022-10-19T14:06:00Z">
        <w:r w:rsidRPr="00B90AC9">
          <w:rPr>
            <w:rStyle w:val="Toggle"/>
          </w:rPr>
          <w:t xml:space="preserve">[EQUALS TERM_HT </w:t>
        </w:r>
        <w:proofErr w:type="gramStart"/>
        <w:r>
          <w:rPr>
            <w:rStyle w:val="Toggle"/>
          </w:rPr>
          <w:t>ELEC</w:t>
        </w:r>
        <w:r w:rsidRPr="00B90AC9">
          <w:rPr>
            <w:rStyle w:val="Toggle"/>
          </w:rPr>
          <w:t>]</w:t>
        </w:r>
        <w:r w:rsidRPr="00BC7581">
          <w:t>If</w:t>
        </w:r>
        <w:proofErr w:type="gramEnd"/>
        <w:r w:rsidRPr="00BC7581">
          <w:t xml:space="preserve"> the </w:t>
        </w:r>
        <w:r>
          <w:rPr>
            <w:rFonts w:cs="Times New Roman PS MT"/>
            <w:bCs/>
            <w:szCs w:val="20"/>
          </w:rPr>
          <w:t>DAT</w:t>
        </w:r>
        <w:r w:rsidRPr="00BC7581">
          <w:t xml:space="preserve"> is </w:t>
        </w:r>
      </w:ins>
      <w:ins w:id="4803" w:author="Titus Ellison" w:date="2022-10-20T12:29:00Z">
        <w:r w:rsidR="00FB58DE" w:rsidRPr="00221A9A">
          <w:rPr>
            <w:rStyle w:val="Toggle"/>
            <w:rPrChange w:id="4804" w:author="Titus Ellison" w:date="2022-10-20T12:29:00Z">
              <w:rPr/>
            </w:rPrChange>
          </w:rPr>
          <w:t xml:space="preserve">[UNITS </w:t>
        </w:r>
        <w:r w:rsidR="00221A9A" w:rsidRPr="00221A9A">
          <w:rPr>
            <w:rStyle w:val="Toggle"/>
            <w:rPrChange w:id="4805" w:author="Titus Ellison" w:date="2022-10-20T12:29:00Z">
              <w:rPr/>
            </w:rPrChange>
          </w:rPr>
          <w:t>[</w:t>
        </w:r>
      </w:ins>
      <w:ins w:id="4806" w:author="Reece Kiriu" w:date="2022-10-19T14:06:00Z">
        <w:r w:rsidRPr="00221A9A">
          <w:rPr>
            <w:rStyle w:val="Toggle"/>
            <w:rPrChange w:id="4807" w:author="Titus Ellison" w:date="2022-10-20T12:29:00Z">
              <w:rPr/>
            </w:rPrChange>
          </w:rPr>
          <w:t>8.3°C</w:t>
        </w:r>
      </w:ins>
      <w:ins w:id="4808" w:author="Titus Ellison" w:date="2022-10-20T12:29:00Z">
        <w:r w:rsidR="00221A9A" w:rsidRPr="00221A9A">
          <w:rPr>
            <w:rStyle w:val="Toggle"/>
            <w:rPrChange w:id="4809" w:author="Titus Ellison" w:date="2022-10-20T12:29:00Z">
              <w:rPr/>
            </w:rPrChange>
          </w:rPr>
          <w:t>]</w:t>
        </w:r>
      </w:ins>
      <w:ins w:id="4810" w:author="Reece Kiriu" w:date="2022-10-19T14:06:00Z">
        <w:r w:rsidRPr="00221A9A">
          <w:rPr>
            <w:rStyle w:val="Toggle"/>
            <w:rPrChange w:id="4811" w:author="Titus Ellison" w:date="2022-10-20T12:29:00Z">
              <w:rPr/>
            </w:rPrChange>
          </w:rPr>
          <w:t xml:space="preserve"> </w:t>
        </w:r>
      </w:ins>
      <w:ins w:id="4812" w:author="Titus Ellison" w:date="2022-10-20T12:29:00Z">
        <w:r w:rsidR="00221A9A" w:rsidRPr="00221A9A">
          <w:rPr>
            <w:rStyle w:val="Toggle"/>
            <w:rPrChange w:id="4813" w:author="Titus Ellison" w:date="2022-10-20T12:29:00Z">
              <w:rPr/>
            </w:rPrChange>
          </w:rPr>
          <w:t>[</w:t>
        </w:r>
      </w:ins>
      <w:ins w:id="4814" w:author="Reece Kiriu" w:date="2022-10-19T14:06:00Z">
        <w:del w:id="4815" w:author="Titus Ellison" w:date="2022-10-20T12:29:00Z">
          <w:r w:rsidRPr="00221A9A" w:rsidDel="00221A9A">
            <w:rPr>
              <w:rStyle w:val="Toggle"/>
              <w:rPrChange w:id="4816" w:author="Titus Ellison" w:date="2022-10-20T12:29:00Z">
                <w:rPr/>
              </w:rPrChange>
            </w:rPr>
            <w:delText>(</w:delText>
          </w:r>
        </w:del>
        <w:r w:rsidRPr="00221A9A">
          <w:rPr>
            <w:rStyle w:val="Toggle"/>
            <w:rPrChange w:id="4817" w:author="Titus Ellison" w:date="2022-10-20T12:29:00Z">
              <w:rPr/>
            </w:rPrChange>
          </w:rPr>
          <w:t>15°F</w:t>
        </w:r>
      </w:ins>
      <w:ins w:id="4818" w:author="Titus Ellison" w:date="2022-10-20T12:29:00Z">
        <w:r w:rsidR="00221A9A" w:rsidRPr="00221A9A">
          <w:rPr>
            <w:rStyle w:val="Toggle"/>
            <w:rPrChange w:id="4819" w:author="Titus Ellison" w:date="2022-10-20T12:29:00Z">
              <w:rPr/>
            </w:rPrChange>
          </w:rPr>
          <w:t>]]</w:t>
        </w:r>
      </w:ins>
      <w:ins w:id="4820" w:author="Reece Kiriu" w:date="2022-10-19T14:06:00Z">
        <w:del w:id="4821" w:author="Titus Ellison" w:date="2022-10-20T12:29:00Z">
          <w:r w:rsidRPr="00BC7581" w:rsidDel="00221A9A">
            <w:delText>)</w:delText>
          </w:r>
        </w:del>
        <w:r w:rsidRPr="00BC7581">
          <w:t xml:space="preserve"> less than </w:t>
        </w:r>
        <w:r>
          <w:rPr>
            <w:rFonts w:cs="Times New Roman PS MT"/>
            <w:bCs/>
            <w:szCs w:val="20"/>
          </w:rPr>
          <w:t>setpoint</w:t>
        </w:r>
        <w:r w:rsidRPr="00BC7581">
          <w:t xml:space="preserve"> for 10 minutes, generate a Level </w:t>
        </w:r>
        <w:r>
          <w:t>4</w:t>
        </w:r>
        <w:r w:rsidRPr="00BC7581">
          <w:t xml:space="preserve"> alarm. </w:t>
        </w:r>
      </w:ins>
    </w:p>
    <w:p w14:paraId="51FF37D9" w14:textId="2BBD2922" w:rsidR="00BB0455" w:rsidRPr="00BC7581" w:rsidRDefault="00BB0455" w:rsidP="00BB0455">
      <w:pPr>
        <w:pStyle w:val="Heading5"/>
        <w:rPr>
          <w:ins w:id="4822" w:author="Reece Kiriu" w:date="2022-10-19T14:06:00Z"/>
        </w:rPr>
      </w:pPr>
      <w:ins w:id="4823" w:author="Reece Kiriu" w:date="2022-10-19T14:06:00Z">
        <w:r w:rsidRPr="00B90AC9">
          <w:rPr>
            <w:rStyle w:val="Toggle"/>
          </w:rPr>
          <w:t xml:space="preserve">[EQUALS TERM_HT </w:t>
        </w:r>
        <w:proofErr w:type="gramStart"/>
        <w:r>
          <w:rPr>
            <w:rStyle w:val="Toggle"/>
          </w:rPr>
          <w:t>ELEC</w:t>
        </w:r>
        <w:r w:rsidRPr="00B90AC9">
          <w:rPr>
            <w:rStyle w:val="Toggle"/>
          </w:rPr>
          <w:t>]</w:t>
        </w:r>
        <w:r w:rsidRPr="00BC7581">
          <w:t>If</w:t>
        </w:r>
        <w:proofErr w:type="gramEnd"/>
        <w:r w:rsidRPr="00BC7581">
          <w:t xml:space="preserve"> the </w:t>
        </w:r>
        <w:r>
          <w:rPr>
            <w:rFonts w:cs="Times New Roman PS MT"/>
            <w:bCs/>
            <w:szCs w:val="20"/>
          </w:rPr>
          <w:t>DAT</w:t>
        </w:r>
        <w:r w:rsidRPr="00BC7581">
          <w:t xml:space="preserve"> is </w:t>
        </w:r>
      </w:ins>
      <w:ins w:id="4824" w:author="Titus Ellison" w:date="2022-10-20T12:29:00Z">
        <w:r w:rsidR="00221A9A" w:rsidRPr="00221A9A">
          <w:rPr>
            <w:rStyle w:val="Toggle"/>
            <w:rPrChange w:id="4825" w:author="Titus Ellison" w:date="2022-10-20T12:29:00Z">
              <w:rPr/>
            </w:rPrChange>
          </w:rPr>
          <w:t>[UNITS [</w:t>
        </w:r>
      </w:ins>
      <w:ins w:id="4826" w:author="Reece Kiriu" w:date="2022-10-19T14:06:00Z">
        <w:r w:rsidRPr="00221A9A">
          <w:rPr>
            <w:rStyle w:val="Toggle"/>
            <w:rPrChange w:id="4827" w:author="Titus Ellison" w:date="2022-10-20T12:29:00Z">
              <w:rPr/>
            </w:rPrChange>
          </w:rPr>
          <w:t>17°C</w:t>
        </w:r>
      </w:ins>
      <w:ins w:id="4828" w:author="Titus Ellison" w:date="2022-10-20T12:29:00Z">
        <w:r w:rsidR="00221A9A" w:rsidRPr="00221A9A">
          <w:rPr>
            <w:rStyle w:val="Toggle"/>
            <w:rPrChange w:id="4829" w:author="Titus Ellison" w:date="2022-10-20T12:29:00Z">
              <w:rPr/>
            </w:rPrChange>
          </w:rPr>
          <w:t>]</w:t>
        </w:r>
      </w:ins>
      <w:ins w:id="4830" w:author="Reece Kiriu" w:date="2022-10-19T14:06:00Z">
        <w:r w:rsidRPr="00221A9A">
          <w:rPr>
            <w:rStyle w:val="Toggle"/>
            <w:rPrChange w:id="4831" w:author="Titus Ellison" w:date="2022-10-20T12:29:00Z">
              <w:rPr/>
            </w:rPrChange>
          </w:rPr>
          <w:t xml:space="preserve"> </w:t>
        </w:r>
      </w:ins>
      <w:ins w:id="4832" w:author="Titus Ellison" w:date="2022-10-20T12:29:00Z">
        <w:r w:rsidR="00221A9A" w:rsidRPr="00221A9A">
          <w:rPr>
            <w:rStyle w:val="Toggle"/>
            <w:rPrChange w:id="4833" w:author="Titus Ellison" w:date="2022-10-20T12:29:00Z">
              <w:rPr/>
            </w:rPrChange>
          </w:rPr>
          <w:t>[</w:t>
        </w:r>
      </w:ins>
      <w:ins w:id="4834" w:author="Reece Kiriu" w:date="2022-10-19T14:06:00Z">
        <w:del w:id="4835" w:author="Titus Ellison" w:date="2022-10-20T12:29:00Z">
          <w:r w:rsidRPr="00221A9A" w:rsidDel="00221A9A">
            <w:rPr>
              <w:rStyle w:val="Toggle"/>
              <w:rPrChange w:id="4836" w:author="Titus Ellison" w:date="2022-10-20T12:29:00Z">
                <w:rPr/>
              </w:rPrChange>
            </w:rPr>
            <w:delText>(</w:delText>
          </w:r>
        </w:del>
        <w:r w:rsidRPr="00221A9A">
          <w:rPr>
            <w:rStyle w:val="Toggle"/>
            <w:rPrChange w:id="4837" w:author="Titus Ellison" w:date="2022-10-20T12:29:00Z">
              <w:rPr/>
            </w:rPrChange>
          </w:rPr>
          <w:t>30°F</w:t>
        </w:r>
      </w:ins>
      <w:ins w:id="4838" w:author="Titus Ellison" w:date="2022-10-20T12:29:00Z">
        <w:r w:rsidR="00221A9A" w:rsidRPr="00221A9A">
          <w:rPr>
            <w:rStyle w:val="Toggle"/>
            <w:rPrChange w:id="4839" w:author="Titus Ellison" w:date="2022-10-20T12:29:00Z">
              <w:rPr/>
            </w:rPrChange>
          </w:rPr>
          <w:t>]]</w:t>
        </w:r>
      </w:ins>
      <w:ins w:id="4840" w:author="Reece Kiriu" w:date="2022-10-19T14:06:00Z">
        <w:del w:id="4841" w:author="Titus Ellison" w:date="2022-10-20T12:29:00Z">
          <w:r w:rsidRPr="00BC7581" w:rsidDel="00221A9A">
            <w:delText>)</w:delText>
          </w:r>
        </w:del>
        <w:r w:rsidRPr="00BC7581">
          <w:t xml:space="preserve"> less than </w:t>
        </w:r>
        <w:r>
          <w:rPr>
            <w:rFonts w:cs="Times New Roman PS MT"/>
            <w:bCs/>
            <w:szCs w:val="20"/>
          </w:rPr>
          <w:t>setpoint</w:t>
        </w:r>
        <w:r w:rsidRPr="00BC7581">
          <w:t xml:space="preserve"> for 10 minutes, generate a Level </w:t>
        </w:r>
        <w:r>
          <w:t>3</w:t>
        </w:r>
        <w:r w:rsidRPr="00BC7581">
          <w:t xml:space="preserve"> alarm. </w:t>
        </w:r>
      </w:ins>
    </w:p>
    <w:p w14:paraId="5758E595" w14:textId="77777777" w:rsidR="009045A3" w:rsidRPr="00BC7581" w:rsidRDefault="009045A3" w:rsidP="0087618D">
      <w:pPr>
        <w:pStyle w:val="Heading4"/>
      </w:pPr>
      <w:r w:rsidRPr="00BC7581">
        <w:t>Fan alarm is indicated by the status input being different from the output command after a period of 15 seconds after a change in output status.</w:t>
      </w:r>
    </w:p>
    <w:p w14:paraId="086C6C02" w14:textId="65B9FFAE" w:rsidR="009045A3" w:rsidRPr="00BC7581" w:rsidRDefault="009045A3" w:rsidP="007C1423">
      <w:pPr>
        <w:pStyle w:val="Heading5"/>
      </w:pPr>
      <w:r w:rsidRPr="00BC7581">
        <w:t xml:space="preserve">Commanded </w:t>
      </w:r>
      <w:r w:rsidRPr="00BC7581">
        <w:rPr>
          <w:smallCaps/>
        </w:rPr>
        <w:t>on</w:t>
      </w:r>
      <w:r w:rsidRPr="00BC7581">
        <w:t xml:space="preserve">, status </w:t>
      </w:r>
      <w:r w:rsidRPr="00BC7581">
        <w:rPr>
          <w:smallCaps/>
        </w:rPr>
        <w:t>off</w:t>
      </w:r>
      <w:r w:rsidRPr="00BC7581">
        <w:t>: Level 2</w:t>
      </w:r>
    </w:p>
    <w:p w14:paraId="42784B43" w14:textId="2B92B12B" w:rsidR="009045A3" w:rsidRPr="00BC7581" w:rsidRDefault="009045A3" w:rsidP="007C1423">
      <w:pPr>
        <w:pStyle w:val="Heading5"/>
      </w:pPr>
      <w:r w:rsidRPr="00BC7581">
        <w:t xml:space="preserve">Commanded </w:t>
      </w:r>
      <w:r w:rsidRPr="00BC7581">
        <w:rPr>
          <w:smallCaps/>
        </w:rPr>
        <w:t>off</w:t>
      </w:r>
      <w:r w:rsidRPr="00BC7581">
        <w:t xml:space="preserve">, status </w:t>
      </w:r>
      <w:r w:rsidRPr="00BC7581">
        <w:rPr>
          <w:smallCaps/>
        </w:rPr>
        <w:t>on</w:t>
      </w:r>
      <w:r w:rsidRPr="00BC7581">
        <w:t>: Level 4</w:t>
      </w:r>
    </w:p>
    <w:p w14:paraId="1BEC2E92" w14:textId="2815E5FC" w:rsidR="009045A3" w:rsidRDefault="009045A3" w:rsidP="0087618D">
      <w:pPr>
        <w:pStyle w:val="Heading4"/>
      </w:pPr>
      <w:r w:rsidRPr="00BC7581">
        <w:t xml:space="preserve">Airflow </w:t>
      </w:r>
      <w:r>
        <w:t>Sensor Calibration.</w:t>
      </w:r>
      <w:r w:rsidRPr="00BC7581">
        <w:t xml:space="preserve"> If the fan serving the zone </w:t>
      </w:r>
      <w:r w:rsidR="00A15640">
        <w:t>is</w:t>
      </w:r>
      <w:r w:rsidRPr="00BC7581">
        <w:t xml:space="preserve"> </w:t>
      </w:r>
      <w:r w:rsidRPr="00B87A61">
        <w:rPr>
          <w:smallCaps/>
        </w:rPr>
        <w:t>off</w:t>
      </w:r>
      <w:r w:rsidRPr="00BC7581">
        <w:t xml:space="preserve"> </w:t>
      </w:r>
      <w:r>
        <w:t xml:space="preserve">and airflow sensor reading is above </w:t>
      </w:r>
      <w:r w:rsidR="00A15640">
        <w:t xml:space="preserve">the larger of </w:t>
      </w:r>
      <w:r>
        <w:t xml:space="preserve">10% of the cooling maximum airflow </w:t>
      </w:r>
      <w:r w:rsidR="00D21A33">
        <w:t>setpoint</w:t>
      </w:r>
      <w:r w:rsidR="00A15640" w:rsidRPr="00A15640">
        <w:t xml:space="preserve"> or </w:t>
      </w:r>
      <w:ins w:id="4842" w:author="Reece Kiriu" w:date="2022-10-12T14:09:00Z">
        <w:r w:rsidR="00F15440" w:rsidRPr="00F15440">
          <w:rPr>
            <w:rStyle w:val="Toggle"/>
            <w:rPrChange w:id="4843" w:author="Reece Kiriu" w:date="2022-10-12T14:09:00Z">
              <w:rPr/>
            </w:rPrChange>
          </w:rPr>
          <w:t xml:space="preserve">[UNITS [24 </w:t>
        </w:r>
      </w:ins>
      <w:ins w:id="4844" w:author="Hwakong Cheng" w:date="2022-10-24T16:30:00Z">
        <w:del w:id="4845" w:author="Titus Ellison" w:date="2022-11-03T16:22:00Z">
          <w:r w:rsidR="00D41AF4" w:rsidDel="00FF541B">
            <w:rPr>
              <w:rStyle w:val="Toggle"/>
            </w:rPr>
            <w:delText>L</w:delText>
          </w:r>
        </w:del>
      </w:ins>
      <w:ins w:id="4846" w:author="Reece Kiriu" w:date="2022-10-12T14:09:00Z">
        <w:del w:id="4847" w:author="Titus Ellison" w:date="2022-11-03T16:22:00Z">
          <w:r w:rsidR="00F15440" w:rsidRPr="00F15440" w:rsidDel="00FF541B">
            <w:rPr>
              <w:rStyle w:val="Toggle"/>
              <w:rPrChange w:id="4848" w:author="Reece Kiriu" w:date="2022-10-12T14:09:00Z">
                <w:rPr/>
              </w:rPrChange>
            </w:rPr>
            <w:delText>/s</w:delText>
          </w:r>
        </w:del>
      </w:ins>
      <w:ins w:id="4849" w:author="Titus Ellison" w:date="2022-11-03T16:22:00Z">
        <w:r w:rsidR="00FF541B">
          <w:rPr>
            <w:rStyle w:val="Toggle"/>
          </w:rPr>
          <w:t>L/s</w:t>
        </w:r>
      </w:ins>
      <w:ins w:id="4850" w:author="Reece Kiriu" w:date="2022-10-12T14:09:00Z">
        <w:r w:rsidR="00F15440" w:rsidRPr="00F15440">
          <w:rPr>
            <w:rStyle w:val="Toggle"/>
            <w:rPrChange w:id="4851" w:author="Reece Kiriu" w:date="2022-10-12T14:09:00Z">
              <w:rPr/>
            </w:rPrChange>
          </w:rPr>
          <w:t>] [</w:t>
        </w:r>
      </w:ins>
      <w:r w:rsidR="00A15640" w:rsidRPr="00F15440">
        <w:rPr>
          <w:rStyle w:val="Toggle"/>
          <w:rPrChange w:id="4852" w:author="Reece Kiriu" w:date="2022-10-12T14:09:00Z">
            <w:rPr/>
          </w:rPrChange>
        </w:rPr>
        <w:t>50 cfm</w:t>
      </w:r>
      <w:ins w:id="4853" w:author="Reece Kiriu" w:date="2022-10-12T14:09:00Z">
        <w:r w:rsidR="00F15440" w:rsidRPr="00F15440">
          <w:rPr>
            <w:rStyle w:val="Toggle"/>
            <w:rPrChange w:id="4854" w:author="Reece Kiriu" w:date="2022-10-12T14:09:00Z">
              <w:rPr/>
            </w:rPrChange>
          </w:rPr>
          <w:t>]]</w:t>
        </w:r>
      </w:ins>
      <w:r w:rsidR="00A15640" w:rsidRPr="00A15640">
        <w:t xml:space="preserve"> for 30 minutes</w:t>
      </w:r>
      <w:r>
        <w:t>, generate a Level 3 alarm.</w:t>
      </w:r>
    </w:p>
    <w:p w14:paraId="522834D2" w14:textId="77777777" w:rsidR="00A15640" w:rsidRPr="00A15640" w:rsidRDefault="00A15640" w:rsidP="00A15640">
      <w:pPr>
        <w:pStyle w:val="Infobox"/>
      </w:pPr>
      <w:r w:rsidRPr="00A15640">
        <w:t xml:space="preserve">The constant value thresholds for the airflow sensor calibration and leaking damper alarms are a function of the transducer and A/D converter used to measure airflow.  The value used should be determined as the minimum accuracy of the transducer and A/D converter combination. </w:t>
      </w:r>
    </w:p>
    <w:p w14:paraId="4EC359BA" w14:textId="6B24AED7" w:rsidR="009045A3" w:rsidRPr="00BC7581" w:rsidRDefault="009045A3" w:rsidP="0087618D">
      <w:pPr>
        <w:pStyle w:val="Heading4"/>
      </w:pPr>
      <w:r>
        <w:lastRenderedPageBreak/>
        <w:t>Leaking Damper. If the damper position is 0%,</w:t>
      </w:r>
      <w:r w:rsidRPr="00BC7581">
        <w:t xml:space="preserve"> and airflow sensor reading is above </w:t>
      </w:r>
      <w:r w:rsidR="00A15640">
        <w:t xml:space="preserve">the larger of </w:t>
      </w:r>
      <w:r w:rsidRPr="00BC7581">
        <w:t xml:space="preserve">10% of the cooling maximum airflow </w:t>
      </w:r>
      <w:r w:rsidR="00D21A33">
        <w:t>setpoint</w:t>
      </w:r>
      <w:r w:rsidRPr="00BC7581">
        <w:t xml:space="preserve"> </w:t>
      </w:r>
      <w:r w:rsidR="00A15640">
        <w:t xml:space="preserve">or </w:t>
      </w:r>
      <w:ins w:id="4855" w:author="Reece Kiriu" w:date="2022-10-12T14:09:00Z">
        <w:r w:rsidR="00F15440" w:rsidRPr="00F15440">
          <w:rPr>
            <w:rStyle w:val="Toggle"/>
            <w:rPrChange w:id="4856" w:author="Reece Kiriu" w:date="2022-10-12T14:09:00Z">
              <w:rPr/>
            </w:rPrChange>
          </w:rPr>
          <w:t xml:space="preserve">[UNITS [24 </w:t>
        </w:r>
      </w:ins>
      <w:ins w:id="4857" w:author="Hwakong Cheng" w:date="2022-10-24T16:30:00Z">
        <w:del w:id="4858" w:author="Titus Ellison" w:date="2022-11-03T16:22:00Z">
          <w:r w:rsidR="00D41AF4" w:rsidDel="00FF541B">
            <w:rPr>
              <w:rStyle w:val="Toggle"/>
            </w:rPr>
            <w:delText>L</w:delText>
          </w:r>
        </w:del>
      </w:ins>
      <w:ins w:id="4859" w:author="Reece Kiriu" w:date="2022-10-12T14:09:00Z">
        <w:del w:id="4860" w:author="Titus Ellison" w:date="2022-11-03T16:22:00Z">
          <w:r w:rsidR="00F15440" w:rsidRPr="00F15440" w:rsidDel="00FF541B">
            <w:rPr>
              <w:rStyle w:val="Toggle"/>
              <w:rPrChange w:id="4861" w:author="Reece Kiriu" w:date="2022-10-12T14:09:00Z">
                <w:rPr/>
              </w:rPrChange>
            </w:rPr>
            <w:delText>/s</w:delText>
          </w:r>
        </w:del>
      </w:ins>
      <w:ins w:id="4862" w:author="Titus Ellison" w:date="2022-11-03T16:22:00Z">
        <w:r w:rsidR="00FF541B">
          <w:rPr>
            <w:rStyle w:val="Toggle"/>
          </w:rPr>
          <w:t>L/s</w:t>
        </w:r>
      </w:ins>
      <w:ins w:id="4863" w:author="Reece Kiriu" w:date="2022-10-12T14:09:00Z">
        <w:r w:rsidR="00F15440" w:rsidRPr="00F15440">
          <w:rPr>
            <w:rStyle w:val="Toggle"/>
            <w:rPrChange w:id="4864" w:author="Reece Kiriu" w:date="2022-10-12T14:09:00Z">
              <w:rPr/>
            </w:rPrChange>
          </w:rPr>
          <w:t>] [</w:t>
        </w:r>
      </w:ins>
      <w:r w:rsidR="00A15640" w:rsidRPr="00F15440">
        <w:rPr>
          <w:rStyle w:val="Toggle"/>
          <w:rPrChange w:id="4865" w:author="Reece Kiriu" w:date="2022-10-12T14:09:00Z">
            <w:rPr/>
          </w:rPrChange>
        </w:rPr>
        <w:t>50 cfm</w:t>
      </w:r>
      <w:ins w:id="4866" w:author="Reece Kiriu" w:date="2022-10-12T14:09:00Z">
        <w:r w:rsidR="00F15440" w:rsidRPr="00F15440">
          <w:rPr>
            <w:rStyle w:val="Toggle"/>
            <w:rPrChange w:id="4867" w:author="Reece Kiriu" w:date="2022-10-12T14:09:00Z">
              <w:rPr/>
            </w:rPrChange>
          </w:rPr>
          <w:t>]]</w:t>
        </w:r>
      </w:ins>
      <w:r w:rsidR="00A15640">
        <w:t xml:space="preserve"> </w:t>
      </w:r>
      <w:r w:rsidRPr="00BC7581">
        <w:t xml:space="preserve">for 10 minutes while the fan serving the zone is proven </w:t>
      </w:r>
      <w:r w:rsidRPr="00B87A61">
        <w:rPr>
          <w:smallCaps/>
        </w:rPr>
        <w:t>on</w:t>
      </w:r>
      <w:r w:rsidRPr="00BC7581">
        <w:t>, generate a Level 4 alarm.</w:t>
      </w:r>
    </w:p>
    <w:p w14:paraId="3756015F" w14:textId="305418C9" w:rsidR="009045A3" w:rsidRPr="00BC7581" w:rsidRDefault="00BB0455" w:rsidP="0087618D">
      <w:pPr>
        <w:pStyle w:val="Heading4"/>
      </w:pPr>
      <w:ins w:id="4868" w:author="Reece Kiriu" w:date="2022-10-19T14:08:00Z">
        <w:r w:rsidRPr="00BB0455">
          <w:rPr>
            <w:rStyle w:val="Toggle"/>
            <w:rPrChange w:id="4869" w:author="Reece Kiriu" w:date="2022-10-19T14:08:00Z">
              <w:rPr/>
            </w:rPrChange>
          </w:rPr>
          <w:t xml:space="preserve">[EQUALS TERM_HT </w:t>
        </w:r>
        <w:proofErr w:type="gramStart"/>
        <w:r w:rsidRPr="00BB0455">
          <w:rPr>
            <w:rStyle w:val="Toggle"/>
            <w:rPrChange w:id="4870" w:author="Reece Kiriu" w:date="2022-10-19T14:08:00Z">
              <w:rPr/>
            </w:rPrChange>
          </w:rPr>
          <w:t>HW]</w:t>
        </w:r>
      </w:ins>
      <w:r w:rsidR="009045A3" w:rsidRPr="00BC7581">
        <w:t>Leaking</w:t>
      </w:r>
      <w:proofErr w:type="gramEnd"/>
      <w:r w:rsidR="009045A3" w:rsidRPr="00BC7581">
        <w:t xml:space="preserve"> </w:t>
      </w:r>
      <w:r w:rsidR="009045A3">
        <w:t>Valve.</w:t>
      </w:r>
      <w:r w:rsidR="009045A3" w:rsidRPr="00BC7581">
        <w:t xml:space="preserve"> If the valve position is 0% for 15 minutes</w:t>
      </w:r>
      <w:r w:rsidR="009045A3">
        <w:t>,</w:t>
      </w:r>
      <w:r w:rsidR="009045A3" w:rsidRPr="00BC7581">
        <w:t xml:space="preserve"> and </w:t>
      </w:r>
      <w:r w:rsidR="009045A3">
        <w:t>DAT</w:t>
      </w:r>
      <w:r w:rsidR="009045A3" w:rsidRPr="00BC7581">
        <w:t xml:space="preserve"> is above AHU SAT by </w:t>
      </w:r>
      <w:ins w:id="4871" w:author="Titus Ellison" w:date="2022-10-20T12:29:00Z">
        <w:r w:rsidR="00221A9A" w:rsidRPr="00221A9A">
          <w:rPr>
            <w:rStyle w:val="Toggle"/>
            <w:rPrChange w:id="4872" w:author="Titus Ellison" w:date="2022-10-20T12:29:00Z">
              <w:rPr/>
            </w:rPrChange>
          </w:rPr>
          <w:t>[UNITS [</w:t>
        </w:r>
      </w:ins>
      <w:r w:rsidR="009045A3" w:rsidRPr="00221A9A">
        <w:rPr>
          <w:rStyle w:val="Toggle"/>
          <w:rPrChange w:id="4873" w:author="Titus Ellison" w:date="2022-10-20T12:29:00Z">
            <w:rPr/>
          </w:rPrChange>
        </w:rPr>
        <w:t>3°C</w:t>
      </w:r>
      <w:ins w:id="4874" w:author="Titus Ellison" w:date="2022-10-20T12:29:00Z">
        <w:r w:rsidR="00221A9A" w:rsidRPr="00221A9A">
          <w:rPr>
            <w:rStyle w:val="Toggle"/>
            <w:rPrChange w:id="4875" w:author="Titus Ellison" w:date="2022-10-20T12:29:00Z">
              <w:rPr/>
            </w:rPrChange>
          </w:rPr>
          <w:t>]</w:t>
        </w:r>
      </w:ins>
      <w:r w:rsidR="009045A3" w:rsidRPr="00221A9A">
        <w:rPr>
          <w:rStyle w:val="Toggle"/>
          <w:rPrChange w:id="4876" w:author="Titus Ellison" w:date="2022-10-20T12:29:00Z">
            <w:rPr/>
          </w:rPrChange>
        </w:rPr>
        <w:t xml:space="preserve"> </w:t>
      </w:r>
      <w:ins w:id="4877" w:author="Titus Ellison" w:date="2022-10-20T12:29:00Z">
        <w:r w:rsidR="00221A9A" w:rsidRPr="00221A9A">
          <w:rPr>
            <w:rStyle w:val="Toggle"/>
            <w:rPrChange w:id="4878" w:author="Titus Ellison" w:date="2022-10-20T12:29:00Z">
              <w:rPr/>
            </w:rPrChange>
          </w:rPr>
          <w:t>[</w:t>
        </w:r>
      </w:ins>
      <w:del w:id="4879" w:author="Titus Ellison" w:date="2022-10-20T12:29:00Z">
        <w:r w:rsidR="009045A3" w:rsidRPr="00221A9A" w:rsidDel="00221A9A">
          <w:rPr>
            <w:rStyle w:val="Toggle"/>
            <w:rPrChange w:id="4880" w:author="Titus Ellison" w:date="2022-10-20T12:29:00Z">
              <w:rPr/>
            </w:rPrChange>
          </w:rPr>
          <w:delText>(</w:delText>
        </w:r>
      </w:del>
      <w:r w:rsidR="009045A3" w:rsidRPr="00221A9A">
        <w:rPr>
          <w:rStyle w:val="Toggle"/>
          <w:rPrChange w:id="4881" w:author="Titus Ellison" w:date="2022-10-20T12:29:00Z">
            <w:rPr/>
          </w:rPrChange>
        </w:rPr>
        <w:t>5°F</w:t>
      </w:r>
      <w:ins w:id="4882" w:author="Titus Ellison" w:date="2022-10-20T12:29:00Z">
        <w:r w:rsidR="00221A9A" w:rsidRPr="00221A9A">
          <w:rPr>
            <w:rStyle w:val="Toggle"/>
            <w:rPrChange w:id="4883" w:author="Titus Ellison" w:date="2022-10-20T12:29:00Z">
              <w:rPr/>
            </w:rPrChange>
          </w:rPr>
          <w:t>]]</w:t>
        </w:r>
      </w:ins>
      <w:del w:id="4884" w:author="Titus Ellison" w:date="2022-10-20T12:29:00Z">
        <w:r w:rsidR="009045A3" w:rsidRPr="00BC7581" w:rsidDel="00221A9A">
          <w:delText>)</w:delText>
        </w:r>
      </w:del>
      <w:r w:rsidR="009045A3" w:rsidRPr="00BC7581">
        <w:t>, generate a Level 4 alarm.</w:t>
      </w:r>
    </w:p>
    <w:p w14:paraId="797F7A51" w14:textId="30F0B277" w:rsidR="009045A3" w:rsidRPr="00BC7581" w:rsidRDefault="009045A3" w:rsidP="0087618D">
      <w:pPr>
        <w:pStyle w:val="Heading3"/>
      </w:pPr>
      <w:r w:rsidRPr="00BC7581">
        <w:t>Testing/Commissioning Overrides</w:t>
      </w:r>
      <w:r>
        <w:rPr>
          <w:rFonts w:cs="Times New Roman PS MT"/>
          <w:szCs w:val="20"/>
        </w:rPr>
        <w:t>.</w:t>
      </w:r>
      <w:r w:rsidRPr="00BC7581">
        <w:t xml:space="preserve"> Provide software switches that interlock to a system level point to</w:t>
      </w:r>
    </w:p>
    <w:p w14:paraId="2A846957" w14:textId="6E1346EF" w:rsidR="009045A3" w:rsidRPr="00BC7581" w:rsidRDefault="009045A3">
      <w:pPr>
        <w:pStyle w:val="Heading4"/>
        <w:pPrChange w:id="4885" w:author="Reece Kiriu" w:date="2022-12-07T11:37:00Z">
          <w:pPr>
            <w:pStyle w:val="Heading5"/>
          </w:pPr>
        </w:pPrChange>
      </w:pPr>
      <w:r>
        <w:rPr>
          <w:rFonts w:cs="Times New Roman PS MT"/>
          <w:bCs/>
          <w:szCs w:val="20"/>
        </w:rPr>
        <w:t>force</w:t>
      </w:r>
      <w:r w:rsidRPr="00BC7581">
        <w:t xml:space="preserve"> zone airflow </w:t>
      </w:r>
      <w:r w:rsidR="00D21A33">
        <w:rPr>
          <w:rFonts w:cs="Times New Roman PS MT"/>
          <w:bCs/>
          <w:szCs w:val="20"/>
        </w:rPr>
        <w:t>setpoint</w:t>
      </w:r>
      <w:r w:rsidRPr="00BC7581">
        <w:t xml:space="preserve"> to zero</w:t>
      </w:r>
      <w:r>
        <w:rPr>
          <w:rFonts w:cs="Times New Roman PS MT"/>
          <w:bCs/>
          <w:szCs w:val="20"/>
        </w:rPr>
        <w:t>,</w:t>
      </w:r>
    </w:p>
    <w:p w14:paraId="34CA0872" w14:textId="1B131324" w:rsidR="009045A3" w:rsidRPr="00BC7581" w:rsidRDefault="009045A3">
      <w:pPr>
        <w:pStyle w:val="Heading4"/>
        <w:pPrChange w:id="4886" w:author="Reece Kiriu" w:date="2022-12-07T11:37:00Z">
          <w:pPr>
            <w:pStyle w:val="Heading5"/>
          </w:pPr>
        </w:pPrChange>
      </w:pPr>
      <w:r>
        <w:rPr>
          <w:rFonts w:cs="Times New Roman PS MT"/>
          <w:bCs/>
          <w:szCs w:val="20"/>
        </w:rPr>
        <w:t>force</w:t>
      </w:r>
      <w:r w:rsidRPr="00BC7581">
        <w:t xml:space="preserve"> zone airflow </w:t>
      </w:r>
      <w:r w:rsidR="00D21A33">
        <w:rPr>
          <w:rFonts w:cs="Times New Roman PS MT"/>
          <w:bCs/>
          <w:szCs w:val="20"/>
        </w:rPr>
        <w:t>setpoint</w:t>
      </w:r>
      <w:r w:rsidRPr="00BC7581">
        <w:t xml:space="preserve"> to </w:t>
      </w:r>
      <w:proofErr w:type="spellStart"/>
      <w:r w:rsidRPr="00BC7581">
        <w:t>Vcool</w:t>
      </w:r>
      <w:proofErr w:type="spellEnd"/>
      <w:r w:rsidRPr="00BC7581">
        <w:t>-max</w:t>
      </w:r>
      <w:r>
        <w:rPr>
          <w:rFonts w:cs="Times New Roman PS MT"/>
          <w:bCs/>
          <w:szCs w:val="20"/>
        </w:rPr>
        <w:t>,</w:t>
      </w:r>
    </w:p>
    <w:p w14:paraId="45B2CF16" w14:textId="243FFC85" w:rsidR="009045A3" w:rsidRPr="00BC7581" w:rsidRDefault="009045A3">
      <w:pPr>
        <w:pStyle w:val="Heading4"/>
        <w:pPrChange w:id="4887" w:author="Reece Kiriu" w:date="2022-12-07T11:37:00Z">
          <w:pPr>
            <w:pStyle w:val="Heading5"/>
          </w:pPr>
        </w:pPrChange>
      </w:pPr>
      <w:r>
        <w:rPr>
          <w:rFonts w:cs="Times New Roman PS MT"/>
          <w:bCs/>
          <w:szCs w:val="20"/>
        </w:rPr>
        <w:t>force</w:t>
      </w:r>
      <w:r w:rsidRPr="00BC7581">
        <w:t xml:space="preserve"> zone airflow </w:t>
      </w:r>
      <w:r w:rsidR="00D21A33">
        <w:rPr>
          <w:rFonts w:cs="Times New Roman PS MT"/>
          <w:bCs/>
          <w:szCs w:val="20"/>
        </w:rPr>
        <w:t>setpoint</w:t>
      </w:r>
      <w:r w:rsidRPr="00BC7581">
        <w:t xml:space="preserve"> to </w:t>
      </w:r>
      <w:proofErr w:type="spellStart"/>
      <w:r w:rsidRPr="00BC7581">
        <w:t>Vmin</w:t>
      </w:r>
      <w:proofErr w:type="spellEnd"/>
      <w:r>
        <w:rPr>
          <w:rFonts w:cs="Times New Roman PS MT"/>
          <w:bCs/>
          <w:szCs w:val="20"/>
        </w:rPr>
        <w:t>,</w:t>
      </w:r>
    </w:p>
    <w:p w14:paraId="77BF5861" w14:textId="3343B3D4" w:rsidR="009045A3" w:rsidRPr="00BC7581" w:rsidRDefault="009045A3">
      <w:pPr>
        <w:pStyle w:val="Heading4"/>
        <w:pPrChange w:id="4888" w:author="Reece Kiriu" w:date="2022-12-07T11:37:00Z">
          <w:pPr>
            <w:pStyle w:val="Heading5"/>
          </w:pPr>
        </w:pPrChange>
      </w:pPr>
      <w:r>
        <w:rPr>
          <w:rFonts w:cs="Times New Roman PS MT"/>
          <w:bCs/>
          <w:szCs w:val="20"/>
        </w:rPr>
        <w:t>force</w:t>
      </w:r>
      <w:r w:rsidRPr="00BC7581">
        <w:t xml:space="preserve"> damper full closed/open</w:t>
      </w:r>
      <w:r>
        <w:rPr>
          <w:rFonts w:cs="Times New Roman PS MT"/>
          <w:bCs/>
          <w:szCs w:val="20"/>
        </w:rPr>
        <w:t>,</w:t>
      </w:r>
    </w:p>
    <w:p w14:paraId="02AE75D5" w14:textId="72CA4AFF" w:rsidR="009045A3" w:rsidRPr="00BC7581" w:rsidRDefault="009045A3">
      <w:pPr>
        <w:pStyle w:val="Heading4"/>
        <w:pPrChange w:id="4889" w:author="Reece Kiriu" w:date="2022-12-07T11:37:00Z">
          <w:pPr>
            <w:pStyle w:val="Heading5"/>
          </w:pPr>
        </w:pPrChange>
      </w:pPr>
      <w:r>
        <w:rPr>
          <w:rFonts w:cs="Times New Roman PS MT"/>
          <w:bCs/>
          <w:szCs w:val="20"/>
        </w:rPr>
        <w:t>force</w:t>
      </w:r>
      <w:r w:rsidRPr="00BC7581">
        <w:t xml:space="preserve"> heating to </w:t>
      </w:r>
      <w:r>
        <w:rPr>
          <w:rFonts w:cs="Times New Roman PS MT"/>
          <w:bCs/>
          <w:smallCaps/>
          <w:szCs w:val="20"/>
        </w:rPr>
        <w:t>on</w:t>
      </w:r>
      <w:r w:rsidRPr="00BC7581">
        <w:t>/closed</w:t>
      </w:r>
      <w:r>
        <w:rPr>
          <w:rFonts w:cs="Times New Roman PS MT"/>
          <w:bCs/>
          <w:szCs w:val="20"/>
        </w:rPr>
        <w:t>,</w:t>
      </w:r>
    </w:p>
    <w:p w14:paraId="79EB11C4" w14:textId="4644A1A6" w:rsidR="009045A3" w:rsidRPr="00BC7581" w:rsidRDefault="009045A3">
      <w:pPr>
        <w:pStyle w:val="Heading4"/>
        <w:pPrChange w:id="4890" w:author="Reece Kiriu" w:date="2022-12-07T11:37:00Z">
          <w:pPr>
            <w:pStyle w:val="Heading5"/>
          </w:pPr>
        </w:pPrChange>
      </w:pPr>
      <w:r>
        <w:rPr>
          <w:rFonts w:cs="Times New Roman PS MT"/>
          <w:bCs/>
          <w:szCs w:val="20"/>
        </w:rPr>
        <w:t>turn</w:t>
      </w:r>
      <w:r w:rsidRPr="00BC7581">
        <w:t xml:space="preserve"> fan </w:t>
      </w:r>
      <w:r w:rsidRPr="00BC7581">
        <w:rPr>
          <w:smallCaps/>
        </w:rPr>
        <w:t>on</w:t>
      </w:r>
      <w:r w:rsidRPr="00BC7581">
        <w:t>/</w:t>
      </w:r>
      <w:r w:rsidRPr="00BC7581">
        <w:rPr>
          <w:smallCaps/>
        </w:rPr>
        <w:t>off</w:t>
      </w:r>
      <w:r>
        <w:rPr>
          <w:rFonts w:cs="Times New Roman PS MT"/>
          <w:bCs/>
          <w:szCs w:val="20"/>
        </w:rPr>
        <w:t>, and</w:t>
      </w:r>
    </w:p>
    <w:p w14:paraId="4A157E8C" w14:textId="06730002" w:rsidR="009045A3" w:rsidRPr="00BC7581" w:rsidRDefault="009045A3">
      <w:pPr>
        <w:pStyle w:val="Heading4"/>
        <w:pPrChange w:id="4891" w:author="Reece Kiriu" w:date="2022-12-07T11:37:00Z">
          <w:pPr>
            <w:pStyle w:val="Heading5"/>
          </w:pPr>
        </w:pPrChange>
      </w:pPr>
      <w:r>
        <w:rPr>
          <w:rFonts w:cs="Times New Roman PS MT"/>
          <w:bCs/>
          <w:szCs w:val="20"/>
        </w:rPr>
        <w:t>reset</w:t>
      </w:r>
      <w:r w:rsidRPr="00BC7581">
        <w:t xml:space="preserve"> request-hours accumulator point to zero (provide one point for each reset type listed </w:t>
      </w:r>
      <w:r>
        <w:rPr>
          <w:rFonts w:cs="Times New Roman PS MT"/>
          <w:bCs/>
          <w:szCs w:val="20"/>
        </w:rPr>
        <w:t>in the next section</w:t>
      </w:r>
      <w:r w:rsidRPr="00BC7581">
        <w:t>).</w:t>
      </w:r>
    </w:p>
    <w:p w14:paraId="35A49275" w14:textId="2A219FBF" w:rsidR="009045A3" w:rsidRPr="00D67ADB" w:rsidRDefault="009045A3" w:rsidP="00B37EF3">
      <w:pPr>
        <w:pStyle w:val="Infobox"/>
      </w:pPr>
      <w:r w:rsidRPr="00D67ADB">
        <w:t xml:space="preserve">Per Section </w:t>
      </w:r>
      <w:r w:rsidR="00291B2E">
        <w:fldChar w:fldCharType="begin"/>
      </w:r>
      <w:r w:rsidR="00291B2E">
        <w:instrText xml:space="preserve"> REF _Ref38822696 \r \h </w:instrText>
      </w:r>
      <w:r w:rsidR="00291B2E">
        <w:fldChar w:fldCharType="separate"/>
      </w:r>
      <w:r w:rsidR="0037258A">
        <w:t>5.1.11</w:t>
      </w:r>
      <w:r w:rsidR="00291B2E">
        <w:fldChar w:fldCharType="end"/>
      </w:r>
      <w:r w:rsidRPr="00D67ADB">
        <w:t xml:space="preserve">, all hardware points can be overridden through the BAS. Each of the following points is interlocked so that they can be overridden together at a zone-group level, per Section </w:t>
      </w:r>
      <w:r w:rsidR="00291B2E">
        <w:rPr>
          <w:bCs/>
        </w:rPr>
        <w:fldChar w:fldCharType="begin"/>
      </w:r>
      <w:r w:rsidR="00291B2E">
        <w:rPr>
          <w:bCs/>
        </w:rPr>
        <w:instrText xml:space="preserve"> REF _Ref438200825 \w \h </w:instrText>
      </w:r>
      <w:r w:rsidR="00291B2E">
        <w:rPr>
          <w:bCs/>
        </w:rPr>
      </w:r>
      <w:r w:rsidR="00291B2E">
        <w:rPr>
          <w:bCs/>
        </w:rPr>
        <w:fldChar w:fldCharType="separate"/>
      </w:r>
      <w:r w:rsidR="0037258A">
        <w:rPr>
          <w:bCs/>
        </w:rPr>
        <w:t>5.4.5</w:t>
      </w:r>
      <w:r w:rsidR="00291B2E">
        <w:rPr>
          <w:bCs/>
        </w:rPr>
        <w:fldChar w:fldCharType="end"/>
      </w:r>
      <w:r w:rsidRPr="00D67ADB">
        <w:t>.</w:t>
      </w:r>
    </w:p>
    <w:p w14:paraId="059364EE" w14:textId="7BC83769" w:rsidR="009045A3" w:rsidRPr="00D67ADB" w:rsidRDefault="009045A3" w:rsidP="00B37EF3">
      <w:pPr>
        <w:pStyle w:val="Infobox"/>
      </w:pPr>
      <w:r w:rsidRPr="00D67ADB">
        <w:t xml:space="preserve">For example, the </w:t>
      </w:r>
      <w:proofErr w:type="spellStart"/>
      <w:r w:rsidRPr="00D67ADB">
        <w:t>CxA</w:t>
      </w:r>
      <w:proofErr w:type="spellEnd"/>
      <w:r w:rsidRPr="00D67ADB">
        <w:t xml:space="preserve"> can check for leaking dampers by forcing all VAV boxes in a </w:t>
      </w:r>
      <w:r w:rsidR="00D21A33">
        <w:t>Zone Group</w:t>
      </w:r>
      <w:r w:rsidRPr="00D67ADB">
        <w:t xml:space="preserve"> closed and then recording airflow at the AHU.</w:t>
      </w:r>
    </w:p>
    <w:p w14:paraId="6513F803" w14:textId="77777777" w:rsidR="009045A3" w:rsidRDefault="009045A3" w:rsidP="0087618D">
      <w:pPr>
        <w:pStyle w:val="Heading3"/>
      </w:pPr>
      <w:r>
        <w:t>System Requests</w:t>
      </w:r>
    </w:p>
    <w:p w14:paraId="4A1E7B08" w14:textId="77777777" w:rsidR="009045A3" w:rsidRDefault="009045A3" w:rsidP="0087618D">
      <w:pPr>
        <w:pStyle w:val="Heading4"/>
      </w:pPr>
      <w:r>
        <w:t>Cooling SAT Reset Requests</w:t>
      </w:r>
    </w:p>
    <w:p w14:paraId="0E62C9FC" w14:textId="395F83A4" w:rsidR="009045A3" w:rsidRPr="00BC7581" w:rsidRDefault="009045A3" w:rsidP="007C1423">
      <w:pPr>
        <w:pStyle w:val="Heading5"/>
      </w:pPr>
      <w:r w:rsidRPr="00BC7581">
        <w:t xml:space="preserve">If the zone temperature exceeds the zone’s cooling </w:t>
      </w:r>
      <w:r w:rsidR="00D21A33">
        <w:rPr>
          <w:rFonts w:cs="Times New Roman PS MT"/>
          <w:bCs/>
          <w:szCs w:val="20"/>
        </w:rPr>
        <w:t>setpoint</w:t>
      </w:r>
      <w:r w:rsidRPr="00BC7581">
        <w:t xml:space="preserve"> by </w:t>
      </w:r>
      <w:ins w:id="4892" w:author="Titus Ellison" w:date="2022-10-20T12:29:00Z">
        <w:r w:rsidR="00221A9A" w:rsidRPr="00221A9A">
          <w:rPr>
            <w:rStyle w:val="Toggle"/>
            <w:rPrChange w:id="4893" w:author="Titus Ellison" w:date="2022-10-20T12:30:00Z">
              <w:rPr/>
            </w:rPrChange>
          </w:rPr>
          <w:t>[UNITS [</w:t>
        </w:r>
      </w:ins>
      <w:r w:rsidRPr="00221A9A">
        <w:rPr>
          <w:rStyle w:val="Toggle"/>
          <w:rPrChange w:id="4894" w:author="Titus Ellison" w:date="2022-10-20T12:30:00Z">
            <w:rPr/>
          </w:rPrChange>
        </w:rPr>
        <w:t>3°C</w:t>
      </w:r>
      <w:ins w:id="4895" w:author="Titus Ellison" w:date="2022-10-20T12:29:00Z">
        <w:r w:rsidR="00221A9A" w:rsidRPr="00221A9A">
          <w:rPr>
            <w:rStyle w:val="Toggle"/>
            <w:rPrChange w:id="4896" w:author="Titus Ellison" w:date="2022-10-20T12:30:00Z">
              <w:rPr/>
            </w:rPrChange>
          </w:rPr>
          <w:t>]</w:t>
        </w:r>
      </w:ins>
      <w:r w:rsidRPr="00221A9A">
        <w:rPr>
          <w:rStyle w:val="Toggle"/>
          <w:rPrChange w:id="4897" w:author="Titus Ellison" w:date="2022-10-20T12:30:00Z">
            <w:rPr/>
          </w:rPrChange>
        </w:rPr>
        <w:t xml:space="preserve"> </w:t>
      </w:r>
      <w:ins w:id="4898" w:author="Titus Ellison" w:date="2022-10-20T12:30:00Z">
        <w:r w:rsidR="00221A9A" w:rsidRPr="00221A9A">
          <w:rPr>
            <w:rStyle w:val="Toggle"/>
            <w:rPrChange w:id="4899" w:author="Titus Ellison" w:date="2022-10-20T12:30:00Z">
              <w:rPr/>
            </w:rPrChange>
          </w:rPr>
          <w:t>[</w:t>
        </w:r>
      </w:ins>
      <w:del w:id="4900" w:author="Titus Ellison" w:date="2022-10-20T12:30:00Z">
        <w:r w:rsidRPr="00221A9A" w:rsidDel="00221A9A">
          <w:rPr>
            <w:rStyle w:val="Toggle"/>
            <w:rPrChange w:id="4901" w:author="Titus Ellison" w:date="2022-10-20T12:30:00Z">
              <w:rPr/>
            </w:rPrChange>
          </w:rPr>
          <w:delText>(</w:delText>
        </w:r>
      </w:del>
      <w:r w:rsidRPr="00221A9A">
        <w:rPr>
          <w:rStyle w:val="Toggle"/>
          <w:rPrChange w:id="4902" w:author="Titus Ellison" w:date="2022-10-20T12:30:00Z">
            <w:rPr/>
          </w:rPrChange>
        </w:rPr>
        <w:t>5°F</w:t>
      </w:r>
      <w:ins w:id="4903" w:author="Titus Ellison" w:date="2022-10-20T12:30:00Z">
        <w:r w:rsidR="00221A9A" w:rsidRPr="00221A9A">
          <w:rPr>
            <w:rStyle w:val="Toggle"/>
            <w:rPrChange w:id="4904" w:author="Titus Ellison" w:date="2022-10-20T12:30:00Z">
              <w:rPr/>
            </w:rPrChange>
          </w:rPr>
          <w:t>]]</w:t>
        </w:r>
      </w:ins>
      <w:del w:id="4905" w:author="Titus Ellison" w:date="2022-10-20T12:30:00Z">
        <w:r w:rsidRPr="00BC7581" w:rsidDel="00221A9A">
          <w:delText>)</w:delText>
        </w:r>
      </w:del>
      <w:r w:rsidRPr="00BC7581">
        <w:t xml:space="preserve"> for 2 minutes and after suppression period due to </w:t>
      </w:r>
      <w:r w:rsidR="00D21A33">
        <w:rPr>
          <w:rFonts w:cs="Times New Roman PS MT"/>
          <w:bCs/>
          <w:szCs w:val="20"/>
        </w:rPr>
        <w:t>setpoint</w:t>
      </w:r>
      <w:r w:rsidRPr="00BC7581">
        <w:t xml:space="preserve"> change per </w:t>
      </w:r>
      <w:r>
        <w:rPr>
          <w:rFonts w:cs="Times New Roman PS MT"/>
          <w:bCs/>
          <w:szCs w:val="20"/>
        </w:rPr>
        <w:t xml:space="preserve">Section </w:t>
      </w:r>
      <w:r w:rsidR="00CA5DFF">
        <w:rPr>
          <w:rFonts w:cs="Times New Roman PS MT"/>
          <w:bCs/>
          <w:szCs w:val="20"/>
        </w:rPr>
        <w:fldChar w:fldCharType="begin"/>
      </w:r>
      <w:r w:rsidR="00CA5DFF">
        <w:rPr>
          <w:rFonts w:cs="Times New Roman PS MT"/>
          <w:bCs/>
          <w:szCs w:val="20"/>
        </w:rPr>
        <w:instrText xml:space="preserve"> REF _Ref462144780 \w \h </w:instrText>
      </w:r>
      <w:r w:rsidR="00CA5DFF">
        <w:rPr>
          <w:rFonts w:cs="Times New Roman PS MT"/>
          <w:bCs/>
          <w:szCs w:val="20"/>
        </w:rPr>
      </w:r>
      <w:r w:rsidR="00CA5DFF">
        <w:rPr>
          <w:rFonts w:cs="Times New Roman PS MT"/>
          <w:bCs/>
          <w:szCs w:val="20"/>
        </w:rPr>
        <w:fldChar w:fldCharType="separate"/>
      </w:r>
      <w:r w:rsidR="0037258A">
        <w:rPr>
          <w:rFonts w:cs="Times New Roman PS MT"/>
          <w:bCs/>
          <w:szCs w:val="20"/>
        </w:rPr>
        <w:t>5.1.20</w:t>
      </w:r>
      <w:r w:rsidR="00CA5DFF">
        <w:rPr>
          <w:rFonts w:cs="Times New Roman PS MT"/>
          <w:bCs/>
          <w:szCs w:val="20"/>
        </w:rPr>
        <w:fldChar w:fldCharType="end"/>
      </w:r>
      <w:r>
        <w:rPr>
          <w:rFonts w:cs="Times New Roman PS MT"/>
          <w:bCs/>
          <w:szCs w:val="20"/>
        </w:rPr>
        <w:t>,</w:t>
      </w:r>
      <w:r w:rsidRPr="00BC7581">
        <w:t xml:space="preserve"> send 3 </w:t>
      </w:r>
      <w:r>
        <w:rPr>
          <w:rFonts w:cs="Times New Roman PS MT"/>
          <w:bCs/>
          <w:szCs w:val="20"/>
        </w:rPr>
        <w:t>requests.</w:t>
      </w:r>
    </w:p>
    <w:p w14:paraId="7EEB877C" w14:textId="0E4A17E7" w:rsidR="009045A3" w:rsidRPr="00BC7581" w:rsidRDefault="009045A3" w:rsidP="007C1423">
      <w:pPr>
        <w:pStyle w:val="Heading5"/>
      </w:pPr>
      <w:r w:rsidRPr="00BC7581">
        <w:t xml:space="preserve">Else if the zone temperature exceeds the zone’s cooling </w:t>
      </w:r>
      <w:r w:rsidR="00D21A33">
        <w:rPr>
          <w:rFonts w:cs="Times New Roman PS MT"/>
          <w:bCs/>
          <w:szCs w:val="20"/>
        </w:rPr>
        <w:t>setpoint</w:t>
      </w:r>
      <w:r w:rsidRPr="00BC7581">
        <w:t xml:space="preserve"> by </w:t>
      </w:r>
      <w:ins w:id="4906" w:author="Titus Ellison" w:date="2022-10-20T12:30:00Z">
        <w:r w:rsidR="00221A9A" w:rsidRPr="00221A9A">
          <w:rPr>
            <w:rStyle w:val="Toggle"/>
            <w:rPrChange w:id="4907" w:author="Titus Ellison" w:date="2022-10-20T12:30:00Z">
              <w:rPr/>
            </w:rPrChange>
          </w:rPr>
          <w:t>[UNITS [</w:t>
        </w:r>
      </w:ins>
      <w:r w:rsidRPr="00221A9A">
        <w:rPr>
          <w:rStyle w:val="Toggle"/>
          <w:rPrChange w:id="4908" w:author="Titus Ellison" w:date="2022-10-20T12:30:00Z">
            <w:rPr/>
          </w:rPrChange>
        </w:rPr>
        <w:t>2°C</w:t>
      </w:r>
      <w:ins w:id="4909" w:author="Titus Ellison" w:date="2022-10-20T12:30:00Z">
        <w:r w:rsidR="00221A9A" w:rsidRPr="00221A9A">
          <w:rPr>
            <w:rStyle w:val="Toggle"/>
            <w:rPrChange w:id="4910" w:author="Titus Ellison" w:date="2022-10-20T12:30:00Z">
              <w:rPr/>
            </w:rPrChange>
          </w:rPr>
          <w:t>]</w:t>
        </w:r>
      </w:ins>
      <w:r w:rsidRPr="00221A9A">
        <w:rPr>
          <w:rStyle w:val="Toggle"/>
          <w:rPrChange w:id="4911" w:author="Titus Ellison" w:date="2022-10-20T12:30:00Z">
            <w:rPr/>
          </w:rPrChange>
        </w:rPr>
        <w:t xml:space="preserve"> </w:t>
      </w:r>
      <w:ins w:id="4912" w:author="Titus Ellison" w:date="2022-10-20T12:30:00Z">
        <w:r w:rsidR="00221A9A" w:rsidRPr="00221A9A">
          <w:rPr>
            <w:rStyle w:val="Toggle"/>
            <w:rPrChange w:id="4913" w:author="Titus Ellison" w:date="2022-10-20T12:30:00Z">
              <w:rPr/>
            </w:rPrChange>
          </w:rPr>
          <w:t>[</w:t>
        </w:r>
      </w:ins>
      <w:del w:id="4914" w:author="Titus Ellison" w:date="2022-10-20T12:30:00Z">
        <w:r w:rsidRPr="00221A9A" w:rsidDel="00221A9A">
          <w:rPr>
            <w:rStyle w:val="Toggle"/>
            <w:rPrChange w:id="4915" w:author="Titus Ellison" w:date="2022-10-20T12:30:00Z">
              <w:rPr/>
            </w:rPrChange>
          </w:rPr>
          <w:delText>(</w:delText>
        </w:r>
      </w:del>
      <w:r w:rsidRPr="00221A9A">
        <w:rPr>
          <w:rStyle w:val="Toggle"/>
          <w:rPrChange w:id="4916" w:author="Titus Ellison" w:date="2022-10-20T12:30:00Z">
            <w:rPr/>
          </w:rPrChange>
        </w:rPr>
        <w:t>3°F</w:t>
      </w:r>
      <w:ins w:id="4917" w:author="Titus Ellison" w:date="2022-10-20T12:30:00Z">
        <w:r w:rsidR="00221A9A" w:rsidRPr="00221A9A">
          <w:rPr>
            <w:rStyle w:val="Toggle"/>
            <w:rPrChange w:id="4918" w:author="Titus Ellison" w:date="2022-10-20T12:30:00Z">
              <w:rPr/>
            </w:rPrChange>
          </w:rPr>
          <w:t>]]</w:t>
        </w:r>
      </w:ins>
      <w:del w:id="4919" w:author="Titus Ellison" w:date="2022-10-20T12:30:00Z">
        <w:r w:rsidRPr="00BC7581" w:rsidDel="00221A9A">
          <w:delText>)</w:delText>
        </w:r>
      </w:del>
      <w:r w:rsidRPr="00BC7581">
        <w:t xml:space="preserve"> for 2 minutes and after suppression period due to </w:t>
      </w:r>
      <w:r w:rsidR="00D21A33">
        <w:rPr>
          <w:rFonts w:cs="Times New Roman PS MT"/>
          <w:bCs/>
          <w:szCs w:val="20"/>
        </w:rPr>
        <w:t>setpoint</w:t>
      </w:r>
      <w:r w:rsidRPr="00BC7581">
        <w:t xml:space="preserve"> change per </w:t>
      </w:r>
      <w:r>
        <w:rPr>
          <w:rFonts w:cs="Times New Roman PS MT"/>
          <w:bCs/>
          <w:szCs w:val="20"/>
        </w:rPr>
        <w:t xml:space="preserve">Section </w:t>
      </w:r>
      <w:r w:rsidR="00CA5DFF">
        <w:rPr>
          <w:rFonts w:cs="Times New Roman PS MT"/>
          <w:bCs/>
          <w:szCs w:val="20"/>
        </w:rPr>
        <w:fldChar w:fldCharType="begin"/>
      </w:r>
      <w:r w:rsidR="00CA5DFF">
        <w:rPr>
          <w:rFonts w:cs="Times New Roman PS MT"/>
          <w:bCs/>
          <w:szCs w:val="20"/>
        </w:rPr>
        <w:instrText xml:space="preserve"> REF _Ref462144780 \w \h </w:instrText>
      </w:r>
      <w:r w:rsidR="00CA5DFF">
        <w:rPr>
          <w:rFonts w:cs="Times New Roman PS MT"/>
          <w:bCs/>
          <w:szCs w:val="20"/>
        </w:rPr>
      </w:r>
      <w:r w:rsidR="00CA5DFF">
        <w:rPr>
          <w:rFonts w:cs="Times New Roman PS MT"/>
          <w:bCs/>
          <w:szCs w:val="20"/>
        </w:rPr>
        <w:fldChar w:fldCharType="separate"/>
      </w:r>
      <w:r w:rsidR="0037258A">
        <w:rPr>
          <w:rFonts w:cs="Times New Roman PS MT"/>
          <w:bCs/>
          <w:szCs w:val="20"/>
        </w:rPr>
        <w:t>5.1.20</w:t>
      </w:r>
      <w:r w:rsidR="00CA5DFF">
        <w:rPr>
          <w:rFonts w:cs="Times New Roman PS MT"/>
          <w:bCs/>
          <w:szCs w:val="20"/>
        </w:rPr>
        <w:fldChar w:fldCharType="end"/>
      </w:r>
      <w:r>
        <w:rPr>
          <w:rFonts w:cs="Times New Roman PS MT"/>
          <w:bCs/>
          <w:szCs w:val="20"/>
        </w:rPr>
        <w:t>,</w:t>
      </w:r>
      <w:r w:rsidRPr="00BC7581">
        <w:t xml:space="preserve"> send 2 </w:t>
      </w:r>
      <w:r>
        <w:rPr>
          <w:rFonts w:cs="Times New Roman PS MT"/>
          <w:bCs/>
          <w:szCs w:val="20"/>
        </w:rPr>
        <w:t>requests.</w:t>
      </w:r>
    </w:p>
    <w:p w14:paraId="2CB99011" w14:textId="15110E1E" w:rsidR="009045A3" w:rsidRPr="00BC7581" w:rsidRDefault="009045A3" w:rsidP="007C1423">
      <w:pPr>
        <w:pStyle w:val="Heading5"/>
      </w:pPr>
      <w:r w:rsidRPr="00BC7581">
        <w:t xml:space="preserve">Else if the </w:t>
      </w:r>
      <w:r w:rsidR="005474F7">
        <w:rPr>
          <w:rFonts w:cs="Times New Roman PS MT"/>
          <w:bCs/>
          <w:szCs w:val="20"/>
        </w:rPr>
        <w:t>Cooling Loop</w:t>
      </w:r>
      <w:r w:rsidRPr="00BC7581">
        <w:t xml:space="preserve"> is greater than 95%, send 1 </w:t>
      </w:r>
      <w:r>
        <w:rPr>
          <w:rFonts w:cs="Times New Roman PS MT"/>
          <w:bCs/>
          <w:szCs w:val="20"/>
        </w:rPr>
        <w:t>request</w:t>
      </w:r>
      <w:r w:rsidRPr="00BC7581">
        <w:t xml:space="preserve"> until the </w:t>
      </w:r>
      <w:r w:rsidR="005474F7">
        <w:rPr>
          <w:rFonts w:cs="Times New Roman PS MT"/>
          <w:bCs/>
          <w:szCs w:val="20"/>
        </w:rPr>
        <w:t>Cooling Loop</w:t>
      </w:r>
      <w:r w:rsidRPr="00BC7581">
        <w:t xml:space="preserve"> is less than 85</w:t>
      </w:r>
      <w:r>
        <w:rPr>
          <w:rFonts w:cs="Times New Roman PS MT"/>
          <w:bCs/>
          <w:szCs w:val="20"/>
        </w:rPr>
        <w:t>%.</w:t>
      </w:r>
    </w:p>
    <w:p w14:paraId="65D8A4EE" w14:textId="13F0207C" w:rsidR="009045A3" w:rsidRPr="00BC7581" w:rsidRDefault="009045A3" w:rsidP="007C1423">
      <w:pPr>
        <w:pStyle w:val="Heading5"/>
      </w:pPr>
      <w:r w:rsidRPr="00BC7581">
        <w:t xml:space="preserve">Else if the </w:t>
      </w:r>
      <w:r w:rsidR="005474F7">
        <w:rPr>
          <w:rFonts w:cs="Times New Roman PS MT"/>
          <w:bCs/>
          <w:szCs w:val="20"/>
        </w:rPr>
        <w:t>Cooling Loop</w:t>
      </w:r>
      <w:r w:rsidRPr="00BC7581">
        <w:t xml:space="preserve"> is less than 95%, send 0 </w:t>
      </w:r>
      <w:r>
        <w:rPr>
          <w:rFonts w:cs="Times New Roman PS MT"/>
          <w:bCs/>
          <w:szCs w:val="20"/>
        </w:rPr>
        <w:t>requests.</w:t>
      </w:r>
    </w:p>
    <w:p w14:paraId="433C269D" w14:textId="77777777" w:rsidR="009045A3" w:rsidRPr="00BC7581" w:rsidRDefault="009045A3" w:rsidP="0087618D">
      <w:pPr>
        <w:pStyle w:val="Heading4"/>
      </w:pPr>
      <w:r w:rsidRPr="00BC7581">
        <w:t>Static Pressure Reset Requests</w:t>
      </w:r>
    </w:p>
    <w:p w14:paraId="75A21AF1" w14:textId="3B6FB571" w:rsidR="009045A3" w:rsidRPr="00BC7581" w:rsidRDefault="009045A3" w:rsidP="007C1423">
      <w:pPr>
        <w:pStyle w:val="Heading5"/>
      </w:pPr>
      <w:r w:rsidRPr="00BC7581">
        <w:t xml:space="preserve">If the measured airflow is less than 50% of </w:t>
      </w:r>
      <w:r w:rsidR="00D21A33">
        <w:rPr>
          <w:rFonts w:cs="Times New Roman PS MT"/>
          <w:bCs/>
          <w:szCs w:val="20"/>
        </w:rPr>
        <w:t>setpoint</w:t>
      </w:r>
      <w:r w:rsidRPr="00BC7581">
        <w:t xml:space="preserve"> while </w:t>
      </w:r>
      <w:r w:rsidR="00D21A33">
        <w:rPr>
          <w:rFonts w:cs="Times New Roman PS MT"/>
          <w:bCs/>
          <w:szCs w:val="20"/>
        </w:rPr>
        <w:t>setpoint</w:t>
      </w:r>
      <w:r w:rsidRPr="00BC7581">
        <w:t xml:space="preserve"> is greater than zero and the damper position is greater than 95% for 1 minute, send 3 </w:t>
      </w:r>
      <w:r>
        <w:rPr>
          <w:rFonts w:cs="Times New Roman PS MT"/>
          <w:bCs/>
          <w:szCs w:val="20"/>
        </w:rPr>
        <w:t>requests.</w:t>
      </w:r>
    </w:p>
    <w:p w14:paraId="66F07B72" w14:textId="21D84822" w:rsidR="009045A3" w:rsidRPr="00BC7581" w:rsidRDefault="009045A3" w:rsidP="007C1423">
      <w:pPr>
        <w:pStyle w:val="Heading5"/>
      </w:pPr>
      <w:r w:rsidRPr="00BC7581">
        <w:t xml:space="preserve">Else if the measured airflow is less than 70% of </w:t>
      </w:r>
      <w:r w:rsidR="00D21A33">
        <w:rPr>
          <w:rFonts w:cs="Times New Roman PS MT"/>
          <w:bCs/>
          <w:szCs w:val="20"/>
        </w:rPr>
        <w:t>setpoint</w:t>
      </w:r>
      <w:r w:rsidRPr="00BC7581">
        <w:t xml:space="preserve"> while </w:t>
      </w:r>
      <w:r w:rsidR="00D21A33">
        <w:rPr>
          <w:rFonts w:cs="Times New Roman PS MT"/>
          <w:bCs/>
          <w:szCs w:val="20"/>
        </w:rPr>
        <w:t>setpoint</w:t>
      </w:r>
      <w:r w:rsidRPr="00BC7581">
        <w:t xml:space="preserve"> is greater than zero and the damper position is greater than 95% for 1 minute, send 2 </w:t>
      </w:r>
      <w:r>
        <w:rPr>
          <w:rFonts w:cs="Times New Roman PS MT"/>
          <w:bCs/>
          <w:szCs w:val="20"/>
        </w:rPr>
        <w:t>requests.</w:t>
      </w:r>
    </w:p>
    <w:p w14:paraId="32BCB3D5" w14:textId="4580855C" w:rsidR="009045A3" w:rsidRPr="00BC7581" w:rsidRDefault="009045A3" w:rsidP="007C1423">
      <w:pPr>
        <w:pStyle w:val="Heading5"/>
      </w:pPr>
      <w:r w:rsidRPr="00BC7581">
        <w:t xml:space="preserve">Else if the </w:t>
      </w:r>
      <w:r>
        <w:rPr>
          <w:rFonts w:cs="Times New Roman PS MT"/>
          <w:bCs/>
          <w:szCs w:val="20"/>
        </w:rPr>
        <w:t>damper</w:t>
      </w:r>
      <w:r w:rsidRPr="00BC7581">
        <w:t xml:space="preserve"> position is greater than 95%, send 1 </w:t>
      </w:r>
      <w:r>
        <w:rPr>
          <w:rFonts w:cs="Times New Roman PS MT"/>
          <w:bCs/>
          <w:szCs w:val="20"/>
        </w:rPr>
        <w:t>request</w:t>
      </w:r>
      <w:r w:rsidRPr="00BC7581">
        <w:t xml:space="preserve"> until the </w:t>
      </w:r>
      <w:r>
        <w:rPr>
          <w:rFonts w:cs="Times New Roman PS MT"/>
          <w:bCs/>
          <w:szCs w:val="20"/>
        </w:rPr>
        <w:t>damper</w:t>
      </w:r>
      <w:r w:rsidRPr="00BC7581">
        <w:t xml:space="preserve"> position is less than 85</w:t>
      </w:r>
      <w:r>
        <w:rPr>
          <w:rFonts w:cs="Times New Roman PS MT"/>
          <w:bCs/>
          <w:szCs w:val="20"/>
        </w:rPr>
        <w:t>%.</w:t>
      </w:r>
    </w:p>
    <w:p w14:paraId="0C4BD00B" w14:textId="15495473" w:rsidR="009045A3" w:rsidRPr="00BC7581" w:rsidRDefault="009045A3" w:rsidP="007C1423">
      <w:pPr>
        <w:pStyle w:val="Heading5"/>
      </w:pPr>
      <w:r w:rsidRPr="00BC7581">
        <w:t xml:space="preserve">Else if the </w:t>
      </w:r>
      <w:r>
        <w:rPr>
          <w:rFonts w:cs="Times New Roman PS MT"/>
          <w:bCs/>
          <w:szCs w:val="20"/>
        </w:rPr>
        <w:t>damper</w:t>
      </w:r>
      <w:r w:rsidRPr="00BC7581">
        <w:t xml:space="preserve"> position is less than 95%, send 0 </w:t>
      </w:r>
      <w:r>
        <w:rPr>
          <w:rFonts w:cs="Times New Roman PS MT"/>
          <w:bCs/>
          <w:szCs w:val="20"/>
        </w:rPr>
        <w:t>requests.</w:t>
      </w:r>
    </w:p>
    <w:p w14:paraId="5378EB6B" w14:textId="7ADFC54B" w:rsidR="009045A3" w:rsidRPr="00BC7581" w:rsidRDefault="00BB0455" w:rsidP="0087618D">
      <w:pPr>
        <w:pStyle w:val="Heading4"/>
      </w:pPr>
      <w:ins w:id="4920" w:author="Reece Kiriu" w:date="2022-10-19T14:09:00Z">
        <w:r w:rsidRPr="00BB0455">
          <w:rPr>
            <w:rStyle w:val="Toggle"/>
            <w:rPrChange w:id="4921" w:author="Reece Kiriu" w:date="2022-10-19T14:09:00Z">
              <w:rPr/>
            </w:rPrChange>
          </w:rPr>
          <w:t>[EQUALS TERM_HT HW]</w:t>
        </w:r>
      </w:ins>
      <w:del w:id="4922" w:author="Reece Kiriu" w:date="2022-10-19T14:09:00Z">
        <w:r w:rsidR="009045A3" w:rsidRPr="00BC7581" w:rsidDel="00BB0455">
          <w:delText xml:space="preserve">If </w:delText>
        </w:r>
        <w:r w:rsidR="009045A3" w:rsidRPr="00B87A61" w:rsidDel="00BB0455">
          <w:rPr>
            <w:rFonts w:cs="Times New Roman PS MT"/>
            <w:szCs w:val="20"/>
          </w:rPr>
          <w:delText>There Is</w:delText>
        </w:r>
        <w:r w:rsidR="009045A3" w:rsidRPr="00BC7581" w:rsidDel="00BB0455">
          <w:delText xml:space="preserve"> a Hot</w:delText>
        </w:r>
        <w:r w:rsidR="009045A3" w:rsidRPr="00B87A61" w:rsidDel="00BB0455">
          <w:rPr>
            <w:rFonts w:cs="Times New Roman PS MT"/>
            <w:szCs w:val="20"/>
          </w:rPr>
          <w:delText xml:space="preserve">-Water Coil, </w:delText>
        </w:r>
      </w:del>
      <w:r w:rsidR="009045A3" w:rsidRPr="00B87A61">
        <w:rPr>
          <w:rFonts w:cs="Times New Roman PS MT"/>
          <w:szCs w:val="20"/>
        </w:rPr>
        <w:t>Hot-</w:t>
      </w:r>
      <w:r w:rsidR="009045A3" w:rsidRPr="00BC7581">
        <w:t>Water Reset Requests</w:t>
      </w:r>
    </w:p>
    <w:p w14:paraId="60EC5544" w14:textId="5E9AD0C3" w:rsidR="009045A3" w:rsidRPr="00BC7581" w:rsidRDefault="009045A3" w:rsidP="007C1423">
      <w:pPr>
        <w:pStyle w:val="Heading5"/>
      </w:pPr>
      <w:r w:rsidRPr="00BC7581">
        <w:t xml:space="preserve">If the </w:t>
      </w:r>
      <w:r>
        <w:rPr>
          <w:rFonts w:cs="Times New Roman PS MT"/>
          <w:bCs/>
          <w:szCs w:val="20"/>
        </w:rPr>
        <w:t>DAT</w:t>
      </w:r>
      <w:r w:rsidRPr="00BC7581">
        <w:t xml:space="preserve"> is </w:t>
      </w:r>
      <w:ins w:id="4923" w:author="Titus Ellison" w:date="2022-10-20T12:30:00Z">
        <w:r w:rsidR="00221A9A" w:rsidRPr="00221A9A">
          <w:rPr>
            <w:rStyle w:val="Toggle"/>
            <w:rPrChange w:id="4924" w:author="Titus Ellison" w:date="2022-10-20T12:30:00Z">
              <w:rPr/>
            </w:rPrChange>
          </w:rPr>
          <w:t>[UNITS [</w:t>
        </w:r>
      </w:ins>
      <w:r w:rsidRPr="00221A9A">
        <w:rPr>
          <w:rStyle w:val="Toggle"/>
          <w:rPrChange w:id="4925" w:author="Titus Ellison" w:date="2022-10-20T12:30:00Z">
            <w:rPr/>
          </w:rPrChange>
        </w:rPr>
        <w:t>17°C</w:t>
      </w:r>
      <w:ins w:id="4926" w:author="Titus Ellison" w:date="2022-10-20T12:30:00Z">
        <w:r w:rsidR="00221A9A" w:rsidRPr="00221A9A">
          <w:rPr>
            <w:rStyle w:val="Toggle"/>
            <w:rPrChange w:id="4927" w:author="Titus Ellison" w:date="2022-10-20T12:30:00Z">
              <w:rPr/>
            </w:rPrChange>
          </w:rPr>
          <w:t>]</w:t>
        </w:r>
      </w:ins>
      <w:r w:rsidRPr="00221A9A">
        <w:rPr>
          <w:rStyle w:val="Toggle"/>
          <w:rPrChange w:id="4928" w:author="Titus Ellison" w:date="2022-10-20T12:30:00Z">
            <w:rPr/>
          </w:rPrChange>
        </w:rPr>
        <w:t xml:space="preserve"> </w:t>
      </w:r>
      <w:ins w:id="4929" w:author="Titus Ellison" w:date="2022-10-20T12:30:00Z">
        <w:r w:rsidR="00221A9A" w:rsidRPr="00221A9A">
          <w:rPr>
            <w:rStyle w:val="Toggle"/>
            <w:rPrChange w:id="4930" w:author="Titus Ellison" w:date="2022-10-20T12:30:00Z">
              <w:rPr/>
            </w:rPrChange>
          </w:rPr>
          <w:t>[</w:t>
        </w:r>
      </w:ins>
      <w:del w:id="4931" w:author="Titus Ellison" w:date="2022-10-20T12:30:00Z">
        <w:r w:rsidRPr="00221A9A" w:rsidDel="00221A9A">
          <w:rPr>
            <w:rStyle w:val="Toggle"/>
            <w:rPrChange w:id="4932" w:author="Titus Ellison" w:date="2022-10-20T12:30:00Z">
              <w:rPr/>
            </w:rPrChange>
          </w:rPr>
          <w:delText>(</w:delText>
        </w:r>
      </w:del>
      <w:r w:rsidRPr="00221A9A">
        <w:rPr>
          <w:rStyle w:val="Toggle"/>
          <w:rPrChange w:id="4933" w:author="Titus Ellison" w:date="2022-10-20T12:30:00Z">
            <w:rPr/>
          </w:rPrChange>
        </w:rPr>
        <w:t>30°F</w:t>
      </w:r>
      <w:ins w:id="4934" w:author="Titus Ellison" w:date="2022-10-20T12:30:00Z">
        <w:r w:rsidR="00221A9A" w:rsidRPr="00221A9A">
          <w:rPr>
            <w:rStyle w:val="Toggle"/>
            <w:rPrChange w:id="4935" w:author="Titus Ellison" w:date="2022-10-20T12:30:00Z">
              <w:rPr/>
            </w:rPrChange>
          </w:rPr>
          <w:t>]]</w:t>
        </w:r>
      </w:ins>
      <w:del w:id="4936" w:author="Titus Ellison" w:date="2022-10-20T12:30:00Z">
        <w:r w:rsidRPr="00BC7581" w:rsidDel="00221A9A">
          <w:delText>)</w:delText>
        </w:r>
      </w:del>
      <w:r w:rsidRPr="00BC7581">
        <w:t xml:space="preserve"> less than </w:t>
      </w:r>
      <w:r w:rsidR="00D21A33">
        <w:rPr>
          <w:rFonts w:cs="Times New Roman PS MT"/>
          <w:bCs/>
          <w:szCs w:val="20"/>
        </w:rPr>
        <w:t>setpoint</w:t>
      </w:r>
      <w:r w:rsidRPr="00BC7581">
        <w:t xml:space="preserve"> for 5 minutes, send 3 </w:t>
      </w:r>
      <w:r>
        <w:rPr>
          <w:rFonts w:cs="Times New Roman PS MT"/>
          <w:bCs/>
          <w:szCs w:val="20"/>
        </w:rPr>
        <w:t>requests.</w:t>
      </w:r>
    </w:p>
    <w:p w14:paraId="658FF308" w14:textId="26427705" w:rsidR="009045A3" w:rsidRPr="00BC7581" w:rsidRDefault="009045A3" w:rsidP="007C1423">
      <w:pPr>
        <w:pStyle w:val="Heading5"/>
      </w:pPr>
      <w:r w:rsidRPr="00BC7581">
        <w:t xml:space="preserve">Else if the </w:t>
      </w:r>
      <w:r>
        <w:rPr>
          <w:rFonts w:cs="Times New Roman PS MT"/>
          <w:bCs/>
          <w:szCs w:val="20"/>
        </w:rPr>
        <w:t>DAT</w:t>
      </w:r>
      <w:r w:rsidRPr="00BC7581">
        <w:t xml:space="preserve"> is </w:t>
      </w:r>
      <w:ins w:id="4937" w:author="Titus Ellison" w:date="2022-10-20T12:30:00Z">
        <w:r w:rsidR="00221A9A" w:rsidRPr="00221A9A">
          <w:rPr>
            <w:rStyle w:val="Toggle"/>
            <w:rPrChange w:id="4938" w:author="Titus Ellison" w:date="2022-10-20T12:30:00Z">
              <w:rPr/>
            </w:rPrChange>
          </w:rPr>
          <w:t>[UNITS [</w:t>
        </w:r>
      </w:ins>
      <w:r w:rsidRPr="00221A9A">
        <w:rPr>
          <w:rStyle w:val="Toggle"/>
          <w:rPrChange w:id="4939" w:author="Titus Ellison" w:date="2022-10-20T12:30:00Z">
            <w:rPr/>
          </w:rPrChange>
        </w:rPr>
        <w:t>8.3°C</w:t>
      </w:r>
      <w:ins w:id="4940" w:author="Titus Ellison" w:date="2022-10-20T12:30:00Z">
        <w:r w:rsidR="00221A9A" w:rsidRPr="00221A9A">
          <w:rPr>
            <w:rStyle w:val="Toggle"/>
            <w:rPrChange w:id="4941" w:author="Titus Ellison" w:date="2022-10-20T12:30:00Z">
              <w:rPr/>
            </w:rPrChange>
          </w:rPr>
          <w:t>]</w:t>
        </w:r>
      </w:ins>
      <w:r w:rsidRPr="00221A9A">
        <w:rPr>
          <w:rStyle w:val="Toggle"/>
          <w:rPrChange w:id="4942" w:author="Titus Ellison" w:date="2022-10-20T12:30:00Z">
            <w:rPr/>
          </w:rPrChange>
        </w:rPr>
        <w:t xml:space="preserve"> </w:t>
      </w:r>
      <w:ins w:id="4943" w:author="Titus Ellison" w:date="2022-10-20T12:30:00Z">
        <w:r w:rsidR="00221A9A" w:rsidRPr="00221A9A">
          <w:rPr>
            <w:rStyle w:val="Toggle"/>
            <w:rPrChange w:id="4944" w:author="Titus Ellison" w:date="2022-10-20T12:30:00Z">
              <w:rPr/>
            </w:rPrChange>
          </w:rPr>
          <w:t>[</w:t>
        </w:r>
      </w:ins>
      <w:del w:id="4945" w:author="Titus Ellison" w:date="2022-10-20T12:30:00Z">
        <w:r w:rsidRPr="00221A9A" w:rsidDel="00221A9A">
          <w:rPr>
            <w:rStyle w:val="Toggle"/>
            <w:rPrChange w:id="4946" w:author="Titus Ellison" w:date="2022-10-20T12:30:00Z">
              <w:rPr/>
            </w:rPrChange>
          </w:rPr>
          <w:delText>(</w:delText>
        </w:r>
      </w:del>
      <w:r w:rsidRPr="00221A9A">
        <w:rPr>
          <w:rStyle w:val="Toggle"/>
          <w:rPrChange w:id="4947" w:author="Titus Ellison" w:date="2022-10-20T12:30:00Z">
            <w:rPr/>
          </w:rPrChange>
        </w:rPr>
        <w:t>15°F</w:t>
      </w:r>
      <w:ins w:id="4948" w:author="Titus Ellison" w:date="2022-10-20T12:30:00Z">
        <w:r w:rsidR="00221A9A" w:rsidRPr="00221A9A">
          <w:rPr>
            <w:rStyle w:val="Toggle"/>
            <w:rPrChange w:id="4949" w:author="Titus Ellison" w:date="2022-10-20T12:30:00Z">
              <w:rPr/>
            </w:rPrChange>
          </w:rPr>
          <w:t>]]</w:t>
        </w:r>
      </w:ins>
      <w:del w:id="4950" w:author="Titus Ellison" w:date="2022-10-20T12:30:00Z">
        <w:r w:rsidRPr="00BC7581" w:rsidDel="00221A9A">
          <w:delText>)</w:delText>
        </w:r>
      </w:del>
      <w:r w:rsidRPr="00BC7581">
        <w:t xml:space="preserve"> less than </w:t>
      </w:r>
      <w:r w:rsidR="00D21A33">
        <w:rPr>
          <w:rFonts w:cs="Times New Roman PS MT"/>
          <w:bCs/>
          <w:szCs w:val="20"/>
        </w:rPr>
        <w:t>setpoint</w:t>
      </w:r>
      <w:r w:rsidRPr="00BC7581">
        <w:t xml:space="preserve"> for 5 minutes, send 2 </w:t>
      </w:r>
      <w:r>
        <w:rPr>
          <w:rFonts w:cs="Times New Roman PS MT"/>
          <w:bCs/>
          <w:szCs w:val="20"/>
        </w:rPr>
        <w:t>requests.</w:t>
      </w:r>
    </w:p>
    <w:p w14:paraId="5E6B783C" w14:textId="4165F6CD" w:rsidR="009045A3" w:rsidRPr="00BC7581" w:rsidRDefault="009045A3" w:rsidP="007C1423">
      <w:pPr>
        <w:pStyle w:val="Heading5"/>
      </w:pPr>
      <w:r w:rsidRPr="00BC7581">
        <w:lastRenderedPageBreak/>
        <w:t xml:space="preserve">Else if HW valve position is greater than 95%, send 1 </w:t>
      </w:r>
      <w:r>
        <w:rPr>
          <w:rFonts w:cs="Times New Roman PS MT"/>
          <w:bCs/>
          <w:szCs w:val="20"/>
        </w:rPr>
        <w:t>request</w:t>
      </w:r>
      <w:r w:rsidRPr="00BC7581">
        <w:t xml:space="preserve"> until the HW valve position is less than 85</w:t>
      </w:r>
      <w:r>
        <w:rPr>
          <w:rFonts w:cs="Times New Roman PS MT"/>
          <w:bCs/>
          <w:szCs w:val="20"/>
        </w:rPr>
        <w:t>%.</w:t>
      </w:r>
    </w:p>
    <w:p w14:paraId="5BF07913" w14:textId="7FB9FC39" w:rsidR="009045A3" w:rsidRPr="00BC7581" w:rsidRDefault="009045A3" w:rsidP="007C1423">
      <w:pPr>
        <w:pStyle w:val="Heading5"/>
      </w:pPr>
      <w:r w:rsidRPr="00BC7581">
        <w:t xml:space="preserve">Else if the HW valve position is less than 95%, send 0 </w:t>
      </w:r>
      <w:r>
        <w:rPr>
          <w:rFonts w:cs="Times New Roman PS MT"/>
          <w:bCs/>
          <w:szCs w:val="20"/>
        </w:rPr>
        <w:t>requests.</w:t>
      </w:r>
    </w:p>
    <w:p w14:paraId="3361C198" w14:textId="632682C5" w:rsidR="009045A3" w:rsidRPr="00364AC8" w:rsidRDefault="00BB0455" w:rsidP="0087618D">
      <w:pPr>
        <w:pStyle w:val="Heading4"/>
      </w:pPr>
      <w:ins w:id="4951" w:author="Reece Kiriu" w:date="2022-10-19T14:09:00Z">
        <w:r w:rsidRPr="00BB0455">
          <w:rPr>
            <w:rStyle w:val="Toggle"/>
            <w:rPrChange w:id="4952" w:author="Reece Kiriu" w:date="2022-10-19T14:10:00Z">
              <w:rPr/>
            </w:rPrChange>
          </w:rPr>
          <w:t>[EQUALS TERM_HT HW]</w:t>
        </w:r>
      </w:ins>
      <w:del w:id="4953" w:author="Reece Kiriu" w:date="2022-10-19T14:09:00Z">
        <w:r w:rsidR="009045A3" w:rsidRPr="00364AC8" w:rsidDel="00BB0455">
          <w:delText xml:space="preserve">If </w:delText>
        </w:r>
        <w:r w:rsidR="009045A3" w:rsidRPr="00364AC8" w:rsidDel="00BB0455">
          <w:rPr>
            <w:rFonts w:cs="Times New Roman PS MT"/>
            <w:szCs w:val="20"/>
          </w:rPr>
          <w:delText>There Is</w:delText>
        </w:r>
        <w:r w:rsidR="009045A3" w:rsidRPr="00364AC8" w:rsidDel="00BB0455">
          <w:delText xml:space="preserve"> a </w:delText>
        </w:r>
        <w:r w:rsidR="009045A3" w:rsidRPr="00364AC8" w:rsidDel="00BB0455">
          <w:rPr>
            <w:rFonts w:cs="Times New Roman PS MT"/>
            <w:szCs w:val="20"/>
          </w:rPr>
          <w:delText>Hot-Water Coil a</w:delText>
        </w:r>
      </w:del>
      <w:del w:id="4954" w:author="Reece Kiriu" w:date="2022-10-19T14:10:00Z">
        <w:r w:rsidR="009045A3" w:rsidRPr="00364AC8" w:rsidDel="00BB0455">
          <w:rPr>
            <w:rFonts w:cs="Times New Roman PS MT"/>
            <w:szCs w:val="20"/>
          </w:rPr>
          <w:delText>nd a</w:delText>
        </w:r>
        <w:r w:rsidR="009045A3" w:rsidRPr="00364AC8" w:rsidDel="00BB0455">
          <w:delText xml:space="preserve"> Heating Hot</w:delText>
        </w:r>
        <w:r w:rsidR="009045A3" w:rsidRPr="00364AC8" w:rsidDel="00BB0455">
          <w:rPr>
            <w:rFonts w:cs="Times New Roman PS MT"/>
            <w:szCs w:val="20"/>
          </w:rPr>
          <w:delText>-</w:delText>
        </w:r>
        <w:r w:rsidR="009045A3" w:rsidRPr="00364AC8" w:rsidDel="00BB0455">
          <w:delText>Water Plant</w:delText>
        </w:r>
        <w:r w:rsidR="009045A3" w:rsidRPr="00364AC8" w:rsidDel="00BB0455">
          <w:rPr>
            <w:rFonts w:cs="Times New Roman PS MT"/>
            <w:szCs w:val="20"/>
          </w:rPr>
          <w:delText xml:space="preserve">, </w:delText>
        </w:r>
      </w:del>
      <w:r w:rsidR="009045A3" w:rsidRPr="00364AC8">
        <w:rPr>
          <w:rFonts w:cs="Times New Roman PS MT"/>
          <w:szCs w:val="20"/>
        </w:rPr>
        <w:t>Heating Hot-Water Plant</w:t>
      </w:r>
      <w:r w:rsidR="009045A3" w:rsidRPr="00364AC8">
        <w:t xml:space="preserve"> Requests. Send the heating hot</w:t>
      </w:r>
      <w:r w:rsidR="009045A3" w:rsidRPr="00364AC8">
        <w:rPr>
          <w:rFonts w:cs="Times New Roman PS MT"/>
          <w:bCs/>
          <w:szCs w:val="20"/>
        </w:rPr>
        <w:t>-</w:t>
      </w:r>
      <w:r w:rsidR="009045A3" w:rsidRPr="00364AC8">
        <w:t xml:space="preserve">water plant that serves the zone a </w:t>
      </w:r>
      <w:r w:rsidR="009045A3" w:rsidRPr="00364AC8">
        <w:rPr>
          <w:rFonts w:cs="Times New Roman PS MT"/>
          <w:bCs/>
          <w:szCs w:val="20"/>
        </w:rPr>
        <w:t>heating hot-water plant request</w:t>
      </w:r>
      <w:r w:rsidR="009045A3" w:rsidRPr="00364AC8">
        <w:t xml:space="preserve"> as follows:</w:t>
      </w:r>
    </w:p>
    <w:p w14:paraId="2B13D318" w14:textId="6C88FFD3" w:rsidR="009045A3" w:rsidRPr="00BC7581" w:rsidRDefault="009045A3" w:rsidP="007C1423">
      <w:pPr>
        <w:pStyle w:val="Heading5"/>
      </w:pPr>
      <w:r w:rsidRPr="00BC7581">
        <w:t xml:space="preserve">If the HW valve position is greater than 95%, send 1 </w:t>
      </w:r>
      <w:r>
        <w:rPr>
          <w:rFonts w:cs="Times New Roman PS MT"/>
          <w:bCs/>
          <w:szCs w:val="20"/>
        </w:rPr>
        <w:t>request</w:t>
      </w:r>
      <w:r w:rsidRPr="00BC7581">
        <w:t xml:space="preserve"> until the HW valve position is less than 10</w:t>
      </w:r>
      <w:r>
        <w:rPr>
          <w:rFonts w:cs="Times New Roman PS MT"/>
          <w:bCs/>
          <w:szCs w:val="20"/>
        </w:rPr>
        <w:t>%.</w:t>
      </w:r>
    </w:p>
    <w:p w14:paraId="3295FFDC" w14:textId="5ECB2AC6" w:rsidR="009045A3" w:rsidRPr="00BC7581" w:rsidRDefault="009045A3" w:rsidP="007C1423">
      <w:pPr>
        <w:pStyle w:val="Heading5"/>
      </w:pPr>
      <w:r w:rsidRPr="00BC7581">
        <w:t xml:space="preserve">Else if the HW valve position is less than 95%, send 0 </w:t>
      </w:r>
      <w:r>
        <w:rPr>
          <w:rFonts w:cs="Times New Roman PS MT"/>
          <w:bCs/>
          <w:szCs w:val="20"/>
        </w:rPr>
        <w:t>requests</w:t>
      </w:r>
      <w:r w:rsidRPr="00BC7581">
        <w:t>.</w:t>
      </w:r>
    </w:p>
    <w:p w14:paraId="3F8560FB" w14:textId="5D9A55A9" w:rsidR="009045A3" w:rsidRPr="00FB4192" w:rsidRDefault="009A6FFD" w:rsidP="0087618D">
      <w:pPr>
        <w:pStyle w:val="Heading2"/>
      </w:pPr>
      <w:bookmarkStart w:id="4955" w:name="_Toc497723494"/>
      <w:bookmarkStart w:id="4956" w:name="_Toc121477560"/>
      <w:ins w:id="4957" w:author="Hwakong Cheng" w:date="2022-10-07T15:21:00Z">
        <w:r w:rsidRPr="00A02D9E">
          <w:rPr>
            <w:rStyle w:val="Toggle"/>
          </w:rPr>
          <w:t>[EQUAL</w:t>
        </w:r>
      </w:ins>
      <w:ins w:id="4958" w:author="Reece Kiriu" w:date="2022-10-19T14:10:00Z">
        <w:r w:rsidR="00BB0455">
          <w:rPr>
            <w:rStyle w:val="Toggle"/>
          </w:rPr>
          <w:t>S</w:t>
        </w:r>
      </w:ins>
      <w:ins w:id="4959" w:author="Hwakong Cheng" w:date="2022-10-07T15:21:00Z">
        <w:r w:rsidRPr="00A02D9E">
          <w:rPr>
            <w:rStyle w:val="Toggle"/>
          </w:rPr>
          <w:t xml:space="preserve"> </w:t>
        </w:r>
        <w:r>
          <w:rPr>
            <w:rStyle w:val="Toggle"/>
          </w:rPr>
          <w:t xml:space="preserve">VAV </w:t>
        </w:r>
      </w:ins>
      <w:proofErr w:type="gramStart"/>
      <w:ins w:id="4960" w:author="Hwakong Cheng" w:date="2022-10-24T21:06:00Z">
        <w:r w:rsidR="00FB4E5C">
          <w:rPr>
            <w:rStyle w:val="Toggle"/>
          </w:rPr>
          <w:t>S</w:t>
        </w:r>
      </w:ins>
      <w:ins w:id="4961" w:author="Hwakong Cheng" w:date="2022-10-07T15:21:00Z">
        <w:r>
          <w:rPr>
            <w:rStyle w:val="Toggle"/>
          </w:rPr>
          <w:t>F</w:t>
        </w:r>
      </w:ins>
      <w:ins w:id="4962" w:author="Hwakong Cheng" w:date="2022-10-24T16:09:00Z">
        <w:r w:rsidR="005A3F23">
          <w:rPr>
            <w:rStyle w:val="Toggle"/>
          </w:rPr>
          <w:t>B</w:t>
        </w:r>
      </w:ins>
      <w:ins w:id="4963" w:author="Hwakong Cheng" w:date="2022-10-07T15:21:00Z">
        <w:r>
          <w:rPr>
            <w:rStyle w:val="Toggle"/>
          </w:rPr>
          <w:t>VAV</w:t>
        </w:r>
        <w:r w:rsidRPr="00A02D9E">
          <w:rPr>
            <w:rStyle w:val="Toggle"/>
          </w:rPr>
          <w:t>]</w:t>
        </w:r>
      </w:ins>
      <w:r w:rsidR="009045A3" w:rsidRPr="00FB4192">
        <w:t>Series</w:t>
      </w:r>
      <w:proofErr w:type="gramEnd"/>
      <w:r w:rsidR="009045A3" w:rsidRPr="00FB4192">
        <w:t xml:space="preserve"> Fan-Powered Terminal Unit</w:t>
      </w:r>
      <w:r w:rsidR="001F5EDA" w:rsidRPr="00FB4192">
        <w:t xml:space="preserve"> − </w:t>
      </w:r>
      <w:r w:rsidR="009045A3" w:rsidRPr="00FB4192">
        <w:t>Variable-Volume Fan</w:t>
      </w:r>
      <w:bookmarkEnd w:id="4955"/>
      <w:bookmarkEnd w:id="4956"/>
    </w:p>
    <w:p w14:paraId="7AE650A7" w14:textId="025B894D" w:rsidR="009045A3" w:rsidRPr="00BC7581" w:rsidRDefault="009045A3" w:rsidP="0087618D">
      <w:pPr>
        <w:pStyle w:val="Heading3"/>
      </w:pPr>
      <w:r w:rsidRPr="00BC7581">
        <w:t xml:space="preserve">See </w:t>
      </w:r>
      <w:r>
        <w:t>“</w:t>
      </w:r>
      <w:r w:rsidRPr="00BC7581">
        <w:t>Generic Thermal Zones</w:t>
      </w:r>
      <w:r>
        <w:t xml:space="preserve">” (Section </w:t>
      </w:r>
      <w:r w:rsidR="00CA5DFF">
        <w:fldChar w:fldCharType="begin"/>
      </w:r>
      <w:r w:rsidR="00CA5DFF">
        <w:instrText xml:space="preserve"> REF _Ref495830888 \w \h </w:instrText>
      </w:r>
      <w:r w:rsidR="00CA5DFF">
        <w:fldChar w:fldCharType="separate"/>
      </w:r>
      <w:r w:rsidR="0037258A">
        <w:t>5.2.2.3</w:t>
      </w:r>
      <w:r w:rsidR="00CA5DFF">
        <w:fldChar w:fldCharType="end"/>
      </w:r>
      <w:r>
        <w:t xml:space="preserve">) for </w:t>
      </w:r>
      <w:r w:rsidR="00D21A33">
        <w:t>setpoint</w:t>
      </w:r>
      <w:r>
        <w:t>s</w:t>
      </w:r>
      <w:r w:rsidRPr="00BC7581">
        <w:t>, loops, control modes, alarms, etc.</w:t>
      </w:r>
    </w:p>
    <w:p w14:paraId="70B0FDD7" w14:textId="2E8563E8" w:rsidR="009045A3" w:rsidRPr="00BC7581" w:rsidRDefault="009045A3" w:rsidP="0087618D">
      <w:pPr>
        <w:pStyle w:val="Heading3"/>
      </w:pPr>
      <w:r w:rsidRPr="00BC7581">
        <w:t xml:space="preserve">See </w:t>
      </w:r>
      <w:r>
        <w:rPr>
          <w:rFonts w:cs="Times New Roman PS MT"/>
          <w:bCs/>
          <w:szCs w:val="20"/>
        </w:rPr>
        <w:t>“</w:t>
      </w:r>
      <w:r w:rsidRPr="00BC7581">
        <w:t>Generic Ventilation Zones</w:t>
      </w:r>
      <w:r>
        <w:rPr>
          <w:rFonts w:cs="Times New Roman PS MT"/>
          <w:bCs/>
          <w:szCs w:val="20"/>
        </w:rPr>
        <w:t xml:space="preserve">” (Section </w:t>
      </w:r>
      <w:r w:rsidR="00CA5DFF">
        <w:rPr>
          <w:rFonts w:cs="Times New Roman PS MT"/>
          <w:bCs/>
          <w:szCs w:val="20"/>
        </w:rPr>
        <w:fldChar w:fldCharType="begin"/>
      </w:r>
      <w:r w:rsidR="00CA5DFF">
        <w:rPr>
          <w:rFonts w:cs="Times New Roman PS MT"/>
          <w:bCs/>
          <w:szCs w:val="20"/>
        </w:rPr>
        <w:instrText xml:space="preserve"> REF _Ref38824255 \w \h </w:instrText>
      </w:r>
      <w:r w:rsidR="00CA5DFF">
        <w:rPr>
          <w:rFonts w:cs="Times New Roman PS MT"/>
          <w:bCs/>
          <w:szCs w:val="20"/>
        </w:rPr>
      </w:r>
      <w:r w:rsidR="00CA5DFF">
        <w:rPr>
          <w:rFonts w:cs="Times New Roman PS MT"/>
          <w:bCs/>
          <w:szCs w:val="20"/>
        </w:rPr>
        <w:fldChar w:fldCharType="separate"/>
      </w:r>
      <w:r w:rsidR="0037258A">
        <w:rPr>
          <w:rFonts w:cs="Times New Roman PS MT"/>
          <w:bCs/>
          <w:szCs w:val="20"/>
        </w:rPr>
        <w:t>5.2</w:t>
      </w:r>
      <w:r w:rsidR="00CA5DFF">
        <w:rPr>
          <w:rFonts w:cs="Times New Roman PS MT"/>
          <w:bCs/>
          <w:szCs w:val="20"/>
        </w:rPr>
        <w:fldChar w:fldCharType="end"/>
      </w:r>
      <w:r>
        <w:rPr>
          <w:rFonts w:cs="Times New Roman PS MT"/>
          <w:bCs/>
          <w:szCs w:val="20"/>
        </w:rPr>
        <w:t>)</w:t>
      </w:r>
      <w:r w:rsidRPr="00BC7581">
        <w:t xml:space="preserve"> for calculation of zone minimum outdoor airflow.</w:t>
      </w:r>
    </w:p>
    <w:p w14:paraId="510725F4" w14:textId="66284F8F" w:rsidR="009045A3" w:rsidRPr="00BC7581" w:rsidRDefault="009045A3" w:rsidP="0087618D">
      <w:pPr>
        <w:pStyle w:val="Heading3"/>
      </w:pPr>
      <w:r w:rsidRPr="00BC7581">
        <w:t xml:space="preserve">See </w:t>
      </w:r>
      <w:r>
        <w:rPr>
          <w:rFonts w:cs="Times New Roman PS MT"/>
          <w:bCs/>
          <w:szCs w:val="20"/>
        </w:rPr>
        <w:t xml:space="preserve">Section </w:t>
      </w:r>
      <w:r w:rsidR="001F5EDA">
        <w:rPr>
          <w:rFonts w:cs="Times New Roman PS MT"/>
          <w:bCs/>
          <w:szCs w:val="20"/>
        </w:rPr>
        <w:fldChar w:fldCharType="begin"/>
      </w:r>
      <w:r w:rsidR="001F5EDA">
        <w:rPr>
          <w:rFonts w:cs="Times New Roman PS MT"/>
          <w:bCs/>
          <w:szCs w:val="20"/>
        </w:rPr>
        <w:instrText xml:space="preserve"> REF _Ref494287428 \w \h </w:instrText>
      </w:r>
      <w:r w:rsidR="001F5EDA">
        <w:rPr>
          <w:rFonts w:cs="Times New Roman PS MT"/>
          <w:bCs/>
          <w:szCs w:val="20"/>
        </w:rPr>
      </w:r>
      <w:r w:rsidR="001F5EDA">
        <w:rPr>
          <w:rFonts w:cs="Times New Roman PS MT"/>
          <w:bCs/>
          <w:szCs w:val="20"/>
        </w:rPr>
        <w:fldChar w:fldCharType="separate"/>
      </w:r>
      <w:r w:rsidR="0037258A">
        <w:rPr>
          <w:rFonts w:cs="Times New Roman PS MT"/>
          <w:bCs/>
          <w:szCs w:val="20"/>
        </w:rPr>
        <w:t>3.1.2.6</w:t>
      </w:r>
      <w:r w:rsidR="001F5EDA">
        <w:rPr>
          <w:rFonts w:cs="Times New Roman PS MT"/>
          <w:bCs/>
          <w:szCs w:val="20"/>
        </w:rPr>
        <w:fldChar w:fldCharType="end"/>
      </w:r>
      <w:r w:rsidRPr="00BC7581">
        <w:t xml:space="preserve"> for zone minimum airflow </w:t>
      </w:r>
      <w:r w:rsidR="00D21A33">
        <w:rPr>
          <w:rFonts w:cs="Times New Roman PS MT"/>
          <w:bCs/>
          <w:szCs w:val="20"/>
        </w:rPr>
        <w:t>setpoint</w:t>
      </w:r>
      <w:r w:rsidRPr="00BC7581">
        <w:t xml:space="preserve"> </w:t>
      </w:r>
      <w:proofErr w:type="spellStart"/>
      <w:r w:rsidRPr="00BC7581">
        <w:t>Vmin</w:t>
      </w:r>
      <w:proofErr w:type="spellEnd"/>
      <w:r w:rsidRPr="00BC7581">
        <w:t xml:space="preserve">, zone maximum cooling airflow </w:t>
      </w:r>
      <w:r w:rsidR="00D21A33">
        <w:rPr>
          <w:rFonts w:cs="Times New Roman PS MT"/>
          <w:bCs/>
          <w:szCs w:val="20"/>
        </w:rPr>
        <w:t>setpoint</w:t>
      </w:r>
      <w:r w:rsidRPr="00BC7581">
        <w:t xml:space="preserve"> </w:t>
      </w:r>
      <w:proofErr w:type="spellStart"/>
      <w:r w:rsidRPr="00BC7581">
        <w:t>Vcool</w:t>
      </w:r>
      <w:proofErr w:type="spellEnd"/>
      <w:r w:rsidRPr="00BC7581">
        <w:noBreakHyphen/>
        <w:t xml:space="preserve">max, the series fan maximum heating airflow </w:t>
      </w:r>
      <w:proofErr w:type="spellStart"/>
      <w:r w:rsidRPr="00BC7581">
        <w:t>Sfan-htgmax</w:t>
      </w:r>
      <w:proofErr w:type="spellEnd"/>
      <w:r w:rsidRPr="00BC7581">
        <w:t xml:space="preserve">, and the maximum </w:t>
      </w:r>
      <w:r>
        <w:rPr>
          <w:rFonts w:cs="Times New Roman PS MT"/>
          <w:bCs/>
          <w:szCs w:val="20"/>
        </w:rPr>
        <w:t>DAT</w:t>
      </w:r>
      <w:r w:rsidRPr="00BC7581">
        <w:t xml:space="preserve"> rise above heating </w:t>
      </w:r>
      <w:r w:rsidR="00D21A33">
        <w:rPr>
          <w:rFonts w:cs="Times New Roman PS MT"/>
          <w:bCs/>
          <w:szCs w:val="20"/>
        </w:rPr>
        <w:t>setpoint</w:t>
      </w:r>
      <w:r>
        <w:rPr>
          <w:rFonts w:cs="Times New Roman PS MT"/>
          <w:bCs/>
          <w:szCs w:val="20"/>
        </w:rPr>
        <w:t xml:space="preserve"> </w:t>
      </w:r>
      <w:proofErr w:type="spellStart"/>
      <w:r>
        <w:rPr>
          <w:rFonts w:cs="Times New Roman PS MT"/>
          <w:bCs/>
          <w:szCs w:val="20"/>
        </w:rPr>
        <w:t>Max</w:t>
      </w:r>
      <w:r>
        <w:rPr>
          <w:rFonts w:ascii="Symbol" w:hAnsi="Symbol" w:cs="Symbol"/>
          <w:bCs/>
          <w:szCs w:val="20"/>
        </w:rPr>
        <w:t></w:t>
      </w:r>
      <w:r>
        <w:rPr>
          <w:rFonts w:cs="Times New Roman PS MT"/>
          <w:bCs/>
          <w:szCs w:val="20"/>
        </w:rPr>
        <w:t>T</w:t>
      </w:r>
      <w:proofErr w:type="spellEnd"/>
      <w:r w:rsidRPr="00BC7581">
        <w:t>.</w:t>
      </w:r>
    </w:p>
    <w:p w14:paraId="1A47DD6E" w14:textId="5272F169" w:rsidR="009045A3" w:rsidRPr="00BC7581" w:rsidRDefault="009045A3" w:rsidP="0087618D">
      <w:pPr>
        <w:pStyle w:val="Heading3"/>
      </w:pPr>
      <w:r w:rsidRPr="00BC7581">
        <w:t xml:space="preserve">Active </w:t>
      </w:r>
      <w:r w:rsidR="00AC1FD3" w:rsidRPr="00C23A1B">
        <w:t>endpoints used in the control logic depicted in Figure 5.10.</w:t>
      </w:r>
      <w:r w:rsidR="00E66486" w:rsidRPr="00C23A1B">
        <w:t>4</w:t>
      </w:r>
      <w:r w:rsidR="00AC1FD3" w:rsidRPr="00C23A1B">
        <w:t xml:space="preserve"> </w:t>
      </w:r>
      <w:r w:rsidRPr="00BC7581">
        <w:t xml:space="preserve">shall vary depending on the </w:t>
      </w:r>
      <w:r>
        <w:rPr>
          <w:rFonts w:cs="Times New Roman PS MT"/>
          <w:bCs/>
          <w:szCs w:val="20"/>
        </w:rPr>
        <w:t>mode</w:t>
      </w:r>
      <w:r w:rsidRPr="00BC7581">
        <w:t xml:space="preserve"> of the </w:t>
      </w:r>
      <w:r w:rsidR="00D21A33">
        <w:rPr>
          <w:rFonts w:cs="Times New Roman PS MT"/>
          <w:bCs/>
          <w:szCs w:val="20"/>
        </w:rPr>
        <w:t>Zone Group</w:t>
      </w:r>
      <w:r w:rsidRPr="00BC7581">
        <w:t xml:space="preserve"> the zone is a part of</w:t>
      </w:r>
      <w:r>
        <w:rPr>
          <w:rFonts w:cs="Times New Roman PS MT"/>
          <w:bCs/>
          <w:szCs w:val="20"/>
        </w:rPr>
        <w:t xml:space="preserve"> (see Table 5.10.4).</w:t>
      </w:r>
    </w:p>
    <w:tbl>
      <w:tblPr>
        <w:tblW w:w="9630" w:type="dxa"/>
        <w:tblLayout w:type="fixed"/>
        <w:tblCellMar>
          <w:top w:w="80" w:type="dxa"/>
          <w:left w:w="40" w:type="dxa"/>
          <w:bottom w:w="40" w:type="dxa"/>
          <w:right w:w="40" w:type="dxa"/>
        </w:tblCellMar>
        <w:tblLook w:val="0000" w:firstRow="0" w:lastRow="0" w:firstColumn="0" w:lastColumn="0" w:noHBand="0" w:noVBand="0"/>
      </w:tblPr>
      <w:tblGrid>
        <w:gridCol w:w="1900"/>
        <w:gridCol w:w="1380"/>
        <w:gridCol w:w="1380"/>
        <w:gridCol w:w="1380"/>
        <w:gridCol w:w="1070"/>
        <w:gridCol w:w="1080"/>
        <w:gridCol w:w="1440"/>
      </w:tblGrid>
      <w:tr w:rsidR="00E66486" w14:paraId="4FA0B81B" w14:textId="77777777" w:rsidTr="00F67865">
        <w:tc>
          <w:tcPr>
            <w:tcW w:w="9630" w:type="dxa"/>
            <w:gridSpan w:val="7"/>
            <w:tcBorders>
              <w:top w:val="nil"/>
              <w:left w:val="nil"/>
              <w:bottom w:val="nil"/>
              <w:right w:val="nil"/>
            </w:tcBorders>
            <w:tcMar>
              <w:top w:w="80" w:type="dxa"/>
              <w:left w:w="40" w:type="dxa"/>
              <w:bottom w:w="40" w:type="dxa"/>
              <w:right w:w="40" w:type="dxa"/>
            </w:tcMar>
            <w:vAlign w:val="center"/>
          </w:tcPr>
          <w:p w14:paraId="35065968" w14:textId="1C03F685" w:rsidR="00E66486" w:rsidRPr="00EA594F" w:rsidRDefault="00E66486" w:rsidP="00122D20">
            <w:pPr>
              <w:pStyle w:val="TableTitle"/>
              <w:rPr>
                <w:sz w:val="16"/>
                <w:szCs w:val="16"/>
              </w:rPr>
            </w:pPr>
            <w:r>
              <w:t xml:space="preserve">Table 5.10.4 Endpoints as a Function of </w:t>
            </w:r>
            <w:r w:rsidR="00D21A33">
              <w:t>Zone Group</w:t>
            </w:r>
            <w:r>
              <w:t xml:space="preserve"> Mode</w:t>
            </w:r>
          </w:p>
        </w:tc>
      </w:tr>
      <w:tr w:rsidR="00E66486" w14:paraId="5FBF6BEC" w14:textId="77777777" w:rsidTr="00F67865">
        <w:trPr>
          <w:trHeight w:val="360"/>
        </w:trPr>
        <w:tc>
          <w:tcPr>
            <w:tcW w:w="1900" w:type="dxa"/>
            <w:tcBorders>
              <w:top w:val="single" w:sz="16" w:space="0" w:color="000000"/>
              <w:left w:val="nil"/>
              <w:bottom w:val="single" w:sz="16" w:space="0" w:color="000000"/>
              <w:right w:val="single" w:sz="3" w:space="0" w:color="000000"/>
            </w:tcBorders>
            <w:tcMar>
              <w:top w:w="110" w:type="dxa"/>
              <w:left w:w="80" w:type="dxa"/>
              <w:bottom w:w="70" w:type="dxa"/>
              <w:right w:w="40" w:type="dxa"/>
            </w:tcMar>
            <w:vAlign w:val="bottom"/>
          </w:tcPr>
          <w:p w14:paraId="63C3CF07" w14:textId="5F1511D9" w:rsidR="00E66486" w:rsidRDefault="00E66486" w:rsidP="00B37EF3">
            <w:pPr>
              <w:pStyle w:val="HeadingRunIn"/>
            </w:pPr>
            <w:r>
              <w:t>Endpoint</w:t>
            </w:r>
          </w:p>
        </w:tc>
        <w:tc>
          <w:tcPr>
            <w:tcW w:w="138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69EA3CF8" w14:textId="77777777" w:rsidR="00E66486" w:rsidRDefault="00E66486" w:rsidP="00B37EF3">
            <w:pPr>
              <w:pStyle w:val="HeadingRunIn"/>
            </w:pPr>
            <w:r>
              <w:t>Occupied</w:t>
            </w:r>
          </w:p>
        </w:tc>
        <w:tc>
          <w:tcPr>
            <w:tcW w:w="138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5A31F8D8" w14:textId="77777777" w:rsidR="00E66486" w:rsidRDefault="00E66486" w:rsidP="00B37EF3">
            <w:pPr>
              <w:pStyle w:val="HeadingRunIn"/>
            </w:pPr>
            <w:r>
              <w:t>Cooldown</w:t>
            </w:r>
          </w:p>
        </w:tc>
        <w:tc>
          <w:tcPr>
            <w:tcW w:w="138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4A244EE2" w14:textId="77777777" w:rsidR="00E66486" w:rsidRDefault="00E66486" w:rsidP="00B37EF3">
            <w:pPr>
              <w:pStyle w:val="HeadingRunIn"/>
            </w:pPr>
            <w:r>
              <w:t>Setup</w:t>
            </w:r>
          </w:p>
        </w:tc>
        <w:tc>
          <w:tcPr>
            <w:tcW w:w="107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6DF31AD3" w14:textId="2B85025C" w:rsidR="00E66486" w:rsidRDefault="005474F7" w:rsidP="00B37EF3">
            <w:pPr>
              <w:pStyle w:val="HeadingRunIn"/>
            </w:pPr>
            <w:r>
              <w:t>Warmup</w:t>
            </w:r>
          </w:p>
        </w:tc>
        <w:tc>
          <w:tcPr>
            <w:tcW w:w="108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225911FB" w14:textId="77777777" w:rsidR="00E66486" w:rsidRDefault="00E66486" w:rsidP="00B37EF3">
            <w:pPr>
              <w:pStyle w:val="HeadingRunIn"/>
            </w:pPr>
            <w:r>
              <w:t>Setback</w:t>
            </w:r>
          </w:p>
        </w:tc>
        <w:tc>
          <w:tcPr>
            <w:tcW w:w="1440" w:type="dxa"/>
            <w:tcBorders>
              <w:top w:val="single" w:sz="16" w:space="0" w:color="000000"/>
              <w:left w:val="nil"/>
              <w:bottom w:val="single" w:sz="16" w:space="0" w:color="000000"/>
              <w:right w:val="nil"/>
            </w:tcBorders>
            <w:tcMar>
              <w:top w:w="110" w:type="dxa"/>
              <w:left w:w="80" w:type="dxa"/>
              <w:bottom w:w="70" w:type="dxa"/>
              <w:right w:w="40" w:type="dxa"/>
            </w:tcMar>
            <w:vAlign w:val="bottom"/>
          </w:tcPr>
          <w:p w14:paraId="4E139171" w14:textId="77777777" w:rsidR="00E66486" w:rsidRDefault="00E66486" w:rsidP="00B37EF3">
            <w:pPr>
              <w:pStyle w:val="HeadingRunIn"/>
            </w:pPr>
            <w:r>
              <w:t>Unoccupied</w:t>
            </w:r>
          </w:p>
        </w:tc>
      </w:tr>
      <w:tr w:rsidR="00E66486" w14:paraId="1920772C" w14:textId="77777777" w:rsidTr="00F67865">
        <w:trPr>
          <w:trHeight w:val="360"/>
        </w:trPr>
        <w:tc>
          <w:tcPr>
            <w:tcW w:w="1900" w:type="dxa"/>
            <w:tcBorders>
              <w:top w:val="double" w:sz="4" w:space="0" w:color="000000"/>
              <w:left w:val="nil"/>
              <w:bottom w:val="nil"/>
              <w:right w:val="single" w:sz="3" w:space="0" w:color="000000"/>
            </w:tcBorders>
            <w:tcMar>
              <w:top w:w="110" w:type="dxa"/>
              <w:left w:w="80" w:type="dxa"/>
              <w:bottom w:w="70" w:type="dxa"/>
              <w:right w:w="40" w:type="dxa"/>
            </w:tcMar>
          </w:tcPr>
          <w:p w14:paraId="4D9C2EB3" w14:textId="77777777" w:rsidR="00E66486" w:rsidRDefault="00E66486" w:rsidP="00B37EF3">
            <w:pPr>
              <w:pStyle w:val="HeadingRunIn"/>
            </w:pPr>
            <w:r>
              <w:t>Cooling maximum</w:t>
            </w:r>
          </w:p>
        </w:tc>
        <w:tc>
          <w:tcPr>
            <w:tcW w:w="138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7BB86D6E" w14:textId="77777777" w:rsidR="00E66486" w:rsidRDefault="00E66486" w:rsidP="00B37EF3">
            <w:pPr>
              <w:pStyle w:val="HeadingRunIn"/>
            </w:pPr>
            <w:proofErr w:type="spellStart"/>
            <w:r>
              <w:t>Vcool</w:t>
            </w:r>
            <w:proofErr w:type="spellEnd"/>
            <w:r>
              <w:t>-max</w:t>
            </w:r>
          </w:p>
        </w:tc>
        <w:tc>
          <w:tcPr>
            <w:tcW w:w="138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6D4AFE15" w14:textId="77777777" w:rsidR="00E66486" w:rsidRDefault="00E66486" w:rsidP="00B37EF3">
            <w:pPr>
              <w:pStyle w:val="HeadingRunIn"/>
            </w:pPr>
            <w:proofErr w:type="spellStart"/>
            <w:r>
              <w:t>Vcool</w:t>
            </w:r>
            <w:proofErr w:type="spellEnd"/>
            <w:r>
              <w:t>-max</w:t>
            </w:r>
          </w:p>
        </w:tc>
        <w:tc>
          <w:tcPr>
            <w:tcW w:w="138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710265D6" w14:textId="77777777" w:rsidR="00E66486" w:rsidRDefault="00E66486" w:rsidP="00B37EF3">
            <w:pPr>
              <w:pStyle w:val="HeadingRunIn"/>
            </w:pPr>
            <w:proofErr w:type="spellStart"/>
            <w:r>
              <w:t>Vcool</w:t>
            </w:r>
            <w:proofErr w:type="spellEnd"/>
            <w:r>
              <w:t>-max</w:t>
            </w:r>
          </w:p>
        </w:tc>
        <w:tc>
          <w:tcPr>
            <w:tcW w:w="107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0409A67A" w14:textId="77777777" w:rsidR="00E66486" w:rsidRDefault="00E66486" w:rsidP="00B37EF3">
            <w:pPr>
              <w:pStyle w:val="HeadingRunIn"/>
            </w:pPr>
            <w:r>
              <w:t>0</w:t>
            </w:r>
          </w:p>
        </w:tc>
        <w:tc>
          <w:tcPr>
            <w:tcW w:w="108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014440CF" w14:textId="77777777" w:rsidR="00E66486" w:rsidRDefault="00E66486" w:rsidP="00B37EF3">
            <w:pPr>
              <w:pStyle w:val="HeadingRunIn"/>
            </w:pPr>
            <w:r>
              <w:t>0</w:t>
            </w:r>
          </w:p>
        </w:tc>
        <w:tc>
          <w:tcPr>
            <w:tcW w:w="1440" w:type="dxa"/>
            <w:tcBorders>
              <w:top w:val="double" w:sz="4" w:space="0" w:color="000000"/>
              <w:left w:val="nil"/>
              <w:bottom w:val="nil"/>
              <w:right w:val="nil"/>
            </w:tcBorders>
            <w:tcMar>
              <w:top w:w="110" w:type="dxa"/>
              <w:left w:w="80" w:type="dxa"/>
              <w:bottom w:w="70" w:type="dxa"/>
              <w:right w:w="40" w:type="dxa"/>
            </w:tcMar>
          </w:tcPr>
          <w:p w14:paraId="3276F84D" w14:textId="77777777" w:rsidR="00E66486" w:rsidRDefault="00E66486" w:rsidP="00B37EF3">
            <w:pPr>
              <w:pStyle w:val="HeadingRunIn"/>
            </w:pPr>
            <w:r>
              <w:t>0</w:t>
            </w:r>
          </w:p>
        </w:tc>
      </w:tr>
      <w:tr w:rsidR="00E66486" w14:paraId="37563EDC" w14:textId="77777777" w:rsidTr="00F67865">
        <w:trPr>
          <w:trHeight w:val="360"/>
        </w:trPr>
        <w:tc>
          <w:tcPr>
            <w:tcW w:w="1900" w:type="dxa"/>
            <w:tcBorders>
              <w:top w:val="single" w:sz="3" w:space="0" w:color="000000"/>
              <w:left w:val="nil"/>
              <w:bottom w:val="single" w:sz="16" w:space="0" w:color="000000"/>
              <w:right w:val="single" w:sz="3" w:space="0" w:color="000000"/>
            </w:tcBorders>
            <w:tcMar>
              <w:top w:w="110" w:type="dxa"/>
              <w:left w:w="80" w:type="dxa"/>
              <w:bottom w:w="70" w:type="dxa"/>
              <w:right w:w="40" w:type="dxa"/>
            </w:tcMar>
          </w:tcPr>
          <w:p w14:paraId="0D887FC2" w14:textId="77777777" w:rsidR="00E66486" w:rsidRDefault="00E66486" w:rsidP="00B37EF3">
            <w:pPr>
              <w:pStyle w:val="HeadingRunIn"/>
            </w:pPr>
            <w:r>
              <w:t>Minimum</w:t>
            </w:r>
          </w:p>
        </w:tc>
        <w:tc>
          <w:tcPr>
            <w:tcW w:w="138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tcPr>
          <w:p w14:paraId="4899EA1D" w14:textId="77777777" w:rsidR="00E66486" w:rsidRDefault="00E66486" w:rsidP="00B37EF3">
            <w:pPr>
              <w:pStyle w:val="HeadingRunIn"/>
            </w:pPr>
            <w:proofErr w:type="spellStart"/>
            <w:r>
              <w:t>Vmin</w:t>
            </w:r>
            <w:proofErr w:type="spellEnd"/>
            <w:r>
              <w:t>*</w:t>
            </w:r>
          </w:p>
        </w:tc>
        <w:tc>
          <w:tcPr>
            <w:tcW w:w="138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tcPr>
          <w:p w14:paraId="53B7384F" w14:textId="77777777" w:rsidR="00E66486" w:rsidRDefault="00E66486" w:rsidP="00B37EF3">
            <w:pPr>
              <w:pStyle w:val="HeadingRunIn"/>
            </w:pPr>
            <w:r>
              <w:t>0</w:t>
            </w:r>
          </w:p>
        </w:tc>
        <w:tc>
          <w:tcPr>
            <w:tcW w:w="138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tcPr>
          <w:p w14:paraId="36F801B8" w14:textId="77777777" w:rsidR="00E66486" w:rsidRDefault="00E66486" w:rsidP="00B37EF3">
            <w:pPr>
              <w:pStyle w:val="HeadingRunIn"/>
            </w:pPr>
            <w:r>
              <w:t>0</w:t>
            </w:r>
          </w:p>
        </w:tc>
        <w:tc>
          <w:tcPr>
            <w:tcW w:w="107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tcPr>
          <w:p w14:paraId="6366D392" w14:textId="77777777" w:rsidR="00E66486" w:rsidRDefault="00E66486" w:rsidP="00B37EF3">
            <w:pPr>
              <w:pStyle w:val="HeadingRunIn"/>
            </w:pPr>
            <w:r>
              <w:t>0</w:t>
            </w:r>
          </w:p>
        </w:tc>
        <w:tc>
          <w:tcPr>
            <w:tcW w:w="108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tcPr>
          <w:p w14:paraId="7ACF7F2C" w14:textId="77777777" w:rsidR="00E66486" w:rsidRDefault="00E66486" w:rsidP="00B37EF3">
            <w:pPr>
              <w:pStyle w:val="HeadingRunIn"/>
            </w:pPr>
            <w:r>
              <w:t>0</w:t>
            </w:r>
          </w:p>
        </w:tc>
        <w:tc>
          <w:tcPr>
            <w:tcW w:w="1440" w:type="dxa"/>
            <w:tcBorders>
              <w:top w:val="single" w:sz="3" w:space="0" w:color="000000"/>
              <w:left w:val="nil"/>
              <w:bottom w:val="single" w:sz="16" w:space="0" w:color="000000"/>
              <w:right w:val="nil"/>
            </w:tcBorders>
            <w:tcMar>
              <w:top w:w="110" w:type="dxa"/>
              <w:left w:w="80" w:type="dxa"/>
              <w:bottom w:w="70" w:type="dxa"/>
              <w:right w:w="40" w:type="dxa"/>
            </w:tcMar>
          </w:tcPr>
          <w:p w14:paraId="054EB3D9" w14:textId="77777777" w:rsidR="00E66486" w:rsidRDefault="00E66486" w:rsidP="00B37EF3">
            <w:pPr>
              <w:pStyle w:val="HeadingRunIn"/>
            </w:pPr>
            <w:r>
              <w:t>0</w:t>
            </w:r>
          </w:p>
        </w:tc>
      </w:tr>
    </w:tbl>
    <w:p w14:paraId="02B64C27" w14:textId="77777777" w:rsidR="00E66486" w:rsidRPr="00AB559A" w:rsidRDefault="00E66486" w:rsidP="00E66486">
      <w:r>
        <w:t xml:space="preserve"> </w:t>
      </w:r>
    </w:p>
    <w:p w14:paraId="52068BFE" w14:textId="56D91E37" w:rsidR="009045A3" w:rsidRDefault="00692F33" w:rsidP="0087618D">
      <w:pPr>
        <w:pStyle w:val="Heading3"/>
        <w:rPr>
          <w:ins w:id="4964" w:author="Hwakong Cheng" w:date="2022-10-06T13:16:00Z"/>
        </w:rPr>
      </w:pPr>
      <w:ins w:id="4965" w:author="Hwakong Cheng" w:date="2022-10-06T13:16:00Z">
        <w:r w:rsidRPr="00DC5BE1">
          <w:rPr>
            <w:rStyle w:val="Toggle"/>
            <w:rPrChange w:id="4966" w:author="Hwakong Cheng" w:date="2022-10-07T14:46:00Z">
              <w:rPr/>
            </w:rPrChange>
          </w:rPr>
          <w:t xml:space="preserve">[VENT </w:t>
        </w:r>
        <w:proofErr w:type="gramStart"/>
        <w:r w:rsidRPr="00DC5BE1">
          <w:rPr>
            <w:rStyle w:val="Toggle"/>
            <w:rPrChange w:id="4967" w:author="Hwakong Cheng" w:date="2022-10-07T14:46:00Z">
              <w:rPr/>
            </w:rPrChange>
          </w:rPr>
          <w:t>621]</w:t>
        </w:r>
      </w:ins>
      <w:r w:rsidR="009045A3" w:rsidRPr="00BC7581">
        <w:t>Control</w:t>
      </w:r>
      <w:proofErr w:type="gramEnd"/>
      <w:r w:rsidR="009045A3" w:rsidRPr="00BC7581">
        <w:t xml:space="preserve"> logic is depicted schematically in </w:t>
      </w:r>
      <w:r w:rsidR="009045A3">
        <w:rPr>
          <w:rFonts w:cs="Times New Roman PS MT"/>
          <w:bCs/>
          <w:szCs w:val="20"/>
        </w:rPr>
        <w:t>Figure 5.10.5</w:t>
      </w:r>
      <w:r w:rsidR="009045A3" w:rsidRPr="00BC7581">
        <w:t xml:space="preserve"> and described in the following </w:t>
      </w:r>
      <w:r w:rsidR="009045A3">
        <w:rPr>
          <w:rFonts w:cs="Times New Roman PS MT"/>
          <w:bCs/>
          <w:szCs w:val="20"/>
        </w:rPr>
        <w:t>subsections</w:t>
      </w:r>
      <w:r w:rsidR="009045A3" w:rsidRPr="00BC7581">
        <w:t xml:space="preserve">. In </w:t>
      </w:r>
      <w:r w:rsidR="009045A3">
        <w:rPr>
          <w:rFonts w:cs="Times New Roman PS MT"/>
          <w:bCs/>
          <w:szCs w:val="20"/>
        </w:rPr>
        <w:t>Figure 5.10.5</w:t>
      </w:r>
      <w:r w:rsidR="009045A3" w:rsidRPr="00BC7581">
        <w:t xml:space="preserve">, OA-min is </w:t>
      </w:r>
      <w:proofErr w:type="spellStart"/>
      <w:r w:rsidR="009045A3" w:rsidRPr="00BC7581">
        <w:t>Voz</w:t>
      </w:r>
      <w:proofErr w:type="spellEnd"/>
      <w:del w:id="4968" w:author="Hwakong Cheng" w:date="2022-10-06T13:17:00Z">
        <w:r w:rsidR="009045A3" w:rsidRPr="00BC7581" w:rsidDel="00692F33">
          <w:delText xml:space="preserve"> (if using ASHRAE Standard 62.1 ventilation logic) or Zone-Abs-OA-min (if using </w:delText>
        </w:r>
        <w:r w:rsidR="009045A3" w:rsidDel="00692F33">
          <w:rPr>
            <w:rFonts w:cs="Times New Roman PS MT"/>
            <w:bCs/>
            <w:szCs w:val="20"/>
          </w:rPr>
          <w:delText xml:space="preserve">California </w:delText>
        </w:r>
        <w:r w:rsidR="009045A3" w:rsidRPr="00BC7581" w:rsidDel="00692F33">
          <w:delText>Title 24 ventilation logic)</w:delText>
        </w:r>
      </w:del>
      <w:r w:rsidR="009045A3" w:rsidRPr="00BC7581">
        <w:t>.</w:t>
      </w:r>
    </w:p>
    <w:p w14:paraId="44C2F4C5" w14:textId="21316241" w:rsidR="00692F33" w:rsidRDefault="00692F33" w:rsidP="0087618D">
      <w:pPr>
        <w:pStyle w:val="Heading3"/>
      </w:pPr>
      <w:ins w:id="4969" w:author="Hwakong Cheng" w:date="2022-10-06T13:17:00Z">
        <w:r w:rsidRPr="00DC5BE1">
          <w:rPr>
            <w:rStyle w:val="Toggle"/>
            <w:rPrChange w:id="4970" w:author="Hwakong Cheng" w:date="2022-10-07T14:46:00Z">
              <w:rPr/>
            </w:rPrChange>
          </w:rPr>
          <w:t>[VENT T</w:t>
        </w:r>
        <w:proofErr w:type="gramStart"/>
        <w:r w:rsidRPr="00DC5BE1">
          <w:rPr>
            <w:rStyle w:val="Toggle"/>
            <w:rPrChange w:id="4971" w:author="Hwakong Cheng" w:date="2022-10-07T14:46:00Z">
              <w:rPr/>
            </w:rPrChange>
          </w:rPr>
          <w:t>24]</w:t>
        </w:r>
      </w:ins>
      <w:ins w:id="4972" w:author="Hwakong Cheng" w:date="2022-10-06T13:16:00Z">
        <w:r w:rsidRPr="00BC7581">
          <w:t>Control</w:t>
        </w:r>
        <w:proofErr w:type="gramEnd"/>
        <w:r w:rsidRPr="00BC7581">
          <w:t xml:space="preserve"> logic is depicted schematically in </w:t>
        </w:r>
        <w:r>
          <w:rPr>
            <w:rFonts w:cs="Times New Roman PS MT"/>
            <w:bCs/>
            <w:szCs w:val="20"/>
          </w:rPr>
          <w:t>Figure 5.10.5</w:t>
        </w:r>
        <w:r w:rsidRPr="00BC7581">
          <w:t xml:space="preserve"> and described in the following </w:t>
        </w:r>
        <w:r>
          <w:rPr>
            <w:rFonts w:cs="Times New Roman PS MT"/>
            <w:bCs/>
            <w:szCs w:val="20"/>
          </w:rPr>
          <w:t>subsections</w:t>
        </w:r>
        <w:r w:rsidRPr="00BC7581">
          <w:t xml:space="preserve">. In </w:t>
        </w:r>
        <w:r>
          <w:rPr>
            <w:rFonts w:cs="Times New Roman PS MT"/>
            <w:bCs/>
            <w:szCs w:val="20"/>
          </w:rPr>
          <w:t>Figure 5.10.5</w:t>
        </w:r>
        <w:r w:rsidRPr="00BC7581">
          <w:t>, OA-min is Zone-Abs-OA-min.</w:t>
        </w:r>
      </w:ins>
    </w:p>
    <w:commentRangeStart w:id="4973"/>
    <w:p w14:paraId="13E1A238" w14:textId="7D5F0FA4" w:rsidR="00E4771D" w:rsidRDefault="00E4771D" w:rsidP="00E4771D">
      <w:r>
        <w:rPr>
          <w:noProof/>
        </w:rPr>
        <w:lastRenderedPageBreak/>
        <mc:AlternateContent>
          <mc:Choice Requires="wpc">
            <w:drawing>
              <wp:inline distT="0" distB="0" distL="0" distR="0" wp14:anchorId="5218FF4E" wp14:editId="5FD9DF28">
                <wp:extent cx="5943600" cy="4052570"/>
                <wp:effectExtent l="0" t="0" r="38100" b="119380"/>
                <wp:docPr id="272" name="Canvas 27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009" name="Line 330"/>
                        <wps:cNvCnPr>
                          <a:cxnSpLocks noChangeShapeType="1"/>
                        </wps:cNvCnPr>
                        <wps:spPr bwMode="auto">
                          <a:xfrm>
                            <a:off x="857774" y="457199"/>
                            <a:ext cx="635" cy="3250565"/>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204" name="Line 331"/>
                        <wps:cNvCnPr>
                          <a:cxnSpLocks noChangeShapeType="1"/>
                        </wps:cNvCnPr>
                        <wps:spPr bwMode="auto">
                          <a:xfrm flipV="1">
                            <a:off x="857774" y="3707764"/>
                            <a:ext cx="5031740" cy="1905"/>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205" name="Line 332"/>
                        <wps:cNvCnPr>
                          <a:cxnSpLocks noChangeShapeType="1"/>
                        </wps:cNvCnPr>
                        <wps:spPr bwMode="auto">
                          <a:xfrm flipH="1">
                            <a:off x="857859" y="3212378"/>
                            <a:ext cx="2799078" cy="0"/>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206" name="Line 333"/>
                        <wps:cNvCnPr>
                          <a:cxnSpLocks noChangeShapeType="1"/>
                        </wps:cNvCnPr>
                        <wps:spPr bwMode="auto">
                          <a:xfrm>
                            <a:off x="1967036" y="493013"/>
                            <a:ext cx="1102360" cy="3214751"/>
                          </a:xfrm>
                          <a:prstGeom prst="line">
                            <a:avLst/>
                          </a:prstGeom>
                          <a:noFill/>
                          <a:ln w="0">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207" name="Rectangle 334"/>
                        <wps:cNvSpPr>
                          <a:spLocks noChangeArrowheads="1"/>
                        </wps:cNvSpPr>
                        <wps:spPr bwMode="auto">
                          <a:xfrm>
                            <a:off x="2591389" y="638031"/>
                            <a:ext cx="929702" cy="5489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D4FB0E" w14:textId="77777777" w:rsidR="00D878EF" w:rsidRPr="007E18AB" w:rsidRDefault="00D878EF" w:rsidP="00E4771D">
                              <w:pPr>
                                <w:pStyle w:val="NoSpacing"/>
                                <w:rPr>
                                  <w:rFonts w:cs="Arial"/>
                                  <w:szCs w:val="24"/>
                                </w:rPr>
                              </w:pPr>
                              <w:r w:rsidRPr="007E18AB">
                                <w:t>Discharge Air Temperature Setpoint</w:t>
                              </w:r>
                            </w:p>
                          </w:txbxContent>
                        </wps:txbx>
                        <wps:bodyPr rot="0" vert="horz" wrap="square" lIns="0" tIns="0" rIns="0" bIns="0" anchor="t" anchorCtr="0" upright="1">
                          <a:noAutofit/>
                        </wps:bodyPr>
                      </wps:wsp>
                      <wps:wsp>
                        <wps:cNvPr id="208" name="Line 335"/>
                        <wps:cNvCnPr>
                          <a:cxnSpLocks noChangeShapeType="1"/>
                        </wps:cNvCnPr>
                        <wps:spPr bwMode="auto">
                          <a:xfrm>
                            <a:off x="766969" y="4066539"/>
                            <a:ext cx="2302510" cy="635"/>
                          </a:xfrm>
                          <a:prstGeom prst="line">
                            <a:avLst/>
                          </a:prstGeom>
                          <a:noFill/>
                          <a:ln w="9525">
                            <a:solidFill>
                              <a:srgbClr val="000000"/>
                            </a:solidFill>
                            <a:round/>
                            <a:headEnd type="triangle" w="med" len="med"/>
                            <a:tailEnd type="oval" w="med" len="med"/>
                          </a:ln>
                          <a:extLst>
                            <a:ext uri="{909E8E84-426E-40DD-AFC4-6F175D3DCCD1}">
                              <a14:hiddenFill xmlns:a14="http://schemas.microsoft.com/office/drawing/2010/main">
                                <a:noFill/>
                              </a14:hiddenFill>
                            </a:ext>
                          </a:extLst>
                        </wps:spPr>
                        <wps:bodyPr/>
                      </wps:wsp>
                      <wps:wsp>
                        <wps:cNvPr id="209" name="Rectangle 336"/>
                        <wps:cNvSpPr>
                          <a:spLocks noChangeArrowheads="1"/>
                        </wps:cNvSpPr>
                        <wps:spPr bwMode="auto">
                          <a:xfrm>
                            <a:off x="1083833" y="3802379"/>
                            <a:ext cx="1404563" cy="332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68E5E9" w14:textId="1C4A9305" w:rsidR="00D878EF" w:rsidRPr="00274066" w:rsidRDefault="00D878EF" w:rsidP="00E4771D">
                              <w:pPr>
                                <w:pStyle w:val="NoSpacing"/>
                                <w:jc w:val="center"/>
                                <w:rPr>
                                  <w:rFonts w:cs="Arial"/>
                                  <w:sz w:val="24"/>
                                  <w:szCs w:val="24"/>
                                </w:rPr>
                              </w:pPr>
                              <w:r>
                                <w:t>Heating Loop</w:t>
                              </w:r>
                              <w:r w:rsidRPr="00274066">
                                <w:t xml:space="preserve"> Signal</w:t>
                              </w:r>
                            </w:p>
                          </w:txbxContent>
                        </wps:txbx>
                        <wps:bodyPr rot="0" vert="horz" wrap="square" lIns="0" tIns="0" rIns="0" bIns="0" anchor="t" anchorCtr="0" upright="1">
                          <a:noAutofit/>
                        </wps:bodyPr>
                      </wps:wsp>
                      <wps:wsp>
                        <wps:cNvPr id="210" name="Rectangle 337"/>
                        <wps:cNvSpPr>
                          <a:spLocks noChangeArrowheads="1"/>
                        </wps:cNvSpPr>
                        <wps:spPr bwMode="auto">
                          <a:xfrm>
                            <a:off x="4011819" y="3802379"/>
                            <a:ext cx="1650365" cy="332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5D6EF6" w14:textId="345B4739" w:rsidR="00D878EF" w:rsidRPr="00274066" w:rsidRDefault="00D878EF" w:rsidP="00E4771D">
                              <w:pPr>
                                <w:pStyle w:val="NoSpacing"/>
                                <w:jc w:val="center"/>
                                <w:rPr>
                                  <w:rFonts w:cs="Arial"/>
                                  <w:sz w:val="24"/>
                                  <w:szCs w:val="24"/>
                                </w:rPr>
                              </w:pPr>
                              <w:r>
                                <w:t>Cooling Loop</w:t>
                              </w:r>
                              <w:r w:rsidRPr="00274066">
                                <w:t xml:space="preserve"> Signal</w:t>
                              </w:r>
                            </w:p>
                          </w:txbxContent>
                        </wps:txbx>
                        <wps:bodyPr rot="0" vert="horz" wrap="square" lIns="0" tIns="0" rIns="0" bIns="0" anchor="t" anchorCtr="0" upright="1">
                          <a:noAutofit/>
                        </wps:bodyPr>
                      </wps:wsp>
                      <wps:wsp>
                        <wps:cNvPr id="212" name="Line 338"/>
                        <wps:cNvCnPr>
                          <a:cxnSpLocks noChangeShapeType="1"/>
                        </wps:cNvCnPr>
                        <wps:spPr bwMode="auto">
                          <a:xfrm>
                            <a:off x="3621294" y="4072889"/>
                            <a:ext cx="2302510" cy="635"/>
                          </a:xfrm>
                          <a:prstGeom prst="line">
                            <a:avLst/>
                          </a:prstGeom>
                          <a:noFill/>
                          <a:ln w="9525">
                            <a:solidFill>
                              <a:srgbClr val="00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225" name="Text Box 340"/>
                        <wps:cNvSpPr txBox="1">
                          <a:spLocks noChangeArrowheads="1"/>
                        </wps:cNvSpPr>
                        <wps:spPr bwMode="auto">
                          <a:xfrm>
                            <a:off x="4346559" y="2963402"/>
                            <a:ext cx="1155065" cy="678728"/>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FE55BAB" w14:textId="77777777" w:rsidR="00D878EF" w:rsidRDefault="00D878EF" w:rsidP="00E4771D">
                              <w:pPr>
                                <w:pStyle w:val="NoSpacing"/>
                              </w:pPr>
                              <w:r>
                                <w:t>Active Primary Airflow Setpoint, Vspt</w:t>
                              </w:r>
                            </w:p>
                          </w:txbxContent>
                        </wps:txbx>
                        <wps:bodyPr rot="0" vert="horz" wrap="square" lIns="91440" tIns="45720" rIns="91440" bIns="45720" anchor="t" anchorCtr="0" upright="1">
                          <a:noAutofit/>
                        </wps:bodyPr>
                      </wps:wsp>
                      <wps:wsp>
                        <wps:cNvPr id="247" name="Line 341"/>
                        <wps:cNvCnPr>
                          <a:cxnSpLocks noChangeShapeType="1"/>
                        </wps:cNvCnPr>
                        <wps:spPr bwMode="auto">
                          <a:xfrm flipH="1" flipV="1">
                            <a:off x="4011125" y="2916661"/>
                            <a:ext cx="334308" cy="33432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8" name="Text Box 342"/>
                        <wps:cNvSpPr txBox="1">
                          <a:spLocks noChangeArrowheads="1"/>
                        </wps:cNvSpPr>
                        <wps:spPr bwMode="auto">
                          <a:xfrm>
                            <a:off x="119239" y="3035863"/>
                            <a:ext cx="783590" cy="61128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117A60B" w14:textId="0412088E" w:rsidR="00D878EF" w:rsidRPr="00274066" w:rsidRDefault="00D878EF" w:rsidP="00E4771D">
                              <w:pPr>
                                <w:pStyle w:val="NoSpacing"/>
                                <w:jc w:val="right"/>
                              </w:pPr>
                              <w:r w:rsidRPr="00274066">
                                <w:t xml:space="preserve">Minimum </w:t>
                              </w:r>
                            </w:p>
                          </w:txbxContent>
                        </wps:txbx>
                        <wps:bodyPr rot="0" vert="horz" wrap="square" lIns="91440" tIns="45720" rIns="91440" bIns="45720" anchor="t" anchorCtr="0" upright="1">
                          <a:noAutofit/>
                        </wps:bodyPr>
                      </wps:wsp>
                      <wps:wsp>
                        <wps:cNvPr id="259" name="Line 343"/>
                        <wps:cNvCnPr>
                          <a:cxnSpLocks noChangeShapeType="1"/>
                        </wps:cNvCnPr>
                        <wps:spPr bwMode="auto">
                          <a:xfrm flipH="1">
                            <a:off x="3656621" y="986785"/>
                            <a:ext cx="2215934" cy="2225593"/>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260" name="Line 344"/>
                        <wps:cNvCnPr>
                          <a:cxnSpLocks noChangeShapeType="1"/>
                        </wps:cNvCnPr>
                        <wps:spPr bwMode="auto">
                          <a:xfrm flipH="1">
                            <a:off x="2297869" y="1109791"/>
                            <a:ext cx="237428" cy="15190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61" name="Rectangle 346"/>
                        <wps:cNvSpPr>
                          <a:spLocks noChangeArrowheads="1"/>
                        </wps:cNvSpPr>
                        <wps:spPr bwMode="auto">
                          <a:xfrm>
                            <a:off x="1576157" y="1261692"/>
                            <a:ext cx="847998" cy="4978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3FC0E2" w14:textId="77777777" w:rsidR="00D878EF" w:rsidRPr="007E18AB" w:rsidRDefault="00D878EF" w:rsidP="00E4771D">
                              <w:pPr>
                                <w:pStyle w:val="NoSpacing"/>
                                <w:rPr>
                                  <w:rFonts w:cs="Arial"/>
                                  <w:sz w:val="24"/>
                                  <w:szCs w:val="24"/>
                                </w:rPr>
                              </w:pPr>
                              <w:r>
                                <w:t>Series Fan Airflow Setpoint</w:t>
                              </w:r>
                            </w:p>
                          </w:txbxContent>
                        </wps:txbx>
                        <wps:bodyPr rot="0" vert="horz" wrap="square" lIns="0" tIns="0" rIns="0" bIns="0" anchor="t" anchorCtr="0" upright="1">
                          <a:noAutofit/>
                        </wps:bodyPr>
                      </wps:wsp>
                      <wps:wsp>
                        <wps:cNvPr id="262" name="Line 347"/>
                        <wps:cNvCnPr>
                          <a:cxnSpLocks noChangeShapeType="1"/>
                        </wps:cNvCnPr>
                        <wps:spPr bwMode="auto">
                          <a:xfrm flipH="1">
                            <a:off x="1526877" y="1759583"/>
                            <a:ext cx="268918" cy="35305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63" name="Rectangle 263"/>
                        <wps:cNvSpPr>
                          <a:spLocks noChangeArrowheads="1"/>
                        </wps:cNvSpPr>
                        <wps:spPr bwMode="auto">
                          <a:xfrm>
                            <a:off x="2535393" y="3802379"/>
                            <a:ext cx="1650365" cy="332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BF179A" w14:textId="77777777" w:rsidR="00D878EF" w:rsidRDefault="00D878EF" w:rsidP="00E4771D">
                              <w:pPr>
                                <w:pStyle w:val="NormalWeb"/>
                                <w:spacing w:before="0" w:beforeAutospacing="0" w:after="0" w:afterAutospacing="0"/>
                                <w:jc w:val="center"/>
                              </w:pPr>
                              <w:r>
                                <w:rPr>
                                  <w:rFonts w:eastAsia="Calibri"/>
                                  <w:sz w:val="22"/>
                                  <w:szCs w:val="22"/>
                                </w:rPr>
                                <w:t>Deadband</w:t>
                              </w:r>
                            </w:p>
                          </w:txbxContent>
                        </wps:txbx>
                        <wps:bodyPr rot="0" vert="horz" wrap="square" lIns="0" tIns="0" rIns="0" bIns="0" anchor="t" anchorCtr="0" upright="1">
                          <a:noAutofit/>
                        </wps:bodyPr>
                      </wps:wsp>
                      <wps:wsp>
                        <wps:cNvPr id="264" name="Line 385"/>
                        <wps:cNvCnPr>
                          <a:cxnSpLocks noChangeShapeType="1"/>
                        </wps:cNvCnPr>
                        <wps:spPr bwMode="auto">
                          <a:xfrm flipH="1" flipV="1">
                            <a:off x="854118" y="1480288"/>
                            <a:ext cx="1109217" cy="1181906"/>
                          </a:xfrm>
                          <a:prstGeom prst="line">
                            <a:avLst/>
                          </a:prstGeom>
                          <a:noFill/>
                          <a:ln w="9525">
                            <a:solidFill>
                              <a:srgbClr val="000000"/>
                            </a:solidFill>
                            <a:prstDash val="lgDashDot"/>
                            <a:round/>
                            <a:headEnd/>
                            <a:tailEnd/>
                          </a:ln>
                          <a:extLst>
                            <a:ext uri="{909E8E84-426E-40DD-AFC4-6F175D3DCCD1}">
                              <a14:hiddenFill xmlns:a14="http://schemas.microsoft.com/office/drawing/2010/main">
                                <a:noFill/>
                              </a14:hiddenFill>
                            </a:ext>
                          </a:extLst>
                        </wps:spPr>
                        <wps:bodyPr/>
                      </wps:wsp>
                      <wps:wsp>
                        <wps:cNvPr id="265" name="Line 385"/>
                        <wps:cNvCnPr>
                          <a:cxnSpLocks noChangeShapeType="1"/>
                        </wps:cNvCnPr>
                        <wps:spPr bwMode="auto">
                          <a:xfrm>
                            <a:off x="1959385" y="2662194"/>
                            <a:ext cx="1755365" cy="0"/>
                          </a:xfrm>
                          <a:prstGeom prst="line">
                            <a:avLst/>
                          </a:prstGeom>
                          <a:noFill/>
                          <a:ln w="9525">
                            <a:solidFill>
                              <a:srgbClr val="000000"/>
                            </a:solidFill>
                            <a:prstDash val="lgDashDot"/>
                            <a:round/>
                            <a:headEnd/>
                            <a:tailEnd/>
                          </a:ln>
                          <a:extLst>
                            <a:ext uri="{909E8E84-426E-40DD-AFC4-6F175D3DCCD1}">
                              <a14:hiddenFill xmlns:a14="http://schemas.microsoft.com/office/drawing/2010/main">
                                <a:noFill/>
                              </a14:hiddenFill>
                            </a:ext>
                          </a:extLst>
                        </wps:spPr>
                        <wps:bodyPr/>
                      </wps:wsp>
                      <wps:wsp>
                        <wps:cNvPr id="266" name="Line 385"/>
                        <wps:cNvCnPr>
                          <a:cxnSpLocks noChangeShapeType="1"/>
                        </wps:cNvCnPr>
                        <wps:spPr bwMode="auto">
                          <a:xfrm flipH="1">
                            <a:off x="3656937" y="960297"/>
                            <a:ext cx="2214603" cy="1719533"/>
                          </a:xfrm>
                          <a:prstGeom prst="line">
                            <a:avLst/>
                          </a:prstGeom>
                          <a:noFill/>
                          <a:ln w="9525">
                            <a:solidFill>
                              <a:srgbClr val="000000"/>
                            </a:solidFill>
                            <a:prstDash val="lgDashDot"/>
                            <a:round/>
                            <a:headEnd/>
                            <a:tailEnd/>
                          </a:ln>
                          <a:extLst>
                            <a:ext uri="{909E8E84-426E-40DD-AFC4-6F175D3DCCD1}">
                              <a14:hiddenFill xmlns:a14="http://schemas.microsoft.com/office/drawing/2010/main">
                                <a:noFill/>
                              </a14:hiddenFill>
                            </a:ext>
                          </a:extLst>
                        </wps:spPr>
                        <wps:bodyPr/>
                      </wps:wsp>
                      <wps:wsp>
                        <wps:cNvPr id="267" name="Text Box 342"/>
                        <wps:cNvSpPr txBox="1">
                          <a:spLocks noChangeArrowheads="1"/>
                        </wps:cNvSpPr>
                        <wps:spPr bwMode="auto">
                          <a:xfrm>
                            <a:off x="119239" y="1249363"/>
                            <a:ext cx="689811" cy="64833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8A6F882" w14:textId="77777777" w:rsidR="00D878EF" w:rsidRDefault="00D878EF" w:rsidP="00E4771D">
                              <w:pPr>
                                <w:pStyle w:val="NoSpacing"/>
                                <w:jc w:val="right"/>
                              </w:pPr>
                              <w:r w:rsidRPr="00517458">
                                <w:t>Sfan-htgmax</w:t>
                              </w:r>
                            </w:p>
                          </w:txbxContent>
                        </wps:txbx>
                        <wps:bodyPr rot="0" vert="horz" wrap="square" lIns="91440" tIns="45720" rIns="91440" bIns="45720" anchor="t" anchorCtr="0" upright="1">
                          <a:noAutofit/>
                        </wps:bodyPr>
                      </wps:wsp>
                      <wps:wsp>
                        <wps:cNvPr id="268" name="Text Box 342"/>
                        <wps:cNvSpPr txBox="1">
                          <a:spLocks noChangeArrowheads="1"/>
                        </wps:cNvSpPr>
                        <wps:spPr bwMode="auto">
                          <a:xfrm>
                            <a:off x="4441285" y="826999"/>
                            <a:ext cx="1312402" cy="434694"/>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73E9DA6" w14:textId="77777777" w:rsidR="00D878EF" w:rsidRDefault="00D878EF" w:rsidP="00E4771D">
                              <w:pPr>
                                <w:pStyle w:val="NoSpacing"/>
                                <w:jc w:val="right"/>
                              </w:pPr>
                              <w:r w:rsidRPr="00517458">
                                <w:t>Cooling</w:t>
                              </w:r>
                              <w:r>
                                <w:rPr>
                                  <w:rFonts w:eastAsia="Calibri"/>
                                </w:rPr>
                                <w:t xml:space="preserve"> Maximum </w:t>
                              </w:r>
                            </w:p>
                          </w:txbxContent>
                        </wps:txbx>
                        <wps:bodyPr rot="0" vert="horz" wrap="square" lIns="91440" tIns="45720" rIns="91440" bIns="45720" anchor="t" anchorCtr="0" upright="1">
                          <a:noAutofit/>
                        </wps:bodyPr>
                      </wps:wsp>
                      <wps:wsp>
                        <wps:cNvPr id="269" name="Line 333"/>
                        <wps:cNvCnPr>
                          <a:cxnSpLocks noChangeShapeType="1"/>
                        </wps:cNvCnPr>
                        <wps:spPr bwMode="auto">
                          <a:xfrm flipH="1" flipV="1">
                            <a:off x="858335" y="493013"/>
                            <a:ext cx="1101368" cy="431"/>
                          </a:xfrm>
                          <a:prstGeom prst="line">
                            <a:avLst/>
                          </a:prstGeom>
                          <a:noFill/>
                          <a:ln w="0">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270" name="Line 394"/>
                        <wps:cNvCnPr>
                          <a:cxnSpLocks noChangeShapeType="1"/>
                        </wps:cNvCnPr>
                        <wps:spPr bwMode="auto">
                          <a:xfrm flipH="1">
                            <a:off x="857592" y="2679830"/>
                            <a:ext cx="5014961" cy="0"/>
                          </a:xfrm>
                          <a:prstGeom prst="line">
                            <a:avLst/>
                          </a:prstGeom>
                          <a:noFill/>
                          <a:ln w="12700"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271" name="Text Box 342"/>
                        <wps:cNvSpPr txBox="1">
                          <a:spLocks noChangeArrowheads="1"/>
                        </wps:cNvSpPr>
                        <wps:spPr bwMode="auto">
                          <a:xfrm>
                            <a:off x="237582" y="2541822"/>
                            <a:ext cx="672626" cy="277198"/>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9F767D9" w14:textId="77777777" w:rsidR="00D878EF" w:rsidRDefault="00D878EF" w:rsidP="00E4771D">
                              <w:pPr>
                                <w:pStyle w:val="NoSpacing"/>
                                <w:jc w:val="right"/>
                              </w:pPr>
                              <w:r w:rsidRPr="00517458">
                                <w:t>OA-min</w:t>
                              </w:r>
                            </w:p>
                          </w:txbxContent>
                        </wps:txbx>
                        <wps:bodyPr rot="0" vert="horz" wrap="square" lIns="91440" tIns="45720" rIns="91440" bIns="45720" anchor="t" anchorCtr="0" upright="1">
                          <a:noAutofit/>
                        </wps:bodyPr>
                      </wps:wsp>
                    </wpc:wpc>
                  </a:graphicData>
                </a:graphic>
              </wp:inline>
            </w:drawing>
          </mc:Choice>
          <mc:Fallback>
            <w:pict>
              <v:group w14:anchorId="5218FF4E" id="Canvas 272" o:spid="_x0000_s1271" editas="canvas" style="width:468pt;height:319.1pt;mso-position-horizontal-relative:char;mso-position-vertical-relative:line" coordsize="59436,40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">
                <v:shape id="_x0000_s1272" type="#_x0000_t75" style="position:absolute;width:59436;height:40525;visibility:visible;mso-wrap-style:square">
                  <v:fill o:detectmouseclick="t"/>
                  <v:path o:connecttype="none"/>
                </v:shape>
                <v:line id="Line 330" o:spid="_x0000_s1273" style="position:absolute;visibility:visible;mso-wrap-style:square" from="8577,4571" to="8584,370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" strokeweight=".35mm"/>
                <v:line id="Line 331" o:spid="_x0000_s1274" style="position:absolute;flip:y;visibility:visible;mso-wrap-style:square" from="8577,37077" to="58895,370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" strokeweight=".35mm"/>
                <v:line id="Line 332" o:spid="_x0000_s1275" style="position:absolute;flip:x;visibility:visible;mso-wrap-style:square" from="8578,32123" to="36569,321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" strokeweight=".35mm"/>
                <v:line id="Line 333" o:spid="_x0000_s1276" style="position:absolute;visibility:visible;mso-wrap-style:square" from="19670,4930" to="30693,370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" strokeweight="0">
                  <v:stroke dashstyle="dash"/>
                </v:line>
                <v:rect id="Rectangle 334" o:spid="_x0000_s1277" style="position:absolute;left:25913;top:6380;width:9297;height:54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" filled="f" stroked="f">
                  <v:textbox inset="0,0,0,0">
                    <w:txbxContent>
                      <w:p w14:paraId="1ED4FB0E" w14:textId="77777777" w:rsidR="00D878EF" w:rsidRPr="007E18AB" w:rsidRDefault="00D878EF" w:rsidP="00E4771D">
                        <w:pPr>
                          <w:pStyle w:val="NoSpacing"/>
                          <w:rPr>
                            <w:rFonts w:cs="Arial"/>
                            <w:szCs w:val="24"/>
                          </w:rPr>
                        </w:pPr>
                        <w:r w:rsidRPr="007E18AB">
                          <w:t>Discharge Air Temperature Setpoint</w:t>
                        </w:r>
                      </w:p>
                    </w:txbxContent>
                  </v:textbox>
                </v:rect>
                <v:line id="Line 335" o:spid="_x0000_s1278" style="position:absolute;visibility:visible;mso-wrap-style:square" from="7669,40665" to="30694,406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">
                  <v:stroke startarrow="block" endarrow="oval"/>
                </v:line>
                <v:rect id="Rectangle 336" o:spid="_x0000_s1279" style="position:absolute;left:10838;top:38023;width:14045;height:3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" filled="f" stroked="f">
                  <v:textbox inset="0,0,0,0">
                    <w:txbxContent>
                      <w:p w14:paraId="5D68E5E9" w14:textId="1C4A9305" w:rsidR="00D878EF" w:rsidRPr="00274066" w:rsidRDefault="00D878EF" w:rsidP="00E4771D">
                        <w:pPr>
                          <w:pStyle w:val="NoSpacing"/>
                          <w:jc w:val="center"/>
                          <w:rPr>
                            <w:rFonts w:cs="Arial"/>
                            <w:sz w:val="24"/>
                            <w:szCs w:val="24"/>
                          </w:rPr>
                        </w:pPr>
                        <w:r>
                          <w:t>Heating Loop</w:t>
                        </w:r>
                        <w:r w:rsidRPr="00274066">
                          <w:t xml:space="preserve"> Signal</w:t>
                        </w:r>
                      </w:p>
                    </w:txbxContent>
                  </v:textbox>
                </v:rect>
                <v:rect id="Rectangle 337" o:spid="_x0000_s1280" style="position:absolute;left:40118;top:38023;width:16503;height:3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" filled="f" stroked="f">
                  <v:textbox inset="0,0,0,0">
                    <w:txbxContent>
                      <w:p w14:paraId="355D6EF6" w14:textId="345B4739" w:rsidR="00D878EF" w:rsidRPr="00274066" w:rsidRDefault="00D878EF" w:rsidP="00E4771D">
                        <w:pPr>
                          <w:pStyle w:val="NoSpacing"/>
                          <w:jc w:val="center"/>
                          <w:rPr>
                            <w:rFonts w:cs="Arial"/>
                            <w:sz w:val="24"/>
                            <w:szCs w:val="24"/>
                          </w:rPr>
                        </w:pPr>
                        <w:r>
                          <w:t>Cooling Loop</w:t>
                        </w:r>
                        <w:r w:rsidRPr="00274066">
                          <w:t xml:space="preserve"> Signal</w:t>
                        </w:r>
                      </w:p>
                    </w:txbxContent>
                  </v:textbox>
                </v:rect>
                <v:line id="Line 338" o:spid="_x0000_s1281" style="position:absolute;visibility:visible;mso-wrap-style:square" from="36212,40728" to="59238,407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">
                  <v:stroke startarrow="oval" endarrow="block"/>
                </v:line>
                <v:shape id="Text Box 340" o:spid="_x0000_s1282" type="#_x0000_t202" style="position:absolute;left:43465;top:29634;width:11551;height:67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" stroked="f">
                  <v:fill opacity="0"/>
                  <v:textbox>
                    <w:txbxContent>
                      <w:p w14:paraId="4FE55BAB" w14:textId="77777777" w:rsidR="00D878EF" w:rsidRDefault="00D878EF" w:rsidP="00E4771D">
                        <w:pPr>
                          <w:pStyle w:val="NoSpacing"/>
                        </w:pPr>
                        <w:r>
                          <w:t>Active Primary Airflow Setpoint, Vspt</w:t>
                        </w:r>
                      </w:p>
                    </w:txbxContent>
                  </v:textbox>
                </v:shape>
                <v:line id="Line 341" o:spid="_x0000_s1283" style="position:absolute;flip:x y;visibility:visible;mso-wrap-style:square" from="40111,29166" to="43454,325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">
                  <v:stroke endarrow="block"/>
                </v:line>
                <v:shape id="Text Box 342" o:spid="_x0000_s1284" type="#_x0000_t202" style="position:absolute;left:1192;top:30358;width:7836;height:61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" stroked="f">
                  <v:fill opacity="0"/>
                  <v:textbox>
                    <w:txbxContent>
                      <w:p w14:paraId="2117A60B" w14:textId="0412088E" w:rsidR="00D878EF" w:rsidRPr="00274066" w:rsidRDefault="00D878EF" w:rsidP="00E4771D">
                        <w:pPr>
                          <w:pStyle w:val="NoSpacing"/>
                          <w:jc w:val="right"/>
                        </w:pPr>
                        <w:r w:rsidRPr="00274066">
                          <w:t xml:space="preserve">Minimum </w:t>
                        </w:r>
                      </w:p>
                    </w:txbxContent>
                  </v:textbox>
                </v:shape>
                <v:line id="Line 343" o:spid="_x0000_s1285" style="position:absolute;flip:x;visibility:visible;mso-wrap-style:square" from="36566,9867" to="58725,321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" strokeweight=".35mm"/>
                <v:line id="Line 344" o:spid="_x0000_s1286" style="position:absolute;flip:x;visibility:visible;mso-wrap-style:square" from="22978,11097" to="25352,126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">
                  <v:stroke endarrow="block"/>
                </v:line>
                <v:rect id="Rectangle 346" o:spid="_x0000_s1287" style="position:absolute;left:15761;top:12616;width:8480;height:49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" filled="f" stroked="f">
                  <v:textbox inset="0,0,0,0">
                    <w:txbxContent>
                      <w:p w14:paraId="5E3FC0E2" w14:textId="77777777" w:rsidR="00D878EF" w:rsidRPr="007E18AB" w:rsidRDefault="00D878EF" w:rsidP="00E4771D">
                        <w:pPr>
                          <w:pStyle w:val="NoSpacing"/>
                          <w:rPr>
                            <w:rFonts w:cs="Arial"/>
                            <w:sz w:val="24"/>
                            <w:szCs w:val="24"/>
                          </w:rPr>
                        </w:pPr>
                        <w:r>
                          <w:t>Series Fan Airflow Setpoint</w:t>
                        </w:r>
                      </w:p>
                    </w:txbxContent>
                  </v:textbox>
                </v:rect>
                <v:line id="Line 347" o:spid="_x0000_s1288" style="position:absolute;flip:x;visibility:visible;mso-wrap-style:square" from="15268,17595" to="17957,211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">
                  <v:stroke endarrow="block"/>
                </v:line>
                <v:rect id="Rectangle 263" o:spid="_x0000_s1289" style="position:absolute;left:25353;top:38023;width:16504;height:3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" filled="f" stroked="f">
                  <v:textbox inset="0,0,0,0">
                    <w:txbxContent>
                      <w:p w14:paraId="3CBF179A" w14:textId="77777777" w:rsidR="00D878EF" w:rsidRDefault="00D878EF" w:rsidP="00E4771D">
                        <w:pPr>
                          <w:pStyle w:val="NormalWeb"/>
                          <w:spacing w:before="0" w:beforeAutospacing="0" w:after="0" w:afterAutospacing="0"/>
                          <w:jc w:val="center"/>
                        </w:pPr>
                        <w:r>
                          <w:rPr>
                            <w:rFonts w:eastAsia="Calibri"/>
                            <w:sz w:val="22"/>
                            <w:szCs w:val="22"/>
                          </w:rPr>
                          <w:t>Deadband</w:t>
                        </w:r>
                      </w:p>
                    </w:txbxContent>
                  </v:textbox>
                </v:rect>
                <v:line id="Line 385" o:spid="_x0000_s1290" style="position:absolute;flip:x y;visibility:visible;mso-wrap-style:square" from="8541,14802" to="19633,266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">
                  <v:stroke dashstyle="longDashDot"/>
                </v:line>
                <v:line id="Line 385" o:spid="_x0000_s1291" style="position:absolute;visibility:visible;mso-wrap-style:square" from="19593,26621" to="37147,266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">
                  <v:stroke dashstyle="longDashDot"/>
                </v:line>
                <v:line id="Line 385" o:spid="_x0000_s1292" style="position:absolute;flip:x;visibility:visible;mso-wrap-style:square" from="36569,9602" to="58715,267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">
                  <v:stroke dashstyle="longDashDot"/>
                </v:line>
                <v:shape id="Text Box 342" o:spid="_x0000_s1293" type="#_x0000_t202" style="position:absolute;left:1192;top:12493;width:6898;height:6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" stroked="f">
                  <v:fill opacity="0"/>
                  <v:textbox>
                    <w:txbxContent>
                      <w:p w14:paraId="38A6F882" w14:textId="77777777" w:rsidR="00D878EF" w:rsidRDefault="00D878EF" w:rsidP="00E4771D">
                        <w:pPr>
                          <w:pStyle w:val="NoSpacing"/>
                          <w:jc w:val="right"/>
                        </w:pPr>
                        <w:r w:rsidRPr="00517458">
                          <w:t>Sfan-htgmax</w:t>
                        </w:r>
                      </w:p>
                    </w:txbxContent>
                  </v:textbox>
                </v:shape>
                <v:shape id="Text Box 342" o:spid="_x0000_s1294" type="#_x0000_t202" style="position:absolute;left:44412;top:8269;width:13124;height:43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" stroked="f">
                  <v:fill opacity="0"/>
                  <v:textbox>
                    <w:txbxContent>
                      <w:p w14:paraId="073E9DA6" w14:textId="77777777" w:rsidR="00D878EF" w:rsidRDefault="00D878EF" w:rsidP="00E4771D">
                        <w:pPr>
                          <w:pStyle w:val="NoSpacing"/>
                          <w:jc w:val="right"/>
                        </w:pPr>
                        <w:r w:rsidRPr="00517458">
                          <w:t>Cooling</w:t>
                        </w:r>
                        <w:r>
                          <w:rPr>
                            <w:rFonts w:eastAsia="Calibri"/>
                          </w:rPr>
                          <w:t xml:space="preserve"> Maximum </w:t>
                        </w:r>
                      </w:p>
                    </w:txbxContent>
                  </v:textbox>
                </v:shape>
                <v:line id="Line 333" o:spid="_x0000_s1295" style="position:absolute;flip:x y;visibility:visible;mso-wrap-style:square" from="8583,4930" to="19597,49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" strokeweight="0">
                  <v:stroke dashstyle="dash"/>
                </v:line>
                <v:line id="Line 394" o:spid="_x0000_s1296" style="position:absolute;flip:x;visibility:visible;mso-wrap-style:square" from="8575,26798" to="58725,267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" strokeweight="1pt">
                  <v:stroke dashstyle="1 1" endcap="round"/>
                </v:line>
                <v:shape id="Text Box 342" o:spid="_x0000_s1297" type="#_x0000_t202" style="position:absolute;left:2375;top:25418;width:6727;height:2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" stroked="f">
                  <v:fill opacity="0"/>
                  <v:textbox>
                    <w:txbxContent>
                      <w:p w14:paraId="19F767D9" w14:textId="77777777" w:rsidR="00D878EF" w:rsidRDefault="00D878EF" w:rsidP="00E4771D">
                        <w:pPr>
                          <w:pStyle w:val="NoSpacing"/>
                          <w:jc w:val="right"/>
                        </w:pPr>
                        <w:r w:rsidRPr="00517458">
                          <w:t>OA-min</w:t>
                        </w:r>
                      </w:p>
                    </w:txbxContent>
                  </v:textbox>
                </v:shape>
                <w10:anchorlock/>
              </v:group>
            </w:pict>
          </mc:Fallback>
        </mc:AlternateContent>
      </w:r>
      <w:commentRangeEnd w:id="4973"/>
      <w:r w:rsidR="00D8184A">
        <w:rPr>
          <w:rStyle w:val="CommentReference"/>
        </w:rPr>
        <w:commentReference w:id="4973"/>
      </w:r>
    </w:p>
    <w:p w14:paraId="06C8071D" w14:textId="2EC0FC79" w:rsidR="004B4A35" w:rsidRPr="004B4A35" w:rsidRDefault="004B4A35" w:rsidP="00F67865">
      <w:pPr>
        <w:pStyle w:val="FigureCaption"/>
      </w:pPr>
      <w:r w:rsidRPr="004B4A35">
        <w:t>Figure 5.10.5 Control logic for variable-volume series fan-powered VAV zone.</w:t>
      </w:r>
    </w:p>
    <w:p w14:paraId="6035709B" w14:textId="34019B44" w:rsidR="009045A3" w:rsidRPr="00BC7581" w:rsidRDefault="009045A3" w:rsidP="00B37EF3">
      <w:pPr>
        <w:pStyle w:val="Infobox"/>
      </w:pPr>
      <w:r w:rsidRPr="00BC7581">
        <w:t xml:space="preserve">In the heating </w:t>
      </w:r>
      <w:r w:rsidR="005474F7">
        <w:t>Zone State</w:t>
      </w:r>
      <w:r w:rsidRPr="00BC7581">
        <w:t>, the logic keeps the fan airflow rate low while supply air temperature is increased as the first heating stage. This presumes that the temperature of the air the fan is supplying is neutral or below the space temperature, as it would be if the fan draws air directly from the space</w:t>
      </w:r>
      <w:r>
        <w:rPr>
          <w:bCs/>
        </w:rPr>
        <w:t>,</w:t>
      </w:r>
      <w:r w:rsidRPr="00BC7581">
        <w:t xml:space="preserve"> and as it might be if the fan draws air from a return air plenum that is cooled by roof and wall heat losses. In the past, return air plenums were warmed by recessed light fixtures, but </w:t>
      </w:r>
      <w:r>
        <w:rPr>
          <w:bCs/>
        </w:rPr>
        <w:t>pendent</w:t>
      </w:r>
      <w:r w:rsidRPr="00BC7581">
        <w:t xml:space="preserve"> lights are </w:t>
      </w:r>
      <w:r>
        <w:rPr>
          <w:bCs/>
        </w:rPr>
        <w:t>increasingly</w:t>
      </w:r>
      <w:r w:rsidRPr="00BC7581">
        <w:t xml:space="preserve"> common</w:t>
      </w:r>
      <w:r>
        <w:rPr>
          <w:bCs/>
        </w:rPr>
        <w:t>,</w:t>
      </w:r>
      <w:r w:rsidRPr="00BC7581">
        <w:t xml:space="preserve"> so the potential for free heating from the plenum is smaller than it was. </w:t>
      </w:r>
      <w:r>
        <w:rPr>
          <w:bCs/>
        </w:rPr>
        <w:t>Because</w:t>
      </w:r>
      <w:r w:rsidRPr="00BC7581">
        <w:t xml:space="preserve"> there is the potential that the plenum is colder than the space due to envelope loads, the logic leads with the supply air temperature rather than with an increase in fan speed. If the designer is confident that the plenum will always be warmer, the logic can be reversed. </w:t>
      </w:r>
    </w:p>
    <w:p w14:paraId="7D2DC245" w14:textId="08ED0CD1" w:rsidR="009045A3" w:rsidRPr="00BC7581" w:rsidRDefault="009045A3" w:rsidP="0087618D">
      <w:pPr>
        <w:pStyle w:val="Heading4"/>
      </w:pPr>
      <w:r w:rsidRPr="00BC7581">
        <w:t xml:space="preserve">When the </w:t>
      </w:r>
      <w:r w:rsidR="005474F7">
        <w:t>Zone State</w:t>
      </w:r>
      <w:r w:rsidRPr="00BC7581">
        <w:t xml:space="preserve"> </w:t>
      </w:r>
      <w:r w:rsidRPr="00B87A61">
        <w:rPr>
          <w:rFonts w:cs="Times New Roman PS MT"/>
          <w:szCs w:val="20"/>
        </w:rPr>
        <w:t>Is</w:t>
      </w:r>
      <w:r w:rsidRPr="00BC7581">
        <w:t xml:space="preserve"> Cooling</w:t>
      </w:r>
    </w:p>
    <w:p w14:paraId="5F82DAB5" w14:textId="014ED318" w:rsidR="009045A3" w:rsidRPr="00BC7581" w:rsidRDefault="009045A3" w:rsidP="007C1423">
      <w:pPr>
        <w:pStyle w:val="Heading5"/>
      </w:pPr>
      <w:r w:rsidRPr="00BC7581">
        <w:t xml:space="preserve">The </w:t>
      </w:r>
      <w:r>
        <w:rPr>
          <w:rFonts w:cs="Times New Roman PS MT"/>
          <w:bCs/>
          <w:szCs w:val="20"/>
        </w:rPr>
        <w:t>cooling-loop</w:t>
      </w:r>
      <w:r w:rsidRPr="00BC7581">
        <w:t xml:space="preserve"> output shall be mapped to the </w:t>
      </w:r>
      <w:r w:rsidR="00E66486">
        <w:t xml:space="preserve">active </w:t>
      </w:r>
      <w:r w:rsidRPr="00BC7581">
        <w:t xml:space="preserve">primary airflow </w:t>
      </w:r>
      <w:r w:rsidR="00D21A33">
        <w:rPr>
          <w:rFonts w:cs="Times New Roman PS MT"/>
          <w:bCs/>
          <w:szCs w:val="20"/>
        </w:rPr>
        <w:t>setpoint</w:t>
      </w:r>
      <w:r w:rsidRPr="00BC7581">
        <w:t xml:space="preserve"> from the minimum </w:t>
      </w:r>
      <w:r w:rsidR="00E66486">
        <w:t xml:space="preserve">endpoint </w:t>
      </w:r>
      <w:r w:rsidRPr="00BC7581">
        <w:t xml:space="preserve">to the cooling maximum </w:t>
      </w:r>
      <w:r w:rsidR="00E66486">
        <w:t>endpoint</w:t>
      </w:r>
      <w:r w:rsidRPr="00BC7581">
        <w:t>.</w:t>
      </w:r>
    </w:p>
    <w:p w14:paraId="3A0D4585" w14:textId="0BAB9E79" w:rsidR="009045A3" w:rsidRPr="00BC7581" w:rsidRDefault="009045A3" w:rsidP="007C1423">
      <w:pPr>
        <w:pStyle w:val="Heading6"/>
      </w:pPr>
      <w:r w:rsidRPr="00BC7581">
        <w:t xml:space="preserve">If supply air temperature from the air handler is greater than room temperature, </w:t>
      </w:r>
      <w:r w:rsidR="00E66486">
        <w:t xml:space="preserve">the active </w:t>
      </w:r>
      <w:r w:rsidRPr="00BC7581">
        <w:t xml:space="preserve">primary airflow </w:t>
      </w:r>
      <w:r w:rsidR="00D21A33">
        <w:rPr>
          <w:rFonts w:cs="Times New Roman PS MT"/>
          <w:bCs/>
          <w:szCs w:val="20"/>
        </w:rPr>
        <w:t>setpoint</w:t>
      </w:r>
      <w:r w:rsidRPr="00BC7581">
        <w:t xml:space="preserve"> shall be no higher than the minimum </w:t>
      </w:r>
      <w:r w:rsidR="00E66486">
        <w:t xml:space="preserve">endpoint </w:t>
      </w:r>
      <w:r w:rsidRPr="00BC7581">
        <w:t xml:space="preserve">and the series fan airflow </w:t>
      </w:r>
      <w:r w:rsidR="00D21A33">
        <w:rPr>
          <w:rFonts w:cs="Times New Roman PS MT"/>
          <w:bCs/>
          <w:szCs w:val="20"/>
        </w:rPr>
        <w:t>setpoint</w:t>
      </w:r>
      <w:r w:rsidRPr="00BC7581">
        <w:t xml:space="preserve"> shall be no higher than OA-min.</w:t>
      </w:r>
    </w:p>
    <w:p w14:paraId="2A30CB25" w14:textId="49E72696" w:rsidR="009045A3" w:rsidRPr="00BC7581" w:rsidRDefault="00E4771D" w:rsidP="007C1423">
      <w:pPr>
        <w:pStyle w:val="Heading5"/>
      </w:pPr>
      <w:r w:rsidRPr="00E4771D">
        <w:t xml:space="preserve">The </w:t>
      </w:r>
      <w:r w:rsidR="005474F7">
        <w:t>Cooling Loop</w:t>
      </w:r>
      <w:r w:rsidRPr="00E4771D">
        <w:t xml:space="preserve"> output shall be mapped to </w:t>
      </w:r>
      <w:r>
        <w:t>t</w:t>
      </w:r>
      <w:r w:rsidR="009045A3" w:rsidRPr="00BC7581">
        <w:t xml:space="preserve">he series fan airflow </w:t>
      </w:r>
      <w:r w:rsidR="00D21A33">
        <w:rPr>
          <w:rFonts w:cs="Times New Roman PS MT"/>
          <w:bCs/>
          <w:szCs w:val="20"/>
        </w:rPr>
        <w:t>setpoint</w:t>
      </w:r>
      <w:r w:rsidR="009045A3" w:rsidRPr="00BC7581">
        <w:t xml:space="preserve"> </w:t>
      </w:r>
      <w:r>
        <w:t xml:space="preserve">from the </w:t>
      </w:r>
      <w:r w:rsidR="009045A3" w:rsidRPr="00BC7581">
        <w:t xml:space="preserve">larger of OA-min and the primary airflow </w:t>
      </w:r>
      <w:r>
        <w:t xml:space="preserve">minimum </w:t>
      </w:r>
      <w:r w:rsidR="00567500">
        <w:rPr>
          <w:rFonts w:cs="Times New Roman PS MT"/>
          <w:bCs/>
          <w:szCs w:val="20"/>
        </w:rPr>
        <w:t>endpoint</w:t>
      </w:r>
      <w:r>
        <w:rPr>
          <w:rFonts w:cs="Times New Roman PS MT"/>
          <w:bCs/>
          <w:szCs w:val="20"/>
        </w:rPr>
        <w:t xml:space="preserve"> to the cooling maximum </w:t>
      </w:r>
      <w:r w:rsidR="00567500">
        <w:rPr>
          <w:rFonts w:cs="Times New Roman PS MT"/>
          <w:bCs/>
          <w:szCs w:val="20"/>
        </w:rPr>
        <w:t>endpoint</w:t>
      </w:r>
      <w:r w:rsidR="009045A3" w:rsidRPr="00BC7581">
        <w:t>.</w:t>
      </w:r>
    </w:p>
    <w:p w14:paraId="2CEE1D63" w14:textId="77777777" w:rsidR="009045A3" w:rsidRPr="00BC7581" w:rsidRDefault="009045A3" w:rsidP="007C1423">
      <w:pPr>
        <w:pStyle w:val="Heading5"/>
      </w:pPr>
      <w:r w:rsidRPr="00BC7581">
        <w:t xml:space="preserve">Heating coil is </w:t>
      </w:r>
      <w:r w:rsidRPr="00BC7581">
        <w:rPr>
          <w:smallCaps/>
        </w:rPr>
        <w:t>off</w:t>
      </w:r>
      <w:r w:rsidRPr="00BC7581">
        <w:t>.</w:t>
      </w:r>
    </w:p>
    <w:p w14:paraId="45EA3BBA" w14:textId="7B3159D2" w:rsidR="009045A3" w:rsidRPr="00BC7581" w:rsidRDefault="009045A3" w:rsidP="0087618D">
      <w:pPr>
        <w:pStyle w:val="Heading4"/>
      </w:pPr>
      <w:r w:rsidRPr="00BC7581">
        <w:t xml:space="preserve">When the </w:t>
      </w:r>
      <w:r w:rsidR="005474F7">
        <w:t>Zone State</w:t>
      </w:r>
      <w:r w:rsidRPr="00BC7581">
        <w:t xml:space="preserve"> </w:t>
      </w:r>
      <w:r w:rsidRPr="00B87A61">
        <w:rPr>
          <w:rFonts w:cs="Times New Roman PS MT"/>
          <w:szCs w:val="20"/>
        </w:rPr>
        <w:t>Is</w:t>
      </w:r>
      <w:r w:rsidRPr="00BC7581">
        <w:t xml:space="preserve"> </w:t>
      </w:r>
      <w:proofErr w:type="spellStart"/>
      <w:r w:rsidRPr="00BC7581">
        <w:t>Deadband</w:t>
      </w:r>
      <w:proofErr w:type="spellEnd"/>
    </w:p>
    <w:p w14:paraId="46022377" w14:textId="3E874D52" w:rsidR="009045A3" w:rsidRPr="00BC7581" w:rsidRDefault="009045A3" w:rsidP="007C1423">
      <w:pPr>
        <w:pStyle w:val="Heading5"/>
      </w:pPr>
      <w:r w:rsidRPr="00BC7581">
        <w:t xml:space="preserve">The primary airflow </w:t>
      </w:r>
      <w:r w:rsidR="00D21A33">
        <w:rPr>
          <w:rFonts w:cs="Times New Roman PS MT"/>
          <w:bCs/>
          <w:szCs w:val="20"/>
        </w:rPr>
        <w:t>setpoint</w:t>
      </w:r>
      <w:r w:rsidRPr="00BC7581">
        <w:t xml:space="preserve"> shall be the minimum </w:t>
      </w:r>
      <w:r w:rsidR="00567500">
        <w:t>endpoint</w:t>
      </w:r>
      <w:r>
        <w:rPr>
          <w:rFonts w:cs="Times New Roman PS MT"/>
          <w:bCs/>
          <w:szCs w:val="20"/>
        </w:rPr>
        <w:t>.</w:t>
      </w:r>
      <w:r w:rsidRPr="00BC7581">
        <w:t xml:space="preserve"> </w:t>
      </w:r>
    </w:p>
    <w:p w14:paraId="5B175E5A" w14:textId="0D020686" w:rsidR="009045A3" w:rsidRPr="00BC7581" w:rsidRDefault="009045A3" w:rsidP="007C1423">
      <w:pPr>
        <w:pStyle w:val="Heading5"/>
      </w:pPr>
      <w:r w:rsidRPr="00BC7581">
        <w:lastRenderedPageBreak/>
        <w:t xml:space="preserve">The series fan airflow </w:t>
      </w:r>
      <w:r w:rsidR="00D21A33">
        <w:rPr>
          <w:rFonts w:cs="Times New Roman PS MT"/>
          <w:bCs/>
          <w:szCs w:val="20"/>
        </w:rPr>
        <w:t>setpoint</w:t>
      </w:r>
      <w:r w:rsidRPr="00BC7581">
        <w:t xml:space="preserve"> shall be equal to OA-min.</w:t>
      </w:r>
    </w:p>
    <w:p w14:paraId="2A8B7F88" w14:textId="77777777" w:rsidR="009045A3" w:rsidRPr="00BC7581" w:rsidRDefault="009045A3" w:rsidP="007C1423">
      <w:pPr>
        <w:pStyle w:val="Heading5"/>
      </w:pPr>
      <w:r w:rsidRPr="00BC7581">
        <w:t xml:space="preserve">Heating coil is </w:t>
      </w:r>
      <w:r w:rsidRPr="00BC7581">
        <w:rPr>
          <w:smallCaps/>
        </w:rPr>
        <w:t>off</w:t>
      </w:r>
      <w:r w:rsidRPr="00BC7581">
        <w:t>.</w:t>
      </w:r>
    </w:p>
    <w:p w14:paraId="44A86045" w14:textId="2057F175" w:rsidR="009045A3" w:rsidRPr="00BC7581" w:rsidRDefault="009045A3" w:rsidP="0087618D">
      <w:pPr>
        <w:pStyle w:val="Heading4"/>
      </w:pPr>
      <w:r w:rsidRPr="00BC7581">
        <w:t xml:space="preserve">When </w:t>
      </w:r>
      <w:r w:rsidR="005474F7">
        <w:t>Zone State</w:t>
      </w:r>
      <w:r w:rsidRPr="00BC7581">
        <w:t xml:space="preserve"> </w:t>
      </w:r>
      <w:r w:rsidRPr="00B87A61">
        <w:rPr>
          <w:rFonts w:cs="Times New Roman PS MT"/>
          <w:szCs w:val="20"/>
        </w:rPr>
        <w:t>Is</w:t>
      </w:r>
      <w:r w:rsidRPr="00BC7581">
        <w:t xml:space="preserve"> Heating</w:t>
      </w:r>
    </w:p>
    <w:p w14:paraId="0A820512" w14:textId="67CEF874" w:rsidR="009045A3" w:rsidRPr="00BC7581" w:rsidRDefault="009045A3" w:rsidP="00B37EF3">
      <w:pPr>
        <w:pStyle w:val="Infobox"/>
      </w:pPr>
      <w:r>
        <w:rPr>
          <w:bCs/>
        </w:rPr>
        <w:t xml:space="preserve">ASHRAE/IES </w:t>
      </w:r>
      <w:r w:rsidRPr="00BC7581">
        <w:t xml:space="preserve">Standard 90.1-2016 limits overhead supply air to </w:t>
      </w:r>
      <w:ins w:id="4974" w:author="Titus Ellison" w:date="2022-10-20T12:31:00Z">
        <w:r w:rsidR="00221A9A" w:rsidRPr="00221A9A">
          <w:rPr>
            <w:rStyle w:val="Toggle"/>
            <w:rPrChange w:id="4975" w:author="Titus Ellison" w:date="2022-10-20T12:31:00Z">
              <w:rPr/>
            </w:rPrChange>
          </w:rPr>
          <w:t>[UNITS [</w:t>
        </w:r>
      </w:ins>
      <w:r w:rsidRPr="00221A9A">
        <w:rPr>
          <w:rStyle w:val="Toggle"/>
          <w:rPrChange w:id="4976" w:author="Titus Ellison" w:date="2022-10-20T12:31:00Z">
            <w:rPr/>
          </w:rPrChange>
        </w:rPr>
        <w:t>11°C</w:t>
      </w:r>
      <w:ins w:id="4977" w:author="Titus Ellison" w:date="2022-10-20T12:31:00Z">
        <w:r w:rsidR="00221A9A" w:rsidRPr="00221A9A">
          <w:rPr>
            <w:rStyle w:val="Toggle"/>
            <w:rPrChange w:id="4978" w:author="Titus Ellison" w:date="2022-10-20T12:31:00Z">
              <w:rPr/>
            </w:rPrChange>
          </w:rPr>
          <w:t>]</w:t>
        </w:r>
      </w:ins>
      <w:r w:rsidRPr="00221A9A">
        <w:rPr>
          <w:rStyle w:val="Toggle"/>
          <w:rPrChange w:id="4979" w:author="Titus Ellison" w:date="2022-10-20T12:31:00Z">
            <w:rPr/>
          </w:rPrChange>
        </w:rPr>
        <w:t xml:space="preserve"> </w:t>
      </w:r>
      <w:ins w:id="4980" w:author="Titus Ellison" w:date="2022-10-20T12:31:00Z">
        <w:r w:rsidR="00221A9A" w:rsidRPr="00221A9A">
          <w:rPr>
            <w:rStyle w:val="Toggle"/>
            <w:rPrChange w:id="4981" w:author="Titus Ellison" w:date="2022-10-20T12:31:00Z">
              <w:rPr/>
            </w:rPrChange>
          </w:rPr>
          <w:t>[</w:t>
        </w:r>
      </w:ins>
      <w:del w:id="4982" w:author="Titus Ellison" w:date="2022-10-20T12:31:00Z">
        <w:r w:rsidRPr="00221A9A" w:rsidDel="00221A9A">
          <w:rPr>
            <w:rStyle w:val="Toggle"/>
            <w:rPrChange w:id="4983" w:author="Titus Ellison" w:date="2022-10-20T12:31:00Z">
              <w:rPr/>
            </w:rPrChange>
          </w:rPr>
          <w:delText>(</w:delText>
        </w:r>
      </w:del>
      <w:r w:rsidRPr="00221A9A">
        <w:rPr>
          <w:rStyle w:val="Toggle"/>
          <w:rPrChange w:id="4984" w:author="Titus Ellison" w:date="2022-10-20T12:31:00Z">
            <w:rPr/>
          </w:rPrChange>
        </w:rPr>
        <w:t>20°F</w:t>
      </w:r>
      <w:ins w:id="4985" w:author="Titus Ellison" w:date="2022-10-20T12:31:00Z">
        <w:r w:rsidR="00221A9A" w:rsidRPr="00221A9A">
          <w:rPr>
            <w:rStyle w:val="Toggle"/>
            <w:rPrChange w:id="4986" w:author="Titus Ellison" w:date="2022-10-20T12:31:00Z">
              <w:rPr/>
            </w:rPrChange>
          </w:rPr>
          <w:t>]]</w:t>
        </w:r>
      </w:ins>
      <w:del w:id="4987" w:author="Titus Ellison" w:date="2022-10-20T12:31:00Z">
        <w:r w:rsidRPr="00BC7581" w:rsidDel="00221A9A">
          <w:delText>)</w:delText>
        </w:r>
      </w:del>
      <w:r w:rsidRPr="00BC7581">
        <w:t xml:space="preserve"> above space temperature (e.g., </w:t>
      </w:r>
      <w:ins w:id="4988" w:author="Titus Ellison" w:date="2022-10-20T12:31:00Z">
        <w:r w:rsidR="00221A9A" w:rsidRPr="00221A9A">
          <w:rPr>
            <w:rStyle w:val="Toggle"/>
            <w:rPrChange w:id="4989" w:author="Titus Ellison" w:date="2022-10-20T12:31:00Z">
              <w:rPr/>
            </w:rPrChange>
          </w:rPr>
          <w:t>[UNITS [</w:t>
        </w:r>
      </w:ins>
      <w:r w:rsidRPr="00221A9A">
        <w:rPr>
          <w:rStyle w:val="Toggle"/>
          <w:rPrChange w:id="4990" w:author="Titus Ellison" w:date="2022-10-20T12:31:00Z">
            <w:rPr/>
          </w:rPrChange>
        </w:rPr>
        <w:t>32°C</w:t>
      </w:r>
      <w:ins w:id="4991" w:author="Titus Ellison" w:date="2022-10-20T12:31:00Z">
        <w:r w:rsidR="00221A9A" w:rsidRPr="00221A9A">
          <w:rPr>
            <w:rStyle w:val="Toggle"/>
            <w:rPrChange w:id="4992" w:author="Titus Ellison" w:date="2022-10-20T12:31:00Z">
              <w:rPr/>
            </w:rPrChange>
          </w:rPr>
          <w:t>]</w:t>
        </w:r>
      </w:ins>
      <w:r w:rsidRPr="00221A9A">
        <w:rPr>
          <w:rStyle w:val="Toggle"/>
          <w:rPrChange w:id="4993" w:author="Titus Ellison" w:date="2022-10-20T12:31:00Z">
            <w:rPr/>
          </w:rPrChange>
        </w:rPr>
        <w:t xml:space="preserve"> </w:t>
      </w:r>
      <w:r w:rsidRPr="00221A9A">
        <w:rPr>
          <w:rStyle w:val="Toggle"/>
          <w:rPrChange w:id="4994" w:author="Titus Ellison" w:date="2022-10-20T12:31:00Z">
            <w:rPr>
              <w:bCs/>
            </w:rPr>
          </w:rPrChange>
        </w:rPr>
        <w:t>[</w:t>
      </w:r>
      <w:r w:rsidRPr="00221A9A">
        <w:rPr>
          <w:rStyle w:val="Toggle"/>
          <w:rPrChange w:id="4995" w:author="Titus Ellison" w:date="2022-10-20T12:31:00Z">
            <w:rPr/>
          </w:rPrChange>
        </w:rPr>
        <w:t>90°F</w:t>
      </w:r>
      <w:r w:rsidRPr="00221A9A">
        <w:rPr>
          <w:rStyle w:val="Toggle"/>
          <w:rPrChange w:id="4996" w:author="Titus Ellison" w:date="2022-10-20T12:31:00Z">
            <w:rPr>
              <w:bCs/>
            </w:rPr>
          </w:rPrChange>
        </w:rPr>
        <w:t>]</w:t>
      </w:r>
      <w:ins w:id="4997" w:author="Titus Ellison" w:date="2022-10-20T12:31:00Z">
        <w:r w:rsidR="00221A9A" w:rsidRPr="00221A9A">
          <w:rPr>
            <w:rStyle w:val="Toggle"/>
            <w:rPrChange w:id="4998" w:author="Titus Ellison" w:date="2022-10-20T12:31:00Z">
              <w:rPr>
                <w:bCs/>
              </w:rPr>
            </w:rPrChange>
          </w:rPr>
          <w:t>]</w:t>
        </w:r>
      </w:ins>
      <w:r w:rsidRPr="00BC7581">
        <w:t xml:space="preserve"> at </w:t>
      </w:r>
      <w:ins w:id="4999" w:author="Titus Ellison" w:date="2022-10-20T12:31:00Z">
        <w:r w:rsidR="00221A9A" w:rsidRPr="00221A9A">
          <w:rPr>
            <w:rStyle w:val="Toggle"/>
            <w:rPrChange w:id="5000" w:author="Titus Ellison" w:date="2022-10-20T12:31:00Z">
              <w:rPr/>
            </w:rPrChange>
          </w:rPr>
          <w:t>[UNITS [</w:t>
        </w:r>
      </w:ins>
      <w:r w:rsidRPr="00221A9A">
        <w:rPr>
          <w:rStyle w:val="Toggle"/>
          <w:rPrChange w:id="5001" w:author="Titus Ellison" w:date="2022-10-20T12:31:00Z">
            <w:rPr/>
          </w:rPrChange>
        </w:rPr>
        <w:t>21°C</w:t>
      </w:r>
      <w:ins w:id="5002" w:author="Titus Ellison" w:date="2022-10-20T12:31:00Z">
        <w:r w:rsidR="00221A9A" w:rsidRPr="00221A9A">
          <w:rPr>
            <w:rStyle w:val="Toggle"/>
            <w:rPrChange w:id="5003" w:author="Titus Ellison" w:date="2022-10-20T12:31:00Z">
              <w:rPr/>
            </w:rPrChange>
          </w:rPr>
          <w:t>]</w:t>
        </w:r>
      </w:ins>
      <w:r w:rsidRPr="00221A9A">
        <w:rPr>
          <w:rStyle w:val="Toggle"/>
          <w:rPrChange w:id="5004" w:author="Titus Ellison" w:date="2022-10-20T12:31:00Z">
            <w:rPr/>
          </w:rPrChange>
        </w:rPr>
        <w:t xml:space="preserve"> </w:t>
      </w:r>
      <w:r w:rsidRPr="00221A9A">
        <w:rPr>
          <w:rStyle w:val="Toggle"/>
          <w:rPrChange w:id="5005" w:author="Titus Ellison" w:date="2022-10-20T12:31:00Z">
            <w:rPr>
              <w:bCs/>
            </w:rPr>
          </w:rPrChange>
        </w:rPr>
        <w:t>[</w:t>
      </w:r>
      <w:r w:rsidRPr="00221A9A">
        <w:rPr>
          <w:rStyle w:val="Toggle"/>
          <w:rPrChange w:id="5006" w:author="Titus Ellison" w:date="2022-10-20T12:31:00Z">
            <w:rPr/>
          </w:rPrChange>
        </w:rPr>
        <w:t>70°F</w:t>
      </w:r>
      <w:r w:rsidRPr="00221A9A">
        <w:rPr>
          <w:rStyle w:val="Toggle"/>
          <w:rPrChange w:id="5007" w:author="Titus Ellison" w:date="2022-10-20T12:31:00Z">
            <w:rPr>
              <w:bCs/>
            </w:rPr>
          </w:rPrChange>
        </w:rPr>
        <w:t>]</w:t>
      </w:r>
      <w:ins w:id="5008" w:author="Titus Ellison" w:date="2022-10-20T12:31:00Z">
        <w:r w:rsidR="00221A9A" w:rsidRPr="00221A9A">
          <w:rPr>
            <w:rStyle w:val="Toggle"/>
            <w:rPrChange w:id="5009" w:author="Titus Ellison" w:date="2022-10-20T12:31:00Z">
              <w:rPr>
                <w:bCs/>
              </w:rPr>
            </w:rPrChange>
          </w:rPr>
          <w:t>]</w:t>
        </w:r>
      </w:ins>
      <w:r w:rsidRPr="00BC7581">
        <w:t xml:space="preserve"> space temperature </w:t>
      </w:r>
      <w:r w:rsidR="00D21A33">
        <w:rPr>
          <w:bCs/>
        </w:rPr>
        <w:t>setpoint</w:t>
      </w:r>
      <w:r w:rsidRPr="00BC7581">
        <w:t>) to minimize stratification.</w:t>
      </w:r>
    </w:p>
    <w:p w14:paraId="39093A63" w14:textId="1B487849" w:rsidR="009045A3" w:rsidRPr="00BC7581" w:rsidRDefault="009045A3" w:rsidP="007C1423">
      <w:pPr>
        <w:pStyle w:val="Heading5"/>
      </w:pPr>
      <w:r w:rsidRPr="00BC7581">
        <w:t>From 0</w:t>
      </w:r>
      <w:r>
        <w:rPr>
          <w:rFonts w:cs="Times New Roman PS MT"/>
          <w:bCs/>
          <w:szCs w:val="20"/>
        </w:rPr>
        <w:t xml:space="preserve">% to </w:t>
      </w:r>
      <w:r w:rsidRPr="00BC7581">
        <w:t xml:space="preserve">50%, the </w:t>
      </w:r>
      <w:r w:rsidR="005474F7">
        <w:rPr>
          <w:rFonts w:cs="Times New Roman PS MT"/>
          <w:bCs/>
          <w:szCs w:val="20"/>
        </w:rPr>
        <w:t>Heating Loop</w:t>
      </w:r>
      <w:r w:rsidRPr="00BC7581">
        <w:t xml:space="preserve"> output shall reset the discharge temperature </w:t>
      </w:r>
      <w:r w:rsidR="00D21A33">
        <w:rPr>
          <w:rFonts w:cs="Times New Roman PS MT"/>
          <w:bCs/>
          <w:szCs w:val="20"/>
        </w:rPr>
        <w:t>setpoint</w:t>
      </w:r>
      <w:r w:rsidRPr="00BC7581">
        <w:t xml:space="preserve"> from the current AHU SAT </w:t>
      </w:r>
      <w:r w:rsidR="00D21A33">
        <w:rPr>
          <w:rFonts w:cs="Times New Roman PS MT"/>
          <w:bCs/>
          <w:szCs w:val="20"/>
        </w:rPr>
        <w:t>setpoint</w:t>
      </w:r>
      <w:r w:rsidRPr="00BC7581">
        <w:t xml:space="preserve"> to a maximum of </w:t>
      </w:r>
      <w:proofErr w:type="spellStart"/>
      <w:r>
        <w:rPr>
          <w:rFonts w:cs="Times New Roman PS MT"/>
          <w:bCs/>
          <w:szCs w:val="20"/>
        </w:rPr>
        <w:t>Max</w:t>
      </w:r>
      <w:r>
        <w:rPr>
          <w:rFonts w:ascii="Symbol" w:hAnsi="Symbol" w:cs="Symbol"/>
          <w:bCs/>
          <w:szCs w:val="20"/>
        </w:rPr>
        <w:t></w:t>
      </w:r>
      <w:r>
        <w:rPr>
          <w:rFonts w:cs="Times New Roman PS MT"/>
          <w:bCs/>
          <w:szCs w:val="20"/>
        </w:rPr>
        <w:t>T</w:t>
      </w:r>
      <w:proofErr w:type="spellEnd"/>
      <w:r w:rsidRPr="00BC7581">
        <w:t xml:space="preserve"> above space temperature </w:t>
      </w:r>
      <w:r w:rsidR="00D21A33">
        <w:rPr>
          <w:rFonts w:cs="Times New Roman PS MT"/>
          <w:bCs/>
          <w:szCs w:val="20"/>
        </w:rPr>
        <w:t>setpoint</w:t>
      </w:r>
      <w:r>
        <w:rPr>
          <w:rFonts w:cs="Times New Roman PS MT"/>
          <w:bCs/>
          <w:szCs w:val="20"/>
        </w:rPr>
        <w:t>.</w:t>
      </w:r>
      <w:r w:rsidRPr="00BC7581">
        <w:t xml:space="preserve"> The primary airflow </w:t>
      </w:r>
      <w:r w:rsidR="00D21A33">
        <w:rPr>
          <w:rFonts w:cs="Times New Roman PS MT"/>
          <w:bCs/>
          <w:szCs w:val="20"/>
        </w:rPr>
        <w:t>setpoint</w:t>
      </w:r>
      <w:r w:rsidRPr="00BC7581">
        <w:t xml:space="preserve"> shall be the minimum </w:t>
      </w:r>
      <w:r w:rsidR="00567500">
        <w:t>endpoint</w:t>
      </w:r>
      <w:r w:rsidRPr="00BC7581">
        <w:t xml:space="preserve">, and the series fan airflow </w:t>
      </w:r>
      <w:r w:rsidR="00D21A33">
        <w:rPr>
          <w:rFonts w:cs="Times New Roman PS MT"/>
          <w:bCs/>
          <w:szCs w:val="20"/>
        </w:rPr>
        <w:t>setpoint</w:t>
      </w:r>
      <w:r w:rsidRPr="00BC7581">
        <w:t xml:space="preserve"> shall be OA-min.</w:t>
      </w:r>
    </w:p>
    <w:p w14:paraId="3211C04E" w14:textId="6D6D49C9" w:rsidR="009045A3" w:rsidRPr="00BC7581" w:rsidRDefault="009045A3" w:rsidP="007C1423">
      <w:pPr>
        <w:pStyle w:val="Heading5"/>
      </w:pPr>
      <w:r w:rsidRPr="00BC7581">
        <w:t>From 50</w:t>
      </w:r>
      <w:r>
        <w:rPr>
          <w:rFonts w:cs="Times New Roman PS MT"/>
          <w:bCs/>
          <w:szCs w:val="20"/>
        </w:rPr>
        <w:t xml:space="preserve">% to </w:t>
      </w:r>
      <w:r w:rsidRPr="00BC7581">
        <w:t xml:space="preserve">100%, the </w:t>
      </w:r>
      <w:r w:rsidR="005474F7">
        <w:rPr>
          <w:rFonts w:cs="Times New Roman PS MT"/>
          <w:bCs/>
          <w:szCs w:val="20"/>
        </w:rPr>
        <w:t>Heating Loop</w:t>
      </w:r>
      <w:r w:rsidRPr="00BC7581">
        <w:t xml:space="preserve"> output shall reset the series fan airflow </w:t>
      </w:r>
      <w:r w:rsidR="00D21A33">
        <w:rPr>
          <w:rFonts w:cs="Times New Roman PS MT"/>
          <w:bCs/>
          <w:szCs w:val="20"/>
        </w:rPr>
        <w:t>setpoint</w:t>
      </w:r>
      <w:r w:rsidRPr="00BC7581">
        <w:t xml:space="preserve"> from OA-min to a </w:t>
      </w:r>
      <w:proofErr w:type="spellStart"/>
      <w:r w:rsidRPr="00BC7581">
        <w:t>Sfan-htgmax</w:t>
      </w:r>
      <w:proofErr w:type="spellEnd"/>
      <w:r w:rsidRPr="00BC7581">
        <w:t xml:space="preserve">. The </w:t>
      </w:r>
      <w:r w:rsidR="00567500">
        <w:t xml:space="preserve">active </w:t>
      </w:r>
      <w:r w:rsidRPr="00BC7581">
        <w:t xml:space="preserve">primary airflow </w:t>
      </w:r>
      <w:r w:rsidR="00D21A33">
        <w:rPr>
          <w:rFonts w:cs="Times New Roman PS MT"/>
          <w:bCs/>
          <w:szCs w:val="20"/>
        </w:rPr>
        <w:t>setpoint</w:t>
      </w:r>
      <w:r w:rsidRPr="00BC7581">
        <w:t xml:space="preserve"> shall be the minimum </w:t>
      </w:r>
      <w:r w:rsidR="00567500">
        <w:t>endpoint</w:t>
      </w:r>
      <w:r w:rsidRPr="00BC7581">
        <w:t>.</w:t>
      </w:r>
    </w:p>
    <w:p w14:paraId="6E0B5018" w14:textId="259AE8EE" w:rsidR="009045A3" w:rsidRPr="00BC7581" w:rsidRDefault="009045A3" w:rsidP="007C1423">
      <w:pPr>
        <w:pStyle w:val="Heading5"/>
      </w:pPr>
      <w:r w:rsidRPr="00BC7581">
        <w:t xml:space="preserve">The heating coil shall be modulated to maintain the discharge temperature at </w:t>
      </w:r>
      <w:r w:rsidR="00D21A33">
        <w:rPr>
          <w:rFonts w:cs="Times New Roman PS MT"/>
          <w:bCs/>
          <w:szCs w:val="20"/>
        </w:rPr>
        <w:t>setpoint</w:t>
      </w:r>
      <w:r>
        <w:rPr>
          <w:rFonts w:cs="Times New Roman PS MT"/>
          <w:bCs/>
          <w:szCs w:val="20"/>
        </w:rPr>
        <w:t>.</w:t>
      </w:r>
      <w:r w:rsidRPr="00BC7581">
        <w:t xml:space="preserve"> (Directly controlling heating off zone temperature control loop is not acceptable).</w:t>
      </w:r>
    </w:p>
    <w:p w14:paraId="430C87CE" w14:textId="2A2D23AC" w:rsidR="009045A3" w:rsidRPr="00BC7581" w:rsidRDefault="009045A3" w:rsidP="0087618D">
      <w:pPr>
        <w:pStyle w:val="Heading4"/>
      </w:pPr>
      <w:r w:rsidRPr="00BC7581">
        <w:t xml:space="preserve">The VAV damper shall be modulated to maintain the measured airflow at </w:t>
      </w:r>
      <w:r w:rsidR="00D21A33">
        <w:rPr>
          <w:rFonts w:cs="Times New Roman PS MT"/>
          <w:bCs/>
          <w:szCs w:val="20"/>
        </w:rPr>
        <w:t>setpoint</w:t>
      </w:r>
      <w:r w:rsidRPr="00BC7581">
        <w:t>.</w:t>
      </w:r>
    </w:p>
    <w:p w14:paraId="52C2B0A4" w14:textId="12B8390F" w:rsidR="009045A3" w:rsidRPr="00BC7581" w:rsidRDefault="009045A3" w:rsidP="0087618D">
      <w:pPr>
        <w:pStyle w:val="Heading4"/>
      </w:pPr>
      <w:r w:rsidRPr="00BC7581">
        <w:t>Fan Control</w:t>
      </w:r>
      <w:r w:rsidRPr="00B87A61">
        <w:rPr>
          <w:rFonts w:cs="Times New Roman PS MT"/>
          <w:szCs w:val="20"/>
        </w:rPr>
        <w:t>.</w:t>
      </w:r>
      <w:r w:rsidRPr="00BC7581">
        <w:t xml:space="preserve"> Fan shall run whenever zone is in </w:t>
      </w:r>
      <w:r w:rsidRPr="00B87A61">
        <w:rPr>
          <w:rFonts w:cs="Times New Roman PS MT"/>
          <w:bCs/>
          <w:szCs w:val="20"/>
        </w:rPr>
        <w:t>heating</w:t>
      </w:r>
      <w:r w:rsidRPr="00BC7581">
        <w:t xml:space="preserve"> or </w:t>
      </w:r>
      <w:r w:rsidRPr="00B87A61">
        <w:rPr>
          <w:rFonts w:cs="Times New Roman PS MT"/>
          <w:bCs/>
          <w:szCs w:val="20"/>
        </w:rPr>
        <w:t xml:space="preserve">cooling </w:t>
      </w:r>
      <w:r w:rsidR="005474F7">
        <w:rPr>
          <w:rFonts w:cs="Times New Roman PS MT"/>
          <w:bCs/>
          <w:szCs w:val="20"/>
        </w:rPr>
        <w:t>Zone State</w:t>
      </w:r>
      <w:r w:rsidRPr="00BC7581">
        <w:t xml:space="preserve">, or if the associated </w:t>
      </w:r>
      <w:r w:rsidR="00D21A33">
        <w:rPr>
          <w:rFonts w:cs="Times New Roman PS MT"/>
          <w:bCs/>
          <w:szCs w:val="20"/>
        </w:rPr>
        <w:t>Zone Group</w:t>
      </w:r>
      <w:r w:rsidRPr="00BC7581">
        <w:t xml:space="preserve"> is in </w:t>
      </w:r>
      <w:r w:rsidR="00D21A33">
        <w:rPr>
          <w:rFonts w:cs="Times New Roman PS MT"/>
          <w:bCs/>
          <w:szCs w:val="20"/>
        </w:rPr>
        <w:t>Occupied Mode</w:t>
      </w:r>
      <w:r w:rsidRPr="00B87A61">
        <w:rPr>
          <w:rFonts w:cs="Times New Roman PS MT"/>
          <w:bCs/>
          <w:szCs w:val="20"/>
        </w:rPr>
        <w:t>.</w:t>
      </w:r>
      <w:r w:rsidRPr="00BC7581">
        <w:t xml:space="preserve"> Prior to starting the fan, the damper is first driven fully closed to ensure that the fan is not rotating </w:t>
      </w:r>
      <w:r w:rsidRPr="00B87A61">
        <w:rPr>
          <w:rFonts w:cs="Times New Roman PS MT"/>
          <w:bCs/>
          <w:szCs w:val="20"/>
        </w:rPr>
        <w:t>backward.</w:t>
      </w:r>
      <w:r w:rsidRPr="00BC7581">
        <w:t xml:space="preserve"> Once the fan is proven </w:t>
      </w:r>
      <w:r w:rsidRPr="00B87A61">
        <w:rPr>
          <w:smallCaps/>
        </w:rPr>
        <w:t>on</w:t>
      </w:r>
      <w:r w:rsidRPr="00BC7581">
        <w:t xml:space="preserve"> for a fixed time delay (15 seconds), the damper override is released.</w:t>
      </w:r>
    </w:p>
    <w:p w14:paraId="11FF765F" w14:textId="77777777" w:rsidR="009045A3" w:rsidRPr="00BC7581" w:rsidRDefault="009045A3" w:rsidP="0087618D">
      <w:pPr>
        <w:pStyle w:val="Heading3"/>
      </w:pPr>
      <w:r w:rsidRPr="00BC7581">
        <w:t>Alarms</w:t>
      </w:r>
    </w:p>
    <w:p w14:paraId="106CD87B" w14:textId="77777777" w:rsidR="009045A3" w:rsidRPr="00BC7581" w:rsidRDefault="009045A3" w:rsidP="0087618D">
      <w:pPr>
        <w:pStyle w:val="Heading4"/>
      </w:pPr>
      <w:r w:rsidRPr="00BC7581">
        <w:t>Low Primary Airflow</w:t>
      </w:r>
    </w:p>
    <w:p w14:paraId="3AB9A27A" w14:textId="6C4FE707" w:rsidR="009045A3" w:rsidRPr="00BC7581" w:rsidRDefault="009045A3" w:rsidP="007C1423">
      <w:pPr>
        <w:pStyle w:val="Heading5"/>
      </w:pPr>
      <w:r w:rsidRPr="00BC7581">
        <w:t xml:space="preserve">If the measured airflow is less than 70% of </w:t>
      </w:r>
      <w:r w:rsidR="00D21A33">
        <w:rPr>
          <w:rFonts w:cs="Times New Roman PS MT"/>
          <w:bCs/>
          <w:szCs w:val="20"/>
        </w:rPr>
        <w:t>setpoint</w:t>
      </w:r>
      <w:r w:rsidRPr="00BC7581">
        <w:t xml:space="preserve"> for </w:t>
      </w:r>
      <w:r w:rsidR="00B24AC2">
        <w:t>10</w:t>
      </w:r>
      <w:r w:rsidR="00B24AC2" w:rsidRPr="00BC7581">
        <w:t xml:space="preserve"> </w:t>
      </w:r>
      <w:r w:rsidRPr="00BC7581">
        <w:t xml:space="preserve">minutes while </w:t>
      </w:r>
      <w:r w:rsidR="00D21A33">
        <w:rPr>
          <w:rFonts w:cs="Times New Roman PS MT"/>
          <w:bCs/>
          <w:szCs w:val="20"/>
        </w:rPr>
        <w:t>setpoint</w:t>
      </w:r>
      <w:r w:rsidRPr="00BC7581">
        <w:t xml:space="preserve"> is greater than zero, generate a Level </w:t>
      </w:r>
      <w:r w:rsidR="00B24AC2">
        <w:t>4</w:t>
      </w:r>
      <w:r w:rsidR="00B24AC2" w:rsidRPr="00BC7581">
        <w:t xml:space="preserve"> </w:t>
      </w:r>
      <w:r w:rsidRPr="00BC7581">
        <w:t>alarm.</w:t>
      </w:r>
    </w:p>
    <w:p w14:paraId="7E9AFA35" w14:textId="63762D09" w:rsidR="009045A3" w:rsidRPr="00BC7581" w:rsidRDefault="009045A3" w:rsidP="007C1423">
      <w:pPr>
        <w:pStyle w:val="Heading5"/>
      </w:pPr>
      <w:r w:rsidRPr="00BC7581">
        <w:t xml:space="preserve">If the measured airflow is less than 50% of </w:t>
      </w:r>
      <w:r w:rsidR="00D21A33">
        <w:rPr>
          <w:rFonts w:cs="Times New Roman PS MT"/>
          <w:bCs/>
          <w:szCs w:val="20"/>
        </w:rPr>
        <w:t>setpoint</w:t>
      </w:r>
      <w:r w:rsidRPr="00BC7581">
        <w:t xml:space="preserve"> for </w:t>
      </w:r>
      <w:r w:rsidR="00B24AC2">
        <w:t>10</w:t>
      </w:r>
      <w:r w:rsidR="00B24AC2" w:rsidRPr="00BC7581">
        <w:t xml:space="preserve"> </w:t>
      </w:r>
      <w:r w:rsidRPr="00BC7581">
        <w:t xml:space="preserve">minutes while </w:t>
      </w:r>
      <w:r w:rsidR="00D21A33">
        <w:rPr>
          <w:rFonts w:cs="Times New Roman PS MT"/>
          <w:bCs/>
          <w:szCs w:val="20"/>
        </w:rPr>
        <w:t>setpoint</w:t>
      </w:r>
      <w:r w:rsidRPr="00BC7581">
        <w:t xml:space="preserve"> is greater than zero, generate a Level </w:t>
      </w:r>
      <w:r w:rsidR="00B24AC2">
        <w:t>3</w:t>
      </w:r>
      <w:r w:rsidR="00B24AC2" w:rsidRPr="00BC7581">
        <w:t xml:space="preserve"> </w:t>
      </w:r>
      <w:r w:rsidRPr="00BC7581">
        <w:t>alarm.</w:t>
      </w:r>
    </w:p>
    <w:p w14:paraId="1A7DC5EE" w14:textId="78582F93" w:rsidR="009045A3" w:rsidRPr="00BC7581" w:rsidRDefault="009045A3" w:rsidP="007C1423">
      <w:pPr>
        <w:pStyle w:val="Heading5"/>
      </w:pPr>
      <w:r w:rsidRPr="00BC7581">
        <w:t>If a zone has an Importance</w:t>
      </w:r>
      <w:r>
        <w:rPr>
          <w:rFonts w:cs="Times New Roman PS MT"/>
          <w:bCs/>
          <w:szCs w:val="20"/>
        </w:rPr>
        <w:t>-Multiplier</w:t>
      </w:r>
      <w:r w:rsidRPr="00BC7581">
        <w:t xml:space="preserve"> of 0 </w:t>
      </w:r>
      <w:r>
        <w:rPr>
          <w:rFonts w:cs="Times New Roman PS MT"/>
          <w:bCs/>
          <w:szCs w:val="20"/>
        </w:rPr>
        <w:t>(</w:t>
      </w:r>
      <w:r w:rsidRPr="00BC7581">
        <w:t xml:space="preserve">see </w:t>
      </w:r>
      <w:r>
        <w:rPr>
          <w:rFonts w:cs="Times New Roman PS MT"/>
          <w:bCs/>
          <w:szCs w:val="20"/>
        </w:rPr>
        <w:t xml:space="preserve">Section </w:t>
      </w:r>
      <w:r w:rsidR="00C01685">
        <w:rPr>
          <w:rFonts w:cs="Times New Roman PS MT"/>
          <w:bCs/>
          <w:szCs w:val="20"/>
        </w:rPr>
        <w:fldChar w:fldCharType="begin"/>
      </w:r>
      <w:r w:rsidR="00C01685">
        <w:rPr>
          <w:rFonts w:cs="Times New Roman PS MT"/>
          <w:bCs/>
          <w:szCs w:val="20"/>
        </w:rPr>
        <w:instrText xml:space="preserve"> REF _Ref438200779 \w \h </w:instrText>
      </w:r>
      <w:r w:rsidR="00C01685">
        <w:rPr>
          <w:rFonts w:cs="Times New Roman PS MT"/>
          <w:bCs/>
          <w:szCs w:val="20"/>
        </w:rPr>
      </w:r>
      <w:r w:rsidR="00C01685">
        <w:rPr>
          <w:rFonts w:cs="Times New Roman PS MT"/>
          <w:bCs/>
          <w:szCs w:val="20"/>
        </w:rPr>
        <w:fldChar w:fldCharType="separate"/>
      </w:r>
      <w:r w:rsidR="0037258A">
        <w:rPr>
          <w:rFonts w:cs="Times New Roman PS MT"/>
          <w:bCs/>
          <w:szCs w:val="20"/>
        </w:rPr>
        <w:t>5.1.14.</w:t>
      </w:r>
      <w:proofErr w:type="gramStart"/>
      <w:r w:rsidR="0037258A">
        <w:rPr>
          <w:rFonts w:cs="Times New Roman PS MT"/>
          <w:bCs/>
          <w:szCs w:val="20"/>
        </w:rPr>
        <w:t>2.a.</w:t>
      </w:r>
      <w:proofErr w:type="gramEnd"/>
      <w:r w:rsidR="0037258A">
        <w:rPr>
          <w:rFonts w:cs="Times New Roman PS MT"/>
          <w:bCs/>
          <w:szCs w:val="20"/>
        </w:rPr>
        <w:t>1</w:t>
      </w:r>
      <w:r w:rsidR="00C01685">
        <w:rPr>
          <w:rFonts w:cs="Times New Roman PS MT"/>
          <w:bCs/>
          <w:szCs w:val="20"/>
        </w:rPr>
        <w:fldChar w:fldCharType="end"/>
      </w:r>
      <w:r w:rsidRPr="00BC7581">
        <w:t xml:space="preserve"> for its static pressure reset </w:t>
      </w:r>
      <w:r>
        <w:rPr>
          <w:rFonts w:cs="Times New Roman PS MT"/>
          <w:bCs/>
          <w:szCs w:val="20"/>
        </w:rPr>
        <w:t>T&amp;R</w:t>
      </w:r>
      <w:r w:rsidRPr="00BC7581">
        <w:t xml:space="preserve"> control loop, low airflow alarms shall be suppressed for that zone.</w:t>
      </w:r>
    </w:p>
    <w:p w14:paraId="661F0CE8" w14:textId="0E9A6368" w:rsidR="009045A3" w:rsidRDefault="009045A3" w:rsidP="0087618D">
      <w:pPr>
        <w:pStyle w:val="Heading4"/>
        <w:rPr>
          <w:ins w:id="5010" w:author="Reece Kiriu" w:date="2022-10-19T14:12:00Z"/>
        </w:rPr>
      </w:pPr>
      <w:r w:rsidRPr="00BC7581">
        <w:t>Low</w:t>
      </w:r>
      <w:r w:rsidRPr="00B87A61">
        <w:rPr>
          <w:rFonts w:cs="Times New Roman PS MT"/>
          <w:szCs w:val="20"/>
        </w:rPr>
        <w:t>-</w:t>
      </w:r>
      <w:r w:rsidRPr="00BC7581">
        <w:t>Discharge Air Temperature</w:t>
      </w:r>
    </w:p>
    <w:p w14:paraId="53E4431A" w14:textId="5AA391FB" w:rsidR="00BB0455" w:rsidRPr="00BC7581" w:rsidRDefault="00BB0455">
      <w:pPr>
        <w:pStyle w:val="Instrbox"/>
        <w:pPrChange w:id="5011" w:author="Reece Kiriu" w:date="2022-10-19T14:12:00Z">
          <w:pPr>
            <w:pStyle w:val="Heading4"/>
          </w:pPr>
        </w:pPrChange>
      </w:pPr>
      <w:ins w:id="5012" w:author="Reece Kiriu" w:date="2022-10-19T14:12:00Z">
        <w:r>
          <w:t>Delete the following thre</w:t>
        </w:r>
      </w:ins>
      <w:ins w:id="5013" w:author="Reece Kiriu" w:date="2022-10-19T14:13:00Z">
        <w:r>
          <w:t>e paragraphs if the heating coil is electric.</w:t>
        </w:r>
      </w:ins>
    </w:p>
    <w:p w14:paraId="503F0B21" w14:textId="51A52DB5" w:rsidR="009045A3" w:rsidRPr="00BC7581" w:rsidRDefault="00BB0455" w:rsidP="007C1423">
      <w:pPr>
        <w:pStyle w:val="Heading5"/>
      </w:pPr>
      <w:ins w:id="5014" w:author="Reece Kiriu" w:date="2022-10-19T14:10:00Z">
        <w:r w:rsidRPr="00BB0455">
          <w:rPr>
            <w:rStyle w:val="Toggle"/>
            <w:rPrChange w:id="5015" w:author="Reece Kiriu" w:date="2022-10-19T14:11:00Z">
              <w:rPr/>
            </w:rPrChange>
          </w:rPr>
          <w:t xml:space="preserve">[EQUALS TERM_HT </w:t>
        </w:r>
        <w:proofErr w:type="gramStart"/>
        <w:r w:rsidRPr="00BB0455">
          <w:rPr>
            <w:rStyle w:val="Toggle"/>
            <w:rPrChange w:id="5016" w:author="Reece Kiriu" w:date="2022-10-19T14:11:00Z">
              <w:rPr/>
            </w:rPrChange>
          </w:rPr>
          <w:t>HW]</w:t>
        </w:r>
      </w:ins>
      <w:r w:rsidR="009045A3" w:rsidRPr="00BC7581">
        <w:t>If</w:t>
      </w:r>
      <w:proofErr w:type="gramEnd"/>
      <w:r w:rsidR="009045A3" w:rsidRPr="00BC7581">
        <w:t xml:space="preserve"> heating hot</w:t>
      </w:r>
      <w:r w:rsidR="009045A3">
        <w:rPr>
          <w:rFonts w:cs="Times New Roman PS MT"/>
          <w:bCs/>
          <w:szCs w:val="20"/>
        </w:rPr>
        <w:t>-</w:t>
      </w:r>
      <w:r w:rsidR="009045A3" w:rsidRPr="00BC7581">
        <w:t xml:space="preserve">water plant is proven </w:t>
      </w:r>
      <w:r w:rsidR="009045A3" w:rsidRPr="00BC7581">
        <w:rPr>
          <w:smallCaps/>
        </w:rPr>
        <w:t>on</w:t>
      </w:r>
      <w:r w:rsidR="009045A3">
        <w:rPr>
          <w:rFonts w:cs="Times New Roman PS MT"/>
          <w:bCs/>
          <w:szCs w:val="20"/>
        </w:rPr>
        <w:t>,</w:t>
      </w:r>
      <w:r w:rsidR="009045A3" w:rsidRPr="00BC7581">
        <w:t xml:space="preserve"> and the </w:t>
      </w:r>
      <w:r w:rsidR="009045A3">
        <w:rPr>
          <w:rFonts w:cs="Times New Roman PS MT"/>
          <w:bCs/>
          <w:szCs w:val="20"/>
        </w:rPr>
        <w:t>DAT</w:t>
      </w:r>
      <w:r w:rsidR="009045A3" w:rsidRPr="00BC7581">
        <w:t xml:space="preserve"> is </w:t>
      </w:r>
      <w:ins w:id="5017" w:author="Titus Ellison" w:date="2022-10-20T12:32:00Z">
        <w:r w:rsidR="00221A9A" w:rsidRPr="00221A9A">
          <w:rPr>
            <w:rStyle w:val="Toggle"/>
            <w:rPrChange w:id="5018" w:author="Titus Ellison" w:date="2022-10-20T12:32:00Z">
              <w:rPr/>
            </w:rPrChange>
          </w:rPr>
          <w:t>[UNITS [</w:t>
        </w:r>
      </w:ins>
      <w:r w:rsidR="009045A3" w:rsidRPr="00221A9A">
        <w:rPr>
          <w:rStyle w:val="Toggle"/>
          <w:rPrChange w:id="5019" w:author="Titus Ellison" w:date="2022-10-20T12:32:00Z">
            <w:rPr/>
          </w:rPrChange>
        </w:rPr>
        <w:t>8.3°C</w:t>
      </w:r>
      <w:ins w:id="5020" w:author="Titus Ellison" w:date="2022-10-20T12:32:00Z">
        <w:r w:rsidR="00221A9A" w:rsidRPr="00221A9A">
          <w:rPr>
            <w:rStyle w:val="Toggle"/>
            <w:rPrChange w:id="5021" w:author="Titus Ellison" w:date="2022-10-20T12:32:00Z">
              <w:rPr/>
            </w:rPrChange>
          </w:rPr>
          <w:t>]</w:t>
        </w:r>
      </w:ins>
      <w:r w:rsidR="009045A3" w:rsidRPr="00221A9A">
        <w:rPr>
          <w:rStyle w:val="Toggle"/>
          <w:rPrChange w:id="5022" w:author="Titus Ellison" w:date="2022-10-20T12:32:00Z">
            <w:rPr/>
          </w:rPrChange>
        </w:rPr>
        <w:t xml:space="preserve"> </w:t>
      </w:r>
      <w:ins w:id="5023" w:author="Titus Ellison" w:date="2022-10-20T12:32:00Z">
        <w:r w:rsidR="00221A9A" w:rsidRPr="00221A9A">
          <w:rPr>
            <w:rStyle w:val="Toggle"/>
            <w:rPrChange w:id="5024" w:author="Titus Ellison" w:date="2022-10-20T12:32:00Z">
              <w:rPr/>
            </w:rPrChange>
          </w:rPr>
          <w:t>[</w:t>
        </w:r>
      </w:ins>
      <w:del w:id="5025" w:author="Titus Ellison" w:date="2022-10-20T12:32:00Z">
        <w:r w:rsidR="009045A3" w:rsidRPr="00221A9A" w:rsidDel="00221A9A">
          <w:rPr>
            <w:rStyle w:val="Toggle"/>
            <w:rPrChange w:id="5026" w:author="Titus Ellison" w:date="2022-10-20T12:32:00Z">
              <w:rPr/>
            </w:rPrChange>
          </w:rPr>
          <w:delText>(</w:delText>
        </w:r>
      </w:del>
      <w:r w:rsidR="009045A3" w:rsidRPr="00221A9A">
        <w:rPr>
          <w:rStyle w:val="Toggle"/>
          <w:rPrChange w:id="5027" w:author="Titus Ellison" w:date="2022-10-20T12:32:00Z">
            <w:rPr/>
          </w:rPrChange>
        </w:rPr>
        <w:t>15°F</w:t>
      </w:r>
      <w:ins w:id="5028" w:author="Titus Ellison" w:date="2022-10-20T12:32:00Z">
        <w:r w:rsidR="00221A9A" w:rsidRPr="00221A9A">
          <w:rPr>
            <w:rStyle w:val="Toggle"/>
            <w:rPrChange w:id="5029" w:author="Titus Ellison" w:date="2022-10-20T12:32:00Z">
              <w:rPr/>
            </w:rPrChange>
          </w:rPr>
          <w:t>]]</w:t>
        </w:r>
      </w:ins>
      <w:del w:id="5030" w:author="Titus Ellison" w:date="2022-10-20T12:32:00Z">
        <w:r w:rsidR="009045A3" w:rsidRPr="00BC7581" w:rsidDel="00221A9A">
          <w:delText>)</w:delText>
        </w:r>
      </w:del>
      <w:r w:rsidR="009045A3" w:rsidRPr="00BC7581">
        <w:t xml:space="preserve"> less than </w:t>
      </w:r>
      <w:r w:rsidR="00D21A33">
        <w:rPr>
          <w:rFonts w:cs="Times New Roman PS MT"/>
          <w:bCs/>
          <w:szCs w:val="20"/>
        </w:rPr>
        <w:t>setpoint</w:t>
      </w:r>
      <w:r w:rsidR="009045A3" w:rsidRPr="00BC7581">
        <w:t xml:space="preserve"> for 10 minutes, generate a Level </w:t>
      </w:r>
      <w:r w:rsidR="00B24AC2">
        <w:t>4</w:t>
      </w:r>
      <w:r w:rsidR="00B24AC2" w:rsidRPr="00BC7581">
        <w:t xml:space="preserve"> </w:t>
      </w:r>
      <w:r w:rsidR="009045A3" w:rsidRPr="00BC7581">
        <w:t xml:space="preserve">alarm. </w:t>
      </w:r>
    </w:p>
    <w:p w14:paraId="1D9ACB94" w14:textId="3EE728E9" w:rsidR="009045A3" w:rsidRPr="00BC7581" w:rsidRDefault="00BB0455" w:rsidP="007C1423">
      <w:pPr>
        <w:pStyle w:val="Heading5"/>
      </w:pPr>
      <w:ins w:id="5031" w:author="Reece Kiriu" w:date="2022-10-19T14:11:00Z">
        <w:r w:rsidRPr="00BB0455">
          <w:rPr>
            <w:rStyle w:val="Toggle"/>
            <w:rPrChange w:id="5032" w:author="Reece Kiriu" w:date="2022-10-19T14:11:00Z">
              <w:rPr/>
            </w:rPrChange>
          </w:rPr>
          <w:t xml:space="preserve">[EQUALS TERM_HT </w:t>
        </w:r>
        <w:proofErr w:type="gramStart"/>
        <w:r w:rsidRPr="00BB0455">
          <w:rPr>
            <w:rStyle w:val="Toggle"/>
            <w:rPrChange w:id="5033" w:author="Reece Kiriu" w:date="2022-10-19T14:11:00Z">
              <w:rPr/>
            </w:rPrChange>
          </w:rPr>
          <w:t>HW]</w:t>
        </w:r>
      </w:ins>
      <w:r w:rsidR="009045A3" w:rsidRPr="00BC7581">
        <w:t>If</w:t>
      </w:r>
      <w:proofErr w:type="gramEnd"/>
      <w:r w:rsidR="009045A3" w:rsidRPr="00BC7581">
        <w:t xml:space="preserve"> heating hot</w:t>
      </w:r>
      <w:r w:rsidR="009045A3">
        <w:rPr>
          <w:rFonts w:cs="Times New Roman PS MT"/>
          <w:bCs/>
          <w:szCs w:val="20"/>
        </w:rPr>
        <w:t>-</w:t>
      </w:r>
      <w:r w:rsidR="009045A3" w:rsidRPr="00BC7581">
        <w:t xml:space="preserve">water plant is proven </w:t>
      </w:r>
      <w:r w:rsidR="009045A3" w:rsidRPr="00BC7581">
        <w:rPr>
          <w:smallCaps/>
        </w:rPr>
        <w:t>on</w:t>
      </w:r>
      <w:r w:rsidR="009045A3">
        <w:rPr>
          <w:rFonts w:cs="Times New Roman PS MT"/>
          <w:bCs/>
          <w:szCs w:val="20"/>
        </w:rPr>
        <w:t>,</w:t>
      </w:r>
      <w:r w:rsidR="009045A3" w:rsidRPr="00BC7581">
        <w:t xml:space="preserve"> and the </w:t>
      </w:r>
      <w:r w:rsidR="009045A3">
        <w:rPr>
          <w:rFonts w:cs="Times New Roman PS MT"/>
          <w:bCs/>
          <w:szCs w:val="20"/>
        </w:rPr>
        <w:t>DAT</w:t>
      </w:r>
      <w:r w:rsidR="009045A3" w:rsidRPr="00BC7581">
        <w:t xml:space="preserve"> is </w:t>
      </w:r>
      <w:ins w:id="5034" w:author="Titus Ellison" w:date="2022-10-20T12:32:00Z">
        <w:r w:rsidR="00221A9A" w:rsidRPr="00221A9A">
          <w:rPr>
            <w:rStyle w:val="Toggle"/>
            <w:rPrChange w:id="5035" w:author="Titus Ellison" w:date="2022-10-20T12:32:00Z">
              <w:rPr/>
            </w:rPrChange>
          </w:rPr>
          <w:t>[UNITS [</w:t>
        </w:r>
      </w:ins>
      <w:r w:rsidR="009045A3" w:rsidRPr="00221A9A">
        <w:rPr>
          <w:rStyle w:val="Toggle"/>
          <w:rPrChange w:id="5036" w:author="Titus Ellison" w:date="2022-10-20T12:32:00Z">
            <w:rPr/>
          </w:rPrChange>
        </w:rPr>
        <w:t>17°C</w:t>
      </w:r>
      <w:ins w:id="5037" w:author="Titus Ellison" w:date="2022-10-20T12:32:00Z">
        <w:r w:rsidR="00221A9A" w:rsidRPr="00221A9A">
          <w:rPr>
            <w:rStyle w:val="Toggle"/>
            <w:rPrChange w:id="5038" w:author="Titus Ellison" w:date="2022-10-20T12:32:00Z">
              <w:rPr/>
            </w:rPrChange>
          </w:rPr>
          <w:t>]</w:t>
        </w:r>
      </w:ins>
      <w:r w:rsidR="009045A3" w:rsidRPr="00221A9A">
        <w:rPr>
          <w:rStyle w:val="Toggle"/>
          <w:rPrChange w:id="5039" w:author="Titus Ellison" w:date="2022-10-20T12:32:00Z">
            <w:rPr/>
          </w:rPrChange>
        </w:rPr>
        <w:t xml:space="preserve"> </w:t>
      </w:r>
      <w:ins w:id="5040" w:author="Titus Ellison" w:date="2022-10-20T12:32:00Z">
        <w:r w:rsidR="00221A9A" w:rsidRPr="00221A9A">
          <w:rPr>
            <w:rStyle w:val="Toggle"/>
            <w:rPrChange w:id="5041" w:author="Titus Ellison" w:date="2022-10-20T12:32:00Z">
              <w:rPr/>
            </w:rPrChange>
          </w:rPr>
          <w:t>[</w:t>
        </w:r>
      </w:ins>
      <w:del w:id="5042" w:author="Titus Ellison" w:date="2022-10-20T12:32:00Z">
        <w:r w:rsidR="009045A3" w:rsidRPr="00221A9A" w:rsidDel="00221A9A">
          <w:rPr>
            <w:rStyle w:val="Toggle"/>
            <w:rPrChange w:id="5043" w:author="Titus Ellison" w:date="2022-10-20T12:32:00Z">
              <w:rPr/>
            </w:rPrChange>
          </w:rPr>
          <w:delText>(</w:delText>
        </w:r>
      </w:del>
      <w:r w:rsidR="009045A3" w:rsidRPr="00221A9A">
        <w:rPr>
          <w:rStyle w:val="Toggle"/>
          <w:rPrChange w:id="5044" w:author="Titus Ellison" w:date="2022-10-20T12:32:00Z">
            <w:rPr/>
          </w:rPrChange>
        </w:rPr>
        <w:t>30°F</w:t>
      </w:r>
      <w:ins w:id="5045" w:author="Titus Ellison" w:date="2022-10-20T12:32:00Z">
        <w:r w:rsidR="00221A9A" w:rsidRPr="00221A9A">
          <w:rPr>
            <w:rStyle w:val="Toggle"/>
            <w:rPrChange w:id="5046" w:author="Titus Ellison" w:date="2022-10-20T12:32:00Z">
              <w:rPr/>
            </w:rPrChange>
          </w:rPr>
          <w:t>]]</w:t>
        </w:r>
      </w:ins>
      <w:del w:id="5047" w:author="Titus Ellison" w:date="2022-10-20T12:32:00Z">
        <w:r w:rsidR="009045A3" w:rsidRPr="00BC7581" w:rsidDel="00221A9A">
          <w:delText>)</w:delText>
        </w:r>
      </w:del>
      <w:r w:rsidR="009045A3" w:rsidRPr="00BC7581">
        <w:t xml:space="preserve"> less than </w:t>
      </w:r>
      <w:r w:rsidR="00D21A33">
        <w:rPr>
          <w:rFonts w:cs="Times New Roman PS MT"/>
          <w:bCs/>
          <w:szCs w:val="20"/>
        </w:rPr>
        <w:t>setpoint</w:t>
      </w:r>
      <w:r w:rsidR="009045A3" w:rsidRPr="00BC7581">
        <w:t xml:space="preserve"> for 10 minutes, generate a Level </w:t>
      </w:r>
      <w:r w:rsidR="00B24AC2">
        <w:t>3</w:t>
      </w:r>
      <w:r w:rsidR="00B24AC2" w:rsidRPr="00BC7581">
        <w:t xml:space="preserve"> </w:t>
      </w:r>
      <w:r w:rsidR="009045A3" w:rsidRPr="00BC7581">
        <w:t xml:space="preserve">alarm. </w:t>
      </w:r>
    </w:p>
    <w:p w14:paraId="5680B765" w14:textId="55AE5DE0" w:rsidR="009045A3" w:rsidRDefault="00BB0455" w:rsidP="007C1423">
      <w:pPr>
        <w:pStyle w:val="Heading5"/>
        <w:rPr>
          <w:ins w:id="5048" w:author="Reece Kiriu" w:date="2022-10-19T14:12:00Z"/>
        </w:rPr>
      </w:pPr>
      <w:ins w:id="5049" w:author="Reece Kiriu" w:date="2022-10-19T14:11:00Z">
        <w:r w:rsidRPr="00BB0455">
          <w:rPr>
            <w:rStyle w:val="Toggle"/>
            <w:rPrChange w:id="5050" w:author="Reece Kiriu" w:date="2022-10-19T14:11:00Z">
              <w:rPr/>
            </w:rPrChange>
          </w:rPr>
          <w:t xml:space="preserve">[EQUALS TERM_HT </w:t>
        </w:r>
        <w:proofErr w:type="gramStart"/>
        <w:r w:rsidRPr="00BB0455">
          <w:rPr>
            <w:rStyle w:val="Toggle"/>
            <w:rPrChange w:id="5051" w:author="Reece Kiriu" w:date="2022-10-19T14:11:00Z">
              <w:rPr/>
            </w:rPrChange>
          </w:rPr>
          <w:t>HW]</w:t>
        </w:r>
      </w:ins>
      <w:r w:rsidR="009045A3" w:rsidRPr="00BC7581">
        <w:t>If</w:t>
      </w:r>
      <w:proofErr w:type="gramEnd"/>
      <w:r w:rsidR="009045A3" w:rsidRPr="00BC7581">
        <w:t xml:space="preserve"> a zone has an Importance</w:t>
      </w:r>
      <w:r w:rsidR="009045A3">
        <w:rPr>
          <w:rFonts w:cs="Times New Roman PS MT"/>
          <w:bCs/>
          <w:szCs w:val="20"/>
        </w:rPr>
        <w:t>-Multiplier</w:t>
      </w:r>
      <w:r w:rsidR="009045A3" w:rsidRPr="00BC7581">
        <w:t xml:space="preserve"> of 0 </w:t>
      </w:r>
      <w:r w:rsidR="009045A3">
        <w:rPr>
          <w:rFonts w:cs="Times New Roman PS MT"/>
          <w:bCs/>
          <w:szCs w:val="20"/>
        </w:rPr>
        <w:t>(</w:t>
      </w:r>
      <w:r w:rsidR="009045A3" w:rsidRPr="00BC7581">
        <w:t xml:space="preserve">see </w:t>
      </w:r>
      <w:r w:rsidR="001F5EDA">
        <w:t xml:space="preserve">Section </w:t>
      </w:r>
      <w:r w:rsidR="00C01685">
        <w:rPr>
          <w:rFonts w:cs="Times New Roman PS MT"/>
          <w:bCs/>
          <w:szCs w:val="20"/>
        </w:rPr>
        <w:fldChar w:fldCharType="begin"/>
      </w:r>
      <w:r w:rsidR="00C01685">
        <w:rPr>
          <w:rFonts w:cs="Times New Roman PS MT"/>
          <w:bCs/>
          <w:szCs w:val="20"/>
        </w:rPr>
        <w:instrText xml:space="preserve"> REF _Ref438200779 \w \h </w:instrText>
      </w:r>
      <w:r w:rsidR="00C01685">
        <w:rPr>
          <w:rFonts w:cs="Times New Roman PS MT"/>
          <w:bCs/>
          <w:szCs w:val="20"/>
        </w:rPr>
      </w:r>
      <w:r w:rsidR="00C01685">
        <w:rPr>
          <w:rFonts w:cs="Times New Roman PS MT"/>
          <w:bCs/>
          <w:szCs w:val="20"/>
        </w:rPr>
        <w:fldChar w:fldCharType="separate"/>
      </w:r>
      <w:r w:rsidR="0037258A">
        <w:rPr>
          <w:rFonts w:cs="Times New Roman PS MT"/>
          <w:bCs/>
          <w:szCs w:val="20"/>
        </w:rPr>
        <w:t>5.1.14.2.a.1</w:t>
      </w:r>
      <w:r w:rsidR="00C01685">
        <w:rPr>
          <w:rFonts w:cs="Times New Roman PS MT"/>
          <w:bCs/>
          <w:szCs w:val="20"/>
        </w:rPr>
        <w:fldChar w:fldCharType="end"/>
      </w:r>
      <w:r w:rsidR="009045A3">
        <w:rPr>
          <w:rFonts w:cs="Times New Roman PS MT"/>
          <w:bCs/>
          <w:szCs w:val="20"/>
        </w:rPr>
        <w:t>)</w:t>
      </w:r>
      <w:r w:rsidR="009045A3" w:rsidRPr="00BC7581">
        <w:t xml:space="preserve"> for its </w:t>
      </w:r>
      <w:r w:rsidR="009045A3">
        <w:rPr>
          <w:rFonts w:cs="Times New Roman PS MT"/>
          <w:bCs/>
          <w:szCs w:val="20"/>
        </w:rPr>
        <w:t>hot-water</w:t>
      </w:r>
      <w:r w:rsidR="009045A3" w:rsidRPr="00BC7581">
        <w:t xml:space="preserve"> reset </w:t>
      </w:r>
      <w:r w:rsidR="009045A3">
        <w:rPr>
          <w:rFonts w:cs="Times New Roman PS MT"/>
          <w:bCs/>
          <w:szCs w:val="20"/>
        </w:rPr>
        <w:t>T&amp;R</w:t>
      </w:r>
      <w:r w:rsidR="009045A3" w:rsidRPr="00BC7581">
        <w:t xml:space="preserve"> control loop, low</w:t>
      </w:r>
      <w:r w:rsidR="009045A3">
        <w:rPr>
          <w:rFonts w:cs="Times New Roman PS MT"/>
          <w:bCs/>
          <w:szCs w:val="20"/>
        </w:rPr>
        <w:t>-DAT</w:t>
      </w:r>
      <w:r w:rsidR="009045A3" w:rsidRPr="00BC7581">
        <w:t xml:space="preserve"> alarms shall be suppressed for that zone.</w:t>
      </w:r>
    </w:p>
    <w:p w14:paraId="1D544F57" w14:textId="2B297FAF" w:rsidR="00BB0455" w:rsidRDefault="00BB0455">
      <w:pPr>
        <w:pStyle w:val="Instrbox"/>
        <w:rPr>
          <w:ins w:id="5052" w:author="Reece Kiriu" w:date="2022-10-19T14:11:00Z"/>
        </w:rPr>
        <w:pPrChange w:id="5053" w:author="Reece Kiriu" w:date="2022-10-19T14:12:00Z">
          <w:pPr>
            <w:pStyle w:val="Heading5"/>
          </w:pPr>
        </w:pPrChange>
      </w:pPr>
      <w:ins w:id="5054" w:author="Reece Kiriu" w:date="2022-10-19T14:12:00Z">
        <w:r>
          <w:t xml:space="preserve">Delete the following two paragraphs if the heating </w:t>
        </w:r>
        <w:proofErr w:type="spellStart"/>
        <w:r>
          <w:t>coil</w:t>
        </w:r>
        <w:proofErr w:type="spellEnd"/>
        <w:r>
          <w:t xml:space="preserve"> is hot water.</w:t>
        </w:r>
      </w:ins>
    </w:p>
    <w:p w14:paraId="617A4A25" w14:textId="0A496471" w:rsidR="00BB0455" w:rsidRPr="00BC7581" w:rsidRDefault="00BB0455" w:rsidP="00BB0455">
      <w:pPr>
        <w:pStyle w:val="Heading5"/>
        <w:rPr>
          <w:ins w:id="5055" w:author="Reece Kiriu" w:date="2022-10-19T14:11:00Z"/>
        </w:rPr>
      </w:pPr>
      <w:ins w:id="5056" w:author="Reece Kiriu" w:date="2022-10-19T14:11:00Z">
        <w:r w:rsidRPr="00B90AC9">
          <w:rPr>
            <w:rStyle w:val="Toggle"/>
          </w:rPr>
          <w:t>[EQUALS TERM_HT</w:t>
        </w:r>
      </w:ins>
      <w:ins w:id="5057" w:author="Reece Kiriu" w:date="2022-10-19T14:12:00Z">
        <w:r>
          <w:rPr>
            <w:rStyle w:val="Toggle"/>
          </w:rPr>
          <w:t xml:space="preserve"> </w:t>
        </w:r>
        <w:proofErr w:type="gramStart"/>
        <w:r>
          <w:rPr>
            <w:rStyle w:val="Toggle"/>
          </w:rPr>
          <w:t>ELEC</w:t>
        </w:r>
      </w:ins>
      <w:ins w:id="5058" w:author="Reece Kiriu" w:date="2022-10-19T14:11:00Z">
        <w:r w:rsidRPr="00B90AC9">
          <w:rPr>
            <w:rStyle w:val="Toggle"/>
          </w:rPr>
          <w:t>]</w:t>
        </w:r>
        <w:r w:rsidRPr="00BC7581">
          <w:t>If</w:t>
        </w:r>
        <w:proofErr w:type="gramEnd"/>
        <w:r w:rsidRPr="00BC7581">
          <w:t xml:space="preserve"> the </w:t>
        </w:r>
        <w:r>
          <w:rPr>
            <w:rFonts w:cs="Times New Roman PS MT"/>
            <w:bCs/>
            <w:szCs w:val="20"/>
          </w:rPr>
          <w:t>DAT</w:t>
        </w:r>
        <w:r w:rsidRPr="00BC7581">
          <w:t xml:space="preserve"> is </w:t>
        </w:r>
      </w:ins>
      <w:ins w:id="5059" w:author="Titus Ellison" w:date="2022-10-20T12:32:00Z">
        <w:r w:rsidR="00221A9A" w:rsidRPr="00221A9A">
          <w:rPr>
            <w:rStyle w:val="Toggle"/>
            <w:rPrChange w:id="5060" w:author="Titus Ellison" w:date="2022-10-20T12:32:00Z">
              <w:rPr/>
            </w:rPrChange>
          </w:rPr>
          <w:t>[UNITS [</w:t>
        </w:r>
      </w:ins>
      <w:ins w:id="5061" w:author="Reece Kiriu" w:date="2022-10-19T14:11:00Z">
        <w:r w:rsidRPr="00221A9A">
          <w:rPr>
            <w:rStyle w:val="Toggle"/>
            <w:rPrChange w:id="5062" w:author="Titus Ellison" w:date="2022-10-20T12:32:00Z">
              <w:rPr/>
            </w:rPrChange>
          </w:rPr>
          <w:t>8.3°C</w:t>
        </w:r>
      </w:ins>
      <w:ins w:id="5063" w:author="Titus Ellison" w:date="2022-10-20T12:32:00Z">
        <w:r w:rsidR="00221A9A" w:rsidRPr="00221A9A">
          <w:rPr>
            <w:rStyle w:val="Toggle"/>
            <w:rPrChange w:id="5064" w:author="Titus Ellison" w:date="2022-10-20T12:32:00Z">
              <w:rPr/>
            </w:rPrChange>
          </w:rPr>
          <w:t>]</w:t>
        </w:r>
      </w:ins>
      <w:ins w:id="5065" w:author="Reece Kiriu" w:date="2022-10-19T14:11:00Z">
        <w:r w:rsidRPr="00221A9A">
          <w:rPr>
            <w:rStyle w:val="Toggle"/>
            <w:rPrChange w:id="5066" w:author="Titus Ellison" w:date="2022-10-20T12:32:00Z">
              <w:rPr/>
            </w:rPrChange>
          </w:rPr>
          <w:t xml:space="preserve"> </w:t>
        </w:r>
      </w:ins>
      <w:ins w:id="5067" w:author="Titus Ellison" w:date="2022-10-20T12:32:00Z">
        <w:r w:rsidR="00221A9A" w:rsidRPr="00221A9A">
          <w:rPr>
            <w:rStyle w:val="Toggle"/>
            <w:rPrChange w:id="5068" w:author="Titus Ellison" w:date="2022-10-20T12:32:00Z">
              <w:rPr/>
            </w:rPrChange>
          </w:rPr>
          <w:t>[</w:t>
        </w:r>
      </w:ins>
      <w:ins w:id="5069" w:author="Reece Kiriu" w:date="2022-10-19T14:11:00Z">
        <w:del w:id="5070" w:author="Titus Ellison" w:date="2022-10-20T12:32:00Z">
          <w:r w:rsidRPr="00221A9A" w:rsidDel="00221A9A">
            <w:rPr>
              <w:rStyle w:val="Toggle"/>
              <w:rPrChange w:id="5071" w:author="Titus Ellison" w:date="2022-10-20T12:32:00Z">
                <w:rPr/>
              </w:rPrChange>
            </w:rPr>
            <w:delText>(</w:delText>
          </w:r>
        </w:del>
        <w:r w:rsidRPr="00221A9A">
          <w:rPr>
            <w:rStyle w:val="Toggle"/>
            <w:rPrChange w:id="5072" w:author="Titus Ellison" w:date="2022-10-20T12:32:00Z">
              <w:rPr/>
            </w:rPrChange>
          </w:rPr>
          <w:t>15°F</w:t>
        </w:r>
      </w:ins>
      <w:ins w:id="5073" w:author="Titus Ellison" w:date="2022-10-20T12:32:00Z">
        <w:r w:rsidR="00221A9A" w:rsidRPr="00221A9A">
          <w:rPr>
            <w:rStyle w:val="Toggle"/>
            <w:rPrChange w:id="5074" w:author="Titus Ellison" w:date="2022-10-20T12:32:00Z">
              <w:rPr/>
            </w:rPrChange>
          </w:rPr>
          <w:t>]]</w:t>
        </w:r>
      </w:ins>
      <w:ins w:id="5075" w:author="Reece Kiriu" w:date="2022-10-19T14:11:00Z">
        <w:del w:id="5076" w:author="Titus Ellison" w:date="2022-10-20T12:32:00Z">
          <w:r w:rsidRPr="00BC7581" w:rsidDel="00221A9A">
            <w:delText>)</w:delText>
          </w:r>
        </w:del>
        <w:r w:rsidRPr="00BC7581">
          <w:t xml:space="preserve"> less than </w:t>
        </w:r>
        <w:r>
          <w:rPr>
            <w:rFonts w:cs="Times New Roman PS MT"/>
            <w:bCs/>
            <w:szCs w:val="20"/>
          </w:rPr>
          <w:t>setpoint</w:t>
        </w:r>
        <w:r w:rsidRPr="00BC7581">
          <w:t xml:space="preserve"> for 10 minutes, generate a Level </w:t>
        </w:r>
        <w:r>
          <w:t>4</w:t>
        </w:r>
        <w:r w:rsidRPr="00BC7581">
          <w:t xml:space="preserve"> alarm. </w:t>
        </w:r>
      </w:ins>
    </w:p>
    <w:p w14:paraId="2B7B4603" w14:textId="40F3F897" w:rsidR="00BB0455" w:rsidRPr="00BC7581" w:rsidRDefault="00BB0455" w:rsidP="00BB0455">
      <w:pPr>
        <w:pStyle w:val="Heading5"/>
        <w:rPr>
          <w:ins w:id="5077" w:author="Reece Kiriu" w:date="2022-10-19T14:11:00Z"/>
        </w:rPr>
      </w:pPr>
      <w:ins w:id="5078" w:author="Reece Kiriu" w:date="2022-10-19T14:11:00Z">
        <w:r w:rsidRPr="00B90AC9">
          <w:rPr>
            <w:rStyle w:val="Toggle"/>
          </w:rPr>
          <w:t xml:space="preserve">[EQUALS TERM_HT </w:t>
        </w:r>
        <w:proofErr w:type="gramStart"/>
        <w:r>
          <w:rPr>
            <w:rStyle w:val="Toggle"/>
          </w:rPr>
          <w:t>ELEC</w:t>
        </w:r>
        <w:r w:rsidRPr="00B90AC9">
          <w:rPr>
            <w:rStyle w:val="Toggle"/>
          </w:rPr>
          <w:t>]</w:t>
        </w:r>
        <w:r w:rsidRPr="00BC7581">
          <w:t>If</w:t>
        </w:r>
      </w:ins>
      <w:proofErr w:type="gramEnd"/>
      <w:ins w:id="5079" w:author="Reece Kiriu" w:date="2022-10-19T14:12:00Z">
        <w:r>
          <w:t xml:space="preserve"> </w:t>
        </w:r>
      </w:ins>
      <w:ins w:id="5080" w:author="Reece Kiriu" w:date="2022-10-19T14:11:00Z">
        <w:r w:rsidRPr="00BC7581">
          <w:t xml:space="preserve">the </w:t>
        </w:r>
        <w:r>
          <w:rPr>
            <w:rFonts w:cs="Times New Roman PS MT"/>
            <w:bCs/>
            <w:szCs w:val="20"/>
          </w:rPr>
          <w:t>DAT</w:t>
        </w:r>
        <w:r w:rsidRPr="00BC7581">
          <w:t xml:space="preserve"> is </w:t>
        </w:r>
      </w:ins>
      <w:ins w:id="5081" w:author="Titus Ellison" w:date="2022-10-20T12:32:00Z">
        <w:r w:rsidR="00221A9A" w:rsidRPr="00221A9A">
          <w:rPr>
            <w:rStyle w:val="Toggle"/>
            <w:rPrChange w:id="5082" w:author="Titus Ellison" w:date="2022-10-20T12:33:00Z">
              <w:rPr/>
            </w:rPrChange>
          </w:rPr>
          <w:t>[UNITS [</w:t>
        </w:r>
      </w:ins>
      <w:ins w:id="5083" w:author="Reece Kiriu" w:date="2022-10-19T14:11:00Z">
        <w:r w:rsidRPr="00221A9A">
          <w:rPr>
            <w:rStyle w:val="Toggle"/>
            <w:rPrChange w:id="5084" w:author="Titus Ellison" w:date="2022-10-20T12:33:00Z">
              <w:rPr/>
            </w:rPrChange>
          </w:rPr>
          <w:t>17°C</w:t>
        </w:r>
      </w:ins>
      <w:ins w:id="5085" w:author="Titus Ellison" w:date="2022-10-20T12:32:00Z">
        <w:r w:rsidR="00221A9A" w:rsidRPr="00221A9A">
          <w:rPr>
            <w:rStyle w:val="Toggle"/>
            <w:rPrChange w:id="5086" w:author="Titus Ellison" w:date="2022-10-20T12:33:00Z">
              <w:rPr/>
            </w:rPrChange>
          </w:rPr>
          <w:t>]</w:t>
        </w:r>
      </w:ins>
      <w:ins w:id="5087" w:author="Reece Kiriu" w:date="2022-10-19T14:11:00Z">
        <w:r w:rsidRPr="00221A9A">
          <w:rPr>
            <w:rStyle w:val="Toggle"/>
            <w:rPrChange w:id="5088" w:author="Titus Ellison" w:date="2022-10-20T12:33:00Z">
              <w:rPr/>
            </w:rPrChange>
          </w:rPr>
          <w:t xml:space="preserve"> </w:t>
        </w:r>
      </w:ins>
      <w:ins w:id="5089" w:author="Titus Ellison" w:date="2022-10-20T12:32:00Z">
        <w:r w:rsidR="00221A9A" w:rsidRPr="00221A9A">
          <w:rPr>
            <w:rStyle w:val="Toggle"/>
            <w:rPrChange w:id="5090" w:author="Titus Ellison" w:date="2022-10-20T12:33:00Z">
              <w:rPr/>
            </w:rPrChange>
          </w:rPr>
          <w:t>[</w:t>
        </w:r>
      </w:ins>
      <w:ins w:id="5091" w:author="Reece Kiriu" w:date="2022-10-19T14:11:00Z">
        <w:del w:id="5092" w:author="Titus Ellison" w:date="2022-10-20T12:32:00Z">
          <w:r w:rsidRPr="00221A9A" w:rsidDel="00221A9A">
            <w:rPr>
              <w:rStyle w:val="Toggle"/>
              <w:rPrChange w:id="5093" w:author="Titus Ellison" w:date="2022-10-20T12:33:00Z">
                <w:rPr/>
              </w:rPrChange>
            </w:rPr>
            <w:delText>(</w:delText>
          </w:r>
        </w:del>
        <w:r w:rsidRPr="00221A9A">
          <w:rPr>
            <w:rStyle w:val="Toggle"/>
            <w:rPrChange w:id="5094" w:author="Titus Ellison" w:date="2022-10-20T12:33:00Z">
              <w:rPr/>
            </w:rPrChange>
          </w:rPr>
          <w:t>30°F</w:t>
        </w:r>
      </w:ins>
      <w:ins w:id="5095" w:author="Titus Ellison" w:date="2022-10-20T12:32:00Z">
        <w:r w:rsidR="00221A9A" w:rsidRPr="00221A9A">
          <w:rPr>
            <w:rStyle w:val="Toggle"/>
            <w:rPrChange w:id="5096" w:author="Titus Ellison" w:date="2022-10-20T12:33:00Z">
              <w:rPr/>
            </w:rPrChange>
          </w:rPr>
          <w:t>]</w:t>
        </w:r>
      </w:ins>
      <w:ins w:id="5097" w:author="Titus Ellison" w:date="2022-10-20T12:33:00Z">
        <w:r w:rsidR="00221A9A" w:rsidRPr="00221A9A">
          <w:rPr>
            <w:rStyle w:val="Toggle"/>
            <w:rPrChange w:id="5098" w:author="Titus Ellison" w:date="2022-10-20T12:33:00Z">
              <w:rPr/>
            </w:rPrChange>
          </w:rPr>
          <w:t>]</w:t>
        </w:r>
      </w:ins>
      <w:ins w:id="5099" w:author="Reece Kiriu" w:date="2022-10-19T14:11:00Z">
        <w:del w:id="5100" w:author="Titus Ellison" w:date="2022-10-20T12:32:00Z">
          <w:r w:rsidRPr="00BC7581" w:rsidDel="00221A9A">
            <w:delText>)</w:delText>
          </w:r>
        </w:del>
        <w:r w:rsidRPr="00BC7581">
          <w:t xml:space="preserve"> less than </w:t>
        </w:r>
        <w:r>
          <w:rPr>
            <w:rFonts w:cs="Times New Roman PS MT"/>
            <w:bCs/>
            <w:szCs w:val="20"/>
          </w:rPr>
          <w:t>setpoint</w:t>
        </w:r>
        <w:r w:rsidRPr="00BC7581">
          <w:t xml:space="preserve"> for 10 minutes, generate a Level </w:t>
        </w:r>
        <w:r>
          <w:t>3</w:t>
        </w:r>
        <w:r w:rsidRPr="00BC7581">
          <w:t xml:space="preserve"> alarm. </w:t>
        </w:r>
      </w:ins>
    </w:p>
    <w:p w14:paraId="2308743C" w14:textId="77777777" w:rsidR="009045A3" w:rsidRPr="00BC7581" w:rsidRDefault="009045A3" w:rsidP="0087618D">
      <w:pPr>
        <w:pStyle w:val="Heading4"/>
      </w:pPr>
      <w:r w:rsidRPr="00BC7581">
        <w:t xml:space="preserve">Fan alarm is indicated by the status input being different from the output command after a period of 15 </w:t>
      </w:r>
      <w:r w:rsidRPr="00BC7581">
        <w:lastRenderedPageBreak/>
        <w:t>seconds after a change in output status.</w:t>
      </w:r>
    </w:p>
    <w:p w14:paraId="165FF3C5" w14:textId="1444A11B" w:rsidR="009045A3" w:rsidRPr="00BC7581" w:rsidRDefault="009045A3" w:rsidP="007C1423">
      <w:pPr>
        <w:pStyle w:val="Heading5"/>
      </w:pPr>
      <w:r w:rsidRPr="00BC7581">
        <w:t xml:space="preserve">Commanded </w:t>
      </w:r>
      <w:r w:rsidRPr="00BC7581">
        <w:rPr>
          <w:smallCaps/>
        </w:rPr>
        <w:t>on</w:t>
      </w:r>
      <w:r w:rsidRPr="00BC7581">
        <w:t xml:space="preserve">, status </w:t>
      </w:r>
      <w:r w:rsidRPr="00BC7581">
        <w:rPr>
          <w:smallCaps/>
        </w:rPr>
        <w:t>off</w:t>
      </w:r>
      <w:r w:rsidRPr="00BC7581">
        <w:t>: Level 2</w:t>
      </w:r>
    </w:p>
    <w:p w14:paraId="7A179B76" w14:textId="27E543C7" w:rsidR="009045A3" w:rsidRPr="00BC7581" w:rsidRDefault="009045A3" w:rsidP="007C1423">
      <w:pPr>
        <w:pStyle w:val="Heading5"/>
      </w:pPr>
      <w:r w:rsidRPr="00BC7581">
        <w:t xml:space="preserve">Commanded </w:t>
      </w:r>
      <w:r w:rsidRPr="00BC7581">
        <w:rPr>
          <w:smallCaps/>
        </w:rPr>
        <w:t>off</w:t>
      </w:r>
      <w:r w:rsidRPr="00BC7581">
        <w:t xml:space="preserve">, status </w:t>
      </w:r>
      <w:r w:rsidRPr="00BC7581">
        <w:rPr>
          <w:smallCaps/>
        </w:rPr>
        <w:t>on</w:t>
      </w:r>
      <w:r w:rsidRPr="00BC7581">
        <w:t>: Level 4</w:t>
      </w:r>
    </w:p>
    <w:p w14:paraId="76B40855" w14:textId="79545414" w:rsidR="009045A3" w:rsidRDefault="009045A3" w:rsidP="0087618D">
      <w:pPr>
        <w:pStyle w:val="Heading4"/>
      </w:pPr>
      <w:r w:rsidRPr="00BC7581">
        <w:t xml:space="preserve">Airflow </w:t>
      </w:r>
      <w:r>
        <w:t>Sensor Calibration.</w:t>
      </w:r>
      <w:r w:rsidRPr="00BC7581">
        <w:t xml:space="preserve"> If the fan serving the zone </w:t>
      </w:r>
      <w:r w:rsidR="00B24AC2">
        <w:t>is</w:t>
      </w:r>
      <w:r w:rsidRPr="00BC7581">
        <w:t xml:space="preserve"> </w:t>
      </w:r>
      <w:r w:rsidRPr="00B87A61">
        <w:rPr>
          <w:smallCaps/>
        </w:rPr>
        <w:t>off</w:t>
      </w:r>
      <w:r w:rsidRPr="00BC7581">
        <w:t xml:space="preserve"> </w:t>
      </w:r>
      <w:r>
        <w:t xml:space="preserve">and airflow sensor reading is above </w:t>
      </w:r>
      <w:r w:rsidR="00B24AC2">
        <w:t xml:space="preserve">the larger of </w:t>
      </w:r>
      <w:r>
        <w:t xml:space="preserve">10% of the cooling maximum airflow </w:t>
      </w:r>
      <w:r w:rsidR="00D21A33">
        <w:t>setpoint</w:t>
      </w:r>
      <w:r w:rsidR="00B24AC2" w:rsidRPr="00B24AC2">
        <w:t xml:space="preserve"> or </w:t>
      </w:r>
      <w:ins w:id="5101" w:author="Reece Kiriu" w:date="2022-10-12T14:10:00Z">
        <w:r w:rsidR="00F15440" w:rsidRPr="00F15440">
          <w:rPr>
            <w:rStyle w:val="Toggle"/>
            <w:rPrChange w:id="5102" w:author="Reece Kiriu" w:date="2022-10-12T14:10:00Z">
              <w:rPr/>
            </w:rPrChange>
          </w:rPr>
          <w:t xml:space="preserve">[UNITS [24 </w:t>
        </w:r>
      </w:ins>
      <w:ins w:id="5103" w:author="Hwakong Cheng" w:date="2022-10-24T16:30:00Z">
        <w:del w:id="5104" w:author="Titus Ellison" w:date="2022-11-03T16:22:00Z">
          <w:r w:rsidR="003F35B5" w:rsidDel="00FF541B">
            <w:rPr>
              <w:rStyle w:val="Toggle"/>
            </w:rPr>
            <w:delText>L</w:delText>
          </w:r>
        </w:del>
      </w:ins>
      <w:ins w:id="5105" w:author="Reece Kiriu" w:date="2022-10-12T14:10:00Z">
        <w:del w:id="5106" w:author="Titus Ellison" w:date="2022-11-03T16:22:00Z">
          <w:r w:rsidR="00F15440" w:rsidRPr="00F15440" w:rsidDel="00FF541B">
            <w:rPr>
              <w:rStyle w:val="Toggle"/>
              <w:rPrChange w:id="5107" w:author="Reece Kiriu" w:date="2022-10-12T14:10:00Z">
                <w:rPr/>
              </w:rPrChange>
            </w:rPr>
            <w:delText>/s</w:delText>
          </w:r>
        </w:del>
      </w:ins>
      <w:ins w:id="5108" w:author="Titus Ellison" w:date="2022-11-03T16:22:00Z">
        <w:r w:rsidR="00FF541B">
          <w:rPr>
            <w:rStyle w:val="Toggle"/>
          </w:rPr>
          <w:t>L/s</w:t>
        </w:r>
      </w:ins>
      <w:ins w:id="5109" w:author="Reece Kiriu" w:date="2022-10-12T14:10:00Z">
        <w:r w:rsidR="00F15440" w:rsidRPr="00F15440">
          <w:rPr>
            <w:rStyle w:val="Toggle"/>
            <w:rPrChange w:id="5110" w:author="Reece Kiriu" w:date="2022-10-12T14:10:00Z">
              <w:rPr/>
            </w:rPrChange>
          </w:rPr>
          <w:t>] [</w:t>
        </w:r>
      </w:ins>
      <w:r w:rsidR="00B24AC2" w:rsidRPr="00F15440">
        <w:rPr>
          <w:rStyle w:val="Toggle"/>
          <w:rPrChange w:id="5111" w:author="Reece Kiriu" w:date="2022-10-12T14:10:00Z">
            <w:rPr/>
          </w:rPrChange>
        </w:rPr>
        <w:t>50 cfm</w:t>
      </w:r>
      <w:ins w:id="5112" w:author="Reece Kiriu" w:date="2022-10-12T14:10:00Z">
        <w:r w:rsidR="00F15440" w:rsidRPr="00F15440">
          <w:rPr>
            <w:rStyle w:val="Toggle"/>
            <w:rPrChange w:id="5113" w:author="Reece Kiriu" w:date="2022-10-12T14:10:00Z">
              <w:rPr/>
            </w:rPrChange>
          </w:rPr>
          <w:t>]]</w:t>
        </w:r>
      </w:ins>
      <w:r w:rsidR="00B24AC2" w:rsidRPr="00B24AC2">
        <w:t xml:space="preserve"> for 30 minutes</w:t>
      </w:r>
      <w:r>
        <w:t>, generate a Level 3 alarm.</w:t>
      </w:r>
    </w:p>
    <w:p w14:paraId="73B0987E" w14:textId="332A8BB6" w:rsidR="009045A3" w:rsidRPr="00BC7581" w:rsidRDefault="009045A3" w:rsidP="0087618D">
      <w:pPr>
        <w:pStyle w:val="Heading4"/>
      </w:pPr>
      <w:r>
        <w:t>Leaking Damper. If the damper position is 0%,</w:t>
      </w:r>
      <w:r w:rsidRPr="00BC7581">
        <w:t xml:space="preserve"> and airflow sensor reading is above </w:t>
      </w:r>
      <w:r w:rsidR="00B24AC2">
        <w:t xml:space="preserve">the larger of </w:t>
      </w:r>
      <w:r w:rsidRPr="00BC7581">
        <w:t xml:space="preserve">10% of the cooling maximum airflow </w:t>
      </w:r>
      <w:r w:rsidR="00D21A33">
        <w:t>setpoint</w:t>
      </w:r>
      <w:r w:rsidRPr="00BC7581">
        <w:t xml:space="preserve"> </w:t>
      </w:r>
      <w:r w:rsidR="00B24AC2">
        <w:t xml:space="preserve">or </w:t>
      </w:r>
      <w:ins w:id="5114" w:author="Reece Kiriu" w:date="2022-10-12T14:10:00Z">
        <w:r w:rsidR="00F15440" w:rsidRPr="00F15440">
          <w:rPr>
            <w:rStyle w:val="Toggle"/>
            <w:rPrChange w:id="5115" w:author="Reece Kiriu" w:date="2022-10-12T14:10:00Z">
              <w:rPr/>
            </w:rPrChange>
          </w:rPr>
          <w:t xml:space="preserve">[UNITS [24 </w:t>
        </w:r>
      </w:ins>
      <w:ins w:id="5116" w:author="Hwakong Cheng" w:date="2022-10-24T16:31:00Z">
        <w:del w:id="5117" w:author="Titus Ellison" w:date="2022-11-03T16:22:00Z">
          <w:r w:rsidR="003F35B5" w:rsidDel="00FF541B">
            <w:rPr>
              <w:rStyle w:val="Toggle"/>
            </w:rPr>
            <w:delText>L</w:delText>
          </w:r>
        </w:del>
      </w:ins>
      <w:ins w:id="5118" w:author="Reece Kiriu" w:date="2022-10-12T14:10:00Z">
        <w:del w:id="5119" w:author="Titus Ellison" w:date="2022-11-03T16:22:00Z">
          <w:r w:rsidR="00F15440" w:rsidRPr="00F15440" w:rsidDel="00FF541B">
            <w:rPr>
              <w:rStyle w:val="Toggle"/>
              <w:rPrChange w:id="5120" w:author="Reece Kiriu" w:date="2022-10-12T14:10:00Z">
                <w:rPr/>
              </w:rPrChange>
            </w:rPr>
            <w:delText>/s</w:delText>
          </w:r>
        </w:del>
      </w:ins>
      <w:ins w:id="5121" w:author="Titus Ellison" w:date="2022-11-03T16:22:00Z">
        <w:r w:rsidR="00FF541B">
          <w:rPr>
            <w:rStyle w:val="Toggle"/>
          </w:rPr>
          <w:t>L/s</w:t>
        </w:r>
      </w:ins>
      <w:ins w:id="5122" w:author="Reece Kiriu" w:date="2022-10-12T14:10:00Z">
        <w:r w:rsidR="00F15440" w:rsidRPr="00F15440">
          <w:rPr>
            <w:rStyle w:val="Toggle"/>
            <w:rPrChange w:id="5123" w:author="Reece Kiriu" w:date="2022-10-12T14:10:00Z">
              <w:rPr/>
            </w:rPrChange>
          </w:rPr>
          <w:t>] [</w:t>
        </w:r>
      </w:ins>
      <w:r w:rsidR="00B24AC2" w:rsidRPr="00F15440">
        <w:rPr>
          <w:rStyle w:val="Toggle"/>
          <w:rPrChange w:id="5124" w:author="Reece Kiriu" w:date="2022-10-12T14:10:00Z">
            <w:rPr/>
          </w:rPrChange>
        </w:rPr>
        <w:t>50 cfm</w:t>
      </w:r>
      <w:ins w:id="5125" w:author="Reece Kiriu" w:date="2022-10-12T14:10:00Z">
        <w:r w:rsidR="00F15440" w:rsidRPr="00F15440">
          <w:rPr>
            <w:rStyle w:val="Toggle"/>
            <w:rPrChange w:id="5126" w:author="Reece Kiriu" w:date="2022-10-12T14:10:00Z">
              <w:rPr/>
            </w:rPrChange>
          </w:rPr>
          <w:t>]]</w:t>
        </w:r>
      </w:ins>
      <w:r w:rsidR="00B24AC2">
        <w:t xml:space="preserve"> </w:t>
      </w:r>
      <w:r w:rsidRPr="00BC7581">
        <w:t xml:space="preserve">for 10 minutes while the fan serving the zone is proven </w:t>
      </w:r>
      <w:r w:rsidRPr="00B87A61">
        <w:rPr>
          <w:smallCaps/>
        </w:rPr>
        <w:t>on</w:t>
      </w:r>
      <w:r w:rsidRPr="00BC7581">
        <w:t>, generate a Level 4 alarm.</w:t>
      </w:r>
    </w:p>
    <w:p w14:paraId="178A90B2" w14:textId="77777777" w:rsidR="00B24AC2" w:rsidRPr="00B24AC2" w:rsidRDefault="00B24AC2" w:rsidP="00B24AC2">
      <w:pPr>
        <w:pStyle w:val="Infobox"/>
      </w:pPr>
      <w:r w:rsidRPr="00B24AC2">
        <w:t xml:space="preserve">The constant value thresholds for the airflow sensor calibration and leaking damper alarms are a function of the transducer and A/D converter used to measure airflow.  The value used should be determined as the minimum accuracy of the transducer and A/D converter combination. </w:t>
      </w:r>
    </w:p>
    <w:p w14:paraId="58D6FE1A" w14:textId="321E4766" w:rsidR="009045A3" w:rsidRPr="00BC7581" w:rsidRDefault="0076330F" w:rsidP="0087618D">
      <w:pPr>
        <w:pStyle w:val="Heading4"/>
      </w:pPr>
      <w:ins w:id="5127" w:author="Reece Kiriu" w:date="2022-10-19T14:19:00Z">
        <w:r w:rsidRPr="0076330F">
          <w:rPr>
            <w:rStyle w:val="Toggle"/>
            <w:rPrChange w:id="5128" w:author="Reece Kiriu" w:date="2022-10-19T14:20:00Z">
              <w:rPr/>
            </w:rPrChange>
          </w:rPr>
          <w:t xml:space="preserve">[EQUALS TERM_HT </w:t>
        </w:r>
        <w:proofErr w:type="gramStart"/>
        <w:r w:rsidRPr="0076330F">
          <w:rPr>
            <w:rStyle w:val="Toggle"/>
            <w:rPrChange w:id="5129" w:author="Reece Kiriu" w:date="2022-10-19T14:20:00Z">
              <w:rPr/>
            </w:rPrChange>
          </w:rPr>
          <w:t>HW]</w:t>
        </w:r>
      </w:ins>
      <w:r w:rsidR="009045A3" w:rsidRPr="00BC7581">
        <w:t>Leaking</w:t>
      </w:r>
      <w:proofErr w:type="gramEnd"/>
      <w:r w:rsidR="009045A3" w:rsidRPr="00BC7581">
        <w:t xml:space="preserve"> </w:t>
      </w:r>
      <w:r w:rsidR="009045A3" w:rsidRPr="00B87A61">
        <w:rPr>
          <w:rFonts w:cs="Times New Roman PS MT"/>
          <w:szCs w:val="20"/>
        </w:rPr>
        <w:t>Valve.</w:t>
      </w:r>
      <w:r w:rsidR="009045A3" w:rsidRPr="00BC7581">
        <w:t xml:space="preserve"> If the valve position is 0% for 15 minutes</w:t>
      </w:r>
      <w:r w:rsidR="009045A3" w:rsidRPr="00B87A61">
        <w:rPr>
          <w:rFonts w:cs="Times New Roman PS MT"/>
          <w:bCs/>
          <w:szCs w:val="20"/>
        </w:rPr>
        <w:t>,</w:t>
      </w:r>
      <w:r w:rsidR="009045A3" w:rsidRPr="00BC7581">
        <w:t xml:space="preserve"> and </w:t>
      </w:r>
      <w:r w:rsidR="009045A3" w:rsidRPr="00B87A61">
        <w:rPr>
          <w:rFonts w:cs="Times New Roman PS MT"/>
          <w:bCs/>
          <w:szCs w:val="20"/>
        </w:rPr>
        <w:t>DAT</w:t>
      </w:r>
      <w:r w:rsidR="009045A3" w:rsidRPr="00BC7581">
        <w:t xml:space="preserve"> is above AHU SAT by </w:t>
      </w:r>
      <w:ins w:id="5130" w:author="Titus Ellison" w:date="2022-10-20T12:33:00Z">
        <w:r w:rsidR="00221A9A" w:rsidRPr="0049288C">
          <w:rPr>
            <w:rStyle w:val="Toggle"/>
            <w:rPrChange w:id="5131" w:author="Titus Ellison" w:date="2022-10-20T12:33:00Z">
              <w:rPr/>
            </w:rPrChange>
          </w:rPr>
          <w:t xml:space="preserve">[UNITS </w:t>
        </w:r>
        <w:r w:rsidR="0049288C" w:rsidRPr="0049288C">
          <w:rPr>
            <w:rStyle w:val="Toggle"/>
            <w:rPrChange w:id="5132" w:author="Titus Ellison" w:date="2022-10-20T12:33:00Z">
              <w:rPr/>
            </w:rPrChange>
          </w:rPr>
          <w:t>[</w:t>
        </w:r>
      </w:ins>
      <w:r w:rsidR="009045A3" w:rsidRPr="0049288C">
        <w:rPr>
          <w:rStyle w:val="Toggle"/>
          <w:rPrChange w:id="5133" w:author="Titus Ellison" w:date="2022-10-20T12:33:00Z">
            <w:rPr/>
          </w:rPrChange>
        </w:rPr>
        <w:t>3°C</w:t>
      </w:r>
      <w:ins w:id="5134" w:author="Titus Ellison" w:date="2022-10-20T12:33:00Z">
        <w:r w:rsidR="0049288C" w:rsidRPr="0049288C">
          <w:rPr>
            <w:rStyle w:val="Toggle"/>
            <w:rPrChange w:id="5135" w:author="Titus Ellison" w:date="2022-10-20T12:33:00Z">
              <w:rPr/>
            </w:rPrChange>
          </w:rPr>
          <w:t>]</w:t>
        </w:r>
      </w:ins>
      <w:r w:rsidR="009045A3" w:rsidRPr="0049288C">
        <w:rPr>
          <w:rStyle w:val="Toggle"/>
          <w:rPrChange w:id="5136" w:author="Titus Ellison" w:date="2022-10-20T12:33:00Z">
            <w:rPr/>
          </w:rPrChange>
        </w:rPr>
        <w:t xml:space="preserve"> </w:t>
      </w:r>
      <w:ins w:id="5137" w:author="Titus Ellison" w:date="2022-10-20T12:33:00Z">
        <w:r w:rsidR="0049288C" w:rsidRPr="0049288C">
          <w:rPr>
            <w:rStyle w:val="Toggle"/>
            <w:rPrChange w:id="5138" w:author="Titus Ellison" w:date="2022-10-20T12:33:00Z">
              <w:rPr/>
            </w:rPrChange>
          </w:rPr>
          <w:t>[</w:t>
        </w:r>
      </w:ins>
      <w:del w:id="5139" w:author="Titus Ellison" w:date="2022-10-20T12:33:00Z">
        <w:r w:rsidR="009045A3" w:rsidRPr="0049288C" w:rsidDel="0049288C">
          <w:rPr>
            <w:rStyle w:val="Toggle"/>
            <w:rPrChange w:id="5140" w:author="Titus Ellison" w:date="2022-10-20T12:33:00Z">
              <w:rPr/>
            </w:rPrChange>
          </w:rPr>
          <w:delText>(</w:delText>
        </w:r>
      </w:del>
      <w:r w:rsidR="009045A3" w:rsidRPr="0049288C">
        <w:rPr>
          <w:rStyle w:val="Toggle"/>
          <w:rPrChange w:id="5141" w:author="Titus Ellison" w:date="2022-10-20T12:33:00Z">
            <w:rPr/>
          </w:rPrChange>
        </w:rPr>
        <w:t>5°F</w:t>
      </w:r>
      <w:ins w:id="5142" w:author="Titus Ellison" w:date="2022-10-20T12:33:00Z">
        <w:r w:rsidR="0049288C" w:rsidRPr="0049288C">
          <w:rPr>
            <w:rStyle w:val="Toggle"/>
            <w:rPrChange w:id="5143" w:author="Titus Ellison" w:date="2022-10-20T12:33:00Z">
              <w:rPr/>
            </w:rPrChange>
          </w:rPr>
          <w:t>]]</w:t>
        </w:r>
      </w:ins>
      <w:del w:id="5144" w:author="Titus Ellison" w:date="2022-10-20T12:33:00Z">
        <w:r w:rsidR="009045A3" w:rsidRPr="00BC7581" w:rsidDel="0049288C">
          <w:delText>)</w:delText>
        </w:r>
      </w:del>
      <w:r w:rsidR="009045A3" w:rsidRPr="00BC7581">
        <w:t>, generate a Level 4 alarm.</w:t>
      </w:r>
    </w:p>
    <w:p w14:paraId="4ADF0DAD" w14:textId="04F832C9" w:rsidR="009045A3" w:rsidRPr="00BC7581" w:rsidRDefault="009045A3" w:rsidP="0087618D">
      <w:pPr>
        <w:pStyle w:val="Heading3"/>
      </w:pPr>
      <w:r w:rsidRPr="00BC7581">
        <w:t>Testing/Commissioning Overrides</w:t>
      </w:r>
      <w:r>
        <w:rPr>
          <w:rFonts w:cs="Times New Roman PS MT"/>
          <w:szCs w:val="20"/>
        </w:rPr>
        <w:t>.</w:t>
      </w:r>
      <w:r w:rsidRPr="00BC7581">
        <w:t xml:space="preserve"> Provide software switches that interlock to a system level point to</w:t>
      </w:r>
    </w:p>
    <w:p w14:paraId="6A1C84B4" w14:textId="2DE0CBF5" w:rsidR="009045A3" w:rsidRPr="00BC7581" w:rsidRDefault="009045A3">
      <w:pPr>
        <w:pStyle w:val="Heading4"/>
        <w:pPrChange w:id="5145" w:author="Reece Kiriu" w:date="2022-12-07T11:37:00Z">
          <w:pPr>
            <w:pStyle w:val="Heading5"/>
          </w:pPr>
        </w:pPrChange>
      </w:pPr>
      <w:r>
        <w:rPr>
          <w:rFonts w:cs="Times New Roman PS MT"/>
          <w:bCs/>
          <w:szCs w:val="20"/>
        </w:rPr>
        <w:t>force</w:t>
      </w:r>
      <w:r w:rsidRPr="00BC7581">
        <w:t xml:space="preserve"> zone airflow </w:t>
      </w:r>
      <w:r w:rsidR="00D21A33">
        <w:rPr>
          <w:rFonts w:cs="Times New Roman PS MT"/>
          <w:bCs/>
          <w:szCs w:val="20"/>
        </w:rPr>
        <w:t>setpoint</w:t>
      </w:r>
      <w:r w:rsidRPr="00BC7581">
        <w:t xml:space="preserve"> to zero</w:t>
      </w:r>
      <w:r>
        <w:rPr>
          <w:rFonts w:cs="Times New Roman PS MT"/>
          <w:bCs/>
          <w:szCs w:val="20"/>
        </w:rPr>
        <w:t>,</w:t>
      </w:r>
    </w:p>
    <w:p w14:paraId="631BEBF1" w14:textId="45747F98" w:rsidR="009045A3" w:rsidRPr="00BC7581" w:rsidRDefault="009045A3">
      <w:pPr>
        <w:pStyle w:val="Heading4"/>
        <w:pPrChange w:id="5146" w:author="Reece Kiriu" w:date="2022-12-07T11:37:00Z">
          <w:pPr>
            <w:pStyle w:val="Heading5"/>
          </w:pPr>
        </w:pPrChange>
      </w:pPr>
      <w:r>
        <w:rPr>
          <w:rFonts w:cs="Times New Roman PS MT"/>
          <w:bCs/>
          <w:szCs w:val="20"/>
        </w:rPr>
        <w:t>force</w:t>
      </w:r>
      <w:r w:rsidRPr="00BC7581">
        <w:t xml:space="preserve"> zone airflow </w:t>
      </w:r>
      <w:r w:rsidR="00D21A33">
        <w:rPr>
          <w:rFonts w:cs="Times New Roman PS MT"/>
          <w:bCs/>
          <w:szCs w:val="20"/>
        </w:rPr>
        <w:t>setpoint</w:t>
      </w:r>
      <w:r w:rsidRPr="00BC7581">
        <w:t xml:space="preserve"> to </w:t>
      </w:r>
      <w:proofErr w:type="spellStart"/>
      <w:r w:rsidRPr="00BC7581">
        <w:t>Vcool</w:t>
      </w:r>
      <w:proofErr w:type="spellEnd"/>
      <w:r w:rsidRPr="00BC7581">
        <w:t>-max</w:t>
      </w:r>
      <w:r>
        <w:rPr>
          <w:rFonts w:cs="Times New Roman PS MT"/>
          <w:bCs/>
          <w:szCs w:val="20"/>
        </w:rPr>
        <w:t>,</w:t>
      </w:r>
    </w:p>
    <w:p w14:paraId="413774BC" w14:textId="09F39E37" w:rsidR="009045A3" w:rsidRPr="00BC7581" w:rsidRDefault="009045A3">
      <w:pPr>
        <w:pStyle w:val="Heading4"/>
        <w:pPrChange w:id="5147" w:author="Reece Kiriu" w:date="2022-12-07T11:37:00Z">
          <w:pPr>
            <w:pStyle w:val="Heading5"/>
          </w:pPr>
        </w:pPrChange>
      </w:pPr>
      <w:r>
        <w:rPr>
          <w:rFonts w:cs="Times New Roman PS MT"/>
          <w:bCs/>
          <w:szCs w:val="20"/>
        </w:rPr>
        <w:t>force</w:t>
      </w:r>
      <w:r w:rsidRPr="00BC7581">
        <w:t xml:space="preserve"> zone airflow </w:t>
      </w:r>
      <w:r w:rsidR="00D21A33">
        <w:rPr>
          <w:rFonts w:cs="Times New Roman PS MT"/>
          <w:bCs/>
          <w:szCs w:val="20"/>
        </w:rPr>
        <w:t>setpoint</w:t>
      </w:r>
      <w:r w:rsidRPr="00BC7581">
        <w:t xml:space="preserve"> to </w:t>
      </w:r>
      <w:proofErr w:type="spellStart"/>
      <w:r w:rsidRPr="00BC7581">
        <w:t>Vmin</w:t>
      </w:r>
      <w:proofErr w:type="spellEnd"/>
      <w:r>
        <w:rPr>
          <w:rFonts w:cs="Times New Roman PS MT"/>
          <w:bCs/>
          <w:szCs w:val="20"/>
        </w:rPr>
        <w:t>,</w:t>
      </w:r>
    </w:p>
    <w:p w14:paraId="078637A0" w14:textId="6082328F" w:rsidR="009045A3" w:rsidRPr="00BC7581" w:rsidRDefault="009045A3">
      <w:pPr>
        <w:pStyle w:val="Heading4"/>
        <w:pPrChange w:id="5148" w:author="Reece Kiriu" w:date="2022-12-07T11:37:00Z">
          <w:pPr>
            <w:pStyle w:val="Heading5"/>
          </w:pPr>
        </w:pPrChange>
      </w:pPr>
      <w:r>
        <w:rPr>
          <w:rFonts w:cs="Times New Roman PS MT"/>
          <w:bCs/>
          <w:szCs w:val="20"/>
        </w:rPr>
        <w:t>force</w:t>
      </w:r>
      <w:r w:rsidRPr="00BC7581">
        <w:t xml:space="preserve"> damper full closed/open</w:t>
      </w:r>
      <w:r>
        <w:rPr>
          <w:rFonts w:cs="Times New Roman PS MT"/>
          <w:bCs/>
          <w:szCs w:val="20"/>
        </w:rPr>
        <w:t>,</w:t>
      </w:r>
    </w:p>
    <w:p w14:paraId="4310BB1C" w14:textId="41ECF14D" w:rsidR="009045A3" w:rsidRPr="00BC7581" w:rsidRDefault="009045A3">
      <w:pPr>
        <w:pStyle w:val="Heading4"/>
        <w:pPrChange w:id="5149" w:author="Reece Kiriu" w:date="2022-12-07T11:37:00Z">
          <w:pPr>
            <w:pStyle w:val="Heading5"/>
          </w:pPr>
        </w:pPrChange>
      </w:pPr>
      <w:r>
        <w:rPr>
          <w:rFonts w:cs="Times New Roman PS MT"/>
          <w:bCs/>
          <w:szCs w:val="20"/>
        </w:rPr>
        <w:t>force</w:t>
      </w:r>
      <w:r w:rsidRPr="00BC7581">
        <w:t xml:space="preserve"> heating to </w:t>
      </w:r>
      <w:r w:rsidRPr="00BC7581">
        <w:rPr>
          <w:smallCaps/>
        </w:rPr>
        <w:t>off</w:t>
      </w:r>
      <w:r w:rsidRPr="00BC7581">
        <w:t>/closed</w:t>
      </w:r>
      <w:r>
        <w:rPr>
          <w:rFonts w:cs="Times New Roman PS MT"/>
          <w:bCs/>
          <w:szCs w:val="20"/>
        </w:rPr>
        <w:t>,</w:t>
      </w:r>
    </w:p>
    <w:p w14:paraId="73E6EDAC" w14:textId="141191D2" w:rsidR="009045A3" w:rsidRPr="00BC7581" w:rsidRDefault="009045A3">
      <w:pPr>
        <w:pStyle w:val="Heading4"/>
        <w:pPrChange w:id="5150" w:author="Reece Kiriu" w:date="2022-12-07T11:37:00Z">
          <w:pPr>
            <w:pStyle w:val="Heading5"/>
          </w:pPr>
        </w:pPrChange>
      </w:pPr>
      <w:r>
        <w:rPr>
          <w:rFonts w:cs="Times New Roman PS MT"/>
          <w:bCs/>
          <w:szCs w:val="20"/>
        </w:rPr>
        <w:t>turn</w:t>
      </w:r>
      <w:r w:rsidRPr="00BC7581">
        <w:t xml:space="preserve"> fan </w:t>
      </w:r>
      <w:r w:rsidRPr="00BC7581">
        <w:rPr>
          <w:smallCaps/>
        </w:rPr>
        <w:t>on</w:t>
      </w:r>
      <w:r w:rsidRPr="00BC7581">
        <w:t>/</w:t>
      </w:r>
      <w:r w:rsidRPr="00BC7581">
        <w:rPr>
          <w:smallCaps/>
        </w:rPr>
        <w:t>off</w:t>
      </w:r>
      <w:r>
        <w:rPr>
          <w:rFonts w:cs="Times New Roman PS MT"/>
          <w:bCs/>
          <w:szCs w:val="20"/>
        </w:rPr>
        <w:t xml:space="preserve">, and </w:t>
      </w:r>
    </w:p>
    <w:p w14:paraId="7D38CAC7" w14:textId="72ABDAA5" w:rsidR="009045A3" w:rsidRPr="00BC7581" w:rsidRDefault="009045A3">
      <w:pPr>
        <w:pStyle w:val="Heading4"/>
        <w:pPrChange w:id="5151" w:author="Reece Kiriu" w:date="2022-12-07T11:37:00Z">
          <w:pPr>
            <w:pStyle w:val="Heading5"/>
          </w:pPr>
        </w:pPrChange>
      </w:pPr>
      <w:r>
        <w:rPr>
          <w:rFonts w:cs="Times New Roman PS MT"/>
          <w:bCs/>
          <w:szCs w:val="20"/>
        </w:rPr>
        <w:t>reset</w:t>
      </w:r>
      <w:r w:rsidRPr="00BC7581">
        <w:t xml:space="preserve"> request-hours accumulator point to zero (provide one point for each reset type listed </w:t>
      </w:r>
      <w:r>
        <w:rPr>
          <w:rFonts w:cs="Times New Roman PS MT"/>
          <w:bCs/>
          <w:szCs w:val="20"/>
        </w:rPr>
        <w:t>in the next section</w:t>
      </w:r>
      <w:r w:rsidRPr="00BC7581">
        <w:t>).</w:t>
      </w:r>
    </w:p>
    <w:p w14:paraId="06C838B2" w14:textId="703AD690" w:rsidR="009045A3" w:rsidRPr="00AB559A" w:rsidRDefault="009045A3" w:rsidP="00B37EF3">
      <w:pPr>
        <w:pStyle w:val="Infobox"/>
      </w:pPr>
      <w:r w:rsidRPr="00AB559A">
        <w:t xml:space="preserve">Per Section </w:t>
      </w:r>
      <w:r w:rsidR="00291B2E">
        <w:fldChar w:fldCharType="begin"/>
      </w:r>
      <w:r w:rsidR="00291B2E">
        <w:instrText xml:space="preserve"> REF _Ref38822696 \r \h </w:instrText>
      </w:r>
      <w:r w:rsidR="00291B2E">
        <w:fldChar w:fldCharType="separate"/>
      </w:r>
      <w:r w:rsidR="0037258A">
        <w:t>5.1.11</w:t>
      </w:r>
      <w:r w:rsidR="00291B2E">
        <w:fldChar w:fldCharType="end"/>
      </w:r>
      <w:r w:rsidRPr="00AB559A">
        <w:t xml:space="preserve">, all hardware points can be overridden through the BAS. Each of the following points is interlocked so that they can be overridden together at a </w:t>
      </w:r>
      <w:r w:rsidR="00D21A33">
        <w:t>Zone Group</w:t>
      </w:r>
      <w:r w:rsidRPr="00AB559A">
        <w:t xml:space="preserve"> level, per Section </w:t>
      </w:r>
      <w:r w:rsidR="00291B2E">
        <w:rPr>
          <w:bCs/>
        </w:rPr>
        <w:fldChar w:fldCharType="begin"/>
      </w:r>
      <w:r w:rsidR="00291B2E">
        <w:rPr>
          <w:bCs/>
        </w:rPr>
        <w:instrText xml:space="preserve"> REF _Ref438200825 \w \h </w:instrText>
      </w:r>
      <w:r w:rsidR="00291B2E">
        <w:rPr>
          <w:bCs/>
        </w:rPr>
      </w:r>
      <w:r w:rsidR="00291B2E">
        <w:rPr>
          <w:bCs/>
        </w:rPr>
        <w:fldChar w:fldCharType="separate"/>
      </w:r>
      <w:r w:rsidR="0037258A">
        <w:rPr>
          <w:bCs/>
        </w:rPr>
        <w:t>5.4.5</w:t>
      </w:r>
      <w:r w:rsidR="00291B2E">
        <w:rPr>
          <w:bCs/>
        </w:rPr>
        <w:fldChar w:fldCharType="end"/>
      </w:r>
      <w:r w:rsidRPr="00AB559A">
        <w:t>.</w:t>
      </w:r>
    </w:p>
    <w:p w14:paraId="4A33B6A4" w14:textId="0F13C02A" w:rsidR="009045A3" w:rsidRPr="00AB559A" w:rsidRDefault="009045A3" w:rsidP="00B37EF3">
      <w:pPr>
        <w:pStyle w:val="Infobox"/>
      </w:pPr>
      <w:r w:rsidRPr="00AB559A">
        <w:t xml:space="preserve">For example, the </w:t>
      </w:r>
      <w:proofErr w:type="spellStart"/>
      <w:r w:rsidRPr="00AB559A">
        <w:t>CxA</w:t>
      </w:r>
      <w:proofErr w:type="spellEnd"/>
      <w:r w:rsidRPr="00AB559A">
        <w:t xml:space="preserve"> can check for leaking dampers by forcing all VAV boxes in a </w:t>
      </w:r>
      <w:r w:rsidR="00D21A33">
        <w:t>Zone Group</w:t>
      </w:r>
      <w:r w:rsidRPr="00AB559A">
        <w:t xml:space="preserve"> closed and then recording airflow at the AHU.</w:t>
      </w:r>
    </w:p>
    <w:p w14:paraId="75934CB5" w14:textId="77777777" w:rsidR="009045A3" w:rsidRPr="00BC7581" w:rsidRDefault="009045A3" w:rsidP="0087618D">
      <w:pPr>
        <w:pStyle w:val="Heading3"/>
      </w:pPr>
      <w:r w:rsidRPr="00BC7581">
        <w:t>System Requests</w:t>
      </w:r>
    </w:p>
    <w:p w14:paraId="2EF2A435" w14:textId="77777777" w:rsidR="009045A3" w:rsidRPr="00BC7581" w:rsidRDefault="009045A3" w:rsidP="0087618D">
      <w:pPr>
        <w:pStyle w:val="Heading4"/>
      </w:pPr>
      <w:r w:rsidRPr="00BC7581">
        <w:t>Cooling SAT Reset Requests</w:t>
      </w:r>
    </w:p>
    <w:p w14:paraId="2D9240D3" w14:textId="37BC5CE8" w:rsidR="009045A3" w:rsidRPr="00BC7581" w:rsidRDefault="009045A3" w:rsidP="007C1423">
      <w:pPr>
        <w:pStyle w:val="Heading5"/>
      </w:pPr>
      <w:r w:rsidRPr="00BC7581">
        <w:t xml:space="preserve">If the zone temperature exceeds the zone’s cooling </w:t>
      </w:r>
      <w:r w:rsidR="00D21A33">
        <w:rPr>
          <w:rFonts w:cs="Times New Roman PS MT"/>
          <w:bCs/>
          <w:szCs w:val="20"/>
        </w:rPr>
        <w:t>setpoint</w:t>
      </w:r>
      <w:r w:rsidRPr="00BC7581">
        <w:t xml:space="preserve"> by </w:t>
      </w:r>
      <w:ins w:id="5152" w:author="Titus Ellison" w:date="2022-10-20T12:33:00Z">
        <w:r w:rsidR="0049288C" w:rsidRPr="0049288C">
          <w:rPr>
            <w:rStyle w:val="Toggle"/>
            <w:rPrChange w:id="5153" w:author="Titus Ellison" w:date="2022-10-20T12:33:00Z">
              <w:rPr/>
            </w:rPrChange>
          </w:rPr>
          <w:t>[UNITS [</w:t>
        </w:r>
      </w:ins>
      <w:r w:rsidRPr="0049288C">
        <w:rPr>
          <w:rStyle w:val="Toggle"/>
          <w:rPrChange w:id="5154" w:author="Titus Ellison" w:date="2022-10-20T12:33:00Z">
            <w:rPr/>
          </w:rPrChange>
        </w:rPr>
        <w:t>3°C</w:t>
      </w:r>
      <w:ins w:id="5155" w:author="Titus Ellison" w:date="2022-10-20T12:33:00Z">
        <w:r w:rsidR="0049288C" w:rsidRPr="0049288C">
          <w:rPr>
            <w:rStyle w:val="Toggle"/>
            <w:rPrChange w:id="5156" w:author="Titus Ellison" w:date="2022-10-20T12:33:00Z">
              <w:rPr/>
            </w:rPrChange>
          </w:rPr>
          <w:t>]</w:t>
        </w:r>
      </w:ins>
      <w:r w:rsidRPr="0049288C">
        <w:rPr>
          <w:rStyle w:val="Toggle"/>
          <w:rPrChange w:id="5157" w:author="Titus Ellison" w:date="2022-10-20T12:33:00Z">
            <w:rPr/>
          </w:rPrChange>
        </w:rPr>
        <w:t xml:space="preserve"> </w:t>
      </w:r>
      <w:ins w:id="5158" w:author="Titus Ellison" w:date="2022-10-20T12:33:00Z">
        <w:r w:rsidR="0049288C" w:rsidRPr="0049288C">
          <w:rPr>
            <w:rStyle w:val="Toggle"/>
            <w:rPrChange w:id="5159" w:author="Titus Ellison" w:date="2022-10-20T12:33:00Z">
              <w:rPr/>
            </w:rPrChange>
          </w:rPr>
          <w:t>[</w:t>
        </w:r>
      </w:ins>
      <w:del w:id="5160" w:author="Titus Ellison" w:date="2022-10-20T12:33:00Z">
        <w:r w:rsidRPr="0049288C" w:rsidDel="0049288C">
          <w:rPr>
            <w:rStyle w:val="Toggle"/>
            <w:rPrChange w:id="5161" w:author="Titus Ellison" w:date="2022-10-20T12:33:00Z">
              <w:rPr/>
            </w:rPrChange>
          </w:rPr>
          <w:delText>(</w:delText>
        </w:r>
      </w:del>
      <w:r w:rsidRPr="0049288C">
        <w:rPr>
          <w:rStyle w:val="Toggle"/>
          <w:rPrChange w:id="5162" w:author="Titus Ellison" w:date="2022-10-20T12:33:00Z">
            <w:rPr/>
          </w:rPrChange>
        </w:rPr>
        <w:t>5°F</w:t>
      </w:r>
      <w:ins w:id="5163" w:author="Titus Ellison" w:date="2022-10-20T12:33:00Z">
        <w:r w:rsidR="0049288C" w:rsidRPr="0049288C">
          <w:rPr>
            <w:rStyle w:val="Toggle"/>
            <w:rPrChange w:id="5164" w:author="Titus Ellison" w:date="2022-10-20T12:33:00Z">
              <w:rPr/>
            </w:rPrChange>
          </w:rPr>
          <w:t>]]</w:t>
        </w:r>
      </w:ins>
      <w:del w:id="5165" w:author="Titus Ellison" w:date="2022-10-20T12:33:00Z">
        <w:r w:rsidRPr="00BC7581" w:rsidDel="0049288C">
          <w:delText>)</w:delText>
        </w:r>
      </w:del>
      <w:r w:rsidRPr="00BC7581">
        <w:t xml:space="preserve"> for 2 minutes and after suppression period due to </w:t>
      </w:r>
      <w:r w:rsidR="00D21A33">
        <w:rPr>
          <w:rFonts w:cs="Times New Roman PS MT"/>
          <w:bCs/>
          <w:szCs w:val="20"/>
        </w:rPr>
        <w:t>setpoint</w:t>
      </w:r>
      <w:r w:rsidRPr="00BC7581">
        <w:t xml:space="preserve"> change per </w:t>
      </w:r>
      <w:r>
        <w:rPr>
          <w:rFonts w:cs="Times New Roman PS MT"/>
          <w:bCs/>
          <w:szCs w:val="20"/>
        </w:rPr>
        <w:t xml:space="preserve">Section </w:t>
      </w:r>
      <w:r w:rsidR="00CA5DFF">
        <w:rPr>
          <w:rFonts w:cs="Times New Roman PS MT"/>
          <w:bCs/>
          <w:szCs w:val="20"/>
        </w:rPr>
        <w:fldChar w:fldCharType="begin"/>
      </w:r>
      <w:r w:rsidR="00CA5DFF">
        <w:rPr>
          <w:rFonts w:cs="Times New Roman PS MT"/>
          <w:bCs/>
          <w:szCs w:val="20"/>
        </w:rPr>
        <w:instrText xml:space="preserve"> REF _Ref462144780 \w \h </w:instrText>
      </w:r>
      <w:r w:rsidR="00CA5DFF">
        <w:rPr>
          <w:rFonts w:cs="Times New Roman PS MT"/>
          <w:bCs/>
          <w:szCs w:val="20"/>
        </w:rPr>
      </w:r>
      <w:r w:rsidR="00CA5DFF">
        <w:rPr>
          <w:rFonts w:cs="Times New Roman PS MT"/>
          <w:bCs/>
          <w:szCs w:val="20"/>
        </w:rPr>
        <w:fldChar w:fldCharType="separate"/>
      </w:r>
      <w:r w:rsidR="0037258A">
        <w:rPr>
          <w:rFonts w:cs="Times New Roman PS MT"/>
          <w:bCs/>
          <w:szCs w:val="20"/>
        </w:rPr>
        <w:t>5.1.20</w:t>
      </w:r>
      <w:r w:rsidR="00CA5DFF">
        <w:rPr>
          <w:rFonts w:cs="Times New Roman PS MT"/>
          <w:bCs/>
          <w:szCs w:val="20"/>
        </w:rPr>
        <w:fldChar w:fldCharType="end"/>
      </w:r>
      <w:r>
        <w:rPr>
          <w:rFonts w:cs="Times New Roman PS MT"/>
          <w:bCs/>
          <w:szCs w:val="20"/>
        </w:rPr>
        <w:t>,</w:t>
      </w:r>
      <w:r w:rsidRPr="00BC7581">
        <w:t xml:space="preserve"> send 3 </w:t>
      </w:r>
      <w:r>
        <w:rPr>
          <w:rFonts w:cs="Times New Roman PS MT"/>
          <w:bCs/>
          <w:szCs w:val="20"/>
        </w:rPr>
        <w:t>requests.</w:t>
      </w:r>
    </w:p>
    <w:p w14:paraId="5ECDA1A3" w14:textId="06EDAE4D" w:rsidR="009045A3" w:rsidRPr="00BC7581" w:rsidRDefault="009045A3" w:rsidP="007C1423">
      <w:pPr>
        <w:pStyle w:val="Heading5"/>
      </w:pPr>
      <w:r w:rsidRPr="00BC7581">
        <w:t xml:space="preserve">Else if the zone temperature exceeds the zone’s cooling </w:t>
      </w:r>
      <w:r w:rsidR="00D21A33">
        <w:rPr>
          <w:rFonts w:cs="Times New Roman PS MT"/>
          <w:bCs/>
          <w:szCs w:val="20"/>
        </w:rPr>
        <w:t>setpoint</w:t>
      </w:r>
      <w:r w:rsidRPr="00BC7581">
        <w:t xml:space="preserve"> by </w:t>
      </w:r>
      <w:ins w:id="5166" w:author="Titus Ellison" w:date="2022-10-20T12:33:00Z">
        <w:r w:rsidR="0049288C" w:rsidRPr="0049288C">
          <w:rPr>
            <w:rStyle w:val="Toggle"/>
            <w:rPrChange w:id="5167" w:author="Titus Ellison" w:date="2022-10-20T12:34:00Z">
              <w:rPr/>
            </w:rPrChange>
          </w:rPr>
          <w:t>[UNITS [</w:t>
        </w:r>
      </w:ins>
      <w:r w:rsidRPr="0049288C">
        <w:rPr>
          <w:rStyle w:val="Toggle"/>
          <w:rPrChange w:id="5168" w:author="Titus Ellison" w:date="2022-10-20T12:34:00Z">
            <w:rPr/>
          </w:rPrChange>
        </w:rPr>
        <w:t>2°C</w:t>
      </w:r>
      <w:ins w:id="5169" w:author="Titus Ellison" w:date="2022-10-20T12:33:00Z">
        <w:r w:rsidR="0049288C" w:rsidRPr="0049288C">
          <w:rPr>
            <w:rStyle w:val="Toggle"/>
            <w:rPrChange w:id="5170" w:author="Titus Ellison" w:date="2022-10-20T12:34:00Z">
              <w:rPr/>
            </w:rPrChange>
          </w:rPr>
          <w:t>]</w:t>
        </w:r>
      </w:ins>
      <w:r w:rsidRPr="0049288C">
        <w:rPr>
          <w:rStyle w:val="Toggle"/>
          <w:rPrChange w:id="5171" w:author="Titus Ellison" w:date="2022-10-20T12:34:00Z">
            <w:rPr/>
          </w:rPrChange>
        </w:rPr>
        <w:t xml:space="preserve"> </w:t>
      </w:r>
      <w:ins w:id="5172" w:author="Titus Ellison" w:date="2022-10-20T12:34:00Z">
        <w:r w:rsidR="0049288C" w:rsidRPr="0049288C">
          <w:rPr>
            <w:rStyle w:val="Toggle"/>
            <w:rPrChange w:id="5173" w:author="Titus Ellison" w:date="2022-10-20T12:34:00Z">
              <w:rPr/>
            </w:rPrChange>
          </w:rPr>
          <w:t>[</w:t>
        </w:r>
      </w:ins>
      <w:del w:id="5174" w:author="Titus Ellison" w:date="2022-10-20T12:34:00Z">
        <w:r w:rsidRPr="0049288C" w:rsidDel="0049288C">
          <w:rPr>
            <w:rStyle w:val="Toggle"/>
            <w:rPrChange w:id="5175" w:author="Titus Ellison" w:date="2022-10-20T12:34:00Z">
              <w:rPr/>
            </w:rPrChange>
          </w:rPr>
          <w:delText>(</w:delText>
        </w:r>
      </w:del>
      <w:r w:rsidRPr="0049288C">
        <w:rPr>
          <w:rStyle w:val="Toggle"/>
          <w:rPrChange w:id="5176" w:author="Titus Ellison" w:date="2022-10-20T12:34:00Z">
            <w:rPr/>
          </w:rPrChange>
        </w:rPr>
        <w:t>3°F</w:t>
      </w:r>
      <w:ins w:id="5177" w:author="Titus Ellison" w:date="2022-10-20T12:34:00Z">
        <w:r w:rsidR="0049288C" w:rsidRPr="0049288C">
          <w:rPr>
            <w:rStyle w:val="Toggle"/>
            <w:rPrChange w:id="5178" w:author="Titus Ellison" w:date="2022-10-20T12:34:00Z">
              <w:rPr/>
            </w:rPrChange>
          </w:rPr>
          <w:t>]]</w:t>
        </w:r>
      </w:ins>
      <w:del w:id="5179" w:author="Titus Ellison" w:date="2022-10-20T12:34:00Z">
        <w:r w:rsidRPr="00BC7581" w:rsidDel="0049288C">
          <w:delText>)</w:delText>
        </w:r>
      </w:del>
      <w:r w:rsidRPr="00BC7581">
        <w:t xml:space="preserve"> for 2 minutes and after suppression period due to </w:t>
      </w:r>
      <w:r w:rsidR="00D21A33">
        <w:rPr>
          <w:rFonts w:cs="Times New Roman PS MT"/>
          <w:bCs/>
          <w:szCs w:val="20"/>
        </w:rPr>
        <w:t>setpoint</w:t>
      </w:r>
      <w:r w:rsidRPr="00BC7581">
        <w:t xml:space="preserve"> change per </w:t>
      </w:r>
      <w:r>
        <w:rPr>
          <w:rFonts w:cs="Times New Roman PS MT"/>
          <w:bCs/>
          <w:szCs w:val="20"/>
        </w:rPr>
        <w:t xml:space="preserve">Section </w:t>
      </w:r>
      <w:r w:rsidR="00CA5DFF">
        <w:rPr>
          <w:rFonts w:cs="Times New Roman PS MT"/>
          <w:bCs/>
          <w:szCs w:val="20"/>
        </w:rPr>
        <w:fldChar w:fldCharType="begin"/>
      </w:r>
      <w:r w:rsidR="00CA5DFF">
        <w:rPr>
          <w:rFonts w:cs="Times New Roman PS MT"/>
          <w:bCs/>
          <w:szCs w:val="20"/>
        </w:rPr>
        <w:instrText xml:space="preserve"> REF _Ref462144780 \w \h </w:instrText>
      </w:r>
      <w:r w:rsidR="00CA5DFF">
        <w:rPr>
          <w:rFonts w:cs="Times New Roman PS MT"/>
          <w:bCs/>
          <w:szCs w:val="20"/>
        </w:rPr>
      </w:r>
      <w:r w:rsidR="00CA5DFF">
        <w:rPr>
          <w:rFonts w:cs="Times New Roman PS MT"/>
          <w:bCs/>
          <w:szCs w:val="20"/>
        </w:rPr>
        <w:fldChar w:fldCharType="separate"/>
      </w:r>
      <w:r w:rsidR="0037258A">
        <w:rPr>
          <w:rFonts w:cs="Times New Roman PS MT"/>
          <w:bCs/>
          <w:szCs w:val="20"/>
        </w:rPr>
        <w:t>5.1.20</w:t>
      </w:r>
      <w:r w:rsidR="00CA5DFF">
        <w:rPr>
          <w:rFonts w:cs="Times New Roman PS MT"/>
          <w:bCs/>
          <w:szCs w:val="20"/>
        </w:rPr>
        <w:fldChar w:fldCharType="end"/>
      </w:r>
      <w:r>
        <w:rPr>
          <w:rFonts w:cs="Times New Roman PS MT"/>
          <w:bCs/>
          <w:szCs w:val="20"/>
        </w:rPr>
        <w:t>,</w:t>
      </w:r>
      <w:r w:rsidRPr="00BC7581">
        <w:t xml:space="preserve"> send 2 </w:t>
      </w:r>
      <w:r>
        <w:rPr>
          <w:rFonts w:cs="Times New Roman PS MT"/>
          <w:bCs/>
          <w:szCs w:val="20"/>
        </w:rPr>
        <w:t>requests.</w:t>
      </w:r>
    </w:p>
    <w:p w14:paraId="11BED2E5" w14:textId="044B0BB1" w:rsidR="009045A3" w:rsidRPr="00BC7581" w:rsidRDefault="009045A3" w:rsidP="007C1423">
      <w:pPr>
        <w:pStyle w:val="Heading5"/>
      </w:pPr>
      <w:r w:rsidRPr="00BC7581">
        <w:t xml:space="preserve">Else if the </w:t>
      </w:r>
      <w:r w:rsidR="005474F7">
        <w:rPr>
          <w:rFonts w:cs="Times New Roman PS MT"/>
          <w:bCs/>
          <w:szCs w:val="20"/>
        </w:rPr>
        <w:t>Cooling Loop</w:t>
      </w:r>
      <w:r w:rsidRPr="00BC7581">
        <w:t xml:space="preserve"> is greater than 95%, send 1 </w:t>
      </w:r>
      <w:r>
        <w:rPr>
          <w:rFonts w:cs="Times New Roman PS MT"/>
          <w:bCs/>
          <w:szCs w:val="20"/>
        </w:rPr>
        <w:t>request</w:t>
      </w:r>
      <w:r w:rsidRPr="00BC7581">
        <w:t xml:space="preserve"> until the </w:t>
      </w:r>
      <w:r w:rsidR="005474F7">
        <w:rPr>
          <w:rFonts w:cs="Times New Roman PS MT"/>
          <w:bCs/>
          <w:szCs w:val="20"/>
        </w:rPr>
        <w:t>Cooling Loop</w:t>
      </w:r>
      <w:r w:rsidRPr="00BC7581">
        <w:t xml:space="preserve"> is less than 85</w:t>
      </w:r>
      <w:r>
        <w:rPr>
          <w:rFonts w:cs="Times New Roman PS MT"/>
          <w:bCs/>
          <w:szCs w:val="20"/>
        </w:rPr>
        <w:t>%.</w:t>
      </w:r>
    </w:p>
    <w:p w14:paraId="64FEDBC2" w14:textId="462D18FE" w:rsidR="009045A3" w:rsidRPr="00BC7581" w:rsidRDefault="009045A3" w:rsidP="007C1423">
      <w:pPr>
        <w:pStyle w:val="Heading5"/>
      </w:pPr>
      <w:r w:rsidRPr="00BC7581">
        <w:t xml:space="preserve">Else if the </w:t>
      </w:r>
      <w:r w:rsidR="005474F7">
        <w:rPr>
          <w:rFonts w:cs="Times New Roman PS MT"/>
          <w:bCs/>
          <w:szCs w:val="20"/>
        </w:rPr>
        <w:t>Cooling Loop</w:t>
      </w:r>
      <w:r w:rsidRPr="00BC7581">
        <w:t xml:space="preserve"> is less than 95%, send 0 </w:t>
      </w:r>
      <w:r>
        <w:rPr>
          <w:rFonts w:cs="Times New Roman PS MT"/>
          <w:bCs/>
          <w:szCs w:val="20"/>
        </w:rPr>
        <w:t>requests.</w:t>
      </w:r>
    </w:p>
    <w:p w14:paraId="20418908" w14:textId="77777777" w:rsidR="009045A3" w:rsidRPr="00BC7581" w:rsidRDefault="009045A3" w:rsidP="0087618D">
      <w:pPr>
        <w:pStyle w:val="Heading4"/>
      </w:pPr>
      <w:r w:rsidRPr="00BC7581">
        <w:t>Static Pressure Reset Requests</w:t>
      </w:r>
    </w:p>
    <w:p w14:paraId="0D32AC6F" w14:textId="1CFF1E9C" w:rsidR="009045A3" w:rsidRPr="00BC7581" w:rsidRDefault="009045A3" w:rsidP="007C1423">
      <w:pPr>
        <w:pStyle w:val="Heading5"/>
      </w:pPr>
      <w:r w:rsidRPr="00BC7581">
        <w:t xml:space="preserve">If the measured airflow is less than 50% of </w:t>
      </w:r>
      <w:r w:rsidR="00D21A33">
        <w:rPr>
          <w:rFonts w:cs="Times New Roman PS MT"/>
          <w:bCs/>
          <w:szCs w:val="20"/>
        </w:rPr>
        <w:t>setpoint</w:t>
      </w:r>
      <w:r w:rsidRPr="00BC7581">
        <w:t xml:space="preserve"> while </w:t>
      </w:r>
      <w:r w:rsidR="00D21A33">
        <w:rPr>
          <w:rFonts w:cs="Times New Roman PS MT"/>
          <w:bCs/>
          <w:szCs w:val="20"/>
        </w:rPr>
        <w:t>setpoint</w:t>
      </w:r>
      <w:r w:rsidRPr="00BC7581">
        <w:t xml:space="preserve"> is greater than zero and the damper position is greater than 95% for 1 minute, send 3 </w:t>
      </w:r>
      <w:r>
        <w:rPr>
          <w:rFonts w:cs="Times New Roman PS MT"/>
          <w:bCs/>
          <w:szCs w:val="20"/>
        </w:rPr>
        <w:t>requests.</w:t>
      </w:r>
    </w:p>
    <w:p w14:paraId="6C0DDE76" w14:textId="537E4A99" w:rsidR="009045A3" w:rsidRPr="00BC7581" w:rsidRDefault="009045A3" w:rsidP="007C1423">
      <w:pPr>
        <w:pStyle w:val="Heading5"/>
      </w:pPr>
      <w:r w:rsidRPr="00BC7581">
        <w:lastRenderedPageBreak/>
        <w:t xml:space="preserve">Else if the measured airflow is less than 70% of </w:t>
      </w:r>
      <w:r w:rsidR="00D21A33">
        <w:rPr>
          <w:rFonts w:cs="Times New Roman PS MT"/>
          <w:bCs/>
          <w:szCs w:val="20"/>
        </w:rPr>
        <w:t>setpoint</w:t>
      </w:r>
      <w:r w:rsidRPr="00BC7581">
        <w:t xml:space="preserve"> while </w:t>
      </w:r>
      <w:r w:rsidR="00D21A33">
        <w:rPr>
          <w:rFonts w:cs="Times New Roman PS MT"/>
          <w:bCs/>
          <w:szCs w:val="20"/>
        </w:rPr>
        <w:t>setpoint</w:t>
      </w:r>
      <w:r w:rsidRPr="00BC7581">
        <w:t xml:space="preserve"> is greater than zero and the damper position is greater than 95% for 1 minute, send 2 </w:t>
      </w:r>
      <w:r>
        <w:rPr>
          <w:rFonts w:cs="Times New Roman PS MT"/>
          <w:bCs/>
          <w:szCs w:val="20"/>
        </w:rPr>
        <w:t>requests.</w:t>
      </w:r>
    </w:p>
    <w:p w14:paraId="6B1C4149" w14:textId="7E4EA195" w:rsidR="009045A3" w:rsidRPr="00BC7581" w:rsidRDefault="009045A3" w:rsidP="007C1423">
      <w:pPr>
        <w:pStyle w:val="Heading5"/>
      </w:pPr>
      <w:r w:rsidRPr="00BC7581">
        <w:t xml:space="preserve">Else if the </w:t>
      </w:r>
      <w:r>
        <w:rPr>
          <w:rFonts w:cs="Times New Roman PS MT"/>
          <w:bCs/>
          <w:szCs w:val="20"/>
        </w:rPr>
        <w:t>damper</w:t>
      </w:r>
      <w:r w:rsidRPr="00BC7581">
        <w:t xml:space="preserve"> position is greater than 95%, send 1 </w:t>
      </w:r>
      <w:r>
        <w:rPr>
          <w:rFonts w:cs="Times New Roman PS MT"/>
          <w:bCs/>
          <w:szCs w:val="20"/>
        </w:rPr>
        <w:t>request</w:t>
      </w:r>
      <w:r w:rsidRPr="00BC7581">
        <w:t xml:space="preserve"> until the </w:t>
      </w:r>
      <w:r>
        <w:rPr>
          <w:rFonts w:cs="Times New Roman PS MT"/>
          <w:bCs/>
          <w:szCs w:val="20"/>
        </w:rPr>
        <w:t>damper</w:t>
      </w:r>
      <w:r w:rsidRPr="00BC7581">
        <w:t xml:space="preserve"> position is less than 85</w:t>
      </w:r>
      <w:r>
        <w:rPr>
          <w:rFonts w:cs="Times New Roman PS MT"/>
          <w:bCs/>
          <w:szCs w:val="20"/>
        </w:rPr>
        <w:t>%.</w:t>
      </w:r>
    </w:p>
    <w:p w14:paraId="3601876E" w14:textId="0B9C0BAA" w:rsidR="009045A3" w:rsidRPr="00BC7581" w:rsidRDefault="009045A3" w:rsidP="007C1423">
      <w:pPr>
        <w:pStyle w:val="Heading5"/>
      </w:pPr>
      <w:r w:rsidRPr="00BC7581">
        <w:t xml:space="preserve">Else if the </w:t>
      </w:r>
      <w:r>
        <w:rPr>
          <w:rFonts w:cs="Times New Roman PS MT"/>
          <w:bCs/>
          <w:szCs w:val="20"/>
        </w:rPr>
        <w:t>damper</w:t>
      </w:r>
      <w:r w:rsidRPr="00BC7581">
        <w:t xml:space="preserve"> position is less than 95%, send 0 </w:t>
      </w:r>
      <w:r>
        <w:rPr>
          <w:rFonts w:cs="Times New Roman PS MT"/>
          <w:bCs/>
          <w:szCs w:val="20"/>
        </w:rPr>
        <w:t>requests.</w:t>
      </w:r>
    </w:p>
    <w:p w14:paraId="73B54ED0" w14:textId="4015B570" w:rsidR="009045A3" w:rsidRPr="00BC7581" w:rsidRDefault="0076330F" w:rsidP="0087618D">
      <w:pPr>
        <w:pStyle w:val="Heading4"/>
      </w:pPr>
      <w:ins w:id="5180" w:author="Reece Kiriu" w:date="2022-10-19T14:20:00Z">
        <w:r w:rsidRPr="0076330F">
          <w:rPr>
            <w:rStyle w:val="Toggle"/>
            <w:rPrChange w:id="5181" w:author="Reece Kiriu" w:date="2022-10-19T14:20:00Z">
              <w:rPr/>
            </w:rPrChange>
          </w:rPr>
          <w:t>[EQUALS TERM_HT HW]</w:t>
        </w:r>
      </w:ins>
      <w:del w:id="5182" w:author="Reece Kiriu" w:date="2022-10-19T14:20:00Z">
        <w:r w:rsidR="009045A3" w:rsidRPr="00BC7581" w:rsidDel="0076330F">
          <w:delText xml:space="preserve">If </w:delText>
        </w:r>
        <w:r w:rsidR="009045A3" w:rsidRPr="00B87A61" w:rsidDel="0076330F">
          <w:rPr>
            <w:rFonts w:cs="Times New Roman PS MT"/>
            <w:szCs w:val="20"/>
          </w:rPr>
          <w:delText>There Is</w:delText>
        </w:r>
        <w:r w:rsidR="009045A3" w:rsidRPr="00BC7581" w:rsidDel="0076330F">
          <w:delText xml:space="preserve"> a </w:delText>
        </w:r>
        <w:r w:rsidR="009045A3" w:rsidRPr="00B87A61" w:rsidDel="0076330F">
          <w:rPr>
            <w:rFonts w:cs="Times New Roman PS MT"/>
            <w:szCs w:val="20"/>
          </w:rPr>
          <w:delText>Hot-Water Coil</w:delText>
        </w:r>
        <w:r w:rsidR="009045A3" w:rsidRPr="00BC7581" w:rsidDel="0076330F">
          <w:delText xml:space="preserve">, </w:delText>
        </w:r>
      </w:del>
      <w:r w:rsidR="009045A3" w:rsidRPr="00BC7581">
        <w:t>Hot Water Reset Requests</w:t>
      </w:r>
    </w:p>
    <w:p w14:paraId="0D9D8930" w14:textId="6324AFF3" w:rsidR="009045A3" w:rsidRPr="00BC7581" w:rsidRDefault="009045A3" w:rsidP="007C1423">
      <w:pPr>
        <w:pStyle w:val="Heading5"/>
      </w:pPr>
      <w:r w:rsidRPr="00BC7581">
        <w:t xml:space="preserve">If the </w:t>
      </w:r>
      <w:r>
        <w:rPr>
          <w:rFonts w:cs="Times New Roman PS MT"/>
          <w:bCs/>
          <w:szCs w:val="20"/>
        </w:rPr>
        <w:t>DAT</w:t>
      </w:r>
      <w:r w:rsidRPr="00BC7581">
        <w:t xml:space="preserve"> is </w:t>
      </w:r>
      <w:ins w:id="5183" w:author="Titus Ellison" w:date="2022-10-20T12:34:00Z">
        <w:r w:rsidR="0049288C" w:rsidRPr="0049288C">
          <w:rPr>
            <w:rStyle w:val="Toggle"/>
            <w:rPrChange w:id="5184" w:author="Titus Ellison" w:date="2022-10-20T12:34:00Z">
              <w:rPr/>
            </w:rPrChange>
          </w:rPr>
          <w:t>[UNITS [</w:t>
        </w:r>
      </w:ins>
      <w:r w:rsidRPr="0049288C">
        <w:rPr>
          <w:rStyle w:val="Toggle"/>
          <w:rPrChange w:id="5185" w:author="Titus Ellison" w:date="2022-10-20T12:34:00Z">
            <w:rPr/>
          </w:rPrChange>
        </w:rPr>
        <w:t>17°C</w:t>
      </w:r>
      <w:ins w:id="5186" w:author="Titus Ellison" w:date="2022-10-20T12:34:00Z">
        <w:r w:rsidR="0049288C" w:rsidRPr="0049288C">
          <w:rPr>
            <w:rStyle w:val="Toggle"/>
            <w:rPrChange w:id="5187" w:author="Titus Ellison" w:date="2022-10-20T12:34:00Z">
              <w:rPr/>
            </w:rPrChange>
          </w:rPr>
          <w:t>]</w:t>
        </w:r>
      </w:ins>
      <w:r w:rsidRPr="0049288C">
        <w:rPr>
          <w:rStyle w:val="Toggle"/>
          <w:rPrChange w:id="5188" w:author="Titus Ellison" w:date="2022-10-20T12:34:00Z">
            <w:rPr/>
          </w:rPrChange>
        </w:rPr>
        <w:t xml:space="preserve"> </w:t>
      </w:r>
      <w:ins w:id="5189" w:author="Titus Ellison" w:date="2022-10-20T12:34:00Z">
        <w:r w:rsidR="0049288C" w:rsidRPr="0049288C">
          <w:rPr>
            <w:rStyle w:val="Toggle"/>
            <w:rPrChange w:id="5190" w:author="Titus Ellison" w:date="2022-10-20T12:34:00Z">
              <w:rPr/>
            </w:rPrChange>
          </w:rPr>
          <w:t>[</w:t>
        </w:r>
      </w:ins>
      <w:del w:id="5191" w:author="Titus Ellison" w:date="2022-10-20T12:34:00Z">
        <w:r w:rsidRPr="0049288C" w:rsidDel="0049288C">
          <w:rPr>
            <w:rStyle w:val="Toggle"/>
            <w:rPrChange w:id="5192" w:author="Titus Ellison" w:date="2022-10-20T12:34:00Z">
              <w:rPr/>
            </w:rPrChange>
          </w:rPr>
          <w:delText>(</w:delText>
        </w:r>
      </w:del>
      <w:r w:rsidRPr="0049288C">
        <w:rPr>
          <w:rStyle w:val="Toggle"/>
          <w:rPrChange w:id="5193" w:author="Titus Ellison" w:date="2022-10-20T12:34:00Z">
            <w:rPr/>
          </w:rPrChange>
        </w:rPr>
        <w:t>30°F</w:t>
      </w:r>
      <w:ins w:id="5194" w:author="Titus Ellison" w:date="2022-10-20T12:34:00Z">
        <w:r w:rsidR="0049288C" w:rsidRPr="0049288C">
          <w:rPr>
            <w:rStyle w:val="Toggle"/>
            <w:rPrChange w:id="5195" w:author="Titus Ellison" w:date="2022-10-20T12:34:00Z">
              <w:rPr/>
            </w:rPrChange>
          </w:rPr>
          <w:t>]]</w:t>
        </w:r>
      </w:ins>
      <w:del w:id="5196" w:author="Titus Ellison" w:date="2022-10-20T12:34:00Z">
        <w:r w:rsidRPr="00BC7581" w:rsidDel="0049288C">
          <w:delText>)</w:delText>
        </w:r>
      </w:del>
      <w:r w:rsidRPr="00BC7581">
        <w:t xml:space="preserve"> less than </w:t>
      </w:r>
      <w:r w:rsidR="00D21A33">
        <w:rPr>
          <w:rFonts w:cs="Times New Roman PS MT"/>
          <w:bCs/>
          <w:szCs w:val="20"/>
        </w:rPr>
        <w:t>setpoint</w:t>
      </w:r>
      <w:r w:rsidRPr="00BC7581">
        <w:t xml:space="preserve"> for 5 minutes, send 3 </w:t>
      </w:r>
      <w:r>
        <w:rPr>
          <w:rFonts w:cs="Times New Roman PS MT"/>
          <w:bCs/>
          <w:szCs w:val="20"/>
        </w:rPr>
        <w:t>requests.</w:t>
      </w:r>
    </w:p>
    <w:p w14:paraId="6FA4A138" w14:textId="395715F5" w:rsidR="009045A3" w:rsidRPr="00BC7581" w:rsidRDefault="009045A3" w:rsidP="007C1423">
      <w:pPr>
        <w:pStyle w:val="Heading5"/>
      </w:pPr>
      <w:r w:rsidRPr="00BC7581">
        <w:t xml:space="preserve">Else if the </w:t>
      </w:r>
      <w:r>
        <w:rPr>
          <w:rFonts w:cs="Times New Roman PS MT"/>
          <w:bCs/>
          <w:szCs w:val="20"/>
        </w:rPr>
        <w:t>DAT</w:t>
      </w:r>
      <w:r w:rsidRPr="00BC7581">
        <w:t xml:space="preserve"> is </w:t>
      </w:r>
      <w:ins w:id="5197" w:author="Titus Ellison" w:date="2022-10-20T12:34:00Z">
        <w:r w:rsidR="0049288C" w:rsidRPr="0049288C">
          <w:rPr>
            <w:rStyle w:val="Toggle"/>
            <w:rPrChange w:id="5198" w:author="Titus Ellison" w:date="2022-10-20T12:34:00Z">
              <w:rPr/>
            </w:rPrChange>
          </w:rPr>
          <w:t>[UNITS [</w:t>
        </w:r>
      </w:ins>
      <w:r w:rsidRPr="0049288C">
        <w:rPr>
          <w:rStyle w:val="Toggle"/>
          <w:rPrChange w:id="5199" w:author="Titus Ellison" w:date="2022-10-20T12:34:00Z">
            <w:rPr/>
          </w:rPrChange>
        </w:rPr>
        <w:t>8.3°C</w:t>
      </w:r>
      <w:ins w:id="5200" w:author="Titus Ellison" w:date="2022-10-20T12:34:00Z">
        <w:r w:rsidR="0049288C" w:rsidRPr="0049288C">
          <w:rPr>
            <w:rStyle w:val="Toggle"/>
            <w:rPrChange w:id="5201" w:author="Titus Ellison" w:date="2022-10-20T12:34:00Z">
              <w:rPr/>
            </w:rPrChange>
          </w:rPr>
          <w:t>]</w:t>
        </w:r>
      </w:ins>
      <w:r w:rsidRPr="0049288C">
        <w:rPr>
          <w:rStyle w:val="Toggle"/>
          <w:rPrChange w:id="5202" w:author="Titus Ellison" w:date="2022-10-20T12:34:00Z">
            <w:rPr/>
          </w:rPrChange>
        </w:rPr>
        <w:t xml:space="preserve"> </w:t>
      </w:r>
      <w:ins w:id="5203" w:author="Titus Ellison" w:date="2022-10-20T12:34:00Z">
        <w:r w:rsidR="0049288C" w:rsidRPr="0049288C">
          <w:rPr>
            <w:rStyle w:val="Toggle"/>
            <w:rPrChange w:id="5204" w:author="Titus Ellison" w:date="2022-10-20T12:34:00Z">
              <w:rPr/>
            </w:rPrChange>
          </w:rPr>
          <w:t>[</w:t>
        </w:r>
      </w:ins>
      <w:del w:id="5205" w:author="Titus Ellison" w:date="2022-10-20T12:34:00Z">
        <w:r w:rsidRPr="0049288C" w:rsidDel="0049288C">
          <w:rPr>
            <w:rStyle w:val="Toggle"/>
            <w:rPrChange w:id="5206" w:author="Titus Ellison" w:date="2022-10-20T12:34:00Z">
              <w:rPr/>
            </w:rPrChange>
          </w:rPr>
          <w:delText>(</w:delText>
        </w:r>
      </w:del>
      <w:r w:rsidRPr="0049288C">
        <w:rPr>
          <w:rStyle w:val="Toggle"/>
          <w:rPrChange w:id="5207" w:author="Titus Ellison" w:date="2022-10-20T12:34:00Z">
            <w:rPr/>
          </w:rPrChange>
        </w:rPr>
        <w:t>15°F</w:t>
      </w:r>
      <w:ins w:id="5208" w:author="Titus Ellison" w:date="2022-10-20T12:34:00Z">
        <w:r w:rsidR="0049288C" w:rsidRPr="0049288C">
          <w:rPr>
            <w:rStyle w:val="Toggle"/>
            <w:rPrChange w:id="5209" w:author="Titus Ellison" w:date="2022-10-20T12:34:00Z">
              <w:rPr/>
            </w:rPrChange>
          </w:rPr>
          <w:t>]]</w:t>
        </w:r>
      </w:ins>
      <w:del w:id="5210" w:author="Titus Ellison" w:date="2022-10-20T12:34:00Z">
        <w:r w:rsidRPr="00BC7581" w:rsidDel="0049288C">
          <w:delText>)</w:delText>
        </w:r>
      </w:del>
      <w:r w:rsidRPr="00BC7581">
        <w:t xml:space="preserve"> less than </w:t>
      </w:r>
      <w:r w:rsidR="00D21A33">
        <w:rPr>
          <w:rFonts w:cs="Times New Roman PS MT"/>
          <w:bCs/>
          <w:szCs w:val="20"/>
        </w:rPr>
        <w:t>setpoint</w:t>
      </w:r>
      <w:r w:rsidRPr="00BC7581">
        <w:t xml:space="preserve"> for 5 minutes, send 2 </w:t>
      </w:r>
      <w:r>
        <w:rPr>
          <w:rFonts w:cs="Times New Roman PS MT"/>
          <w:bCs/>
          <w:szCs w:val="20"/>
        </w:rPr>
        <w:t>requests.</w:t>
      </w:r>
    </w:p>
    <w:p w14:paraId="19C9D6AF" w14:textId="402F3322" w:rsidR="009045A3" w:rsidRPr="00BC7581" w:rsidRDefault="009045A3" w:rsidP="007C1423">
      <w:pPr>
        <w:pStyle w:val="Heading5"/>
      </w:pPr>
      <w:r w:rsidRPr="00BC7581">
        <w:t xml:space="preserve">Else if HW valve position is greater than 95%, send 1 </w:t>
      </w:r>
      <w:r>
        <w:rPr>
          <w:rFonts w:cs="Times New Roman PS MT"/>
          <w:bCs/>
          <w:szCs w:val="20"/>
        </w:rPr>
        <w:t>request</w:t>
      </w:r>
      <w:r w:rsidRPr="00BC7581">
        <w:t xml:space="preserve"> until the HW valve position is less than 85</w:t>
      </w:r>
      <w:r>
        <w:rPr>
          <w:rFonts w:cs="Times New Roman PS MT"/>
          <w:bCs/>
          <w:szCs w:val="20"/>
        </w:rPr>
        <w:t>%.</w:t>
      </w:r>
    </w:p>
    <w:p w14:paraId="6F3DBC6E" w14:textId="6DC97465" w:rsidR="009045A3" w:rsidRPr="00BC7581" w:rsidRDefault="009045A3" w:rsidP="007C1423">
      <w:pPr>
        <w:pStyle w:val="Heading5"/>
      </w:pPr>
      <w:r w:rsidRPr="00BC7581">
        <w:t xml:space="preserve">Else if the HW valve position is less than 95%, send 0 </w:t>
      </w:r>
      <w:r>
        <w:rPr>
          <w:rFonts w:cs="Times New Roman PS MT"/>
          <w:bCs/>
          <w:szCs w:val="20"/>
        </w:rPr>
        <w:t>requests.</w:t>
      </w:r>
    </w:p>
    <w:p w14:paraId="2E72C564" w14:textId="758A735F" w:rsidR="009045A3" w:rsidRPr="00BC7581" w:rsidRDefault="0076330F" w:rsidP="0087618D">
      <w:pPr>
        <w:pStyle w:val="Heading4"/>
      </w:pPr>
      <w:ins w:id="5211" w:author="Reece Kiriu" w:date="2022-10-19T14:20:00Z">
        <w:r w:rsidRPr="0076330F">
          <w:rPr>
            <w:rStyle w:val="Toggle"/>
            <w:rPrChange w:id="5212" w:author="Reece Kiriu" w:date="2022-10-19T14:21:00Z">
              <w:rPr/>
            </w:rPrChange>
          </w:rPr>
          <w:t>[EQUALS TERM_HT HW]</w:t>
        </w:r>
      </w:ins>
      <w:del w:id="5213" w:author="Reece Kiriu" w:date="2022-10-19T14:20:00Z">
        <w:r w:rsidR="009045A3" w:rsidRPr="00BC7581" w:rsidDel="0076330F">
          <w:delText xml:space="preserve">If </w:delText>
        </w:r>
        <w:r w:rsidR="009045A3" w:rsidRPr="00B87A61" w:rsidDel="0076330F">
          <w:rPr>
            <w:rFonts w:cs="Times New Roman PS MT"/>
            <w:szCs w:val="20"/>
          </w:rPr>
          <w:delText>There Is</w:delText>
        </w:r>
        <w:r w:rsidR="009045A3" w:rsidRPr="00BC7581" w:rsidDel="0076330F">
          <w:delText xml:space="preserve"> a </w:delText>
        </w:r>
        <w:r w:rsidR="009045A3" w:rsidRPr="00B87A61" w:rsidDel="0076330F">
          <w:rPr>
            <w:rFonts w:cs="Times New Roman PS MT"/>
            <w:szCs w:val="20"/>
          </w:rPr>
          <w:delText>Hot-Water Coil</w:delText>
        </w:r>
        <w:r w:rsidR="009045A3" w:rsidRPr="00BC7581" w:rsidDel="0076330F">
          <w:delText xml:space="preserve"> and a Heating Hot</w:delText>
        </w:r>
        <w:r w:rsidR="009045A3" w:rsidRPr="00B87A61" w:rsidDel="0076330F">
          <w:rPr>
            <w:rFonts w:cs="Times New Roman PS MT"/>
            <w:szCs w:val="20"/>
          </w:rPr>
          <w:delText>-</w:delText>
        </w:r>
        <w:r w:rsidR="009045A3" w:rsidRPr="00BC7581" w:rsidDel="0076330F">
          <w:delText>Water Plan</w:delText>
        </w:r>
      </w:del>
      <w:del w:id="5214" w:author="Reece Kiriu" w:date="2022-10-19T14:21:00Z">
        <w:r w:rsidR="009045A3" w:rsidRPr="00BC7581" w:rsidDel="0076330F">
          <w:delText>t</w:delText>
        </w:r>
        <w:r w:rsidR="009045A3" w:rsidRPr="00B87A61" w:rsidDel="0076330F">
          <w:rPr>
            <w:rFonts w:cs="Times New Roman PS MT"/>
            <w:szCs w:val="20"/>
          </w:rPr>
          <w:delText xml:space="preserve">, </w:delText>
        </w:r>
      </w:del>
      <w:r w:rsidR="009045A3" w:rsidRPr="00B87A61">
        <w:rPr>
          <w:rFonts w:cs="Times New Roman PS MT"/>
          <w:szCs w:val="20"/>
        </w:rPr>
        <w:t>Heating Hot-Water Plant</w:t>
      </w:r>
      <w:r w:rsidR="009045A3" w:rsidRPr="00BC7581">
        <w:t xml:space="preserve"> Requests. Send the heating hot</w:t>
      </w:r>
      <w:r w:rsidR="009045A3" w:rsidRPr="00B87A61">
        <w:rPr>
          <w:rFonts w:cs="Times New Roman PS MT"/>
          <w:bCs/>
          <w:szCs w:val="20"/>
        </w:rPr>
        <w:t>-</w:t>
      </w:r>
      <w:r w:rsidR="009045A3" w:rsidRPr="00BC7581">
        <w:t xml:space="preserve">water plant that serves the zone a </w:t>
      </w:r>
      <w:r w:rsidR="009045A3" w:rsidRPr="00B87A61">
        <w:rPr>
          <w:rFonts w:cs="Times New Roman PS MT"/>
          <w:bCs/>
          <w:szCs w:val="20"/>
        </w:rPr>
        <w:t>heating hot-water plant request</w:t>
      </w:r>
      <w:r w:rsidR="009045A3" w:rsidRPr="00BC7581">
        <w:t xml:space="preserve"> as follows:</w:t>
      </w:r>
    </w:p>
    <w:p w14:paraId="040B69DE" w14:textId="67FA617D" w:rsidR="009045A3" w:rsidRPr="00BC7581" w:rsidRDefault="009045A3" w:rsidP="007C1423">
      <w:pPr>
        <w:pStyle w:val="Heading5"/>
      </w:pPr>
      <w:r w:rsidRPr="00BC7581">
        <w:t xml:space="preserve">If the HW valve position is greater than 95%, send 1 </w:t>
      </w:r>
      <w:r>
        <w:rPr>
          <w:rFonts w:cs="Times New Roman PS MT"/>
          <w:bCs/>
          <w:szCs w:val="20"/>
        </w:rPr>
        <w:t>request</w:t>
      </w:r>
      <w:r w:rsidRPr="00BC7581">
        <w:t xml:space="preserve"> until the HW valve position is less than 10</w:t>
      </w:r>
      <w:r>
        <w:rPr>
          <w:rFonts w:cs="Times New Roman PS MT"/>
          <w:bCs/>
          <w:szCs w:val="20"/>
        </w:rPr>
        <w:t>%.</w:t>
      </w:r>
    </w:p>
    <w:p w14:paraId="44E929A3" w14:textId="0B7AD506" w:rsidR="009045A3" w:rsidRPr="00BC7581" w:rsidRDefault="009045A3" w:rsidP="007C1423">
      <w:pPr>
        <w:pStyle w:val="Heading5"/>
      </w:pPr>
      <w:r w:rsidRPr="00BC7581">
        <w:t xml:space="preserve">Else if the HW valve position is less than 95%, send 0 </w:t>
      </w:r>
      <w:r>
        <w:rPr>
          <w:rFonts w:cs="Times New Roman PS MT"/>
          <w:bCs/>
          <w:szCs w:val="20"/>
        </w:rPr>
        <w:t>requests</w:t>
      </w:r>
      <w:r w:rsidRPr="00BC7581">
        <w:t>.</w:t>
      </w:r>
    </w:p>
    <w:p w14:paraId="3FEF30B3" w14:textId="489CED87" w:rsidR="009045A3" w:rsidRPr="00FB4192" w:rsidRDefault="00471EC7" w:rsidP="0087618D">
      <w:pPr>
        <w:pStyle w:val="Heading2"/>
      </w:pPr>
      <w:bookmarkStart w:id="5215" w:name="_Toc497723495"/>
      <w:bookmarkStart w:id="5216" w:name="_Toc121477561"/>
      <w:ins w:id="5217" w:author="Hwakong Cheng" w:date="2022-10-07T14:24:00Z">
        <w:r w:rsidRPr="00DC5BE1">
          <w:rPr>
            <w:rStyle w:val="Toggle"/>
            <w:rPrChange w:id="5218" w:author="Hwakong Cheng" w:date="2022-10-07T14:46:00Z">
              <w:rPr/>
            </w:rPrChange>
          </w:rPr>
          <w:t>[</w:t>
        </w:r>
      </w:ins>
      <w:ins w:id="5219" w:author="Hwakong Cheng" w:date="2022-10-07T14:25:00Z">
        <w:r w:rsidRPr="00DC5BE1">
          <w:rPr>
            <w:rStyle w:val="Toggle"/>
            <w:rPrChange w:id="5220" w:author="Hwakong Cheng" w:date="2022-10-07T14:46:00Z">
              <w:rPr/>
            </w:rPrChange>
          </w:rPr>
          <w:t>EQUAL</w:t>
        </w:r>
      </w:ins>
      <w:ins w:id="5221" w:author="Reece Kiriu" w:date="2022-10-19T14:21:00Z">
        <w:r w:rsidR="0076330F">
          <w:rPr>
            <w:rStyle w:val="Toggle"/>
          </w:rPr>
          <w:t>S</w:t>
        </w:r>
      </w:ins>
      <w:ins w:id="5222" w:author="Hwakong Cheng" w:date="2022-10-07T14:25:00Z">
        <w:r w:rsidRPr="00DC5BE1">
          <w:rPr>
            <w:rStyle w:val="Toggle"/>
            <w:rPrChange w:id="5223" w:author="Hwakong Cheng" w:date="2022-10-07T14:46:00Z">
              <w:rPr/>
            </w:rPrChange>
          </w:rPr>
          <w:t xml:space="preserve"> </w:t>
        </w:r>
      </w:ins>
      <w:ins w:id="5224" w:author="Hwakong Cheng" w:date="2022-10-07T15:21:00Z">
        <w:r w:rsidR="009A6FFD">
          <w:rPr>
            <w:rStyle w:val="Toggle"/>
          </w:rPr>
          <w:t xml:space="preserve">VAV </w:t>
        </w:r>
      </w:ins>
      <w:proofErr w:type="gramStart"/>
      <w:ins w:id="5225" w:author="Hwakong Cheng" w:date="2022-10-07T14:25:00Z">
        <w:r w:rsidRPr="00DC5BE1">
          <w:rPr>
            <w:rStyle w:val="Toggle"/>
            <w:rPrChange w:id="5226" w:author="Hwakong Cheng" w:date="2022-10-07T14:46:00Z">
              <w:rPr/>
            </w:rPrChange>
          </w:rPr>
          <w:t>DDSA</w:t>
        </w:r>
      </w:ins>
      <w:ins w:id="5227" w:author="Hwakong Cheng" w:date="2022-10-07T14:24:00Z">
        <w:r w:rsidRPr="00DC5BE1">
          <w:rPr>
            <w:rStyle w:val="Toggle"/>
            <w:rPrChange w:id="5228" w:author="Hwakong Cheng" w:date="2022-10-07T14:46:00Z">
              <w:rPr/>
            </w:rPrChange>
          </w:rPr>
          <w:t>]</w:t>
        </w:r>
      </w:ins>
      <w:r w:rsidR="009045A3" w:rsidRPr="00FB4192">
        <w:t>Dual</w:t>
      </w:r>
      <w:proofErr w:type="gramEnd"/>
      <w:r w:rsidR="009045A3" w:rsidRPr="00FB4192">
        <w:t>-Duct VAV Terminal Unit</w:t>
      </w:r>
      <w:r w:rsidR="00AB559A" w:rsidRPr="00FB4192">
        <w:t xml:space="preserve"> − </w:t>
      </w:r>
      <w:r w:rsidR="009045A3" w:rsidRPr="00FB4192">
        <w:t>Snap-Acting Control</w:t>
      </w:r>
      <w:bookmarkEnd w:id="5215"/>
      <w:bookmarkEnd w:id="5216"/>
    </w:p>
    <w:p w14:paraId="562C1EBD" w14:textId="595652A5" w:rsidR="009045A3" w:rsidRPr="00BC7581" w:rsidRDefault="009045A3" w:rsidP="00B37EF3">
      <w:pPr>
        <w:pStyle w:val="Infobox"/>
      </w:pPr>
      <w:r w:rsidRPr="00BC7581">
        <w:t>Snap</w:t>
      </w:r>
      <w:r>
        <w:rPr>
          <w:bCs/>
        </w:rPr>
        <w:t>-acting control</w:t>
      </w:r>
      <w:r w:rsidRPr="00BC7581">
        <w:t xml:space="preserve"> logic is the first choice among the various DD control schemes</w:t>
      </w:r>
      <w:r>
        <w:rPr>
          <w:bCs/>
        </w:rPr>
        <w:t>, as</w:t>
      </w:r>
      <w:r w:rsidRPr="00BC7581">
        <w:t xml:space="preserve"> it is the most efficient and does not require DD boxes with mixing sections that have a high pressure drop. It allows use of dual standard airflow sensors, one at each inlet, with standard pressure independent logic blocks; alternatively, a single discharge airflow sensor may be used.</w:t>
      </w:r>
    </w:p>
    <w:p w14:paraId="75A41F16" w14:textId="2EC07E0D" w:rsidR="009045A3" w:rsidRPr="00BC7581" w:rsidRDefault="009045A3" w:rsidP="00B37EF3">
      <w:pPr>
        <w:pStyle w:val="Infobox"/>
      </w:pPr>
      <w:r w:rsidRPr="00514417">
        <w:t>However, snap-acting logic is not ideal for CO</w:t>
      </w:r>
      <w:r w:rsidRPr="00BC7581">
        <w:rPr>
          <w:vertAlign w:val="subscript"/>
        </w:rPr>
        <w:t>2</w:t>
      </w:r>
      <w:r w:rsidRPr="00514417">
        <w:t xml:space="preserve"> control because it can cause the zone to oscillate between cooling and heating. This occurs when the CO</w:t>
      </w:r>
      <w:r w:rsidRPr="00BC7581">
        <w:rPr>
          <w:vertAlign w:val="subscript"/>
        </w:rPr>
        <w:t>2</w:t>
      </w:r>
      <w:r w:rsidRPr="00514417">
        <w:t xml:space="preserve"> control pushes the </w:t>
      </w:r>
      <w:proofErr w:type="spellStart"/>
      <w:r w:rsidRPr="00514417">
        <w:t>Vmin</w:t>
      </w:r>
      <w:proofErr w:type="spellEnd"/>
      <w:r w:rsidRPr="00514417">
        <w:t xml:space="preserve">* up to </w:t>
      </w:r>
      <w:proofErr w:type="spellStart"/>
      <w:r w:rsidRPr="00514417">
        <w:t>Vcool</w:t>
      </w:r>
      <w:proofErr w:type="spellEnd"/>
      <w:r w:rsidRPr="00514417">
        <w:t>-max; at that point, temperature control is lost, and if the space is overcooled it will be pushed into heating, where it will be overheated, then back again. If CO</w:t>
      </w:r>
      <w:r w:rsidRPr="00BC7581">
        <w:rPr>
          <w:vertAlign w:val="subscript"/>
        </w:rPr>
        <w:t>2</w:t>
      </w:r>
      <w:r w:rsidRPr="00BC7581">
        <w:t xml:space="preserve"> demand</w:t>
      </w:r>
      <w:r>
        <w:rPr>
          <w:bCs/>
        </w:rPr>
        <w:t>-</w:t>
      </w:r>
      <w:r w:rsidRPr="00BC7581">
        <w:t>controlled ventilation is required, the mixing logic described in the next section should be used.</w:t>
      </w:r>
    </w:p>
    <w:p w14:paraId="34497472" w14:textId="1D180A33" w:rsidR="009045A3" w:rsidRPr="00BC7581" w:rsidRDefault="009045A3" w:rsidP="00B37EF3">
      <w:pPr>
        <w:pStyle w:val="Infobox"/>
      </w:pPr>
      <w:r w:rsidRPr="00BC7581">
        <w:t xml:space="preserve">This logic assumes no ability to mix hot and cold air to prevent overly low supply air temperatures that may occur on systems with high outdoor airflows and no preheat coil. </w:t>
      </w:r>
      <w:proofErr w:type="gramStart"/>
      <w:r w:rsidRPr="00BC7581">
        <w:t>So</w:t>
      </w:r>
      <w:proofErr w:type="gramEnd"/>
      <w:r w:rsidRPr="00BC7581">
        <w:t xml:space="preserve"> a preheat coil is likely to be required on such systems if mixed air temperature can fall below </w:t>
      </w:r>
      <w:ins w:id="5229" w:author="Titus Ellison" w:date="2022-10-20T12:34:00Z">
        <w:r w:rsidR="0049288C" w:rsidRPr="0049288C">
          <w:rPr>
            <w:rStyle w:val="Toggle"/>
            <w:rPrChange w:id="5230" w:author="Titus Ellison" w:date="2022-10-20T12:35:00Z">
              <w:rPr/>
            </w:rPrChange>
          </w:rPr>
          <w:t>[UNITS [</w:t>
        </w:r>
      </w:ins>
      <w:r w:rsidRPr="0049288C">
        <w:rPr>
          <w:rStyle w:val="Toggle"/>
          <w:rPrChange w:id="5231" w:author="Titus Ellison" w:date="2022-10-20T12:35:00Z">
            <w:rPr/>
          </w:rPrChange>
        </w:rPr>
        <w:t>7°C</w:t>
      </w:r>
      <w:ins w:id="5232" w:author="Titus Ellison" w:date="2022-10-20T12:34:00Z">
        <w:r w:rsidR="0049288C" w:rsidRPr="0049288C">
          <w:rPr>
            <w:rStyle w:val="Toggle"/>
            <w:rPrChange w:id="5233" w:author="Titus Ellison" w:date="2022-10-20T12:35:00Z">
              <w:rPr/>
            </w:rPrChange>
          </w:rPr>
          <w:t>]</w:t>
        </w:r>
      </w:ins>
      <w:r w:rsidRPr="0049288C">
        <w:rPr>
          <w:rStyle w:val="Toggle"/>
          <w:rPrChange w:id="5234" w:author="Titus Ellison" w:date="2022-10-20T12:35:00Z">
            <w:rPr/>
          </w:rPrChange>
        </w:rPr>
        <w:t xml:space="preserve"> </w:t>
      </w:r>
      <w:ins w:id="5235" w:author="Titus Ellison" w:date="2022-10-20T12:34:00Z">
        <w:r w:rsidR="0049288C" w:rsidRPr="0049288C">
          <w:rPr>
            <w:rStyle w:val="Toggle"/>
            <w:rPrChange w:id="5236" w:author="Titus Ellison" w:date="2022-10-20T12:35:00Z">
              <w:rPr/>
            </w:rPrChange>
          </w:rPr>
          <w:t>[</w:t>
        </w:r>
      </w:ins>
      <w:del w:id="5237" w:author="Titus Ellison" w:date="2022-10-20T12:34:00Z">
        <w:r w:rsidRPr="0049288C" w:rsidDel="0049288C">
          <w:rPr>
            <w:rStyle w:val="Toggle"/>
            <w:rPrChange w:id="5238" w:author="Titus Ellison" w:date="2022-10-20T12:35:00Z">
              <w:rPr/>
            </w:rPrChange>
          </w:rPr>
          <w:delText>(</w:delText>
        </w:r>
      </w:del>
      <w:r w:rsidRPr="0049288C">
        <w:rPr>
          <w:rStyle w:val="Toggle"/>
          <w:rPrChange w:id="5239" w:author="Titus Ellison" w:date="2022-10-20T12:35:00Z">
            <w:rPr/>
          </w:rPrChange>
        </w:rPr>
        <w:t>45°F</w:t>
      </w:r>
      <w:ins w:id="5240" w:author="Titus Ellison" w:date="2022-10-20T12:35:00Z">
        <w:r w:rsidR="0049288C" w:rsidRPr="0049288C">
          <w:rPr>
            <w:rStyle w:val="Toggle"/>
            <w:rPrChange w:id="5241" w:author="Titus Ellison" w:date="2022-10-20T12:35:00Z">
              <w:rPr/>
            </w:rPrChange>
          </w:rPr>
          <w:t>]]</w:t>
        </w:r>
      </w:ins>
      <w:del w:id="5242" w:author="Titus Ellison" w:date="2022-10-20T12:35:00Z">
        <w:r w:rsidRPr="00BC7581" w:rsidDel="0049288C">
          <w:delText>)</w:delText>
        </w:r>
      </w:del>
      <w:r w:rsidRPr="00BC7581">
        <w:t xml:space="preserve"> or so in winter.</w:t>
      </w:r>
    </w:p>
    <w:p w14:paraId="01051129" w14:textId="4ABF2585" w:rsidR="009045A3" w:rsidRPr="00BC7581" w:rsidRDefault="009045A3" w:rsidP="00B37EF3">
      <w:pPr>
        <w:pStyle w:val="Infobox"/>
      </w:pPr>
      <w:r w:rsidRPr="00BC7581">
        <w:t>Note that snap</w:t>
      </w:r>
      <w:r>
        <w:rPr>
          <w:bCs/>
        </w:rPr>
        <w:t>-</w:t>
      </w:r>
      <w:r w:rsidRPr="00BC7581">
        <w:t xml:space="preserve">acting logic can also be problematic for zones with high </w:t>
      </w:r>
      <w:proofErr w:type="gramStart"/>
      <w:r w:rsidRPr="00BC7581">
        <w:t xml:space="preserve">minimums, </w:t>
      </w:r>
      <w:r>
        <w:rPr>
          <w:bCs/>
        </w:rPr>
        <w:t>because</w:t>
      </w:r>
      <w:proofErr w:type="gramEnd"/>
      <w:r w:rsidRPr="00BC7581">
        <w:t xml:space="preserve"> the room itself is acting as the mixing box.</w:t>
      </w:r>
    </w:p>
    <w:p w14:paraId="3A6FF9E8" w14:textId="03FEC95F" w:rsidR="009045A3" w:rsidRPr="00BC7581" w:rsidRDefault="009045A3" w:rsidP="00B37EF3">
      <w:pPr>
        <w:pStyle w:val="Infobox"/>
      </w:pPr>
      <w:r w:rsidRPr="00514417">
        <w:t xml:space="preserve">Because no cold-duct air is supplied during heating mode, the heating system must include ventilation air either with direct outdoor air intake or indirectly via transfer air from overventilated spaces on the same system. Refer to Standard 62.1-2016 and </w:t>
      </w:r>
      <w:r w:rsidRPr="00BC7581">
        <w:t>Standard 62.1 User’s Manual.</w:t>
      </w:r>
    </w:p>
    <w:p w14:paraId="74D312F8" w14:textId="5F78C3CD" w:rsidR="009045A3" w:rsidRPr="00BC7581" w:rsidRDefault="009045A3" w:rsidP="0087618D">
      <w:pPr>
        <w:pStyle w:val="Heading3"/>
      </w:pPr>
      <w:r w:rsidRPr="00BC7581">
        <w:t xml:space="preserve">See </w:t>
      </w:r>
      <w:r>
        <w:rPr>
          <w:rFonts w:cs="Times New Roman PS MT"/>
          <w:bCs/>
          <w:szCs w:val="20"/>
        </w:rPr>
        <w:t>“</w:t>
      </w:r>
      <w:r w:rsidRPr="00BC7581">
        <w:t>Generic Thermal Zones</w:t>
      </w:r>
      <w:r>
        <w:rPr>
          <w:rFonts w:cs="Times New Roman PS MT"/>
          <w:bCs/>
          <w:szCs w:val="20"/>
        </w:rPr>
        <w:t xml:space="preserve">” (Section </w:t>
      </w:r>
      <w:r w:rsidR="00CA5DFF">
        <w:rPr>
          <w:rFonts w:cs="Times New Roman PS MT"/>
          <w:bCs/>
          <w:szCs w:val="20"/>
        </w:rPr>
        <w:fldChar w:fldCharType="begin"/>
      </w:r>
      <w:r w:rsidR="00CA5DFF">
        <w:rPr>
          <w:rFonts w:cs="Times New Roman PS MT"/>
          <w:bCs/>
          <w:szCs w:val="20"/>
        </w:rPr>
        <w:instrText xml:space="preserve"> REF _Ref495830888 \w \h </w:instrText>
      </w:r>
      <w:r w:rsidR="00CA5DFF">
        <w:rPr>
          <w:rFonts w:cs="Times New Roman PS MT"/>
          <w:bCs/>
          <w:szCs w:val="20"/>
        </w:rPr>
      </w:r>
      <w:r w:rsidR="00CA5DFF">
        <w:rPr>
          <w:rFonts w:cs="Times New Roman PS MT"/>
          <w:bCs/>
          <w:szCs w:val="20"/>
        </w:rPr>
        <w:fldChar w:fldCharType="separate"/>
      </w:r>
      <w:r w:rsidR="0037258A">
        <w:rPr>
          <w:rFonts w:cs="Times New Roman PS MT"/>
          <w:bCs/>
          <w:szCs w:val="20"/>
        </w:rPr>
        <w:t>5.2.2.3</w:t>
      </w:r>
      <w:r w:rsidR="00CA5DFF">
        <w:rPr>
          <w:rFonts w:cs="Times New Roman PS MT"/>
          <w:bCs/>
          <w:szCs w:val="20"/>
        </w:rPr>
        <w:fldChar w:fldCharType="end"/>
      </w:r>
      <w:r>
        <w:rPr>
          <w:rFonts w:cs="Times New Roman PS MT"/>
          <w:bCs/>
          <w:szCs w:val="20"/>
        </w:rPr>
        <w:t>)</w:t>
      </w:r>
      <w:r w:rsidRPr="00BC7581">
        <w:t xml:space="preserve"> for </w:t>
      </w:r>
      <w:r w:rsidR="00D21A33">
        <w:rPr>
          <w:rFonts w:cs="Times New Roman PS MT"/>
          <w:bCs/>
          <w:szCs w:val="20"/>
        </w:rPr>
        <w:t>setpoint</w:t>
      </w:r>
      <w:r>
        <w:rPr>
          <w:rFonts w:cs="Times New Roman PS MT"/>
          <w:bCs/>
          <w:szCs w:val="20"/>
        </w:rPr>
        <w:t>s</w:t>
      </w:r>
      <w:r w:rsidRPr="00BC7581">
        <w:t xml:space="preserve">, loops, control modes, alarms, etc. </w:t>
      </w:r>
    </w:p>
    <w:p w14:paraId="608BA9A8" w14:textId="10E75F9F" w:rsidR="009045A3" w:rsidRPr="00BC7581" w:rsidRDefault="009045A3" w:rsidP="0087618D">
      <w:pPr>
        <w:pStyle w:val="Heading3"/>
      </w:pPr>
      <w:r w:rsidRPr="00BC7581">
        <w:t xml:space="preserve">See </w:t>
      </w:r>
      <w:r>
        <w:rPr>
          <w:rFonts w:cs="Times New Roman PS MT"/>
          <w:bCs/>
          <w:szCs w:val="20"/>
        </w:rPr>
        <w:t>“</w:t>
      </w:r>
      <w:r w:rsidRPr="00BC7581">
        <w:t>Generic Ventilation Zones</w:t>
      </w:r>
      <w:r>
        <w:rPr>
          <w:rFonts w:cs="Times New Roman PS MT"/>
          <w:bCs/>
          <w:szCs w:val="20"/>
        </w:rPr>
        <w:t xml:space="preserve">” (Section </w:t>
      </w:r>
      <w:r w:rsidR="00CA5DFF">
        <w:rPr>
          <w:rFonts w:cs="Times New Roman PS MT"/>
          <w:bCs/>
          <w:szCs w:val="20"/>
        </w:rPr>
        <w:fldChar w:fldCharType="begin"/>
      </w:r>
      <w:r w:rsidR="00CA5DFF">
        <w:rPr>
          <w:rFonts w:cs="Times New Roman PS MT"/>
          <w:bCs/>
          <w:szCs w:val="20"/>
        </w:rPr>
        <w:instrText xml:space="preserve"> REF _Ref38824255 \w \h </w:instrText>
      </w:r>
      <w:r w:rsidR="00CA5DFF">
        <w:rPr>
          <w:rFonts w:cs="Times New Roman PS MT"/>
          <w:bCs/>
          <w:szCs w:val="20"/>
        </w:rPr>
      </w:r>
      <w:r w:rsidR="00CA5DFF">
        <w:rPr>
          <w:rFonts w:cs="Times New Roman PS MT"/>
          <w:bCs/>
          <w:szCs w:val="20"/>
        </w:rPr>
        <w:fldChar w:fldCharType="separate"/>
      </w:r>
      <w:r w:rsidR="0037258A">
        <w:rPr>
          <w:rFonts w:cs="Times New Roman PS MT"/>
          <w:bCs/>
          <w:szCs w:val="20"/>
        </w:rPr>
        <w:t>5.2</w:t>
      </w:r>
      <w:r w:rsidR="00CA5DFF">
        <w:rPr>
          <w:rFonts w:cs="Times New Roman PS MT"/>
          <w:bCs/>
          <w:szCs w:val="20"/>
        </w:rPr>
        <w:fldChar w:fldCharType="end"/>
      </w:r>
      <w:r>
        <w:rPr>
          <w:rFonts w:cs="Times New Roman PS MT"/>
          <w:bCs/>
          <w:szCs w:val="20"/>
        </w:rPr>
        <w:t>)</w:t>
      </w:r>
      <w:r w:rsidRPr="00BC7581">
        <w:t xml:space="preserve"> for calculation of zone minimum outdoor airflow.</w:t>
      </w:r>
    </w:p>
    <w:p w14:paraId="68F86BB8" w14:textId="59740BE0" w:rsidR="009045A3" w:rsidRPr="00BC7581" w:rsidRDefault="009045A3" w:rsidP="0087618D">
      <w:pPr>
        <w:pStyle w:val="Heading3"/>
      </w:pPr>
      <w:r w:rsidRPr="00BC7581">
        <w:t xml:space="preserve">See </w:t>
      </w:r>
      <w:r>
        <w:rPr>
          <w:rFonts w:cs="Times New Roman PS MT"/>
          <w:bCs/>
          <w:szCs w:val="20"/>
        </w:rPr>
        <w:t xml:space="preserve">Section </w:t>
      </w:r>
      <w:r w:rsidR="001F5EDA">
        <w:rPr>
          <w:rFonts w:cs="Times New Roman PS MT"/>
          <w:bCs/>
          <w:szCs w:val="20"/>
        </w:rPr>
        <w:fldChar w:fldCharType="begin"/>
      </w:r>
      <w:r w:rsidR="001F5EDA">
        <w:rPr>
          <w:rFonts w:cs="Times New Roman PS MT"/>
          <w:bCs/>
          <w:szCs w:val="20"/>
        </w:rPr>
        <w:instrText xml:space="preserve"> REF _Ref495765575 \w \h </w:instrText>
      </w:r>
      <w:r w:rsidR="001F5EDA">
        <w:rPr>
          <w:rFonts w:cs="Times New Roman PS MT"/>
          <w:bCs/>
          <w:szCs w:val="20"/>
        </w:rPr>
      </w:r>
      <w:r w:rsidR="001F5EDA">
        <w:rPr>
          <w:rFonts w:cs="Times New Roman PS MT"/>
          <w:bCs/>
          <w:szCs w:val="20"/>
        </w:rPr>
        <w:fldChar w:fldCharType="separate"/>
      </w:r>
      <w:r w:rsidR="0037258A">
        <w:rPr>
          <w:rFonts w:cs="Times New Roman PS MT"/>
          <w:bCs/>
          <w:szCs w:val="20"/>
        </w:rPr>
        <w:t>3.1.2.7</w:t>
      </w:r>
      <w:r w:rsidR="001F5EDA">
        <w:rPr>
          <w:rFonts w:cs="Times New Roman PS MT"/>
          <w:bCs/>
          <w:szCs w:val="20"/>
        </w:rPr>
        <w:fldChar w:fldCharType="end"/>
      </w:r>
      <w:r w:rsidRPr="00BC7581">
        <w:t xml:space="preserve"> for zone minimum airflow </w:t>
      </w:r>
      <w:r w:rsidR="00D21A33">
        <w:rPr>
          <w:rFonts w:cs="Times New Roman PS MT"/>
          <w:bCs/>
          <w:szCs w:val="20"/>
        </w:rPr>
        <w:t>setpoint</w:t>
      </w:r>
      <w:r w:rsidRPr="00BC7581">
        <w:t xml:space="preserve"> </w:t>
      </w:r>
      <w:proofErr w:type="spellStart"/>
      <w:r w:rsidRPr="00BC7581">
        <w:t>Vmin</w:t>
      </w:r>
      <w:proofErr w:type="spellEnd"/>
      <w:r w:rsidRPr="00BC7581">
        <w:t xml:space="preserve">, maximum cooling airflow </w:t>
      </w:r>
      <w:r w:rsidR="00D21A33">
        <w:rPr>
          <w:rFonts w:cs="Times New Roman PS MT"/>
          <w:bCs/>
          <w:szCs w:val="20"/>
        </w:rPr>
        <w:t>setpoint</w:t>
      </w:r>
      <w:r w:rsidRPr="00BC7581">
        <w:t xml:space="preserve"> </w:t>
      </w:r>
      <w:proofErr w:type="spellStart"/>
      <w:r w:rsidRPr="00BC7581">
        <w:t>Vcool</w:t>
      </w:r>
      <w:proofErr w:type="spellEnd"/>
      <w:r w:rsidRPr="00BC7581">
        <w:noBreakHyphen/>
        <w:t xml:space="preserve">max, and the zone maximum heating airflow </w:t>
      </w:r>
      <w:r w:rsidR="00D21A33">
        <w:rPr>
          <w:rFonts w:cs="Times New Roman PS MT"/>
          <w:bCs/>
          <w:szCs w:val="20"/>
        </w:rPr>
        <w:t>setpoint</w:t>
      </w:r>
      <w:r w:rsidRPr="00BC7581">
        <w:t xml:space="preserve"> </w:t>
      </w:r>
      <w:proofErr w:type="spellStart"/>
      <w:r w:rsidRPr="00BC7581">
        <w:t>Vheat</w:t>
      </w:r>
      <w:proofErr w:type="spellEnd"/>
      <w:r w:rsidRPr="00BC7581">
        <w:t>-max.</w:t>
      </w:r>
    </w:p>
    <w:p w14:paraId="1D495BF2" w14:textId="7D4CD65E" w:rsidR="009045A3" w:rsidRPr="00BC7581" w:rsidRDefault="009045A3" w:rsidP="0087618D">
      <w:pPr>
        <w:pStyle w:val="Heading3"/>
      </w:pPr>
      <w:r w:rsidRPr="00BC7581">
        <w:t xml:space="preserve">Active </w:t>
      </w:r>
      <w:r w:rsidR="00567500" w:rsidRPr="00567500">
        <w:t>endpoints used in the control logic depicted in Figures 5.11.</w:t>
      </w:r>
      <w:r w:rsidR="00567500">
        <w:t>5</w:t>
      </w:r>
      <w:r w:rsidR="00567500" w:rsidRPr="00567500">
        <w:t>-1 and 5.11.</w:t>
      </w:r>
      <w:r w:rsidR="00567500">
        <w:t>5</w:t>
      </w:r>
      <w:r w:rsidR="00567500" w:rsidRPr="00567500">
        <w:t>-2</w:t>
      </w:r>
      <w:r w:rsidR="00567500">
        <w:t xml:space="preserve"> </w:t>
      </w:r>
      <w:r w:rsidRPr="00BC7581">
        <w:t xml:space="preserve">shall vary depending on the </w:t>
      </w:r>
      <w:r>
        <w:rPr>
          <w:rFonts w:cs="Times New Roman PS MT"/>
          <w:bCs/>
          <w:szCs w:val="20"/>
        </w:rPr>
        <w:t>mode</w:t>
      </w:r>
      <w:r w:rsidRPr="00BC7581">
        <w:t xml:space="preserve"> of the </w:t>
      </w:r>
      <w:r w:rsidR="00D21A33">
        <w:rPr>
          <w:rFonts w:cs="Times New Roman PS MT"/>
          <w:bCs/>
          <w:szCs w:val="20"/>
        </w:rPr>
        <w:t>Zone Group</w:t>
      </w:r>
      <w:r w:rsidRPr="00BC7581">
        <w:t xml:space="preserve"> the zone is a part of</w:t>
      </w:r>
      <w:r>
        <w:rPr>
          <w:rFonts w:cs="Times New Roman PS MT"/>
          <w:bCs/>
          <w:szCs w:val="20"/>
        </w:rPr>
        <w:t xml:space="preserve"> (see Table 5.11.4).</w:t>
      </w:r>
    </w:p>
    <w:tbl>
      <w:tblPr>
        <w:tblW w:w="9630" w:type="dxa"/>
        <w:tblLayout w:type="fixed"/>
        <w:tblCellMar>
          <w:top w:w="80" w:type="dxa"/>
          <w:left w:w="40" w:type="dxa"/>
          <w:bottom w:w="40" w:type="dxa"/>
          <w:right w:w="40" w:type="dxa"/>
        </w:tblCellMar>
        <w:tblLook w:val="0000" w:firstRow="0" w:lastRow="0" w:firstColumn="0" w:lastColumn="0" w:noHBand="0" w:noVBand="0"/>
      </w:tblPr>
      <w:tblGrid>
        <w:gridCol w:w="1820"/>
        <w:gridCol w:w="1400"/>
        <w:gridCol w:w="1280"/>
        <w:gridCol w:w="1260"/>
        <w:gridCol w:w="1260"/>
        <w:gridCol w:w="1350"/>
        <w:gridCol w:w="1260"/>
      </w:tblGrid>
      <w:tr w:rsidR="00D35091" w14:paraId="4D722908" w14:textId="77777777" w:rsidTr="00F67865">
        <w:tc>
          <w:tcPr>
            <w:tcW w:w="9630" w:type="dxa"/>
            <w:gridSpan w:val="7"/>
            <w:tcBorders>
              <w:top w:val="nil"/>
              <w:left w:val="nil"/>
              <w:bottom w:val="nil"/>
              <w:right w:val="nil"/>
            </w:tcBorders>
            <w:tcMar>
              <w:top w:w="80" w:type="dxa"/>
              <w:left w:w="40" w:type="dxa"/>
              <w:bottom w:w="40" w:type="dxa"/>
              <w:right w:w="40" w:type="dxa"/>
            </w:tcMar>
            <w:vAlign w:val="center"/>
          </w:tcPr>
          <w:p w14:paraId="4272E96F" w14:textId="3F3F4A2A" w:rsidR="00D35091" w:rsidRPr="00EA594F" w:rsidRDefault="00F93BCF" w:rsidP="00122D20">
            <w:pPr>
              <w:pStyle w:val="TableTitle"/>
              <w:rPr>
                <w:sz w:val="16"/>
                <w:szCs w:val="16"/>
              </w:rPr>
            </w:pPr>
            <w:r>
              <w:lastRenderedPageBreak/>
              <w:t xml:space="preserve">Table 5.11.4 </w:t>
            </w:r>
            <w:r w:rsidR="00BD45D7">
              <w:t>Endpoints</w:t>
            </w:r>
            <w:r w:rsidR="00D35091">
              <w:t xml:space="preserve"> as a Function of </w:t>
            </w:r>
            <w:r w:rsidR="00D21A33">
              <w:t>Zone Group</w:t>
            </w:r>
            <w:r w:rsidR="00D35091">
              <w:t xml:space="preserve"> Mode</w:t>
            </w:r>
          </w:p>
        </w:tc>
      </w:tr>
      <w:tr w:rsidR="00D35091" w14:paraId="0A81509D" w14:textId="77777777" w:rsidTr="00F67865">
        <w:trPr>
          <w:trHeight w:val="360"/>
        </w:trPr>
        <w:tc>
          <w:tcPr>
            <w:tcW w:w="1820" w:type="dxa"/>
            <w:tcBorders>
              <w:top w:val="single" w:sz="16" w:space="0" w:color="000000"/>
              <w:left w:val="nil"/>
              <w:bottom w:val="single" w:sz="16" w:space="0" w:color="000000"/>
              <w:right w:val="single" w:sz="3" w:space="0" w:color="000000"/>
            </w:tcBorders>
            <w:tcMar>
              <w:top w:w="110" w:type="dxa"/>
              <w:left w:w="80" w:type="dxa"/>
              <w:bottom w:w="70" w:type="dxa"/>
              <w:right w:w="40" w:type="dxa"/>
            </w:tcMar>
            <w:vAlign w:val="bottom"/>
          </w:tcPr>
          <w:p w14:paraId="2F9CEC5A" w14:textId="7A0D1268" w:rsidR="00D35091" w:rsidRDefault="00567500" w:rsidP="00B37EF3">
            <w:pPr>
              <w:pStyle w:val="HeadingRunIn"/>
            </w:pPr>
            <w:r>
              <w:t>Endpoint</w:t>
            </w:r>
          </w:p>
        </w:tc>
        <w:tc>
          <w:tcPr>
            <w:tcW w:w="140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3224075F" w14:textId="77777777" w:rsidR="00D35091" w:rsidRDefault="00D35091" w:rsidP="00B37EF3">
            <w:pPr>
              <w:pStyle w:val="HeadingRunIn"/>
            </w:pPr>
            <w:r>
              <w:t>Occupied</w:t>
            </w:r>
          </w:p>
        </w:tc>
        <w:tc>
          <w:tcPr>
            <w:tcW w:w="128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2B3B96B6" w14:textId="77777777" w:rsidR="00D35091" w:rsidRDefault="00D35091" w:rsidP="00B37EF3">
            <w:pPr>
              <w:pStyle w:val="HeadingRunIn"/>
            </w:pPr>
            <w:r>
              <w:t>Cooldown</w:t>
            </w:r>
          </w:p>
        </w:tc>
        <w:tc>
          <w:tcPr>
            <w:tcW w:w="126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28119DBC" w14:textId="77777777" w:rsidR="00D35091" w:rsidRDefault="00D35091" w:rsidP="00B37EF3">
            <w:pPr>
              <w:pStyle w:val="HeadingRunIn"/>
            </w:pPr>
            <w:r>
              <w:t>Setup</w:t>
            </w:r>
          </w:p>
        </w:tc>
        <w:tc>
          <w:tcPr>
            <w:tcW w:w="126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46DCF210" w14:textId="3F133C3C" w:rsidR="00D35091" w:rsidRDefault="005474F7" w:rsidP="00B37EF3">
            <w:pPr>
              <w:pStyle w:val="HeadingRunIn"/>
            </w:pPr>
            <w:r>
              <w:t>Warmup</w:t>
            </w:r>
          </w:p>
        </w:tc>
        <w:tc>
          <w:tcPr>
            <w:tcW w:w="135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253F3591" w14:textId="77777777" w:rsidR="00D35091" w:rsidRDefault="00D35091" w:rsidP="00B37EF3">
            <w:pPr>
              <w:pStyle w:val="HeadingRunIn"/>
            </w:pPr>
            <w:r>
              <w:t>Setback</w:t>
            </w:r>
          </w:p>
        </w:tc>
        <w:tc>
          <w:tcPr>
            <w:tcW w:w="1260" w:type="dxa"/>
            <w:tcBorders>
              <w:top w:val="single" w:sz="16" w:space="0" w:color="000000"/>
              <w:left w:val="nil"/>
              <w:bottom w:val="single" w:sz="16" w:space="0" w:color="000000"/>
              <w:right w:val="nil"/>
            </w:tcBorders>
            <w:tcMar>
              <w:top w:w="110" w:type="dxa"/>
              <w:left w:w="80" w:type="dxa"/>
              <w:bottom w:w="70" w:type="dxa"/>
              <w:right w:w="40" w:type="dxa"/>
            </w:tcMar>
            <w:vAlign w:val="bottom"/>
          </w:tcPr>
          <w:p w14:paraId="04F6C8C8" w14:textId="77777777" w:rsidR="00D35091" w:rsidRDefault="00D35091" w:rsidP="00B37EF3">
            <w:pPr>
              <w:pStyle w:val="HeadingRunIn"/>
            </w:pPr>
            <w:r>
              <w:t>Unoccupied</w:t>
            </w:r>
          </w:p>
        </w:tc>
      </w:tr>
      <w:tr w:rsidR="00D35091" w14:paraId="0D212D63" w14:textId="77777777" w:rsidTr="00F67865">
        <w:trPr>
          <w:trHeight w:val="360"/>
        </w:trPr>
        <w:tc>
          <w:tcPr>
            <w:tcW w:w="1820" w:type="dxa"/>
            <w:tcBorders>
              <w:top w:val="double" w:sz="4" w:space="0" w:color="000000"/>
              <w:left w:val="nil"/>
              <w:bottom w:val="nil"/>
              <w:right w:val="single" w:sz="3" w:space="0" w:color="000000"/>
            </w:tcBorders>
            <w:tcMar>
              <w:top w:w="110" w:type="dxa"/>
              <w:left w:w="80" w:type="dxa"/>
              <w:bottom w:w="70" w:type="dxa"/>
              <w:right w:w="40" w:type="dxa"/>
            </w:tcMar>
          </w:tcPr>
          <w:p w14:paraId="1DFE541B" w14:textId="77777777" w:rsidR="00D35091" w:rsidRPr="00BC7581" w:rsidRDefault="00D35091" w:rsidP="00B37EF3">
            <w:pPr>
              <w:pStyle w:val="HeadingRunIn"/>
            </w:pPr>
            <w:r w:rsidRPr="00BC7581">
              <w:t>Cooling maximum</w:t>
            </w:r>
          </w:p>
        </w:tc>
        <w:tc>
          <w:tcPr>
            <w:tcW w:w="140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40ED44B5" w14:textId="77777777" w:rsidR="00D35091" w:rsidRPr="00BC7581" w:rsidRDefault="00D35091" w:rsidP="00B37EF3">
            <w:pPr>
              <w:pStyle w:val="HeadingRunIn"/>
            </w:pPr>
            <w:proofErr w:type="spellStart"/>
            <w:r w:rsidRPr="00BC7581">
              <w:t>Vcool</w:t>
            </w:r>
            <w:proofErr w:type="spellEnd"/>
            <w:r w:rsidRPr="00BC7581">
              <w:t>-max</w:t>
            </w:r>
          </w:p>
        </w:tc>
        <w:tc>
          <w:tcPr>
            <w:tcW w:w="128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6971B6BB" w14:textId="77777777" w:rsidR="00D35091" w:rsidRPr="00BC7581" w:rsidRDefault="00D35091" w:rsidP="00B37EF3">
            <w:pPr>
              <w:pStyle w:val="HeadingRunIn"/>
            </w:pPr>
            <w:proofErr w:type="spellStart"/>
            <w:r w:rsidRPr="00BC7581">
              <w:t>Vcool</w:t>
            </w:r>
            <w:proofErr w:type="spellEnd"/>
            <w:r w:rsidRPr="00BC7581">
              <w:t>-max</w:t>
            </w:r>
          </w:p>
        </w:tc>
        <w:tc>
          <w:tcPr>
            <w:tcW w:w="126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4A7C221D" w14:textId="77777777" w:rsidR="00D35091" w:rsidRPr="00BC7581" w:rsidRDefault="00D35091" w:rsidP="00B37EF3">
            <w:pPr>
              <w:pStyle w:val="HeadingRunIn"/>
            </w:pPr>
            <w:proofErr w:type="spellStart"/>
            <w:r w:rsidRPr="00BC7581">
              <w:t>Vcool</w:t>
            </w:r>
            <w:proofErr w:type="spellEnd"/>
            <w:r w:rsidRPr="00BC7581">
              <w:t>-max</w:t>
            </w:r>
          </w:p>
        </w:tc>
        <w:tc>
          <w:tcPr>
            <w:tcW w:w="126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173587E2" w14:textId="77777777" w:rsidR="00D35091" w:rsidRPr="00BC7581" w:rsidRDefault="00D35091" w:rsidP="00B37EF3">
            <w:pPr>
              <w:pStyle w:val="HeadingRunIn"/>
            </w:pPr>
            <w:r w:rsidRPr="00BC7581">
              <w:t>0</w:t>
            </w:r>
          </w:p>
        </w:tc>
        <w:tc>
          <w:tcPr>
            <w:tcW w:w="135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7BAA984E" w14:textId="77777777" w:rsidR="00D35091" w:rsidRPr="00BC7581" w:rsidRDefault="00D35091" w:rsidP="00B37EF3">
            <w:pPr>
              <w:pStyle w:val="HeadingRunIn"/>
            </w:pPr>
            <w:r w:rsidRPr="00BC7581">
              <w:t>0</w:t>
            </w:r>
          </w:p>
        </w:tc>
        <w:tc>
          <w:tcPr>
            <w:tcW w:w="1260" w:type="dxa"/>
            <w:tcBorders>
              <w:top w:val="double" w:sz="4" w:space="0" w:color="000000"/>
              <w:left w:val="nil"/>
              <w:bottom w:val="nil"/>
              <w:right w:val="nil"/>
            </w:tcBorders>
            <w:tcMar>
              <w:top w:w="110" w:type="dxa"/>
              <w:left w:w="80" w:type="dxa"/>
              <w:bottom w:w="70" w:type="dxa"/>
              <w:right w:w="40" w:type="dxa"/>
            </w:tcMar>
          </w:tcPr>
          <w:p w14:paraId="5AA1D2CF" w14:textId="77777777" w:rsidR="00D35091" w:rsidRPr="00BC7581" w:rsidRDefault="00D35091" w:rsidP="00B37EF3">
            <w:pPr>
              <w:pStyle w:val="HeadingRunIn"/>
            </w:pPr>
            <w:r w:rsidRPr="00BC7581">
              <w:t>0</w:t>
            </w:r>
          </w:p>
        </w:tc>
      </w:tr>
      <w:tr w:rsidR="00D35091" w14:paraId="374DC2BA" w14:textId="77777777" w:rsidTr="00F67865">
        <w:trPr>
          <w:trHeight w:val="360"/>
        </w:trPr>
        <w:tc>
          <w:tcPr>
            <w:tcW w:w="1820" w:type="dxa"/>
            <w:tcBorders>
              <w:top w:val="single" w:sz="3" w:space="0" w:color="000000"/>
              <w:left w:val="nil"/>
              <w:bottom w:val="single" w:sz="3" w:space="0" w:color="000000"/>
              <w:right w:val="single" w:sz="3" w:space="0" w:color="000000"/>
            </w:tcBorders>
            <w:tcMar>
              <w:top w:w="110" w:type="dxa"/>
              <w:left w:w="80" w:type="dxa"/>
              <w:bottom w:w="70" w:type="dxa"/>
              <w:right w:w="40" w:type="dxa"/>
            </w:tcMar>
          </w:tcPr>
          <w:p w14:paraId="4CD6EECE" w14:textId="77777777" w:rsidR="00D35091" w:rsidRPr="00BC7581" w:rsidRDefault="00D35091" w:rsidP="00B37EF3">
            <w:pPr>
              <w:pStyle w:val="HeadingRunIn"/>
            </w:pPr>
            <w:r w:rsidRPr="00BC7581">
              <w:t>Minimum</w:t>
            </w:r>
          </w:p>
        </w:tc>
        <w:tc>
          <w:tcPr>
            <w:tcW w:w="140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6C942562" w14:textId="77777777" w:rsidR="00D35091" w:rsidRPr="00BC7581" w:rsidRDefault="00D35091" w:rsidP="00B37EF3">
            <w:pPr>
              <w:pStyle w:val="HeadingRunIn"/>
            </w:pPr>
            <w:proofErr w:type="spellStart"/>
            <w:r w:rsidRPr="00BC7581">
              <w:t>Vmin</w:t>
            </w:r>
            <w:proofErr w:type="spellEnd"/>
            <w:r w:rsidRPr="00BC7581">
              <w:t>*</w:t>
            </w:r>
          </w:p>
        </w:tc>
        <w:tc>
          <w:tcPr>
            <w:tcW w:w="128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0A6B048F" w14:textId="77777777" w:rsidR="00D35091" w:rsidRPr="00BC7581" w:rsidRDefault="00D35091" w:rsidP="00B37EF3">
            <w:pPr>
              <w:pStyle w:val="HeadingRunIn"/>
            </w:pPr>
            <w:r w:rsidRPr="00BC7581">
              <w:t>0</w:t>
            </w:r>
          </w:p>
        </w:tc>
        <w:tc>
          <w:tcPr>
            <w:tcW w:w="126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469AA16A" w14:textId="77777777" w:rsidR="00D35091" w:rsidRPr="00BC7581" w:rsidRDefault="00D35091" w:rsidP="00B37EF3">
            <w:pPr>
              <w:pStyle w:val="HeadingRunIn"/>
            </w:pPr>
            <w:r w:rsidRPr="00BC7581">
              <w:t>0</w:t>
            </w:r>
          </w:p>
        </w:tc>
        <w:tc>
          <w:tcPr>
            <w:tcW w:w="126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352F3394" w14:textId="77777777" w:rsidR="00D35091" w:rsidRPr="00BC7581" w:rsidRDefault="00D35091" w:rsidP="00B37EF3">
            <w:pPr>
              <w:pStyle w:val="HeadingRunIn"/>
            </w:pPr>
            <w:r w:rsidRPr="00BC7581">
              <w:t>0</w:t>
            </w:r>
          </w:p>
        </w:tc>
        <w:tc>
          <w:tcPr>
            <w:tcW w:w="135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6EDA86F6" w14:textId="77777777" w:rsidR="00D35091" w:rsidRPr="00BC7581" w:rsidRDefault="00D35091" w:rsidP="00B37EF3">
            <w:pPr>
              <w:pStyle w:val="HeadingRunIn"/>
            </w:pPr>
            <w:r w:rsidRPr="00BC7581">
              <w:t>0</w:t>
            </w:r>
          </w:p>
        </w:tc>
        <w:tc>
          <w:tcPr>
            <w:tcW w:w="1260" w:type="dxa"/>
            <w:tcBorders>
              <w:top w:val="single" w:sz="3" w:space="0" w:color="000000"/>
              <w:left w:val="nil"/>
              <w:bottom w:val="single" w:sz="3" w:space="0" w:color="000000"/>
              <w:right w:val="nil"/>
            </w:tcBorders>
            <w:tcMar>
              <w:top w:w="110" w:type="dxa"/>
              <w:left w:w="80" w:type="dxa"/>
              <w:bottom w:w="70" w:type="dxa"/>
              <w:right w:w="40" w:type="dxa"/>
            </w:tcMar>
          </w:tcPr>
          <w:p w14:paraId="50786F2C" w14:textId="77777777" w:rsidR="00D35091" w:rsidRPr="00BC7581" w:rsidRDefault="00D35091" w:rsidP="00B37EF3">
            <w:pPr>
              <w:pStyle w:val="HeadingRunIn"/>
            </w:pPr>
            <w:r w:rsidRPr="00BC7581">
              <w:t>0</w:t>
            </w:r>
          </w:p>
        </w:tc>
      </w:tr>
      <w:tr w:rsidR="00D35091" w14:paraId="2783C2FD" w14:textId="77777777" w:rsidTr="00F67865">
        <w:trPr>
          <w:trHeight w:val="360"/>
        </w:trPr>
        <w:tc>
          <w:tcPr>
            <w:tcW w:w="1820" w:type="dxa"/>
            <w:tcBorders>
              <w:top w:val="single" w:sz="3" w:space="0" w:color="000000"/>
              <w:left w:val="nil"/>
              <w:bottom w:val="single" w:sz="16" w:space="0" w:color="000000"/>
              <w:right w:val="single" w:sz="3" w:space="0" w:color="000000"/>
            </w:tcBorders>
            <w:tcMar>
              <w:top w:w="110" w:type="dxa"/>
              <w:left w:w="80" w:type="dxa"/>
              <w:bottom w:w="70" w:type="dxa"/>
              <w:right w:w="40" w:type="dxa"/>
            </w:tcMar>
          </w:tcPr>
          <w:p w14:paraId="3D3427F2" w14:textId="77777777" w:rsidR="00D35091" w:rsidRPr="00BC7581" w:rsidRDefault="00D35091" w:rsidP="00B37EF3">
            <w:pPr>
              <w:pStyle w:val="HeadingRunIn"/>
            </w:pPr>
            <w:r w:rsidRPr="00BC7581">
              <w:t>Heating maximum</w:t>
            </w:r>
          </w:p>
        </w:tc>
        <w:tc>
          <w:tcPr>
            <w:tcW w:w="140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tcPr>
          <w:p w14:paraId="14ED489B" w14:textId="77777777" w:rsidR="00D35091" w:rsidRPr="00BC7581" w:rsidRDefault="00D35091" w:rsidP="00B37EF3">
            <w:pPr>
              <w:pStyle w:val="HeadingRunIn"/>
            </w:pPr>
            <w:proofErr w:type="spellStart"/>
            <w:r w:rsidRPr="00BC7581">
              <w:t>Vheat</w:t>
            </w:r>
            <w:proofErr w:type="spellEnd"/>
            <w:r w:rsidRPr="00BC7581">
              <w:t>-max</w:t>
            </w:r>
          </w:p>
        </w:tc>
        <w:tc>
          <w:tcPr>
            <w:tcW w:w="128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tcPr>
          <w:p w14:paraId="6E07260B" w14:textId="77777777" w:rsidR="00D35091" w:rsidRPr="00BC7581" w:rsidRDefault="00D35091" w:rsidP="00B37EF3">
            <w:pPr>
              <w:pStyle w:val="HeadingRunIn"/>
            </w:pPr>
            <w:r w:rsidRPr="00BC7581">
              <w:t>0</w:t>
            </w:r>
          </w:p>
        </w:tc>
        <w:tc>
          <w:tcPr>
            <w:tcW w:w="126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tcPr>
          <w:p w14:paraId="234B55A1" w14:textId="77777777" w:rsidR="00D35091" w:rsidRPr="00BC7581" w:rsidRDefault="00D35091" w:rsidP="00B37EF3">
            <w:pPr>
              <w:pStyle w:val="HeadingRunIn"/>
            </w:pPr>
            <w:r w:rsidRPr="00BC7581">
              <w:t>0</w:t>
            </w:r>
          </w:p>
        </w:tc>
        <w:tc>
          <w:tcPr>
            <w:tcW w:w="126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tcPr>
          <w:p w14:paraId="1C20CF0B" w14:textId="77777777" w:rsidR="00D35091" w:rsidRPr="00BC7581" w:rsidRDefault="00D35091" w:rsidP="00B37EF3">
            <w:pPr>
              <w:pStyle w:val="HeadingRunIn"/>
            </w:pPr>
            <w:proofErr w:type="spellStart"/>
            <w:r w:rsidRPr="00BC7581">
              <w:t>Vheat</w:t>
            </w:r>
            <w:proofErr w:type="spellEnd"/>
            <w:r w:rsidRPr="00BC7581">
              <w:t>-max</w:t>
            </w:r>
          </w:p>
        </w:tc>
        <w:tc>
          <w:tcPr>
            <w:tcW w:w="135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tcPr>
          <w:p w14:paraId="31B38C66" w14:textId="77777777" w:rsidR="00D35091" w:rsidRPr="00BC7581" w:rsidRDefault="00D35091" w:rsidP="00B37EF3">
            <w:pPr>
              <w:pStyle w:val="HeadingRunIn"/>
            </w:pPr>
            <w:proofErr w:type="spellStart"/>
            <w:r w:rsidRPr="00BC7581">
              <w:t>Vheat</w:t>
            </w:r>
            <w:proofErr w:type="spellEnd"/>
            <w:r w:rsidRPr="00BC7581">
              <w:t>-max</w:t>
            </w:r>
          </w:p>
        </w:tc>
        <w:tc>
          <w:tcPr>
            <w:tcW w:w="1260" w:type="dxa"/>
            <w:tcBorders>
              <w:top w:val="single" w:sz="3" w:space="0" w:color="000000"/>
              <w:left w:val="nil"/>
              <w:bottom w:val="single" w:sz="16" w:space="0" w:color="000000"/>
              <w:right w:val="nil"/>
            </w:tcBorders>
            <w:tcMar>
              <w:top w:w="110" w:type="dxa"/>
              <w:left w:w="80" w:type="dxa"/>
              <w:bottom w:w="70" w:type="dxa"/>
              <w:right w:w="40" w:type="dxa"/>
            </w:tcMar>
          </w:tcPr>
          <w:p w14:paraId="501DEFC2" w14:textId="77777777" w:rsidR="00D35091" w:rsidRPr="00BC7581" w:rsidRDefault="00D35091" w:rsidP="00B37EF3">
            <w:pPr>
              <w:pStyle w:val="HeadingRunIn"/>
            </w:pPr>
            <w:r w:rsidRPr="00BC7581">
              <w:t>0</w:t>
            </w:r>
          </w:p>
        </w:tc>
      </w:tr>
    </w:tbl>
    <w:p w14:paraId="04DC31C4" w14:textId="77777777" w:rsidR="00D35091" w:rsidRPr="00AB559A" w:rsidRDefault="00D35091" w:rsidP="00D35091"/>
    <w:p w14:paraId="22590E2F" w14:textId="06CA9EC7" w:rsidR="009045A3" w:rsidRPr="00D35091" w:rsidRDefault="009045A3" w:rsidP="0087618D">
      <w:pPr>
        <w:pStyle w:val="Heading3"/>
      </w:pPr>
      <w:r w:rsidRPr="00BC7581">
        <w:t xml:space="preserve">Control logic is depicted schematically in </w:t>
      </w:r>
      <w:r>
        <w:rPr>
          <w:rFonts w:cs="Times New Roman PS MT"/>
          <w:bCs/>
          <w:szCs w:val="20"/>
        </w:rPr>
        <w:t>Figures 5.11.5-1 and 5.11.5-2</w:t>
      </w:r>
      <w:r w:rsidRPr="00BC7581">
        <w:t xml:space="preserve"> and described in the </w:t>
      </w:r>
      <w:r w:rsidRPr="00AB559A">
        <w:t>following</w:t>
      </w:r>
      <w:r w:rsidRPr="00BC7581">
        <w:t xml:space="preserve"> </w:t>
      </w:r>
      <w:r>
        <w:rPr>
          <w:rFonts w:cs="Times New Roman PS MT"/>
          <w:bCs/>
          <w:szCs w:val="20"/>
        </w:rPr>
        <w:t>subsections.</w:t>
      </w:r>
      <w:r w:rsidRPr="00BC7581">
        <w:t xml:space="preserve"> </w:t>
      </w:r>
    </w:p>
    <w:p w14:paraId="54464FE8" w14:textId="318AEFC1" w:rsidR="00D35091" w:rsidRDefault="00D35091" w:rsidP="00D35091">
      <w:pPr>
        <w:jc w:val="center"/>
      </w:pPr>
      <w:r>
        <w:rPr>
          <w:noProof/>
        </w:rPr>
        <mc:AlternateContent>
          <mc:Choice Requires="wpc">
            <w:drawing>
              <wp:inline distT="0" distB="0" distL="0" distR="0" wp14:anchorId="2B879485" wp14:editId="766C2CFC">
                <wp:extent cx="5943600" cy="3475355"/>
                <wp:effectExtent l="0" t="0" r="0" b="29845"/>
                <wp:docPr id="305" name="Canvas 30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620" name="Line 307"/>
                        <wps:cNvCnPr>
                          <a:cxnSpLocks noChangeShapeType="1"/>
                        </wps:cNvCnPr>
                        <wps:spPr bwMode="auto">
                          <a:xfrm>
                            <a:off x="681990" y="0"/>
                            <a:ext cx="635" cy="3048635"/>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621" name="Line 308"/>
                        <wps:cNvCnPr>
                          <a:cxnSpLocks noChangeShapeType="1"/>
                        </wps:cNvCnPr>
                        <wps:spPr bwMode="auto">
                          <a:xfrm>
                            <a:off x="681990" y="3049905"/>
                            <a:ext cx="5088255" cy="635"/>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622" name="Line 309"/>
                        <wps:cNvCnPr>
                          <a:cxnSpLocks noChangeShapeType="1"/>
                        </wps:cNvCnPr>
                        <wps:spPr bwMode="auto">
                          <a:xfrm flipH="1">
                            <a:off x="2950210" y="2371725"/>
                            <a:ext cx="666115" cy="635"/>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23" name="Line 310"/>
                        <wps:cNvCnPr>
                          <a:cxnSpLocks noChangeShapeType="1"/>
                        </wps:cNvCnPr>
                        <wps:spPr bwMode="auto">
                          <a:xfrm>
                            <a:off x="2889250" y="2372360"/>
                            <a:ext cx="30480" cy="678180"/>
                          </a:xfrm>
                          <a:prstGeom prst="line">
                            <a:avLst/>
                          </a:prstGeom>
                          <a:noFill/>
                          <a:ln w="12700">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624" name="Rectangle 311"/>
                        <wps:cNvSpPr>
                          <a:spLocks noChangeArrowheads="1"/>
                        </wps:cNvSpPr>
                        <wps:spPr bwMode="auto">
                          <a:xfrm>
                            <a:off x="2169795" y="1454150"/>
                            <a:ext cx="1066700" cy="3282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DF2C1E" w14:textId="2CB58E0B" w:rsidR="00D878EF" w:rsidRPr="00274066" w:rsidRDefault="00D878EF" w:rsidP="00D35091">
                              <w:pPr>
                                <w:pStyle w:val="NoSpacing"/>
                                <w:rPr>
                                  <w:rFonts w:cs="Arial"/>
                                  <w:sz w:val="24"/>
                                  <w:szCs w:val="24"/>
                                </w:rPr>
                              </w:pPr>
                              <w:r>
                                <w:t xml:space="preserve">Active </w:t>
                              </w:r>
                              <w:r w:rsidRPr="00274066">
                                <w:t>Hot Duct Airflow</w:t>
                              </w:r>
                              <w:r>
                                <w:t xml:space="preserve"> Set Point</w:t>
                              </w:r>
                            </w:p>
                          </w:txbxContent>
                        </wps:txbx>
                        <wps:bodyPr rot="0" vert="horz" wrap="square" lIns="0" tIns="0" rIns="0" bIns="0" anchor="t" anchorCtr="0" upright="1">
                          <a:noAutofit/>
                        </wps:bodyPr>
                      </wps:wsp>
                      <wps:wsp>
                        <wps:cNvPr id="625" name="Rectangle 312"/>
                        <wps:cNvSpPr>
                          <a:spLocks noChangeArrowheads="1"/>
                        </wps:cNvSpPr>
                        <wps:spPr bwMode="auto">
                          <a:xfrm>
                            <a:off x="18415" y="1016520"/>
                            <a:ext cx="629285" cy="348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AC5184" w14:textId="77777777" w:rsidR="00D878EF" w:rsidRPr="00274066" w:rsidRDefault="00D878EF" w:rsidP="00D35091">
                              <w:pPr>
                                <w:pStyle w:val="NoSpacing"/>
                                <w:jc w:val="right"/>
                                <w:rPr>
                                  <w:rFonts w:cs="Arial"/>
                                  <w:sz w:val="24"/>
                                  <w:szCs w:val="24"/>
                                </w:rPr>
                              </w:pPr>
                              <w:r w:rsidRPr="00274066">
                                <w:t xml:space="preserve">Heating </w:t>
                              </w:r>
                              <w:r w:rsidRPr="007F7BBC">
                                <w:t>Maximum</w:t>
                              </w:r>
                            </w:p>
                          </w:txbxContent>
                        </wps:txbx>
                        <wps:bodyPr rot="0" vert="horz" wrap="square" lIns="0" tIns="0" rIns="0" bIns="0" anchor="t" anchorCtr="0" upright="1">
                          <a:noAutofit/>
                        </wps:bodyPr>
                      </wps:wsp>
                      <wps:wsp>
                        <wps:cNvPr id="626" name="Line 313"/>
                        <wps:cNvCnPr>
                          <a:cxnSpLocks noChangeShapeType="1"/>
                        </wps:cNvCnPr>
                        <wps:spPr bwMode="auto">
                          <a:xfrm>
                            <a:off x="647700" y="3407410"/>
                            <a:ext cx="2241550" cy="635"/>
                          </a:xfrm>
                          <a:prstGeom prst="line">
                            <a:avLst/>
                          </a:prstGeom>
                          <a:noFill/>
                          <a:ln w="9525">
                            <a:solidFill>
                              <a:srgbClr val="000000"/>
                            </a:solidFill>
                            <a:round/>
                            <a:headEnd type="triangle" w="med" len="med"/>
                            <a:tailEnd type="oval" w="med" len="med"/>
                          </a:ln>
                          <a:extLst>
                            <a:ext uri="{909E8E84-426E-40DD-AFC4-6F175D3DCCD1}">
                              <a14:hiddenFill xmlns:a14="http://schemas.microsoft.com/office/drawing/2010/main">
                                <a:noFill/>
                              </a14:hiddenFill>
                            </a:ext>
                          </a:extLst>
                        </wps:spPr>
                        <wps:bodyPr/>
                      </wps:wsp>
                      <wps:wsp>
                        <wps:cNvPr id="627" name="Rectangle 314"/>
                        <wps:cNvSpPr>
                          <a:spLocks noChangeArrowheads="1"/>
                        </wps:cNvSpPr>
                        <wps:spPr bwMode="auto">
                          <a:xfrm>
                            <a:off x="964565" y="3143250"/>
                            <a:ext cx="1795780" cy="332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C00DE5" w14:textId="63BBF767" w:rsidR="00D878EF" w:rsidRPr="00274066" w:rsidRDefault="00D878EF" w:rsidP="00D35091">
                              <w:pPr>
                                <w:pStyle w:val="NoSpacing"/>
                                <w:jc w:val="center"/>
                                <w:rPr>
                                  <w:rFonts w:cs="Arial"/>
                                  <w:sz w:val="24"/>
                                  <w:szCs w:val="24"/>
                                </w:rPr>
                              </w:pPr>
                              <w:r>
                                <w:t>Heating Loop</w:t>
                              </w:r>
                              <w:r w:rsidRPr="00274066">
                                <w:t xml:space="preserve"> Signal</w:t>
                              </w:r>
                            </w:p>
                          </w:txbxContent>
                        </wps:txbx>
                        <wps:bodyPr rot="0" vert="horz" wrap="square" lIns="0" tIns="0" rIns="0" bIns="0" anchor="t" anchorCtr="0" upright="1">
                          <a:noAutofit/>
                        </wps:bodyPr>
                      </wps:wsp>
                      <wps:wsp>
                        <wps:cNvPr id="628" name="Rectangle 315"/>
                        <wps:cNvSpPr>
                          <a:spLocks noChangeArrowheads="1"/>
                        </wps:cNvSpPr>
                        <wps:spPr bwMode="auto">
                          <a:xfrm>
                            <a:off x="3892550" y="3143250"/>
                            <a:ext cx="1650365" cy="332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E1D4F8" w14:textId="15FD54BC" w:rsidR="00D878EF" w:rsidRPr="00274066" w:rsidRDefault="00D878EF" w:rsidP="00D35091">
                              <w:pPr>
                                <w:pStyle w:val="NoSpacing"/>
                                <w:jc w:val="center"/>
                                <w:rPr>
                                  <w:rFonts w:cs="Arial"/>
                                  <w:sz w:val="24"/>
                                  <w:szCs w:val="24"/>
                                </w:rPr>
                              </w:pPr>
                              <w:r>
                                <w:t>Cooling Loop</w:t>
                              </w:r>
                              <w:r w:rsidRPr="00274066">
                                <w:t xml:space="preserve"> Signal</w:t>
                              </w:r>
                            </w:p>
                          </w:txbxContent>
                        </wps:txbx>
                        <wps:bodyPr rot="0" vert="horz" wrap="square" lIns="0" tIns="0" rIns="0" bIns="0" anchor="t" anchorCtr="0" upright="1">
                          <a:noAutofit/>
                        </wps:bodyPr>
                      </wps:wsp>
                      <wps:wsp>
                        <wps:cNvPr id="629" name="Line 316"/>
                        <wps:cNvCnPr>
                          <a:cxnSpLocks noChangeShapeType="1"/>
                        </wps:cNvCnPr>
                        <wps:spPr bwMode="auto">
                          <a:xfrm>
                            <a:off x="3615690" y="3414395"/>
                            <a:ext cx="2188845" cy="635"/>
                          </a:xfrm>
                          <a:prstGeom prst="line">
                            <a:avLst/>
                          </a:prstGeom>
                          <a:noFill/>
                          <a:ln w="9525">
                            <a:solidFill>
                              <a:srgbClr val="00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630" name="Line 317"/>
                        <wps:cNvCnPr>
                          <a:cxnSpLocks noChangeShapeType="1"/>
                        </wps:cNvCnPr>
                        <wps:spPr bwMode="auto">
                          <a:xfrm>
                            <a:off x="697865" y="1171575"/>
                            <a:ext cx="2191385" cy="1201420"/>
                          </a:xfrm>
                          <a:prstGeom prst="line">
                            <a:avLst/>
                          </a:prstGeom>
                          <a:noFill/>
                          <a:ln w="12700">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631" name="Text Box 318"/>
                        <wps:cNvSpPr txBox="1">
                          <a:spLocks noChangeArrowheads="1"/>
                        </wps:cNvSpPr>
                        <wps:spPr bwMode="auto">
                          <a:xfrm>
                            <a:off x="4500245" y="2117725"/>
                            <a:ext cx="1259840" cy="4381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7B41293" w14:textId="280393FA" w:rsidR="00D878EF" w:rsidRDefault="00D878EF" w:rsidP="00D35091">
                              <w:pPr>
                                <w:pStyle w:val="NoSpacing"/>
                              </w:pPr>
                              <w:r>
                                <w:t>Active Cold Duct Airflow Set Point</w:t>
                              </w:r>
                            </w:p>
                          </w:txbxContent>
                        </wps:txbx>
                        <wps:bodyPr rot="0" vert="horz" wrap="square" lIns="91440" tIns="45720" rIns="91440" bIns="45720" anchor="t" anchorCtr="0" upright="1">
                          <a:noAutofit/>
                        </wps:bodyPr>
                      </wps:wsp>
                      <wps:wsp>
                        <wps:cNvPr id="632" name="Line 319"/>
                        <wps:cNvCnPr>
                          <a:cxnSpLocks noChangeShapeType="1"/>
                        </wps:cNvCnPr>
                        <wps:spPr bwMode="auto">
                          <a:xfrm flipH="1" flipV="1">
                            <a:off x="4277995" y="1691005"/>
                            <a:ext cx="309245" cy="47879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33" name="Text Box 320"/>
                        <wps:cNvSpPr txBox="1">
                          <a:spLocks noChangeArrowheads="1"/>
                        </wps:cNvSpPr>
                        <wps:spPr bwMode="auto">
                          <a:xfrm>
                            <a:off x="3478997" y="2648585"/>
                            <a:ext cx="1790835" cy="49466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2395B22" w14:textId="42DEE815" w:rsidR="00D878EF" w:rsidRDefault="00D878EF" w:rsidP="00D35091">
                              <w:pPr>
                                <w:pStyle w:val="NoSpacing"/>
                              </w:pPr>
                              <w:r>
                                <w:t xml:space="preserve">Minimum </w:t>
                              </w:r>
                            </w:p>
                          </w:txbxContent>
                        </wps:txbx>
                        <wps:bodyPr rot="0" vert="horz" wrap="square" lIns="91440" tIns="45720" rIns="91440" bIns="45720" anchor="t" anchorCtr="0" upright="1">
                          <a:noAutofit/>
                        </wps:bodyPr>
                      </wps:wsp>
                      <wps:wsp>
                        <wps:cNvPr id="634" name="Line 321"/>
                        <wps:cNvCnPr>
                          <a:cxnSpLocks noChangeShapeType="1"/>
                        </wps:cNvCnPr>
                        <wps:spPr bwMode="auto">
                          <a:xfrm flipH="1">
                            <a:off x="3615690" y="123825"/>
                            <a:ext cx="2144395" cy="224917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35" name="Line 322"/>
                        <wps:cNvCnPr>
                          <a:cxnSpLocks noChangeShapeType="1"/>
                        </wps:cNvCnPr>
                        <wps:spPr bwMode="auto">
                          <a:xfrm flipH="1">
                            <a:off x="1832610" y="1623695"/>
                            <a:ext cx="312420" cy="15875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36" name="Text Box 323"/>
                        <wps:cNvSpPr txBox="1">
                          <a:spLocks noChangeArrowheads="1"/>
                        </wps:cNvSpPr>
                        <wps:spPr bwMode="auto">
                          <a:xfrm>
                            <a:off x="4721261" y="24849"/>
                            <a:ext cx="856615" cy="46164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D69F700" w14:textId="77777777" w:rsidR="00D878EF" w:rsidRDefault="00D878EF" w:rsidP="00D35091">
                              <w:pPr>
                                <w:pStyle w:val="NoSpacing"/>
                                <w:jc w:val="right"/>
                              </w:pPr>
                              <w:r>
                                <w:t>Cooling Maximum</w:t>
                              </w:r>
                            </w:p>
                          </w:txbxContent>
                        </wps:txbx>
                        <wps:bodyPr rot="0" vert="horz" wrap="square" lIns="91440" tIns="45720" rIns="91440" bIns="45720" anchor="t" anchorCtr="0" upright="1">
                          <a:noAutofit/>
                        </wps:bodyPr>
                      </wps:wsp>
                      <wps:wsp>
                        <wps:cNvPr id="637" name="Line 324"/>
                        <wps:cNvCnPr>
                          <a:cxnSpLocks noChangeShapeType="1"/>
                        </wps:cNvCnPr>
                        <wps:spPr bwMode="auto">
                          <a:xfrm flipV="1">
                            <a:off x="2919730" y="2372995"/>
                            <a:ext cx="30480" cy="677545"/>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38" name="Line 325"/>
                        <wps:cNvCnPr>
                          <a:cxnSpLocks noChangeShapeType="1"/>
                        </wps:cNvCnPr>
                        <wps:spPr bwMode="auto">
                          <a:xfrm flipH="1" flipV="1">
                            <a:off x="3094990" y="2372995"/>
                            <a:ext cx="438150" cy="3683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39" name="Text Box 326"/>
                        <wps:cNvSpPr txBox="1">
                          <a:spLocks noChangeArrowheads="1"/>
                        </wps:cNvSpPr>
                        <wps:spPr bwMode="auto">
                          <a:xfrm>
                            <a:off x="1597025" y="86995"/>
                            <a:ext cx="2768600" cy="3244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535980F" w14:textId="77777777" w:rsidR="00D878EF" w:rsidRPr="005E2495" w:rsidRDefault="00D878EF" w:rsidP="00D35091">
                              <w:pPr>
                                <w:pStyle w:val="NoSpacing"/>
                                <w:rPr>
                                  <w:sz w:val="24"/>
                                </w:rPr>
                              </w:pPr>
                              <w:r w:rsidRPr="005E2495">
                                <w:rPr>
                                  <w:sz w:val="24"/>
                                </w:rPr>
                                <w:t>Transition from Cooling towards Heating</w:t>
                              </w:r>
                            </w:p>
                          </w:txbxContent>
                        </wps:txbx>
                        <wps:bodyPr rot="0" vert="horz" wrap="square" lIns="91440" tIns="45720" rIns="91440" bIns="45720" anchor="t" anchorCtr="0" upright="1">
                          <a:noAutofit/>
                        </wps:bodyPr>
                      </wps:wsp>
                      <wps:wsp>
                        <wps:cNvPr id="128" name="Rectangle 327"/>
                        <wps:cNvSpPr>
                          <a:spLocks noChangeArrowheads="1"/>
                        </wps:cNvSpPr>
                        <wps:spPr bwMode="auto">
                          <a:xfrm>
                            <a:off x="2778414" y="3143250"/>
                            <a:ext cx="963294" cy="332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176838" w14:textId="77777777" w:rsidR="00D878EF" w:rsidRPr="00274066" w:rsidRDefault="00D878EF" w:rsidP="00D35091">
                              <w:pPr>
                                <w:pStyle w:val="NoSpacing"/>
                                <w:jc w:val="center"/>
                                <w:rPr>
                                  <w:rFonts w:cs="Arial"/>
                                  <w:sz w:val="24"/>
                                  <w:szCs w:val="24"/>
                                </w:rPr>
                              </w:pPr>
                              <w:r w:rsidRPr="00274066">
                                <w:t>Deadband</w:t>
                              </w:r>
                            </w:p>
                          </w:txbxContent>
                        </wps:txbx>
                        <wps:bodyPr rot="0" vert="horz" wrap="square" lIns="0" tIns="0" rIns="0" bIns="0" anchor="t" anchorCtr="0" upright="1">
                          <a:noAutofit/>
                        </wps:bodyPr>
                      </wps:wsp>
                    </wpc:wpc>
                  </a:graphicData>
                </a:graphic>
              </wp:inline>
            </w:drawing>
          </mc:Choice>
          <mc:Fallback>
            <w:pict>
              <v:group w14:anchorId="2B879485" id="Canvas 305" o:spid="_x0000_s1298" editas="canvas" style="width:468pt;height:273.65pt;mso-position-horizontal-relative:char;mso-position-vertical-relative:line" coordsize="59436,347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">
                <v:shape id="_x0000_s1299" type="#_x0000_t75" style="position:absolute;width:59436;height:34753;visibility:visible;mso-wrap-style:square">
                  <v:fill o:detectmouseclick="t"/>
                  <v:path o:connecttype="none"/>
                </v:shape>
                <v:line id="Line 307" o:spid="_x0000_s1300" style="position:absolute;visibility:visible;mso-wrap-style:square" from="6819,0" to="6826,304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" strokeweight=".35mm"/>
                <v:line id="Line 308" o:spid="_x0000_s1301" style="position:absolute;visibility:visible;mso-wrap-style:square" from="6819,30499" to="57702,305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" strokeweight=".35mm"/>
                <v:line id="Line 309" o:spid="_x0000_s1302" style="position:absolute;flip:x;visibility:visible;mso-wrap-style:square" from="29502,23717" to="36163,237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" strokeweight="1pt"/>
                <v:line id="Line 310" o:spid="_x0000_s1303" style="position:absolute;visibility:visible;mso-wrap-style:square" from="28892,23723" to="29197,305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" strokeweight="1pt">
                  <v:stroke dashstyle="dash"/>
                </v:line>
                <v:rect id="Rectangle 311" o:spid="_x0000_s1304" style="position:absolute;left:21697;top:14541;width:10667;height:3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" filled="f" stroked="f">
                  <v:textbox inset="0,0,0,0">
                    <w:txbxContent>
                      <w:p w14:paraId="2ADF2C1E" w14:textId="2CB58E0B" w:rsidR="00D878EF" w:rsidRPr="00274066" w:rsidRDefault="00D878EF" w:rsidP="00D35091">
                        <w:pPr>
                          <w:pStyle w:val="NoSpacing"/>
                          <w:rPr>
                            <w:rFonts w:cs="Arial"/>
                            <w:sz w:val="24"/>
                            <w:szCs w:val="24"/>
                          </w:rPr>
                        </w:pPr>
                        <w:r>
                          <w:t xml:space="preserve">Active </w:t>
                        </w:r>
                        <w:r w:rsidRPr="00274066">
                          <w:t>Hot Duct Airflow</w:t>
                        </w:r>
                        <w:r>
                          <w:t xml:space="preserve"> Set Point</w:t>
                        </w:r>
                      </w:p>
                    </w:txbxContent>
                  </v:textbox>
                </v:rect>
                <v:rect id="Rectangle 312" o:spid="_x0000_s1305" style="position:absolute;left:184;top:10165;width:6293;height:3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" filled="f" stroked="f">
                  <v:textbox inset="0,0,0,0">
                    <w:txbxContent>
                      <w:p w14:paraId="4EAC5184" w14:textId="77777777" w:rsidR="00D878EF" w:rsidRPr="00274066" w:rsidRDefault="00D878EF" w:rsidP="00D35091">
                        <w:pPr>
                          <w:pStyle w:val="NoSpacing"/>
                          <w:jc w:val="right"/>
                          <w:rPr>
                            <w:rFonts w:cs="Arial"/>
                            <w:sz w:val="24"/>
                            <w:szCs w:val="24"/>
                          </w:rPr>
                        </w:pPr>
                        <w:r w:rsidRPr="00274066">
                          <w:t xml:space="preserve">Heating </w:t>
                        </w:r>
                        <w:r w:rsidRPr="007F7BBC">
                          <w:t>Maximum</w:t>
                        </w:r>
                      </w:p>
                    </w:txbxContent>
                  </v:textbox>
                </v:rect>
                <v:line id="Line 313" o:spid="_x0000_s1306" style="position:absolute;visibility:visible;mso-wrap-style:square" from="6477,34074" to="28892,34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">
                  <v:stroke startarrow="block" endarrow="oval"/>
                </v:line>
                <v:rect id="Rectangle 314" o:spid="_x0000_s1307" style="position:absolute;left:9645;top:31432;width:17958;height:3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" filled="f" stroked="f">
                  <v:textbox inset="0,0,0,0">
                    <w:txbxContent>
                      <w:p w14:paraId="43C00DE5" w14:textId="63BBF767" w:rsidR="00D878EF" w:rsidRPr="00274066" w:rsidRDefault="00D878EF" w:rsidP="00D35091">
                        <w:pPr>
                          <w:pStyle w:val="NoSpacing"/>
                          <w:jc w:val="center"/>
                          <w:rPr>
                            <w:rFonts w:cs="Arial"/>
                            <w:sz w:val="24"/>
                            <w:szCs w:val="24"/>
                          </w:rPr>
                        </w:pPr>
                        <w:r>
                          <w:t>Heating Loop</w:t>
                        </w:r>
                        <w:r w:rsidRPr="00274066">
                          <w:t xml:space="preserve"> Signal</w:t>
                        </w:r>
                      </w:p>
                    </w:txbxContent>
                  </v:textbox>
                </v:rect>
                <v:rect id="Rectangle 315" o:spid="_x0000_s1308" style="position:absolute;left:38925;top:31432;width:16504;height:3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" filled="f" stroked="f">
                  <v:textbox inset="0,0,0,0">
                    <w:txbxContent>
                      <w:p w14:paraId="39E1D4F8" w14:textId="15FD54BC" w:rsidR="00D878EF" w:rsidRPr="00274066" w:rsidRDefault="00D878EF" w:rsidP="00D35091">
                        <w:pPr>
                          <w:pStyle w:val="NoSpacing"/>
                          <w:jc w:val="center"/>
                          <w:rPr>
                            <w:rFonts w:cs="Arial"/>
                            <w:sz w:val="24"/>
                            <w:szCs w:val="24"/>
                          </w:rPr>
                        </w:pPr>
                        <w:r>
                          <w:t>Cooling Loop</w:t>
                        </w:r>
                        <w:r w:rsidRPr="00274066">
                          <w:t xml:space="preserve"> Signal</w:t>
                        </w:r>
                      </w:p>
                    </w:txbxContent>
                  </v:textbox>
                </v:rect>
                <v:line id="Line 316" o:spid="_x0000_s1309" style="position:absolute;visibility:visible;mso-wrap-style:square" from="36156,34143" to="58045,341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">
                  <v:stroke startarrow="oval" endarrow="block"/>
                </v:line>
                <v:line id="Line 317" o:spid="_x0000_s1310" style="position:absolute;visibility:visible;mso-wrap-style:square" from="6978,11715" to="28892,237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" strokeweight="1pt">
                  <v:stroke dashstyle="dash"/>
                </v:line>
                <v:shape id="Text Box 318" o:spid="_x0000_s1311" type="#_x0000_t202" style="position:absolute;left:45002;top:21177;width:12598;height:4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" stroked="f">
                  <v:textbox>
                    <w:txbxContent>
                      <w:p w14:paraId="27B41293" w14:textId="280393FA" w:rsidR="00D878EF" w:rsidRDefault="00D878EF" w:rsidP="00D35091">
                        <w:pPr>
                          <w:pStyle w:val="NoSpacing"/>
                        </w:pPr>
                        <w:r>
                          <w:t>Active Cold Duct Airflow Set Point</w:t>
                        </w:r>
                      </w:p>
                    </w:txbxContent>
                  </v:textbox>
                </v:shape>
                <v:line id="Line 319" o:spid="_x0000_s1312" style="position:absolute;flip:x y;visibility:visible;mso-wrap-style:square" from="42779,16910" to="45872,216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">
                  <v:stroke endarrow="block"/>
                </v:line>
                <v:shape id="Text Box 320" o:spid="_x0000_s1313" type="#_x0000_t202" style="position:absolute;left:34789;top:26485;width:17909;height:49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" stroked="f">
                  <v:fill opacity="0"/>
                  <v:textbox>
                    <w:txbxContent>
                      <w:p w14:paraId="42395B22" w14:textId="42DEE815" w:rsidR="00D878EF" w:rsidRDefault="00D878EF" w:rsidP="00D35091">
                        <w:pPr>
                          <w:pStyle w:val="NoSpacing"/>
                        </w:pPr>
                        <w:r>
                          <w:t xml:space="preserve">Minimum </w:t>
                        </w:r>
                      </w:p>
                    </w:txbxContent>
                  </v:textbox>
                </v:shape>
                <v:line id="Line 321" o:spid="_x0000_s1314" style="position:absolute;flip:x;visibility:visible;mso-wrap-style:square" from="36156,1238" to="57600,237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" strokeweight="1pt"/>
                <v:line id="Line 322" o:spid="_x0000_s1315" style="position:absolute;flip:x;visibility:visible;mso-wrap-style:square" from="18326,16236" to="21450,178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">
                  <v:stroke endarrow="block"/>
                </v:line>
                <v:shape id="Text Box 323" o:spid="_x0000_s1316" type="#_x0000_t202" style="position:absolute;left:47212;top:248;width:8566;height:46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" stroked="f">
                  <v:fill opacity="0"/>
                  <v:textbox>
                    <w:txbxContent>
                      <w:p w14:paraId="2D69F700" w14:textId="77777777" w:rsidR="00D878EF" w:rsidRDefault="00D878EF" w:rsidP="00D35091">
                        <w:pPr>
                          <w:pStyle w:val="NoSpacing"/>
                          <w:jc w:val="right"/>
                        </w:pPr>
                        <w:r>
                          <w:t>Cooling Maximum</w:t>
                        </w:r>
                      </w:p>
                    </w:txbxContent>
                  </v:textbox>
                </v:shape>
                <v:line id="Line 324" o:spid="_x0000_s1317" style="position:absolute;flip:y;visibility:visible;mso-wrap-style:square" from="29197,23729" to="29502,305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" strokeweight="1pt"/>
                <v:line id="Line 325" o:spid="_x0000_s1318" style="position:absolute;flip:x y;visibility:visible;mso-wrap-style:square" from="30949,23729" to="35331,274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">
                  <v:stroke endarrow="block"/>
                </v:line>
                <v:shape id="Text Box 326" o:spid="_x0000_s1319" type="#_x0000_t202" style="position:absolute;left:15970;top:869;width:27686;height:3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" stroked="f">
                  <v:textbox>
                    <w:txbxContent>
                      <w:p w14:paraId="5535980F" w14:textId="77777777" w:rsidR="00D878EF" w:rsidRPr="005E2495" w:rsidRDefault="00D878EF" w:rsidP="00D35091">
                        <w:pPr>
                          <w:pStyle w:val="NoSpacing"/>
                          <w:rPr>
                            <w:sz w:val="24"/>
                          </w:rPr>
                        </w:pPr>
                        <w:r w:rsidRPr="005E2495">
                          <w:rPr>
                            <w:sz w:val="24"/>
                          </w:rPr>
                          <w:t>Transition from Cooling towards Heating</w:t>
                        </w:r>
                      </w:p>
                    </w:txbxContent>
                  </v:textbox>
                </v:shape>
                <v:rect id="Rectangle 327" o:spid="_x0000_s1320" style="position:absolute;left:27784;top:31432;width:9633;height:3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" filled="f" stroked="f">
                  <v:textbox inset="0,0,0,0">
                    <w:txbxContent>
                      <w:p w14:paraId="04176838" w14:textId="77777777" w:rsidR="00D878EF" w:rsidRPr="00274066" w:rsidRDefault="00D878EF" w:rsidP="00D35091">
                        <w:pPr>
                          <w:pStyle w:val="NoSpacing"/>
                          <w:jc w:val="center"/>
                          <w:rPr>
                            <w:rFonts w:cs="Arial"/>
                            <w:sz w:val="24"/>
                            <w:szCs w:val="24"/>
                          </w:rPr>
                        </w:pPr>
                        <w:r w:rsidRPr="00274066">
                          <w:t>Deadband</w:t>
                        </w:r>
                      </w:p>
                    </w:txbxContent>
                  </v:textbox>
                </v:rect>
                <w10:anchorlock/>
              </v:group>
            </w:pict>
          </mc:Fallback>
        </mc:AlternateContent>
      </w:r>
    </w:p>
    <w:p w14:paraId="13304EBA" w14:textId="2D1B11DF" w:rsidR="00D35091" w:rsidRDefault="00D35091" w:rsidP="00F67865">
      <w:pPr>
        <w:pStyle w:val="FigureCaption"/>
      </w:pPr>
      <w:r w:rsidRPr="00D35091">
        <w:t xml:space="preserve">Figure 5.11.5-1 Control logic for snap-acting dual-duct VAV zone (transition </w:t>
      </w:r>
      <w:r>
        <w:t>from</w:t>
      </w:r>
      <w:r w:rsidRPr="00D35091">
        <w:t xml:space="preserve"> cooling</w:t>
      </w:r>
      <w:r>
        <w:t xml:space="preserve"> towards heating</w:t>
      </w:r>
      <w:r w:rsidRPr="00D35091">
        <w:t>).</w:t>
      </w:r>
    </w:p>
    <w:p w14:paraId="02895C33" w14:textId="6AA2CF3D" w:rsidR="00D35091" w:rsidRDefault="00D35091" w:rsidP="00D35091">
      <w:pPr>
        <w:jc w:val="center"/>
      </w:pPr>
    </w:p>
    <w:p w14:paraId="02F558A5" w14:textId="4DE18E50" w:rsidR="00D35091" w:rsidRDefault="00D35091" w:rsidP="00D35091">
      <w:pPr>
        <w:jc w:val="center"/>
      </w:pPr>
      <w:r>
        <w:rPr>
          <w:noProof/>
        </w:rPr>
        <w:lastRenderedPageBreak/>
        <mc:AlternateContent>
          <mc:Choice Requires="wpc">
            <w:drawing>
              <wp:inline distT="0" distB="0" distL="0" distR="0" wp14:anchorId="45EE86F7" wp14:editId="010A01B1">
                <wp:extent cx="5943600" cy="3714750"/>
                <wp:effectExtent l="0" t="0" r="0" b="0"/>
                <wp:docPr id="282" name="Canvas 28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599" name="Line 284"/>
                        <wps:cNvCnPr>
                          <a:cxnSpLocks noChangeShapeType="1"/>
                        </wps:cNvCnPr>
                        <wps:spPr bwMode="auto">
                          <a:xfrm>
                            <a:off x="681990" y="0"/>
                            <a:ext cx="635" cy="3048635"/>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600" name="Line 285"/>
                        <wps:cNvCnPr>
                          <a:cxnSpLocks noChangeShapeType="1"/>
                        </wps:cNvCnPr>
                        <wps:spPr bwMode="auto">
                          <a:xfrm>
                            <a:off x="681990" y="3049905"/>
                            <a:ext cx="5088255" cy="635"/>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601" name="Line 286"/>
                        <wps:cNvCnPr>
                          <a:cxnSpLocks noChangeShapeType="1"/>
                        </wps:cNvCnPr>
                        <wps:spPr bwMode="auto">
                          <a:xfrm flipH="1">
                            <a:off x="2889250" y="2371725"/>
                            <a:ext cx="664845" cy="635"/>
                          </a:xfrm>
                          <a:prstGeom prst="line">
                            <a:avLst/>
                          </a:prstGeom>
                          <a:noFill/>
                          <a:ln w="12700">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602" name="Line 287"/>
                        <wps:cNvCnPr>
                          <a:cxnSpLocks noChangeShapeType="1"/>
                        </wps:cNvCnPr>
                        <wps:spPr bwMode="auto">
                          <a:xfrm>
                            <a:off x="3554095" y="2370455"/>
                            <a:ext cx="27940" cy="678180"/>
                          </a:xfrm>
                          <a:prstGeom prst="line">
                            <a:avLst/>
                          </a:prstGeom>
                          <a:noFill/>
                          <a:ln w="12700">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603" name="Rectangle 288"/>
                        <wps:cNvSpPr>
                          <a:spLocks noChangeArrowheads="1"/>
                        </wps:cNvSpPr>
                        <wps:spPr bwMode="auto">
                          <a:xfrm>
                            <a:off x="2169795" y="1428403"/>
                            <a:ext cx="1162952" cy="388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4BF9B1" w14:textId="0AE4B9CD" w:rsidR="00D878EF" w:rsidRPr="00274066" w:rsidRDefault="00D878EF" w:rsidP="00D35091">
                              <w:pPr>
                                <w:pStyle w:val="NoSpacing"/>
                                <w:rPr>
                                  <w:rFonts w:cs="Arial"/>
                                  <w:sz w:val="24"/>
                                  <w:szCs w:val="24"/>
                                </w:rPr>
                              </w:pPr>
                              <w:r>
                                <w:t xml:space="preserve">Active </w:t>
                              </w:r>
                              <w:r w:rsidRPr="00274066">
                                <w:t>Hot Duct Airflow</w:t>
                              </w:r>
                              <w:r>
                                <w:t xml:space="preserve"> Set Point</w:t>
                              </w:r>
                            </w:p>
                          </w:txbxContent>
                        </wps:txbx>
                        <wps:bodyPr rot="0" vert="horz" wrap="square" lIns="0" tIns="0" rIns="0" bIns="0" anchor="t" anchorCtr="0" upright="1">
                          <a:noAutofit/>
                        </wps:bodyPr>
                      </wps:wsp>
                      <wps:wsp>
                        <wps:cNvPr id="604" name="Rectangle 289"/>
                        <wps:cNvSpPr>
                          <a:spLocks noChangeArrowheads="1"/>
                        </wps:cNvSpPr>
                        <wps:spPr bwMode="auto">
                          <a:xfrm>
                            <a:off x="0" y="1033145"/>
                            <a:ext cx="629285" cy="348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B6E254" w14:textId="77777777" w:rsidR="00D878EF" w:rsidRPr="00274066" w:rsidRDefault="00D878EF" w:rsidP="00D35091">
                              <w:pPr>
                                <w:pStyle w:val="NoSpacing"/>
                                <w:jc w:val="right"/>
                                <w:rPr>
                                  <w:rFonts w:cs="Arial"/>
                                  <w:sz w:val="24"/>
                                  <w:szCs w:val="24"/>
                                </w:rPr>
                              </w:pPr>
                              <w:r w:rsidRPr="00274066">
                                <w:t>Heating Maximum</w:t>
                              </w:r>
                            </w:p>
                          </w:txbxContent>
                        </wps:txbx>
                        <wps:bodyPr rot="0" vert="horz" wrap="square" lIns="0" tIns="0" rIns="0" bIns="0" anchor="t" anchorCtr="0" upright="1">
                          <a:noAutofit/>
                        </wps:bodyPr>
                      </wps:wsp>
                      <wps:wsp>
                        <wps:cNvPr id="605" name="Line 290"/>
                        <wps:cNvCnPr>
                          <a:cxnSpLocks noChangeShapeType="1"/>
                        </wps:cNvCnPr>
                        <wps:spPr bwMode="auto">
                          <a:xfrm flipV="1">
                            <a:off x="647700" y="3408045"/>
                            <a:ext cx="2241550" cy="635"/>
                          </a:xfrm>
                          <a:prstGeom prst="line">
                            <a:avLst/>
                          </a:prstGeom>
                          <a:noFill/>
                          <a:ln w="9525">
                            <a:solidFill>
                              <a:srgbClr val="000000"/>
                            </a:solidFill>
                            <a:round/>
                            <a:headEnd type="triangle" w="med" len="med"/>
                            <a:tailEnd type="oval" w="med" len="med"/>
                          </a:ln>
                          <a:extLst>
                            <a:ext uri="{909E8E84-426E-40DD-AFC4-6F175D3DCCD1}">
                              <a14:hiddenFill xmlns:a14="http://schemas.microsoft.com/office/drawing/2010/main">
                                <a:noFill/>
                              </a14:hiddenFill>
                            </a:ext>
                          </a:extLst>
                        </wps:spPr>
                        <wps:bodyPr/>
                      </wps:wsp>
                      <wps:wsp>
                        <wps:cNvPr id="606" name="Rectangle 291"/>
                        <wps:cNvSpPr>
                          <a:spLocks noChangeArrowheads="1"/>
                        </wps:cNvSpPr>
                        <wps:spPr bwMode="auto">
                          <a:xfrm>
                            <a:off x="964565" y="3143250"/>
                            <a:ext cx="1795780" cy="332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158111" w14:textId="070E8807" w:rsidR="00D878EF" w:rsidRPr="00274066" w:rsidRDefault="00D878EF" w:rsidP="00D35091">
                              <w:pPr>
                                <w:pStyle w:val="NoSpacing"/>
                                <w:jc w:val="center"/>
                                <w:rPr>
                                  <w:rFonts w:cs="Arial"/>
                                  <w:sz w:val="24"/>
                                  <w:szCs w:val="24"/>
                                </w:rPr>
                              </w:pPr>
                              <w:r>
                                <w:t>Heating Loop</w:t>
                              </w:r>
                              <w:r w:rsidRPr="00274066">
                                <w:t xml:space="preserve"> Signal</w:t>
                              </w:r>
                            </w:p>
                          </w:txbxContent>
                        </wps:txbx>
                        <wps:bodyPr rot="0" vert="horz" wrap="square" lIns="0" tIns="0" rIns="0" bIns="0" anchor="t" anchorCtr="0" upright="1">
                          <a:noAutofit/>
                        </wps:bodyPr>
                      </wps:wsp>
                      <wps:wsp>
                        <wps:cNvPr id="607" name="Rectangle 292"/>
                        <wps:cNvSpPr>
                          <a:spLocks noChangeArrowheads="1"/>
                        </wps:cNvSpPr>
                        <wps:spPr bwMode="auto">
                          <a:xfrm>
                            <a:off x="3892550" y="3143250"/>
                            <a:ext cx="1650365" cy="332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0526C5" w14:textId="037C8859" w:rsidR="00D878EF" w:rsidRPr="00274066" w:rsidRDefault="00D878EF" w:rsidP="00D35091">
                              <w:pPr>
                                <w:pStyle w:val="NoSpacing"/>
                                <w:jc w:val="center"/>
                                <w:rPr>
                                  <w:rFonts w:cs="Arial"/>
                                  <w:sz w:val="24"/>
                                  <w:szCs w:val="24"/>
                                </w:rPr>
                              </w:pPr>
                              <w:r>
                                <w:t>Cooling Loop</w:t>
                              </w:r>
                              <w:r w:rsidRPr="00274066">
                                <w:t xml:space="preserve"> Signal</w:t>
                              </w:r>
                            </w:p>
                          </w:txbxContent>
                        </wps:txbx>
                        <wps:bodyPr rot="0" vert="horz" wrap="square" lIns="0" tIns="0" rIns="0" bIns="0" anchor="t" anchorCtr="0" upright="1">
                          <a:noAutofit/>
                        </wps:bodyPr>
                      </wps:wsp>
                      <wps:wsp>
                        <wps:cNvPr id="608" name="Line 293"/>
                        <wps:cNvCnPr>
                          <a:cxnSpLocks noChangeShapeType="1"/>
                        </wps:cNvCnPr>
                        <wps:spPr bwMode="auto">
                          <a:xfrm>
                            <a:off x="3615690" y="3414395"/>
                            <a:ext cx="2188845" cy="635"/>
                          </a:xfrm>
                          <a:prstGeom prst="line">
                            <a:avLst/>
                          </a:prstGeom>
                          <a:noFill/>
                          <a:ln w="9525">
                            <a:solidFill>
                              <a:srgbClr val="00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609" name="Line 294"/>
                        <wps:cNvCnPr>
                          <a:cxnSpLocks noChangeShapeType="1"/>
                        </wps:cNvCnPr>
                        <wps:spPr bwMode="auto">
                          <a:xfrm>
                            <a:off x="697865" y="1171575"/>
                            <a:ext cx="2191385" cy="1201420"/>
                          </a:xfrm>
                          <a:prstGeom prst="line">
                            <a:avLst/>
                          </a:prstGeom>
                          <a:noFill/>
                          <a:ln w="12700">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610" name="Text Box 295"/>
                        <wps:cNvSpPr txBox="1">
                          <a:spLocks noChangeArrowheads="1"/>
                        </wps:cNvSpPr>
                        <wps:spPr bwMode="auto">
                          <a:xfrm>
                            <a:off x="4500245" y="2117725"/>
                            <a:ext cx="1259840" cy="37882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DAD12E2" w14:textId="6A54279E" w:rsidR="00D878EF" w:rsidRDefault="00D878EF" w:rsidP="00D35091">
                              <w:pPr>
                                <w:pStyle w:val="NoSpacing"/>
                              </w:pPr>
                              <w:r>
                                <w:t>Active Cold Duct Airflow Set Point</w:t>
                              </w:r>
                            </w:p>
                          </w:txbxContent>
                        </wps:txbx>
                        <wps:bodyPr rot="0" vert="horz" wrap="square" lIns="91440" tIns="45720" rIns="91440" bIns="45720" anchor="t" anchorCtr="0" upright="1">
                          <a:noAutofit/>
                        </wps:bodyPr>
                      </wps:wsp>
                      <wps:wsp>
                        <wps:cNvPr id="611" name="Line 296"/>
                        <wps:cNvCnPr>
                          <a:cxnSpLocks noChangeShapeType="1"/>
                        </wps:cNvCnPr>
                        <wps:spPr bwMode="auto">
                          <a:xfrm flipH="1" flipV="1">
                            <a:off x="4241165" y="1730375"/>
                            <a:ext cx="346075" cy="4394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12" name="Text Box 297"/>
                        <wps:cNvSpPr txBox="1">
                          <a:spLocks noChangeArrowheads="1"/>
                        </wps:cNvSpPr>
                        <wps:spPr bwMode="auto">
                          <a:xfrm>
                            <a:off x="1016690" y="2648585"/>
                            <a:ext cx="1761724" cy="49466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3BA39BC" w14:textId="7C7A45D1" w:rsidR="00D878EF" w:rsidRDefault="00D878EF" w:rsidP="00D35091">
                              <w:pPr>
                                <w:pStyle w:val="NoSpacing"/>
                                <w:jc w:val="right"/>
                              </w:pPr>
                              <w:r>
                                <w:t xml:space="preserve">Minimum </w:t>
                              </w:r>
                            </w:p>
                          </w:txbxContent>
                        </wps:txbx>
                        <wps:bodyPr rot="0" vert="horz" wrap="square" lIns="91440" tIns="45720" rIns="91440" bIns="45720" anchor="t" anchorCtr="0" upright="1">
                          <a:noAutofit/>
                        </wps:bodyPr>
                      </wps:wsp>
                      <wps:wsp>
                        <wps:cNvPr id="613" name="Line 298"/>
                        <wps:cNvCnPr>
                          <a:cxnSpLocks noChangeShapeType="1"/>
                        </wps:cNvCnPr>
                        <wps:spPr bwMode="auto">
                          <a:xfrm flipH="1">
                            <a:off x="3615055" y="123825"/>
                            <a:ext cx="2145030" cy="224917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14" name="Line 299"/>
                        <wps:cNvCnPr>
                          <a:cxnSpLocks noChangeShapeType="1"/>
                        </wps:cNvCnPr>
                        <wps:spPr bwMode="auto">
                          <a:xfrm flipH="1">
                            <a:off x="1832610" y="1623695"/>
                            <a:ext cx="312420" cy="15875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15" name="Text Box 300"/>
                        <wps:cNvSpPr txBox="1">
                          <a:spLocks noChangeArrowheads="1"/>
                        </wps:cNvSpPr>
                        <wps:spPr bwMode="auto">
                          <a:xfrm>
                            <a:off x="4615659" y="86995"/>
                            <a:ext cx="856615" cy="46164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A45CA61" w14:textId="77777777" w:rsidR="00D878EF" w:rsidRDefault="00D878EF" w:rsidP="00D35091">
                              <w:pPr>
                                <w:pStyle w:val="NoSpacing"/>
                                <w:jc w:val="right"/>
                              </w:pPr>
                              <w:r>
                                <w:t>Cooling Maximum</w:t>
                              </w:r>
                            </w:p>
                          </w:txbxContent>
                        </wps:txbx>
                        <wps:bodyPr rot="0" vert="horz" wrap="square" lIns="91440" tIns="45720" rIns="91440" bIns="45720" anchor="t" anchorCtr="0" upright="1">
                          <a:noAutofit/>
                        </wps:bodyPr>
                      </wps:wsp>
                      <wps:wsp>
                        <wps:cNvPr id="616" name="Line 301"/>
                        <wps:cNvCnPr>
                          <a:cxnSpLocks noChangeShapeType="1"/>
                        </wps:cNvCnPr>
                        <wps:spPr bwMode="auto">
                          <a:xfrm flipV="1">
                            <a:off x="3582035" y="2371090"/>
                            <a:ext cx="33020" cy="677545"/>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17" name="Line 302"/>
                        <wps:cNvCnPr>
                          <a:cxnSpLocks noChangeShapeType="1"/>
                        </wps:cNvCnPr>
                        <wps:spPr bwMode="auto">
                          <a:xfrm flipV="1">
                            <a:off x="2760345" y="2372995"/>
                            <a:ext cx="334645" cy="4394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18" name="Text Box 303"/>
                        <wps:cNvSpPr txBox="1">
                          <a:spLocks noChangeArrowheads="1"/>
                        </wps:cNvSpPr>
                        <wps:spPr bwMode="auto">
                          <a:xfrm>
                            <a:off x="1551305" y="123825"/>
                            <a:ext cx="2814320" cy="3543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271F51B" w14:textId="77777777" w:rsidR="00D878EF" w:rsidRPr="005E2495" w:rsidRDefault="00D878EF" w:rsidP="00D35091">
                              <w:pPr>
                                <w:pStyle w:val="NoSpacing"/>
                                <w:rPr>
                                  <w:sz w:val="24"/>
                                </w:rPr>
                              </w:pPr>
                              <w:r w:rsidRPr="005E2495">
                                <w:rPr>
                                  <w:sz w:val="24"/>
                                </w:rPr>
                                <w:t>Transition from Heating towards Cooling</w:t>
                              </w:r>
                            </w:p>
                          </w:txbxContent>
                        </wps:txbx>
                        <wps:bodyPr rot="0" vert="horz" wrap="square" lIns="91440" tIns="45720" rIns="91440" bIns="45720" anchor="t" anchorCtr="0" upright="1">
                          <a:noAutofit/>
                        </wps:bodyPr>
                      </wps:wsp>
                      <wps:wsp>
                        <wps:cNvPr id="619" name="Rectangle 304"/>
                        <wps:cNvSpPr>
                          <a:spLocks noChangeArrowheads="1"/>
                        </wps:cNvSpPr>
                        <wps:spPr bwMode="auto">
                          <a:xfrm>
                            <a:off x="2778414" y="3143250"/>
                            <a:ext cx="949325" cy="332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D4EF0A" w14:textId="77777777" w:rsidR="00D878EF" w:rsidRPr="00274066" w:rsidRDefault="00D878EF" w:rsidP="00D35091">
                              <w:pPr>
                                <w:pStyle w:val="NoSpacing"/>
                                <w:jc w:val="center"/>
                                <w:rPr>
                                  <w:rFonts w:cs="Arial"/>
                                  <w:sz w:val="24"/>
                                  <w:szCs w:val="24"/>
                                </w:rPr>
                              </w:pPr>
                              <w:r w:rsidRPr="00274066">
                                <w:t>Deadband</w:t>
                              </w:r>
                            </w:p>
                          </w:txbxContent>
                        </wps:txbx>
                        <wps:bodyPr rot="0" vert="horz" wrap="square" lIns="0" tIns="0" rIns="0" bIns="0" anchor="t" anchorCtr="0" upright="1">
                          <a:noAutofit/>
                        </wps:bodyPr>
                      </wps:wsp>
                    </wpc:wpc>
                  </a:graphicData>
                </a:graphic>
              </wp:inline>
            </w:drawing>
          </mc:Choice>
          <mc:Fallback>
            <w:pict>
              <v:group w14:anchorId="45EE86F7" id="Canvas 282" o:spid="_x0000_s1321" editas="canvas" style="width:468pt;height:292.5pt;mso-position-horizontal-relative:char;mso-position-vertical-relative:line" coordsize="59436,371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">
                <v:shape id="_x0000_s1322" type="#_x0000_t75" style="position:absolute;width:59436;height:37147;visibility:visible;mso-wrap-style:square">
                  <v:fill o:detectmouseclick="t"/>
                  <v:path o:connecttype="none"/>
                </v:shape>
                <v:line id="Line 284" o:spid="_x0000_s1323" style="position:absolute;visibility:visible;mso-wrap-style:square" from="6819,0" to="6826,304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" strokeweight=".35mm"/>
                <v:line id="Line 285" o:spid="_x0000_s1324" style="position:absolute;visibility:visible;mso-wrap-style:square" from="6819,30499" to="57702,305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" strokeweight=".35mm"/>
                <v:line id="Line 286" o:spid="_x0000_s1325" style="position:absolute;flip:x;visibility:visible;mso-wrap-style:square" from="28892,23717" to="35540,237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" strokeweight="1pt">
                  <v:stroke dashstyle="dash"/>
                </v:line>
                <v:line id="Line 287" o:spid="_x0000_s1326" style="position:absolute;visibility:visible;mso-wrap-style:square" from="35540,23704" to="35820,304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" strokeweight="1pt">
                  <v:stroke dashstyle="dash"/>
                </v:line>
                <v:rect id="Rectangle 288" o:spid="_x0000_s1327" style="position:absolute;left:21697;top:14284;width:11630;height:3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" filled="f" stroked="f">
                  <v:textbox inset="0,0,0,0">
                    <w:txbxContent>
                      <w:p w14:paraId="6D4BF9B1" w14:textId="0AE4B9CD" w:rsidR="00D878EF" w:rsidRPr="00274066" w:rsidRDefault="00D878EF" w:rsidP="00D35091">
                        <w:pPr>
                          <w:pStyle w:val="NoSpacing"/>
                          <w:rPr>
                            <w:rFonts w:cs="Arial"/>
                            <w:sz w:val="24"/>
                            <w:szCs w:val="24"/>
                          </w:rPr>
                        </w:pPr>
                        <w:r>
                          <w:t xml:space="preserve">Active </w:t>
                        </w:r>
                        <w:r w:rsidRPr="00274066">
                          <w:t>Hot Duct Airflow</w:t>
                        </w:r>
                        <w:r>
                          <w:t xml:space="preserve"> Set Point</w:t>
                        </w:r>
                      </w:p>
                    </w:txbxContent>
                  </v:textbox>
                </v:rect>
                <v:rect id="Rectangle 289" o:spid="_x0000_s1328" style="position:absolute;top:10331;width:6292;height:3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" filled="f" stroked="f">
                  <v:textbox inset="0,0,0,0">
                    <w:txbxContent>
                      <w:p w14:paraId="16B6E254" w14:textId="77777777" w:rsidR="00D878EF" w:rsidRPr="00274066" w:rsidRDefault="00D878EF" w:rsidP="00D35091">
                        <w:pPr>
                          <w:pStyle w:val="NoSpacing"/>
                          <w:jc w:val="right"/>
                          <w:rPr>
                            <w:rFonts w:cs="Arial"/>
                            <w:sz w:val="24"/>
                            <w:szCs w:val="24"/>
                          </w:rPr>
                        </w:pPr>
                        <w:r w:rsidRPr="00274066">
                          <w:t>Heating Maximum</w:t>
                        </w:r>
                      </w:p>
                    </w:txbxContent>
                  </v:textbox>
                </v:rect>
                <v:line id="Line 290" o:spid="_x0000_s1329" style="position:absolute;flip:y;visibility:visible;mso-wrap-style:square" from="6477,34080" to="28892,340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">
                  <v:stroke startarrow="block" endarrow="oval"/>
                </v:line>
                <v:rect id="Rectangle 291" o:spid="_x0000_s1330" style="position:absolute;left:9645;top:31432;width:17958;height:3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" filled="f" stroked="f">
                  <v:textbox inset="0,0,0,0">
                    <w:txbxContent>
                      <w:p w14:paraId="01158111" w14:textId="070E8807" w:rsidR="00D878EF" w:rsidRPr="00274066" w:rsidRDefault="00D878EF" w:rsidP="00D35091">
                        <w:pPr>
                          <w:pStyle w:val="NoSpacing"/>
                          <w:jc w:val="center"/>
                          <w:rPr>
                            <w:rFonts w:cs="Arial"/>
                            <w:sz w:val="24"/>
                            <w:szCs w:val="24"/>
                          </w:rPr>
                        </w:pPr>
                        <w:r>
                          <w:t>Heating Loop</w:t>
                        </w:r>
                        <w:r w:rsidRPr="00274066">
                          <w:t xml:space="preserve"> Signal</w:t>
                        </w:r>
                      </w:p>
                    </w:txbxContent>
                  </v:textbox>
                </v:rect>
                <v:rect id="Rectangle 292" o:spid="_x0000_s1331" style="position:absolute;left:38925;top:31432;width:16504;height:3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" filled="f" stroked="f">
                  <v:textbox inset="0,0,0,0">
                    <w:txbxContent>
                      <w:p w14:paraId="310526C5" w14:textId="037C8859" w:rsidR="00D878EF" w:rsidRPr="00274066" w:rsidRDefault="00D878EF" w:rsidP="00D35091">
                        <w:pPr>
                          <w:pStyle w:val="NoSpacing"/>
                          <w:jc w:val="center"/>
                          <w:rPr>
                            <w:rFonts w:cs="Arial"/>
                            <w:sz w:val="24"/>
                            <w:szCs w:val="24"/>
                          </w:rPr>
                        </w:pPr>
                        <w:r>
                          <w:t>Cooling Loop</w:t>
                        </w:r>
                        <w:r w:rsidRPr="00274066">
                          <w:t xml:space="preserve"> Signal</w:t>
                        </w:r>
                      </w:p>
                    </w:txbxContent>
                  </v:textbox>
                </v:rect>
                <v:line id="Line 293" o:spid="_x0000_s1332" style="position:absolute;visibility:visible;mso-wrap-style:square" from="36156,34143" to="58045,341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">
                  <v:stroke startarrow="oval" endarrow="block"/>
                </v:line>
                <v:line id="Line 294" o:spid="_x0000_s1333" style="position:absolute;visibility:visible;mso-wrap-style:square" from="6978,11715" to="28892,237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" strokeweight="1pt">
                  <v:stroke dashstyle="dash"/>
                </v:line>
                <v:shape id="Text Box 295" o:spid="_x0000_s1334" type="#_x0000_t202" style="position:absolute;left:45002;top:21177;width:12598;height:37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" stroked="f">
                  <v:textbox>
                    <w:txbxContent>
                      <w:p w14:paraId="2DAD12E2" w14:textId="6A54279E" w:rsidR="00D878EF" w:rsidRDefault="00D878EF" w:rsidP="00D35091">
                        <w:pPr>
                          <w:pStyle w:val="NoSpacing"/>
                        </w:pPr>
                        <w:r>
                          <w:t>Active Cold Duct Airflow Set Point</w:t>
                        </w:r>
                      </w:p>
                    </w:txbxContent>
                  </v:textbox>
                </v:shape>
                <v:line id="Line 296" o:spid="_x0000_s1335" style="position:absolute;flip:x y;visibility:visible;mso-wrap-style:square" from="42411,17303" to="45872,216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">
                  <v:stroke endarrow="block"/>
                </v:line>
                <v:shape id="Text Box 297" o:spid="_x0000_s1336" type="#_x0000_t202" style="position:absolute;left:10166;top:26485;width:17618;height:49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" stroked="f">
                  <v:fill opacity="0"/>
                  <v:textbox>
                    <w:txbxContent>
                      <w:p w14:paraId="63BA39BC" w14:textId="7C7A45D1" w:rsidR="00D878EF" w:rsidRDefault="00D878EF" w:rsidP="00D35091">
                        <w:pPr>
                          <w:pStyle w:val="NoSpacing"/>
                          <w:jc w:val="right"/>
                        </w:pPr>
                        <w:r>
                          <w:t xml:space="preserve">Minimum </w:t>
                        </w:r>
                      </w:p>
                    </w:txbxContent>
                  </v:textbox>
                </v:shape>
                <v:line id="Line 298" o:spid="_x0000_s1337" style="position:absolute;flip:x;visibility:visible;mso-wrap-style:square" from="36150,1238" to="57600,237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" strokeweight="1pt"/>
                <v:line id="Line 299" o:spid="_x0000_s1338" style="position:absolute;flip:x;visibility:visible;mso-wrap-style:square" from="18326,16236" to="21450,178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">
                  <v:stroke endarrow="block"/>
                </v:line>
                <v:shape id="Text Box 300" o:spid="_x0000_s1339" type="#_x0000_t202" style="position:absolute;left:46156;top:869;width:8566;height:4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" stroked="f">
                  <v:fill opacity="0"/>
                  <v:textbox>
                    <w:txbxContent>
                      <w:p w14:paraId="7A45CA61" w14:textId="77777777" w:rsidR="00D878EF" w:rsidRDefault="00D878EF" w:rsidP="00D35091">
                        <w:pPr>
                          <w:pStyle w:val="NoSpacing"/>
                          <w:jc w:val="right"/>
                        </w:pPr>
                        <w:r>
                          <w:t>Cooling Maximum</w:t>
                        </w:r>
                      </w:p>
                    </w:txbxContent>
                  </v:textbox>
                </v:shape>
                <v:line id="Line 301" o:spid="_x0000_s1340" style="position:absolute;flip:y;visibility:visible;mso-wrap-style:square" from="35820,23710" to="36150,304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" strokeweight="1pt"/>
                <v:line id="Line 302" o:spid="_x0000_s1341" style="position:absolute;flip:y;visibility:visible;mso-wrap-style:square" from="27603,23729" to="30949,281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">
                  <v:stroke endarrow="block"/>
                </v:line>
                <v:shape id="Text Box 303" o:spid="_x0000_s1342" type="#_x0000_t202" style="position:absolute;left:15513;top:1238;width:28143;height:35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" stroked="f">
                  <v:textbox>
                    <w:txbxContent>
                      <w:p w14:paraId="6271F51B" w14:textId="77777777" w:rsidR="00D878EF" w:rsidRPr="005E2495" w:rsidRDefault="00D878EF" w:rsidP="00D35091">
                        <w:pPr>
                          <w:pStyle w:val="NoSpacing"/>
                          <w:rPr>
                            <w:sz w:val="24"/>
                          </w:rPr>
                        </w:pPr>
                        <w:r w:rsidRPr="005E2495">
                          <w:rPr>
                            <w:sz w:val="24"/>
                          </w:rPr>
                          <w:t>Transition from Heating towards Cooling</w:t>
                        </w:r>
                      </w:p>
                    </w:txbxContent>
                  </v:textbox>
                </v:shape>
                <v:rect id="Rectangle 304" o:spid="_x0000_s1343" style="position:absolute;left:27784;top:31432;width:9493;height:3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" filled="f" stroked="f">
                  <v:textbox inset="0,0,0,0">
                    <w:txbxContent>
                      <w:p w14:paraId="48D4EF0A" w14:textId="77777777" w:rsidR="00D878EF" w:rsidRPr="00274066" w:rsidRDefault="00D878EF" w:rsidP="00D35091">
                        <w:pPr>
                          <w:pStyle w:val="NoSpacing"/>
                          <w:jc w:val="center"/>
                          <w:rPr>
                            <w:rFonts w:cs="Arial"/>
                            <w:sz w:val="24"/>
                            <w:szCs w:val="24"/>
                          </w:rPr>
                        </w:pPr>
                        <w:r w:rsidRPr="00274066">
                          <w:t>Deadband</w:t>
                        </w:r>
                      </w:p>
                    </w:txbxContent>
                  </v:textbox>
                </v:rect>
                <w10:anchorlock/>
              </v:group>
            </w:pict>
          </mc:Fallback>
        </mc:AlternateContent>
      </w:r>
    </w:p>
    <w:p w14:paraId="1F784E56" w14:textId="5FC7BC02" w:rsidR="00D35091" w:rsidRPr="00D35091" w:rsidRDefault="00D35091" w:rsidP="00F67865">
      <w:pPr>
        <w:pStyle w:val="FigureCaption"/>
        <w:spacing w:after="360"/>
      </w:pPr>
      <w:r w:rsidRPr="00D35091">
        <w:t xml:space="preserve">Figure 5.11.5-2 Control logic for snap-acting dual-duct VAV zone (transition </w:t>
      </w:r>
      <w:r>
        <w:t>from</w:t>
      </w:r>
      <w:r w:rsidRPr="00D35091">
        <w:t xml:space="preserve"> heating</w:t>
      </w:r>
      <w:r>
        <w:t xml:space="preserve"> towards cooling</w:t>
      </w:r>
      <w:r w:rsidRPr="00D35091">
        <w:t>).</w:t>
      </w:r>
    </w:p>
    <w:p w14:paraId="4D81EE8D" w14:textId="676C42D2" w:rsidR="009045A3" w:rsidRDefault="009045A3" w:rsidP="00B37EF3">
      <w:pPr>
        <w:pStyle w:val="Instrbox"/>
      </w:pPr>
      <w:r>
        <w:t>The engineer must select between ventilation logic options:</w:t>
      </w:r>
    </w:p>
    <w:p w14:paraId="0CA96A06" w14:textId="62D1B8FA" w:rsidR="009045A3" w:rsidRDefault="009045A3" w:rsidP="00B37EF3">
      <w:pPr>
        <w:pStyle w:val="Instrbox"/>
      </w:pPr>
      <w:r>
        <w:t>If</w:t>
      </w:r>
      <w:r w:rsidRPr="00BC7581">
        <w:t xml:space="preserve"> there are airflow sensors at both inlets to the box</w:t>
      </w:r>
      <w:r>
        <w:t xml:space="preserve">, use Section </w:t>
      </w:r>
      <w:r w:rsidR="00CA5DFF">
        <w:fldChar w:fldCharType="begin"/>
      </w:r>
      <w:r w:rsidR="00CA5DFF">
        <w:instrText xml:space="preserve"> REF _Ref38825082 \w \h </w:instrText>
      </w:r>
      <w:r w:rsidR="00CA5DFF">
        <w:fldChar w:fldCharType="separate"/>
      </w:r>
      <w:r w:rsidR="0037258A">
        <w:t>5.11.5.1</w:t>
      </w:r>
      <w:r w:rsidR="00CA5DFF">
        <w:fldChar w:fldCharType="end"/>
      </w:r>
      <w:r>
        <w:t xml:space="preserve"> and delete Section</w:t>
      </w:r>
      <w:r w:rsidR="009939FB">
        <w:t xml:space="preserve"> </w:t>
      </w:r>
      <w:r w:rsidR="009939FB">
        <w:fldChar w:fldCharType="begin"/>
      </w:r>
      <w:r w:rsidR="009939FB">
        <w:instrText xml:space="preserve"> REF _Ref38878062 \w \h </w:instrText>
      </w:r>
      <w:r w:rsidR="009939FB">
        <w:fldChar w:fldCharType="separate"/>
      </w:r>
      <w:r w:rsidR="0037258A">
        <w:t>5.11.5.2</w:t>
      </w:r>
      <w:r w:rsidR="009939FB">
        <w:fldChar w:fldCharType="end"/>
      </w:r>
      <w:r>
        <w:t>.</w:t>
      </w:r>
    </w:p>
    <w:p w14:paraId="5A5510A4" w14:textId="319DBEC6" w:rsidR="009045A3" w:rsidRPr="00BC7581" w:rsidRDefault="009045A3" w:rsidP="00B37EF3">
      <w:pPr>
        <w:pStyle w:val="Instrbox"/>
      </w:pPr>
      <w:r w:rsidRPr="00BC7581">
        <w:t xml:space="preserve">If there is a single airflow sensor at the box discharge, </w:t>
      </w:r>
      <w:r>
        <w:t xml:space="preserve">use Section </w:t>
      </w:r>
      <w:r w:rsidR="009939FB">
        <w:fldChar w:fldCharType="begin"/>
      </w:r>
      <w:r w:rsidR="009939FB">
        <w:instrText xml:space="preserve"> REF _Ref38878062 \w \h </w:instrText>
      </w:r>
      <w:r w:rsidR="009939FB">
        <w:fldChar w:fldCharType="separate"/>
      </w:r>
      <w:r w:rsidR="0037258A">
        <w:t>5.11.5.2</w:t>
      </w:r>
      <w:r w:rsidR="009939FB">
        <w:fldChar w:fldCharType="end"/>
      </w:r>
      <w:r>
        <w:t xml:space="preserve"> and delete Section </w:t>
      </w:r>
      <w:r w:rsidR="00CA5DFF">
        <w:fldChar w:fldCharType="begin"/>
      </w:r>
      <w:r w:rsidR="00CA5DFF">
        <w:instrText xml:space="preserve"> REF _Ref38825082 \w \h </w:instrText>
      </w:r>
      <w:r w:rsidR="00CA5DFF">
        <w:fldChar w:fldCharType="separate"/>
      </w:r>
      <w:r w:rsidR="0037258A">
        <w:t>5.11.5.1</w:t>
      </w:r>
      <w:r w:rsidR="00CA5DFF">
        <w:fldChar w:fldCharType="end"/>
      </w:r>
      <w:r>
        <w:t>.</w:t>
      </w:r>
    </w:p>
    <w:p w14:paraId="0C6C40B8" w14:textId="481540B7" w:rsidR="009045A3" w:rsidRPr="00BC7581" w:rsidRDefault="009045A3" w:rsidP="0087618D">
      <w:pPr>
        <w:pStyle w:val="Heading4"/>
      </w:pPr>
      <w:bookmarkStart w:id="5243" w:name="_Ref439943436"/>
      <w:bookmarkStart w:id="5244" w:name="_Ref38825082"/>
      <w:r w:rsidRPr="00BC7581">
        <w:t xml:space="preserve">Temperature and Damper Control with </w:t>
      </w:r>
      <w:bookmarkEnd w:id="5243"/>
      <w:r>
        <w:t>Dual Inlet Airflow Sensors</w:t>
      </w:r>
      <w:bookmarkEnd w:id="5244"/>
    </w:p>
    <w:p w14:paraId="2FFB7DDB" w14:textId="73D10942" w:rsidR="009045A3" w:rsidRPr="00BC7581" w:rsidRDefault="009045A3" w:rsidP="007C1423">
      <w:pPr>
        <w:pStyle w:val="Heading5"/>
      </w:pPr>
      <w:r w:rsidRPr="00BC7581">
        <w:t xml:space="preserve">When the </w:t>
      </w:r>
      <w:r w:rsidR="005474F7">
        <w:rPr>
          <w:rFonts w:cs="Times New Roman PS MT"/>
          <w:bCs/>
          <w:szCs w:val="20"/>
        </w:rPr>
        <w:t>Zone State</w:t>
      </w:r>
      <w:r w:rsidRPr="00BC7581">
        <w:t xml:space="preserve"> is </w:t>
      </w:r>
      <w:r>
        <w:rPr>
          <w:rFonts w:cs="Times New Roman PS MT"/>
          <w:bCs/>
          <w:szCs w:val="20"/>
        </w:rPr>
        <w:t>cooling</w:t>
      </w:r>
      <w:r w:rsidRPr="00BC7581">
        <w:t xml:space="preserve">, the </w:t>
      </w:r>
      <w:r>
        <w:rPr>
          <w:rFonts w:cs="Times New Roman PS MT"/>
          <w:bCs/>
          <w:szCs w:val="20"/>
        </w:rPr>
        <w:t>cooling-loop</w:t>
      </w:r>
      <w:r w:rsidRPr="00BC7581">
        <w:t xml:space="preserve"> output shall reset the </w:t>
      </w:r>
      <w:r w:rsidR="000E0286">
        <w:t>active cold duct</w:t>
      </w:r>
      <w:r w:rsidR="000E0286" w:rsidRPr="00BC7581">
        <w:t xml:space="preserve"> </w:t>
      </w:r>
      <w:r w:rsidRPr="00BC7581">
        <w:t xml:space="preserve">airflow </w:t>
      </w:r>
      <w:r w:rsidR="00D21A33">
        <w:rPr>
          <w:rFonts w:cs="Times New Roman PS MT"/>
          <w:bCs/>
          <w:szCs w:val="20"/>
        </w:rPr>
        <w:t>setpoint</w:t>
      </w:r>
      <w:r w:rsidRPr="00BC7581">
        <w:t xml:space="preserve"> from the minimum </w:t>
      </w:r>
      <w:r w:rsidR="000E0286">
        <w:t xml:space="preserve">endpoint </w:t>
      </w:r>
      <w:r w:rsidRPr="00BC7581">
        <w:t xml:space="preserve">to cooling maximum </w:t>
      </w:r>
      <w:r w:rsidR="000E0286">
        <w:rPr>
          <w:rFonts w:cs="Times New Roman PS MT"/>
          <w:bCs/>
          <w:szCs w:val="20"/>
        </w:rPr>
        <w:t>endpoint</w:t>
      </w:r>
      <w:r w:rsidRPr="00BC7581">
        <w:t xml:space="preserve">. The </w:t>
      </w:r>
      <w:r w:rsidR="00616804">
        <w:t>cold duct</w:t>
      </w:r>
      <w:r w:rsidR="00616804" w:rsidRPr="00BC7581">
        <w:t xml:space="preserve"> </w:t>
      </w:r>
      <w:r w:rsidRPr="00BC7581">
        <w:t xml:space="preserve">damper shall be modulated by a control loop to maintain the measured cooling airflow at </w:t>
      </w:r>
      <w:r w:rsidR="000E0286">
        <w:t xml:space="preserve">the active cold duct airflow </w:t>
      </w:r>
      <w:r w:rsidR="00D21A33">
        <w:rPr>
          <w:rFonts w:cs="Times New Roman PS MT"/>
          <w:bCs/>
          <w:szCs w:val="20"/>
        </w:rPr>
        <w:t>setpoint</w:t>
      </w:r>
      <w:r>
        <w:rPr>
          <w:rFonts w:cs="Times New Roman PS MT"/>
          <w:bCs/>
          <w:szCs w:val="20"/>
        </w:rPr>
        <w:t>.</w:t>
      </w:r>
      <w:r w:rsidRPr="00BC7581">
        <w:t xml:space="preserve"> The </w:t>
      </w:r>
      <w:r w:rsidR="00616804">
        <w:t>hot duct</w:t>
      </w:r>
      <w:r w:rsidR="00616804" w:rsidRPr="00BC7581">
        <w:t xml:space="preserve"> </w:t>
      </w:r>
      <w:r w:rsidRPr="00BC7581">
        <w:t>damper shall be closed.</w:t>
      </w:r>
    </w:p>
    <w:p w14:paraId="5E17F813" w14:textId="355D2057" w:rsidR="009045A3" w:rsidRPr="00BC7581" w:rsidRDefault="009045A3" w:rsidP="007C1423">
      <w:pPr>
        <w:pStyle w:val="Heading6"/>
      </w:pPr>
      <w:r w:rsidRPr="00BC7581">
        <w:t>If cold</w:t>
      </w:r>
      <w:r>
        <w:rPr>
          <w:rFonts w:cs="Times New Roman PS MT"/>
          <w:bCs/>
          <w:szCs w:val="20"/>
        </w:rPr>
        <w:t>-</w:t>
      </w:r>
      <w:r w:rsidRPr="00BC7581">
        <w:t xml:space="preserve">deck supply air temperature from </w:t>
      </w:r>
      <w:r>
        <w:rPr>
          <w:rFonts w:cs="Times New Roman PS MT"/>
          <w:bCs/>
          <w:szCs w:val="20"/>
        </w:rPr>
        <w:t xml:space="preserve">the </w:t>
      </w:r>
      <w:r w:rsidRPr="00BC7581">
        <w:t xml:space="preserve">air handler is greater than room temperature, </w:t>
      </w:r>
      <w:r w:rsidR="000E0286">
        <w:t xml:space="preserve">the active cold duct </w:t>
      </w:r>
      <w:r w:rsidRPr="00BC7581">
        <w:t xml:space="preserve">airflow </w:t>
      </w:r>
      <w:r w:rsidR="00D21A33">
        <w:rPr>
          <w:rFonts w:cs="Times New Roman PS MT"/>
          <w:bCs/>
          <w:szCs w:val="20"/>
        </w:rPr>
        <w:t>setpoint</w:t>
      </w:r>
      <w:r w:rsidRPr="00BC7581">
        <w:t xml:space="preserve"> shall be no higher than the minimum</w:t>
      </w:r>
      <w:r w:rsidR="000E0286">
        <w:t xml:space="preserve"> endpoint</w:t>
      </w:r>
      <w:r w:rsidRPr="00BC7581">
        <w:t>.</w:t>
      </w:r>
    </w:p>
    <w:p w14:paraId="5894CF9C" w14:textId="5124CB68" w:rsidR="009045A3" w:rsidRPr="00BC7581" w:rsidRDefault="009045A3" w:rsidP="007C1423">
      <w:pPr>
        <w:pStyle w:val="Heading5"/>
      </w:pPr>
      <w:r w:rsidRPr="00BC7581">
        <w:t xml:space="preserve">When the </w:t>
      </w:r>
      <w:r w:rsidR="005474F7">
        <w:rPr>
          <w:rFonts w:cs="Times New Roman PS MT"/>
          <w:bCs/>
          <w:szCs w:val="20"/>
        </w:rPr>
        <w:t>Zone State</w:t>
      </w:r>
      <w:r w:rsidRPr="00BC7581">
        <w:t xml:space="preserve"> is </w:t>
      </w:r>
      <w:proofErr w:type="spellStart"/>
      <w:r>
        <w:rPr>
          <w:rFonts w:cs="Times New Roman PS MT"/>
          <w:bCs/>
          <w:szCs w:val="20"/>
        </w:rPr>
        <w:t>deadband</w:t>
      </w:r>
      <w:proofErr w:type="spellEnd"/>
      <w:r w:rsidRPr="00BC7581">
        <w:t xml:space="preserve">, the </w:t>
      </w:r>
      <w:r w:rsidR="000E0286" w:rsidRPr="000E0286">
        <w:t>active cold duct and hot duct</w:t>
      </w:r>
      <w:r w:rsidR="00FD5E11">
        <w:t xml:space="preserve"> </w:t>
      </w:r>
      <w:r w:rsidRPr="00BC7581">
        <w:t xml:space="preserve">airflow </w:t>
      </w:r>
      <w:r w:rsidR="00D21A33">
        <w:rPr>
          <w:rFonts w:cs="Times New Roman PS MT"/>
          <w:bCs/>
          <w:szCs w:val="20"/>
        </w:rPr>
        <w:t>setpoint</w:t>
      </w:r>
      <w:r>
        <w:rPr>
          <w:rFonts w:cs="Times New Roman PS MT"/>
          <w:bCs/>
          <w:szCs w:val="20"/>
        </w:rPr>
        <w:t>s</w:t>
      </w:r>
      <w:r w:rsidRPr="00BC7581">
        <w:t xml:space="preserve"> shall be their last </w:t>
      </w:r>
      <w:r w:rsidR="00D21A33">
        <w:rPr>
          <w:rFonts w:cs="Times New Roman PS MT"/>
          <w:bCs/>
          <w:szCs w:val="20"/>
        </w:rPr>
        <w:t>setpoint</w:t>
      </w:r>
      <w:r>
        <w:rPr>
          <w:rFonts w:cs="Times New Roman PS MT"/>
          <w:bCs/>
          <w:szCs w:val="20"/>
        </w:rPr>
        <w:t>s</w:t>
      </w:r>
      <w:r w:rsidRPr="00BC7581">
        <w:t xml:space="preserve"> just before entering </w:t>
      </w:r>
      <w:proofErr w:type="spellStart"/>
      <w:r>
        <w:rPr>
          <w:rFonts w:cs="Times New Roman PS MT"/>
          <w:bCs/>
          <w:szCs w:val="20"/>
        </w:rPr>
        <w:t>deadband</w:t>
      </w:r>
      <w:proofErr w:type="spellEnd"/>
      <w:r>
        <w:rPr>
          <w:rFonts w:cs="Times New Roman PS MT"/>
          <w:bCs/>
          <w:szCs w:val="20"/>
        </w:rPr>
        <w:t>.</w:t>
      </w:r>
      <w:r w:rsidRPr="00BC7581">
        <w:t xml:space="preserve"> In other words, when going from </w:t>
      </w:r>
      <w:r>
        <w:rPr>
          <w:rFonts w:cs="Times New Roman PS MT"/>
          <w:bCs/>
          <w:szCs w:val="20"/>
        </w:rPr>
        <w:t>cooling</w:t>
      </w:r>
      <w:r w:rsidRPr="00BC7581">
        <w:t xml:space="preserve"> to </w:t>
      </w:r>
      <w:proofErr w:type="spellStart"/>
      <w:r>
        <w:rPr>
          <w:rFonts w:cs="Times New Roman PS MT"/>
          <w:bCs/>
          <w:szCs w:val="20"/>
        </w:rPr>
        <w:t>deadband</w:t>
      </w:r>
      <w:proofErr w:type="spellEnd"/>
      <w:r w:rsidRPr="00BC7581">
        <w:t xml:space="preserve">, the </w:t>
      </w:r>
      <w:r w:rsidR="000E0286">
        <w:t xml:space="preserve">active cold duct </w:t>
      </w:r>
      <w:r w:rsidRPr="00BC7581">
        <w:t xml:space="preserve">airflow </w:t>
      </w:r>
      <w:r w:rsidR="00D21A33">
        <w:rPr>
          <w:rFonts w:cs="Times New Roman PS MT"/>
          <w:bCs/>
          <w:szCs w:val="20"/>
        </w:rPr>
        <w:t>setpoint</w:t>
      </w:r>
      <w:r w:rsidRPr="00BC7581">
        <w:t xml:space="preserve"> is equal to the minimum</w:t>
      </w:r>
      <w:r w:rsidR="00616804">
        <w:t xml:space="preserve"> endpoint</w:t>
      </w:r>
      <w:r>
        <w:rPr>
          <w:rFonts w:cs="Times New Roman PS MT"/>
          <w:bCs/>
          <w:szCs w:val="20"/>
        </w:rPr>
        <w:t>,</w:t>
      </w:r>
      <w:r w:rsidRPr="00BC7581">
        <w:t xml:space="preserve"> and the </w:t>
      </w:r>
      <w:r w:rsidR="00616804">
        <w:t xml:space="preserve">active hot duct airflow </w:t>
      </w:r>
      <w:r w:rsidR="00D21A33">
        <w:rPr>
          <w:rFonts w:cs="Times New Roman PS MT"/>
          <w:bCs/>
          <w:szCs w:val="20"/>
        </w:rPr>
        <w:t>setpoint</w:t>
      </w:r>
      <w:r w:rsidRPr="00BC7581">
        <w:t xml:space="preserve"> is zero. When going from </w:t>
      </w:r>
      <w:r>
        <w:rPr>
          <w:rFonts w:cs="Times New Roman PS MT"/>
          <w:bCs/>
          <w:szCs w:val="20"/>
        </w:rPr>
        <w:t>heating</w:t>
      </w:r>
      <w:r w:rsidRPr="00BC7581">
        <w:t xml:space="preserve"> to </w:t>
      </w:r>
      <w:proofErr w:type="spellStart"/>
      <w:r>
        <w:rPr>
          <w:rFonts w:cs="Times New Roman PS MT"/>
          <w:bCs/>
          <w:szCs w:val="20"/>
        </w:rPr>
        <w:t>deadband</w:t>
      </w:r>
      <w:proofErr w:type="spellEnd"/>
      <w:r w:rsidRPr="00BC7581">
        <w:t xml:space="preserve">, the </w:t>
      </w:r>
      <w:r w:rsidR="00616804">
        <w:t xml:space="preserve">active hot duct </w:t>
      </w:r>
      <w:r w:rsidRPr="00BC7581">
        <w:t xml:space="preserve">airflow </w:t>
      </w:r>
      <w:r w:rsidR="00D21A33">
        <w:rPr>
          <w:rFonts w:cs="Times New Roman PS MT"/>
          <w:bCs/>
          <w:szCs w:val="20"/>
        </w:rPr>
        <w:t>setpoint</w:t>
      </w:r>
      <w:r w:rsidRPr="00BC7581">
        <w:t xml:space="preserve"> is equal to the minimum</w:t>
      </w:r>
      <w:r w:rsidR="00616804">
        <w:t xml:space="preserve"> endpoint</w:t>
      </w:r>
      <w:r>
        <w:rPr>
          <w:rFonts w:cs="Times New Roman PS MT"/>
          <w:bCs/>
          <w:szCs w:val="20"/>
        </w:rPr>
        <w:t>,</w:t>
      </w:r>
      <w:r w:rsidRPr="00BC7581">
        <w:t xml:space="preserve"> and the </w:t>
      </w:r>
      <w:r w:rsidR="00616804">
        <w:t xml:space="preserve">active cold duct airflow </w:t>
      </w:r>
      <w:r w:rsidR="00D21A33">
        <w:rPr>
          <w:rFonts w:cs="Times New Roman PS MT"/>
          <w:bCs/>
          <w:szCs w:val="20"/>
        </w:rPr>
        <w:t>setpoint</w:t>
      </w:r>
      <w:r w:rsidRPr="00BC7581">
        <w:t xml:space="preserve"> is zero. This results in a snap-action switch in the damper </w:t>
      </w:r>
      <w:r w:rsidR="00D21A33">
        <w:rPr>
          <w:rFonts w:cs="Times New Roman PS MT"/>
          <w:bCs/>
          <w:szCs w:val="20"/>
        </w:rPr>
        <w:t>setpoint</w:t>
      </w:r>
      <w:r w:rsidRPr="00BC7581">
        <w:t xml:space="preserve"> as indicated in </w:t>
      </w:r>
      <w:r>
        <w:rPr>
          <w:rFonts w:cs="Times New Roman PS MT"/>
          <w:bCs/>
          <w:szCs w:val="20"/>
        </w:rPr>
        <w:t>Figures 5.11.5-1 and 5.11.5-2</w:t>
      </w:r>
      <w:r w:rsidRPr="00BC7581">
        <w:t>.</w:t>
      </w:r>
    </w:p>
    <w:p w14:paraId="5FED844A" w14:textId="25549ACD" w:rsidR="009045A3" w:rsidRPr="00BC7581" w:rsidRDefault="009045A3" w:rsidP="00B37EF3">
      <w:pPr>
        <w:pStyle w:val="Infobox"/>
      </w:pPr>
      <w:r w:rsidRPr="00BC7581">
        <w:t>With snap</w:t>
      </w:r>
      <w:r>
        <w:rPr>
          <w:bCs/>
        </w:rPr>
        <w:t>-</w:t>
      </w:r>
      <w:r w:rsidRPr="00BC7581">
        <w:t xml:space="preserve">acting logic, the </w:t>
      </w:r>
      <w:proofErr w:type="spellStart"/>
      <w:r w:rsidRPr="00BC7581">
        <w:t>deadband</w:t>
      </w:r>
      <w:proofErr w:type="spellEnd"/>
      <w:r w:rsidRPr="00BC7581">
        <w:t xml:space="preserve"> airflow is maintained by the damper from the last mode, rather than always using the cold deck, as per the mixing sequences below. This is to avoid instability when transitioning from heating to </w:t>
      </w:r>
      <w:proofErr w:type="spellStart"/>
      <w:r w:rsidRPr="00BC7581">
        <w:t>deadband</w:t>
      </w:r>
      <w:proofErr w:type="spellEnd"/>
      <w:r w:rsidRPr="00BC7581">
        <w:t>.</w:t>
      </w:r>
    </w:p>
    <w:p w14:paraId="35F8E4F3" w14:textId="07AFD12C" w:rsidR="009045A3" w:rsidRPr="00BC7581" w:rsidRDefault="009045A3" w:rsidP="007C1423">
      <w:pPr>
        <w:pStyle w:val="Heading5"/>
      </w:pPr>
      <w:r w:rsidRPr="00BC7581">
        <w:t xml:space="preserve">When the </w:t>
      </w:r>
      <w:r w:rsidR="005474F7">
        <w:rPr>
          <w:rFonts w:cs="Times New Roman PS MT"/>
          <w:bCs/>
          <w:szCs w:val="20"/>
        </w:rPr>
        <w:t>Zone State</w:t>
      </w:r>
      <w:r w:rsidRPr="00BC7581">
        <w:t xml:space="preserve"> is </w:t>
      </w:r>
      <w:r>
        <w:rPr>
          <w:rFonts w:cs="Times New Roman PS MT"/>
          <w:bCs/>
          <w:szCs w:val="20"/>
        </w:rPr>
        <w:t>heating</w:t>
      </w:r>
      <w:r w:rsidRPr="00BC7581">
        <w:t xml:space="preserve">, the </w:t>
      </w:r>
      <w:r>
        <w:rPr>
          <w:rFonts w:cs="Times New Roman PS MT"/>
          <w:bCs/>
          <w:szCs w:val="20"/>
        </w:rPr>
        <w:t>heating-loop</w:t>
      </w:r>
      <w:r w:rsidRPr="00BC7581">
        <w:t xml:space="preserve"> output shall reset the </w:t>
      </w:r>
      <w:r w:rsidR="00616804">
        <w:t xml:space="preserve">active hot </w:t>
      </w:r>
      <w:proofErr w:type="gramStart"/>
      <w:r w:rsidR="00616804">
        <w:t xml:space="preserve">duct </w:t>
      </w:r>
      <w:r w:rsidRPr="00BC7581">
        <w:t xml:space="preserve"> airflow</w:t>
      </w:r>
      <w:proofErr w:type="gramEnd"/>
      <w:r w:rsidRPr="00BC7581">
        <w:t xml:space="preserve"> </w:t>
      </w:r>
      <w:r w:rsidR="00D21A33">
        <w:rPr>
          <w:rFonts w:cs="Times New Roman PS MT"/>
          <w:bCs/>
          <w:szCs w:val="20"/>
        </w:rPr>
        <w:t>setpoint</w:t>
      </w:r>
      <w:r w:rsidRPr="00BC7581">
        <w:t xml:space="preserve"> from the minimum </w:t>
      </w:r>
      <w:r w:rsidR="00616804">
        <w:t xml:space="preserve">endpoint </w:t>
      </w:r>
      <w:r w:rsidRPr="00BC7581">
        <w:t xml:space="preserve">to heating maximum </w:t>
      </w:r>
      <w:r w:rsidR="00616804">
        <w:rPr>
          <w:rFonts w:cs="Times New Roman PS MT"/>
          <w:bCs/>
          <w:szCs w:val="20"/>
        </w:rPr>
        <w:t>endpoint</w:t>
      </w:r>
      <w:r>
        <w:rPr>
          <w:rFonts w:cs="Times New Roman PS MT"/>
          <w:bCs/>
          <w:szCs w:val="20"/>
        </w:rPr>
        <w:t>.</w:t>
      </w:r>
      <w:r w:rsidRPr="00BC7581">
        <w:t xml:space="preserve"> The </w:t>
      </w:r>
      <w:r w:rsidR="00616804">
        <w:t>hot duct</w:t>
      </w:r>
      <w:r w:rsidR="00616804" w:rsidRPr="00BC7581">
        <w:t xml:space="preserve"> </w:t>
      </w:r>
      <w:r w:rsidRPr="00BC7581">
        <w:t xml:space="preserve">damper shall be modulated </w:t>
      </w:r>
      <w:r w:rsidRPr="00BC7581">
        <w:lastRenderedPageBreak/>
        <w:t xml:space="preserve">by a control loop to maintain the measured heating airflow at </w:t>
      </w:r>
      <w:r w:rsidR="00616804">
        <w:t xml:space="preserve">the active hot duct airflow </w:t>
      </w:r>
      <w:r w:rsidR="00D21A33">
        <w:rPr>
          <w:rFonts w:cs="Times New Roman PS MT"/>
          <w:bCs/>
          <w:szCs w:val="20"/>
        </w:rPr>
        <w:t>setpoint</w:t>
      </w:r>
      <w:r>
        <w:rPr>
          <w:rFonts w:cs="Times New Roman PS MT"/>
          <w:bCs/>
          <w:szCs w:val="20"/>
        </w:rPr>
        <w:t>.</w:t>
      </w:r>
      <w:r w:rsidRPr="00BC7581">
        <w:t xml:space="preserve"> The </w:t>
      </w:r>
      <w:r w:rsidR="00616804">
        <w:t>cold duct</w:t>
      </w:r>
      <w:r w:rsidR="00616804" w:rsidRPr="00BC7581">
        <w:t xml:space="preserve"> </w:t>
      </w:r>
      <w:r w:rsidRPr="00BC7581">
        <w:t>damper shall be closed.</w:t>
      </w:r>
    </w:p>
    <w:p w14:paraId="2873FE7E" w14:textId="7EF83A08" w:rsidR="009045A3" w:rsidRPr="00BC7581" w:rsidRDefault="009045A3" w:rsidP="007C1423">
      <w:pPr>
        <w:pStyle w:val="Heading6"/>
      </w:pPr>
      <w:r w:rsidRPr="00BC7581">
        <w:t>If hot</w:t>
      </w:r>
      <w:r>
        <w:rPr>
          <w:rFonts w:cs="Times New Roman PS MT"/>
          <w:bCs/>
          <w:szCs w:val="20"/>
        </w:rPr>
        <w:t>-</w:t>
      </w:r>
      <w:r w:rsidRPr="00BC7581">
        <w:t xml:space="preserve">deck supply air temperature from </w:t>
      </w:r>
      <w:r>
        <w:rPr>
          <w:rFonts w:cs="Times New Roman PS MT"/>
          <w:bCs/>
          <w:szCs w:val="20"/>
        </w:rPr>
        <w:t xml:space="preserve">the </w:t>
      </w:r>
      <w:r w:rsidRPr="00BC7581">
        <w:t xml:space="preserve">air handler is less than room temperature, </w:t>
      </w:r>
      <w:r w:rsidR="00616804">
        <w:t>the active hot duct</w:t>
      </w:r>
      <w:r w:rsidRPr="00BC7581">
        <w:t xml:space="preserve"> airflow </w:t>
      </w:r>
      <w:r w:rsidR="00D21A33">
        <w:rPr>
          <w:rFonts w:cs="Times New Roman PS MT"/>
          <w:bCs/>
          <w:szCs w:val="20"/>
        </w:rPr>
        <w:t>setpoint</w:t>
      </w:r>
      <w:r w:rsidRPr="00BC7581">
        <w:t xml:space="preserve"> shall be no higher than the minimum</w:t>
      </w:r>
      <w:r w:rsidR="00616804">
        <w:t xml:space="preserve"> endpoint</w:t>
      </w:r>
      <w:r w:rsidRPr="00BC7581">
        <w:t>.</w:t>
      </w:r>
    </w:p>
    <w:p w14:paraId="04F6F4CE" w14:textId="77777777" w:rsidR="009045A3" w:rsidRPr="00BC7581" w:rsidRDefault="009045A3" w:rsidP="00B37EF3">
      <w:pPr>
        <w:pStyle w:val="Instrbox"/>
      </w:pPr>
      <w:r w:rsidRPr="00BC7581">
        <w:t>The engineer must select between airflow sensor configuration options:</w:t>
      </w:r>
    </w:p>
    <w:p w14:paraId="111A2BD3" w14:textId="722FC152" w:rsidR="009045A3" w:rsidRDefault="009045A3" w:rsidP="00B37EF3">
      <w:pPr>
        <w:pStyle w:val="Instrbox"/>
      </w:pPr>
      <w:r>
        <w:t>If</w:t>
      </w:r>
      <w:r w:rsidRPr="00BC7581">
        <w:t xml:space="preserve"> there is a single airflow sensor at the box discharge</w:t>
      </w:r>
      <w:r>
        <w:t xml:space="preserve">, use Section </w:t>
      </w:r>
      <w:r w:rsidR="009939FB">
        <w:fldChar w:fldCharType="begin"/>
      </w:r>
      <w:r w:rsidR="009939FB">
        <w:instrText xml:space="preserve"> REF _Ref38878062 \w \h </w:instrText>
      </w:r>
      <w:r w:rsidR="009939FB">
        <w:fldChar w:fldCharType="separate"/>
      </w:r>
      <w:r w:rsidR="0037258A">
        <w:t>5.11.5.2</w:t>
      </w:r>
      <w:r w:rsidR="009939FB">
        <w:fldChar w:fldCharType="end"/>
      </w:r>
      <w:r>
        <w:t xml:space="preserve"> and delete Section </w:t>
      </w:r>
      <w:r w:rsidR="00CA5DFF">
        <w:fldChar w:fldCharType="begin"/>
      </w:r>
      <w:r w:rsidR="00CA5DFF">
        <w:instrText xml:space="preserve"> REF _Ref38825082 \w \h </w:instrText>
      </w:r>
      <w:r w:rsidR="00CA5DFF">
        <w:fldChar w:fldCharType="separate"/>
      </w:r>
      <w:r w:rsidR="0037258A">
        <w:t>5.11.5.1</w:t>
      </w:r>
      <w:r w:rsidR="00CA5DFF">
        <w:fldChar w:fldCharType="end"/>
      </w:r>
      <w:r>
        <w:t>.</w:t>
      </w:r>
    </w:p>
    <w:p w14:paraId="340FFED7" w14:textId="3D1BBC1A" w:rsidR="009045A3" w:rsidRPr="00BC7581" w:rsidRDefault="009045A3" w:rsidP="00B37EF3">
      <w:pPr>
        <w:pStyle w:val="Instrbox"/>
      </w:pPr>
      <w:r w:rsidRPr="00BC7581">
        <w:t xml:space="preserve">If there are airflow sensors at both inlets to the box, </w:t>
      </w:r>
      <w:r>
        <w:t xml:space="preserve">use Section </w:t>
      </w:r>
      <w:r w:rsidR="00CA5DFF">
        <w:fldChar w:fldCharType="begin"/>
      </w:r>
      <w:r w:rsidR="00CA5DFF">
        <w:instrText xml:space="preserve"> REF _Ref38825082 \w \h </w:instrText>
      </w:r>
      <w:r w:rsidR="00CA5DFF">
        <w:fldChar w:fldCharType="separate"/>
      </w:r>
      <w:r w:rsidR="0037258A">
        <w:t>5.11.5.1</w:t>
      </w:r>
      <w:r w:rsidR="00CA5DFF">
        <w:fldChar w:fldCharType="end"/>
      </w:r>
      <w:r>
        <w:t xml:space="preserve"> and delete Section </w:t>
      </w:r>
      <w:r w:rsidR="009939FB">
        <w:fldChar w:fldCharType="begin"/>
      </w:r>
      <w:r w:rsidR="009939FB">
        <w:instrText xml:space="preserve"> REF _Ref38878062 \w \h </w:instrText>
      </w:r>
      <w:r w:rsidR="009939FB">
        <w:fldChar w:fldCharType="separate"/>
      </w:r>
      <w:r w:rsidR="0037258A">
        <w:t>5.11.5.2</w:t>
      </w:r>
      <w:r w:rsidR="009939FB">
        <w:fldChar w:fldCharType="end"/>
      </w:r>
      <w:r w:rsidRPr="00BC7581">
        <w:t>.</w:t>
      </w:r>
    </w:p>
    <w:p w14:paraId="64B058FE" w14:textId="6DD0CA31" w:rsidR="009045A3" w:rsidRPr="00BC7581" w:rsidRDefault="009045A3" w:rsidP="0087618D">
      <w:pPr>
        <w:pStyle w:val="Heading4"/>
      </w:pPr>
      <w:bookmarkStart w:id="5245" w:name="_Ref439943454"/>
      <w:bookmarkStart w:id="5246" w:name="_Ref38878062"/>
      <w:r w:rsidRPr="00BC7581">
        <w:t xml:space="preserve">Temperature and Damper Control with a </w:t>
      </w:r>
      <w:bookmarkEnd w:id="5245"/>
      <w:r>
        <w:t>Single Discharge Airflow Sensor</w:t>
      </w:r>
      <w:bookmarkEnd w:id="5246"/>
    </w:p>
    <w:p w14:paraId="5C52EEC6" w14:textId="7AE9F5AC" w:rsidR="009045A3" w:rsidRPr="00BC7581" w:rsidRDefault="009045A3" w:rsidP="007C1423">
      <w:pPr>
        <w:pStyle w:val="Heading5"/>
      </w:pPr>
      <w:r w:rsidRPr="00BC7581">
        <w:t xml:space="preserve">When the </w:t>
      </w:r>
      <w:r w:rsidR="005474F7">
        <w:rPr>
          <w:rFonts w:cs="Times New Roman PS MT"/>
          <w:bCs/>
          <w:szCs w:val="20"/>
        </w:rPr>
        <w:t>Zone State</w:t>
      </w:r>
      <w:r>
        <w:rPr>
          <w:rFonts w:cs="Times New Roman PS MT"/>
          <w:bCs/>
          <w:szCs w:val="20"/>
        </w:rPr>
        <w:t>s</w:t>
      </w:r>
      <w:r w:rsidRPr="00BC7581">
        <w:t xml:space="preserve"> is </w:t>
      </w:r>
      <w:r>
        <w:rPr>
          <w:rFonts w:cs="Times New Roman PS MT"/>
          <w:bCs/>
          <w:szCs w:val="20"/>
        </w:rPr>
        <w:t>cooling</w:t>
      </w:r>
      <w:r w:rsidRPr="00BC7581">
        <w:t xml:space="preserve">, the </w:t>
      </w:r>
      <w:r>
        <w:rPr>
          <w:rFonts w:cs="Times New Roman PS MT"/>
          <w:bCs/>
          <w:szCs w:val="20"/>
        </w:rPr>
        <w:t>cooling-loop</w:t>
      </w:r>
      <w:r w:rsidRPr="00BC7581">
        <w:t xml:space="preserve"> output shall reset the </w:t>
      </w:r>
      <w:r w:rsidR="009939FB">
        <w:t xml:space="preserve">active </w:t>
      </w:r>
      <w:r w:rsidRPr="00BC7581">
        <w:t xml:space="preserve">discharge airflow </w:t>
      </w:r>
      <w:r w:rsidR="00D21A33">
        <w:rPr>
          <w:rFonts w:cs="Times New Roman PS MT"/>
          <w:bCs/>
          <w:szCs w:val="20"/>
        </w:rPr>
        <w:t>setpoint</w:t>
      </w:r>
      <w:r w:rsidRPr="00BC7581">
        <w:t xml:space="preserve"> from the minimum </w:t>
      </w:r>
      <w:r w:rsidR="009939FB">
        <w:t xml:space="preserve">endpoint </w:t>
      </w:r>
      <w:r w:rsidRPr="00BC7581">
        <w:t xml:space="preserve">to cooling maximum </w:t>
      </w:r>
      <w:r w:rsidR="009939FB">
        <w:rPr>
          <w:rFonts w:cs="Times New Roman PS MT"/>
          <w:bCs/>
          <w:szCs w:val="20"/>
        </w:rPr>
        <w:t>endpoint</w:t>
      </w:r>
      <w:r w:rsidRPr="00BC7581">
        <w:t xml:space="preserve">. The </w:t>
      </w:r>
      <w:r w:rsidR="009939FB">
        <w:t xml:space="preserve">cold duct </w:t>
      </w:r>
      <w:r w:rsidRPr="00BC7581">
        <w:t xml:space="preserve">damper shall be modulated by a control loop to maintain the measured discharge airflow at </w:t>
      </w:r>
      <w:r w:rsidR="009939FB">
        <w:t xml:space="preserve">active discharge airflow </w:t>
      </w:r>
      <w:r w:rsidR="00D21A33">
        <w:rPr>
          <w:rFonts w:cs="Times New Roman PS MT"/>
          <w:bCs/>
          <w:szCs w:val="20"/>
        </w:rPr>
        <w:t>setpoint</w:t>
      </w:r>
      <w:r>
        <w:rPr>
          <w:rFonts w:cs="Times New Roman PS MT"/>
          <w:bCs/>
          <w:szCs w:val="20"/>
        </w:rPr>
        <w:t>.</w:t>
      </w:r>
      <w:r w:rsidRPr="00BC7581">
        <w:t xml:space="preserve"> The </w:t>
      </w:r>
      <w:r w:rsidR="009939FB">
        <w:t xml:space="preserve">hot duct </w:t>
      </w:r>
      <w:r w:rsidRPr="00BC7581">
        <w:t>damper shall be closed.</w:t>
      </w:r>
    </w:p>
    <w:p w14:paraId="749F0E59" w14:textId="46A38ACB" w:rsidR="009045A3" w:rsidRPr="00BC7581" w:rsidRDefault="009045A3" w:rsidP="007C1423">
      <w:pPr>
        <w:pStyle w:val="Heading5"/>
      </w:pPr>
      <w:r w:rsidRPr="00BC7581">
        <w:t xml:space="preserve">When the </w:t>
      </w:r>
      <w:r w:rsidR="005474F7">
        <w:rPr>
          <w:rFonts w:cs="Times New Roman PS MT"/>
          <w:bCs/>
          <w:szCs w:val="20"/>
        </w:rPr>
        <w:t>Zone State</w:t>
      </w:r>
      <w:r w:rsidRPr="00BC7581">
        <w:t xml:space="preserve"> is </w:t>
      </w:r>
      <w:proofErr w:type="spellStart"/>
      <w:r>
        <w:rPr>
          <w:rFonts w:cs="Times New Roman PS MT"/>
          <w:bCs/>
          <w:szCs w:val="20"/>
        </w:rPr>
        <w:t>deadband</w:t>
      </w:r>
      <w:proofErr w:type="spellEnd"/>
      <w:r w:rsidRPr="00BC7581">
        <w:t xml:space="preserve">, the </w:t>
      </w:r>
      <w:r w:rsidR="009939FB">
        <w:t xml:space="preserve">active </w:t>
      </w:r>
      <w:r w:rsidRPr="00BC7581">
        <w:t xml:space="preserve">discharge airflow </w:t>
      </w:r>
      <w:r w:rsidR="00D21A33">
        <w:rPr>
          <w:rFonts w:cs="Times New Roman PS MT"/>
          <w:bCs/>
          <w:szCs w:val="20"/>
        </w:rPr>
        <w:t>setpoint</w:t>
      </w:r>
      <w:r w:rsidRPr="00BC7581">
        <w:t xml:space="preserve"> shall be the minimum</w:t>
      </w:r>
      <w:r w:rsidR="009939FB">
        <w:t xml:space="preserve"> endpoint</w:t>
      </w:r>
      <w:r w:rsidRPr="00BC7581">
        <w:t xml:space="preserve">, maintained by the damper that was operative just before entering </w:t>
      </w:r>
      <w:proofErr w:type="spellStart"/>
      <w:r>
        <w:rPr>
          <w:rFonts w:cs="Times New Roman PS MT"/>
          <w:bCs/>
          <w:szCs w:val="20"/>
        </w:rPr>
        <w:t>deadband</w:t>
      </w:r>
      <w:proofErr w:type="spellEnd"/>
      <w:r>
        <w:rPr>
          <w:rFonts w:cs="Times New Roman PS MT"/>
          <w:bCs/>
          <w:szCs w:val="20"/>
        </w:rPr>
        <w:t>.</w:t>
      </w:r>
      <w:r w:rsidRPr="00BC7581">
        <w:t xml:space="preserve"> The other damper shall remain closed. In other words, when going from </w:t>
      </w:r>
      <w:r>
        <w:rPr>
          <w:rFonts w:cs="Times New Roman PS MT"/>
          <w:bCs/>
          <w:szCs w:val="20"/>
        </w:rPr>
        <w:t>cooling</w:t>
      </w:r>
      <w:r w:rsidRPr="00BC7581">
        <w:t xml:space="preserve"> to </w:t>
      </w:r>
      <w:proofErr w:type="spellStart"/>
      <w:r>
        <w:rPr>
          <w:rFonts w:cs="Times New Roman PS MT"/>
          <w:bCs/>
          <w:szCs w:val="20"/>
        </w:rPr>
        <w:t>deadband</w:t>
      </w:r>
      <w:proofErr w:type="spellEnd"/>
      <w:r w:rsidRPr="00BC7581">
        <w:t xml:space="preserve">, the </w:t>
      </w:r>
      <w:r w:rsidR="009939FB">
        <w:t xml:space="preserve">cold duct </w:t>
      </w:r>
      <w:r w:rsidRPr="00BC7581">
        <w:t xml:space="preserve">damper shall maintain the discharge airflow at the minimum </w:t>
      </w:r>
      <w:r w:rsidR="009939FB">
        <w:rPr>
          <w:rFonts w:cs="Times New Roman PS MT"/>
          <w:bCs/>
          <w:szCs w:val="20"/>
        </w:rPr>
        <w:t>endpoint</w:t>
      </w:r>
      <w:r>
        <w:rPr>
          <w:rFonts w:cs="Times New Roman PS MT"/>
          <w:bCs/>
          <w:szCs w:val="20"/>
        </w:rPr>
        <w:t>,</w:t>
      </w:r>
      <w:r w:rsidRPr="00BC7581">
        <w:t xml:space="preserve"> and the </w:t>
      </w:r>
      <w:r w:rsidR="009939FB">
        <w:t xml:space="preserve">hot duct </w:t>
      </w:r>
      <w:r w:rsidRPr="00BC7581">
        <w:t xml:space="preserve">damper shall be closed. When going from </w:t>
      </w:r>
      <w:r>
        <w:rPr>
          <w:rFonts w:cs="Times New Roman PS MT"/>
          <w:bCs/>
          <w:szCs w:val="20"/>
        </w:rPr>
        <w:t>heating</w:t>
      </w:r>
      <w:r w:rsidRPr="00BC7581">
        <w:t xml:space="preserve"> to </w:t>
      </w:r>
      <w:proofErr w:type="spellStart"/>
      <w:r>
        <w:rPr>
          <w:rFonts w:cs="Times New Roman PS MT"/>
          <w:bCs/>
          <w:szCs w:val="20"/>
        </w:rPr>
        <w:t>deadband</w:t>
      </w:r>
      <w:proofErr w:type="spellEnd"/>
      <w:r w:rsidRPr="00BC7581">
        <w:t xml:space="preserve">, the </w:t>
      </w:r>
      <w:r w:rsidR="009939FB">
        <w:t xml:space="preserve">hot duct </w:t>
      </w:r>
      <w:r w:rsidRPr="00BC7581">
        <w:t xml:space="preserve">damper shall maintain the discharge airflow at the zone minimum </w:t>
      </w:r>
      <w:r w:rsidR="0083711D">
        <w:rPr>
          <w:rFonts w:cs="Times New Roman PS MT"/>
          <w:bCs/>
          <w:szCs w:val="20"/>
        </w:rPr>
        <w:t>endpoint</w:t>
      </w:r>
      <w:r>
        <w:rPr>
          <w:rFonts w:cs="Times New Roman PS MT"/>
          <w:bCs/>
          <w:szCs w:val="20"/>
        </w:rPr>
        <w:t>,</w:t>
      </w:r>
      <w:r w:rsidRPr="00BC7581">
        <w:t xml:space="preserve"> and the </w:t>
      </w:r>
      <w:r w:rsidR="0083711D">
        <w:t xml:space="preserve">cold duct </w:t>
      </w:r>
      <w:r w:rsidRPr="00BC7581">
        <w:t xml:space="preserve">damper shall be closed. This results in a snap-action switch in the damper </w:t>
      </w:r>
      <w:r w:rsidR="00D21A33">
        <w:rPr>
          <w:rFonts w:cs="Times New Roman PS MT"/>
          <w:bCs/>
          <w:szCs w:val="20"/>
        </w:rPr>
        <w:t>setpoint</w:t>
      </w:r>
      <w:r w:rsidRPr="00BC7581">
        <w:t xml:space="preserve"> as indicated in </w:t>
      </w:r>
      <w:r>
        <w:rPr>
          <w:rFonts w:cs="Times New Roman PS MT"/>
          <w:bCs/>
          <w:szCs w:val="20"/>
        </w:rPr>
        <w:t>Figures 5.11.5-1 and 5.11.5-2</w:t>
      </w:r>
      <w:r w:rsidRPr="00BC7581">
        <w:t>.</w:t>
      </w:r>
    </w:p>
    <w:p w14:paraId="14F6662B" w14:textId="5770F5CC" w:rsidR="009045A3" w:rsidRPr="00BC7581" w:rsidRDefault="009045A3" w:rsidP="007C1423">
      <w:pPr>
        <w:pStyle w:val="Heading5"/>
      </w:pPr>
      <w:r w:rsidRPr="00BC7581">
        <w:t xml:space="preserve">When the </w:t>
      </w:r>
      <w:r w:rsidR="005474F7">
        <w:rPr>
          <w:rFonts w:cs="Times New Roman PS MT"/>
          <w:bCs/>
          <w:szCs w:val="20"/>
        </w:rPr>
        <w:t>Zone State</w:t>
      </w:r>
      <w:r w:rsidRPr="00BC7581">
        <w:t xml:space="preserve"> is </w:t>
      </w:r>
      <w:r>
        <w:rPr>
          <w:rFonts w:cs="Times New Roman PS MT"/>
          <w:bCs/>
          <w:szCs w:val="20"/>
        </w:rPr>
        <w:t>heating</w:t>
      </w:r>
      <w:r w:rsidRPr="00BC7581">
        <w:t xml:space="preserve">, the </w:t>
      </w:r>
      <w:r>
        <w:rPr>
          <w:rFonts w:cs="Times New Roman PS MT"/>
          <w:bCs/>
          <w:szCs w:val="20"/>
        </w:rPr>
        <w:t>heating-loop</w:t>
      </w:r>
      <w:r w:rsidRPr="00BC7581">
        <w:t xml:space="preserve"> output shall reset the </w:t>
      </w:r>
      <w:r w:rsidR="0083711D">
        <w:t xml:space="preserve">active </w:t>
      </w:r>
      <w:r w:rsidRPr="00BC7581">
        <w:t xml:space="preserve">discharge airflow </w:t>
      </w:r>
      <w:r w:rsidR="00D21A33">
        <w:rPr>
          <w:rFonts w:cs="Times New Roman PS MT"/>
          <w:bCs/>
          <w:szCs w:val="20"/>
        </w:rPr>
        <w:t>setpoint</w:t>
      </w:r>
      <w:r w:rsidRPr="00BC7581">
        <w:t xml:space="preserve"> from the minimum </w:t>
      </w:r>
      <w:r w:rsidR="0083711D">
        <w:t xml:space="preserve">endpoint </w:t>
      </w:r>
      <w:r w:rsidRPr="00BC7581">
        <w:t xml:space="preserve">to heating maximum </w:t>
      </w:r>
      <w:r w:rsidR="0083711D">
        <w:rPr>
          <w:rFonts w:cs="Times New Roman PS MT"/>
          <w:bCs/>
          <w:szCs w:val="20"/>
        </w:rPr>
        <w:t>endpoint</w:t>
      </w:r>
      <w:r>
        <w:rPr>
          <w:rFonts w:cs="Times New Roman PS MT"/>
          <w:bCs/>
          <w:szCs w:val="20"/>
        </w:rPr>
        <w:t>.</w:t>
      </w:r>
      <w:r w:rsidRPr="00BC7581">
        <w:t xml:space="preserve"> The </w:t>
      </w:r>
      <w:r w:rsidR="0083711D">
        <w:t xml:space="preserve">hot duct </w:t>
      </w:r>
      <w:r w:rsidRPr="00BC7581">
        <w:t xml:space="preserve">damper shall be modulated by a control loop to maintain the measured discharge airflow at </w:t>
      </w:r>
      <w:r w:rsidR="0083711D">
        <w:t xml:space="preserve">the active discharge airflow </w:t>
      </w:r>
      <w:r w:rsidR="00D21A33">
        <w:rPr>
          <w:rFonts w:cs="Times New Roman PS MT"/>
          <w:bCs/>
          <w:szCs w:val="20"/>
        </w:rPr>
        <w:t>setpoint</w:t>
      </w:r>
      <w:r>
        <w:rPr>
          <w:rFonts w:cs="Times New Roman PS MT"/>
          <w:bCs/>
          <w:szCs w:val="20"/>
        </w:rPr>
        <w:t>.</w:t>
      </w:r>
      <w:r w:rsidRPr="00BC7581">
        <w:t xml:space="preserve"> The cooling damper shall be closed.</w:t>
      </w:r>
    </w:p>
    <w:p w14:paraId="4BBA4095" w14:textId="77777777" w:rsidR="009045A3" w:rsidRPr="00BC7581" w:rsidRDefault="009045A3" w:rsidP="00B37EF3">
      <w:pPr>
        <w:pStyle w:val="Instrbox"/>
      </w:pPr>
      <w:r w:rsidRPr="00BC7581">
        <w:t>This concludes the section where the airflow sensor configuration is selected.</w:t>
      </w:r>
    </w:p>
    <w:p w14:paraId="434C807A" w14:textId="03EACAE3" w:rsidR="009045A3" w:rsidRPr="00BC7581" w:rsidRDefault="009045A3" w:rsidP="00B37EF3">
      <w:pPr>
        <w:pStyle w:val="Instrbox"/>
      </w:pPr>
      <w:r w:rsidRPr="00BC7581">
        <w:t xml:space="preserve">When the sequences are complete, only one of </w:t>
      </w:r>
      <w:r>
        <w:t xml:space="preserve">Section </w:t>
      </w:r>
      <w:r w:rsidR="00CA5DFF">
        <w:fldChar w:fldCharType="begin"/>
      </w:r>
      <w:r w:rsidR="00CA5DFF">
        <w:instrText xml:space="preserve"> REF _Ref38825082 \w \h </w:instrText>
      </w:r>
      <w:r w:rsidR="00CA5DFF">
        <w:fldChar w:fldCharType="separate"/>
      </w:r>
      <w:r w:rsidR="0037258A">
        <w:t>5.11.5.1</w:t>
      </w:r>
      <w:r w:rsidR="00CA5DFF">
        <w:fldChar w:fldCharType="end"/>
      </w:r>
      <w:r w:rsidRPr="00BC7581">
        <w:t xml:space="preserve"> and </w:t>
      </w:r>
      <w:r>
        <w:t xml:space="preserve">Section </w:t>
      </w:r>
      <w:r w:rsidR="009939FB">
        <w:fldChar w:fldCharType="begin"/>
      </w:r>
      <w:r w:rsidR="009939FB">
        <w:instrText xml:space="preserve"> REF _Ref38878062 \w \h </w:instrText>
      </w:r>
      <w:r w:rsidR="009939FB">
        <w:fldChar w:fldCharType="separate"/>
      </w:r>
      <w:r w:rsidR="0037258A">
        <w:t>5.11.5.2</w:t>
      </w:r>
      <w:r w:rsidR="009939FB">
        <w:fldChar w:fldCharType="end"/>
      </w:r>
      <w:r w:rsidRPr="00BC7581">
        <w:t xml:space="preserve"> should remain. The other </w:t>
      </w:r>
      <w:r>
        <w:t>section</w:t>
      </w:r>
      <w:r w:rsidRPr="00BC7581">
        <w:t xml:space="preserve"> should be deleted, along with these flag notes.</w:t>
      </w:r>
    </w:p>
    <w:p w14:paraId="68E994D2" w14:textId="20A94E5A" w:rsidR="009045A3" w:rsidRPr="00BC7581" w:rsidRDefault="009045A3" w:rsidP="0087618D">
      <w:pPr>
        <w:pStyle w:val="Heading4"/>
      </w:pPr>
      <w:bookmarkStart w:id="5247" w:name="_Ref38825094"/>
      <w:r w:rsidRPr="00BC7581">
        <w:t xml:space="preserve">Overriding </w:t>
      </w:r>
      <w:r>
        <w:t xml:space="preserve">Sections </w:t>
      </w:r>
      <w:r w:rsidR="00CA5DFF">
        <w:fldChar w:fldCharType="begin"/>
      </w:r>
      <w:r w:rsidR="00CA5DFF">
        <w:instrText xml:space="preserve"> REF _Ref38825082 \w \h </w:instrText>
      </w:r>
      <w:r w:rsidR="00CA5DFF">
        <w:fldChar w:fldCharType="separate"/>
      </w:r>
      <w:r w:rsidR="0037258A">
        <w:t>5.11.5.1</w:t>
      </w:r>
      <w:r w:rsidR="00CA5DFF">
        <w:fldChar w:fldCharType="end"/>
      </w:r>
      <w:r>
        <w:t xml:space="preserve"> and </w:t>
      </w:r>
      <w:r w:rsidR="009939FB">
        <w:fldChar w:fldCharType="begin"/>
      </w:r>
      <w:r w:rsidR="009939FB">
        <w:instrText xml:space="preserve"> REF _Ref38878062 \w \h </w:instrText>
      </w:r>
      <w:r w:rsidR="009939FB">
        <w:fldChar w:fldCharType="separate"/>
      </w:r>
      <w:r w:rsidR="0037258A">
        <w:t>5.11.5.2</w:t>
      </w:r>
      <w:r w:rsidR="009939FB">
        <w:fldChar w:fldCharType="end"/>
      </w:r>
      <w:r>
        <w:t xml:space="preserve"> Logic</w:t>
      </w:r>
      <w:r w:rsidRPr="00BC7581">
        <w:t xml:space="preserve"> (to </w:t>
      </w:r>
      <w:r>
        <w:t>Avoid Backflow</w:t>
      </w:r>
      <w:r w:rsidRPr="00BC7581">
        <w:t xml:space="preserve"> from </w:t>
      </w:r>
      <w:r>
        <w:t>One Duct</w:t>
      </w:r>
      <w:r w:rsidRPr="00BC7581">
        <w:t xml:space="preserve"> to the </w:t>
      </w:r>
      <w:r>
        <w:t>Other</w:t>
      </w:r>
      <w:r w:rsidRPr="00BC7581">
        <w:t>)</w:t>
      </w:r>
      <w:bookmarkEnd w:id="5247"/>
    </w:p>
    <w:p w14:paraId="63FF2796" w14:textId="77777777" w:rsidR="009045A3" w:rsidRPr="00BC7581" w:rsidRDefault="009045A3" w:rsidP="007C1423">
      <w:pPr>
        <w:pStyle w:val="Heading5"/>
      </w:pPr>
      <w:r w:rsidRPr="00BC7581">
        <w:t xml:space="preserve">If heating air handler is not proven </w:t>
      </w:r>
      <w:r w:rsidRPr="00BC7581">
        <w:rPr>
          <w:smallCaps/>
        </w:rPr>
        <w:t>on</w:t>
      </w:r>
      <w:r w:rsidRPr="00BC7581">
        <w:t>, the heating damper shall be closed.</w:t>
      </w:r>
    </w:p>
    <w:p w14:paraId="4E9E8387" w14:textId="77777777" w:rsidR="009045A3" w:rsidRPr="00BC7581" w:rsidRDefault="009045A3" w:rsidP="007C1423">
      <w:pPr>
        <w:pStyle w:val="Heading5"/>
      </w:pPr>
      <w:r w:rsidRPr="00BC7581">
        <w:t xml:space="preserve">If cooling air handler is not proven </w:t>
      </w:r>
      <w:r w:rsidRPr="00BC7581">
        <w:rPr>
          <w:smallCaps/>
        </w:rPr>
        <w:t>on</w:t>
      </w:r>
      <w:r w:rsidRPr="00BC7581">
        <w:t>, the cooling damper shall be closed.</w:t>
      </w:r>
    </w:p>
    <w:p w14:paraId="3228AA4F" w14:textId="77777777" w:rsidR="009045A3" w:rsidRPr="00BC7581" w:rsidRDefault="009045A3" w:rsidP="0087618D">
      <w:pPr>
        <w:pStyle w:val="Heading3"/>
      </w:pPr>
      <w:r w:rsidRPr="00BC7581">
        <w:t>Alarms</w:t>
      </w:r>
    </w:p>
    <w:p w14:paraId="5D1A717D" w14:textId="77777777" w:rsidR="009045A3" w:rsidRPr="00BC7581" w:rsidRDefault="009045A3" w:rsidP="0087618D">
      <w:pPr>
        <w:pStyle w:val="Heading4"/>
      </w:pPr>
      <w:r w:rsidRPr="00BC7581">
        <w:t>Low Airflow</w:t>
      </w:r>
    </w:p>
    <w:p w14:paraId="5A80AB9D" w14:textId="43DA92E8" w:rsidR="009045A3" w:rsidRPr="00BC7581" w:rsidRDefault="009045A3" w:rsidP="007C1423">
      <w:pPr>
        <w:pStyle w:val="Heading5"/>
      </w:pPr>
      <w:r w:rsidRPr="00BC7581">
        <w:t xml:space="preserve">If the measured airflow is less than 70% of </w:t>
      </w:r>
      <w:r w:rsidR="00D21A33">
        <w:rPr>
          <w:rFonts w:cs="Times New Roman PS MT"/>
          <w:bCs/>
          <w:szCs w:val="20"/>
        </w:rPr>
        <w:t>setpoint</w:t>
      </w:r>
      <w:r w:rsidRPr="00BC7581">
        <w:t xml:space="preserve"> for </w:t>
      </w:r>
      <w:r w:rsidR="00B24AC2">
        <w:t>10</w:t>
      </w:r>
      <w:r w:rsidR="00B24AC2" w:rsidRPr="00BC7581">
        <w:t xml:space="preserve"> </w:t>
      </w:r>
      <w:r w:rsidRPr="00BC7581">
        <w:t xml:space="preserve">minutes while </w:t>
      </w:r>
      <w:r w:rsidR="00D21A33">
        <w:rPr>
          <w:rFonts w:cs="Times New Roman PS MT"/>
          <w:bCs/>
          <w:szCs w:val="20"/>
        </w:rPr>
        <w:t>setpoint</w:t>
      </w:r>
      <w:r w:rsidRPr="00BC7581">
        <w:t xml:space="preserve"> is greater than zero, generate a Level </w:t>
      </w:r>
      <w:r w:rsidR="00B24AC2">
        <w:t>4</w:t>
      </w:r>
      <w:r w:rsidR="00B24AC2" w:rsidRPr="00BC7581">
        <w:t xml:space="preserve"> </w:t>
      </w:r>
      <w:r w:rsidRPr="00BC7581">
        <w:t>alarm.</w:t>
      </w:r>
    </w:p>
    <w:p w14:paraId="154492C2" w14:textId="1E106C42" w:rsidR="009045A3" w:rsidRPr="00BC7581" w:rsidRDefault="009045A3" w:rsidP="007C1423">
      <w:pPr>
        <w:pStyle w:val="Heading5"/>
      </w:pPr>
      <w:r w:rsidRPr="00BC7581">
        <w:t xml:space="preserve">If the measured airflow is less than 50% of </w:t>
      </w:r>
      <w:r w:rsidR="00D21A33">
        <w:rPr>
          <w:rFonts w:cs="Times New Roman PS MT"/>
          <w:bCs/>
          <w:szCs w:val="20"/>
        </w:rPr>
        <w:t>setpoint</w:t>
      </w:r>
      <w:r w:rsidRPr="00BC7581">
        <w:t xml:space="preserve"> for </w:t>
      </w:r>
      <w:r w:rsidR="00B24AC2">
        <w:t>10</w:t>
      </w:r>
      <w:r w:rsidR="00B24AC2" w:rsidRPr="00BC7581">
        <w:t xml:space="preserve"> </w:t>
      </w:r>
      <w:r w:rsidRPr="00BC7581">
        <w:t xml:space="preserve">minutes while </w:t>
      </w:r>
      <w:r w:rsidR="00D21A33">
        <w:rPr>
          <w:rFonts w:cs="Times New Roman PS MT"/>
          <w:bCs/>
          <w:szCs w:val="20"/>
        </w:rPr>
        <w:t>setpoint</w:t>
      </w:r>
      <w:r w:rsidRPr="00BC7581">
        <w:t xml:space="preserve"> is greater than zero, generate a Level </w:t>
      </w:r>
      <w:r w:rsidR="00B24AC2">
        <w:t>3</w:t>
      </w:r>
      <w:r w:rsidR="00B24AC2" w:rsidRPr="00BC7581">
        <w:t xml:space="preserve"> </w:t>
      </w:r>
      <w:r w:rsidRPr="00BC7581">
        <w:t>alarm.</w:t>
      </w:r>
    </w:p>
    <w:p w14:paraId="02BEE576" w14:textId="625ADDDD" w:rsidR="009045A3" w:rsidRPr="00BC7581" w:rsidRDefault="009045A3" w:rsidP="007C1423">
      <w:pPr>
        <w:pStyle w:val="Heading5"/>
      </w:pPr>
      <w:r w:rsidRPr="00BC7581">
        <w:t>If a zone has an Importance</w:t>
      </w:r>
      <w:r>
        <w:rPr>
          <w:rFonts w:cs="Times New Roman PS MT"/>
          <w:bCs/>
          <w:szCs w:val="20"/>
        </w:rPr>
        <w:t>-Multiplier</w:t>
      </w:r>
      <w:r w:rsidRPr="00BC7581">
        <w:t xml:space="preserve"> of 0 </w:t>
      </w:r>
      <w:r>
        <w:rPr>
          <w:rFonts w:cs="Times New Roman PS MT"/>
          <w:bCs/>
          <w:szCs w:val="20"/>
        </w:rPr>
        <w:t>(</w:t>
      </w:r>
      <w:r w:rsidRPr="00BC7581">
        <w:t xml:space="preserve">see </w:t>
      </w:r>
      <w:r>
        <w:rPr>
          <w:rFonts w:cs="Times New Roman PS MT"/>
          <w:bCs/>
          <w:szCs w:val="20"/>
        </w:rPr>
        <w:t xml:space="preserve">Section </w:t>
      </w:r>
      <w:r w:rsidR="001F5EDA">
        <w:rPr>
          <w:rFonts w:cs="Times New Roman PS MT"/>
          <w:bCs/>
          <w:szCs w:val="20"/>
        </w:rPr>
        <w:fldChar w:fldCharType="begin"/>
      </w:r>
      <w:r w:rsidR="001F5EDA">
        <w:rPr>
          <w:rFonts w:cs="Times New Roman PS MT"/>
          <w:bCs/>
          <w:szCs w:val="20"/>
        </w:rPr>
        <w:instrText xml:space="preserve"> REF _Ref438200779 \w \h </w:instrText>
      </w:r>
      <w:r w:rsidR="001F5EDA">
        <w:rPr>
          <w:rFonts w:cs="Times New Roman PS MT"/>
          <w:bCs/>
          <w:szCs w:val="20"/>
        </w:rPr>
      </w:r>
      <w:r w:rsidR="001F5EDA">
        <w:rPr>
          <w:rFonts w:cs="Times New Roman PS MT"/>
          <w:bCs/>
          <w:szCs w:val="20"/>
        </w:rPr>
        <w:fldChar w:fldCharType="separate"/>
      </w:r>
      <w:r w:rsidR="0037258A">
        <w:rPr>
          <w:rFonts w:cs="Times New Roman PS MT"/>
          <w:bCs/>
          <w:szCs w:val="20"/>
        </w:rPr>
        <w:t>5.1.14.</w:t>
      </w:r>
      <w:proofErr w:type="gramStart"/>
      <w:r w:rsidR="0037258A">
        <w:rPr>
          <w:rFonts w:cs="Times New Roman PS MT"/>
          <w:bCs/>
          <w:szCs w:val="20"/>
        </w:rPr>
        <w:t>2.a.</w:t>
      </w:r>
      <w:proofErr w:type="gramEnd"/>
      <w:r w:rsidR="0037258A">
        <w:rPr>
          <w:rFonts w:cs="Times New Roman PS MT"/>
          <w:bCs/>
          <w:szCs w:val="20"/>
        </w:rPr>
        <w:t>1</w:t>
      </w:r>
      <w:r w:rsidR="001F5EDA">
        <w:rPr>
          <w:rFonts w:cs="Times New Roman PS MT"/>
          <w:bCs/>
          <w:szCs w:val="20"/>
        </w:rPr>
        <w:fldChar w:fldCharType="end"/>
      </w:r>
      <w:r>
        <w:rPr>
          <w:rFonts w:cs="Times New Roman PS MT"/>
          <w:bCs/>
          <w:szCs w:val="20"/>
        </w:rPr>
        <w:t>)</w:t>
      </w:r>
      <w:r w:rsidRPr="00BC7581">
        <w:t xml:space="preserve"> for its static pressure reset </w:t>
      </w:r>
      <w:r>
        <w:rPr>
          <w:rFonts w:cs="Times New Roman PS MT"/>
          <w:bCs/>
          <w:szCs w:val="20"/>
        </w:rPr>
        <w:t>T&amp;R</w:t>
      </w:r>
      <w:r w:rsidRPr="00BC7581">
        <w:t xml:space="preserve"> control loop, low airflow alarms shall be suppressed for that zone.</w:t>
      </w:r>
    </w:p>
    <w:p w14:paraId="70759031" w14:textId="023E961E" w:rsidR="009045A3" w:rsidRPr="00BC7581" w:rsidRDefault="009045A3" w:rsidP="009E53CE">
      <w:pPr>
        <w:pStyle w:val="Heading4"/>
        <w:widowControl/>
        <w:ind w:left="1354" w:hanging="1066"/>
      </w:pPr>
      <w:r w:rsidRPr="00BC7581">
        <w:t xml:space="preserve">Airflow </w:t>
      </w:r>
      <w:r w:rsidRPr="00B87A61">
        <w:rPr>
          <w:rFonts w:cs="Times New Roman PS MT"/>
          <w:szCs w:val="20"/>
        </w:rPr>
        <w:t>Sensor Calibration</w:t>
      </w:r>
      <w:r w:rsidRPr="00BC7581">
        <w:t xml:space="preserve">. If the fan serving the zone </w:t>
      </w:r>
      <w:r w:rsidR="00B24AC2">
        <w:t>is</w:t>
      </w:r>
      <w:r w:rsidRPr="00BC7581">
        <w:t xml:space="preserve"> off and airflow sensor reading is above </w:t>
      </w:r>
      <w:r w:rsidR="00B24AC2">
        <w:t xml:space="preserve">the larger of </w:t>
      </w:r>
      <w:r w:rsidRPr="00BC7581">
        <w:t xml:space="preserve">10% of the maximum airflow </w:t>
      </w:r>
      <w:r w:rsidR="00D21A33">
        <w:rPr>
          <w:rFonts w:cs="Times New Roman PS MT"/>
          <w:bCs/>
          <w:szCs w:val="20"/>
        </w:rPr>
        <w:t>setpoint</w:t>
      </w:r>
      <w:r w:rsidR="00B24AC2" w:rsidRPr="00B24AC2">
        <w:t xml:space="preserve"> </w:t>
      </w:r>
      <w:r w:rsidR="00B24AC2" w:rsidRPr="00B87A61">
        <w:rPr>
          <w:rFonts w:cs="Times New Roman PS MT"/>
          <w:bCs/>
          <w:szCs w:val="20"/>
        </w:rPr>
        <w:t xml:space="preserve">or </w:t>
      </w:r>
      <w:ins w:id="5248" w:author="Reece Kiriu" w:date="2022-10-12T14:10:00Z">
        <w:r w:rsidR="002039FB" w:rsidRPr="002039FB">
          <w:rPr>
            <w:rStyle w:val="Toggle"/>
            <w:rPrChange w:id="5249" w:author="Reece Kiriu" w:date="2022-10-12T14:11:00Z">
              <w:rPr>
                <w:rFonts w:cs="Times New Roman PS MT"/>
                <w:bCs/>
                <w:szCs w:val="20"/>
              </w:rPr>
            </w:rPrChange>
          </w:rPr>
          <w:t xml:space="preserve">[UNITS [24 </w:t>
        </w:r>
      </w:ins>
      <w:ins w:id="5250" w:author="Reece Kiriu" w:date="2022-10-12T14:23:00Z">
        <w:del w:id="5251" w:author="Hwakong Cheng" w:date="2022-10-24T16:31:00Z">
          <w:r w:rsidR="004B48C2" w:rsidDel="003F35B5">
            <w:rPr>
              <w:rStyle w:val="Toggle"/>
            </w:rPr>
            <w:delText>l</w:delText>
          </w:r>
        </w:del>
      </w:ins>
      <w:ins w:id="5252" w:author="Hwakong Cheng" w:date="2022-10-24T16:31:00Z">
        <w:del w:id="5253" w:author="Titus Ellison" w:date="2022-11-03T16:22:00Z">
          <w:r w:rsidR="003F35B5" w:rsidDel="00FF541B">
            <w:rPr>
              <w:rStyle w:val="Toggle"/>
            </w:rPr>
            <w:delText>L</w:delText>
          </w:r>
        </w:del>
      </w:ins>
      <w:ins w:id="5254" w:author="Reece Kiriu" w:date="2022-10-12T14:10:00Z">
        <w:del w:id="5255" w:author="Titus Ellison" w:date="2022-11-03T16:22:00Z">
          <w:r w:rsidR="002039FB" w:rsidRPr="002039FB" w:rsidDel="00FF541B">
            <w:rPr>
              <w:rStyle w:val="Toggle"/>
              <w:rPrChange w:id="5256" w:author="Reece Kiriu" w:date="2022-10-12T14:11:00Z">
                <w:rPr>
                  <w:rFonts w:cs="Times New Roman PS MT"/>
                  <w:bCs/>
                  <w:szCs w:val="20"/>
                </w:rPr>
              </w:rPrChange>
            </w:rPr>
            <w:delText>/s</w:delText>
          </w:r>
        </w:del>
      </w:ins>
      <w:ins w:id="5257" w:author="Titus Ellison" w:date="2022-11-03T16:22:00Z">
        <w:r w:rsidR="00FF541B">
          <w:rPr>
            <w:rStyle w:val="Toggle"/>
          </w:rPr>
          <w:t>L/s</w:t>
        </w:r>
      </w:ins>
      <w:ins w:id="5258" w:author="Reece Kiriu" w:date="2022-10-12T14:10:00Z">
        <w:r w:rsidR="002039FB" w:rsidRPr="002039FB">
          <w:rPr>
            <w:rStyle w:val="Toggle"/>
            <w:rPrChange w:id="5259" w:author="Reece Kiriu" w:date="2022-10-12T14:11:00Z">
              <w:rPr>
                <w:rFonts w:cs="Times New Roman PS MT"/>
                <w:bCs/>
                <w:szCs w:val="20"/>
              </w:rPr>
            </w:rPrChange>
          </w:rPr>
          <w:t>] [</w:t>
        </w:r>
      </w:ins>
      <w:r w:rsidR="00B24AC2" w:rsidRPr="002039FB">
        <w:rPr>
          <w:rStyle w:val="Toggle"/>
          <w:rPrChange w:id="5260" w:author="Reece Kiriu" w:date="2022-10-12T14:11:00Z">
            <w:rPr>
              <w:rFonts w:cs="Times New Roman PS MT"/>
              <w:bCs/>
              <w:szCs w:val="20"/>
            </w:rPr>
          </w:rPrChange>
        </w:rPr>
        <w:t>50 cfm</w:t>
      </w:r>
      <w:ins w:id="5261" w:author="Reece Kiriu" w:date="2022-10-12T14:10:00Z">
        <w:r w:rsidR="002039FB" w:rsidRPr="002039FB">
          <w:rPr>
            <w:rStyle w:val="Toggle"/>
            <w:rPrChange w:id="5262" w:author="Reece Kiriu" w:date="2022-10-12T14:11:00Z">
              <w:rPr>
                <w:rFonts w:cs="Times New Roman PS MT"/>
                <w:bCs/>
                <w:szCs w:val="20"/>
              </w:rPr>
            </w:rPrChange>
          </w:rPr>
          <w:t>]]</w:t>
        </w:r>
      </w:ins>
      <w:r w:rsidR="00B24AC2" w:rsidRPr="00B87A61">
        <w:rPr>
          <w:rFonts w:cs="Times New Roman PS MT"/>
          <w:bCs/>
          <w:szCs w:val="20"/>
        </w:rPr>
        <w:t xml:space="preserve"> for 30 minutes</w:t>
      </w:r>
      <w:r w:rsidRPr="00BC7581">
        <w:t>, generate a Level 3 alarm.</w:t>
      </w:r>
    </w:p>
    <w:p w14:paraId="6929AE13" w14:textId="3611BDF0" w:rsidR="009045A3" w:rsidRPr="00BC7581" w:rsidRDefault="009045A3" w:rsidP="0087618D">
      <w:pPr>
        <w:pStyle w:val="Heading4"/>
      </w:pPr>
      <w:r w:rsidRPr="00BC7581">
        <w:t xml:space="preserve">Leaking </w:t>
      </w:r>
      <w:r w:rsidRPr="00B87A61">
        <w:rPr>
          <w:rFonts w:cs="Times New Roman PS MT"/>
          <w:szCs w:val="20"/>
        </w:rPr>
        <w:t>Damper.</w:t>
      </w:r>
      <w:r w:rsidRPr="00BC7581">
        <w:t xml:space="preserve"> If the damper position is 0</w:t>
      </w:r>
      <w:r w:rsidRPr="00B87A61">
        <w:rPr>
          <w:rFonts w:cs="Times New Roman PS MT"/>
          <w:bCs/>
          <w:szCs w:val="20"/>
        </w:rPr>
        <w:t>%,</w:t>
      </w:r>
      <w:r w:rsidRPr="00BC7581">
        <w:t xml:space="preserve"> and airflow sensor reading is above </w:t>
      </w:r>
      <w:r w:rsidR="00B24AC2">
        <w:t xml:space="preserve">the larger of </w:t>
      </w:r>
      <w:r w:rsidRPr="00BC7581">
        <w:t xml:space="preserve">10% of the </w:t>
      </w:r>
      <w:r w:rsidRPr="00BC7581">
        <w:lastRenderedPageBreak/>
        <w:t xml:space="preserve">cooling maximum airflow </w:t>
      </w:r>
      <w:r w:rsidR="00D21A33">
        <w:rPr>
          <w:rFonts w:cs="Times New Roman PS MT"/>
          <w:bCs/>
          <w:szCs w:val="20"/>
        </w:rPr>
        <w:t>setpoint</w:t>
      </w:r>
      <w:r w:rsidRPr="00BC7581">
        <w:t xml:space="preserve"> </w:t>
      </w:r>
      <w:r w:rsidR="00B24AC2">
        <w:t xml:space="preserve">or </w:t>
      </w:r>
      <w:ins w:id="5263" w:author="Reece Kiriu" w:date="2022-10-12T14:11:00Z">
        <w:r w:rsidR="002039FB" w:rsidRPr="002039FB">
          <w:rPr>
            <w:rStyle w:val="Toggle"/>
            <w:rPrChange w:id="5264" w:author="Reece Kiriu" w:date="2022-10-12T14:11:00Z">
              <w:rPr/>
            </w:rPrChange>
          </w:rPr>
          <w:t xml:space="preserve">[UNITS [24 </w:t>
        </w:r>
      </w:ins>
      <w:ins w:id="5265" w:author="Reece Kiriu" w:date="2022-10-12T14:23:00Z">
        <w:del w:id="5266" w:author="Hwakong Cheng" w:date="2022-10-24T16:31:00Z">
          <w:r w:rsidR="004B48C2" w:rsidDel="003F35B5">
            <w:rPr>
              <w:rStyle w:val="Toggle"/>
            </w:rPr>
            <w:delText>l</w:delText>
          </w:r>
        </w:del>
      </w:ins>
      <w:ins w:id="5267" w:author="Hwakong Cheng" w:date="2022-10-24T16:31:00Z">
        <w:del w:id="5268" w:author="Titus Ellison" w:date="2022-11-03T16:22:00Z">
          <w:r w:rsidR="003F35B5" w:rsidDel="00FF541B">
            <w:rPr>
              <w:rStyle w:val="Toggle"/>
            </w:rPr>
            <w:delText>L</w:delText>
          </w:r>
        </w:del>
      </w:ins>
      <w:ins w:id="5269" w:author="Reece Kiriu" w:date="2022-10-12T14:11:00Z">
        <w:del w:id="5270" w:author="Titus Ellison" w:date="2022-11-03T16:22:00Z">
          <w:r w:rsidR="002039FB" w:rsidRPr="002039FB" w:rsidDel="00FF541B">
            <w:rPr>
              <w:rStyle w:val="Toggle"/>
              <w:rPrChange w:id="5271" w:author="Reece Kiriu" w:date="2022-10-12T14:11:00Z">
                <w:rPr/>
              </w:rPrChange>
            </w:rPr>
            <w:delText>/s</w:delText>
          </w:r>
        </w:del>
      </w:ins>
      <w:ins w:id="5272" w:author="Titus Ellison" w:date="2022-11-03T16:22:00Z">
        <w:r w:rsidR="00FF541B">
          <w:rPr>
            <w:rStyle w:val="Toggle"/>
          </w:rPr>
          <w:t>L/s</w:t>
        </w:r>
      </w:ins>
      <w:ins w:id="5273" w:author="Reece Kiriu" w:date="2022-10-12T14:11:00Z">
        <w:r w:rsidR="002039FB" w:rsidRPr="002039FB">
          <w:rPr>
            <w:rStyle w:val="Toggle"/>
            <w:rPrChange w:id="5274" w:author="Reece Kiriu" w:date="2022-10-12T14:11:00Z">
              <w:rPr/>
            </w:rPrChange>
          </w:rPr>
          <w:t>] [</w:t>
        </w:r>
      </w:ins>
      <w:r w:rsidR="00B24AC2" w:rsidRPr="002039FB">
        <w:rPr>
          <w:rStyle w:val="Toggle"/>
          <w:rPrChange w:id="5275" w:author="Reece Kiriu" w:date="2022-10-12T14:11:00Z">
            <w:rPr/>
          </w:rPrChange>
        </w:rPr>
        <w:t>50 cfm</w:t>
      </w:r>
      <w:ins w:id="5276" w:author="Reece Kiriu" w:date="2022-10-12T14:11:00Z">
        <w:r w:rsidR="002039FB" w:rsidRPr="002039FB">
          <w:rPr>
            <w:rStyle w:val="Toggle"/>
            <w:rPrChange w:id="5277" w:author="Reece Kiriu" w:date="2022-10-12T14:11:00Z">
              <w:rPr/>
            </w:rPrChange>
          </w:rPr>
          <w:t>]]</w:t>
        </w:r>
      </w:ins>
      <w:r w:rsidR="00B24AC2">
        <w:t xml:space="preserve"> </w:t>
      </w:r>
      <w:r w:rsidRPr="00BC7581">
        <w:t xml:space="preserve">for 10 minutes while the fan serving the damper is proven </w:t>
      </w:r>
      <w:r w:rsidRPr="00B87A61">
        <w:rPr>
          <w:smallCaps/>
        </w:rPr>
        <w:t>on</w:t>
      </w:r>
      <w:r w:rsidRPr="00BC7581">
        <w:t>, generate a Level 4 alarm.</w:t>
      </w:r>
    </w:p>
    <w:p w14:paraId="05DCFDE4" w14:textId="77777777" w:rsidR="00B24AC2" w:rsidRPr="00B24AC2" w:rsidRDefault="00B24AC2" w:rsidP="00B24AC2">
      <w:pPr>
        <w:pStyle w:val="Infobox"/>
      </w:pPr>
      <w:r w:rsidRPr="00B24AC2">
        <w:t xml:space="preserve">The constant value thresholds for the airflow sensor calibration and leaking damper alarms are a function of the transducer and A/D converter used to measure airflow.  The value used should be determined as the minimum accuracy of the transducer and A/D converter combination. </w:t>
      </w:r>
    </w:p>
    <w:p w14:paraId="7F07ECA2" w14:textId="053AE710" w:rsidR="009045A3" w:rsidRPr="00BC7581" w:rsidRDefault="009045A3" w:rsidP="0087618D">
      <w:pPr>
        <w:pStyle w:val="Heading3"/>
      </w:pPr>
      <w:r w:rsidRPr="00BC7581">
        <w:t>Testing/Commissioning Overrides</w:t>
      </w:r>
      <w:r>
        <w:rPr>
          <w:rFonts w:cs="Times New Roman PS MT"/>
          <w:szCs w:val="20"/>
        </w:rPr>
        <w:t>.</w:t>
      </w:r>
      <w:r w:rsidRPr="00BC7581">
        <w:t xml:space="preserve"> Provide software switches that interlock to a system level point to</w:t>
      </w:r>
    </w:p>
    <w:p w14:paraId="6E0E0BF8" w14:textId="6A6DC4A7" w:rsidR="009045A3" w:rsidRPr="00BC7581" w:rsidRDefault="009045A3">
      <w:pPr>
        <w:pStyle w:val="Heading4"/>
        <w:pPrChange w:id="5278" w:author="Reece Kiriu" w:date="2022-12-07T11:38:00Z">
          <w:pPr>
            <w:pStyle w:val="Heading5"/>
          </w:pPr>
        </w:pPrChange>
      </w:pPr>
      <w:r>
        <w:rPr>
          <w:rFonts w:cs="Times New Roman PS MT"/>
          <w:bCs/>
          <w:szCs w:val="20"/>
        </w:rPr>
        <w:t>force</w:t>
      </w:r>
      <w:r w:rsidRPr="00BC7581">
        <w:t xml:space="preserve"> zone airflow </w:t>
      </w:r>
      <w:r w:rsidR="00D21A33">
        <w:rPr>
          <w:rFonts w:cs="Times New Roman PS MT"/>
          <w:bCs/>
          <w:szCs w:val="20"/>
        </w:rPr>
        <w:t>setpoint</w:t>
      </w:r>
      <w:r w:rsidRPr="00BC7581">
        <w:t xml:space="preserve"> to zero</w:t>
      </w:r>
      <w:r>
        <w:rPr>
          <w:rFonts w:cs="Times New Roman PS MT"/>
          <w:bCs/>
          <w:szCs w:val="20"/>
        </w:rPr>
        <w:t>,</w:t>
      </w:r>
    </w:p>
    <w:p w14:paraId="2BEE1285" w14:textId="7132E0C9" w:rsidR="009045A3" w:rsidRPr="00BC7581" w:rsidRDefault="009045A3">
      <w:pPr>
        <w:pStyle w:val="Heading4"/>
        <w:pPrChange w:id="5279" w:author="Reece Kiriu" w:date="2022-12-07T11:38:00Z">
          <w:pPr>
            <w:pStyle w:val="Heading5"/>
          </w:pPr>
        </w:pPrChange>
      </w:pPr>
      <w:r>
        <w:rPr>
          <w:rFonts w:cs="Times New Roman PS MT"/>
          <w:bCs/>
          <w:szCs w:val="20"/>
        </w:rPr>
        <w:t>force</w:t>
      </w:r>
      <w:r w:rsidRPr="00BC7581">
        <w:t xml:space="preserve"> zone airflow </w:t>
      </w:r>
      <w:r w:rsidR="00D21A33">
        <w:rPr>
          <w:rFonts w:cs="Times New Roman PS MT"/>
          <w:bCs/>
          <w:szCs w:val="20"/>
        </w:rPr>
        <w:t>setpoint</w:t>
      </w:r>
      <w:r w:rsidRPr="00BC7581">
        <w:t xml:space="preserve"> to </w:t>
      </w:r>
      <w:proofErr w:type="spellStart"/>
      <w:r w:rsidRPr="00BC7581">
        <w:t>Vcool</w:t>
      </w:r>
      <w:proofErr w:type="spellEnd"/>
      <w:r w:rsidRPr="00BC7581">
        <w:t>-max</w:t>
      </w:r>
      <w:r>
        <w:rPr>
          <w:rFonts w:cs="Times New Roman PS MT"/>
          <w:bCs/>
          <w:szCs w:val="20"/>
        </w:rPr>
        <w:t>,</w:t>
      </w:r>
    </w:p>
    <w:p w14:paraId="674941AB" w14:textId="70D3BDA4" w:rsidR="009045A3" w:rsidRPr="00BC7581" w:rsidRDefault="009045A3">
      <w:pPr>
        <w:pStyle w:val="Heading4"/>
        <w:pPrChange w:id="5280" w:author="Reece Kiriu" w:date="2022-12-07T11:38:00Z">
          <w:pPr>
            <w:pStyle w:val="Heading5"/>
          </w:pPr>
        </w:pPrChange>
      </w:pPr>
      <w:r>
        <w:rPr>
          <w:rFonts w:cs="Times New Roman PS MT"/>
          <w:bCs/>
          <w:szCs w:val="20"/>
        </w:rPr>
        <w:t>force</w:t>
      </w:r>
      <w:r w:rsidRPr="00BC7581">
        <w:t xml:space="preserve"> zone airflow </w:t>
      </w:r>
      <w:r w:rsidR="00D21A33">
        <w:rPr>
          <w:rFonts w:cs="Times New Roman PS MT"/>
          <w:bCs/>
          <w:szCs w:val="20"/>
        </w:rPr>
        <w:t>setpoint</w:t>
      </w:r>
      <w:r w:rsidRPr="00BC7581">
        <w:t xml:space="preserve"> to </w:t>
      </w:r>
      <w:proofErr w:type="spellStart"/>
      <w:r w:rsidRPr="00BC7581">
        <w:t>Vmin</w:t>
      </w:r>
      <w:proofErr w:type="spellEnd"/>
      <w:r>
        <w:rPr>
          <w:rFonts w:cs="Times New Roman PS MT"/>
          <w:bCs/>
          <w:szCs w:val="20"/>
        </w:rPr>
        <w:t>,</w:t>
      </w:r>
    </w:p>
    <w:p w14:paraId="006936A9" w14:textId="75800C71" w:rsidR="009045A3" w:rsidRPr="00BC7581" w:rsidRDefault="009045A3">
      <w:pPr>
        <w:pStyle w:val="Heading4"/>
        <w:pPrChange w:id="5281" w:author="Reece Kiriu" w:date="2022-12-07T11:38:00Z">
          <w:pPr>
            <w:pStyle w:val="Heading5"/>
          </w:pPr>
        </w:pPrChange>
      </w:pPr>
      <w:r>
        <w:rPr>
          <w:rFonts w:cs="Times New Roman PS MT"/>
          <w:bCs/>
          <w:szCs w:val="20"/>
        </w:rPr>
        <w:t>force</w:t>
      </w:r>
      <w:r w:rsidRPr="00BC7581">
        <w:t xml:space="preserve"> zone airflow </w:t>
      </w:r>
      <w:r w:rsidR="00D21A33">
        <w:rPr>
          <w:rFonts w:cs="Times New Roman PS MT"/>
          <w:bCs/>
          <w:szCs w:val="20"/>
        </w:rPr>
        <w:t>setpoint</w:t>
      </w:r>
      <w:r w:rsidRPr="00BC7581">
        <w:t xml:space="preserve"> to </w:t>
      </w:r>
      <w:proofErr w:type="spellStart"/>
      <w:r w:rsidRPr="00BC7581">
        <w:t>Vheat</w:t>
      </w:r>
      <w:proofErr w:type="spellEnd"/>
      <w:r w:rsidRPr="00BC7581">
        <w:t>-max</w:t>
      </w:r>
      <w:r>
        <w:rPr>
          <w:rFonts w:cs="Times New Roman PS MT"/>
          <w:bCs/>
          <w:szCs w:val="20"/>
        </w:rPr>
        <w:t>,</w:t>
      </w:r>
    </w:p>
    <w:p w14:paraId="5F629655" w14:textId="2F786E4B" w:rsidR="009045A3" w:rsidRPr="00BC7581" w:rsidRDefault="009045A3">
      <w:pPr>
        <w:pStyle w:val="Heading4"/>
        <w:pPrChange w:id="5282" w:author="Reece Kiriu" w:date="2022-12-07T11:38:00Z">
          <w:pPr>
            <w:pStyle w:val="Heading5"/>
          </w:pPr>
        </w:pPrChange>
      </w:pPr>
      <w:r>
        <w:rPr>
          <w:rFonts w:cs="Times New Roman PS MT"/>
          <w:bCs/>
          <w:szCs w:val="20"/>
        </w:rPr>
        <w:t>force</w:t>
      </w:r>
      <w:r w:rsidRPr="00BC7581">
        <w:t xml:space="preserve"> cooling damper full closed/open</w:t>
      </w:r>
      <w:r>
        <w:rPr>
          <w:rFonts w:cs="Times New Roman PS MT"/>
          <w:bCs/>
          <w:szCs w:val="20"/>
        </w:rPr>
        <w:t>,</w:t>
      </w:r>
    </w:p>
    <w:p w14:paraId="642E29C6" w14:textId="472FB477" w:rsidR="009045A3" w:rsidRPr="00BC7581" w:rsidRDefault="009045A3">
      <w:pPr>
        <w:pStyle w:val="Heading4"/>
        <w:pPrChange w:id="5283" w:author="Reece Kiriu" w:date="2022-12-07T11:38:00Z">
          <w:pPr>
            <w:pStyle w:val="Heading5"/>
          </w:pPr>
        </w:pPrChange>
      </w:pPr>
      <w:r>
        <w:rPr>
          <w:rFonts w:cs="Times New Roman PS MT"/>
          <w:bCs/>
          <w:szCs w:val="20"/>
        </w:rPr>
        <w:t>force</w:t>
      </w:r>
      <w:r w:rsidRPr="00BC7581">
        <w:t xml:space="preserve"> heating damper full closed/open</w:t>
      </w:r>
      <w:r>
        <w:rPr>
          <w:rFonts w:cs="Times New Roman PS MT"/>
          <w:bCs/>
          <w:szCs w:val="20"/>
        </w:rPr>
        <w:t>, and</w:t>
      </w:r>
    </w:p>
    <w:p w14:paraId="5A05728F" w14:textId="6C760079" w:rsidR="009045A3" w:rsidRPr="00BC7581" w:rsidRDefault="009045A3">
      <w:pPr>
        <w:pStyle w:val="Heading4"/>
        <w:pPrChange w:id="5284" w:author="Reece Kiriu" w:date="2022-12-07T11:38:00Z">
          <w:pPr>
            <w:pStyle w:val="Heading5"/>
          </w:pPr>
        </w:pPrChange>
      </w:pPr>
      <w:r>
        <w:rPr>
          <w:rFonts w:cs="Times New Roman PS MT"/>
          <w:bCs/>
          <w:szCs w:val="20"/>
        </w:rPr>
        <w:t>reset</w:t>
      </w:r>
      <w:r w:rsidRPr="00BC7581">
        <w:t xml:space="preserve"> request-hours accumulator point to zero (provide one point for each reset type listed </w:t>
      </w:r>
      <w:r>
        <w:rPr>
          <w:rFonts w:cs="Times New Roman PS MT"/>
          <w:bCs/>
          <w:szCs w:val="20"/>
        </w:rPr>
        <w:t>in the next section</w:t>
      </w:r>
      <w:r w:rsidRPr="00BC7581">
        <w:t>).</w:t>
      </w:r>
    </w:p>
    <w:p w14:paraId="1E08CBCA" w14:textId="006CB38D" w:rsidR="009045A3" w:rsidRPr="00BC7581" w:rsidRDefault="009045A3" w:rsidP="00B37EF3">
      <w:pPr>
        <w:pStyle w:val="Infobox"/>
      </w:pPr>
      <w:r w:rsidRPr="00BC7581">
        <w:t xml:space="preserve">Per </w:t>
      </w:r>
      <w:r>
        <w:rPr>
          <w:bCs/>
        </w:rPr>
        <w:t xml:space="preserve">Section </w:t>
      </w:r>
      <w:r w:rsidR="00291B2E">
        <w:rPr>
          <w:bCs/>
        </w:rPr>
        <w:fldChar w:fldCharType="begin"/>
      </w:r>
      <w:r w:rsidR="00291B2E">
        <w:rPr>
          <w:bCs/>
        </w:rPr>
        <w:instrText xml:space="preserve"> REF _Ref38822696 \r \h </w:instrText>
      </w:r>
      <w:r w:rsidR="00291B2E">
        <w:rPr>
          <w:bCs/>
        </w:rPr>
      </w:r>
      <w:r w:rsidR="00291B2E">
        <w:rPr>
          <w:bCs/>
        </w:rPr>
        <w:fldChar w:fldCharType="separate"/>
      </w:r>
      <w:r w:rsidR="0037258A">
        <w:rPr>
          <w:bCs/>
        </w:rPr>
        <w:t>5.1.11</w:t>
      </w:r>
      <w:r w:rsidR="00291B2E">
        <w:rPr>
          <w:bCs/>
        </w:rPr>
        <w:fldChar w:fldCharType="end"/>
      </w:r>
      <w:r>
        <w:rPr>
          <w:bCs/>
        </w:rPr>
        <w:t>,</w:t>
      </w:r>
      <w:r w:rsidRPr="00BC7581">
        <w:t xml:space="preserve"> all hardware points can be overridden through the BAS. Each of the following points is interlocked so that they can be overridden together at a </w:t>
      </w:r>
      <w:r w:rsidR="00D21A33">
        <w:t>Zone Group</w:t>
      </w:r>
      <w:r w:rsidRPr="00BC7581">
        <w:t xml:space="preserve"> level, per </w:t>
      </w:r>
      <w:r>
        <w:rPr>
          <w:bCs/>
        </w:rPr>
        <w:t xml:space="preserve">Section </w:t>
      </w:r>
      <w:r w:rsidR="00291B2E">
        <w:rPr>
          <w:bCs/>
        </w:rPr>
        <w:fldChar w:fldCharType="begin"/>
      </w:r>
      <w:r w:rsidR="00291B2E">
        <w:rPr>
          <w:bCs/>
        </w:rPr>
        <w:instrText xml:space="preserve"> REF _Ref438200825 \w \h </w:instrText>
      </w:r>
      <w:r w:rsidR="00291B2E">
        <w:rPr>
          <w:bCs/>
        </w:rPr>
      </w:r>
      <w:r w:rsidR="00291B2E">
        <w:rPr>
          <w:bCs/>
        </w:rPr>
        <w:fldChar w:fldCharType="separate"/>
      </w:r>
      <w:r w:rsidR="0037258A">
        <w:rPr>
          <w:bCs/>
        </w:rPr>
        <w:t>5.4.5</w:t>
      </w:r>
      <w:r w:rsidR="00291B2E">
        <w:rPr>
          <w:bCs/>
        </w:rPr>
        <w:fldChar w:fldCharType="end"/>
      </w:r>
      <w:r>
        <w:rPr>
          <w:bCs/>
        </w:rPr>
        <w:t>.</w:t>
      </w:r>
    </w:p>
    <w:p w14:paraId="527ED72E" w14:textId="6B646AB5" w:rsidR="009045A3" w:rsidRPr="00BC7581" w:rsidRDefault="009045A3" w:rsidP="00B37EF3">
      <w:pPr>
        <w:pStyle w:val="Infobox"/>
      </w:pPr>
      <w:r>
        <w:rPr>
          <w:bCs/>
        </w:rPr>
        <w:t>For example, the</w:t>
      </w:r>
      <w:r w:rsidRPr="00BC7581">
        <w:t xml:space="preserve"> </w:t>
      </w:r>
      <w:proofErr w:type="spellStart"/>
      <w:r w:rsidRPr="00BC7581">
        <w:t>CxA</w:t>
      </w:r>
      <w:proofErr w:type="spellEnd"/>
      <w:r w:rsidRPr="00BC7581">
        <w:t xml:space="preserve"> can check for leaking dampers by forcing all VAV boxes in a </w:t>
      </w:r>
      <w:r w:rsidR="00D21A33">
        <w:rPr>
          <w:bCs/>
        </w:rPr>
        <w:t>Zone Group</w:t>
      </w:r>
      <w:r w:rsidRPr="00BC7581">
        <w:t xml:space="preserve"> closed and then recording airflow at the AHU.</w:t>
      </w:r>
    </w:p>
    <w:p w14:paraId="6711CE89" w14:textId="77777777" w:rsidR="009045A3" w:rsidRPr="00BC7581" w:rsidRDefault="009045A3" w:rsidP="0087618D">
      <w:pPr>
        <w:pStyle w:val="Heading3"/>
      </w:pPr>
      <w:r w:rsidRPr="00BC7581">
        <w:t>System Requests</w:t>
      </w:r>
    </w:p>
    <w:p w14:paraId="312D3AE8" w14:textId="77777777" w:rsidR="009045A3" w:rsidRPr="00BC7581" w:rsidRDefault="009045A3" w:rsidP="0087618D">
      <w:pPr>
        <w:pStyle w:val="Heading4"/>
      </w:pPr>
      <w:r w:rsidRPr="00BC7581">
        <w:t>Cooling SAT Reset Requests</w:t>
      </w:r>
    </w:p>
    <w:p w14:paraId="2F39A7A8" w14:textId="3AEB7BC0" w:rsidR="009045A3" w:rsidRPr="00BC7581" w:rsidRDefault="009045A3" w:rsidP="009E53CE">
      <w:pPr>
        <w:pStyle w:val="Heading5"/>
        <w:spacing w:before="120" w:after="60"/>
        <w:ind w:left="1714"/>
      </w:pPr>
      <w:r w:rsidRPr="00BC7581">
        <w:t xml:space="preserve">If the zone temperature exceeds the zone’s cooling </w:t>
      </w:r>
      <w:r w:rsidR="00D21A33">
        <w:rPr>
          <w:rFonts w:cs="Times New Roman PS MT"/>
          <w:bCs/>
          <w:szCs w:val="20"/>
        </w:rPr>
        <w:t>setpoint</w:t>
      </w:r>
      <w:r w:rsidRPr="00BC7581">
        <w:t xml:space="preserve"> by </w:t>
      </w:r>
      <w:ins w:id="5285" w:author="Titus Ellison" w:date="2022-10-20T12:35:00Z">
        <w:r w:rsidR="007F2616" w:rsidRPr="007F2616">
          <w:rPr>
            <w:rStyle w:val="Toggle"/>
            <w:rPrChange w:id="5286" w:author="Titus Ellison" w:date="2022-10-20T12:36:00Z">
              <w:rPr/>
            </w:rPrChange>
          </w:rPr>
          <w:t>[UNITS [</w:t>
        </w:r>
      </w:ins>
      <w:r w:rsidRPr="007F2616">
        <w:rPr>
          <w:rStyle w:val="Toggle"/>
          <w:rPrChange w:id="5287" w:author="Titus Ellison" w:date="2022-10-20T12:36:00Z">
            <w:rPr/>
          </w:rPrChange>
        </w:rPr>
        <w:t>3°C</w:t>
      </w:r>
      <w:ins w:id="5288" w:author="Titus Ellison" w:date="2022-10-20T12:35:00Z">
        <w:r w:rsidR="007F2616" w:rsidRPr="007F2616">
          <w:rPr>
            <w:rStyle w:val="Toggle"/>
            <w:rPrChange w:id="5289" w:author="Titus Ellison" w:date="2022-10-20T12:36:00Z">
              <w:rPr/>
            </w:rPrChange>
          </w:rPr>
          <w:t>]</w:t>
        </w:r>
      </w:ins>
      <w:r w:rsidRPr="007F2616">
        <w:rPr>
          <w:rStyle w:val="Toggle"/>
          <w:rPrChange w:id="5290" w:author="Titus Ellison" w:date="2022-10-20T12:36:00Z">
            <w:rPr/>
          </w:rPrChange>
        </w:rPr>
        <w:t xml:space="preserve"> </w:t>
      </w:r>
      <w:ins w:id="5291" w:author="Titus Ellison" w:date="2022-10-20T12:35:00Z">
        <w:r w:rsidR="007F2616" w:rsidRPr="007F2616">
          <w:rPr>
            <w:rStyle w:val="Toggle"/>
            <w:rPrChange w:id="5292" w:author="Titus Ellison" w:date="2022-10-20T12:36:00Z">
              <w:rPr/>
            </w:rPrChange>
          </w:rPr>
          <w:t>[</w:t>
        </w:r>
      </w:ins>
      <w:del w:id="5293" w:author="Titus Ellison" w:date="2022-10-20T12:35:00Z">
        <w:r w:rsidRPr="007F2616" w:rsidDel="007F2616">
          <w:rPr>
            <w:rStyle w:val="Toggle"/>
            <w:rPrChange w:id="5294" w:author="Titus Ellison" w:date="2022-10-20T12:36:00Z">
              <w:rPr/>
            </w:rPrChange>
          </w:rPr>
          <w:delText>(</w:delText>
        </w:r>
      </w:del>
      <w:r w:rsidRPr="007F2616">
        <w:rPr>
          <w:rStyle w:val="Toggle"/>
          <w:rPrChange w:id="5295" w:author="Titus Ellison" w:date="2022-10-20T12:36:00Z">
            <w:rPr/>
          </w:rPrChange>
        </w:rPr>
        <w:t>5°F</w:t>
      </w:r>
      <w:ins w:id="5296" w:author="Titus Ellison" w:date="2022-10-20T12:35:00Z">
        <w:r w:rsidR="007F2616" w:rsidRPr="007F2616">
          <w:rPr>
            <w:rStyle w:val="Toggle"/>
            <w:rPrChange w:id="5297" w:author="Titus Ellison" w:date="2022-10-20T12:36:00Z">
              <w:rPr/>
            </w:rPrChange>
          </w:rPr>
          <w:t>]]</w:t>
        </w:r>
      </w:ins>
      <w:del w:id="5298" w:author="Titus Ellison" w:date="2022-10-20T12:35:00Z">
        <w:r w:rsidRPr="00BC7581" w:rsidDel="007F2616">
          <w:delText>)</w:delText>
        </w:r>
      </w:del>
      <w:r w:rsidRPr="00BC7581">
        <w:t xml:space="preserve"> for 2 minutes and after suppression period due to </w:t>
      </w:r>
      <w:r w:rsidR="00D21A33">
        <w:rPr>
          <w:rFonts w:cs="Times New Roman PS MT"/>
          <w:bCs/>
          <w:szCs w:val="20"/>
        </w:rPr>
        <w:t>setpoint</w:t>
      </w:r>
      <w:r w:rsidRPr="00BC7581">
        <w:t xml:space="preserve"> change per </w:t>
      </w:r>
      <w:r>
        <w:rPr>
          <w:rFonts w:cs="Times New Roman PS MT"/>
          <w:bCs/>
          <w:szCs w:val="20"/>
        </w:rPr>
        <w:t xml:space="preserve">Section </w:t>
      </w:r>
      <w:r w:rsidR="00CA5DFF">
        <w:rPr>
          <w:rFonts w:cs="Times New Roman PS MT"/>
          <w:bCs/>
          <w:szCs w:val="20"/>
        </w:rPr>
        <w:fldChar w:fldCharType="begin"/>
      </w:r>
      <w:r w:rsidR="00CA5DFF">
        <w:rPr>
          <w:rFonts w:cs="Times New Roman PS MT"/>
          <w:bCs/>
          <w:szCs w:val="20"/>
        </w:rPr>
        <w:instrText xml:space="preserve"> REF _Ref462144780 \w \h </w:instrText>
      </w:r>
      <w:r w:rsidR="00CA5DFF">
        <w:rPr>
          <w:rFonts w:cs="Times New Roman PS MT"/>
          <w:bCs/>
          <w:szCs w:val="20"/>
        </w:rPr>
      </w:r>
      <w:r w:rsidR="00CA5DFF">
        <w:rPr>
          <w:rFonts w:cs="Times New Roman PS MT"/>
          <w:bCs/>
          <w:szCs w:val="20"/>
        </w:rPr>
        <w:fldChar w:fldCharType="separate"/>
      </w:r>
      <w:r w:rsidR="0037258A">
        <w:rPr>
          <w:rFonts w:cs="Times New Roman PS MT"/>
          <w:bCs/>
          <w:szCs w:val="20"/>
        </w:rPr>
        <w:t>5.1.20</w:t>
      </w:r>
      <w:r w:rsidR="00CA5DFF">
        <w:rPr>
          <w:rFonts w:cs="Times New Roman PS MT"/>
          <w:bCs/>
          <w:szCs w:val="20"/>
        </w:rPr>
        <w:fldChar w:fldCharType="end"/>
      </w:r>
      <w:r>
        <w:rPr>
          <w:rFonts w:cs="Times New Roman PS MT"/>
          <w:bCs/>
          <w:szCs w:val="20"/>
        </w:rPr>
        <w:t>,</w:t>
      </w:r>
      <w:r w:rsidRPr="00BC7581">
        <w:t xml:space="preserve"> send 3 </w:t>
      </w:r>
      <w:r>
        <w:rPr>
          <w:rFonts w:cs="Times New Roman PS MT"/>
          <w:bCs/>
          <w:szCs w:val="20"/>
        </w:rPr>
        <w:t>requests.</w:t>
      </w:r>
    </w:p>
    <w:p w14:paraId="51E1958C" w14:textId="1609A6FA" w:rsidR="009045A3" w:rsidRPr="00BC7581" w:rsidRDefault="009045A3" w:rsidP="009E53CE">
      <w:pPr>
        <w:pStyle w:val="Heading5"/>
        <w:spacing w:before="120" w:after="60"/>
        <w:ind w:left="1714"/>
      </w:pPr>
      <w:r w:rsidRPr="00BC7581">
        <w:t xml:space="preserve">Else if the zone temperature exceeds the zone’s cooling </w:t>
      </w:r>
      <w:r w:rsidR="00D21A33">
        <w:rPr>
          <w:rFonts w:cs="Times New Roman PS MT"/>
          <w:bCs/>
          <w:szCs w:val="20"/>
        </w:rPr>
        <w:t>setpoint</w:t>
      </w:r>
      <w:r w:rsidRPr="00BC7581">
        <w:t xml:space="preserve"> by </w:t>
      </w:r>
      <w:ins w:id="5299" w:author="Titus Ellison" w:date="2022-10-20T12:36:00Z">
        <w:r w:rsidR="007F2616" w:rsidRPr="007F2616">
          <w:rPr>
            <w:rStyle w:val="Toggle"/>
            <w:rPrChange w:id="5300" w:author="Titus Ellison" w:date="2022-10-20T12:36:00Z">
              <w:rPr/>
            </w:rPrChange>
          </w:rPr>
          <w:t>[UNITS [</w:t>
        </w:r>
      </w:ins>
      <w:r w:rsidRPr="007F2616">
        <w:rPr>
          <w:rStyle w:val="Toggle"/>
          <w:rPrChange w:id="5301" w:author="Titus Ellison" w:date="2022-10-20T12:36:00Z">
            <w:rPr/>
          </w:rPrChange>
        </w:rPr>
        <w:t>2°C</w:t>
      </w:r>
      <w:ins w:id="5302" w:author="Titus Ellison" w:date="2022-10-20T12:36:00Z">
        <w:r w:rsidR="007F2616" w:rsidRPr="007F2616">
          <w:rPr>
            <w:rStyle w:val="Toggle"/>
            <w:rPrChange w:id="5303" w:author="Titus Ellison" w:date="2022-10-20T12:36:00Z">
              <w:rPr/>
            </w:rPrChange>
          </w:rPr>
          <w:t>]</w:t>
        </w:r>
      </w:ins>
      <w:r w:rsidRPr="007F2616">
        <w:rPr>
          <w:rStyle w:val="Toggle"/>
          <w:rPrChange w:id="5304" w:author="Titus Ellison" w:date="2022-10-20T12:36:00Z">
            <w:rPr/>
          </w:rPrChange>
        </w:rPr>
        <w:t xml:space="preserve"> </w:t>
      </w:r>
      <w:ins w:id="5305" w:author="Titus Ellison" w:date="2022-10-20T12:36:00Z">
        <w:r w:rsidR="007F2616" w:rsidRPr="007F2616">
          <w:rPr>
            <w:rStyle w:val="Toggle"/>
            <w:rPrChange w:id="5306" w:author="Titus Ellison" w:date="2022-10-20T12:36:00Z">
              <w:rPr/>
            </w:rPrChange>
          </w:rPr>
          <w:t>[</w:t>
        </w:r>
      </w:ins>
      <w:del w:id="5307" w:author="Titus Ellison" w:date="2022-10-20T12:36:00Z">
        <w:r w:rsidRPr="007F2616" w:rsidDel="007F2616">
          <w:rPr>
            <w:rStyle w:val="Toggle"/>
            <w:rPrChange w:id="5308" w:author="Titus Ellison" w:date="2022-10-20T12:36:00Z">
              <w:rPr/>
            </w:rPrChange>
          </w:rPr>
          <w:delText>(</w:delText>
        </w:r>
      </w:del>
      <w:r w:rsidRPr="007F2616">
        <w:rPr>
          <w:rStyle w:val="Toggle"/>
          <w:rPrChange w:id="5309" w:author="Titus Ellison" w:date="2022-10-20T12:36:00Z">
            <w:rPr/>
          </w:rPrChange>
        </w:rPr>
        <w:t>3°F</w:t>
      </w:r>
      <w:ins w:id="5310" w:author="Titus Ellison" w:date="2022-10-20T12:36:00Z">
        <w:r w:rsidR="007F2616" w:rsidRPr="007F2616">
          <w:rPr>
            <w:rStyle w:val="Toggle"/>
            <w:rPrChange w:id="5311" w:author="Titus Ellison" w:date="2022-10-20T12:36:00Z">
              <w:rPr/>
            </w:rPrChange>
          </w:rPr>
          <w:t>]]</w:t>
        </w:r>
      </w:ins>
      <w:del w:id="5312" w:author="Titus Ellison" w:date="2022-10-20T12:36:00Z">
        <w:r w:rsidRPr="00BC7581" w:rsidDel="007F2616">
          <w:delText>)</w:delText>
        </w:r>
      </w:del>
      <w:r w:rsidRPr="00BC7581">
        <w:t xml:space="preserve"> for 2 minutes and after suppression period due to </w:t>
      </w:r>
      <w:r w:rsidR="00D21A33">
        <w:rPr>
          <w:rFonts w:cs="Times New Roman PS MT"/>
          <w:bCs/>
          <w:szCs w:val="20"/>
        </w:rPr>
        <w:t>setpoint</w:t>
      </w:r>
      <w:r w:rsidRPr="00BC7581">
        <w:t xml:space="preserve"> change per </w:t>
      </w:r>
      <w:r>
        <w:rPr>
          <w:rFonts w:cs="Times New Roman PS MT"/>
          <w:bCs/>
          <w:szCs w:val="20"/>
        </w:rPr>
        <w:t xml:space="preserve">Section </w:t>
      </w:r>
      <w:r w:rsidR="00CA5DFF">
        <w:rPr>
          <w:rFonts w:cs="Times New Roman PS MT"/>
          <w:bCs/>
          <w:szCs w:val="20"/>
        </w:rPr>
        <w:fldChar w:fldCharType="begin"/>
      </w:r>
      <w:r w:rsidR="00CA5DFF">
        <w:rPr>
          <w:rFonts w:cs="Times New Roman PS MT"/>
          <w:bCs/>
          <w:szCs w:val="20"/>
        </w:rPr>
        <w:instrText xml:space="preserve"> REF _Ref462144780 \w \h </w:instrText>
      </w:r>
      <w:r w:rsidR="00CA5DFF">
        <w:rPr>
          <w:rFonts w:cs="Times New Roman PS MT"/>
          <w:bCs/>
          <w:szCs w:val="20"/>
        </w:rPr>
      </w:r>
      <w:r w:rsidR="00CA5DFF">
        <w:rPr>
          <w:rFonts w:cs="Times New Roman PS MT"/>
          <w:bCs/>
          <w:szCs w:val="20"/>
        </w:rPr>
        <w:fldChar w:fldCharType="separate"/>
      </w:r>
      <w:r w:rsidR="0037258A">
        <w:rPr>
          <w:rFonts w:cs="Times New Roman PS MT"/>
          <w:bCs/>
          <w:szCs w:val="20"/>
        </w:rPr>
        <w:t>5.1.20</w:t>
      </w:r>
      <w:r w:rsidR="00CA5DFF">
        <w:rPr>
          <w:rFonts w:cs="Times New Roman PS MT"/>
          <w:bCs/>
          <w:szCs w:val="20"/>
        </w:rPr>
        <w:fldChar w:fldCharType="end"/>
      </w:r>
      <w:r>
        <w:rPr>
          <w:rFonts w:cs="Times New Roman PS MT"/>
          <w:bCs/>
          <w:szCs w:val="20"/>
        </w:rPr>
        <w:t>,</w:t>
      </w:r>
      <w:r w:rsidRPr="00BC7581">
        <w:t xml:space="preserve"> send 2 </w:t>
      </w:r>
      <w:r>
        <w:rPr>
          <w:rFonts w:cs="Times New Roman PS MT"/>
          <w:bCs/>
          <w:szCs w:val="20"/>
        </w:rPr>
        <w:t>requests.</w:t>
      </w:r>
    </w:p>
    <w:p w14:paraId="5632FA91" w14:textId="37D0AC16" w:rsidR="009045A3" w:rsidRPr="00BC7581" w:rsidRDefault="009045A3" w:rsidP="009E53CE">
      <w:pPr>
        <w:pStyle w:val="Heading5"/>
        <w:spacing w:before="120" w:after="60"/>
        <w:ind w:left="1714"/>
      </w:pPr>
      <w:r w:rsidRPr="00BC7581">
        <w:t xml:space="preserve">Else if the </w:t>
      </w:r>
      <w:r w:rsidR="005474F7">
        <w:rPr>
          <w:rFonts w:cs="Times New Roman PS MT"/>
          <w:bCs/>
          <w:szCs w:val="20"/>
        </w:rPr>
        <w:t>Cooling Loop</w:t>
      </w:r>
      <w:r w:rsidRPr="00BC7581">
        <w:t xml:space="preserve"> is greater than 95%, send 1 </w:t>
      </w:r>
      <w:r>
        <w:rPr>
          <w:rFonts w:cs="Times New Roman PS MT"/>
          <w:bCs/>
          <w:szCs w:val="20"/>
        </w:rPr>
        <w:t>request</w:t>
      </w:r>
      <w:r w:rsidRPr="00BC7581">
        <w:t xml:space="preserve"> until the </w:t>
      </w:r>
      <w:r w:rsidR="005474F7">
        <w:rPr>
          <w:rFonts w:cs="Times New Roman PS MT"/>
          <w:bCs/>
          <w:szCs w:val="20"/>
        </w:rPr>
        <w:t>Cooling Loop</w:t>
      </w:r>
      <w:r w:rsidRPr="00BC7581">
        <w:t xml:space="preserve"> is less than 85</w:t>
      </w:r>
      <w:r>
        <w:rPr>
          <w:rFonts w:cs="Times New Roman PS MT"/>
          <w:bCs/>
          <w:szCs w:val="20"/>
        </w:rPr>
        <w:t>%.</w:t>
      </w:r>
    </w:p>
    <w:p w14:paraId="7CC37D4A" w14:textId="0761A7D6" w:rsidR="009045A3" w:rsidRPr="00BC7581" w:rsidRDefault="009045A3" w:rsidP="009E53CE">
      <w:pPr>
        <w:pStyle w:val="Heading5"/>
        <w:spacing w:before="120" w:after="60"/>
        <w:ind w:left="1714"/>
      </w:pPr>
      <w:r w:rsidRPr="00BC7581">
        <w:t xml:space="preserve">Else if the </w:t>
      </w:r>
      <w:r w:rsidR="005474F7">
        <w:rPr>
          <w:rFonts w:cs="Times New Roman PS MT"/>
          <w:bCs/>
          <w:szCs w:val="20"/>
        </w:rPr>
        <w:t>Cooling Loop</w:t>
      </w:r>
      <w:r w:rsidRPr="00BC7581">
        <w:t xml:space="preserve"> is less than 95%, send 0 </w:t>
      </w:r>
      <w:r>
        <w:rPr>
          <w:rFonts w:cs="Times New Roman PS MT"/>
          <w:bCs/>
          <w:szCs w:val="20"/>
        </w:rPr>
        <w:t>requests.</w:t>
      </w:r>
    </w:p>
    <w:p w14:paraId="72AA804F" w14:textId="64737BE6" w:rsidR="009045A3" w:rsidRPr="00BC7581" w:rsidRDefault="009045A3" w:rsidP="0087618D">
      <w:pPr>
        <w:pStyle w:val="Heading4"/>
      </w:pPr>
      <w:r w:rsidRPr="00BC7581">
        <w:t>Cold</w:t>
      </w:r>
      <w:r w:rsidRPr="00B87A61">
        <w:rPr>
          <w:rFonts w:cs="Times New Roman PS MT"/>
          <w:szCs w:val="20"/>
        </w:rPr>
        <w:t>-</w:t>
      </w:r>
      <w:r w:rsidRPr="00BC7581">
        <w:t>Duct Static Pressure Reset Requests</w:t>
      </w:r>
    </w:p>
    <w:p w14:paraId="12093D6E" w14:textId="69B9A068" w:rsidR="009045A3" w:rsidRPr="00BC7581" w:rsidRDefault="009045A3" w:rsidP="007C1423">
      <w:pPr>
        <w:pStyle w:val="Heading5"/>
      </w:pPr>
      <w:r w:rsidRPr="00BC7581">
        <w:t xml:space="preserve">If the measured airflow is less than 50% of </w:t>
      </w:r>
      <w:r w:rsidR="00D21A33">
        <w:rPr>
          <w:rFonts w:cs="Times New Roman PS MT"/>
          <w:bCs/>
          <w:szCs w:val="20"/>
        </w:rPr>
        <w:t>setpoint</w:t>
      </w:r>
      <w:r w:rsidRPr="00BC7581">
        <w:t xml:space="preserve"> while </w:t>
      </w:r>
      <w:r w:rsidR="00D21A33">
        <w:rPr>
          <w:rFonts w:cs="Times New Roman PS MT"/>
          <w:bCs/>
          <w:szCs w:val="20"/>
        </w:rPr>
        <w:t>setpoint</w:t>
      </w:r>
      <w:r w:rsidRPr="00BC7581">
        <w:t xml:space="preserve"> is greater than zero and the damper position is greater than 95% for 1 minute, send 3 </w:t>
      </w:r>
      <w:r>
        <w:rPr>
          <w:rFonts w:cs="Times New Roman PS MT"/>
          <w:bCs/>
          <w:szCs w:val="20"/>
        </w:rPr>
        <w:t>requests.</w:t>
      </w:r>
    </w:p>
    <w:p w14:paraId="078659A4" w14:textId="1C5BB199" w:rsidR="009045A3" w:rsidRPr="00BC7581" w:rsidRDefault="009045A3" w:rsidP="007C1423">
      <w:pPr>
        <w:pStyle w:val="Heading5"/>
      </w:pPr>
      <w:r w:rsidRPr="00BC7581">
        <w:t xml:space="preserve">Else if the measured airflow is less than 70% of </w:t>
      </w:r>
      <w:r w:rsidR="00D21A33">
        <w:rPr>
          <w:rFonts w:cs="Times New Roman PS MT"/>
          <w:bCs/>
          <w:szCs w:val="20"/>
        </w:rPr>
        <w:t>setpoint</w:t>
      </w:r>
      <w:r w:rsidRPr="00BC7581">
        <w:t xml:space="preserve"> while </w:t>
      </w:r>
      <w:r w:rsidR="00D21A33">
        <w:rPr>
          <w:rFonts w:cs="Times New Roman PS MT"/>
          <w:bCs/>
          <w:szCs w:val="20"/>
        </w:rPr>
        <w:t>setpoint</w:t>
      </w:r>
      <w:r w:rsidRPr="00BC7581">
        <w:t xml:space="preserve"> is greater than zero and the damper position is greater than 95% for 1 minute, send 2 </w:t>
      </w:r>
      <w:r>
        <w:rPr>
          <w:rFonts w:cs="Times New Roman PS MT"/>
          <w:bCs/>
          <w:szCs w:val="20"/>
        </w:rPr>
        <w:t>requests.</w:t>
      </w:r>
    </w:p>
    <w:p w14:paraId="4829904A" w14:textId="135F6017" w:rsidR="009045A3" w:rsidRPr="00BC7581" w:rsidRDefault="009045A3" w:rsidP="007C1423">
      <w:pPr>
        <w:pStyle w:val="Heading5"/>
      </w:pPr>
      <w:r w:rsidRPr="00BC7581">
        <w:t xml:space="preserve">Else if the </w:t>
      </w:r>
      <w:r>
        <w:rPr>
          <w:rFonts w:cs="Times New Roman PS MT"/>
          <w:bCs/>
          <w:szCs w:val="20"/>
        </w:rPr>
        <w:t>damper</w:t>
      </w:r>
      <w:r w:rsidRPr="00BC7581">
        <w:t xml:space="preserve"> position is greater than 95%, send 1 </w:t>
      </w:r>
      <w:r>
        <w:rPr>
          <w:rFonts w:cs="Times New Roman PS MT"/>
          <w:bCs/>
          <w:szCs w:val="20"/>
        </w:rPr>
        <w:t>request</w:t>
      </w:r>
      <w:r w:rsidRPr="00BC7581">
        <w:t xml:space="preserve"> until the </w:t>
      </w:r>
      <w:r>
        <w:rPr>
          <w:rFonts w:cs="Times New Roman PS MT"/>
          <w:bCs/>
          <w:szCs w:val="20"/>
        </w:rPr>
        <w:t>damper</w:t>
      </w:r>
      <w:r w:rsidRPr="00BC7581">
        <w:t xml:space="preserve"> position is less than 85</w:t>
      </w:r>
      <w:r>
        <w:rPr>
          <w:rFonts w:cs="Times New Roman PS MT"/>
          <w:bCs/>
          <w:szCs w:val="20"/>
        </w:rPr>
        <w:t>%.</w:t>
      </w:r>
    </w:p>
    <w:p w14:paraId="7D914B0F" w14:textId="177DF4B5" w:rsidR="009045A3" w:rsidRPr="00BC7581" w:rsidRDefault="009045A3" w:rsidP="007C1423">
      <w:pPr>
        <w:pStyle w:val="Heading5"/>
      </w:pPr>
      <w:r w:rsidRPr="00BC7581">
        <w:t xml:space="preserve">Else if the </w:t>
      </w:r>
      <w:r>
        <w:rPr>
          <w:rFonts w:cs="Times New Roman PS MT"/>
          <w:bCs/>
          <w:szCs w:val="20"/>
        </w:rPr>
        <w:t>damper</w:t>
      </w:r>
      <w:r w:rsidRPr="00BC7581">
        <w:t xml:space="preserve"> position is less than 95%, send 0 </w:t>
      </w:r>
      <w:r>
        <w:rPr>
          <w:rFonts w:cs="Times New Roman PS MT"/>
          <w:bCs/>
          <w:szCs w:val="20"/>
        </w:rPr>
        <w:t>requests.</w:t>
      </w:r>
    </w:p>
    <w:p w14:paraId="49F97908" w14:textId="77777777" w:rsidR="009045A3" w:rsidRPr="00BC7581" w:rsidRDefault="009045A3" w:rsidP="0087618D">
      <w:pPr>
        <w:pStyle w:val="Heading4"/>
      </w:pPr>
      <w:r w:rsidRPr="00BC7581">
        <w:t>Heating SAT Reset Requests</w:t>
      </w:r>
    </w:p>
    <w:p w14:paraId="02A5080B" w14:textId="175DBC3F" w:rsidR="009045A3" w:rsidRPr="00BC7581" w:rsidRDefault="009045A3" w:rsidP="007C1423">
      <w:pPr>
        <w:pStyle w:val="Heading5"/>
      </w:pPr>
      <w:r w:rsidRPr="00BC7581">
        <w:t xml:space="preserve">If the zone temperature is below the zone’s heating </w:t>
      </w:r>
      <w:r w:rsidR="00D21A33">
        <w:rPr>
          <w:rFonts w:cs="Times New Roman PS MT"/>
          <w:bCs/>
          <w:szCs w:val="20"/>
        </w:rPr>
        <w:t>setpoint</w:t>
      </w:r>
      <w:r w:rsidRPr="00BC7581">
        <w:t xml:space="preserve"> by </w:t>
      </w:r>
      <w:ins w:id="5313" w:author="Titus Ellison" w:date="2022-10-20T12:36:00Z">
        <w:r w:rsidR="007F2616" w:rsidRPr="007F2616">
          <w:rPr>
            <w:rStyle w:val="Toggle"/>
            <w:rPrChange w:id="5314" w:author="Titus Ellison" w:date="2022-10-20T12:36:00Z">
              <w:rPr/>
            </w:rPrChange>
          </w:rPr>
          <w:t>[UNITS [</w:t>
        </w:r>
      </w:ins>
      <w:r w:rsidRPr="007F2616">
        <w:rPr>
          <w:rStyle w:val="Toggle"/>
          <w:rPrChange w:id="5315" w:author="Titus Ellison" w:date="2022-10-20T12:36:00Z">
            <w:rPr/>
          </w:rPrChange>
        </w:rPr>
        <w:t>3°C</w:t>
      </w:r>
      <w:ins w:id="5316" w:author="Titus Ellison" w:date="2022-10-20T12:36:00Z">
        <w:r w:rsidR="007F2616" w:rsidRPr="007F2616">
          <w:rPr>
            <w:rStyle w:val="Toggle"/>
            <w:rPrChange w:id="5317" w:author="Titus Ellison" w:date="2022-10-20T12:36:00Z">
              <w:rPr/>
            </w:rPrChange>
          </w:rPr>
          <w:t>]</w:t>
        </w:r>
      </w:ins>
      <w:r w:rsidRPr="007F2616">
        <w:rPr>
          <w:rStyle w:val="Toggle"/>
          <w:rPrChange w:id="5318" w:author="Titus Ellison" w:date="2022-10-20T12:36:00Z">
            <w:rPr/>
          </w:rPrChange>
        </w:rPr>
        <w:t xml:space="preserve"> </w:t>
      </w:r>
      <w:ins w:id="5319" w:author="Titus Ellison" w:date="2022-10-20T12:36:00Z">
        <w:r w:rsidR="007F2616" w:rsidRPr="007F2616">
          <w:rPr>
            <w:rStyle w:val="Toggle"/>
            <w:rPrChange w:id="5320" w:author="Titus Ellison" w:date="2022-10-20T12:36:00Z">
              <w:rPr/>
            </w:rPrChange>
          </w:rPr>
          <w:t>[</w:t>
        </w:r>
      </w:ins>
      <w:del w:id="5321" w:author="Titus Ellison" w:date="2022-10-20T12:36:00Z">
        <w:r w:rsidRPr="007F2616" w:rsidDel="007F2616">
          <w:rPr>
            <w:rStyle w:val="Toggle"/>
            <w:rPrChange w:id="5322" w:author="Titus Ellison" w:date="2022-10-20T12:36:00Z">
              <w:rPr/>
            </w:rPrChange>
          </w:rPr>
          <w:delText>(</w:delText>
        </w:r>
      </w:del>
      <w:r w:rsidRPr="007F2616">
        <w:rPr>
          <w:rStyle w:val="Toggle"/>
          <w:rPrChange w:id="5323" w:author="Titus Ellison" w:date="2022-10-20T12:36:00Z">
            <w:rPr/>
          </w:rPrChange>
        </w:rPr>
        <w:t>5°F</w:t>
      </w:r>
      <w:ins w:id="5324" w:author="Titus Ellison" w:date="2022-10-20T12:36:00Z">
        <w:r w:rsidR="007F2616" w:rsidRPr="007F2616">
          <w:rPr>
            <w:rStyle w:val="Toggle"/>
            <w:rPrChange w:id="5325" w:author="Titus Ellison" w:date="2022-10-20T12:36:00Z">
              <w:rPr/>
            </w:rPrChange>
          </w:rPr>
          <w:t>]]</w:t>
        </w:r>
      </w:ins>
      <w:del w:id="5326" w:author="Titus Ellison" w:date="2022-10-20T12:36:00Z">
        <w:r w:rsidRPr="00BC7581" w:rsidDel="007F2616">
          <w:delText>)</w:delText>
        </w:r>
      </w:del>
      <w:r w:rsidRPr="00BC7581">
        <w:t xml:space="preserve"> for 2 minutes and after suppression period due to </w:t>
      </w:r>
      <w:r w:rsidR="00D21A33">
        <w:rPr>
          <w:rFonts w:cs="Times New Roman PS MT"/>
          <w:bCs/>
          <w:szCs w:val="20"/>
        </w:rPr>
        <w:t>setpoint</w:t>
      </w:r>
      <w:r w:rsidRPr="00BC7581">
        <w:t xml:space="preserve"> change per </w:t>
      </w:r>
      <w:r>
        <w:rPr>
          <w:rFonts w:cs="Times New Roman PS MT"/>
          <w:bCs/>
          <w:szCs w:val="20"/>
        </w:rPr>
        <w:t xml:space="preserve">Section </w:t>
      </w:r>
      <w:r w:rsidR="00CA5DFF">
        <w:rPr>
          <w:rFonts w:cs="Times New Roman PS MT"/>
          <w:bCs/>
          <w:szCs w:val="20"/>
        </w:rPr>
        <w:fldChar w:fldCharType="begin"/>
      </w:r>
      <w:r w:rsidR="00CA5DFF">
        <w:rPr>
          <w:rFonts w:cs="Times New Roman PS MT"/>
          <w:bCs/>
          <w:szCs w:val="20"/>
        </w:rPr>
        <w:instrText xml:space="preserve"> REF _Ref462144780 \w \h </w:instrText>
      </w:r>
      <w:r w:rsidR="00CA5DFF">
        <w:rPr>
          <w:rFonts w:cs="Times New Roman PS MT"/>
          <w:bCs/>
          <w:szCs w:val="20"/>
        </w:rPr>
      </w:r>
      <w:r w:rsidR="00CA5DFF">
        <w:rPr>
          <w:rFonts w:cs="Times New Roman PS MT"/>
          <w:bCs/>
          <w:szCs w:val="20"/>
        </w:rPr>
        <w:fldChar w:fldCharType="separate"/>
      </w:r>
      <w:r w:rsidR="0037258A">
        <w:rPr>
          <w:rFonts w:cs="Times New Roman PS MT"/>
          <w:bCs/>
          <w:szCs w:val="20"/>
        </w:rPr>
        <w:t>5.1.20</w:t>
      </w:r>
      <w:r w:rsidR="00CA5DFF">
        <w:rPr>
          <w:rFonts w:cs="Times New Roman PS MT"/>
          <w:bCs/>
          <w:szCs w:val="20"/>
        </w:rPr>
        <w:fldChar w:fldCharType="end"/>
      </w:r>
      <w:r>
        <w:rPr>
          <w:rFonts w:cs="Times New Roman PS MT"/>
          <w:bCs/>
          <w:szCs w:val="20"/>
        </w:rPr>
        <w:t>,</w:t>
      </w:r>
      <w:r w:rsidRPr="00BC7581">
        <w:t xml:space="preserve"> send 3 </w:t>
      </w:r>
      <w:r>
        <w:rPr>
          <w:rFonts w:cs="Times New Roman PS MT"/>
          <w:bCs/>
          <w:szCs w:val="20"/>
        </w:rPr>
        <w:t>requests.</w:t>
      </w:r>
    </w:p>
    <w:p w14:paraId="10324333" w14:textId="73FDE8FE" w:rsidR="009045A3" w:rsidRPr="00BC7581" w:rsidRDefault="009045A3" w:rsidP="007C1423">
      <w:pPr>
        <w:pStyle w:val="Heading5"/>
      </w:pPr>
      <w:r w:rsidRPr="00BC7581">
        <w:t xml:space="preserve">Else if the zone temperature is below the zone’s heating </w:t>
      </w:r>
      <w:r w:rsidR="00D21A33">
        <w:rPr>
          <w:rFonts w:cs="Times New Roman PS MT"/>
          <w:bCs/>
          <w:szCs w:val="20"/>
        </w:rPr>
        <w:t>setpoint</w:t>
      </w:r>
      <w:r w:rsidRPr="00BC7581">
        <w:t xml:space="preserve"> by </w:t>
      </w:r>
      <w:ins w:id="5327" w:author="Titus Ellison" w:date="2022-10-20T12:36:00Z">
        <w:r w:rsidR="007F2616" w:rsidRPr="007F2616">
          <w:rPr>
            <w:rStyle w:val="Toggle"/>
            <w:rPrChange w:id="5328" w:author="Titus Ellison" w:date="2022-10-20T12:36:00Z">
              <w:rPr/>
            </w:rPrChange>
          </w:rPr>
          <w:t>[UNITS [</w:t>
        </w:r>
      </w:ins>
      <w:r w:rsidRPr="007F2616">
        <w:rPr>
          <w:rStyle w:val="Toggle"/>
          <w:rPrChange w:id="5329" w:author="Titus Ellison" w:date="2022-10-20T12:36:00Z">
            <w:rPr/>
          </w:rPrChange>
        </w:rPr>
        <w:t>2°C</w:t>
      </w:r>
      <w:ins w:id="5330" w:author="Titus Ellison" w:date="2022-10-20T12:36:00Z">
        <w:r w:rsidR="007F2616" w:rsidRPr="007F2616">
          <w:rPr>
            <w:rStyle w:val="Toggle"/>
            <w:rPrChange w:id="5331" w:author="Titus Ellison" w:date="2022-10-20T12:36:00Z">
              <w:rPr/>
            </w:rPrChange>
          </w:rPr>
          <w:t>]</w:t>
        </w:r>
      </w:ins>
      <w:r w:rsidRPr="007F2616">
        <w:rPr>
          <w:rStyle w:val="Toggle"/>
          <w:rPrChange w:id="5332" w:author="Titus Ellison" w:date="2022-10-20T12:36:00Z">
            <w:rPr/>
          </w:rPrChange>
        </w:rPr>
        <w:t xml:space="preserve"> </w:t>
      </w:r>
      <w:ins w:id="5333" w:author="Titus Ellison" w:date="2022-10-20T12:36:00Z">
        <w:r w:rsidR="007F2616" w:rsidRPr="007F2616">
          <w:rPr>
            <w:rStyle w:val="Toggle"/>
            <w:rPrChange w:id="5334" w:author="Titus Ellison" w:date="2022-10-20T12:36:00Z">
              <w:rPr/>
            </w:rPrChange>
          </w:rPr>
          <w:t>[</w:t>
        </w:r>
      </w:ins>
      <w:del w:id="5335" w:author="Titus Ellison" w:date="2022-10-20T12:36:00Z">
        <w:r w:rsidRPr="007F2616" w:rsidDel="007F2616">
          <w:rPr>
            <w:rStyle w:val="Toggle"/>
            <w:rPrChange w:id="5336" w:author="Titus Ellison" w:date="2022-10-20T12:36:00Z">
              <w:rPr/>
            </w:rPrChange>
          </w:rPr>
          <w:delText>(</w:delText>
        </w:r>
      </w:del>
      <w:r w:rsidRPr="007F2616">
        <w:rPr>
          <w:rStyle w:val="Toggle"/>
          <w:rPrChange w:id="5337" w:author="Titus Ellison" w:date="2022-10-20T12:36:00Z">
            <w:rPr/>
          </w:rPrChange>
        </w:rPr>
        <w:t>3°F</w:t>
      </w:r>
      <w:ins w:id="5338" w:author="Titus Ellison" w:date="2022-10-20T12:36:00Z">
        <w:r w:rsidR="007F2616" w:rsidRPr="007F2616">
          <w:rPr>
            <w:rStyle w:val="Toggle"/>
            <w:rPrChange w:id="5339" w:author="Titus Ellison" w:date="2022-10-20T12:36:00Z">
              <w:rPr/>
            </w:rPrChange>
          </w:rPr>
          <w:t>]]</w:t>
        </w:r>
      </w:ins>
      <w:del w:id="5340" w:author="Titus Ellison" w:date="2022-10-20T12:36:00Z">
        <w:r w:rsidRPr="00BC7581" w:rsidDel="007F2616">
          <w:delText>)</w:delText>
        </w:r>
      </w:del>
      <w:r w:rsidRPr="00BC7581">
        <w:t xml:space="preserve"> for 2 minutes and after suppression period due to </w:t>
      </w:r>
      <w:r w:rsidR="00D21A33">
        <w:rPr>
          <w:rFonts w:cs="Times New Roman PS MT"/>
          <w:bCs/>
          <w:szCs w:val="20"/>
        </w:rPr>
        <w:t>setpoint</w:t>
      </w:r>
      <w:r w:rsidRPr="00BC7581">
        <w:t xml:space="preserve"> change per </w:t>
      </w:r>
      <w:r>
        <w:rPr>
          <w:rFonts w:cs="Times New Roman PS MT"/>
          <w:bCs/>
          <w:szCs w:val="20"/>
        </w:rPr>
        <w:t xml:space="preserve">Section </w:t>
      </w:r>
      <w:r w:rsidR="00CA5DFF">
        <w:rPr>
          <w:rFonts w:cs="Times New Roman PS MT"/>
          <w:bCs/>
          <w:szCs w:val="20"/>
        </w:rPr>
        <w:fldChar w:fldCharType="begin"/>
      </w:r>
      <w:r w:rsidR="00CA5DFF">
        <w:rPr>
          <w:rFonts w:cs="Times New Roman PS MT"/>
          <w:bCs/>
          <w:szCs w:val="20"/>
        </w:rPr>
        <w:instrText xml:space="preserve"> REF _Ref462144780 \w \h </w:instrText>
      </w:r>
      <w:r w:rsidR="00CA5DFF">
        <w:rPr>
          <w:rFonts w:cs="Times New Roman PS MT"/>
          <w:bCs/>
          <w:szCs w:val="20"/>
        </w:rPr>
      </w:r>
      <w:r w:rsidR="00CA5DFF">
        <w:rPr>
          <w:rFonts w:cs="Times New Roman PS MT"/>
          <w:bCs/>
          <w:szCs w:val="20"/>
        </w:rPr>
        <w:fldChar w:fldCharType="separate"/>
      </w:r>
      <w:r w:rsidR="0037258A">
        <w:rPr>
          <w:rFonts w:cs="Times New Roman PS MT"/>
          <w:bCs/>
          <w:szCs w:val="20"/>
        </w:rPr>
        <w:t>5.1.20</w:t>
      </w:r>
      <w:r w:rsidR="00CA5DFF">
        <w:rPr>
          <w:rFonts w:cs="Times New Roman PS MT"/>
          <w:bCs/>
          <w:szCs w:val="20"/>
        </w:rPr>
        <w:fldChar w:fldCharType="end"/>
      </w:r>
      <w:r>
        <w:rPr>
          <w:rFonts w:cs="Times New Roman PS MT"/>
          <w:bCs/>
          <w:szCs w:val="20"/>
        </w:rPr>
        <w:t>,</w:t>
      </w:r>
      <w:r w:rsidRPr="00BC7581">
        <w:t xml:space="preserve"> send 2 </w:t>
      </w:r>
      <w:r>
        <w:rPr>
          <w:rFonts w:cs="Times New Roman PS MT"/>
          <w:bCs/>
          <w:szCs w:val="20"/>
        </w:rPr>
        <w:t>requests.</w:t>
      </w:r>
    </w:p>
    <w:p w14:paraId="7348ADA7" w14:textId="090096CF" w:rsidR="009045A3" w:rsidRPr="00BC7581" w:rsidRDefault="009045A3" w:rsidP="007C1423">
      <w:pPr>
        <w:pStyle w:val="Heading5"/>
      </w:pPr>
      <w:r w:rsidRPr="00BC7581">
        <w:lastRenderedPageBreak/>
        <w:t xml:space="preserve">Else if the </w:t>
      </w:r>
      <w:r w:rsidR="005474F7">
        <w:rPr>
          <w:rFonts w:cs="Times New Roman PS MT"/>
          <w:bCs/>
          <w:szCs w:val="20"/>
        </w:rPr>
        <w:t>Heating Loop</w:t>
      </w:r>
      <w:r w:rsidRPr="00BC7581">
        <w:t xml:space="preserve"> is greater than 95%, send 1 </w:t>
      </w:r>
      <w:r>
        <w:rPr>
          <w:rFonts w:cs="Times New Roman PS MT"/>
          <w:bCs/>
          <w:szCs w:val="20"/>
        </w:rPr>
        <w:t>request</w:t>
      </w:r>
      <w:r w:rsidRPr="00BC7581">
        <w:t xml:space="preserve"> until the </w:t>
      </w:r>
      <w:r w:rsidR="005474F7">
        <w:rPr>
          <w:rFonts w:cs="Times New Roman PS MT"/>
          <w:bCs/>
          <w:szCs w:val="20"/>
        </w:rPr>
        <w:t>Heating Loop</w:t>
      </w:r>
      <w:r w:rsidRPr="00BC7581">
        <w:t xml:space="preserve"> is less than 85</w:t>
      </w:r>
      <w:r>
        <w:rPr>
          <w:rFonts w:cs="Times New Roman PS MT"/>
          <w:bCs/>
          <w:szCs w:val="20"/>
        </w:rPr>
        <w:t>%.</w:t>
      </w:r>
    </w:p>
    <w:p w14:paraId="463AE45E" w14:textId="638365E3" w:rsidR="009045A3" w:rsidRPr="00BC7581" w:rsidRDefault="009045A3" w:rsidP="007C1423">
      <w:pPr>
        <w:pStyle w:val="Heading5"/>
      </w:pPr>
      <w:r w:rsidRPr="00BC7581">
        <w:t xml:space="preserve">Else if the </w:t>
      </w:r>
      <w:r w:rsidR="005474F7">
        <w:rPr>
          <w:rFonts w:cs="Times New Roman PS MT"/>
          <w:bCs/>
          <w:szCs w:val="20"/>
        </w:rPr>
        <w:t>Heating Loop</w:t>
      </w:r>
      <w:r w:rsidRPr="00BC7581">
        <w:t xml:space="preserve"> is less than 95%, send 0 </w:t>
      </w:r>
      <w:r>
        <w:rPr>
          <w:rFonts w:cs="Times New Roman PS MT"/>
          <w:bCs/>
          <w:szCs w:val="20"/>
        </w:rPr>
        <w:t>requests</w:t>
      </w:r>
    </w:p>
    <w:p w14:paraId="5C57B7FF" w14:textId="17403171" w:rsidR="009045A3" w:rsidRPr="00BC7581" w:rsidRDefault="009045A3" w:rsidP="0087618D">
      <w:pPr>
        <w:pStyle w:val="Heading4"/>
      </w:pPr>
      <w:r w:rsidRPr="00BC7581">
        <w:t>Hot</w:t>
      </w:r>
      <w:r w:rsidRPr="00B87A61">
        <w:rPr>
          <w:rFonts w:cs="Times New Roman PS MT"/>
          <w:szCs w:val="20"/>
        </w:rPr>
        <w:t>-</w:t>
      </w:r>
      <w:r w:rsidRPr="00BC7581">
        <w:t>Duct Static Pressure Reset Requests</w:t>
      </w:r>
    </w:p>
    <w:p w14:paraId="2C3AA747" w14:textId="306413C1" w:rsidR="009045A3" w:rsidRPr="00BC7581" w:rsidRDefault="009045A3" w:rsidP="007C1423">
      <w:pPr>
        <w:pStyle w:val="Heading5"/>
      </w:pPr>
      <w:r w:rsidRPr="00BC7581">
        <w:t xml:space="preserve">If the measured airflow is less than 50% of </w:t>
      </w:r>
      <w:r w:rsidR="00D21A33">
        <w:rPr>
          <w:rFonts w:cs="Times New Roman PS MT"/>
          <w:bCs/>
          <w:szCs w:val="20"/>
        </w:rPr>
        <w:t>setpoint</w:t>
      </w:r>
      <w:r w:rsidRPr="00BC7581">
        <w:t xml:space="preserve"> while </w:t>
      </w:r>
      <w:r w:rsidR="00D21A33">
        <w:rPr>
          <w:rFonts w:cs="Times New Roman PS MT"/>
          <w:bCs/>
          <w:szCs w:val="20"/>
        </w:rPr>
        <w:t>setpoint</w:t>
      </w:r>
      <w:r w:rsidRPr="00BC7581">
        <w:t xml:space="preserve"> is greater than zero and the damper position is greater than 95% for 1 minute, send 3 </w:t>
      </w:r>
      <w:r>
        <w:rPr>
          <w:rFonts w:cs="Times New Roman PS MT"/>
          <w:bCs/>
          <w:szCs w:val="20"/>
        </w:rPr>
        <w:t>requests.</w:t>
      </w:r>
    </w:p>
    <w:p w14:paraId="61300903" w14:textId="34344BC2" w:rsidR="009045A3" w:rsidRPr="00BC7581" w:rsidRDefault="009045A3" w:rsidP="007C1423">
      <w:pPr>
        <w:pStyle w:val="Heading5"/>
      </w:pPr>
      <w:r w:rsidRPr="00BC7581">
        <w:t xml:space="preserve">Else if the measured airflow is less than 70% of </w:t>
      </w:r>
      <w:r w:rsidR="00D21A33">
        <w:rPr>
          <w:rFonts w:cs="Times New Roman PS MT"/>
          <w:bCs/>
          <w:szCs w:val="20"/>
        </w:rPr>
        <w:t>setpoint</w:t>
      </w:r>
      <w:r w:rsidRPr="00BC7581">
        <w:t xml:space="preserve"> while </w:t>
      </w:r>
      <w:r w:rsidR="00D21A33">
        <w:rPr>
          <w:rFonts w:cs="Times New Roman PS MT"/>
          <w:bCs/>
          <w:szCs w:val="20"/>
        </w:rPr>
        <w:t>setpoint</w:t>
      </w:r>
      <w:r w:rsidRPr="00BC7581">
        <w:t xml:space="preserve"> is greater than zero and the damper position is greater than 95% for 1 minute, send 2 </w:t>
      </w:r>
      <w:r>
        <w:rPr>
          <w:rFonts w:cs="Times New Roman PS MT"/>
          <w:bCs/>
          <w:szCs w:val="20"/>
        </w:rPr>
        <w:t>requests.</w:t>
      </w:r>
    </w:p>
    <w:p w14:paraId="0AD6971A" w14:textId="613A50D5" w:rsidR="009045A3" w:rsidRPr="00BC7581" w:rsidRDefault="009045A3" w:rsidP="007C1423">
      <w:pPr>
        <w:pStyle w:val="Heading5"/>
      </w:pPr>
      <w:r w:rsidRPr="00BC7581">
        <w:t xml:space="preserve">Else if the </w:t>
      </w:r>
      <w:r>
        <w:rPr>
          <w:rFonts w:cs="Times New Roman PS MT"/>
          <w:bCs/>
          <w:szCs w:val="20"/>
        </w:rPr>
        <w:t>damper</w:t>
      </w:r>
      <w:r w:rsidRPr="00BC7581">
        <w:t xml:space="preserve"> position is greater than 95%, send 1 </w:t>
      </w:r>
      <w:r>
        <w:rPr>
          <w:rFonts w:cs="Times New Roman PS MT"/>
          <w:bCs/>
          <w:szCs w:val="20"/>
        </w:rPr>
        <w:t>request</w:t>
      </w:r>
      <w:r w:rsidRPr="00BC7581">
        <w:t xml:space="preserve"> until the </w:t>
      </w:r>
      <w:r>
        <w:rPr>
          <w:rFonts w:cs="Times New Roman PS MT"/>
          <w:bCs/>
          <w:szCs w:val="20"/>
        </w:rPr>
        <w:t>damper</w:t>
      </w:r>
      <w:r w:rsidRPr="00BC7581">
        <w:t xml:space="preserve"> position is less than 85</w:t>
      </w:r>
      <w:r>
        <w:rPr>
          <w:rFonts w:cs="Times New Roman PS MT"/>
          <w:bCs/>
          <w:szCs w:val="20"/>
        </w:rPr>
        <w:t>%.</w:t>
      </w:r>
    </w:p>
    <w:p w14:paraId="656F8035" w14:textId="380A21FE" w:rsidR="009045A3" w:rsidRPr="00BC7581" w:rsidRDefault="009045A3" w:rsidP="007C1423">
      <w:pPr>
        <w:pStyle w:val="Heading5"/>
      </w:pPr>
      <w:r w:rsidRPr="00BC7581">
        <w:t xml:space="preserve">Else if the </w:t>
      </w:r>
      <w:r>
        <w:rPr>
          <w:rFonts w:cs="Times New Roman PS MT"/>
          <w:bCs/>
          <w:szCs w:val="20"/>
        </w:rPr>
        <w:t>damper</w:t>
      </w:r>
      <w:r w:rsidRPr="00BC7581">
        <w:t xml:space="preserve"> position is less than 95%, send 0 </w:t>
      </w:r>
      <w:r>
        <w:rPr>
          <w:rFonts w:cs="Times New Roman PS MT"/>
          <w:bCs/>
          <w:szCs w:val="20"/>
        </w:rPr>
        <w:t>requests.</w:t>
      </w:r>
    </w:p>
    <w:p w14:paraId="01966133" w14:textId="298FD6DB" w:rsidR="009045A3" w:rsidRPr="00BC7581" w:rsidRDefault="009045A3" w:rsidP="0087618D">
      <w:pPr>
        <w:pStyle w:val="Heading4"/>
      </w:pPr>
      <w:r w:rsidRPr="00BC7581">
        <w:t>Heating</w:t>
      </w:r>
      <w:r w:rsidRPr="00B87A61">
        <w:rPr>
          <w:rFonts w:cs="Times New Roman PS MT"/>
          <w:szCs w:val="20"/>
        </w:rPr>
        <w:t>-</w:t>
      </w:r>
      <w:r w:rsidRPr="00BC7581">
        <w:t xml:space="preserve">Fan Requests. Send the heating fan that serves the zone a </w:t>
      </w:r>
      <w:r w:rsidRPr="00B87A61">
        <w:rPr>
          <w:rFonts w:cs="Times New Roman PS MT"/>
          <w:bCs/>
          <w:szCs w:val="20"/>
        </w:rPr>
        <w:t>heating-fan request</w:t>
      </w:r>
      <w:r w:rsidRPr="00BC7581">
        <w:t xml:space="preserve"> as follows:</w:t>
      </w:r>
    </w:p>
    <w:p w14:paraId="011BA33E" w14:textId="5D2DAC11" w:rsidR="009045A3" w:rsidRPr="00BC7581" w:rsidRDefault="009045A3" w:rsidP="007C1423">
      <w:pPr>
        <w:pStyle w:val="Heading5"/>
      </w:pPr>
      <w:r w:rsidRPr="00BC7581">
        <w:t xml:space="preserve">If the </w:t>
      </w:r>
      <w:r w:rsidR="005474F7">
        <w:rPr>
          <w:rFonts w:cs="Times New Roman PS MT"/>
          <w:bCs/>
          <w:szCs w:val="20"/>
        </w:rPr>
        <w:t>Heating Loop</w:t>
      </w:r>
      <w:r w:rsidRPr="00BC7581">
        <w:t xml:space="preserve"> is greater than 15%, send 1 </w:t>
      </w:r>
      <w:r>
        <w:rPr>
          <w:rFonts w:cs="Times New Roman PS MT"/>
          <w:bCs/>
          <w:szCs w:val="20"/>
        </w:rPr>
        <w:t>request</w:t>
      </w:r>
      <w:r w:rsidRPr="00BC7581">
        <w:t xml:space="preserve"> until the </w:t>
      </w:r>
      <w:r w:rsidR="005474F7">
        <w:rPr>
          <w:rFonts w:cs="Times New Roman PS MT"/>
          <w:bCs/>
          <w:szCs w:val="20"/>
        </w:rPr>
        <w:t>Heating Loop</w:t>
      </w:r>
      <w:r w:rsidRPr="00BC7581">
        <w:t xml:space="preserve"> is less than 1</w:t>
      </w:r>
      <w:r>
        <w:rPr>
          <w:rFonts w:cs="Times New Roman PS MT"/>
          <w:bCs/>
          <w:szCs w:val="20"/>
        </w:rPr>
        <w:t>%.</w:t>
      </w:r>
    </w:p>
    <w:p w14:paraId="1C524078" w14:textId="7255EEEF" w:rsidR="009045A3" w:rsidRPr="00BC7581" w:rsidRDefault="009045A3" w:rsidP="007C1423">
      <w:pPr>
        <w:pStyle w:val="Heading5"/>
      </w:pPr>
      <w:r w:rsidRPr="00BC7581">
        <w:t xml:space="preserve">Else if the </w:t>
      </w:r>
      <w:r w:rsidR="005474F7">
        <w:rPr>
          <w:rFonts w:cs="Times New Roman PS MT"/>
          <w:bCs/>
          <w:szCs w:val="20"/>
        </w:rPr>
        <w:t>Heating Loop</w:t>
      </w:r>
      <w:r w:rsidRPr="00BC7581">
        <w:t xml:space="preserve"> is less than 15%, send 0 </w:t>
      </w:r>
      <w:r>
        <w:rPr>
          <w:rFonts w:cs="Times New Roman PS MT"/>
          <w:bCs/>
          <w:szCs w:val="20"/>
        </w:rPr>
        <w:t>requests</w:t>
      </w:r>
      <w:r w:rsidRPr="00BC7581">
        <w:t>.</w:t>
      </w:r>
    </w:p>
    <w:p w14:paraId="1A7FEA63" w14:textId="059CF58A" w:rsidR="009045A3" w:rsidRPr="00FB4192" w:rsidRDefault="009A6FFD" w:rsidP="0087618D">
      <w:pPr>
        <w:pStyle w:val="Heading2"/>
      </w:pPr>
      <w:bookmarkStart w:id="5341" w:name="_Toc497723497"/>
      <w:bookmarkStart w:id="5342" w:name="_Toc121477562"/>
      <w:ins w:id="5343" w:author="Hwakong Cheng" w:date="2022-10-07T15:20:00Z">
        <w:r w:rsidRPr="00A02D9E">
          <w:rPr>
            <w:rStyle w:val="Toggle"/>
          </w:rPr>
          <w:t>[EQUAL</w:t>
        </w:r>
      </w:ins>
      <w:ins w:id="5344" w:author="Reece Kiriu" w:date="2022-10-19T14:22:00Z">
        <w:r w:rsidR="00EF3C35">
          <w:rPr>
            <w:rStyle w:val="Toggle"/>
          </w:rPr>
          <w:t>S</w:t>
        </w:r>
      </w:ins>
      <w:ins w:id="5345" w:author="Hwakong Cheng" w:date="2022-10-07T15:20:00Z">
        <w:r w:rsidRPr="00A02D9E">
          <w:rPr>
            <w:rStyle w:val="Toggle"/>
          </w:rPr>
          <w:t xml:space="preserve"> </w:t>
        </w:r>
      </w:ins>
      <w:ins w:id="5346" w:author="Hwakong Cheng" w:date="2022-10-07T15:22:00Z">
        <w:r>
          <w:rPr>
            <w:rStyle w:val="Toggle"/>
          </w:rPr>
          <w:t xml:space="preserve">VAV </w:t>
        </w:r>
      </w:ins>
      <w:proofErr w:type="gramStart"/>
      <w:ins w:id="5347" w:author="Hwakong Cheng" w:date="2022-10-07T15:20:00Z">
        <w:r w:rsidRPr="00A02D9E">
          <w:rPr>
            <w:rStyle w:val="Toggle"/>
          </w:rPr>
          <w:t>DD</w:t>
        </w:r>
        <w:r>
          <w:rPr>
            <w:rStyle w:val="Toggle"/>
          </w:rPr>
          <w:t>IN</w:t>
        </w:r>
        <w:r w:rsidRPr="00A02D9E">
          <w:rPr>
            <w:rStyle w:val="Toggle"/>
          </w:rPr>
          <w:t>]</w:t>
        </w:r>
      </w:ins>
      <w:r w:rsidR="009045A3" w:rsidRPr="00FB4192">
        <w:t>Dual</w:t>
      </w:r>
      <w:proofErr w:type="gramEnd"/>
      <w:r w:rsidR="009045A3" w:rsidRPr="00FB4192">
        <w:t>-Duct VAV Terminal Unit</w:t>
      </w:r>
      <w:r w:rsidR="00E43C02" w:rsidRPr="00FB4192">
        <w:t xml:space="preserve"> − </w:t>
      </w:r>
      <w:r w:rsidR="009045A3" w:rsidRPr="00FB4192">
        <w:t xml:space="preserve">Mixing Control with Inlet Airflow </w:t>
      </w:r>
      <w:bookmarkEnd w:id="5341"/>
      <w:r w:rsidR="009045A3" w:rsidRPr="00FB4192">
        <w:t>Sensors</w:t>
      </w:r>
      <w:bookmarkEnd w:id="5342"/>
    </w:p>
    <w:p w14:paraId="384F984B" w14:textId="5DA95859" w:rsidR="009045A3" w:rsidRPr="00BC7581" w:rsidRDefault="009045A3" w:rsidP="00B37EF3">
      <w:pPr>
        <w:pStyle w:val="Infobox"/>
      </w:pPr>
      <w:r w:rsidRPr="00BC7581">
        <w:t xml:space="preserve">Mixing </w:t>
      </w:r>
      <w:r>
        <w:rPr>
          <w:bCs/>
        </w:rPr>
        <w:t>control</w:t>
      </w:r>
      <w:r w:rsidRPr="00BC7581">
        <w:t xml:space="preserve"> logic is the preferred option for use with </w:t>
      </w:r>
      <w:r>
        <w:rPr>
          <w:bCs/>
        </w:rPr>
        <w:t>DCV.</w:t>
      </w:r>
      <w:r w:rsidRPr="00BC7581">
        <w:t xml:space="preserve"> If the box serves more than one room, it requires a DD box with mixing capability</w:t>
      </w:r>
      <w:r>
        <w:rPr>
          <w:bCs/>
        </w:rPr>
        <w:t>;</w:t>
      </w:r>
      <w:r w:rsidRPr="00BC7581">
        <w:t xml:space="preserve"> a pair of single-duct boxes strapped together with a common plenum will not work because the discharge air will stratify rather than mix. However, if only a single room is served</w:t>
      </w:r>
      <w:r>
        <w:rPr>
          <w:bCs/>
        </w:rPr>
        <w:t>,</w:t>
      </w:r>
      <w:r w:rsidRPr="00BC7581">
        <w:t xml:space="preserve"> as is typical for a zone using DCV</w:t>
      </w:r>
      <w:r>
        <w:rPr>
          <w:bCs/>
        </w:rPr>
        <w:t>,</w:t>
      </w:r>
      <w:r w:rsidRPr="00BC7581">
        <w:t xml:space="preserve"> then the room becomes the mixing </w:t>
      </w:r>
      <w:proofErr w:type="gramStart"/>
      <w:r w:rsidRPr="00BC7581">
        <w:t>box</w:t>
      </w:r>
      <w:proofErr w:type="gramEnd"/>
      <w:r w:rsidRPr="00BC7581">
        <w:t xml:space="preserve"> and this issue can be disregarded.</w:t>
      </w:r>
    </w:p>
    <w:p w14:paraId="6092398B" w14:textId="76C74612" w:rsidR="009045A3" w:rsidRPr="00BC7581" w:rsidRDefault="009045A3" w:rsidP="00B37EF3">
      <w:pPr>
        <w:pStyle w:val="Infobox"/>
      </w:pPr>
      <w:r>
        <w:rPr>
          <w:bCs/>
        </w:rPr>
        <w:t>This sequence uses</w:t>
      </w:r>
      <w:r w:rsidRPr="00BC7581">
        <w:t xml:space="preserve"> two airflow sensors, one at each inlet. This eliminates the need for a restriction at the discharge to facilitate flow measurement (and its associated pressure drop). A discharge restriction may still be required for mixing; see previous </w:t>
      </w:r>
      <w:r w:rsidR="0079222B">
        <w:t>section</w:t>
      </w:r>
      <w:r w:rsidRPr="00BC7581">
        <w:t xml:space="preserve">. </w:t>
      </w:r>
    </w:p>
    <w:p w14:paraId="64B665CE" w14:textId="27C568FF" w:rsidR="009045A3" w:rsidRDefault="009045A3" w:rsidP="00B37EF3">
      <w:pPr>
        <w:pStyle w:val="Infobox"/>
      </w:pPr>
      <w:r w:rsidRPr="00BC7581">
        <w:t xml:space="preserve">When </w:t>
      </w:r>
      <w:proofErr w:type="gramStart"/>
      <w:r w:rsidRPr="00BC7581">
        <w:t>the majority of</w:t>
      </w:r>
      <w:proofErr w:type="gramEnd"/>
      <w:r w:rsidRPr="00BC7581">
        <w:t xml:space="preserve"> the airflow is through one duct, the airflow velocity in the other duct may be too low to read and result in hunting at that damper. </w:t>
      </w:r>
      <w:r>
        <w:t>This is not a problem, because the absolute airflow in that duct will be too low for minor fluctuations to be detectable, while the airflow in the dominant duct is sufficient to provide a clear velocity signal.</w:t>
      </w:r>
    </w:p>
    <w:p w14:paraId="446C87A5" w14:textId="060F1CEF" w:rsidR="009045A3" w:rsidRPr="00BC7581" w:rsidRDefault="00692F33" w:rsidP="00B37EF3">
      <w:pPr>
        <w:pStyle w:val="Infobox"/>
      </w:pPr>
      <w:ins w:id="5348" w:author="Hwakong Cheng" w:date="2022-10-06T13:18:00Z">
        <w:r w:rsidRPr="00DC5BE1">
          <w:rPr>
            <w:rStyle w:val="Toggle"/>
            <w:rPrChange w:id="5349" w:author="Hwakong Cheng" w:date="2022-10-07T14:46:00Z">
              <w:rPr/>
            </w:rPrChange>
          </w:rPr>
          <w:t xml:space="preserve">[VENT </w:t>
        </w:r>
        <w:proofErr w:type="gramStart"/>
        <w:r w:rsidRPr="00DC5BE1">
          <w:rPr>
            <w:rStyle w:val="Toggle"/>
            <w:rPrChange w:id="5350" w:author="Hwakong Cheng" w:date="2022-10-07T14:46:00Z">
              <w:rPr/>
            </w:rPrChange>
          </w:rPr>
          <w:t>621]</w:t>
        </w:r>
      </w:ins>
      <w:r w:rsidR="009045A3" w:rsidRPr="00BC7581">
        <w:t>Because</w:t>
      </w:r>
      <w:proofErr w:type="gramEnd"/>
      <w:r w:rsidR="009045A3" w:rsidRPr="00BC7581">
        <w:t xml:space="preserve"> no cold</w:t>
      </w:r>
      <w:r w:rsidR="009045A3">
        <w:t>-</w:t>
      </w:r>
      <w:r w:rsidR="009045A3" w:rsidRPr="00BC7581">
        <w:t xml:space="preserve">duct air is supplied during </w:t>
      </w:r>
      <w:r w:rsidR="009045A3">
        <w:t xml:space="preserve">most of the </w:t>
      </w:r>
      <w:r w:rsidR="009045A3" w:rsidRPr="00BC7581">
        <w:t xml:space="preserve">heating mode, the heating system must include ventilation air either with direct outdoor air intake or indirectly via transfer air from </w:t>
      </w:r>
      <w:r w:rsidR="009045A3">
        <w:t>overventilated</w:t>
      </w:r>
      <w:r w:rsidR="009045A3" w:rsidRPr="00BC7581">
        <w:t xml:space="preserve"> spaces on the same system. Refer to Standard 62.1-2016 and Standard 62.1 User’s Manual.</w:t>
      </w:r>
    </w:p>
    <w:p w14:paraId="129CAFCB" w14:textId="1570AC9D" w:rsidR="009045A3" w:rsidRPr="00BC7581" w:rsidRDefault="009045A3" w:rsidP="0087618D">
      <w:pPr>
        <w:pStyle w:val="Heading3"/>
      </w:pPr>
      <w:r w:rsidRPr="00BC7581">
        <w:t xml:space="preserve">See </w:t>
      </w:r>
      <w:r>
        <w:rPr>
          <w:rFonts w:cs="Times New Roman PS MT"/>
          <w:szCs w:val="20"/>
        </w:rPr>
        <w:t>“</w:t>
      </w:r>
      <w:r w:rsidRPr="00BC7581">
        <w:t>Generic Thermal Zones</w:t>
      </w:r>
      <w:r>
        <w:rPr>
          <w:rFonts w:cs="Times New Roman PS MT"/>
          <w:szCs w:val="20"/>
        </w:rPr>
        <w:t xml:space="preserve">” (Section </w:t>
      </w:r>
      <w:r w:rsidR="00CA5DFF">
        <w:rPr>
          <w:rFonts w:cs="Times New Roman PS MT"/>
          <w:szCs w:val="20"/>
        </w:rPr>
        <w:fldChar w:fldCharType="begin"/>
      </w:r>
      <w:r w:rsidR="00CA5DFF">
        <w:rPr>
          <w:rFonts w:cs="Times New Roman PS MT"/>
          <w:szCs w:val="20"/>
        </w:rPr>
        <w:instrText xml:space="preserve"> REF _Ref495830888 \w \h </w:instrText>
      </w:r>
      <w:r w:rsidR="00CA5DFF">
        <w:rPr>
          <w:rFonts w:cs="Times New Roman PS MT"/>
          <w:szCs w:val="20"/>
        </w:rPr>
      </w:r>
      <w:r w:rsidR="00CA5DFF">
        <w:rPr>
          <w:rFonts w:cs="Times New Roman PS MT"/>
          <w:szCs w:val="20"/>
        </w:rPr>
        <w:fldChar w:fldCharType="separate"/>
      </w:r>
      <w:r w:rsidR="0037258A">
        <w:rPr>
          <w:rFonts w:cs="Times New Roman PS MT"/>
          <w:szCs w:val="20"/>
        </w:rPr>
        <w:t>5.2.2.3</w:t>
      </w:r>
      <w:r w:rsidR="00CA5DFF">
        <w:rPr>
          <w:rFonts w:cs="Times New Roman PS MT"/>
          <w:szCs w:val="20"/>
        </w:rPr>
        <w:fldChar w:fldCharType="end"/>
      </w:r>
      <w:r>
        <w:rPr>
          <w:rFonts w:cs="Times New Roman PS MT"/>
          <w:szCs w:val="20"/>
        </w:rPr>
        <w:t xml:space="preserve">) for </w:t>
      </w:r>
      <w:r w:rsidR="00D21A33">
        <w:rPr>
          <w:rFonts w:cs="Times New Roman PS MT"/>
          <w:szCs w:val="20"/>
        </w:rPr>
        <w:t>setpoint</w:t>
      </w:r>
      <w:r>
        <w:rPr>
          <w:rFonts w:cs="Times New Roman PS MT"/>
          <w:szCs w:val="20"/>
        </w:rPr>
        <w:t>s</w:t>
      </w:r>
      <w:r w:rsidRPr="00BC7581">
        <w:t xml:space="preserve">, loops, control modes, alarms, etc. </w:t>
      </w:r>
    </w:p>
    <w:p w14:paraId="2010B2F9" w14:textId="3138C72D" w:rsidR="009045A3" w:rsidRPr="00BC7581" w:rsidRDefault="009045A3" w:rsidP="0087618D">
      <w:pPr>
        <w:pStyle w:val="Heading3"/>
      </w:pPr>
      <w:r w:rsidRPr="00BC7581">
        <w:t xml:space="preserve">See </w:t>
      </w:r>
      <w:r>
        <w:rPr>
          <w:rFonts w:cs="Times New Roman PS MT"/>
          <w:bCs/>
          <w:szCs w:val="20"/>
        </w:rPr>
        <w:t>“</w:t>
      </w:r>
      <w:r w:rsidRPr="00BC7581">
        <w:t>Generic Ventilation Zones</w:t>
      </w:r>
      <w:r>
        <w:rPr>
          <w:rFonts w:cs="Times New Roman PS MT"/>
          <w:bCs/>
          <w:szCs w:val="20"/>
        </w:rPr>
        <w:t xml:space="preserve">” (Section </w:t>
      </w:r>
      <w:r w:rsidR="00CA5DFF">
        <w:rPr>
          <w:rFonts w:cs="Times New Roman PS MT"/>
          <w:bCs/>
          <w:szCs w:val="20"/>
        </w:rPr>
        <w:fldChar w:fldCharType="begin"/>
      </w:r>
      <w:r w:rsidR="00CA5DFF">
        <w:rPr>
          <w:rFonts w:cs="Times New Roman PS MT"/>
          <w:bCs/>
          <w:szCs w:val="20"/>
        </w:rPr>
        <w:instrText xml:space="preserve"> REF _Ref38824255 \w \h </w:instrText>
      </w:r>
      <w:r w:rsidR="00CA5DFF">
        <w:rPr>
          <w:rFonts w:cs="Times New Roman PS MT"/>
          <w:bCs/>
          <w:szCs w:val="20"/>
        </w:rPr>
      </w:r>
      <w:r w:rsidR="00CA5DFF">
        <w:rPr>
          <w:rFonts w:cs="Times New Roman PS MT"/>
          <w:bCs/>
          <w:szCs w:val="20"/>
        </w:rPr>
        <w:fldChar w:fldCharType="separate"/>
      </w:r>
      <w:r w:rsidR="0037258A">
        <w:rPr>
          <w:rFonts w:cs="Times New Roman PS MT"/>
          <w:bCs/>
          <w:szCs w:val="20"/>
        </w:rPr>
        <w:t>5.2</w:t>
      </w:r>
      <w:r w:rsidR="00CA5DFF">
        <w:rPr>
          <w:rFonts w:cs="Times New Roman PS MT"/>
          <w:bCs/>
          <w:szCs w:val="20"/>
        </w:rPr>
        <w:fldChar w:fldCharType="end"/>
      </w:r>
      <w:r>
        <w:rPr>
          <w:rFonts w:cs="Times New Roman PS MT"/>
          <w:bCs/>
          <w:szCs w:val="20"/>
        </w:rPr>
        <w:t>)</w:t>
      </w:r>
      <w:r w:rsidRPr="00BC7581">
        <w:t xml:space="preserve"> for calculation of zone minimum outdoor airflow.</w:t>
      </w:r>
    </w:p>
    <w:p w14:paraId="3BAEC516" w14:textId="610293F9" w:rsidR="009045A3" w:rsidRPr="00BC7581" w:rsidRDefault="009045A3" w:rsidP="0087618D">
      <w:pPr>
        <w:pStyle w:val="Heading3"/>
      </w:pPr>
      <w:r w:rsidRPr="00BC7581">
        <w:t xml:space="preserve">See </w:t>
      </w:r>
      <w:r>
        <w:rPr>
          <w:rFonts w:cs="Times New Roman PS MT"/>
          <w:bCs/>
          <w:szCs w:val="20"/>
        </w:rPr>
        <w:t xml:space="preserve">Section </w:t>
      </w:r>
      <w:r w:rsidR="001F5EDA">
        <w:rPr>
          <w:rFonts w:cs="Times New Roman PS MT"/>
          <w:bCs/>
          <w:szCs w:val="20"/>
        </w:rPr>
        <w:fldChar w:fldCharType="begin"/>
      </w:r>
      <w:r w:rsidR="001F5EDA">
        <w:rPr>
          <w:rFonts w:cs="Times New Roman PS MT"/>
          <w:bCs/>
          <w:szCs w:val="20"/>
        </w:rPr>
        <w:instrText xml:space="preserve"> REF _Ref495765575 \w \h </w:instrText>
      </w:r>
      <w:r w:rsidR="001F5EDA">
        <w:rPr>
          <w:rFonts w:cs="Times New Roman PS MT"/>
          <w:bCs/>
          <w:szCs w:val="20"/>
        </w:rPr>
      </w:r>
      <w:r w:rsidR="001F5EDA">
        <w:rPr>
          <w:rFonts w:cs="Times New Roman PS MT"/>
          <w:bCs/>
          <w:szCs w:val="20"/>
        </w:rPr>
        <w:fldChar w:fldCharType="separate"/>
      </w:r>
      <w:r w:rsidR="0037258A">
        <w:rPr>
          <w:rFonts w:cs="Times New Roman PS MT"/>
          <w:bCs/>
          <w:szCs w:val="20"/>
        </w:rPr>
        <w:t>3.1.2.7</w:t>
      </w:r>
      <w:r w:rsidR="001F5EDA">
        <w:rPr>
          <w:rFonts w:cs="Times New Roman PS MT"/>
          <w:bCs/>
          <w:szCs w:val="20"/>
        </w:rPr>
        <w:fldChar w:fldCharType="end"/>
      </w:r>
      <w:r w:rsidRPr="00BC7581">
        <w:t xml:space="preserve"> for zone minimum airflow </w:t>
      </w:r>
      <w:r w:rsidR="00D21A33">
        <w:rPr>
          <w:rFonts w:cs="Times New Roman PS MT"/>
          <w:bCs/>
          <w:szCs w:val="20"/>
        </w:rPr>
        <w:t>setpoint</w:t>
      </w:r>
      <w:r w:rsidRPr="00BC7581">
        <w:t xml:space="preserve"> </w:t>
      </w:r>
      <w:proofErr w:type="spellStart"/>
      <w:r w:rsidRPr="00BC7581">
        <w:t>Vmin</w:t>
      </w:r>
      <w:proofErr w:type="spellEnd"/>
      <w:r w:rsidRPr="00BC7581">
        <w:t xml:space="preserve">, zone maximum cooling airflow </w:t>
      </w:r>
      <w:r w:rsidR="00D21A33">
        <w:rPr>
          <w:rFonts w:cs="Times New Roman PS MT"/>
          <w:bCs/>
          <w:szCs w:val="20"/>
        </w:rPr>
        <w:t>setpoint</w:t>
      </w:r>
      <w:r w:rsidRPr="00BC7581">
        <w:t xml:space="preserve"> </w:t>
      </w:r>
      <w:proofErr w:type="spellStart"/>
      <w:r w:rsidRPr="00BC7581">
        <w:t>Vcool</w:t>
      </w:r>
      <w:proofErr w:type="spellEnd"/>
      <w:r w:rsidRPr="00BC7581">
        <w:noBreakHyphen/>
        <w:t xml:space="preserve">max, and the zone maximum heating airflow </w:t>
      </w:r>
      <w:r w:rsidR="00D21A33">
        <w:rPr>
          <w:rFonts w:cs="Times New Roman PS MT"/>
          <w:bCs/>
          <w:szCs w:val="20"/>
        </w:rPr>
        <w:t>setpoint</w:t>
      </w:r>
      <w:r w:rsidRPr="00BC7581">
        <w:t xml:space="preserve"> </w:t>
      </w:r>
      <w:proofErr w:type="spellStart"/>
      <w:r w:rsidRPr="00BC7581">
        <w:t>Vheat</w:t>
      </w:r>
      <w:proofErr w:type="spellEnd"/>
      <w:r w:rsidRPr="00BC7581">
        <w:t>-max.</w:t>
      </w:r>
    </w:p>
    <w:p w14:paraId="3ACBB389" w14:textId="4BD41BF7" w:rsidR="009045A3" w:rsidRPr="00BC7581" w:rsidRDefault="009045A3" w:rsidP="0087618D">
      <w:pPr>
        <w:pStyle w:val="Heading3"/>
      </w:pPr>
      <w:r w:rsidRPr="00BC7581">
        <w:t xml:space="preserve">Active </w:t>
      </w:r>
      <w:r w:rsidR="0083711D" w:rsidRPr="0083711D">
        <w:t>endpoints used in the control logic depicted in Figure 5.12.5</w:t>
      </w:r>
      <w:r w:rsidR="0083711D">
        <w:t xml:space="preserve"> </w:t>
      </w:r>
      <w:r w:rsidRPr="00BC7581">
        <w:t xml:space="preserve">shall vary depending on the </w:t>
      </w:r>
      <w:r>
        <w:rPr>
          <w:rFonts w:cs="Times New Roman PS MT"/>
          <w:bCs/>
          <w:szCs w:val="20"/>
        </w:rPr>
        <w:t>mode</w:t>
      </w:r>
      <w:r w:rsidRPr="00BC7581">
        <w:t xml:space="preserve"> of the </w:t>
      </w:r>
      <w:r w:rsidR="00D21A33">
        <w:rPr>
          <w:rFonts w:cs="Times New Roman PS MT"/>
          <w:bCs/>
          <w:szCs w:val="20"/>
        </w:rPr>
        <w:t>Zone Group</w:t>
      </w:r>
      <w:r w:rsidRPr="00BC7581">
        <w:t xml:space="preserve"> the zone is a part of</w:t>
      </w:r>
      <w:r>
        <w:rPr>
          <w:rFonts w:cs="Times New Roman PS MT"/>
          <w:bCs/>
          <w:szCs w:val="20"/>
        </w:rPr>
        <w:t xml:space="preserve"> (see Table 5.12.4).</w:t>
      </w:r>
    </w:p>
    <w:tbl>
      <w:tblPr>
        <w:tblW w:w="9630" w:type="dxa"/>
        <w:tblLayout w:type="fixed"/>
        <w:tblCellMar>
          <w:top w:w="80" w:type="dxa"/>
          <w:left w:w="40" w:type="dxa"/>
          <w:bottom w:w="40" w:type="dxa"/>
          <w:right w:w="40" w:type="dxa"/>
        </w:tblCellMar>
        <w:tblLook w:val="0000" w:firstRow="0" w:lastRow="0" w:firstColumn="0" w:lastColumn="0" w:noHBand="0" w:noVBand="0"/>
      </w:tblPr>
      <w:tblGrid>
        <w:gridCol w:w="1710"/>
        <w:gridCol w:w="1260"/>
        <w:gridCol w:w="1260"/>
        <w:gridCol w:w="1260"/>
        <w:gridCol w:w="1350"/>
        <w:gridCol w:w="1440"/>
        <w:gridCol w:w="1350"/>
      </w:tblGrid>
      <w:tr w:rsidR="003259B2" w14:paraId="3F5AFC28" w14:textId="77777777" w:rsidTr="00F67865">
        <w:tc>
          <w:tcPr>
            <w:tcW w:w="9630" w:type="dxa"/>
            <w:gridSpan w:val="7"/>
            <w:tcBorders>
              <w:top w:val="nil"/>
              <w:left w:val="nil"/>
              <w:bottom w:val="nil"/>
              <w:right w:val="nil"/>
            </w:tcBorders>
            <w:tcMar>
              <w:top w:w="80" w:type="dxa"/>
              <w:left w:w="40" w:type="dxa"/>
              <w:bottom w:w="40" w:type="dxa"/>
              <w:right w:w="40" w:type="dxa"/>
            </w:tcMar>
            <w:vAlign w:val="center"/>
          </w:tcPr>
          <w:p w14:paraId="4F95C2B2" w14:textId="2B9FB687" w:rsidR="003259B2" w:rsidRPr="00EA594F" w:rsidRDefault="00F93BCF" w:rsidP="00122D20">
            <w:pPr>
              <w:pStyle w:val="TableTitle"/>
              <w:rPr>
                <w:sz w:val="16"/>
                <w:szCs w:val="16"/>
              </w:rPr>
            </w:pPr>
            <w:r>
              <w:t xml:space="preserve">Table 5.12.4 </w:t>
            </w:r>
            <w:r w:rsidR="00BD45D7">
              <w:t>Endpoints</w:t>
            </w:r>
            <w:r w:rsidR="003259B2">
              <w:t xml:space="preserve"> as a Function of </w:t>
            </w:r>
            <w:r w:rsidR="00D21A33">
              <w:t>Zone Group</w:t>
            </w:r>
            <w:r w:rsidR="003259B2">
              <w:t xml:space="preserve"> Mode</w:t>
            </w:r>
          </w:p>
        </w:tc>
      </w:tr>
      <w:tr w:rsidR="003259B2" w14:paraId="557FDD6E" w14:textId="77777777" w:rsidTr="00F67865">
        <w:trPr>
          <w:trHeight w:val="360"/>
        </w:trPr>
        <w:tc>
          <w:tcPr>
            <w:tcW w:w="1710" w:type="dxa"/>
            <w:tcBorders>
              <w:top w:val="single" w:sz="16" w:space="0" w:color="000000"/>
              <w:left w:val="nil"/>
              <w:bottom w:val="single" w:sz="16" w:space="0" w:color="000000"/>
              <w:right w:val="single" w:sz="3" w:space="0" w:color="000000"/>
            </w:tcBorders>
            <w:tcMar>
              <w:top w:w="110" w:type="dxa"/>
              <w:left w:w="80" w:type="dxa"/>
              <w:bottom w:w="70" w:type="dxa"/>
              <w:right w:w="40" w:type="dxa"/>
            </w:tcMar>
            <w:vAlign w:val="bottom"/>
          </w:tcPr>
          <w:p w14:paraId="20886E0A" w14:textId="292A2F10" w:rsidR="003259B2" w:rsidRDefault="0083711D" w:rsidP="00B37EF3">
            <w:pPr>
              <w:pStyle w:val="HeadingRunIn"/>
            </w:pPr>
            <w:r>
              <w:t>Endpoint</w:t>
            </w:r>
          </w:p>
        </w:tc>
        <w:tc>
          <w:tcPr>
            <w:tcW w:w="126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2CF23181" w14:textId="77777777" w:rsidR="003259B2" w:rsidRDefault="003259B2" w:rsidP="00B37EF3">
            <w:pPr>
              <w:pStyle w:val="HeadingRunIn"/>
            </w:pPr>
            <w:r>
              <w:t>Occupied</w:t>
            </w:r>
          </w:p>
        </w:tc>
        <w:tc>
          <w:tcPr>
            <w:tcW w:w="126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6261DA5C" w14:textId="77777777" w:rsidR="003259B2" w:rsidRDefault="003259B2" w:rsidP="00B37EF3">
            <w:pPr>
              <w:pStyle w:val="HeadingRunIn"/>
            </w:pPr>
            <w:r>
              <w:t>Cooldown</w:t>
            </w:r>
          </w:p>
        </w:tc>
        <w:tc>
          <w:tcPr>
            <w:tcW w:w="126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5F02D39C" w14:textId="77777777" w:rsidR="003259B2" w:rsidRDefault="003259B2" w:rsidP="00B37EF3">
            <w:pPr>
              <w:pStyle w:val="HeadingRunIn"/>
            </w:pPr>
            <w:r>
              <w:t>Setup</w:t>
            </w:r>
          </w:p>
        </w:tc>
        <w:tc>
          <w:tcPr>
            <w:tcW w:w="135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0A7CFFDC" w14:textId="2C929F54" w:rsidR="003259B2" w:rsidRDefault="005474F7" w:rsidP="00B37EF3">
            <w:pPr>
              <w:pStyle w:val="HeadingRunIn"/>
            </w:pPr>
            <w:r>
              <w:t>Warmup</w:t>
            </w:r>
          </w:p>
        </w:tc>
        <w:tc>
          <w:tcPr>
            <w:tcW w:w="144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78705BE2" w14:textId="77777777" w:rsidR="003259B2" w:rsidRDefault="003259B2" w:rsidP="00B37EF3">
            <w:pPr>
              <w:pStyle w:val="HeadingRunIn"/>
            </w:pPr>
            <w:r>
              <w:t>Setback</w:t>
            </w:r>
          </w:p>
        </w:tc>
        <w:tc>
          <w:tcPr>
            <w:tcW w:w="1350" w:type="dxa"/>
            <w:tcBorders>
              <w:top w:val="single" w:sz="16" w:space="0" w:color="000000"/>
              <w:left w:val="nil"/>
              <w:bottom w:val="single" w:sz="16" w:space="0" w:color="000000"/>
              <w:right w:val="nil"/>
            </w:tcBorders>
            <w:tcMar>
              <w:top w:w="110" w:type="dxa"/>
              <w:left w:w="80" w:type="dxa"/>
              <w:bottom w:w="70" w:type="dxa"/>
              <w:right w:w="40" w:type="dxa"/>
            </w:tcMar>
            <w:vAlign w:val="bottom"/>
          </w:tcPr>
          <w:p w14:paraId="0981D974" w14:textId="77777777" w:rsidR="003259B2" w:rsidRDefault="003259B2" w:rsidP="00B37EF3">
            <w:pPr>
              <w:pStyle w:val="HeadingRunIn"/>
            </w:pPr>
            <w:r>
              <w:t>Unoccupied</w:t>
            </w:r>
          </w:p>
        </w:tc>
      </w:tr>
      <w:tr w:rsidR="003259B2" w14:paraId="17CEF594" w14:textId="77777777" w:rsidTr="00F67865">
        <w:trPr>
          <w:trHeight w:val="360"/>
        </w:trPr>
        <w:tc>
          <w:tcPr>
            <w:tcW w:w="1710" w:type="dxa"/>
            <w:tcBorders>
              <w:top w:val="double" w:sz="4" w:space="0" w:color="000000"/>
              <w:left w:val="nil"/>
              <w:bottom w:val="nil"/>
              <w:right w:val="single" w:sz="3" w:space="0" w:color="000000"/>
            </w:tcBorders>
            <w:tcMar>
              <w:top w:w="110" w:type="dxa"/>
              <w:left w:w="80" w:type="dxa"/>
              <w:bottom w:w="70" w:type="dxa"/>
              <w:right w:w="40" w:type="dxa"/>
            </w:tcMar>
          </w:tcPr>
          <w:p w14:paraId="255E97D5" w14:textId="77777777" w:rsidR="003259B2" w:rsidRPr="00BC7581" w:rsidRDefault="003259B2" w:rsidP="00B37EF3">
            <w:pPr>
              <w:pStyle w:val="HeadingRunIn"/>
            </w:pPr>
            <w:r w:rsidRPr="00BC7581">
              <w:t>Cooling maximum</w:t>
            </w:r>
          </w:p>
        </w:tc>
        <w:tc>
          <w:tcPr>
            <w:tcW w:w="126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38F39C2C" w14:textId="77777777" w:rsidR="003259B2" w:rsidRPr="00BC7581" w:rsidRDefault="003259B2" w:rsidP="00B37EF3">
            <w:pPr>
              <w:pStyle w:val="HeadingRunIn"/>
            </w:pPr>
            <w:proofErr w:type="spellStart"/>
            <w:r w:rsidRPr="00BC7581">
              <w:t>Vcool</w:t>
            </w:r>
            <w:proofErr w:type="spellEnd"/>
            <w:r w:rsidRPr="00BC7581">
              <w:t>-max</w:t>
            </w:r>
          </w:p>
        </w:tc>
        <w:tc>
          <w:tcPr>
            <w:tcW w:w="126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74BB1CFF" w14:textId="77777777" w:rsidR="003259B2" w:rsidRPr="00BC7581" w:rsidRDefault="003259B2" w:rsidP="00B37EF3">
            <w:pPr>
              <w:pStyle w:val="HeadingRunIn"/>
            </w:pPr>
            <w:proofErr w:type="spellStart"/>
            <w:r w:rsidRPr="00BC7581">
              <w:t>Vcool</w:t>
            </w:r>
            <w:proofErr w:type="spellEnd"/>
            <w:r w:rsidRPr="00BC7581">
              <w:t>-max</w:t>
            </w:r>
          </w:p>
        </w:tc>
        <w:tc>
          <w:tcPr>
            <w:tcW w:w="126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49545ABF" w14:textId="77777777" w:rsidR="003259B2" w:rsidRPr="00BC7581" w:rsidRDefault="003259B2" w:rsidP="00B37EF3">
            <w:pPr>
              <w:pStyle w:val="HeadingRunIn"/>
            </w:pPr>
            <w:proofErr w:type="spellStart"/>
            <w:r w:rsidRPr="00BC7581">
              <w:t>Vcool</w:t>
            </w:r>
            <w:proofErr w:type="spellEnd"/>
            <w:r w:rsidRPr="00BC7581">
              <w:t>-max</w:t>
            </w:r>
          </w:p>
        </w:tc>
        <w:tc>
          <w:tcPr>
            <w:tcW w:w="135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442A31D2" w14:textId="77777777" w:rsidR="003259B2" w:rsidRPr="00BC7581" w:rsidRDefault="003259B2" w:rsidP="00B37EF3">
            <w:pPr>
              <w:pStyle w:val="HeadingRunIn"/>
            </w:pPr>
            <w:r w:rsidRPr="00BC7581">
              <w:t>0</w:t>
            </w:r>
          </w:p>
        </w:tc>
        <w:tc>
          <w:tcPr>
            <w:tcW w:w="144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21C6165D" w14:textId="77777777" w:rsidR="003259B2" w:rsidRPr="00BC7581" w:rsidRDefault="003259B2" w:rsidP="00B37EF3">
            <w:pPr>
              <w:pStyle w:val="HeadingRunIn"/>
            </w:pPr>
            <w:r w:rsidRPr="00BC7581">
              <w:t>0</w:t>
            </w:r>
          </w:p>
        </w:tc>
        <w:tc>
          <w:tcPr>
            <w:tcW w:w="1350" w:type="dxa"/>
            <w:tcBorders>
              <w:top w:val="double" w:sz="4" w:space="0" w:color="000000"/>
              <w:left w:val="nil"/>
              <w:bottom w:val="nil"/>
              <w:right w:val="nil"/>
            </w:tcBorders>
            <w:tcMar>
              <w:top w:w="110" w:type="dxa"/>
              <w:left w:w="80" w:type="dxa"/>
              <w:bottom w:w="70" w:type="dxa"/>
              <w:right w:w="40" w:type="dxa"/>
            </w:tcMar>
          </w:tcPr>
          <w:p w14:paraId="4754B5CB" w14:textId="77777777" w:rsidR="003259B2" w:rsidRPr="00BC7581" w:rsidRDefault="003259B2" w:rsidP="00B37EF3">
            <w:pPr>
              <w:pStyle w:val="HeadingRunIn"/>
            </w:pPr>
            <w:r w:rsidRPr="00BC7581">
              <w:t>0</w:t>
            </w:r>
          </w:p>
        </w:tc>
      </w:tr>
      <w:tr w:rsidR="003259B2" w14:paraId="060011D7" w14:textId="77777777" w:rsidTr="00F67865">
        <w:trPr>
          <w:trHeight w:val="360"/>
        </w:trPr>
        <w:tc>
          <w:tcPr>
            <w:tcW w:w="1710" w:type="dxa"/>
            <w:tcBorders>
              <w:top w:val="single" w:sz="3" w:space="0" w:color="000000"/>
              <w:left w:val="nil"/>
              <w:bottom w:val="single" w:sz="3" w:space="0" w:color="000000"/>
              <w:right w:val="single" w:sz="3" w:space="0" w:color="000000"/>
            </w:tcBorders>
            <w:tcMar>
              <w:top w:w="110" w:type="dxa"/>
              <w:left w:w="80" w:type="dxa"/>
              <w:bottom w:w="70" w:type="dxa"/>
              <w:right w:w="40" w:type="dxa"/>
            </w:tcMar>
          </w:tcPr>
          <w:p w14:paraId="79AFF785" w14:textId="77777777" w:rsidR="003259B2" w:rsidRPr="00BC7581" w:rsidRDefault="003259B2" w:rsidP="00B37EF3">
            <w:pPr>
              <w:pStyle w:val="HeadingRunIn"/>
            </w:pPr>
            <w:r w:rsidRPr="00BC7581">
              <w:t>Minimum</w:t>
            </w:r>
          </w:p>
        </w:tc>
        <w:tc>
          <w:tcPr>
            <w:tcW w:w="126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6EB79177" w14:textId="77777777" w:rsidR="003259B2" w:rsidRPr="00BC7581" w:rsidRDefault="003259B2" w:rsidP="00B37EF3">
            <w:pPr>
              <w:pStyle w:val="HeadingRunIn"/>
            </w:pPr>
            <w:proofErr w:type="spellStart"/>
            <w:r w:rsidRPr="00BC7581">
              <w:t>Vmin</w:t>
            </w:r>
            <w:proofErr w:type="spellEnd"/>
            <w:r w:rsidRPr="00BC7581">
              <w:t>*</w:t>
            </w:r>
          </w:p>
        </w:tc>
        <w:tc>
          <w:tcPr>
            <w:tcW w:w="126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13546EA8" w14:textId="77777777" w:rsidR="003259B2" w:rsidRPr="00BC7581" w:rsidRDefault="003259B2" w:rsidP="00B37EF3">
            <w:pPr>
              <w:pStyle w:val="HeadingRunIn"/>
            </w:pPr>
            <w:r w:rsidRPr="00BC7581">
              <w:t>0</w:t>
            </w:r>
          </w:p>
        </w:tc>
        <w:tc>
          <w:tcPr>
            <w:tcW w:w="126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2925D037" w14:textId="77777777" w:rsidR="003259B2" w:rsidRPr="00BC7581" w:rsidRDefault="003259B2" w:rsidP="00B37EF3">
            <w:pPr>
              <w:pStyle w:val="HeadingRunIn"/>
            </w:pPr>
            <w:r w:rsidRPr="00BC7581">
              <w:t>0</w:t>
            </w:r>
          </w:p>
        </w:tc>
        <w:tc>
          <w:tcPr>
            <w:tcW w:w="135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2AB195C3" w14:textId="77777777" w:rsidR="003259B2" w:rsidRPr="00BC7581" w:rsidRDefault="003259B2" w:rsidP="00B37EF3">
            <w:pPr>
              <w:pStyle w:val="HeadingRunIn"/>
            </w:pPr>
            <w:r w:rsidRPr="00BC7581">
              <w:t>0</w:t>
            </w:r>
          </w:p>
        </w:tc>
        <w:tc>
          <w:tcPr>
            <w:tcW w:w="144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79CB3420" w14:textId="77777777" w:rsidR="003259B2" w:rsidRPr="00BC7581" w:rsidRDefault="003259B2" w:rsidP="00B37EF3">
            <w:pPr>
              <w:pStyle w:val="HeadingRunIn"/>
            </w:pPr>
            <w:r w:rsidRPr="00BC7581">
              <w:t>0</w:t>
            </w:r>
          </w:p>
        </w:tc>
        <w:tc>
          <w:tcPr>
            <w:tcW w:w="1350" w:type="dxa"/>
            <w:tcBorders>
              <w:top w:val="single" w:sz="3" w:space="0" w:color="000000"/>
              <w:left w:val="nil"/>
              <w:bottom w:val="single" w:sz="3" w:space="0" w:color="000000"/>
              <w:right w:val="nil"/>
            </w:tcBorders>
            <w:tcMar>
              <w:top w:w="110" w:type="dxa"/>
              <w:left w:w="80" w:type="dxa"/>
              <w:bottom w:w="70" w:type="dxa"/>
              <w:right w:w="40" w:type="dxa"/>
            </w:tcMar>
          </w:tcPr>
          <w:p w14:paraId="039BAB1C" w14:textId="77777777" w:rsidR="003259B2" w:rsidRPr="00BC7581" w:rsidRDefault="003259B2" w:rsidP="00B37EF3">
            <w:pPr>
              <w:pStyle w:val="HeadingRunIn"/>
            </w:pPr>
            <w:r w:rsidRPr="00BC7581">
              <w:t>0</w:t>
            </w:r>
          </w:p>
        </w:tc>
      </w:tr>
      <w:tr w:rsidR="003259B2" w14:paraId="2F8DBD3E" w14:textId="77777777" w:rsidTr="00F67865">
        <w:trPr>
          <w:trHeight w:val="360"/>
        </w:trPr>
        <w:tc>
          <w:tcPr>
            <w:tcW w:w="1710" w:type="dxa"/>
            <w:tcBorders>
              <w:top w:val="single" w:sz="3" w:space="0" w:color="000000"/>
              <w:left w:val="nil"/>
              <w:bottom w:val="single" w:sz="16" w:space="0" w:color="000000"/>
              <w:right w:val="single" w:sz="3" w:space="0" w:color="000000"/>
            </w:tcBorders>
            <w:tcMar>
              <w:top w:w="110" w:type="dxa"/>
              <w:left w:w="80" w:type="dxa"/>
              <w:bottom w:w="70" w:type="dxa"/>
              <w:right w:w="40" w:type="dxa"/>
            </w:tcMar>
          </w:tcPr>
          <w:p w14:paraId="4BB90F37" w14:textId="77777777" w:rsidR="003259B2" w:rsidRDefault="003259B2" w:rsidP="00B37EF3">
            <w:pPr>
              <w:pStyle w:val="HeadingRunIn"/>
            </w:pPr>
            <w:r>
              <w:lastRenderedPageBreak/>
              <w:t>Heating maximum</w:t>
            </w:r>
          </w:p>
        </w:tc>
        <w:tc>
          <w:tcPr>
            <w:tcW w:w="126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tcPr>
          <w:p w14:paraId="15898DF8" w14:textId="77777777" w:rsidR="003259B2" w:rsidRDefault="003259B2" w:rsidP="00B37EF3">
            <w:pPr>
              <w:pStyle w:val="HeadingRunIn"/>
            </w:pPr>
            <w:proofErr w:type="spellStart"/>
            <w:r>
              <w:t>Vheat</w:t>
            </w:r>
            <w:proofErr w:type="spellEnd"/>
            <w:r>
              <w:t>-max</w:t>
            </w:r>
          </w:p>
        </w:tc>
        <w:tc>
          <w:tcPr>
            <w:tcW w:w="126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tcPr>
          <w:p w14:paraId="59182687" w14:textId="77777777" w:rsidR="003259B2" w:rsidRDefault="003259B2" w:rsidP="00B37EF3">
            <w:pPr>
              <w:pStyle w:val="HeadingRunIn"/>
            </w:pPr>
            <w:r>
              <w:t>0</w:t>
            </w:r>
          </w:p>
        </w:tc>
        <w:tc>
          <w:tcPr>
            <w:tcW w:w="126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tcPr>
          <w:p w14:paraId="0E8AF52B" w14:textId="77777777" w:rsidR="003259B2" w:rsidRDefault="003259B2" w:rsidP="00B37EF3">
            <w:pPr>
              <w:pStyle w:val="HeadingRunIn"/>
            </w:pPr>
            <w:r>
              <w:t>0</w:t>
            </w:r>
          </w:p>
        </w:tc>
        <w:tc>
          <w:tcPr>
            <w:tcW w:w="135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tcPr>
          <w:p w14:paraId="03EC2A39" w14:textId="77777777" w:rsidR="003259B2" w:rsidRDefault="003259B2" w:rsidP="00B37EF3">
            <w:pPr>
              <w:pStyle w:val="HeadingRunIn"/>
            </w:pPr>
            <w:proofErr w:type="spellStart"/>
            <w:r>
              <w:t>Vheat</w:t>
            </w:r>
            <w:proofErr w:type="spellEnd"/>
            <w:r>
              <w:t>-max</w:t>
            </w:r>
          </w:p>
        </w:tc>
        <w:tc>
          <w:tcPr>
            <w:tcW w:w="144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tcPr>
          <w:p w14:paraId="161C77A5" w14:textId="77777777" w:rsidR="003259B2" w:rsidRDefault="003259B2" w:rsidP="00B37EF3">
            <w:pPr>
              <w:pStyle w:val="HeadingRunIn"/>
            </w:pPr>
            <w:proofErr w:type="spellStart"/>
            <w:r>
              <w:t>Vheat</w:t>
            </w:r>
            <w:proofErr w:type="spellEnd"/>
            <w:r>
              <w:t>-max</w:t>
            </w:r>
          </w:p>
        </w:tc>
        <w:tc>
          <w:tcPr>
            <w:tcW w:w="1350" w:type="dxa"/>
            <w:tcBorders>
              <w:top w:val="single" w:sz="3" w:space="0" w:color="000000"/>
              <w:left w:val="nil"/>
              <w:bottom w:val="single" w:sz="16" w:space="0" w:color="000000"/>
              <w:right w:val="nil"/>
            </w:tcBorders>
            <w:tcMar>
              <w:top w:w="110" w:type="dxa"/>
              <w:left w:w="80" w:type="dxa"/>
              <w:bottom w:w="70" w:type="dxa"/>
              <w:right w:w="40" w:type="dxa"/>
            </w:tcMar>
          </w:tcPr>
          <w:p w14:paraId="5D26AB7D" w14:textId="77777777" w:rsidR="003259B2" w:rsidRDefault="003259B2" w:rsidP="00B37EF3">
            <w:pPr>
              <w:pStyle w:val="HeadingRunIn"/>
            </w:pPr>
            <w:r>
              <w:t>0</w:t>
            </w:r>
          </w:p>
        </w:tc>
      </w:tr>
    </w:tbl>
    <w:p w14:paraId="6BA1BD67" w14:textId="77777777" w:rsidR="003259B2" w:rsidRPr="003259B2" w:rsidRDefault="003259B2" w:rsidP="003259B2">
      <w:r>
        <w:t xml:space="preserve"> </w:t>
      </w:r>
    </w:p>
    <w:p w14:paraId="33B360BE" w14:textId="6EFAA4DE" w:rsidR="009045A3" w:rsidRDefault="009045A3" w:rsidP="009E53CE">
      <w:pPr>
        <w:pStyle w:val="Heading3"/>
        <w:spacing w:after="240"/>
        <w:ind w:left="806" w:hanging="806"/>
      </w:pPr>
      <w:r w:rsidRPr="00BC7581">
        <w:t xml:space="preserve">Control logic is depicted schematically in </w:t>
      </w:r>
      <w:r>
        <w:rPr>
          <w:rFonts w:cs="Times New Roman PS MT"/>
          <w:bCs/>
          <w:szCs w:val="20"/>
        </w:rPr>
        <w:t>Figure 5.12.5</w:t>
      </w:r>
      <w:r w:rsidRPr="00BC7581">
        <w:t xml:space="preserve"> and described in the following sections. </w:t>
      </w:r>
    </w:p>
    <w:p w14:paraId="147D556E" w14:textId="60772E1C" w:rsidR="003259B2" w:rsidRDefault="003259B2" w:rsidP="003259B2">
      <w:pPr>
        <w:jc w:val="center"/>
      </w:pPr>
      <w:r>
        <w:rPr>
          <w:noProof/>
        </w:rPr>
        <mc:AlternateContent>
          <mc:Choice Requires="wpc">
            <w:drawing>
              <wp:inline distT="0" distB="0" distL="0" distR="0" wp14:anchorId="73D8B9E8" wp14:editId="6C6BE1F8">
                <wp:extent cx="5943600" cy="3524250"/>
                <wp:effectExtent l="0" t="0" r="0" b="0"/>
                <wp:docPr id="116" name="Canvas 11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63" name="Line 227"/>
                        <wps:cNvCnPr>
                          <a:cxnSpLocks noChangeShapeType="1"/>
                        </wps:cNvCnPr>
                        <wps:spPr bwMode="auto">
                          <a:xfrm>
                            <a:off x="681990" y="0"/>
                            <a:ext cx="635" cy="3048635"/>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96" name="Line 228"/>
                        <wps:cNvCnPr>
                          <a:cxnSpLocks noChangeShapeType="1"/>
                        </wps:cNvCnPr>
                        <wps:spPr bwMode="auto">
                          <a:xfrm>
                            <a:off x="681990" y="3049905"/>
                            <a:ext cx="5088255" cy="635"/>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97" name="Line 229"/>
                        <wps:cNvCnPr>
                          <a:cxnSpLocks noChangeShapeType="1"/>
                        </wps:cNvCnPr>
                        <wps:spPr bwMode="auto">
                          <a:xfrm flipH="1">
                            <a:off x="2889250" y="2371725"/>
                            <a:ext cx="726440" cy="635"/>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8" name="Line 230"/>
                        <wps:cNvCnPr>
                          <a:cxnSpLocks noChangeShapeType="1"/>
                        </wps:cNvCnPr>
                        <wps:spPr bwMode="auto">
                          <a:xfrm flipH="1">
                            <a:off x="2266950" y="2372871"/>
                            <a:ext cx="622300" cy="675605"/>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9" name="Rectangle 231"/>
                        <wps:cNvSpPr>
                          <a:spLocks noChangeArrowheads="1"/>
                        </wps:cNvSpPr>
                        <wps:spPr bwMode="auto">
                          <a:xfrm>
                            <a:off x="1819910" y="1540510"/>
                            <a:ext cx="1009650" cy="3282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95E09C" w14:textId="470A3CAC" w:rsidR="00D878EF" w:rsidRPr="00E720F2" w:rsidRDefault="00D878EF" w:rsidP="003259B2">
                              <w:pPr>
                                <w:pStyle w:val="NoSpacing"/>
                                <w:rPr>
                                  <w:rFonts w:cs="Arial"/>
                                  <w:sz w:val="24"/>
                                  <w:szCs w:val="24"/>
                                </w:rPr>
                              </w:pPr>
                              <w:r>
                                <w:t xml:space="preserve">Active </w:t>
                              </w:r>
                              <w:r w:rsidRPr="00E720F2">
                                <w:t>Hot Duct Airflow</w:t>
                              </w:r>
                              <w:r>
                                <w:t xml:space="preserve"> Setpoint</w:t>
                              </w:r>
                            </w:p>
                          </w:txbxContent>
                        </wps:txbx>
                        <wps:bodyPr rot="0" vert="horz" wrap="square" lIns="0" tIns="0" rIns="0" bIns="0" anchor="t" anchorCtr="0" upright="1">
                          <a:noAutofit/>
                        </wps:bodyPr>
                      </wps:wsp>
                      <wps:wsp>
                        <wps:cNvPr id="100" name="Rectangle 232"/>
                        <wps:cNvSpPr>
                          <a:spLocks noChangeArrowheads="1"/>
                        </wps:cNvSpPr>
                        <wps:spPr bwMode="auto">
                          <a:xfrm>
                            <a:off x="0" y="1033145"/>
                            <a:ext cx="629285" cy="348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D6C704" w14:textId="77777777" w:rsidR="00D878EF" w:rsidRPr="00274066" w:rsidRDefault="00D878EF" w:rsidP="003259B2">
                              <w:pPr>
                                <w:pStyle w:val="NoSpacing"/>
                                <w:jc w:val="right"/>
                                <w:rPr>
                                  <w:rFonts w:cs="Arial"/>
                                  <w:sz w:val="24"/>
                                  <w:szCs w:val="24"/>
                                </w:rPr>
                              </w:pPr>
                              <w:r w:rsidRPr="00274066">
                                <w:t>Heating Maximum</w:t>
                              </w:r>
                            </w:p>
                          </w:txbxContent>
                        </wps:txbx>
                        <wps:bodyPr rot="0" vert="horz" wrap="square" lIns="0" tIns="0" rIns="0" bIns="0" anchor="t" anchorCtr="0" upright="1">
                          <a:noAutofit/>
                        </wps:bodyPr>
                      </wps:wsp>
                      <wps:wsp>
                        <wps:cNvPr id="102" name="Line 233"/>
                        <wps:cNvCnPr>
                          <a:cxnSpLocks noChangeShapeType="1"/>
                        </wps:cNvCnPr>
                        <wps:spPr bwMode="auto">
                          <a:xfrm>
                            <a:off x="647700" y="3407410"/>
                            <a:ext cx="2241550" cy="635"/>
                          </a:xfrm>
                          <a:prstGeom prst="line">
                            <a:avLst/>
                          </a:prstGeom>
                          <a:noFill/>
                          <a:ln w="9525">
                            <a:solidFill>
                              <a:srgbClr val="000000"/>
                            </a:solidFill>
                            <a:round/>
                            <a:headEnd type="triangle" w="med" len="med"/>
                            <a:tailEnd type="oval" w="med" len="med"/>
                          </a:ln>
                          <a:extLst>
                            <a:ext uri="{909E8E84-426E-40DD-AFC4-6F175D3DCCD1}">
                              <a14:hiddenFill xmlns:a14="http://schemas.microsoft.com/office/drawing/2010/main">
                                <a:noFill/>
                              </a14:hiddenFill>
                            </a:ext>
                          </a:extLst>
                        </wps:spPr>
                        <wps:bodyPr/>
                      </wps:wsp>
                      <wps:wsp>
                        <wps:cNvPr id="105" name="Line 236"/>
                        <wps:cNvCnPr>
                          <a:cxnSpLocks noChangeShapeType="1"/>
                        </wps:cNvCnPr>
                        <wps:spPr bwMode="auto">
                          <a:xfrm>
                            <a:off x="3615690" y="3414395"/>
                            <a:ext cx="2188845" cy="635"/>
                          </a:xfrm>
                          <a:prstGeom prst="line">
                            <a:avLst/>
                          </a:prstGeom>
                          <a:noFill/>
                          <a:ln w="9525">
                            <a:solidFill>
                              <a:srgbClr val="00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106" name="Line 237"/>
                        <wps:cNvCnPr>
                          <a:cxnSpLocks noChangeShapeType="1"/>
                        </wps:cNvCnPr>
                        <wps:spPr bwMode="auto">
                          <a:xfrm>
                            <a:off x="697865" y="1171575"/>
                            <a:ext cx="2191385" cy="1878965"/>
                          </a:xfrm>
                          <a:prstGeom prst="line">
                            <a:avLst/>
                          </a:prstGeom>
                          <a:noFill/>
                          <a:ln w="12700">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07" name="Text Box 238"/>
                        <wps:cNvSpPr txBox="1">
                          <a:spLocks noChangeArrowheads="1"/>
                        </wps:cNvSpPr>
                        <wps:spPr bwMode="auto">
                          <a:xfrm>
                            <a:off x="4587240" y="2076450"/>
                            <a:ext cx="1259840" cy="4794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09DD884" w14:textId="254CA08A" w:rsidR="00D878EF" w:rsidRDefault="00D878EF" w:rsidP="003259B2">
                              <w:pPr>
                                <w:pStyle w:val="NoSpacing"/>
                              </w:pPr>
                              <w:r>
                                <w:t>Active Cold Duct Airflow Setpoint</w:t>
                              </w:r>
                            </w:p>
                          </w:txbxContent>
                        </wps:txbx>
                        <wps:bodyPr rot="0" vert="horz" wrap="square" lIns="91440" tIns="45720" rIns="91440" bIns="45720" anchor="t" anchorCtr="0" upright="1">
                          <a:noAutofit/>
                        </wps:bodyPr>
                      </wps:wsp>
                      <wps:wsp>
                        <wps:cNvPr id="108" name="Line 239"/>
                        <wps:cNvCnPr>
                          <a:cxnSpLocks noChangeShapeType="1"/>
                        </wps:cNvCnPr>
                        <wps:spPr bwMode="auto">
                          <a:xfrm flipH="1" flipV="1">
                            <a:off x="4403090" y="1540510"/>
                            <a:ext cx="271145" cy="58801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9" name="Text Box 240"/>
                        <wps:cNvSpPr txBox="1">
                          <a:spLocks noChangeArrowheads="1"/>
                        </wps:cNvSpPr>
                        <wps:spPr bwMode="auto">
                          <a:xfrm>
                            <a:off x="3657600" y="2555875"/>
                            <a:ext cx="1250950" cy="49466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28827BC" w14:textId="79D55B1C" w:rsidR="00D878EF" w:rsidRDefault="00D878EF" w:rsidP="003259B2">
                              <w:pPr>
                                <w:pStyle w:val="NoSpacing"/>
                              </w:pPr>
                              <w:r>
                                <w:t xml:space="preserve">Minimum </w:t>
                              </w:r>
                            </w:p>
                          </w:txbxContent>
                        </wps:txbx>
                        <wps:bodyPr rot="0" vert="horz" wrap="square" lIns="91440" tIns="45720" rIns="91440" bIns="45720" anchor="t" anchorCtr="0" upright="1">
                          <a:noAutofit/>
                        </wps:bodyPr>
                      </wps:wsp>
                      <wps:wsp>
                        <wps:cNvPr id="110" name="Line 241"/>
                        <wps:cNvCnPr>
                          <a:cxnSpLocks noChangeShapeType="1"/>
                        </wps:cNvCnPr>
                        <wps:spPr bwMode="auto">
                          <a:xfrm flipH="1">
                            <a:off x="3615690" y="123825"/>
                            <a:ext cx="2144395" cy="224917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1" name="Line 242"/>
                        <wps:cNvCnPr>
                          <a:cxnSpLocks noChangeShapeType="1"/>
                        </wps:cNvCnPr>
                        <wps:spPr bwMode="auto">
                          <a:xfrm flipH="1">
                            <a:off x="1482725" y="1710055"/>
                            <a:ext cx="312420" cy="15875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2" name="Text Box 243"/>
                        <wps:cNvSpPr txBox="1">
                          <a:spLocks noChangeArrowheads="1"/>
                        </wps:cNvSpPr>
                        <wps:spPr bwMode="auto">
                          <a:xfrm>
                            <a:off x="4557395" y="86995"/>
                            <a:ext cx="856615" cy="46164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C68FA5D" w14:textId="77777777" w:rsidR="00D878EF" w:rsidRDefault="00D878EF" w:rsidP="003259B2">
                              <w:pPr>
                                <w:pStyle w:val="NoSpacing"/>
                                <w:jc w:val="right"/>
                              </w:pPr>
                              <w:r>
                                <w:t>Cooling Maximum</w:t>
                              </w:r>
                            </w:p>
                          </w:txbxContent>
                        </wps:txbx>
                        <wps:bodyPr rot="0" vert="horz" wrap="square" lIns="91440" tIns="45720" rIns="91440" bIns="45720" anchor="t" anchorCtr="0" upright="1">
                          <a:noAutofit/>
                        </wps:bodyPr>
                      </wps:wsp>
                      <wps:wsp>
                        <wps:cNvPr id="113" name="Line 244"/>
                        <wps:cNvCnPr>
                          <a:cxnSpLocks noChangeShapeType="1"/>
                        </wps:cNvCnPr>
                        <wps:spPr bwMode="auto">
                          <a:xfrm flipH="1" flipV="1">
                            <a:off x="3354705" y="2371090"/>
                            <a:ext cx="302895" cy="3683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97" name="Rectangle 997"/>
                        <wps:cNvSpPr>
                          <a:spLocks noChangeArrowheads="1"/>
                        </wps:cNvSpPr>
                        <wps:spPr bwMode="auto">
                          <a:xfrm>
                            <a:off x="1067767" y="3192145"/>
                            <a:ext cx="1795780" cy="332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BFB148" w14:textId="36B3559C" w:rsidR="00D878EF" w:rsidRDefault="00D878EF" w:rsidP="003259B2">
                              <w:pPr>
                                <w:pStyle w:val="NormalWeb"/>
                                <w:spacing w:before="0" w:beforeAutospacing="0" w:after="0" w:afterAutospacing="0"/>
                                <w:jc w:val="center"/>
                              </w:pPr>
                              <w:r>
                                <w:rPr>
                                  <w:rFonts w:eastAsia="Calibri"/>
                                  <w:sz w:val="22"/>
                                  <w:szCs w:val="22"/>
                                </w:rPr>
                                <w:t>Heating Loop Signal</w:t>
                              </w:r>
                            </w:p>
                          </w:txbxContent>
                        </wps:txbx>
                        <wps:bodyPr rot="0" vert="horz" wrap="square" lIns="0" tIns="0" rIns="0" bIns="0" anchor="t" anchorCtr="0" upright="1">
                          <a:noAutofit/>
                        </wps:bodyPr>
                      </wps:wsp>
                      <wps:wsp>
                        <wps:cNvPr id="998" name="Rectangle 998"/>
                        <wps:cNvSpPr>
                          <a:spLocks noChangeArrowheads="1"/>
                        </wps:cNvSpPr>
                        <wps:spPr bwMode="auto">
                          <a:xfrm>
                            <a:off x="3837600" y="3191987"/>
                            <a:ext cx="1795780" cy="332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00FD5B" w14:textId="763E52C5" w:rsidR="00D878EF" w:rsidRDefault="00D878EF" w:rsidP="003259B2">
                              <w:pPr>
                                <w:pStyle w:val="NormalWeb"/>
                                <w:spacing w:before="0" w:beforeAutospacing="0" w:after="0" w:afterAutospacing="0"/>
                                <w:jc w:val="center"/>
                              </w:pPr>
                              <w:r>
                                <w:rPr>
                                  <w:rFonts w:eastAsia="Calibri"/>
                                  <w:sz w:val="22"/>
                                  <w:szCs w:val="22"/>
                                </w:rPr>
                                <w:t>Cooling Loop Signal</w:t>
                              </w:r>
                            </w:p>
                          </w:txbxContent>
                        </wps:txbx>
                        <wps:bodyPr rot="0" vert="horz" wrap="square" lIns="0" tIns="0" rIns="0" bIns="0" anchor="t" anchorCtr="0" upright="1">
                          <a:noAutofit/>
                        </wps:bodyPr>
                      </wps:wsp>
                      <wps:wsp>
                        <wps:cNvPr id="999" name="Rectangle 999"/>
                        <wps:cNvSpPr>
                          <a:spLocks noChangeArrowheads="1"/>
                        </wps:cNvSpPr>
                        <wps:spPr bwMode="auto">
                          <a:xfrm>
                            <a:off x="2372784" y="3184573"/>
                            <a:ext cx="1795780" cy="332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0482F9" w14:textId="77777777" w:rsidR="00D878EF" w:rsidRDefault="00D878EF" w:rsidP="003259B2">
                              <w:pPr>
                                <w:pStyle w:val="NormalWeb"/>
                                <w:spacing w:before="0" w:beforeAutospacing="0" w:after="0" w:afterAutospacing="0"/>
                                <w:jc w:val="center"/>
                              </w:pPr>
                              <w:r>
                                <w:rPr>
                                  <w:rFonts w:eastAsia="Calibri"/>
                                  <w:sz w:val="22"/>
                                  <w:szCs w:val="22"/>
                                </w:rPr>
                                <w:t>Deadband</w:t>
                              </w:r>
                            </w:p>
                          </w:txbxContent>
                        </wps:txbx>
                        <wps:bodyPr rot="0" vert="horz" wrap="square" lIns="0" tIns="0" rIns="0" bIns="0" anchor="t" anchorCtr="0" upright="1">
                          <a:noAutofit/>
                        </wps:bodyPr>
                      </wps:wsp>
                    </wpc:wpc>
                  </a:graphicData>
                </a:graphic>
              </wp:inline>
            </w:drawing>
          </mc:Choice>
          <mc:Fallback>
            <w:pict>
              <v:group w14:anchorId="73D8B9E8" id="Canvas 116" o:spid="_x0000_s1344" editas="canvas" style="width:468pt;height:277.5pt;mso-position-horizontal-relative:char;mso-position-vertical-relative:line" coordsize="59436,352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">
                <v:shape id="_x0000_s1345" type="#_x0000_t75" style="position:absolute;width:59436;height:35242;visibility:visible;mso-wrap-style:square">
                  <v:fill o:detectmouseclick="t"/>
                  <v:path o:connecttype="none"/>
                </v:shape>
                <v:line id="Line 227" o:spid="_x0000_s1346" style="position:absolute;visibility:visible;mso-wrap-style:square" from="6819,0" to="6826,304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" strokeweight=".35mm"/>
                <v:line id="Line 228" o:spid="_x0000_s1347" style="position:absolute;visibility:visible;mso-wrap-style:square" from="6819,30499" to="57702,305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" strokeweight=".35mm"/>
                <v:line id="Line 229" o:spid="_x0000_s1348" style="position:absolute;flip:x;visibility:visible;mso-wrap-style:square" from="28892,23717" to="36156,237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" strokeweight="1pt"/>
                <v:line id="Line 230" o:spid="_x0000_s1349" style="position:absolute;flip:x;visibility:visible;mso-wrap-style:square" from="22669,23728" to="28892,304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" strokeweight="1pt"/>
                <v:rect id="Rectangle 231" o:spid="_x0000_s1350" style="position:absolute;left:18199;top:15405;width:10096;height:3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" filled="f" stroked="f">
                  <v:textbox inset="0,0,0,0">
                    <w:txbxContent>
                      <w:p w14:paraId="7695E09C" w14:textId="470A3CAC" w:rsidR="00D878EF" w:rsidRPr="00E720F2" w:rsidRDefault="00D878EF" w:rsidP="003259B2">
                        <w:pPr>
                          <w:pStyle w:val="NoSpacing"/>
                          <w:rPr>
                            <w:rFonts w:cs="Arial"/>
                            <w:sz w:val="24"/>
                            <w:szCs w:val="24"/>
                          </w:rPr>
                        </w:pPr>
                        <w:r>
                          <w:t xml:space="preserve">Active </w:t>
                        </w:r>
                        <w:r w:rsidRPr="00E720F2">
                          <w:t>Hot Duct Airflow</w:t>
                        </w:r>
                        <w:r>
                          <w:t xml:space="preserve"> Setpoint</w:t>
                        </w:r>
                      </w:p>
                    </w:txbxContent>
                  </v:textbox>
                </v:rect>
                <v:rect id="Rectangle 232" o:spid="_x0000_s1351" style="position:absolute;top:10331;width:6292;height:3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" filled="f" stroked="f">
                  <v:textbox inset="0,0,0,0">
                    <w:txbxContent>
                      <w:p w14:paraId="6ED6C704" w14:textId="77777777" w:rsidR="00D878EF" w:rsidRPr="00274066" w:rsidRDefault="00D878EF" w:rsidP="003259B2">
                        <w:pPr>
                          <w:pStyle w:val="NoSpacing"/>
                          <w:jc w:val="right"/>
                          <w:rPr>
                            <w:rFonts w:cs="Arial"/>
                            <w:sz w:val="24"/>
                            <w:szCs w:val="24"/>
                          </w:rPr>
                        </w:pPr>
                        <w:r w:rsidRPr="00274066">
                          <w:t>Heating Maximum</w:t>
                        </w:r>
                      </w:p>
                    </w:txbxContent>
                  </v:textbox>
                </v:rect>
                <v:line id="Line 233" o:spid="_x0000_s1352" style="position:absolute;visibility:visible;mso-wrap-style:square" from="6477,34074" to="28892,34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">
                  <v:stroke startarrow="block" endarrow="oval"/>
                </v:line>
                <v:line id="Line 236" o:spid="_x0000_s1353" style="position:absolute;visibility:visible;mso-wrap-style:square" from="36156,34143" to="58045,341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">
                  <v:stroke startarrow="oval" endarrow="block"/>
                </v:line>
                <v:line id="Line 237" o:spid="_x0000_s1354" style="position:absolute;visibility:visible;mso-wrap-style:square" from="6978,11715" to="28892,305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" strokeweight="1pt">
                  <v:stroke dashstyle="dash"/>
                </v:line>
                <v:shape id="Text Box 238" o:spid="_x0000_s1355" type="#_x0000_t202" style="position:absolute;left:45872;top:20764;width:12598;height:47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" stroked="f">
                  <v:textbox>
                    <w:txbxContent>
                      <w:p w14:paraId="409DD884" w14:textId="254CA08A" w:rsidR="00D878EF" w:rsidRDefault="00D878EF" w:rsidP="003259B2">
                        <w:pPr>
                          <w:pStyle w:val="NoSpacing"/>
                        </w:pPr>
                        <w:r>
                          <w:t>Active Cold Duct Airflow Setpoint</w:t>
                        </w:r>
                      </w:p>
                    </w:txbxContent>
                  </v:textbox>
                </v:shape>
                <v:line id="Line 239" o:spid="_x0000_s1356" style="position:absolute;flip:x y;visibility:visible;mso-wrap-style:square" from="44030,15405" to="46742,21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">
                  <v:stroke endarrow="block"/>
                </v:line>
                <v:shape id="Text Box 240" o:spid="_x0000_s1357" type="#_x0000_t202" style="position:absolute;left:36576;top:25558;width:12509;height:49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" stroked="f">
                  <v:fill opacity="0"/>
                  <v:textbox>
                    <w:txbxContent>
                      <w:p w14:paraId="028827BC" w14:textId="79D55B1C" w:rsidR="00D878EF" w:rsidRDefault="00D878EF" w:rsidP="003259B2">
                        <w:pPr>
                          <w:pStyle w:val="NoSpacing"/>
                        </w:pPr>
                        <w:r>
                          <w:t xml:space="preserve">Minimum </w:t>
                        </w:r>
                      </w:p>
                    </w:txbxContent>
                  </v:textbox>
                </v:shape>
                <v:line id="Line 241" o:spid="_x0000_s1358" style="position:absolute;flip:x;visibility:visible;mso-wrap-style:square" from="36156,1238" to="57600,237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" strokeweight="1pt"/>
                <v:line id="Line 242" o:spid="_x0000_s1359" style="position:absolute;flip:x;visibility:visible;mso-wrap-style:square" from="14827,17100" to="17951,18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">
                  <v:stroke endarrow="block"/>
                </v:line>
                <v:shape id="Text Box 243" o:spid="_x0000_s1360" type="#_x0000_t202" style="position:absolute;left:45573;top:869;width:8567;height:4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" stroked="f">
                  <v:fill opacity="0"/>
                  <v:textbox>
                    <w:txbxContent>
                      <w:p w14:paraId="3C68FA5D" w14:textId="77777777" w:rsidR="00D878EF" w:rsidRDefault="00D878EF" w:rsidP="003259B2">
                        <w:pPr>
                          <w:pStyle w:val="NoSpacing"/>
                          <w:jc w:val="right"/>
                        </w:pPr>
                        <w:r>
                          <w:t>Cooling Maximum</w:t>
                        </w:r>
                      </w:p>
                    </w:txbxContent>
                  </v:textbox>
                </v:shape>
                <v:line id="Line 244" o:spid="_x0000_s1361" style="position:absolute;flip:x y;visibility:visible;mso-wrap-style:square" from="33547,23710" to="36576,273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">
                  <v:stroke endarrow="block"/>
                </v:line>
                <v:rect id="Rectangle 997" o:spid="_x0000_s1362" style="position:absolute;left:10677;top:31921;width:17958;height:3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" filled="f" stroked="f">
                  <v:textbox inset="0,0,0,0">
                    <w:txbxContent>
                      <w:p w14:paraId="62BFB148" w14:textId="36B3559C" w:rsidR="00D878EF" w:rsidRDefault="00D878EF" w:rsidP="003259B2">
                        <w:pPr>
                          <w:pStyle w:val="NormalWeb"/>
                          <w:spacing w:before="0" w:beforeAutospacing="0" w:after="0" w:afterAutospacing="0"/>
                          <w:jc w:val="center"/>
                        </w:pPr>
                        <w:r>
                          <w:rPr>
                            <w:rFonts w:eastAsia="Calibri"/>
                            <w:sz w:val="22"/>
                            <w:szCs w:val="22"/>
                          </w:rPr>
                          <w:t>Heating Loop Signal</w:t>
                        </w:r>
                      </w:p>
                    </w:txbxContent>
                  </v:textbox>
                </v:rect>
                <v:rect id="Rectangle 998" o:spid="_x0000_s1363" style="position:absolute;left:38376;top:31919;width:17957;height:3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" filled="f" stroked="f">
                  <v:textbox inset="0,0,0,0">
                    <w:txbxContent>
                      <w:p w14:paraId="6F00FD5B" w14:textId="763E52C5" w:rsidR="00D878EF" w:rsidRDefault="00D878EF" w:rsidP="003259B2">
                        <w:pPr>
                          <w:pStyle w:val="NormalWeb"/>
                          <w:spacing w:before="0" w:beforeAutospacing="0" w:after="0" w:afterAutospacing="0"/>
                          <w:jc w:val="center"/>
                        </w:pPr>
                        <w:r>
                          <w:rPr>
                            <w:rFonts w:eastAsia="Calibri"/>
                            <w:sz w:val="22"/>
                            <w:szCs w:val="22"/>
                          </w:rPr>
                          <w:t>Cooling Loop Signal</w:t>
                        </w:r>
                      </w:p>
                    </w:txbxContent>
                  </v:textbox>
                </v:rect>
                <v:rect id="Rectangle 999" o:spid="_x0000_s1364" style="position:absolute;left:23727;top:31845;width:17958;height:3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" filled="f" stroked="f">
                  <v:textbox inset="0,0,0,0">
                    <w:txbxContent>
                      <w:p w14:paraId="140482F9" w14:textId="77777777" w:rsidR="00D878EF" w:rsidRDefault="00D878EF" w:rsidP="003259B2">
                        <w:pPr>
                          <w:pStyle w:val="NormalWeb"/>
                          <w:spacing w:before="0" w:beforeAutospacing="0" w:after="0" w:afterAutospacing="0"/>
                          <w:jc w:val="center"/>
                        </w:pPr>
                        <w:r>
                          <w:rPr>
                            <w:rFonts w:eastAsia="Calibri"/>
                            <w:sz w:val="22"/>
                            <w:szCs w:val="22"/>
                          </w:rPr>
                          <w:t>Deadband</w:t>
                        </w:r>
                      </w:p>
                    </w:txbxContent>
                  </v:textbox>
                </v:rect>
                <w10:anchorlock/>
              </v:group>
            </w:pict>
          </mc:Fallback>
        </mc:AlternateContent>
      </w:r>
    </w:p>
    <w:p w14:paraId="56A8DE84" w14:textId="29B24287" w:rsidR="003259B2" w:rsidRPr="003259B2" w:rsidRDefault="003259B2" w:rsidP="005054F8">
      <w:pPr>
        <w:pStyle w:val="FigureCaption"/>
      </w:pPr>
      <w:r w:rsidRPr="003259B2">
        <w:t>Figure 5.12.5 Control logic for mixing dual-duct VAV zone with inlet sensors.</w:t>
      </w:r>
    </w:p>
    <w:p w14:paraId="039327ED" w14:textId="19F94A9A" w:rsidR="009045A3" w:rsidRDefault="009045A3" w:rsidP="0087618D">
      <w:pPr>
        <w:pStyle w:val="Heading4"/>
      </w:pPr>
      <w:bookmarkStart w:id="5351" w:name="_Ref38868302"/>
      <w:r>
        <w:t>Temperature Control</w:t>
      </w:r>
      <w:bookmarkEnd w:id="5351"/>
    </w:p>
    <w:p w14:paraId="3F6F6CD7" w14:textId="2E6F83DB" w:rsidR="009045A3" w:rsidRDefault="009045A3" w:rsidP="007C1423">
      <w:pPr>
        <w:pStyle w:val="Heading5"/>
      </w:pPr>
      <w:r>
        <w:t>When</w:t>
      </w:r>
      <w:r w:rsidRPr="00BC7581">
        <w:rPr>
          <w:rFonts w:eastAsia="Times New Roman"/>
          <w:i/>
        </w:rPr>
        <w:t xml:space="preserve"> </w:t>
      </w:r>
      <w:r w:rsidRPr="0083711D">
        <w:rPr>
          <w:rFonts w:eastAsia="Times New Roman"/>
        </w:rPr>
        <w:t>the</w:t>
      </w:r>
      <w:r w:rsidRPr="0083711D">
        <w:t xml:space="preserve"> </w:t>
      </w:r>
      <w:r w:rsidR="005474F7">
        <w:t>Zone State</w:t>
      </w:r>
      <w:r w:rsidRPr="0083711D">
        <w:t xml:space="preserve"> is</w:t>
      </w:r>
      <w:r w:rsidRPr="0083711D">
        <w:rPr>
          <w:rFonts w:eastAsia="Times New Roman"/>
        </w:rPr>
        <w:t xml:space="preserve"> cooling</w:t>
      </w:r>
      <w:r w:rsidRPr="0083711D">
        <w:t xml:space="preserve">, the </w:t>
      </w:r>
      <w:r w:rsidR="005474F7">
        <w:t>Cooling Loop</w:t>
      </w:r>
      <w:r w:rsidRPr="00BC7581">
        <w:rPr>
          <w:rFonts w:eastAsia="Times New Roman"/>
          <w:i/>
        </w:rPr>
        <w:t xml:space="preserve"> </w:t>
      </w:r>
      <w:r w:rsidRPr="00BC7581">
        <w:t xml:space="preserve">output shall reset the </w:t>
      </w:r>
      <w:r w:rsidR="0083711D">
        <w:t>active cold duct</w:t>
      </w:r>
      <w:r w:rsidRPr="00BC7581">
        <w:t xml:space="preserve"> airflow </w:t>
      </w:r>
      <w:r w:rsidR="00D21A33">
        <w:t>setpoint</w:t>
      </w:r>
      <w:r w:rsidRPr="00BC7581">
        <w:t xml:space="preserve"> from minimum </w:t>
      </w:r>
      <w:r w:rsidR="0083711D">
        <w:t xml:space="preserve">endpoint </w:t>
      </w:r>
      <w:r w:rsidRPr="00BC7581">
        <w:t xml:space="preserve">to the </w:t>
      </w:r>
      <w:r w:rsidR="006A7823">
        <w:t xml:space="preserve">cooling </w:t>
      </w:r>
      <w:r w:rsidRPr="00BC7581">
        <w:t xml:space="preserve">maximum </w:t>
      </w:r>
      <w:r w:rsidR="006A7823">
        <w:t>endpoint</w:t>
      </w:r>
      <w:r>
        <w:t xml:space="preserve">. The </w:t>
      </w:r>
      <w:r w:rsidR="006A7823">
        <w:t xml:space="preserve">cold duct </w:t>
      </w:r>
      <w:r>
        <w:t xml:space="preserve">damper shall be modulated by a control loop to maintain the measured </w:t>
      </w:r>
      <w:r w:rsidR="006A7823">
        <w:t xml:space="preserve">cold duct </w:t>
      </w:r>
      <w:r>
        <w:t xml:space="preserve">airflow at </w:t>
      </w:r>
      <w:r w:rsidR="006A7823">
        <w:t xml:space="preserve">the active cold duct airflow </w:t>
      </w:r>
      <w:r w:rsidR="00D21A33">
        <w:t>setpoint</w:t>
      </w:r>
      <w:r>
        <w:t xml:space="preserve">. </w:t>
      </w:r>
    </w:p>
    <w:p w14:paraId="30AF415C" w14:textId="4701243F" w:rsidR="009045A3" w:rsidRDefault="009045A3" w:rsidP="007C1423">
      <w:pPr>
        <w:pStyle w:val="Heading6"/>
      </w:pPr>
      <w:r>
        <w:t>If cold</w:t>
      </w:r>
      <w:r w:rsidR="006A7823">
        <w:t xml:space="preserve"> duct</w:t>
      </w:r>
      <w:r>
        <w:t xml:space="preserve"> supply air temperature from the air handler is greater than room temperature, </w:t>
      </w:r>
      <w:r w:rsidR="006A7823">
        <w:t xml:space="preserve">the active cold duct </w:t>
      </w:r>
      <w:r>
        <w:t xml:space="preserve">supply airflow </w:t>
      </w:r>
      <w:r w:rsidR="00D21A33">
        <w:t>setpoint</w:t>
      </w:r>
      <w:r>
        <w:t xml:space="preserve"> shall be no higher than the minimum</w:t>
      </w:r>
      <w:r w:rsidR="006A7823">
        <w:t xml:space="preserve"> endpoint</w:t>
      </w:r>
      <w:r>
        <w:t>.</w:t>
      </w:r>
    </w:p>
    <w:p w14:paraId="4E6B2450" w14:textId="496251AC" w:rsidR="009045A3" w:rsidRPr="00BC7581" w:rsidRDefault="009045A3" w:rsidP="007C1423">
      <w:pPr>
        <w:pStyle w:val="Heading5"/>
      </w:pPr>
      <w:r>
        <w:t xml:space="preserve">When the </w:t>
      </w:r>
      <w:r w:rsidR="005474F7">
        <w:t>Zone State</w:t>
      </w:r>
      <w:r>
        <w:t xml:space="preserve"> is </w:t>
      </w:r>
      <w:proofErr w:type="spellStart"/>
      <w:r>
        <w:t>deadband</w:t>
      </w:r>
      <w:proofErr w:type="spellEnd"/>
      <w:r>
        <w:t xml:space="preserve">, the </w:t>
      </w:r>
      <w:r w:rsidR="006A7823">
        <w:t xml:space="preserve">active cold duct </w:t>
      </w:r>
      <w:r>
        <w:t xml:space="preserve">airflow </w:t>
      </w:r>
      <w:r w:rsidR="00D21A33">
        <w:t>setpoint</w:t>
      </w:r>
      <w:r>
        <w:t xml:space="preserve"> shall be the minimum </w:t>
      </w:r>
      <w:r w:rsidR="006A7823">
        <w:t>endpoint</w:t>
      </w:r>
      <w:r>
        <w:t>.</w:t>
      </w:r>
      <w:r w:rsidRPr="00BC7581">
        <w:t xml:space="preserve"> The </w:t>
      </w:r>
      <w:r w:rsidR="006A7823">
        <w:t xml:space="preserve">cold duct </w:t>
      </w:r>
      <w:r w:rsidRPr="00BC7581">
        <w:t xml:space="preserve">damper shall be modulated by a control loop to maintain the measured </w:t>
      </w:r>
      <w:r w:rsidR="006A7823">
        <w:t xml:space="preserve">cold duct </w:t>
      </w:r>
      <w:r w:rsidRPr="00BC7581">
        <w:t xml:space="preserve">airflow at </w:t>
      </w:r>
      <w:r w:rsidR="006A7823">
        <w:t xml:space="preserve">the active cold duct airflow </w:t>
      </w:r>
      <w:r w:rsidR="00D21A33">
        <w:t>setpoint</w:t>
      </w:r>
      <w:r>
        <w:t>.</w:t>
      </w:r>
      <w:r w:rsidRPr="00BC7581">
        <w:t xml:space="preserve"> The </w:t>
      </w:r>
      <w:r w:rsidR="006A7823">
        <w:t>hot duct</w:t>
      </w:r>
      <w:r w:rsidR="006A7823" w:rsidRPr="00BC7581">
        <w:t xml:space="preserve"> </w:t>
      </w:r>
      <w:r w:rsidRPr="00BC7581">
        <w:t>damper shall be closed.</w:t>
      </w:r>
    </w:p>
    <w:p w14:paraId="7F5CEC3F" w14:textId="38191959" w:rsidR="009045A3" w:rsidRPr="00BC7581" w:rsidRDefault="009045A3" w:rsidP="00B37EF3">
      <w:pPr>
        <w:pStyle w:val="Infobox"/>
      </w:pPr>
      <w:r w:rsidRPr="00BC7581">
        <w:t xml:space="preserve">The </w:t>
      </w:r>
      <w:proofErr w:type="spellStart"/>
      <w:r w:rsidRPr="00BC7581">
        <w:t>deadband</w:t>
      </w:r>
      <w:proofErr w:type="spellEnd"/>
      <w:r w:rsidRPr="00BC7581">
        <w:t xml:space="preserve"> airflow is maintained by the cooling damper</w:t>
      </w:r>
      <w:r>
        <w:rPr>
          <w:bCs/>
        </w:rPr>
        <w:t>, as</w:t>
      </w:r>
      <w:r w:rsidRPr="00BC7581">
        <w:t xml:space="preserve"> the cooling system has a definite source of ventilation. With dual</w:t>
      </w:r>
      <w:r>
        <w:rPr>
          <w:bCs/>
        </w:rPr>
        <w:t>-</w:t>
      </w:r>
      <w:r w:rsidRPr="00BC7581">
        <w:t>fan dual</w:t>
      </w:r>
      <w:r>
        <w:rPr>
          <w:bCs/>
        </w:rPr>
        <w:t>-</w:t>
      </w:r>
      <w:r w:rsidRPr="00BC7581">
        <w:t xml:space="preserve">duct, the heating fan generally has no direct ventilation source; typically, ventilation is indirect via return air from interior zones that are </w:t>
      </w:r>
      <w:r>
        <w:rPr>
          <w:bCs/>
        </w:rPr>
        <w:t>overventilated</w:t>
      </w:r>
      <w:r w:rsidRPr="00BC7581">
        <w:t xml:space="preserve"> due to the outdoor air economizer.</w:t>
      </w:r>
    </w:p>
    <w:p w14:paraId="2AE02F43" w14:textId="215BF19A" w:rsidR="009045A3" w:rsidRPr="00BC7581" w:rsidRDefault="009045A3" w:rsidP="007C1423">
      <w:pPr>
        <w:pStyle w:val="Heading5"/>
      </w:pPr>
      <w:r w:rsidRPr="00BC7581">
        <w:t xml:space="preserve">When the </w:t>
      </w:r>
      <w:r w:rsidR="005474F7">
        <w:t>Zone State</w:t>
      </w:r>
      <w:r w:rsidRPr="00BC7581">
        <w:t xml:space="preserve"> is </w:t>
      </w:r>
      <w:r>
        <w:t>heating</w:t>
      </w:r>
      <w:r w:rsidRPr="00BC7581">
        <w:t xml:space="preserve">, the </w:t>
      </w:r>
      <w:r>
        <w:t>heating-loop</w:t>
      </w:r>
      <w:r w:rsidRPr="00BC7581">
        <w:t xml:space="preserve"> output shall </w:t>
      </w:r>
      <w:r>
        <w:t xml:space="preserve">reset the </w:t>
      </w:r>
      <w:r w:rsidR="006A7823">
        <w:t xml:space="preserve">active hot duct </w:t>
      </w:r>
      <w:r>
        <w:t xml:space="preserve">airflow </w:t>
      </w:r>
      <w:r w:rsidR="00D21A33">
        <w:t>setpoint</w:t>
      </w:r>
      <w:r>
        <w:t xml:space="preserve"> from zero</w:t>
      </w:r>
      <w:r w:rsidRPr="00BC7581">
        <w:t xml:space="preserve"> to the </w:t>
      </w:r>
      <w:r w:rsidR="006A7823">
        <w:t xml:space="preserve">heating </w:t>
      </w:r>
      <w:r>
        <w:t xml:space="preserve">maximum </w:t>
      </w:r>
      <w:r w:rsidR="006A7823">
        <w:t>endpoint</w:t>
      </w:r>
      <w:r>
        <w:t xml:space="preserve">. The </w:t>
      </w:r>
      <w:r w:rsidR="006A7823">
        <w:t xml:space="preserve">hot duct </w:t>
      </w:r>
      <w:r w:rsidRPr="00BC7581">
        <w:t xml:space="preserve">damper </w:t>
      </w:r>
      <w:r>
        <w:t xml:space="preserve">shall be </w:t>
      </w:r>
      <w:r w:rsidRPr="00BC7581">
        <w:t xml:space="preserve">modulated </w:t>
      </w:r>
      <w:r>
        <w:t xml:space="preserve">by a control loop </w:t>
      </w:r>
      <w:r w:rsidRPr="00BC7581">
        <w:t xml:space="preserve">to maintain </w:t>
      </w:r>
      <w:r>
        <w:t xml:space="preserve">the </w:t>
      </w:r>
      <w:r w:rsidRPr="00BC7581">
        <w:t xml:space="preserve">measured </w:t>
      </w:r>
      <w:r w:rsidR="006A7823">
        <w:t xml:space="preserve">hot duct </w:t>
      </w:r>
      <w:r w:rsidRPr="00BC7581">
        <w:t xml:space="preserve">airflow at </w:t>
      </w:r>
      <w:r w:rsidR="006A7823">
        <w:t xml:space="preserve">the active hot duct airflow </w:t>
      </w:r>
      <w:r w:rsidR="00D21A33">
        <w:t>setpoint</w:t>
      </w:r>
      <w:r>
        <w:t xml:space="preserve">. The cooling damper shall be controlled to maintain the sum of the measured inlet airflows at </w:t>
      </w:r>
      <w:r w:rsidRPr="00BC7581">
        <w:t xml:space="preserve">the minimum </w:t>
      </w:r>
      <w:r w:rsidR="006A7823">
        <w:t>endpoint</w:t>
      </w:r>
      <w:r w:rsidRPr="00BC7581">
        <w:t>.</w:t>
      </w:r>
    </w:p>
    <w:p w14:paraId="7581F946" w14:textId="5F5059E4" w:rsidR="009045A3" w:rsidRPr="00E43C02" w:rsidRDefault="009045A3" w:rsidP="007C1423">
      <w:pPr>
        <w:pStyle w:val="Heading6"/>
      </w:pPr>
      <w:r w:rsidRPr="00BC7581">
        <w:lastRenderedPageBreak/>
        <w:t xml:space="preserve">If </w:t>
      </w:r>
      <w:r w:rsidRPr="00E43C02">
        <w:t xml:space="preserve">hot-deck supply air temperature from air handler is less than room temperature, </w:t>
      </w:r>
      <w:r w:rsidR="006A7823">
        <w:t xml:space="preserve">the active hot duct </w:t>
      </w:r>
      <w:r w:rsidRPr="00E43C02">
        <w:t xml:space="preserve">airflow </w:t>
      </w:r>
      <w:r w:rsidR="00D21A33">
        <w:t>setpoint</w:t>
      </w:r>
      <w:r w:rsidRPr="00E43C02">
        <w:t xml:space="preserve"> shall be no higher than the minimum</w:t>
      </w:r>
      <w:r w:rsidR="006A7823">
        <w:t xml:space="preserve"> endpoint</w:t>
      </w:r>
      <w:r w:rsidRPr="00E43C02">
        <w:t>.</w:t>
      </w:r>
    </w:p>
    <w:p w14:paraId="1644EDC4" w14:textId="2FD182FC" w:rsidR="009045A3" w:rsidRPr="00BC7581" w:rsidRDefault="009045A3" w:rsidP="0087618D">
      <w:pPr>
        <w:pStyle w:val="Heading4"/>
      </w:pPr>
      <w:r w:rsidRPr="00BC7581">
        <w:t xml:space="preserve">Overriding </w:t>
      </w:r>
      <w:r>
        <w:t xml:space="preserve">Section </w:t>
      </w:r>
      <w:r w:rsidR="00291B2E">
        <w:fldChar w:fldCharType="begin"/>
      </w:r>
      <w:r w:rsidR="00291B2E">
        <w:instrText xml:space="preserve"> REF _Ref38868302 \r \h </w:instrText>
      </w:r>
      <w:r w:rsidR="00291B2E">
        <w:fldChar w:fldCharType="separate"/>
      </w:r>
      <w:r w:rsidR="0037258A">
        <w:t>5.12.5.1</w:t>
      </w:r>
      <w:r w:rsidR="00291B2E">
        <w:fldChar w:fldCharType="end"/>
      </w:r>
      <w:r>
        <w:t xml:space="preserve"> Logic</w:t>
      </w:r>
      <w:r w:rsidRPr="00BC7581">
        <w:t xml:space="preserve"> (to </w:t>
      </w:r>
      <w:r>
        <w:t>Avoid Backflow</w:t>
      </w:r>
      <w:r w:rsidRPr="00BC7581">
        <w:t xml:space="preserve"> from </w:t>
      </w:r>
      <w:r>
        <w:t>One Duct</w:t>
      </w:r>
      <w:r w:rsidRPr="00BC7581">
        <w:t xml:space="preserve"> to the </w:t>
      </w:r>
      <w:r>
        <w:t>Other</w:t>
      </w:r>
      <w:r w:rsidRPr="00BC7581">
        <w:t>)</w:t>
      </w:r>
    </w:p>
    <w:p w14:paraId="6D622B14" w14:textId="77777777" w:rsidR="009045A3" w:rsidRPr="00BC7581" w:rsidRDefault="009045A3" w:rsidP="007C1423">
      <w:pPr>
        <w:pStyle w:val="Heading5"/>
      </w:pPr>
      <w:r w:rsidRPr="00BC7581">
        <w:t xml:space="preserve">If heating air handler is not proven </w:t>
      </w:r>
      <w:r w:rsidRPr="00BC7581">
        <w:rPr>
          <w:smallCaps/>
        </w:rPr>
        <w:t>on</w:t>
      </w:r>
      <w:r w:rsidRPr="00BC7581">
        <w:t>, the heating damper shall be closed.</w:t>
      </w:r>
    </w:p>
    <w:p w14:paraId="6A1B84EA" w14:textId="77777777" w:rsidR="009045A3" w:rsidRPr="00BC7581" w:rsidRDefault="009045A3" w:rsidP="007C1423">
      <w:pPr>
        <w:pStyle w:val="Heading5"/>
      </w:pPr>
      <w:r w:rsidRPr="00BC7581">
        <w:t xml:space="preserve">If cooling air handler is not proven </w:t>
      </w:r>
      <w:r w:rsidRPr="00BC7581">
        <w:rPr>
          <w:smallCaps/>
        </w:rPr>
        <w:t>on</w:t>
      </w:r>
      <w:r w:rsidRPr="00BC7581">
        <w:t>, the cooling damper shall be closed.</w:t>
      </w:r>
    </w:p>
    <w:p w14:paraId="3CC6FF84" w14:textId="77777777" w:rsidR="009045A3" w:rsidRPr="00BC7581" w:rsidRDefault="009045A3" w:rsidP="0087618D">
      <w:pPr>
        <w:pStyle w:val="Heading3"/>
      </w:pPr>
      <w:r w:rsidRPr="00BC7581">
        <w:t>Alarms</w:t>
      </w:r>
    </w:p>
    <w:p w14:paraId="3945441E" w14:textId="77777777" w:rsidR="009045A3" w:rsidRPr="00BC7581" w:rsidRDefault="009045A3" w:rsidP="0087618D">
      <w:pPr>
        <w:pStyle w:val="Heading4"/>
      </w:pPr>
      <w:r w:rsidRPr="00BC7581">
        <w:t>Low Airflow</w:t>
      </w:r>
    </w:p>
    <w:p w14:paraId="31531295" w14:textId="04E2C3B1" w:rsidR="009045A3" w:rsidRPr="00BC7581" w:rsidRDefault="009045A3" w:rsidP="007C1423">
      <w:pPr>
        <w:pStyle w:val="Heading5"/>
      </w:pPr>
      <w:r w:rsidRPr="00BC7581">
        <w:t xml:space="preserve">If the measured airflow is less than 70% of </w:t>
      </w:r>
      <w:r w:rsidR="00D21A33">
        <w:rPr>
          <w:rFonts w:cs="Times New Roman PS MT"/>
          <w:bCs/>
          <w:szCs w:val="20"/>
        </w:rPr>
        <w:t>setpoint</w:t>
      </w:r>
      <w:r w:rsidRPr="00BC7581">
        <w:t xml:space="preserve"> for </w:t>
      </w:r>
      <w:r w:rsidR="00B24AC2">
        <w:t>10</w:t>
      </w:r>
      <w:r w:rsidR="00B24AC2" w:rsidRPr="00BC7581">
        <w:t xml:space="preserve"> </w:t>
      </w:r>
      <w:r w:rsidRPr="00BC7581">
        <w:t xml:space="preserve">minutes while </w:t>
      </w:r>
      <w:r w:rsidR="00D21A33">
        <w:rPr>
          <w:rFonts w:cs="Times New Roman PS MT"/>
          <w:bCs/>
          <w:szCs w:val="20"/>
        </w:rPr>
        <w:t>setpoint</w:t>
      </w:r>
      <w:r w:rsidRPr="00BC7581">
        <w:t xml:space="preserve"> is greater than zero, generate a Level </w:t>
      </w:r>
      <w:r w:rsidR="00B24AC2">
        <w:t>4</w:t>
      </w:r>
      <w:r w:rsidR="00B24AC2" w:rsidRPr="00BC7581">
        <w:t xml:space="preserve"> </w:t>
      </w:r>
      <w:r w:rsidRPr="00BC7581">
        <w:t>alarm.</w:t>
      </w:r>
    </w:p>
    <w:p w14:paraId="5AFCB63E" w14:textId="0A3E18CF" w:rsidR="009045A3" w:rsidRPr="00BC7581" w:rsidRDefault="009045A3" w:rsidP="007C1423">
      <w:pPr>
        <w:pStyle w:val="Heading5"/>
      </w:pPr>
      <w:r w:rsidRPr="00BC7581">
        <w:t xml:space="preserve">If the measured airflow is less than 50% of </w:t>
      </w:r>
      <w:r w:rsidR="00D21A33">
        <w:rPr>
          <w:rFonts w:cs="Times New Roman PS MT"/>
          <w:bCs/>
          <w:szCs w:val="20"/>
        </w:rPr>
        <w:t>setpoint</w:t>
      </w:r>
      <w:r w:rsidRPr="00BC7581">
        <w:t xml:space="preserve"> for </w:t>
      </w:r>
      <w:r w:rsidR="00B24AC2">
        <w:t>10</w:t>
      </w:r>
      <w:r w:rsidR="00B24AC2" w:rsidRPr="00BC7581">
        <w:t xml:space="preserve"> </w:t>
      </w:r>
      <w:r w:rsidRPr="00BC7581">
        <w:t xml:space="preserve">minutes while </w:t>
      </w:r>
      <w:r w:rsidR="00D21A33">
        <w:rPr>
          <w:rFonts w:cs="Times New Roman PS MT"/>
          <w:bCs/>
          <w:szCs w:val="20"/>
        </w:rPr>
        <w:t>setpoint</w:t>
      </w:r>
      <w:r w:rsidRPr="00BC7581">
        <w:t xml:space="preserve"> is greater than zero, generate a Level </w:t>
      </w:r>
      <w:r w:rsidR="00B24AC2">
        <w:t>4</w:t>
      </w:r>
      <w:r w:rsidR="00B24AC2" w:rsidRPr="00BC7581">
        <w:t xml:space="preserve"> </w:t>
      </w:r>
      <w:r w:rsidRPr="00BC7581">
        <w:t>alarm.</w:t>
      </w:r>
    </w:p>
    <w:p w14:paraId="57750355" w14:textId="363A4328" w:rsidR="009045A3" w:rsidRPr="00BC7581" w:rsidRDefault="009045A3" w:rsidP="007C1423">
      <w:pPr>
        <w:pStyle w:val="Heading5"/>
      </w:pPr>
      <w:r w:rsidRPr="00BC7581">
        <w:t>If a zone has an Importance</w:t>
      </w:r>
      <w:r>
        <w:rPr>
          <w:rFonts w:cs="Times New Roman PS MT"/>
          <w:bCs/>
          <w:szCs w:val="20"/>
        </w:rPr>
        <w:t>-Multiplier</w:t>
      </w:r>
      <w:r w:rsidRPr="00BC7581">
        <w:t xml:space="preserve"> of 0 </w:t>
      </w:r>
      <w:r>
        <w:rPr>
          <w:rFonts w:cs="Times New Roman PS MT"/>
          <w:bCs/>
          <w:szCs w:val="20"/>
        </w:rPr>
        <w:t>(</w:t>
      </w:r>
      <w:r w:rsidRPr="00BC7581">
        <w:t xml:space="preserve">see </w:t>
      </w:r>
      <w:r>
        <w:rPr>
          <w:rFonts w:cs="Times New Roman PS MT"/>
          <w:bCs/>
          <w:szCs w:val="20"/>
        </w:rPr>
        <w:t xml:space="preserve">Section </w:t>
      </w:r>
      <w:r w:rsidR="001F5EDA">
        <w:rPr>
          <w:rFonts w:cs="Times New Roman PS MT"/>
          <w:bCs/>
          <w:szCs w:val="20"/>
        </w:rPr>
        <w:fldChar w:fldCharType="begin"/>
      </w:r>
      <w:r w:rsidR="001F5EDA">
        <w:rPr>
          <w:rFonts w:cs="Times New Roman PS MT"/>
          <w:bCs/>
          <w:szCs w:val="20"/>
        </w:rPr>
        <w:instrText xml:space="preserve"> REF _Ref438200779 \w \h </w:instrText>
      </w:r>
      <w:r w:rsidR="001F5EDA">
        <w:rPr>
          <w:rFonts w:cs="Times New Roman PS MT"/>
          <w:bCs/>
          <w:szCs w:val="20"/>
        </w:rPr>
      </w:r>
      <w:r w:rsidR="001F5EDA">
        <w:rPr>
          <w:rFonts w:cs="Times New Roman PS MT"/>
          <w:bCs/>
          <w:szCs w:val="20"/>
        </w:rPr>
        <w:fldChar w:fldCharType="separate"/>
      </w:r>
      <w:r w:rsidR="0037258A">
        <w:rPr>
          <w:rFonts w:cs="Times New Roman PS MT"/>
          <w:bCs/>
          <w:szCs w:val="20"/>
        </w:rPr>
        <w:t>5.1.14.</w:t>
      </w:r>
      <w:proofErr w:type="gramStart"/>
      <w:r w:rsidR="0037258A">
        <w:rPr>
          <w:rFonts w:cs="Times New Roman PS MT"/>
          <w:bCs/>
          <w:szCs w:val="20"/>
        </w:rPr>
        <w:t>2.a.</w:t>
      </w:r>
      <w:proofErr w:type="gramEnd"/>
      <w:r w:rsidR="0037258A">
        <w:rPr>
          <w:rFonts w:cs="Times New Roman PS MT"/>
          <w:bCs/>
          <w:szCs w:val="20"/>
        </w:rPr>
        <w:t>1</w:t>
      </w:r>
      <w:r w:rsidR="001F5EDA">
        <w:rPr>
          <w:rFonts w:cs="Times New Roman PS MT"/>
          <w:bCs/>
          <w:szCs w:val="20"/>
        </w:rPr>
        <w:fldChar w:fldCharType="end"/>
      </w:r>
      <w:r>
        <w:rPr>
          <w:rFonts w:cs="Times New Roman PS MT"/>
          <w:bCs/>
          <w:szCs w:val="20"/>
        </w:rPr>
        <w:t>)</w:t>
      </w:r>
      <w:r w:rsidRPr="00BC7581">
        <w:t xml:space="preserve"> for its static pressure reset </w:t>
      </w:r>
      <w:r>
        <w:rPr>
          <w:rFonts w:cs="Times New Roman PS MT"/>
          <w:bCs/>
          <w:szCs w:val="20"/>
        </w:rPr>
        <w:t>T&amp;R</w:t>
      </w:r>
      <w:r w:rsidRPr="00BC7581">
        <w:t xml:space="preserve"> control loop, low airflow alarms shall be suppressed for that zone.</w:t>
      </w:r>
    </w:p>
    <w:p w14:paraId="3F0DC120" w14:textId="61B06D24" w:rsidR="009045A3" w:rsidRPr="00BC7581" w:rsidRDefault="009045A3" w:rsidP="0087618D">
      <w:pPr>
        <w:pStyle w:val="Heading4"/>
      </w:pPr>
      <w:r w:rsidRPr="00BC7581">
        <w:t xml:space="preserve">Airflow </w:t>
      </w:r>
      <w:r w:rsidRPr="00B87A61">
        <w:rPr>
          <w:rFonts w:cs="Times New Roman PS MT"/>
          <w:szCs w:val="20"/>
        </w:rPr>
        <w:t>Sensor Calibration.</w:t>
      </w:r>
      <w:r w:rsidRPr="00BC7581">
        <w:t xml:space="preserve"> If the fan serving the zone </w:t>
      </w:r>
      <w:r w:rsidR="00CB7DF0">
        <w:t>is</w:t>
      </w:r>
      <w:r w:rsidRPr="00BC7581">
        <w:t xml:space="preserve"> </w:t>
      </w:r>
      <w:r w:rsidRPr="00B87A61">
        <w:rPr>
          <w:smallCaps/>
        </w:rPr>
        <w:t>off</w:t>
      </w:r>
      <w:r w:rsidRPr="00BC7581">
        <w:t xml:space="preserve"> and airflow sensor reading is above </w:t>
      </w:r>
      <w:r w:rsidR="00CB7DF0">
        <w:t xml:space="preserve">the larger of </w:t>
      </w:r>
      <w:r w:rsidRPr="00BC7581">
        <w:t xml:space="preserve">10% of the maximum airflow </w:t>
      </w:r>
      <w:r w:rsidR="00D21A33">
        <w:rPr>
          <w:rFonts w:cs="Times New Roman PS MT"/>
          <w:bCs/>
          <w:szCs w:val="20"/>
        </w:rPr>
        <w:t>setpoint</w:t>
      </w:r>
      <w:r w:rsidR="00CB7DF0" w:rsidRPr="00B87A61">
        <w:rPr>
          <w:rFonts w:cs="Times New Roman PS MT"/>
          <w:bCs/>
          <w:szCs w:val="20"/>
        </w:rPr>
        <w:t xml:space="preserve"> or </w:t>
      </w:r>
      <w:ins w:id="5352" w:author="Reece Kiriu" w:date="2022-10-12T14:11:00Z">
        <w:r w:rsidR="002039FB" w:rsidRPr="002039FB">
          <w:rPr>
            <w:rStyle w:val="Toggle"/>
            <w:rPrChange w:id="5353" w:author="Reece Kiriu" w:date="2022-10-12T14:11:00Z">
              <w:rPr>
                <w:rFonts w:cs="Times New Roman PS MT"/>
                <w:bCs/>
                <w:szCs w:val="20"/>
              </w:rPr>
            </w:rPrChange>
          </w:rPr>
          <w:t xml:space="preserve">[UNITS [24 </w:t>
        </w:r>
      </w:ins>
      <w:ins w:id="5354" w:author="Hwakong Cheng" w:date="2022-10-24T16:31:00Z">
        <w:del w:id="5355" w:author="Titus Ellison" w:date="2022-11-03T16:22:00Z">
          <w:r w:rsidR="003F35B5" w:rsidDel="00FF541B">
            <w:rPr>
              <w:rStyle w:val="Toggle"/>
            </w:rPr>
            <w:delText>L</w:delText>
          </w:r>
        </w:del>
      </w:ins>
      <w:ins w:id="5356" w:author="Reece Kiriu" w:date="2022-10-12T14:11:00Z">
        <w:del w:id="5357" w:author="Titus Ellison" w:date="2022-11-03T16:22:00Z">
          <w:r w:rsidR="002039FB" w:rsidRPr="002039FB" w:rsidDel="00FF541B">
            <w:rPr>
              <w:rStyle w:val="Toggle"/>
              <w:rPrChange w:id="5358" w:author="Reece Kiriu" w:date="2022-10-12T14:11:00Z">
                <w:rPr>
                  <w:rFonts w:cs="Times New Roman PS MT"/>
                  <w:bCs/>
                  <w:szCs w:val="20"/>
                </w:rPr>
              </w:rPrChange>
            </w:rPr>
            <w:delText>/s</w:delText>
          </w:r>
        </w:del>
      </w:ins>
      <w:ins w:id="5359" w:author="Titus Ellison" w:date="2022-11-03T16:22:00Z">
        <w:r w:rsidR="00FF541B">
          <w:rPr>
            <w:rStyle w:val="Toggle"/>
          </w:rPr>
          <w:t>L/s</w:t>
        </w:r>
      </w:ins>
      <w:ins w:id="5360" w:author="Reece Kiriu" w:date="2022-10-12T14:11:00Z">
        <w:r w:rsidR="002039FB" w:rsidRPr="002039FB">
          <w:rPr>
            <w:rStyle w:val="Toggle"/>
            <w:rPrChange w:id="5361" w:author="Reece Kiriu" w:date="2022-10-12T14:11:00Z">
              <w:rPr>
                <w:rFonts w:cs="Times New Roman PS MT"/>
                <w:bCs/>
                <w:szCs w:val="20"/>
              </w:rPr>
            </w:rPrChange>
          </w:rPr>
          <w:t>] [</w:t>
        </w:r>
      </w:ins>
      <w:r w:rsidR="00CB7DF0" w:rsidRPr="002039FB">
        <w:rPr>
          <w:rStyle w:val="Toggle"/>
          <w:rPrChange w:id="5362" w:author="Reece Kiriu" w:date="2022-10-12T14:11:00Z">
            <w:rPr>
              <w:rFonts w:cs="Times New Roman PS MT"/>
              <w:bCs/>
              <w:szCs w:val="20"/>
            </w:rPr>
          </w:rPrChange>
        </w:rPr>
        <w:t>50 cfm</w:t>
      </w:r>
      <w:ins w:id="5363" w:author="Reece Kiriu" w:date="2022-10-12T14:11:00Z">
        <w:r w:rsidR="002039FB" w:rsidRPr="002039FB">
          <w:rPr>
            <w:rStyle w:val="Toggle"/>
            <w:rPrChange w:id="5364" w:author="Reece Kiriu" w:date="2022-10-12T14:11:00Z">
              <w:rPr>
                <w:rFonts w:cs="Times New Roman PS MT"/>
                <w:bCs/>
                <w:szCs w:val="20"/>
              </w:rPr>
            </w:rPrChange>
          </w:rPr>
          <w:t>]]</w:t>
        </w:r>
      </w:ins>
      <w:r w:rsidR="00CB7DF0" w:rsidRPr="00B87A61">
        <w:rPr>
          <w:rFonts w:cs="Times New Roman PS MT"/>
          <w:bCs/>
          <w:szCs w:val="20"/>
        </w:rPr>
        <w:t xml:space="preserve"> for 30 minutes</w:t>
      </w:r>
      <w:r w:rsidRPr="00BC7581">
        <w:t>, generate a Level 3 alarm.</w:t>
      </w:r>
    </w:p>
    <w:p w14:paraId="0DB6BC06" w14:textId="4857DD76" w:rsidR="009045A3" w:rsidRPr="00BC7581" w:rsidRDefault="009045A3" w:rsidP="0087618D">
      <w:pPr>
        <w:pStyle w:val="Heading4"/>
      </w:pPr>
      <w:r w:rsidRPr="00BC7581">
        <w:t xml:space="preserve">Leaking </w:t>
      </w:r>
      <w:r w:rsidRPr="00B87A61">
        <w:rPr>
          <w:rFonts w:cs="Times New Roman PS MT"/>
          <w:szCs w:val="20"/>
        </w:rPr>
        <w:t>Damper.</w:t>
      </w:r>
      <w:r w:rsidRPr="00BC7581">
        <w:t xml:space="preserve"> If the damper position is 0</w:t>
      </w:r>
      <w:r w:rsidRPr="00B87A61">
        <w:rPr>
          <w:rFonts w:cs="Times New Roman PS MT"/>
          <w:bCs/>
          <w:szCs w:val="20"/>
        </w:rPr>
        <w:t>%,</w:t>
      </w:r>
      <w:r w:rsidRPr="00BC7581">
        <w:t xml:space="preserve"> and airflow sensor reading is above </w:t>
      </w:r>
      <w:r w:rsidR="00CB7DF0">
        <w:t xml:space="preserve">the larger of </w:t>
      </w:r>
      <w:r w:rsidRPr="00BC7581">
        <w:t xml:space="preserve">10% of the cooling maximum airflow </w:t>
      </w:r>
      <w:r w:rsidR="00D21A33">
        <w:rPr>
          <w:rFonts w:cs="Times New Roman PS MT"/>
          <w:bCs/>
          <w:szCs w:val="20"/>
        </w:rPr>
        <w:t>setpoint</w:t>
      </w:r>
      <w:r w:rsidRPr="00BC7581">
        <w:t xml:space="preserve"> </w:t>
      </w:r>
      <w:r w:rsidR="00CB7DF0">
        <w:t xml:space="preserve">or </w:t>
      </w:r>
      <w:ins w:id="5365" w:author="Reece Kiriu" w:date="2022-10-12T14:11:00Z">
        <w:r w:rsidR="002039FB" w:rsidRPr="002039FB">
          <w:rPr>
            <w:rStyle w:val="Toggle"/>
            <w:rPrChange w:id="5366" w:author="Reece Kiriu" w:date="2022-10-12T14:11:00Z">
              <w:rPr/>
            </w:rPrChange>
          </w:rPr>
          <w:t xml:space="preserve">[UNITS [24 </w:t>
        </w:r>
      </w:ins>
      <w:ins w:id="5367" w:author="Hwakong Cheng" w:date="2022-10-24T16:31:00Z">
        <w:del w:id="5368" w:author="Titus Ellison" w:date="2022-11-03T16:22:00Z">
          <w:r w:rsidR="003F35B5" w:rsidDel="00FF541B">
            <w:rPr>
              <w:rStyle w:val="Toggle"/>
            </w:rPr>
            <w:delText>L</w:delText>
          </w:r>
        </w:del>
      </w:ins>
      <w:ins w:id="5369" w:author="Reece Kiriu" w:date="2022-10-12T14:11:00Z">
        <w:del w:id="5370" w:author="Titus Ellison" w:date="2022-11-03T16:22:00Z">
          <w:r w:rsidR="002039FB" w:rsidRPr="002039FB" w:rsidDel="00FF541B">
            <w:rPr>
              <w:rStyle w:val="Toggle"/>
              <w:rPrChange w:id="5371" w:author="Reece Kiriu" w:date="2022-10-12T14:11:00Z">
                <w:rPr/>
              </w:rPrChange>
            </w:rPr>
            <w:delText>/s</w:delText>
          </w:r>
        </w:del>
      </w:ins>
      <w:ins w:id="5372" w:author="Titus Ellison" w:date="2022-11-03T16:22:00Z">
        <w:r w:rsidR="00FF541B">
          <w:rPr>
            <w:rStyle w:val="Toggle"/>
          </w:rPr>
          <w:t>L/s</w:t>
        </w:r>
      </w:ins>
      <w:ins w:id="5373" w:author="Reece Kiriu" w:date="2022-10-12T14:11:00Z">
        <w:r w:rsidR="002039FB" w:rsidRPr="002039FB">
          <w:rPr>
            <w:rStyle w:val="Toggle"/>
            <w:rPrChange w:id="5374" w:author="Reece Kiriu" w:date="2022-10-12T14:11:00Z">
              <w:rPr/>
            </w:rPrChange>
          </w:rPr>
          <w:t>] [</w:t>
        </w:r>
      </w:ins>
      <w:r w:rsidR="00CB7DF0" w:rsidRPr="002039FB">
        <w:rPr>
          <w:rStyle w:val="Toggle"/>
          <w:rPrChange w:id="5375" w:author="Reece Kiriu" w:date="2022-10-12T14:11:00Z">
            <w:rPr/>
          </w:rPrChange>
        </w:rPr>
        <w:t>50 cfm</w:t>
      </w:r>
      <w:ins w:id="5376" w:author="Reece Kiriu" w:date="2022-10-12T14:11:00Z">
        <w:r w:rsidR="002039FB" w:rsidRPr="002039FB">
          <w:rPr>
            <w:rStyle w:val="Toggle"/>
            <w:rPrChange w:id="5377" w:author="Reece Kiriu" w:date="2022-10-12T14:11:00Z">
              <w:rPr/>
            </w:rPrChange>
          </w:rPr>
          <w:t>]]</w:t>
        </w:r>
      </w:ins>
      <w:r w:rsidR="00CB7DF0">
        <w:t xml:space="preserve"> </w:t>
      </w:r>
      <w:r w:rsidRPr="00BC7581">
        <w:t xml:space="preserve">for 10 minutes while the fan serving the damper is proven </w:t>
      </w:r>
      <w:r w:rsidRPr="00B87A61">
        <w:rPr>
          <w:smallCaps/>
        </w:rPr>
        <w:t>on</w:t>
      </w:r>
      <w:r w:rsidRPr="00BC7581">
        <w:t>, generate a Level 4 alarm.</w:t>
      </w:r>
    </w:p>
    <w:p w14:paraId="5231AFEE" w14:textId="77777777" w:rsidR="00CB7DF0" w:rsidRPr="00B24AC2" w:rsidRDefault="00CB7DF0" w:rsidP="00CB7DF0">
      <w:pPr>
        <w:pStyle w:val="Infobox"/>
      </w:pPr>
      <w:r w:rsidRPr="00B24AC2">
        <w:t xml:space="preserve">The constant value thresholds for the airflow sensor calibration and leaking damper alarms are a function of the transducer and A/D converter used to measure airflow.  The value used should be determined as the minimum accuracy of the transducer and A/D converter combination. </w:t>
      </w:r>
    </w:p>
    <w:p w14:paraId="3657EC06" w14:textId="4581F6F3" w:rsidR="009045A3" w:rsidRPr="00BC7581" w:rsidRDefault="009045A3" w:rsidP="0087618D">
      <w:pPr>
        <w:pStyle w:val="Heading3"/>
      </w:pPr>
      <w:r w:rsidRPr="00BC7581">
        <w:t>Testing/Commissioning Overrides</w:t>
      </w:r>
      <w:r>
        <w:rPr>
          <w:rFonts w:cs="Times New Roman PS MT"/>
          <w:szCs w:val="20"/>
        </w:rPr>
        <w:t>.</w:t>
      </w:r>
      <w:r w:rsidRPr="00BC7581">
        <w:t xml:space="preserve"> Provide software switches that interlock to a system level point to</w:t>
      </w:r>
    </w:p>
    <w:p w14:paraId="660684B5" w14:textId="14A2A243" w:rsidR="009045A3" w:rsidRPr="00BC7581" w:rsidRDefault="009045A3">
      <w:pPr>
        <w:pStyle w:val="Heading4"/>
        <w:pPrChange w:id="5378" w:author="Reece Kiriu" w:date="2022-12-07T11:38:00Z">
          <w:pPr>
            <w:pStyle w:val="Heading5"/>
          </w:pPr>
        </w:pPrChange>
      </w:pPr>
      <w:r>
        <w:rPr>
          <w:rFonts w:cs="Times New Roman PS MT"/>
          <w:bCs/>
          <w:szCs w:val="20"/>
        </w:rPr>
        <w:t>force</w:t>
      </w:r>
      <w:r w:rsidRPr="00BC7581">
        <w:t xml:space="preserve"> zone airflow </w:t>
      </w:r>
      <w:r w:rsidR="00D21A33">
        <w:rPr>
          <w:rFonts w:cs="Times New Roman PS MT"/>
          <w:bCs/>
          <w:szCs w:val="20"/>
        </w:rPr>
        <w:t>setpoint</w:t>
      </w:r>
      <w:r w:rsidRPr="00BC7581">
        <w:t xml:space="preserve"> to zero</w:t>
      </w:r>
      <w:r>
        <w:rPr>
          <w:rFonts w:cs="Times New Roman PS MT"/>
          <w:bCs/>
          <w:szCs w:val="20"/>
        </w:rPr>
        <w:t>,</w:t>
      </w:r>
    </w:p>
    <w:p w14:paraId="231E0E7D" w14:textId="750D2700" w:rsidR="009045A3" w:rsidRPr="00BC7581" w:rsidRDefault="009045A3">
      <w:pPr>
        <w:pStyle w:val="Heading4"/>
        <w:pPrChange w:id="5379" w:author="Reece Kiriu" w:date="2022-12-07T11:38:00Z">
          <w:pPr>
            <w:pStyle w:val="Heading5"/>
          </w:pPr>
        </w:pPrChange>
      </w:pPr>
      <w:r>
        <w:rPr>
          <w:rFonts w:cs="Times New Roman PS MT"/>
          <w:bCs/>
          <w:szCs w:val="20"/>
        </w:rPr>
        <w:t>force</w:t>
      </w:r>
      <w:r w:rsidRPr="00BC7581">
        <w:t xml:space="preserve"> zone airflow </w:t>
      </w:r>
      <w:r w:rsidR="00D21A33">
        <w:rPr>
          <w:rFonts w:cs="Times New Roman PS MT"/>
          <w:bCs/>
          <w:szCs w:val="20"/>
        </w:rPr>
        <w:t>setpoint</w:t>
      </w:r>
      <w:r w:rsidRPr="00BC7581">
        <w:t xml:space="preserve"> to </w:t>
      </w:r>
      <w:proofErr w:type="spellStart"/>
      <w:r w:rsidRPr="00BC7581">
        <w:t>Vcool</w:t>
      </w:r>
      <w:proofErr w:type="spellEnd"/>
      <w:r w:rsidRPr="00BC7581">
        <w:t>-max</w:t>
      </w:r>
      <w:r>
        <w:rPr>
          <w:rFonts w:cs="Times New Roman PS MT"/>
          <w:bCs/>
          <w:szCs w:val="20"/>
        </w:rPr>
        <w:t>,</w:t>
      </w:r>
    </w:p>
    <w:p w14:paraId="531E991E" w14:textId="12C11D81" w:rsidR="009045A3" w:rsidRPr="00BC7581" w:rsidRDefault="009045A3">
      <w:pPr>
        <w:pStyle w:val="Heading4"/>
        <w:pPrChange w:id="5380" w:author="Reece Kiriu" w:date="2022-12-07T11:38:00Z">
          <w:pPr>
            <w:pStyle w:val="Heading5"/>
          </w:pPr>
        </w:pPrChange>
      </w:pPr>
      <w:r>
        <w:rPr>
          <w:rFonts w:cs="Times New Roman PS MT"/>
          <w:bCs/>
          <w:szCs w:val="20"/>
        </w:rPr>
        <w:t>force</w:t>
      </w:r>
      <w:r w:rsidRPr="00BC7581">
        <w:t xml:space="preserve"> zone airflow </w:t>
      </w:r>
      <w:r w:rsidR="00D21A33">
        <w:rPr>
          <w:rFonts w:cs="Times New Roman PS MT"/>
          <w:bCs/>
          <w:szCs w:val="20"/>
        </w:rPr>
        <w:t>setpoint</w:t>
      </w:r>
      <w:r w:rsidRPr="00BC7581">
        <w:t xml:space="preserve"> to </w:t>
      </w:r>
      <w:proofErr w:type="spellStart"/>
      <w:r w:rsidRPr="00BC7581">
        <w:t>Vmin</w:t>
      </w:r>
      <w:proofErr w:type="spellEnd"/>
      <w:r>
        <w:rPr>
          <w:rFonts w:cs="Times New Roman PS MT"/>
          <w:bCs/>
          <w:szCs w:val="20"/>
        </w:rPr>
        <w:t>,</w:t>
      </w:r>
    </w:p>
    <w:p w14:paraId="57E4E738" w14:textId="29680093" w:rsidR="009045A3" w:rsidRPr="00BC7581" w:rsidRDefault="009045A3">
      <w:pPr>
        <w:pStyle w:val="Heading4"/>
        <w:pPrChange w:id="5381" w:author="Reece Kiriu" w:date="2022-12-07T11:38:00Z">
          <w:pPr>
            <w:pStyle w:val="Heading5"/>
          </w:pPr>
        </w:pPrChange>
      </w:pPr>
      <w:r>
        <w:rPr>
          <w:rFonts w:cs="Times New Roman PS MT"/>
          <w:bCs/>
          <w:szCs w:val="20"/>
        </w:rPr>
        <w:t>force</w:t>
      </w:r>
      <w:r w:rsidRPr="00BC7581">
        <w:t xml:space="preserve"> zone airflow </w:t>
      </w:r>
      <w:r w:rsidR="00D21A33">
        <w:rPr>
          <w:rFonts w:cs="Times New Roman PS MT"/>
          <w:bCs/>
          <w:szCs w:val="20"/>
        </w:rPr>
        <w:t>setpoint</w:t>
      </w:r>
      <w:r w:rsidRPr="00BC7581">
        <w:t xml:space="preserve"> to </w:t>
      </w:r>
      <w:proofErr w:type="spellStart"/>
      <w:r w:rsidRPr="00BC7581">
        <w:t>Vheat</w:t>
      </w:r>
      <w:proofErr w:type="spellEnd"/>
      <w:r w:rsidRPr="00BC7581">
        <w:t>-max</w:t>
      </w:r>
      <w:r>
        <w:rPr>
          <w:rFonts w:cs="Times New Roman PS MT"/>
          <w:bCs/>
          <w:szCs w:val="20"/>
        </w:rPr>
        <w:t>,</w:t>
      </w:r>
    </w:p>
    <w:p w14:paraId="03872896" w14:textId="2962B892" w:rsidR="009045A3" w:rsidRPr="00BC7581" w:rsidRDefault="009045A3">
      <w:pPr>
        <w:pStyle w:val="Heading4"/>
        <w:pPrChange w:id="5382" w:author="Reece Kiriu" w:date="2022-12-07T11:38:00Z">
          <w:pPr>
            <w:pStyle w:val="Heading5"/>
          </w:pPr>
        </w:pPrChange>
      </w:pPr>
      <w:r>
        <w:rPr>
          <w:rFonts w:cs="Times New Roman PS MT"/>
          <w:bCs/>
          <w:szCs w:val="20"/>
        </w:rPr>
        <w:t>force</w:t>
      </w:r>
      <w:r w:rsidRPr="00BC7581">
        <w:t xml:space="preserve"> cooling damper full closed/open</w:t>
      </w:r>
      <w:r>
        <w:rPr>
          <w:rFonts w:cs="Times New Roman PS MT"/>
          <w:bCs/>
          <w:szCs w:val="20"/>
        </w:rPr>
        <w:t>,</w:t>
      </w:r>
    </w:p>
    <w:p w14:paraId="732CC2C7" w14:textId="4B4F8C49" w:rsidR="009045A3" w:rsidRPr="00BC7581" w:rsidRDefault="009045A3">
      <w:pPr>
        <w:pStyle w:val="Heading4"/>
        <w:pPrChange w:id="5383" w:author="Reece Kiriu" w:date="2022-12-07T11:38:00Z">
          <w:pPr>
            <w:pStyle w:val="Heading5"/>
          </w:pPr>
        </w:pPrChange>
      </w:pPr>
      <w:r>
        <w:rPr>
          <w:rFonts w:cs="Times New Roman PS MT"/>
          <w:bCs/>
          <w:szCs w:val="20"/>
        </w:rPr>
        <w:t>force</w:t>
      </w:r>
      <w:r w:rsidRPr="00BC7581">
        <w:t xml:space="preserve"> heating damper full closed/open</w:t>
      </w:r>
      <w:r>
        <w:rPr>
          <w:rFonts w:cs="Times New Roman PS MT"/>
          <w:bCs/>
          <w:szCs w:val="20"/>
        </w:rPr>
        <w:t>, and</w:t>
      </w:r>
    </w:p>
    <w:p w14:paraId="173946A7" w14:textId="49699628" w:rsidR="009045A3" w:rsidRPr="00BC7581" w:rsidRDefault="009045A3">
      <w:pPr>
        <w:pStyle w:val="Heading4"/>
        <w:pPrChange w:id="5384" w:author="Reece Kiriu" w:date="2022-12-07T11:38:00Z">
          <w:pPr>
            <w:pStyle w:val="Heading5"/>
          </w:pPr>
        </w:pPrChange>
      </w:pPr>
      <w:r>
        <w:rPr>
          <w:rFonts w:cs="Times New Roman PS MT"/>
          <w:bCs/>
          <w:szCs w:val="20"/>
        </w:rPr>
        <w:t>reset</w:t>
      </w:r>
      <w:r w:rsidRPr="00BC7581">
        <w:t xml:space="preserve"> request-hours accumulator point to zero (provide one point for each reset type listed </w:t>
      </w:r>
      <w:r>
        <w:rPr>
          <w:rFonts w:cs="Times New Roman PS MT"/>
          <w:bCs/>
          <w:szCs w:val="20"/>
        </w:rPr>
        <w:t>in the next section).</w:t>
      </w:r>
    </w:p>
    <w:p w14:paraId="0B583FF9" w14:textId="20930409" w:rsidR="009045A3" w:rsidRPr="00BC7581" w:rsidRDefault="009045A3" w:rsidP="00B37EF3">
      <w:pPr>
        <w:pStyle w:val="Infobox"/>
      </w:pPr>
      <w:r w:rsidRPr="00BC7581">
        <w:t xml:space="preserve">Per </w:t>
      </w:r>
      <w:r>
        <w:rPr>
          <w:bCs/>
        </w:rPr>
        <w:t xml:space="preserve">Section </w:t>
      </w:r>
      <w:r w:rsidR="00291B2E">
        <w:rPr>
          <w:bCs/>
        </w:rPr>
        <w:fldChar w:fldCharType="begin"/>
      </w:r>
      <w:r w:rsidR="00291B2E">
        <w:rPr>
          <w:bCs/>
        </w:rPr>
        <w:instrText xml:space="preserve"> REF _Ref38822696 \r \h </w:instrText>
      </w:r>
      <w:r w:rsidR="00291B2E">
        <w:rPr>
          <w:bCs/>
        </w:rPr>
      </w:r>
      <w:r w:rsidR="00291B2E">
        <w:rPr>
          <w:bCs/>
        </w:rPr>
        <w:fldChar w:fldCharType="separate"/>
      </w:r>
      <w:r w:rsidR="0037258A">
        <w:rPr>
          <w:bCs/>
        </w:rPr>
        <w:t>5.1.11</w:t>
      </w:r>
      <w:r w:rsidR="00291B2E">
        <w:rPr>
          <w:bCs/>
        </w:rPr>
        <w:fldChar w:fldCharType="end"/>
      </w:r>
      <w:r>
        <w:rPr>
          <w:bCs/>
        </w:rPr>
        <w:t>,</w:t>
      </w:r>
      <w:r w:rsidRPr="00BC7581">
        <w:t xml:space="preserve"> all hardware points can be overridden through the BAS. Each of the following points is interlocked so that they can be overridden together at a </w:t>
      </w:r>
      <w:r>
        <w:rPr>
          <w:bCs/>
        </w:rPr>
        <w:t>zone-group</w:t>
      </w:r>
      <w:r w:rsidRPr="00BC7581">
        <w:t xml:space="preserve"> level, per </w:t>
      </w:r>
      <w:r>
        <w:rPr>
          <w:bCs/>
        </w:rPr>
        <w:t xml:space="preserve">Section </w:t>
      </w:r>
      <w:r w:rsidR="00291B2E">
        <w:rPr>
          <w:bCs/>
        </w:rPr>
        <w:fldChar w:fldCharType="begin"/>
      </w:r>
      <w:r w:rsidR="00291B2E">
        <w:rPr>
          <w:bCs/>
        </w:rPr>
        <w:instrText xml:space="preserve"> REF _Ref438200825 \w \h </w:instrText>
      </w:r>
      <w:r w:rsidR="00291B2E">
        <w:rPr>
          <w:bCs/>
        </w:rPr>
      </w:r>
      <w:r w:rsidR="00291B2E">
        <w:rPr>
          <w:bCs/>
        </w:rPr>
        <w:fldChar w:fldCharType="separate"/>
      </w:r>
      <w:r w:rsidR="0037258A">
        <w:rPr>
          <w:bCs/>
        </w:rPr>
        <w:t>5.4.5</w:t>
      </w:r>
      <w:r w:rsidR="00291B2E">
        <w:rPr>
          <w:bCs/>
        </w:rPr>
        <w:fldChar w:fldCharType="end"/>
      </w:r>
      <w:r>
        <w:rPr>
          <w:bCs/>
        </w:rPr>
        <w:t>.</w:t>
      </w:r>
    </w:p>
    <w:p w14:paraId="539AFBFD" w14:textId="3E3C6911" w:rsidR="009045A3" w:rsidRPr="00BC7581" w:rsidRDefault="009045A3" w:rsidP="00B37EF3">
      <w:pPr>
        <w:pStyle w:val="Infobox"/>
      </w:pPr>
      <w:r>
        <w:rPr>
          <w:bCs/>
        </w:rPr>
        <w:t>For example, the</w:t>
      </w:r>
      <w:r w:rsidRPr="00BC7581">
        <w:t xml:space="preserve"> </w:t>
      </w:r>
      <w:proofErr w:type="spellStart"/>
      <w:r w:rsidRPr="00BC7581">
        <w:t>CxA</w:t>
      </w:r>
      <w:proofErr w:type="spellEnd"/>
      <w:r w:rsidRPr="00BC7581">
        <w:t xml:space="preserve"> can check for leaking dampers by forcing all VAV boxes in a </w:t>
      </w:r>
      <w:r w:rsidR="00D21A33">
        <w:rPr>
          <w:bCs/>
        </w:rPr>
        <w:t>Zone Group</w:t>
      </w:r>
      <w:r w:rsidRPr="00BC7581">
        <w:t xml:space="preserve"> closed and then recording airflow at the AHU.</w:t>
      </w:r>
    </w:p>
    <w:p w14:paraId="7BC1EC27" w14:textId="77777777" w:rsidR="009045A3" w:rsidRPr="00BC7581" w:rsidRDefault="009045A3" w:rsidP="0087618D">
      <w:pPr>
        <w:pStyle w:val="Heading3"/>
      </w:pPr>
      <w:r w:rsidRPr="00BC7581">
        <w:t>System Requests</w:t>
      </w:r>
    </w:p>
    <w:p w14:paraId="598D8CCD" w14:textId="77777777" w:rsidR="009045A3" w:rsidRPr="00BC7581" w:rsidRDefault="009045A3" w:rsidP="0087618D">
      <w:pPr>
        <w:pStyle w:val="Heading4"/>
      </w:pPr>
      <w:r w:rsidRPr="00BC7581">
        <w:t>Cooling SAT Reset Requests</w:t>
      </w:r>
    </w:p>
    <w:p w14:paraId="265F7F66" w14:textId="41829E15" w:rsidR="009045A3" w:rsidRPr="00BC7581" w:rsidRDefault="009045A3" w:rsidP="007C1423">
      <w:pPr>
        <w:pStyle w:val="Heading5"/>
      </w:pPr>
      <w:r w:rsidRPr="00BC7581">
        <w:t xml:space="preserve">If the zone temperature exceeds the zone’s cooling </w:t>
      </w:r>
      <w:r w:rsidR="00D21A33">
        <w:rPr>
          <w:rFonts w:cs="Times New Roman PS MT"/>
          <w:bCs/>
          <w:szCs w:val="20"/>
        </w:rPr>
        <w:t>setpoint</w:t>
      </w:r>
      <w:r w:rsidRPr="00BC7581">
        <w:t xml:space="preserve"> by </w:t>
      </w:r>
      <w:ins w:id="5385" w:author="Titus Ellison" w:date="2022-10-20T12:37:00Z">
        <w:r w:rsidR="006E608F" w:rsidRPr="006E608F">
          <w:rPr>
            <w:rStyle w:val="Toggle"/>
            <w:rPrChange w:id="5386" w:author="Titus Ellison" w:date="2022-10-20T12:37:00Z">
              <w:rPr/>
            </w:rPrChange>
          </w:rPr>
          <w:t>[UNITS [</w:t>
        </w:r>
      </w:ins>
      <w:r w:rsidRPr="006E608F">
        <w:rPr>
          <w:rStyle w:val="Toggle"/>
          <w:rPrChange w:id="5387" w:author="Titus Ellison" w:date="2022-10-20T12:37:00Z">
            <w:rPr/>
          </w:rPrChange>
        </w:rPr>
        <w:t>3°C</w:t>
      </w:r>
      <w:ins w:id="5388" w:author="Titus Ellison" w:date="2022-10-20T12:37:00Z">
        <w:r w:rsidR="006E608F" w:rsidRPr="006E608F">
          <w:rPr>
            <w:rStyle w:val="Toggle"/>
            <w:rPrChange w:id="5389" w:author="Titus Ellison" w:date="2022-10-20T12:37:00Z">
              <w:rPr/>
            </w:rPrChange>
          </w:rPr>
          <w:t>]</w:t>
        </w:r>
      </w:ins>
      <w:r w:rsidRPr="006E608F">
        <w:rPr>
          <w:rStyle w:val="Toggle"/>
          <w:rPrChange w:id="5390" w:author="Titus Ellison" w:date="2022-10-20T12:37:00Z">
            <w:rPr/>
          </w:rPrChange>
        </w:rPr>
        <w:t xml:space="preserve"> </w:t>
      </w:r>
      <w:ins w:id="5391" w:author="Titus Ellison" w:date="2022-10-20T12:37:00Z">
        <w:r w:rsidR="006E608F" w:rsidRPr="006E608F">
          <w:rPr>
            <w:rStyle w:val="Toggle"/>
            <w:rPrChange w:id="5392" w:author="Titus Ellison" w:date="2022-10-20T12:37:00Z">
              <w:rPr/>
            </w:rPrChange>
          </w:rPr>
          <w:t>[</w:t>
        </w:r>
      </w:ins>
      <w:del w:id="5393" w:author="Titus Ellison" w:date="2022-10-20T12:37:00Z">
        <w:r w:rsidRPr="006E608F" w:rsidDel="006E608F">
          <w:rPr>
            <w:rStyle w:val="Toggle"/>
            <w:rPrChange w:id="5394" w:author="Titus Ellison" w:date="2022-10-20T12:37:00Z">
              <w:rPr/>
            </w:rPrChange>
          </w:rPr>
          <w:delText>(</w:delText>
        </w:r>
      </w:del>
      <w:r w:rsidRPr="006E608F">
        <w:rPr>
          <w:rStyle w:val="Toggle"/>
          <w:rPrChange w:id="5395" w:author="Titus Ellison" w:date="2022-10-20T12:37:00Z">
            <w:rPr/>
          </w:rPrChange>
        </w:rPr>
        <w:t>5°F</w:t>
      </w:r>
      <w:ins w:id="5396" w:author="Titus Ellison" w:date="2022-10-20T12:37:00Z">
        <w:r w:rsidR="006E608F" w:rsidRPr="006E608F">
          <w:rPr>
            <w:rStyle w:val="Toggle"/>
            <w:rPrChange w:id="5397" w:author="Titus Ellison" w:date="2022-10-20T12:37:00Z">
              <w:rPr/>
            </w:rPrChange>
          </w:rPr>
          <w:t>]]</w:t>
        </w:r>
      </w:ins>
      <w:del w:id="5398" w:author="Titus Ellison" w:date="2022-10-20T12:37:00Z">
        <w:r w:rsidRPr="00BC7581" w:rsidDel="006E608F">
          <w:delText>)</w:delText>
        </w:r>
      </w:del>
      <w:r w:rsidRPr="00BC7581">
        <w:t xml:space="preserve"> for 2 minutes and after suppression period due to </w:t>
      </w:r>
      <w:r w:rsidR="00D21A33">
        <w:rPr>
          <w:rFonts w:cs="Times New Roman PS MT"/>
          <w:bCs/>
          <w:szCs w:val="20"/>
        </w:rPr>
        <w:t>setpoint</w:t>
      </w:r>
      <w:r w:rsidRPr="00BC7581">
        <w:t xml:space="preserve"> change per </w:t>
      </w:r>
      <w:r>
        <w:rPr>
          <w:rFonts w:cs="Times New Roman PS MT"/>
          <w:bCs/>
          <w:szCs w:val="20"/>
        </w:rPr>
        <w:t xml:space="preserve">Section </w:t>
      </w:r>
      <w:r w:rsidR="00CA5DFF">
        <w:rPr>
          <w:rFonts w:cs="Times New Roman PS MT"/>
          <w:bCs/>
          <w:szCs w:val="20"/>
        </w:rPr>
        <w:fldChar w:fldCharType="begin"/>
      </w:r>
      <w:r w:rsidR="00CA5DFF">
        <w:rPr>
          <w:rFonts w:cs="Times New Roman PS MT"/>
          <w:bCs/>
          <w:szCs w:val="20"/>
        </w:rPr>
        <w:instrText xml:space="preserve"> REF _Ref462144780 \w \h </w:instrText>
      </w:r>
      <w:r w:rsidR="00CA5DFF">
        <w:rPr>
          <w:rFonts w:cs="Times New Roman PS MT"/>
          <w:bCs/>
          <w:szCs w:val="20"/>
        </w:rPr>
      </w:r>
      <w:r w:rsidR="00CA5DFF">
        <w:rPr>
          <w:rFonts w:cs="Times New Roman PS MT"/>
          <w:bCs/>
          <w:szCs w:val="20"/>
        </w:rPr>
        <w:fldChar w:fldCharType="separate"/>
      </w:r>
      <w:r w:rsidR="0037258A">
        <w:rPr>
          <w:rFonts w:cs="Times New Roman PS MT"/>
          <w:bCs/>
          <w:szCs w:val="20"/>
        </w:rPr>
        <w:t>5.1.20</w:t>
      </w:r>
      <w:r w:rsidR="00CA5DFF">
        <w:rPr>
          <w:rFonts w:cs="Times New Roman PS MT"/>
          <w:bCs/>
          <w:szCs w:val="20"/>
        </w:rPr>
        <w:fldChar w:fldCharType="end"/>
      </w:r>
      <w:r>
        <w:rPr>
          <w:rFonts w:cs="Times New Roman PS MT"/>
          <w:bCs/>
          <w:szCs w:val="20"/>
        </w:rPr>
        <w:t>,</w:t>
      </w:r>
      <w:r w:rsidRPr="00BC7581">
        <w:t xml:space="preserve"> send 3 </w:t>
      </w:r>
      <w:r>
        <w:rPr>
          <w:rFonts w:cs="Times New Roman PS MT"/>
          <w:bCs/>
          <w:szCs w:val="20"/>
        </w:rPr>
        <w:t>requests.</w:t>
      </w:r>
    </w:p>
    <w:p w14:paraId="38A72740" w14:textId="77BAD11A" w:rsidR="009045A3" w:rsidRPr="00BC7581" w:rsidRDefault="009045A3" w:rsidP="007C1423">
      <w:pPr>
        <w:pStyle w:val="Heading5"/>
      </w:pPr>
      <w:r w:rsidRPr="00BC7581">
        <w:lastRenderedPageBreak/>
        <w:t xml:space="preserve">Else if the zone temperature exceeds the zone’s cooling </w:t>
      </w:r>
      <w:r w:rsidR="00D21A33">
        <w:rPr>
          <w:rFonts w:cs="Times New Roman PS MT"/>
          <w:bCs/>
          <w:szCs w:val="20"/>
        </w:rPr>
        <w:t>setpoint</w:t>
      </w:r>
      <w:r w:rsidRPr="00BC7581">
        <w:t xml:space="preserve"> by </w:t>
      </w:r>
      <w:ins w:id="5399" w:author="Titus Ellison" w:date="2022-10-20T12:37:00Z">
        <w:r w:rsidR="006E608F" w:rsidRPr="006E608F">
          <w:rPr>
            <w:rStyle w:val="Toggle"/>
            <w:rPrChange w:id="5400" w:author="Titus Ellison" w:date="2022-10-20T12:37:00Z">
              <w:rPr/>
            </w:rPrChange>
          </w:rPr>
          <w:t>[UNITS [</w:t>
        </w:r>
      </w:ins>
      <w:r w:rsidRPr="006E608F">
        <w:rPr>
          <w:rStyle w:val="Toggle"/>
          <w:rPrChange w:id="5401" w:author="Titus Ellison" w:date="2022-10-20T12:37:00Z">
            <w:rPr/>
          </w:rPrChange>
        </w:rPr>
        <w:t>2°C</w:t>
      </w:r>
      <w:ins w:id="5402" w:author="Titus Ellison" w:date="2022-10-20T12:37:00Z">
        <w:r w:rsidR="006E608F" w:rsidRPr="006E608F">
          <w:rPr>
            <w:rStyle w:val="Toggle"/>
            <w:rPrChange w:id="5403" w:author="Titus Ellison" w:date="2022-10-20T12:37:00Z">
              <w:rPr/>
            </w:rPrChange>
          </w:rPr>
          <w:t>]</w:t>
        </w:r>
      </w:ins>
      <w:r w:rsidRPr="006E608F">
        <w:rPr>
          <w:rStyle w:val="Toggle"/>
          <w:rPrChange w:id="5404" w:author="Titus Ellison" w:date="2022-10-20T12:37:00Z">
            <w:rPr/>
          </w:rPrChange>
        </w:rPr>
        <w:t xml:space="preserve"> </w:t>
      </w:r>
      <w:ins w:id="5405" w:author="Titus Ellison" w:date="2022-10-20T12:37:00Z">
        <w:r w:rsidR="006E608F" w:rsidRPr="006E608F">
          <w:rPr>
            <w:rStyle w:val="Toggle"/>
            <w:rPrChange w:id="5406" w:author="Titus Ellison" w:date="2022-10-20T12:37:00Z">
              <w:rPr/>
            </w:rPrChange>
          </w:rPr>
          <w:t>[</w:t>
        </w:r>
      </w:ins>
      <w:del w:id="5407" w:author="Titus Ellison" w:date="2022-10-20T12:37:00Z">
        <w:r w:rsidRPr="006E608F" w:rsidDel="006E608F">
          <w:rPr>
            <w:rStyle w:val="Toggle"/>
            <w:rPrChange w:id="5408" w:author="Titus Ellison" w:date="2022-10-20T12:37:00Z">
              <w:rPr/>
            </w:rPrChange>
          </w:rPr>
          <w:delText>(</w:delText>
        </w:r>
      </w:del>
      <w:r w:rsidRPr="006E608F">
        <w:rPr>
          <w:rStyle w:val="Toggle"/>
          <w:rPrChange w:id="5409" w:author="Titus Ellison" w:date="2022-10-20T12:37:00Z">
            <w:rPr/>
          </w:rPrChange>
        </w:rPr>
        <w:t>3°F</w:t>
      </w:r>
      <w:ins w:id="5410" w:author="Titus Ellison" w:date="2022-10-20T12:37:00Z">
        <w:r w:rsidR="006E608F" w:rsidRPr="006E608F">
          <w:rPr>
            <w:rStyle w:val="Toggle"/>
            <w:rPrChange w:id="5411" w:author="Titus Ellison" w:date="2022-10-20T12:37:00Z">
              <w:rPr/>
            </w:rPrChange>
          </w:rPr>
          <w:t>]]</w:t>
        </w:r>
      </w:ins>
      <w:del w:id="5412" w:author="Titus Ellison" w:date="2022-10-20T12:37:00Z">
        <w:r w:rsidRPr="00BC7581" w:rsidDel="006E608F">
          <w:delText>)</w:delText>
        </w:r>
      </w:del>
      <w:r w:rsidRPr="00BC7581">
        <w:t xml:space="preserve"> for 2 minutes and after suppression period due to </w:t>
      </w:r>
      <w:r w:rsidR="00D21A33">
        <w:rPr>
          <w:rFonts w:cs="Times New Roman PS MT"/>
          <w:bCs/>
          <w:szCs w:val="20"/>
        </w:rPr>
        <w:t>setpoint</w:t>
      </w:r>
      <w:r w:rsidRPr="00BC7581">
        <w:t xml:space="preserve"> change per </w:t>
      </w:r>
      <w:r>
        <w:rPr>
          <w:rFonts w:cs="Times New Roman PS MT"/>
          <w:bCs/>
          <w:szCs w:val="20"/>
        </w:rPr>
        <w:t xml:space="preserve">Section </w:t>
      </w:r>
      <w:r w:rsidR="00CA5DFF">
        <w:rPr>
          <w:rFonts w:cs="Times New Roman PS MT"/>
          <w:bCs/>
          <w:szCs w:val="20"/>
        </w:rPr>
        <w:fldChar w:fldCharType="begin"/>
      </w:r>
      <w:r w:rsidR="00CA5DFF">
        <w:rPr>
          <w:rFonts w:cs="Times New Roman PS MT"/>
          <w:bCs/>
          <w:szCs w:val="20"/>
        </w:rPr>
        <w:instrText xml:space="preserve"> REF _Ref462144780 \w \h </w:instrText>
      </w:r>
      <w:r w:rsidR="00CA5DFF">
        <w:rPr>
          <w:rFonts w:cs="Times New Roman PS MT"/>
          <w:bCs/>
          <w:szCs w:val="20"/>
        </w:rPr>
      </w:r>
      <w:r w:rsidR="00CA5DFF">
        <w:rPr>
          <w:rFonts w:cs="Times New Roman PS MT"/>
          <w:bCs/>
          <w:szCs w:val="20"/>
        </w:rPr>
        <w:fldChar w:fldCharType="separate"/>
      </w:r>
      <w:r w:rsidR="0037258A">
        <w:rPr>
          <w:rFonts w:cs="Times New Roman PS MT"/>
          <w:bCs/>
          <w:szCs w:val="20"/>
        </w:rPr>
        <w:t>5.1.20</w:t>
      </w:r>
      <w:r w:rsidR="00CA5DFF">
        <w:rPr>
          <w:rFonts w:cs="Times New Roman PS MT"/>
          <w:bCs/>
          <w:szCs w:val="20"/>
        </w:rPr>
        <w:fldChar w:fldCharType="end"/>
      </w:r>
      <w:r>
        <w:rPr>
          <w:rFonts w:cs="Times New Roman PS MT"/>
          <w:bCs/>
          <w:szCs w:val="20"/>
        </w:rPr>
        <w:t>,</w:t>
      </w:r>
      <w:r w:rsidRPr="00BC7581">
        <w:t xml:space="preserve"> send 2 </w:t>
      </w:r>
      <w:r>
        <w:rPr>
          <w:rFonts w:cs="Times New Roman PS MT"/>
          <w:bCs/>
          <w:szCs w:val="20"/>
        </w:rPr>
        <w:t>requests.</w:t>
      </w:r>
    </w:p>
    <w:p w14:paraId="7F9988C1" w14:textId="411F101A" w:rsidR="009045A3" w:rsidRPr="00BC7581" w:rsidRDefault="009045A3" w:rsidP="007C1423">
      <w:pPr>
        <w:pStyle w:val="Heading5"/>
      </w:pPr>
      <w:r w:rsidRPr="00BC7581">
        <w:t xml:space="preserve">Else if the </w:t>
      </w:r>
      <w:r w:rsidR="005474F7">
        <w:rPr>
          <w:rFonts w:cs="Times New Roman PS MT"/>
          <w:bCs/>
          <w:szCs w:val="20"/>
        </w:rPr>
        <w:t>Cooling Loop</w:t>
      </w:r>
      <w:r w:rsidRPr="00BC7581">
        <w:t xml:space="preserve"> is greater than 95%, send 1 </w:t>
      </w:r>
      <w:r>
        <w:rPr>
          <w:rFonts w:cs="Times New Roman PS MT"/>
          <w:bCs/>
          <w:szCs w:val="20"/>
        </w:rPr>
        <w:t>request</w:t>
      </w:r>
      <w:r w:rsidRPr="00BC7581">
        <w:t xml:space="preserve"> until the </w:t>
      </w:r>
      <w:r w:rsidR="005474F7">
        <w:rPr>
          <w:rFonts w:cs="Times New Roman PS MT"/>
          <w:bCs/>
          <w:szCs w:val="20"/>
        </w:rPr>
        <w:t>Cooling Loop</w:t>
      </w:r>
      <w:r w:rsidRPr="00BC7581">
        <w:t xml:space="preserve"> is less than 85</w:t>
      </w:r>
      <w:r>
        <w:rPr>
          <w:rFonts w:cs="Times New Roman PS MT"/>
          <w:bCs/>
          <w:szCs w:val="20"/>
        </w:rPr>
        <w:t>%.</w:t>
      </w:r>
    </w:p>
    <w:p w14:paraId="40205165" w14:textId="6A481162" w:rsidR="009045A3" w:rsidRPr="00BC7581" w:rsidRDefault="009045A3" w:rsidP="007C1423">
      <w:pPr>
        <w:pStyle w:val="Heading5"/>
      </w:pPr>
      <w:r w:rsidRPr="00BC7581">
        <w:t xml:space="preserve">Else if the </w:t>
      </w:r>
      <w:r w:rsidR="005474F7">
        <w:rPr>
          <w:rFonts w:cs="Times New Roman PS MT"/>
          <w:bCs/>
          <w:szCs w:val="20"/>
        </w:rPr>
        <w:t>Cooling Loop</w:t>
      </w:r>
      <w:r w:rsidRPr="00BC7581">
        <w:t xml:space="preserve"> is less than 95%, send 0 </w:t>
      </w:r>
      <w:r>
        <w:rPr>
          <w:rFonts w:cs="Times New Roman PS MT"/>
          <w:bCs/>
          <w:szCs w:val="20"/>
        </w:rPr>
        <w:t>requests.</w:t>
      </w:r>
    </w:p>
    <w:p w14:paraId="32DF5E24" w14:textId="3C9EFD45" w:rsidR="009045A3" w:rsidRPr="00BC7581" w:rsidRDefault="009045A3" w:rsidP="0087618D">
      <w:pPr>
        <w:pStyle w:val="Heading4"/>
      </w:pPr>
      <w:r w:rsidRPr="00BC7581">
        <w:t>Cold</w:t>
      </w:r>
      <w:r w:rsidRPr="00B87A61">
        <w:rPr>
          <w:rFonts w:cs="Times New Roman PS MT"/>
          <w:szCs w:val="20"/>
        </w:rPr>
        <w:t>-</w:t>
      </w:r>
      <w:r w:rsidRPr="00BC7581">
        <w:t>Duct Static Pressure Reset Requests</w:t>
      </w:r>
    </w:p>
    <w:p w14:paraId="3E2B6BBC" w14:textId="7BABBA00" w:rsidR="009045A3" w:rsidRPr="00BC7581" w:rsidRDefault="009045A3" w:rsidP="007C1423">
      <w:pPr>
        <w:pStyle w:val="Heading5"/>
      </w:pPr>
      <w:r w:rsidRPr="00BC7581">
        <w:t xml:space="preserve">If the measured airflow is less than 50% of </w:t>
      </w:r>
      <w:r w:rsidR="00D21A33">
        <w:rPr>
          <w:rFonts w:cs="Times New Roman PS MT"/>
          <w:bCs/>
          <w:szCs w:val="20"/>
        </w:rPr>
        <w:t>setpoint</w:t>
      </w:r>
      <w:r w:rsidRPr="00BC7581">
        <w:t xml:space="preserve"> while </w:t>
      </w:r>
      <w:r w:rsidR="00D21A33">
        <w:rPr>
          <w:rFonts w:cs="Times New Roman PS MT"/>
          <w:bCs/>
          <w:szCs w:val="20"/>
        </w:rPr>
        <w:t>setpoint</w:t>
      </w:r>
      <w:r w:rsidRPr="00BC7581">
        <w:t xml:space="preserve"> is greater than zero and the damper position is greater than 95% for 1 minute, send 3 </w:t>
      </w:r>
      <w:r>
        <w:rPr>
          <w:rFonts w:cs="Times New Roman PS MT"/>
          <w:bCs/>
          <w:szCs w:val="20"/>
        </w:rPr>
        <w:t>requests.</w:t>
      </w:r>
    </w:p>
    <w:p w14:paraId="22D0F147" w14:textId="4B938B28" w:rsidR="009045A3" w:rsidRPr="00BC7581" w:rsidRDefault="009045A3" w:rsidP="007C1423">
      <w:pPr>
        <w:pStyle w:val="Heading5"/>
      </w:pPr>
      <w:r w:rsidRPr="00BC7581">
        <w:t xml:space="preserve">Else if the measured airflow is less than 70% of </w:t>
      </w:r>
      <w:r w:rsidR="00D21A33">
        <w:rPr>
          <w:rFonts w:cs="Times New Roman PS MT"/>
          <w:bCs/>
          <w:szCs w:val="20"/>
        </w:rPr>
        <w:t>setpoint</w:t>
      </w:r>
      <w:r w:rsidRPr="00BC7581">
        <w:t xml:space="preserve"> while </w:t>
      </w:r>
      <w:r w:rsidR="00D21A33">
        <w:rPr>
          <w:rFonts w:cs="Times New Roman PS MT"/>
          <w:bCs/>
          <w:szCs w:val="20"/>
        </w:rPr>
        <w:t>setpoint</w:t>
      </w:r>
      <w:r w:rsidRPr="00BC7581">
        <w:t xml:space="preserve"> is greater than zero and the damper position is greater than 95% for 1 minute, send 2 </w:t>
      </w:r>
      <w:r>
        <w:rPr>
          <w:rFonts w:cs="Times New Roman PS MT"/>
          <w:bCs/>
          <w:szCs w:val="20"/>
        </w:rPr>
        <w:t>requests.</w:t>
      </w:r>
    </w:p>
    <w:p w14:paraId="44C4EC70" w14:textId="63EBC67D" w:rsidR="009045A3" w:rsidRPr="00BC7581" w:rsidRDefault="009045A3" w:rsidP="007C1423">
      <w:pPr>
        <w:pStyle w:val="Heading5"/>
      </w:pPr>
      <w:r w:rsidRPr="00BC7581">
        <w:t xml:space="preserve">Else if the </w:t>
      </w:r>
      <w:r>
        <w:rPr>
          <w:rFonts w:cs="Times New Roman PS MT"/>
          <w:bCs/>
          <w:szCs w:val="20"/>
        </w:rPr>
        <w:t>damper</w:t>
      </w:r>
      <w:r w:rsidRPr="00BC7581">
        <w:t xml:space="preserve"> position is greater than 95%, send 1 </w:t>
      </w:r>
      <w:r>
        <w:rPr>
          <w:rFonts w:cs="Times New Roman PS MT"/>
          <w:bCs/>
          <w:szCs w:val="20"/>
        </w:rPr>
        <w:t>request</w:t>
      </w:r>
      <w:r w:rsidRPr="00BC7581">
        <w:t xml:space="preserve"> until the </w:t>
      </w:r>
      <w:r>
        <w:rPr>
          <w:rFonts w:cs="Times New Roman PS MT"/>
          <w:bCs/>
          <w:szCs w:val="20"/>
        </w:rPr>
        <w:t>damper</w:t>
      </w:r>
      <w:r w:rsidRPr="00BC7581">
        <w:t xml:space="preserve"> position is less than 85</w:t>
      </w:r>
      <w:r>
        <w:rPr>
          <w:rFonts w:cs="Times New Roman PS MT"/>
          <w:bCs/>
          <w:szCs w:val="20"/>
        </w:rPr>
        <w:t>%.</w:t>
      </w:r>
    </w:p>
    <w:p w14:paraId="51AF4EA4" w14:textId="65C336DE" w:rsidR="009045A3" w:rsidRPr="00BC7581" w:rsidRDefault="009045A3" w:rsidP="007C1423">
      <w:pPr>
        <w:pStyle w:val="Heading5"/>
      </w:pPr>
      <w:r w:rsidRPr="00BC7581">
        <w:t xml:space="preserve">Else if the </w:t>
      </w:r>
      <w:r>
        <w:rPr>
          <w:rFonts w:cs="Times New Roman PS MT"/>
          <w:bCs/>
          <w:szCs w:val="20"/>
        </w:rPr>
        <w:t>damper</w:t>
      </w:r>
      <w:r w:rsidRPr="00BC7581">
        <w:t xml:space="preserve"> position is less than 95%, send 0 </w:t>
      </w:r>
      <w:r>
        <w:rPr>
          <w:rFonts w:cs="Times New Roman PS MT"/>
          <w:bCs/>
          <w:szCs w:val="20"/>
        </w:rPr>
        <w:t>requests.</w:t>
      </w:r>
    </w:p>
    <w:p w14:paraId="4D68CE22" w14:textId="77777777" w:rsidR="009045A3" w:rsidRPr="00BC7581" w:rsidRDefault="009045A3" w:rsidP="0087618D">
      <w:pPr>
        <w:pStyle w:val="Heading4"/>
      </w:pPr>
      <w:r w:rsidRPr="00BC7581">
        <w:t>Heating SAT Reset Requests</w:t>
      </w:r>
    </w:p>
    <w:p w14:paraId="48B8BF0D" w14:textId="3A53C75B" w:rsidR="009045A3" w:rsidRPr="00BC7581" w:rsidRDefault="009045A3" w:rsidP="007C1423">
      <w:pPr>
        <w:pStyle w:val="Heading5"/>
      </w:pPr>
      <w:r w:rsidRPr="00BC7581">
        <w:t xml:space="preserve">If the zone temperature is below the zone’s heating </w:t>
      </w:r>
      <w:r w:rsidR="00D21A33">
        <w:rPr>
          <w:rFonts w:cs="Times New Roman PS MT"/>
          <w:bCs/>
          <w:szCs w:val="20"/>
        </w:rPr>
        <w:t>setpoint</w:t>
      </w:r>
      <w:r w:rsidRPr="00BC7581">
        <w:t xml:space="preserve"> by </w:t>
      </w:r>
      <w:ins w:id="5413" w:author="Titus Ellison" w:date="2022-10-20T12:38:00Z">
        <w:r w:rsidR="006E608F" w:rsidRPr="006E608F">
          <w:rPr>
            <w:rStyle w:val="Toggle"/>
            <w:rPrChange w:id="5414" w:author="Titus Ellison" w:date="2022-10-20T12:38:00Z">
              <w:rPr/>
            </w:rPrChange>
          </w:rPr>
          <w:t>[UNITS [</w:t>
        </w:r>
      </w:ins>
      <w:r w:rsidRPr="006E608F">
        <w:rPr>
          <w:rStyle w:val="Toggle"/>
          <w:rPrChange w:id="5415" w:author="Titus Ellison" w:date="2022-10-20T12:38:00Z">
            <w:rPr/>
          </w:rPrChange>
        </w:rPr>
        <w:t>3°C</w:t>
      </w:r>
      <w:ins w:id="5416" w:author="Titus Ellison" w:date="2022-10-20T12:38:00Z">
        <w:r w:rsidR="006E608F" w:rsidRPr="006E608F">
          <w:rPr>
            <w:rStyle w:val="Toggle"/>
            <w:rPrChange w:id="5417" w:author="Titus Ellison" w:date="2022-10-20T12:38:00Z">
              <w:rPr/>
            </w:rPrChange>
          </w:rPr>
          <w:t>]</w:t>
        </w:r>
      </w:ins>
      <w:r w:rsidRPr="006E608F">
        <w:rPr>
          <w:rStyle w:val="Toggle"/>
          <w:rPrChange w:id="5418" w:author="Titus Ellison" w:date="2022-10-20T12:38:00Z">
            <w:rPr/>
          </w:rPrChange>
        </w:rPr>
        <w:t xml:space="preserve"> </w:t>
      </w:r>
      <w:ins w:id="5419" w:author="Titus Ellison" w:date="2022-10-20T12:38:00Z">
        <w:r w:rsidR="006E608F" w:rsidRPr="006E608F">
          <w:rPr>
            <w:rStyle w:val="Toggle"/>
            <w:rPrChange w:id="5420" w:author="Titus Ellison" w:date="2022-10-20T12:38:00Z">
              <w:rPr/>
            </w:rPrChange>
          </w:rPr>
          <w:t>[</w:t>
        </w:r>
      </w:ins>
      <w:del w:id="5421" w:author="Titus Ellison" w:date="2022-10-20T12:38:00Z">
        <w:r w:rsidRPr="006E608F" w:rsidDel="006E608F">
          <w:rPr>
            <w:rStyle w:val="Toggle"/>
            <w:rPrChange w:id="5422" w:author="Titus Ellison" w:date="2022-10-20T12:38:00Z">
              <w:rPr/>
            </w:rPrChange>
          </w:rPr>
          <w:delText>(</w:delText>
        </w:r>
      </w:del>
      <w:r w:rsidRPr="006E608F">
        <w:rPr>
          <w:rStyle w:val="Toggle"/>
          <w:rPrChange w:id="5423" w:author="Titus Ellison" w:date="2022-10-20T12:38:00Z">
            <w:rPr/>
          </w:rPrChange>
        </w:rPr>
        <w:t>5°F</w:t>
      </w:r>
      <w:ins w:id="5424" w:author="Titus Ellison" w:date="2022-10-20T12:38:00Z">
        <w:r w:rsidR="006E608F" w:rsidRPr="006E608F">
          <w:rPr>
            <w:rStyle w:val="Toggle"/>
            <w:rPrChange w:id="5425" w:author="Titus Ellison" w:date="2022-10-20T12:38:00Z">
              <w:rPr/>
            </w:rPrChange>
          </w:rPr>
          <w:t>]]</w:t>
        </w:r>
      </w:ins>
      <w:del w:id="5426" w:author="Titus Ellison" w:date="2022-10-20T12:38:00Z">
        <w:r w:rsidRPr="00BC7581" w:rsidDel="006E608F">
          <w:delText>)</w:delText>
        </w:r>
      </w:del>
      <w:r w:rsidRPr="00BC7581">
        <w:t xml:space="preserve"> for 2 minutes and after suppression period due to </w:t>
      </w:r>
      <w:r w:rsidR="00D21A33">
        <w:rPr>
          <w:rFonts w:cs="Times New Roman PS MT"/>
          <w:bCs/>
          <w:szCs w:val="20"/>
        </w:rPr>
        <w:t>setpoint</w:t>
      </w:r>
      <w:r w:rsidRPr="00BC7581">
        <w:t xml:space="preserve"> change per </w:t>
      </w:r>
      <w:r>
        <w:rPr>
          <w:rFonts w:cs="Times New Roman PS MT"/>
          <w:bCs/>
          <w:szCs w:val="20"/>
        </w:rPr>
        <w:t xml:space="preserve">Section </w:t>
      </w:r>
      <w:r w:rsidR="00CA5DFF">
        <w:rPr>
          <w:rFonts w:cs="Times New Roman PS MT"/>
          <w:bCs/>
          <w:szCs w:val="20"/>
        </w:rPr>
        <w:fldChar w:fldCharType="begin"/>
      </w:r>
      <w:r w:rsidR="00CA5DFF">
        <w:rPr>
          <w:rFonts w:cs="Times New Roman PS MT"/>
          <w:bCs/>
          <w:szCs w:val="20"/>
        </w:rPr>
        <w:instrText xml:space="preserve"> REF _Ref462144780 \w \h </w:instrText>
      </w:r>
      <w:r w:rsidR="00CA5DFF">
        <w:rPr>
          <w:rFonts w:cs="Times New Roman PS MT"/>
          <w:bCs/>
          <w:szCs w:val="20"/>
        </w:rPr>
      </w:r>
      <w:r w:rsidR="00CA5DFF">
        <w:rPr>
          <w:rFonts w:cs="Times New Roman PS MT"/>
          <w:bCs/>
          <w:szCs w:val="20"/>
        </w:rPr>
        <w:fldChar w:fldCharType="separate"/>
      </w:r>
      <w:r w:rsidR="0037258A">
        <w:rPr>
          <w:rFonts w:cs="Times New Roman PS MT"/>
          <w:bCs/>
          <w:szCs w:val="20"/>
        </w:rPr>
        <w:t>5.1.20</w:t>
      </w:r>
      <w:r w:rsidR="00CA5DFF">
        <w:rPr>
          <w:rFonts w:cs="Times New Roman PS MT"/>
          <w:bCs/>
          <w:szCs w:val="20"/>
        </w:rPr>
        <w:fldChar w:fldCharType="end"/>
      </w:r>
      <w:r>
        <w:rPr>
          <w:rFonts w:cs="Times New Roman PS MT"/>
          <w:bCs/>
          <w:szCs w:val="20"/>
        </w:rPr>
        <w:t>,</w:t>
      </w:r>
      <w:r w:rsidRPr="00BC7581">
        <w:t xml:space="preserve"> send 3 </w:t>
      </w:r>
      <w:r>
        <w:rPr>
          <w:rFonts w:cs="Times New Roman PS MT"/>
          <w:bCs/>
          <w:szCs w:val="20"/>
        </w:rPr>
        <w:t>requests.</w:t>
      </w:r>
    </w:p>
    <w:p w14:paraId="7286213F" w14:textId="32637BF0" w:rsidR="009045A3" w:rsidRPr="00BC7581" w:rsidRDefault="009045A3" w:rsidP="007C1423">
      <w:pPr>
        <w:pStyle w:val="Heading5"/>
      </w:pPr>
      <w:r w:rsidRPr="00BC7581">
        <w:t xml:space="preserve">Else if the zone temperature is below the zone’s heating </w:t>
      </w:r>
      <w:r w:rsidR="00D21A33">
        <w:rPr>
          <w:rFonts w:cs="Times New Roman PS MT"/>
          <w:bCs/>
          <w:szCs w:val="20"/>
        </w:rPr>
        <w:t>setpoint</w:t>
      </w:r>
      <w:r w:rsidRPr="00BC7581">
        <w:t xml:space="preserve"> by </w:t>
      </w:r>
      <w:ins w:id="5427" w:author="Titus Ellison" w:date="2022-10-20T12:38:00Z">
        <w:r w:rsidR="006E608F" w:rsidRPr="006E608F">
          <w:rPr>
            <w:rStyle w:val="Toggle"/>
            <w:rPrChange w:id="5428" w:author="Titus Ellison" w:date="2022-10-20T12:38:00Z">
              <w:rPr/>
            </w:rPrChange>
          </w:rPr>
          <w:t>[UNITS [</w:t>
        </w:r>
      </w:ins>
      <w:r w:rsidRPr="006E608F">
        <w:rPr>
          <w:rStyle w:val="Toggle"/>
          <w:rPrChange w:id="5429" w:author="Titus Ellison" w:date="2022-10-20T12:38:00Z">
            <w:rPr/>
          </w:rPrChange>
        </w:rPr>
        <w:t>2°C</w:t>
      </w:r>
      <w:ins w:id="5430" w:author="Titus Ellison" w:date="2022-10-20T12:38:00Z">
        <w:r w:rsidR="006E608F" w:rsidRPr="006E608F">
          <w:rPr>
            <w:rStyle w:val="Toggle"/>
            <w:rPrChange w:id="5431" w:author="Titus Ellison" w:date="2022-10-20T12:38:00Z">
              <w:rPr/>
            </w:rPrChange>
          </w:rPr>
          <w:t>]</w:t>
        </w:r>
      </w:ins>
      <w:r w:rsidRPr="006E608F">
        <w:rPr>
          <w:rStyle w:val="Toggle"/>
          <w:rPrChange w:id="5432" w:author="Titus Ellison" w:date="2022-10-20T12:38:00Z">
            <w:rPr/>
          </w:rPrChange>
        </w:rPr>
        <w:t xml:space="preserve"> </w:t>
      </w:r>
      <w:ins w:id="5433" w:author="Titus Ellison" w:date="2022-10-20T12:38:00Z">
        <w:r w:rsidR="006E608F" w:rsidRPr="006E608F">
          <w:rPr>
            <w:rStyle w:val="Toggle"/>
            <w:rPrChange w:id="5434" w:author="Titus Ellison" w:date="2022-10-20T12:38:00Z">
              <w:rPr/>
            </w:rPrChange>
          </w:rPr>
          <w:t>[</w:t>
        </w:r>
      </w:ins>
      <w:del w:id="5435" w:author="Titus Ellison" w:date="2022-10-20T12:38:00Z">
        <w:r w:rsidRPr="006E608F" w:rsidDel="006E608F">
          <w:rPr>
            <w:rStyle w:val="Toggle"/>
            <w:rPrChange w:id="5436" w:author="Titus Ellison" w:date="2022-10-20T12:38:00Z">
              <w:rPr/>
            </w:rPrChange>
          </w:rPr>
          <w:delText>(</w:delText>
        </w:r>
      </w:del>
      <w:r w:rsidRPr="006E608F">
        <w:rPr>
          <w:rStyle w:val="Toggle"/>
          <w:rPrChange w:id="5437" w:author="Titus Ellison" w:date="2022-10-20T12:38:00Z">
            <w:rPr/>
          </w:rPrChange>
        </w:rPr>
        <w:t>3°F</w:t>
      </w:r>
      <w:ins w:id="5438" w:author="Titus Ellison" w:date="2022-10-20T12:38:00Z">
        <w:r w:rsidR="006E608F" w:rsidRPr="006E608F">
          <w:rPr>
            <w:rStyle w:val="Toggle"/>
            <w:rPrChange w:id="5439" w:author="Titus Ellison" w:date="2022-10-20T12:38:00Z">
              <w:rPr/>
            </w:rPrChange>
          </w:rPr>
          <w:t>]]</w:t>
        </w:r>
      </w:ins>
      <w:del w:id="5440" w:author="Titus Ellison" w:date="2022-10-20T12:38:00Z">
        <w:r w:rsidRPr="00BC7581" w:rsidDel="006E608F">
          <w:delText>)</w:delText>
        </w:r>
      </w:del>
      <w:r w:rsidRPr="00BC7581">
        <w:t xml:space="preserve"> for 2 minutes and after suppression period due to </w:t>
      </w:r>
      <w:r w:rsidR="00D21A33">
        <w:rPr>
          <w:rFonts w:cs="Times New Roman PS MT"/>
          <w:bCs/>
          <w:szCs w:val="20"/>
        </w:rPr>
        <w:t>setpoint</w:t>
      </w:r>
      <w:r w:rsidRPr="00BC7581">
        <w:t xml:space="preserve"> change per </w:t>
      </w:r>
      <w:r>
        <w:rPr>
          <w:rFonts w:cs="Times New Roman PS MT"/>
          <w:bCs/>
          <w:szCs w:val="20"/>
        </w:rPr>
        <w:t xml:space="preserve">Section </w:t>
      </w:r>
      <w:r w:rsidR="00CA5DFF">
        <w:rPr>
          <w:rFonts w:cs="Times New Roman PS MT"/>
          <w:bCs/>
          <w:szCs w:val="20"/>
        </w:rPr>
        <w:fldChar w:fldCharType="begin"/>
      </w:r>
      <w:r w:rsidR="00CA5DFF">
        <w:rPr>
          <w:rFonts w:cs="Times New Roman PS MT"/>
          <w:bCs/>
          <w:szCs w:val="20"/>
        </w:rPr>
        <w:instrText xml:space="preserve"> REF _Ref462144780 \w \h </w:instrText>
      </w:r>
      <w:r w:rsidR="00CA5DFF">
        <w:rPr>
          <w:rFonts w:cs="Times New Roman PS MT"/>
          <w:bCs/>
          <w:szCs w:val="20"/>
        </w:rPr>
      </w:r>
      <w:r w:rsidR="00CA5DFF">
        <w:rPr>
          <w:rFonts w:cs="Times New Roman PS MT"/>
          <w:bCs/>
          <w:szCs w:val="20"/>
        </w:rPr>
        <w:fldChar w:fldCharType="separate"/>
      </w:r>
      <w:r w:rsidR="0037258A">
        <w:rPr>
          <w:rFonts w:cs="Times New Roman PS MT"/>
          <w:bCs/>
          <w:szCs w:val="20"/>
        </w:rPr>
        <w:t>5.1.20</w:t>
      </w:r>
      <w:r w:rsidR="00CA5DFF">
        <w:rPr>
          <w:rFonts w:cs="Times New Roman PS MT"/>
          <w:bCs/>
          <w:szCs w:val="20"/>
        </w:rPr>
        <w:fldChar w:fldCharType="end"/>
      </w:r>
      <w:r>
        <w:rPr>
          <w:rFonts w:cs="Times New Roman PS MT"/>
          <w:bCs/>
          <w:szCs w:val="20"/>
        </w:rPr>
        <w:t>,</w:t>
      </w:r>
      <w:r w:rsidRPr="00BC7581">
        <w:t xml:space="preserve"> send 2 </w:t>
      </w:r>
      <w:r>
        <w:rPr>
          <w:rFonts w:cs="Times New Roman PS MT"/>
          <w:bCs/>
          <w:szCs w:val="20"/>
        </w:rPr>
        <w:t>requests.</w:t>
      </w:r>
      <w:r w:rsidRPr="00BC7581">
        <w:t xml:space="preserve"> </w:t>
      </w:r>
    </w:p>
    <w:p w14:paraId="1EB671B0" w14:textId="24D5A483" w:rsidR="009045A3" w:rsidRPr="00BC7581" w:rsidRDefault="009045A3" w:rsidP="007C1423">
      <w:pPr>
        <w:pStyle w:val="Heading5"/>
      </w:pPr>
      <w:r w:rsidRPr="00BC7581">
        <w:t xml:space="preserve">Else if the </w:t>
      </w:r>
      <w:r w:rsidR="005474F7">
        <w:rPr>
          <w:rFonts w:cs="Times New Roman PS MT"/>
          <w:bCs/>
          <w:szCs w:val="20"/>
        </w:rPr>
        <w:t>Heating Loop</w:t>
      </w:r>
      <w:r w:rsidRPr="00BC7581">
        <w:t xml:space="preserve"> is greater than 95%, send 1 </w:t>
      </w:r>
      <w:r>
        <w:rPr>
          <w:rFonts w:cs="Times New Roman PS MT"/>
          <w:bCs/>
          <w:szCs w:val="20"/>
        </w:rPr>
        <w:t>request</w:t>
      </w:r>
      <w:r w:rsidRPr="00BC7581">
        <w:t xml:space="preserve"> until the </w:t>
      </w:r>
      <w:r w:rsidR="005474F7">
        <w:rPr>
          <w:rFonts w:cs="Times New Roman PS MT"/>
          <w:bCs/>
          <w:szCs w:val="20"/>
        </w:rPr>
        <w:t>Heating Loop</w:t>
      </w:r>
      <w:r w:rsidRPr="00BC7581">
        <w:t xml:space="preserve"> is less than 85</w:t>
      </w:r>
      <w:r>
        <w:rPr>
          <w:rFonts w:cs="Times New Roman PS MT"/>
          <w:bCs/>
          <w:szCs w:val="20"/>
        </w:rPr>
        <w:t>%.</w:t>
      </w:r>
    </w:p>
    <w:p w14:paraId="583433E5" w14:textId="45A272D0" w:rsidR="009045A3" w:rsidRPr="00BC7581" w:rsidRDefault="009045A3" w:rsidP="007C1423">
      <w:pPr>
        <w:pStyle w:val="Heading5"/>
      </w:pPr>
      <w:r w:rsidRPr="00BC7581">
        <w:t xml:space="preserve">Else if the </w:t>
      </w:r>
      <w:r w:rsidR="005474F7">
        <w:rPr>
          <w:rFonts w:cs="Times New Roman PS MT"/>
          <w:bCs/>
          <w:szCs w:val="20"/>
        </w:rPr>
        <w:t>Heating Loop</w:t>
      </w:r>
      <w:r w:rsidRPr="00BC7581">
        <w:t xml:space="preserve"> is less than 95%, send 0 </w:t>
      </w:r>
      <w:r>
        <w:rPr>
          <w:rFonts w:cs="Times New Roman PS MT"/>
          <w:bCs/>
          <w:szCs w:val="20"/>
        </w:rPr>
        <w:t>requests.</w:t>
      </w:r>
    </w:p>
    <w:p w14:paraId="65B7B28E" w14:textId="2D01C1E9" w:rsidR="009045A3" w:rsidRPr="00BC7581" w:rsidRDefault="009045A3" w:rsidP="0087618D">
      <w:pPr>
        <w:pStyle w:val="Heading4"/>
      </w:pPr>
      <w:r w:rsidRPr="00BC7581">
        <w:t>Hot</w:t>
      </w:r>
      <w:r w:rsidRPr="00B87A61">
        <w:rPr>
          <w:rFonts w:cs="Times New Roman PS MT"/>
          <w:szCs w:val="20"/>
        </w:rPr>
        <w:t>-</w:t>
      </w:r>
      <w:r w:rsidRPr="00BC7581">
        <w:t>Duct Static Pressure Reset Requests</w:t>
      </w:r>
    </w:p>
    <w:p w14:paraId="5349CDAC" w14:textId="216D77D0" w:rsidR="009045A3" w:rsidRPr="00BC7581" w:rsidRDefault="009045A3" w:rsidP="007C1423">
      <w:pPr>
        <w:pStyle w:val="Heading5"/>
      </w:pPr>
      <w:r w:rsidRPr="00BC7581">
        <w:t xml:space="preserve">If the measured airflow is less than 50% of </w:t>
      </w:r>
      <w:r w:rsidR="00D21A33">
        <w:rPr>
          <w:rFonts w:cs="Times New Roman PS MT"/>
          <w:bCs/>
          <w:szCs w:val="20"/>
        </w:rPr>
        <w:t>setpoint</w:t>
      </w:r>
      <w:r w:rsidRPr="00BC7581">
        <w:t xml:space="preserve"> while </w:t>
      </w:r>
      <w:r w:rsidR="00D21A33">
        <w:rPr>
          <w:rFonts w:cs="Times New Roman PS MT"/>
          <w:bCs/>
          <w:szCs w:val="20"/>
        </w:rPr>
        <w:t>setpoint</w:t>
      </w:r>
      <w:r w:rsidRPr="00BC7581">
        <w:t xml:space="preserve"> is greater than zero and the damper position is greater than 95% for 1 minute, send 3 </w:t>
      </w:r>
      <w:r>
        <w:rPr>
          <w:rFonts w:cs="Times New Roman PS MT"/>
          <w:bCs/>
          <w:szCs w:val="20"/>
        </w:rPr>
        <w:t>requests.</w:t>
      </w:r>
    </w:p>
    <w:p w14:paraId="51642264" w14:textId="695EE9A1" w:rsidR="009045A3" w:rsidRPr="00BC7581" w:rsidRDefault="009045A3" w:rsidP="007C1423">
      <w:pPr>
        <w:pStyle w:val="Heading5"/>
      </w:pPr>
      <w:r w:rsidRPr="00BC7581">
        <w:t xml:space="preserve">Else if the measured airflow is less than 70% of </w:t>
      </w:r>
      <w:r w:rsidR="00D21A33">
        <w:rPr>
          <w:rFonts w:cs="Times New Roman PS MT"/>
          <w:bCs/>
          <w:szCs w:val="20"/>
        </w:rPr>
        <w:t>setpoint</w:t>
      </w:r>
      <w:r w:rsidRPr="00BC7581">
        <w:t xml:space="preserve"> while </w:t>
      </w:r>
      <w:r w:rsidR="00D21A33">
        <w:rPr>
          <w:rFonts w:cs="Times New Roman PS MT"/>
          <w:bCs/>
          <w:szCs w:val="20"/>
        </w:rPr>
        <w:t>setpoint</w:t>
      </w:r>
      <w:r w:rsidRPr="00BC7581">
        <w:t xml:space="preserve"> is greater than zero and the damper position is greater than 95% for 1 minute, send 2 </w:t>
      </w:r>
      <w:r>
        <w:rPr>
          <w:rFonts w:cs="Times New Roman PS MT"/>
          <w:bCs/>
          <w:szCs w:val="20"/>
        </w:rPr>
        <w:t>requests.</w:t>
      </w:r>
    </w:p>
    <w:p w14:paraId="0988272E" w14:textId="5E14E2E2" w:rsidR="009045A3" w:rsidRPr="00BC7581" w:rsidRDefault="009045A3" w:rsidP="007C1423">
      <w:pPr>
        <w:pStyle w:val="Heading5"/>
      </w:pPr>
      <w:r w:rsidRPr="00BC7581">
        <w:t xml:space="preserve">Else if the </w:t>
      </w:r>
      <w:r>
        <w:rPr>
          <w:rFonts w:cs="Times New Roman PS MT"/>
          <w:bCs/>
          <w:szCs w:val="20"/>
        </w:rPr>
        <w:t>damper</w:t>
      </w:r>
      <w:r w:rsidRPr="00BC7581">
        <w:t xml:space="preserve"> position is greater than 95%, send 1 </w:t>
      </w:r>
      <w:r>
        <w:rPr>
          <w:rFonts w:cs="Times New Roman PS MT"/>
          <w:bCs/>
          <w:szCs w:val="20"/>
        </w:rPr>
        <w:t>request</w:t>
      </w:r>
      <w:r w:rsidRPr="00BC7581">
        <w:t xml:space="preserve"> until the </w:t>
      </w:r>
      <w:r>
        <w:rPr>
          <w:rFonts w:cs="Times New Roman PS MT"/>
          <w:bCs/>
          <w:szCs w:val="20"/>
        </w:rPr>
        <w:t>damper</w:t>
      </w:r>
      <w:r w:rsidRPr="00BC7581">
        <w:t xml:space="preserve"> position is less than 85</w:t>
      </w:r>
      <w:r>
        <w:rPr>
          <w:rFonts w:cs="Times New Roman PS MT"/>
          <w:bCs/>
          <w:szCs w:val="20"/>
        </w:rPr>
        <w:t>%.</w:t>
      </w:r>
    </w:p>
    <w:p w14:paraId="4753C2D0" w14:textId="54BD77C0" w:rsidR="009045A3" w:rsidRPr="00BC7581" w:rsidRDefault="009045A3" w:rsidP="007C1423">
      <w:pPr>
        <w:pStyle w:val="Heading5"/>
      </w:pPr>
      <w:r w:rsidRPr="00BC7581">
        <w:t xml:space="preserve">Else if the </w:t>
      </w:r>
      <w:r>
        <w:rPr>
          <w:rFonts w:cs="Times New Roman PS MT"/>
          <w:bCs/>
          <w:szCs w:val="20"/>
        </w:rPr>
        <w:t>damper</w:t>
      </w:r>
      <w:r w:rsidRPr="00BC7581">
        <w:t xml:space="preserve"> position is less than 95%, send 0 </w:t>
      </w:r>
      <w:r>
        <w:rPr>
          <w:rFonts w:cs="Times New Roman PS MT"/>
          <w:bCs/>
          <w:szCs w:val="20"/>
        </w:rPr>
        <w:t>requests.</w:t>
      </w:r>
    </w:p>
    <w:p w14:paraId="73657AC1" w14:textId="0494E983" w:rsidR="009045A3" w:rsidRPr="00BC7581" w:rsidRDefault="009045A3" w:rsidP="0087618D">
      <w:pPr>
        <w:pStyle w:val="Heading4"/>
      </w:pPr>
      <w:r w:rsidRPr="00BC7581">
        <w:t>Heating</w:t>
      </w:r>
      <w:r w:rsidRPr="00B87A61">
        <w:rPr>
          <w:rFonts w:cs="Times New Roman PS MT"/>
          <w:szCs w:val="20"/>
        </w:rPr>
        <w:t>-</w:t>
      </w:r>
      <w:r w:rsidRPr="00BC7581">
        <w:t xml:space="preserve">Fan Requests. Send the heating fan that serves the zone a </w:t>
      </w:r>
      <w:r w:rsidRPr="00B87A61">
        <w:rPr>
          <w:rFonts w:cs="Times New Roman PS MT"/>
          <w:bCs/>
          <w:szCs w:val="20"/>
        </w:rPr>
        <w:t>heating-fan request</w:t>
      </w:r>
      <w:r w:rsidRPr="00BC7581">
        <w:t xml:space="preserve"> as follows:</w:t>
      </w:r>
    </w:p>
    <w:p w14:paraId="17232C1C" w14:textId="4EF69E24" w:rsidR="009045A3" w:rsidRPr="00BC7581" w:rsidRDefault="009045A3" w:rsidP="007C1423">
      <w:pPr>
        <w:pStyle w:val="Heading5"/>
      </w:pPr>
      <w:r w:rsidRPr="00BC7581">
        <w:t xml:space="preserve">If the </w:t>
      </w:r>
      <w:r w:rsidR="005474F7">
        <w:rPr>
          <w:rFonts w:cs="Times New Roman PS MT"/>
          <w:bCs/>
          <w:szCs w:val="20"/>
        </w:rPr>
        <w:t>Heating Loop</w:t>
      </w:r>
      <w:r w:rsidRPr="00BC7581">
        <w:t xml:space="preserve"> is greater than 15%, send 1 </w:t>
      </w:r>
      <w:r>
        <w:rPr>
          <w:rFonts w:cs="Times New Roman PS MT"/>
          <w:bCs/>
          <w:szCs w:val="20"/>
        </w:rPr>
        <w:t>request</w:t>
      </w:r>
      <w:r w:rsidRPr="00BC7581">
        <w:t xml:space="preserve"> until the </w:t>
      </w:r>
      <w:r w:rsidR="005474F7">
        <w:rPr>
          <w:rFonts w:cs="Times New Roman PS MT"/>
          <w:bCs/>
          <w:szCs w:val="20"/>
        </w:rPr>
        <w:t>Heating Loop</w:t>
      </w:r>
      <w:r w:rsidRPr="00BC7581">
        <w:t xml:space="preserve"> is less than 1</w:t>
      </w:r>
      <w:r>
        <w:rPr>
          <w:rFonts w:cs="Times New Roman PS MT"/>
          <w:bCs/>
          <w:szCs w:val="20"/>
        </w:rPr>
        <w:t>%.</w:t>
      </w:r>
    </w:p>
    <w:p w14:paraId="3B5FFA86" w14:textId="1BAB4D45" w:rsidR="009045A3" w:rsidRPr="00BC7581" w:rsidRDefault="009045A3" w:rsidP="007C1423">
      <w:pPr>
        <w:pStyle w:val="Heading5"/>
      </w:pPr>
      <w:r w:rsidRPr="00BC7581">
        <w:t xml:space="preserve">Else if the </w:t>
      </w:r>
      <w:r w:rsidR="005474F7">
        <w:rPr>
          <w:rFonts w:cs="Times New Roman PS MT"/>
          <w:bCs/>
          <w:szCs w:val="20"/>
        </w:rPr>
        <w:t>Heating Loop</w:t>
      </w:r>
      <w:r w:rsidRPr="00BC7581">
        <w:t xml:space="preserve"> is less than 15%, send 0 </w:t>
      </w:r>
      <w:r>
        <w:rPr>
          <w:rFonts w:cs="Times New Roman PS MT"/>
          <w:bCs/>
          <w:szCs w:val="20"/>
        </w:rPr>
        <w:t>requests</w:t>
      </w:r>
      <w:r w:rsidRPr="00BC7581">
        <w:t>.</w:t>
      </w:r>
    </w:p>
    <w:p w14:paraId="6C1AC40A" w14:textId="3ECC2F6A" w:rsidR="009045A3" w:rsidRPr="00FB4192" w:rsidRDefault="009A6FFD" w:rsidP="0087618D">
      <w:pPr>
        <w:pStyle w:val="Heading2"/>
      </w:pPr>
      <w:bookmarkStart w:id="5441" w:name="_Toc475083311"/>
      <w:bookmarkStart w:id="5442" w:name="_Toc475084503"/>
      <w:bookmarkStart w:id="5443" w:name="_Toc475895718"/>
      <w:bookmarkStart w:id="5444" w:name="_Toc497723498"/>
      <w:bookmarkStart w:id="5445" w:name="_Toc121477563"/>
      <w:bookmarkEnd w:id="5441"/>
      <w:bookmarkEnd w:id="5442"/>
      <w:bookmarkEnd w:id="5443"/>
      <w:ins w:id="5446" w:author="Hwakong Cheng" w:date="2022-10-07T15:20:00Z">
        <w:r w:rsidRPr="00A02D9E">
          <w:rPr>
            <w:rStyle w:val="Toggle"/>
          </w:rPr>
          <w:t>[EQUAL</w:t>
        </w:r>
      </w:ins>
      <w:ins w:id="5447" w:author="Reece Kiriu" w:date="2022-10-19T14:23:00Z">
        <w:r w:rsidR="00EF3C35">
          <w:rPr>
            <w:rStyle w:val="Toggle"/>
          </w:rPr>
          <w:t>S</w:t>
        </w:r>
      </w:ins>
      <w:ins w:id="5448" w:author="Hwakong Cheng" w:date="2022-10-07T15:20:00Z">
        <w:r w:rsidRPr="00A02D9E">
          <w:rPr>
            <w:rStyle w:val="Toggle"/>
          </w:rPr>
          <w:t xml:space="preserve"> </w:t>
        </w:r>
      </w:ins>
      <w:ins w:id="5449" w:author="Hwakong Cheng" w:date="2022-10-07T15:22:00Z">
        <w:r>
          <w:rPr>
            <w:rStyle w:val="Toggle"/>
          </w:rPr>
          <w:t xml:space="preserve">VAV </w:t>
        </w:r>
      </w:ins>
      <w:proofErr w:type="gramStart"/>
      <w:ins w:id="5450" w:author="Hwakong Cheng" w:date="2022-10-07T15:20:00Z">
        <w:r w:rsidRPr="00A02D9E">
          <w:rPr>
            <w:rStyle w:val="Toggle"/>
          </w:rPr>
          <w:t>DD</w:t>
        </w:r>
        <w:r>
          <w:rPr>
            <w:rStyle w:val="Toggle"/>
          </w:rPr>
          <w:t>DI</w:t>
        </w:r>
      </w:ins>
      <w:ins w:id="5451" w:author="Hwakong Cheng" w:date="2022-10-07T15:21:00Z">
        <w:r>
          <w:rPr>
            <w:rStyle w:val="Toggle"/>
          </w:rPr>
          <w:t>S</w:t>
        </w:r>
      </w:ins>
      <w:ins w:id="5452" w:author="Hwakong Cheng" w:date="2022-10-07T15:20:00Z">
        <w:r w:rsidRPr="00A02D9E">
          <w:rPr>
            <w:rStyle w:val="Toggle"/>
          </w:rPr>
          <w:t>]</w:t>
        </w:r>
      </w:ins>
      <w:r w:rsidR="009045A3" w:rsidRPr="00FB4192">
        <w:t>Dual</w:t>
      </w:r>
      <w:proofErr w:type="gramEnd"/>
      <w:r w:rsidR="009045A3" w:rsidRPr="00FB4192">
        <w:t>-Duct VAV Terminal Unit</w:t>
      </w:r>
      <w:r w:rsidR="00545ECC" w:rsidRPr="00FB4192">
        <w:t xml:space="preserve"> − </w:t>
      </w:r>
      <w:r w:rsidR="009045A3" w:rsidRPr="00FB4192">
        <w:t>Mixing Control</w:t>
      </w:r>
      <w:bookmarkEnd w:id="5444"/>
      <w:r w:rsidR="009045A3" w:rsidRPr="00FB4192">
        <w:t xml:space="preserve"> with Discharge Airflow Sensor</w:t>
      </w:r>
      <w:bookmarkEnd w:id="5445"/>
    </w:p>
    <w:p w14:paraId="59DF99E9" w14:textId="77777777" w:rsidR="009045A3" w:rsidRDefault="009045A3" w:rsidP="00B37EF3">
      <w:pPr>
        <w:pStyle w:val="Infobox"/>
      </w:pPr>
      <w:r>
        <w:t xml:space="preserve">Mixing control logic is the preferred option for use with DCV. If the box serves more than one room, it requires a DD box with mixing capability; a pair of single-duct boxes strapped together with a common plenum will not work because the discharge air will stratify rather than mix. However, if only a single room is served, as is typical for a zone using DCV, then the room becomes the mixing </w:t>
      </w:r>
      <w:proofErr w:type="gramStart"/>
      <w:r>
        <w:t>box</w:t>
      </w:r>
      <w:proofErr w:type="gramEnd"/>
      <w:r>
        <w:t xml:space="preserve"> and this issue can be disregarded.</w:t>
      </w:r>
    </w:p>
    <w:p w14:paraId="7220573C" w14:textId="49694532" w:rsidR="009045A3" w:rsidRPr="00BC7581" w:rsidRDefault="009045A3" w:rsidP="00B37EF3">
      <w:pPr>
        <w:pStyle w:val="Infobox"/>
      </w:pPr>
      <w:r>
        <w:t>This sequence uses a single airflow sensor at the discharge outlet.</w:t>
      </w:r>
      <w:r w:rsidRPr="00BC7581">
        <w:t xml:space="preserve"> This requires a restriction at the outlet to ensure that airflow velocity is high enough to measure, which adds extra pressure drop. </w:t>
      </w:r>
      <w:r>
        <w:t xml:space="preserve">It </w:t>
      </w:r>
      <w:r w:rsidRPr="00BC7581">
        <w:t xml:space="preserve">is </w:t>
      </w:r>
      <w:r>
        <w:t xml:space="preserve">somewhat of a legacy approach from when </w:t>
      </w:r>
      <w:r>
        <w:lastRenderedPageBreak/>
        <w:t>adding a second airflow sensor was much more expensive.</w:t>
      </w:r>
      <w:r w:rsidRPr="00BC7581">
        <w:t xml:space="preserve"> As dual-airflow-sensor controllers are now more common, the previous sequence (mixing control with inlet airflow sensors) is generally preferred.</w:t>
      </w:r>
    </w:p>
    <w:p w14:paraId="5DBF7F99" w14:textId="2A3C148A" w:rsidR="009045A3" w:rsidRPr="00BC7581" w:rsidRDefault="009045A3" w:rsidP="00B37EF3">
      <w:pPr>
        <w:pStyle w:val="Infobox"/>
      </w:pPr>
      <w:del w:id="5453" w:author="Hwakong Cheng" w:date="2022-10-06T13:19:00Z">
        <w:r w:rsidRPr="00DC5BE1" w:rsidDel="00022EBB">
          <w:rPr>
            <w:rStyle w:val="Toggle"/>
            <w:rPrChange w:id="5454" w:author="Hwakong Cheng" w:date="2022-10-07T14:46:00Z">
              <w:rPr/>
            </w:rPrChange>
          </w:rPr>
          <w:tab/>
        </w:r>
      </w:del>
      <w:ins w:id="5455" w:author="Hwakong Cheng" w:date="2022-10-06T13:19:00Z">
        <w:r w:rsidR="00022EBB" w:rsidRPr="00DC5BE1">
          <w:rPr>
            <w:rStyle w:val="Toggle"/>
            <w:rPrChange w:id="5456" w:author="Hwakong Cheng" w:date="2022-10-07T14:46:00Z">
              <w:rPr/>
            </w:rPrChange>
          </w:rPr>
          <w:t xml:space="preserve">[VENT </w:t>
        </w:r>
        <w:proofErr w:type="gramStart"/>
        <w:r w:rsidR="00022EBB" w:rsidRPr="00DC5BE1">
          <w:rPr>
            <w:rStyle w:val="Toggle"/>
            <w:rPrChange w:id="5457" w:author="Hwakong Cheng" w:date="2022-10-07T14:46:00Z">
              <w:rPr/>
            </w:rPrChange>
          </w:rPr>
          <w:t>621]</w:t>
        </w:r>
      </w:ins>
      <w:r w:rsidRPr="00514417">
        <w:t>Because</w:t>
      </w:r>
      <w:proofErr w:type="gramEnd"/>
      <w:r w:rsidRPr="00514417">
        <w:t xml:space="preserve"> no cold-duct air is supplied during heating mode, the heating system must include ventilation air either with direct outdoor air intake or indirectly via transfer air from overventilated spaces on the same system. Refer to Standard 62.1-2016 and </w:t>
      </w:r>
      <w:r>
        <w:t>Standard 62.1 User’s Manual</w:t>
      </w:r>
      <w:r w:rsidRPr="00BC7581">
        <w:t>.</w:t>
      </w:r>
    </w:p>
    <w:p w14:paraId="168EF284" w14:textId="59DFF6BB" w:rsidR="009045A3" w:rsidRPr="00BC7581" w:rsidRDefault="009045A3" w:rsidP="0087618D">
      <w:pPr>
        <w:pStyle w:val="Heading3"/>
      </w:pPr>
      <w:r w:rsidRPr="00BC7581">
        <w:t xml:space="preserve">See </w:t>
      </w:r>
      <w:r>
        <w:rPr>
          <w:rFonts w:cs="Times New Roman PS MT"/>
          <w:szCs w:val="20"/>
        </w:rPr>
        <w:t>“</w:t>
      </w:r>
      <w:r w:rsidRPr="00BC7581">
        <w:t>Generic Thermal Zones</w:t>
      </w:r>
      <w:r>
        <w:rPr>
          <w:rFonts w:cs="Times New Roman PS MT"/>
          <w:szCs w:val="20"/>
        </w:rPr>
        <w:t xml:space="preserve">” (Section </w:t>
      </w:r>
      <w:r w:rsidR="00CA5DFF">
        <w:rPr>
          <w:rFonts w:cs="Times New Roman PS MT"/>
          <w:szCs w:val="20"/>
        </w:rPr>
        <w:fldChar w:fldCharType="begin"/>
      </w:r>
      <w:r w:rsidR="00CA5DFF">
        <w:rPr>
          <w:rFonts w:cs="Times New Roman PS MT"/>
          <w:szCs w:val="20"/>
        </w:rPr>
        <w:instrText xml:space="preserve"> REF _Ref495830888 \w \h </w:instrText>
      </w:r>
      <w:r w:rsidR="00CA5DFF">
        <w:rPr>
          <w:rFonts w:cs="Times New Roman PS MT"/>
          <w:szCs w:val="20"/>
        </w:rPr>
      </w:r>
      <w:r w:rsidR="00CA5DFF">
        <w:rPr>
          <w:rFonts w:cs="Times New Roman PS MT"/>
          <w:szCs w:val="20"/>
        </w:rPr>
        <w:fldChar w:fldCharType="separate"/>
      </w:r>
      <w:r w:rsidR="0037258A">
        <w:rPr>
          <w:rFonts w:cs="Times New Roman PS MT"/>
          <w:szCs w:val="20"/>
        </w:rPr>
        <w:t>5.2.2.3</w:t>
      </w:r>
      <w:r w:rsidR="00CA5DFF">
        <w:rPr>
          <w:rFonts w:cs="Times New Roman PS MT"/>
          <w:szCs w:val="20"/>
        </w:rPr>
        <w:fldChar w:fldCharType="end"/>
      </w:r>
      <w:r>
        <w:rPr>
          <w:rFonts w:cs="Times New Roman PS MT"/>
          <w:szCs w:val="20"/>
        </w:rPr>
        <w:t xml:space="preserve">) for </w:t>
      </w:r>
      <w:r w:rsidR="00D21A33">
        <w:rPr>
          <w:rFonts w:cs="Times New Roman PS MT"/>
          <w:szCs w:val="20"/>
        </w:rPr>
        <w:t>setpoint</w:t>
      </w:r>
      <w:r>
        <w:rPr>
          <w:rFonts w:cs="Times New Roman PS MT"/>
          <w:szCs w:val="20"/>
        </w:rPr>
        <w:t>s</w:t>
      </w:r>
      <w:r w:rsidRPr="00BC7581">
        <w:t xml:space="preserve">, loops, control modes, alarms, etc. </w:t>
      </w:r>
    </w:p>
    <w:p w14:paraId="04FA74F1" w14:textId="7F73B100" w:rsidR="009045A3" w:rsidRPr="00BC7581" w:rsidRDefault="009045A3" w:rsidP="0087618D">
      <w:pPr>
        <w:pStyle w:val="Heading3"/>
      </w:pPr>
      <w:r w:rsidRPr="00BC7581">
        <w:t xml:space="preserve">See </w:t>
      </w:r>
      <w:r>
        <w:rPr>
          <w:rFonts w:cs="Times New Roman PS MT"/>
          <w:bCs/>
          <w:szCs w:val="20"/>
        </w:rPr>
        <w:t>“</w:t>
      </w:r>
      <w:r w:rsidRPr="00BC7581">
        <w:t>Generic Ventilation Zones</w:t>
      </w:r>
      <w:r>
        <w:rPr>
          <w:rFonts w:cs="Times New Roman PS MT"/>
          <w:bCs/>
          <w:szCs w:val="20"/>
        </w:rPr>
        <w:t xml:space="preserve">” (Section </w:t>
      </w:r>
      <w:r w:rsidR="00CA5DFF">
        <w:rPr>
          <w:rFonts w:cs="Times New Roman PS MT"/>
          <w:bCs/>
          <w:szCs w:val="20"/>
        </w:rPr>
        <w:fldChar w:fldCharType="begin"/>
      </w:r>
      <w:r w:rsidR="00CA5DFF">
        <w:rPr>
          <w:rFonts w:cs="Times New Roman PS MT"/>
          <w:bCs/>
          <w:szCs w:val="20"/>
        </w:rPr>
        <w:instrText xml:space="preserve"> REF _Ref38824255 \w \h </w:instrText>
      </w:r>
      <w:r w:rsidR="00CA5DFF">
        <w:rPr>
          <w:rFonts w:cs="Times New Roman PS MT"/>
          <w:bCs/>
          <w:szCs w:val="20"/>
        </w:rPr>
      </w:r>
      <w:r w:rsidR="00CA5DFF">
        <w:rPr>
          <w:rFonts w:cs="Times New Roman PS MT"/>
          <w:bCs/>
          <w:szCs w:val="20"/>
        </w:rPr>
        <w:fldChar w:fldCharType="separate"/>
      </w:r>
      <w:r w:rsidR="0037258A">
        <w:rPr>
          <w:rFonts w:cs="Times New Roman PS MT"/>
          <w:bCs/>
          <w:szCs w:val="20"/>
        </w:rPr>
        <w:t>5.2</w:t>
      </w:r>
      <w:r w:rsidR="00CA5DFF">
        <w:rPr>
          <w:rFonts w:cs="Times New Roman PS MT"/>
          <w:bCs/>
          <w:szCs w:val="20"/>
        </w:rPr>
        <w:fldChar w:fldCharType="end"/>
      </w:r>
      <w:r>
        <w:rPr>
          <w:rFonts w:cs="Times New Roman PS MT"/>
          <w:bCs/>
          <w:szCs w:val="20"/>
        </w:rPr>
        <w:t>)</w:t>
      </w:r>
      <w:r w:rsidRPr="00BC7581">
        <w:t xml:space="preserve"> for calculation of zone minimum outdoor airflow.</w:t>
      </w:r>
    </w:p>
    <w:p w14:paraId="176503DD" w14:textId="6798801D" w:rsidR="009045A3" w:rsidRPr="00BC7581" w:rsidRDefault="009045A3" w:rsidP="0087618D">
      <w:pPr>
        <w:pStyle w:val="Heading3"/>
      </w:pPr>
      <w:r w:rsidRPr="00BC7581">
        <w:t xml:space="preserve">See </w:t>
      </w:r>
      <w:r>
        <w:rPr>
          <w:rFonts w:cs="Times New Roman PS MT"/>
          <w:bCs/>
          <w:szCs w:val="20"/>
        </w:rPr>
        <w:t xml:space="preserve">Section </w:t>
      </w:r>
      <w:r w:rsidR="001F5EDA">
        <w:rPr>
          <w:rFonts w:cs="Times New Roman PS MT"/>
          <w:bCs/>
          <w:szCs w:val="20"/>
        </w:rPr>
        <w:fldChar w:fldCharType="begin"/>
      </w:r>
      <w:r w:rsidR="001F5EDA">
        <w:rPr>
          <w:rFonts w:cs="Times New Roman PS MT"/>
          <w:bCs/>
          <w:szCs w:val="20"/>
        </w:rPr>
        <w:instrText xml:space="preserve"> REF _Ref495765575 \w \h </w:instrText>
      </w:r>
      <w:r w:rsidR="001F5EDA">
        <w:rPr>
          <w:rFonts w:cs="Times New Roman PS MT"/>
          <w:bCs/>
          <w:szCs w:val="20"/>
        </w:rPr>
      </w:r>
      <w:r w:rsidR="001F5EDA">
        <w:rPr>
          <w:rFonts w:cs="Times New Roman PS MT"/>
          <w:bCs/>
          <w:szCs w:val="20"/>
        </w:rPr>
        <w:fldChar w:fldCharType="separate"/>
      </w:r>
      <w:r w:rsidR="0037258A">
        <w:rPr>
          <w:rFonts w:cs="Times New Roman PS MT"/>
          <w:bCs/>
          <w:szCs w:val="20"/>
        </w:rPr>
        <w:t>3.1.2.7</w:t>
      </w:r>
      <w:r w:rsidR="001F5EDA">
        <w:rPr>
          <w:rFonts w:cs="Times New Roman PS MT"/>
          <w:bCs/>
          <w:szCs w:val="20"/>
        </w:rPr>
        <w:fldChar w:fldCharType="end"/>
      </w:r>
      <w:r w:rsidRPr="00BC7581">
        <w:t xml:space="preserve"> for zone minimum airflow </w:t>
      </w:r>
      <w:r w:rsidR="00D21A33">
        <w:rPr>
          <w:rFonts w:cs="Times New Roman PS MT"/>
          <w:bCs/>
          <w:szCs w:val="20"/>
        </w:rPr>
        <w:t>setpoint</w:t>
      </w:r>
      <w:r w:rsidRPr="00BC7581">
        <w:t xml:space="preserve"> </w:t>
      </w:r>
      <w:proofErr w:type="spellStart"/>
      <w:r w:rsidRPr="00BC7581">
        <w:t>Vmin</w:t>
      </w:r>
      <w:proofErr w:type="spellEnd"/>
      <w:r w:rsidRPr="00BC7581">
        <w:t xml:space="preserve">, zone maximum cooling airflow </w:t>
      </w:r>
      <w:r w:rsidR="00D21A33">
        <w:rPr>
          <w:rFonts w:cs="Times New Roman PS MT"/>
          <w:bCs/>
          <w:szCs w:val="20"/>
        </w:rPr>
        <w:t>setpoint</w:t>
      </w:r>
      <w:r w:rsidRPr="00BC7581">
        <w:t xml:space="preserve"> </w:t>
      </w:r>
      <w:proofErr w:type="spellStart"/>
      <w:r w:rsidRPr="00BC7581">
        <w:t>Vcool</w:t>
      </w:r>
      <w:proofErr w:type="spellEnd"/>
      <w:r w:rsidRPr="00BC7581">
        <w:noBreakHyphen/>
        <w:t xml:space="preserve">max, and the zone maximum heating airflow </w:t>
      </w:r>
      <w:r w:rsidR="00D21A33">
        <w:rPr>
          <w:rFonts w:cs="Times New Roman PS MT"/>
          <w:bCs/>
          <w:szCs w:val="20"/>
        </w:rPr>
        <w:t>setpoint</w:t>
      </w:r>
      <w:r w:rsidRPr="00BC7581">
        <w:t xml:space="preserve"> </w:t>
      </w:r>
      <w:proofErr w:type="spellStart"/>
      <w:r w:rsidRPr="00BC7581">
        <w:t>Vheat</w:t>
      </w:r>
      <w:proofErr w:type="spellEnd"/>
      <w:r w:rsidRPr="00BC7581">
        <w:t>-max.</w:t>
      </w:r>
    </w:p>
    <w:p w14:paraId="1952059C" w14:textId="4CC969AE" w:rsidR="009045A3" w:rsidRPr="00BC7581" w:rsidRDefault="009045A3" w:rsidP="0087618D">
      <w:pPr>
        <w:pStyle w:val="Heading3"/>
      </w:pPr>
      <w:r w:rsidRPr="00BC7581">
        <w:t xml:space="preserve">Active </w:t>
      </w:r>
      <w:r w:rsidR="00FB4192" w:rsidRPr="00FB4192">
        <w:t>endpoints used in the control logic depicted in Figure 5.13.5</w:t>
      </w:r>
      <w:r w:rsidR="00FB4192">
        <w:t xml:space="preserve"> </w:t>
      </w:r>
      <w:r w:rsidRPr="00BC7581">
        <w:t xml:space="preserve">shall vary depending on the </w:t>
      </w:r>
      <w:r>
        <w:rPr>
          <w:rFonts w:cs="Times New Roman PS MT"/>
          <w:bCs/>
          <w:szCs w:val="20"/>
        </w:rPr>
        <w:t>mode</w:t>
      </w:r>
      <w:r w:rsidRPr="00BC7581">
        <w:t xml:space="preserve"> of the </w:t>
      </w:r>
      <w:r w:rsidR="00D21A33">
        <w:rPr>
          <w:rFonts w:cs="Times New Roman PS MT"/>
          <w:bCs/>
          <w:szCs w:val="20"/>
        </w:rPr>
        <w:t>Zone Group</w:t>
      </w:r>
      <w:r w:rsidRPr="00BC7581">
        <w:t xml:space="preserve"> the zone is a part of</w:t>
      </w:r>
      <w:r>
        <w:rPr>
          <w:rFonts w:cs="Times New Roman PS MT"/>
          <w:bCs/>
          <w:szCs w:val="20"/>
        </w:rPr>
        <w:t xml:space="preserve"> (see Table 5.13.4).</w:t>
      </w:r>
    </w:p>
    <w:tbl>
      <w:tblPr>
        <w:tblW w:w="9630" w:type="dxa"/>
        <w:tblLayout w:type="fixed"/>
        <w:tblCellMar>
          <w:top w:w="80" w:type="dxa"/>
          <w:left w:w="40" w:type="dxa"/>
          <w:bottom w:w="40" w:type="dxa"/>
          <w:right w:w="40" w:type="dxa"/>
        </w:tblCellMar>
        <w:tblLook w:val="0000" w:firstRow="0" w:lastRow="0" w:firstColumn="0" w:lastColumn="0" w:noHBand="0" w:noVBand="0"/>
      </w:tblPr>
      <w:tblGrid>
        <w:gridCol w:w="1840"/>
        <w:gridCol w:w="1380"/>
        <w:gridCol w:w="1190"/>
        <w:gridCol w:w="1170"/>
        <w:gridCol w:w="1350"/>
        <w:gridCol w:w="1350"/>
        <w:gridCol w:w="1350"/>
      </w:tblGrid>
      <w:tr w:rsidR="003259B2" w14:paraId="2B7DDE51" w14:textId="77777777" w:rsidTr="005054F8">
        <w:tc>
          <w:tcPr>
            <w:tcW w:w="9630" w:type="dxa"/>
            <w:gridSpan w:val="7"/>
            <w:tcBorders>
              <w:top w:val="nil"/>
              <w:left w:val="nil"/>
              <w:bottom w:val="nil"/>
              <w:right w:val="nil"/>
            </w:tcBorders>
            <w:tcMar>
              <w:top w:w="80" w:type="dxa"/>
              <w:left w:w="40" w:type="dxa"/>
              <w:bottom w:w="40" w:type="dxa"/>
              <w:right w:w="40" w:type="dxa"/>
            </w:tcMar>
            <w:vAlign w:val="center"/>
          </w:tcPr>
          <w:p w14:paraId="36A322E1" w14:textId="1370C9BE" w:rsidR="003259B2" w:rsidRPr="00EA594F" w:rsidRDefault="00F93BCF" w:rsidP="00122D20">
            <w:pPr>
              <w:pStyle w:val="TableTitle"/>
              <w:rPr>
                <w:sz w:val="16"/>
                <w:szCs w:val="16"/>
              </w:rPr>
            </w:pPr>
            <w:r>
              <w:t xml:space="preserve">Table 5.13.4 </w:t>
            </w:r>
            <w:r w:rsidR="00BD45D7">
              <w:t>Endpoints</w:t>
            </w:r>
            <w:r w:rsidR="003259B2">
              <w:t xml:space="preserve"> as a Function of </w:t>
            </w:r>
            <w:r w:rsidR="00D21A33">
              <w:t>Zone Group</w:t>
            </w:r>
            <w:r w:rsidR="003259B2">
              <w:t xml:space="preserve"> Mode</w:t>
            </w:r>
          </w:p>
        </w:tc>
      </w:tr>
      <w:tr w:rsidR="003259B2" w14:paraId="0139EA5E" w14:textId="77777777" w:rsidTr="005054F8">
        <w:trPr>
          <w:trHeight w:val="360"/>
        </w:trPr>
        <w:tc>
          <w:tcPr>
            <w:tcW w:w="1840" w:type="dxa"/>
            <w:tcBorders>
              <w:top w:val="single" w:sz="16" w:space="0" w:color="000000"/>
              <w:left w:val="nil"/>
              <w:bottom w:val="single" w:sz="16" w:space="0" w:color="000000"/>
              <w:right w:val="single" w:sz="3" w:space="0" w:color="000000"/>
            </w:tcBorders>
            <w:tcMar>
              <w:top w:w="110" w:type="dxa"/>
              <w:left w:w="80" w:type="dxa"/>
              <w:bottom w:w="70" w:type="dxa"/>
              <w:right w:w="40" w:type="dxa"/>
            </w:tcMar>
            <w:vAlign w:val="bottom"/>
          </w:tcPr>
          <w:p w14:paraId="16C69555" w14:textId="63A77554" w:rsidR="003259B2" w:rsidRDefault="00D21A33" w:rsidP="00B37EF3">
            <w:pPr>
              <w:pStyle w:val="HeadingRunIn"/>
            </w:pPr>
            <w:r>
              <w:t>Setpoint</w:t>
            </w:r>
          </w:p>
        </w:tc>
        <w:tc>
          <w:tcPr>
            <w:tcW w:w="138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5B5B916E" w14:textId="77777777" w:rsidR="003259B2" w:rsidRDefault="003259B2" w:rsidP="00B37EF3">
            <w:pPr>
              <w:pStyle w:val="HeadingRunIn"/>
            </w:pPr>
            <w:r>
              <w:t>Occupied</w:t>
            </w:r>
          </w:p>
        </w:tc>
        <w:tc>
          <w:tcPr>
            <w:tcW w:w="119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62E70199" w14:textId="77777777" w:rsidR="003259B2" w:rsidRDefault="003259B2" w:rsidP="00B37EF3">
            <w:pPr>
              <w:pStyle w:val="HeadingRunIn"/>
            </w:pPr>
            <w:r>
              <w:t>Cooldown</w:t>
            </w:r>
          </w:p>
        </w:tc>
        <w:tc>
          <w:tcPr>
            <w:tcW w:w="117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53354636" w14:textId="77777777" w:rsidR="003259B2" w:rsidRDefault="003259B2" w:rsidP="00B37EF3">
            <w:pPr>
              <w:pStyle w:val="HeadingRunIn"/>
            </w:pPr>
            <w:r>
              <w:t>Setup</w:t>
            </w:r>
          </w:p>
        </w:tc>
        <w:tc>
          <w:tcPr>
            <w:tcW w:w="135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3DD37A95" w14:textId="187FE6FC" w:rsidR="003259B2" w:rsidRDefault="005474F7" w:rsidP="00B37EF3">
            <w:pPr>
              <w:pStyle w:val="HeadingRunIn"/>
            </w:pPr>
            <w:r>
              <w:t>Warmup</w:t>
            </w:r>
          </w:p>
        </w:tc>
        <w:tc>
          <w:tcPr>
            <w:tcW w:w="135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75126E5B" w14:textId="77777777" w:rsidR="003259B2" w:rsidRDefault="003259B2" w:rsidP="00B37EF3">
            <w:pPr>
              <w:pStyle w:val="HeadingRunIn"/>
            </w:pPr>
            <w:r>
              <w:t>Setback</w:t>
            </w:r>
          </w:p>
        </w:tc>
        <w:tc>
          <w:tcPr>
            <w:tcW w:w="1350" w:type="dxa"/>
            <w:tcBorders>
              <w:top w:val="single" w:sz="16" w:space="0" w:color="000000"/>
              <w:left w:val="nil"/>
              <w:bottom w:val="single" w:sz="16" w:space="0" w:color="000000"/>
              <w:right w:val="nil"/>
            </w:tcBorders>
            <w:tcMar>
              <w:top w:w="110" w:type="dxa"/>
              <w:left w:w="80" w:type="dxa"/>
              <w:bottom w:w="70" w:type="dxa"/>
              <w:right w:w="40" w:type="dxa"/>
            </w:tcMar>
            <w:vAlign w:val="bottom"/>
          </w:tcPr>
          <w:p w14:paraId="5F209D28" w14:textId="77777777" w:rsidR="003259B2" w:rsidRDefault="003259B2" w:rsidP="00B37EF3">
            <w:pPr>
              <w:pStyle w:val="HeadingRunIn"/>
            </w:pPr>
            <w:r>
              <w:t>Unoccupied</w:t>
            </w:r>
          </w:p>
        </w:tc>
      </w:tr>
      <w:tr w:rsidR="003259B2" w14:paraId="362D135D" w14:textId="77777777" w:rsidTr="005054F8">
        <w:trPr>
          <w:trHeight w:val="360"/>
        </w:trPr>
        <w:tc>
          <w:tcPr>
            <w:tcW w:w="1840" w:type="dxa"/>
            <w:tcBorders>
              <w:top w:val="double" w:sz="4" w:space="0" w:color="000000"/>
              <w:left w:val="nil"/>
              <w:bottom w:val="nil"/>
              <w:right w:val="single" w:sz="3" w:space="0" w:color="000000"/>
            </w:tcBorders>
            <w:tcMar>
              <w:top w:w="110" w:type="dxa"/>
              <w:left w:w="80" w:type="dxa"/>
              <w:bottom w:w="70" w:type="dxa"/>
              <w:right w:w="40" w:type="dxa"/>
            </w:tcMar>
          </w:tcPr>
          <w:p w14:paraId="25E0BBAB" w14:textId="77777777" w:rsidR="003259B2" w:rsidRDefault="003259B2" w:rsidP="00B37EF3">
            <w:pPr>
              <w:pStyle w:val="HeadingRunIn"/>
            </w:pPr>
            <w:r>
              <w:t>Cooling maximum</w:t>
            </w:r>
          </w:p>
        </w:tc>
        <w:tc>
          <w:tcPr>
            <w:tcW w:w="138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398C4658" w14:textId="77777777" w:rsidR="003259B2" w:rsidRDefault="003259B2" w:rsidP="00B37EF3">
            <w:pPr>
              <w:pStyle w:val="HeadingRunIn"/>
            </w:pPr>
            <w:proofErr w:type="spellStart"/>
            <w:r>
              <w:t>Vcool</w:t>
            </w:r>
            <w:proofErr w:type="spellEnd"/>
            <w:r>
              <w:t>-max</w:t>
            </w:r>
          </w:p>
        </w:tc>
        <w:tc>
          <w:tcPr>
            <w:tcW w:w="119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55737E4A" w14:textId="77777777" w:rsidR="003259B2" w:rsidRDefault="003259B2" w:rsidP="00B37EF3">
            <w:pPr>
              <w:pStyle w:val="HeadingRunIn"/>
            </w:pPr>
            <w:proofErr w:type="spellStart"/>
            <w:r>
              <w:t>Vcool</w:t>
            </w:r>
            <w:proofErr w:type="spellEnd"/>
            <w:r>
              <w:t>-max</w:t>
            </w:r>
          </w:p>
        </w:tc>
        <w:tc>
          <w:tcPr>
            <w:tcW w:w="117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4AC0B6A6" w14:textId="77777777" w:rsidR="003259B2" w:rsidRDefault="003259B2" w:rsidP="00B37EF3">
            <w:pPr>
              <w:pStyle w:val="HeadingRunIn"/>
            </w:pPr>
            <w:proofErr w:type="spellStart"/>
            <w:r>
              <w:t>Vcool</w:t>
            </w:r>
            <w:proofErr w:type="spellEnd"/>
            <w:r>
              <w:t>-max</w:t>
            </w:r>
          </w:p>
        </w:tc>
        <w:tc>
          <w:tcPr>
            <w:tcW w:w="135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5E2BC902" w14:textId="77777777" w:rsidR="003259B2" w:rsidRDefault="003259B2" w:rsidP="00B37EF3">
            <w:pPr>
              <w:pStyle w:val="HeadingRunIn"/>
            </w:pPr>
            <w:r>
              <w:t>0</w:t>
            </w:r>
          </w:p>
        </w:tc>
        <w:tc>
          <w:tcPr>
            <w:tcW w:w="135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50CB2F3D" w14:textId="77777777" w:rsidR="003259B2" w:rsidRDefault="003259B2" w:rsidP="00B37EF3">
            <w:pPr>
              <w:pStyle w:val="HeadingRunIn"/>
            </w:pPr>
            <w:r>
              <w:t>0</w:t>
            </w:r>
          </w:p>
        </w:tc>
        <w:tc>
          <w:tcPr>
            <w:tcW w:w="1350" w:type="dxa"/>
            <w:tcBorders>
              <w:top w:val="double" w:sz="4" w:space="0" w:color="000000"/>
              <w:left w:val="nil"/>
              <w:bottom w:val="nil"/>
              <w:right w:val="nil"/>
            </w:tcBorders>
            <w:tcMar>
              <w:top w:w="110" w:type="dxa"/>
              <w:left w:w="80" w:type="dxa"/>
              <w:bottom w:w="70" w:type="dxa"/>
              <w:right w:w="40" w:type="dxa"/>
            </w:tcMar>
          </w:tcPr>
          <w:p w14:paraId="1DE00503" w14:textId="77777777" w:rsidR="003259B2" w:rsidRDefault="003259B2" w:rsidP="00B37EF3">
            <w:pPr>
              <w:pStyle w:val="HeadingRunIn"/>
            </w:pPr>
            <w:r>
              <w:t>0</w:t>
            </w:r>
          </w:p>
        </w:tc>
      </w:tr>
      <w:tr w:rsidR="003259B2" w14:paraId="66DFACFA" w14:textId="77777777" w:rsidTr="005054F8">
        <w:trPr>
          <w:trHeight w:val="360"/>
        </w:trPr>
        <w:tc>
          <w:tcPr>
            <w:tcW w:w="1840" w:type="dxa"/>
            <w:tcBorders>
              <w:top w:val="single" w:sz="3" w:space="0" w:color="000000"/>
              <w:left w:val="nil"/>
              <w:bottom w:val="single" w:sz="3" w:space="0" w:color="000000"/>
              <w:right w:val="single" w:sz="3" w:space="0" w:color="000000"/>
            </w:tcBorders>
            <w:tcMar>
              <w:top w:w="110" w:type="dxa"/>
              <w:left w:w="80" w:type="dxa"/>
              <w:bottom w:w="70" w:type="dxa"/>
              <w:right w:w="40" w:type="dxa"/>
            </w:tcMar>
          </w:tcPr>
          <w:p w14:paraId="7A4CB75D" w14:textId="77777777" w:rsidR="003259B2" w:rsidRDefault="003259B2" w:rsidP="00B37EF3">
            <w:pPr>
              <w:pStyle w:val="HeadingRunIn"/>
            </w:pPr>
            <w:r>
              <w:t>Minimum</w:t>
            </w:r>
          </w:p>
        </w:tc>
        <w:tc>
          <w:tcPr>
            <w:tcW w:w="138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6C237028" w14:textId="77777777" w:rsidR="003259B2" w:rsidRDefault="003259B2" w:rsidP="00B37EF3">
            <w:pPr>
              <w:pStyle w:val="HeadingRunIn"/>
            </w:pPr>
            <w:proofErr w:type="spellStart"/>
            <w:r>
              <w:t>Vmin</w:t>
            </w:r>
            <w:proofErr w:type="spellEnd"/>
            <w:r>
              <w:t>*</w:t>
            </w:r>
          </w:p>
        </w:tc>
        <w:tc>
          <w:tcPr>
            <w:tcW w:w="119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269294A9" w14:textId="77777777" w:rsidR="003259B2" w:rsidRDefault="003259B2" w:rsidP="00B37EF3">
            <w:pPr>
              <w:pStyle w:val="HeadingRunIn"/>
            </w:pPr>
            <w:r>
              <w:t>0</w:t>
            </w:r>
          </w:p>
        </w:tc>
        <w:tc>
          <w:tcPr>
            <w:tcW w:w="117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605DE10C" w14:textId="77777777" w:rsidR="003259B2" w:rsidRDefault="003259B2" w:rsidP="00B37EF3">
            <w:pPr>
              <w:pStyle w:val="HeadingRunIn"/>
            </w:pPr>
            <w:r>
              <w:t>0</w:t>
            </w:r>
          </w:p>
        </w:tc>
        <w:tc>
          <w:tcPr>
            <w:tcW w:w="135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0C8F7868" w14:textId="77777777" w:rsidR="003259B2" w:rsidRDefault="003259B2" w:rsidP="00B37EF3">
            <w:pPr>
              <w:pStyle w:val="HeadingRunIn"/>
            </w:pPr>
            <w:r>
              <w:t>0</w:t>
            </w:r>
          </w:p>
        </w:tc>
        <w:tc>
          <w:tcPr>
            <w:tcW w:w="135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770AE899" w14:textId="77777777" w:rsidR="003259B2" w:rsidRDefault="003259B2" w:rsidP="00B37EF3">
            <w:pPr>
              <w:pStyle w:val="HeadingRunIn"/>
            </w:pPr>
            <w:r>
              <w:t>0</w:t>
            </w:r>
          </w:p>
        </w:tc>
        <w:tc>
          <w:tcPr>
            <w:tcW w:w="1350" w:type="dxa"/>
            <w:tcBorders>
              <w:top w:val="single" w:sz="3" w:space="0" w:color="000000"/>
              <w:left w:val="nil"/>
              <w:bottom w:val="single" w:sz="3" w:space="0" w:color="000000"/>
              <w:right w:val="nil"/>
            </w:tcBorders>
            <w:tcMar>
              <w:top w:w="110" w:type="dxa"/>
              <w:left w:w="80" w:type="dxa"/>
              <w:bottom w:w="70" w:type="dxa"/>
              <w:right w:w="40" w:type="dxa"/>
            </w:tcMar>
          </w:tcPr>
          <w:p w14:paraId="788A25F9" w14:textId="77777777" w:rsidR="003259B2" w:rsidRDefault="003259B2" w:rsidP="00B37EF3">
            <w:pPr>
              <w:pStyle w:val="HeadingRunIn"/>
            </w:pPr>
            <w:r>
              <w:t>0</w:t>
            </w:r>
          </w:p>
        </w:tc>
      </w:tr>
      <w:tr w:rsidR="003259B2" w14:paraId="3DD8D42C" w14:textId="77777777" w:rsidTr="005054F8">
        <w:trPr>
          <w:trHeight w:val="360"/>
        </w:trPr>
        <w:tc>
          <w:tcPr>
            <w:tcW w:w="1840" w:type="dxa"/>
            <w:tcBorders>
              <w:top w:val="single" w:sz="3" w:space="0" w:color="000000"/>
              <w:left w:val="nil"/>
              <w:bottom w:val="single" w:sz="16" w:space="0" w:color="000000"/>
              <w:right w:val="single" w:sz="3" w:space="0" w:color="000000"/>
            </w:tcBorders>
            <w:tcMar>
              <w:top w:w="110" w:type="dxa"/>
              <w:left w:w="80" w:type="dxa"/>
              <w:bottom w:w="70" w:type="dxa"/>
              <w:right w:w="40" w:type="dxa"/>
            </w:tcMar>
          </w:tcPr>
          <w:p w14:paraId="2DFBE5D6" w14:textId="77777777" w:rsidR="003259B2" w:rsidRDefault="003259B2" w:rsidP="00B37EF3">
            <w:pPr>
              <w:pStyle w:val="HeadingRunIn"/>
            </w:pPr>
            <w:r>
              <w:t>Heating maximum</w:t>
            </w:r>
          </w:p>
        </w:tc>
        <w:tc>
          <w:tcPr>
            <w:tcW w:w="138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tcPr>
          <w:p w14:paraId="33AD159D" w14:textId="77777777" w:rsidR="003259B2" w:rsidRDefault="003259B2" w:rsidP="00B37EF3">
            <w:pPr>
              <w:pStyle w:val="HeadingRunIn"/>
            </w:pPr>
            <w:proofErr w:type="spellStart"/>
            <w:r>
              <w:t>Vheat</w:t>
            </w:r>
            <w:proofErr w:type="spellEnd"/>
            <w:r>
              <w:t>-max</w:t>
            </w:r>
          </w:p>
        </w:tc>
        <w:tc>
          <w:tcPr>
            <w:tcW w:w="119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tcPr>
          <w:p w14:paraId="1222FDD5" w14:textId="77777777" w:rsidR="003259B2" w:rsidRDefault="003259B2" w:rsidP="00B37EF3">
            <w:pPr>
              <w:pStyle w:val="HeadingRunIn"/>
            </w:pPr>
            <w:r>
              <w:t>0</w:t>
            </w:r>
          </w:p>
        </w:tc>
        <w:tc>
          <w:tcPr>
            <w:tcW w:w="117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tcPr>
          <w:p w14:paraId="63708707" w14:textId="77777777" w:rsidR="003259B2" w:rsidRDefault="003259B2" w:rsidP="00B37EF3">
            <w:pPr>
              <w:pStyle w:val="HeadingRunIn"/>
            </w:pPr>
            <w:r>
              <w:t>0</w:t>
            </w:r>
          </w:p>
        </w:tc>
        <w:tc>
          <w:tcPr>
            <w:tcW w:w="135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tcPr>
          <w:p w14:paraId="6EF90FA7" w14:textId="77777777" w:rsidR="003259B2" w:rsidRDefault="003259B2" w:rsidP="00B37EF3">
            <w:pPr>
              <w:pStyle w:val="HeadingRunIn"/>
            </w:pPr>
            <w:proofErr w:type="spellStart"/>
            <w:r>
              <w:t>Vheat</w:t>
            </w:r>
            <w:proofErr w:type="spellEnd"/>
            <w:r>
              <w:t>-max</w:t>
            </w:r>
          </w:p>
        </w:tc>
        <w:tc>
          <w:tcPr>
            <w:tcW w:w="135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tcPr>
          <w:p w14:paraId="63DA5A06" w14:textId="77777777" w:rsidR="003259B2" w:rsidRDefault="003259B2" w:rsidP="00B37EF3">
            <w:pPr>
              <w:pStyle w:val="HeadingRunIn"/>
            </w:pPr>
            <w:proofErr w:type="spellStart"/>
            <w:r>
              <w:t>Vheat</w:t>
            </w:r>
            <w:proofErr w:type="spellEnd"/>
            <w:r>
              <w:t>-max</w:t>
            </w:r>
          </w:p>
        </w:tc>
        <w:tc>
          <w:tcPr>
            <w:tcW w:w="1350" w:type="dxa"/>
            <w:tcBorders>
              <w:top w:val="single" w:sz="3" w:space="0" w:color="000000"/>
              <w:left w:val="nil"/>
              <w:bottom w:val="single" w:sz="16" w:space="0" w:color="000000"/>
              <w:right w:val="nil"/>
            </w:tcBorders>
            <w:tcMar>
              <w:top w:w="110" w:type="dxa"/>
              <w:left w:w="80" w:type="dxa"/>
              <w:bottom w:w="70" w:type="dxa"/>
              <w:right w:w="40" w:type="dxa"/>
            </w:tcMar>
          </w:tcPr>
          <w:p w14:paraId="4ABC88CC" w14:textId="77777777" w:rsidR="003259B2" w:rsidRDefault="003259B2" w:rsidP="00B37EF3">
            <w:pPr>
              <w:pStyle w:val="HeadingRunIn"/>
            </w:pPr>
            <w:r>
              <w:t>0</w:t>
            </w:r>
          </w:p>
        </w:tc>
      </w:tr>
    </w:tbl>
    <w:p w14:paraId="42508290" w14:textId="77777777" w:rsidR="003259B2" w:rsidRPr="00545ECC" w:rsidRDefault="003259B2" w:rsidP="003259B2">
      <w:r>
        <w:t xml:space="preserve"> </w:t>
      </w:r>
    </w:p>
    <w:p w14:paraId="7AAE00B8" w14:textId="1ACE6753" w:rsidR="009045A3" w:rsidRDefault="009045A3" w:rsidP="0087618D">
      <w:pPr>
        <w:pStyle w:val="Heading3"/>
      </w:pPr>
      <w:r w:rsidRPr="00BC7581">
        <w:t xml:space="preserve">Control logic is depicted schematically in </w:t>
      </w:r>
      <w:r>
        <w:rPr>
          <w:rFonts w:cs="Times New Roman PS MT"/>
          <w:bCs/>
          <w:szCs w:val="20"/>
        </w:rPr>
        <w:t>Figure 5.13.5</w:t>
      </w:r>
      <w:r w:rsidRPr="00BC7581">
        <w:t xml:space="preserve"> and described in the following </w:t>
      </w:r>
      <w:r>
        <w:rPr>
          <w:rFonts w:cs="Times New Roman PS MT"/>
          <w:bCs/>
          <w:szCs w:val="20"/>
        </w:rPr>
        <w:t>subsections.</w:t>
      </w:r>
      <w:r w:rsidRPr="00BC7581">
        <w:t xml:space="preserve"> </w:t>
      </w:r>
    </w:p>
    <w:p w14:paraId="102D27F5" w14:textId="12DE5605" w:rsidR="003259B2" w:rsidRDefault="003259B2" w:rsidP="003259B2">
      <w:pPr>
        <w:jc w:val="center"/>
      </w:pPr>
      <w:r>
        <w:rPr>
          <w:noProof/>
        </w:rPr>
        <mc:AlternateContent>
          <mc:Choice Requires="wpc">
            <w:drawing>
              <wp:inline distT="0" distB="0" distL="0" distR="0" wp14:anchorId="3789A3B3" wp14:editId="1F3A0937">
                <wp:extent cx="5943600" cy="3515360"/>
                <wp:effectExtent l="0" t="0" r="0" b="8890"/>
                <wp:docPr id="360" name="Canvas 36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339" name="Line 170"/>
                        <wps:cNvCnPr>
                          <a:cxnSpLocks noChangeShapeType="1"/>
                        </wps:cNvCnPr>
                        <wps:spPr bwMode="auto">
                          <a:xfrm>
                            <a:off x="681990" y="0"/>
                            <a:ext cx="635" cy="3048635"/>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340" name="Line 171"/>
                        <wps:cNvCnPr>
                          <a:cxnSpLocks noChangeShapeType="1"/>
                        </wps:cNvCnPr>
                        <wps:spPr bwMode="auto">
                          <a:xfrm>
                            <a:off x="681990" y="3049905"/>
                            <a:ext cx="5088255" cy="635"/>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341" name="Line 172"/>
                        <wps:cNvCnPr>
                          <a:cxnSpLocks noChangeShapeType="1"/>
                        </wps:cNvCnPr>
                        <wps:spPr bwMode="auto">
                          <a:xfrm flipH="1">
                            <a:off x="2889250" y="2371725"/>
                            <a:ext cx="726440" cy="635"/>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42" name="Line 173"/>
                        <wps:cNvCnPr>
                          <a:cxnSpLocks noChangeShapeType="1"/>
                        </wps:cNvCnPr>
                        <wps:spPr bwMode="auto">
                          <a:xfrm flipH="1">
                            <a:off x="2391410" y="2372995"/>
                            <a:ext cx="497840" cy="677545"/>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43" name="Rectangle 174"/>
                        <wps:cNvSpPr>
                          <a:spLocks noChangeArrowheads="1"/>
                        </wps:cNvSpPr>
                        <wps:spPr bwMode="auto">
                          <a:xfrm>
                            <a:off x="1819910" y="1540510"/>
                            <a:ext cx="1009650" cy="4567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7FBB6A" w14:textId="09152880" w:rsidR="00D878EF" w:rsidRPr="00E720F2" w:rsidRDefault="00D878EF" w:rsidP="003259B2">
                              <w:pPr>
                                <w:pStyle w:val="NoSpacing"/>
                                <w:rPr>
                                  <w:rFonts w:cs="Arial"/>
                                  <w:szCs w:val="24"/>
                                </w:rPr>
                              </w:pPr>
                              <w:r w:rsidRPr="00E720F2">
                                <w:t xml:space="preserve">Hot Duct </w:t>
                              </w:r>
                              <w:r>
                                <w:t>Damper Position</w:t>
                              </w:r>
                            </w:p>
                          </w:txbxContent>
                        </wps:txbx>
                        <wps:bodyPr rot="0" vert="horz" wrap="square" lIns="0" tIns="0" rIns="0" bIns="0" anchor="t" anchorCtr="0" upright="1">
                          <a:noAutofit/>
                        </wps:bodyPr>
                      </wps:wsp>
                      <wps:wsp>
                        <wps:cNvPr id="344" name="Rectangle 175"/>
                        <wps:cNvSpPr>
                          <a:spLocks noChangeArrowheads="1"/>
                        </wps:cNvSpPr>
                        <wps:spPr bwMode="auto">
                          <a:xfrm>
                            <a:off x="0" y="1033145"/>
                            <a:ext cx="629285" cy="1043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457C24" w14:textId="0BBF7C90" w:rsidR="00D878EF" w:rsidRPr="00274066" w:rsidRDefault="00D878EF" w:rsidP="003259B2">
                              <w:pPr>
                                <w:pStyle w:val="NoSpacing"/>
                                <w:jc w:val="right"/>
                                <w:rPr>
                                  <w:rFonts w:cs="Arial"/>
                                  <w:szCs w:val="24"/>
                                </w:rPr>
                              </w:pPr>
                              <w:r w:rsidRPr="00274066">
                                <w:t>Maximum</w:t>
                              </w:r>
                              <w:r>
                                <w:t xml:space="preserve"> Hot Duct Damper Position</w:t>
                              </w:r>
                            </w:p>
                          </w:txbxContent>
                        </wps:txbx>
                        <wps:bodyPr rot="0" vert="horz" wrap="square" lIns="0" tIns="0" rIns="0" bIns="0" anchor="t" anchorCtr="0" upright="1">
                          <a:noAutofit/>
                        </wps:bodyPr>
                      </wps:wsp>
                      <wps:wsp>
                        <wps:cNvPr id="345" name="Line 176"/>
                        <wps:cNvCnPr>
                          <a:cxnSpLocks noChangeShapeType="1"/>
                        </wps:cNvCnPr>
                        <wps:spPr bwMode="auto">
                          <a:xfrm>
                            <a:off x="647700" y="3407410"/>
                            <a:ext cx="2241550" cy="635"/>
                          </a:xfrm>
                          <a:prstGeom prst="line">
                            <a:avLst/>
                          </a:prstGeom>
                          <a:noFill/>
                          <a:ln w="9525">
                            <a:solidFill>
                              <a:srgbClr val="000000"/>
                            </a:solidFill>
                            <a:round/>
                            <a:headEnd type="triangle" w="med" len="med"/>
                            <a:tailEnd type="oval" w="med" len="med"/>
                          </a:ln>
                          <a:extLst>
                            <a:ext uri="{909E8E84-426E-40DD-AFC4-6F175D3DCCD1}">
                              <a14:hiddenFill xmlns:a14="http://schemas.microsoft.com/office/drawing/2010/main">
                                <a:noFill/>
                              </a14:hiddenFill>
                            </a:ext>
                          </a:extLst>
                        </wps:spPr>
                        <wps:bodyPr/>
                      </wps:wsp>
                      <wps:wsp>
                        <wps:cNvPr id="346" name="Rectangle 177"/>
                        <wps:cNvSpPr>
                          <a:spLocks noChangeArrowheads="1"/>
                        </wps:cNvSpPr>
                        <wps:spPr bwMode="auto">
                          <a:xfrm>
                            <a:off x="964565" y="3183255"/>
                            <a:ext cx="1795780" cy="332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B8587B" w14:textId="1A1B51C9" w:rsidR="00D878EF" w:rsidRPr="00E720F2" w:rsidRDefault="00D878EF" w:rsidP="003259B2">
                              <w:pPr>
                                <w:pStyle w:val="NoSpacing"/>
                                <w:jc w:val="center"/>
                                <w:rPr>
                                  <w:rFonts w:cs="Arial"/>
                                  <w:szCs w:val="24"/>
                                </w:rPr>
                              </w:pPr>
                              <w:r>
                                <w:t>Heating Loop</w:t>
                              </w:r>
                              <w:r w:rsidRPr="00E720F2">
                                <w:t xml:space="preserve"> Signal</w:t>
                              </w:r>
                            </w:p>
                          </w:txbxContent>
                        </wps:txbx>
                        <wps:bodyPr rot="0" vert="horz" wrap="square" lIns="0" tIns="0" rIns="0" bIns="0" anchor="t" anchorCtr="0" upright="1">
                          <a:noAutofit/>
                        </wps:bodyPr>
                      </wps:wsp>
                      <wps:wsp>
                        <wps:cNvPr id="347" name="Rectangle 178"/>
                        <wps:cNvSpPr>
                          <a:spLocks noChangeArrowheads="1"/>
                        </wps:cNvSpPr>
                        <wps:spPr bwMode="auto">
                          <a:xfrm>
                            <a:off x="3874795" y="3183255"/>
                            <a:ext cx="1650365" cy="332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2733A2" w14:textId="4E634674" w:rsidR="00D878EF" w:rsidRPr="00E720F2" w:rsidRDefault="00D878EF" w:rsidP="003259B2">
                              <w:pPr>
                                <w:pStyle w:val="NoSpacing"/>
                                <w:jc w:val="center"/>
                                <w:rPr>
                                  <w:rFonts w:cs="Arial"/>
                                  <w:szCs w:val="24"/>
                                </w:rPr>
                              </w:pPr>
                              <w:r>
                                <w:t>Cooling Loop</w:t>
                              </w:r>
                              <w:r w:rsidRPr="00E720F2">
                                <w:t xml:space="preserve"> Signal</w:t>
                              </w:r>
                            </w:p>
                          </w:txbxContent>
                        </wps:txbx>
                        <wps:bodyPr rot="0" vert="horz" wrap="square" lIns="0" tIns="0" rIns="0" bIns="0" anchor="t" anchorCtr="0" upright="1">
                          <a:noAutofit/>
                        </wps:bodyPr>
                      </wps:wsp>
                      <wps:wsp>
                        <wps:cNvPr id="349" name="Line 179"/>
                        <wps:cNvCnPr>
                          <a:cxnSpLocks noChangeShapeType="1"/>
                        </wps:cNvCnPr>
                        <wps:spPr bwMode="auto">
                          <a:xfrm>
                            <a:off x="3615690" y="3414395"/>
                            <a:ext cx="2188845" cy="635"/>
                          </a:xfrm>
                          <a:prstGeom prst="line">
                            <a:avLst/>
                          </a:prstGeom>
                          <a:noFill/>
                          <a:ln w="9525">
                            <a:solidFill>
                              <a:srgbClr val="00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350" name="Line 180"/>
                        <wps:cNvCnPr>
                          <a:cxnSpLocks noChangeShapeType="1"/>
                        </wps:cNvCnPr>
                        <wps:spPr bwMode="auto">
                          <a:xfrm>
                            <a:off x="697865" y="1171575"/>
                            <a:ext cx="2191385" cy="1878965"/>
                          </a:xfrm>
                          <a:prstGeom prst="line">
                            <a:avLst/>
                          </a:prstGeom>
                          <a:noFill/>
                          <a:ln w="12700">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351" name="Text Box 181"/>
                        <wps:cNvSpPr txBox="1">
                          <a:spLocks noChangeArrowheads="1"/>
                        </wps:cNvSpPr>
                        <wps:spPr bwMode="auto">
                          <a:xfrm>
                            <a:off x="4587240" y="2076450"/>
                            <a:ext cx="1259840" cy="43213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5F4BC98" w14:textId="464FFFC9" w:rsidR="00D878EF" w:rsidRDefault="00D878EF" w:rsidP="003259B2">
                              <w:pPr>
                                <w:pStyle w:val="NoSpacing"/>
                              </w:pPr>
                              <w:r>
                                <w:t>Active Cold Duct Airflow Set Point</w:t>
                              </w:r>
                            </w:p>
                          </w:txbxContent>
                        </wps:txbx>
                        <wps:bodyPr rot="0" vert="horz" wrap="square" lIns="91440" tIns="45720" rIns="91440" bIns="45720" anchor="t" anchorCtr="0" upright="1">
                          <a:noAutofit/>
                        </wps:bodyPr>
                      </wps:wsp>
                      <wps:wsp>
                        <wps:cNvPr id="352" name="Line 182"/>
                        <wps:cNvCnPr>
                          <a:cxnSpLocks noChangeShapeType="1"/>
                        </wps:cNvCnPr>
                        <wps:spPr bwMode="auto">
                          <a:xfrm flipH="1" flipV="1">
                            <a:off x="4403090" y="1540510"/>
                            <a:ext cx="271145" cy="58801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53" name="Text Box 183"/>
                        <wps:cNvSpPr txBox="1">
                          <a:spLocks noChangeArrowheads="1"/>
                        </wps:cNvSpPr>
                        <wps:spPr bwMode="auto">
                          <a:xfrm>
                            <a:off x="3657600" y="2555875"/>
                            <a:ext cx="1250950" cy="49466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8F3FEE3" w14:textId="4C1A4D6B" w:rsidR="00D878EF" w:rsidRDefault="00D878EF" w:rsidP="003259B2">
                              <w:pPr>
                                <w:pStyle w:val="NoSpacing"/>
                              </w:pPr>
                              <w:r>
                                <w:t xml:space="preserve">Minimum </w:t>
                              </w:r>
                            </w:p>
                          </w:txbxContent>
                        </wps:txbx>
                        <wps:bodyPr rot="0" vert="horz" wrap="square" lIns="91440" tIns="45720" rIns="91440" bIns="45720" anchor="t" anchorCtr="0" upright="1">
                          <a:noAutofit/>
                        </wps:bodyPr>
                      </wps:wsp>
                      <wps:wsp>
                        <wps:cNvPr id="354" name="Line 184"/>
                        <wps:cNvCnPr>
                          <a:cxnSpLocks noChangeShapeType="1"/>
                        </wps:cNvCnPr>
                        <wps:spPr bwMode="auto">
                          <a:xfrm flipH="1">
                            <a:off x="3615690" y="123825"/>
                            <a:ext cx="2144395" cy="224917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55" name="Line 185"/>
                        <wps:cNvCnPr>
                          <a:cxnSpLocks noChangeShapeType="1"/>
                        </wps:cNvCnPr>
                        <wps:spPr bwMode="auto">
                          <a:xfrm flipH="1">
                            <a:off x="1482725" y="1710055"/>
                            <a:ext cx="312420" cy="15875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56" name="Text Box 186"/>
                        <wps:cNvSpPr txBox="1">
                          <a:spLocks noChangeArrowheads="1"/>
                        </wps:cNvSpPr>
                        <wps:spPr bwMode="auto">
                          <a:xfrm>
                            <a:off x="4500245" y="86995"/>
                            <a:ext cx="856615" cy="46164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3864B57" w14:textId="77777777" w:rsidR="00D878EF" w:rsidRDefault="00D878EF" w:rsidP="003259B2">
                              <w:pPr>
                                <w:pStyle w:val="NoSpacing"/>
                                <w:jc w:val="right"/>
                              </w:pPr>
                              <w:r>
                                <w:t>Cooling Maximum</w:t>
                              </w:r>
                            </w:p>
                          </w:txbxContent>
                        </wps:txbx>
                        <wps:bodyPr rot="0" vert="horz" wrap="square" lIns="91440" tIns="45720" rIns="91440" bIns="45720" anchor="t" anchorCtr="0" upright="1">
                          <a:noAutofit/>
                        </wps:bodyPr>
                      </wps:wsp>
                      <wps:wsp>
                        <wps:cNvPr id="357" name="Line 187"/>
                        <wps:cNvCnPr>
                          <a:cxnSpLocks noChangeShapeType="1"/>
                        </wps:cNvCnPr>
                        <wps:spPr bwMode="auto">
                          <a:xfrm flipH="1" flipV="1">
                            <a:off x="3354705" y="2371090"/>
                            <a:ext cx="302895" cy="3683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58" name="Text Box 188"/>
                        <wps:cNvSpPr txBox="1">
                          <a:spLocks noChangeArrowheads="1"/>
                        </wps:cNvSpPr>
                        <wps:spPr bwMode="auto">
                          <a:xfrm>
                            <a:off x="1569720" y="123825"/>
                            <a:ext cx="2795270" cy="2908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20532A2" w14:textId="77777777" w:rsidR="00D878EF" w:rsidRPr="00274066" w:rsidRDefault="00D878EF" w:rsidP="003259B2">
                              <w:pPr>
                                <w:pStyle w:val="NoSpacing"/>
                              </w:pPr>
                            </w:p>
                          </w:txbxContent>
                        </wps:txbx>
                        <wps:bodyPr rot="0" vert="horz" wrap="square" lIns="91440" tIns="45720" rIns="91440" bIns="45720" anchor="t" anchorCtr="0" upright="1">
                          <a:noAutofit/>
                        </wps:bodyPr>
                      </wps:wsp>
                      <wps:wsp>
                        <wps:cNvPr id="359" name="Rectangle 189"/>
                        <wps:cNvSpPr>
                          <a:spLocks noChangeArrowheads="1"/>
                        </wps:cNvSpPr>
                        <wps:spPr bwMode="auto">
                          <a:xfrm>
                            <a:off x="2812001" y="3183255"/>
                            <a:ext cx="911225" cy="332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742526" w14:textId="77777777" w:rsidR="00D878EF" w:rsidRPr="00E720F2" w:rsidRDefault="00D878EF" w:rsidP="003259B2">
                              <w:pPr>
                                <w:pStyle w:val="NoSpacing"/>
                                <w:jc w:val="center"/>
                                <w:rPr>
                                  <w:rFonts w:cs="Arial"/>
                                  <w:szCs w:val="24"/>
                                </w:rPr>
                              </w:pPr>
                              <w:r w:rsidRPr="00E720F2">
                                <w:t>Deadband</w:t>
                              </w:r>
                            </w:p>
                          </w:txbxContent>
                        </wps:txbx>
                        <wps:bodyPr rot="0" vert="horz" wrap="square" lIns="0" tIns="0" rIns="0" bIns="0" anchor="t" anchorCtr="0" upright="1">
                          <a:noAutofit/>
                        </wps:bodyPr>
                      </wps:wsp>
                    </wpc:wpc>
                  </a:graphicData>
                </a:graphic>
              </wp:inline>
            </w:drawing>
          </mc:Choice>
          <mc:Fallback>
            <w:pict>
              <v:group w14:anchorId="3789A3B3" id="Canvas 360" o:spid="_x0000_s1365" editas="canvas" style="width:468pt;height:276.8pt;mso-position-horizontal-relative:char;mso-position-vertical-relative:line" coordsize="59436,351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">
                <v:shape id="_x0000_s1366" type="#_x0000_t75" style="position:absolute;width:59436;height:35153;visibility:visible;mso-wrap-style:square">
                  <v:fill o:detectmouseclick="t"/>
                  <v:path o:connecttype="none"/>
                </v:shape>
                <v:line id="Line 170" o:spid="_x0000_s1367" style="position:absolute;visibility:visible;mso-wrap-style:square" from="6819,0" to="6826,304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" strokeweight=".35mm"/>
                <v:line id="Line 171" o:spid="_x0000_s1368" style="position:absolute;visibility:visible;mso-wrap-style:square" from="6819,30499" to="57702,305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" strokeweight=".35mm"/>
                <v:line id="Line 172" o:spid="_x0000_s1369" style="position:absolute;flip:x;visibility:visible;mso-wrap-style:square" from="28892,23717" to="36156,237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" strokeweight="1pt"/>
                <v:line id="Line 173" o:spid="_x0000_s1370" style="position:absolute;flip:x;visibility:visible;mso-wrap-style:square" from="23914,23729" to="28892,305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" strokeweight="1pt"/>
                <v:rect id="Rectangle 174" o:spid="_x0000_s1371" style="position:absolute;left:18199;top:15405;width:10096;height:45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" filled="f" stroked="f">
                  <v:textbox inset="0,0,0,0">
                    <w:txbxContent>
                      <w:p w14:paraId="0D7FBB6A" w14:textId="09152880" w:rsidR="00D878EF" w:rsidRPr="00E720F2" w:rsidRDefault="00D878EF" w:rsidP="003259B2">
                        <w:pPr>
                          <w:pStyle w:val="NoSpacing"/>
                          <w:rPr>
                            <w:rFonts w:cs="Arial"/>
                            <w:szCs w:val="24"/>
                          </w:rPr>
                        </w:pPr>
                        <w:r w:rsidRPr="00E720F2">
                          <w:t xml:space="preserve">Hot Duct </w:t>
                        </w:r>
                        <w:r>
                          <w:t>Damper Position</w:t>
                        </w:r>
                      </w:p>
                    </w:txbxContent>
                  </v:textbox>
                </v:rect>
                <v:rect id="Rectangle 175" o:spid="_x0000_s1372" style="position:absolute;top:10331;width:6292;height:104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" filled="f" stroked="f">
                  <v:textbox inset="0,0,0,0">
                    <w:txbxContent>
                      <w:p w14:paraId="78457C24" w14:textId="0BBF7C90" w:rsidR="00D878EF" w:rsidRPr="00274066" w:rsidRDefault="00D878EF" w:rsidP="003259B2">
                        <w:pPr>
                          <w:pStyle w:val="NoSpacing"/>
                          <w:jc w:val="right"/>
                          <w:rPr>
                            <w:rFonts w:cs="Arial"/>
                            <w:szCs w:val="24"/>
                          </w:rPr>
                        </w:pPr>
                        <w:r w:rsidRPr="00274066">
                          <w:t>Maximum</w:t>
                        </w:r>
                        <w:r>
                          <w:t xml:space="preserve"> Hot Duct Damper Position</w:t>
                        </w:r>
                      </w:p>
                    </w:txbxContent>
                  </v:textbox>
                </v:rect>
                <v:line id="Line 176" o:spid="_x0000_s1373" style="position:absolute;visibility:visible;mso-wrap-style:square" from="6477,34074" to="28892,34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">
                  <v:stroke startarrow="block" endarrow="oval"/>
                </v:line>
                <v:rect id="Rectangle 177" o:spid="_x0000_s1374" style="position:absolute;left:9645;top:31832;width:17958;height:3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" filled="f" stroked="f">
                  <v:textbox inset="0,0,0,0">
                    <w:txbxContent>
                      <w:p w14:paraId="1CB8587B" w14:textId="1A1B51C9" w:rsidR="00D878EF" w:rsidRPr="00E720F2" w:rsidRDefault="00D878EF" w:rsidP="003259B2">
                        <w:pPr>
                          <w:pStyle w:val="NoSpacing"/>
                          <w:jc w:val="center"/>
                          <w:rPr>
                            <w:rFonts w:cs="Arial"/>
                            <w:szCs w:val="24"/>
                          </w:rPr>
                        </w:pPr>
                        <w:r>
                          <w:t>Heating Loop</w:t>
                        </w:r>
                        <w:r w:rsidRPr="00E720F2">
                          <w:t xml:space="preserve"> Signal</w:t>
                        </w:r>
                      </w:p>
                    </w:txbxContent>
                  </v:textbox>
                </v:rect>
                <v:rect id="Rectangle 178" o:spid="_x0000_s1375" style="position:absolute;left:38747;top:31832;width:16504;height:3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" filled="f" stroked="f">
                  <v:textbox inset="0,0,0,0">
                    <w:txbxContent>
                      <w:p w14:paraId="672733A2" w14:textId="4E634674" w:rsidR="00D878EF" w:rsidRPr="00E720F2" w:rsidRDefault="00D878EF" w:rsidP="003259B2">
                        <w:pPr>
                          <w:pStyle w:val="NoSpacing"/>
                          <w:jc w:val="center"/>
                          <w:rPr>
                            <w:rFonts w:cs="Arial"/>
                            <w:szCs w:val="24"/>
                          </w:rPr>
                        </w:pPr>
                        <w:r>
                          <w:t>Cooling Loop</w:t>
                        </w:r>
                        <w:r w:rsidRPr="00E720F2">
                          <w:t xml:space="preserve"> Signal</w:t>
                        </w:r>
                      </w:p>
                    </w:txbxContent>
                  </v:textbox>
                </v:rect>
                <v:line id="Line 179" o:spid="_x0000_s1376" style="position:absolute;visibility:visible;mso-wrap-style:square" from="36156,34143" to="58045,341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">
                  <v:stroke startarrow="oval" endarrow="block"/>
                </v:line>
                <v:line id="Line 180" o:spid="_x0000_s1377" style="position:absolute;visibility:visible;mso-wrap-style:square" from="6978,11715" to="28892,305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" strokeweight="1pt">
                  <v:stroke dashstyle="dash"/>
                </v:line>
                <v:shape id="Text Box 181" o:spid="_x0000_s1378" type="#_x0000_t202" style="position:absolute;left:45872;top:20764;width:12598;height:4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" stroked="f">
                  <v:textbox>
                    <w:txbxContent>
                      <w:p w14:paraId="65F4BC98" w14:textId="464FFFC9" w:rsidR="00D878EF" w:rsidRDefault="00D878EF" w:rsidP="003259B2">
                        <w:pPr>
                          <w:pStyle w:val="NoSpacing"/>
                        </w:pPr>
                        <w:r>
                          <w:t>Active Cold Duct Airflow Set Point</w:t>
                        </w:r>
                      </w:p>
                    </w:txbxContent>
                  </v:textbox>
                </v:shape>
                <v:line id="Line 182" o:spid="_x0000_s1379" style="position:absolute;flip:x y;visibility:visible;mso-wrap-style:square" from="44030,15405" to="46742,21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">
                  <v:stroke endarrow="block"/>
                </v:line>
                <v:shape id="Text Box 183" o:spid="_x0000_s1380" type="#_x0000_t202" style="position:absolute;left:36576;top:25558;width:12509;height:49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" stroked="f">
                  <v:fill opacity="0"/>
                  <v:textbox>
                    <w:txbxContent>
                      <w:p w14:paraId="78F3FEE3" w14:textId="4C1A4D6B" w:rsidR="00D878EF" w:rsidRDefault="00D878EF" w:rsidP="003259B2">
                        <w:pPr>
                          <w:pStyle w:val="NoSpacing"/>
                        </w:pPr>
                        <w:r>
                          <w:t xml:space="preserve">Minimum </w:t>
                        </w:r>
                      </w:p>
                    </w:txbxContent>
                  </v:textbox>
                </v:shape>
                <v:line id="Line 184" o:spid="_x0000_s1381" style="position:absolute;flip:x;visibility:visible;mso-wrap-style:square" from="36156,1238" to="57600,237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" strokeweight="1pt"/>
                <v:line id="Line 185" o:spid="_x0000_s1382" style="position:absolute;flip:x;visibility:visible;mso-wrap-style:square" from="14827,17100" to="17951,18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">
                  <v:stroke endarrow="block"/>
                </v:line>
                <v:shape id="Text Box 186" o:spid="_x0000_s1383" type="#_x0000_t202" style="position:absolute;left:45002;top:869;width:8566;height:4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" stroked="f">
                  <v:fill opacity="0"/>
                  <v:textbox>
                    <w:txbxContent>
                      <w:p w14:paraId="43864B57" w14:textId="77777777" w:rsidR="00D878EF" w:rsidRDefault="00D878EF" w:rsidP="003259B2">
                        <w:pPr>
                          <w:pStyle w:val="NoSpacing"/>
                          <w:jc w:val="right"/>
                        </w:pPr>
                        <w:r>
                          <w:t>Cooling Maximum</w:t>
                        </w:r>
                      </w:p>
                    </w:txbxContent>
                  </v:textbox>
                </v:shape>
                <v:line id="Line 187" o:spid="_x0000_s1384" style="position:absolute;flip:x y;visibility:visible;mso-wrap-style:square" from="33547,23710" to="36576,273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">
                  <v:stroke endarrow="block"/>
                </v:line>
                <v:shape id="Text Box 188" o:spid="_x0000_s1385" type="#_x0000_t202" style="position:absolute;left:15697;top:1238;width:27952;height:29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" stroked="f">
                  <v:textbox>
                    <w:txbxContent>
                      <w:p w14:paraId="120532A2" w14:textId="77777777" w:rsidR="00D878EF" w:rsidRPr="00274066" w:rsidRDefault="00D878EF" w:rsidP="003259B2">
                        <w:pPr>
                          <w:pStyle w:val="NoSpacing"/>
                        </w:pPr>
                      </w:p>
                    </w:txbxContent>
                  </v:textbox>
                </v:shape>
                <v:rect id="Rectangle 189" o:spid="_x0000_s1386" style="position:absolute;left:28120;top:31832;width:9112;height:3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" filled="f" stroked="f">
                  <v:textbox inset="0,0,0,0">
                    <w:txbxContent>
                      <w:p w14:paraId="6C742526" w14:textId="77777777" w:rsidR="00D878EF" w:rsidRPr="00E720F2" w:rsidRDefault="00D878EF" w:rsidP="003259B2">
                        <w:pPr>
                          <w:pStyle w:val="NoSpacing"/>
                          <w:jc w:val="center"/>
                          <w:rPr>
                            <w:rFonts w:cs="Arial"/>
                            <w:szCs w:val="24"/>
                          </w:rPr>
                        </w:pPr>
                        <w:r w:rsidRPr="00E720F2">
                          <w:t>Deadband</w:t>
                        </w:r>
                      </w:p>
                    </w:txbxContent>
                  </v:textbox>
                </v:rect>
                <w10:anchorlock/>
              </v:group>
            </w:pict>
          </mc:Fallback>
        </mc:AlternateContent>
      </w:r>
    </w:p>
    <w:p w14:paraId="761B69B0" w14:textId="2BCEC9A5" w:rsidR="003259B2" w:rsidRPr="003259B2" w:rsidRDefault="003259B2" w:rsidP="005054F8">
      <w:pPr>
        <w:pStyle w:val="FigureCaption"/>
      </w:pPr>
      <w:r w:rsidRPr="003259B2">
        <w:t>Figure 5.13.5 Control logic for mixing dual-duct VAV zone with discharge sensor.</w:t>
      </w:r>
    </w:p>
    <w:p w14:paraId="005E84E4" w14:textId="02F7733F" w:rsidR="009045A3" w:rsidRPr="00BC7581" w:rsidRDefault="009045A3" w:rsidP="0087618D">
      <w:pPr>
        <w:pStyle w:val="Heading4"/>
      </w:pPr>
      <w:bookmarkStart w:id="5458" w:name="_Ref38868334"/>
      <w:r w:rsidRPr="00BC7581">
        <w:lastRenderedPageBreak/>
        <w:t>Temperature Control</w:t>
      </w:r>
      <w:bookmarkEnd w:id="5458"/>
    </w:p>
    <w:p w14:paraId="451CBDA0" w14:textId="01A844EE" w:rsidR="009045A3" w:rsidRDefault="009045A3" w:rsidP="00B37EF3">
      <w:pPr>
        <w:pStyle w:val="Infobox"/>
      </w:pPr>
      <w:r w:rsidRPr="00BC7581">
        <w:t xml:space="preserve">Because there is only a single airflow sensor on the combined discharge, typical pressure-independent control will not work for both dampers. </w:t>
      </w:r>
      <w:r>
        <w:t xml:space="preserve">Instead, the cooling damper is controlled using pressure-independent control, while the heating damper position equals the </w:t>
      </w:r>
      <w:r w:rsidR="005474F7">
        <w:t>Heating Loop</w:t>
      </w:r>
      <w:r>
        <w:t xml:space="preserve"> signal (i.e., pressure-dependent control).</w:t>
      </w:r>
    </w:p>
    <w:p w14:paraId="7AA36FB3" w14:textId="5FC8378A" w:rsidR="009045A3" w:rsidRPr="00BC7581" w:rsidRDefault="009045A3" w:rsidP="007C1423">
      <w:pPr>
        <w:pStyle w:val="Heading5"/>
      </w:pPr>
      <w:r w:rsidRPr="00BC7581">
        <w:t xml:space="preserve">When the </w:t>
      </w:r>
      <w:r w:rsidR="005474F7">
        <w:t>Zone State</w:t>
      </w:r>
      <w:r w:rsidRPr="00BC7581">
        <w:t xml:space="preserve"> is </w:t>
      </w:r>
      <w:r>
        <w:t>cooling</w:t>
      </w:r>
      <w:r w:rsidRPr="00BC7581">
        <w:t xml:space="preserve">, the </w:t>
      </w:r>
      <w:r>
        <w:t>cooling-loop</w:t>
      </w:r>
      <w:r w:rsidRPr="00BC7581">
        <w:t xml:space="preserve"> output shall reset the </w:t>
      </w:r>
      <w:r w:rsidR="00307BCF">
        <w:t>active cold duct</w:t>
      </w:r>
      <w:r w:rsidRPr="00BC7581">
        <w:t xml:space="preserve"> airflow </w:t>
      </w:r>
      <w:r w:rsidR="00D21A33">
        <w:t>setpoint</w:t>
      </w:r>
      <w:r>
        <w:t xml:space="preserve"> from minimum </w:t>
      </w:r>
      <w:r w:rsidR="00307BCF">
        <w:t xml:space="preserve">endpoint </w:t>
      </w:r>
      <w:r w:rsidRPr="00BC7581">
        <w:t xml:space="preserve">to </w:t>
      </w:r>
      <w:r>
        <w:t xml:space="preserve">the cooling </w:t>
      </w:r>
      <w:r w:rsidR="00307BCF">
        <w:t>maximum endpoint</w:t>
      </w:r>
      <w:r>
        <w:t xml:space="preserve">. The </w:t>
      </w:r>
      <w:r w:rsidR="00307BCF">
        <w:t xml:space="preserve">cold duct </w:t>
      </w:r>
      <w:r>
        <w:t xml:space="preserve">damper shall be modulated by a control loop to </w:t>
      </w:r>
      <w:r w:rsidRPr="00BC7581">
        <w:t xml:space="preserve">maintain the measured </w:t>
      </w:r>
      <w:r w:rsidR="00307BCF">
        <w:t xml:space="preserve">cold duct </w:t>
      </w:r>
      <w:r w:rsidRPr="00BC7581">
        <w:t xml:space="preserve">airflow at </w:t>
      </w:r>
      <w:r w:rsidR="00307BCF">
        <w:t xml:space="preserve">the active cold duct airflow </w:t>
      </w:r>
      <w:r w:rsidR="00D21A33">
        <w:t>setpoint</w:t>
      </w:r>
      <w:r w:rsidRPr="00BC7581">
        <w:t>.</w:t>
      </w:r>
    </w:p>
    <w:p w14:paraId="6B0126AD" w14:textId="545F6CCD" w:rsidR="009045A3" w:rsidRPr="00BC7581" w:rsidRDefault="009045A3" w:rsidP="007C1423">
      <w:pPr>
        <w:pStyle w:val="Heading6"/>
      </w:pPr>
      <w:r w:rsidRPr="00BC7581">
        <w:t>If cold</w:t>
      </w:r>
      <w:r w:rsidR="00307BCF">
        <w:t xml:space="preserve"> </w:t>
      </w:r>
      <w:r w:rsidR="00307BCF">
        <w:rPr>
          <w:rFonts w:cs="Times New Roman PS MT"/>
          <w:bCs/>
          <w:szCs w:val="20"/>
        </w:rPr>
        <w:t xml:space="preserve">duct </w:t>
      </w:r>
      <w:r w:rsidRPr="00BC7581">
        <w:t>supply air temperature from</w:t>
      </w:r>
      <w:r>
        <w:rPr>
          <w:rFonts w:cs="Times New Roman PS MT"/>
          <w:bCs/>
          <w:szCs w:val="20"/>
        </w:rPr>
        <w:t xml:space="preserve"> the</w:t>
      </w:r>
      <w:r w:rsidRPr="00BC7581">
        <w:t xml:space="preserve"> air handler is greater than room temperature, </w:t>
      </w:r>
      <w:r w:rsidR="00307BCF">
        <w:t xml:space="preserve">the active cold duct </w:t>
      </w:r>
      <w:r w:rsidRPr="00BC7581">
        <w:t xml:space="preserve">airflow </w:t>
      </w:r>
      <w:r w:rsidR="00D21A33">
        <w:rPr>
          <w:rFonts w:cs="Times New Roman PS MT"/>
          <w:bCs/>
          <w:szCs w:val="20"/>
        </w:rPr>
        <w:t>setpoint</w:t>
      </w:r>
      <w:r w:rsidRPr="00BC7581">
        <w:t xml:space="preserve"> shall be no higher than the minimum</w:t>
      </w:r>
      <w:r w:rsidR="00307BCF">
        <w:t xml:space="preserve"> endpoint</w:t>
      </w:r>
      <w:r w:rsidRPr="00BC7581">
        <w:t>.</w:t>
      </w:r>
    </w:p>
    <w:p w14:paraId="2635B668" w14:textId="7112B252" w:rsidR="009045A3" w:rsidRDefault="009045A3" w:rsidP="007C1423">
      <w:pPr>
        <w:pStyle w:val="Heading5"/>
        <w:rPr>
          <w:rFonts w:cs="Times New Roman PS MT"/>
          <w:bCs/>
          <w:szCs w:val="20"/>
        </w:rPr>
      </w:pPr>
      <w:r w:rsidRPr="00BC7581">
        <w:t xml:space="preserve">When the </w:t>
      </w:r>
      <w:r w:rsidR="005474F7">
        <w:rPr>
          <w:rFonts w:cs="Times New Roman PS MT"/>
          <w:bCs/>
          <w:szCs w:val="20"/>
        </w:rPr>
        <w:t>Zone State</w:t>
      </w:r>
      <w:r w:rsidRPr="00BC7581">
        <w:t xml:space="preserve"> is </w:t>
      </w:r>
      <w:proofErr w:type="spellStart"/>
      <w:r>
        <w:rPr>
          <w:rFonts w:cs="Times New Roman PS MT"/>
          <w:bCs/>
          <w:szCs w:val="20"/>
        </w:rPr>
        <w:t>deadband</w:t>
      </w:r>
      <w:proofErr w:type="spellEnd"/>
      <w:r w:rsidRPr="00BC7581">
        <w:t xml:space="preserve">, the </w:t>
      </w:r>
      <w:r w:rsidR="00307BCF">
        <w:t>active cold duct</w:t>
      </w:r>
      <w:r w:rsidR="00307BCF" w:rsidRPr="00BC7581">
        <w:t xml:space="preserve"> </w:t>
      </w:r>
      <w:r w:rsidRPr="00BC7581">
        <w:t xml:space="preserve">airflow </w:t>
      </w:r>
      <w:r w:rsidR="00D21A33">
        <w:rPr>
          <w:rFonts w:cs="Times New Roman PS MT"/>
          <w:bCs/>
          <w:szCs w:val="20"/>
        </w:rPr>
        <w:t>setpoint</w:t>
      </w:r>
      <w:r w:rsidRPr="00BC7581">
        <w:t xml:space="preserve"> shall be the minimum </w:t>
      </w:r>
      <w:r w:rsidR="00307BCF">
        <w:rPr>
          <w:rFonts w:cs="Times New Roman PS MT"/>
          <w:bCs/>
          <w:szCs w:val="20"/>
        </w:rPr>
        <w:t>endpoint</w:t>
      </w:r>
      <w:r>
        <w:rPr>
          <w:rFonts w:cs="Times New Roman PS MT"/>
          <w:bCs/>
          <w:szCs w:val="20"/>
        </w:rPr>
        <w:t>.</w:t>
      </w:r>
      <w:r w:rsidRPr="00BC7581">
        <w:t xml:space="preserve"> The </w:t>
      </w:r>
      <w:r w:rsidR="00307BCF">
        <w:t xml:space="preserve">cold duct </w:t>
      </w:r>
      <w:r w:rsidRPr="00BC7581">
        <w:t xml:space="preserve">damper shall be modulated by a control loop to maintain the measured </w:t>
      </w:r>
      <w:r w:rsidR="00307BCF">
        <w:t xml:space="preserve">cold duct </w:t>
      </w:r>
      <w:r w:rsidRPr="00BC7581">
        <w:t xml:space="preserve">airflow at </w:t>
      </w:r>
      <w:r w:rsidR="00307BCF">
        <w:t xml:space="preserve">the active cold duct airflow </w:t>
      </w:r>
      <w:r w:rsidR="00D21A33">
        <w:rPr>
          <w:rFonts w:cs="Times New Roman PS MT"/>
          <w:bCs/>
          <w:szCs w:val="20"/>
        </w:rPr>
        <w:t>setpoint</w:t>
      </w:r>
      <w:r>
        <w:rPr>
          <w:rFonts w:cs="Times New Roman PS MT"/>
          <w:bCs/>
          <w:szCs w:val="20"/>
        </w:rPr>
        <w:t xml:space="preserve">. The </w:t>
      </w:r>
      <w:r w:rsidR="00307BCF">
        <w:rPr>
          <w:rFonts w:cs="Times New Roman PS MT"/>
          <w:bCs/>
          <w:szCs w:val="20"/>
        </w:rPr>
        <w:t xml:space="preserve">hot duct </w:t>
      </w:r>
      <w:r>
        <w:rPr>
          <w:rFonts w:cs="Times New Roman PS MT"/>
          <w:bCs/>
          <w:szCs w:val="20"/>
        </w:rPr>
        <w:t>damper shall be closed.</w:t>
      </w:r>
    </w:p>
    <w:p w14:paraId="75A37B7C" w14:textId="77777777" w:rsidR="009045A3" w:rsidRDefault="009045A3" w:rsidP="00FB4192">
      <w:pPr>
        <w:pStyle w:val="Infobox"/>
      </w:pPr>
      <w:r>
        <w:t xml:space="preserve">The </w:t>
      </w:r>
      <w:proofErr w:type="spellStart"/>
      <w:r>
        <w:t>deadband</w:t>
      </w:r>
      <w:proofErr w:type="spellEnd"/>
      <w:r>
        <w:t xml:space="preserve"> airflow is maintained by the cooling damper, as the cooling system has a definite source of ventilation. With dual-fan dual-duct, the heating fan generally has no direct ventilation source; typically, ventilation is indirect via return air from interior zones that are overventilated due to the outdoor air economizer.</w:t>
      </w:r>
    </w:p>
    <w:p w14:paraId="1BC53DBC" w14:textId="65BEBCC2" w:rsidR="009045A3" w:rsidRDefault="009045A3" w:rsidP="007C1423">
      <w:pPr>
        <w:pStyle w:val="Heading5"/>
      </w:pPr>
      <w:r>
        <w:t xml:space="preserve">When the </w:t>
      </w:r>
      <w:r w:rsidR="005474F7">
        <w:t>Zone State</w:t>
      </w:r>
      <w:r>
        <w:t xml:space="preserve"> is heating, the </w:t>
      </w:r>
      <w:r w:rsidR="005474F7">
        <w:t>Heating Loop</w:t>
      </w:r>
      <w:r>
        <w:t xml:space="preserve"> output shall be mapped to the </w:t>
      </w:r>
      <w:r w:rsidR="00EC4EE3">
        <w:t xml:space="preserve">hot duct </w:t>
      </w:r>
      <w:r>
        <w:t xml:space="preserve">damper position. The </w:t>
      </w:r>
      <w:r w:rsidR="00EC4EE3">
        <w:t xml:space="preserve">cold duct </w:t>
      </w:r>
      <w:r>
        <w:t xml:space="preserve">damper is modulated to maintain measured discharge airflow at the minimum </w:t>
      </w:r>
      <w:r w:rsidR="00EC4EE3">
        <w:t>endpoint</w:t>
      </w:r>
      <w:r>
        <w:t>.</w:t>
      </w:r>
    </w:p>
    <w:p w14:paraId="78DE082C" w14:textId="2B30FE5B" w:rsidR="009045A3" w:rsidRPr="00BC7581" w:rsidRDefault="009045A3" w:rsidP="007C1423">
      <w:pPr>
        <w:pStyle w:val="Heading6"/>
      </w:pPr>
      <w:r>
        <w:t>If hot</w:t>
      </w:r>
      <w:r w:rsidR="00EC4EE3">
        <w:t xml:space="preserve"> duct</w:t>
      </w:r>
      <w:r>
        <w:t xml:space="preserve"> supply air temperature from the air handler is less than room temperature, the</w:t>
      </w:r>
      <w:r w:rsidRPr="00BC7581">
        <w:t xml:space="preserve"> </w:t>
      </w:r>
      <w:r w:rsidR="00EC4EE3">
        <w:t xml:space="preserve">hot duct </w:t>
      </w:r>
      <w:r w:rsidRPr="00BC7581">
        <w:t>damper shall be closed.</w:t>
      </w:r>
    </w:p>
    <w:p w14:paraId="78EC66A2" w14:textId="7586C7E4" w:rsidR="009045A3" w:rsidRPr="00BC7581" w:rsidRDefault="009045A3" w:rsidP="007C1423">
      <w:pPr>
        <w:pStyle w:val="Heading6"/>
      </w:pPr>
      <w:r>
        <w:t xml:space="preserve">Maximum </w:t>
      </w:r>
      <w:r w:rsidR="00EC4EE3">
        <w:t xml:space="preserve">hot duct </w:t>
      </w:r>
      <w:r w:rsidRPr="00BC7581">
        <w:t xml:space="preserve">airflow shall be </w:t>
      </w:r>
      <w:r>
        <w:t>limited</w:t>
      </w:r>
      <w:r w:rsidRPr="00BC7581">
        <w:t xml:space="preserve"> by a </w:t>
      </w:r>
      <w:r>
        <w:t>reverse-acting P-only</w:t>
      </w:r>
      <w:r w:rsidRPr="00BC7581">
        <w:t xml:space="preserve"> loop </w:t>
      </w:r>
      <w:r>
        <w:t xml:space="preserve">whose </w:t>
      </w:r>
      <w:r w:rsidR="00D21A33">
        <w:t>setpoint</w:t>
      </w:r>
      <w:r>
        <w:t xml:space="preserve"> is </w:t>
      </w:r>
      <w:r w:rsidR="00EC4EE3">
        <w:t>the heating maximum endpoint</w:t>
      </w:r>
      <w:r>
        <w:t xml:space="preserve"> and whose output is </w:t>
      </w:r>
      <w:r w:rsidR="00EC4EE3">
        <w:t xml:space="preserve">the </w:t>
      </w:r>
      <w:r>
        <w:t xml:space="preserve">maximum </w:t>
      </w:r>
      <w:r w:rsidR="00EC4EE3">
        <w:t xml:space="preserve">hot duct </w:t>
      </w:r>
      <w:r>
        <w:t>damper position ranging from 0% to 100%.</w:t>
      </w:r>
      <w:r w:rsidRPr="00BC7581">
        <w:t xml:space="preserve"> </w:t>
      </w:r>
    </w:p>
    <w:p w14:paraId="1E9C2F47" w14:textId="77777777" w:rsidR="009045A3" w:rsidRDefault="009045A3" w:rsidP="003259B2">
      <w:pPr>
        <w:pStyle w:val="Infobox"/>
      </w:pPr>
      <w:r>
        <w:t xml:space="preserve">Because the heating damper is operating in a pressure-dependent manner, a loop must be added to limit heating damper position to </w:t>
      </w:r>
      <w:proofErr w:type="spellStart"/>
      <w:r>
        <w:t>Vheat</w:t>
      </w:r>
      <w:proofErr w:type="spellEnd"/>
      <w:r>
        <w:t>-max. When this comes into play, the only air passing through the discharge airflow sensor is heating air.</w:t>
      </w:r>
    </w:p>
    <w:p w14:paraId="68CE8B3C" w14:textId="6F2D4E90" w:rsidR="009045A3" w:rsidRPr="00BC7581" w:rsidRDefault="009045A3" w:rsidP="0087618D">
      <w:pPr>
        <w:pStyle w:val="Heading4"/>
      </w:pPr>
      <w:r w:rsidRPr="00BC7581">
        <w:t xml:space="preserve">Overriding </w:t>
      </w:r>
      <w:r>
        <w:t xml:space="preserve">Section </w:t>
      </w:r>
      <w:r w:rsidR="00291B2E">
        <w:fldChar w:fldCharType="begin"/>
      </w:r>
      <w:r w:rsidR="00291B2E">
        <w:instrText xml:space="preserve"> REF _Ref38868334 \r \h </w:instrText>
      </w:r>
      <w:r w:rsidR="00291B2E">
        <w:fldChar w:fldCharType="separate"/>
      </w:r>
      <w:r w:rsidR="0037258A">
        <w:t>5.13.5.1</w:t>
      </w:r>
      <w:r w:rsidR="00291B2E">
        <w:fldChar w:fldCharType="end"/>
      </w:r>
      <w:r>
        <w:t xml:space="preserve"> Logic</w:t>
      </w:r>
      <w:r w:rsidRPr="00BC7581">
        <w:t xml:space="preserve"> (to </w:t>
      </w:r>
      <w:r>
        <w:t>Avoid Backflow</w:t>
      </w:r>
      <w:r w:rsidRPr="00BC7581">
        <w:t xml:space="preserve"> from </w:t>
      </w:r>
      <w:r>
        <w:t>One Duct</w:t>
      </w:r>
      <w:r w:rsidRPr="00BC7581">
        <w:t xml:space="preserve"> to the </w:t>
      </w:r>
      <w:r>
        <w:t>Other</w:t>
      </w:r>
      <w:r w:rsidRPr="00BC7581">
        <w:t>)</w:t>
      </w:r>
    </w:p>
    <w:p w14:paraId="56C071D5" w14:textId="77777777" w:rsidR="009045A3" w:rsidRPr="00BC7581" w:rsidRDefault="009045A3" w:rsidP="007C1423">
      <w:pPr>
        <w:pStyle w:val="Heading5"/>
      </w:pPr>
      <w:r w:rsidRPr="00BC7581">
        <w:t xml:space="preserve">If heating air handler is not proven </w:t>
      </w:r>
      <w:r w:rsidRPr="00BC7581">
        <w:rPr>
          <w:smallCaps/>
        </w:rPr>
        <w:t>on</w:t>
      </w:r>
      <w:r w:rsidRPr="00BC7581">
        <w:t>, the heating damper shall be closed.</w:t>
      </w:r>
    </w:p>
    <w:p w14:paraId="2FDBEDF1" w14:textId="77777777" w:rsidR="009045A3" w:rsidRPr="00BC7581" w:rsidRDefault="009045A3" w:rsidP="007C1423">
      <w:pPr>
        <w:pStyle w:val="Heading5"/>
      </w:pPr>
      <w:r w:rsidRPr="00BC7581">
        <w:t xml:space="preserve">If cooling air handler is not proven </w:t>
      </w:r>
      <w:r w:rsidRPr="00BC7581">
        <w:rPr>
          <w:smallCaps/>
        </w:rPr>
        <w:t>on</w:t>
      </w:r>
      <w:r w:rsidRPr="00BC7581">
        <w:t>, the cooling damper shall be closed.</w:t>
      </w:r>
    </w:p>
    <w:p w14:paraId="2344102B" w14:textId="77777777" w:rsidR="009045A3" w:rsidRPr="00BC7581" w:rsidRDefault="009045A3" w:rsidP="0087618D">
      <w:pPr>
        <w:pStyle w:val="Heading3"/>
      </w:pPr>
      <w:r w:rsidRPr="00BC7581">
        <w:t>Alarms</w:t>
      </w:r>
    </w:p>
    <w:p w14:paraId="052CFE64" w14:textId="77777777" w:rsidR="009045A3" w:rsidRPr="00BC7581" w:rsidRDefault="009045A3" w:rsidP="0087618D">
      <w:pPr>
        <w:pStyle w:val="Heading4"/>
      </w:pPr>
      <w:r w:rsidRPr="00BC7581">
        <w:t>Low Airflow</w:t>
      </w:r>
    </w:p>
    <w:p w14:paraId="2A2801B8" w14:textId="38EBC9B6" w:rsidR="009045A3" w:rsidRDefault="009045A3" w:rsidP="007C1423">
      <w:pPr>
        <w:pStyle w:val="Heading5"/>
      </w:pPr>
      <w:r>
        <w:t xml:space="preserve">If the measured airflow is less than 70% of </w:t>
      </w:r>
      <w:r w:rsidR="00D21A33">
        <w:t>setpoint</w:t>
      </w:r>
      <w:r>
        <w:t xml:space="preserve"> for </w:t>
      </w:r>
      <w:r w:rsidR="00CB7DF0">
        <w:t xml:space="preserve">10 </w:t>
      </w:r>
      <w:r>
        <w:t xml:space="preserve">minutes while </w:t>
      </w:r>
      <w:r w:rsidR="00D21A33">
        <w:t>setpoint</w:t>
      </w:r>
      <w:r>
        <w:t xml:space="preserve"> is greater than zero, generate a Level </w:t>
      </w:r>
      <w:r w:rsidR="00CB7DF0">
        <w:t xml:space="preserve">4 </w:t>
      </w:r>
      <w:r>
        <w:t>alarm.</w:t>
      </w:r>
    </w:p>
    <w:p w14:paraId="5BD6BCF2" w14:textId="26A8966A" w:rsidR="009045A3" w:rsidRDefault="009045A3" w:rsidP="007C1423">
      <w:pPr>
        <w:pStyle w:val="Heading5"/>
      </w:pPr>
      <w:r>
        <w:t xml:space="preserve">If the measured airflow is less than 50% of </w:t>
      </w:r>
      <w:r w:rsidR="00D21A33">
        <w:t>setpoint</w:t>
      </w:r>
      <w:r>
        <w:t xml:space="preserve"> for </w:t>
      </w:r>
      <w:r w:rsidR="00CB7DF0">
        <w:t xml:space="preserve">10 </w:t>
      </w:r>
      <w:r>
        <w:t xml:space="preserve">minutes while </w:t>
      </w:r>
      <w:r w:rsidR="00D21A33">
        <w:t>setpoint</w:t>
      </w:r>
      <w:r>
        <w:t xml:space="preserve"> is greater than zero, generate a Level </w:t>
      </w:r>
      <w:r w:rsidR="00CB7DF0">
        <w:t xml:space="preserve">3 </w:t>
      </w:r>
      <w:r>
        <w:t>alarm.</w:t>
      </w:r>
    </w:p>
    <w:p w14:paraId="581B663B" w14:textId="0896F2B5" w:rsidR="009045A3" w:rsidRDefault="009045A3" w:rsidP="007C1423">
      <w:pPr>
        <w:pStyle w:val="Heading5"/>
      </w:pPr>
      <w:r>
        <w:t xml:space="preserve">If a zone has an Importance-Multiplier of 0 (see Section </w:t>
      </w:r>
      <w:r w:rsidR="00C01685">
        <w:rPr>
          <w:rFonts w:cs="Times New Roman PS MT"/>
          <w:bCs/>
          <w:szCs w:val="20"/>
        </w:rPr>
        <w:fldChar w:fldCharType="begin"/>
      </w:r>
      <w:r w:rsidR="00C01685">
        <w:rPr>
          <w:rFonts w:cs="Times New Roman PS MT"/>
          <w:bCs/>
          <w:szCs w:val="20"/>
        </w:rPr>
        <w:instrText xml:space="preserve"> REF _Ref438200779 \w \h </w:instrText>
      </w:r>
      <w:r w:rsidR="00C01685">
        <w:rPr>
          <w:rFonts w:cs="Times New Roman PS MT"/>
          <w:bCs/>
          <w:szCs w:val="20"/>
        </w:rPr>
      </w:r>
      <w:r w:rsidR="00C01685">
        <w:rPr>
          <w:rFonts w:cs="Times New Roman PS MT"/>
          <w:bCs/>
          <w:szCs w:val="20"/>
        </w:rPr>
        <w:fldChar w:fldCharType="separate"/>
      </w:r>
      <w:r w:rsidR="0037258A">
        <w:rPr>
          <w:rFonts w:cs="Times New Roman PS MT"/>
          <w:bCs/>
          <w:szCs w:val="20"/>
        </w:rPr>
        <w:t>5.1.14.</w:t>
      </w:r>
      <w:proofErr w:type="gramStart"/>
      <w:r w:rsidR="0037258A">
        <w:rPr>
          <w:rFonts w:cs="Times New Roman PS MT"/>
          <w:bCs/>
          <w:szCs w:val="20"/>
        </w:rPr>
        <w:t>2.a.</w:t>
      </w:r>
      <w:proofErr w:type="gramEnd"/>
      <w:r w:rsidR="0037258A">
        <w:rPr>
          <w:rFonts w:cs="Times New Roman PS MT"/>
          <w:bCs/>
          <w:szCs w:val="20"/>
        </w:rPr>
        <w:t>1</w:t>
      </w:r>
      <w:r w:rsidR="00C01685">
        <w:rPr>
          <w:rFonts w:cs="Times New Roman PS MT"/>
          <w:bCs/>
          <w:szCs w:val="20"/>
        </w:rPr>
        <w:fldChar w:fldCharType="end"/>
      </w:r>
      <w:r>
        <w:t>) for its static pressure reset T&amp;R control loop, low airflow alarms shall be suppressed for that zone.</w:t>
      </w:r>
    </w:p>
    <w:p w14:paraId="2E2DC8DD" w14:textId="6DD7DA78" w:rsidR="009045A3" w:rsidRDefault="009045A3" w:rsidP="0087618D">
      <w:pPr>
        <w:pStyle w:val="Heading4"/>
      </w:pPr>
      <w:r>
        <w:t xml:space="preserve">Airflow Sensor Calibration. If the fan serving the zone </w:t>
      </w:r>
      <w:r w:rsidR="00CB7DF0">
        <w:t>is</w:t>
      </w:r>
      <w:r>
        <w:t xml:space="preserve"> </w:t>
      </w:r>
      <w:r w:rsidRPr="00B87A61">
        <w:rPr>
          <w:smallCaps/>
        </w:rPr>
        <w:t>off</w:t>
      </w:r>
      <w:r>
        <w:t xml:space="preserve"> and airflow sensor reading is above </w:t>
      </w:r>
      <w:r w:rsidR="00CB7DF0">
        <w:t xml:space="preserve">the larger of </w:t>
      </w:r>
      <w:r>
        <w:t xml:space="preserve">10% of the maximum airflow </w:t>
      </w:r>
      <w:r w:rsidR="00D21A33">
        <w:t>setpoint</w:t>
      </w:r>
      <w:r w:rsidR="00CB7DF0">
        <w:t xml:space="preserve"> or </w:t>
      </w:r>
      <w:ins w:id="5459" w:author="Reece Kiriu" w:date="2022-10-12T14:11:00Z">
        <w:r w:rsidR="002039FB" w:rsidRPr="002039FB">
          <w:rPr>
            <w:rStyle w:val="Toggle"/>
            <w:rPrChange w:id="5460" w:author="Reece Kiriu" w:date="2022-10-12T14:12:00Z">
              <w:rPr/>
            </w:rPrChange>
          </w:rPr>
          <w:t>[</w:t>
        </w:r>
      </w:ins>
      <w:ins w:id="5461" w:author="Reece Kiriu" w:date="2022-10-12T14:12:00Z">
        <w:r w:rsidR="002039FB" w:rsidRPr="002039FB">
          <w:rPr>
            <w:rStyle w:val="Toggle"/>
            <w:rPrChange w:id="5462" w:author="Reece Kiriu" w:date="2022-10-12T14:12:00Z">
              <w:rPr/>
            </w:rPrChange>
          </w:rPr>
          <w:t xml:space="preserve">UNITS [24 </w:t>
        </w:r>
      </w:ins>
      <w:ins w:id="5463" w:author="Hwakong Cheng" w:date="2022-10-24T16:32:00Z">
        <w:del w:id="5464" w:author="Titus Ellison" w:date="2022-11-03T16:22:00Z">
          <w:r w:rsidR="003F35B5" w:rsidDel="00FF541B">
            <w:rPr>
              <w:rStyle w:val="Toggle"/>
            </w:rPr>
            <w:delText>L</w:delText>
          </w:r>
        </w:del>
      </w:ins>
      <w:ins w:id="5465" w:author="Reece Kiriu" w:date="2022-10-12T14:12:00Z">
        <w:del w:id="5466" w:author="Titus Ellison" w:date="2022-11-03T16:22:00Z">
          <w:r w:rsidR="002039FB" w:rsidRPr="002039FB" w:rsidDel="00FF541B">
            <w:rPr>
              <w:rStyle w:val="Toggle"/>
              <w:rPrChange w:id="5467" w:author="Reece Kiriu" w:date="2022-10-12T14:12:00Z">
                <w:rPr/>
              </w:rPrChange>
            </w:rPr>
            <w:delText>/s</w:delText>
          </w:r>
        </w:del>
      </w:ins>
      <w:ins w:id="5468" w:author="Titus Ellison" w:date="2022-11-03T16:22:00Z">
        <w:r w:rsidR="00FF541B">
          <w:rPr>
            <w:rStyle w:val="Toggle"/>
          </w:rPr>
          <w:t>L/s</w:t>
        </w:r>
      </w:ins>
      <w:ins w:id="5469" w:author="Reece Kiriu" w:date="2022-10-12T14:12:00Z">
        <w:r w:rsidR="002039FB" w:rsidRPr="002039FB">
          <w:rPr>
            <w:rStyle w:val="Toggle"/>
            <w:rPrChange w:id="5470" w:author="Reece Kiriu" w:date="2022-10-12T14:12:00Z">
              <w:rPr/>
            </w:rPrChange>
          </w:rPr>
          <w:t>] [</w:t>
        </w:r>
      </w:ins>
      <w:r w:rsidR="00CB7DF0" w:rsidRPr="002039FB">
        <w:rPr>
          <w:rStyle w:val="Toggle"/>
          <w:rPrChange w:id="5471" w:author="Reece Kiriu" w:date="2022-10-12T14:12:00Z">
            <w:rPr/>
          </w:rPrChange>
        </w:rPr>
        <w:t>50 cfm</w:t>
      </w:r>
      <w:ins w:id="5472" w:author="Reece Kiriu" w:date="2022-10-12T14:12:00Z">
        <w:r w:rsidR="002039FB" w:rsidRPr="002039FB">
          <w:rPr>
            <w:rStyle w:val="Toggle"/>
            <w:rPrChange w:id="5473" w:author="Reece Kiriu" w:date="2022-10-12T14:12:00Z">
              <w:rPr/>
            </w:rPrChange>
          </w:rPr>
          <w:t>]]</w:t>
        </w:r>
      </w:ins>
      <w:r w:rsidR="00CB7DF0">
        <w:t xml:space="preserve"> for 30 minutes</w:t>
      </w:r>
      <w:r>
        <w:t>, generate a Level 3 alarm.</w:t>
      </w:r>
    </w:p>
    <w:p w14:paraId="2D7FA18D" w14:textId="0CE52F4C" w:rsidR="009045A3" w:rsidRDefault="009045A3" w:rsidP="0087618D">
      <w:pPr>
        <w:pStyle w:val="Heading4"/>
      </w:pPr>
      <w:r>
        <w:t xml:space="preserve">Leaking Damper. If the damper position is 0%, and airflow sensor reading is above </w:t>
      </w:r>
      <w:r w:rsidR="00CB7DF0">
        <w:t xml:space="preserve">the larger of </w:t>
      </w:r>
      <w:r>
        <w:t xml:space="preserve">10% of the cooling maximum airflow </w:t>
      </w:r>
      <w:r w:rsidR="00D21A33">
        <w:t>setpoint</w:t>
      </w:r>
      <w:r>
        <w:t xml:space="preserve"> </w:t>
      </w:r>
      <w:r w:rsidR="00CB7DF0">
        <w:t xml:space="preserve">or </w:t>
      </w:r>
      <w:ins w:id="5474" w:author="Reece Kiriu" w:date="2022-10-12T14:12:00Z">
        <w:r w:rsidR="002039FB" w:rsidRPr="002039FB">
          <w:rPr>
            <w:rStyle w:val="Toggle"/>
            <w:rPrChange w:id="5475" w:author="Reece Kiriu" w:date="2022-10-12T14:12:00Z">
              <w:rPr/>
            </w:rPrChange>
          </w:rPr>
          <w:t xml:space="preserve">[UNITS [24 </w:t>
        </w:r>
      </w:ins>
      <w:ins w:id="5476" w:author="Hwakong Cheng" w:date="2022-10-24T16:32:00Z">
        <w:del w:id="5477" w:author="Titus Ellison" w:date="2022-11-03T16:22:00Z">
          <w:r w:rsidR="003F35B5" w:rsidDel="00FF541B">
            <w:rPr>
              <w:rStyle w:val="Toggle"/>
            </w:rPr>
            <w:delText>L</w:delText>
          </w:r>
        </w:del>
      </w:ins>
      <w:ins w:id="5478" w:author="Reece Kiriu" w:date="2022-10-12T14:12:00Z">
        <w:del w:id="5479" w:author="Titus Ellison" w:date="2022-11-03T16:22:00Z">
          <w:r w:rsidR="002039FB" w:rsidRPr="002039FB" w:rsidDel="00FF541B">
            <w:rPr>
              <w:rStyle w:val="Toggle"/>
              <w:rPrChange w:id="5480" w:author="Reece Kiriu" w:date="2022-10-12T14:12:00Z">
                <w:rPr/>
              </w:rPrChange>
            </w:rPr>
            <w:delText>/s</w:delText>
          </w:r>
        </w:del>
      </w:ins>
      <w:ins w:id="5481" w:author="Titus Ellison" w:date="2022-11-03T16:22:00Z">
        <w:r w:rsidR="00FF541B">
          <w:rPr>
            <w:rStyle w:val="Toggle"/>
          </w:rPr>
          <w:t>L/s</w:t>
        </w:r>
      </w:ins>
      <w:ins w:id="5482" w:author="Reece Kiriu" w:date="2022-10-12T14:12:00Z">
        <w:r w:rsidR="002039FB" w:rsidRPr="002039FB">
          <w:rPr>
            <w:rStyle w:val="Toggle"/>
            <w:rPrChange w:id="5483" w:author="Reece Kiriu" w:date="2022-10-12T14:12:00Z">
              <w:rPr/>
            </w:rPrChange>
          </w:rPr>
          <w:t>] [</w:t>
        </w:r>
      </w:ins>
      <w:r w:rsidR="00CB7DF0" w:rsidRPr="002039FB">
        <w:rPr>
          <w:rStyle w:val="Toggle"/>
          <w:rPrChange w:id="5484" w:author="Reece Kiriu" w:date="2022-10-12T14:12:00Z">
            <w:rPr/>
          </w:rPrChange>
        </w:rPr>
        <w:t>50 cfm</w:t>
      </w:r>
      <w:ins w:id="5485" w:author="Reece Kiriu" w:date="2022-10-12T14:12:00Z">
        <w:r w:rsidR="002039FB" w:rsidRPr="002039FB">
          <w:rPr>
            <w:rStyle w:val="Toggle"/>
            <w:rPrChange w:id="5486" w:author="Reece Kiriu" w:date="2022-10-12T14:12:00Z">
              <w:rPr/>
            </w:rPrChange>
          </w:rPr>
          <w:t>]]</w:t>
        </w:r>
      </w:ins>
      <w:r w:rsidR="00CB7DF0">
        <w:t xml:space="preserve"> </w:t>
      </w:r>
      <w:r>
        <w:t xml:space="preserve">for 10 minutes while the fan serving the </w:t>
      </w:r>
      <w:r>
        <w:lastRenderedPageBreak/>
        <w:t xml:space="preserve">damper is proven </w:t>
      </w:r>
      <w:r w:rsidRPr="00B87A61">
        <w:rPr>
          <w:smallCaps/>
        </w:rPr>
        <w:t>on</w:t>
      </w:r>
      <w:r>
        <w:t>, generate a Level 4 alarm.</w:t>
      </w:r>
    </w:p>
    <w:p w14:paraId="52EEF2A0" w14:textId="77777777" w:rsidR="00CB7DF0" w:rsidRPr="00B24AC2" w:rsidRDefault="00CB7DF0" w:rsidP="00CB7DF0">
      <w:pPr>
        <w:pStyle w:val="Infobox"/>
      </w:pPr>
      <w:r w:rsidRPr="00B24AC2">
        <w:t xml:space="preserve">The constant value thresholds for the airflow sensor calibration and leaking damper alarms are a function of the transducer and A/D converter used to measure airflow.  The value used should be determined as the minimum accuracy of the transducer and A/D converter combination. </w:t>
      </w:r>
    </w:p>
    <w:p w14:paraId="14655AD8" w14:textId="77777777" w:rsidR="009045A3" w:rsidRPr="00BC7581" w:rsidRDefault="009045A3" w:rsidP="0087618D">
      <w:pPr>
        <w:pStyle w:val="Heading3"/>
      </w:pPr>
      <w:r>
        <w:rPr>
          <w:rFonts w:cs="Times New Roman PS MT"/>
          <w:szCs w:val="20"/>
        </w:rPr>
        <w:t>Testing/Commissioning Overrides.</w:t>
      </w:r>
      <w:r w:rsidRPr="00BC7581">
        <w:t xml:space="preserve"> Provide software switches that interlock to a system level point to</w:t>
      </w:r>
    </w:p>
    <w:p w14:paraId="0F5AC1ED" w14:textId="1D467768" w:rsidR="009045A3" w:rsidRDefault="009045A3">
      <w:pPr>
        <w:pStyle w:val="Heading4"/>
        <w:pPrChange w:id="5487" w:author="Reece Kiriu" w:date="2022-12-07T11:38:00Z">
          <w:pPr>
            <w:pStyle w:val="Heading5"/>
          </w:pPr>
        </w:pPrChange>
      </w:pPr>
      <w:r>
        <w:t xml:space="preserve">force zone airflow </w:t>
      </w:r>
      <w:r w:rsidR="00D21A33">
        <w:t>setpoint</w:t>
      </w:r>
      <w:r>
        <w:t xml:space="preserve"> to zero,</w:t>
      </w:r>
    </w:p>
    <w:p w14:paraId="27CE5014" w14:textId="726D2921" w:rsidR="009045A3" w:rsidRDefault="009045A3">
      <w:pPr>
        <w:pStyle w:val="Heading4"/>
        <w:pPrChange w:id="5488" w:author="Reece Kiriu" w:date="2022-12-07T11:38:00Z">
          <w:pPr>
            <w:pStyle w:val="Heading5"/>
          </w:pPr>
        </w:pPrChange>
      </w:pPr>
      <w:r>
        <w:t xml:space="preserve">force zone airflow </w:t>
      </w:r>
      <w:r w:rsidR="00D21A33">
        <w:t>setpoint</w:t>
      </w:r>
      <w:r>
        <w:t xml:space="preserve"> to </w:t>
      </w:r>
      <w:proofErr w:type="spellStart"/>
      <w:r>
        <w:t>Vcool</w:t>
      </w:r>
      <w:proofErr w:type="spellEnd"/>
      <w:r>
        <w:t>-max,</w:t>
      </w:r>
    </w:p>
    <w:p w14:paraId="30E2E4D6" w14:textId="1DF5A1C7" w:rsidR="009045A3" w:rsidRDefault="009045A3">
      <w:pPr>
        <w:pStyle w:val="Heading4"/>
        <w:pPrChange w:id="5489" w:author="Reece Kiriu" w:date="2022-12-07T11:38:00Z">
          <w:pPr>
            <w:pStyle w:val="Heading5"/>
          </w:pPr>
        </w:pPrChange>
      </w:pPr>
      <w:r>
        <w:t xml:space="preserve">force zone airflow </w:t>
      </w:r>
      <w:r w:rsidR="00D21A33">
        <w:t>setpoint</w:t>
      </w:r>
      <w:r>
        <w:t xml:space="preserve"> to </w:t>
      </w:r>
      <w:proofErr w:type="spellStart"/>
      <w:r>
        <w:t>Vmin</w:t>
      </w:r>
      <w:proofErr w:type="spellEnd"/>
      <w:r>
        <w:t>,</w:t>
      </w:r>
    </w:p>
    <w:p w14:paraId="0B71A9DB" w14:textId="48A5539F" w:rsidR="009045A3" w:rsidRDefault="009045A3">
      <w:pPr>
        <w:pStyle w:val="Heading4"/>
        <w:pPrChange w:id="5490" w:author="Reece Kiriu" w:date="2022-12-07T11:38:00Z">
          <w:pPr>
            <w:pStyle w:val="Heading5"/>
          </w:pPr>
        </w:pPrChange>
      </w:pPr>
      <w:r>
        <w:t xml:space="preserve">force zone airflow </w:t>
      </w:r>
      <w:r w:rsidR="00D21A33">
        <w:t>setpoint</w:t>
      </w:r>
      <w:r>
        <w:t xml:space="preserve"> to </w:t>
      </w:r>
      <w:proofErr w:type="spellStart"/>
      <w:r>
        <w:t>Vheat</w:t>
      </w:r>
      <w:proofErr w:type="spellEnd"/>
      <w:r>
        <w:t>-max,</w:t>
      </w:r>
    </w:p>
    <w:p w14:paraId="228DEE4F" w14:textId="77777777" w:rsidR="009045A3" w:rsidRDefault="009045A3">
      <w:pPr>
        <w:pStyle w:val="Heading4"/>
        <w:pPrChange w:id="5491" w:author="Reece Kiriu" w:date="2022-12-07T11:38:00Z">
          <w:pPr>
            <w:pStyle w:val="Heading5"/>
          </w:pPr>
        </w:pPrChange>
      </w:pPr>
      <w:r>
        <w:t xml:space="preserve">force cooling damper full closed/open, </w:t>
      </w:r>
    </w:p>
    <w:p w14:paraId="39FC0592" w14:textId="77777777" w:rsidR="009045A3" w:rsidRDefault="009045A3">
      <w:pPr>
        <w:pStyle w:val="Heading4"/>
        <w:pPrChange w:id="5492" w:author="Reece Kiriu" w:date="2022-12-07T11:38:00Z">
          <w:pPr>
            <w:pStyle w:val="Heading5"/>
          </w:pPr>
        </w:pPrChange>
      </w:pPr>
      <w:r>
        <w:t>force heating damper full closed/open, and</w:t>
      </w:r>
    </w:p>
    <w:p w14:paraId="146E86B6" w14:textId="77777777" w:rsidR="009045A3" w:rsidRDefault="009045A3">
      <w:pPr>
        <w:pStyle w:val="Heading4"/>
        <w:pPrChange w:id="5493" w:author="Reece Kiriu" w:date="2022-12-07T11:38:00Z">
          <w:pPr>
            <w:pStyle w:val="Heading5"/>
          </w:pPr>
        </w:pPrChange>
      </w:pPr>
      <w:r>
        <w:t>reset request-hours accumulator point to zero (provide one point for each reset type listed in the next section).</w:t>
      </w:r>
    </w:p>
    <w:p w14:paraId="6F32B155" w14:textId="0B8509C1" w:rsidR="009045A3" w:rsidRDefault="009045A3" w:rsidP="00291B2E">
      <w:pPr>
        <w:pStyle w:val="Infobox"/>
      </w:pPr>
      <w:r>
        <w:t xml:space="preserve">Per Section </w:t>
      </w:r>
      <w:r w:rsidR="00291B2E">
        <w:fldChar w:fldCharType="begin"/>
      </w:r>
      <w:r w:rsidR="00291B2E">
        <w:instrText xml:space="preserve"> REF _Ref38822696 \r \h </w:instrText>
      </w:r>
      <w:r w:rsidR="00291B2E">
        <w:fldChar w:fldCharType="separate"/>
      </w:r>
      <w:r w:rsidR="0037258A">
        <w:t>5.1.11</w:t>
      </w:r>
      <w:r w:rsidR="00291B2E">
        <w:fldChar w:fldCharType="end"/>
      </w:r>
      <w:r>
        <w:t xml:space="preserve">, all hardware points can be overridden through the BAS. Each of the following points is interlocked so that they can be overridden together at a </w:t>
      </w:r>
      <w:r w:rsidR="00D21A33">
        <w:t>Zone Group</w:t>
      </w:r>
      <w:r>
        <w:t xml:space="preserve"> level, per Section </w:t>
      </w:r>
      <w:r w:rsidR="00291B2E">
        <w:rPr>
          <w:bCs/>
        </w:rPr>
        <w:fldChar w:fldCharType="begin"/>
      </w:r>
      <w:r w:rsidR="00291B2E">
        <w:rPr>
          <w:bCs/>
        </w:rPr>
        <w:instrText xml:space="preserve"> REF _Ref438200825 \w \h </w:instrText>
      </w:r>
      <w:r w:rsidR="00291B2E">
        <w:rPr>
          <w:bCs/>
        </w:rPr>
      </w:r>
      <w:r w:rsidR="00291B2E">
        <w:rPr>
          <w:bCs/>
        </w:rPr>
        <w:fldChar w:fldCharType="separate"/>
      </w:r>
      <w:r w:rsidR="0037258A">
        <w:rPr>
          <w:bCs/>
        </w:rPr>
        <w:t>5.4.5</w:t>
      </w:r>
      <w:r w:rsidR="00291B2E">
        <w:rPr>
          <w:bCs/>
        </w:rPr>
        <w:fldChar w:fldCharType="end"/>
      </w:r>
      <w:r>
        <w:t>.</w:t>
      </w:r>
    </w:p>
    <w:p w14:paraId="06C9F315" w14:textId="02A2601E" w:rsidR="009045A3" w:rsidRDefault="009045A3" w:rsidP="00291B2E">
      <w:pPr>
        <w:pStyle w:val="Infobox"/>
      </w:pPr>
      <w:r>
        <w:t xml:space="preserve">For example, the </w:t>
      </w:r>
      <w:proofErr w:type="spellStart"/>
      <w:r>
        <w:t>CxA</w:t>
      </w:r>
      <w:proofErr w:type="spellEnd"/>
      <w:r>
        <w:t xml:space="preserve"> can check for leaking dampers by forcing all VAV boxes in a </w:t>
      </w:r>
      <w:r w:rsidR="00D21A33">
        <w:t>Zone Group</w:t>
      </w:r>
      <w:r>
        <w:t xml:space="preserve"> closed and then recording airflow at the AHU.</w:t>
      </w:r>
    </w:p>
    <w:p w14:paraId="0C7F2102" w14:textId="77777777" w:rsidR="009045A3" w:rsidRPr="00BC7581" w:rsidRDefault="009045A3" w:rsidP="0087618D">
      <w:pPr>
        <w:pStyle w:val="Heading3"/>
      </w:pPr>
      <w:r w:rsidRPr="00BC7581">
        <w:t>System Requests</w:t>
      </w:r>
    </w:p>
    <w:p w14:paraId="0421FBEF" w14:textId="77777777" w:rsidR="009045A3" w:rsidRPr="00BC7581" w:rsidRDefault="009045A3" w:rsidP="0087618D">
      <w:pPr>
        <w:pStyle w:val="Heading4"/>
      </w:pPr>
      <w:r w:rsidRPr="00BC7581">
        <w:t>Cooling SAT Reset Requests</w:t>
      </w:r>
    </w:p>
    <w:p w14:paraId="26CAA7C3" w14:textId="17A42890" w:rsidR="009045A3" w:rsidRDefault="009045A3" w:rsidP="007C1423">
      <w:pPr>
        <w:pStyle w:val="Heading5"/>
      </w:pPr>
      <w:r>
        <w:t xml:space="preserve">If the zone temperature exceeds the zone’s cooling </w:t>
      </w:r>
      <w:r w:rsidR="00D21A33">
        <w:t>setpoint</w:t>
      </w:r>
      <w:r>
        <w:t xml:space="preserve"> by </w:t>
      </w:r>
      <w:ins w:id="5494" w:author="Titus Ellison" w:date="2022-10-20T12:39:00Z">
        <w:r w:rsidR="006E608F" w:rsidRPr="006E608F">
          <w:rPr>
            <w:rStyle w:val="Toggle"/>
            <w:rPrChange w:id="5495" w:author="Titus Ellison" w:date="2022-10-20T12:39:00Z">
              <w:rPr/>
            </w:rPrChange>
          </w:rPr>
          <w:t>[UNITS [</w:t>
        </w:r>
      </w:ins>
      <w:r w:rsidRPr="006E608F">
        <w:rPr>
          <w:rStyle w:val="Toggle"/>
          <w:rPrChange w:id="5496" w:author="Titus Ellison" w:date="2022-10-20T12:39:00Z">
            <w:rPr/>
          </w:rPrChange>
        </w:rPr>
        <w:t>3°C</w:t>
      </w:r>
      <w:ins w:id="5497" w:author="Titus Ellison" w:date="2022-10-20T12:39:00Z">
        <w:r w:rsidR="006E608F" w:rsidRPr="006E608F">
          <w:rPr>
            <w:rStyle w:val="Toggle"/>
            <w:rPrChange w:id="5498" w:author="Titus Ellison" w:date="2022-10-20T12:39:00Z">
              <w:rPr/>
            </w:rPrChange>
          </w:rPr>
          <w:t>]</w:t>
        </w:r>
      </w:ins>
      <w:r w:rsidRPr="006E608F">
        <w:rPr>
          <w:rStyle w:val="Toggle"/>
          <w:rPrChange w:id="5499" w:author="Titus Ellison" w:date="2022-10-20T12:39:00Z">
            <w:rPr/>
          </w:rPrChange>
        </w:rPr>
        <w:t xml:space="preserve"> </w:t>
      </w:r>
      <w:ins w:id="5500" w:author="Titus Ellison" w:date="2022-10-20T12:39:00Z">
        <w:r w:rsidR="006E608F" w:rsidRPr="006E608F">
          <w:rPr>
            <w:rStyle w:val="Toggle"/>
            <w:rPrChange w:id="5501" w:author="Titus Ellison" w:date="2022-10-20T12:39:00Z">
              <w:rPr/>
            </w:rPrChange>
          </w:rPr>
          <w:t>[</w:t>
        </w:r>
      </w:ins>
      <w:del w:id="5502" w:author="Titus Ellison" w:date="2022-10-20T12:39:00Z">
        <w:r w:rsidRPr="006E608F" w:rsidDel="006E608F">
          <w:rPr>
            <w:rStyle w:val="Toggle"/>
            <w:rPrChange w:id="5503" w:author="Titus Ellison" w:date="2022-10-20T12:39:00Z">
              <w:rPr/>
            </w:rPrChange>
          </w:rPr>
          <w:delText>(</w:delText>
        </w:r>
      </w:del>
      <w:r w:rsidRPr="006E608F">
        <w:rPr>
          <w:rStyle w:val="Toggle"/>
          <w:rPrChange w:id="5504" w:author="Titus Ellison" w:date="2022-10-20T12:39:00Z">
            <w:rPr/>
          </w:rPrChange>
        </w:rPr>
        <w:t>5°F</w:t>
      </w:r>
      <w:ins w:id="5505" w:author="Titus Ellison" w:date="2022-10-20T12:39:00Z">
        <w:r w:rsidR="006E608F" w:rsidRPr="006E608F">
          <w:rPr>
            <w:rStyle w:val="Toggle"/>
            <w:rPrChange w:id="5506" w:author="Titus Ellison" w:date="2022-10-20T12:39:00Z">
              <w:rPr/>
            </w:rPrChange>
          </w:rPr>
          <w:t>]]</w:t>
        </w:r>
      </w:ins>
      <w:del w:id="5507" w:author="Titus Ellison" w:date="2022-10-20T12:39:00Z">
        <w:r w:rsidDel="006E608F">
          <w:delText>)</w:delText>
        </w:r>
      </w:del>
      <w:r>
        <w:t xml:space="preserve"> for 2 minutes and after suppression period due to </w:t>
      </w:r>
      <w:r w:rsidR="00D21A33">
        <w:t>setpoint</w:t>
      </w:r>
      <w:r>
        <w:t xml:space="preserve"> change per Section </w:t>
      </w:r>
      <w:r w:rsidR="00CA5DFF">
        <w:fldChar w:fldCharType="begin"/>
      </w:r>
      <w:r w:rsidR="00CA5DFF">
        <w:instrText xml:space="preserve"> REF _Ref462144780 \w \h </w:instrText>
      </w:r>
      <w:r w:rsidR="00CA5DFF">
        <w:fldChar w:fldCharType="separate"/>
      </w:r>
      <w:r w:rsidR="0037258A">
        <w:t>5.1.20</w:t>
      </w:r>
      <w:r w:rsidR="00CA5DFF">
        <w:fldChar w:fldCharType="end"/>
      </w:r>
      <w:r>
        <w:t>, send 3 requests.</w:t>
      </w:r>
    </w:p>
    <w:p w14:paraId="4792B68F" w14:textId="7508F43A" w:rsidR="009045A3" w:rsidRDefault="009045A3" w:rsidP="007C1423">
      <w:pPr>
        <w:pStyle w:val="Heading5"/>
      </w:pPr>
      <w:r>
        <w:t xml:space="preserve">Else if the zone temperature exceeds the zone’s cooling </w:t>
      </w:r>
      <w:r w:rsidR="00D21A33">
        <w:t>setpoint</w:t>
      </w:r>
      <w:r>
        <w:t xml:space="preserve"> by </w:t>
      </w:r>
      <w:ins w:id="5508" w:author="Titus Ellison" w:date="2022-10-20T12:39:00Z">
        <w:r w:rsidR="006E608F" w:rsidRPr="006E608F">
          <w:rPr>
            <w:rStyle w:val="Toggle"/>
            <w:rPrChange w:id="5509" w:author="Titus Ellison" w:date="2022-10-20T12:39:00Z">
              <w:rPr/>
            </w:rPrChange>
          </w:rPr>
          <w:t>[UNITS [</w:t>
        </w:r>
      </w:ins>
      <w:r w:rsidRPr="006E608F">
        <w:rPr>
          <w:rStyle w:val="Toggle"/>
          <w:rPrChange w:id="5510" w:author="Titus Ellison" w:date="2022-10-20T12:39:00Z">
            <w:rPr/>
          </w:rPrChange>
        </w:rPr>
        <w:t>2°C</w:t>
      </w:r>
      <w:ins w:id="5511" w:author="Titus Ellison" w:date="2022-10-20T12:39:00Z">
        <w:r w:rsidR="006E608F" w:rsidRPr="006E608F">
          <w:rPr>
            <w:rStyle w:val="Toggle"/>
            <w:rPrChange w:id="5512" w:author="Titus Ellison" w:date="2022-10-20T12:39:00Z">
              <w:rPr/>
            </w:rPrChange>
          </w:rPr>
          <w:t>]</w:t>
        </w:r>
      </w:ins>
      <w:r w:rsidRPr="006E608F">
        <w:rPr>
          <w:rStyle w:val="Toggle"/>
          <w:rPrChange w:id="5513" w:author="Titus Ellison" w:date="2022-10-20T12:39:00Z">
            <w:rPr/>
          </w:rPrChange>
        </w:rPr>
        <w:t xml:space="preserve"> </w:t>
      </w:r>
      <w:ins w:id="5514" w:author="Titus Ellison" w:date="2022-10-20T12:39:00Z">
        <w:r w:rsidR="006E608F" w:rsidRPr="006E608F">
          <w:rPr>
            <w:rStyle w:val="Toggle"/>
            <w:rPrChange w:id="5515" w:author="Titus Ellison" w:date="2022-10-20T12:39:00Z">
              <w:rPr/>
            </w:rPrChange>
          </w:rPr>
          <w:t>[</w:t>
        </w:r>
      </w:ins>
      <w:del w:id="5516" w:author="Titus Ellison" w:date="2022-10-20T12:39:00Z">
        <w:r w:rsidRPr="006E608F" w:rsidDel="006E608F">
          <w:rPr>
            <w:rStyle w:val="Toggle"/>
            <w:rPrChange w:id="5517" w:author="Titus Ellison" w:date="2022-10-20T12:39:00Z">
              <w:rPr/>
            </w:rPrChange>
          </w:rPr>
          <w:delText>(</w:delText>
        </w:r>
      </w:del>
      <w:r w:rsidRPr="006E608F">
        <w:rPr>
          <w:rStyle w:val="Toggle"/>
          <w:rPrChange w:id="5518" w:author="Titus Ellison" w:date="2022-10-20T12:39:00Z">
            <w:rPr/>
          </w:rPrChange>
        </w:rPr>
        <w:t>3°F</w:t>
      </w:r>
      <w:ins w:id="5519" w:author="Titus Ellison" w:date="2022-10-20T12:39:00Z">
        <w:r w:rsidR="006E608F" w:rsidRPr="006E608F">
          <w:rPr>
            <w:rStyle w:val="Toggle"/>
            <w:rPrChange w:id="5520" w:author="Titus Ellison" w:date="2022-10-20T12:39:00Z">
              <w:rPr/>
            </w:rPrChange>
          </w:rPr>
          <w:t>]]</w:t>
        </w:r>
      </w:ins>
      <w:del w:id="5521" w:author="Titus Ellison" w:date="2022-10-20T12:39:00Z">
        <w:r w:rsidDel="006E608F">
          <w:delText>)</w:delText>
        </w:r>
      </w:del>
      <w:r>
        <w:t xml:space="preserve"> for 2 minutes and after suppression period due to </w:t>
      </w:r>
      <w:r w:rsidR="00D21A33">
        <w:t>setpoint</w:t>
      </w:r>
      <w:r>
        <w:t xml:space="preserve"> change per Section </w:t>
      </w:r>
      <w:r w:rsidR="00CA5DFF">
        <w:fldChar w:fldCharType="begin"/>
      </w:r>
      <w:r w:rsidR="00CA5DFF">
        <w:instrText xml:space="preserve"> REF _Ref462144780 \w \h </w:instrText>
      </w:r>
      <w:r w:rsidR="00CA5DFF">
        <w:fldChar w:fldCharType="separate"/>
      </w:r>
      <w:r w:rsidR="0037258A">
        <w:t>5.1.20</w:t>
      </w:r>
      <w:r w:rsidR="00CA5DFF">
        <w:fldChar w:fldCharType="end"/>
      </w:r>
      <w:r>
        <w:t>, send 2 requests.</w:t>
      </w:r>
    </w:p>
    <w:p w14:paraId="62727A2B" w14:textId="06E83DFD" w:rsidR="009045A3" w:rsidRDefault="009045A3" w:rsidP="007C1423">
      <w:pPr>
        <w:pStyle w:val="Heading5"/>
      </w:pPr>
      <w:r>
        <w:t xml:space="preserve">Else if the </w:t>
      </w:r>
      <w:r w:rsidR="005474F7">
        <w:t>Cooling Loop</w:t>
      </w:r>
      <w:r>
        <w:t xml:space="preserve"> is greater than 95%, send 1 request until the </w:t>
      </w:r>
      <w:r w:rsidR="005474F7">
        <w:t>Cooling Loop</w:t>
      </w:r>
      <w:r>
        <w:t xml:space="preserve"> is less than 85%.</w:t>
      </w:r>
    </w:p>
    <w:p w14:paraId="5CC5A4E0" w14:textId="61873428" w:rsidR="009045A3" w:rsidRDefault="009045A3" w:rsidP="007C1423">
      <w:pPr>
        <w:pStyle w:val="Heading5"/>
      </w:pPr>
      <w:r>
        <w:t xml:space="preserve">Else if the </w:t>
      </w:r>
      <w:r w:rsidR="005474F7">
        <w:t>Cooling Loop</w:t>
      </w:r>
      <w:r>
        <w:t xml:space="preserve"> is less than 95%, send 0 requests.</w:t>
      </w:r>
    </w:p>
    <w:p w14:paraId="25531CBD" w14:textId="77777777" w:rsidR="009045A3" w:rsidRDefault="009045A3" w:rsidP="0087618D">
      <w:pPr>
        <w:pStyle w:val="Heading4"/>
      </w:pPr>
      <w:r>
        <w:t>Cold-Duct Static Pressure Reset Requests</w:t>
      </w:r>
    </w:p>
    <w:p w14:paraId="00823FB4" w14:textId="45DAC8DC" w:rsidR="009045A3" w:rsidRDefault="009045A3" w:rsidP="007C1423">
      <w:pPr>
        <w:pStyle w:val="Heading5"/>
      </w:pPr>
      <w:r>
        <w:t xml:space="preserve">If the measured airflow is less than 50% of </w:t>
      </w:r>
      <w:r w:rsidR="00D21A33">
        <w:t>setpoint</w:t>
      </w:r>
      <w:r>
        <w:t xml:space="preserve"> while </w:t>
      </w:r>
      <w:r w:rsidR="00D21A33">
        <w:t>setpoint</w:t>
      </w:r>
      <w:r>
        <w:t xml:space="preserve"> is greater than zero and the damper position is greater than 95% for 1 minute, send 3 requests.</w:t>
      </w:r>
    </w:p>
    <w:p w14:paraId="1FD282FB" w14:textId="4AE934B4" w:rsidR="009045A3" w:rsidRDefault="009045A3" w:rsidP="007C1423">
      <w:pPr>
        <w:pStyle w:val="Heading5"/>
      </w:pPr>
      <w:r>
        <w:t xml:space="preserve">Else if the measured airflow is less than 70% of </w:t>
      </w:r>
      <w:r w:rsidR="00D21A33">
        <w:t>setpoint</w:t>
      </w:r>
      <w:r>
        <w:t xml:space="preserve"> while </w:t>
      </w:r>
      <w:r w:rsidR="00D21A33">
        <w:t>setpoint</w:t>
      </w:r>
      <w:r>
        <w:t xml:space="preserve"> is greater than zero and the damper position is greater than 95% for 1 minute, send 2 requests.</w:t>
      </w:r>
    </w:p>
    <w:p w14:paraId="69F79F90" w14:textId="77777777" w:rsidR="009045A3" w:rsidRDefault="009045A3" w:rsidP="007C1423">
      <w:pPr>
        <w:pStyle w:val="Heading5"/>
      </w:pPr>
      <w:r>
        <w:t>Else if the damper position is greater than 95%, send 1 request until the damper position is less than 85%.</w:t>
      </w:r>
    </w:p>
    <w:p w14:paraId="5BB14E7C" w14:textId="77777777" w:rsidR="009045A3" w:rsidRDefault="009045A3" w:rsidP="007C1423">
      <w:pPr>
        <w:pStyle w:val="Heading5"/>
      </w:pPr>
      <w:r>
        <w:t>Else if the damper position is less than 95%, send 0 requests.</w:t>
      </w:r>
    </w:p>
    <w:p w14:paraId="3C1CD43F" w14:textId="77777777" w:rsidR="009045A3" w:rsidRPr="00BC7581" w:rsidRDefault="009045A3" w:rsidP="0087618D">
      <w:pPr>
        <w:pStyle w:val="Heading4"/>
      </w:pPr>
      <w:r w:rsidRPr="00BC7581">
        <w:t>Heating SAT Reset Requests</w:t>
      </w:r>
    </w:p>
    <w:p w14:paraId="39074FA0" w14:textId="6286C3B4" w:rsidR="009045A3" w:rsidRDefault="009045A3" w:rsidP="007C1423">
      <w:pPr>
        <w:pStyle w:val="Heading5"/>
      </w:pPr>
      <w:r>
        <w:t xml:space="preserve">If the zone temperature is below the zone’s heating </w:t>
      </w:r>
      <w:r w:rsidR="00D21A33">
        <w:t>setpoint</w:t>
      </w:r>
      <w:r>
        <w:t xml:space="preserve"> by </w:t>
      </w:r>
      <w:ins w:id="5522" w:author="Titus Ellison" w:date="2022-10-20T12:39:00Z">
        <w:r w:rsidR="006E608F" w:rsidRPr="006E608F">
          <w:rPr>
            <w:rStyle w:val="Toggle"/>
            <w:rPrChange w:id="5523" w:author="Titus Ellison" w:date="2022-10-20T12:39:00Z">
              <w:rPr/>
            </w:rPrChange>
          </w:rPr>
          <w:t>[UNITS [</w:t>
        </w:r>
      </w:ins>
      <w:r w:rsidRPr="006E608F">
        <w:rPr>
          <w:rStyle w:val="Toggle"/>
          <w:rPrChange w:id="5524" w:author="Titus Ellison" w:date="2022-10-20T12:39:00Z">
            <w:rPr/>
          </w:rPrChange>
        </w:rPr>
        <w:t>3°C</w:t>
      </w:r>
      <w:ins w:id="5525" w:author="Titus Ellison" w:date="2022-10-20T12:39:00Z">
        <w:r w:rsidR="006E608F" w:rsidRPr="006E608F">
          <w:rPr>
            <w:rStyle w:val="Toggle"/>
            <w:rPrChange w:id="5526" w:author="Titus Ellison" w:date="2022-10-20T12:39:00Z">
              <w:rPr/>
            </w:rPrChange>
          </w:rPr>
          <w:t>]</w:t>
        </w:r>
      </w:ins>
      <w:r w:rsidRPr="006E608F">
        <w:rPr>
          <w:rStyle w:val="Toggle"/>
          <w:rPrChange w:id="5527" w:author="Titus Ellison" w:date="2022-10-20T12:39:00Z">
            <w:rPr/>
          </w:rPrChange>
        </w:rPr>
        <w:t xml:space="preserve"> </w:t>
      </w:r>
      <w:ins w:id="5528" w:author="Titus Ellison" w:date="2022-10-20T12:39:00Z">
        <w:r w:rsidR="006E608F" w:rsidRPr="006E608F">
          <w:rPr>
            <w:rStyle w:val="Toggle"/>
            <w:rPrChange w:id="5529" w:author="Titus Ellison" w:date="2022-10-20T12:39:00Z">
              <w:rPr/>
            </w:rPrChange>
          </w:rPr>
          <w:t>[</w:t>
        </w:r>
      </w:ins>
      <w:del w:id="5530" w:author="Titus Ellison" w:date="2022-10-20T12:39:00Z">
        <w:r w:rsidRPr="006E608F" w:rsidDel="006E608F">
          <w:rPr>
            <w:rStyle w:val="Toggle"/>
            <w:rPrChange w:id="5531" w:author="Titus Ellison" w:date="2022-10-20T12:39:00Z">
              <w:rPr/>
            </w:rPrChange>
          </w:rPr>
          <w:delText>(</w:delText>
        </w:r>
      </w:del>
      <w:r w:rsidRPr="006E608F">
        <w:rPr>
          <w:rStyle w:val="Toggle"/>
          <w:rPrChange w:id="5532" w:author="Titus Ellison" w:date="2022-10-20T12:39:00Z">
            <w:rPr/>
          </w:rPrChange>
        </w:rPr>
        <w:t>5°F</w:t>
      </w:r>
      <w:ins w:id="5533" w:author="Titus Ellison" w:date="2022-10-20T12:39:00Z">
        <w:r w:rsidR="006E608F" w:rsidRPr="006E608F">
          <w:rPr>
            <w:rStyle w:val="Toggle"/>
            <w:rPrChange w:id="5534" w:author="Titus Ellison" w:date="2022-10-20T12:39:00Z">
              <w:rPr/>
            </w:rPrChange>
          </w:rPr>
          <w:t>]]</w:t>
        </w:r>
      </w:ins>
      <w:del w:id="5535" w:author="Titus Ellison" w:date="2022-10-20T12:39:00Z">
        <w:r w:rsidDel="006E608F">
          <w:delText>)</w:delText>
        </w:r>
      </w:del>
      <w:r>
        <w:t xml:space="preserve"> for 2 minutes and after suppression period due to </w:t>
      </w:r>
      <w:r w:rsidR="00D21A33">
        <w:t>setpoint</w:t>
      </w:r>
      <w:r>
        <w:t xml:space="preserve"> change per Section </w:t>
      </w:r>
      <w:r w:rsidR="00CA5DFF">
        <w:fldChar w:fldCharType="begin"/>
      </w:r>
      <w:r w:rsidR="00CA5DFF">
        <w:instrText xml:space="preserve"> REF _Ref462144780 \w \h </w:instrText>
      </w:r>
      <w:r w:rsidR="00CA5DFF">
        <w:fldChar w:fldCharType="separate"/>
      </w:r>
      <w:r w:rsidR="0037258A">
        <w:t>5.1.20</w:t>
      </w:r>
      <w:r w:rsidR="00CA5DFF">
        <w:fldChar w:fldCharType="end"/>
      </w:r>
      <w:r>
        <w:t>, send 3 requests.</w:t>
      </w:r>
    </w:p>
    <w:p w14:paraId="688685B0" w14:textId="519BFFAF" w:rsidR="009045A3" w:rsidRDefault="009045A3" w:rsidP="007C1423">
      <w:pPr>
        <w:pStyle w:val="Heading5"/>
      </w:pPr>
      <w:r>
        <w:t xml:space="preserve">Else if the zone temperature is below the zone’s heating </w:t>
      </w:r>
      <w:r w:rsidR="00D21A33">
        <w:t>setpoint</w:t>
      </w:r>
      <w:r>
        <w:t xml:space="preserve"> by </w:t>
      </w:r>
      <w:ins w:id="5536" w:author="Titus Ellison" w:date="2022-10-20T12:39:00Z">
        <w:r w:rsidR="006E608F" w:rsidRPr="006E608F">
          <w:rPr>
            <w:rStyle w:val="Toggle"/>
            <w:rPrChange w:id="5537" w:author="Titus Ellison" w:date="2022-10-20T12:39:00Z">
              <w:rPr/>
            </w:rPrChange>
          </w:rPr>
          <w:t>[UNITS [</w:t>
        </w:r>
      </w:ins>
      <w:r w:rsidRPr="006E608F">
        <w:rPr>
          <w:rStyle w:val="Toggle"/>
          <w:rPrChange w:id="5538" w:author="Titus Ellison" w:date="2022-10-20T12:39:00Z">
            <w:rPr/>
          </w:rPrChange>
        </w:rPr>
        <w:t>2°C</w:t>
      </w:r>
      <w:ins w:id="5539" w:author="Titus Ellison" w:date="2022-10-20T12:39:00Z">
        <w:r w:rsidR="006E608F" w:rsidRPr="006E608F">
          <w:rPr>
            <w:rStyle w:val="Toggle"/>
            <w:rPrChange w:id="5540" w:author="Titus Ellison" w:date="2022-10-20T12:39:00Z">
              <w:rPr/>
            </w:rPrChange>
          </w:rPr>
          <w:t>]</w:t>
        </w:r>
      </w:ins>
      <w:r w:rsidRPr="006E608F">
        <w:rPr>
          <w:rStyle w:val="Toggle"/>
          <w:rPrChange w:id="5541" w:author="Titus Ellison" w:date="2022-10-20T12:39:00Z">
            <w:rPr/>
          </w:rPrChange>
        </w:rPr>
        <w:t xml:space="preserve"> </w:t>
      </w:r>
      <w:ins w:id="5542" w:author="Titus Ellison" w:date="2022-10-20T12:39:00Z">
        <w:r w:rsidR="006E608F" w:rsidRPr="006E608F">
          <w:rPr>
            <w:rStyle w:val="Toggle"/>
            <w:rPrChange w:id="5543" w:author="Titus Ellison" w:date="2022-10-20T12:39:00Z">
              <w:rPr/>
            </w:rPrChange>
          </w:rPr>
          <w:t>[</w:t>
        </w:r>
      </w:ins>
      <w:del w:id="5544" w:author="Titus Ellison" w:date="2022-10-20T12:39:00Z">
        <w:r w:rsidRPr="006E608F" w:rsidDel="006E608F">
          <w:rPr>
            <w:rStyle w:val="Toggle"/>
            <w:rPrChange w:id="5545" w:author="Titus Ellison" w:date="2022-10-20T12:39:00Z">
              <w:rPr/>
            </w:rPrChange>
          </w:rPr>
          <w:delText>(</w:delText>
        </w:r>
      </w:del>
      <w:r w:rsidRPr="006E608F">
        <w:rPr>
          <w:rStyle w:val="Toggle"/>
          <w:rPrChange w:id="5546" w:author="Titus Ellison" w:date="2022-10-20T12:39:00Z">
            <w:rPr/>
          </w:rPrChange>
        </w:rPr>
        <w:t>3°F</w:t>
      </w:r>
      <w:ins w:id="5547" w:author="Titus Ellison" w:date="2022-10-20T12:39:00Z">
        <w:r w:rsidR="006E608F" w:rsidRPr="006E608F">
          <w:rPr>
            <w:rStyle w:val="Toggle"/>
            <w:rPrChange w:id="5548" w:author="Titus Ellison" w:date="2022-10-20T12:39:00Z">
              <w:rPr/>
            </w:rPrChange>
          </w:rPr>
          <w:t>]]</w:t>
        </w:r>
      </w:ins>
      <w:del w:id="5549" w:author="Titus Ellison" w:date="2022-10-20T12:39:00Z">
        <w:r w:rsidDel="006E608F">
          <w:delText>)</w:delText>
        </w:r>
      </w:del>
      <w:r>
        <w:t xml:space="preserve"> for 2 minutes and after suppression period due to </w:t>
      </w:r>
      <w:r w:rsidR="00D21A33">
        <w:t>setpoint</w:t>
      </w:r>
      <w:r>
        <w:t xml:space="preserve"> change per Section </w:t>
      </w:r>
      <w:r w:rsidR="00CA5DFF">
        <w:fldChar w:fldCharType="begin"/>
      </w:r>
      <w:r w:rsidR="00CA5DFF">
        <w:instrText xml:space="preserve"> REF _Ref462144780 \w \h </w:instrText>
      </w:r>
      <w:r w:rsidR="00CA5DFF">
        <w:fldChar w:fldCharType="separate"/>
      </w:r>
      <w:r w:rsidR="0037258A">
        <w:t>5.1.20</w:t>
      </w:r>
      <w:r w:rsidR="00CA5DFF">
        <w:fldChar w:fldCharType="end"/>
      </w:r>
      <w:r>
        <w:t>, send 2 requests.</w:t>
      </w:r>
    </w:p>
    <w:p w14:paraId="0BC3A59B" w14:textId="34478B62" w:rsidR="009045A3" w:rsidRDefault="009045A3" w:rsidP="007C1423">
      <w:pPr>
        <w:pStyle w:val="Heading5"/>
      </w:pPr>
      <w:r>
        <w:lastRenderedPageBreak/>
        <w:t xml:space="preserve">Else if the </w:t>
      </w:r>
      <w:r w:rsidR="005474F7">
        <w:t>Heating Loop</w:t>
      </w:r>
      <w:r>
        <w:t xml:space="preserve"> is greater than 95%, send 1 request until the </w:t>
      </w:r>
      <w:r w:rsidR="005474F7">
        <w:t>Heating Loop</w:t>
      </w:r>
      <w:r>
        <w:t xml:space="preserve"> is less than 85%.</w:t>
      </w:r>
    </w:p>
    <w:p w14:paraId="6BB4D7AA" w14:textId="1CF20C38" w:rsidR="009045A3" w:rsidRDefault="009045A3" w:rsidP="007C1423">
      <w:pPr>
        <w:pStyle w:val="Heading5"/>
      </w:pPr>
      <w:r>
        <w:t xml:space="preserve">Else if the </w:t>
      </w:r>
      <w:r w:rsidR="005474F7">
        <w:t>Heating Loop</w:t>
      </w:r>
      <w:r>
        <w:t xml:space="preserve"> is less than 95%, send 0 requests.</w:t>
      </w:r>
    </w:p>
    <w:p w14:paraId="13C282FB" w14:textId="77777777" w:rsidR="009045A3" w:rsidRDefault="009045A3" w:rsidP="0087618D">
      <w:pPr>
        <w:pStyle w:val="Heading4"/>
      </w:pPr>
      <w:r>
        <w:t>Hot-Duct Static Pressure Reset Requests</w:t>
      </w:r>
    </w:p>
    <w:p w14:paraId="62D78DA1" w14:textId="1BF697BB" w:rsidR="009045A3" w:rsidRPr="00EC4EE3" w:rsidRDefault="00EC4EE3" w:rsidP="007C1423">
      <w:pPr>
        <w:pStyle w:val="Heading5"/>
      </w:pPr>
      <w:r>
        <w:t>I</w:t>
      </w:r>
      <w:r w:rsidR="009045A3">
        <w:t>f the damper position is greater than 95%, send 1 request until the damper position is less than 85%.</w:t>
      </w:r>
    </w:p>
    <w:p w14:paraId="02614D2F" w14:textId="77777777" w:rsidR="009045A3" w:rsidRPr="009950EB" w:rsidRDefault="009045A3" w:rsidP="007C1423">
      <w:pPr>
        <w:pStyle w:val="Heading5"/>
      </w:pPr>
      <w:r w:rsidRPr="009950EB">
        <w:t>Else if the damper position is less than 95%, send 0 requests.</w:t>
      </w:r>
    </w:p>
    <w:p w14:paraId="69DAA291" w14:textId="77777777" w:rsidR="009045A3" w:rsidRDefault="009045A3" w:rsidP="0087618D">
      <w:pPr>
        <w:pStyle w:val="Heading4"/>
      </w:pPr>
      <w:r>
        <w:t>Heating-Fan Requests. Send the heating fan that serves the zone a heating-fan request as follows:</w:t>
      </w:r>
    </w:p>
    <w:p w14:paraId="039B921D" w14:textId="1ABAB326" w:rsidR="009045A3" w:rsidRDefault="009045A3" w:rsidP="007C1423">
      <w:pPr>
        <w:pStyle w:val="Heading5"/>
      </w:pPr>
      <w:r>
        <w:t xml:space="preserve">If the </w:t>
      </w:r>
      <w:r w:rsidR="005474F7">
        <w:t>Heating Loop</w:t>
      </w:r>
      <w:r>
        <w:t xml:space="preserve"> is greater than 15%, send 1 request until the </w:t>
      </w:r>
      <w:r w:rsidR="005474F7">
        <w:t>Heating Loop</w:t>
      </w:r>
      <w:r>
        <w:t xml:space="preserve"> is less than 1%</w:t>
      </w:r>
    </w:p>
    <w:p w14:paraId="02410934" w14:textId="0ABB80C1" w:rsidR="009045A3" w:rsidRDefault="009045A3" w:rsidP="007C1423">
      <w:pPr>
        <w:pStyle w:val="Heading5"/>
      </w:pPr>
      <w:r>
        <w:t xml:space="preserve">Else if the </w:t>
      </w:r>
      <w:r w:rsidR="005474F7">
        <w:t>Heating Loop</w:t>
      </w:r>
      <w:r>
        <w:t xml:space="preserve"> is less than 15%, send 0 requests.</w:t>
      </w:r>
    </w:p>
    <w:p w14:paraId="140AB8E1" w14:textId="0F96973D" w:rsidR="009045A3" w:rsidRPr="00FB4192" w:rsidRDefault="009A6FFD" w:rsidP="0087618D">
      <w:pPr>
        <w:pStyle w:val="Heading2"/>
      </w:pPr>
      <w:bookmarkStart w:id="5550" w:name="_Toc121477564"/>
      <w:ins w:id="5551" w:author="Hwakong Cheng" w:date="2022-10-07T15:20:00Z">
        <w:r w:rsidRPr="00A02D9E">
          <w:rPr>
            <w:rStyle w:val="Toggle"/>
          </w:rPr>
          <w:t>[EQUAL</w:t>
        </w:r>
      </w:ins>
      <w:ins w:id="5552" w:author="Reece Kiriu" w:date="2022-10-19T14:23:00Z">
        <w:r w:rsidR="00EF3C35">
          <w:rPr>
            <w:rStyle w:val="Toggle"/>
          </w:rPr>
          <w:t>S</w:t>
        </w:r>
      </w:ins>
      <w:ins w:id="5553" w:author="Hwakong Cheng" w:date="2022-10-07T15:20:00Z">
        <w:r w:rsidRPr="00A02D9E">
          <w:rPr>
            <w:rStyle w:val="Toggle"/>
          </w:rPr>
          <w:t xml:space="preserve"> </w:t>
        </w:r>
      </w:ins>
      <w:ins w:id="5554" w:author="Hwakong Cheng" w:date="2022-10-07T15:22:00Z">
        <w:r>
          <w:rPr>
            <w:rStyle w:val="Toggle"/>
          </w:rPr>
          <w:t xml:space="preserve">VAV </w:t>
        </w:r>
      </w:ins>
      <w:proofErr w:type="gramStart"/>
      <w:ins w:id="5555" w:author="Hwakong Cheng" w:date="2022-10-07T15:20:00Z">
        <w:r w:rsidRPr="00A02D9E">
          <w:rPr>
            <w:rStyle w:val="Toggle"/>
          </w:rPr>
          <w:t>DD</w:t>
        </w:r>
        <w:r>
          <w:rPr>
            <w:rStyle w:val="Toggle"/>
          </w:rPr>
          <w:t>CD</w:t>
        </w:r>
        <w:r w:rsidRPr="00A02D9E">
          <w:rPr>
            <w:rStyle w:val="Toggle"/>
          </w:rPr>
          <w:t>]</w:t>
        </w:r>
      </w:ins>
      <w:r w:rsidR="009045A3" w:rsidRPr="00FB4192">
        <w:t>Dual</w:t>
      </w:r>
      <w:proofErr w:type="gramEnd"/>
      <w:r w:rsidR="009045A3" w:rsidRPr="00FB4192">
        <w:t>-Duct VAV Terminal Unit</w:t>
      </w:r>
      <w:r w:rsidR="00545ECC" w:rsidRPr="00FB4192">
        <w:t xml:space="preserve"> − </w:t>
      </w:r>
      <w:r w:rsidR="009045A3" w:rsidRPr="00FB4192">
        <w:t>Cold-Duct Minimum Control</w:t>
      </w:r>
      <w:bookmarkEnd w:id="5550"/>
    </w:p>
    <w:p w14:paraId="7A6350ED" w14:textId="77777777" w:rsidR="009045A3" w:rsidRDefault="009045A3" w:rsidP="00FB4192">
      <w:pPr>
        <w:pStyle w:val="Infobox"/>
      </w:pPr>
      <w:r>
        <w:t>Cold-duct minimum control logic is the most conventional, but least efficient, dual-duct control strategy. It ensures ventilation rates without Standard 62.1-2016 generalized multiple spaces considerations, because only the cold duct has ventilation air with DFDD systems.</w:t>
      </w:r>
    </w:p>
    <w:p w14:paraId="4F2485FD" w14:textId="77777777" w:rsidR="009045A3" w:rsidRDefault="009045A3" w:rsidP="00FB4192">
      <w:pPr>
        <w:pStyle w:val="Infobox"/>
      </w:pPr>
      <w:r>
        <w:t>This strategy uses dual airflow sensors, one at each inlet. It may be used with or without DCV.</w:t>
      </w:r>
    </w:p>
    <w:p w14:paraId="47351858" w14:textId="15ABA320" w:rsidR="009045A3" w:rsidRDefault="009045A3" w:rsidP="00FB4192">
      <w:pPr>
        <w:pStyle w:val="Infobox"/>
      </w:pPr>
      <w:r>
        <w:t>The designer must ensure that the minimum and heating maximum sum to less than the cooling maximum to avoid oversupplying the diffusers.</w:t>
      </w:r>
    </w:p>
    <w:p w14:paraId="5AF3D536" w14:textId="510984D2" w:rsidR="009045A3" w:rsidRDefault="009045A3" w:rsidP="0087618D">
      <w:pPr>
        <w:pStyle w:val="Heading3"/>
      </w:pPr>
      <w:r>
        <w:t xml:space="preserve">See “Generic Thermal Zones” (Section </w:t>
      </w:r>
      <w:r w:rsidR="00CA5DFF">
        <w:rPr>
          <w:rFonts w:cs="Times New Roman PS MT"/>
          <w:bCs/>
          <w:szCs w:val="20"/>
        </w:rPr>
        <w:fldChar w:fldCharType="begin"/>
      </w:r>
      <w:r w:rsidR="00CA5DFF">
        <w:rPr>
          <w:rFonts w:cs="Times New Roman PS MT"/>
          <w:bCs/>
          <w:szCs w:val="20"/>
        </w:rPr>
        <w:instrText xml:space="preserve"> REF _Ref495830888 \w \h </w:instrText>
      </w:r>
      <w:r w:rsidR="00CA5DFF">
        <w:rPr>
          <w:rFonts w:cs="Times New Roman PS MT"/>
          <w:bCs/>
          <w:szCs w:val="20"/>
        </w:rPr>
      </w:r>
      <w:r w:rsidR="00CA5DFF">
        <w:rPr>
          <w:rFonts w:cs="Times New Roman PS MT"/>
          <w:bCs/>
          <w:szCs w:val="20"/>
        </w:rPr>
        <w:fldChar w:fldCharType="separate"/>
      </w:r>
      <w:r w:rsidR="0037258A">
        <w:rPr>
          <w:rFonts w:cs="Times New Roman PS MT"/>
          <w:bCs/>
          <w:szCs w:val="20"/>
        </w:rPr>
        <w:t>5.2.2.3</w:t>
      </w:r>
      <w:r w:rsidR="00CA5DFF">
        <w:rPr>
          <w:rFonts w:cs="Times New Roman PS MT"/>
          <w:bCs/>
          <w:szCs w:val="20"/>
        </w:rPr>
        <w:fldChar w:fldCharType="end"/>
      </w:r>
      <w:r>
        <w:t xml:space="preserve">) for </w:t>
      </w:r>
      <w:r w:rsidR="00D21A33">
        <w:t>setpoint</w:t>
      </w:r>
      <w:r>
        <w:t xml:space="preserve">s, loops, control modes, alarms, etc. </w:t>
      </w:r>
    </w:p>
    <w:p w14:paraId="57477260" w14:textId="2FBBD35A" w:rsidR="009045A3" w:rsidRDefault="009045A3" w:rsidP="0087618D">
      <w:pPr>
        <w:pStyle w:val="Heading3"/>
      </w:pPr>
      <w:r>
        <w:t xml:space="preserve">See “Generic Ventilation Zones” (Section </w:t>
      </w:r>
      <w:r w:rsidR="00CA5DFF">
        <w:rPr>
          <w:rFonts w:cs="Times New Roman PS MT"/>
          <w:bCs/>
          <w:szCs w:val="20"/>
        </w:rPr>
        <w:fldChar w:fldCharType="begin"/>
      </w:r>
      <w:r w:rsidR="00CA5DFF">
        <w:rPr>
          <w:rFonts w:cs="Times New Roman PS MT"/>
          <w:bCs/>
          <w:szCs w:val="20"/>
        </w:rPr>
        <w:instrText xml:space="preserve"> REF _Ref38824255 \w \h </w:instrText>
      </w:r>
      <w:r w:rsidR="00CA5DFF">
        <w:rPr>
          <w:rFonts w:cs="Times New Roman PS MT"/>
          <w:bCs/>
          <w:szCs w:val="20"/>
        </w:rPr>
      </w:r>
      <w:r w:rsidR="00CA5DFF">
        <w:rPr>
          <w:rFonts w:cs="Times New Roman PS MT"/>
          <w:bCs/>
          <w:szCs w:val="20"/>
        </w:rPr>
        <w:fldChar w:fldCharType="separate"/>
      </w:r>
      <w:r w:rsidR="0037258A">
        <w:rPr>
          <w:rFonts w:cs="Times New Roman PS MT"/>
          <w:bCs/>
          <w:szCs w:val="20"/>
        </w:rPr>
        <w:t>5.2</w:t>
      </w:r>
      <w:r w:rsidR="00CA5DFF">
        <w:rPr>
          <w:rFonts w:cs="Times New Roman PS MT"/>
          <w:bCs/>
          <w:szCs w:val="20"/>
        </w:rPr>
        <w:fldChar w:fldCharType="end"/>
      </w:r>
      <w:r>
        <w:t>) for calculation of zone minimum outdoor airflow.</w:t>
      </w:r>
    </w:p>
    <w:p w14:paraId="6AFBAD15" w14:textId="6D3AD383" w:rsidR="009045A3" w:rsidRDefault="009045A3" w:rsidP="0087618D">
      <w:pPr>
        <w:pStyle w:val="Heading3"/>
      </w:pPr>
      <w:r>
        <w:t xml:space="preserve">See Section </w:t>
      </w:r>
      <w:r w:rsidR="001F5EDA">
        <w:fldChar w:fldCharType="begin"/>
      </w:r>
      <w:r w:rsidR="001F5EDA">
        <w:instrText xml:space="preserve"> REF _Ref495765575 \w \h </w:instrText>
      </w:r>
      <w:r w:rsidR="001F5EDA">
        <w:fldChar w:fldCharType="separate"/>
      </w:r>
      <w:r w:rsidR="0037258A">
        <w:t>3.1.2.7</w:t>
      </w:r>
      <w:r w:rsidR="001F5EDA">
        <w:fldChar w:fldCharType="end"/>
      </w:r>
      <w:r>
        <w:t xml:space="preserve"> for zone minimum airflow </w:t>
      </w:r>
      <w:r w:rsidR="00D21A33">
        <w:t>setpoint</w:t>
      </w:r>
      <w:r>
        <w:t xml:space="preserve"> </w:t>
      </w:r>
      <w:proofErr w:type="spellStart"/>
      <w:r>
        <w:t>Vmin</w:t>
      </w:r>
      <w:proofErr w:type="spellEnd"/>
      <w:r>
        <w:t xml:space="preserve">, zone maximum cooling airflow </w:t>
      </w:r>
      <w:r w:rsidR="00D21A33">
        <w:t>setpoint</w:t>
      </w:r>
      <w:r>
        <w:t xml:space="preserve"> </w:t>
      </w:r>
      <w:proofErr w:type="spellStart"/>
      <w:r>
        <w:t>Vcool</w:t>
      </w:r>
      <w:proofErr w:type="spellEnd"/>
      <w:r>
        <w:noBreakHyphen/>
        <w:t xml:space="preserve">max, and the zone maximum heating airflow </w:t>
      </w:r>
      <w:r w:rsidR="00D21A33">
        <w:t>setpoint</w:t>
      </w:r>
      <w:r>
        <w:t xml:space="preserve"> </w:t>
      </w:r>
      <w:proofErr w:type="spellStart"/>
      <w:r>
        <w:t>Vheat</w:t>
      </w:r>
      <w:proofErr w:type="spellEnd"/>
      <w:r>
        <w:t>-max.</w:t>
      </w:r>
    </w:p>
    <w:p w14:paraId="542BE129" w14:textId="6541A25E" w:rsidR="009045A3" w:rsidRDefault="009045A3" w:rsidP="0087618D">
      <w:pPr>
        <w:pStyle w:val="Heading3"/>
      </w:pPr>
      <w:r>
        <w:t xml:space="preserve">Active </w:t>
      </w:r>
      <w:r w:rsidR="009950EB" w:rsidRPr="009950EB">
        <w:t>endpoints used in the control logic depicted in Figure 5.1</w:t>
      </w:r>
      <w:r w:rsidR="009950EB">
        <w:t>4</w:t>
      </w:r>
      <w:r w:rsidR="009950EB" w:rsidRPr="009950EB">
        <w:t>.</w:t>
      </w:r>
      <w:r w:rsidR="009950EB">
        <w:t xml:space="preserve">5 </w:t>
      </w:r>
      <w:r>
        <w:t xml:space="preserve">shall vary depending on the mode of the </w:t>
      </w:r>
      <w:r w:rsidR="00D21A33">
        <w:t>Zone Group</w:t>
      </w:r>
      <w:r>
        <w:t xml:space="preserve"> the zone is a part of (see Table 5.14.4).</w:t>
      </w:r>
    </w:p>
    <w:tbl>
      <w:tblPr>
        <w:tblW w:w="9540" w:type="dxa"/>
        <w:tblLayout w:type="fixed"/>
        <w:tblCellMar>
          <w:top w:w="80" w:type="dxa"/>
          <w:left w:w="40" w:type="dxa"/>
          <w:bottom w:w="40" w:type="dxa"/>
          <w:right w:w="40" w:type="dxa"/>
        </w:tblCellMar>
        <w:tblLook w:val="0000" w:firstRow="0" w:lastRow="0" w:firstColumn="0" w:lastColumn="0" w:noHBand="0" w:noVBand="0"/>
      </w:tblPr>
      <w:tblGrid>
        <w:gridCol w:w="1800"/>
        <w:gridCol w:w="1400"/>
        <w:gridCol w:w="1400"/>
        <w:gridCol w:w="1250"/>
        <w:gridCol w:w="1260"/>
        <w:gridCol w:w="1260"/>
        <w:gridCol w:w="1170"/>
      </w:tblGrid>
      <w:tr w:rsidR="003259B2" w14:paraId="7D6B5EBA" w14:textId="77777777" w:rsidTr="005054F8">
        <w:tc>
          <w:tcPr>
            <w:tcW w:w="9540" w:type="dxa"/>
            <w:gridSpan w:val="7"/>
            <w:tcBorders>
              <w:top w:val="nil"/>
              <w:left w:val="nil"/>
              <w:bottom w:val="nil"/>
              <w:right w:val="nil"/>
            </w:tcBorders>
            <w:tcMar>
              <w:top w:w="80" w:type="dxa"/>
              <w:left w:w="40" w:type="dxa"/>
              <w:bottom w:w="40" w:type="dxa"/>
              <w:right w:w="40" w:type="dxa"/>
            </w:tcMar>
            <w:vAlign w:val="center"/>
          </w:tcPr>
          <w:p w14:paraId="41AF4EB5" w14:textId="4A88B330" w:rsidR="003259B2" w:rsidRPr="00EA594F" w:rsidRDefault="00F93BCF" w:rsidP="00122D20">
            <w:pPr>
              <w:pStyle w:val="TableTitle"/>
              <w:rPr>
                <w:sz w:val="16"/>
                <w:szCs w:val="16"/>
              </w:rPr>
            </w:pPr>
            <w:r>
              <w:t xml:space="preserve">Table 5.14.4 </w:t>
            </w:r>
            <w:r w:rsidR="00BD45D7">
              <w:t>Endpoints</w:t>
            </w:r>
            <w:r w:rsidR="003259B2">
              <w:t xml:space="preserve"> as a Function of </w:t>
            </w:r>
            <w:r w:rsidR="00D21A33">
              <w:t>Zone Group</w:t>
            </w:r>
            <w:r w:rsidR="003259B2">
              <w:t xml:space="preserve"> Mode</w:t>
            </w:r>
          </w:p>
        </w:tc>
      </w:tr>
      <w:tr w:rsidR="003259B2" w14:paraId="18682047" w14:textId="77777777" w:rsidTr="005054F8">
        <w:trPr>
          <w:trHeight w:val="360"/>
        </w:trPr>
        <w:tc>
          <w:tcPr>
            <w:tcW w:w="1800" w:type="dxa"/>
            <w:tcBorders>
              <w:top w:val="single" w:sz="16" w:space="0" w:color="000000"/>
              <w:left w:val="nil"/>
              <w:bottom w:val="single" w:sz="16" w:space="0" w:color="000000"/>
              <w:right w:val="single" w:sz="3" w:space="0" w:color="000000"/>
            </w:tcBorders>
            <w:tcMar>
              <w:top w:w="110" w:type="dxa"/>
              <w:left w:w="80" w:type="dxa"/>
              <w:bottom w:w="70" w:type="dxa"/>
              <w:right w:w="40" w:type="dxa"/>
            </w:tcMar>
            <w:vAlign w:val="bottom"/>
          </w:tcPr>
          <w:p w14:paraId="1B1DF1C5" w14:textId="31618860" w:rsidR="003259B2" w:rsidRDefault="00D21A33" w:rsidP="00B37EF3">
            <w:pPr>
              <w:pStyle w:val="HeadingRunIn"/>
            </w:pPr>
            <w:r>
              <w:t>Setpoint</w:t>
            </w:r>
          </w:p>
        </w:tc>
        <w:tc>
          <w:tcPr>
            <w:tcW w:w="140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66D0D121" w14:textId="77777777" w:rsidR="003259B2" w:rsidRDefault="003259B2" w:rsidP="00B37EF3">
            <w:pPr>
              <w:pStyle w:val="HeadingRunIn"/>
            </w:pPr>
            <w:r>
              <w:t>Occupied</w:t>
            </w:r>
          </w:p>
        </w:tc>
        <w:tc>
          <w:tcPr>
            <w:tcW w:w="140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73F3D286" w14:textId="77777777" w:rsidR="003259B2" w:rsidRDefault="003259B2" w:rsidP="00B37EF3">
            <w:pPr>
              <w:pStyle w:val="HeadingRunIn"/>
            </w:pPr>
            <w:r>
              <w:t>Cooldown</w:t>
            </w:r>
          </w:p>
        </w:tc>
        <w:tc>
          <w:tcPr>
            <w:tcW w:w="125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6BE06254" w14:textId="77777777" w:rsidR="003259B2" w:rsidRDefault="003259B2" w:rsidP="00B37EF3">
            <w:pPr>
              <w:pStyle w:val="HeadingRunIn"/>
            </w:pPr>
            <w:r>
              <w:t>Setup</w:t>
            </w:r>
          </w:p>
        </w:tc>
        <w:tc>
          <w:tcPr>
            <w:tcW w:w="126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1A290FE7" w14:textId="3F3212BD" w:rsidR="003259B2" w:rsidRDefault="005474F7" w:rsidP="00B37EF3">
            <w:pPr>
              <w:pStyle w:val="HeadingRunIn"/>
            </w:pPr>
            <w:r>
              <w:t>Warmup</w:t>
            </w:r>
          </w:p>
        </w:tc>
        <w:tc>
          <w:tcPr>
            <w:tcW w:w="126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3453CD3C" w14:textId="77777777" w:rsidR="003259B2" w:rsidRDefault="003259B2" w:rsidP="00B37EF3">
            <w:pPr>
              <w:pStyle w:val="HeadingRunIn"/>
            </w:pPr>
            <w:r>
              <w:t>Setback</w:t>
            </w:r>
          </w:p>
        </w:tc>
        <w:tc>
          <w:tcPr>
            <w:tcW w:w="1170" w:type="dxa"/>
            <w:tcBorders>
              <w:top w:val="single" w:sz="16" w:space="0" w:color="000000"/>
              <w:left w:val="nil"/>
              <w:bottom w:val="single" w:sz="16" w:space="0" w:color="000000"/>
              <w:right w:val="nil"/>
            </w:tcBorders>
            <w:tcMar>
              <w:top w:w="110" w:type="dxa"/>
              <w:left w:w="80" w:type="dxa"/>
              <w:bottom w:w="70" w:type="dxa"/>
              <w:right w:w="40" w:type="dxa"/>
            </w:tcMar>
            <w:vAlign w:val="bottom"/>
          </w:tcPr>
          <w:p w14:paraId="0DF5591B" w14:textId="77777777" w:rsidR="003259B2" w:rsidRDefault="003259B2" w:rsidP="00B37EF3">
            <w:pPr>
              <w:pStyle w:val="HeadingRunIn"/>
            </w:pPr>
            <w:r>
              <w:t>Unoccupied</w:t>
            </w:r>
          </w:p>
        </w:tc>
      </w:tr>
      <w:tr w:rsidR="003259B2" w14:paraId="7F7400E4" w14:textId="77777777" w:rsidTr="005054F8">
        <w:trPr>
          <w:trHeight w:val="360"/>
        </w:trPr>
        <w:tc>
          <w:tcPr>
            <w:tcW w:w="1800" w:type="dxa"/>
            <w:tcBorders>
              <w:top w:val="double" w:sz="4" w:space="0" w:color="000000"/>
              <w:left w:val="nil"/>
              <w:bottom w:val="nil"/>
              <w:right w:val="single" w:sz="3" w:space="0" w:color="000000"/>
            </w:tcBorders>
            <w:tcMar>
              <w:top w:w="110" w:type="dxa"/>
              <w:left w:w="80" w:type="dxa"/>
              <w:bottom w:w="70" w:type="dxa"/>
              <w:right w:w="40" w:type="dxa"/>
            </w:tcMar>
          </w:tcPr>
          <w:p w14:paraId="6DAAF17F" w14:textId="77777777" w:rsidR="003259B2" w:rsidRPr="00BC7581" w:rsidRDefault="003259B2" w:rsidP="00B37EF3">
            <w:pPr>
              <w:pStyle w:val="HeadingRunIn"/>
            </w:pPr>
            <w:r w:rsidRPr="00BC7581">
              <w:t>Cooling maximum</w:t>
            </w:r>
          </w:p>
        </w:tc>
        <w:tc>
          <w:tcPr>
            <w:tcW w:w="140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51FF8DB2" w14:textId="77777777" w:rsidR="003259B2" w:rsidRPr="00BC7581" w:rsidRDefault="003259B2" w:rsidP="00B37EF3">
            <w:pPr>
              <w:pStyle w:val="HeadingRunIn"/>
            </w:pPr>
            <w:proofErr w:type="spellStart"/>
            <w:r w:rsidRPr="00BC7581">
              <w:t>Vcool</w:t>
            </w:r>
            <w:proofErr w:type="spellEnd"/>
            <w:r w:rsidRPr="00BC7581">
              <w:t>-max</w:t>
            </w:r>
          </w:p>
        </w:tc>
        <w:tc>
          <w:tcPr>
            <w:tcW w:w="140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53EBC98B" w14:textId="77777777" w:rsidR="003259B2" w:rsidRPr="00BC7581" w:rsidRDefault="003259B2" w:rsidP="00B37EF3">
            <w:pPr>
              <w:pStyle w:val="HeadingRunIn"/>
            </w:pPr>
            <w:proofErr w:type="spellStart"/>
            <w:r w:rsidRPr="00BC7581">
              <w:t>Vcool</w:t>
            </w:r>
            <w:proofErr w:type="spellEnd"/>
            <w:r w:rsidRPr="00BC7581">
              <w:t>-max</w:t>
            </w:r>
          </w:p>
        </w:tc>
        <w:tc>
          <w:tcPr>
            <w:tcW w:w="125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179FB835" w14:textId="77777777" w:rsidR="003259B2" w:rsidRPr="00BC7581" w:rsidRDefault="003259B2" w:rsidP="00B37EF3">
            <w:pPr>
              <w:pStyle w:val="HeadingRunIn"/>
            </w:pPr>
            <w:proofErr w:type="spellStart"/>
            <w:r w:rsidRPr="00BC7581">
              <w:t>Vcool</w:t>
            </w:r>
            <w:proofErr w:type="spellEnd"/>
            <w:r w:rsidRPr="00BC7581">
              <w:t>-max</w:t>
            </w:r>
          </w:p>
        </w:tc>
        <w:tc>
          <w:tcPr>
            <w:tcW w:w="126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656A9382" w14:textId="77777777" w:rsidR="003259B2" w:rsidRPr="00BC7581" w:rsidRDefault="003259B2" w:rsidP="00B37EF3">
            <w:pPr>
              <w:pStyle w:val="HeadingRunIn"/>
            </w:pPr>
            <w:r w:rsidRPr="00BC7581">
              <w:t>0</w:t>
            </w:r>
          </w:p>
        </w:tc>
        <w:tc>
          <w:tcPr>
            <w:tcW w:w="126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44A9BC4A" w14:textId="77777777" w:rsidR="003259B2" w:rsidRPr="00BC7581" w:rsidRDefault="003259B2" w:rsidP="00B37EF3">
            <w:pPr>
              <w:pStyle w:val="HeadingRunIn"/>
            </w:pPr>
            <w:r w:rsidRPr="00BC7581">
              <w:t>0</w:t>
            </w:r>
          </w:p>
        </w:tc>
        <w:tc>
          <w:tcPr>
            <w:tcW w:w="1170" w:type="dxa"/>
            <w:tcBorders>
              <w:top w:val="double" w:sz="4" w:space="0" w:color="000000"/>
              <w:left w:val="nil"/>
              <w:bottom w:val="nil"/>
              <w:right w:val="nil"/>
            </w:tcBorders>
            <w:tcMar>
              <w:top w:w="110" w:type="dxa"/>
              <w:left w:w="80" w:type="dxa"/>
              <w:bottom w:w="70" w:type="dxa"/>
              <w:right w:w="40" w:type="dxa"/>
            </w:tcMar>
          </w:tcPr>
          <w:p w14:paraId="3EA94976" w14:textId="77777777" w:rsidR="003259B2" w:rsidRPr="00BC7581" w:rsidRDefault="003259B2" w:rsidP="00B37EF3">
            <w:pPr>
              <w:pStyle w:val="HeadingRunIn"/>
            </w:pPr>
            <w:r w:rsidRPr="00BC7581">
              <w:t>0</w:t>
            </w:r>
          </w:p>
        </w:tc>
      </w:tr>
      <w:tr w:rsidR="003259B2" w14:paraId="658C72FC" w14:textId="77777777" w:rsidTr="005054F8">
        <w:trPr>
          <w:trHeight w:val="360"/>
        </w:trPr>
        <w:tc>
          <w:tcPr>
            <w:tcW w:w="1800" w:type="dxa"/>
            <w:tcBorders>
              <w:top w:val="single" w:sz="3" w:space="0" w:color="000000"/>
              <w:left w:val="nil"/>
              <w:bottom w:val="single" w:sz="3" w:space="0" w:color="000000"/>
              <w:right w:val="single" w:sz="3" w:space="0" w:color="000000"/>
            </w:tcBorders>
            <w:tcMar>
              <w:top w:w="110" w:type="dxa"/>
              <w:left w:w="80" w:type="dxa"/>
              <w:bottom w:w="70" w:type="dxa"/>
              <w:right w:w="40" w:type="dxa"/>
            </w:tcMar>
          </w:tcPr>
          <w:p w14:paraId="2053208B" w14:textId="77777777" w:rsidR="003259B2" w:rsidRPr="00BC7581" w:rsidRDefault="003259B2" w:rsidP="00B37EF3">
            <w:pPr>
              <w:pStyle w:val="HeadingRunIn"/>
            </w:pPr>
            <w:r w:rsidRPr="00BC7581">
              <w:t>Minimum</w:t>
            </w:r>
          </w:p>
        </w:tc>
        <w:tc>
          <w:tcPr>
            <w:tcW w:w="140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301435C3" w14:textId="77777777" w:rsidR="003259B2" w:rsidRPr="00BC7581" w:rsidRDefault="003259B2" w:rsidP="00B37EF3">
            <w:pPr>
              <w:pStyle w:val="HeadingRunIn"/>
            </w:pPr>
            <w:proofErr w:type="spellStart"/>
            <w:r w:rsidRPr="00BC7581">
              <w:t>Vmin</w:t>
            </w:r>
            <w:proofErr w:type="spellEnd"/>
            <w:r w:rsidRPr="00BC7581">
              <w:t>*</w:t>
            </w:r>
          </w:p>
        </w:tc>
        <w:tc>
          <w:tcPr>
            <w:tcW w:w="140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125F3556" w14:textId="77777777" w:rsidR="003259B2" w:rsidRPr="00BC7581" w:rsidRDefault="003259B2" w:rsidP="00B37EF3">
            <w:pPr>
              <w:pStyle w:val="HeadingRunIn"/>
            </w:pPr>
            <w:r w:rsidRPr="00BC7581">
              <w:t>0</w:t>
            </w:r>
          </w:p>
        </w:tc>
        <w:tc>
          <w:tcPr>
            <w:tcW w:w="125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698DE042" w14:textId="77777777" w:rsidR="003259B2" w:rsidRPr="00BC7581" w:rsidRDefault="003259B2" w:rsidP="00B37EF3">
            <w:pPr>
              <w:pStyle w:val="HeadingRunIn"/>
            </w:pPr>
            <w:r w:rsidRPr="00BC7581">
              <w:t>0</w:t>
            </w:r>
          </w:p>
        </w:tc>
        <w:tc>
          <w:tcPr>
            <w:tcW w:w="126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02E130C7" w14:textId="77777777" w:rsidR="003259B2" w:rsidRPr="00BC7581" w:rsidRDefault="003259B2" w:rsidP="00B37EF3">
            <w:pPr>
              <w:pStyle w:val="HeadingRunIn"/>
            </w:pPr>
            <w:r w:rsidRPr="00BC7581">
              <w:t>0</w:t>
            </w:r>
          </w:p>
        </w:tc>
        <w:tc>
          <w:tcPr>
            <w:tcW w:w="126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1418EBE2" w14:textId="77777777" w:rsidR="003259B2" w:rsidRPr="00BC7581" w:rsidRDefault="003259B2" w:rsidP="00B37EF3">
            <w:pPr>
              <w:pStyle w:val="HeadingRunIn"/>
            </w:pPr>
            <w:r w:rsidRPr="00BC7581">
              <w:t>0</w:t>
            </w:r>
          </w:p>
        </w:tc>
        <w:tc>
          <w:tcPr>
            <w:tcW w:w="1170" w:type="dxa"/>
            <w:tcBorders>
              <w:top w:val="single" w:sz="3" w:space="0" w:color="000000"/>
              <w:left w:val="nil"/>
              <w:bottom w:val="single" w:sz="3" w:space="0" w:color="000000"/>
              <w:right w:val="nil"/>
            </w:tcBorders>
            <w:tcMar>
              <w:top w:w="110" w:type="dxa"/>
              <w:left w:w="80" w:type="dxa"/>
              <w:bottom w:w="70" w:type="dxa"/>
              <w:right w:w="40" w:type="dxa"/>
            </w:tcMar>
          </w:tcPr>
          <w:p w14:paraId="1B1DE950" w14:textId="77777777" w:rsidR="003259B2" w:rsidRPr="00BC7581" w:rsidRDefault="003259B2" w:rsidP="00B37EF3">
            <w:pPr>
              <w:pStyle w:val="HeadingRunIn"/>
            </w:pPr>
            <w:r w:rsidRPr="00BC7581">
              <w:t>0</w:t>
            </w:r>
          </w:p>
        </w:tc>
      </w:tr>
      <w:tr w:rsidR="003259B2" w14:paraId="16FCEE56" w14:textId="77777777" w:rsidTr="005054F8">
        <w:trPr>
          <w:trHeight w:val="360"/>
        </w:trPr>
        <w:tc>
          <w:tcPr>
            <w:tcW w:w="1800" w:type="dxa"/>
            <w:tcBorders>
              <w:top w:val="single" w:sz="3" w:space="0" w:color="000000"/>
              <w:left w:val="nil"/>
              <w:bottom w:val="single" w:sz="16" w:space="0" w:color="000000"/>
              <w:right w:val="single" w:sz="3" w:space="0" w:color="000000"/>
            </w:tcBorders>
            <w:tcMar>
              <w:top w:w="110" w:type="dxa"/>
              <w:left w:w="80" w:type="dxa"/>
              <w:bottom w:w="70" w:type="dxa"/>
              <w:right w:w="40" w:type="dxa"/>
            </w:tcMar>
          </w:tcPr>
          <w:p w14:paraId="58240DFA" w14:textId="77777777" w:rsidR="003259B2" w:rsidRPr="00BC7581" w:rsidRDefault="003259B2" w:rsidP="00B37EF3">
            <w:pPr>
              <w:pStyle w:val="HeadingRunIn"/>
            </w:pPr>
            <w:r w:rsidRPr="00BC7581">
              <w:t>Heating maximum</w:t>
            </w:r>
          </w:p>
        </w:tc>
        <w:tc>
          <w:tcPr>
            <w:tcW w:w="140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tcPr>
          <w:p w14:paraId="7A392741" w14:textId="77777777" w:rsidR="003259B2" w:rsidRPr="00BC7581" w:rsidRDefault="003259B2" w:rsidP="00B37EF3">
            <w:pPr>
              <w:pStyle w:val="HeadingRunIn"/>
            </w:pPr>
            <w:proofErr w:type="spellStart"/>
            <w:r w:rsidRPr="00BC7581">
              <w:t>Vheat</w:t>
            </w:r>
            <w:proofErr w:type="spellEnd"/>
            <w:r w:rsidRPr="00BC7581">
              <w:t>-max</w:t>
            </w:r>
          </w:p>
        </w:tc>
        <w:tc>
          <w:tcPr>
            <w:tcW w:w="140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tcPr>
          <w:p w14:paraId="7DA3D6FB" w14:textId="77777777" w:rsidR="003259B2" w:rsidRPr="00BC7581" w:rsidRDefault="003259B2" w:rsidP="00B37EF3">
            <w:pPr>
              <w:pStyle w:val="HeadingRunIn"/>
            </w:pPr>
            <w:r w:rsidRPr="00BC7581">
              <w:t>0</w:t>
            </w:r>
          </w:p>
        </w:tc>
        <w:tc>
          <w:tcPr>
            <w:tcW w:w="125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tcPr>
          <w:p w14:paraId="117B4A75" w14:textId="77777777" w:rsidR="003259B2" w:rsidRPr="00BC7581" w:rsidRDefault="003259B2" w:rsidP="00B37EF3">
            <w:pPr>
              <w:pStyle w:val="HeadingRunIn"/>
            </w:pPr>
            <w:r w:rsidRPr="00BC7581">
              <w:t>0</w:t>
            </w:r>
          </w:p>
        </w:tc>
        <w:tc>
          <w:tcPr>
            <w:tcW w:w="126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tcPr>
          <w:p w14:paraId="41E413F1" w14:textId="77777777" w:rsidR="003259B2" w:rsidRPr="00BC7581" w:rsidRDefault="003259B2" w:rsidP="00B37EF3">
            <w:pPr>
              <w:pStyle w:val="HeadingRunIn"/>
            </w:pPr>
            <w:proofErr w:type="spellStart"/>
            <w:r w:rsidRPr="00BC7581">
              <w:t>Vheat</w:t>
            </w:r>
            <w:proofErr w:type="spellEnd"/>
            <w:r w:rsidRPr="00BC7581">
              <w:t>-max</w:t>
            </w:r>
          </w:p>
        </w:tc>
        <w:tc>
          <w:tcPr>
            <w:tcW w:w="126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tcPr>
          <w:p w14:paraId="65DDC92F" w14:textId="77777777" w:rsidR="003259B2" w:rsidRPr="00BC7581" w:rsidRDefault="003259B2" w:rsidP="00B37EF3">
            <w:pPr>
              <w:pStyle w:val="HeadingRunIn"/>
            </w:pPr>
            <w:proofErr w:type="spellStart"/>
            <w:r w:rsidRPr="00BC7581">
              <w:t>Vheat</w:t>
            </w:r>
            <w:proofErr w:type="spellEnd"/>
            <w:r w:rsidRPr="00BC7581">
              <w:t>-max</w:t>
            </w:r>
          </w:p>
        </w:tc>
        <w:tc>
          <w:tcPr>
            <w:tcW w:w="1170" w:type="dxa"/>
            <w:tcBorders>
              <w:top w:val="single" w:sz="3" w:space="0" w:color="000000"/>
              <w:left w:val="nil"/>
              <w:bottom w:val="single" w:sz="16" w:space="0" w:color="000000"/>
              <w:right w:val="nil"/>
            </w:tcBorders>
            <w:tcMar>
              <w:top w:w="110" w:type="dxa"/>
              <w:left w:w="80" w:type="dxa"/>
              <w:bottom w:w="70" w:type="dxa"/>
              <w:right w:w="40" w:type="dxa"/>
            </w:tcMar>
          </w:tcPr>
          <w:p w14:paraId="087BF89A" w14:textId="77777777" w:rsidR="003259B2" w:rsidRPr="00BC7581" w:rsidRDefault="003259B2" w:rsidP="00B37EF3">
            <w:pPr>
              <w:pStyle w:val="HeadingRunIn"/>
            </w:pPr>
            <w:r w:rsidRPr="00BC7581">
              <w:t>0</w:t>
            </w:r>
          </w:p>
        </w:tc>
      </w:tr>
    </w:tbl>
    <w:p w14:paraId="00500A2D" w14:textId="77777777" w:rsidR="003259B2" w:rsidRPr="003259B2" w:rsidRDefault="003259B2" w:rsidP="003259B2"/>
    <w:p w14:paraId="3269B657" w14:textId="23BF8423" w:rsidR="009045A3" w:rsidRDefault="009045A3" w:rsidP="0087618D">
      <w:pPr>
        <w:pStyle w:val="Heading3"/>
      </w:pPr>
      <w:r>
        <w:t xml:space="preserve">Control logic is depicted schematically in Figure 5.14.5 and described in the following subsections. </w:t>
      </w:r>
    </w:p>
    <w:p w14:paraId="569CE8AD" w14:textId="55AD5509" w:rsidR="003259B2" w:rsidRDefault="003259B2" w:rsidP="003259B2">
      <w:pPr>
        <w:jc w:val="center"/>
      </w:pPr>
      <w:r>
        <w:rPr>
          <w:noProof/>
        </w:rPr>
        <w:lastRenderedPageBreak/>
        <mc:AlternateContent>
          <mc:Choice Requires="wpc">
            <w:drawing>
              <wp:inline distT="0" distB="0" distL="0" distR="0" wp14:anchorId="5F3550B2" wp14:editId="10878B85">
                <wp:extent cx="5943600" cy="3475355"/>
                <wp:effectExtent l="0" t="0" r="0" b="29845"/>
                <wp:docPr id="392" name="Canvas 39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374" name="Line 137"/>
                        <wps:cNvCnPr>
                          <a:cxnSpLocks noChangeShapeType="1"/>
                        </wps:cNvCnPr>
                        <wps:spPr bwMode="auto">
                          <a:xfrm>
                            <a:off x="681990" y="0"/>
                            <a:ext cx="635" cy="3048635"/>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375" name="Line 138"/>
                        <wps:cNvCnPr>
                          <a:cxnSpLocks noChangeShapeType="1"/>
                        </wps:cNvCnPr>
                        <wps:spPr bwMode="auto">
                          <a:xfrm>
                            <a:off x="681990" y="3049905"/>
                            <a:ext cx="5088255" cy="635"/>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376" name="Line 139"/>
                        <wps:cNvCnPr>
                          <a:cxnSpLocks noChangeShapeType="1"/>
                        </wps:cNvCnPr>
                        <wps:spPr bwMode="auto">
                          <a:xfrm flipH="1">
                            <a:off x="682625" y="2371725"/>
                            <a:ext cx="2933065" cy="635"/>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77" name="Rectangle 140"/>
                        <wps:cNvSpPr>
                          <a:spLocks noChangeArrowheads="1"/>
                        </wps:cNvSpPr>
                        <wps:spPr bwMode="auto">
                          <a:xfrm>
                            <a:off x="1823719" y="1521460"/>
                            <a:ext cx="1190191" cy="3795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8073D8" w14:textId="601B8F09" w:rsidR="00D878EF" w:rsidRPr="00490ACC" w:rsidRDefault="00D878EF" w:rsidP="003259B2">
                              <w:pPr>
                                <w:pStyle w:val="NoSpacing"/>
                                <w:rPr>
                                  <w:rFonts w:cs="Arial"/>
                                  <w:sz w:val="24"/>
                                  <w:szCs w:val="24"/>
                                </w:rPr>
                              </w:pPr>
                              <w:r>
                                <w:t xml:space="preserve">Active </w:t>
                              </w:r>
                              <w:r w:rsidRPr="00490ACC">
                                <w:t>Hot Duct Airflow</w:t>
                              </w:r>
                              <w:r>
                                <w:t xml:space="preserve"> Set Point</w:t>
                              </w:r>
                            </w:p>
                          </w:txbxContent>
                        </wps:txbx>
                        <wps:bodyPr rot="0" vert="horz" wrap="square" lIns="0" tIns="0" rIns="0" bIns="0" anchor="t" anchorCtr="0" upright="1">
                          <a:noAutofit/>
                        </wps:bodyPr>
                      </wps:wsp>
                      <wps:wsp>
                        <wps:cNvPr id="378" name="Rectangle 141"/>
                        <wps:cNvSpPr>
                          <a:spLocks noChangeArrowheads="1"/>
                        </wps:cNvSpPr>
                        <wps:spPr bwMode="auto">
                          <a:xfrm>
                            <a:off x="0" y="1033145"/>
                            <a:ext cx="629285" cy="348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E8F8F1" w14:textId="77777777" w:rsidR="00D878EF" w:rsidRPr="00490ACC" w:rsidRDefault="00D878EF" w:rsidP="003259B2">
                              <w:pPr>
                                <w:pStyle w:val="NoSpacing"/>
                                <w:jc w:val="right"/>
                                <w:rPr>
                                  <w:rFonts w:cs="Arial"/>
                                  <w:sz w:val="24"/>
                                  <w:szCs w:val="24"/>
                                </w:rPr>
                              </w:pPr>
                              <w:r w:rsidRPr="00490ACC">
                                <w:t>Heating Maximum</w:t>
                              </w:r>
                            </w:p>
                          </w:txbxContent>
                        </wps:txbx>
                        <wps:bodyPr rot="0" vert="horz" wrap="square" lIns="0" tIns="0" rIns="0" bIns="0" anchor="t" anchorCtr="0" upright="1">
                          <a:noAutofit/>
                        </wps:bodyPr>
                      </wps:wsp>
                      <wps:wsp>
                        <wps:cNvPr id="379" name="Line 142"/>
                        <wps:cNvCnPr>
                          <a:cxnSpLocks noChangeShapeType="1"/>
                        </wps:cNvCnPr>
                        <wps:spPr bwMode="auto">
                          <a:xfrm>
                            <a:off x="647700" y="3407410"/>
                            <a:ext cx="2241550" cy="635"/>
                          </a:xfrm>
                          <a:prstGeom prst="line">
                            <a:avLst/>
                          </a:prstGeom>
                          <a:noFill/>
                          <a:ln w="9525">
                            <a:solidFill>
                              <a:srgbClr val="000000"/>
                            </a:solidFill>
                            <a:round/>
                            <a:headEnd type="triangle" w="med" len="med"/>
                            <a:tailEnd type="oval" w="med" len="med"/>
                          </a:ln>
                          <a:extLst>
                            <a:ext uri="{909E8E84-426E-40DD-AFC4-6F175D3DCCD1}">
                              <a14:hiddenFill xmlns:a14="http://schemas.microsoft.com/office/drawing/2010/main">
                                <a:noFill/>
                              </a14:hiddenFill>
                            </a:ext>
                          </a:extLst>
                        </wps:spPr>
                        <wps:bodyPr/>
                      </wps:wsp>
                      <wps:wsp>
                        <wps:cNvPr id="380" name="Rectangle 143"/>
                        <wps:cNvSpPr>
                          <a:spLocks noChangeArrowheads="1"/>
                        </wps:cNvSpPr>
                        <wps:spPr bwMode="auto">
                          <a:xfrm>
                            <a:off x="964565" y="3143250"/>
                            <a:ext cx="1795780" cy="332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A2F65C" w14:textId="6D6784D3" w:rsidR="00D878EF" w:rsidRPr="00490ACC" w:rsidRDefault="00D878EF" w:rsidP="003259B2">
                              <w:pPr>
                                <w:pStyle w:val="NoSpacing"/>
                                <w:jc w:val="center"/>
                                <w:rPr>
                                  <w:rFonts w:cs="Arial"/>
                                  <w:sz w:val="24"/>
                                  <w:szCs w:val="24"/>
                                </w:rPr>
                              </w:pPr>
                              <w:r>
                                <w:t>Heating Loop</w:t>
                              </w:r>
                              <w:r w:rsidRPr="00490ACC">
                                <w:t xml:space="preserve"> Signal</w:t>
                              </w:r>
                            </w:p>
                          </w:txbxContent>
                        </wps:txbx>
                        <wps:bodyPr rot="0" vert="horz" wrap="square" lIns="0" tIns="0" rIns="0" bIns="0" anchor="t" anchorCtr="0" upright="1">
                          <a:noAutofit/>
                        </wps:bodyPr>
                      </wps:wsp>
                      <wps:wsp>
                        <wps:cNvPr id="381" name="Rectangle 144"/>
                        <wps:cNvSpPr>
                          <a:spLocks noChangeArrowheads="1"/>
                        </wps:cNvSpPr>
                        <wps:spPr bwMode="auto">
                          <a:xfrm>
                            <a:off x="3892550" y="3143250"/>
                            <a:ext cx="1650365" cy="332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D22C32" w14:textId="009E8A3C" w:rsidR="00D878EF" w:rsidRPr="00490ACC" w:rsidRDefault="00D878EF" w:rsidP="003259B2">
                              <w:pPr>
                                <w:pStyle w:val="NoSpacing"/>
                                <w:jc w:val="center"/>
                                <w:rPr>
                                  <w:rFonts w:cs="Arial"/>
                                  <w:sz w:val="24"/>
                                  <w:szCs w:val="24"/>
                                </w:rPr>
                              </w:pPr>
                              <w:r>
                                <w:t>Cooling Loop</w:t>
                              </w:r>
                              <w:r w:rsidRPr="00490ACC">
                                <w:t xml:space="preserve"> Signal</w:t>
                              </w:r>
                            </w:p>
                          </w:txbxContent>
                        </wps:txbx>
                        <wps:bodyPr rot="0" vert="horz" wrap="square" lIns="0" tIns="0" rIns="0" bIns="0" anchor="t" anchorCtr="0" upright="1">
                          <a:noAutofit/>
                        </wps:bodyPr>
                      </wps:wsp>
                      <wps:wsp>
                        <wps:cNvPr id="382" name="Line 145"/>
                        <wps:cNvCnPr>
                          <a:cxnSpLocks noChangeShapeType="1"/>
                        </wps:cNvCnPr>
                        <wps:spPr bwMode="auto">
                          <a:xfrm>
                            <a:off x="3615690" y="3414395"/>
                            <a:ext cx="2188845" cy="635"/>
                          </a:xfrm>
                          <a:prstGeom prst="line">
                            <a:avLst/>
                          </a:prstGeom>
                          <a:noFill/>
                          <a:ln w="9525">
                            <a:solidFill>
                              <a:srgbClr val="00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383" name="Line 146"/>
                        <wps:cNvCnPr>
                          <a:cxnSpLocks noChangeShapeType="1"/>
                        </wps:cNvCnPr>
                        <wps:spPr bwMode="auto">
                          <a:xfrm>
                            <a:off x="697865" y="1171575"/>
                            <a:ext cx="2191385" cy="1877060"/>
                          </a:xfrm>
                          <a:prstGeom prst="line">
                            <a:avLst/>
                          </a:prstGeom>
                          <a:noFill/>
                          <a:ln w="12700">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384" name="Text Box 147"/>
                        <wps:cNvSpPr txBox="1">
                          <a:spLocks noChangeArrowheads="1"/>
                        </wps:cNvSpPr>
                        <wps:spPr bwMode="auto">
                          <a:xfrm>
                            <a:off x="4608830" y="2092960"/>
                            <a:ext cx="1259840" cy="3855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FF64EE8" w14:textId="71FF85CE" w:rsidR="00D878EF" w:rsidRDefault="00D878EF" w:rsidP="003259B2">
                              <w:pPr>
                                <w:pStyle w:val="NoSpacing"/>
                              </w:pPr>
                              <w:r>
                                <w:t>Active Cold Duct Airflow Set Point</w:t>
                              </w:r>
                            </w:p>
                          </w:txbxContent>
                        </wps:txbx>
                        <wps:bodyPr rot="0" vert="horz" wrap="square" lIns="91440" tIns="45720" rIns="91440" bIns="45720" anchor="t" anchorCtr="0" upright="1">
                          <a:noAutofit/>
                        </wps:bodyPr>
                      </wps:wsp>
                      <wps:wsp>
                        <wps:cNvPr id="385" name="Line 148"/>
                        <wps:cNvCnPr>
                          <a:cxnSpLocks noChangeShapeType="1"/>
                        </wps:cNvCnPr>
                        <wps:spPr bwMode="auto">
                          <a:xfrm flipH="1" flipV="1">
                            <a:off x="4386580" y="1557020"/>
                            <a:ext cx="309245" cy="58801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86" name="Line 149"/>
                        <wps:cNvCnPr>
                          <a:cxnSpLocks noChangeShapeType="1"/>
                        </wps:cNvCnPr>
                        <wps:spPr bwMode="auto">
                          <a:xfrm flipH="1">
                            <a:off x="3615690" y="123825"/>
                            <a:ext cx="2144395" cy="224917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87" name="Line 150"/>
                        <wps:cNvCnPr>
                          <a:cxnSpLocks noChangeShapeType="1"/>
                        </wps:cNvCnPr>
                        <wps:spPr bwMode="auto">
                          <a:xfrm flipH="1">
                            <a:off x="1511300" y="1691005"/>
                            <a:ext cx="312420" cy="15875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88" name="Text Box 151"/>
                        <wps:cNvSpPr txBox="1">
                          <a:spLocks noChangeArrowheads="1"/>
                        </wps:cNvSpPr>
                        <wps:spPr bwMode="auto">
                          <a:xfrm>
                            <a:off x="4500245" y="86995"/>
                            <a:ext cx="856615" cy="46164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73E04D5" w14:textId="77777777" w:rsidR="00D878EF" w:rsidRDefault="00D878EF" w:rsidP="003259B2">
                              <w:pPr>
                                <w:pStyle w:val="NoSpacing"/>
                                <w:jc w:val="right"/>
                              </w:pPr>
                              <w:r>
                                <w:t>Cooling Maximum</w:t>
                              </w:r>
                            </w:p>
                          </w:txbxContent>
                        </wps:txbx>
                        <wps:bodyPr rot="0" vert="horz" wrap="square" lIns="91440" tIns="45720" rIns="91440" bIns="45720" anchor="t" anchorCtr="0" upright="1">
                          <a:noAutofit/>
                        </wps:bodyPr>
                      </wps:wsp>
                      <wps:wsp>
                        <wps:cNvPr id="389" name="Text Box 152"/>
                        <wps:cNvSpPr txBox="1">
                          <a:spLocks noChangeArrowheads="1"/>
                        </wps:cNvSpPr>
                        <wps:spPr bwMode="auto">
                          <a:xfrm>
                            <a:off x="3402764" y="2665931"/>
                            <a:ext cx="1911985" cy="382704"/>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14C1E3F" w14:textId="2818E90D" w:rsidR="00D878EF" w:rsidRDefault="00D878EF" w:rsidP="003259B2">
                              <w:pPr>
                                <w:pStyle w:val="NoSpacing"/>
                              </w:pPr>
                              <w:r>
                                <w:t xml:space="preserve">Minimum </w:t>
                              </w:r>
                            </w:p>
                          </w:txbxContent>
                        </wps:txbx>
                        <wps:bodyPr rot="0" vert="horz" wrap="square" lIns="91440" tIns="45720" rIns="91440" bIns="45720" anchor="t" anchorCtr="0" upright="1">
                          <a:noAutofit/>
                        </wps:bodyPr>
                      </wps:wsp>
                      <wps:wsp>
                        <wps:cNvPr id="390" name="Line 153"/>
                        <wps:cNvCnPr>
                          <a:cxnSpLocks noChangeShapeType="1"/>
                        </wps:cNvCnPr>
                        <wps:spPr bwMode="auto">
                          <a:xfrm flipH="1" flipV="1">
                            <a:off x="3141980" y="2374265"/>
                            <a:ext cx="302895" cy="3683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91" name="Rectangle 154"/>
                        <wps:cNvSpPr>
                          <a:spLocks noChangeArrowheads="1"/>
                        </wps:cNvSpPr>
                        <wps:spPr bwMode="auto">
                          <a:xfrm>
                            <a:off x="2775196" y="3134372"/>
                            <a:ext cx="939800" cy="332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311993" w14:textId="77777777" w:rsidR="00D878EF" w:rsidRPr="00490ACC" w:rsidRDefault="00D878EF" w:rsidP="003259B2">
                              <w:pPr>
                                <w:pStyle w:val="NoSpacing"/>
                                <w:jc w:val="center"/>
                                <w:rPr>
                                  <w:rFonts w:cs="Arial"/>
                                  <w:sz w:val="24"/>
                                  <w:szCs w:val="24"/>
                                </w:rPr>
                              </w:pPr>
                              <w:r w:rsidRPr="00490ACC">
                                <w:t>Deadband</w:t>
                              </w:r>
                            </w:p>
                          </w:txbxContent>
                        </wps:txbx>
                        <wps:bodyPr rot="0" vert="horz" wrap="square" lIns="0" tIns="0" rIns="0" bIns="0" anchor="t" anchorCtr="0" upright="1">
                          <a:noAutofit/>
                        </wps:bodyPr>
                      </wps:wsp>
                    </wpc:wpc>
                  </a:graphicData>
                </a:graphic>
              </wp:inline>
            </w:drawing>
          </mc:Choice>
          <mc:Fallback>
            <w:pict>
              <v:group w14:anchorId="5F3550B2" id="Canvas 392" o:spid="_x0000_s1387" editas="canvas" style="width:468pt;height:273.65pt;mso-position-horizontal-relative:char;mso-position-vertical-relative:line" coordsize="59436,347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">
                <v:shape id="_x0000_s1388" type="#_x0000_t75" style="position:absolute;width:59436;height:34753;visibility:visible;mso-wrap-style:square">
                  <v:fill o:detectmouseclick="t"/>
                  <v:path o:connecttype="none"/>
                </v:shape>
                <v:line id="Line 137" o:spid="_x0000_s1389" style="position:absolute;visibility:visible;mso-wrap-style:square" from="6819,0" to="6826,304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" strokeweight=".35mm"/>
                <v:line id="Line 138" o:spid="_x0000_s1390" style="position:absolute;visibility:visible;mso-wrap-style:square" from="6819,30499" to="57702,305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" strokeweight=".35mm"/>
                <v:line id="Line 139" o:spid="_x0000_s1391" style="position:absolute;flip:x;visibility:visible;mso-wrap-style:square" from="6826,23717" to="36156,237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" strokeweight="1pt"/>
                <v:rect id="Rectangle 140" o:spid="_x0000_s1392" style="position:absolute;left:18237;top:15214;width:11902;height:37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" filled="f" stroked="f">
                  <v:textbox inset="0,0,0,0">
                    <w:txbxContent>
                      <w:p w14:paraId="328073D8" w14:textId="601B8F09" w:rsidR="00D878EF" w:rsidRPr="00490ACC" w:rsidRDefault="00D878EF" w:rsidP="003259B2">
                        <w:pPr>
                          <w:pStyle w:val="NoSpacing"/>
                          <w:rPr>
                            <w:rFonts w:cs="Arial"/>
                            <w:sz w:val="24"/>
                            <w:szCs w:val="24"/>
                          </w:rPr>
                        </w:pPr>
                        <w:r>
                          <w:t xml:space="preserve">Active </w:t>
                        </w:r>
                        <w:r w:rsidRPr="00490ACC">
                          <w:t>Hot Duct Airflow</w:t>
                        </w:r>
                        <w:r>
                          <w:t xml:space="preserve"> Set Point</w:t>
                        </w:r>
                      </w:p>
                    </w:txbxContent>
                  </v:textbox>
                </v:rect>
                <v:rect id="Rectangle 141" o:spid="_x0000_s1393" style="position:absolute;top:10331;width:6292;height:3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" filled="f" stroked="f">
                  <v:textbox inset="0,0,0,0">
                    <w:txbxContent>
                      <w:p w14:paraId="04E8F8F1" w14:textId="77777777" w:rsidR="00D878EF" w:rsidRPr="00490ACC" w:rsidRDefault="00D878EF" w:rsidP="003259B2">
                        <w:pPr>
                          <w:pStyle w:val="NoSpacing"/>
                          <w:jc w:val="right"/>
                          <w:rPr>
                            <w:rFonts w:cs="Arial"/>
                            <w:sz w:val="24"/>
                            <w:szCs w:val="24"/>
                          </w:rPr>
                        </w:pPr>
                        <w:r w:rsidRPr="00490ACC">
                          <w:t>Heating Maximum</w:t>
                        </w:r>
                      </w:p>
                    </w:txbxContent>
                  </v:textbox>
                </v:rect>
                <v:line id="Line 142" o:spid="_x0000_s1394" style="position:absolute;visibility:visible;mso-wrap-style:square" from="6477,34074" to="28892,34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">
                  <v:stroke startarrow="block" endarrow="oval"/>
                </v:line>
                <v:rect id="Rectangle 143" o:spid="_x0000_s1395" style="position:absolute;left:9645;top:31432;width:17958;height:3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" filled="f" stroked="f">
                  <v:textbox inset="0,0,0,0">
                    <w:txbxContent>
                      <w:p w14:paraId="78A2F65C" w14:textId="6D6784D3" w:rsidR="00D878EF" w:rsidRPr="00490ACC" w:rsidRDefault="00D878EF" w:rsidP="003259B2">
                        <w:pPr>
                          <w:pStyle w:val="NoSpacing"/>
                          <w:jc w:val="center"/>
                          <w:rPr>
                            <w:rFonts w:cs="Arial"/>
                            <w:sz w:val="24"/>
                            <w:szCs w:val="24"/>
                          </w:rPr>
                        </w:pPr>
                        <w:r>
                          <w:t>Heating Loop</w:t>
                        </w:r>
                        <w:r w:rsidRPr="00490ACC">
                          <w:t xml:space="preserve"> Signal</w:t>
                        </w:r>
                      </w:p>
                    </w:txbxContent>
                  </v:textbox>
                </v:rect>
                <v:rect id="Rectangle 144" o:spid="_x0000_s1396" style="position:absolute;left:38925;top:31432;width:16504;height:3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" filled="f" stroked="f">
                  <v:textbox inset="0,0,0,0">
                    <w:txbxContent>
                      <w:p w14:paraId="1ED22C32" w14:textId="009E8A3C" w:rsidR="00D878EF" w:rsidRPr="00490ACC" w:rsidRDefault="00D878EF" w:rsidP="003259B2">
                        <w:pPr>
                          <w:pStyle w:val="NoSpacing"/>
                          <w:jc w:val="center"/>
                          <w:rPr>
                            <w:rFonts w:cs="Arial"/>
                            <w:sz w:val="24"/>
                            <w:szCs w:val="24"/>
                          </w:rPr>
                        </w:pPr>
                        <w:r>
                          <w:t>Cooling Loop</w:t>
                        </w:r>
                        <w:r w:rsidRPr="00490ACC">
                          <w:t xml:space="preserve"> Signal</w:t>
                        </w:r>
                      </w:p>
                    </w:txbxContent>
                  </v:textbox>
                </v:rect>
                <v:line id="Line 145" o:spid="_x0000_s1397" style="position:absolute;visibility:visible;mso-wrap-style:square" from="36156,34143" to="58045,341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">
                  <v:stroke startarrow="oval" endarrow="block"/>
                </v:line>
                <v:line id="Line 146" o:spid="_x0000_s1398" style="position:absolute;visibility:visible;mso-wrap-style:square" from="6978,11715" to="28892,304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" strokeweight="1pt">
                  <v:stroke dashstyle="dash"/>
                </v:line>
                <v:shape id="Text Box 147" o:spid="_x0000_s1399" type="#_x0000_t202" style="position:absolute;left:46088;top:20929;width:12598;height:38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" stroked="f">
                  <v:textbox>
                    <w:txbxContent>
                      <w:p w14:paraId="7FF64EE8" w14:textId="71FF85CE" w:rsidR="00D878EF" w:rsidRDefault="00D878EF" w:rsidP="003259B2">
                        <w:pPr>
                          <w:pStyle w:val="NoSpacing"/>
                        </w:pPr>
                        <w:r>
                          <w:t>Active Cold Duct Airflow Set Point</w:t>
                        </w:r>
                      </w:p>
                    </w:txbxContent>
                  </v:textbox>
                </v:shape>
                <v:line id="Line 148" o:spid="_x0000_s1400" style="position:absolute;flip:x y;visibility:visible;mso-wrap-style:square" from="43865,15570" to="46958,21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">
                  <v:stroke endarrow="block"/>
                </v:line>
                <v:line id="Line 149" o:spid="_x0000_s1401" style="position:absolute;flip:x;visibility:visible;mso-wrap-style:square" from="36156,1238" to="57600,237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" strokeweight="1pt"/>
                <v:line id="Line 150" o:spid="_x0000_s1402" style="position:absolute;flip:x;visibility:visible;mso-wrap-style:square" from="15113,16910" to="18237,184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">
                  <v:stroke endarrow="block"/>
                </v:line>
                <v:shape id="Text Box 151" o:spid="_x0000_s1403" type="#_x0000_t202" style="position:absolute;left:45002;top:869;width:8566;height:4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" stroked="f">
                  <v:fill opacity="0"/>
                  <v:textbox>
                    <w:txbxContent>
                      <w:p w14:paraId="273E04D5" w14:textId="77777777" w:rsidR="00D878EF" w:rsidRDefault="00D878EF" w:rsidP="003259B2">
                        <w:pPr>
                          <w:pStyle w:val="NoSpacing"/>
                          <w:jc w:val="right"/>
                        </w:pPr>
                        <w:r>
                          <w:t>Cooling Maximum</w:t>
                        </w:r>
                      </w:p>
                    </w:txbxContent>
                  </v:textbox>
                </v:shape>
                <v:shape id="Text Box 152" o:spid="_x0000_s1404" type="#_x0000_t202" style="position:absolute;left:34027;top:26659;width:19120;height:38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" stroked="f">
                  <v:fill opacity="0"/>
                  <v:textbox>
                    <w:txbxContent>
                      <w:p w14:paraId="114C1E3F" w14:textId="2818E90D" w:rsidR="00D878EF" w:rsidRDefault="00D878EF" w:rsidP="003259B2">
                        <w:pPr>
                          <w:pStyle w:val="NoSpacing"/>
                        </w:pPr>
                        <w:r>
                          <w:t xml:space="preserve">Minimum </w:t>
                        </w:r>
                      </w:p>
                    </w:txbxContent>
                  </v:textbox>
                </v:shape>
                <v:line id="Line 153" o:spid="_x0000_s1405" style="position:absolute;flip:x y;visibility:visible;mso-wrap-style:square" from="31419,23742" to="34448,274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">
                  <v:stroke endarrow="block"/>
                </v:line>
                <v:rect id="Rectangle 154" o:spid="_x0000_s1406" style="position:absolute;left:27751;top:31343;width:9398;height:3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" filled="f" stroked="f">
                  <v:textbox inset="0,0,0,0">
                    <w:txbxContent>
                      <w:p w14:paraId="30311993" w14:textId="77777777" w:rsidR="00D878EF" w:rsidRPr="00490ACC" w:rsidRDefault="00D878EF" w:rsidP="003259B2">
                        <w:pPr>
                          <w:pStyle w:val="NoSpacing"/>
                          <w:jc w:val="center"/>
                          <w:rPr>
                            <w:rFonts w:cs="Arial"/>
                            <w:sz w:val="24"/>
                            <w:szCs w:val="24"/>
                          </w:rPr>
                        </w:pPr>
                        <w:r w:rsidRPr="00490ACC">
                          <w:t>Deadband</w:t>
                        </w:r>
                      </w:p>
                    </w:txbxContent>
                  </v:textbox>
                </v:rect>
                <w10:anchorlock/>
              </v:group>
            </w:pict>
          </mc:Fallback>
        </mc:AlternateContent>
      </w:r>
    </w:p>
    <w:p w14:paraId="2D7C80AF" w14:textId="64645212" w:rsidR="003259B2" w:rsidRPr="003259B2" w:rsidRDefault="003259B2" w:rsidP="005054F8">
      <w:pPr>
        <w:pStyle w:val="FigureCaption"/>
      </w:pPr>
      <w:r w:rsidRPr="003259B2">
        <w:t>Figure 5.14.5 Control logic for mixing dual-duct VAV zone with cold-duct minimum.</w:t>
      </w:r>
    </w:p>
    <w:p w14:paraId="1C84F648" w14:textId="5F59B0FA" w:rsidR="009045A3" w:rsidRDefault="009045A3" w:rsidP="0087618D">
      <w:pPr>
        <w:pStyle w:val="Heading4"/>
      </w:pPr>
      <w:bookmarkStart w:id="5556" w:name="_Ref38868392"/>
      <w:r>
        <w:t>Temperature and Damper Control</w:t>
      </w:r>
      <w:bookmarkEnd w:id="5556"/>
    </w:p>
    <w:p w14:paraId="33E8F75B" w14:textId="154ABA8F" w:rsidR="009045A3" w:rsidRDefault="009045A3" w:rsidP="007C1423">
      <w:pPr>
        <w:pStyle w:val="Heading5"/>
      </w:pPr>
      <w:r>
        <w:t xml:space="preserve">When the </w:t>
      </w:r>
      <w:r w:rsidR="005474F7">
        <w:t>Zone State</w:t>
      </w:r>
      <w:r>
        <w:t xml:space="preserve"> is cooling, the </w:t>
      </w:r>
      <w:r w:rsidR="005474F7">
        <w:t>Cooling Loop</w:t>
      </w:r>
      <w:r>
        <w:t xml:space="preserve"> output shall reset the </w:t>
      </w:r>
      <w:r w:rsidR="009950EB">
        <w:t xml:space="preserve">active cold duct </w:t>
      </w:r>
      <w:r>
        <w:t xml:space="preserve">airflow </w:t>
      </w:r>
      <w:r w:rsidR="00D21A33">
        <w:t>setpoint</w:t>
      </w:r>
      <w:r>
        <w:t xml:space="preserve"> from the minimum </w:t>
      </w:r>
      <w:r w:rsidR="009950EB">
        <w:t xml:space="preserve">endpoint </w:t>
      </w:r>
      <w:r>
        <w:t xml:space="preserve">to cooling maximum </w:t>
      </w:r>
      <w:r w:rsidR="009950EB">
        <w:t>endpoint</w:t>
      </w:r>
      <w:r>
        <w:t xml:space="preserve">. The </w:t>
      </w:r>
      <w:r w:rsidR="009950EB">
        <w:t xml:space="preserve">cold duct </w:t>
      </w:r>
      <w:r>
        <w:t xml:space="preserve">damper shall be modulated by a control loop to maintain the measured </w:t>
      </w:r>
      <w:r w:rsidR="009950EB">
        <w:t xml:space="preserve">cold duct </w:t>
      </w:r>
      <w:r>
        <w:t xml:space="preserve">airflow at </w:t>
      </w:r>
      <w:r w:rsidR="009950EB">
        <w:t xml:space="preserve">the active cold duct airflow </w:t>
      </w:r>
      <w:r w:rsidR="00D21A33">
        <w:t>setpoint</w:t>
      </w:r>
      <w:r>
        <w:t xml:space="preserve">. The </w:t>
      </w:r>
      <w:r w:rsidR="009950EB">
        <w:t xml:space="preserve">hot duct </w:t>
      </w:r>
      <w:r>
        <w:t xml:space="preserve">damper shall be closed. </w:t>
      </w:r>
    </w:p>
    <w:p w14:paraId="0B6637AD" w14:textId="2F6479E9" w:rsidR="009045A3" w:rsidRDefault="009045A3" w:rsidP="007C1423">
      <w:pPr>
        <w:pStyle w:val="Heading6"/>
      </w:pPr>
      <w:r>
        <w:t>If cold</w:t>
      </w:r>
      <w:r w:rsidR="009950EB">
        <w:t xml:space="preserve"> duct</w:t>
      </w:r>
      <w:r>
        <w:t xml:space="preserve"> supply air temperature from air handler is greater than room temperature, </w:t>
      </w:r>
      <w:r w:rsidR="009950EB">
        <w:t xml:space="preserve">the active cold duct </w:t>
      </w:r>
      <w:r>
        <w:t xml:space="preserve">airflow </w:t>
      </w:r>
      <w:r w:rsidR="00D21A33">
        <w:t>setpoint</w:t>
      </w:r>
      <w:r>
        <w:t xml:space="preserve"> shall be no higher than the minimum</w:t>
      </w:r>
      <w:r w:rsidR="009950EB">
        <w:t xml:space="preserve"> endpoint</w:t>
      </w:r>
      <w:r>
        <w:t>.</w:t>
      </w:r>
    </w:p>
    <w:p w14:paraId="6B72A49D" w14:textId="502D8FFD" w:rsidR="009045A3" w:rsidRDefault="009045A3" w:rsidP="007C1423">
      <w:pPr>
        <w:pStyle w:val="Heading5"/>
      </w:pPr>
      <w:r>
        <w:t xml:space="preserve">When the </w:t>
      </w:r>
      <w:r w:rsidR="005474F7">
        <w:t>Zone State</w:t>
      </w:r>
      <w:r>
        <w:t xml:space="preserve"> is </w:t>
      </w:r>
      <w:proofErr w:type="spellStart"/>
      <w:r>
        <w:t>deadband</w:t>
      </w:r>
      <w:proofErr w:type="spellEnd"/>
      <w:r>
        <w:t xml:space="preserve">, the </w:t>
      </w:r>
      <w:r w:rsidR="009950EB">
        <w:t xml:space="preserve">active cold duct </w:t>
      </w:r>
      <w:r>
        <w:t xml:space="preserve">airflow </w:t>
      </w:r>
      <w:r w:rsidR="00D21A33">
        <w:t>setpoint</w:t>
      </w:r>
      <w:r>
        <w:t xml:space="preserve"> shall be the minimum </w:t>
      </w:r>
      <w:r w:rsidR="009950EB">
        <w:t>endpoint</w:t>
      </w:r>
      <w:r>
        <w:t xml:space="preserve">. The </w:t>
      </w:r>
      <w:r w:rsidR="009950EB">
        <w:t xml:space="preserve">cold duct </w:t>
      </w:r>
      <w:r>
        <w:t xml:space="preserve">damper shall be modulated by a control loop to maintain the measured </w:t>
      </w:r>
      <w:r w:rsidR="009950EB">
        <w:t xml:space="preserve">cold duct </w:t>
      </w:r>
      <w:r>
        <w:t xml:space="preserve">airflow at </w:t>
      </w:r>
      <w:r w:rsidR="009950EB">
        <w:t xml:space="preserve">the active cold duct airflow </w:t>
      </w:r>
      <w:r w:rsidR="00D21A33">
        <w:t>setpoint</w:t>
      </w:r>
      <w:r>
        <w:t xml:space="preserve">. The </w:t>
      </w:r>
      <w:r w:rsidR="009950EB">
        <w:t xml:space="preserve">hot duct </w:t>
      </w:r>
      <w:r>
        <w:t>damper shall be closed.</w:t>
      </w:r>
    </w:p>
    <w:p w14:paraId="282200CA" w14:textId="3633C7EB" w:rsidR="009045A3" w:rsidRDefault="009045A3" w:rsidP="007C1423">
      <w:pPr>
        <w:pStyle w:val="Heading5"/>
      </w:pPr>
      <w:r>
        <w:t xml:space="preserve">When the </w:t>
      </w:r>
      <w:r w:rsidR="005474F7">
        <w:t>Zone State</w:t>
      </w:r>
      <w:r>
        <w:t xml:space="preserve"> is heating:</w:t>
      </w:r>
    </w:p>
    <w:p w14:paraId="3B8512A2" w14:textId="2A551EF0" w:rsidR="009045A3" w:rsidRDefault="009045A3" w:rsidP="007C1423">
      <w:pPr>
        <w:pStyle w:val="Heading6"/>
      </w:pPr>
      <w:r>
        <w:t xml:space="preserve">The </w:t>
      </w:r>
      <w:r w:rsidR="005474F7">
        <w:t>Heating Loop</w:t>
      </w:r>
      <w:r>
        <w:t xml:space="preserve"> output shall reset the </w:t>
      </w:r>
      <w:r w:rsidR="009950EB">
        <w:t xml:space="preserve">active hot duct </w:t>
      </w:r>
      <w:r>
        <w:t xml:space="preserve">airflow </w:t>
      </w:r>
      <w:r w:rsidR="00D21A33">
        <w:t>setpoint</w:t>
      </w:r>
      <w:r>
        <w:t xml:space="preserve"> from zero to heating maximum </w:t>
      </w:r>
      <w:r w:rsidR="009950EB">
        <w:t>endpoint</w:t>
      </w:r>
      <w:r>
        <w:t xml:space="preserve">. The </w:t>
      </w:r>
      <w:r w:rsidR="009950EB">
        <w:t xml:space="preserve">hot duct </w:t>
      </w:r>
      <w:r>
        <w:t xml:space="preserve">damper shall be modulated by a control loop to maintain the measured </w:t>
      </w:r>
      <w:r w:rsidR="009950EB">
        <w:t xml:space="preserve">hot duct </w:t>
      </w:r>
      <w:r>
        <w:t xml:space="preserve">airflow at </w:t>
      </w:r>
      <w:r w:rsidR="009950EB">
        <w:t xml:space="preserve">the active hot duct airflow </w:t>
      </w:r>
      <w:r w:rsidR="00D21A33">
        <w:t>setpoint</w:t>
      </w:r>
      <w:r>
        <w:t xml:space="preserve">. </w:t>
      </w:r>
    </w:p>
    <w:p w14:paraId="7B28B51A" w14:textId="44D59D53" w:rsidR="009045A3" w:rsidRDefault="009045A3" w:rsidP="007C1423">
      <w:pPr>
        <w:pStyle w:val="Heading6"/>
      </w:pPr>
      <w:r>
        <w:t xml:space="preserve">The </w:t>
      </w:r>
      <w:r w:rsidR="009950EB">
        <w:t xml:space="preserve">active cold duct </w:t>
      </w:r>
      <w:r>
        <w:t xml:space="preserve">airflow </w:t>
      </w:r>
      <w:r w:rsidR="00D21A33">
        <w:t>setpoint</w:t>
      </w:r>
      <w:r>
        <w:t xml:space="preserve"> shall be the minimum </w:t>
      </w:r>
      <w:r w:rsidR="009950EB">
        <w:t>endpoint</w:t>
      </w:r>
      <w:r>
        <w:t xml:space="preserve">. The cooling damper shall be modulated by a control loop to maintain the measured </w:t>
      </w:r>
      <w:r w:rsidR="009950EB">
        <w:t xml:space="preserve">cold duct </w:t>
      </w:r>
      <w:r>
        <w:t xml:space="preserve">airflow at </w:t>
      </w:r>
      <w:r w:rsidR="009950EB">
        <w:t xml:space="preserve">active cold duct airflow </w:t>
      </w:r>
      <w:r w:rsidR="00D21A33">
        <w:t>setpoint</w:t>
      </w:r>
      <w:r>
        <w:t>.</w:t>
      </w:r>
    </w:p>
    <w:p w14:paraId="63B8A7FF" w14:textId="1A2131B2" w:rsidR="009045A3" w:rsidRDefault="009045A3" w:rsidP="007C1423">
      <w:pPr>
        <w:pStyle w:val="Heading6"/>
      </w:pPr>
      <w:r>
        <w:t>If hot</w:t>
      </w:r>
      <w:r w:rsidR="009950EB">
        <w:t xml:space="preserve"> duct</w:t>
      </w:r>
      <w:r>
        <w:t xml:space="preserve"> supply air temperature from the air handler is less than room temperature, the </w:t>
      </w:r>
      <w:r w:rsidR="009950EB">
        <w:t xml:space="preserve">hot duct </w:t>
      </w:r>
      <w:r>
        <w:t>damper shall be closed.</w:t>
      </w:r>
    </w:p>
    <w:p w14:paraId="3E11BDB9" w14:textId="6719DC95" w:rsidR="009045A3" w:rsidRDefault="009045A3" w:rsidP="0087618D">
      <w:pPr>
        <w:pStyle w:val="Heading4"/>
      </w:pPr>
      <w:r>
        <w:t xml:space="preserve">Overriding Section </w:t>
      </w:r>
      <w:r w:rsidR="00291B2E">
        <w:fldChar w:fldCharType="begin"/>
      </w:r>
      <w:r w:rsidR="00291B2E">
        <w:instrText xml:space="preserve"> REF _Ref38868392 \r \h </w:instrText>
      </w:r>
      <w:r w:rsidR="00291B2E">
        <w:fldChar w:fldCharType="separate"/>
      </w:r>
      <w:r w:rsidR="0037258A">
        <w:t>5.14.5.1</w:t>
      </w:r>
      <w:r w:rsidR="00291B2E">
        <w:fldChar w:fldCharType="end"/>
      </w:r>
      <w:r>
        <w:t xml:space="preserve"> Logic (to Avoid Backflow from One Duct to the Other)</w:t>
      </w:r>
    </w:p>
    <w:p w14:paraId="49A8451D" w14:textId="77777777" w:rsidR="009045A3" w:rsidRDefault="009045A3" w:rsidP="007C1423">
      <w:pPr>
        <w:pStyle w:val="Heading5"/>
      </w:pPr>
      <w:r>
        <w:t xml:space="preserve">If heating air handler is not proven </w:t>
      </w:r>
      <w:r>
        <w:rPr>
          <w:smallCaps/>
        </w:rPr>
        <w:t>on</w:t>
      </w:r>
      <w:r>
        <w:t>, the heating damper shall be closed.</w:t>
      </w:r>
    </w:p>
    <w:p w14:paraId="1E15E230" w14:textId="11090058" w:rsidR="009045A3" w:rsidRPr="00BC7581" w:rsidRDefault="009045A3" w:rsidP="007C1423">
      <w:pPr>
        <w:pStyle w:val="Heading5"/>
      </w:pPr>
      <w:r w:rsidRPr="00BC7581">
        <w:lastRenderedPageBreak/>
        <w:t xml:space="preserve">If cooling air handler is not proven </w:t>
      </w:r>
      <w:r w:rsidRPr="00BC7581">
        <w:rPr>
          <w:smallCaps/>
        </w:rPr>
        <w:t>on</w:t>
      </w:r>
      <w:r w:rsidRPr="00BC7581">
        <w:t>, the cooling damper shall be closed.</w:t>
      </w:r>
    </w:p>
    <w:p w14:paraId="489320A1" w14:textId="77777777" w:rsidR="009045A3" w:rsidRPr="00BC7581" w:rsidRDefault="009045A3" w:rsidP="0087618D">
      <w:pPr>
        <w:pStyle w:val="Heading3"/>
      </w:pPr>
      <w:r w:rsidRPr="00BC7581">
        <w:t>Alarms</w:t>
      </w:r>
    </w:p>
    <w:p w14:paraId="4F57AE7B" w14:textId="77777777" w:rsidR="009045A3" w:rsidRPr="00BC7581" w:rsidRDefault="009045A3" w:rsidP="0087618D">
      <w:pPr>
        <w:pStyle w:val="Heading4"/>
      </w:pPr>
      <w:r w:rsidRPr="00BC7581">
        <w:t>Low Airflow</w:t>
      </w:r>
    </w:p>
    <w:p w14:paraId="71CD9765" w14:textId="65E7E3B8" w:rsidR="009045A3" w:rsidRPr="00BC7581" w:rsidRDefault="009045A3" w:rsidP="007C1423">
      <w:pPr>
        <w:pStyle w:val="Heading5"/>
      </w:pPr>
      <w:r w:rsidRPr="00BC7581">
        <w:t xml:space="preserve">If the measured airflow is less than 70% of </w:t>
      </w:r>
      <w:r w:rsidR="00D21A33">
        <w:rPr>
          <w:rFonts w:cs="Times New Roman PS MT"/>
          <w:bCs/>
          <w:szCs w:val="20"/>
        </w:rPr>
        <w:t>setpoint</w:t>
      </w:r>
      <w:r w:rsidRPr="00BC7581">
        <w:t xml:space="preserve"> for </w:t>
      </w:r>
      <w:r w:rsidR="00CB7DF0">
        <w:t>10</w:t>
      </w:r>
      <w:r w:rsidR="00CB7DF0" w:rsidRPr="00BC7581">
        <w:t xml:space="preserve"> </w:t>
      </w:r>
      <w:r w:rsidRPr="00BC7581">
        <w:t xml:space="preserve">minutes while </w:t>
      </w:r>
      <w:r w:rsidR="00D21A33">
        <w:rPr>
          <w:rFonts w:cs="Times New Roman PS MT"/>
          <w:bCs/>
          <w:szCs w:val="20"/>
        </w:rPr>
        <w:t>setpoint</w:t>
      </w:r>
      <w:r w:rsidRPr="00BC7581">
        <w:t xml:space="preserve"> is greater than zero, generate a Level </w:t>
      </w:r>
      <w:r w:rsidR="00CB7DF0">
        <w:t>4</w:t>
      </w:r>
      <w:r w:rsidR="00CB7DF0" w:rsidRPr="00BC7581">
        <w:t xml:space="preserve"> </w:t>
      </w:r>
      <w:r w:rsidRPr="00BC7581">
        <w:t>alarm.</w:t>
      </w:r>
    </w:p>
    <w:p w14:paraId="7736016A" w14:textId="1143602A" w:rsidR="009045A3" w:rsidRPr="00BC7581" w:rsidRDefault="009045A3" w:rsidP="007C1423">
      <w:pPr>
        <w:pStyle w:val="Heading5"/>
      </w:pPr>
      <w:r w:rsidRPr="00BC7581">
        <w:t xml:space="preserve">If the measured airflow is less than 50% of </w:t>
      </w:r>
      <w:r w:rsidR="00D21A33">
        <w:rPr>
          <w:rFonts w:cs="Times New Roman PS MT"/>
          <w:bCs/>
          <w:szCs w:val="20"/>
        </w:rPr>
        <w:t>setpoint</w:t>
      </w:r>
      <w:r w:rsidRPr="00BC7581">
        <w:t xml:space="preserve"> for </w:t>
      </w:r>
      <w:r w:rsidR="00CB7DF0">
        <w:t>10</w:t>
      </w:r>
      <w:r w:rsidR="00CB7DF0" w:rsidRPr="00BC7581">
        <w:t xml:space="preserve"> </w:t>
      </w:r>
      <w:r w:rsidRPr="00BC7581">
        <w:t xml:space="preserve">minutes while </w:t>
      </w:r>
      <w:r w:rsidR="00D21A33">
        <w:rPr>
          <w:rFonts w:cs="Times New Roman PS MT"/>
          <w:bCs/>
          <w:szCs w:val="20"/>
        </w:rPr>
        <w:t>setpoint</w:t>
      </w:r>
      <w:r w:rsidRPr="00BC7581">
        <w:t xml:space="preserve"> is greater than zero, generate a Level </w:t>
      </w:r>
      <w:r w:rsidR="00CB7DF0">
        <w:t>4</w:t>
      </w:r>
      <w:r w:rsidR="00CB7DF0" w:rsidRPr="00BC7581">
        <w:t xml:space="preserve"> </w:t>
      </w:r>
      <w:r w:rsidRPr="00BC7581">
        <w:t>alarm.</w:t>
      </w:r>
    </w:p>
    <w:p w14:paraId="6DE125EF" w14:textId="63BC3313" w:rsidR="009045A3" w:rsidRPr="00BC7581" w:rsidRDefault="009045A3" w:rsidP="007C1423">
      <w:pPr>
        <w:pStyle w:val="Heading5"/>
      </w:pPr>
      <w:r w:rsidRPr="00BC7581">
        <w:t>If a zone has an Importance</w:t>
      </w:r>
      <w:r>
        <w:rPr>
          <w:rFonts w:cs="Times New Roman PS MT"/>
          <w:bCs/>
          <w:szCs w:val="20"/>
        </w:rPr>
        <w:t>-Multiplier</w:t>
      </w:r>
      <w:r w:rsidRPr="00BC7581">
        <w:t xml:space="preserve"> of 0 </w:t>
      </w:r>
      <w:r>
        <w:rPr>
          <w:rFonts w:cs="Times New Roman PS MT"/>
          <w:bCs/>
          <w:szCs w:val="20"/>
        </w:rPr>
        <w:t>(</w:t>
      </w:r>
      <w:r w:rsidRPr="00BC7581">
        <w:t xml:space="preserve">see </w:t>
      </w:r>
      <w:r>
        <w:rPr>
          <w:rFonts w:cs="Times New Roman PS MT"/>
          <w:bCs/>
          <w:szCs w:val="20"/>
        </w:rPr>
        <w:t xml:space="preserve">Section </w:t>
      </w:r>
      <w:r w:rsidR="00C01685">
        <w:rPr>
          <w:rFonts w:cs="Times New Roman PS MT"/>
          <w:bCs/>
          <w:szCs w:val="20"/>
        </w:rPr>
        <w:fldChar w:fldCharType="begin"/>
      </w:r>
      <w:r w:rsidR="00C01685">
        <w:rPr>
          <w:rFonts w:cs="Times New Roman PS MT"/>
          <w:bCs/>
          <w:szCs w:val="20"/>
        </w:rPr>
        <w:instrText xml:space="preserve"> REF _Ref438200779 \w \h </w:instrText>
      </w:r>
      <w:r w:rsidR="00C01685">
        <w:rPr>
          <w:rFonts w:cs="Times New Roman PS MT"/>
          <w:bCs/>
          <w:szCs w:val="20"/>
        </w:rPr>
      </w:r>
      <w:r w:rsidR="00C01685">
        <w:rPr>
          <w:rFonts w:cs="Times New Roman PS MT"/>
          <w:bCs/>
          <w:szCs w:val="20"/>
        </w:rPr>
        <w:fldChar w:fldCharType="separate"/>
      </w:r>
      <w:r w:rsidR="0037258A">
        <w:rPr>
          <w:rFonts w:cs="Times New Roman PS MT"/>
          <w:bCs/>
          <w:szCs w:val="20"/>
        </w:rPr>
        <w:t>5.1.14.</w:t>
      </w:r>
      <w:proofErr w:type="gramStart"/>
      <w:r w:rsidR="0037258A">
        <w:rPr>
          <w:rFonts w:cs="Times New Roman PS MT"/>
          <w:bCs/>
          <w:szCs w:val="20"/>
        </w:rPr>
        <w:t>2.a.</w:t>
      </w:r>
      <w:proofErr w:type="gramEnd"/>
      <w:r w:rsidR="0037258A">
        <w:rPr>
          <w:rFonts w:cs="Times New Roman PS MT"/>
          <w:bCs/>
          <w:szCs w:val="20"/>
        </w:rPr>
        <w:t>1</w:t>
      </w:r>
      <w:r w:rsidR="00C01685">
        <w:rPr>
          <w:rFonts w:cs="Times New Roman PS MT"/>
          <w:bCs/>
          <w:szCs w:val="20"/>
        </w:rPr>
        <w:fldChar w:fldCharType="end"/>
      </w:r>
      <w:r>
        <w:rPr>
          <w:rFonts w:cs="Times New Roman PS MT"/>
          <w:bCs/>
          <w:szCs w:val="20"/>
        </w:rPr>
        <w:t>)</w:t>
      </w:r>
      <w:r w:rsidRPr="00BC7581">
        <w:t xml:space="preserve"> for its static pressure reset </w:t>
      </w:r>
      <w:r>
        <w:rPr>
          <w:rFonts w:cs="Times New Roman PS MT"/>
          <w:bCs/>
          <w:szCs w:val="20"/>
        </w:rPr>
        <w:t>T&amp;R</w:t>
      </w:r>
      <w:r w:rsidRPr="00BC7581">
        <w:t xml:space="preserve"> control loop, low airflow alarms shall be suppressed for that zone.</w:t>
      </w:r>
    </w:p>
    <w:p w14:paraId="71792759" w14:textId="4F543A45" w:rsidR="009045A3" w:rsidRPr="00BC7581" w:rsidRDefault="009045A3" w:rsidP="0087618D">
      <w:pPr>
        <w:pStyle w:val="Heading4"/>
      </w:pPr>
      <w:r w:rsidRPr="00BC7581">
        <w:t xml:space="preserve">Airflow </w:t>
      </w:r>
      <w:r w:rsidRPr="00B87A61">
        <w:rPr>
          <w:rFonts w:cs="Times New Roman PS MT"/>
          <w:szCs w:val="20"/>
        </w:rPr>
        <w:t>Sensor Calibration.</w:t>
      </w:r>
      <w:r w:rsidRPr="00BC7581">
        <w:t xml:space="preserve"> If the fan serving the zone </w:t>
      </w:r>
      <w:r w:rsidR="00CB7DF0">
        <w:t>is</w:t>
      </w:r>
      <w:r w:rsidRPr="00BC7581">
        <w:t xml:space="preserve"> off and airflow sensor reading is above </w:t>
      </w:r>
      <w:r w:rsidR="00CB7DF0">
        <w:t xml:space="preserve">the larger of </w:t>
      </w:r>
      <w:r w:rsidRPr="00BC7581">
        <w:t xml:space="preserve">10% of the maximum airflow </w:t>
      </w:r>
      <w:r w:rsidR="00D21A33">
        <w:rPr>
          <w:rFonts w:cs="Times New Roman PS MT"/>
          <w:bCs/>
          <w:szCs w:val="20"/>
        </w:rPr>
        <w:t>setpoint</w:t>
      </w:r>
      <w:r w:rsidR="00CB7DF0" w:rsidRPr="00B87A61">
        <w:rPr>
          <w:rFonts w:cs="Times New Roman PS MT"/>
          <w:bCs/>
          <w:szCs w:val="20"/>
        </w:rPr>
        <w:t xml:space="preserve"> or </w:t>
      </w:r>
      <w:ins w:id="5557" w:author="Reece Kiriu" w:date="2022-10-12T14:12:00Z">
        <w:r w:rsidR="002039FB" w:rsidRPr="002039FB">
          <w:rPr>
            <w:rStyle w:val="Toggle"/>
            <w:rPrChange w:id="5558" w:author="Reece Kiriu" w:date="2022-10-12T14:12:00Z">
              <w:rPr>
                <w:rFonts w:cs="Times New Roman PS MT"/>
                <w:bCs/>
                <w:szCs w:val="20"/>
              </w:rPr>
            </w:rPrChange>
          </w:rPr>
          <w:t xml:space="preserve">[UNITS [24 </w:t>
        </w:r>
      </w:ins>
      <w:ins w:id="5559" w:author="Hwakong Cheng" w:date="2022-10-24T16:32:00Z">
        <w:del w:id="5560" w:author="Titus Ellison" w:date="2022-11-03T16:22:00Z">
          <w:r w:rsidR="003F35B5" w:rsidDel="00FF541B">
            <w:rPr>
              <w:rStyle w:val="Toggle"/>
            </w:rPr>
            <w:delText>L</w:delText>
          </w:r>
        </w:del>
      </w:ins>
      <w:ins w:id="5561" w:author="Reece Kiriu" w:date="2022-10-12T14:12:00Z">
        <w:del w:id="5562" w:author="Titus Ellison" w:date="2022-11-03T16:22:00Z">
          <w:r w:rsidR="002039FB" w:rsidRPr="002039FB" w:rsidDel="00FF541B">
            <w:rPr>
              <w:rStyle w:val="Toggle"/>
              <w:rPrChange w:id="5563" w:author="Reece Kiriu" w:date="2022-10-12T14:12:00Z">
                <w:rPr>
                  <w:rFonts w:cs="Times New Roman PS MT"/>
                  <w:bCs/>
                  <w:szCs w:val="20"/>
                </w:rPr>
              </w:rPrChange>
            </w:rPr>
            <w:delText>/s</w:delText>
          </w:r>
        </w:del>
      </w:ins>
      <w:ins w:id="5564" w:author="Titus Ellison" w:date="2022-11-03T16:22:00Z">
        <w:r w:rsidR="00FF541B">
          <w:rPr>
            <w:rStyle w:val="Toggle"/>
          </w:rPr>
          <w:t>L/s</w:t>
        </w:r>
      </w:ins>
      <w:ins w:id="5565" w:author="Reece Kiriu" w:date="2022-10-12T14:12:00Z">
        <w:r w:rsidR="002039FB" w:rsidRPr="002039FB">
          <w:rPr>
            <w:rStyle w:val="Toggle"/>
            <w:rPrChange w:id="5566" w:author="Reece Kiriu" w:date="2022-10-12T14:12:00Z">
              <w:rPr>
                <w:rFonts w:cs="Times New Roman PS MT"/>
                <w:bCs/>
                <w:szCs w:val="20"/>
              </w:rPr>
            </w:rPrChange>
          </w:rPr>
          <w:t>] [</w:t>
        </w:r>
      </w:ins>
      <w:r w:rsidR="00CB7DF0" w:rsidRPr="002039FB">
        <w:rPr>
          <w:rStyle w:val="Toggle"/>
          <w:rPrChange w:id="5567" w:author="Reece Kiriu" w:date="2022-10-12T14:12:00Z">
            <w:rPr>
              <w:rFonts w:cs="Times New Roman PS MT"/>
              <w:bCs/>
              <w:szCs w:val="20"/>
            </w:rPr>
          </w:rPrChange>
        </w:rPr>
        <w:t>50 cfm</w:t>
      </w:r>
      <w:ins w:id="5568" w:author="Reece Kiriu" w:date="2022-10-12T14:12:00Z">
        <w:r w:rsidR="002039FB" w:rsidRPr="002039FB">
          <w:rPr>
            <w:rStyle w:val="Toggle"/>
            <w:rPrChange w:id="5569" w:author="Reece Kiriu" w:date="2022-10-12T14:12:00Z">
              <w:rPr>
                <w:rFonts w:cs="Times New Roman PS MT"/>
                <w:bCs/>
                <w:szCs w:val="20"/>
              </w:rPr>
            </w:rPrChange>
          </w:rPr>
          <w:t>]]</w:t>
        </w:r>
      </w:ins>
      <w:r w:rsidR="00CB7DF0" w:rsidRPr="00B87A61">
        <w:rPr>
          <w:rFonts w:cs="Times New Roman PS MT"/>
          <w:bCs/>
          <w:szCs w:val="20"/>
        </w:rPr>
        <w:t xml:space="preserve"> for 30 minutes</w:t>
      </w:r>
      <w:r w:rsidRPr="00BC7581">
        <w:t>, generate a Level 3 alarm.</w:t>
      </w:r>
    </w:p>
    <w:p w14:paraId="4FE78654" w14:textId="6D4C43BA" w:rsidR="009045A3" w:rsidRPr="00BC7581" w:rsidRDefault="009045A3" w:rsidP="0087618D">
      <w:pPr>
        <w:pStyle w:val="Heading4"/>
      </w:pPr>
      <w:r w:rsidRPr="00BC7581">
        <w:t xml:space="preserve">Leaking </w:t>
      </w:r>
      <w:r w:rsidRPr="00B87A61">
        <w:rPr>
          <w:rFonts w:cs="Times New Roman PS MT"/>
          <w:szCs w:val="20"/>
        </w:rPr>
        <w:t>Damper.</w:t>
      </w:r>
      <w:r w:rsidRPr="00BC7581">
        <w:t xml:space="preserve"> If the damper position is 0</w:t>
      </w:r>
      <w:r w:rsidRPr="00B87A61">
        <w:rPr>
          <w:rFonts w:cs="Times New Roman PS MT"/>
          <w:bCs/>
          <w:szCs w:val="20"/>
        </w:rPr>
        <w:t>%,</w:t>
      </w:r>
      <w:r w:rsidRPr="00BC7581">
        <w:t xml:space="preserve"> and airflow sensor reading is above </w:t>
      </w:r>
      <w:r w:rsidR="00CB7DF0">
        <w:t xml:space="preserve">the larger of </w:t>
      </w:r>
      <w:r w:rsidRPr="00BC7581">
        <w:t xml:space="preserve">10% of the cooling maximum airflow </w:t>
      </w:r>
      <w:r w:rsidR="00D21A33">
        <w:rPr>
          <w:rFonts w:cs="Times New Roman PS MT"/>
          <w:bCs/>
          <w:szCs w:val="20"/>
        </w:rPr>
        <w:t>setpoint</w:t>
      </w:r>
      <w:r w:rsidRPr="00BC7581">
        <w:t xml:space="preserve"> </w:t>
      </w:r>
      <w:r w:rsidR="00CB7DF0">
        <w:t xml:space="preserve">or </w:t>
      </w:r>
      <w:ins w:id="5570" w:author="Reece Kiriu" w:date="2022-10-12T14:12:00Z">
        <w:r w:rsidR="002039FB" w:rsidRPr="002039FB">
          <w:rPr>
            <w:rStyle w:val="Toggle"/>
            <w:rPrChange w:id="5571" w:author="Reece Kiriu" w:date="2022-10-12T14:13:00Z">
              <w:rPr/>
            </w:rPrChange>
          </w:rPr>
          <w:t xml:space="preserve">[UNITS [24 </w:t>
        </w:r>
      </w:ins>
      <w:ins w:id="5572" w:author="Hwakong Cheng" w:date="2022-10-24T16:32:00Z">
        <w:del w:id="5573" w:author="Titus Ellison" w:date="2022-11-03T16:22:00Z">
          <w:r w:rsidR="003F35B5" w:rsidDel="00FF541B">
            <w:rPr>
              <w:rStyle w:val="Toggle"/>
            </w:rPr>
            <w:delText>L</w:delText>
          </w:r>
        </w:del>
      </w:ins>
      <w:ins w:id="5574" w:author="Reece Kiriu" w:date="2022-10-12T14:12:00Z">
        <w:del w:id="5575" w:author="Titus Ellison" w:date="2022-11-03T16:22:00Z">
          <w:r w:rsidR="002039FB" w:rsidRPr="002039FB" w:rsidDel="00FF541B">
            <w:rPr>
              <w:rStyle w:val="Toggle"/>
              <w:rPrChange w:id="5576" w:author="Reece Kiriu" w:date="2022-10-12T14:13:00Z">
                <w:rPr/>
              </w:rPrChange>
            </w:rPr>
            <w:delText>/s</w:delText>
          </w:r>
        </w:del>
      </w:ins>
      <w:ins w:id="5577" w:author="Titus Ellison" w:date="2022-11-03T16:22:00Z">
        <w:r w:rsidR="00FF541B">
          <w:rPr>
            <w:rStyle w:val="Toggle"/>
          </w:rPr>
          <w:t>L/s</w:t>
        </w:r>
      </w:ins>
      <w:ins w:id="5578" w:author="Reece Kiriu" w:date="2022-10-12T14:12:00Z">
        <w:r w:rsidR="002039FB" w:rsidRPr="002039FB">
          <w:rPr>
            <w:rStyle w:val="Toggle"/>
            <w:rPrChange w:id="5579" w:author="Reece Kiriu" w:date="2022-10-12T14:13:00Z">
              <w:rPr/>
            </w:rPrChange>
          </w:rPr>
          <w:t>] [</w:t>
        </w:r>
      </w:ins>
      <w:r w:rsidR="00CB7DF0" w:rsidRPr="002039FB">
        <w:rPr>
          <w:rStyle w:val="Toggle"/>
          <w:rPrChange w:id="5580" w:author="Reece Kiriu" w:date="2022-10-12T14:13:00Z">
            <w:rPr/>
          </w:rPrChange>
        </w:rPr>
        <w:t>50 cfm</w:t>
      </w:r>
      <w:ins w:id="5581" w:author="Reece Kiriu" w:date="2022-10-12T14:12:00Z">
        <w:r w:rsidR="002039FB" w:rsidRPr="002039FB">
          <w:rPr>
            <w:rStyle w:val="Toggle"/>
            <w:rPrChange w:id="5582" w:author="Reece Kiriu" w:date="2022-10-12T14:13:00Z">
              <w:rPr/>
            </w:rPrChange>
          </w:rPr>
          <w:t>]]</w:t>
        </w:r>
      </w:ins>
      <w:r w:rsidR="00CB7DF0">
        <w:t xml:space="preserve"> </w:t>
      </w:r>
      <w:r w:rsidRPr="00BC7581">
        <w:t xml:space="preserve">for 10 minutes while the fan serving the damper is proven </w:t>
      </w:r>
      <w:r w:rsidRPr="00B87A61">
        <w:rPr>
          <w:smallCaps/>
        </w:rPr>
        <w:t>on</w:t>
      </w:r>
      <w:r w:rsidRPr="00BC7581">
        <w:t>, generate a Level 4 alarm.</w:t>
      </w:r>
    </w:p>
    <w:p w14:paraId="6E353647" w14:textId="77777777" w:rsidR="00CB7DF0" w:rsidRPr="00B24AC2" w:rsidRDefault="00CB7DF0" w:rsidP="00CB7DF0">
      <w:pPr>
        <w:pStyle w:val="Infobox"/>
      </w:pPr>
      <w:r w:rsidRPr="00B24AC2">
        <w:t xml:space="preserve">The constant value thresholds for the airflow sensor calibration and leaking damper alarms are a function of the transducer and A/D converter used to measure airflow.  The value used should be determined as the minimum accuracy of the transducer and A/D converter combination. </w:t>
      </w:r>
    </w:p>
    <w:p w14:paraId="00192E3E" w14:textId="40C875A2" w:rsidR="009045A3" w:rsidRPr="00BC7581" w:rsidRDefault="009045A3" w:rsidP="0087618D">
      <w:pPr>
        <w:pStyle w:val="Heading3"/>
      </w:pPr>
      <w:r w:rsidRPr="00BC7581">
        <w:t>Testing/Commissioning Overrides</w:t>
      </w:r>
      <w:r>
        <w:rPr>
          <w:rFonts w:cs="Times New Roman PS MT"/>
          <w:szCs w:val="20"/>
        </w:rPr>
        <w:t>.</w:t>
      </w:r>
      <w:r w:rsidRPr="00BC7581">
        <w:t xml:space="preserve"> Provide software switches that interlock to a system level point to</w:t>
      </w:r>
    </w:p>
    <w:p w14:paraId="610FBF50" w14:textId="21DED518" w:rsidR="009045A3" w:rsidRPr="00BC7581" w:rsidRDefault="009045A3">
      <w:pPr>
        <w:pStyle w:val="Heading4"/>
        <w:pPrChange w:id="5583" w:author="Reece Kiriu" w:date="2022-12-07T11:38:00Z">
          <w:pPr>
            <w:pStyle w:val="Heading5"/>
          </w:pPr>
        </w:pPrChange>
      </w:pPr>
      <w:r>
        <w:rPr>
          <w:rFonts w:cs="Times New Roman PS MT"/>
          <w:bCs/>
          <w:szCs w:val="20"/>
        </w:rPr>
        <w:t>force</w:t>
      </w:r>
      <w:r w:rsidRPr="00BC7581">
        <w:t xml:space="preserve"> zone airflow </w:t>
      </w:r>
      <w:r w:rsidR="00D21A33">
        <w:rPr>
          <w:rFonts w:cs="Times New Roman PS MT"/>
          <w:bCs/>
          <w:szCs w:val="20"/>
        </w:rPr>
        <w:t>setpoint</w:t>
      </w:r>
      <w:r w:rsidRPr="00BC7581">
        <w:t xml:space="preserve"> to zero</w:t>
      </w:r>
      <w:r>
        <w:rPr>
          <w:rFonts w:cs="Times New Roman PS MT"/>
          <w:bCs/>
          <w:szCs w:val="20"/>
        </w:rPr>
        <w:t>,</w:t>
      </w:r>
    </w:p>
    <w:p w14:paraId="342B4225" w14:textId="61A38727" w:rsidR="009045A3" w:rsidRPr="00BC7581" w:rsidRDefault="009045A3">
      <w:pPr>
        <w:pStyle w:val="Heading4"/>
        <w:pPrChange w:id="5584" w:author="Reece Kiriu" w:date="2022-12-07T11:38:00Z">
          <w:pPr>
            <w:pStyle w:val="Heading5"/>
          </w:pPr>
        </w:pPrChange>
      </w:pPr>
      <w:r>
        <w:rPr>
          <w:rFonts w:cs="Times New Roman PS MT"/>
          <w:bCs/>
          <w:szCs w:val="20"/>
        </w:rPr>
        <w:t>force</w:t>
      </w:r>
      <w:r w:rsidRPr="00BC7581">
        <w:t xml:space="preserve"> zone airflow </w:t>
      </w:r>
      <w:r w:rsidR="00D21A33">
        <w:rPr>
          <w:rFonts w:cs="Times New Roman PS MT"/>
          <w:bCs/>
          <w:szCs w:val="20"/>
        </w:rPr>
        <w:t>setpoint</w:t>
      </w:r>
      <w:r w:rsidRPr="00BC7581">
        <w:t xml:space="preserve"> to </w:t>
      </w:r>
      <w:proofErr w:type="spellStart"/>
      <w:r w:rsidRPr="00BC7581">
        <w:t>Vcool</w:t>
      </w:r>
      <w:proofErr w:type="spellEnd"/>
      <w:r w:rsidRPr="00BC7581">
        <w:t>-max</w:t>
      </w:r>
      <w:r>
        <w:rPr>
          <w:rFonts w:cs="Times New Roman PS MT"/>
          <w:bCs/>
          <w:szCs w:val="20"/>
        </w:rPr>
        <w:t>,</w:t>
      </w:r>
    </w:p>
    <w:p w14:paraId="7A9563FF" w14:textId="57BDA015" w:rsidR="009045A3" w:rsidRPr="00BC7581" w:rsidRDefault="009045A3">
      <w:pPr>
        <w:pStyle w:val="Heading4"/>
        <w:pPrChange w:id="5585" w:author="Reece Kiriu" w:date="2022-12-07T11:38:00Z">
          <w:pPr>
            <w:pStyle w:val="Heading5"/>
          </w:pPr>
        </w:pPrChange>
      </w:pPr>
      <w:r>
        <w:rPr>
          <w:rFonts w:cs="Times New Roman PS MT"/>
          <w:bCs/>
          <w:szCs w:val="20"/>
        </w:rPr>
        <w:t>force</w:t>
      </w:r>
      <w:r w:rsidRPr="00BC7581">
        <w:t xml:space="preserve"> zone airflow </w:t>
      </w:r>
      <w:r w:rsidR="00D21A33">
        <w:rPr>
          <w:rFonts w:cs="Times New Roman PS MT"/>
          <w:bCs/>
          <w:szCs w:val="20"/>
        </w:rPr>
        <w:t>setpoint</w:t>
      </w:r>
      <w:r w:rsidRPr="00BC7581">
        <w:t xml:space="preserve"> to </w:t>
      </w:r>
      <w:proofErr w:type="spellStart"/>
      <w:r w:rsidRPr="00BC7581">
        <w:t>Vmin</w:t>
      </w:r>
      <w:proofErr w:type="spellEnd"/>
      <w:r>
        <w:rPr>
          <w:rFonts w:cs="Times New Roman PS MT"/>
          <w:bCs/>
          <w:szCs w:val="20"/>
        </w:rPr>
        <w:t>,</w:t>
      </w:r>
    </w:p>
    <w:p w14:paraId="502A36AE" w14:textId="14B3BA48" w:rsidR="009045A3" w:rsidRPr="00BC7581" w:rsidRDefault="009045A3">
      <w:pPr>
        <w:pStyle w:val="Heading4"/>
        <w:pPrChange w:id="5586" w:author="Reece Kiriu" w:date="2022-12-07T11:38:00Z">
          <w:pPr>
            <w:pStyle w:val="Heading5"/>
          </w:pPr>
        </w:pPrChange>
      </w:pPr>
      <w:r>
        <w:rPr>
          <w:rFonts w:cs="Times New Roman PS MT"/>
          <w:bCs/>
          <w:szCs w:val="20"/>
        </w:rPr>
        <w:t>force</w:t>
      </w:r>
      <w:r w:rsidRPr="00BC7581">
        <w:t xml:space="preserve"> zone airflow </w:t>
      </w:r>
      <w:r w:rsidR="00D21A33">
        <w:rPr>
          <w:rFonts w:cs="Times New Roman PS MT"/>
          <w:bCs/>
          <w:szCs w:val="20"/>
        </w:rPr>
        <w:t>setpoint</w:t>
      </w:r>
      <w:r w:rsidRPr="00BC7581">
        <w:t xml:space="preserve"> to </w:t>
      </w:r>
      <w:proofErr w:type="spellStart"/>
      <w:r w:rsidRPr="00BC7581">
        <w:t>Vheat</w:t>
      </w:r>
      <w:proofErr w:type="spellEnd"/>
      <w:r w:rsidRPr="00BC7581">
        <w:t>-max</w:t>
      </w:r>
      <w:r>
        <w:rPr>
          <w:rFonts w:cs="Times New Roman PS MT"/>
          <w:bCs/>
          <w:szCs w:val="20"/>
        </w:rPr>
        <w:t>,</w:t>
      </w:r>
    </w:p>
    <w:p w14:paraId="7E809397" w14:textId="510550AE" w:rsidR="009045A3" w:rsidRPr="00BC7581" w:rsidRDefault="009045A3">
      <w:pPr>
        <w:pStyle w:val="Heading4"/>
        <w:pPrChange w:id="5587" w:author="Reece Kiriu" w:date="2022-12-07T11:38:00Z">
          <w:pPr>
            <w:pStyle w:val="Heading5"/>
          </w:pPr>
        </w:pPrChange>
      </w:pPr>
      <w:r>
        <w:rPr>
          <w:rFonts w:cs="Times New Roman PS MT"/>
          <w:bCs/>
          <w:szCs w:val="20"/>
        </w:rPr>
        <w:t>force</w:t>
      </w:r>
      <w:r w:rsidRPr="00BC7581">
        <w:t xml:space="preserve"> cooling damper full closed/open</w:t>
      </w:r>
      <w:r>
        <w:rPr>
          <w:rFonts w:cs="Times New Roman PS MT"/>
          <w:bCs/>
          <w:szCs w:val="20"/>
        </w:rPr>
        <w:t>,</w:t>
      </w:r>
    </w:p>
    <w:p w14:paraId="25AAF4A7" w14:textId="53F508F6" w:rsidR="009045A3" w:rsidRPr="00BC7581" w:rsidRDefault="009045A3">
      <w:pPr>
        <w:pStyle w:val="Heading4"/>
        <w:pPrChange w:id="5588" w:author="Reece Kiriu" w:date="2022-12-07T11:38:00Z">
          <w:pPr>
            <w:pStyle w:val="Heading5"/>
          </w:pPr>
        </w:pPrChange>
      </w:pPr>
      <w:r>
        <w:rPr>
          <w:rFonts w:cs="Times New Roman PS MT"/>
          <w:bCs/>
          <w:szCs w:val="20"/>
        </w:rPr>
        <w:t>force</w:t>
      </w:r>
      <w:r w:rsidRPr="00BC7581">
        <w:t xml:space="preserve"> heating damper full closed/open</w:t>
      </w:r>
      <w:r>
        <w:rPr>
          <w:rFonts w:cs="Times New Roman PS MT"/>
          <w:bCs/>
          <w:szCs w:val="20"/>
        </w:rPr>
        <w:t>, and</w:t>
      </w:r>
    </w:p>
    <w:p w14:paraId="2A787A9E" w14:textId="2B7099B3" w:rsidR="009045A3" w:rsidRPr="00BC7581" w:rsidRDefault="009045A3">
      <w:pPr>
        <w:pStyle w:val="Heading4"/>
        <w:pPrChange w:id="5589" w:author="Reece Kiriu" w:date="2022-12-07T11:38:00Z">
          <w:pPr>
            <w:pStyle w:val="Heading5"/>
          </w:pPr>
        </w:pPrChange>
      </w:pPr>
      <w:r>
        <w:rPr>
          <w:rFonts w:cs="Times New Roman PS MT"/>
          <w:bCs/>
          <w:szCs w:val="20"/>
        </w:rPr>
        <w:t>reset</w:t>
      </w:r>
      <w:r w:rsidRPr="00BC7581">
        <w:t xml:space="preserve"> request-hours accumulator point to zero (provide one point for each reset type listed </w:t>
      </w:r>
      <w:r>
        <w:rPr>
          <w:rFonts w:cs="Times New Roman PS MT"/>
          <w:bCs/>
          <w:szCs w:val="20"/>
        </w:rPr>
        <w:t>in the next section).</w:t>
      </w:r>
    </w:p>
    <w:p w14:paraId="6B04D1F8" w14:textId="5010C9F8" w:rsidR="009045A3" w:rsidRPr="00BC7581" w:rsidRDefault="009045A3" w:rsidP="00B37EF3">
      <w:pPr>
        <w:pStyle w:val="Infobox"/>
      </w:pPr>
      <w:r>
        <w:rPr>
          <w:bCs/>
        </w:rPr>
        <w:t xml:space="preserve">Per Section </w:t>
      </w:r>
      <w:r w:rsidR="00291B2E">
        <w:rPr>
          <w:bCs/>
        </w:rPr>
        <w:fldChar w:fldCharType="begin"/>
      </w:r>
      <w:r w:rsidR="00291B2E">
        <w:rPr>
          <w:bCs/>
        </w:rPr>
        <w:instrText xml:space="preserve"> REF _Ref38822696 \r \h </w:instrText>
      </w:r>
      <w:r w:rsidR="00291B2E">
        <w:rPr>
          <w:bCs/>
        </w:rPr>
      </w:r>
      <w:r w:rsidR="00291B2E">
        <w:rPr>
          <w:bCs/>
        </w:rPr>
        <w:fldChar w:fldCharType="separate"/>
      </w:r>
      <w:r w:rsidR="0037258A">
        <w:rPr>
          <w:bCs/>
        </w:rPr>
        <w:t>5.1.11</w:t>
      </w:r>
      <w:r w:rsidR="00291B2E">
        <w:rPr>
          <w:bCs/>
        </w:rPr>
        <w:fldChar w:fldCharType="end"/>
      </w:r>
      <w:r>
        <w:rPr>
          <w:bCs/>
        </w:rPr>
        <w:t>,</w:t>
      </w:r>
      <w:r w:rsidRPr="00BC7581">
        <w:t xml:space="preserve"> all hardware points can be overridden through the BAS. Each of the following points is interlocked so that they can be overridden together at a </w:t>
      </w:r>
      <w:r>
        <w:rPr>
          <w:bCs/>
        </w:rPr>
        <w:t>zone-group</w:t>
      </w:r>
      <w:r w:rsidRPr="00BC7581">
        <w:t xml:space="preserve"> level, per </w:t>
      </w:r>
      <w:r>
        <w:rPr>
          <w:bCs/>
        </w:rPr>
        <w:t xml:space="preserve">Section </w:t>
      </w:r>
      <w:r w:rsidR="00291B2E">
        <w:rPr>
          <w:bCs/>
        </w:rPr>
        <w:fldChar w:fldCharType="begin"/>
      </w:r>
      <w:r w:rsidR="00291B2E">
        <w:rPr>
          <w:bCs/>
        </w:rPr>
        <w:instrText xml:space="preserve"> REF _Ref438200825 \w \h </w:instrText>
      </w:r>
      <w:r w:rsidR="00291B2E">
        <w:rPr>
          <w:bCs/>
        </w:rPr>
      </w:r>
      <w:r w:rsidR="00291B2E">
        <w:rPr>
          <w:bCs/>
        </w:rPr>
        <w:fldChar w:fldCharType="separate"/>
      </w:r>
      <w:r w:rsidR="0037258A">
        <w:rPr>
          <w:bCs/>
        </w:rPr>
        <w:t>5.4.5</w:t>
      </w:r>
      <w:r w:rsidR="00291B2E">
        <w:rPr>
          <w:bCs/>
        </w:rPr>
        <w:fldChar w:fldCharType="end"/>
      </w:r>
      <w:r>
        <w:rPr>
          <w:bCs/>
        </w:rPr>
        <w:t>.</w:t>
      </w:r>
    </w:p>
    <w:p w14:paraId="32F7F761" w14:textId="00F85DC3" w:rsidR="009045A3" w:rsidRPr="00BC7581" w:rsidRDefault="009045A3" w:rsidP="00B37EF3">
      <w:pPr>
        <w:pStyle w:val="Infobox"/>
      </w:pPr>
      <w:r>
        <w:rPr>
          <w:bCs/>
        </w:rPr>
        <w:t>For example, the</w:t>
      </w:r>
      <w:r w:rsidRPr="00BC7581">
        <w:t xml:space="preserve"> </w:t>
      </w:r>
      <w:proofErr w:type="spellStart"/>
      <w:r w:rsidRPr="00BC7581">
        <w:t>CxA</w:t>
      </w:r>
      <w:proofErr w:type="spellEnd"/>
      <w:r w:rsidRPr="00BC7581">
        <w:t xml:space="preserve"> can check for leaking dampers by forcing all VAV boxes in a </w:t>
      </w:r>
      <w:r w:rsidR="00D21A33">
        <w:rPr>
          <w:bCs/>
        </w:rPr>
        <w:t>Zone Group</w:t>
      </w:r>
      <w:r w:rsidRPr="00BC7581">
        <w:t xml:space="preserve"> closed and then recording airflow at the AHU.</w:t>
      </w:r>
    </w:p>
    <w:p w14:paraId="6DDA0772" w14:textId="77777777" w:rsidR="009045A3" w:rsidRPr="00BC7581" w:rsidRDefault="009045A3" w:rsidP="0087618D">
      <w:pPr>
        <w:pStyle w:val="Heading3"/>
      </w:pPr>
      <w:r w:rsidRPr="00BC7581">
        <w:t>System Requests</w:t>
      </w:r>
    </w:p>
    <w:p w14:paraId="605C9DFE" w14:textId="77777777" w:rsidR="009045A3" w:rsidRPr="00BC7581" w:rsidRDefault="009045A3" w:rsidP="0087618D">
      <w:pPr>
        <w:pStyle w:val="Heading4"/>
      </w:pPr>
      <w:r w:rsidRPr="00BC7581">
        <w:t>Cooling SAT Reset Requests</w:t>
      </w:r>
    </w:p>
    <w:p w14:paraId="5C260398" w14:textId="3EF2C915" w:rsidR="009045A3" w:rsidRPr="00BC7581" w:rsidRDefault="009045A3" w:rsidP="007C1423">
      <w:pPr>
        <w:pStyle w:val="Heading5"/>
      </w:pPr>
      <w:r w:rsidRPr="00BC7581">
        <w:t xml:space="preserve">If the zone temperature exceeds the zone’s cooling </w:t>
      </w:r>
      <w:r w:rsidR="00D21A33">
        <w:rPr>
          <w:rFonts w:cs="Times New Roman PS MT"/>
          <w:bCs/>
          <w:szCs w:val="20"/>
        </w:rPr>
        <w:t>setpoint</w:t>
      </w:r>
      <w:r w:rsidRPr="00BC7581">
        <w:t xml:space="preserve"> by </w:t>
      </w:r>
      <w:ins w:id="5590" w:author="Titus Ellison" w:date="2022-10-20T12:40:00Z">
        <w:r w:rsidR="006E608F" w:rsidRPr="006E608F">
          <w:rPr>
            <w:rStyle w:val="Toggle"/>
            <w:rPrChange w:id="5591" w:author="Titus Ellison" w:date="2022-10-20T12:40:00Z">
              <w:rPr/>
            </w:rPrChange>
          </w:rPr>
          <w:t>[UNITS [</w:t>
        </w:r>
      </w:ins>
      <w:r w:rsidRPr="006E608F">
        <w:rPr>
          <w:rStyle w:val="Toggle"/>
          <w:rPrChange w:id="5592" w:author="Titus Ellison" w:date="2022-10-20T12:40:00Z">
            <w:rPr/>
          </w:rPrChange>
        </w:rPr>
        <w:t>3°C</w:t>
      </w:r>
      <w:ins w:id="5593" w:author="Titus Ellison" w:date="2022-10-20T12:40:00Z">
        <w:r w:rsidR="006E608F" w:rsidRPr="006E608F">
          <w:rPr>
            <w:rStyle w:val="Toggle"/>
            <w:rPrChange w:id="5594" w:author="Titus Ellison" w:date="2022-10-20T12:40:00Z">
              <w:rPr/>
            </w:rPrChange>
          </w:rPr>
          <w:t>]</w:t>
        </w:r>
      </w:ins>
      <w:r w:rsidRPr="006E608F">
        <w:rPr>
          <w:rStyle w:val="Toggle"/>
          <w:rPrChange w:id="5595" w:author="Titus Ellison" w:date="2022-10-20T12:40:00Z">
            <w:rPr/>
          </w:rPrChange>
        </w:rPr>
        <w:t xml:space="preserve"> </w:t>
      </w:r>
      <w:ins w:id="5596" w:author="Titus Ellison" w:date="2022-10-20T12:40:00Z">
        <w:r w:rsidR="006E608F" w:rsidRPr="006E608F">
          <w:rPr>
            <w:rStyle w:val="Toggle"/>
            <w:rPrChange w:id="5597" w:author="Titus Ellison" w:date="2022-10-20T12:40:00Z">
              <w:rPr/>
            </w:rPrChange>
          </w:rPr>
          <w:t>[</w:t>
        </w:r>
      </w:ins>
      <w:del w:id="5598" w:author="Titus Ellison" w:date="2022-10-20T12:40:00Z">
        <w:r w:rsidRPr="006E608F" w:rsidDel="006E608F">
          <w:rPr>
            <w:rStyle w:val="Toggle"/>
            <w:rPrChange w:id="5599" w:author="Titus Ellison" w:date="2022-10-20T12:40:00Z">
              <w:rPr/>
            </w:rPrChange>
          </w:rPr>
          <w:delText>(</w:delText>
        </w:r>
      </w:del>
      <w:r w:rsidRPr="006E608F">
        <w:rPr>
          <w:rStyle w:val="Toggle"/>
          <w:rPrChange w:id="5600" w:author="Titus Ellison" w:date="2022-10-20T12:40:00Z">
            <w:rPr/>
          </w:rPrChange>
        </w:rPr>
        <w:t>5°F</w:t>
      </w:r>
      <w:ins w:id="5601" w:author="Titus Ellison" w:date="2022-10-20T12:40:00Z">
        <w:r w:rsidR="006E608F" w:rsidRPr="006E608F">
          <w:rPr>
            <w:rStyle w:val="Toggle"/>
            <w:rPrChange w:id="5602" w:author="Titus Ellison" w:date="2022-10-20T12:40:00Z">
              <w:rPr/>
            </w:rPrChange>
          </w:rPr>
          <w:t>]]</w:t>
        </w:r>
      </w:ins>
      <w:del w:id="5603" w:author="Titus Ellison" w:date="2022-10-20T12:40:00Z">
        <w:r w:rsidRPr="00BC7581" w:rsidDel="006E608F">
          <w:delText>)</w:delText>
        </w:r>
      </w:del>
      <w:r w:rsidRPr="00BC7581">
        <w:t xml:space="preserve"> for 2 minutes and after suppression period due to </w:t>
      </w:r>
      <w:r w:rsidR="00D21A33">
        <w:rPr>
          <w:rFonts w:cs="Times New Roman PS MT"/>
          <w:bCs/>
          <w:szCs w:val="20"/>
        </w:rPr>
        <w:t>setpoint</w:t>
      </w:r>
      <w:r w:rsidRPr="00BC7581">
        <w:t xml:space="preserve"> change per </w:t>
      </w:r>
      <w:r>
        <w:rPr>
          <w:rFonts w:cs="Times New Roman PS MT"/>
          <w:bCs/>
          <w:szCs w:val="20"/>
        </w:rPr>
        <w:t xml:space="preserve">Section </w:t>
      </w:r>
      <w:r w:rsidR="00CA5DFF">
        <w:rPr>
          <w:rFonts w:cs="Times New Roman PS MT"/>
          <w:bCs/>
          <w:szCs w:val="20"/>
        </w:rPr>
        <w:fldChar w:fldCharType="begin"/>
      </w:r>
      <w:r w:rsidR="00CA5DFF">
        <w:rPr>
          <w:rFonts w:cs="Times New Roman PS MT"/>
          <w:bCs/>
          <w:szCs w:val="20"/>
        </w:rPr>
        <w:instrText xml:space="preserve"> REF _Ref462144780 \w \h </w:instrText>
      </w:r>
      <w:r w:rsidR="00CA5DFF">
        <w:rPr>
          <w:rFonts w:cs="Times New Roman PS MT"/>
          <w:bCs/>
          <w:szCs w:val="20"/>
        </w:rPr>
      </w:r>
      <w:r w:rsidR="00CA5DFF">
        <w:rPr>
          <w:rFonts w:cs="Times New Roman PS MT"/>
          <w:bCs/>
          <w:szCs w:val="20"/>
        </w:rPr>
        <w:fldChar w:fldCharType="separate"/>
      </w:r>
      <w:r w:rsidR="0037258A">
        <w:rPr>
          <w:rFonts w:cs="Times New Roman PS MT"/>
          <w:bCs/>
          <w:szCs w:val="20"/>
        </w:rPr>
        <w:t>5.1.20</w:t>
      </w:r>
      <w:r w:rsidR="00CA5DFF">
        <w:rPr>
          <w:rFonts w:cs="Times New Roman PS MT"/>
          <w:bCs/>
          <w:szCs w:val="20"/>
        </w:rPr>
        <w:fldChar w:fldCharType="end"/>
      </w:r>
      <w:r>
        <w:rPr>
          <w:rFonts w:cs="Times New Roman PS MT"/>
          <w:bCs/>
          <w:szCs w:val="20"/>
        </w:rPr>
        <w:t>,</w:t>
      </w:r>
      <w:r w:rsidRPr="00BC7581">
        <w:t xml:space="preserve"> send 3 </w:t>
      </w:r>
      <w:r>
        <w:rPr>
          <w:rFonts w:cs="Times New Roman PS MT"/>
          <w:bCs/>
          <w:szCs w:val="20"/>
        </w:rPr>
        <w:t>requests.</w:t>
      </w:r>
    </w:p>
    <w:p w14:paraId="3964D4C2" w14:textId="74A23155" w:rsidR="009045A3" w:rsidRPr="00BC7581" w:rsidRDefault="009045A3" w:rsidP="007C1423">
      <w:pPr>
        <w:pStyle w:val="Heading5"/>
      </w:pPr>
      <w:r w:rsidRPr="00BC7581">
        <w:t xml:space="preserve">Else if the zone temperature exceeds the zone’s cooling </w:t>
      </w:r>
      <w:r w:rsidR="00D21A33">
        <w:rPr>
          <w:rFonts w:cs="Times New Roman PS MT"/>
          <w:bCs/>
          <w:szCs w:val="20"/>
        </w:rPr>
        <w:t>setpoint</w:t>
      </w:r>
      <w:r w:rsidRPr="00BC7581">
        <w:t xml:space="preserve"> by </w:t>
      </w:r>
      <w:ins w:id="5604" w:author="Titus Ellison" w:date="2022-10-20T12:40:00Z">
        <w:r w:rsidR="006E608F" w:rsidRPr="006E608F">
          <w:rPr>
            <w:rStyle w:val="Toggle"/>
            <w:rPrChange w:id="5605" w:author="Titus Ellison" w:date="2022-10-20T12:40:00Z">
              <w:rPr/>
            </w:rPrChange>
          </w:rPr>
          <w:t>[UNITS [</w:t>
        </w:r>
      </w:ins>
      <w:r w:rsidRPr="006E608F">
        <w:rPr>
          <w:rStyle w:val="Toggle"/>
          <w:rPrChange w:id="5606" w:author="Titus Ellison" w:date="2022-10-20T12:40:00Z">
            <w:rPr/>
          </w:rPrChange>
        </w:rPr>
        <w:t>2°C</w:t>
      </w:r>
      <w:ins w:id="5607" w:author="Titus Ellison" w:date="2022-10-20T12:40:00Z">
        <w:r w:rsidR="006E608F" w:rsidRPr="006E608F">
          <w:rPr>
            <w:rStyle w:val="Toggle"/>
            <w:rPrChange w:id="5608" w:author="Titus Ellison" w:date="2022-10-20T12:40:00Z">
              <w:rPr/>
            </w:rPrChange>
          </w:rPr>
          <w:t>]</w:t>
        </w:r>
      </w:ins>
      <w:r w:rsidRPr="006E608F">
        <w:rPr>
          <w:rStyle w:val="Toggle"/>
          <w:rPrChange w:id="5609" w:author="Titus Ellison" w:date="2022-10-20T12:40:00Z">
            <w:rPr/>
          </w:rPrChange>
        </w:rPr>
        <w:t xml:space="preserve"> </w:t>
      </w:r>
      <w:ins w:id="5610" w:author="Titus Ellison" w:date="2022-10-20T12:40:00Z">
        <w:r w:rsidR="006E608F" w:rsidRPr="006E608F">
          <w:rPr>
            <w:rStyle w:val="Toggle"/>
            <w:rPrChange w:id="5611" w:author="Titus Ellison" w:date="2022-10-20T12:40:00Z">
              <w:rPr/>
            </w:rPrChange>
          </w:rPr>
          <w:t>[</w:t>
        </w:r>
      </w:ins>
      <w:del w:id="5612" w:author="Titus Ellison" w:date="2022-10-20T12:40:00Z">
        <w:r w:rsidRPr="006E608F" w:rsidDel="006E608F">
          <w:rPr>
            <w:rStyle w:val="Toggle"/>
            <w:rPrChange w:id="5613" w:author="Titus Ellison" w:date="2022-10-20T12:40:00Z">
              <w:rPr/>
            </w:rPrChange>
          </w:rPr>
          <w:delText>(</w:delText>
        </w:r>
      </w:del>
      <w:r w:rsidRPr="006E608F">
        <w:rPr>
          <w:rStyle w:val="Toggle"/>
          <w:rPrChange w:id="5614" w:author="Titus Ellison" w:date="2022-10-20T12:40:00Z">
            <w:rPr/>
          </w:rPrChange>
        </w:rPr>
        <w:t>3°F</w:t>
      </w:r>
      <w:ins w:id="5615" w:author="Titus Ellison" w:date="2022-10-20T12:40:00Z">
        <w:r w:rsidR="006E608F" w:rsidRPr="006E608F">
          <w:rPr>
            <w:rStyle w:val="Toggle"/>
            <w:rPrChange w:id="5616" w:author="Titus Ellison" w:date="2022-10-20T12:40:00Z">
              <w:rPr/>
            </w:rPrChange>
          </w:rPr>
          <w:t>]]</w:t>
        </w:r>
      </w:ins>
      <w:del w:id="5617" w:author="Titus Ellison" w:date="2022-10-20T12:40:00Z">
        <w:r w:rsidRPr="00BC7581" w:rsidDel="006E608F">
          <w:delText>)</w:delText>
        </w:r>
      </w:del>
      <w:r w:rsidRPr="00BC7581">
        <w:t xml:space="preserve"> for 2 minutes and after suppression period due to </w:t>
      </w:r>
      <w:r w:rsidR="00D21A33">
        <w:rPr>
          <w:rFonts w:cs="Times New Roman PS MT"/>
          <w:bCs/>
          <w:szCs w:val="20"/>
        </w:rPr>
        <w:t>setpoint</w:t>
      </w:r>
      <w:r w:rsidRPr="00BC7581">
        <w:t xml:space="preserve"> change per </w:t>
      </w:r>
      <w:r>
        <w:rPr>
          <w:rFonts w:cs="Times New Roman PS MT"/>
          <w:bCs/>
          <w:szCs w:val="20"/>
        </w:rPr>
        <w:t xml:space="preserve">Section </w:t>
      </w:r>
      <w:r w:rsidR="00CA5DFF">
        <w:rPr>
          <w:rFonts w:cs="Times New Roman PS MT"/>
          <w:bCs/>
          <w:szCs w:val="20"/>
        </w:rPr>
        <w:fldChar w:fldCharType="begin"/>
      </w:r>
      <w:r w:rsidR="00CA5DFF">
        <w:rPr>
          <w:rFonts w:cs="Times New Roman PS MT"/>
          <w:bCs/>
          <w:szCs w:val="20"/>
        </w:rPr>
        <w:instrText xml:space="preserve"> REF _Ref462144780 \w \h </w:instrText>
      </w:r>
      <w:r w:rsidR="00CA5DFF">
        <w:rPr>
          <w:rFonts w:cs="Times New Roman PS MT"/>
          <w:bCs/>
          <w:szCs w:val="20"/>
        </w:rPr>
      </w:r>
      <w:r w:rsidR="00CA5DFF">
        <w:rPr>
          <w:rFonts w:cs="Times New Roman PS MT"/>
          <w:bCs/>
          <w:szCs w:val="20"/>
        </w:rPr>
        <w:fldChar w:fldCharType="separate"/>
      </w:r>
      <w:r w:rsidR="0037258A">
        <w:rPr>
          <w:rFonts w:cs="Times New Roman PS MT"/>
          <w:bCs/>
          <w:szCs w:val="20"/>
        </w:rPr>
        <w:t>5.1.20</w:t>
      </w:r>
      <w:r w:rsidR="00CA5DFF">
        <w:rPr>
          <w:rFonts w:cs="Times New Roman PS MT"/>
          <w:bCs/>
          <w:szCs w:val="20"/>
        </w:rPr>
        <w:fldChar w:fldCharType="end"/>
      </w:r>
      <w:r>
        <w:rPr>
          <w:rFonts w:cs="Times New Roman PS MT"/>
          <w:bCs/>
          <w:szCs w:val="20"/>
        </w:rPr>
        <w:t>,</w:t>
      </w:r>
      <w:r w:rsidRPr="00BC7581">
        <w:t xml:space="preserve"> send 2 </w:t>
      </w:r>
      <w:r>
        <w:rPr>
          <w:rFonts w:cs="Times New Roman PS MT"/>
          <w:bCs/>
          <w:szCs w:val="20"/>
        </w:rPr>
        <w:t>requests.</w:t>
      </w:r>
    </w:p>
    <w:p w14:paraId="6C42D796" w14:textId="7C820090" w:rsidR="009045A3" w:rsidRPr="00BC7581" w:rsidRDefault="009045A3" w:rsidP="007C1423">
      <w:pPr>
        <w:pStyle w:val="Heading5"/>
      </w:pPr>
      <w:r w:rsidRPr="00BC7581">
        <w:t xml:space="preserve">Else if the </w:t>
      </w:r>
      <w:r w:rsidR="005474F7">
        <w:rPr>
          <w:rFonts w:cs="Times New Roman PS MT"/>
          <w:bCs/>
          <w:szCs w:val="20"/>
        </w:rPr>
        <w:t>Cooling Loop</w:t>
      </w:r>
      <w:r w:rsidRPr="00BC7581">
        <w:t xml:space="preserve"> is greater than 95%, send 1 </w:t>
      </w:r>
      <w:r>
        <w:rPr>
          <w:rFonts w:cs="Times New Roman PS MT"/>
          <w:bCs/>
          <w:szCs w:val="20"/>
        </w:rPr>
        <w:t>request</w:t>
      </w:r>
      <w:r w:rsidRPr="00BC7581">
        <w:t xml:space="preserve"> until the </w:t>
      </w:r>
      <w:r w:rsidR="005474F7">
        <w:rPr>
          <w:rFonts w:cs="Times New Roman PS MT"/>
          <w:bCs/>
          <w:szCs w:val="20"/>
        </w:rPr>
        <w:t>Cooling Loop</w:t>
      </w:r>
      <w:r w:rsidRPr="00BC7581">
        <w:t xml:space="preserve"> is less than 85</w:t>
      </w:r>
      <w:r>
        <w:rPr>
          <w:rFonts w:cs="Times New Roman PS MT"/>
          <w:bCs/>
          <w:szCs w:val="20"/>
        </w:rPr>
        <w:t>%.</w:t>
      </w:r>
    </w:p>
    <w:p w14:paraId="5B558FC6" w14:textId="52F15230" w:rsidR="009045A3" w:rsidRPr="00BC7581" w:rsidRDefault="009045A3" w:rsidP="007C1423">
      <w:pPr>
        <w:pStyle w:val="Heading5"/>
      </w:pPr>
      <w:r w:rsidRPr="00BC7581">
        <w:t xml:space="preserve">Else if the </w:t>
      </w:r>
      <w:r w:rsidR="005474F7">
        <w:rPr>
          <w:rFonts w:cs="Times New Roman PS MT"/>
          <w:bCs/>
          <w:szCs w:val="20"/>
        </w:rPr>
        <w:t>Cooling Loop</w:t>
      </w:r>
      <w:r w:rsidRPr="00BC7581">
        <w:t xml:space="preserve"> is less than 95%, send 0 </w:t>
      </w:r>
      <w:r>
        <w:rPr>
          <w:rFonts w:cs="Times New Roman PS MT"/>
          <w:bCs/>
          <w:szCs w:val="20"/>
        </w:rPr>
        <w:t>requests.</w:t>
      </w:r>
    </w:p>
    <w:p w14:paraId="7C79898D" w14:textId="4B3D1216" w:rsidR="009045A3" w:rsidRPr="00BC7581" w:rsidRDefault="009045A3" w:rsidP="0087618D">
      <w:pPr>
        <w:pStyle w:val="Heading4"/>
      </w:pPr>
      <w:r w:rsidRPr="00BC7581">
        <w:lastRenderedPageBreak/>
        <w:t>Cold</w:t>
      </w:r>
      <w:r w:rsidRPr="00B87A61">
        <w:rPr>
          <w:rFonts w:cs="Times New Roman PS MT"/>
          <w:szCs w:val="20"/>
        </w:rPr>
        <w:t>-</w:t>
      </w:r>
      <w:r w:rsidRPr="00BC7581">
        <w:t>Duct Static Pressure Reset Requests</w:t>
      </w:r>
    </w:p>
    <w:p w14:paraId="5D9ED245" w14:textId="0A438FAF" w:rsidR="009045A3" w:rsidRPr="00BC7581" w:rsidRDefault="009045A3" w:rsidP="007C1423">
      <w:pPr>
        <w:pStyle w:val="Heading5"/>
      </w:pPr>
      <w:r w:rsidRPr="00BC7581">
        <w:t xml:space="preserve">If the measured airflow is less than 50% of </w:t>
      </w:r>
      <w:r w:rsidR="00D21A33">
        <w:rPr>
          <w:rFonts w:cs="Times New Roman PS MT"/>
          <w:bCs/>
          <w:szCs w:val="20"/>
        </w:rPr>
        <w:t>setpoint</w:t>
      </w:r>
      <w:r w:rsidRPr="00BC7581">
        <w:t xml:space="preserve"> while </w:t>
      </w:r>
      <w:r w:rsidR="00D21A33">
        <w:rPr>
          <w:rFonts w:cs="Times New Roman PS MT"/>
          <w:bCs/>
          <w:szCs w:val="20"/>
        </w:rPr>
        <w:t>setpoint</w:t>
      </w:r>
      <w:r w:rsidRPr="00BC7581">
        <w:t xml:space="preserve"> is greater than zero and the damper position is greater than 95% for 1 minute, send 3 </w:t>
      </w:r>
      <w:r>
        <w:rPr>
          <w:rFonts w:cs="Times New Roman PS MT"/>
          <w:bCs/>
          <w:szCs w:val="20"/>
        </w:rPr>
        <w:t>requests.</w:t>
      </w:r>
    </w:p>
    <w:p w14:paraId="30F57836" w14:textId="71F347E3" w:rsidR="009045A3" w:rsidRPr="00BC7581" w:rsidRDefault="009045A3" w:rsidP="007C1423">
      <w:pPr>
        <w:pStyle w:val="Heading5"/>
      </w:pPr>
      <w:r w:rsidRPr="00BC7581">
        <w:t xml:space="preserve">Else if the measured airflow is less than 70% of </w:t>
      </w:r>
      <w:r w:rsidR="00D21A33">
        <w:rPr>
          <w:rFonts w:cs="Times New Roman PS MT"/>
          <w:bCs/>
          <w:szCs w:val="20"/>
        </w:rPr>
        <w:t>setpoint</w:t>
      </w:r>
      <w:r w:rsidRPr="00BC7581">
        <w:t xml:space="preserve"> while </w:t>
      </w:r>
      <w:r w:rsidR="00D21A33">
        <w:rPr>
          <w:rFonts w:cs="Times New Roman PS MT"/>
          <w:bCs/>
          <w:szCs w:val="20"/>
        </w:rPr>
        <w:t>setpoint</w:t>
      </w:r>
      <w:r w:rsidRPr="00BC7581">
        <w:t xml:space="preserve"> is greater than zero and the damper position is greater than 95% for 1 minute, send 2 </w:t>
      </w:r>
      <w:r>
        <w:rPr>
          <w:rFonts w:cs="Times New Roman PS MT"/>
          <w:bCs/>
          <w:szCs w:val="20"/>
        </w:rPr>
        <w:t>requests.</w:t>
      </w:r>
    </w:p>
    <w:p w14:paraId="54116C9C" w14:textId="7FC3900B" w:rsidR="009045A3" w:rsidRPr="00BC7581" w:rsidRDefault="009045A3" w:rsidP="007C1423">
      <w:pPr>
        <w:pStyle w:val="Heading5"/>
      </w:pPr>
      <w:r w:rsidRPr="00BC7581">
        <w:t xml:space="preserve">Else if the </w:t>
      </w:r>
      <w:r>
        <w:rPr>
          <w:rFonts w:cs="Times New Roman PS MT"/>
          <w:bCs/>
          <w:szCs w:val="20"/>
        </w:rPr>
        <w:t>damper</w:t>
      </w:r>
      <w:r w:rsidRPr="00BC7581">
        <w:t xml:space="preserve"> position is greater than 95%, send 1 </w:t>
      </w:r>
      <w:r>
        <w:rPr>
          <w:rFonts w:cs="Times New Roman PS MT"/>
          <w:bCs/>
          <w:szCs w:val="20"/>
        </w:rPr>
        <w:t>request</w:t>
      </w:r>
      <w:r w:rsidRPr="00BC7581">
        <w:t xml:space="preserve"> until the </w:t>
      </w:r>
      <w:r>
        <w:rPr>
          <w:rFonts w:cs="Times New Roman PS MT"/>
          <w:bCs/>
          <w:szCs w:val="20"/>
        </w:rPr>
        <w:t>damper</w:t>
      </w:r>
      <w:r w:rsidRPr="00BC7581">
        <w:t xml:space="preserve"> position is less than 85</w:t>
      </w:r>
      <w:r>
        <w:rPr>
          <w:rFonts w:cs="Times New Roman PS MT"/>
          <w:bCs/>
          <w:szCs w:val="20"/>
        </w:rPr>
        <w:t>%.</w:t>
      </w:r>
    </w:p>
    <w:p w14:paraId="3B8070F8" w14:textId="3DEF73F6" w:rsidR="009045A3" w:rsidRPr="00BC7581" w:rsidRDefault="009045A3" w:rsidP="007C1423">
      <w:pPr>
        <w:pStyle w:val="Heading5"/>
      </w:pPr>
      <w:r w:rsidRPr="00BC7581">
        <w:t xml:space="preserve">Else if the </w:t>
      </w:r>
      <w:r>
        <w:rPr>
          <w:rFonts w:cs="Times New Roman PS MT"/>
          <w:bCs/>
          <w:szCs w:val="20"/>
        </w:rPr>
        <w:t>damper</w:t>
      </w:r>
      <w:r w:rsidRPr="00BC7581">
        <w:t xml:space="preserve"> position is less than 95%, send 0 </w:t>
      </w:r>
      <w:r>
        <w:rPr>
          <w:rFonts w:cs="Times New Roman PS MT"/>
          <w:bCs/>
          <w:szCs w:val="20"/>
        </w:rPr>
        <w:t>requests.</w:t>
      </w:r>
    </w:p>
    <w:p w14:paraId="497A9AD5" w14:textId="77777777" w:rsidR="009045A3" w:rsidRPr="00BC7581" w:rsidRDefault="009045A3" w:rsidP="0087618D">
      <w:pPr>
        <w:pStyle w:val="Heading4"/>
      </w:pPr>
      <w:r w:rsidRPr="00BC7581">
        <w:t>Heating SAT Reset Requests</w:t>
      </w:r>
    </w:p>
    <w:p w14:paraId="7F92B4D1" w14:textId="634F43C5" w:rsidR="009045A3" w:rsidRPr="00BC7581" w:rsidRDefault="009045A3" w:rsidP="007C1423">
      <w:pPr>
        <w:pStyle w:val="Heading5"/>
      </w:pPr>
      <w:r w:rsidRPr="00BC7581">
        <w:t xml:space="preserve">If the zone temperature is below the zone’s heating </w:t>
      </w:r>
      <w:r w:rsidR="00D21A33">
        <w:t>setpoint</w:t>
      </w:r>
      <w:r w:rsidRPr="00BC7581">
        <w:t xml:space="preserve"> by </w:t>
      </w:r>
      <w:ins w:id="5618" w:author="Titus Ellison" w:date="2022-10-20T12:41:00Z">
        <w:r w:rsidR="005C43BC" w:rsidRPr="005C43BC">
          <w:rPr>
            <w:rStyle w:val="Toggle"/>
            <w:rPrChange w:id="5619" w:author="Titus Ellison" w:date="2022-10-20T12:41:00Z">
              <w:rPr/>
            </w:rPrChange>
          </w:rPr>
          <w:t>[UNITS [</w:t>
        </w:r>
      </w:ins>
      <w:r w:rsidRPr="005C43BC">
        <w:rPr>
          <w:rStyle w:val="Toggle"/>
          <w:rPrChange w:id="5620" w:author="Titus Ellison" w:date="2022-10-20T12:41:00Z">
            <w:rPr/>
          </w:rPrChange>
        </w:rPr>
        <w:t>3°C</w:t>
      </w:r>
      <w:ins w:id="5621" w:author="Titus Ellison" w:date="2022-10-20T12:41:00Z">
        <w:r w:rsidR="005C43BC" w:rsidRPr="005C43BC">
          <w:rPr>
            <w:rStyle w:val="Toggle"/>
            <w:rPrChange w:id="5622" w:author="Titus Ellison" w:date="2022-10-20T12:41:00Z">
              <w:rPr/>
            </w:rPrChange>
          </w:rPr>
          <w:t>]</w:t>
        </w:r>
      </w:ins>
      <w:r w:rsidRPr="005C43BC">
        <w:rPr>
          <w:rStyle w:val="Toggle"/>
          <w:rPrChange w:id="5623" w:author="Titus Ellison" w:date="2022-10-20T12:41:00Z">
            <w:rPr/>
          </w:rPrChange>
        </w:rPr>
        <w:t xml:space="preserve"> </w:t>
      </w:r>
      <w:ins w:id="5624" w:author="Titus Ellison" w:date="2022-10-20T12:41:00Z">
        <w:r w:rsidR="005C43BC" w:rsidRPr="005C43BC">
          <w:rPr>
            <w:rStyle w:val="Toggle"/>
            <w:rPrChange w:id="5625" w:author="Titus Ellison" w:date="2022-10-20T12:41:00Z">
              <w:rPr/>
            </w:rPrChange>
          </w:rPr>
          <w:t>[</w:t>
        </w:r>
      </w:ins>
      <w:del w:id="5626" w:author="Titus Ellison" w:date="2022-10-20T12:41:00Z">
        <w:r w:rsidRPr="005C43BC" w:rsidDel="005C43BC">
          <w:rPr>
            <w:rStyle w:val="Toggle"/>
            <w:rPrChange w:id="5627" w:author="Titus Ellison" w:date="2022-10-20T12:41:00Z">
              <w:rPr/>
            </w:rPrChange>
          </w:rPr>
          <w:delText>(</w:delText>
        </w:r>
      </w:del>
      <w:r w:rsidRPr="005C43BC">
        <w:rPr>
          <w:rStyle w:val="Toggle"/>
          <w:rPrChange w:id="5628" w:author="Titus Ellison" w:date="2022-10-20T12:41:00Z">
            <w:rPr/>
          </w:rPrChange>
        </w:rPr>
        <w:t>5°F</w:t>
      </w:r>
      <w:ins w:id="5629" w:author="Titus Ellison" w:date="2022-10-20T12:41:00Z">
        <w:r w:rsidR="005C43BC" w:rsidRPr="005C43BC">
          <w:rPr>
            <w:rStyle w:val="Toggle"/>
            <w:rPrChange w:id="5630" w:author="Titus Ellison" w:date="2022-10-20T12:41:00Z">
              <w:rPr/>
            </w:rPrChange>
          </w:rPr>
          <w:t>]]</w:t>
        </w:r>
      </w:ins>
      <w:del w:id="5631" w:author="Titus Ellison" w:date="2022-10-20T12:41:00Z">
        <w:r w:rsidRPr="00BC7581" w:rsidDel="005C43BC">
          <w:delText>)</w:delText>
        </w:r>
      </w:del>
      <w:r w:rsidRPr="00BC7581">
        <w:t xml:space="preserve"> for 2 minutes and after suppression period due to </w:t>
      </w:r>
      <w:r w:rsidR="00D21A33">
        <w:t>setpoint</w:t>
      </w:r>
      <w:r w:rsidRPr="00BC7581">
        <w:t xml:space="preserve"> change per </w:t>
      </w:r>
      <w:r>
        <w:t xml:space="preserve">Section </w:t>
      </w:r>
      <w:r w:rsidR="00CA5DFF">
        <w:fldChar w:fldCharType="begin"/>
      </w:r>
      <w:r w:rsidR="00CA5DFF">
        <w:instrText xml:space="preserve"> REF _Ref462144780 \w \h </w:instrText>
      </w:r>
      <w:r w:rsidR="00CA5DFF">
        <w:fldChar w:fldCharType="separate"/>
      </w:r>
      <w:r w:rsidR="0037258A">
        <w:t>5.1.20</w:t>
      </w:r>
      <w:r w:rsidR="00CA5DFF">
        <w:fldChar w:fldCharType="end"/>
      </w:r>
      <w:r>
        <w:t>,</w:t>
      </w:r>
      <w:r w:rsidRPr="00BC7581">
        <w:t xml:space="preserve"> send 3 </w:t>
      </w:r>
      <w:r>
        <w:t>requests.</w:t>
      </w:r>
    </w:p>
    <w:p w14:paraId="3A2FB528" w14:textId="14A0B76F" w:rsidR="009045A3" w:rsidRPr="00BC7581" w:rsidRDefault="009045A3" w:rsidP="007C1423">
      <w:pPr>
        <w:pStyle w:val="Heading5"/>
      </w:pPr>
      <w:r w:rsidRPr="00BC7581">
        <w:t xml:space="preserve">Else if the zone temperature is below the zone’s heating </w:t>
      </w:r>
      <w:r w:rsidR="00D21A33">
        <w:t>setpoint</w:t>
      </w:r>
      <w:r w:rsidRPr="00BC7581">
        <w:t xml:space="preserve"> by </w:t>
      </w:r>
      <w:ins w:id="5632" w:author="Titus Ellison" w:date="2022-10-20T12:41:00Z">
        <w:r w:rsidR="005C43BC" w:rsidRPr="005C43BC">
          <w:rPr>
            <w:rStyle w:val="Toggle"/>
            <w:rPrChange w:id="5633" w:author="Titus Ellison" w:date="2022-10-20T12:41:00Z">
              <w:rPr/>
            </w:rPrChange>
          </w:rPr>
          <w:t>[UNITS [</w:t>
        </w:r>
      </w:ins>
      <w:r w:rsidRPr="005C43BC">
        <w:rPr>
          <w:rStyle w:val="Toggle"/>
          <w:rPrChange w:id="5634" w:author="Titus Ellison" w:date="2022-10-20T12:41:00Z">
            <w:rPr/>
          </w:rPrChange>
        </w:rPr>
        <w:t>2°C</w:t>
      </w:r>
      <w:ins w:id="5635" w:author="Titus Ellison" w:date="2022-10-20T12:41:00Z">
        <w:r w:rsidR="005C43BC" w:rsidRPr="005C43BC">
          <w:rPr>
            <w:rStyle w:val="Toggle"/>
            <w:rPrChange w:id="5636" w:author="Titus Ellison" w:date="2022-10-20T12:41:00Z">
              <w:rPr/>
            </w:rPrChange>
          </w:rPr>
          <w:t>]</w:t>
        </w:r>
      </w:ins>
      <w:r w:rsidRPr="005C43BC">
        <w:rPr>
          <w:rStyle w:val="Toggle"/>
          <w:rPrChange w:id="5637" w:author="Titus Ellison" w:date="2022-10-20T12:41:00Z">
            <w:rPr/>
          </w:rPrChange>
        </w:rPr>
        <w:t xml:space="preserve"> </w:t>
      </w:r>
      <w:ins w:id="5638" w:author="Titus Ellison" w:date="2022-10-20T12:41:00Z">
        <w:r w:rsidR="005C43BC" w:rsidRPr="005C43BC">
          <w:rPr>
            <w:rStyle w:val="Toggle"/>
            <w:rPrChange w:id="5639" w:author="Titus Ellison" w:date="2022-10-20T12:41:00Z">
              <w:rPr/>
            </w:rPrChange>
          </w:rPr>
          <w:t>[</w:t>
        </w:r>
      </w:ins>
      <w:del w:id="5640" w:author="Titus Ellison" w:date="2022-10-20T12:41:00Z">
        <w:r w:rsidRPr="005C43BC" w:rsidDel="005C43BC">
          <w:rPr>
            <w:rStyle w:val="Toggle"/>
            <w:rPrChange w:id="5641" w:author="Titus Ellison" w:date="2022-10-20T12:41:00Z">
              <w:rPr/>
            </w:rPrChange>
          </w:rPr>
          <w:delText>(</w:delText>
        </w:r>
      </w:del>
      <w:r w:rsidRPr="005C43BC">
        <w:rPr>
          <w:rStyle w:val="Toggle"/>
          <w:rPrChange w:id="5642" w:author="Titus Ellison" w:date="2022-10-20T12:41:00Z">
            <w:rPr/>
          </w:rPrChange>
        </w:rPr>
        <w:t>3°F</w:t>
      </w:r>
      <w:ins w:id="5643" w:author="Titus Ellison" w:date="2022-10-20T12:41:00Z">
        <w:r w:rsidR="005C43BC" w:rsidRPr="005C43BC">
          <w:rPr>
            <w:rStyle w:val="Toggle"/>
            <w:rPrChange w:id="5644" w:author="Titus Ellison" w:date="2022-10-20T12:41:00Z">
              <w:rPr/>
            </w:rPrChange>
          </w:rPr>
          <w:t>]]</w:t>
        </w:r>
      </w:ins>
      <w:del w:id="5645" w:author="Titus Ellison" w:date="2022-10-20T12:41:00Z">
        <w:r w:rsidRPr="00BC7581" w:rsidDel="005C43BC">
          <w:delText>)</w:delText>
        </w:r>
      </w:del>
      <w:r w:rsidRPr="00BC7581">
        <w:t xml:space="preserve"> for 2 minutes and after suppression period due to </w:t>
      </w:r>
      <w:r w:rsidR="00D21A33">
        <w:t>setpoint</w:t>
      </w:r>
      <w:r w:rsidRPr="00BC7581">
        <w:t xml:space="preserve"> change per </w:t>
      </w:r>
      <w:r>
        <w:t xml:space="preserve">Section </w:t>
      </w:r>
      <w:r w:rsidR="00CA5DFF">
        <w:fldChar w:fldCharType="begin"/>
      </w:r>
      <w:r w:rsidR="00CA5DFF">
        <w:instrText xml:space="preserve"> REF _Ref462144780 \w \h </w:instrText>
      </w:r>
      <w:r w:rsidR="00CA5DFF">
        <w:fldChar w:fldCharType="separate"/>
      </w:r>
      <w:r w:rsidR="0037258A">
        <w:t>5.1.20</w:t>
      </w:r>
      <w:r w:rsidR="00CA5DFF">
        <w:fldChar w:fldCharType="end"/>
      </w:r>
      <w:r>
        <w:t>,</w:t>
      </w:r>
      <w:r w:rsidRPr="00BC7581">
        <w:t xml:space="preserve"> send 2 </w:t>
      </w:r>
      <w:r>
        <w:t>requests.</w:t>
      </w:r>
    </w:p>
    <w:p w14:paraId="5345837E" w14:textId="41ECAB9E" w:rsidR="009045A3" w:rsidRPr="00BC7581" w:rsidRDefault="009045A3" w:rsidP="007C1423">
      <w:pPr>
        <w:pStyle w:val="Heading5"/>
      </w:pPr>
      <w:r w:rsidRPr="00BC7581">
        <w:t xml:space="preserve">Else if the </w:t>
      </w:r>
      <w:r w:rsidR="005474F7">
        <w:t>Heating Loop</w:t>
      </w:r>
      <w:r w:rsidRPr="00BC7581">
        <w:t xml:space="preserve"> is greater than 95%, send 1 </w:t>
      </w:r>
      <w:r>
        <w:t>request</w:t>
      </w:r>
      <w:r w:rsidRPr="00BC7581">
        <w:t xml:space="preserve"> until the </w:t>
      </w:r>
      <w:r w:rsidR="005474F7">
        <w:t>Heating Loop</w:t>
      </w:r>
      <w:r w:rsidRPr="00BC7581">
        <w:t xml:space="preserve"> is less than 85</w:t>
      </w:r>
      <w:r>
        <w:t>%.</w:t>
      </w:r>
    </w:p>
    <w:p w14:paraId="2CD248F3" w14:textId="7692D707" w:rsidR="009045A3" w:rsidRPr="00BC7581" w:rsidRDefault="009045A3" w:rsidP="007C1423">
      <w:pPr>
        <w:pStyle w:val="Heading5"/>
      </w:pPr>
      <w:r w:rsidRPr="00BC7581">
        <w:t xml:space="preserve">Else if the </w:t>
      </w:r>
      <w:r w:rsidR="005474F7">
        <w:t>Heating Loop</w:t>
      </w:r>
      <w:r w:rsidRPr="00BC7581">
        <w:t xml:space="preserve"> is less than 95%, send 0 </w:t>
      </w:r>
      <w:r>
        <w:t>requests.</w:t>
      </w:r>
    </w:p>
    <w:p w14:paraId="1A455365" w14:textId="46CF6E79" w:rsidR="009045A3" w:rsidRPr="00BC7581" w:rsidRDefault="009045A3" w:rsidP="0087618D">
      <w:pPr>
        <w:pStyle w:val="Heading4"/>
      </w:pPr>
      <w:r w:rsidRPr="00BC7581">
        <w:t>Hot</w:t>
      </w:r>
      <w:r w:rsidRPr="00B87A61">
        <w:rPr>
          <w:rFonts w:cs="Times New Roman PS MT"/>
          <w:szCs w:val="20"/>
        </w:rPr>
        <w:t>-</w:t>
      </w:r>
      <w:r w:rsidRPr="00BC7581">
        <w:t>Duct Static Pressure Reset Requests</w:t>
      </w:r>
    </w:p>
    <w:p w14:paraId="709CF73F" w14:textId="1051BC9B" w:rsidR="009045A3" w:rsidRPr="00BC7581" w:rsidRDefault="009045A3" w:rsidP="007C1423">
      <w:pPr>
        <w:pStyle w:val="Heading5"/>
      </w:pPr>
      <w:r w:rsidRPr="00BC7581">
        <w:t xml:space="preserve">If the measured airflow is less than 50% of </w:t>
      </w:r>
      <w:r w:rsidR="00D21A33">
        <w:rPr>
          <w:rFonts w:cs="Times New Roman PS MT"/>
          <w:bCs/>
          <w:szCs w:val="20"/>
        </w:rPr>
        <w:t>setpoint</w:t>
      </w:r>
      <w:r w:rsidRPr="00BC7581">
        <w:t xml:space="preserve"> while </w:t>
      </w:r>
      <w:r w:rsidR="00D21A33">
        <w:rPr>
          <w:rFonts w:cs="Times New Roman PS MT"/>
          <w:bCs/>
          <w:szCs w:val="20"/>
        </w:rPr>
        <w:t>setpoint</w:t>
      </w:r>
      <w:r w:rsidRPr="00BC7581">
        <w:t xml:space="preserve"> is greater than zero for 1 minute, send 3 </w:t>
      </w:r>
      <w:r>
        <w:rPr>
          <w:rFonts w:cs="Times New Roman PS MT"/>
          <w:bCs/>
          <w:szCs w:val="20"/>
        </w:rPr>
        <w:t>requests.</w:t>
      </w:r>
    </w:p>
    <w:p w14:paraId="50C61682" w14:textId="36F89605" w:rsidR="009045A3" w:rsidRPr="00BC7581" w:rsidRDefault="009045A3" w:rsidP="007C1423">
      <w:pPr>
        <w:pStyle w:val="Heading5"/>
      </w:pPr>
      <w:r w:rsidRPr="00BC7581">
        <w:t xml:space="preserve">Else if the measured airflow is less than 70% of </w:t>
      </w:r>
      <w:r w:rsidR="00D21A33">
        <w:rPr>
          <w:rFonts w:cs="Times New Roman PS MT"/>
          <w:bCs/>
          <w:szCs w:val="20"/>
        </w:rPr>
        <w:t>setpoint</w:t>
      </w:r>
      <w:r w:rsidRPr="00BC7581">
        <w:t xml:space="preserve"> while </w:t>
      </w:r>
      <w:r w:rsidR="00D21A33">
        <w:rPr>
          <w:rFonts w:cs="Times New Roman PS MT"/>
          <w:bCs/>
          <w:szCs w:val="20"/>
        </w:rPr>
        <w:t>setpoint</w:t>
      </w:r>
      <w:r w:rsidRPr="00BC7581">
        <w:t xml:space="preserve"> is greater than zero for 1 minute, send 2 </w:t>
      </w:r>
      <w:r>
        <w:rPr>
          <w:rFonts w:cs="Times New Roman PS MT"/>
          <w:bCs/>
          <w:szCs w:val="20"/>
        </w:rPr>
        <w:t>requests.</w:t>
      </w:r>
    </w:p>
    <w:p w14:paraId="5A5A6559" w14:textId="46F8B90F" w:rsidR="009045A3" w:rsidRPr="00BC7581" w:rsidRDefault="009045A3" w:rsidP="007C1423">
      <w:pPr>
        <w:pStyle w:val="Heading5"/>
      </w:pPr>
      <w:r w:rsidRPr="00BC7581">
        <w:t xml:space="preserve">Else if the </w:t>
      </w:r>
      <w:r>
        <w:rPr>
          <w:rFonts w:cs="Times New Roman PS MT"/>
          <w:bCs/>
          <w:szCs w:val="20"/>
        </w:rPr>
        <w:t>damper</w:t>
      </w:r>
      <w:r w:rsidRPr="00BC7581">
        <w:t xml:space="preserve"> position is greater than 95%, send 1 </w:t>
      </w:r>
      <w:r>
        <w:rPr>
          <w:rFonts w:cs="Times New Roman PS MT"/>
          <w:bCs/>
          <w:szCs w:val="20"/>
        </w:rPr>
        <w:t>request</w:t>
      </w:r>
      <w:r w:rsidRPr="00BC7581">
        <w:t xml:space="preserve"> until the </w:t>
      </w:r>
      <w:r>
        <w:rPr>
          <w:rFonts w:cs="Times New Roman PS MT"/>
          <w:bCs/>
          <w:szCs w:val="20"/>
        </w:rPr>
        <w:t>damper</w:t>
      </w:r>
      <w:r w:rsidRPr="00BC7581">
        <w:t xml:space="preserve"> position is less than 85</w:t>
      </w:r>
      <w:r>
        <w:rPr>
          <w:rFonts w:cs="Times New Roman PS MT"/>
          <w:bCs/>
          <w:szCs w:val="20"/>
        </w:rPr>
        <w:t>%.</w:t>
      </w:r>
    </w:p>
    <w:p w14:paraId="58EEE54A" w14:textId="0F2AF2EB" w:rsidR="009045A3" w:rsidRPr="00BC7581" w:rsidRDefault="009045A3" w:rsidP="007C1423">
      <w:pPr>
        <w:pStyle w:val="Heading5"/>
      </w:pPr>
      <w:r w:rsidRPr="00BC7581">
        <w:t xml:space="preserve">Else if the </w:t>
      </w:r>
      <w:r>
        <w:rPr>
          <w:rFonts w:cs="Times New Roman PS MT"/>
          <w:bCs/>
          <w:szCs w:val="20"/>
        </w:rPr>
        <w:t>damper</w:t>
      </w:r>
      <w:r w:rsidRPr="00BC7581">
        <w:t xml:space="preserve"> position is less than 95%, send 0 </w:t>
      </w:r>
      <w:r>
        <w:rPr>
          <w:rFonts w:cs="Times New Roman PS MT"/>
          <w:bCs/>
          <w:szCs w:val="20"/>
        </w:rPr>
        <w:t>requests.</w:t>
      </w:r>
    </w:p>
    <w:p w14:paraId="5FDF3F8B" w14:textId="77BFB678" w:rsidR="009045A3" w:rsidRPr="00BC7581" w:rsidRDefault="009045A3" w:rsidP="0087618D">
      <w:pPr>
        <w:pStyle w:val="Heading4"/>
      </w:pPr>
      <w:r w:rsidRPr="00BC7581">
        <w:t>Heating</w:t>
      </w:r>
      <w:r w:rsidRPr="00B87A61">
        <w:rPr>
          <w:rFonts w:cs="Times New Roman PS MT"/>
          <w:szCs w:val="20"/>
        </w:rPr>
        <w:t>-</w:t>
      </w:r>
      <w:r w:rsidRPr="00BC7581">
        <w:t xml:space="preserve">Fan Requests. Send the heating fan that serves the zone a </w:t>
      </w:r>
      <w:r w:rsidRPr="00B87A61">
        <w:rPr>
          <w:rFonts w:cs="Times New Roman PS MT"/>
          <w:bCs/>
          <w:szCs w:val="20"/>
        </w:rPr>
        <w:t>heating-fan request</w:t>
      </w:r>
      <w:r w:rsidRPr="00BC7581">
        <w:t xml:space="preserve"> as follows:</w:t>
      </w:r>
    </w:p>
    <w:p w14:paraId="12959469" w14:textId="4B8F6729" w:rsidR="009045A3" w:rsidRPr="00BC7581" w:rsidRDefault="009045A3" w:rsidP="007C1423">
      <w:pPr>
        <w:pStyle w:val="Heading5"/>
      </w:pPr>
      <w:r w:rsidRPr="00BC7581">
        <w:t xml:space="preserve">If the </w:t>
      </w:r>
      <w:r w:rsidR="005474F7">
        <w:rPr>
          <w:rFonts w:cs="Times New Roman PS MT"/>
          <w:bCs/>
          <w:szCs w:val="20"/>
        </w:rPr>
        <w:t>Heating Loop</w:t>
      </w:r>
      <w:r w:rsidRPr="00BC7581">
        <w:t xml:space="preserve"> is greater than 15%, send 1 </w:t>
      </w:r>
      <w:r>
        <w:rPr>
          <w:rFonts w:cs="Times New Roman PS MT"/>
          <w:bCs/>
          <w:szCs w:val="20"/>
        </w:rPr>
        <w:t>request</w:t>
      </w:r>
      <w:r w:rsidRPr="00BC7581">
        <w:t xml:space="preserve"> until the </w:t>
      </w:r>
      <w:r w:rsidR="005474F7">
        <w:rPr>
          <w:rFonts w:cs="Times New Roman PS MT"/>
          <w:bCs/>
          <w:szCs w:val="20"/>
        </w:rPr>
        <w:t>Heating Loop</w:t>
      </w:r>
      <w:r w:rsidRPr="00BC7581">
        <w:t xml:space="preserve"> is less than 1</w:t>
      </w:r>
      <w:r>
        <w:rPr>
          <w:rFonts w:cs="Times New Roman PS MT"/>
          <w:bCs/>
          <w:szCs w:val="20"/>
        </w:rPr>
        <w:t>%.</w:t>
      </w:r>
    </w:p>
    <w:p w14:paraId="0F6B3C9D" w14:textId="4EED3CE4" w:rsidR="009045A3" w:rsidRPr="00BC7581" w:rsidRDefault="009045A3" w:rsidP="007C1423">
      <w:pPr>
        <w:pStyle w:val="Heading5"/>
      </w:pPr>
      <w:r w:rsidRPr="00BC7581">
        <w:t xml:space="preserve">Else if the </w:t>
      </w:r>
      <w:r w:rsidR="005474F7">
        <w:rPr>
          <w:rFonts w:cs="Times New Roman PS MT"/>
          <w:bCs/>
          <w:szCs w:val="20"/>
        </w:rPr>
        <w:t>Heating Loop</w:t>
      </w:r>
      <w:r w:rsidRPr="00BC7581">
        <w:t xml:space="preserve"> is less than 15%, send 0 </w:t>
      </w:r>
      <w:r>
        <w:rPr>
          <w:rFonts w:cs="Times New Roman PS MT"/>
          <w:bCs/>
          <w:szCs w:val="20"/>
        </w:rPr>
        <w:t>requests</w:t>
      </w:r>
      <w:r w:rsidRPr="00BC7581">
        <w:t>.</w:t>
      </w:r>
    </w:p>
    <w:p w14:paraId="20011CEB" w14:textId="1DD43E96" w:rsidR="009045A3" w:rsidRPr="00FB4192" w:rsidRDefault="005A3F23" w:rsidP="0087618D">
      <w:pPr>
        <w:pStyle w:val="Heading2"/>
      </w:pPr>
      <w:bookmarkStart w:id="5646" w:name="_Toc497723499"/>
      <w:bookmarkStart w:id="5647" w:name="_Toc121477565"/>
      <w:ins w:id="5648" w:author="Hwakong Cheng" w:date="2022-10-24T16:10:00Z">
        <w:r w:rsidRPr="005A3F23">
          <w:rPr>
            <w:rStyle w:val="Toggle"/>
            <w:rPrChange w:id="5649" w:author="Hwakong Cheng" w:date="2022-10-24T16:11:00Z">
              <w:rPr/>
            </w:rPrChange>
          </w:rPr>
          <w:t>[ANY AHU M</w:t>
        </w:r>
      </w:ins>
      <w:ins w:id="5650" w:author="Hwakong Cheng" w:date="2022-10-24T16:11:00Z">
        <w:r w:rsidRPr="005A3F23">
          <w:rPr>
            <w:rStyle w:val="Toggle"/>
            <w:rPrChange w:id="5651" w:author="Hwakong Cheng" w:date="2022-10-24T16:11:00Z">
              <w:rPr/>
            </w:rPrChange>
          </w:rPr>
          <w:t xml:space="preserve">ZVAV DFDD </w:t>
        </w:r>
        <w:proofErr w:type="gramStart"/>
        <w:r w:rsidRPr="005A3F23">
          <w:rPr>
            <w:rStyle w:val="Toggle"/>
            <w:rPrChange w:id="5652" w:author="Hwakong Cheng" w:date="2022-10-24T16:11:00Z">
              <w:rPr/>
            </w:rPrChange>
          </w:rPr>
          <w:t>SZVAV]</w:t>
        </w:r>
      </w:ins>
      <w:r w:rsidR="009045A3" w:rsidRPr="00FB4192">
        <w:t>Air</w:t>
      </w:r>
      <w:proofErr w:type="gramEnd"/>
      <w:r w:rsidR="009045A3" w:rsidRPr="00FB4192">
        <w:t>-Handling Unit System Modes</w:t>
      </w:r>
      <w:bookmarkEnd w:id="5646"/>
      <w:bookmarkEnd w:id="5647"/>
    </w:p>
    <w:p w14:paraId="65BF1A97" w14:textId="57EF2332" w:rsidR="009045A3" w:rsidRPr="00BC7581" w:rsidRDefault="009045A3" w:rsidP="0087618D">
      <w:pPr>
        <w:pStyle w:val="Heading3"/>
      </w:pPr>
      <w:bookmarkStart w:id="5653" w:name="_Ref75933328"/>
      <w:r w:rsidRPr="00BC7581">
        <w:t xml:space="preserve">AHU system </w:t>
      </w:r>
      <w:r>
        <w:rPr>
          <w:rFonts w:cs="Times New Roman PS MT"/>
          <w:bCs/>
          <w:szCs w:val="20"/>
        </w:rPr>
        <w:t>modes</w:t>
      </w:r>
      <w:r w:rsidRPr="00BC7581">
        <w:t xml:space="preserve"> are the same as the </w:t>
      </w:r>
      <w:r>
        <w:rPr>
          <w:rFonts w:cs="Times New Roman PS MT"/>
          <w:bCs/>
          <w:szCs w:val="20"/>
        </w:rPr>
        <w:t>mode</w:t>
      </w:r>
      <w:r w:rsidRPr="00BC7581">
        <w:t xml:space="preserve"> of the </w:t>
      </w:r>
      <w:r w:rsidR="00D21A33">
        <w:rPr>
          <w:rFonts w:cs="Times New Roman PS MT"/>
          <w:bCs/>
          <w:szCs w:val="20"/>
        </w:rPr>
        <w:t>Zone Group</w:t>
      </w:r>
      <w:r w:rsidRPr="00BC7581">
        <w:t xml:space="preserve"> served by the system. When </w:t>
      </w:r>
      <w:r w:rsidR="00D21A33">
        <w:rPr>
          <w:rFonts w:cs="Times New Roman PS MT"/>
          <w:bCs/>
          <w:szCs w:val="20"/>
        </w:rPr>
        <w:t>Zone Group</w:t>
      </w:r>
      <w:r w:rsidRPr="00BC7581">
        <w:t xml:space="preserve"> served by an air</w:t>
      </w:r>
      <w:r>
        <w:rPr>
          <w:rFonts w:cs="Times New Roman PS MT"/>
          <w:bCs/>
          <w:szCs w:val="20"/>
        </w:rPr>
        <w:t>-</w:t>
      </w:r>
      <w:r w:rsidRPr="00BC7581">
        <w:t>handling system are in different modes, the following hierarchy applies (highest one sets AHU mode</w:t>
      </w:r>
      <w:r>
        <w:rPr>
          <w:rFonts w:cs="Times New Roman PS MT"/>
          <w:bCs/>
          <w:szCs w:val="20"/>
        </w:rPr>
        <w:t>):</w:t>
      </w:r>
      <w:bookmarkEnd w:id="5653"/>
    </w:p>
    <w:p w14:paraId="6F6C0E09" w14:textId="79A02203" w:rsidR="009045A3" w:rsidRPr="00BC7581" w:rsidRDefault="00D21A33" w:rsidP="007C1423">
      <w:pPr>
        <w:pStyle w:val="Heading5"/>
      </w:pPr>
      <w:r>
        <w:t>Occupied Mode</w:t>
      </w:r>
    </w:p>
    <w:p w14:paraId="1F6360CA" w14:textId="70040836" w:rsidR="009045A3" w:rsidRDefault="005474F7" w:rsidP="007C1423">
      <w:pPr>
        <w:pStyle w:val="Heading5"/>
      </w:pPr>
      <w:r>
        <w:t>Cooldown Mode</w:t>
      </w:r>
    </w:p>
    <w:p w14:paraId="4284E00D" w14:textId="7CA9569A" w:rsidR="009045A3" w:rsidRPr="00BC7581" w:rsidRDefault="005474F7" w:rsidP="007C1423">
      <w:pPr>
        <w:pStyle w:val="Heading5"/>
      </w:pPr>
      <w:r>
        <w:t>Setup Mode</w:t>
      </w:r>
    </w:p>
    <w:p w14:paraId="7E94352D" w14:textId="7E1213E2" w:rsidR="009045A3" w:rsidRDefault="005474F7" w:rsidP="007C1423">
      <w:pPr>
        <w:pStyle w:val="Heading5"/>
      </w:pPr>
      <w:r>
        <w:t>Warmup Mode</w:t>
      </w:r>
    </w:p>
    <w:p w14:paraId="16C8F31D" w14:textId="5E0DBB05" w:rsidR="009045A3" w:rsidRPr="00BC7581" w:rsidRDefault="005474F7" w:rsidP="007C1423">
      <w:pPr>
        <w:pStyle w:val="Heading5"/>
      </w:pPr>
      <w:r>
        <w:t>Setback Mode</w:t>
      </w:r>
    </w:p>
    <w:p w14:paraId="16437DA6" w14:textId="56042030" w:rsidR="000E15AD" w:rsidRPr="00BC7581" w:rsidRDefault="00D21A33" w:rsidP="007C1423">
      <w:pPr>
        <w:pStyle w:val="Heading5"/>
      </w:pPr>
      <w:r>
        <w:t>Unoccupied Mode</w:t>
      </w:r>
    </w:p>
    <w:p w14:paraId="3E18BE75" w14:textId="433DB095" w:rsidR="009045A3" w:rsidRPr="00FB4192" w:rsidRDefault="00E57DB6" w:rsidP="0087618D">
      <w:pPr>
        <w:pStyle w:val="Heading2"/>
      </w:pPr>
      <w:bookmarkStart w:id="5654" w:name="_Toc497723500"/>
      <w:bookmarkStart w:id="5655" w:name="_Toc121477566"/>
      <w:ins w:id="5656" w:author="Hwakong Cheng" w:date="2022-10-24T16:07:00Z">
        <w:r w:rsidRPr="00E1537B">
          <w:rPr>
            <w:rStyle w:val="Toggle"/>
            <w:rPrChange w:id="5657" w:author="Hwakong Cheng" w:date="2022-10-24T16:09:00Z">
              <w:rPr/>
            </w:rPrChange>
          </w:rPr>
          <w:t xml:space="preserve">[EQUALS AHU </w:t>
        </w:r>
        <w:proofErr w:type="gramStart"/>
        <w:r w:rsidRPr="00E1537B">
          <w:rPr>
            <w:rStyle w:val="Toggle"/>
            <w:rPrChange w:id="5658" w:author="Hwakong Cheng" w:date="2022-10-24T16:09:00Z">
              <w:rPr/>
            </w:rPrChange>
          </w:rPr>
          <w:t>MZVAV]</w:t>
        </w:r>
      </w:ins>
      <w:r w:rsidR="009045A3" w:rsidRPr="00FB4192">
        <w:t>Multiple</w:t>
      </w:r>
      <w:proofErr w:type="gramEnd"/>
      <w:r w:rsidR="009045A3" w:rsidRPr="00FB4192">
        <w:t>-Zone VAV Air-Handling Unit</w:t>
      </w:r>
      <w:bookmarkEnd w:id="5654"/>
      <w:bookmarkEnd w:id="5655"/>
    </w:p>
    <w:p w14:paraId="564F72D5" w14:textId="5F402A20" w:rsidR="009045A3" w:rsidRPr="00BC7581" w:rsidRDefault="00900D79" w:rsidP="00B37EF3">
      <w:pPr>
        <w:pStyle w:val="Infobox"/>
      </w:pPr>
      <w:ins w:id="5659" w:author="Reece Kiriu" w:date="2022-10-31T13:14:00Z">
        <w:r w:rsidRPr="00433B1F">
          <w:rPr>
            <w:rStyle w:val="Toggle"/>
            <w:rPrChange w:id="5660" w:author="Reece Kiriu" w:date="2022-10-31T13:15:00Z">
              <w:rPr/>
            </w:rPrChange>
          </w:rPr>
          <w:lastRenderedPageBreak/>
          <w:t>[EQUALS AHU</w:t>
        </w:r>
      </w:ins>
      <w:ins w:id="5661" w:author="Reece Kiriu" w:date="2022-10-31T13:15:00Z">
        <w:r w:rsidR="00622730" w:rsidRPr="00433B1F">
          <w:rPr>
            <w:rStyle w:val="Toggle"/>
            <w:rPrChange w:id="5662" w:author="Reece Kiriu" w:date="2022-10-31T13:15:00Z">
              <w:rPr/>
            </w:rPrChange>
          </w:rPr>
          <w:t xml:space="preserve"> </w:t>
        </w:r>
        <w:proofErr w:type="gramStart"/>
        <w:r w:rsidR="006239DE" w:rsidRPr="00433B1F">
          <w:rPr>
            <w:rStyle w:val="Toggle"/>
            <w:rPrChange w:id="5663" w:author="Reece Kiriu" w:date="2022-10-31T13:15:00Z">
              <w:rPr/>
            </w:rPrChange>
          </w:rPr>
          <w:t>DFDD</w:t>
        </w:r>
        <w:r w:rsidR="00433B1F" w:rsidRPr="00433B1F">
          <w:rPr>
            <w:rStyle w:val="Toggle"/>
            <w:rPrChange w:id="5664" w:author="Reece Kiriu" w:date="2022-10-31T13:15:00Z">
              <w:rPr/>
            </w:rPrChange>
          </w:rPr>
          <w:t>]</w:t>
        </w:r>
      </w:ins>
      <w:commentRangeStart w:id="5665"/>
      <w:r w:rsidR="009045A3" w:rsidRPr="00BC7581">
        <w:t>This</w:t>
      </w:r>
      <w:proofErr w:type="gramEnd"/>
      <w:r w:rsidR="009045A3" w:rsidRPr="00BC7581">
        <w:t xml:space="preserve"> section applies primarily to a cooling VAV air</w:t>
      </w:r>
      <w:r w:rsidR="009045A3">
        <w:rPr>
          <w:bCs/>
        </w:rPr>
        <w:t>-</w:t>
      </w:r>
      <w:r w:rsidR="009045A3" w:rsidRPr="00BC7581">
        <w:t>handling system. It can be adapted to apply to a heating air handler serving a dual</w:t>
      </w:r>
      <w:r w:rsidR="009045A3">
        <w:rPr>
          <w:bCs/>
        </w:rPr>
        <w:t>-</w:t>
      </w:r>
      <w:r w:rsidR="009045A3" w:rsidRPr="00BC7581">
        <w:t xml:space="preserve">duct VAV system by editing out logic that does not apply and by adjusting supply air temperature </w:t>
      </w:r>
      <w:r w:rsidR="00D21A33">
        <w:rPr>
          <w:bCs/>
        </w:rPr>
        <w:t>setpoint</w:t>
      </w:r>
      <w:r w:rsidR="009045A3">
        <w:rPr>
          <w:bCs/>
        </w:rPr>
        <w:t>s</w:t>
      </w:r>
      <w:r w:rsidR="009045A3" w:rsidRPr="00BC7581">
        <w:t>.</w:t>
      </w:r>
      <w:commentRangeEnd w:id="5665"/>
      <w:r w:rsidR="00D4599D">
        <w:rPr>
          <w:rStyle w:val="CommentReference"/>
          <w:rFonts w:cstheme="minorBidi"/>
          <w:i w:val="0"/>
          <w:iCs w:val="0"/>
          <w:color w:val="auto"/>
        </w:rPr>
        <w:commentReference w:id="5665"/>
      </w:r>
    </w:p>
    <w:p w14:paraId="40F53789" w14:textId="77777777" w:rsidR="009045A3" w:rsidRPr="00BC7581" w:rsidRDefault="009045A3" w:rsidP="0087618D">
      <w:pPr>
        <w:pStyle w:val="Heading3"/>
      </w:pPr>
      <w:r w:rsidRPr="00BC7581">
        <w:t>Supply Fan Control</w:t>
      </w:r>
    </w:p>
    <w:p w14:paraId="1A605AAA" w14:textId="77777777" w:rsidR="009045A3" w:rsidRPr="00BC7581" w:rsidRDefault="009045A3" w:rsidP="0087618D">
      <w:pPr>
        <w:pStyle w:val="Heading4"/>
      </w:pPr>
      <w:r w:rsidRPr="00BC7581">
        <w:t>Supply Fan Start/Stop</w:t>
      </w:r>
    </w:p>
    <w:p w14:paraId="7D82E1B4" w14:textId="65BE2F15" w:rsidR="009045A3" w:rsidRPr="00BC7581" w:rsidRDefault="00EF3C35" w:rsidP="007C1423">
      <w:pPr>
        <w:pStyle w:val="Heading5"/>
      </w:pPr>
      <w:ins w:id="5666" w:author="Reece Kiriu" w:date="2022-10-19T14:25:00Z">
        <w:r w:rsidRPr="00EF3C35">
          <w:rPr>
            <w:rStyle w:val="Toggle"/>
            <w:rPrChange w:id="5667" w:author="Reece Kiriu" w:date="2022-10-19T14:25:00Z">
              <w:rPr/>
            </w:rPrChange>
          </w:rPr>
          <w:t>[NO PERIM_</w:t>
        </w:r>
        <w:proofErr w:type="gramStart"/>
        <w:r w:rsidRPr="00EF3C35">
          <w:rPr>
            <w:rStyle w:val="Toggle"/>
            <w:rPrChange w:id="5668" w:author="Reece Kiriu" w:date="2022-10-19T14:25:00Z">
              <w:rPr/>
            </w:rPrChange>
          </w:rPr>
          <w:t>RH]</w:t>
        </w:r>
      </w:ins>
      <w:r w:rsidR="009045A3" w:rsidRPr="00BC7581">
        <w:t>Supply</w:t>
      </w:r>
      <w:proofErr w:type="gramEnd"/>
      <w:r w:rsidR="009045A3" w:rsidRPr="00BC7581">
        <w:t xml:space="preserve"> fan shall run when system is in the </w:t>
      </w:r>
      <w:r w:rsidR="005474F7">
        <w:t>Cooldown Mode</w:t>
      </w:r>
      <w:r w:rsidR="009045A3">
        <w:t xml:space="preserve">, </w:t>
      </w:r>
      <w:r w:rsidR="005474F7">
        <w:t>Setup Mode</w:t>
      </w:r>
      <w:r w:rsidR="009045A3" w:rsidRPr="00BC7581">
        <w:t xml:space="preserve">, or </w:t>
      </w:r>
      <w:r w:rsidR="00D21A33">
        <w:t>Occupied Mode</w:t>
      </w:r>
      <w:r w:rsidR="009045A3" w:rsidRPr="00BC7581">
        <w:t>.</w:t>
      </w:r>
    </w:p>
    <w:p w14:paraId="2119AE34" w14:textId="1E5DC75F" w:rsidR="009045A3" w:rsidRPr="00BC7581" w:rsidRDefault="00EF3C35" w:rsidP="007C1423">
      <w:pPr>
        <w:pStyle w:val="Heading5"/>
      </w:pPr>
      <w:ins w:id="5669" w:author="Reece Kiriu" w:date="2022-10-19T14:24:00Z">
        <w:r w:rsidRPr="00EF3C35">
          <w:rPr>
            <w:rStyle w:val="Toggle"/>
            <w:rPrChange w:id="5670" w:author="Reece Kiriu" w:date="2022-10-19T14:25:00Z">
              <w:rPr/>
            </w:rPrChange>
          </w:rPr>
          <w:t>[YES PERIM_RH]</w:t>
        </w:r>
      </w:ins>
      <w:del w:id="5671" w:author="Reece Kiriu" w:date="2022-10-19T14:25:00Z">
        <w:r w:rsidR="009045A3" w:rsidRPr="00BC7581" w:rsidDel="00EF3C35">
          <w:delText xml:space="preserve">If there are any VAV-reheat boxes on perimeter zones, supply fan shall also run when system is in </w:delText>
        </w:r>
        <w:r w:rsidR="005474F7" w:rsidDel="00EF3C35">
          <w:delText>Setback Mode</w:delText>
        </w:r>
        <w:r w:rsidR="009045A3" w:rsidRPr="00BC7581" w:rsidDel="00EF3C35">
          <w:delText xml:space="preserve"> or </w:delText>
        </w:r>
        <w:r w:rsidR="005474F7" w:rsidDel="00EF3C35">
          <w:delText>Warmup Mode</w:delText>
        </w:r>
        <w:r w:rsidR="009045A3" w:rsidRPr="00BC7581" w:rsidDel="00EF3C35">
          <w:delText xml:space="preserve"> (i.e., all </w:delText>
        </w:r>
        <w:r w:rsidR="009045A3" w:rsidDel="00EF3C35">
          <w:delText>modes</w:delText>
        </w:r>
        <w:r w:rsidR="009045A3" w:rsidRPr="00BC7581" w:rsidDel="00EF3C35">
          <w:delText xml:space="preserve"> except </w:delText>
        </w:r>
        <w:r w:rsidR="009045A3" w:rsidDel="00EF3C35">
          <w:delText>unoccupied</w:delText>
        </w:r>
        <w:r w:rsidR="009045A3" w:rsidRPr="00BC7581" w:rsidDel="00EF3C35">
          <w:delText>).</w:delText>
        </w:r>
      </w:del>
      <w:ins w:id="5672" w:author="Reece Kiriu" w:date="2022-10-19T14:25:00Z">
        <w:r>
          <w:t>Supply fan shall run when system is in any Mode other than Occupied Mode.</w:t>
        </w:r>
      </w:ins>
    </w:p>
    <w:p w14:paraId="713CC573" w14:textId="07F574C2" w:rsidR="009045A3" w:rsidRPr="00BC7581" w:rsidRDefault="009045A3" w:rsidP="00FB4192">
      <w:pPr>
        <w:pStyle w:val="Instrbox"/>
      </w:pPr>
      <w:r w:rsidRPr="00BC7581">
        <w:t xml:space="preserve">Delete the following </w:t>
      </w:r>
      <w:r w:rsidR="0079222B">
        <w:t>section</w:t>
      </w:r>
      <w:r w:rsidR="0079222B" w:rsidRPr="00BC7581">
        <w:t xml:space="preserve"> </w:t>
      </w:r>
      <w:r w:rsidRPr="00BC7581">
        <w:t xml:space="preserve">if </w:t>
      </w:r>
      <w:r>
        <w:rPr>
          <w:rFonts w:cs="Times New Roman PS MT"/>
        </w:rPr>
        <w:t xml:space="preserve">the </w:t>
      </w:r>
      <w:r w:rsidRPr="00BC7581">
        <w:t>air</w:t>
      </w:r>
      <w:r>
        <w:rPr>
          <w:rFonts w:cs="Times New Roman PS MT"/>
        </w:rPr>
        <w:t>-</w:t>
      </w:r>
      <w:r w:rsidRPr="00BC7581">
        <w:t>handler serves dual</w:t>
      </w:r>
      <w:r>
        <w:rPr>
          <w:rFonts w:cs="Times New Roman PS MT"/>
        </w:rPr>
        <w:t>-</w:t>
      </w:r>
      <w:r w:rsidRPr="00BC7581">
        <w:t>duct boxes that do not have hot</w:t>
      </w:r>
      <w:r>
        <w:rPr>
          <w:rFonts w:cs="Times New Roman PS MT"/>
        </w:rPr>
        <w:t>-</w:t>
      </w:r>
      <w:r w:rsidRPr="00BC7581">
        <w:t xml:space="preserve">duct inlet airflow sensors, i.e., those that have only a box discharge airflow sensor. </w:t>
      </w:r>
      <w:commentRangeStart w:id="5673"/>
      <w:r w:rsidRPr="00BC7581">
        <w:t xml:space="preserve">This </w:t>
      </w:r>
      <w:r w:rsidR="0079222B">
        <w:t>section</w:t>
      </w:r>
      <w:r w:rsidR="0079222B" w:rsidRPr="00BC7581">
        <w:t xml:space="preserve"> </w:t>
      </w:r>
      <w:r w:rsidRPr="00BC7581">
        <w:t>may also be deleted if there is a supply AFMS.</w:t>
      </w:r>
      <w:commentRangeEnd w:id="5673"/>
      <w:r w:rsidR="005A02A5">
        <w:rPr>
          <w:rStyle w:val="CommentReference"/>
          <w:rFonts w:ascii="Times New Roman" w:hAnsi="Times New Roman" w:cstheme="minorBidi"/>
          <w:b w:val="0"/>
          <w:bCs w:val="0"/>
          <w:color w:val="auto"/>
        </w:rPr>
        <w:commentReference w:id="5673"/>
      </w:r>
    </w:p>
    <w:p w14:paraId="436FAE56" w14:textId="07F523B6" w:rsidR="009045A3" w:rsidRPr="00BC7581" w:rsidRDefault="005A02A5" w:rsidP="007C1423">
      <w:pPr>
        <w:pStyle w:val="Heading5"/>
      </w:pPr>
      <w:ins w:id="5674" w:author="Hwakong Cheng" w:date="2022-10-07T11:04:00Z">
        <w:r w:rsidRPr="00DC5BE1">
          <w:rPr>
            <w:rStyle w:val="Toggle"/>
            <w:rPrChange w:id="5675" w:author="Hwakong Cheng" w:date="2022-10-07T14:46:00Z">
              <w:rPr/>
            </w:rPrChange>
          </w:rPr>
          <w:t>[</w:t>
        </w:r>
      </w:ins>
      <w:ins w:id="5676" w:author="Hwakong Cheng" w:date="2022-10-07T11:07:00Z">
        <w:r w:rsidR="001A4702" w:rsidRPr="00DC5BE1">
          <w:rPr>
            <w:rStyle w:val="Toggle"/>
            <w:rPrChange w:id="5677" w:author="Hwakong Cheng" w:date="2022-10-07T14:46:00Z">
              <w:rPr/>
            </w:rPrChange>
          </w:rPr>
          <w:t>NOT</w:t>
        </w:r>
      </w:ins>
      <w:ins w:id="5678" w:author="Hwakong Cheng" w:date="2022-10-24T19:35:00Z">
        <w:r w:rsidR="00B06158">
          <w:rPr>
            <w:rStyle w:val="Toggle"/>
          </w:rPr>
          <w:t>_</w:t>
        </w:r>
      </w:ins>
      <w:ins w:id="5679" w:author="Hwakong Cheng" w:date="2022-10-07T11:06:00Z">
        <w:r w:rsidRPr="00DC5BE1">
          <w:rPr>
            <w:rStyle w:val="Toggle"/>
            <w:rPrChange w:id="5680" w:author="Hwakong Cheng" w:date="2022-10-07T14:46:00Z">
              <w:rPr/>
            </w:rPrChange>
          </w:rPr>
          <w:t>EQUAL</w:t>
        </w:r>
      </w:ins>
      <w:ins w:id="5681" w:author="Reece Kiriu" w:date="2022-10-19T14:23:00Z">
        <w:r w:rsidR="00EF3C35">
          <w:rPr>
            <w:rStyle w:val="Toggle"/>
          </w:rPr>
          <w:t>S</w:t>
        </w:r>
      </w:ins>
      <w:ins w:id="5682" w:author="Hwakong Cheng" w:date="2022-10-07T11:06:00Z">
        <w:r w:rsidRPr="00DC5BE1">
          <w:rPr>
            <w:rStyle w:val="Toggle"/>
            <w:rPrChange w:id="5683" w:author="Hwakong Cheng" w:date="2022-10-07T14:46:00Z">
              <w:rPr/>
            </w:rPrChange>
          </w:rPr>
          <w:t xml:space="preserve"> </w:t>
        </w:r>
      </w:ins>
      <w:ins w:id="5684" w:author="Hwakong Cheng" w:date="2022-10-07T11:04:00Z">
        <w:r w:rsidRPr="00DC5BE1">
          <w:rPr>
            <w:rStyle w:val="Toggle"/>
            <w:rPrChange w:id="5685" w:author="Hwakong Cheng" w:date="2022-10-07T14:46:00Z">
              <w:rPr/>
            </w:rPrChange>
          </w:rPr>
          <w:t>VAV DD</w:t>
        </w:r>
      </w:ins>
      <w:ins w:id="5686" w:author="Hwakong Cheng" w:date="2022-10-07T11:08:00Z">
        <w:r w:rsidR="001A4702" w:rsidRPr="00DC5BE1">
          <w:rPr>
            <w:rStyle w:val="Toggle"/>
            <w:rPrChange w:id="5687" w:author="Hwakong Cheng" w:date="2022-10-07T14:46:00Z">
              <w:rPr/>
            </w:rPrChange>
          </w:rPr>
          <w:t>DI</w:t>
        </w:r>
      </w:ins>
      <w:ins w:id="5688" w:author="Hwakong Cheng" w:date="2022-10-24T16:33:00Z">
        <w:r w:rsidR="003F35B5">
          <w:rPr>
            <w:rStyle w:val="Toggle"/>
          </w:rPr>
          <w:t>S</w:t>
        </w:r>
      </w:ins>
      <w:ins w:id="5689" w:author="Hwakong Cheng" w:date="2022-10-07T11:06:00Z">
        <w:r w:rsidRPr="00DC5BE1">
          <w:rPr>
            <w:rStyle w:val="Toggle"/>
            <w:rPrChange w:id="5690" w:author="Hwakong Cheng" w:date="2022-10-07T14:46:00Z">
              <w:rPr/>
            </w:rPrChange>
          </w:rPr>
          <w:t>]</w:t>
        </w:r>
      </w:ins>
      <w:ins w:id="5691" w:author="Hwakong Cheng" w:date="2022-10-07T11:05:00Z">
        <w:r w:rsidRPr="00DC5BE1">
          <w:rPr>
            <w:rStyle w:val="Toggle"/>
            <w:rPrChange w:id="5692" w:author="Hwakong Cheng" w:date="2022-10-07T14:46:00Z">
              <w:rPr/>
            </w:rPrChange>
          </w:rPr>
          <w:t xml:space="preserve"> </w:t>
        </w:r>
      </w:ins>
      <w:r w:rsidR="009045A3" w:rsidRPr="00BC7581">
        <w:t xml:space="preserve">Totalize current airflow rate from VAV boxes to a software point </w:t>
      </w:r>
      <w:proofErr w:type="spellStart"/>
      <w:r w:rsidR="009045A3" w:rsidRPr="00BC7581">
        <w:t>Vps</w:t>
      </w:r>
      <w:proofErr w:type="spellEnd"/>
      <w:r w:rsidR="009045A3" w:rsidRPr="00BC7581">
        <w:t xml:space="preserve">. </w:t>
      </w:r>
    </w:p>
    <w:p w14:paraId="2E7FDFE7" w14:textId="7D69C598" w:rsidR="009045A3" w:rsidRPr="00BC7581" w:rsidRDefault="009045A3" w:rsidP="00B37EF3">
      <w:pPr>
        <w:pStyle w:val="Infobox"/>
      </w:pPr>
      <w:r w:rsidRPr="00BC7581">
        <w:t xml:space="preserve">VAV box airflow rates are summed to </w:t>
      </w:r>
      <w:r>
        <w:rPr>
          <w:bCs/>
        </w:rPr>
        <w:t>obtain</w:t>
      </w:r>
      <w:r w:rsidRPr="00BC7581">
        <w:t xml:space="preserve"> overall supply air rate without the need for an airflow measuring station </w:t>
      </w:r>
      <w:r>
        <w:rPr>
          <w:bCs/>
        </w:rPr>
        <w:t xml:space="preserve">(AFMS) </w:t>
      </w:r>
      <w:r w:rsidRPr="00BC7581">
        <w:t>at the air</w:t>
      </w:r>
      <w:r>
        <w:rPr>
          <w:bCs/>
        </w:rPr>
        <w:t>-</w:t>
      </w:r>
      <w:r w:rsidRPr="00BC7581">
        <w:t>handler discharge. This is used for ventilation rate calculations and may also be used for display and diagnostics.</w:t>
      </w:r>
    </w:p>
    <w:p w14:paraId="7ABD5F68" w14:textId="5DCE629C" w:rsidR="009045A3" w:rsidRPr="00BC7581" w:rsidRDefault="009045A3" w:rsidP="0087618D">
      <w:pPr>
        <w:pStyle w:val="Heading4"/>
      </w:pPr>
      <w:r w:rsidRPr="00BC7581">
        <w:t xml:space="preserve">Static Pressure </w:t>
      </w:r>
      <w:r w:rsidRPr="00B87A61">
        <w:rPr>
          <w:rFonts w:cs="Times New Roman PS MT"/>
          <w:szCs w:val="20"/>
        </w:rPr>
        <w:t>Set-Point</w:t>
      </w:r>
      <w:r w:rsidRPr="00BC7581">
        <w:t xml:space="preserve"> Reset</w:t>
      </w:r>
    </w:p>
    <w:p w14:paraId="4E02055A" w14:textId="4715FEE2" w:rsidR="009045A3" w:rsidRPr="00BC7581" w:rsidRDefault="009045A3" w:rsidP="007C1423">
      <w:pPr>
        <w:pStyle w:val="Heading5"/>
        <w:rPr>
          <w:sz w:val="18"/>
        </w:rPr>
      </w:pPr>
      <w:r w:rsidRPr="00BC7581">
        <w:t xml:space="preserve">Static pressure </w:t>
      </w:r>
      <w:r w:rsidR="00D21A33">
        <w:t>setpoint</w:t>
      </w:r>
      <w:r>
        <w:t xml:space="preserve">. </w:t>
      </w:r>
      <w:r w:rsidR="00D21A33">
        <w:t>Setpoint</w:t>
      </w:r>
      <w:r w:rsidRPr="00BC7581">
        <w:t xml:space="preserve"> shall be reset using </w:t>
      </w:r>
      <w:r>
        <w:t>T&amp;R</w:t>
      </w:r>
      <w:r w:rsidRPr="00BC7581">
        <w:t xml:space="preserve"> logic </w:t>
      </w:r>
      <w:r>
        <w:t>(</w:t>
      </w:r>
      <w:r w:rsidRPr="00BC7581">
        <w:t xml:space="preserve">see </w:t>
      </w:r>
      <w:r w:rsidR="001F5EDA">
        <w:t>Section</w:t>
      </w:r>
      <w:r w:rsidR="009C6795">
        <w:t xml:space="preserve"> </w:t>
      </w:r>
      <w:r w:rsidR="009C6795">
        <w:fldChar w:fldCharType="begin"/>
      </w:r>
      <w:r w:rsidR="009C6795">
        <w:instrText xml:space="preserve"> REF _Ref74049446 \w \h </w:instrText>
      </w:r>
      <w:r w:rsidR="009C6795">
        <w:fldChar w:fldCharType="separate"/>
      </w:r>
      <w:r w:rsidR="009C6795">
        <w:t>5.1.14</w:t>
      </w:r>
      <w:r w:rsidR="009C6795">
        <w:fldChar w:fldCharType="end"/>
      </w:r>
      <w:r>
        <w:t>)</w:t>
      </w:r>
      <w:r w:rsidRPr="00BC7581">
        <w:t xml:space="preserve"> using the parameters</w:t>
      </w:r>
      <w:r>
        <w:t xml:space="preserve"> shown in Table 5.16.1.2.</w:t>
      </w:r>
      <w:r>
        <w:rPr>
          <w:sz w:val="18"/>
          <w:szCs w:val="18"/>
        </w:rPr>
        <w:t xml:space="preserve"> </w:t>
      </w:r>
    </w:p>
    <w:tbl>
      <w:tblPr>
        <w:tblW w:w="0" w:type="auto"/>
        <w:jc w:val="center"/>
        <w:tblLayout w:type="fixed"/>
        <w:tblCellMar>
          <w:top w:w="40" w:type="dxa"/>
          <w:left w:w="40" w:type="dxa"/>
          <w:bottom w:w="40" w:type="dxa"/>
          <w:right w:w="40" w:type="dxa"/>
        </w:tblCellMar>
        <w:tblLook w:val="0000" w:firstRow="0" w:lastRow="0" w:firstColumn="0" w:lastColumn="0" w:noHBand="0" w:noVBand="0"/>
      </w:tblPr>
      <w:tblGrid>
        <w:gridCol w:w="1980"/>
        <w:gridCol w:w="2960"/>
      </w:tblGrid>
      <w:tr w:rsidR="000E15AD" w14:paraId="321B173F" w14:textId="77777777" w:rsidTr="000E15AD">
        <w:trPr>
          <w:cantSplit/>
          <w:jc w:val="center"/>
        </w:trPr>
        <w:tc>
          <w:tcPr>
            <w:tcW w:w="4940" w:type="dxa"/>
            <w:gridSpan w:val="2"/>
            <w:tcBorders>
              <w:top w:val="nil"/>
              <w:left w:val="nil"/>
              <w:bottom w:val="nil"/>
              <w:right w:val="nil"/>
            </w:tcBorders>
            <w:tcMar>
              <w:top w:w="40" w:type="dxa"/>
              <w:left w:w="40" w:type="dxa"/>
              <w:bottom w:w="40" w:type="dxa"/>
              <w:right w:w="40" w:type="dxa"/>
            </w:tcMar>
            <w:vAlign w:val="center"/>
          </w:tcPr>
          <w:p w14:paraId="79F7CA5C" w14:textId="298C64CF" w:rsidR="000E15AD" w:rsidRPr="00EA594F" w:rsidRDefault="00F93BCF" w:rsidP="00122D20">
            <w:pPr>
              <w:pStyle w:val="TableTitle"/>
              <w:rPr>
                <w:sz w:val="16"/>
                <w:szCs w:val="16"/>
              </w:rPr>
            </w:pPr>
            <w:r>
              <w:t xml:space="preserve">Table 5.16.1.2 </w:t>
            </w:r>
            <w:r w:rsidR="000E15AD">
              <w:t>Trim &amp; Respond Variables</w:t>
            </w:r>
          </w:p>
        </w:tc>
      </w:tr>
      <w:tr w:rsidR="000E15AD" w14:paraId="6CDB4876" w14:textId="77777777" w:rsidTr="000E15AD">
        <w:trPr>
          <w:cantSplit/>
          <w:jc w:val="center"/>
        </w:trPr>
        <w:tc>
          <w:tcPr>
            <w:tcW w:w="1980" w:type="dxa"/>
            <w:tcBorders>
              <w:top w:val="single" w:sz="16" w:space="0" w:color="000000"/>
              <w:left w:val="nil"/>
              <w:bottom w:val="single" w:sz="16" w:space="0" w:color="000000"/>
              <w:right w:val="single" w:sz="3" w:space="0" w:color="000000"/>
            </w:tcBorders>
            <w:tcMar>
              <w:top w:w="70" w:type="dxa"/>
              <w:left w:w="80" w:type="dxa"/>
              <w:bottom w:w="70" w:type="dxa"/>
              <w:right w:w="40" w:type="dxa"/>
            </w:tcMar>
            <w:vAlign w:val="bottom"/>
          </w:tcPr>
          <w:p w14:paraId="54578E0C" w14:textId="77777777" w:rsidR="000E15AD" w:rsidRDefault="000E15AD" w:rsidP="00B37EF3">
            <w:pPr>
              <w:pStyle w:val="HeadingRunIn"/>
            </w:pPr>
            <w:r>
              <w:t>Variable</w:t>
            </w:r>
          </w:p>
        </w:tc>
        <w:tc>
          <w:tcPr>
            <w:tcW w:w="2960" w:type="dxa"/>
            <w:tcBorders>
              <w:top w:val="single" w:sz="16" w:space="0" w:color="000000"/>
              <w:left w:val="nil"/>
              <w:bottom w:val="single" w:sz="16" w:space="0" w:color="000000"/>
              <w:right w:val="nil"/>
            </w:tcBorders>
            <w:tcMar>
              <w:top w:w="70" w:type="dxa"/>
              <w:left w:w="80" w:type="dxa"/>
              <w:bottom w:w="70" w:type="dxa"/>
              <w:right w:w="40" w:type="dxa"/>
            </w:tcMar>
            <w:vAlign w:val="bottom"/>
          </w:tcPr>
          <w:p w14:paraId="3DF14B1C" w14:textId="77777777" w:rsidR="000E15AD" w:rsidRDefault="000E15AD" w:rsidP="00B37EF3">
            <w:pPr>
              <w:pStyle w:val="HeadingRunIn"/>
            </w:pPr>
            <w:r>
              <w:t>Value</w:t>
            </w:r>
          </w:p>
        </w:tc>
      </w:tr>
      <w:tr w:rsidR="000E15AD" w14:paraId="506663C4" w14:textId="77777777" w:rsidTr="000E15AD">
        <w:trPr>
          <w:cantSplit/>
          <w:jc w:val="center"/>
        </w:trPr>
        <w:tc>
          <w:tcPr>
            <w:tcW w:w="1980" w:type="dxa"/>
            <w:tcBorders>
              <w:top w:val="double" w:sz="4" w:space="0" w:color="000000"/>
              <w:left w:val="nil"/>
              <w:bottom w:val="nil"/>
              <w:right w:val="single" w:sz="3" w:space="0" w:color="000000"/>
            </w:tcBorders>
            <w:tcMar>
              <w:top w:w="70" w:type="dxa"/>
              <w:left w:w="80" w:type="dxa"/>
              <w:bottom w:w="70" w:type="dxa"/>
              <w:right w:w="40" w:type="dxa"/>
            </w:tcMar>
          </w:tcPr>
          <w:p w14:paraId="3377C829" w14:textId="77777777" w:rsidR="000E15AD" w:rsidRDefault="000E15AD" w:rsidP="00B37EF3">
            <w:pPr>
              <w:pStyle w:val="HeadingRunIn"/>
            </w:pPr>
            <w:r>
              <w:t>Device</w:t>
            </w:r>
          </w:p>
        </w:tc>
        <w:tc>
          <w:tcPr>
            <w:tcW w:w="2960" w:type="dxa"/>
            <w:tcBorders>
              <w:top w:val="double" w:sz="4" w:space="0" w:color="000000"/>
              <w:left w:val="nil"/>
              <w:bottom w:val="nil"/>
              <w:right w:val="nil"/>
            </w:tcBorders>
            <w:tcMar>
              <w:top w:w="70" w:type="dxa"/>
              <w:left w:w="80" w:type="dxa"/>
              <w:bottom w:w="70" w:type="dxa"/>
              <w:right w:w="40" w:type="dxa"/>
            </w:tcMar>
          </w:tcPr>
          <w:p w14:paraId="154698F3" w14:textId="77777777" w:rsidR="000E15AD" w:rsidRDefault="000E15AD" w:rsidP="00B37EF3">
            <w:pPr>
              <w:pStyle w:val="HeadingRunIn"/>
            </w:pPr>
            <w:r>
              <w:t>Supply fan</w:t>
            </w:r>
          </w:p>
        </w:tc>
      </w:tr>
      <w:tr w:rsidR="000E15AD" w14:paraId="7DFD4649" w14:textId="77777777" w:rsidTr="000E15AD">
        <w:trPr>
          <w:cantSplit/>
          <w:jc w:val="center"/>
        </w:trPr>
        <w:tc>
          <w:tcPr>
            <w:tcW w:w="1980" w:type="dxa"/>
            <w:tcBorders>
              <w:top w:val="single" w:sz="3" w:space="0" w:color="000000"/>
              <w:left w:val="nil"/>
              <w:bottom w:val="single" w:sz="3" w:space="0" w:color="000000"/>
              <w:right w:val="single" w:sz="3" w:space="0" w:color="000000"/>
            </w:tcBorders>
            <w:tcMar>
              <w:top w:w="70" w:type="dxa"/>
              <w:left w:w="80" w:type="dxa"/>
              <w:bottom w:w="70" w:type="dxa"/>
              <w:right w:w="40" w:type="dxa"/>
            </w:tcMar>
          </w:tcPr>
          <w:p w14:paraId="030E269B" w14:textId="77777777" w:rsidR="000E15AD" w:rsidRDefault="000E15AD" w:rsidP="00B37EF3">
            <w:pPr>
              <w:pStyle w:val="HeadingRunIn"/>
            </w:pPr>
            <w:r>
              <w:t>SP0</w:t>
            </w:r>
          </w:p>
        </w:tc>
        <w:tc>
          <w:tcPr>
            <w:tcW w:w="2960" w:type="dxa"/>
            <w:tcBorders>
              <w:top w:val="single" w:sz="3" w:space="0" w:color="000000"/>
              <w:left w:val="nil"/>
              <w:bottom w:val="single" w:sz="3" w:space="0" w:color="000000"/>
              <w:right w:val="nil"/>
            </w:tcBorders>
            <w:tcMar>
              <w:top w:w="70" w:type="dxa"/>
              <w:left w:w="80" w:type="dxa"/>
              <w:bottom w:w="70" w:type="dxa"/>
              <w:right w:w="40" w:type="dxa"/>
            </w:tcMar>
          </w:tcPr>
          <w:p w14:paraId="50EBB7F6" w14:textId="3E6C45D4" w:rsidR="000E15AD" w:rsidRPr="00665550" w:rsidRDefault="007172C1" w:rsidP="00B37EF3">
            <w:pPr>
              <w:pStyle w:val="HeadingRunIn"/>
              <w:rPr>
                <w:rStyle w:val="Toggle"/>
                <w:rPrChange w:id="5693" w:author="Hwakong Cheng" w:date="2022-10-07T15:08:00Z">
                  <w:rPr/>
                </w:rPrChange>
              </w:rPr>
            </w:pPr>
            <w:ins w:id="5694" w:author="Hwakong Cheng" w:date="2022-10-07T15:02:00Z">
              <w:r w:rsidRPr="00665550">
                <w:rPr>
                  <w:rStyle w:val="Toggle"/>
                  <w:rPrChange w:id="5695" w:author="Hwakong Cheng" w:date="2022-10-07T15:08:00Z">
                    <w:rPr/>
                  </w:rPrChange>
                </w:rPr>
                <w:t>[UNITS [</w:t>
              </w:r>
            </w:ins>
            <w:r w:rsidR="000E15AD" w:rsidRPr="00665550">
              <w:rPr>
                <w:rStyle w:val="Toggle"/>
                <w:rPrChange w:id="5696" w:author="Hwakong Cheng" w:date="2022-10-07T15:08:00Z">
                  <w:rPr/>
                </w:rPrChange>
              </w:rPr>
              <w:t>120 Pa</w:t>
            </w:r>
            <w:ins w:id="5697" w:author="Hwakong Cheng" w:date="2022-10-07T15:02:00Z">
              <w:r w:rsidRPr="00665550">
                <w:rPr>
                  <w:rStyle w:val="Toggle"/>
                  <w:rPrChange w:id="5698" w:author="Hwakong Cheng" w:date="2022-10-07T15:08:00Z">
                    <w:rPr/>
                  </w:rPrChange>
                </w:rPr>
                <w:t>]</w:t>
              </w:r>
            </w:ins>
            <w:r w:rsidR="000E15AD" w:rsidRPr="00665550">
              <w:rPr>
                <w:rStyle w:val="Toggle"/>
                <w:rPrChange w:id="5699" w:author="Hwakong Cheng" w:date="2022-10-07T15:08:00Z">
                  <w:rPr/>
                </w:rPrChange>
              </w:rPr>
              <w:t xml:space="preserve"> </w:t>
            </w:r>
            <w:del w:id="5700" w:author="Hwakong Cheng" w:date="2022-10-07T15:02:00Z">
              <w:r w:rsidR="000E15AD" w:rsidRPr="00665550" w:rsidDel="007172C1">
                <w:rPr>
                  <w:rStyle w:val="Toggle"/>
                  <w:rPrChange w:id="5701" w:author="Hwakong Cheng" w:date="2022-10-07T15:08:00Z">
                    <w:rPr/>
                  </w:rPrChange>
                </w:rPr>
                <w:delText>(</w:delText>
              </w:r>
            </w:del>
            <w:ins w:id="5702" w:author="Hwakong Cheng" w:date="2022-10-07T15:02:00Z">
              <w:r w:rsidRPr="00665550">
                <w:rPr>
                  <w:rStyle w:val="Toggle"/>
                  <w:rPrChange w:id="5703" w:author="Hwakong Cheng" w:date="2022-10-07T15:08:00Z">
                    <w:rPr/>
                  </w:rPrChange>
                </w:rPr>
                <w:t>[</w:t>
              </w:r>
            </w:ins>
            <w:r w:rsidR="000E15AD" w:rsidRPr="00665550">
              <w:rPr>
                <w:rStyle w:val="Toggle"/>
                <w:rPrChange w:id="5704" w:author="Hwakong Cheng" w:date="2022-10-07T15:08:00Z">
                  <w:rPr/>
                </w:rPrChange>
              </w:rPr>
              <w:t>0.5 in. of water</w:t>
            </w:r>
            <w:ins w:id="5705" w:author="Hwakong Cheng" w:date="2022-10-07T15:02:00Z">
              <w:r w:rsidRPr="00665550">
                <w:rPr>
                  <w:rStyle w:val="Toggle"/>
                  <w:rPrChange w:id="5706" w:author="Hwakong Cheng" w:date="2022-10-07T15:08:00Z">
                    <w:rPr/>
                  </w:rPrChange>
                </w:rPr>
                <w:t>]]</w:t>
              </w:r>
            </w:ins>
            <w:del w:id="5707" w:author="Hwakong Cheng" w:date="2022-10-07T15:02:00Z">
              <w:r w:rsidR="000E15AD" w:rsidRPr="00665550" w:rsidDel="007172C1">
                <w:rPr>
                  <w:rStyle w:val="Toggle"/>
                  <w:rPrChange w:id="5708" w:author="Hwakong Cheng" w:date="2022-10-07T15:08:00Z">
                    <w:rPr/>
                  </w:rPrChange>
                </w:rPr>
                <w:delText>)</w:delText>
              </w:r>
            </w:del>
          </w:p>
        </w:tc>
      </w:tr>
      <w:tr w:rsidR="000E15AD" w14:paraId="2B5F715C" w14:textId="77777777" w:rsidTr="000E15AD">
        <w:trPr>
          <w:cantSplit/>
          <w:jc w:val="center"/>
        </w:trPr>
        <w:tc>
          <w:tcPr>
            <w:tcW w:w="1980" w:type="dxa"/>
            <w:tcBorders>
              <w:top w:val="single" w:sz="3" w:space="0" w:color="000000"/>
              <w:left w:val="nil"/>
              <w:bottom w:val="single" w:sz="3" w:space="0" w:color="000000"/>
              <w:right w:val="single" w:sz="3" w:space="0" w:color="000000"/>
            </w:tcBorders>
            <w:tcMar>
              <w:top w:w="70" w:type="dxa"/>
              <w:left w:w="80" w:type="dxa"/>
              <w:bottom w:w="70" w:type="dxa"/>
              <w:right w:w="40" w:type="dxa"/>
            </w:tcMar>
          </w:tcPr>
          <w:p w14:paraId="787E6144" w14:textId="77777777" w:rsidR="000E15AD" w:rsidRDefault="000E15AD" w:rsidP="00B37EF3">
            <w:pPr>
              <w:pStyle w:val="HeadingRunIn"/>
            </w:pPr>
            <w:proofErr w:type="spellStart"/>
            <w:r>
              <w:t>SPmin</w:t>
            </w:r>
            <w:proofErr w:type="spellEnd"/>
          </w:p>
        </w:tc>
        <w:tc>
          <w:tcPr>
            <w:tcW w:w="2960" w:type="dxa"/>
            <w:tcBorders>
              <w:top w:val="single" w:sz="3" w:space="0" w:color="000000"/>
              <w:left w:val="nil"/>
              <w:bottom w:val="single" w:sz="3" w:space="0" w:color="000000"/>
              <w:right w:val="nil"/>
            </w:tcBorders>
            <w:tcMar>
              <w:top w:w="70" w:type="dxa"/>
              <w:left w:w="80" w:type="dxa"/>
              <w:bottom w:w="70" w:type="dxa"/>
              <w:right w:w="40" w:type="dxa"/>
            </w:tcMar>
          </w:tcPr>
          <w:p w14:paraId="23666C8F" w14:textId="1384689A" w:rsidR="000E15AD" w:rsidRPr="00665550" w:rsidRDefault="007172C1" w:rsidP="00B37EF3">
            <w:pPr>
              <w:pStyle w:val="HeadingRunIn"/>
              <w:rPr>
                <w:rStyle w:val="Toggle"/>
                <w:rPrChange w:id="5709" w:author="Hwakong Cheng" w:date="2022-10-07T15:08:00Z">
                  <w:rPr/>
                </w:rPrChange>
              </w:rPr>
            </w:pPr>
            <w:ins w:id="5710" w:author="Hwakong Cheng" w:date="2022-10-07T15:02:00Z">
              <w:r w:rsidRPr="00665550">
                <w:rPr>
                  <w:rStyle w:val="Toggle"/>
                  <w:rPrChange w:id="5711" w:author="Hwakong Cheng" w:date="2022-10-07T15:08:00Z">
                    <w:rPr/>
                  </w:rPrChange>
                </w:rPr>
                <w:t>[UNITS [</w:t>
              </w:r>
            </w:ins>
            <w:r w:rsidR="000E15AD" w:rsidRPr="00665550">
              <w:rPr>
                <w:rStyle w:val="Toggle"/>
                <w:rPrChange w:id="5712" w:author="Hwakong Cheng" w:date="2022-10-07T15:08:00Z">
                  <w:rPr/>
                </w:rPrChange>
              </w:rPr>
              <w:t>25 Pa</w:t>
            </w:r>
            <w:ins w:id="5713" w:author="Hwakong Cheng" w:date="2022-10-07T15:02:00Z">
              <w:r w:rsidRPr="00665550">
                <w:rPr>
                  <w:rStyle w:val="Toggle"/>
                  <w:rPrChange w:id="5714" w:author="Hwakong Cheng" w:date="2022-10-07T15:08:00Z">
                    <w:rPr/>
                  </w:rPrChange>
                </w:rPr>
                <w:t>]</w:t>
              </w:r>
            </w:ins>
            <w:r w:rsidR="000E15AD" w:rsidRPr="00665550">
              <w:rPr>
                <w:rStyle w:val="Toggle"/>
                <w:rPrChange w:id="5715" w:author="Hwakong Cheng" w:date="2022-10-07T15:08:00Z">
                  <w:rPr/>
                </w:rPrChange>
              </w:rPr>
              <w:t xml:space="preserve"> </w:t>
            </w:r>
            <w:del w:id="5716" w:author="Hwakong Cheng" w:date="2022-10-07T15:02:00Z">
              <w:r w:rsidR="000E15AD" w:rsidRPr="00665550" w:rsidDel="007172C1">
                <w:rPr>
                  <w:rStyle w:val="Toggle"/>
                  <w:rPrChange w:id="5717" w:author="Hwakong Cheng" w:date="2022-10-07T15:08:00Z">
                    <w:rPr/>
                  </w:rPrChange>
                </w:rPr>
                <w:delText>(</w:delText>
              </w:r>
            </w:del>
            <w:ins w:id="5718" w:author="Hwakong Cheng" w:date="2022-10-07T15:02:00Z">
              <w:r w:rsidRPr="00665550">
                <w:rPr>
                  <w:rStyle w:val="Toggle"/>
                  <w:rPrChange w:id="5719" w:author="Hwakong Cheng" w:date="2022-10-07T15:08:00Z">
                    <w:rPr/>
                  </w:rPrChange>
                </w:rPr>
                <w:t>[</w:t>
              </w:r>
            </w:ins>
            <w:r w:rsidR="000E15AD" w:rsidRPr="00665550">
              <w:rPr>
                <w:rStyle w:val="Toggle"/>
                <w:rPrChange w:id="5720" w:author="Hwakong Cheng" w:date="2022-10-07T15:08:00Z">
                  <w:rPr/>
                </w:rPrChange>
              </w:rPr>
              <w:t>0.1 in. of water</w:t>
            </w:r>
            <w:ins w:id="5721" w:author="Hwakong Cheng" w:date="2022-10-07T15:02:00Z">
              <w:r w:rsidRPr="00665550">
                <w:rPr>
                  <w:rStyle w:val="Toggle"/>
                  <w:rPrChange w:id="5722" w:author="Hwakong Cheng" w:date="2022-10-07T15:08:00Z">
                    <w:rPr/>
                  </w:rPrChange>
                </w:rPr>
                <w:t>]]</w:t>
              </w:r>
            </w:ins>
            <w:del w:id="5723" w:author="Hwakong Cheng" w:date="2022-10-07T15:02:00Z">
              <w:r w:rsidR="000E15AD" w:rsidRPr="00665550" w:rsidDel="007172C1">
                <w:rPr>
                  <w:rStyle w:val="Toggle"/>
                  <w:rPrChange w:id="5724" w:author="Hwakong Cheng" w:date="2022-10-07T15:08:00Z">
                    <w:rPr/>
                  </w:rPrChange>
                </w:rPr>
                <w:delText>)</w:delText>
              </w:r>
            </w:del>
          </w:p>
        </w:tc>
      </w:tr>
      <w:tr w:rsidR="000E15AD" w14:paraId="3A298CAA" w14:textId="77777777" w:rsidTr="000E15AD">
        <w:trPr>
          <w:cantSplit/>
          <w:jc w:val="center"/>
        </w:trPr>
        <w:tc>
          <w:tcPr>
            <w:tcW w:w="1980" w:type="dxa"/>
            <w:tcBorders>
              <w:top w:val="single" w:sz="3" w:space="0" w:color="000000"/>
              <w:left w:val="nil"/>
              <w:bottom w:val="single" w:sz="3" w:space="0" w:color="000000"/>
              <w:right w:val="single" w:sz="3" w:space="0" w:color="000000"/>
            </w:tcBorders>
            <w:tcMar>
              <w:top w:w="70" w:type="dxa"/>
              <w:left w:w="80" w:type="dxa"/>
              <w:bottom w:w="70" w:type="dxa"/>
              <w:right w:w="40" w:type="dxa"/>
            </w:tcMar>
          </w:tcPr>
          <w:p w14:paraId="078C8DDF" w14:textId="77777777" w:rsidR="000E15AD" w:rsidRDefault="000E15AD" w:rsidP="00B37EF3">
            <w:pPr>
              <w:pStyle w:val="HeadingRunIn"/>
            </w:pPr>
            <w:proofErr w:type="spellStart"/>
            <w:r>
              <w:t>SPmax</w:t>
            </w:r>
            <w:proofErr w:type="spellEnd"/>
          </w:p>
        </w:tc>
        <w:tc>
          <w:tcPr>
            <w:tcW w:w="2960" w:type="dxa"/>
            <w:tcBorders>
              <w:top w:val="single" w:sz="3" w:space="0" w:color="000000"/>
              <w:left w:val="nil"/>
              <w:bottom w:val="single" w:sz="3" w:space="0" w:color="000000"/>
              <w:right w:val="nil"/>
            </w:tcBorders>
            <w:tcMar>
              <w:top w:w="70" w:type="dxa"/>
              <w:left w:w="80" w:type="dxa"/>
              <w:bottom w:w="70" w:type="dxa"/>
              <w:right w:w="40" w:type="dxa"/>
            </w:tcMar>
          </w:tcPr>
          <w:p w14:paraId="362B6760" w14:textId="48DADAFD" w:rsidR="000E15AD" w:rsidRDefault="000E15AD" w:rsidP="00B37EF3">
            <w:pPr>
              <w:pStyle w:val="HeadingRunIn"/>
            </w:pPr>
            <w:proofErr w:type="spellStart"/>
            <w:r>
              <w:t>Max_DSP</w:t>
            </w:r>
            <w:proofErr w:type="spellEnd"/>
            <w:r>
              <w:t xml:space="preserve"> (see Section </w:t>
            </w:r>
            <w:r w:rsidR="001F5EDA">
              <w:fldChar w:fldCharType="begin"/>
            </w:r>
            <w:r w:rsidR="001F5EDA">
              <w:instrText xml:space="preserve"> REF _Ref38387711 \w \h </w:instrText>
            </w:r>
            <w:r w:rsidR="001F5EDA">
              <w:fldChar w:fldCharType="separate"/>
            </w:r>
            <w:r w:rsidR="0037258A">
              <w:t>3.2.1.1</w:t>
            </w:r>
            <w:r w:rsidR="001F5EDA">
              <w:fldChar w:fldCharType="end"/>
            </w:r>
            <w:r>
              <w:t>)</w:t>
            </w:r>
          </w:p>
        </w:tc>
      </w:tr>
      <w:tr w:rsidR="000E15AD" w14:paraId="2D3C60FA" w14:textId="77777777" w:rsidTr="000E15AD">
        <w:trPr>
          <w:cantSplit/>
          <w:jc w:val="center"/>
        </w:trPr>
        <w:tc>
          <w:tcPr>
            <w:tcW w:w="1980" w:type="dxa"/>
            <w:tcBorders>
              <w:top w:val="single" w:sz="3" w:space="0" w:color="000000"/>
              <w:left w:val="nil"/>
              <w:bottom w:val="single" w:sz="3" w:space="0" w:color="000000"/>
              <w:right w:val="single" w:sz="3" w:space="0" w:color="000000"/>
            </w:tcBorders>
            <w:tcMar>
              <w:top w:w="70" w:type="dxa"/>
              <w:left w:w="80" w:type="dxa"/>
              <w:bottom w:w="70" w:type="dxa"/>
              <w:right w:w="40" w:type="dxa"/>
            </w:tcMar>
          </w:tcPr>
          <w:p w14:paraId="670637D6" w14:textId="77777777" w:rsidR="000E15AD" w:rsidRPr="00BC7581" w:rsidRDefault="000E15AD" w:rsidP="00B37EF3">
            <w:pPr>
              <w:pStyle w:val="HeadingRunIn"/>
            </w:pPr>
            <w:r w:rsidRPr="00BC7581">
              <w:t>Td</w:t>
            </w:r>
          </w:p>
        </w:tc>
        <w:tc>
          <w:tcPr>
            <w:tcW w:w="2960" w:type="dxa"/>
            <w:tcBorders>
              <w:top w:val="single" w:sz="3" w:space="0" w:color="000000"/>
              <w:left w:val="nil"/>
              <w:bottom w:val="single" w:sz="3" w:space="0" w:color="000000"/>
              <w:right w:val="nil"/>
            </w:tcBorders>
            <w:tcMar>
              <w:top w:w="70" w:type="dxa"/>
              <w:left w:w="80" w:type="dxa"/>
              <w:bottom w:w="70" w:type="dxa"/>
              <w:right w:w="40" w:type="dxa"/>
            </w:tcMar>
          </w:tcPr>
          <w:p w14:paraId="74990406" w14:textId="77777777" w:rsidR="000E15AD" w:rsidRPr="00BC7581" w:rsidRDefault="000E15AD" w:rsidP="00B37EF3">
            <w:pPr>
              <w:pStyle w:val="HeadingRunIn"/>
            </w:pPr>
            <w:r w:rsidRPr="00BC7581">
              <w:t>10 minutes</w:t>
            </w:r>
          </w:p>
        </w:tc>
      </w:tr>
      <w:tr w:rsidR="000E15AD" w14:paraId="063F8B41" w14:textId="77777777" w:rsidTr="000E15AD">
        <w:trPr>
          <w:cantSplit/>
          <w:jc w:val="center"/>
        </w:trPr>
        <w:tc>
          <w:tcPr>
            <w:tcW w:w="1980" w:type="dxa"/>
            <w:tcBorders>
              <w:top w:val="single" w:sz="3" w:space="0" w:color="000000"/>
              <w:left w:val="nil"/>
              <w:bottom w:val="single" w:sz="3" w:space="0" w:color="000000"/>
              <w:right w:val="single" w:sz="3" w:space="0" w:color="000000"/>
            </w:tcBorders>
            <w:tcMar>
              <w:top w:w="70" w:type="dxa"/>
              <w:left w:w="80" w:type="dxa"/>
              <w:bottom w:w="70" w:type="dxa"/>
              <w:right w:w="40" w:type="dxa"/>
            </w:tcMar>
          </w:tcPr>
          <w:p w14:paraId="006127F9" w14:textId="77777777" w:rsidR="000E15AD" w:rsidRPr="00BC7581" w:rsidRDefault="000E15AD" w:rsidP="00B37EF3">
            <w:pPr>
              <w:pStyle w:val="HeadingRunIn"/>
            </w:pPr>
            <w:r w:rsidRPr="00BC7581">
              <w:t>T</w:t>
            </w:r>
          </w:p>
        </w:tc>
        <w:tc>
          <w:tcPr>
            <w:tcW w:w="2960" w:type="dxa"/>
            <w:tcBorders>
              <w:top w:val="single" w:sz="3" w:space="0" w:color="000000"/>
              <w:left w:val="nil"/>
              <w:bottom w:val="single" w:sz="3" w:space="0" w:color="000000"/>
              <w:right w:val="nil"/>
            </w:tcBorders>
            <w:tcMar>
              <w:top w:w="70" w:type="dxa"/>
              <w:left w:w="80" w:type="dxa"/>
              <w:bottom w:w="70" w:type="dxa"/>
              <w:right w:w="40" w:type="dxa"/>
            </w:tcMar>
          </w:tcPr>
          <w:p w14:paraId="2A472412" w14:textId="77777777" w:rsidR="000E15AD" w:rsidRPr="00BC7581" w:rsidRDefault="000E15AD" w:rsidP="00B37EF3">
            <w:pPr>
              <w:pStyle w:val="HeadingRunIn"/>
            </w:pPr>
            <w:r w:rsidRPr="00BC7581">
              <w:t>2 minutes</w:t>
            </w:r>
          </w:p>
        </w:tc>
      </w:tr>
      <w:tr w:rsidR="000E15AD" w14:paraId="79693752" w14:textId="77777777" w:rsidTr="000E15AD">
        <w:trPr>
          <w:cantSplit/>
          <w:jc w:val="center"/>
        </w:trPr>
        <w:tc>
          <w:tcPr>
            <w:tcW w:w="1980" w:type="dxa"/>
            <w:tcBorders>
              <w:top w:val="single" w:sz="3" w:space="0" w:color="000000"/>
              <w:left w:val="nil"/>
              <w:bottom w:val="single" w:sz="3" w:space="0" w:color="000000"/>
              <w:right w:val="single" w:sz="3" w:space="0" w:color="000000"/>
            </w:tcBorders>
            <w:tcMar>
              <w:top w:w="70" w:type="dxa"/>
              <w:left w:w="80" w:type="dxa"/>
              <w:bottom w:w="70" w:type="dxa"/>
              <w:right w:w="40" w:type="dxa"/>
            </w:tcMar>
          </w:tcPr>
          <w:p w14:paraId="4ECDEDC4" w14:textId="77777777" w:rsidR="000E15AD" w:rsidRPr="00BC7581" w:rsidRDefault="000E15AD" w:rsidP="00B37EF3">
            <w:pPr>
              <w:pStyle w:val="HeadingRunIn"/>
            </w:pPr>
            <w:r w:rsidRPr="00BC7581">
              <w:t>I</w:t>
            </w:r>
          </w:p>
        </w:tc>
        <w:tc>
          <w:tcPr>
            <w:tcW w:w="2960" w:type="dxa"/>
            <w:tcBorders>
              <w:top w:val="single" w:sz="3" w:space="0" w:color="000000"/>
              <w:left w:val="nil"/>
              <w:bottom w:val="single" w:sz="3" w:space="0" w:color="000000"/>
              <w:right w:val="nil"/>
            </w:tcBorders>
            <w:tcMar>
              <w:top w:w="70" w:type="dxa"/>
              <w:left w:w="80" w:type="dxa"/>
              <w:bottom w:w="70" w:type="dxa"/>
              <w:right w:w="40" w:type="dxa"/>
            </w:tcMar>
          </w:tcPr>
          <w:p w14:paraId="4D275809" w14:textId="77777777" w:rsidR="000E15AD" w:rsidRPr="00BC7581" w:rsidRDefault="000E15AD" w:rsidP="00B37EF3">
            <w:pPr>
              <w:pStyle w:val="HeadingRunIn"/>
            </w:pPr>
            <w:r w:rsidRPr="00BC7581">
              <w:t>2</w:t>
            </w:r>
          </w:p>
        </w:tc>
      </w:tr>
      <w:tr w:rsidR="000E15AD" w14:paraId="5096E411" w14:textId="77777777" w:rsidTr="000E15AD">
        <w:trPr>
          <w:cantSplit/>
          <w:jc w:val="center"/>
        </w:trPr>
        <w:tc>
          <w:tcPr>
            <w:tcW w:w="1980" w:type="dxa"/>
            <w:tcBorders>
              <w:top w:val="single" w:sz="3" w:space="0" w:color="000000"/>
              <w:left w:val="nil"/>
              <w:bottom w:val="single" w:sz="3" w:space="0" w:color="000000"/>
              <w:right w:val="single" w:sz="3" w:space="0" w:color="000000"/>
            </w:tcBorders>
            <w:tcMar>
              <w:top w:w="70" w:type="dxa"/>
              <w:left w:w="80" w:type="dxa"/>
              <w:bottom w:w="70" w:type="dxa"/>
              <w:right w:w="40" w:type="dxa"/>
            </w:tcMar>
          </w:tcPr>
          <w:p w14:paraId="547C2DC3" w14:textId="77777777" w:rsidR="000E15AD" w:rsidRDefault="000E15AD" w:rsidP="00B37EF3">
            <w:pPr>
              <w:pStyle w:val="HeadingRunIn"/>
            </w:pPr>
            <w:r>
              <w:t>R</w:t>
            </w:r>
          </w:p>
        </w:tc>
        <w:tc>
          <w:tcPr>
            <w:tcW w:w="2960" w:type="dxa"/>
            <w:tcBorders>
              <w:top w:val="single" w:sz="3" w:space="0" w:color="000000"/>
              <w:left w:val="nil"/>
              <w:bottom w:val="single" w:sz="3" w:space="0" w:color="000000"/>
              <w:right w:val="nil"/>
            </w:tcBorders>
            <w:tcMar>
              <w:top w:w="70" w:type="dxa"/>
              <w:left w:w="80" w:type="dxa"/>
              <w:bottom w:w="70" w:type="dxa"/>
              <w:right w:w="40" w:type="dxa"/>
            </w:tcMar>
          </w:tcPr>
          <w:p w14:paraId="3AF47E1D" w14:textId="77777777" w:rsidR="000E15AD" w:rsidRDefault="000E15AD" w:rsidP="00B37EF3">
            <w:pPr>
              <w:pStyle w:val="HeadingRunIn"/>
            </w:pPr>
            <w:r>
              <w:t>Zone static pressure reset requests</w:t>
            </w:r>
          </w:p>
        </w:tc>
      </w:tr>
      <w:tr w:rsidR="000E15AD" w14:paraId="14822E87" w14:textId="77777777" w:rsidTr="000E15AD">
        <w:trPr>
          <w:cantSplit/>
          <w:jc w:val="center"/>
        </w:trPr>
        <w:tc>
          <w:tcPr>
            <w:tcW w:w="1980" w:type="dxa"/>
            <w:tcBorders>
              <w:top w:val="single" w:sz="3" w:space="0" w:color="000000"/>
              <w:left w:val="nil"/>
              <w:bottom w:val="single" w:sz="3" w:space="0" w:color="000000"/>
              <w:right w:val="single" w:sz="3" w:space="0" w:color="000000"/>
            </w:tcBorders>
            <w:tcMar>
              <w:top w:w="70" w:type="dxa"/>
              <w:left w:w="80" w:type="dxa"/>
              <w:bottom w:w="70" w:type="dxa"/>
              <w:right w:w="40" w:type="dxa"/>
            </w:tcMar>
          </w:tcPr>
          <w:p w14:paraId="47B84F98" w14:textId="77777777" w:rsidR="000E15AD" w:rsidRDefault="000E15AD" w:rsidP="00B37EF3">
            <w:pPr>
              <w:pStyle w:val="HeadingRunIn"/>
            </w:pPr>
            <w:proofErr w:type="spellStart"/>
            <w:r>
              <w:t>SPtrim</w:t>
            </w:r>
            <w:proofErr w:type="spellEnd"/>
          </w:p>
        </w:tc>
        <w:tc>
          <w:tcPr>
            <w:tcW w:w="2960" w:type="dxa"/>
            <w:tcBorders>
              <w:top w:val="single" w:sz="3" w:space="0" w:color="000000"/>
              <w:left w:val="nil"/>
              <w:bottom w:val="single" w:sz="3" w:space="0" w:color="000000"/>
              <w:right w:val="nil"/>
            </w:tcBorders>
            <w:tcMar>
              <w:top w:w="70" w:type="dxa"/>
              <w:left w:w="80" w:type="dxa"/>
              <w:bottom w:w="70" w:type="dxa"/>
              <w:right w:w="40" w:type="dxa"/>
            </w:tcMar>
          </w:tcPr>
          <w:p w14:paraId="04D257E2" w14:textId="1E7EFC6A" w:rsidR="000E15AD" w:rsidRPr="00665550" w:rsidRDefault="00091D83" w:rsidP="00B37EF3">
            <w:pPr>
              <w:pStyle w:val="HeadingRunIn"/>
              <w:rPr>
                <w:rStyle w:val="Toggle"/>
                <w:rPrChange w:id="5725" w:author="Hwakong Cheng" w:date="2022-10-07T15:08:00Z">
                  <w:rPr/>
                </w:rPrChange>
              </w:rPr>
            </w:pPr>
            <w:ins w:id="5726" w:author="Hwakong Cheng" w:date="2022-10-07T15:02:00Z">
              <w:r w:rsidRPr="00665550">
                <w:rPr>
                  <w:rStyle w:val="Toggle"/>
                  <w:rPrChange w:id="5727" w:author="Hwakong Cheng" w:date="2022-10-07T15:08:00Z">
                    <w:rPr/>
                  </w:rPrChange>
                </w:rPr>
                <w:t>[UNITS [</w:t>
              </w:r>
            </w:ins>
            <w:r w:rsidR="000E15AD" w:rsidRPr="00665550">
              <w:rPr>
                <w:rStyle w:val="Toggle"/>
                <w:rPrChange w:id="5728" w:author="Hwakong Cheng" w:date="2022-10-07T15:08:00Z">
                  <w:rPr/>
                </w:rPrChange>
              </w:rPr>
              <w:t>–12 Pa</w:t>
            </w:r>
            <w:ins w:id="5729" w:author="Hwakong Cheng" w:date="2022-10-07T15:02:00Z">
              <w:r w:rsidRPr="00665550">
                <w:rPr>
                  <w:rStyle w:val="Toggle"/>
                  <w:rPrChange w:id="5730" w:author="Hwakong Cheng" w:date="2022-10-07T15:08:00Z">
                    <w:rPr/>
                  </w:rPrChange>
                </w:rPr>
                <w:t>]</w:t>
              </w:r>
            </w:ins>
            <w:r w:rsidR="000E15AD" w:rsidRPr="00665550">
              <w:rPr>
                <w:rStyle w:val="Toggle"/>
                <w:rPrChange w:id="5731" w:author="Hwakong Cheng" w:date="2022-10-07T15:08:00Z">
                  <w:rPr/>
                </w:rPrChange>
              </w:rPr>
              <w:t xml:space="preserve"> </w:t>
            </w:r>
            <w:del w:id="5732" w:author="Hwakong Cheng" w:date="2022-10-07T15:02:00Z">
              <w:r w:rsidR="000E15AD" w:rsidRPr="00665550" w:rsidDel="00091D83">
                <w:rPr>
                  <w:rStyle w:val="Toggle"/>
                  <w:rPrChange w:id="5733" w:author="Hwakong Cheng" w:date="2022-10-07T15:08:00Z">
                    <w:rPr/>
                  </w:rPrChange>
                </w:rPr>
                <w:delText>(–</w:delText>
              </w:r>
            </w:del>
            <w:ins w:id="5734" w:author="Hwakong Cheng" w:date="2022-10-07T15:02:00Z">
              <w:r w:rsidRPr="00665550">
                <w:rPr>
                  <w:rStyle w:val="Toggle"/>
                  <w:rPrChange w:id="5735" w:author="Hwakong Cheng" w:date="2022-10-07T15:08:00Z">
                    <w:rPr/>
                  </w:rPrChange>
                </w:rPr>
                <w:t>[–</w:t>
              </w:r>
            </w:ins>
            <w:r w:rsidR="000E15AD" w:rsidRPr="00665550">
              <w:rPr>
                <w:rStyle w:val="Toggle"/>
                <w:rPrChange w:id="5736" w:author="Hwakong Cheng" w:date="2022-10-07T15:08:00Z">
                  <w:rPr/>
                </w:rPrChange>
              </w:rPr>
              <w:t>0.05 in. of water</w:t>
            </w:r>
            <w:del w:id="5737" w:author="Hwakong Cheng" w:date="2022-10-07T15:02:00Z">
              <w:r w:rsidR="000E15AD" w:rsidRPr="00665550" w:rsidDel="00091D83">
                <w:rPr>
                  <w:rStyle w:val="Toggle"/>
                  <w:rPrChange w:id="5738" w:author="Hwakong Cheng" w:date="2022-10-07T15:08:00Z">
                    <w:rPr/>
                  </w:rPrChange>
                </w:rPr>
                <w:delText>)</w:delText>
              </w:r>
            </w:del>
            <w:ins w:id="5739" w:author="Hwakong Cheng" w:date="2022-10-07T15:02:00Z">
              <w:r w:rsidRPr="00665550">
                <w:rPr>
                  <w:rStyle w:val="Toggle"/>
                  <w:rPrChange w:id="5740" w:author="Hwakong Cheng" w:date="2022-10-07T15:08:00Z">
                    <w:rPr/>
                  </w:rPrChange>
                </w:rPr>
                <w:t>]]</w:t>
              </w:r>
            </w:ins>
          </w:p>
        </w:tc>
      </w:tr>
      <w:tr w:rsidR="000E15AD" w14:paraId="7347DFC3" w14:textId="77777777" w:rsidTr="000E15AD">
        <w:trPr>
          <w:cantSplit/>
          <w:jc w:val="center"/>
        </w:trPr>
        <w:tc>
          <w:tcPr>
            <w:tcW w:w="1980" w:type="dxa"/>
            <w:tcBorders>
              <w:top w:val="single" w:sz="3" w:space="0" w:color="000000"/>
              <w:left w:val="nil"/>
              <w:bottom w:val="nil"/>
              <w:right w:val="single" w:sz="3" w:space="0" w:color="000000"/>
            </w:tcBorders>
            <w:tcMar>
              <w:top w:w="70" w:type="dxa"/>
              <w:left w:w="80" w:type="dxa"/>
              <w:bottom w:w="70" w:type="dxa"/>
              <w:right w:w="40" w:type="dxa"/>
            </w:tcMar>
          </w:tcPr>
          <w:p w14:paraId="613FB813" w14:textId="77777777" w:rsidR="000E15AD" w:rsidRDefault="000E15AD" w:rsidP="00B37EF3">
            <w:pPr>
              <w:pStyle w:val="HeadingRunIn"/>
            </w:pPr>
            <w:proofErr w:type="spellStart"/>
            <w:r>
              <w:t>SPres</w:t>
            </w:r>
            <w:proofErr w:type="spellEnd"/>
          </w:p>
        </w:tc>
        <w:tc>
          <w:tcPr>
            <w:tcW w:w="2960" w:type="dxa"/>
            <w:tcBorders>
              <w:top w:val="single" w:sz="3" w:space="0" w:color="000000"/>
              <w:left w:val="nil"/>
              <w:bottom w:val="nil"/>
              <w:right w:val="nil"/>
            </w:tcBorders>
            <w:tcMar>
              <w:top w:w="70" w:type="dxa"/>
              <w:left w:w="80" w:type="dxa"/>
              <w:bottom w:w="70" w:type="dxa"/>
              <w:right w:w="40" w:type="dxa"/>
            </w:tcMar>
          </w:tcPr>
          <w:p w14:paraId="6485923B" w14:textId="10AC1BB8" w:rsidR="000E15AD" w:rsidRPr="00665550" w:rsidRDefault="00091D83" w:rsidP="00B37EF3">
            <w:pPr>
              <w:pStyle w:val="HeadingRunIn"/>
              <w:rPr>
                <w:rStyle w:val="Toggle"/>
                <w:rPrChange w:id="5741" w:author="Hwakong Cheng" w:date="2022-10-07T15:08:00Z">
                  <w:rPr/>
                </w:rPrChange>
              </w:rPr>
            </w:pPr>
            <w:ins w:id="5742" w:author="Hwakong Cheng" w:date="2022-10-07T15:02:00Z">
              <w:r w:rsidRPr="00665550">
                <w:rPr>
                  <w:rStyle w:val="Toggle"/>
                  <w:rPrChange w:id="5743" w:author="Hwakong Cheng" w:date="2022-10-07T15:08:00Z">
                    <w:rPr/>
                  </w:rPrChange>
                </w:rPr>
                <w:t>[UNITS [</w:t>
              </w:r>
            </w:ins>
            <w:ins w:id="5744" w:author="Titus Ellison" w:date="2022-10-20T12:42:00Z">
              <w:r w:rsidR="00A04739">
                <w:rPr>
                  <w:rStyle w:val="Toggle"/>
                </w:rPr>
                <w:t>+</w:t>
              </w:r>
            </w:ins>
            <w:r w:rsidR="000E15AD" w:rsidRPr="00665550">
              <w:rPr>
                <w:rStyle w:val="Toggle"/>
                <w:rPrChange w:id="5745" w:author="Hwakong Cheng" w:date="2022-10-07T15:08:00Z">
                  <w:rPr/>
                </w:rPrChange>
              </w:rPr>
              <w:t>15 Pa</w:t>
            </w:r>
            <w:ins w:id="5746" w:author="Hwakong Cheng" w:date="2022-10-07T15:02:00Z">
              <w:r w:rsidRPr="00665550">
                <w:rPr>
                  <w:rStyle w:val="Toggle"/>
                  <w:rPrChange w:id="5747" w:author="Hwakong Cheng" w:date="2022-10-07T15:08:00Z">
                    <w:rPr/>
                  </w:rPrChange>
                </w:rPr>
                <w:t>]</w:t>
              </w:r>
            </w:ins>
            <w:r w:rsidR="000E15AD" w:rsidRPr="00665550">
              <w:rPr>
                <w:rStyle w:val="Toggle"/>
                <w:rPrChange w:id="5748" w:author="Hwakong Cheng" w:date="2022-10-07T15:08:00Z">
                  <w:rPr/>
                </w:rPrChange>
              </w:rPr>
              <w:t xml:space="preserve"> </w:t>
            </w:r>
            <w:ins w:id="5749" w:author="Hwakong Cheng" w:date="2022-10-07T15:02:00Z">
              <w:r w:rsidRPr="00665550">
                <w:rPr>
                  <w:rStyle w:val="Toggle"/>
                  <w:rPrChange w:id="5750" w:author="Hwakong Cheng" w:date="2022-10-07T15:08:00Z">
                    <w:rPr/>
                  </w:rPrChange>
                </w:rPr>
                <w:t>[</w:t>
              </w:r>
            </w:ins>
            <w:del w:id="5751" w:author="Hwakong Cheng" w:date="2022-10-07T15:02:00Z">
              <w:r w:rsidR="000E15AD" w:rsidRPr="00665550" w:rsidDel="00091D83">
                <w:rPr>
                  <w:rStyle w:val="Toggle"/>
                  <w:rPrChange w:id="5752" w:author="Hwakong Cheng" w:date="2022-10-07T15:08:00Z">
                    <w:rPr/>
                  </w:rPrChange>
                </w:rPr>
                <w:delText>(</w:delText>
              </w:r>
            </w:del>
            <w:r w:rsidR="000E15AD" w:rsidRPr="00665550">
              <w:rPr>
                <w:rStyle w:val="Toggle"/>
                <w:rPrChange w:id="5753" w:author="Hwakong Cheng" w:date="2022-10-07T15:08:00Z">
                  <w:rPr/>
                </w:rPrChange>
              </w:rPr>
              <w:t>+0.06 in. of water</w:t>
            </w:r>
            <w:ins w:id="5754" w:author="Hwakong Cheng" w:date="2022-10-07T15:03:00Z">
              <w:r w:rsidRPr="00665550">
                <w:rPr>
                  <w:rStyle w:val="Toggle"/>
                  <w:rPrChange w:id="5755" w:author="Hwakong Cheng" w:date="2022-10-07T15:08:00Z">
                    <w:rPr/>
                  </w:rPrChange>
                </w:rPr>
                <w:t>]]</w:t>
              </w:r>
            </w:ins>
            <w:del w:id="5756" w:author="Hwakong Cheng" w:date="2022-10-07T15:02:00Z">
              <w:r w:rsidR="000E15AD" w:rsidRPr="00665550" w:rsidDel="00091D83">
                <w:rPr>
                  <w:rStyle w:val="Toggle"/>
                  <w:rPrChange w:id="5757" w:author="Hwakong Cheng" w:date="2022-10-07T15:08:00Z">
                    <w:rPr/>
                  </w:rPrChange>
                </w:rPr>
                <w:delText>)</w:delText>
              </w:r>
            </w:del>
          </w:p>
        </w:tc>
      </w:tr>
      <w:tr w:rsidR="000E15AD" w14:paraId="09C40697" w14:textId="77777777" w:rsidTr="000E15AD">
        <w:trPr>
          <w:cantSplit/>
          <w:jc w:val="center"/>
        </w:trPr>
        <w:tc>
          <w:tcPr>
            <w:tcW w:w="1980" w:type="dxa"/>
            <w:tcBorders>
              <w:top w:val="single" w:sz="3" w:space="0" w:color="000000"/>
              <w:left w:val="nil"/>
              <w:bottom w:val="single" w:sz="16" w:space="0" w:color="000000"/>
              <w:right w:val="single" w:sz="3" w:space="0" w:color="000000"/>
            </w:tcBorders>
            <w:tcMar>
              <w:top w:w="70" w:type="dxa"/>
              <w:left w:w="80" w:type="dxa"/>
              <w:bottom w:w="70" w:type="dxa"/>
              <w:right w:w="40" w:type="dxa"/>
            </w:tcMar>
          </w:tcPr>
          <w:p w14:paraId="27601F1F" w14:textId="77777777" w:rsidR="000E15AD" w:rsidRDefault="000E15AD" w:rsidP="00B37EF3">
            <w:pPr>
              <w:pStyle w:val="HeadingRunIn"/>
            </w:pPr>
            <w:proofErr w:type="spellStart"/>
            <w:r>
              <w:t>SPres</w:t>
            </w:r>
            <w:proofErr w:type="spellEnd"/>
            <w:r>
              <w:t>-max</w:t>
            </w:r>
          </w:p>
        </w:tc>
        <w:tc>
          <w:tcPr>
            <w:tcW w:w="2960" w:type="dxa"/>
            <w:tcBorders>
              <w:top w:val="single" w:sz="3" w:space="0" w:color="000000"/>
              <w:left w:val="nil"/>
              <w:bottom w:val="single" w:sz="16" w:space="0" w:color="000000"/>
              <w:right w:val="nil"/>
            </w:tcBorders>
            <w:tcMar>
              <w:top w:w="70" w:type="dxa"/>
              <w:left w:w="80" w:type="dxa"/>
              <w:bottom w:w="70" w:type="dxa"/>
              <w:right w:w="40" w:type="dxa"/>
            </w:tcMar>
          </w:tcPr>
          <w:p w14:paraId="2D96B5AA" w14:textId="0EC67BBA" w:rsidR="000E15AD" w:rsidRPr="00665550" w:rsidRDefault="00091D83" w:rsidP="00B37EF3">
            <w:pPr>
              <w:pStyle w:val="HeadingRunIn"/>
              <w:rPr>
                <w:rStyle w:val="Toggle"/>
                <w:rPrChange w:id="5758" w:author="Hwakong Cheng" w:date="2022-10-07T15:08:00Z">
                  <w:rPr/>
                </w:rPrChange>
              </w:rPr>
            </w:pPr>
            <w:ins w:id="5759" w:author="Hwakong Cheng" w:date="2022-10-07T15:02:00Z">
              <w:r w:rsidRPr="00665550">
                <w:rPr>
                  <w:rStyle w:val="Toggle"/>
                  <w:rPrChange w:id="5760" w:author="Hwakong Cheng" w:date="2022-10-07T15:08:00Z">
                    <w:rPr/>
                  </w:rPrChange>
                </w:rPr>
                <w:t>[UNITS [</w:t>
              </w:r>
            </w:ins>
            <w:ins w:id="5761" w:author="Titus Ellison" w:date="2022-10-20T12:42:00Z">
              <w:r w:rsidR="00A04739">
                <w:rPr>
                  <w:rStyle w:val="Toggle"/>
                </w:rPr>
                <w:t>+</w:t>
              </w:r>
            </w:ins>
            <w:r w:rsidR="000E15AD" w:rsidRPr="00665550">
              <w:rPr>
                <w:rStyle w:val="Toggle"/>
                <w:rPrChange w:id="5762" w:author="Hwakong Cheng" w:date="2022-10-07T15:08:00Z">
                  <w:rPr/>
                </w:rPrChange>
              </w:rPr>
              <w:t>32 Pa</w:t>
            </w:r>
            <w:ins w:id="5763" w:author="Hwakong Cheng" w:date="2022-10-07T15:03:00Z">
              <w:r w:rsidRPr="00665550">
                <w:rPr>
                  <w:rStyle w:val="Toggle"/>
                  <w:rPrChange w:id="5764" w:author="Hwakong Cheng" w:date="2022-10-07T15:08:00Z">
                    <w:rPr/>
                  </w:rPrChange>
                </w:rPr>
                <w:t>]</w:t>
              </w:r>
            </w:ins>
            <w:r w:rsidR="000E15AD" w:rsidRPr="00665550">
              <w:rPr>
                <w:rStyle w:val="Toggle"/>
                <w:rPrChange w:id="5765" w:author="Hwakong Cheng" w:date="2022-10-07T15:08:00Z">
                  <w:rPr/>
                </w:rPrChange>
              </w:rPr>
              <w:t xml:space="preserve"> </w:t>
            </w:r>
            <w:del w:id="5766" w:author="Hwakong Cheng" w:date="2022-10-07T15:03:00Z">
              <w:r w:rsidR="000E15AD" w:rsidRPr="00665550" w:rsidDel="00091D83">
                <w:rPr>
                  <w:rStyle w:val="Toggle"/>
                  <w:rPrChange w:id="5767" w:author="Hwakong Cheng" w:date="2022-10-07T15:08:00Z">
                    <w:rPr/>
                  </w:rPrChange>
                </w:rPr>
                <w:delText>(+</w:delText>
              </w:r>
            </w:del>
            <w:ins w:id="5768" w:author="Hwakong Cheng" w:date="2022-10-07T15:03:00Z">
              <w:r w:rsidRPr="00665550">
                <w:rPr>
                  <w:rStyle w:val="Toggle"/>
                  <w:rPrChange w:id="5769" w:author="Hwakong Cheng" w:date="2022-10-07T15:08:00Z">
                    <w:rPr/>
                  </w:rPrChange>
                </w:rPr>
                <w:t>[+</w:t>
              </w:r>
            </w:ins>
            <w:r w:rsidR="000E15AD" w:rsidRPr="00665550">
              <w:rPr>
                <w:rStyle w:val="Toggle"/>
                <w:rPrChange w:id="5770" w:author="Hwakong Cheng" w:date="2022-10-07T15:08:00Z">
                  <w:rPr/>
                </w:rPrChange>
              </w:rPr>
              <w:t>0.13 in. of water</w:t>
            </w:r>
            <w:ins w:id="5771" w:author="Hwakong Cheng" w:date="2022-10-07T15:03:00Z">
              <w:r w:rsidRPr="00665550">
                <w:rPr>
                  <w:rStyle w:val="Toggle"/>
                  <w:rPrChange w:id="5772" w:author="Hwakong Cheng" w:date="2022-10-07T15:08:00Z">
                    <w:rPr/>
                  </w:rPrChange>
                </w:rPr>
                <w:t>]]</w:t>
              </w:r>
            </w:ins>
            <w:del w:id="5773" w:author="Hwakong Cheng" w:date="2022-10-07T15:03:00Z">
              <w:r w:rsidR="000E15AD" w:rsidRPr="00665550" w:rsidDel="00091D83">
                <w:rPr>
                  <w:rStyle w:val="Toggle"/>
                  <w:rPrChange w:id="5774" w:author="Hwakong Cheng" w:date="2022-10-07T15:08:00Z">
                    <w:rPr/>
                  </w:rPrChange>
                </w:rPr>
                <w:delText>)</w:delText>
              </w:r>
            </w:del>
          </w:p>
        </w:tc>
      </w:tr>
    </w:tbl>
    <w:p w14:paraId="403D7B70" w14:textId="77777777" w:rsidR="000E15AD" w:rsidRPr="00005A22" w:rsidRDefault="000E15AD" w:rsidP="000E15AD"/>
    <w:p w14:paraId="3E942F2D" w14:textId="532D6F72" w:rsidR="009045A3" w:rsidRPr="00BC7581" w:rsidRDefault="009045A3" w:rsidP="00B37EF3">
      <w:pPr>
        <w:pStyle w:val="Infobox"/>
      </w:pPr>
      <w:r w:rsidRPr="00BC7581">
        <w:t xml:space="preserve">The </w:t>
      </w:r>
      <w:r>
        <w:rPr>
          <w:bCs/>
        </w:rPr>
        <w:t>T&amp;R</w:t>
      </w:r>
      <w:r w:rsidRPr="00BC7581">
        <w:t xml:space="preserve"> reset parameters </w:t>
      </w:r>
      <w:r>
        <w:rPr>
          <w:bCs/>
        </w:rPr>
        <w:t>in Table 5.16.1.2</w:t>
      </w:r>
      <w:r w:rsidRPr="00BC7581">
        <w:t xml:space="preserve"> are suggested as a starting </w:t>
      </w:r>
      <w:r>
        <w:rPr>
          <w:bCs/>
        </w:rPr>
        <w:t>point</w:t>
      </w:r>
      <w:r w:rsidRPr="00BC7581">
        <w:t>; they will most likely require adjustment during the commissioning/tuning phase.</w:t>
      </w:r>
    </w:p>
    <w:p w14:paraId="55E2B740" w14:textId="77777777" w:rsidR="009045A3" w:rsidRPr="00BC7581" w:rsidRDefault="009045A3" w:rsidP="0087618D">
      <w:pPr>
        <w:pStyle w:val="Heading4"/>
      </w:pPr>
      <w:r w:rsidRPr="00BC7581">
        <w:t>Static Pressure Control</w:t>
      </w:r>
    </w:p>
    <w:p w14:paraId="759CED49" w14:textId="1C3824CA" w:rsidR="009045A3" w:rsidRPr="00BC7581" w:rsidRDefault="009045A3" w:rsidP="007C1423">
      <w:pPr>
        <w:pStyle w:val="Heading5"/>
      </w:pPr>
      <w:r w:rsidRPr="00BC7581">
        <w:lastRenderedPageBreak/>
        <w:t xml:space="preserve">Supply fan speed is controlled to maintain </w:t>
      </w:r>
      <w:r>
        <w:rPr>
          <w:rFonts w:cs="Times New Roman PS MT"/>
          <w:bCs/>
          <w:szCs w:val="20"/>
        </w:rPr>
        <w:t>DSP</w:t>
      </w:r>
      <w:r w:rsidRPr="00BC7581">
        <w:t xml:space="preserve"> at </w:t>
      </w:r>
      <w:r w:rsidR="00D21A33">
        <w:rPr>
          <w:rFonts w:cs="Times New Roman PS MT"/>
          <w:bCs/>
          <w:szCs w:val="20"/>
        </w:rPr>
        <w:t>setpoint</w:t>
      </w:r>
      <w:r w:rsidRPr="00BC7581">
        <w:t xml:space="preserve"> when the fan is proven </w:t>
      </w:r>
      <w:r w:rsidRPr="00BC7581">
        <w:rPr>
          <w:smallCaps/>
        </w:rPr>
        <w:t>on</w:t>
      </w:r>
      <w:r w:rsidRPr="00BC7581">
        <w:t xml:space="preserve">. Where the </w:t>
      </w:r>
      <w:r w:rsidR="00D21A33">
        <w:rPr>
          <w:rFonts w:cs="Times New Roman PS MT"/>
          <w:bCs/>
          <w:szCs w:val="20"/>
        </w:rPr>
        <w:t>Zone Group</w:t>
      </w:r>
      <w:r>
        <w:rPr>
          <w:rFonts w:cs="Times New Roman PS MT"/>
          <w:bCs/>
          <w:szCs w:val="20"/>
        </w:rPr>
        <w:t>s</w:t>
      </w:r>
      <w:r w:rsidRPr="00BC7581">
        <w:t xml:space="preserve"> served by the system are small, provide multiple sets of gains that are used in the control loop as a function of a load indicator (such as supply</w:t>
      </w:r>
      <w:r>
        <w:rPr>
          <w:rFonts w:cs="Times New Roman PS MT"/>
          <w:bCs/>
          <w:szCs w:val="20"/>
        </w:rPr>
        <w:t>-</w:t>
      </w:r>
      <w:r w:rsidRPr="00BC7581">
        <w:t xml:space="preserve">fan airflow rate, the area of the </w:t>
      </w:r>
      <w:r w:rsidR="00D21A33">
        <w:rPr>
          <w:rFonts w:cs="Times New Roman PS MT"/>
          <w:bCs/>
          <w:szCs w:val="20"/>
        </w:rPr>
        <w:t>Zone Group</w:t>
      </w:r>
      <w:r>
        <w:rPr>
          <w:rFonts w:cs="Times New Roman PS MT"/>
          <w:bCs/>
          <w:szCs w:val="20"/>
        </w:rPr>
        <w:t>s</w:t>
      </w:r>
      <w:r w:rsidRPr="00BC7581">
        <w:t xml:space="preserve"> that are occupied, etc.).</w:t>
      </w:r>
    </w:p>
    <w:p w14:paraId="2047FDF6" w14:textId="5FC7957F" w:rsidR="009045A3" w:rsidRPr="00BC7581" w:rsidRDefault="009045A3" w:rsidP="00B37EF3">
      <w:pPr>
        <w:pStyle w:val="Infobox"/>
      </w:pPr>
      <w:r w:rsidRPr="00BC7581">
        <w:t>High</w:t>
      </w:r>
      <w:r>
        <w:rPr>
          <w:bCs/>
        </w:rPr>
        <w:t>-</w:t>
      </w:r>
      <w:r w:rsidRPr="00BC7581">
        <w:t xml:space="preserve">pressure trips may occur if all VAV boxes are closed (as in </w:t>
      </w:r>
      <w:r w:rsidR="00D21A33">
        <w:rPr>
          <w:bCs/>
        </w:rPr>
        <w:t>Unoccupied Mode</w:t>
      </w:r>
      <w:r w:rsidRPr="00BC7581">
        <w:t xml:space="preserve">) or if fire/smoke dampers are closed (in some </w:t>
      </w:r>
      <w:r>
        <w:rPr>
          <w:bCs/>
        </w:rPr>
        <w:t>fire/smoke damper (</w:t>
      </w:r>
      <w:r w:rsidRPr="00BC7581">
        <w:t>FSD</w:t>
      </w:r>
      <w:r>
        <w:rPr>
          <w:bCs/>
        </w:rPr>
        <w:t>)</w:t>
      </w:r>
      <w:r w:rsidRPr="00BC7581">
        <w:t xml:space="preserve"> designs, the dampers are interlocked to the fan status rather than being controlled by smoke detectors). Multiple sets of gains are used to provide control loop stability as system characteristics change.</w:t>
      </w:r>
    </w:p>
    <w:p w14:paraId="04E68456" w14:textId="1C37327E" w:rsidR="009045A3" w:rsidRPr="00BC7581" w:rsidRDefault="009045A3" w:rsidP="0087618D">
      <w:pPr>
        <w:pStyle w:val="Heading3"/>
      </w:pPr>
      <w:bookmarkStart w:id="5775" w:name="_Ref38820521"/>
      <w:r w:rsidRPr="00BC7581">
        <w:t>Supply Air Temperature Control</w:t>
      </w:r>
      <w:bookmarkEnd w:id="5775"/>
    </w:p>
    <w:p w14:paraId="1A6F930A" w14:textId="2E1F02A9" w:rsidR="009045A3" w:rsidRPr="00BC7581" w:rsidRDefault="009045A3" w:rsidP="0087618D">
      <w:pPr>
        <w:pStyle w:val="Heading4"/>
      </w:pPr>
      <w:r w:rsidRPr="00BC7581">
        <w:t xml:space="preserve">Control loop is enabled when the supply air fan is proven </w:t>
      </w:r>
      <w:proofErr w:type="gramStart"/>
      <w:r w:rsidRPr="00B87A61">
        <w:rPr>
          <w:smallCaps/>
        </w:rPr>
        <w:t>on</w:t>
      </w:r>
      <w:r w:rsidRPr="00BC7581">
        <w:t>, and</w:t>
      </w:r>
      <w:proofErr w:type="gramEnd"/>
      <w:r w:rsidRPr="00BC7581">
        <w:t xml:space="preserve"> disabled and output set to </w:t>
      </w:r>
      <w:proofErr w:type="spellStart"/>
      <w:r w:rsidRPr="00B87A61">
        <w:rPr>
          <w:rFonts w:cs="Times New Roman PS MT"/>
          <w:bCs/>
          <w:szCs w:val="20"/>
        </w:rPr>
        <w:t>deadband</w:t>
      </w:r>
      <w:proofErr w:type="spellEnd"/>
      <w:r w:rsidRPr="00BC7581">
        <w:t xml:space="preserve"> (no heating, minimum economizer) otherwise.</w:t>
      </w:r>
    </w:p>
    <w:p w14:paraId="45689829" w14:textId="51E31E5A" w:rsidR="009045A3" w:rsidRPr="00BC7581" w:rsidRDefault="009045A3" w:rsidP="0087618D">
      <w:pPr>
        <w:pStyle w:val="Heading4"/>
      </w:pPr>
      <w:r w:rsidRPr="00BC7581">
        <w:t xml:space="preserve">Supply Air Temperature </w:t>
      </w:r>
      <w:r w:rsidR="00D21A33">
        <w:rPr>
          <w:rFonts w:cs="Times New Roman PS MT"/>
          <w:szCs w:val="20"/>
        </w:rPr>
        <w:t>Setpoint</w:t>
      </w:r>
    </w:p>
    <w:p w14:paraId="25E583F7" w14:textId="278A602A" w:rsidR="009045A3" w:rsidRPr="00BC7581" w:rsidRDefault="009045A3" w:rsidP="00B37EF3">
      <w:pPr>
        <w:pStyle w:val="Infobox"/>
      </w:pPr>
      <w:r w:rsidRPr="00BC7581">
        <w:t>The default range of outdoor air temperatures [</w:t>
      </w:r>
      <w:ins w:id="5776" w:author="Titus Ellison" w:date="2022-10-20T12:42:00Z">
        <w:r w:rsidR="00354163" w:rsidRPr="00354163">
          <w:rPr>
            <w:rStyle w:val="Toggle"/>
            <w:rPrChange w:id="5777" w:author="Titus Ellison" w:date="2022-10-20T12:43:00Z">
              <w:rPr/>
            </w:rPrChange>
          </w:rPr>
          <w:t>[</w:t>
        </w:r>
      </w:ins>
      <w:ins w:id="5778" w:author="Titus Ellison" w:date="2022-10-20T12:43:00Z">
        <w:r w:rsidR="00354163" w:rsidRPr="00354163">
          <w:rPr>
            <w:rStyle w:val="Toggle"/>
            <w:rPrChange w:id="5779" w:author="Titus Ellison" w:date="2022-10-20T12:43:00Z">
              <w:rPr/>
            </w:rPrChange>
          </w:rPr>
          <w:t>UNITS [</w:t>
        </w:r>
      </w:ins>
      <w:r w:rsidRPr="00354163">
        <w:rPr>
          <w:rStyle w:val="Toggle"/>
          <w:rPrChange w:id="5780" w:author="Titus Ellison" w:date="2022-10-20T12:43:00Z">
            <w:rPr/>
          </w:rPrChange>
        </w:rPr>
        <w:t>21°C</w:t>
      </w:r>
      <w:ins w:id="5781" w:author="Titus Ellison" w:date="2022-10-20T12:43:00Z">
        <w:r w:rsidR="00354163" w:rsidRPr="00354163">
          <w:rPr>
            <w:rStyle w:val="Toggle"/>
            <w:rPrChange w:id="5782" w:author="Titus Ellison" w:date="2022-10-20T12:43:00Z">
              <w:rPr/>
            </w:rPrChange>
          </w:rPr>
          <w:t>]</w:t>
        </w:r>
      </w:ins>
      <w:r w:rsidRPr="00354163">
        <w:rPr>
          <w:rStyle w:val="Toggle"/>
          <w:rPrChange w:id="5783" w:author="Titus Ellison" w:date="2022-10-20T12:43:00Z">
            <w:rPr/>
          </w:rPrChange>
        </w:rPr>
        <w:t xml:space="preserve"> </w:t>
      </w:r>
      <w:ins w:id="5784" w:author="Titus Ellison" w:date="2022-10-20T12:43:00Z">
        <w:r w:rsidR="00354163" w:rsidRPr="00354163">
          <w:rPr>
            <w:rStyle w:val="Toggle"/>
            <w:rPrChange w:id="5785" w:author="Titus Ellison" w:date="2022-10-20T12:43:00Z">
              <w:rPr/>
            </w:rPrChange>
          </w:rPr>
          <w:t>[</w:t>
        </w:r>
      </w:ins>
      <w:del w:id="5786" w:author="Titus Ellison" w:date="2022-10-20T12:43:00Z">
        <w:r w:rsidRPr="00354163" w:rsidDel="00354163">
          <w:rPr>
            <w:rStyle w:val="Toggle"/>
            <w:rPrChange w:id="5787" w:author="Titus Ellison" w:date="2022-10-20T12:43:00Z">
              <w:rPr/>
            </w:rPrChange>
          </w:rPr>
          <w:delText>(</w:delText>
        </w:r>
      </w:del>
      <w:r w:rsidRPr="00354163">
        <w:rPr>
          <w:rStyle w:val="Toggle"/>
          <w:rPrChange w:id="5788" w:author="Titus Ellison" w:date="2022-10-20T12:43:00Z">
            <w:rPr/>
          </w:rPrChange>
        </w:rPr>
        <w:t>70°F</w:t>
      </w:r>
      <w:ins w:id="5789" w:author="Titus Ellison" w:date="2022-10-20T12:43:00Z">
        <w:r w:rsidR="00354163" w:rsidRPr="00354163">
          <w:rPr>
            <w:rStyle w:val="Toggle"/>
            <w:rPrChange w:id="5790" w:author="Titus Ellison" w:date="2022-10-20T12:43:00Z">
              <w:rPr/>
            </w:rPrChange>
          </w:rPr>
          <w:t>]]</w:t>
        </w:r>
      </w:ins>
      <w:del w:id="5791" w:author="Titus Ellison" w:date="2022-10-20T12:43:00Z">
        <w:r w:rsidRPr="00BC7581" w:rsidDel="00354163">
          <w:delText>)</w:delText>
        </w:r>
      </w:del>
      <w:r w:rsidRPr="00BC7581">
        <w:t xml:space="preserve"> –</w:t>
      </w:r>
      <w:ins w:id="5792" w:author="Hwakong Cheng" w:date="2022-10-24T19:45:00Z">
        <w:r w:rsidR="00D02996">
          <w:t xml:space="preserve"> </w:t>
        </w:r>
      </w:ins>
      <w:ins w:id="5793" w:author="Titus Ellison" w:date="2022-10-20T12:43:00Z">
        <w:r w:rsidR="00354163" w:rsidRPr="00354163">
          <w:rPr>
            <w:rStyle w:val="Toggle"/>
            <w:rPrChange w:id="5794" w:author="Titus Ellison" w:date="2022-10-20T12:43:00Z">
              <w:rPr/>
            </w:rPrChange>
          </w:rPr>
          <w:t>[UNITS [</w:t>
        </w:r>
      </w:ins>
      <w:r w:rsidRPr="00354163">
        <w:rPr>
          <w:rStyle w:val="Toggle"/>
          <w:rPrChange w:id="5795" w:author="Titus Ellison" w:date="2022-10-20T12:43:00Z">
            <w:rPr/>
          </w:rPrChange>
        </w:rPr>
        <w:t>16°C</w:t>
      </w:r>
      <w:ins w:id="5796" w:author="Titus Ellison" w:date="2022-10-20T12:43:00Z">
        <w:r w:rsidR="00354163" w:rsidRPr="00354163">
          <w:rPr>
            <w:rStyle w:val="Toggle"/>
            <w:rPrChange w:id="5797" w:author="Titus Ellison" w:date="2022-10-20T12:43:00Z">
              <w:rPr/>
            </w:rPrChange>
          </w:rPr>
          <w:t>]</w:t>
        </w:r>
      </w:ins>
      <w:r w:rsidRPr="00354163">
        <w:rPr>
          <w:rStyle w:val="Toggle"/>
          <w:rPrChange w:id="5798" w:author="Titus Ellison" w:date="2022-10-20T12:43:00Z">
            <w:rPr/>
          </w:rPrChange>
        </w:rPr>
        <w:t xml:space="preserve"> </w:t>
      </w:r>
      <w:ins w:id="5799" w:author="Titus Ellison" w:date="2022-10-20T12:43:00Z">
        <w:r w:rsidR="00354163" w:rsidRPr="00354163">
          <w:rPr>
            <w:rStyle w:val="Toggle"/>
            <w:rPrChange w:id="5800" w:author="Titus Ellison" w:date="2022-10-20T12:43:00Z">
              <w:rPr/>
            </w:rPrChange>
          </w:rPr>
          <w:t>[</w:t>
        </w:r>
      </w:ins>
      <w:del w:id="5801" w:author="Titus Ellison" w:date="2022-10-20T12:43:00Z">
        <w:r w:rsidRPr="00354163" w:rsidDel="00354163">
          <w:rPr>
            <w:rStyle w:val="Toggle"/>
            <w:rPrChange w:id="5802" w:author="Titus Ellison" w:date="2022-10-20T12:43:00Z">
              <w:rPr/>
            </w:rPrChange>
          </w:rPr>
          <w:delText>(</w:delText>
        </w:r>
      </w:del>
      <w:r w:rsidRPr="00354163">
        <w:rPr>
          <w:rStyle w:val="Toggle"/>
          <w:rPrChange w:id="5803" w:author="Titus Ellison" w:date="2022-10-20T12:43:00Z">
            <w:rPr/>
          </w:rPrChange>
        </w:rPr>
        <w:t>60°F</w:t>
      </w:r>
      <w:ins w:id="5804" w:author="Titus Ellison" w:date="2022-10-20T12:43:00Z">
        <w:r w:rsidR="00354163" w:rsidRPr="00354163">
          <w:rPr>
            <w:rStyle w:val="Toggle"/>
            <w:rPrChange w:id="5805" w:author="Titus Ellison" w:date="2022-10-20T12:43:00Z">
              <w:rPr/>
            </w:rPrChange>
          </w:rPr>
          <w:t>]]</w:t>
        </w:r>
      </w:ins>
      <w:del w:id="5806" w:author="Titus Ellison" w:date="2022-10-20T12:43:00Z">
        <w:r w:rsidRPr="00BC7581" w:rsidDel="00354163">
          <w:delText>)</w:delText>
        </w:r>
      </w:del>
      <w:r w:rsidRPr="00BC7581">
        <w:t xml:space="preserve">] used to reset the </w:t>
      </w:r>
      <w:r w:rsidR="00D21A33">
        <w:rPr>
          <w:bCs/>
        </w:rPr>
        <w:t>Occupied Mode</w:t>
      </w:r>
      <w:r w:rsidRPr="00BC7581">
        <w:t xml:space="preserve"> SAT </w:t>
      </w:r>
      <w:r w:rsidR="00D21A33">
        <w:rPr>
          <w:bCs/>
        </w:rPr>
        <w:t>setpoint</w:t>
      </w:r>
      <w:r w:rsidRPr="00BC7581">
        <w:t xml:space="preserve"> was chosen to maximize economizer hours. It may be preferable to use a lower range of OATs </w:t>
      </w:r>
      <w:r>
        <w:rPr>
          <w:bCs/>
        </w:rPr>
        <w:t>(</w:t>
      </w:r>
      <w:r w:rsidRPr="00BC7581">
        <w:t xml:space="preserve">e.g., </w:t>
      </w:r>
      <w:ins w:id="5807" w:author="Titus Ellison" w:date="2022-10-20T12:43:00Z">
        <w:r w:rsidR="00354163" w:rsidRPr="00F32FC9">
          <w:rPr>
            <w:rStyle w:val="Toggle"/>
            <w:rPrChange w:id="5808" w:author="Titus Ellison" w:date="2022-10-20T12:43:00Z">
              <w:rPr/>
            </w:rPrChange>
          </w:rPr>
          <w:t>[UNITS [</w:t>
        </w:r>
      </w:ins>
      <w:r w:rsidRPr="00F32FC9">
        <w:rPr>
          <w:rStyle w:val="Toggle"/>
          <w:rPrChange w:id="5809" w:author="Titus Ellison" w:date="2022-10-20T12:43:00Z">
            <w:rPr/>
          </w:rPrChange>
        </w:rPr>
        <w:t>18°C</w:t>
      </w:r>
      <w:ins w:id="5810" w:author="Titus Ellison" w:date="2022-10-20T12:43:00Z">
        <w:r w:rsidR="00354163" w:rsidRPr="00F32FC9">
          <w:rPr>
            <w:rStyle w:val="Toggle"/>
            <w:rPrChange w:id="5811" w:author="Titus Ellison" w:date="2022-10-20T12:43:00Z">
              <w:rPr/>
            </w:rPrChange>
          </w:rPr>
          <w:t>]</w:t>
        </w:r>
      </w:ins>
      <w:r w:rsidRPr="00F32FC9">
        <w:rPr>
          <w:rStyle w:val="Toggle"/>
          <w:rPrChange w:id="5812" w:author="Titus Ellison" w:date="2022-10-20T12:43:00Z">
            <w:rPr/>
          </w:rPrChange>
        </w:rPr>
        <w:t xml:space="preserve"> </w:t>
      </w:r>
      <w:r w:rsidRPr="00F32FC9">
        <w:rPr>
          <w:rStyle w:val="Toggle"/>
          <w:rPrChange w:id="5813" w:author="Titus Ellison" w:date="2022-10-20T12:43:00Z">
            <w:rPr>
              <w:bCs/>
            </w:rPr>
          </w:rPrChange>
        </w:rPr>
        <w:t>[</w:t>
      </w:r>
      <w:r w:rsidRPr="00F32FC9">
        <w:rPr>
          <w:rStyle w:val="Toggle"/>
          <w:rPrChange w:id="5814" w:author="Titus Ellison" w:date="2022-10-20T12:43:00Z">
            <w:rPr/>
          </w:rPrChange>
        </w:rPr>
        <w:t>65°F</w:t>
      </w:r>
      <w:r w:rsidRPr="00F32FC9">
        <w:rPr>
          <w:rStyle w:val="Toggle"/>
          <w:rPrChange w:id="5815" w:author="Titus Ellison" w:date="2022-10-20T12:43:00Z">
            <w:rPr>
              <w:bCs/>
            </w:rPr>
          </w:rPrChange>
        </w:rPr>
        <w:t>]</w:t>
      </w:r>
      <w:ins w:id="5816" w:author="Titus Ellison" w:date="2022-10-20T12:43:00Z">
        <w:r w:rsidR="00F32FC9" w:rsidRPr="00F32FC9">
          <w:rPr>
            <w:rStyle w:val="Toggle"/>
            <w:rPrChange w:id="5817" w:author="Titus Ellison" w:date="2022-10-20T12:43:00Z">
              <w:rPr>
                <w:bCs/>
              </w:rPr>
            </w:rPrChange>
          </w:rPr>
          <w:t>]</w:t>
        </w:r>
      </w:ins>
      <w:r w:rsidRPr="00BC7581">
        <w:t xml:space="preserve"> – </w:t>
      </w:r>
      <w:ins w:id="5818" w:author="Titus Ellison" w:date="2022-10-20T12:43:00Z">
        <w:r w:rsidR="00F32FC9" w:rsidRPr="00F32FC9">
          <w:rPr>
            <w:rStyle w:val="Toggle"/>
            <w:rPrChange w:id="5819" w:author="Titus Ellison" w:date="2022-10-20T12:44:00Z">
              <w:rPr/>
            </w:rPrChange>
          </w:rPr>
          <w:t>[UNITS [</w:t>
        </w:r>
      </w:ins>
      <w:r w:rsidRPr="00F32FC9">
        <w:rPr>
          <w:rStyle w:val="Toggle"/>
          <w:rPrChange w:id="5820" w:author="Titus Ellison" w:date="2022-10-20T12:44:00Z">
            <w:rPr/>
          </w:rPrChange>
        </w:rPr>
        <w:t>13°C</w:t>
      </w:r>
      <w:ins w:id="5821" w:author="Titus Ellison" w:date="2022-10-20T12:44:00Z">
        <w:r w:rsidR="00F32FC9" w:rsidRPr="00F32FC9">
          <w:rPr>
            <w:rStyle w:val="Toggle"/>
            <w:rPrChange w:id="5822" w:author="Titus Ellison" w:date="2022-10-20T12:44:00Z">
              <w:rPr/>
            </w:rPrChange>
          </w:rPr>
          <w:t>]</w:t>
        </w:r>
      </w:ins>
      <w:r w:rsidRPr="00F32FC9">
        <w:rPr>
          <w:rStyle w:val="Toggle"/>
          <w:rPrChange w:id="5823" w:author="Titus Ellison" w:date="2022-10-20T12:44:00Z">
            <w:rPr/>
          </w:rPrChange>
        </w:rPr>
        <w:t xml:space="preserve"> </w:t>
      </w:r>
      <w:r w:rsidRPr="00F32FC9">
        <w:rPr>
          <w:rStyle w:val="Toggle"/>
          <w:rPrChange w:id="5824" w:author="Titus Ellison" w:date="2022-10-20T12:44:00Z">
            <w:rPr>
              <w:bCs/>
            </w:rPr>
          </w:rPrChange>
        </w:rPr>
        <w:t>[</w:t>
      </w:r>
      <w:r w:rsidRPr="00F32FC9">
        <w:rPr>
          <w:rStyle w:val="Toggle"/>
          <w:rPrChange w:id="5825" w:author="Titus Ellison" w:date="2022-10-20T12:44:00Z">
            <w:rPr/>
          </w:rPrChange>
        </w:rPr>
        <w:t>55°F</w:t>
      </w:r>
      <w:r w:rsidRPr="00F32FC9">
        <w:rPr>
          <w:rStyle w:val="Toggle"/>
          <w:rPrChange w:id="5826" w:author="Titus Ellison" w:date="2022-10-20T12:44:00Z">
            <w:rPr>
              <w:bCs/>
            </w:rPr>
          </w:rPrChange>
        </w:rPr>
        <w:t>]</w:t>
      </w:r>
      <w:ins w:id="5827" w:author="Titus Ellison" w:date="2022-10-20T12:44:00Z">
        <w:r w:rsidR="00F32FC9" w:rsidRPr="00F32FC9">
          <w:rPr>
            <w:rStyle w:val="Toggle"/>
            <w:rPrChange w:id="5828" w:author="Titus Ellison" w:date="2022-10-20T12:44:00Z">
              <w:rPr>
                <w:bCs/>
              </w:rPr>
            </w:rPrChange>
          </w:rPr>
          <w:t>]</w:t>
        </w:r>
      </w:ins>
      <w:r>
        <w:rPr>
          <w:bCs/>
        </w:rPr>
        <w:t>)</w:t>
      </w:r>
      <w:r w:rsidRPr="00BC7581">
        <w:t xml:space="preserve"> to minimize fan energy if</w:t>
      </w:r>
      <w:r w:rsidR="00817892">
        <w:t xml:space="preserve"> </w:t>
      </w:r>
      <w:r>
        <w:rPr>
          <w:bCs/>
        </w:rPr>
        <w:t>there</w:t>
      </w:r>
      <w:r w:rsidRPr="00BC7581">
        <w:t xml:space="preserve"> is a 24/7 chiller plant that is running anyway</w:t>
      </w:r>
      <w:r>
        <w:rPr>
          <w:bCs/>
        </w:rPr>
        <w:t>;</w:t>
      </w:r>
      <w:r w:rsidR="00817892">
        <w:rPr>
          <w:bCs/>
        </w:rPr>
        <w:t xml:space="preserve"> </w:t>
      </w:r>
      <w:r>
        <w:rPr>
          <w:bCs/>
        </w:rPr>
        <w:t>reheat</w:t>
      </w:r>
      <w:r w:rsidRPr="00BC7581">
        <w:t xml:space="preserve"> is minimized, as in a VAV dual-fan dual-duct system</w:t>
      </w:r>
      <w:r>
        <w:rPr>
          <w:bCs/>
        </w:rPr>
        <w:t>, or</w:t>
      </w:r>
      <w:r w:rsidR="00817892">
        <w:rPr>
          <w:bCs/>
        </w:rPr>
        <w:t xml:space="preserve"> </w:t>
      </w:r>
      <w:r>
        <w:rPr>
          <w:bCs/>
        </w:rPr>
        <w:t>the</w:t>
      </w:r>
      <w:r w:rsidRPr="00BC7581">
        <w:t xml:space="preserve"> climate severely limits the number of available economizer hours</w:t>
      </w:r>
      <w:r>
        <w:rPr>
          <w:bCs/>
        </w:rPr>
        <w:t>.</w:t>
      </w:r>
    </w:p>
    <w:p w14:paraId="7104655B" w14:textId="7D880F6F" w:rsidR="009045A3" w:rsidRPr="00BC7581" w:rsidRDefault="009045A3" w:rsidP="00B37EF3">
      <w:pPr>
        <w:pStyle w:val="Infobox"/>
      </w:pPr>
      <w:r w:rsidRPr="00BC7581">
        <w:t xml:space="preserve">If using this logic, the engineer should oversize interior zones and rooms with high cooling loads (design them to be satisfied by the warmest SAT) so these zones </w:t>
      </w:r>
      <w:r>
        <w:rPr>
          <w:bCs/>
        </w:rPr>
        <w:t>do not</w:t>
      </w:r>
      <w:r w:rsidRPr="00BC7581">
        <w:t xml:space="preserve"> drive the T&amp;R block to the minimum SAT </w:t>
      </w:r>
      <w:r w:rsidR="00D21A33">
        <w:rPr>
          <w:bCs/>
        </w:rPr>
        <w:t>setpoint</w:t>
      </w:r>
      <w:r w:rsidRPr="00BC7581">
        <w:t>.</w:t>
      </w:r>
    </w:p>
    <w:p w14:paraId="50B150F7" w14:textId="74A69DA6" w:rsidR="009045A3" w:rsidRPr="00BC7581" w:rsidRDefault="009045A3" w:rsidP="007C1423">
      <w:pPr>
        <w:pStyle w:val="Heading5"/>
      </w:pPr>
      <w:r w:rsidRPr="00BC7581">
        <w:t xml:space="preserve">See </w:t>
      </w:r>
      <w:r>
        <w:rPr>
          <w:rFonts w:cs="Times New Roman PS MT"/>
          <w:bCs/>
          <w:szCs w:val="20"/>
        </w:rPr>
        <w:t xml:space="preserve">Section </w:t>
      </w:r>
      <w:r w:rsidR="001F5EDA">
        <w:rPr>
          <w:rFonts w:cs="Times New Roman PS MT"/>
          <w:bCs/>
          <w:szCs w:val="20"/>
        </w:rPr>
        <w:fldChar w:fldCharType="begin"/>
      </w:r>
      <w:r w:rsidR="001F5EDA">
        <w:rPr>
          <w:rFonts w:cs="Times New Roman PS MT"/>
          <w:bCs/>
          <w:szCs w:val="20"/>
        </w:rPr>
        <w:instrText xml:space="preserve"> REF _Ref38387740 \w \h </w:instrText>
      </w:r>
      <w:r w:rsidR="001F5EDA">
        <w:rPr>
          <w:rFonts w:cs="Times New Roman PS MT"/>
          <w:bCs/>
          <w:szCs w:val="20"/>
        </w:rPr>
      </w:r>
      <w:r w:rsidR="001F5EDA">
        <w:rPr>
          <w:rFonts w:cs="Times New Roman PS MT"/>
          <w:bCs/>
          <w:szCs w:val="20"/>
        </w:rPr>
        <w:fldChar w:fldCharType="separate"/>
      </w:r>
      <w:r w:rsidR="0037258A">
        <w:rPr>
          <w:rFonts w:cs="Times New Roman PS MT"/>
          <w:bCs/>
          <w:szCs w:val="20"/>
        </w:rPr>
        <w:t>3.1.4.1</w:t>
      </w:r>
      <w:r w:rsidR="001F5EDA">
        <w:rPr>
          <w:rFonts w:cs="Times New Roman PS MT"/>
          <w:bCs/>
          <w:szCs w:val="20"/>
        </w:rPr>
        <w:fldChar w:fldCharType="end"/>
      </w:r>
      <w:r w:rsidRPr="00BC7581">
        <w:t xml:space="preserve"> for </w:t>
      </w:r>
      <w:proofErr w:type="spellStart"/>
      <w:r w:rsidRPr="00BC7581">
        <w:t>Min_ClgSAT</w:t>
      </w:r>
      <w:proofErr w:type="spellEnd"/>
      <w:r w:rsidRPr="00BC7581">
        <w:t xml:space="preserve">, </w:t>
      </w:r>
      <w:proofErr w:type="spellStart"/>
      <w:r w:rsidRPr="00BC7581">
        <w:t>Max_ClgSAT</w:t>
      </w:r>
      <w:proofErr w:type="spellEnd"/>
      <w:r w:rsidRPr="00BC7581">
        <w:t xml:space="preserve">, </w:t>
      </w:r>
      <w:proofErr w:type="spellStart"/>
      <w:r w:rsidRPr="00BC7581">
        <w:t>OAT_Min</w:t>
      </w:r>
      <w:proofErr w:type="spellEnd"/>
      <w:r w:rsidRPr="00BC7581">
        <w:t xml:space="preserve">, and </w:t>
      </w:r>
      <w:proofErr w:type="spellStart"/>
      <w:r w:rsidRPr="00BC7581">
        <w:t>OAT_Max</w:t>
      </w:r>
      <w:proofErr w:type="spellEnd"/>
      <w:r w:rsidRPr="00BC7581">
        <w:t xml:space="preserve"> </w:t>
      </w:r>
      <w:r w:rsidR="00D21A33">
        <w:rPr>
          <w:rFonts w:cs="Times New Roman PS MT"/>
          <w:bCs/>
          <w:szCs w:val="20"/>
        </w:rPr>
        <w:t>setpoint</w:t>
      </w:r>
      <w:r>
        <w:rPr>
          <w:rFonts w:cs="Times New Roman PS MT"/>
          <w:bCs/>
          <w:szCs w:val="20"/>
        </w:rPr>
        <w:t>s</w:t>
      </w:r>
      <w:r w:rsidRPr="00BC7581">
        <w:t>.</w:t>
      </w:r>
    </w:p>
    <w:p w14:paraId="3D7BE5C7" w14:textId="39597E91" w:rsidR="009045A3" w:rsidRPr="00BC7581" w:rsidRDefault="009045A3" w:rsidP="007C1423">
      <w:pPr>
        <w:pStyle w:val="Heading5"/>
      </w:pPr>
      <w:r w:rsidRPr="00BC7581">
        <w:t xml:space="preserve">During </w:t>
      </w:r>
      <w:r w:rsidR="00D21A33">
        <w:rPr>
          <w:rFonts w:cs="Times New Roman PS MT"/>
          <w:bCs/>
          <w:szCs w:val="20"/>
        </w:rPr>
        <w:t>Occupied Mode</w:t>
      </w:r>
      <w:r w:rsidRPr="00BC7581">
        <w:t xml:space="preserve"> and </w:t>
      </w:r>
      <w:r w:rsidR="005474F7">
        <w:rPr>
          <w:rFonts w:cs="Times New Roman PS MT"/>
          <w:bCs/>
          <w:szCs w:val="20"/>
        </w:rPr>
        <w:t>Setup Mode</w:t>
      </w:r>
      <w:r>
        <w:rPr>
          <w:rFonts w:cs="Times New Roman PS MT"/>
          <w:bCs/>
          <w:szCs w:val="20"/>
        </w:rPr>
        <w:t xml:space="preserve">, </w:t>
      </w:r>
      <w:r w:rsidR="00D21A33">
        <w:rPr>
          <w:rFonts w:cs="Times New Roman PS MT"/>
          <w:bCs/>
          <w:szCs w:val="20"/>
        </w:rPr>
        <w:t>setpoint</w:t>
      </w:r>
      <w:r w:rsidRPr="00BC7581">
        <w:t xml:space="preserve"> shall be reset from </w:t>
      </w:r>
      <w:proofErr w:type="spellStart"/>
      <w:r w:rsidRPr="00BC7581">
        <w:t>Min_ClgSAT</w:t>
      </w:r>
      <w:proofErr w:type="spellEnd"/>
      <w:r w:rsidRPr="00BC7581">
        <w:t xml:space="preserve"> when the outdoor air temperature is </w:t>
      </w:r>
      <w:proofErr w:type="spellStart"/>
      <w:r w:rsidRPr="00BC7581">
        <w:t>OAT_Max</w:t>
      </w:r>
      <w:proofErr w:type="spellEnd"/>
      <w:r w:rsidRPr="00BC7581">
        <w:t xml:space="preserve"> and above, proportionally up to T-max when the outdoor air temperature is </w:t>
      </w:r>
      <w:proofErr w:type="spellStart"/>
      <w:r w:rsidRPr="00BC7581">
        <w:t>OAT_Min</w:t>
      </w:r>
      <w:proofErr w:type="spellEnd"/>
      <w:r w:rsidRPr="00BC7581">
        <w:t xml:space="preserve"> and below.</w:t>
      </w:r>
    </w:p>
    <w:p w14:paraId="552AD929" w14:textId="6E8CD9C4" w:rsidR="009045A3" w:rsidRPr="00BC7581" w:rsidRDefault="009045A3" w:rsidP="007C1423">
      <w:pPr>
        <w:pStyle w:val="Heading6"/>
      </w:pPr>
      <w:r w:rsidRPr="00BC7581">
        <w:t xml:space="preserve">T-max shall be reset using </w:t>
      </w:r>
      <w:r>
        <w:rPr>
          <w:rFonts w:cs="Times New Roman PS MT"/>
          <w:bCs/>
          <w:szCs w:val="20"/>
        </w:rPr>
        <w:t>T&amp;R</w:t>
      </w:r>
      <w:r w:rsidRPr="00BC7581">
        <w:t xml:space="preserve"> logic </w:t>
      </w:r>
      <w:r>
        <w:rPr>
          <w:rFonts w:cs="Times New Roman PS MT"/>
          <w:bCs/>
          <w:szCs w:val="20"/>
        </w:rPr>
        <w:t>(</w:t>
      </w:r>
      <w:r w:rsidRPr="00BC7581">
        <w:t xml:space="preserve">see </w:t>
      </w:r>
      <w:r w:rsidR="001F5EDA">
        <w:rPr>
          <w:rFonts w:cs="Times New Roman PS MT"/>
          <w:bCs/>
          <w:szCs w:val="20"/>
        </w:rPr>
        <w:t xml:space="preserve">Section </w:t>
      </w:r>
      <w:r w:rsidR="00541C23">
        <w:rPr>
          <w:rFonts w:cs="Times New Roman PS MT"/>
          <w:bCs/>
          <w:szCs w:val="20"/>
        </w:rPr>
        <w:fldChar w:fldCharType="begin"/>
      </w:r>
      <w:r w:rsidR="00541C23">
        <w:rPr>
          <w:rFonts w:cs="Times New Roman PS MT"/>
          <w:bCs/>
          <w:szCs w:val="20"/>
        </w:rPr>
        <w:instrText xml:space="preserve"> REF _Ref74049446 \w \h </w:instrText>
      </w:r>
      <w:r w:rsidR="00541C23">
        <w:rPr>
          <w:rFonts w:cs="Times New Roman PS MT"/>
          <w:bCs/>
          <w:szCs w:val="20"/>
        </w:rPr>
      </w:r>
      <w:r w:rsidR="00541C23">
        <w:rPr>
          <w:rFonts w:cs="Times New Roman PS MT"/>
          <w:bCs/>
          <w:szCs w:val="20"/>
        </w:rPr>
        <w:fldChar w:fldCharType="separate"/>
      </w:r>
      <w:r w:rsidR="0037258A">
        <w:rPr>
          <w:rFonts w:cs="Times New Roman PS MT"/>
          <w:bCs/>
          <w:szCs w:val="20"/>
        </w:rPr>
        <w:t>5.1.14</w:t>
      </w:r>
      <w:r w:rsidR="00541C23">
        <w:rPr>
          <w:rFonts w:cs="Times New Roman PS MT"/>
          <w:bCs/>
          <w:szCs w:val="20"/>
        </w:rPr>
        <w:fldChar w:fldCharType="end"/>
      </w:r>
      <w:r>
        <w:rPr>
          <w:rFonts w:cs="Times New Roman PS MT"/>
          <w:bCs/>
          <w:szCs w:val="20"/>
        </w:rPr>
        <w:t>)</w:t>
      </w:r>
      <w:r w:rsidRPr="00BC7581">
        <w:t xml:space="preserve"> between </w:t>
      </w:r>
      <w:proofErr w:type="spellStart"/>
      <w:r w:rsidRPr="00BC7581">
        <w:t>Min_ClgSAT</w:t>
      </w:r>
      <w:proofErr w:type="spellEnd"/>
      <w:r w:rsidRPr="00BC7581">
        <w:t xml:space="preserve"> and </w:t>
      </w:r>
      <w:proofErr w:type="spellStart"/>
      <w:r w:rsidRPr="00BC7581">
        <w:t>Max_ClgSAT</w:t>
      </w:r>
      <w:proofErr w:type="spellEnd"/>
      <w:r w:rsidRPr="00BC7581">
        <w:t>. The parameters</w:t>
      </w:r>
      <w:r>
        <w:rPr>
          <w:rFonts w:cs="Times New Roman PS MT"/>
          <w:bCs/>
          <w:szCs w:val="20"/>
        </w:rPr>
        <w:t xml:space="preserve"> shown in Table 5.16.2.2</w:t>
      </w:r>
      <w:r w:rsidRPr="00BC7581">
        <w:t xml:space="preserve"> are suggested as a starting place, but they will require adjustment during the commissioning/tuning phase</w:t>
      </w:r>
      <w:r>
        <w:rPr>
          <w:rFonts w:cs="Times New Roman PS MT"/>
          <w:bCs/>
          <w:szCs w:val="20"/>
        </w:rPr>
        <w:t>.</w:t>
      </w:r>
    </w:p>
    <w:p w14:paraId="2B896427" w14:textId="77777777" w:rsidR="004225FC" w:rsidRDefault="004225FC" w:rsidP="004225FC">
      <w:pPr>
        <w:pStyle w:val="Infobox"/>
      </w:pPr>
      <w:r>
        <w:t>The T&amp;R reset parameters in Table 5.16.2.2 are suggested as a starting place; they will most likely require adjustment during the commissioning/tuning phase.</w:t>
      </w:r>
    </w:p>
    <w:tbl>
      <w:tblPr>
        <w:tblW w:w="0" w:type="auto"/>
        <w:jc w:val="center"/>
        <w:tblLayout w:type="fixed"/>
        <w:tblCellMar>
          <w:top w:w="100" w:type="dxa"/>
          <w:left w:w="40" w:type="dxa"/>
          <w:bottom w:w="40" w:type="dxa"/>
          <w:right w:w="40" w:type="dxa"/>
        </w:tblCellMar>
        <w:tblLook w:val="0000" w:firstRow="0" w:lastRow="0" w:firstColumn="0" w:lastColumn="0" w:noHBand="0" w:noVBand="0"/>
      </w:tblPr>
      <w:tblGrid>
        <w:gridCol w:w="1960"/>
        <w:gridCol w:w="2940"/>
      </w:tblGrid>
      <w:tr w:rsidR="004225FC" w14:paraId="6E2E6C78" w14:textId="77777777" w:rsidTr="000E15AD">
        <w:trPr>
          <w:cantSplit/>
          <w:jc w:val="center"/>
        </w:trPr>
        <w:tc>
          <w:tcPr>
            <w:tcW w:w="4900" w:type="dxa"/>
            <w:gridSpan w:val="2"/>
            <w:tcBorders>
              <w:top w:val="nil"/>
              <w:left w:val="nil"/>
              <w:bottom w:val="nil"/>
              <w:right w:val="nil"/>
            </w:tcBorders>
            <w:tcMar>
              <w:top w:w="100" w:type="dxa"/>
              <w:left w:w="40" w:type="dxa"/>
              <w:bottom w:w="40" w:type="dxa"/>
              <w:right w:w="40" w:type="dxa"/>
            </w:tcMar>
            <w:vAlign w:val="center"/>
          </w:tcPr>
          <w:p w14:paraId="50D3F36D" w14:textId="77777777" w:rsidR="004225FC" w:rsidRPr="00EA594F" w:rsidRDefault="004225FC" w:rsidP="00122D20">
            <w:pPr>
              <w:pStyle w:val="TableTitle"/>
              <w:rPr>
                <w:sz w:val="16"/>
                <w:szCs w:val="16"/>
              </w:rPr>
            </w:pPr>
            <w:r>
              <w:t>Table 5.16.2.2 Trim &amp; Respond Variables</w:t>
            </w:r>
          </w:p>
        </w:tc>
      </w:tr>
      <w:tr w:rsidR="004225FC" w14:paraId="714A40B0" w14:textId="77777777" w:rsidTr="00684E6D">
        <w:trPr>
          <w:cantSplit/>
          <w:trHeight w:hRule="exact" w:val="360"/>
          <w:jc w:val="center"/>
        </w:trPr>
        <w:tc>
          <w:tcPr>
            <w:tcW w:w="1960" w:type="dxa"/>
            <w:tcBorders>
              <w:top w:val="single" w:sz="16" w:space="0" w:color="000000"/>
              <w:left w:val="nil"/>
              <w:bottom w:val="single" w:sz="16" w:space="0" w:color="000000"/>
              <w:right w:val="single" w:sz="3" w:space="0" w:color="000000"/>
            </w:tcBorders>
            <w:tcMar>
              <w:top w:w="130" w:type="dxa"/>
              <w:left w:w="80" w:type="dxa"/>
              <w:bottom w:w="70" w:type="dxa"/>
              <w:right w:w="40" w:type="dxa"/>
            </w:tcMar>
            <w:vAlign w:val="bottom"/>
          </w:tcPr>
          <w:p w14:paraId="06042990" w14:textId="77777777" w:rsidR="004225FC" w:rsidRPr="00BC7581" w:rsidRDefault="004225FC" w:rsidP="00684E6D">
            <w:pPr>
              <w:pStyle w:val="HeadingRunIn"/>
              <w:keepNext/>
              <w:spacing w:line="240" w:lineRule="atLeast"/>
              <w:rPr>
                <w:b/>
              </w:rPr>
            </w:pPr>
            <w:r w:rsidRPr="00BC7581">
              <w:t>Variable</w:t>
            </w:r>
          </w:p>
        </w:tc>
        <w:tc>
          <w:tcPr>
            <w:tcW w:w="2940" w:type="dxa"/>
            <w:tcBorders>
              <w:top w:val="single" w:sz="16" w:space="0" w:color="000000"/>
              <w:left w:val="nil"/>
              <w:bottom w:val="single" w:sz="16" w:space="0" w:color="000000"/>
              <w:right w:val="nil"/>
            </w:tcBorders>
            <w:tcMar>
              <w:top w:w="130" w:type="dxa"/>
              <w:left w:w="80" w:type="dxa"/>
              <w:bottom w:w="70" w:type="dxa"/>
              <w:right w:w="40" w:type="dxa"/>
            </w:tcMar>
            <w:vAlign w:val="bottom"/>
          </w:tcPr>
          <w:p w14:paraId="68BB376D" w14:textId="77777777" w:rsidR="004225FC" w:rsidRPr="00BC7581" w:rsidRDefault="004225FC" w:rsidP="00684E6D">
            <w:pPr>
              <w:pStyle w:val="HeadingRunIn"/>
              <w:keepNext/>
              <w:spacing w:line="240" w:lineRule="atLeast"/>
              <w:rPr>
                <w:b/>
              </w:rPr>
            </w:pPr>
            <w:r w:rsidRPr="00BC7581">
              <w:t>Value</w:t>
            </w:r>
          </w:p>
        </w:tc>
      </w:tr>
      <w:tr w:rsidR="004225FC" w14:paraId="0BA37BE2" w14:textId="77777777" w:rsidTr="00684E6D">
        <w:trPr>
          <w:cantSplit/>
          <w:trHeight w:hRule="exact" w:val="360"/>
          <w:jc w:val="center"/>
        </w:trPr>
        <w:tc>
          <w:tcPr>
            <w:tcW w:w="1960" w:type="dxa"/>
            <w:tcBorders>
              <w:top w:val="double" w:sz="4" w:space="0" w:color="000000"/>
              <w:left w:val="nil"/>
              <w:bottom w:val="single" w:sz="3" w:space="0" w:color="000000"/>
              <w:right w:val="single" w:sz="3" w:space="0" w:color="000000"/>
            </w:tcBorders>
            <w:tcMar>
              <w:top w:w="130" w:type="dxa"/>
              <w:left w:w="80" w:type="dxa"/>
              <w:bottom w:w="70" w:type="dxa"/>
              <w:right w:w="40" w:type="dxa"/>
            </w:tcMar>
          </w:tcPr>
          <w:p w14:paraId="48A095F3" w14:textId="77777777" w:rsidR="004225FC" w:rsidRPr="00BC7581" w:rsidRDefault="004225FC" w:rsidP="00684E6D">
            <w:pPr>
              <w:pStyle w:val="HeadingRunIn"/>
              <w:keepNext/>
              <w:spacing w:line="240" w:lineRule="atLeast"/>
            </w:pPr>
            <w:r w:rsidRPr="00BC7581">
              <w:t>Device</w:t>
            </w:r>
          </w:p>
        </w:tc>
        <w:tc>
          <w:tcPr>
            <w:tcW w:w="2940" w:type="dxa"/>
            <w:tcBorders>
              <w:top w:val="double" w:sz="4" w:space="0" w:color="000000"/>
              <w:left w:val="nil"/>
              <w:bottom w:val="single" w:sz="3" w:space="0" w:color="000000"/>
              <w:right w:val="nil"/>
            </w:tcBorders>
            <w:tcMar>
              <w:top w:w="130" w:type="dxa"/>
              <w:left w:w="80" w:type="dxa"/>
              <w:bottom w:w="70" w:type="dxa"/>
              <w:right w:w="40" w:type="dxa"/>
            </w:tcMar>
          </w:tcPr>
          <w:p w14:paraId="53A5686A" w14:textId="77777777" w:rsidR="004225FC" w:rsidRPr="00BC7581" w:rsidRDefault="004225FC" w:rsidP="00684E6D">
            <w:pPr>
              <w:pStyle w:val="HeadingRunIn"/>
              <w:keepNext/>
              <w:spacing w:line="240" w:lineRule="atLeast"/>
            </w:pPr>
            <w:r w:rsidRPr="00BC7581">
              <w:t xml:space="preserve">Supply </w:t>
            </w:r>
            <w:r>
              <w:rPr>
                <w:rFonts w:cs="Times New Roman PS MT"/>
                <w:szCs w:val="18"/>
              </w:rPr>
              <w:t>fan</w:t>
            </w:r>
          </w:p>
        </w:tc>
      </w:tr>
      <w:tr w:rsidR="004225FC" w14:paraId="1C6FF26E" w14:textId="77777777" w:rsidTr="00684E6D">
        <w:trPr>
          <w:cantSplit/>
          <w:trHeight w:hRule="exact" w:val="360"/>
          <w:jc w:val="center"/>
        </w:trPr>
        <w:tc>
          <w:tcPr>
            <w:tcW w:w="1960" w:type="dxa"/>
            <w:tcBorders>
              <w:top w:val="single" w:sz="3" w:space="0" w:color="000000"/>
              <w:left w:val="nil"/>
              <w:bottom w:val="single" w:sz="3" w:space="0" w:color="000000"/>
              <w:right w:val="single" w:sz="3" w:space="0" w:color="000000"/>
            </w:tcBorders>
            <w:tcMar>
              <w:top w:w="130" w:type="dxa"/>
              <w:left w:w="80" w:type="dxa"/>
              <w:bottom w:w="70" w:type="dxa"/>
              <w:right w:w="40" w:type="dxa"/>
            </w:tcMar>
          </w:tcPr>
          <w:p w14:paraId="19D44A9F" w14:textId="77777777" w:rsidR="004225FC" w:rsidRPr="00BC7581" w:rsidRDefault="004225FC" w:rsidP="00684E6D">
            <w:pPr>
              <w:pStyle w:val="HeadingRunIn"/>
              <w:keepNext/>
              <w:spacing w:line="240" w:lineRule="atLeast"/>
            </w:pPr>
            <w:r w:rsidRPr="00BC7581">
              <w:t>SP0</w:t>
            </w:r>
          </w:p>
        </w:tc>
        <w:tc>
          <w:tcPr>
            <w:tcW w:w="2940" w:type="dxa"/>
            <w:tcBorders>
              <w:top w:val="single" w:sz="3" w:space="0" w:color="000000"/>
              <w:left w:val="nil"/>
              <w:bottom w:val="single" w:sz="3" w:space="0" w:color="000000"/>
              <w:right w:val="nil"/>
            </w:tcBorders>
            <w:tcMar>
              <w:top w:w="130" w:type="dxa"/>
              <w:left w:w="80" w:type="dxa"/>
              <w:bottom w:w="70" w:type="dxa"/>
              <w:right w:w="40" w:type="dxa"/>
            </w:tcMar>
          </w:tcPr>
          <w:p w14:paraId="003F6E1D" w14:textId="77777777" w:rsidR="004225FC" w:rsidRPr="00BC7581" w:rsidRDefault="004225FC" w:rsidP="00684E6D">
            <w:pPr>
              <w:pStyle w:val="HeadingRunIn"/>
              <w:keepNext/>
              <w:spacing w:line="240" w:lineRule="atLeast"/>
            </w:pPr>
            <w:proofErr w:type="spellStart"/>
            <w:r w:rsidRPr="00BC7581">
              <w:t>SPmax</w:t>
            </w:r>
            <w:proofErr w:type="spellEnd"/>
          </w:p>
        </w:tc>
      </w:tr>
      <w:tr w:rsidR="004225FC" w14:paraId="068F5AA8" w14:textId="77777777" w:rsidTr="00684E6D">
        <w:trPr>
          <w:cantSplit/>
          <w:trHeight w:hRule="exact" w:val="360"/>
          <w:jc w:val="center"/>
        </w:trPr>
        <w:tc>
          <w:tcPr>
            <w:tcW w:w="1960" w:type="dxa"/>
            <w:tcBorders>
              <w:top w:val="single" w:sz="3" w:space="0" w:color="000000"/>
              <w:left w:val="nil"/>
              <w:bottom w:val="single" w:sz="3" w:space="0" w:color="000000"/>
              <w:right w:val="single" w:sz="3" w:space="0" w:color="000000"/>
            </w:tcBorders>
            <w:tcMar>
              <w:top w:w="130" w:type="dxa"/>
              <w:left w:w="80" w:type="dxa"/>
              <w:bottom w:w="70" w:type="dxa"/>
              <w:right w:w="40" w:type="dxa"/>
            </w:tcMar>
          </w:tcPr>
          <w:p w14:paraId="0DB419AB" w14:textId="77777777" w:rsidR="004225FC" w:rsidRPr="00BC7581" w:rsidRDefault="004225FC" w:rsidP="00684E6D">
            <w:pPr>
              <w:pStyle w:val="HeadingRunIn"/>
              <w:spacing w:line="240" w:lineRule="atLeast"/>
            </w:pPr>
            <w:proofErr w:type="spellStart"/>
            <w:r w:rsidRPr="00BC7581">
              <w:t>SPmin</w:t>
            </w:r>
            <w:proofErr w:type="spellEnd"/>
          </w:p>
        </w:tc>
        <w:tc>
          <w:tcPr>
            <w:tcW w:w="2940" w:type="dxa"/>
            <w:tcBorders>
              <w:top w:val="single" w:sz="3" w:space="0" w:color="000000"/>
              <w:left w:val="nil"/>
              <w:bottom w:val="single" w:sz="3" w:space="0" w:color="000000"/>
              <w:right w:val="nil"/>
            </w:tcBorders>
            <w:tcMar>
              <w:top w:w="130" w:type="dxa"/>
              <w:left w:w="80" w:type="dxa"/>
              <w:bottom w:w="70" w:type="dxa"/>
              <w:right w:w="40" w:type="dxa"/>
            </w:tcMar>
          </w:tcPr>
          <w:p w14:paraId="51495D5B" w14:textId="77777777" w:rsidR="004225FC" w:rsidRPr="00BC7581" w:rsidRDefault="004225FC" w:rsidP="00684E6D">
            <w:pPr>
              <w:pStyle w:val="HeadingRunIn"/>
              <w:spacing w:line="240" w:lineRule="atLeast"/>
            </w:pPr>
            <w:proofErr w:type="spellStart"/>
            <w:r w:rsidRPr="00BC7581">
              <w:t>Min_ClgSAT</w:t>
            </w:r>
            <w:proofErr w:type="spellEnd"/>
            <w:r w:rsidRPr="00BC7581">
              <w:t xml:space="preserve"> </w:t>
            </w:r>
          </w:p>
        </w:tc>
      </w:tr>
      <w:tr w:rsidR="004225FC" w14:paraId="5BBA1142" w14:textId="77777777" w:rsidTr="00684E6D">
        <w:trPr>
          <w:cantSplit/>
          <w:trHeight w:hRule="exact" w:val="360"/>
          <w:jc w:val="center"/>
        </w:trPr>
        <w:tc>
          <w:tcPr>
            <w:tcW w:w="1960" w:type="dxa"/>
            <w:tcBorders>
              <w:top w:val="single" w:sz="3" w:space="0" w:color="000000"/>
              <w:left w:val="nil"/>
              <w:bottom w:val="single" w:sz="3" w:space="0" w:color="000000"/>
              <w:right w:val="single" w:sz="3" w:space="0" w:color="000000"/>
            </w:tcBorders>
            <w:tcMar>
              <w:top w:w="130" w:type="dxa"/>
              <w:left w:w="80" w:type="dxa"/>
              <w:bottom w:w="70" w:type="dxa"/>
              <w:right w:w="40" w:type="dxa"/>
            </w:tcMar>
          </w:tcPr>
          <w:p w14:paraId="44959667" w14:textId="77777777" w:rsidR="004225FC" w:rsidRPr="00BC7581" w:rsidRDefault="004225FC" w:rsidP="00684E6D">
            <w:pPr>
              <w:pStyle w:val="HeadingRunIn"/>
              <w:spacing w:line="240" w:lineRule="atLeast"/>
            </w:pPr>
            <w:proofErr w:type="spellStart"/>
            <w:r w:rsidRPr="00BC7581">
              <w:t>SPmax</w:t>
            </w:r>
            <w:proofErr w:type="spellEnd"/>
          </w:p>
        </w:tc>
        <w:tc>
          <w:tcPr>
            <w:tcW w:w="2940" w:type="dxa"/>
            <w:tcBorders>
              <w:top w:val="single" w:sz="3" w:space="0" w:color="000000"/>
              <w:left w:val="nil"/>
              <w:bottom w:val="single" w:sz="3" w:space="0" w:color="000000"/>
              <w:right w:val="nil"/>
            </w:tcBorders>
            <w:tcMar>
              <w:top w:w="130" w:type="dxa"/>
              <w:left w:w="80" w:type="dxa"/>
              <w:bottom w:w="70" w:type="dxa"/>
              <w:right w:w="40" w:type="dxa"/>
            </w:tcMar>
          </w:tcPr>
          <w:p w14:paraId="39B7D02D" w14:textId="77777777" w:rsidR="004225FC" w:rsidRPr="00BC7581" w:rsidRDefault="004225FC" w:rsidP="00684E6D">
            <w:pPr>
              <w:pStyle w:val="HeadingRunIn"/>
              <w:spacing w:line="240" w:lineRule="atLeast"/>
            </w:pPr>
            <w:proofErr w:type="spellStart"/>
            <w:r w:rsidRPr="00BC7581">
              <w:t>Max_ClgSAT</w:t>
            </w:r>
            <w:proofErr w:type="spellEnd"/>
            <w:r w:rsidRPr="00BC7581">
              <w:t xml:space="preserve"> </w:t>
            </w:r>
          </w:p>
        </w:tc>
      </w:tr>
      <w:tr w:rsidR="004225FC" w14:paraId="7E8DA67D" w14:textId="77777777" w:rsidTr="00684E6D">
        <w:trPr>
          <w:cantSplit/>
          <w:trHeight w:hRule="exact" w:val="360"/>
          <w:jc w:val="center"/>
        </w:trPr>
        <w:tc>
          <w:tcPr>
            <w:tcW w:w="1960" w:type="dxa"/>
            <w:tcBorders>
              <w:top w:val="single" w:sz="3" w:space="0" w:color="000000"/>
              <w:left w:val="nil"/>
              <w:bottom w:val="single" w:sz="3" w:space="0" w:color="000000"/>
              <w:right w:val="single" w:sz="3" w:space="0" w:color="000000"/>
            </w:tcBorders>
            <w:tcMar>
              <w:top w:w="130" w:type="dxa"/>
              <w:left w:w="80" w:type="dxa"/>
              <w:bottom w:w="70" w:type="dxa"/>
              <w:right w:w="40" w:type="dxa"/>
            </w:tcMar>
          </w:tcPr>
          <w:p w14:paraId="0C34F2B0" w14:textId="77777777" w:rsidR="004225FC" w:rsidRPr="00BC7581" w:rsidRDefault="004225FC" w:rsidP="00684E6D">
            <w:pPr>
              <w:pStyle w:val="HeadingRunIn"/>
              <w:spacing w:line="240" w:lineRule="atLeast"/>
            </w:pPr>
            <w:r w:rsidRPr="00BC7581">
              <w:t>Td</w:t>
            </w:r>
          </w:p>
        </w:tc>
        <w:tc>
          <w:tcPr>
            <w:tcW w:w="2940" w:type="dxa"/>
            <w:tcBorders>
              <w:top w:val="single" w:sz="3" w:space="0" w:color="000000"/>
              <w:left w:val="nil"/>
              <w:bottom w:val="single" w:sz="3" w:space="0" w:color="000000"/>
              <w:right w:val="nil"/>
            </w:tcBorders>
            <w:tcMar>
              <w:top w:w="130" w:type="dxa"/>
              <w:left w:w="80" w:type="dxa"/>
              <w:bottom w:w="70" w:type="dxa"/>
              <w:right w:w="40" w:type="dxa"/>
            </w:tcMar>
          </w:tcPr>
          <w:p w14:paraId="664EF804" w14:textId="77777777" w:rsidR="004225FC" w:rsidRPr="00BC7581" w:rsidRDefault="004225FC" w:rsidP="00684E6D">
            <w:pPr>
              <w:pStyle w:val="HeadingRunIn"/>
              <w:spacing w:line="240" w:lineRule="atLeast"/>
            </w:pPr>
            <w:r w:rsidRPr="00BC7581">
              <w:t>10 minutes</w:t>
            </w:r>
          </w:p>
        </w:tc>
      </w:tr>
      <w:tr w:rsidR="004225FC" w14:paraId="63CD258A" w14:textId="77777777" w:rsidTr="00684E6D">
        <w:trPr>
          <w:cantSplit/>
          <w:trHeight w:hRule="exact" w:val="360"/>
          <w:jc w:val="center"/>
        </w:trPr>
        <w:tc>
          <w:tcPr>
            <w:tcW w:w="1960" w:type="dxa"/>
            <w:tcBorders>
              <w:top w:val="single" w:sz="3" w:space="0" w:color="000000"/>
              <w:left w:val="nil"/>
              <w:bottom w:val="single" w:sz="3" w:space="0" w:color="000000"/>
              <w:right w:val="single" w:sz="3" w:space="0" w:color="000000"/>
            </w:tcBorders>
            <w:tcMar>
              <w:top w:w="130" w:type="dxa"/>
              <w:left w:w="80" w:type="dxa"/>
              <w:bottom w:w="70" w:type="dxa"/>
              <w:right w:w="40" w:type="dxa"/>
            </w:tcMar>
          </w:tcPr>
          <w:p w14:paraId="1B38FEFA" w14:textId="77777777" w:rsidR="004225FC" w:rsidRPr="00BC7581" w:rsidRDefault="004225FC" w:rsidP="00684E6D">
            <w:pPr>
              <w:pStyle w:val="HeadingRunIn"/>
              <w:spacing w:line="240" w:lineRule="atLeast"/>
            </w:pPr>
            <w:r w:rsidRPr="00BC7581">
              <w:t>T</w:t>
            </w:r>
          </w:p>
        </w:tc>
        <w:tc>
          <w:tcPr>
            <w:tcW w:w="2940" w:type="dxa"/>
            <w:tcBorders>
              <w:top w:val="single" w:sz="3" w:space="0" w:color="000000"/>
              <w:left w:val="nil"/>
              <w:bottom w:val="single" w:sz="3" w:space="0" w:color="000000"/>
              <w:right w:val="nil"/>
            </w:tcBorders>
            <w:tcMar>
              <w:top w:w="130" w:type="dxa"/>
              <w:left w:w="80" w:type="dxa"/>
              <w:bottom w:w="70" w:type="dxa"/>
              <w:right w:w="40" w:type="dxa"/>
            </w:tcMar>
          </w:tcPr>
          <w:p w14:paraId="749A7025" w14:textId="77777777" w:rsidR="004225FC" w:rsidRPr="00BC7581" w:rsidRDefault="004225FC" w:rsidP="00684E6D">
            <w:pPr>
              <w:pStyle w:val="HeadingRunIn"/>
              <w:spacing w:line="240" w:lineRule="atLeast"/>
            </w:pPr>
            <w:r w:rsidRPr="00BC7581">
              <w:t>2 minutes</w:t>
            </w:r>
          </w:p>
        </w:tc>
      </w:tr>
      <w:tr w:rsidR="004225FC" w14:paraId="37D6E202" w14:textId="77777777" w:rsidTr="00684E6D">
        <w:trPr>
          <w:cantSplit/>
          <w:trHeight w:hRule="exact" w:val="360"/>
          <w:jc w:val="center"/>
        </w:trPr>
        <w:tc>
          <w:tcPr>
            <w:tcW w:w="1960" w:type="dxa"/>
            <w:tcBorders>
              <w:top w:val="single" w:sz="3" w:space="0" w:color="000000"/>
              <w:left w:val="nil"/>
              <w:bottom w:val="single" w:sz="3" w:space="0" w:color="000000"/>
              <w:right w:val="single" w:sz="3" w:space="0" w:color="000000"/>
            </w:tcBorders>
            <w:tcMar>
              <w:top w:w="130" w:type="dxa"/>
              <w:left w:w="80" w:type="dxa"/>
              <w:bottom w:w="70" w:type="dxa"/>
              <w:right w:w="40" w:type="dxa"/>
            </w:tcMar>
          </w:tcPr>
          <w:p w14:paraId="502600C4" w14:textId="77777777" w:rsidR="004225FC" w:rsidRPr="00BC7581" w:rsidRDefault="004225FC" w:rsidP="00684E6D">
            <w:pPr>
              <w:pStyle w:val="HeadingRunIn"/>
              <w:spacing w:line="240" w:lineRule="atLeast"/>
            </w:pPr>
            <w:r w:rsidRPr="00BC7581">
              <w:t>I</w:t>
            </w:r>
          </w:p>
        </w:tc>
        <w:tc>
          <w:tcPr>
            <w:tcW w:w="2940" w:type="dxa"/>
            <w:tcBorders>
              <w:top w:val="single" w:sz="3" w:space="0" w:color="000000"/>
              <w:left w:val="nil"/>
              <w:bottom w:val="single" w:sz="3" w:space="0" w:color="000000"/>
              <w:right w:val="nil"/>
            </w:tcBorders>
            <w:tcMar>
              <w:top w:w="130" w:type="dxa"/>
              <w:left w:w="80" w:type="dxa"/>
              <w:bottom w:w="70" w:type="dxa"/>
              <w:right w:w="40" w:type="dxa"/>
            </w:tcMar>
          </w:tcPr>
          <w:p w14:paraId="5CF82CAD" w14:textId="77777777" w:rsidR="004225FC" w:rsidRPr="00BC7581" w:rsidRDefault="004225FC" w:rsidP="00684E6D">
            <w:pPr>
              <w:pStyle w:val="HeadingRunIn"/>
              <w:spacing w:line="240" w:lineRule="atLeast"/>
            </w:pPr>
            <w:r w:rsidRPr="00BC7581">
              <w:t>2</w:t>
            </w:r>
          </w:p>
        </w:tc>
      </w:tr>
      <w:tr w:rsidR="004225FC" w14:paraId="4F237DCB" w14:textId="77777777" w:rsidTr="00684E6D">
        <w:trPr>
          <w:cantSplit/>
          <w:trHeight w:hRule="exact" w:val="360"/>
          <w:jc w:val="center"/>
        </w:trPr>
        <w:tc>
          <w:tcPr>
            <w:tcW w:w="1960" w:type="dxa"/>
            <w:tcBorders>
              <w:top w:val="single" w:sz="3" w:space="0" w:color="000000"/>
              <w:left w:val="nil"/>
              <w:bottom w:val="single" w:sz="3" w:space="0" w:color="000000"/>
              <w:right w:val="single" w:sz="3" w:space="0" w:color="000000"/>
            </w:tcBorders>
            <w:tcMar>
              <w:top w:w="130" w:type="dxa"/>
              <w:left w:w="80" w:type="dxa"/>
              <w:bottom w:w="70" w:type="dxa"/>
              <w:right w:w="40" w:type="dxa"/>
            </w:tcMar>
          </w:tcPr>
          <w:p w14:paraId="49A9358D" w14:textId="77777777" w:rsidR="004225FC" w:rsidRPr="00BC7581" w:rsidRDefault="004225FC" w:rsidP="00684E6D">
            <w:pPr>
              <w:pStyle w:val="HeadingRunIn"/>
              <w:spacing w:line="240" w:lineRule="atLeast"/>
            </w:pPr>
            <w:r w:rsidRPr="00BC7581">
              <w:t>R</w:t>
            </w:r>
          </w:p>
        </w:tc>
        <w:tc>
          <w:tcPr>
            <w:tcW w:w="2940" w:type="dxa"/>
            <w:tcBorders>
              <w:top w:val="single" w:sz="3" w:space="0" w:color="000000"/>
              <w:left w:val="nil"/>
              <w:bottom w:val="single" w:sz="3" w:space="0" w:color="000000"/>
              <w:right w:val="nil"/>
            </w:tcBorders>
            <w:tcMar>
              <w:top w:w="130" w:type="dxa"/>
              <w:left w:w="80" w:type="dxa"/>
              <w:bottom w:w="70" w:type="dxa"/>
              <w:right w:w="40" w:type="dxa"/>
            </w:tcMar>
          </w:tcPr>
          <w:p w14:paraId="7B783F5B" w14:textId="77777777" w:rsidR="004225FC" w:rsidRPr="00BC7581" w:rsidRDefault="004225FC" w:rsidP="00684E6D">
            <w:pPr>
              <w:pStyle w:val="HeadingRunIn"/>
              <w:spacing w:line="240" w:lineRule="atLeast"/>
            </w:pPr>
            <w:r w:rsidRPr="00BC7581">
              <w:t xml:space="preserve">Zone </w:t>
            </w:r>
            <w:r>
              <w:t>cooling</w:t>
            </w:r>
            <w:r w:rsidRPr="00BC7581">
              <w:t xml:space="preserve"> SAT </w:t>
            </w:r>
            <w:r>
              <w:t>requests</w:t>
            </w:r>
          </w:p>
        </w:tc>
      </w:tr>
      <w:tr w:rsidR="004225FC" w14:paraId="57D99FC7" w14:textId="77777777" w:rsidTr="00684E6D">
        <w:trPr>
          <w:cantSplit/>
          <w:trHeight w:hRule="exact" w:val="360"/>
          <w:jc w:val="center"/>
        </w:trPr>
        <w:tc>
          <w:tcPr>
            <w:tcW w:w="1960" w:type="dxa"/>
            <w:tcBorders>
              <w:top w:val="single" w:sz="3" w:space="0" w:color="000000"/>
              <w:left w:val="nil"/>
              <w:bottom w:val="single" w:sz="3" w:space="0" w:color="000000"/>
              <w:right w:val="single" w:sz="3" w:space="0" w:color="000000"/>
            </w:tcBorders>
            <w:tcMar>
              <w:top w:w="130" w:type="dxa"/>
              <w:left w:w="80" w:type="dxa"/>
              <w:bottom w:w="70" w:type="dxa"/>
              <w:right w:w="40" w:type="dxa"/>
            </w:tcMar>
          </w:tcPr>
          <w:p w14:paraId="1F9DB8C7" w14:textId="77777777" w:rsidR="004225FC" w:rsidRPr="00BC7581" w:rsidRDefault="004225FC" w:rsidP="00684E6D">
            <w:pPr>
              <w:pStyle w:val="HeadingRunIn"/>
              <w:spacing w:line="240" w:lineRule="atLeast"/>
            </w:pPr>
            <w:proofErr w:type="spellStart"/>
            <w:r w:rsidRPr="00BC7581">
              <w:t>SPtrim</w:t>
            </w:r>
            <w:proofErr w:type="spellEnd"/>
          </w:p>
        </w:tc>
        <w:tc>
          <w:tcPr>
            <w:tcW w:w="2940" w:type="dxa"/>
            <w:tcBorders>
              <w:top w:val="single" w:sz="3" w:space="0" w:color="000000"/>
              <w:left w:val="nil"/>
              <w:bottom w:val="single" w:sz="3" w:space="0" w:color="000000"/>
              <w:right w:val="nil"/>
            </w:tcBorders>
            <w:tcMar>
              <w:top w:w="130" w:type="dxa"/>
              <w:left w:w="80" w:type="dxa"/>
              <w:bottom w:w="70" w:type="dxa"/>
              <w:right w:w="40" w:type="dxa"/>
            </w:tcMar>
          </w:tcPr>
          <w:p w14:paraId="00C67094" w14:textId="2212A238" w:rsidR="004225FC" w:rsidRPr="00665550" w:rsidRDefault="00091D83" w:rsidP="00684E6D">
            <w:pPr>
              <w:pStyle w:val="HeadingRunIn"/>
              <w:spacing w:line="240" w:lineRule="atLeast"/>
              <w:rPr>
                <w:rStyle w:val="Toggle"/>
                <w:rPrChange w:id="5829" w:author="Hwakong Cheng" w:date="2022-10-07T15:08:00Z">
                  <w:rPr/>
                </w:rPrChange>
              </w:rPr>
            </w:pPr>
            <w:ins w:id="5830" w:author="Hwakong Cheng" w:date="2022-10-07T15:03:00Z">
              <w:r w:rsidRPr="00665550">
                <w:rPr>
                  <w:rStyle w:val="Toggle"/>
                  <w:rPrChange w:id="5831" w:author="Hwakong Cheng" w:date="2022-10-07T15:08:00Z">
                    <w:rPr/>
                  </w:rPrChange>
                </w:rPr>
                <w:t>[UNITS [</w:t>
              </w:r>
            </w:ins>
            <w:r w:rsidR="004225FC" w:rsidRPr="00665550">
              <w:rPr>
                <w:rStyle w:val="Toggle"/>
                <w:rPrChange w:id="5832" w:author="Hwakong Cheng" w:date="2022-10-07T15:08:00Z">
                  <w:rPr/>
                </w:rPrChange>
              </w:rPr>
              <w:t>+0.1°C</w:t>
            </w:r>
            <w:ins w:id="5833" w:author="Hwakong Cheng" w:date="2022-10-07T15:03:00Z">
              <w:r w:rsidRPr="00665550">
                <w:rPr>
                  <w:rStyle w:val="Toggle"/>
                  <w:rPrChange w:id="5834" w:author="Hwakong Cheng" w:date="2022-10-07T15:08:00Z">
                    <w:rPr/>
                  </w:rPrChange>
                </w:rPr>
                <w:t>]</w:t>
              </w:r>
            </w:ins>
            <w:r w:rsidR="004225FC" w:rsidRPr="00665550">
              <w:rPr>
                <w:rStyle w:val="Toggle"/>
                <w:rPrChange w:id="5835" w:author="Hwakong Cheng" w:date="2022-10-07T15:08:00Z">
                  <w:rPr/>
                </w:rPrChange>
              </w:rPr>
              <w:t xml:space="preserve"> </w:t>
            </w:r>
            <w:del w:id="5836" w:author="Hwakong Cheng" w:date="2022-10-07T15:03:00Z">
              <w:r w:rsidR="004225FC" w:rsidRPr="00665550" w:rsidDel="00091D83">
                <w:rPr>
                  <w:rStyle w:val="Toggle"/>
                  <w:rPrChange w:id="5837" w:author="Hwakong Cheng" w:date="2022-10-07T15:08:00Z">
                    <w:rPr/>
                  </w:rPrChange>
                </w:rPr>
                <w:delText>(+</w:delText>
              </w:r>
            </w:del>
            <w:ins w:id="5838" w:author="Hwakong Cheng" w:date="2022-10-07T15:03:00Z">
              <w:r w:rsidRPr="00665550">
                <w:rPr>
                  <w:rStyle w:val="Toggle"/>
                  <w:rPrChange w:id="5839" w:author="Hwakong Cheng" w:date="2022-10-07T15:08:00Z">
                    <w:rPr/>
                  </w:rPrChange>
                </w:rPr>
                <w:t>[+</w:t>
              </w:r>
            </w:ins>
            <w:r w:rsidR="004225FC" w:rsidRPr="00665550">
              <w:rPr>
                <w:rStyle w:val="Toggle"/>
                <w:rPrChange w:id="5840" w:author="Hwakong Cheng" w:date="2022-10-07T15:08:00Z">
                  <w:rPr/>
                </w:rPrChange>
              </w:rPr>
              <w:t>0.</w:t>
            </w:r>
            <w:r w:rsidR="004225FC" w:rsidRPr="00665550">
              <w:rPr>
                <w:rStyle w:val="Toggle"/>
                <w:rPrChange w:id="5841" w:author="Hwakong Cheng" w:date="2022-10-07T15:08:00Z">
                  <w:rPr>
                    <w:rFonts w:cs="Times New Roman PS MT"/>
                    <w:szCs w:val="18"/>
                  </w:rPr>
                </w:rPrChange>
              </w:rPr>
              <w:t>2°F</w:t>
            </w:r>
            <w:ins w:id="5842" w:author="Hwakong Cheng" w:date="2022-10-07T15:03:00Z">
              <w:r w:rsidRPr="00665550">
                <w:rPr>
                  <w:rStyle w:val="Toggle"/>
                  <w:rPrChange w:id="5843" w:author="Hwakong Cheng" w:date="2022-10-07T15:08:00Z">
                    <w:rPr/>
                  </w:rPrChange>
                </w:rPr>
                <w:t>]]</w:t>
              </w:r>
            </w:ins>
            <w:del w:id="5844" w:author="Hwakong Cheng" w:date="2022-10-07T15:03:00Z">
              <w:r w:rsidR="004225FC" w:rsidRPr="00665550" w:rsidDel="00091D83">
                <w:rPr>
                  <w:rStyle w:val="Toggle"/>
                  <w:rPrChange w:id="5845" w:author="Hwakong Cheng" w:date="2022-10-07T15:08:00Z">
                    <w:rPr/>
                  </w:rPrChange>
                </w:rPr>
                <w:delText>)</w:delText>
              </w:r>
            </w:del>
          </w:p>
        </w:tc>
      </w:tr>
      <w:tr w:rsidR="004225FC" w14:paraId="268C155D" w14:textId="77777777" w:rsidTr="00684E6D">
        <w:trPr>
          <w:cantSplit/>
          <w:trHeight w:hRule="exact" w:val="360"/>
          <w:jc w:val="center"/>
        </w:trPr>
        <w:tc>
          <w:tcPr>
            <w:tcW w:w="1960" w:type="dxa"/>
            <w:tcBorders>
              <w:top w:val="single" w:sz="3" w:space="0" w:color="000000"/>
              <w:left w:val="nil"/>
              <w:bottom w:val="single" w:sz="3" w:space="0" w:color="000000"/>
              <w:right w:val="single" w:sz="3" w:space="0" w:color="000000"/>
            </w:tcBorders>
            <w:tcMar>
              <w:top w:w="130" w:type="dxa"/>
              <w:left w:w="80" w:type="dxa"/>
              <w:bottom w:w="70" w:type="dxa"/>
              <w:right w:w="40" w:type="dxa"/>
            </w:tcMar>
          </w:tcPr>
          <w:p w14:paraId="52D3701B" w14:textId="77777777" w:rsidR="004225FC" w:rsidRPr="00BC7581" w:rsidRDefault="004225FC" w:rsidP="00684E6D">
            <w:pPr>
              <w:pStyle w:val="HeadingRunIn"/>
              <w:spacing w:line="240" w:lineRule="atLeast"/>
            </w:pPr>
            <w:proofErr w:type="spellStart"/>
            <w:r w:rsidRPr="00BC7581">
              <w:lastRenderedPageBreak/>
              <w:t>SPres</w:t>
            </w:r>
            <w:proofErr w:type="spellEnd"/>
          </w:p>
        </w:tc>
        <w:tc>
          <w:tcPr>
            <w:tcW w:w="2940" w:type="dxa"/>
            <w:tcBorders>
              <w:top w:val="single" w:sz="3" w:space="0" w:color="000000"/>
              <w:left w:val="nil"/>
              <w:bottom w:val="single" w:sz="3" w:space="0" w:color="000000"/>
              <w:right w:val="nil"/>
            </w:tcBorders>
            <w:tcMar>
              <w:top w:w="130" w:type="dxa"/>
              <w:left w:w="80" w:type="dxa"/>
              <w:bottom w:w="70" w:type="dxa"/>
              <w:right w:w="40" w:type="dxa"/>
            </w:tcMar>
          </w:tcPr>
          <w:p w14:paraId="1480A6CF" w14:textId="02923EB1" w:rsidR="004225FC" w:rsidRPr="00665550" w:rsidRDefault="00091D83" w:rsidP="00684E6D">
            <w:pPr>
              <w:pStyle w:val="HeadingRunIn"/>
              <w:spacing w:line="240" w:lineRule="atLeast"/>
              <w:rPr>
                <w:rStyle w:val="Toggle"/>
                <w:rPrChange w:id="5846" w:author="Hwakong Cheng" w:date="2022-10-07T15:08:00Z">
                  <w:rPr/>
                </w:rPrChange>
              </w:rPr>
            </w:pPr>
            <w:ins w:id="5847" w:author="Hwakong Cheng" w:date="2022-10-07T15:03:00Z">
              <w:r w:rsidRPr="00665550">
                <w:rPr>
                  <w:rStyle w:val="Toggle"/>
                  <w:rPrChange w:id="5848" w:author="Hwakong Cheng" w:date="2022-10-07T15:08:00Z">
                    <w:rPr/>
                  </w:rPrChange>
                </w:rPr>
                <w:t>[UNITS [</w:t>
              </w:r>
            </w:ins>
            <w:r w:rsidR="004225FC" w:rsidRPr="00665550">
              <w:rPr>
                <w:rStyle w:val="Toggle"/>
                <w:rPrChange w:id="5849" w:author="Hwakong Cheng" w:date="2022-10-07T15:08:00Z">
                  <w:rPr>
                    <w:rFonts w:cs="Times New Roman PS MT"/>
                    <w:szCs w:val="18"/>
                  </w:rPr>
                </w:rPrChange>
              </w:rPr>
              <w:t>–</w:t>
            </w:r>
            <w:r w:rsidR="004225FC" w:rsidRPr="00665550">
              <w:rPr>
                <w:rStyle w:val="Toggle"/>
                <w:rPrChange w:id="5850" w:author="Hwakong Cheng" w:date="2022-10-07T15:08:00Z">
                  <w:rPr/>
                </w:rPrChange>
              </w:rPr>
              <w:t>0.2°C</w:t>
            </w:r>
            <w:ins w:id="5851" w:author="Hwakong Cheng" w:date="2022-10-07T15:03:00Z">
              <w:r w:rsidRPr="00665550">
                <w:rPr>
                  <w:rStyle w:val="Toggle"/>
                  <w:rPrChange w:id="5852" w:author="Hwakong Cheng" w:date="2022-10-07T15:08:00Z">
                    <w:rPr/>
                  </w:rPrChange>
                </w:rPr>
                <w:t>]</w:t>
              </w:r>
            </w:ins>
            <w:r w:rsidR="004225FC" w:rsidRPr="00665550">
              <w:rPr>
                <w:rStyle w:val="Toggle"/>
                <w:rPrChange w:id="5853" w:author="Hwakong Cheng" w:date="2022-10-07T15:08:00Z">
                  <w:rPr/>
                </w:rPrChange>
              </w:rPr>
              <w:t xml:space="preserve"> </w:t>
            </w:r>
            <w:del w:id="5854" w:author="Hwakong Cheng" w:date="2022-10-07T15:03:00Z">
              <w:r w:rsidR="004225FC" w:rsidRPr="00665550" w:rsidDel="00091D83">
                <w:rPr>
                  <w:rStyle w:val="Toggle"/>
                  <w:rPrChange w:id="5855" w:author="Hwakong Cheng" w:date="2022-10-07T15:08:00Z">
                    <w:rPr>
                      <w:rFonts w:cs="Times New Roman PS MT"/>
                      <w:szCs w:val="18"/>
                    </w:rPr>
                  </w:rPrChange>
                </w:rPr>
                <w:delText>(–</w:delText>
              </w:r>
            </w:del>
            <w:ins w:id="5856" w:author="Hwakong Cheng" w:date="2022-10-07T15:03:00Z">
              <w:r w:rsidRPr="00665550">
                <w:rPr>
                  <w:rStyle w:val="Toggle"/>
                  <w:rPrChange w:id="5857" w:author="Hwakong Cheng" w:date="2022-10-07T15:08:00Z">
                    <w:rPr>
                      <w:rFonts w:cs="Times New Roman PS MT"/>
                      <w:szCs w:val="18"/>
                    </w:rPr>
                  </w:rPrChange>
                </w:rPr>
                <w:t>[–</w:t>
              </w:r>
            </w:ins>
            <w:r w:rsidR="004225FC" w:rsidRPr="00665550">
              <w:rPr>
                <w:rStyle w:val="Toggle"/>
                <w:rPrChange w:id="5858" w:author="Hwakong Cheng" w:date="2022-10-07T15:08:00Z">
                  <w:rPr/>
                </w:rPrChange>
              </w:rPr>
              <w:t>0.</w:t>
            </w:r>
            <w:r w:rsidR="004225FC" w:rsidRPr="00665550">
              <w:rPr>
                <w:rStyle w:val="Toggle"/>
                <w:rPrChange w:id="5859" w:author="Hwakong Cheng" w:date="2022-10-07T15:08:00Z">
                  <w:rPr>
                    <w:rFonts w:cs="Times New Roman PS MT"/>
                    <w:szCs w:val="18"/>
                  </w:rPr>
                </w:rPrChange>
              </w:rPr>
              <w:t>3°F</w:t>
            </w:r>
            <w:ins w:id="5860" w:author="Hwakong Cheng" w:date="2022-10-07T15:03:00Z">
              <w:r w:rsidRPr="00665550">
                <w:rPr>
                  <w:rStyle w:val="Toggle"/>
                  <w:rPrChange w:id="5861" w:author="Hwakong Cheng" w:date="2022-10-07T15:08:00Z">
                    <w:rPr/>
                  </w:rPrChange>
                </w:rPr>
                <w:t>]]</w:t>
              </w:r>
            </w:ins>
            <w:del w:id="5862" w:author="Hwakong Cheng" w:date="2022-10-07T15:03:00Z">
              <w:r w:rsidR="004225FC" w:rsidRPr="00665550" w:rsidDel="00091D83">
                <w:rPr>
                  <w:rStyle w:val="Toggle"/>
                  <w:rPrChange w:id="5863" w:author="Hwakong Cheng" w:date="2022-10-07T15:08:00Z">
                    <w:rPr/>
                  </w:rPrChange>
                </w:rPr>
                <w:delText>)</w:delText>
              </w:r>
            </w:del>
          </w:p>
        </w:tc>
      </w:tr>
      <w:tr w:rsidR="004225FC" w14:paraId="1F24ECB9" w14:textId="77777777" w:rsidTr="00684E6D">
        <w:trPr>
          <w:cantSplit/>
          <w:trHeight w:hRule="exact" w:val="360"/>
          <w:jc w:val="center"/>
        </w:trPr>
        <w:tc>
          <w:tcPr>
            <w:tcW w:w="1960" w:type="dxa"/>
            <w:tcBorders>
              <w:top w:val="single" w:sz="3" w:space="0" w:color="000000"/>
              <w:left w:val="nil"/>
              <w:bottom w:val="single" w:sz="16" w:space="0" w:color="000000"/>
              <w:right w:val="single" w:sz="3" w:space="0" w:color="000000"/>
            </w:tcBorders>
            <w:tcMar>
              <w:top w:w="130" w:type="dxa"/>
              <w:left w:w="80" w:type="dxa"/>
              <w:bottom w:w="70" w:type="dxa"/>
              <w:right w:w="40" w:type="dxa"/>
            </w:tcMar>
          </w:tcPr>
          <w:p w14:paraId="671C532B" w14:textId="77777777" w:rsidR="004225FC" w:rsidRPr="00BC7581" w:rsidRDefault="004225FC" w:rsidP="00684E6D">
            <w:pPr>
              <w:pStyle w:val="HeadingRunIn"/>
              <w:spacing w:line="240" w:lineRule="atLeast"/>
            </w:pPr>
            <w:proofErr w:type="spellStart"/>
            <w:r w:rsidRPr="00BC7581">
              <w:t>SPres</w:t>
            </w:r>
            <w:proofErr w:type="spellEnd"/>
            <w:r w:rsidRPr="00BC7581">
              <w:t>-max</w:t>
            </w:r>
          </w:p>
        </w:tc>
        <w:tc>
          <w:tcPr>
            <w:tcW w:w="2940" w:type="dxa"/>
            <w:tcBorders>
              <w:top w:val="single" w:sz="3" w:space="0" w:color="000000"/>
              <w:left w:val="nil"/>
              <w:bottom w:val="single" w:sz="16" w:space="0" w:color="000000"/>
              <w:right w:val="nil"/>
            </w:tcBorders>
            <w:tcMar>
              <w:top w:w="130" w:type="dxa"/>
              <w:left w:w="80" w:type="dxa"/>
              <w:bottom w:w="70" w:type="dxa"/>
              <w:right w:w="40" w:type="dxa"/>
            </w:tcMar>
          </w:tcPr>
          <w:p w14:paraId="44AF9647" w14:textId="65D788EE" w:rsidR="004225FC" w:rsidRPr="00665550" w:rsidRDefault="00091D83" w:rsidP="00684E6D">
            <w:pPr>
              <w:pStyle w:val="HeadingRunIn"/>
              <w:spacing w:line="240" w:lineRule="atLeast"/>
              <w:rPr>
                <w:rStyle w:val="Toggle"/>
                <w:rPrChange w:id="5864" w:author="Hwakong Cheng" w:date="2022-10-07T15:09:00Z">
                  <w:rPr/>
                </w:rPrChange>
              </w:rPr>
            </w:pPr>
            <w:ins w:id="5865" w:author="Hwakong Cheng" w:date="2022-10-07T15:03:00Z">
              <w:r w:rsidRPr="00665550">
                <w:rPr>
                  <w:rStyle w:val="Toggle"/>
                  <w:rPrChange w:id="5866" w:author="Hwakong Cheng" w:date="2022-10-07T15:09:00Z">
                    <w:rPr/>
                  </w:rPrChange>
                </w:rPr>
                <w:t>[UNITS [</w:t>
              </w:r>
            </w:ins>
            <w:r w:rsidR="004225FC" w:rsidRPr="00665550">
              <w:rPr>
                <w:rStyle w:val="Toggle"/>
                <w:rPrChange w:id="5867" w:author="Hwakong Cheng" w:date="2022-10-07T15:09:00Z">
                  <w:rPr>
                    <w:rFonts w:cs="Times New Roman PS MT"/>
                    <w:szCs w:val="18"/>
                  </w:rPr>
                </w:rPrChange>
              </w:rPr>
              <w:t>–</w:t>
            </w:r>
            <w:r w:rsidR="004225FC" w:rsidRPr="00665550">
              <w:rPr>
                <w:rStyle w:val="Toggle"/>
                <w:rPrChange w:id="5868" w:author="Hwakong Cheng" w:date="2022-10-07T15:09:00Z">
                  <w:rPr/>
                </w:rPrChange>
              </w:rPr>
              <w:t>0.6°C</w:t>
            </w:r>
            <w:ins w:id="5869" w:author="Hwakong Cheng" w:date="2022-10-07T15:03:00Z">
              <w:r w:rsidRPr="00665550">
                <w:rPr>
                  <w:rStyle w:val="Toggle"/>
                  <w:rPrChange w:id="5870" w:author="Hwakong Cheng" w:date="2022-10-07T15:09:00Z">
                    <w:rPr/>
                  </w:rPrChange>
                </w:rPr>
                <w:t>]</w:t>
              </w:r>
            </w:ins>
            <w:r w:rsidR="004225FC" w:rsidRPr="00665550">
              <w:rPr>
                <w:rStyle w:val="Toggle"/>
                <w:rPrChange w:id="5871" w:author="Hwakong Cheng" w:date="2022-10-07T15:09:00Z">
                  <w:rPr/>
                </w:rPrChange>
              </w:rPr>
              <w:t xml:space="preserve"> </w:t>
            </w:r>
            <w:del w:id="5872" w:author="Hwakong Cheng" w:date="2022-10-07T15:03:00Z">
              <w:r w:rsidR="004225FC" w:rsidRPr="00665550" w:rsidDel="00091D83">
                <w:rPr>
                  <w:rStyle w:val="Toggle"/>
                  <w:rPrChange w:id="5873" w:author="Hwakong Cheng" w:date="2022-10-07T15:09:00Z">
                    <w:rPr>
                      <w:rFonts w:cs="Times New Roman PS MT"/>
                      <w:szCs w:val="18"/>
                    </w:rPr>
                  </w:rPrChange>
                </w:rPr>
                <w:delText>(–</w:delText>
              </w:r>
            </w:del>
            <w:ins w:id="5874" w:author="Hwakong Cheng" w:date="2022-10-07T15:03:00Z">
              <w:r w:rsidRPr="00665550">
                <w:rPr>
                  <w:rStyle w:val="Toggle"/>
                  <w:rPrChange w:id="5875" w:author="Hwakong Cheng" w:date="2022-10-07T15:09:00Z">
                    <w:rPr>
                      <w:rFonts w:cs="Times New Roman PS MT"/>
                      <w:szCs w:val="18"/>
                    </w:rPr>
                  </w:rPrChange>
                </w:rPr>
                <w:t>[–</w:t>
              </w:r>
            </w:ins>
            <w:r w:rsidR="004225FC" w:rsidRPr="00665550">
              <w:rPr>
                <w:rStyle w:val="Toggle"/>
                <w:rPrChange w:id="5876" w:author="Hwakong Cheng" w:date="2022-10-07T15:09:00Z">
                  <w:rPr/>
                </w:rPrChange>
              </w:rPr>
              <w:t>1.</w:t>
            </w:r>
            <w:r w:rsidR="004225FC" w:rsidRPr="00665550">
              <w:rPr>
                <w:rStyle w:val="Toggle"/>
                <w:rPrChange w:id="5877" w:author="Hwakong Cheng" w:date="2022-10-07T15:09:00Z">
                  <w:rPr>
                    <w:rFonts w:cs="Times New Roman PS MT"/>
                    <w:szCs w:val="18"/>
                  </w:rPr>
                </w:rPrChange>
              </w:rPr>
              <w:t>0°F</w:t>
            </w:r>
            <w:ins w:id="5878" w:author="Hwakong Cheng" w:date="2022-10-07T15:03:00Z">
              <w:r w:rsidRPr="00665550">
                <w:rPr>
                  <w:rStyle w:val="Toggle"/>
                  <w:rPrChange w:id="5879" w:author="Hwakong Cheng" w:date="2022-10-07T15:09:00Z">
                    <w:rPr/>
                  </w:rPrChange>
                </w:rPr>
                <w:t>]]</w:t>
              </w:r>
            </w:ins>
            <w:del w:id="5880" w:author="Hwakong Cheng" w:date="2022-10-07T15:03:00Z">
              <w:r w:rsidR="004225FC" w:rsidRPr="00665550" w:rsidDel="00091D83">
                <w:rPr>
                  <w:rStyle w:val="Toggle"/>
                  <w:rPrChange w:id="5881" w:author="Hwakong Cheng" w:date="2022-10-07T15:09:00Z">
                    <w:rPr/>
                  </w:rPrChange>
                </w:rPr>
                <w:delText>)</w:delText>
              </w:r>
            </w:del>
          </w:p>
        </w:tc>
      </w:tr>
    </w:tbl>
    <w:p w14:paraId="669A4142" w14:textId="77777777" w:rsidR="004225FC" w:rsidRDefault="004225FC" w:rsidP="004225FC">
      <w:pPr>
        <w:pStyle w:val="HeadingRunIn"/>
      </w:pPr>
    </w:p>
    <w:p w14:paraId="67D9D9E0" w14:textId="6470C33C" w:rsidR="009045A3" w:rsidRDefault="009045A3" w:rsidP="00684E6D">
      <w:pPr>
        <w:pStyle w:val="Infobox"/>
        <w:spacing w:before="0"/>
      </w:pPr>
      <w:r>
        <w:t xml:space="preserve">The net result of this SAT reset strategy is depicted in the Figure 5.16.2.2 for </w:t>
      </w:r>
      <w:proofErr w:type="spellStart"/>
      <w:r>
        <w:t>Min_ClgSAT</w:t>
      </w:r>
      <w:proofErr w:type="spellEnd"/>
      <w:r>
        <w:t xml:space="preserve"> = </w:t>
      </w:r>
      <w:ins w:id="5882" w:author="Titus Ellison" w:date="2022-10-20T12:44:00Z">
        <w:r w:rsidR="004E656C" w:rsidRPr="004E656C">
          <w:rPr>
            <w:rStyle w:val="Toggle"/>
            <w:rPrChange w:id="5883" w:author="Titus Ellison" w:date="2022-10-20T12:44:00Z">
              <w:rPr/>
            </w:rPrChange>
          </w:rPr>
          <w:t>[UNITS [</w:t>
        </w:r>
      </w:ins>
      <w:r w:rsidRPr="004E656C">
        <w:rPr>
          <w:rStyle w:val="Toggle"/>
          <w:rPrChange w:id="5884" w:author="Titus Ellison" w:date="2022-10-20T12:44:00Z">
            <w:rPr/>
          </w:rPrChange>
        </w:rPr>
        <w:t>12°C</w:t>
      </w:r>
      <w:ins w:id="5885" w:author="Titus Ellison" w:date="2022-10-20T12:44:00Z">
        <w:r w:rsidR="004E656C" w:rsidRPr="004E656C">
          <w:rPr>
            <w:rStyle w:val="Toggle"/>
            <w:rPrChange w:id="5886" w:author="Titus Ellison" w:date="2022-10-20T12:44:00Z">
              <w:rPr/>
            </w:rPrChange>
          </w:rPr>
          <w:t>]</w:t>
        </w:r>
      </w:ins>
      <w:r w:rsidRPr="004E656C">
        <w:rPr>
          <w:rStyle w:val="Toggle"/>
          <w:rPrChange w:id="5887" w:author="Titus Ellison" w:date="2022-10-20T12:44:00Z">
            <w:rPr/>
          </w:rPrChange>
        </w:rPr>
        <w:t xml:space="preserve"> </w:t>
      </w:r>
      <w:ins w:id="5888" w:author="Titus Ellison" w:date="2022-10-20T12:44:00Z">
        <w:r w:rsidR="004E656C" w:rsidRPr="004E656C">
          <w:rPr>
            <w:rStyle w:val="Toggle"/>
            <w:rPrChange w:id="5889" w:author="Titus Ellison" w:date="2022-10-20T12:44:00Z">
              <w:rPr/>
            </w:rPrChange>
          </w:rPr>
          <w:t>[</w:t>
        </w:r>
      </w:ins>
      <w:del w:id="5890" w:author="Titus Ellison" w:date="2022-10-20T12:44:00Z">
        <w:r w:rsidRPr="004E656C" w:rsidDel="004E656C">
          <w:rPr>
            <w:rStyle w:val="Toggle"/>
            <w:rPrChange w:id="5891" w:author="Titus Ellison" w:date="2022-10-20T12:44:00Z">
              <w:rPr/>
            </w:rPrChange>
          </w:rPr>
          <w:delText>(</w:delText>
        </w:r>
      </w:del>
      <w:r w:rsidRPr="004E656C">
        <w:rPr>
          <w:rStyle w:val="Toggle"/>
          <w:rPrChange w:id="5892" w:author="Titus Ellison" w:date="2022-10-20T12:44:00Z">
            <w:rPr/>
          </w:rPrChange>
        </w:rPr>
        <w:t>55°F</w:t>
      </w:r>
      <w:ins w:id="5893" w:author="Titus Ellison" w:date="2022-10-20T12:44:00Z">
        <w:r w:rsidR="004E656C" w:rsidRPr="004E656C">
          <w:rPr>
            <w:rStyle w:val="Toggle"/>
            <w:rPrChange w:id="5894" w:author="Titus Ellison" w:date="2022-10-20T12:44:00Z">
              <w:rPr/>
            </w:rPrChange>
          </w:rPr>
          <w:t>]]</w:t>
        </w:r>
      </w:ins>
      <w:del w:id="5895" w:author="Titus Ellison" w:date="2022-10-20T12:44:00Z">
        <w:r w:rsidDel="004E656C">
          <w:delText>)</w:delText>
        </w:r>
      </w:del>
      <w:r>
        <w:t xml:space="preserve">, </w:t>
      </w:r>
      <w:proofErr w:type="spellStart"/>
      <w:r>
        <w:t>Max_ClgSAT</w:t>
      </w:r>
      <w:proofErr w:type="spellEnd"/>
      <w:r>
        <w:t xml:space="preserve"> = </w:t>
      </w:r>
      <w:ins w:id="5896" w:author="Titus Ellison" w:date="2022-10-20T12:44:00Z">
        <w:r w:rsidR="004E656C" w:rsidRPr="004E656C">
          <w:rPr>
            <w:rStyle w:val="Toggle"/>
            <w:rPrChange w:id="5897" w:author="Titus Ellison" w:date="2022-10-20T12:44:00Z">
              <w:rPr/>
            </w:rPrChange>
          </w:rPr>
          <w:t>[UNITS [</w:t>
        </w:r>
      </w:ins>
      <w:r w:rsidRPr="004E656C">
        <w:rPr>
          <w:rStyle w:val="Toggle"/>
          <w:rPrChange w:id="5898" w:author="Titus Ellison" w:date="2022-10-20T12:44:00Z">
            <w:rPr/>
          </w:rPrChange>
        </w:rPr>
        <w:t>18°C</w:t>
      </w:r>
      <w:ins w:id="5899" w:author="Titus Ellison" w:date="2022-10-20T12:44:00Z">
        <w:r w:rsidR="004E656C" w:rsidRPr="004E656C">
          <w:rPr>
            <w:rStyle w:val="Toggle"/>
            <w:rPrChange w:id="5900" w:author="Titus Ellison" w:date="2022-10-20T12:44:00Z">
              <w:rPr/>
            </w:rPrChange>
          </w:rPr>
          <w:t>]</w:t>
        </w:r>
      </w:ins>
      <w:r w:rsidRPr="004E656C">
        <w:rPr>
          <w:rStyle w:val="Toggle"/>
          <w:rPrChange w:id="5901" w:author="Titus Ellison" w:date="2022-10-20T12:44:00Z">
            <w:rPr/>
          </w:rPrChange>
        </w:rPr>
        <w:t xml:space="preserve"> </w:t>
      </w:r>
      <w:ins w:id="5902" w:author="Titus Ellison" w:date="2022-10-20T12:44:00Z">
        <w:r w:rsidR="004E656C" w:rsidRPr="004E656C">
          <w:rPr>
            <w:rStyle w:val="Toggle"/>
            <w:rPrChange w:id="5903" w:author="Titus Ellison" w:date="2022-10-20T12:44:00Z">
              <w:rPr/>
            </w:rPrChange>
          </w:rPr>
          <w:t>[</w:t>
        </w:r>
      </w:ins>
      <w:del w:id="5904" w:author="Titus Ellison" w:date="2022-10-20T12:44:00Z">
        <w:r w:rsidRPr="004E656C" w:rsidDel="004E656C">
          <w:rPr>
            <w:rStyle w:val="Toggle"/>
            <w:rPrChange w:id="5905" w:author="Titus Ellison" w:date="2022-10-20T12:44:00Z">
              <w:rPr/>
            </w:rPrChange>
          </w:rPr>
          <w:delText>(</w:delText>
        </w:r>
      </w:del>
      <w:r w:rsidRPr="004E656C">
        <w:rPr>
          <w:rStyle w:val="Toggle"/>
          <w:rPrChange w:id="5906" w:author="Titus Ellison" w:date="2022-10-20T12:44:00Z">
            <w:rPr/>
          </w:rPrChange>
        </w:rPr>
        <w:t>65°F</w:t>
      </w:r>
      <w:ins w:id="5907" w:author="Titus Ellison" w:date="2022-10-20T12:44:00Z">
        <w:r w:rsidR="004E656C" w:rsidRPr="004E656C">
          <w:rPr>
            <w:rStyle w:val="Toggle"/>
            <w:rPrChange w:id="5908" w:author="Titus Ellison" w:date="2022-10-20T12:44:00Z">
              <w:rPr/>
            </w:rPrChange>
          </w:rPr>
          <w:t>]]</w:t>
        </w:r>
      </w:ins>
      <w:del w:id="5909" w:author="Titus Ellison" w:date="2022-10-20T12:44:00Z">
        <w:r w:rsidDel="004E656C">
          <w:delText>)</w:delText>
        </w:r>
      </w:del>
      <w:r>
        <w:t xml:space="preserve">, </w:t>
      </w:r>
      <w:proofErr w:type="spellStart"/>
      <w:r>
        <w:t>OAT_Max</w:t>
      </w:r>
      <w:proofErr w:type="spellEnd"/>
      <w:r>
        <w:t xml:space="preserve"> = </w:t>
      </w:r>
      <w:ins w:id="5910" w:author="Titus Ellison" w:date="2022-10-20T12:45:00Z">
        <w:r w:rsidR="004E656C" w:rsidRPr="00C75B33">
          <w:rPr>
            <w:rStyle w:val="Toggle"/>
            <w:rPrChange w:id="5911" w:author="Titus Ellison" w:date="2022-10-20T12:45:00Z">
              <w:rPr/>
            </w:rPrChange>
          </w:rPr>
          <w:t>[UNITS [</w:t>
        </w:r>
      </w:ins>
      <w:r w:rsidRPr="00C75B33">
        <w:rPr>
          <w:rStyle w:val="Toggle"/>
          <w:rPrChange w:id="5912" w:author="Titus Ellison" w:date="2022-10-20T12:45:00Z">
            <w:rPr/>
          </w:rPrChange>
        </w:rPr>
        <w:t>21°C</w:t>
      </w:r>
      <w:ins w:id="5913" w:author="Titus Ellison" w:date="2022-10-20T12:45:00Z">
        <w:r w:rsidR="004E656C" w:rsidRPr="00C75B33">
          <w:rPr>
            <w:rStyle w:val="Toggle"/>
            <w:rPrChange w:id="5914" w:author="Titus Ellison" w:date="2022-10-20T12:45:00Z">
              <w:rPr/>
            </w:rPrChange>
          </w:rPr>
          <w:t>]</w:t>
        </w:r>
      </w:ins>
      <w:r w:rsidRPr="00C75B33">
        <w:rPr>
          <w:rStyle w:val="Toggle"/>
          <w:rPrChange w:id="5915" w:author="Titus Ellison" w:date="2022-10-20T12:45:00Z">
            <w:rPr/>
          </w:rPrChange>
        </w:rPr>
        <w:t xml:space="preserve"> </w:t>
      </w:r>
      <w:del w:id="5916" w:author="Titus Ellison" w:date="2022-10-20T12:45:00Z">
        <w:r w:rsidRPr="00C75B33" w:rsidDel="00C75B33">
          <w:rPr>
            <w:rStyle w:val="Toggle"/>
            <w:rPrChange w:id="5917" w:author="Titus Ellison" w:date="2022-10-20T12:45:00Z">
              <w:rPr/>
            </w:rPrChange>
          </w:rPr>
          <w:delText>(</w:delText>
        </w:r>
      </w:del>
      <w:ins w:id="5918" w:author="Titus Ellison" w:date="2022-10-20T12:45:00Z">
        <w:r w:rsidR="00C75B33" w:rsidRPr="00C75B33">
          <w:rPr>
            <w:rStyle w:val="Toggle"/>
            <w:rPrChange w:id="5919" w:author="Titus Ellison" w:date="2022-10-20T12:45:00Z">
              <w:rPr/>
            </w:rPrChange>
          </w:rPr>
          <w:t>[</w:t>
        </w:r>
      </w:ins>
      <w:r w:rsidRPr="00C75B33">
        <w:rPr>
          <w:rStyle w:val="Toggle"/>
          <w:rPrChange w:id="5920" w:author="Titus Ellison" w:date="2022-10-20T12:45:00Z">
            <w:rPr/>
          </w:rPrChange>
        </w:rPr>
        <w:t>70°F</w:t>
      </w:r>
      <w:ins w:id="5921" w:author="Titus Ellison" w:date="2022-10-20T12:45:00Z">
        <w:r w:rsidR="00C75B33" w:rsidRPr="00C75B33">
          <w:rPr>
            <w:rStyle w:val="Toggle"/>
            <w:rPrChange w:id="5922" w:author="Titus Ellison" w:date="2022-10-20T12:45:00Z">
              <w:rPr/>
            </w:rPrChange>
          </w:rPr>
          <w:t>]]</w:t>
        </w:r>
      </w:ins>
      <w:del w:id="5923" w:author="Titus Ellison" w:date="2022-10-20T12:45:00Z">
        <w:r w:rsidDel="00C75B33">
          <w:delText>)</w:delText>
        </w:r>
      </w:del>
      <w:r>
        <w:t xml:space="preserve">, and </w:t>
      </w:r>
      <w:proofErr w:type="spellStart"/>
      <w:r>
        <w:t>OAT_Min</w:t>
      </w:r>
      <w:proofErr w:type="spellEnd"/>
      <w:r>
        <w:t xml:space="preserve"> = </w:t>
      </w:r>
      <w:ins w:id="5924" w:author="Titus Ellison" w:date="2022-10-20T12:45:00Z">
        <w:r w:rsidR="00C75B33" w:rsidRPr="00C75B33">
          <w:rPr>
            <w:rStyle w:val="Toggle"/>
            <w:rPrChange w:id="5925" w:author="Titus Ellison" w:date="2022-10-20T12:45:00Z">
              <w:rPr/>
            </w:rPrChange>
          </w:rPr>
          <w:t>[UNITS [</w:t>
        </w:r>
      </w:ins>
      <w:r w:rsidRPr="00C75B33">
        <w:rPr>
          <w:rStyle w:val="Toggle"/>
          <w:rPrChange w:id="5926" w:author="Titus Ellison" w:date="2022-10-20T12:45:00Z">
            <w:rPr/>
          </w:rPrChange>
        </w:rPr>
        <w:t>16°C</w:t>
      </w:r>
      <w:ins w:id="5927" w:author="Titus Ellison" w:date="2022-10-20T12:45:00Z">
        <w:r w:rsidR="00C75B33" w:rsidRPr="00C75B33">
          <w:rPr>
            <w:rStyle w:val="Toggle"/>
            <w:rPrChange w:id="5928" w:author="Titus Ellison" w:date="2022-10-20T12:45:00Z">
              <w:rPr/>
            </w:rPrChange>
          </w:rPr>
          <w:t>]</w:t>
        </w:r>
      </w:ins>
      <w:r w:rsidRPr="00C75B33">
        <w:rPr>
          <w:rStyle w:val="Toggle"/>
          <w:rPrChange w:id="5929" w:author="Titus Ellison" w:date="2022-10-20T12:45:00Z">
            <w:rPr/>
          </w:rPrChange>
        </w:rPr>
        <w:t xml:space="preserve"> </w:t>
      </w:r>
      <w:ins w:id="5930" w:author="Titus Ellison" w:date="2022-10-20T12:45:00Z">
        <w:r w:rsidR="00C75B33" w:rsidRPr="00C75B33">
          <w:rPr>
            <w:rStyle w:val="Toggle"/>
            <w:rPrChange w:id="5931" w:author="Titus Ellison" w:date="2022-10-20T12:45:00Z">
              <w:rPr/>
            </w:rPrChange>
          </w:rPr>
          <w:t>[</w:t>
        </w:r>
      </w:ins>
      <w:del w:id="5932" w:author="Titus Ellison" w:date="2022-10-20T12:45:00Z">
        <w:r w:rsidRPr="00C75B33" w:rsidDel="00C75B33">
          <w:rPr>
            <w:rStyle w:val="Toggle"/>
            <w:rPrChange w:id="5933" w:author="Titus Ellison" w:date="2022-10-20T12:45:00Z">
              <w:rPr/>
            </w:rPrChange>
          </w:rPr>
          <w:delText>(</w:delText>
        </w:r>
      </w:del>
      <w:r w:rsidRPr="00C75B33">
        <w:rPr>
          <w:rStyle w:val="Toggle"/>
          <w:rPrChange w:id="5934" w:author="Titus Ellison" w:date="2022-10-20T12:45:00Z">
            <w:rPr/>
          </w:rPrChange>
        </w:rPr>
        <w:t>60°F</w:t>
      </w:r>
      <w:ins w:id="5935" w:author="Titus Ellison" w:date="2022-10-20T12:45:00Z">
        <w:r w:rsidR="00C75B33" w:rsidRPr="00C75B33">
          <w:rPr>
            <w:rStyle w:val="Toggle"/>
            <w:rPrChange w:id="5936" w:author="Titus Ellison" w:date="2022-10-20T12:45:00Z">
              <w:rPr/>
            </w:rPrChange>
          </w:rPr>
          <w:t>]]</w:t>
        </w:r>
      </w:ins>
      <w:del w:id="5937" w:author="Titus Ellison" w:date="2022-10-20T12:45:00Z">
        <w:r w:rsidDel="00C75B33">
          <w:delText>)</w:delText>
        </w:r>
      </w:del>
      <w:r>
        <w:t>.</w:t>
      </w:r>
    </w:p>
    <w:p w14:paraId="1A8CBB10" w14:textId="02E449F7" w:rsidR="004225FC" w:rsidRDefault="004225FC" w:rsidP="004225FC">
      <w:pPr>
        <w:jc w:val="center"/>
      </w:pPr>
      <w:r>
        <w:rPr>
          <w:noProof/>
        </w:rPr>
        <mc:AlternateContent>
          <mc:Choice Requires="wpc">
            <w:drawing>
              <wp:inline distT="0" distB="0" distL="0" distR="0" wp14:anchorId="0AF649C6" wp14:editId="01621850">
                <wp:extent cx="4563346" cy="2443986"/>
                <wp:effectExtent l="0" t="0" r="8890" b="0"/>
                <wp:docPr id="157" name="Canvas 15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913" name="Line 854"/>
                        <wps:cNvCnPr>
                          <a:cxnSpLocks noChangeShapeType="1"/>
                        </wps:cNvCnPr>
                        <wps:spPr bwMode="auto">
                          <a:xfrm flipH="1" flipV="1">
                            <a:off x="1425772" y="476277"/>
                            <a:ext cx="2346128" cy="1281518"/>
                          </a:xfrm>
                          <a:prstGeom prst="line">
                            <a:avLst/>
                          </a:prstGeom>
                          <a:ln>
                            <a:headEnd/>
                            <a:tailEnd/>
                          </a:ln>
                        </wps:spPr>
                        <wps:style>
                          <a:lnRef idx="2">
                            <a:schemeClr val="dk1"/>
                          </a:lnRef>
                          <a:fillRef idx="0">
                            <a:schemeClr val="dk1"/>
                          </a:fillRef>
                          <a:effectRef idx="1">
                            <a:schemeClr val="dk1"/>
                          </a:effectRef>
                          <a:fontRef idx="minor">
                            <a:schemeClr val="tx1"/>
                          </a:fontRef>
                        </wps:style>
                        <wps:bodyPr/>
                      </wps:wsp>
                      <wps:wsp>
                        <wps:cNvPr id="1914" name="Text Box 585"/>
                        <wps:cNvSpPr txBox="1">
                          <a:spLocks noChangeArrowheads="1"/>
                        </wps:cNvSpPr>
                        <wps:spPr bwMode="auto">
                          <a:xfrm>
                            <a:off x="1025476" y="934826"/>
                            <a:ext cx="298577" cy="365372"/>
                          </a:xfrm>
                          <a:prstGeom prst="rect">
                            <a:avLst/>
                          </a:prstGeom>
                          <a:solidFill>
                            <a:schemeClr val="bg1"/>
                          </a:solidFill>
                          <a:ln>
                            <a:noFill/>
                          </a:ln>
                        </wps:spPr>
                        <wps:txbx>
                          <w:txbxContent>
                            <w:p w14:paraId="5A8C26B3" w14:textId="77777777" w:rsidR="00D878EF" w:rsidRDefault="00D878EF" w:rsidP="004225FC">
                              <w:pPr>
                                <w:pStyle w:val="NormalWeb"/>
                                <w:spacing w:before="0" w:beforeAutospacing="0" w:after="0" w:afterAutospacing="0"/>
                              </w:pPr>
                              <w:r>
                                <w:rPr>
                                  <w:rFonts w:eastAsia="Calibri"/>
                                  <w:sz w:val="16"/>
                                  <w:szCs w:val="16"/>
                                </w:rPr>
                                <w:t>T-max</w:t>
                              </w:r>
                            </w:p>
                          </w:txbxContent>
                        </wps:txbx>
                        <wps:bodyPr rot="0" vert="vert270" wrap="square" lIns="91440" tIns="45720" rIns="91440" bIns="45720" anchor="t" anchorCtr="0" upright="1">
                          <a:noAutofit/>
                        </wps:bodyPr>
                      </wps:wsp>
                      <wps:wsp>
                        <wps:cNvPr id="1915" name="Text Box 585"/>
                        <wps:cNvSpPr txBox="1">
                          <a:spLocks noChangeArrowheads="1"/>
                        </wps:cNvSpPr>
                        <wps:spPr bwMode="auto">
                          <a:xfrm>
                            <a:off x="2028074" y="433083"/>
                            <a:ext cx="1196337" cy="32789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DB581C2" w14:textId="4EF8752B" w:rsidR="00D878EF" w:rsidRPr="0009118C" w:rsidRDefault="00D878EF" w:rsidP="004225FC">
                              <w:pPr>
                                <w:pStyle w:val="NormalWeb"/>
                                <w:spacing w:before="0" w:beforeAutospacing="0" w:after="0" w:afterAutospacing="0"/>
                                <w:rPr>
                                  <w:sz w:val="16"/>
                                  <w:szCs w:val="16"/>
                                </w:rPr>
                              </w:pPr>
                              <w:r w:rsidRPr="0009118C">
                                <w:rPr>
                                  <w:rFonts w:eastAsia="Calibri"/>
                                  <w:sz w:val="16"/>
                                  <w:szCs w:val="16"/>
                                </w:rPr>
                                <w:t xml:space="preserve">The diamond represents </w:t>
                              </w:r>
                              <w:r>
                                <w:rPr>
                                  <w:rFonts w:eastAsia="Calibri"/>
                                  <w:sz w:val="16"/>
                                  <w:szCs w:val="16"/>
                                </w:rPr>
                                <w:t>T-max</w:t>
                              </w:r>
                              <w:r w:rsidRPr="0009118C">
                                <w:rPr>
                                  <w:rFonts w:eastAsia="Calibri"/>
                                  <w:sz w:val="16"/>
                                  <w:szCs w:val="16"/>
                                </w:rPr>
                                <w:t xml:space="preserve"> </w:t>
                              </w:r>
                              <w:r>
                                <w:rPr>
                                  <w:rFonts w:eastAsia="Calibri"/>
                                  <w:sz w:val="16"/>
                                  <w:szCs w:val="16"/>
                                </w:rPr>
                                <w:t xml:space="preserve">at </w:t>
                              </w:r>
                              <w:ins w:id="5938" w:author="Hwakong Cheng" w:date="2022-10-07T11:01:00Z">
                                <w:r w:rsidR="005A02A5">
                                  <w:rPr>
                                    <w:rFonts w:eastAsia="Calibri"/>
                                    <w:sz w:val="16"/>
                                    <w:szCs w:val="16"/>
                                  </w:rPr>
                                  <w:t xml:space="preserve">OAT_Min </w:t>
                                </w:r>
                              </w:ins>
                              <w:del w:id="5939" w:author="Hwakong Cheng" w:date="2022-10-07T11:01:00Z">
                                <w:r w:rsidDel="005A02A5">
                                  <w:rPr>
                                    <w:rFonts w:eastAsia="Calibri"/>
                                    <w:sz w:val="16"/>
                                    <w:szCs w:val="16"/>
                                  </w:rPr>
                                  <w:delText>60°F</w:delText>
                                </w:r>
                              </w:del>
                            </w:p>
                          </w:txbxContent>
                        </wps:txbx>
                        <wps:bodyPr rot="0" vert="horz" wrap="square" lIns="91440" tIns="45720" rIns="91440" bIns="45720" anchor="t" anchorCtr="0" upright="1">
                          <a:noAutofit/>
                        </wps:bodyPr>
                      </wps:wsp>
                      <wps:wsp>
                        <wps:cNvPr id="1916" name="Line 854"/>
                        <wps:cNvCnPr>
                          <a:cxnSpLocks noChangeShapeType="1"/>
                        </wps:cNvCnPr>
                        <wps:spPr bwMode="auto">
                          <a:xfrm>
                            <a:off x="1431818" y="1125480"/>
                            <a:ext cx="2340082" cy="632315"/>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917" name="Line 854"/>
                        <wps:cNvCnPr>
                          <a:cxnSpLocks noChangeShapeType="1"/>
                        </wps:cNvCnPr>
                        <wps:spPr bwMode="auto">
                          <a:xfrm flipH="1">
                            <a:off x="907341" y="1127636"/>
                            <a:ext cx="220001" cy="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918" name="Text Box 583"/>
                        <wps:cNvSpPr txBox="1">
                          <a:spLocks noChangeArrowheads="1"/>
                        </wps:cNvSpPr>
                        <wps:spPr bwMode="auto">
                          <a:xfrm>
                            <a:off x="297303" y="695935"/>
                            <a:ext cx="349885" cy="8593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73FDC6C" w14:textId="77777777" w:rsidR="00D878EF" w:rsidRPr="00FE06E0" w:rsidRDefault="00D878EF" w:rsidP="004225FC">
                              <w:pPr>
                                <w:pStyle w:val="NoSpacing"/>
                                <w:jc w:val="center"/>
                                <w:rPr>
                                  <w:szCs w:val="20"/>
                                </w:rPr>
                              </w:pPr>
                              <w:r w:rsidRPr="00FE06E0">
                                <w:rPr>
                                  <w:szCs w:val="20"/>
                                </w:rPr>
                                <w:t>SAT Setpoint</w:t>
                              </w:r>
                            </w:p>
                          </w:txbxContent>
                        </wps:txbx>
                        <wps:bodyPr rot="0" vert="vert270" wrap="square" lIns="91440" tIns="45720" rIns="91440" bIns="45720" anchor="t" anchorCtr="0" upright="1">
                          <a:noAutofit/>
                        </wps:bodyPr>
                      </wps:wsp>
                      <wps:wsp>
                        <wps:cNvPr id="125" name="Text Box 585"/>
                        <wps:cNvSpPr txBox="1">
                          <a:spLocks noChangeArrowheads="1"/>
                        </wps:cNvSpPr>
                        <wps:spPr bwMode="auto">
                          <a:xfrm>
                            <a:off x="1772405" y="1989611"/>
                            <a:ext cx="1640092" cy="2971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F7F91E" w14:textId="77777777" w:rsidR="00D878EF" w:rsidRPr="00FE06E0" w:rsidRDefault="00D878EF" w:rsidP="004225FC">
                              <w:pPr>
                                <w:pStyle w:val="NoSpacing"/>
                                <w:rPr>
                                  <w:szCs w:val="20"/>
                                </w:rPr>
                              </w:pPr>
                              <w:r w:rsidRPr="00FE06E0">
                                <w:rPr>
                                  <w:szCs w:val="20"/>
                                </w:rPr>
                                <w:t>Outdoor Air Temperature</w:t>
                              </w:r>
                            </w:p>
                          </w:txbxContent>
                        </wps:txbx>
                        <wps:bodyPr rot="0" vert="horz" wrap="square" lIns="91440" tIns="45720" rIns="91440" bIns="45720" anchor="t" anchorCtr="0" upright="1">
                          <a:noAutofit/>
                        </wps:bodyPr>
                      </wps:wsp>
                      <wps:wsp>
                        <wps:cNvPr id="129" name="Text Box 586"/>
                        <wps:cNvSpPr txBox="1">
                          <a:spLocks noChangeArrowheads="1"/>
                        </wps:cNvSpPr>
                        <wps:spPr bwMode="auto">
                          <a:xfrm>
                            <a:off x="1028008" y="1956177"/>
                            <a:ext cx="818059" cy="36317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F1CE496" w14:textId="1317C176" w:rsidR="00D878EF" w:rsidRPr="00FE06E0" w:rsidRDefault="00D878EF" w:rsidP="004225FC">
                              <w:pPr>
                                <w:pStyle w:val="NoSpacing"/>
                                <w:jc w:val="center"/>
                                <w:rPr>
                                  <w:sz w:val="20"/>
                                  <w:szCs w:val="20"/>
                                </w:rPr>
                              </w:pPr>
                              <w:r>
                                <w:rPr>
                                  <w:sz w:val="20"/>
                                  <w:szCs w:val="20"/>
                                </w:rPr>
                                <w:t xml:space="preserve">OAT_Min </w:t>
                              </w:r>
                              <w:del w:id="5940" w:author="Hwakong Cheng" w:date="2022-10-07T11:00:00Z">
                                <w:r w:rsidDel="005A02A5">
                                  <w:rPr>
                                    <w:sz w:val="20"/>
                                    <w:szCs w:val="20"/>
                                  </w:rPr>
                                  <w:delText>16°C (60°F)</w:delText>
                                </w:r>
                              </w:del>
                            </w:p>
                          </w:txbxContent>
                        </wps:txbx>
                        <wps:bodyPr rot="0" vert="horz" wrap="square" lIns="73152" tIns="36576" rIns="73152" bIns="36576" anchor="t" anchorCtr="0" upright="1">
                          <a:noAutofit/>
                        </wps:bodyPr>
                      </wps:wsp>
                      <wps:wsp>
                        <wps:cNvPr id="130" name="Text Box 587"/>
                        <wps:cNvSpPr txBox="1">
                          <a:spLocks noChangeArrowheads="1"/>
                        </wps:cNvSpPr>
                        <wps:spPr bwMode="auto">
                          <a:xfrm>
                            <a:off x="3371961" y="1955664"/>
                            <a:ext cx="790461" cy="3917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27A55E4" w14:textId="2D2631D8" w:rsidR="00D878EF" w:rsidRPr="00FE06E0" w:rsidRDefault="00D878EF" w:rsidP="004225FC">
                              <w:pPr>
                                <w:pStyle w:val="NoSpacing"/>
                                <w:jc w:val="center"/>
                                <w:rPr>
                                  <w:sz w:val="20"/>
                                  <w:szCs w:val="20"/>
                                </w:rPr>
                              </w:pPr>
                              <w:r>
                                <w:rPr>
                                  <w:sz w:val="20"/>
                                  <w:szCs w:val="20"/>
                                </w:rPr>
                                <w:t xml:space="preserve">OAT_Max </w:t>
                              </w:r>
                              <w:del w:id="5941" w:author="Hwakong Cheng" w:date="2022-10-07T11:00:00Z">
                                <w:r w:rsidDel="005A02A5">
                                  <w:rPr>
                                    <w:sz w:val="20"/>
                                    <w:szCs w:val="20"/>
                                  </w:rPr>
                                  <w:delText>21°C (70°F)</w:delText>
                                </w:r>
                              </w:del>
                            </w:p>
                          </w:txbxContent>
                        </wps:txbx>
                        <wps:bodyPr rot="0" vert="horz" wrap="square" lIns="73152" tIns="36576" rIns="73152" bIns="36576" anchor="t" anchorCtr="0" upright="1">
                          <a:noAutofit/>
                        </wps:bodyPr>
                      </wps:wsp>
                      <wps:wsp>
                        <wps:cNvPr id="131" name="Text Box 588"/>
                        <wps:cNvSpPr txBox="1">
                          <a:spLocks noChangeArrowheads="1"/>
                        </wps:cNvSpPr>
                        <wps:spPr bwMode="auto">
                          <a:xfrm>
                            <a:off x="47625" y="1571443"/>
                            <a:ext cx="857922" cy="4249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A3DC7FE" w14:textId="064DE973" w:rsidR="00D878EF" w:rsidRPr="00FE06E0" w:rsidRDefault="00D878EF" w:rsidP="004225FC">
                              <w:pPr>
                                <w:pStyle w:val="NoSpacing"/>
                                <w:jc w:val="center"/>
                                <w:rPr>
                                  <w:sz w:val="20"/>
                                  <w:szCs w:val="20"/>
                                </w:rPr>
                              </w:pPr>
                              <w:r>
                                <w:rPr>
                                  <w:sz w:val="20"/>
                                  <w:szCs w:val="20"/>
                                </w:rPr>
                                <w:t xml:space="preserve">Min_ClgSAT </w:t>
                              </w:r>
                              <w:del w:id="5942" w:author="Hwakong Cheng" w:date="2022-10-07T11:00:00Z">
                                <w:r w:rsidDel="005A02A5">
                                  <w:rPr>
                                    <w:sz w:val="20"/>
                                    <w:szCs w:val="20"/>
                                  </w:rPr>
                                  <w:delText>12°C (55°F)</w:delText>
                                </w:r>
                              </w:del>
                            </w:p>
                          </w:txbxContent>
                        </wps:txbx>
                        <wps:bodyPr rot="0" vert="horz" wrap="square" lIns="73152" tIns="36576" rIns="73152" bIns="36576" anchor="t" anchorCtr="0" upright="1">
                          <a:noAutofit/>
                        </wps:bodyPr>
                      </wps:wsp>
                      <wps:wsp>
                        <wps:cNvPr id="132" name="Text Box 589"/>
                        <wps:cNvSpPr txBox="1">
                          <a:spLocks noChangeArrowheads="1"/>
                        </wps:cNvSpPr>
                        <wps:spPr bwMode="auto">
                          <a:xfrm>
                            <a:off x="0" y="291294"/>
                            <a:ext cx="938389" cy="3743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F2E5602" w14:textId="23DF8516" w:rsidR="00D878EF" w:rsidRPr="00FE06E0" w:rsidRDefault="00D878EF" w:rsidP="004225FC">
                              <w:pPr>
                                <w:pStyle w:val="NoSpacing"/>
                                <w:jc w:val="center"/>
                                <w:rPr>
                                  <w:sz w:val="20"/>
                                  <w:szCs w:val="20"/>
                                </w:rPr>
                              </w:pPr>
                              <w:r>
                                <w:rPr>
                                  <w:sz w:val="20"/>
                                  <w:szCs w:val="20"/>
                                </w:rPr>
                                <w:t xml:space="preserve">Max_ClgSAT </w:t>
                              </w:r>
                              <w:del w:id="5943" w:author="Hwakong Cheng" w:date="2022-10-07T11:00:00Z">
                                <w:r w:rsidDel="005A02A5">
                                  <w:rPr>
                                    <w:sz w:val="20"/>
                                    <w:szCs w:val="20"/>
                                  </w:rPr>
                                  <w:delText>18°C (65°F)</w:delText>
                                </w:r>
                              </w:del>
                            </w:p>
                          </w:txbxContent>
                        </wps:txbx>
                        <wps:bodyPr rot="0" vert="horz" wrap="square" lIns="73152" tIns="36576" rIns="73152" bIns="36576" anchor="t" anchorCtr="0" upright="1">
                          <a:noAutofit/>
                        </wps:bodyPr>
                      </wps:wsp>
                      <wps:wsp>
                        <wps:cNvPr id="133" name="Line 590"/>
                        <wps:cNvCnPr>
                          <a:cxnSpLocks noChangeShapeType="1"/>
                        </wps:cNvCnPr>
                        <wps:spPr bwMode="auto">
                          <a:xfrm>
                            <a:off x="903402" y="1958975"/>
                            <a:ext cx="3623945" cy="63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34" name="Line 591"/>
                        <wps:cNvCnPr>
                          <a:cxnSpLocks noChangeShapeType="1"/>
                        </wps:cNvCnPr>
                        <wps:spPr bwMode="auto">
                          <a:xfrm flipV="1">
                            <a:off x="911657" y="57150"/>
                            <a:ext cx="635" cy="189928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36" name="Line 854"/>
                        <wps:cNvCnPr>
                          <a:cxnSpLocks noChangeShapeType="1"/>
                        </wps:cNvCnPr>
                        <wps:spPr bwMode="auto">
                          <a:xfrm flipH="1">
                            <a:off x="910863" y="476339"/>
                            <a:ext cx="519263" cy="0"/>
                          </a:xfrm>
                          <a:prstGeom prst="line">
                            <a:avLst/>
                          </a:prstGeom>
                          <a:ln>
                            <a:headEnd/>
                            <a:tailEnd/>
                          </a:ln>
                        </wps:spPr>
                        <wps:style>
                          <a:lnRef idx="2">
                            <a:schemeClr val="dk1"/>
                          </a:lnRef>
                          <a:fillRef idx="0">
                            <a:schemeClr val="dk1"/>
                          </a:fillRef>
                          <a:effectRef idx="1">
                            <a:schemeClr val="dk1"/>
                          </a:effectRef>
                          <a:fontRef idx="minor">
                            <a:schemeClr val="tx1"/>
                          </a:fontRef>
                        </wps:style>
                        <wps:bodyPr/>
                      </wps:wsp>
                      <wps:wsp>
                        <wps:cNvPr id="137" name="Line 854"/>
                        <wps:cNvCnPr>
                          <a:cxnSpLocks noChangeShapeType="1"/>
                        </wps:cNvCnPr>
                        <wps:spPr bwMode="auto">
                          <a:xfrm flipH="1">
                            <a:off x="913709" y="1757650"/>
                            <a:ext cx="3611936" cy="376"/>
                          </a:xfrm>
                          <a:prstGeom prst="line">
                            <a:avLst/>
                          </a:prstGeom>
                          <a:ln>
                            <a:headEnd/>
                            <a:tailEnd/>
                          </a:ln>
                        </wps:spPr>
                        <wps:style>
                          <a:lnRef idx="2">
                            <a:schemeClr val="dk1"/>
                          </a:lnRef>
                          <a:fillRef idx="0">
                            <a:schemeClr val="dk1"/>
                          </a:fillRef>
                          <a:effectRef idx="1">
                            <a:schemeClr val="dk1"/>
                          </a:effectRef>
                          <a:fontRef idx="minor">
                            <a:schemeClr val="tx1"/>
                          </a:fontRef>
                        </wps:style>
                        <wps:bodyPr/>
                      </wps:wsp>
                      <wps:wsp>
                        <wps:cNvPr id="138" name="AutoShape 862"/>
                        <wps:cNvSpPr>
                          <a:spLocks noChangeArrowheads="1"/>
                        </wps:cNvSpPr>
                        <wps:spPr bwMode="auto">
                          <a:xfrm>
                            <a:off x="2441988" y="1358673"/>
                            <a:ext cx="90805" cy="91440"/>
                          </a:xfrm>
                          <a:prstGeom prst="star5">
                            <a:avLst/>
                          </a:prstGeom>
                          <a:solidFill>
                            <a:schemeClr val="tx1">
                              <a:lumMod val="100000"/>
                              <a:lumOff val="0"/>
                            </a:schemeClr>
                          </a:solidFill>
                          <a:ln w="9525">
                            <a:solidFill>
                              <a:srgbClr val="000000"/>
                            </a:solidFill>
                            <a:miter lim="800000"/>
                            <a:headEnd/>
                            <a:tailEnd/>
                          </a:ln>
                        </wps:spPr>
                        <wps:bodyPr rot="0" vert="horz" wrap="square" lIns="91440" tIns="45720" rIns="91440" bIns="45720" anchor="t" anchorCtr="0" upright="1">
                          <a:noAutofit/>
                        </wps:bodyPr>
                      </wps:wsp>
                      <wps:wsp>
                        <wps:cNvPr id="139" name="Oval 139"/>
                        <wps:cNvSpPr>
                          <a:spLocks noChangeArrowheads="1"/>
                        </wps:cNvSpPr>
                        <wps:spPr bwMode="auto">
                          <a:xfrm>
                            <a:off x="3742158" y="1731184"/>
                            <a:ext cx="50800" cy="50800"/>
                          </a:xfrm>
                          <a:prstGeom prst="ellipse">
                            <a:avLst/>
                          </a:prstGeom>
                          <a:solidFill>
                            <a:schemeClr val="tx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140" name="Flowchart: Decision 140"/>
                        <wps:cNvSpPr/>
                        <wps:spPr>
                          <a:xfrm>
                            <a:off x="1416772" y="1093032"/>
                            <a:ext cx="64366" cy="61636"/>
                          </a:xfrm>
                          <a:prstGeom prst="flowChartDecision">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1" name="Straight Arrow Connector 141"/>
                        <wps:cNvCnPr/>
                        <wps:spPr>
                          <a:xfrm flipH="1">
                            <a:off x="1494974" y="600860"/>
                            <a:ext cx="582702" cy="48274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42" name="Straight Arrow Connector 142"/>
                        <wps:cNvCnPr/>
                        <wps:spPr>
                          <a:xfrm flipV="1">
                            <a:off x="1179574" y="503481"/>
                            <a:ext cx="0" cy="43122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43" name="Straight Arrow Connector 143"/>
                        <wps:cNvCnPr/>
                        <wps:spPr>
                          <a:xfrm>
                            <a:off x="1174765" y="1300198"/>
                            <a:ext cx="0" cy="43056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44" name="Text Box 585"/>
                        <wps:cNvSpPr txBox="1">
                          <a:spLocks noChangeArrowheads="1"/>
                        </wps:cNvSpPr>
                        <wps:spPr bwMode="auto">
                          <a:xfrm>
                            <a:off x="3064830" y="610224"/>
                            <a:ext cx="1345245" cy="57896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FA65296" w14:textId="062CCA0F" w:rsidR="00D878EF" w:rsidRDefault="00D878EF" w:rsidP="004225FC">
                              <w:pPr>
                                <w:pStyle w:val="NormalWeb"/>
                                <w:spacing w:before="0" w:beforeAutospacing="0" w:after="0" w:afterAutospacing="0"/>
                              </w:pPr>
                              <w:r>
                                <w:rPr>
                                  <w:rFonts w:eastAsia="Calibri"/>
                                  <w:sz w:val="16"/>
                                  <w:szCs w:val="16"/>
                                </w:rPr>
                                <w:t xml:space="preserve">The star represents the active supply air temperature setpoint at </w:t>
                              </w:r>
                              <w:ins w:id="5944" w:author="Hwakong Cheng" w:date="2022-10-07T11:01:00Z">
                                <w:r w:rsidR="005A02A5">
                                  <w:rPr>
                                    <w:rFonts w:eastAsia="Calibri"/>
                                    <w:sz w:val="16"/>
                                    <w:szCs w:val="16"/>
                                  </w:rPr>
                                  <w:t xml:space="preserve">given </w:t>
                                </w:r>
                              </w:ins>
                              <w:del w:id="5945" w:author="Hwakong Cheng" w:date="2022-10-07T11:01:00Z">
                                <w:r w:rsidDel="005A02A5">
                                  <w:rPr>
                                    <w:rFonts w:eastAsia="Calibri"/>
                                    <w:sz w:val="16"/>
                                    <w:szCs w:val="16"/>
                                  </w:rPr>
                                  <w:delText xml:space="preserve">65°F </w:delText>
                                </w:r>
                              </w:del>
                              <w:r>
                                <w:rPr>
                                  <w:rFonts w:eastAsia="Calibri"/>
                                  <w:sz w:val="16"/>
                                  <w:szCs w:val="16"/>
                                </w:rPr>
                                <w:t>OAT and T-max</w:t>
                              </w:r>
                              <w:del w:id="5946" w:author="Hwakong Cheng" w:date="2022-10-07T11:01:00Z">
                                <w:r w:rsidDel="005A02A5">
                                  <w:rPr>
                                    <w:rFonts w:eastAsia="Calibri"/>
                                    <w:sz w:val="16"/>
                                    <w:szCs w:val="16"/>
                                  </w:rPr>
                                  <w:delText xml:space="preserve"> of 60°F</w:delText>
                                </w:r>
                              </w:del>
                            </w:p>
                          </w:txbxContent>
                        </wps:txbx>
                        <wps:bodyPr rot="0" vert="horz" wrap="square" lIns="91440" tIns="45720" rIns="91440" bIns="45720" anchor="t" anchorCtr="0" upright="1">
                          <a:noAutofit/>
                        </wps:bodyPr>
                      </wps:wsp>
                      <wps:wsp>
                        <wps:cNvPr id="145" name="Straight Arrow Connector 145"/>
                        <wps:cNvCnPr/>
                        <wps:spPr>
                          <a:xfrm flipH="1">
                            <a:off x="2533143" y="905275"/>
                            <a:ext cx="552450" cy="45339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47" name="Line 854"/>
                        <wps:cNvCnPr>
                          <a:cxnSpLocks noChangeShapeType="1"/>
                        </wps:cNvCnPr>
                        <wps:spPr bwMode="auto">
                          <a:xfrm flipH="1">
                            <a:off x="1244600" y="1125924"/>
                            <a:ext cx="183810" cy="1564"/>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55" name="Text Box 585"/>
                        <wps:cNvSpPr txBox="1">
                          <a:spLocks noChangeArrowheads="1"/>
                        </wps:cNvSpPr>
                        <wps:spPr bwMode="auto">
                          <a:xfrm>
                            <a:off x="1675711" y="9752"/>
                            <a:ext cx="1409881" cy="36648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ABAFF63" w14:textId="77777777" w:rsidR="00D878EF" w:rsidRDefault="00D878EF" w:rsidP="004225FC">
                              <w:pPr>
                                <w:pStyle w:val="NormalWeb"/>
                                <w:spacing w:before="0" w:beforeAutospacing="0" w:after="0" w:afterAutospacing="0"/>
                              </w:pPr>
                              <w:r>
                                <w:rPr>
                                  <w:rFonts w:eastAsia="Calibri"/>
                                  <w:sz w:val="16"/>
                                  <w:szCs w:val="16"/>
                                </w:rPr>
                                <w:t>T-max varies between SPmin and SPmax based on requests</w:t>
                              </w:r>
                            </w:p>
                          </w:txbxContent>
                        </wps:txbx>
                        <wps:bodyPr rot="0" vert="horz" wrap="square" lIns="91440" tIns="45720" rIns="91440" bIns="45720" anchor="t" anchorCtr="0" upright="1">
                          <a:noAutofit/>
                        </wps:bodyPr>
                      </wps:wsp>
                      <wps:wsp>
                        <wps:cNvPr id="156" name="Straight Arrow Connector 156"/>
                        <wps:cNvCnPr/>
                        <wps:spPr>
                          <a:xfrm flipH="1">
                            <a:off x="1244601" y="192971"/>
                            <a:ext cx="431110" cy="83995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0AF649C6" id="Canvas 157" o:spid="_x0000_s1407" editas="canvas" style="width:359.3pt;height:192.45pt;mso-position-horizontal-relative:char;mso-position-vertical-relative:line" coordsize="45631,244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">
                <v:shape id="_x0000_s1408" type="#_x0000_t75" style="position:absolute;width:45631;height:24434;visibility:visible;mso-wrap-style:square">
                  <v:fill o:detectmouseclick="t"/>
                  <v:path o:connecttype="none"/>
                </v:shape>
                <v:line id="Line 854" o:spid="_x0000_s1409" style="position:absolute;flip:x y;visibility:visible;mso-wrap-style:square" from="14257,4762" to="37719,175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" strokecolor="black [3200]" strokeweight="1pt">
                  <v:stroke joinstyle="miter"/>
                </v:line>
                <v:shape id="Text Box 585" o:spid="_x0000_s1410" type="#_x0000_t202" style="position:absolute;left:10254;top:9348;width:2986;height:36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" fillcolor="white [3212]" stroked="f">
                  <v:textbox style="layout-flow:vertical;mso-layout-flow-alt:bottom-to-top">
                    <w:txbxContent>
                      <w:p w14:paraId="5A8C26B3" w14:textId="77777777" w:rsidR="00D878EF" w:rsidRDefault="00D878EF" w:rsidP="004225FC">
                        <w:pPr>
                          <w:pStyle w:val="NormalWeb"/>
                          <w:spacing w:before="0" w:beforeAutospacing="0" w:after="0" w:afterAutospacing="0"/>
                        </w:pPr>
                        <w:r>
                          <w:rPr>
                            <w:rFonts w:eastAsia="Calibri"/>
                            <w:sz w:val="16"/>
                            <w:szCs w:val="16"/>
                          </w:rPr>
                          <w:t>T-max</w:t>
                        </w:r>
                      </w:p>
                    </w:txbxContent>
                  </v:textbox>
                </v:shape>
                <v:shape id="Text Box 585" o:spid="_x0000_s1411" type="#_x0000_t202" style="position:absolute;left:20280;top:4330;width:11964;height:3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" stroked="f">
                  <v:textbox>
                    <w:txbxContent>
                      <w:p w14:paraId="4DB581C2" w14:textId="4EF8752B" w:rsidR="00D878EF" w:rsidRPr="0009118C" w:rsidRDefault="00D878EF" w:rsidP="004225FC">
                        <w:pPr>
                          <w:pStyle w:val="NormalWeb"/>
                          <w:spacing w:before="0" w:beforeAutospacing="0" w:after="0" w:afterAutospacing="0"/>
                          <w:rPr>
                            <w:sz w:val="16"/>
                            <w:szCs w:val="16"/>
                          </w:rPr>
                        </w:pPr>
                        <w:r w:rsidRPr="0009118C">
                          <w:rPr>
                            <w:rFonts w:eastAsia="Calibri"/>
                            <w:sz w:val="16"/>
                            <w:szCs w:val="16"/>
                          </w:rPr>
                          <w:t xml:space="preserve">The diamond represents </w:t>
                        </w:r>
                        <w:r>
                          <w:rPr>
                            <w:rFonts w:eastAsia="Calibri"/>
                            <w:sz w:val="16"/>
                            <w:szCs w:val="16"/>
                          </w:rPr>
                          <w:t>T-max</w:t>
                        </w:r>
                        <w:r w:rsidRPr="0009118C">
                          <w:rPr>
                            <w:rFonts w:eastAsia="Calibri"/>
                            <w:sz w:val="16"/>
                            <w:szCs w:val="16"/>
                          </w:rPr>
                          <w:t xml:space="preserve"> </w:t>
                        </w:r>
                        <w:r>
                          <w:rPr>
                            <w:rFonts w:eastAsia="Calibri"/>
                            <w:sz w:val="16"/>
                            <w:szCs w:val="16"/>
                          </w:rPr>
                          <w:t xml:space="preserve">at </w:t>
                        </w:r>
                        <w:ins w:id="5719" w:author="Hwakong Cheng" w:date="2022-10-07T11:01:00Z">
                          <w:r w:rsidR="005A02A5">
                            <w:rPr>
                              <w:rFonts w:eastAsia="Calibri"/>
                              <w:sz w:val="16"/>
                              <w:szCs w:val="16"/>
                            </w:rPr>
                            <w:t xml:space="preserve">OAT_Min </w:t>
                          </w:r>
                        </w:ins>
                        <w:del w:id="5720" w:author="Hwakong Cheng" w:date="2022-10-07T11:01:00Z">
                          <w:r w:rsidDel="005A02A5">
                            <w:rPr>
                              <w:rFonts w:eastAsia="Calibri"/>
                              <w:sz w:val="16"/>
                              <w:szCs w:val="16"/>
                            </w:rPr>
                            <w:delText>60°F</w:delText>
                          </w:r>
                        </w:del>
                      </w:p>
                    </w:txbxContent>
                  </v:textbox>
                </v:shape>
                <v:line id="Line 854" o:spid="_x0000_s1412" style="position:absolute;visibility:visible;mso-wrap-style:square" from="14318,11254" to="37719,175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">
                  <v:stroke dashstyle="dash"/>
                </v:line>
                <v:line id="Line 854" o:spid="_x0000_s1413" style="position:absolute;flip:x;visibility:visible;mso-wrap-style:square" from="9073,11276" to="11273,112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">
                  <v:stroke dashstyle="dash"/>
                </v:line>
                <v:shape id="Text Box 583" o:spid="_x0000_s1414" type="#_x0000_t202" style="position:absolute;left:2973;top:6959;width:3498;height:8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" stroked="f">
                  <v:textbox style="layout-flow:vertical;mso-layout-flow-alt:bottom-to-top">
                    <w:txbxContent>
                      <w:p w14:paraId="473FDC6C" w14:textId="77777777" w:rsidR="00D878EF" w:rsidRPr="00FE06E0" w:rsidRDefault="00D878EF" w:rsidP="004225FC">
                        <w:pPr>
                          <w:pStyle w:val="NoSpacing"/>
                          <w:jc w:val="center"/>
                          <w:rPr>
                            <w:szCs w:val="20"/>
                          </w:rPr>
                        </w:pPr>
                        <w:r w:rsidRPr="00FE06E0">
                          <w:rPr>
                            <w:szCs w:val="20"/>
                          </w:rPr>
                          <w:t>SAT Setpoint</w:t>
                        </w:r>
                      </w:p>
                    </w:txbxContent>
                  </v:textbox>
                </v:shape>
                <v:shape id="Text Box 585" o:spid="_x0000_s1415" type="#_x0000_t202" style="position:absolute;left:17724;top:19896;width:16400;height:29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" stroked="f">
                  <v:textbox>
                    <w:txbxContent>
                      <w:p w14:paraId="77F7F91E" w14:textId="77777777" w:rsidR="00D878EF" w:rsidRPr="00FE06E0" w:rsidRDefault="00D878EF" w:rsidP="004225FC">
                        <w:pPr>
                          <w:pStyle w:val="NoSpacing"/>
                          <w:rPr>
                            <w:szCs w:val="20"/>
                          </w:rPr>
                        </w:pPr>
                        <w:r w:rsidRPr="00FE06E0">
                          <w:rPr>
                            <w:szCs w:val="20"/>
                          </w:rPr>
                          <w:t>Outdoor Air Temperature</w:t>
                        </w:r>
                      </w:p>
                    </w:txbxContent>
                  </v:textbox>
                </v:shape>
                <v:shape id="Text Box 586" o:spid="_x0000_s1416" type="#_x0000_t202" style="position:absolute;left:10280;top:19561;width:8180;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" stroked="f">
                  <v:textbox inset="5.76pt,2.88pt,5.76pt,2.88pt">
                    <w:txbxContent>
                      <w:p w14:paraId="7F1CE496" w14:textId="1317C176" w:rsidR="00D878EF" w:rsidRPr="00FE06E0" w:rsidRDefault="00D878EF" w:rsidP="004225FC">
                        <w:pPr>
                          <w:pStyle w:val="NoSpacing"/>
                          <w:jc w:val="center"/>
                          <w:rPr>
                            <w:sz w:val="20"/>
                            <w:szCs w:val="20"/>
                          </w:rPr>
                        </w:pPr>
                        <w:r>
                          <w:rPr>
                            <w:sz w:val="20"/>
                            <w:szCs w:val="20"/>
                          </w:rPr>
                          <w:t xml:space="preserve">OAT_Min </w:t>
                        </w:r>
                        <w:del w:id="5721" w:author="Hwakong Cheng" w:date="2022-10-07T11:00:00Z">
                          <w:r w:rsidDel="005A02A5">
                            <w:rPr>
                              <w:sz w:val="20"/>
                              <w:szCs w:val="20"/>
                            </w:rPr>
                            <w:delText>16°C (60°F)</w:delText>
                          </w:r>
                        </w:del>
                      </w:p>
                    </w:txbxContent>
                  </v:textbox>
                </v:shape>
                <v:shape id="Text Box 587" o:spid="_x0000_s1417" type="#_x0000_t202" style="position:absolute;left:33719;top:19556;width:7905;height:39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" stroked="f">
                  <v:textbox inset="5.76pt,2.88pt,5.76pt,2.88pt">
                    <w:txbxContent>
                      <w:p w14:paraId="127A55E4" w14:textId="2D2631D8" w:rsidR="00D878EF" w:rsidRPr="00FE06E0" w:rsidRDefault="00D878EF" w:rsidP="004225FC">
                        <w:pPr>
                          <w:pStyle w:val="NoSpacing"/>
                          <w:jc w:val="center"/>
                          <w:rPr>
                            <w:sz w:val="20"/>
                            <w:szCs w:val="20"/>
                          </w:rPr>
                        </w:pPr>
                        <w:r>
                          <w:rPr>
                            <w:sz w:val="20"/>
                            <w:szCs w:val="20"/>
                          </w:rPr>
                          <w:t xml:space="preserve">OAT_Max </w:t>
                        </w:r>
                        <w:del w:id="5722" w:author="Hwakong Cheng" w:date="2022-10-07T11:00:00Z">
                          <w:r w:rsidDel="005A02A5">
                            <w:rPr>
                              <w:sz w:val="20"/>
                              <w:szCs w:val="20"/>
                            </w:rPr>
                            <w:delText>21°C (70°F)</w:delText>
                          </w:r>
                        </w:del>
                      </w:p>
                    </w:txbxContent>
                  </v:textbox>
                </v:shape>
                <v:shape id="Text Box 588" o:spid="_x0000_s1418" type="#_x0000_t202" style="position:absolute;left:476;top:15714;width:8579;height:4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" stroked="f">
                  <v:textbox inset="5.76pt,2.88pt,5.76pt,2.88pt">
                    <w:txbxContent>
                      <w:p w14:paraId="7A3DC7FE" w14:textId="064DE973" w:rsidR="00D878EF" w:rsidRPr="00FE06E0" w:rsidRDefault="00D878EF" w:rsidP="004225FC">
                        <w:pPr>
                          <w:pStyle w:val="NoSpacing"/>
                          <w:jc w:val="center"/>
                          <w:rPr>
                            <w:sz w:val="20"/>
                            <w:szCs w:val="20"/>
                          </w:rPr>
                        </w:pPr>
                        <w:r>
                          <w:rPr>
                            <w:sz w:val="20"/>
                            <w:szCs w:val="20"/>
                          </w:rPr>
                          <w:t xml:space="preserve">Min_ClgSAT </w:t>
                        </w:r>
                        <w:del w:id="5723" w:author="Hwakong Cheng" w:date="2022-10-07T11:00:00Z">
                          <w:r w:rsidDel="005A02A5">
                            <w:rPr>
                              <w:sz w:val="20"/>
                              <w:szCs w:val="20"/>
                            </w:rPr>
                            <w:delText>12°C (55°F)</w:delText>
                          </w:r>
                        </w:del>
                      </w:p>
                    </w:txbxContent>
                  </v:textbox>
                </v:shape>
                <v:shape id="Text Box 589" o:spid="_x0000_s1419" type="#_x0000_t202" style="position:absolute;top:2912;width:9383;height:37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" stroked="f">
                  <v:textbox inset="5.76pt,2.88pt,5.76pt,2.88pt">
                    <w:txbxContent>
                      <w:p w14:paraId="2F2E5602" w14:textId="23DF8516" w:rsidR="00D878EF" w:rsidRPr="00FE06E0" w:rsidRDefault="00D878EF" w:rsidP="004225FC">
                        <w:pPr>
                          <w:pStyle w:val="NoSpacing"/>
                          <w:jc w:val="center"/>
                          <w:rPr>
                            <w:sz w:val="20"/>
                            <w:szCs w:val="20"/>
                          </w:rPr>
                        </w:pPr>
                        <w:r>
                          <w:rPr>
                            <w:sz w:val="20"/>
                            <w:szCs w:val="20"/>
                          </w:rPr>
                          <w:t xml:space="preserve">Max_ClgSAT </w:t>
                        </w:r>
                        <w:del w:id="5724" w:author="Hwakong Cheng" w:date="2022-10-07T11:00:00Z">
                          <w:r w:rsidDel="005A02A5">
                            <w:rPr>
                              <w:sz w:val="20"/>
                              <w:szCs w:val="20"/>
                            </w:rPr>
                            <w:delText>18°C (65°F)</w:delText>
                          </w:r>
                        </w:del>
                      </w:p>
                    </w:txbxContent>
                  </v:textbox>
                </v:shape>
                <v:line id="Line 590" o:spid="_x0000_s1420" style="position:absolute;visibility:visible;mso-wrap-style:square" from="9034,19589" to="45273,195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" strokeweight="1.5pt"/>
                <v:line id="Line 591" o:spid="_x0000_s1421" style="position:absolute;flip:y;visibility:visible;mso-wrap-style:square" from="9116,571" to="9122,195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" strokeweight="1.5pt"/>
                <v:line id="Line 854" o:spid="_x0000_s1422" style="position:absolute;flip:x;visibility:visible;mso-wrap-style:square" from="9108,4763" to="14301,47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" strokecolor="black [3200]" strokeweight="1pt">
                  <v:stroke joinstyle="miter"/>
                </v:line>
                <v:line id="Line 854" o:spid="_x0000_s1423" style="position:absolute;flip:x;visibility:visible;mso-wrap-style:square" from="9137,17576" to="45256,175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" strokecolor="black [3200]" strokeweight="1pt">
                  <v:stroke joinstyle="miter"/>
                </v:line>
                <v:shape id="AutoShape 862" o:spid="_x0000_s1424" style="position:absolute;left:24419;top:13586;width:908;height:915;visibility:visible;mso-wrap-style:square;v-text-anchor:top" coordsize="90805,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" path="m,34927r34685,l45403,,56120,34927r34685,l62744,56513,73463,91440,45403,69853,17342,91440,28061,56513,,34927xe" fillcolor="black [3213]">
                  <v:stroke joinstyle="miter"/>
                  <v:path o:connecttype="custom" o:connectlocs="0,34927;34685,34927;45403,0;56120,34927;90805,34927;62744,56513;73463,91440;45403,69853;17342,91440;28061,56513;0,34927" o:connectangles="0,0,0,0,0,0,0,0,0,0,0"/>
                </v:shape>
                <v:oval id="Oval 139" o:spid="_x0000_s1425" style="position:absolute;left:37421;top:17311;width:508;height:5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" fillcolor="black [3213]"/>
                <v:shapetype id="_x0000_t110" coordsize="21600,21600" o:spt="110" path="m10800,l,10800,10800,21600,21600,10800xe">
                  <v:stroke joinstyle="miter"/>
                  <v:path gradientshapeok="t" o:connecttype="rect" textboxrect="5400,5400,16200,16200"/>
                </v:shapetype>
                <v:shape id="Flowchart: Decision 140" o:spid="_x0000_s1426" type="#_x0000_t110" style="position:absolute;left:14167;top:10930;width:644;height:6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" fillcolor="black [3200]" strokecolor="black [1600]" strokeweight="1pt"/>
                <v:shapetype id="_x0000_t32" coordsize="21600,21600" o:spt="32" o:oned="t" path="m,l21600,21600e" filled="f">
                  <v:path arrowok="t" fillok="f" o:connecttype="none"/>
                  <o:lock v:ext="edit" shapetype="t"/>
                </v:shapetype>
                <v:shape id="Straight Arrow Connector 141" o:spid="_x0000_s1427" type="#_x0000_t32" style="position:absolute;left:14949;top:6008;width:5827;height:482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" strokecolor="black [3200]" strokeweight=".5pt">
                  <v:stroke endarrow="block" joinstyle="miter"/>
                </v:shape>
                <v:shape id="Straight Arrow Connector 142" o:spid="_x0000_s1428" type="#_x0000_t32" style="position:absolute;left:11795;top:5034;width:0;height:431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" strokecolor="black [3200]" strokeweight=".5pt">
                  <v:stroke endarrow="block" joinstyle="miter"/>
                </v:shape>
                <v:shape id="Straight Arrow Connector 143" o:spid="_x0000_s1429" type="#_x0000_t32" style="position:absolute;left:11747;top:13001;width:0;height:430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" strokecolor="black [3200]" strokeweight=".5pt">
                  <v:stroke endarrow="block" joinstyle="miter"/>
                </v:shape>
                <v:shape id="Text Box 585" o:spid="_x0000_s1430" type="#_x0000_t202" style="position:absolute;left:30648;top:6102;width:13452;height:57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" stroked="f">
                  <v:textbox>
                    <w:txbxContent>
                      <w:p w14:paraId="1FA65296" w14:textId="062CCA0F" w:rsidR="00D878EF" w:rsidRDefault="00D878EF" w:rsidP="004225FC">
                        <w:pPr>
                          <w:pStyle w:val="NormalWeb"/>
                          <w:spacing w:before="0" w:beforeAutospacing="0" w:after="0" w:afterAutospacing="0"/>
                        </w:pPr>
                        <w:r>
                          <w:rPr>
                            <w:rFonts w:eastAsia="Calibri"/>
                            <w:sz w:val="16"/>
                            <w:szCs w:val="16"/>
                          </w:rPr>
                          <w:t xml:space="preserve">The star represents the active supply air temperature setpoint at </w:t>
                        </w:r>
                        <w:ins w:id="5725" w:author="Hwakong Cheng" w:date="2022-10-07T11:01:00Z">
                          <w:r w:rsidR="005A02A5">
                            <w:rPr>
                              <w:rFonts w:eastAsia="Calibri"/>
                              <w:sz w:val="16"/>
                              <w:szCs w:val="16"/>
                            </w:rPr>
                            <w:t xml:space="preserve">given </w:t>
                          </w:r>
                        </w:ins>
                        <w:del w:id="5726" w:author="Hwakong Cheng" w:date="2022-10-07T11:01:00Z">
                          <w:r w:rsidDel="005A02A5">
                            <w:rPr>
                              <w:rFonts w:eastAsia="Calibri"/>
                              <w:sz w:val="16"/>
                              <w:szCs w:val="16"/>
                            </w:rPr>
                            <w:delText xml:space="preserve">65°F </w:delText>
                          </w:r>
                        </w:del>
                        <w:r>
                          <w:rPr>
                            <w:rFonts w:eastAsia="Calibri"/>
                            <w:sz w:val="16"/>
                            <w:szCs w:val="16"/>
                          </w:rPr>
                          <w:t>OAT and T-max</w:t>
                        </w:r>
                        <w:del w:id="5727" w:author="Hwakong Cheng" w:date="2022-10-07T11:01:00Z">
                          <w:r w:rsidDel="005A02A5">
                            <w:rPr>
                              <w:rFonts w:eastAsia="Calibri"/>
                              <w:sz w:val="16"/>
                              <w:szCs w:val="16"/>
                            </w:rPr>
                            <w:delText xml:space="preserve"> of 60°F</w:delText>
                          </w:r>
                        </w:del>
                      </w:p>
                    </w:txbxContent>
                  </v:textbox>
                </v:shape>
                <v:shape id="Straight Arrow Connector 145" o:spid="_x0000_s1431" type="#_x0000_t32" style="position:absolute;left:25331;top:9052;width:5524;height:453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" strokecolor="black [3200]" strokeweight=".5pt">
                  <v:stroke endarrow="block" joinstyle="miter"/>
                </v:shape>
                <v:line id="Line 854" o:spid="_x0000_s1432" style="position:absolute;flip:x;visibility:visible;mso-wrap-style:square" from="12446,11259" to="14284,112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">
                  <v:stroke dashstyle="dash"/>
                </v:line>
                <v:shape id="Text Box 585" o:spid="_x0000_s1433" type="#_x0000_t202" style="position:absolute;left:16757;top:97;width:14098;height:36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" stroked="f">
                  <v:textbox>
                    <w:txbxContent>
                      <w:p w14:paraId="4ABAFF63" w14:textId="77777777" w:rsidR="00D878EF" w:rsidRDefault="00D878EF" w:rsidP="004225FC">
                        <w:pPr>
                          <w:pStyle w:val="NormalWeb"/>
                          <w:spacing w:before="0" w:beforeAutospacing="0" w:after="0" w:afterAutospacing="0"/>
                        </w:pPr>
                        <w:r>
                          <w:rPr>
                            <w:rFonts w:eastAsia="Calibri"/>
                            <w:sz w:val="16"/>
                            <w:szCs w:val="16"/>
                          </w:rPr>
                          <w:t>T-max varies between SPmin and SPmax based on requests</w:t>
                        </w:r>
                      </w:p>
                    </w:txbxContent>
                  </v:textbox>
                </v:shape>
                <v:shape id="Straight Arrow Connector 156" o:spid="_x0000_s1434" type="#_x0000_t32" style="position:absolute;left:12446;top:1929;width:4311;height:840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" strokecolor="black [3200]" strokeweight=".5pt">
                  <v:stroke endarrow="block" joinstyle="miter"/>
                </v:shape>
                <w10:anchorlock/>
              </v:group>
            </w:pict>
          </mc:Fallback>
        </mc:AlternateContent>
      </w:r>
    </w:p>
    <w:p w14:paraId="743349E2" w14:textId="7FE8839A" w:rsidR="004225FC" w:rsidRPr="004225FC" w:rsidRDefault="004225FC" w:rsidP="005054F8">
      <w:pPr>
        <w:pStyle w:val="FigureCaption"/>
      </w:pPr>
      <w:r>
        <w:t xml:space="preserve">Informative </w:t>
      </w:r>
      <w:r w:rsidRPr="004225FC">
        <w:t>Figure 5.16.2.2 Example supply air temperature reset diagram.</w:t>
      </w:r>
    </w:p>
    <w:p w14:paraId="1657AA8E" w14:textId="435F944D" w:rsidR="009045A3" w:rsidRPr="00BC7581" w:rsidRDefault="009045A3" w:rsidP="007C1423">
      <w:pPr>
        <w:pStyle w:val="Heading5"/>
      </w:pPr>
      <w:r w:rsidRPr="00BC7581">
        <w:t xml:space="preserve">During </w:t>
      </w:r>
      <w:r w:rsidR="005474F7">
        <w:t>Cooldown Mode</w:t>
      </w:r>
      <w:r>
        <w:t xml:space="preserve">, </w:t>
      </w:r>
      <w:r w:rsidR="00D21A33">
        <w:t>setpoint</w:t>
      </w:r>
      <w:r w:rsidRPr="00BC7581">
        <w:t xml:space="preserve"> shall be </w:t>
      </w:r>
      <w:proofErr w:type="spellStart"/>
      <w:r w:rsidRPr="00BC7581">
        <w:t>Min_ClgSAT</w:t>
      </w:r>
      <w:proofErr w:type="spellEnd"/>
      <w:r w:rsidRPr="00BC7581">
        <w:t>.</w:t>
      </w:r>
    </w:p>
    <w:p w14:paraId="3C36B62B" w14:textId="4A631971" w:rsidR="009045A3" w:rsidRPr="00BC7581" w:rsidRDefault="009045A3" w:rsidP="007C1423">
      <w:pPr>
        <w:pStyle w:val="Heading5"/>
      </w:pPr>
      <w:r w:rsidRPr="00BC7581">
        <w:t xml:space="preserve">During </w:t>
      </w:r>
      <w:r w:rsidR="005474F7">
        <w:t xml:space="preserve">Warmup Mode </w:t>
      </w:r>
      <w:r w:rsidRPr="00BC7581">
        <w:t xml:space="preserve">and </w:t>
      </w:r>
      <w:r w:rsidR="005474F7">
        <w:t>Setback Mode</w:t>
      </w:r>
      <w:r>
        <w:t xml:space="preserve">, </w:t>
      </w:r>
      <w:r w:rsidR="00D21A33">
        <w:t>setpoint</w:t>
      </w:r>
      <w:r w:rsidRPr="00BC7581">
        <w:t xml:space="preserve"> shall be </w:t>
      </w:r>
      <w:ins w:id="5947" w:author="Hwakong Cheng" w:date="2022-10-07T15:03:00Z">
        <w:r w:rsidR="00091D83" w:rsidRPr="00665550">
          <w:rPr>
            <w:rStyle w:val="Toggle"/>
            <w:rPrChange w:id="5948" w:author="Hwakong Cheng" w:date="2022-10-07T15:09:00Z">
              <w:rPr/>
            </w:rPrChange>
          </w:rPr>
          <w:t>[UNITS [</w:t>
        </w:r>
      </w:ins>
      <w:r w:rsidRPr="00665550">
        <w:rPr>
          <w:rStyle w:val="Toggle"/>
          <w:rPrChange w:id="5949" w:author="Hwakong Cheng" w:date="2022-10-07T15:09:00Z">
            <w:rPr/>
          </w:rPrChange>
        </w:rPr>
        <w:t>35°C</w:t>
      </w:r>
      <w:ins w:id="5950" w:author="Hwakong Cheng" w:date="2022-10-07T15:03:00Z">
        <w:r w:rsidR="00091D83" w:rsidRPr="00665550">
          <w:rPr>
            <w:rStyle w:val="Toggle"/>
            <w:rPrChange w:id="5951" w:author="Hwakong Cheng" w:date="2022-10-07T15:09:00Z">
              <w:rPr/>
            </w:rPrChange>
          </w:rPr>
          <w:t>]</w:t>
        </w:r>
      </w:ins>
      <w:r w:rsidRPr="00665550">
        <w:rPr>
          <w:rStyle w:val="Toggle"/>
          <w:rPrChange w:id="5952" w:author="Hwakong Cheng" w:date="2022-10-07T15:09:00Z">
            <w:rPr/>
          </w:rPrChange>
        </w:rPr>
        <w:t xml:space="preserve"> </w:t>
      </w:r>
      <w:del w:id="5953" w:author="Hwakong Cheng" w:date="2022-10-07T15:03:00Z">
        <w:r w:rsidRPr="00665550" w:rsidDel="00091D83">
          <w:rPr>
            <w:rStyle w:val="Toggle"/>
            <w:rPrChange w:id="5954" w:author="Hwakong Cheng" w:date="2022-10-07T15:09:00Z">
              <w:rPr/>
            </w:rPrChange>
          </w:rPr>
          <w:delText>(</w:delText>
        </w:r>
      </w:del>
      <w:ins w:id="5955" w:author="Hwakong Cheng" w:date="2022-10-07T15:03:00Z">
        <w:r w:rsidR="00091D83" w:rsidRPr="00665550">
          <w:rPr>
            <w:rStyle w:val="Toggle"/>
            <w:rPrChange w:id="5956" w:author="Hwakong Cheng" w:date="2022-10-07T15:09:00Z">
              <w:rPr/>
            </w:rPrChange>
          </w:rPr>
          <w:t>[</w:t>
        </w:r>
      </w:ins>
      <w:r w:rsidRPr="00665550">
        <w:rPr>
          <w:rStyle w:val="Toggle"/>
          <w:rPrChange w:id="5957" w:author="Hwakong Cheng" w:date="2022-10-07T15:09:00Z">
            <w:rPr/>
          </w:rPrChange>
        </w:rPr>
        <w:t>95°F</w:t>
      </w:r>
      <w:del w:id="5958" w:author="Hwakong Cheng" w:date="2022-10-07T15:03:00Z">
        <w:r w:rsidRPr="00665550" w:rsidDel="00091D83">
          <w:rPr>
            <w:rStyle w:val="Toggle"/>
            <w:rPrChange w:id="5959" w:author="Hwakong Cheng" w:date="2022-10-07T15:09:00Z">
              <w:rPr/>
            </w:rPrChange>
          </w:rPr>
          <w:delText>).</w:delText>
        </w:r>
      </w:del>
      <w:ins w:id="5960" w:author="Hwakong Cheng" w:date="2022-10-07T15:03:00Z">
        <w:r w:rsidR="00091D83" w:rsidRPr="00665550">
          <w:rPr>
            <w:rStyle w:val="Toggle"/>
            <w:rPrChange w:id="5961" w:author="Hwakong Cheng" w:date="2022-10-07T15:09:00Z">
              <w:rPr/>
            </w:rPrChange>
          </w:rPr>
          <w:t>]]</w:t>
        </w:r>
        <w:r w:rsidR="00091D83" w:rsidRPr="00BC7581">
          <w:t>.</w:t>
        </w:r>
      </w:ins>
    </w:p>
    <w:p w14:paraId="19F76C63" w14:textId="23337CF3" w:rsidR="009045A3" w:rsidRPr="00BC7581" w:rsidRDefault="009045A3" w:rsidP="00B37EF3">
      <w:pPr>
        <w:pStyle w:val="Infobox"/>
      </w:pPr>
      <w:r w:rsidRPr="00BC7581">
        <w:t xml:space="preserve">Raising the SAT </w:t>
      </w:r>
      <w:r w:rsidR="00D21A33">
        <w:rPr>
          <w:bCs/>
        </w:rPr>
        <w:t>setpoint</w:t>
      </w:r>
      <w:r w:rsidRPr="00BC7581">
        <w:t xml:space="preserve"> in </w:t>
      </w:r>
      <w:r w:rsidR="005474F7">
        <w:rPr>
          <w:bCs/>
        </w:rPr>
        <w:t>warmup</w:t>
      </w:r>
      <w:r w:rsidRPr="00BC7581">
        <w:t xml:space="preserve"> will effectively lock out the economizer and cooling coil, which is desirable for </w:t>
      </w:r>
      <w:r w:rsidR="005474F7">
        <w:rPr>
          <w:bCs/>
        </w:rPr>
        <w:t>warmup</w:t>
      </w:r>
      <w:r w:rsidRPr="00BC7581">
        <w:t xml:space="preserve"> even if there is no heating coil at the AHU to meet the higher SAT.</w:t>
      </w:r>
    </w:p>
    <w:p w14:paraId="4405C07F" w14:textId="7189944C" w:rsidR="009045A3" w:rsidRPr="00BC7581" w:rsidRDefault="009045A3" w:rsidP="00B37EF3">
      <w:pPr>
        <w:pStyle w:val="Infobox"/>
      </w:pPr>
      <w:commentRangeStart w:id="5962"/>
      <w:r w:rsidRPr="00BC7581">
        <w:t xml:space="preserve">This does not apply in the case of a DFDD AHU or if all the zones are equipped with fan-powered boxes such that the AHU is off in </w:t>
      </w:r>
      <w:r w:rsidR="005474F7">
        <w:rPr>
          <w:bCs/>
        </w:rPr>
        <w:t>warmup</w:t>
      </w:r>
      <w:r w:rsidRPr="00BC7581">
        <w:t xml:space="preserve"> and setback.</w:t>
      </w:r>
      <w:commentRangeEnd w:id="5962"/>
      <w:r w:rsidR="00CB0009">
        <w:rPr>
          <w:rStyle w:val="CommentReference"/>
          <w:rFonts w:cstheme="minorBidi"/>
          <w:i w:val="0"/>
          <w:iCs w:val="0"/>
          <w:color w:val="auto"/>
        </w:rPr>
        <w:commentReference w:id="5962"/>
      </w:r>
    </w:p>
    <w:p w14:paraId="2BB69A42" w14:textId="2CD56889" w:rsidR="009045A3" w:rsidRPr="00BC7581" w:rsidRDefault="009045A3" w:rsidP="0087618D">
      <w:pPr>
        <w:pStyle w:val="Heading4"/>
      </w:pPr>
      <w:bookmarkStart w:id="5963" w:name="_Ref38821825"/>
      <w:bookmarkStart w:id="5964" w:name="_Ref439950294"/>
      <w:r w:rsidRPr="00BC7581">
        <w:t xml:space="preserve">Supply air temperature shall be controlled to </w:t>
      </w:r>
      <w:r w:rsidR="00D21A33">
        <w:rPr>
          <w:rFonts w:cs="Times New Roman PS MT"/>
          <w:bCs/>
          <w:szCs w:val="20"/>
        </w:rPr>
        <w:t>setpoint</w:t>
      </w:r>
      <w:r w:rsidRPr="00BC7581">
        <w:t xml:space="preserve"> using a control loop whose output is mapped to sequence the </w:t>
      </w:r>
      <w:commentRangeStart w:id="5965"/>
      <w:r w:rsidRPr="00BC7581">
        <w:t>heating coil (if applicable)</w:t>
      </w:r>
      <w:commentRangeEnd w:id="5965"/>
      <w:r w:rsidR="003C28DB">
        <w:rPr>
          <w:rStyle w:val="CommentReference"/>
          <w:rFonts w:cstheme="minorBidi"/>
          <w:iCs w:val="0"/>
        </w:rPr>
        <w:commentReference w:id="5965"/>
      </w:r>
      <w:r w:rsidRPr="00BC7581">
        <w:t xml:space="preserve">, outdoor air damper, return air damper, and cooling coil as shown in </w:t>
      </w:r>
      <w:r w:rsidRPr="00B87A61">
        <w:rPr>
          <w:rFonts w:cs="Times New Roman PS MT"/>
          <w:bCs/>
          <w:szCs w:val="20"/>
        </w:rPr>
        <w:t>Figure 5.16.2.3.</w:t>
      </w:r>
      <w:bookmarkEnd w:id="5963"/>
      <w:r w:rsidRPr="00BC7581">
        <w:t xml:space="preserve"> </w:t>
      </w:r>
      <w:bookmarkEnd w:id="5964"/>
    </w:p>
    <w:p w14:paraId="4F04EA13" w14:textId="77777777" w:rsidR="004A3D58" w:rsidRPr="004A3D58" w:rsidRDefault="004A3D58" w:rsidP="004A3D58">
      <w:pPr>
        <w:pStyle w:val="Instrbox"/>
      </w:pPr>
      <w:r w:rsidRPr="004A3D58">
        <w:t>The engineer must specify whether the unit has a return fan, relief damper or relief fans.</w:t>
      </w:r>
    </w:p>
    <w:p w14:paraId="0A94C4DB" w14:textId="77777777" w:rsidR="004A3D58" w:rsidRPr="004A3D58" w:rsidRDefault="004A3D58" w:rsidP="004A3D58">
      <w:pPr>
        <w:pStyle w:val="Instrbox"/>
      </w:pPr>
      <w:r w:rsidRPr="004A3D58">
        <w:t>If there is a return fan, keep subsection (a) and delete subsection (b).</w:t>
      </w:r>
    </w:p>
    <w:p w14:paraId="0850B2E5" w14:textId="24C8423A" w:rsidR="004A3D58" w:rsidRPr="004A3D58" w:rsidRDefault="004A3D58" w:rsidP="004A3D58">
      <w:pPr>
        <w:pStyle w:val="Instrbox"/>
      </w:pPr>
      <w:r w:rsidRPr="004A3D58">
        <w:t>If there are relief damper</w:t>
      </w:r>
      <w:r w:rsidR="00CD535D">
        <w:t>s</w:t>
      </w:r>
      <w:r w:rsidRPr="004A3D58">
        <w:t xml:space="preserve"> or relief fans, keep subsection (b) and delete subsection (a).</w:t>
      </w:r>
    </w:p>
    <w:p w14:paraId="1AEBAA8C" w14:textId="77777777" w:rsidR="004A3D58" w:rsidRPr="004A3D58" w:rsidRDefault="004A3D58" w:rsidP="004A3D58">
      <w:pPr>
        <w:pStyle w:val="Instrbox"/>
      </w:pPr>
      <w:r w:rsidRPr="004A3D58">
        <w:t>Delete this flag note after selections have been made.</w:t>
      </w:r>
    </w:p>
    <w:p w14:paraId="5DFA8EE8" w14:textId="149848DD" w:rsidR="004A3D58" w:rsidRDefault="00C10C78" w:rsidP="007C1423">
      <w:pPr>
        <w:pStyle w:val="Heading5"/>
      </w:pPr>
      <w:ins w:id="5966" w:author="Reece Kiriu" w:date="2022-10-19T15:10:00Z">
        <w:r w:rsidRPr="00C10C78">
          <w:rPr>
            <w:rStyle w:val="Toggle"/>
            <w:rPrChange w:id="5967" w:author="Reece Kiriu" w:date="2022-10-19T15:11:00Z">
              <w:rPr/>
            </w:rPrChange>
          </w:rPr>
          <w:t xml:space="preserve">[ANY BSP RETURNDP </w:t>
        </w:r>
        <w:proofErr w:type="gramStart"/>
        <w:r w:rsidRPr="00C10C78">
          <w:rPr>
            <w:rStyle w:val="Toggle"/>
            <w:rPrChange w:id="5968" w:author="Reece Kiriu" w:date="2022-10-19T15:11:00Z">
              <w:rPr/>
            </w:rPrChange>
          </w:rPr>
          <w:t>RETURNTRACK]</w:t>
        </w:r>
      </w:ins>
      <w:r w:rsidR="004A3D58">
        <w:t>For</w:t>
      </w:r>
      <w:proofErr w:type="gramEnd"/>
      <w:r w:rsidR="004A3D58">
        <w:t xml:space="preserve"> units with return fans</w:t>
      </w:r>
    </w:p>
    <w:p w14:paraId="70493025" w14:textId="3189AFB4" w:rsidR="004A3D58" w:rsidRDefault="004A3D58" w:rsidP="007C1423">
      <w:pPr>
        <w:pStyle w:val="Heading6"/>
      </w:pPr>
      <w:r>
        <w:t xml:space="preserve">Return air damper maximum position </w:t>
      </w:r>
      <w:proofErr w:type="spellStart"/>
      <w:r>
        <w:t>MaxRA</w:t>
      </w:r>
      <w:proofErr w:type="spellEnd"/>
      <w:r>
        <w:t xml:space="preserve">-P is modulated to control minimum outdoor air volume (see Sections </w:t>
      </w:r>
      <w:r w:rsidR="00541C23">
        <w:fldChar w:fldCharType="begin"/>
      </w:r>
      <w:r w:rsidR="00541C23">
        <w:instrText xml:space="preserve"> REF _Ref74049855 \w \h </w:instrText>
      </w:r>
      <w:r w:rsidR="00541C23">
        <w:fldChar w:fldCharType="separate"/>
      </w:r>
      <w:r w:rsidR="0037258A">
        <w:t>5.16.4.4</w:t>
      </w:r>
      <w:r w:rsidR="00541C23">
        <w:fldChar w:fldCharType="end"/>
      </w:r>
      <w:r>
        <w:t xml:space="preserve">, </w:t>
      </w:r>
      <w:r w:rsidR="00541C23">
        <w:fldChar w:fldCharType="begin"/>
      </w:r>
      <w:r w:rsidR="00541C23">
        <w:instrText xml:space="preserve"> REF _Ref74049832 \w \h </w:instrText>
      </w:r>
      <w:r w:rsidR="00541C23">
        <w:fldChar w:fldCharType="separate"/>
      </w:r>
      <w:r w:rsidR="0037258A">
        <w:t>5.16.5.4</w:t>
      </w:r>
      <w:r w:rsidR="00541C23">
        <w:fldChar w:fldCharType="end"/>
      </w:r>
      <w:r w:rsidR="00541C23">
        <w:t xml:space="preserve"> </w:t>
      </w:r>
      <w:r>
        <w:t xml:space="preserve">and </w:t>
      </w:r>
      <w:r w:rsidR="00541C23">
        <w:fldChar w:fldCharType="begin"/>
      </w:r>
      <w:r w:rsidR="00541C23">
        <w:instrText xml:space="preserve"> REF _Ref74049881 \w \h </w:instrText>
      </w:r>
      <w:r w:rsidR="00541C23">
        <w:fldChar w:fldCharType="separate"/>
      </w:r>
      <w:r w:rsidR="0037258A">
        <w:t>5.16.6.3</w:t>
      </w:r>
      <w:r w:rsidR="00541C23">
        <w:fldChar w:fldCharType="end"/>
      </w:r>
      <w:r>
        <w:t>).</w:t>
      </w:r>
    </w:p>
    <w:p w14:paraId="42C901CA" w14:textId="78EFA3F3" w:rsidR="004A3D58" w:rsidRDefault="00C10C78" w:rsidP="007C1423">
      <w:pPr>
        <w:pStyle w:val="Heading5"/>
      </w:pPr>
      <w:ins w:id="5969" w:author="Reece Kiriu" w:date="2022-10-19T15:11:00Z">
        <w:r w:rsidRPr="00B90AC9">
          <w:rPr>
            <w:rStyle w:val="Toggle"/>
          </w:rPr>
          <w:t xml:space="preserve">[ANY BSP BARO RELIEFDMPR </w:t>
        </w:r>
        <w:proofErr w:type="gramStart"/>
        <w:r w:rsidRPr="00B90AC9">
          <w:rPr>
            <w:rStyle w:val="Toggle"/>
          </w:rPr>
          <w:t>DMPR]</w:t>
        </w:r>
      </w:ins>
      <w:r w:rsidR="004A3D58">
        <w:t>For</w:t>
      </w:r>
      <w:proofErr w:type="gramEnd"/>
      <w:r w:rsidR="004A3D58">
        <w:t xml:space="preserve"> units with relief dampers or relief fans</w:t>
      </w:r>
    </w:p>
    <w:p w14:paraId="34567016" w14:textId="0A265826" w:rsidR="004A3D58" w:rsidRDefault="004A3D58" w:rsidP="007C1423">
      <w:pPr>
        <w:pStyle w:val="Heading6"/>
      </w:pPr>
      <w:r>
        <w:t xml:space="preserve">Economizer damper minimum position </w:t>
      </w:r>
      <w:proofErr w:type="spellStart"/>
      <w:r>
        <w:t>MinOA</w:t>
      </w:r>
      <w:proofErr w:type="spellEnd"/>
      <w:r>
        <w:t xml:space="preserve">-P and/or return air damper maximum position </w:t>
      </w:r>
      <w:proofErr w:type="spellStart"/>
      <w:r>
        <w:t>MaxRA</w:t>
      </w:r>
      <w:proofErr w:type="spellEnd"/>
      <w:r>
        <w:t xml:space="preserve">-P are modulated to control minimum outdoor air volume (see Sections </w:t>
      </w:r>
      <w:r w:rsidR="00541C23">
        <w:fldChar w:fldCharType="begin"/>
      </w:r>
      <w:r w:rsidR="00541C23">
        <w:instrText xml:space="preserve"> REF _Ref74049855 \w \h </w:instrText>
      </w:r>
      <w:r w:rsidR="00541C23">
        <w:fldChar w:fldCharType="separate"/>
      </w:r>
      <w:r w:rsidR="0037258A">
        <w:t>5.16.4.4</w:t>
      </w:r>
      <w:r w:rsidR="00541C23">
        <w:fldChar w:fldCharType="end"/>
      </w:r>
      <w:r w:rsidR="00541C23">
        <w:t xml:space="preserve">, </w:t>
      </w:r>
      <w:r w:rsidR="00541C23">
        <w:fldChar w:fldCharType="begin"/>
      </w:r>
      <w:r w:rsidR="00541C23">
        <w:instrText xml:space="preserve"> REF _Ref74049832 \w \h </w:instrText>
      </w:r>
      <w:r w:rsidR="00541C23">
        <w:fldChar w:fldCharType="separate"/>
      </w:r>
      <w:r w:rsidR="0037258A">
        <w:t>5.16.5.4</w:t>
      </w:r>
      <w:r w:rsidR="00541C23">
        <w:fldChar w:fldCharType="end"/>
      </w:r>
      <w:r w:rsidR="00541C23">
        <w:t xml:space="preserve"> and </w:t>
      </w:r>
      <w:r w:rsidR="00541C23">
        <w:fldChar w:fldCharType="begin"/>
      </w:r>
      <w:r w:rsidR="00541C23">
        <w:instrText xml:space="preserve"> REF _Ref74049881 \w \h </w:instrText>
      </w:r>
      <w:r w:rsidR="00541C23">
        <w:fldChar w:fldCharType="separate"/>
      </w:r>
      <w:r w:rsidR="0037258A">
        <w:t>5.16.6.3</w:t>
      </w:r>
      <w:r w:rsidR="00541C23">
        <w:fldChar w:fldCharType="end"/>
      </w:r>
      <w:r>
        <w:t>).</w:t>
      </w:r>
    </w:p>
    <w:p w14:paraId="5B00B16C" w14:textId="379C8DD2" w:rsidR="009045A3" w:rsidRPr="00BC7581" w:rsidRDefault="009045A3" w:rsidP="00B37EF3">
      <w:pPr>
        <w:pStyle w:val="Instrbox"/>
      </w:pPr>
      <w:r w:rsidRPr="00BC7581">
        <w:lastRenderedPageBreak/>
        <w:t xml:space="preserve">The engineer must specify whether minimum outdoor air and economizer functions </w:t>
      </w:r>
      <w:r>
        <w:t>use</w:t>
      </w:r>
      <w:r w:rsidRPr="00BC7581">
        <w:t xml:space="preserve"> separate dedicated dampers or a single common damper.</w:t>
      </w:r>
    </w:p>
    <w:p w14:paraId="44A37099" w14:textId="62A21AB3" w:rsidR="009045A3" w:rsidRPr="00BC7581" w:rsidRDefault="009045A3" w:rsidP="00B37EF3">
      <w:pPr>
        <w:pStyle w:val="Instrbox"/>
      </w:pPr>
      <w:r w:rsidRPr="00BC7581">
        <w:t xml:space="preserve">If there are separate dedicated dampers, keep subsection </w:t>
      </w:r>
      <w:r>
        <w:t>(</w:t>
      </w:r>
      <w:r w:rsidR="001D0941">
        <w:t>2</w:t>
      </w:r>
      <w:r>
        <w:t>)</w:t>
      </w:r>
      <w:r w:rsidRPr="00BC7581">
        <w:t xml:space="preserve"> and delete subsection</w:t>
      </w:r>
      <w:r>
        <w:t xml:space="preserve"> (</w:t>
      </w:r>
      <w:r w:rsidR="001D0941">
        <w:t>3</w:t>
      </w:r>
      <w:r>
        <w:t>).</w:t>
      </w:r>
    </w:p>
    <w:p w14:paraId="4D237ACB" w14:textId="60F6D80D" w:rsidR="009045A3" w:rsidRPr="00BC7581" w:rsidRDefault="009045A3" w:rsidP="00B37EF3">
      <w:pPr>
        <w:pStyle w:val="Instrbox"/>
      </w:pPr>
      <w:r w:rsidRPr="00BC7581">
        <w:t xml:space="preserve">If there is a single common damper, keep subsection </w:t>
      </w:r>
      <w:r>
        <w:t>(</w:t>
      </w:r>
      <w:r w:rsidR="001D0941">
        <w:t>3</w:t>
      </w:r>
      <w:r>
        <w:t>)</w:t>
      </w:r>
      <w:r w:rsidRPr="00BC7581">
        <w:t xml:space="preserve"> and delete subsection</w:t>
      </w:r>
      <w:r>
        <w:t xml:space="preserve"> (</w:t>
      </w:r>
      <w:r w:rsidR="001D0941">
        <w:t>2</w:t>
      </w:r>
      <w:r>
        <w:t>).</w:t>
      </w:r>
    </w:p>
    <w:p w14:paraId="652A9616" w14:textId="415003AF" w:rsidR="009045A3" w:rsidRPr="00BC7581" w:rsidRDefault="009045A3" w:rsidP="00B37EF3">
      <w:pPr>
        <w:pStyle w:val="Instrbox"/>
      </w:pPr>
      <w:r w:rsidRPr="00BC7581">
        <w:t xml:space="preserve">Note that a single common damper requires an outdoor air AFMS. It is not a valid choice if minimum outdoor air control is being done by </w:t>
      </w:r>
      <w:r>
        <w:t>DP (</w:t>
      </w:r>
      <w:r w:rsidRPr="00BC7581">
        <w:t xml:space="preserve">i.e., </w:t>
      </w:r>
      <w:proofErr w:type="gramStart"/>
      <w:r w:rsidRPr="00BC7581">
        <w:t>if  is</w:t>
      </w:r>
      <w:proofErr w:type="gramEnd"/>
      <w:r w:rsidRPr="00BC7581">
        <w:t xml:space="preserve"> being used</w:t>
      </w:r>
      <w:r>
        <w:t>).</w:t>
      </w:r>
    </w:p>
    <w:p w14:paraId="2DCCA9C1" w14:textId="503BA28A" w:rsidR="009045A3" w:rsidRPr="00BC7581" w:rsidRDefault="009045A3" w:rsidP="00B37EF3">
      <w:pPr>
        <w:pStyle w:val="Instrbox"/>
      </w:pPr>
      <w:r w:rsidRPr="00BC7581">
        <w:t>Delete this flag note after selection has been made.</w:t>
      </w:r>
    </w:p>
    <w:p w14:paraId="1F9909D6" w14:textId="08144104" w:rsidR="009045A3" w:rsidRPr="00BC7581" w:rsidRDefault="00C10C78" w:rsidP="007C1423">
      <w:pPr>
        <w:pStyle w:val="Heading6"/>
      </w:pPr>
      <w:bookmarkStart w:id="5970" w:name="_Ref443229940"/>
      <w:ins w:id="5971" w:author="Reece Kiriu" w:date="2022-10-19T15:11:00Z">
        <w:r w:rsidRPr="00C10C78">
          <w:rPr>
            <w:rStyle w:val="Toggle"/>
            <w:rPrChange w:id="5972" w:author="Reece Kiriu" w:date="2022-10-19T15:12:00Z">
              <w:rPr/>
            </w:rPrChange>
          </w:rPr>
          <w:t>[ANY OA SEP</w:t>
        </w:r>
      </w:ins>
      <w:ins w:id="5973" w:author="Reece Kiriu" w:date="2022-10-19T15:12:00Z">
        <w:r w:rsidRPr="00C10C78">
          <w:rPr>
            <w:rStyle w:val="Toggle"/>
            <w:rPrChange w:id="5974" w:author="Reece Kiriu" w:date="2022-10-19T15:12:00Z">
              <w:rPr/>
            </w:rPrChange>
          </w:rPr>
          <w:t>_DP SEP_AFMS]</w:t>
        </w:r>
      </w:ins>
      <w:del w:id="5975" w:author="Reece Kiriu" w:date="2022-10-19T15:12:00Z">
        <w:r w:rsidR="009045A3" w:rsidRPr="00BC7581" w:rsidDel="00C10C78">
          <w:delText>For units with a separate minimum outdoor air damper</w:delText>
        </w:r>
        <w:r w:rsidR="009045A3" w:rsidDel="00C10C78">
          <w:rPr>
            <w:rFonts w:cs="Times New Roman PS MT"/>
            <w:bCs/>
            <w:szCs w:val="20"/>
          </w:rPr>
          <w:delText>, e</w:delText>
        </w:r>
      </w:del>
      <w:ins w:id="5976" w:author="Reece Kiriu" w:date="2022-10-19T15:12:00Z">
        <w:r>
          <w:rPr>
            <w:rFonts w:cs="Times New Roman PS MT"/>
            <w:bCs/>
            <w:szCs w:val="20"/>
          </w:rPr>
          <w:t>E</w:t>
        </w:r>
      </w:ins>
      <w:r w:rsidR="009045A3">
        <w:rPr>
          <w:rFonts w:cs="Times New Roman PS MT"/>
          <w:bCs/>
          <w:szCs w:val="20"/>
        </w:rPr>
        <w:t>conomizer damper minimum position</w:t>
      </w:r>
      <w:r w:rsidR="009045A3" w:rsidRPr="00BC7581">
        <w:t xml:space="preserve"> </w:t>
      </w:r>
      <w:proofErr w:type="spellStart"/>
      <w:r w:rsidR="009045A3" w:rsidRPr="00BC7581">
        <w:t>MinOA</w:t>
      </w:r>
      <w:proofErr w:type="spellEnd"/>
      <w:r w:rsidR="009045A3" w:rsidRPr="00BC7581">
        <w:t>-P is 0</w:t>
      </w:r>
      <w:r w:rsidR="009045A3">
        <w:rPr>
          <w:rFonts w:cs="Times New Roman PS MT"/>
          <w:bCs/>
          <w:szCs w:val="20"/>
        </w:rPr>
        <w:t>%, and return air damper maximum position</w:t>
      </w:r>
      <w:r w:rsidR="009045A3" w:rsidRPr="00BC7581">
        <w:t xml:space="preserve"> </w:t>
      </w:r>
      <w:proofErr w:type="spellStart"/>
      <w:r w:rsidR="009045A3" w:rsidRPr="00BC7581">
        <w:t>MaxRA</w:t>
      </w:r>
      <w:proofErr w:type="spellEnd"/>
      <w:r w:rsidR="009045A3" w:rsidRPr="00BC7581">
        <w:t xml:space="preserve">-P is modulated to control minimum outdoor air volume </w:t>
      </w:r>
      <w:r w:rsidR="009045A3">
        <w:rPr>
          <w:rFonts w:cs="Times New Roman PS MT"/>
          <w:bCs/>
          <w:szCs w:val="20"/>
        </w:rPr>
        <w:t>(</w:t>
      </w:r>
      <w:r w:rsidR="009045A3" w:rsidRPr="00BC7581">
        <w:t xml:space="preserve">see </w:t>
      </w:r>
      <w:r w:rsidR="009045A3">
        <w:rPr>
          <w:rFonts w:cs="Times New Roman PS MT"/>
          <w:bCs/>
          <w:szCs w:val="20"/>
        </w:rPr>
        <w:t xml:space="preserve">Sections </w:t>
      </w:r>
      <w:r w:rsidR="001F5EDA">
        <w:rPr>
          <w:rFonts w:cs="Times New Roman PS MT"/>
          <w:bCs/>
          <w:szCs w:val="20"/>
        </w:rPr>
        <w:fldChar w:fldCharType="begin"/>
      </w:r>
      <w:r w:rsidR="001F5EDA">
        <w:rPr>
          <w:rFonts w:cs="Times New Roman PS MT"/>
          <w:bCs/>
          <w:szCs w:val="20"/>
        </w:rPr>
        <w:instrText xml:space="preserve"> REF _Ref38385784 \w \h </w:instrText>
      </w:r>
      <w:r w:rsidR="001F5EDA">
        <w:rPr>
          <w:rFonts w:cs="Times New Roman PS MT"/>
          <w:bCs/>
          <w:szCs w:val="20"/>
        </w:rPr>
      </w:r>
      <w:r w:rsidR="001F5EDA">
        <w:rPr>
          <w:rFonts w:cs="Times New Roman PS MT"/>
          <w:bCs/>
          <w:szCs w:val="20"/>
        </w:rPr>
        <w:fldChar w:fldCharType="separate"/>
      </w:r>
      <w:r w:rsidR="0037258A">
        <w:rPr>
          <w:rFonts w:cs="Times New Roman PS MT"/>
          <w:bCs/>
          <w:szCs w:val="20"/>
        </w:rPr>
        <w:t>5.16.4</w:t>
      </w:r>
      <w:r w:rsidR="001F5EDA">
        <w:rPr>
          <w:rFonts w:cs="Times New Roman PS MT"/>
          <w:bCs/>
          <w:szCs w:val="20"/>
        </w:rPr>
        <w:fldChar w:fldCharType="end"/>
      </w:r>
      <w:r w:rsidR="009045A3" w:rsidRPr="00BC7581">
        <w:t xml:space="preserve"> and </w:t>
      </w:r>
      <w:bookmarkEnd w:id="5970"/>
      <w:r w:rsidR="001F5EDA">
        <w:rPr>
          <w:rFonts w:cs="Times New Roman PS MT"/>
          <w:bCs/>
          <w:szCs w:val="20"/>
        </w:rPr>
        <w:fldChar w:fldCharType="begin"/>
      </w:r>
      <w:r w:rsidR="001F5EDA">
        <w:instrText xml:space="preserve"> REF _Ref38387843 \w \h </w:instrText>
      </w:r>
      <w:r w:rsidR="001F5EDA">
        <w:rPr>
          <w:rFonts w:cs="Times New Roman PS MT"/>
          <w:bCs/>
          <w:szCs w:val="20"/>
        </w:rPr>
      </w:r>
      <w:r w:rsidR="001F5EDA">
        <w:rPr>
          <w:rFonts w:cs="Times New Roman PS MT"/>
          <w:bCs/>
          <w:szCs w:val="20"/>
        </w:rPr>
        <w:fldChar w:fldCharType="separate"/>
      </w:r>
      <w:r w:rsidR="0037258A">
        <w:t>5.16.5</w:t>
      </w:r>
      <w:r w:rsidR="001F5EDA">
        <w:rPr>
          <w:rFonts w:cs="Times New Roman PS MT"/>
          <w:bCs/>
          <w:szCs w:val="20"/>
        </w:rPr>
        <w:fldChar w:fldCharType="end"/>
      </w:r>
      <w:r w:rsidR="009045A3">
        <w:rPr>
          <w:rFonts w:cs="Times New Roman PS MT"/>
          <w:bCs/>
          <w:szCs w:val="20"/>
        </w:rPr>
        <w:t>).</w:t>
      </w:r>
    </w:p>
    <w:p w14:paraId="4D1B1D79" w14:textId="54BFF43A" w:rsidR="009045A3" w:rsidRPr="00BC7581" w:rsidRDefault="00C10C78" w:rsidP="007C1423">
      <w:pPr>
        <w:pStyle w:val="Heading6"/>
      </w:pPr>
      <w:bookmarkStart w:id="5977" w:name="_Ref443229944"/>
      <w:ins w:id="5978" w:author="Reece Kiriu" w:date="2022-10-19T15:12:00Z">
        <w:r w:rsidRPr="00C10C78">
          <w:rPr>
            <w:rStyle w:val="Toggle"/>
            <w:rPrChange w:id="5979" w:author="Reece Kiriu" w:date="2022-10-19T15:13:00Z">
              <w:rPr/>
            </w:rPrChange>
          </w:rPr>
          <w:t>[</w:t>
        </w:r>
      </w:ins>
      <w:ins w:id="5980" w:author="Reece Kiriu" w:date="2022-10-19T15:13:00Z">
        <w:r w:rsidRPr="00C10C78">
          <w:rPr>
            <w:rStyle w:val="Toggle"/>
            <w:rPrChange w:id="5981" w:author="Reece Kiriu" w:date="2022-10-19T15:13:00Z">
              <w:rPr/>
            </w:rPrChange>
          </w:rPr>
          <w:t xml:space="preserve">EQUALS </w:t>
        </w:r>
      </w:ins>
      <w:ins w:id="5982" w:author="Reece Kiriu" w:date="2022-10-19T15:12:00Z">
        <w:r w:rsidRPr="00C10C78">
          <w:rPr>
            <w:rStyle w:val="Toggle"/>
            <w:rPrChange w:id="5983" w:author="Reece Kiriu" w:date="2022-10-19T15:13:00Z">
              <w:rPr/>
            </w:rPrChange>
          </w:rPr>
          <w:t>OA SINGLE]</w:t>
        </w:r>
      </w:ins>
      <w:del w:id="5984" w:author="Reece Kiriu" w:date="2022-10-19T15:13:00Z">
        <w:r w:rsidR="009045A3" w:rsidRPr="00BC7581" w:rsidDel="00C10C78">
          <w:delText>For units with a single common minimum outdoor air and economizer damper</w:delText>
        </w:r>
        <w:r w:rsidR="009045A3" w:rsidDel="00C10C78">
          <w:rPr>
            <w:rFonts w:cs="Times New Roman PS MT"/>
            <w:bCs/>
            <w:szCs w:val="20"/>
          </w:rPr>
          <w:delText>, r</w:delText>
        </w:r>
      </w:del>
      <w:ins w:id="5985" w:author="Reece Kiriu" w:date="2022-10-19T15:13:00Z">
        <w:r>
          <w:rPr>
            <w:rFonts w:cs="Times New Roman PS MT"/>
            <w:bCs/>
            <w:szCs w:val="20"/>
          </w:rPr>
          <w:t>R</w:t>
        </w:r>
      </w:ins>
      <w:r w:rsidR="009045A3">
        <w:rPr>
          <w:rFonts w:cs="Times New Roman PS MT"/>
          <w:bCs/>
          <w:szCs w:val="20"/>
        </w:rPr>
        <w:t>eturn air damper maximum position</w:t>
      </w:r>
      <w:r w:rsidR="009045A3" w:rsidRPr="00BC7581">
        <w:t xml:space="preserve"> </w:t>
      </w:r>
      <w:proofErr w:type="spellStart"/>
      <w:r w:rsidR="009045A3" w:rsidRPr="00BC7581">
        <w:t>MaxRA</w:t>
      </w:r>
      <w:proofErr w:type="spellEnd"/>
      <w:r w:rsidR="009045A3" w:rsidRPr="00BC7581">
        <w:t xml:space="preserve">-P and </w:t>
      </w:r>
      <w:r w:rsidR="009045A3">
        <w:rPr>
          <w:rFonts w:cs="Times New Roman PS MT"/>
          <w:bCs/>
          <w:szCs w:val="20"/>
        </w:rPr>
        <w:t xml:space="preserve">economizer damper minimum position </w:t>
      </w:r>
      <w:proofErr w:type="spellStart"/>
      <w:r w:rsidR="009045A3" w:rsidRPr="00BC7581">
        <w:t>MinOA</w:t>
      </w:r>
      <w:proofErr w:type="spellEnd"/>
      <w:r w:rsidR="009045A3" w:rsidRPr="00BC7581">
        <w:t xml:space="preserve">-P are modulated to control minimum outdoor air volume </w:t>
      </w:r>
      <w:r w:rsidR="009045A3">
        <w:rPr>
          <w:rFonts w:cs="Times New Roman PS MT"/>
          <w:bCs/>
          <w:szCs w:val="20"/>
        </w:rPr>
        <w:t>(</w:t>
      </w:r>
      <w:r w:rsidR="009045A3" w:rsidRPr="00BC7581">
        <w:t xml:space="preserve">see </w:t>
      </w:r>
      <w:bookmarkEnd w:id="5977"/>
      <w:r w:rsidR="009045A3">
        <w:rPr>
          <w:rFonts w:cs="Times New Roman PS MT"/>
          <w:bCs/>
          <w:szCs w:val="20"/>
        </w:rPr>
        <w:t xml:space="preserve">Section </w:t>
      </w:r>
      <w:r w:rsidR="001F5EDA">
        <w:rPr>
          <w:rFonts w:cs="Times New Roman PS MT"/>
          <w:bCs/>
          <w:szCs w:val="20"/>
        </w:rPr>
        <w:fldChar w:fldCharType="begin"/>
      </w:r>
      <w:r w:rsidR="001F5EDA">
        <w:rPr>
          <w:rFonts w:cs="Times New Roman PS MT"/>
          <w:bCs/>
          <w:szCs w:val="20"/>
        </w:rPr>
        <w:instrText xml:space="preserve"> REF _Ref38387860 \w \h </w:instrText>
      </w:r>
      <w:r w:rsidR="001F5EDA">
        <w:rPr>
          <w:rFonts w:cs="Times New Roman PS MT"/>
          <w:bCs/>
          <w:szCs w:val="20"/>
        </w:rPr>
      </w:r>
      <w:r w:rsidR="001F5EDA">
        <w:rPr>
          <w:rFonts w:cs="Times New Roman PS MT"/>
          <w:bCs/>
          <w:szCs w:val="20"/>
        </w:rPr>
        <w:fldChar w:fldCharType="separate"/>
      </w:r>
      <w:r w:rsidR="0037258A">
        <w:rPr>
          <w:rFonts w:cs="Times New Roman PS MT"/>
          <w:bCs/>
          <w:szCs w:val="20"/>
        </w:rPr>
        <w:t>5.16.6</w:t>
      </w:r>
      <w:r w:rsidR="001F5EDA">
        <w:rPr>
          <w:rFonts w:cs="Times New Roman PS MT"/>
          <w:bCs/>
          <w:szCs w:val="20"/>
        </w:rPr>
        <w:fldChar w:fldCharType="end"/>
      </w:r>
      <w:r w:rsidR="009045A3">
        <w:rPr>
          <w:rFonts w:cs="Times New Roman PS MT"/>
          <w:bCs/>
          <w:szCs w:val="20"/>
        </w:rPr>
        <w:t>).</w:t>
      </w:r>
      <w:r w:rsidR="00E25C44">
        <w:rPr>
          <w:rFonts w:cs="Times New Roman PS MT"/>
          <w:bCs/>
          <w:szCs w:val="20"/>
        </w:rPr>
        <w:t xml:space="preserve"> </w:t>
      </w:r>
      <w:r w:rsidR="00E25C44" w:rsidRPr="00E25C44">
        <w:rPr>
          <w:rFonts w:cs="Times New Roman PS MT"/>
          <w:bCs/>
          <w:szCs w:val="20"/>
        </w:rPr>
        <w:t xml:space="preserve">Economizer damper maximum position </w:t>
      </w:r>
      <w:proofErr w:type="spellStart"/>
      <w:r w:rsidR="00E25C44" w:rsidRPr="00E25C44">
        <w:rPr>
          <w:rFonts w:cs="Times New Roman PS MT"/>
          <w:bCs/>
          <w:szCs w:val="20"/>
        </w:rPr>
        <w:t>MaxOA</w:t>
      </w:r>
      <w:proofErr w:type="spellEnd"/>
      <w:r w:rsidR="00E25C44" w:rsidRPr="00E25C44">
        <w:rPr>
          <w:rFonts w:cs="Times New Roman PS MT"/>
          <w:bCs/>
          <w:szCs w:val="20"/>
        </w:rPr>
        <w:t>-P is limited during minimum outdoor air control (e.g.</w:t>
      </w:r>
      <w:r w:rsidR="00E25C44">
        <w:rPr>
          <w:rFonts w:cs="Times New Roman PS MT"/>
          <w:bCs/>
          <w:szCs w:val="20"/>
        </w:rPr>
        <w:t>,</w:t>
      </w:r>
      <w:r w:rsidR="00E25C44" w:rsidRPr="00E25C44">
        <w:rPr>
          <w:rFonts w:cs="Times New Roman PS MT"/>
          <w:bCs/>
          <w:szCs w:val="20"/>
        </w:rPr>
        <w:t xml:space="preserve"> economizer lockout due to high OAT).</w:t>
      </w:r>
    </w:p>
    <w:p w14:paraId="26C52751" w14:textId="6A67AF98" w:rsidR="00D74FA4" w:rsidRPr="00D74FA4" w:rsidRDefault="00D74FA4">
      <w:pPr>
        <w:pStyle w:val="Instrbox"/>
        <w:rPr>
          <w:ins w:id="5986" w:author="Hwakong Cheng" w:date="2022-09-08T15:47:00Z"/>
          <w:color w:val="FF0000"/>
          <w:rPrChange w:id="5987" w:author="Hwakong Cheng" w:date="2022-09-08T15:48:00Z">
            <w:rPr>
              <w:ins w:id="5988" w:author="Hwakong Cheng" w:date="2022-09-08T15:47:00Z"/>
            </w:rPr>
          </w:rPrChange>
        </w:rPr>
        <w:pPrChange w:id="5989" w:author="Hwakong Cheng" w:date="2022-09-08T15:47:00Z">
          <w:pPr>
            <w:pStyle w:val="Heading5"/>
          </w:pPr>
        </w:pPrChange>
      </w:pPr>
      <w:bookmarkStart w:id="5990" w:name="_Ref494016280"/>
      <w:ins w:id="5991" w:author="Hwakong Cheng" w:date="2022-09-08T15:47:00Z">
        <w:r w:rsidRPr="00D74FA4">
          <w:rPr>
            <w:color w:val="FF0000"/>
            <w:rPrChange w:id="5992" w:author="Hwakong Cheng" w:date="2022-09-08T15:48:00Z">
              <w:rPr/>
            </w:rPrChange>
          </w:rPr>
          <w:t>Delete if there is a heating coil</w:t>
        </w:r>
      </w:ins>
    </w:p>
    <w:p w14:paraId="7DEF55F8" w14:textId="4370AE33" w:rsidR="00D74FA4" w:rsidRPr="00662E4D" w:rsidRDefault="0002456B" w:rsidP="00D74FA4">
      <w:pPr>
        <w:pStyle w:val="Heading5"/>
        <w:rPr>
          <w:ins w:id="5993" w:author="Hwakong Cheng" w:date="2022-09-08T15:47:00Z"/>
        </w:rPr>
      </w:pPr>
      <w:commentRangeStart w:id="5994"/>
      <w:ins w:id="5995" w:author="Hwakong Cheng" w:date="2022-10-07T14:47:00Z">
        <w:r w:rsidRPr="0002456B">
          <w:rPr>
            <w:rStyle w:val="Toggle"/>
            <w:rPrChange w:id="5996" w:author="Hwakong Cheng" w:date="2022-10-07T14:48:00Z">
              <w:rPr>
                <w:color w:val="FF0000"/>
              </w:rPr>
            </w:rPrChange>
          </w:rPr>
          <w:t>[</w:t>
        </w:r>
      </w:ins>
      <w:ins w:id="5997" w:author="Reece Kiriu" w:date="2022-10-19T14:27:00Z">
        <w:r w:rsidR="00E76F37">
          <w:rPr>
            <w:rStyle w:val="Toggle"/>
          </w:rPr>
          <w:t xml:space="preserve">EQUALS </w:t>
        </w:r>
      </w:ins>
      <w:ins w:id="5998" w:author="Reece Kiriu" w:date="2022-10-19T14:26:00Z">
        <w:r w:rsidR="00E76F37">
          <w:rPr>
            <w:rStyle w:val="Toggle"/>
          </w:rPr>
          <w:t>PREHEAT</w:t>
        </w:r>
      </w:ins>
      <w:ins w:id="5999" w:author="Reece Kiriu" w:date="2022-10-19T14:27:00Z">
        <w:r w:rsidR="00E76F37">
          <w:rPr>
            <w:rStyle w:val="Toggle"/>
          </w:rPr>
          <w:t xml:space="preserve"> NO</w:t>
        </w:r>
      </w:ins>
      <w:ins w:id="6000" w:author="Hwakong Cheng" w:date="2022-10-24T19:50:00Z">
        <w:r w:rsidR="00D02996">
          <w:rPr>
            <w:rStyle w:val="Toggle"/>
          </w:rPr>
          <w:t>_PH</w:t>
        </w:r>
      </w:ins>
      <w:ins w:id="6001" w:author="Hwakong Cheng" w:date="2022-10-07T14:48:00Z">
        <w:r w:rsidRPr="0002456B">
          <w:rPr>
            <w:rStyle w:val="Toggle"/>
            <w:rPrChange w:id="6002" w:author="Hwakong Cheng" w:date="2022-10-07T14:48:00Z">
              <w:rPr>
                <w:color w:val="FF0000"/>
              </w:rPr>
            </w:rPrChange>
          </w:rPr>
          <w:t>]</w:t>
        </w:r>
      </w:ins>
      <w:commentRangeEnd w:id="5994"/>
      <w:ins w:id="6003" w:author="Hwakong Cheng" w:date="2022-10-24T20:22:00Z">
        <w:r w:rsidR="002D2283">
          <w:rPr>
            <w:rStyle w:val="CommentReference"/>
            <w:rFonts w:cstheme="minorBidi"/>
            <w:iCs w:val="0"/>
          </w:rPr>
          <w:commentReference w:id="5994"/>
        </w:r>
      </w:ins>
      <w:ins w:id="6004" w:author="Hwakong Cheng" w:date="2022-09-08T15:47:00Z">
        <w:r w:rsidR="00D74FA4" w:rsidRPr="00662E4D">
          <w:t>The points of transition along the x-axis shown and described in Figure 5.16.2.3 are representative. Separate gains shall be provided for each section of the control map (economizer</w:t>
        </w:r>
        <w:r w:rsidR="00D74FA4" w:rsidRPr="00662E4D">
          <w:rPr>
            <w:rPrChange w:id="6005" w:author="Hwakong Cheng" w:date="2022-10-24T16:39:00Z">
              <w:rPr>
                <w:color w:val="FF0000"/>
              </w:rPr>
            </w:rPrChange>
          </w:rPr>
          <w:t xml:space="preserve"> and</w:t>
        </w:r>
        <w:r w:rsidR="00D74FA4" w:rsidRPr="00662E4D">
          <w:t xml:space="preserve"> cooling coil) that is determined by the contractor to provide stable control. Alternatively, the contractor shall adjust the precise value of the x-axis thresholds shown in Figure 5.16.2.3 to provide stable control. Damper control depends on the type of building pressure control system.</w:t>
        </w:r>
      </w:ins>
    </w:p>
    <w:p w14:paraId="6D1D4EA0" w14:textId="77777777" w:rsidR="00D02996" w:rsidRDefault="00D02996" w:rsidP="00D02996">
      <w:pPr>
        <w:pStyle w:val="Instrbox"/>
        <w:rPr>
          <w:ins w:id="6006" w:author="Hwakong Cheng" w:date="2022-10-24T19:49:00Z"/>
        </w:rPr>
      </w:pPr>
      <w:ins w:id="6007" w:author="Hwakong Cheng" w:date="2022-10-24T19:49:00Z">
        <w:r>
          <w:t>The engineer must specify whether the AHU has a return fan or relief fan(s)/damper(s), and, if a return fan, how it is controlled.</w:t>
        </w:r>
      </w:ins>
    </w:p>
    <w:p w14:paraId="185E361B" w14:textId="77777777" w:rsidR="00D02996" w:rsidRDefault="00D02996" w:rsidP="00D02996">
      <w:pPr>
        <w:pStyle w:val="Instrbox"/>
        <w:rPr>
          <w:ins w:id="6008" w:author="Hwakong Cheng" w:date="2022-10-24T19:49:00Z"/>
        </w:rPr>
      </w:pPr>
      <w:ins w:id="6009" w:author="Hwakong Cheng" w:date="2022-10-24T19:49:00Z">
        <w:r>
          <w:t>If there are relief fan(s) or damper(s), retain Figure 5.16.2.3-1, and delete Figures 5.16.2.3-2 and 5.16.2.3-3 and their associated explanatory notes.  Rename Figure 5.16.2.3-1 as Figure 5.16.2.3 (delete “-1”) to avoid confusion.</w:t>
        </w:r>
      </w:ins>
    </w:p>
    <w:p w14:paraId="714E6586" w14:textId="77777777" w:rsidR="00D02996" w:rsidRDefault="00D02996" w:rsidP="00D02996">
      <w:pPr>
        <w:pStyle w:val="Instrbox"/>
        <w:rPr>
          <w:ins w:id="6010" w:author="Hwakong Cheng" w:date="2022-10-24T19:49:00Z"/>
        </w:rPr>
      </w:pPr>
      <w:ins w:id="6011" w:author="Hwakong Cheng" w:date="2022-10-24T19:49:00Z">
        <w:r>
          <w:t>If there is a return fan controlled by airflow tracking, retain Figure 5.16.2.3-2, and delete Figures 5.16.2.3-1 and 5.16.2.3-3 and their associated explanatory notes.  Rename Figure 5.16.2.3-2 as Figure 5.16.2.3 (delete “-2”) to avoid confusion.</w:t>
        </w:r>
      </w:ins>
    </w:p>
    <w:p w14:paraId="6799BCF7" w14:textId="77777777" w:rsidR="00D02996" w:rsidRDefault="00D02996" w:rsidP="00D02996">
      <w:pPr>
        <w:pStyle w:val="Instrbox"/>
        <w:rPr>
          <w:ins w:id="6012" w:author="Hwakong Cheng" w:date="2022-10-24T19:49:00Z"/>
        </w:rPr>
      </w:pPr>
      <w:ins w:id="6013" w:author="Hwakong Cheng" w:date="2022-10-24T19:49:00Z">
        <w:r>
          <w:t>If there is a return fan controlled by direct building pressure, retain Figure 5.16.2.3-3, and delete Figures 5.16.2.3-1 and 5.16.2.3-2 and their associated explanatory notes.  Rename Figure 5.16.2.3-3 as Figure 5.16.2.3 (delete “-3”) to avoid confusion.</w:t>
        </w:r>
      </w:ins>
    </w:p>
    <w:p w14:paraId="0FF3302B" w14:textId="77777777" w:rsidR="00D02996" w:rsidRPr="00BC7581" w:rsidRDefault="00D02996" w:rsidP="00D02996">
      <w:pPr>
        <w:pStyle w:val="Instrbox"/>
        <w:rPr>
          <w:ins w:id="6014" w:author="Hwakong Cheng" w:date="2022-10-24T19:49:00Z"/>
        </w:rPr>
      </w:pPr>
      <w:ins w:id="6015" w:author="Hwakong Cheng" w:date="2022-10-24T19:49:00Z">
        <w:r w:rsidRPr="00BC7581">
          <w:t>Delete this flag note after selection has been made.</w:t>
        </w:r>
      </w:ins>
    </w:p>
    <w:p w14:paraId="7F8B8C54" w14:textId="7E44223F" w:rsidR="00D02996" w:rsidRDefault="003C4B9E" w:rsidP="00D02996">
      <w:pPr>
        <w:pStyle w:val="Infobox"/>
        <w:spacing w:after="120"/>
        <w:rPr>
          <w:ins w:id="6016" w:author="Hwakong Cheng" w:date="2022-10-24T19:49:00Z"/>
        </w:rPr>
      </w:pPr>
      <w:ins w:id="6017" w:author="Hwakong Cheng" w:date="2022-10-24T20:06:00Z">
        <w:r w:rsidRPr="002C446A">
          <w:rPr>
            <w:rStyle w:val="Toggle"/>
            <w:rPrChange w:id="6018" w:author="Hwakong Cheng" w:date="2022-10-24T20:07:00Z">
              <w:rPr/>
            </w:rPrChange>
          </w:rPr>
          <w:t xml:space="preserve">[ANY BSP </w:t>
        </w:r>
        <w:r w:rsidR="002C446A" w:rsidRPr="002C446A">
          <w:rPr>
            <w:rStyle w:val="Toggle"/>
            <w:rPrChange w:id="6019" w:author="Hwakong Cheng" w:date="2022-10-24T20:07:00Z">
              <w:rPr/>
            </w:rPrChange>
          </w:rPr>
          <w:t xml:space="preserve">DMPR </w:t>
        </w:r>
        <w:proofErr w:type="gramStart"/>
        <w:r w:rsidR="002C446A" w:rsidRPr="002C446A">
          <w:rPr>
            <w:rStyle w:val="Toggle"/>
            <w:rPrChange w:id="6020" w:author="Hwakong Cheng" w:date="2022-10-24T20:07:00Z">
              <w:rPr/>
            </w:rPrChange>
          </w:rPr>
          <w:t>RELIEFDMPR</w:t>
        </w:r>
        <w:r w:rsidRPr="002C446A">
          <w:rPr>
            <w:rStyle w:val="Toggle"/>
            <w:rPrChange w:id="6021" w:author="Hwakong Cheng" w:date="2022-10-24T20:07:00Z">
              <w:rPr/>
            </w:rPrChange>
          </w:rPr>
          <w:t>]</w:t>
        </w:r>
      </w:ins>
      <w:ins w:id="6022" w:author="Hwakong Cheng" w:date="2022-10-24T19:49:00Z">
        <w:r w:rsidR="00D02996">
          <w:t>For</w:t>
        </w:r>
        <w:proofErr w:type="gramEnd"/>
        <w:r w:rsidR="00D02996">
          <w:t xml:space="preserve"> AHUs with relief fans, outdoor air and return air dampers are sequenced rather than complementary (as per traditional sequences) to reduce fan power at part loads.</w:t>
        </w:r>
      </w:ins>
    </w:p>
    <w:p w14:paraId="279360E3" w14:textId="4E5900DC" w:rsidR="00D02996" w:rsidRDefault="00D02996" w:rsidP="00D02996">
      <w:pPr>
        <w:rPr>
          <w:ins w:id="6023" w:author="Hwakong Cheng" w:date="2022-10-24T19:49:00Z"/>
        </w:rPr>
      </w:pPr>
    </w:p>
    <w:p w14:paraId="5BF8AD5E" w14:textId="56AA03E0" w:rsidR="00D02996" w:rsidRDefault="002C446A" w:rsidP="00D02996">
      <w:pPr>
        <w:jc w:val="center"/>
        <w:rPr>
          <w:ins w:id="6024" w:author="Hwakong Cheng" w:date="2022-10-24T19:49:00Z"/>
        </w:rPr>
      </w:pPr>
      <w:ins w:id="6025" w:author="Hwakong Cheng" w:date="2022-10-24T20:12:00Z">
        <w:r w:rsidRPr="0022206A">
          <w:rPr>
            <w:rStyle w:val="Toggle"/>
          </w:rPr>
          <w:lastRenderedPageBreak/>
          <w:t>[ANY BSP DMPR RELIEFDMPR]</w:t>
        </w:r>
      </w:ins>
      <w:ins w:id="6026" w:author="Hwakong Cheng" w:date="2022-10-24T19:49:00Z">
        <w:r w:rsidR="00D02996">
          <w:rPr>
            <w:noProof/>
          </w:rPr>
          <mc:AlternateContent>
            <mc:Choice Requires="wpc">
              <w:drawing>
                <wp:inline distT="0" distB="0" distL="0" distR="0" wp14:anchorId="7E7EB583" wp14:editId="79412D44">
                  <wp:extent cx="5264587" cy="3051175"/>
                  <wp:effectExtent l="0" t="0" r="12700" b="0"/>
                  <wp:docPr id="595" name="Canvas 5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41" name="Text Box 85"/>
                          <wps:cNvSpPr txBox="1">
                            <a:spLocks noChangeArrowheads="1"/>
                          </wps:cNvSpPr>
                          <wps:spPr bwMode="auto">
                            <a:xfrm>
                              <a:off x="2965209" y="1182853"/>
                              <a:ext cx="1198663" cy="42516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3CDB3CE" w14:textId="77777777" w:rsidR="00D02996" w:rsidRPr="00D724CB" w:rsidRDefault="00D02996" w:rsidP="00D02996">
                                <w:pPr>
                                  <w:pStyle w:val="NoSpacing"/>
                                </w:pPr>
                                <w:r w:rsidRPr="00D724CB">
                                  <w:t>Return Air Damper Position</w:t>
                                </w:r>
                              </w:p>
                            </w:txbxContent>
                          </wps:txbx>
                          <wps:bodyPr rot="0" vert="horz" wrap="square" lIns="73152" tIns="36576" rIns="73152" bIns="36576" anchor="t" anchorCtr="0" upright="1">
                            <a:noAutofit/>
                          </wps:bodyPr>
                        </wps:wsp>
                        <wps:wsp>
                          <wps:cNvPr id="43" name="Text Box 87"/>
                          <wps:cNvSpPr txBox="1">
                            <a:spLocks noChangeArrowheads="1"/>
                          </wps:cNvSpPr>
                          <wps:spPr bwMode="auto">
                            <a:xfrm>
                              <a:off x="1554038" y="1530294"/>
                              <a:ext cx="1003935" cy="8216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B7BE0D8" w14:textId="77777777" w:rsidR="00D02996" w:rsidRPr="00D724CB" w:rsidRDefault="00D02996" w:rsidP="00D02996">
                                <w:pPr>
                                  <w:pStyle w:val="NoSpacing"/>
                                </w:pPr>
                                <w:r>
                                  <w:t xml:space="preserve">Economizer </w:t>
                                </w:r>
                                <w:r w:rsidRPr="00D724CB">
                                  <w:t>Outdoor Air Damper Position</w:t>
                                </w:r>
                              </w:p>
                            </w:txbxContent>
                          </wps:txbx>
                          <wps:bodyPr rot="0" vert="horz" wrap="square" lIns="73152" tIns="36576" rIns="73152" bIns="36576" anchor="t" anchorCtr="0" upright="1">
                            <a:noAutofit/>
                          </wps:bodyPr>
                        </wps:wsp>
                        <wps:wsp>
                          <wps:cNvPr id="44" name="Text Box 61"/>
                          <wps:cNvSpPr txBox="1">
                            <a:spLocks noChangeArrowheads="1"/>
                          </wps:cNvSpPr>
                          <wps:spPr bwMode="auto">
                            <a:xfrm>
                              <a:off x="613548" y="2351984"/>
                              <a:ext cx="766445" cy="2317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78796C0" w14:textId="77777777" w:rsidR="00D02996" w:rsidRPr="00D724CB" w:rsidRDefault="00D02996" w:rsidP="00D02996">
                                <w:pPr>
                                  <w:pStyle w:val="NoSpacing"/>
                                </w:pPr>
                                <w:r w:rsidRPr="00D724CB">
                                  <w:t>MinOA-P</w:t>
                                </w:r>
                              </w:p>
                            </w:txbxContent>
                          </wps:txbx>
                          <wps:bodyPr rot="0" vert="horz" wrap="square" lIns="91440" tIns="45720" rIns="91440" bIns="45720" anchor="t" anchorCtr="0" upright="1">
                            <a:noAutofit/>
                          </wps:bodyPr>
                        </wps:wsp>
                        <wps:wsp>
                          <wps:cNvPr id="50" name="Text Box 62"/>
                          <wps:cNvSpPr txBox="1">
                            <a:spLocks noChangeArrowheads="1"/>
                          </wps:cNvSpPr>
                          <wps:spPr bwMode="auto">
                            <a:xfrm>
                              <a:off x="1045647" y="233680"/>
                              <a:ext cx="820420" cy="2305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BD9BA11" w14:textId="77777777" w:rsidR="00D02996" w:rsidRPr="00D724CB" w:rsidRDefault="00D02996" w:rsidP="00D02996">
                                <w:pPr>
                                  <w:pStyle w:val="NoSpacing"/>
                                </w:pPr>
                                <w:r w:rsidRPr="00D724CB">
                                  <w:t>MaxRA-P</w:t>
                                </w:r>
                              </w:p>
                            </w:txbxContent>
                          </wps:txbx>
                          <wps:bodyPr rot="0" vert="horz" wrap="square" lIns="91440" tIns="45720" rIns="91440" bIns="45720" anchor="t" anchorCtr="0" upright="1">
                            <a:noAutofit/>
                          </wps:bodyPr>
                        </wps:wsp>
                        <wps:wsp>
                          <wps:cNvPr id="51" name="Text Box 63"/>
                          <wps:cNvSpPr txBox="1">
                            <a:spLocks noChangeArrowheads="1"/>
                          </wps:cNvSpPr>
                          <wps:spPr bwMode="auto">
                            <a:xfrm>
                              <a:off x="3503732" y="2540"/>
                              <a:ext cx="819785" cy="2311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845A334" w14:textId="77777777" w:rsidR="00D02996" w:rsidRPr="00D724CB" w:rsidRDefault="00D02996" w:rsidP="00D02996">
                                <w:pPr>
                                  <w:pStyle w:val="NoSpacing"/>
                                </w:pPr>
                                <w:r w:rsidRPr="00D724CB">
                                  <w:t>MaxOA-P</w:t>
                                </w:r>
                              </w:p>
                            </w:txbxContent>
                          </wps:txbx>
                          <wps:bodyPr rot="0" vert="horz" wrap="square" lIns="91440" tIns="45720" rIns="91440" bIns="45720" anchor="t" anchorCtr="0" upright="1">
                            <a:noAutofit/>
                          </wps:bodyPr>
                        </wps:wsp>
                        <wps:wsp>
                          <wps:cNvPr id="1864" name="Text Box 64"/>
                          <wps:cNvSpPr txBox="1">
                            <a:spLocks noChangeArrowheads="1"/>
                          </wps:cNvSpPr>
                          <wps:spPr bwMode="auto">
                            <a:xfrm>
                              <a:off x="3503746" y="501650"/>
                              <a:ext cx="1126490" cy="5689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F228163" w14:textId="77777777" w:rsidR="00D02996" w:rsidRPr="00D724CB" w:rsidRDefault="00D02996" w:rsidP="00D02996">
                                <w:pPr>
                                  <w:pStyle w:val="NoSpacing"/>
                                </w:pPr>
                                <w:r>
                                  <w:t xml:space="preserve">Economizer </w:t>
                                </w:r>
                                <w:r w:rsidRPr="00D724CB">
                                  <w:t>Outdoor Air Damper Position</w:t>
                                </w:r>
                              </w:p>
                            </w:txbxContent>
                          </wps:txbx>
                          <wps:bodyPr rot="0" vert="horz" wrap="square" lIns="73152" tIns="36576" rIns="73152" bIns="36576" anchor="t" anchorCtr="0" upright="1">
                            <a:noAutofit/>
                          </wps:bodyPr>
                        </wps:wsp>
                        <wps:wsp>
                          <wps:cNvPr id="2043" name="Text Box 65"/>
                          <wps:cNvSpPr txBox="1">
                            <a:spLocks noChangeArrowheads="1"/>
                          </wps:cNvSpPr>
                          <wps:spPr bwMode="auto">
                            <a:xfrm>
                              <a:off x="4354903" y="1954603"/>
                              <a:ext cx="874321" cy="29144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292AFFD" w14:textId="77777777" w:rsidR="00D02996" w:rsidRPr="00D724CB" w:rsidRDefault="00D02996" w:rsidP="00D02996">
                                <w:pPr>
                                  <w:pStyle w:val="NoSpacing"/>
                                </w:pPr>
                                <w:r>
                                  <w:t>Cooling Coil</w:t>
                                </w:r>
                              </w:p>
                            </w:txbxContent>
                          </wps:txbx>
                          <wps:bodyPr rot="0" vert="horz" wrap="square" lIns="73152" tIns="36576" rIns="73152" bIns="36576" anchor="t" anchorCtr="0" upright="1">
                            <a:noAutofit/>
                          </wps:bodyPr>
                        </wps:wsp>
                        <wps:wsp>
                          <wps:cNvPr id="2044" name="Text Box 66"/>
                          <wps:cNvSpPr txBox="1">
                            <a:spLocks noChangeArrowheads="1"/>
                          </wps:cNvSpPr>
                          <wps:spPr bwMode="auto">
                            <a:xfrm>
                              <a:off x="572609" y="598259"/>
                              <a:ext cx="807388" cy="52721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2A3A6B3" w14:textId="77777777" w:rsidR="00D02996" w:rsidRPr="00D724CB" w:rsidRDefault="00D02996" w:rsidP="00D02996">
                                <w:pPr>
                                  <w:pStyle w:val="NoSpacing"/>
                                  <w:jc w:val="right"/>
                                </w:pPr>
                                <w:r w:rsidRPr="00D724CB">
                                  <w:t>Return Air Damper Position</w:t>
                                </w:r>
                              </w:p>
                            </w:txbxContent>
                          </wps:txbx>
                          <wps:bodyPr rot="0" vert="horz" wrap="square" lIns="73152" tIns="36576" rIns="73152" bIns="36576" anchor="t" anchorCtr="0" upright="1">
                            <a:noAutofit/>
                          </wps:bodyPr>
                        </wps:wsp>
                        <wps:wsp>
                          <wps:cNvPr id="2045" name="Text Box 67"/>
                          <wps:cNvSpPr txBox="1">
                            <a:spLocks noChangeArrowheads="1"/>
                          </wps:cNvSpPr>
                          <wps:spPr bwMode="auto">
                            <a:xfrm>
                              <a:off x="88777" y="173355"/>
                              <a:ext cx="510415" cy="2552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3F26FF9" w14:textId="77777777" w:rsidR="00D02996" w:rsidRPr="00D724CB" w:rsidRDefault="00D02996" w:rsidP="00D02996">
                                <w:pPr>
                                  <w:pStyle w:val="NoSpacing"/>
                                </w:pPr>
                                <w:r w:rsidRPr="00D724CB">
                                  <w:t xml:space="preserve">100% </w:t>
                                </w:r>
                              </w:p>
                            </w:txbxContent>
                          </wps:txbx>
                          <wps:bodyPr rot="0" vert="horz" wrap="square" lIns="73152" tIns="36576" rIns="73152" bIns="36576" anchor="t" anchorCtr="0" upright="1">
                            <a:noAutofit/>
                          </wps:bodyPr>
                        </wps:wsp>
                        <wps:wsp>
                          <wps:cNvPr id="2046" name="Text Box 68"/>
                          <wps:cNvSpPr txBox="1">
                            <a:spLocks noChangeArrowheads="1"/>
                          </wps:cNvSpPr>
                          <wps:spPr bwMode="auto">
                            <a:xfrm>
                              <a:off x="149027" y="2568575"/>
                              <a:ext cx="423545" cy="2222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FAC79E6" w14:textId="77777777" w:rsidR="00D02996" w:rsidRPr="00D724CB" w:rsidRDefault="00D02996" w:rsidP="00D02996">
                                <w:pPr>
                                  <w:pStyle w:val="NoSpacing"/>
                                </w:pPr>
                                <w:r w:rsidRPr="00D724CB">
                                  <w:t xml:space="preserve">0% </w:t>
                                </w:r>
                              </w:p>
                            </w:txbxContent>
                          </wps:txbx>
                          <wps:bodyPr rot="0" vert="horz" wrap="square" lIns="73152" tIns="36576" rIns="73152" bIns="36576" anchor="t" anchorCtr="0" upright="1">
                            <a:noAutofit/>
                          </wps:bodyPr>
                        </wps:wsp>
                        <wps:wsp>
                          <wps:cNvPr id="2047" name="Line 69"/>
                          <wps:cNvCnPr>
                            <a:cxnSpLocks noChangeShapeType="1"/>
                          </wps:cNvCnPr>
                          <wps:spPr bwMode="auto">
                            <a:xfrm>
                              <a:off x="563047" y="2657475"/>
                              <a:ext cx="4679950" cy="63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99" name="Line 70"/>
                          <wps:cNvCnPr>
                            <a:cxnSpLocks noChangeShapeType="1"/>
                          </wps:cNvCnPr>
                          <wps:spPr bwMode="auto">
                            <a:xfrm flipV="1">
                              <a:off x="571302" y="217805"/>
                              <a:ext cx="635" cy="243713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00" name="Line 71"/>
                          <wps:cNvCnPr>
                            <a:cxnSpLocks noChangeShapeType="1"/>
                          </wps:cNvCnPr>
                          <wps:spPr bwMode="auto">
                            <a:xfrm flipV="1">
                              <a:off x="563100" y="219075"/>
                              <a:ext cx="1434666" cy="228409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1" name="Line 72"/>
                          <wps:cNvCnPr>
                            <a:cxnSpLocks noChangeShapeType="1"/>
                          </wps:cNvCnPr>
                          <wps:spPr bwMode="auto">
                            <a:xfrm>
                              <a:off x="2017477" y="451485"/>
                              <a:ext cx="1386277" cy="2203450"/>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202" name="Text Box 73"/>
                          <wps:cNvSpPr txBox="1">
                            <a:spLocks noChangeArrowheads="1"/>
                          </wps:cNvSpPr>
                          <wps:spPr bwMode="auto">
                            <a:xfrm>
                              <a:off x="62134" y="464185"/>
                              <a:ext cx="457680" cy="207482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F00A09C" w14:textId="77777777" w:rsidR="00D02996" w:rsidRPr="00D724CB" w:rsidRDefault="00D02996" w:rsidP="00D02996">
                                <w:pPr>
                                  <w:pStyle w:val="NoSpacing"/>
                                  <w:jc w:val="center"/>
                                </w:pPr>
                                <w:r w:rsidRPr="00D724CB">
                                  <w:t>Damper/valve Position, % open</w:t>
                                </w:r>
                              </w:p>
                            </w:txbxContent>
                          </wps:txbx>
                          <wps:bodyPr rot="0" vert="vert270" wrap="square" lIns="91440" tIns="45720" rIns="91440" bIns="45720" anchor="t" anchorCtr="0" upright="1">
                            <a:noAutofit/>
                          </wps:bodyPr>
                        </wps:wsp>
                        <wps:wsp>
                          <wps:cNvPr id="203" name="Text Box 74"/>
                          <wps:cNvSpPr txBox="1">
                            <a:spLocks noChangeArrowheads="1"/>
                          </wps:cNvSpPr>
                          <wps:spPr bwMode="auto">
                            <a:xfrm>
                              <a:off x="506025" y="2695187"/>
                              <a:ext cx="2892369" cy="3225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53E285E" w14:textId="77777777" w:rsidR="00D02996" w:rsidRPr="00D724CB" w:rsidRDefault="00D02996" w:rsidP="00D02996">
                                <w:pPr>
                                  <w:pStyle w:val="NoSpacing"/>
                                </w:pPr>
                                <w:r w:rsidRPr="00D724CB">
                                  <w:t>Supply Air Temperature Control Loop Signal</w:t>
                                </w:r>
                              </w:p>
                            </w:txbxContent>
                          </wps:txbx>
                          <wps:bodyPr rot="0" vert="horz" wrap="square" lIns="91440" tIns="45720" rIns="91440" bIns="45720" anchor="t" anchorCtr="0" upright="1">
                            <a:noAutofit/>
                          </wps:bodyPr>
                        </wps:wsp>
                        <wps:wsp>
                          <wps:cNvPr id="273" name="Line 75"/>
                          <wps:cNvCnPr>
                            <a:cxnSpLocks noChangeShapeType="1"/>
                          </wps:cNvCnPr>
                          <wps:spPr bwMode="auto">
                            <a:xfrm flipH="1">
                              <a:off x="3380931" y="2831832"/>
                              <a:ext cx="1049026" cy="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274" name="Line 76"/>
                          <wps:cNvCnPr>
                            <a:cxnSpLocks noChangeShapeType="1"/>
                          </wps:cNvCnPr>
                          <wps:spPr bwMode="auto">
                            <a:xfrm flipH="1">
                              <a:off x="572524" y="452120"/>
                              <a:ext cx="1425076" cy="0"/>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276" name="Line 77"/>
                          <wps:cNvCnPr>
                            <a:cxnSpLocks noChangeShapeType="1"/>
                          </wps:cNvCnPr>
                          <wps:spPr bwMode="auto">
                            <a:xfrm>
                              <a:off x="2017644" y="219075"/>
                              <a:ext cx="3235711"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77" name="Line 78"/>
                          <wps:cNvCnPr>
                            <a:cxnSpLocks noChangeShapeType="1"/>
                          </wps:cNvCnPr>
                          <wps:spPr bwMode="auto">
                            <a:xfrm flipH="1" flipV="1">
                              <a:off x="3403754" y="222250"/>
                              <a:ext cx="168121" cy="2794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8" name="Line 79"/>
                          <wps:cNvCnPr>
                            <a:cxnSpLocks noChangeShapeType="1"/>
                          </wps:cNvCnPr>
                          <wps:spPr bwMode="auto">
                            <a:xfrm flipV="1">
                              <a:off x="3404037" y="227330"/>
                              <a:ext cx="1838960" cy="2427605"/>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81" name="Line 82"/>
                          <wps:cNvCnPr>
                            <a:cxnSpLocks noChangeShapeType="1"/>
                          </wps:cNvCnPr>
                          <wps:spPr bwMode="auto">
                            <a:xfrm flipH="1">
                              <a:off x="1318588" y="487018"/>
                              <a:ext cx="326363" cy="37291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284" name="Line 84"/>
                          <wps:cNvCnPr>
                            <a:cxnSpLocks noChangeShapeType="1"/>
                          </wps:cNvCnPr>
                          <wps:spPr bwMode="auto">
                            <a:xfrm>
                              <a:off x="4009827" y="1853565"/>
                              <a:ext cx="383540" cy="158115"/>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285" name="Line 86"/>
                          <wps:cNvCnPr>
                            <a:cxnSpLocks noChangeShapeType="1"/>
                          </wps:cNvCnPr>
                          <wps:spPr bwMode="auto">
                            <a:xfrm flipV="1">
                              <a:off x="2947196" y="1577533"/>
                              <a:ext cx="345440" cy="25908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298" name="Line 88"/>
                          <wps:cNvCnPr>
                            <a:cxnSpLocks noChangeShapeType="1"/>
                          </wps:cNvCnPr>
                          <wps:spPr bwMode="auto">
                            <a:xfrm flipH="1" flipV="1">
                              <a:off x="1401418" y="1280684"/>
                              <a:ext cx="355982" cy="2813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E7EB583" id="Canvas 58" o:spid="_x0000_s1435" editas="canvas" style="width:414.55pt;height:240.25pt;mso-position-horizontal-relative:char;mso-position-vertical-relative:line" coordsize="52641,305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">
                  <v:shape id="_x0000_s1436" type="#_x0000_t75" style="position:absolute;width:52641;height:30511;visibility:visible;mso-wrap-style:square">
                    <v:fill o:detectmouseclick="t"/>
                    <v:path o:connecttype="none"/>
                  </v:shape>
                  <v:shape id="Text Box 85" o:spid="_x0000_s1437" type="#_x0000_t202" style="position:absolute;left:29652;top:11828;width:11986;height:4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" stroked="f">
                    <v:textbox inset="5.76pt,2.88pt,5.76pt,2.88pt">
                      <w:txbxContent>
                        <w:p w14:paraId="03CDB3CE" w14:textId="77777777" w:rsidR="00D02996" w:rsidRPr="00D724CB" w:rsidRDefault="00D02996" w:rsidP="00D02996">
                          <w:pPr>
                            <w:pStyle w:val="NoSpacing"/>
                          </w:pPr>
                          <w:r w:rsidRPr="00D724CB">
                            <w:t>Return Air Damper Position</w:t>
                          </w:r>
                        </w:p>
                      </w:txbxContent>
                    </v:textbox>
                  </v:shape>
                  <v:shape id="Text Box 87" o:spid="_x0000_s1438" type="#_x0000_t202" style="position:absolute;left:15540;top:15302;width:10039;height:8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" stroked="f">
                    <v:textbox inset="5.76pt,2.88pt,5.76pt,2.88pt">
                      <w:txbxContent>
                        <w:p w14:paraId="4B7BE0D8" w14:textId="77777777" w:rsidR="00D02996" w:rsidRPr="00D724CB" w:rsidRDefault="00D02996" w:rsidP="00D02996">
                          <w:pPr>
                            <w:pStyle w:val="NoSpacing"/>
                          </w:pPr>
                          <w:r>
                            <w:t xml:space="preserve">Economizer </w:t>
                          </w:r>
                          <w:r w:rsidRPr="00D724CB">
                            <w:t>Outdoor Air Damper Position</w:t>
                          </w:r>
                        </w:p>
                      </w:txbxContent>
                    </v:textbox>
                  </v:shape>
                  <v:shape id="Text Box 61" o:spid="_x0000_s1439" type="#_x0000_t202" style="position:absolute;left:6135;top:23519;width:7664;height:23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" stroked="f">
                    <v:textbox>
                      <w:txbxContent>
                        <w:p w14:paraId="078796C0" w14:textId="77777777" w:rsidR="00D02996" w:rsidRPr="00D724CB" w:rsidRDefault="00D02996" w:rsidP="00D02996">
                          <w:pPr>
                            <w:pStyle w:val="NoSpacing"/>
                          </w:pPr>
                          <w:r w:rsidRPr="00D724CB">
                            <w:t>MinOA-P</w:t>
                          </w:r>
                        </w:p>
                      </w:txbxContent>
                    </v:textbox>
                  </v:shape>
                  <v:shape id="Text Box 62" o:spid="_x0000_s1440" type="#_x0000_t202" style="position:absolute;left:10456;top:2336;width:8204;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" stroked="f">
                    <v:textbox>
                      <w:txbxContent>
                        <w:p w14:paraId="0BD9BA11" w14:textId="77777777" w:rsidR="00D02996" w:rsidRPr="00D724CB" w:rsidRDefault="00D02996" w:rsidP="00D02996">
                          <w:pPr>
                            <w:pStyle w:val="NoSpacing"/>
                          </w:pPr>
                          <w:r w:rsidRPr="00D724CB">
                            <w:t>MaxRA-P</w:t>
                          </w:r>
                        </w:p>
                      </w:txbxContent>
                    </v:textbox>
                  </v:shape>
                  <v:shape id="Text Box 63" o:spid="_x0000_s1441" type="#_x0000_t202" style="position:absolute;left:35037;top:25;width:8198;height:2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" stroked="f">
                    <v:textbox>
                      <w:txbxContent>
                        <w:p w14:paraId="0845A334" w14:textId="77777777" w:rsidR="00D02996" w:rsidRPr="00D724CB" w:rsidRDefault="00D02996" w:rsidP="00D02996">
                          <w:pPr>
                            <w:pStyle w:val="NoSpacing"/>
                          </w:pPr>
                          <w:r w:rsidRPr="00D724CB">
                            <w:t>MaxOA-P</w:t>
                          </w:r>
                        </w:p>
                      </w:txbxContent>
                    </v:textbox>
                  </v:shape>
                  <v:shape id="Text Box 64" o:spid="_x0000_s1442" type="#_x0000_t202" style="position:absolute;left:35037;top:5016;width:11265;height:5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" stroked="f">
                    <v:textbox inset="5.76pt,2.88pt,5.76pt,2.88pt">
                      <w:txbxContent>
                        <w:p w14:paraId="7F228163" w14:textId="77777777" w:rsidR="00D02996" w:rsidRPr="00D724CB" w:rsidRDefault="00D02996" w:rsidP="00D02996">
                          <w:pPr>
                            <w:pStyle w:val="NoSpacing"/>
                          </w:pPr>
                          <w:r>
                            <w:t xml:space="preserve">Economizer </w:t>
                          </w:r>
                          <w:r w:rsidRPr="00D724CB">
                            <w:t>Outdoor Air Damper Position</w:t>
                          </w:r>
                        </w:p>
                      </w:txbxContent>
                    </v:textbox>
                  </v:shape>
                  <v:shape id="Text Box 65" o:spid="_x0000_s1443" type="#_x0000_t202" style="position:absolute;left:43549;top:19546;width:8743;height:29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" stroked="f">
                    <v:textbox inset="5.76pt,2.88pt,5.76pt,2.88pt">
                      <w:txbxContent>
                        <w:p w14:paraId="2292AFFD" w14:textId="77777777" w:rsidR="00D02996" w:rsidRPr="00D724CB" w:rsidRDefault="00D02996" w:rsidP="00D02996">
                          <w:pPr>
                            <w:pStyle w:val="NoSpacing"/>
                          </w:pPr>
                          <w:r>
                            <w:t>Cooling Coil</w:t>
                          </w:r>
                        </w:p>
                      </w:txbxContent>
                    </v:textbox>
                  </v:shape>
                  <v:shape id="Text Box 66" o:spid="_x0000_s1444" type="#_x0000_t202" style="position:absolute;left:5726;top:5982;width:8073;height:52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" stroked="f">
                    <v:textbox inset="5.76pt,2.88pt,5.76pt,2.88pt">
                      <w:txbxContent>
                        <w:p w14:paraId="02A3A6B3" w14:textId="77777777" w:rsidR="00D02996" w:rsidRPr="00D724CB" w:rsidRDefault="00D02996" w:rsidP="00D02996">
                          <w:pPr>
                            <w:pStyle w:val="NoSpacing"/>
                            <w:jc w:val="right"/>
                          </w:pPr>
                          <w:r w:rsidRPr="00D724CB">
                            <w:t>Return Air Damper Position</w:t>
                          </w:r>
                        </w:p>
                      </w:txbxContent>
                    </v:textbox>
                  </v:shape>
                  <v:shape id="Text Box 67" o:spid="_x0000_s1445" type="#_x0000_t202" style="position:absolute;left:887;top:1733;width:5104;height:2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" stroked="f">
                    <v:textbox inset="5.76pt,2.88pt,5.76pt,2.88pt">
                      <w:txbxContent>
                        <w:p w14:paraId="13F26FF9" w14:textId="77777777" w:rsidR="00D02996" w:rsidRPr="00D724CB" w:rsidRDefault="00D02996" w:rsidP="00D02996">
                          <w:pPr>
                            <w:pStyle w:val="NoSpacing"/>
                          </w:pPr>
                          <w:r w:rsidRPr="00D724CB">
                            <w:t xml:space="preserve">100% </w:t>
                          </w:r>
                        </w:p>
                      </w:txbxContent>
                    </v:textbox>
                  </v:shape>
                  <v:shape id="Text Box 68" o:spid="_x0000_s1446" type="#_x0000_t202" style="position:absolute;left:1490;top:25685;width:4235;height:2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" stroked="f">
                    <v:textbox inset="5.76pt,2.88pt,5.76pt,2.88pt">
                      <w:txbxContent>
                        <w:p w14:paraId="5FAC79E6" w14:textId="77777777" w:rsidR="00D02996" w:rsidRPr="00D724CB" w:rsidRDefault="00D02996" w:rsidP="00D02996">
                          <w:pPr>
                            <w:pStyle w:val="NoSpacing"/>
                          </w:pPr>
                          <w:r w:rsidRPr="00D724CB">
                            <w:t xml:space="preserve">0% </w:t>
                          </w:r>
                        </w:p>
                      </w:txbxContent>
                    </v:textbox>
                  </v:shape>
                  <v:line id="Line 69" o:spid="_x0000_s1447" style="position:absolute;visibility:visible;mso-wrap-style:square" from="5630,26574" to="52429,265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" strokeweight="1.5pt"/>
                  <v:line id="Line 70" o:spid="_x0000_s1448" style="position:absolute;flip:y;visibility:visible;mso-wrap-style:square" from="5713,2178" to="5719,265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" strokeweight="1.5pt"/>
                  <v:line id="Line 71" o:spid="_x0000_s1449" style="position:absolute;flip:y;visibility:visible;mso-wrap-style:square" from="5631,2190" to="19977,250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"/>
                  <v:line id="Line 72" o:spid="_x0000_s1450" style="position:absolute;visibility:visible;mso-wrap-style:square" from="20174,4514" to="34037,265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">
                    <v:stroke dashstyle="longDash"/>
                  </v:line>
                  <v:shape id="Text Box 73" o:spid="_x0000_s1451" type="#_x0000_t202" style="position:absolute;left:621;top:4641;width:4577;height:207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" stroked="f">
                    <v:textbox style="layout-flow:vertical;mso-layout-flow-alt:bottom-to-top">
                      <w:txbxContent>
                        <w:p w14:paraId="3F00A09C" w14:textId="77777777" w:rsidR="00D02996" w:rsidRPr="00D724CB" w:rsidRDefault="00D02996" w:rsidP="00D02996">
                          <w:pPr>
                            <w:pStyle w:val="NoSpacing"/>
                            <w:jc w:val="center"/>
                          </w:pPr>
                          <w:r w:rsidRPr="00D724CB">
                            <w:t>Damper/valve Position, % open</w:t>
                          </w:r>
                        </w:p>
                      </w:txbxContent>
                    </v:textbox>
                  </v:shape>
                  <v:shape id="Text Box 74" o:spid="_x0000_s1452" type="#_x0000_t202" style="position:absolute;left:5060;top:26951;width:28923;height:3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" stroked="f">
                    <v:textbox>
                      <w:txbxContent>
                        <w:p w14:paraId="253E285E" w14:textId="77777777" w:rsidR="00D02996" w:rsidRPr="00D724CB" w:rsidRDefault="00D02996" w:rsidP="00D02996">
                          <w:pPr>
                            <w:pStyle w:val="NoSpacing"/>
                          </w:pPr>
                          <w:r w:rsidRPr="00D724CB">
                            <w:t>Supply Air Temperature Control Loop Signal</w:t>
                          </w:r>
                        </w:p>
                      </w:txbxContent>
                    </v:textbox>
                  </v:shape>
                  <v:line id="Line 75" o:spid="_x0000_s1453" style="position:absolute;flip:x;visibility:visible;mso-wrap-style:square" from="33809,28318" to="44299,28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">
                    <v:stroke startarrow="block"/>
                  </v:line>
                  <v:line id="Line 76" o:spid="_x0000_s1454" style="position:absolute;flip:x;visibility:visible;mso-wrap-style:square" from="5725,4521" to="19976,45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">
                    <v:stroke dashstyle="longDash"/>
                  </v:line>
                  <v:line id="Line 77" o:spid="_x0000_s1455" style="position:absolute;visibility:visible;mso-wrap-style:square" from="20176,2190" to="52533,2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"/>
                  <v:line id="Line 78" o:spid="_x0000_s1456" style="position:absolute;flip:x y;visibility:visible;mso-wrap-style:square" from="34037,2222" to="35718,50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">
                    <v:stroke endarrow="block"/>
                  </v:line>
                  <v:line id="Line 79" o:spid="_x0000_s1457" style="position:absolute;flip:y;visibility:visible;mso-wrap-style:square" from="34040,2273" to="52429,265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" strokeweight="2.25pt"/>
                  <v:line id="Line 82" o:spid="_x0000_s1458" style="position:absolute;flip:x;visibility:visible;mso-wrap-style:square" from="13185,4870" to="16449,85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">
                    <v:stroke startarrow="block"/>
                  </v:line>
                  <v:line id="Line 84" o:spid="_x0000_s1459" style="position:absolute;visibility:visible;mso-wrap-style:square" from="40098,18535" to="43933,201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">
                    <v:stroke startarrow="block"/>
                  </v:line>
                  <v:line id="Line 86" o:spid="_x0000_s1460" style="position:absolute;flip:y;visibility:visible;mso-wrap-style:square" from="29471,15775" to="32926,183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">
                    <v:stroke startarrow="block"/>
                  </v:line>
                  <v:line id="Line 88" o:spid="_x0000_s1461" style="position:absolute;flip:x y;visibility:visible;mso-wrap-style:square" from="14014,12806" to="17574,15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">
                    <v:stroke endarrow="block"/>
                  </v:line>
                  <w10:anchorlock/>
                </v:group>
              </w:pict>
            </mc:Fallback>
          </mc:AlternateContent>
        </w:r>
      </w:ins>
    </w:p>
    <w:p w14:paraId="6E1FE53C" w14:textId="3CE7BF5A" w:rsidR="00D02996" w:rsidRDefault="00D02996" w:rsidP="00D02996">
      <w:pPr>
        <w:pStyle w:val="FigureCaption"/>
        <w:rPr>
          <w:ins w:id="6027" w:author="Hwakong Cheng" w:date="2022-10-24T19:49:00Z"/>
        </w:rPr>
      </w:pPr>
      <w:commentRangeStart w:id="6028"/>
      <w:ins w:id="6029" w:author="Hwakong Cheng" w:date="2022-10-24T19:49:00Z">
        <w:r w:rsidRPr="00F664FE">
          <w:t>Figure 5.16.2.3 SAT loop mapping with relief damper or relief fan.</w:t>
        </w:r>
      </w:ins>
      <w:commentRangeEnd w:id="6028"/>
      <w:ins w:id="6030" w:author="Hwakong Cheng" w:date="2022-10-24T20:23:00Z">
        <w:r w:rsidR="002D2283">
          <w:rPr>
            <w:rStyle w:val="CommentReference"/>
            <w:rFonts w:ascii="Times New Roman" w:hAnsi="Times New Roman"/>
            <w:b w:val="0"/>
            <w:bCs w:val="0"/>
          </w:rPr>
          <w:commentReference w:id="6028"/>
        </w:r>
      </w:ins>
    </w:p>
    <w:p w14:paraId="58AA12D3" w14:textId="013D903C" w:rsidR="00D02996" w:rsidRDefault="002C446A" w:rsidP="00D02996">
      <w:pPr>
        <w:pStyle w:val="Infobox"/>
        <w:spacing w:after="120"/>
        <w:rPr>
          <w:ins w:id="6031" w:author="Hwakong Cheng" w:date="2022-10-24T19:49:00Z"/>
        </w:rPr>
      </w:pPr>
      <w:ins w:id="6032" w:author="Hwakong Cheng" w:date="2022-10-24T20:07:00Z">
        <w:r w:rsidRPr="0022206A">
          <w:rPr>
            <w:rStyle w:val="Toggle"/>
          </w:rPr>
          <w:t>[</w:t>
        </w:r>
      </w:ins>
      <w:ins w:id="6033" w:author="Hwakong Cheng" w:date="2022-10-24T20:10:00Z">
        <w:r>
          <w:rPr>
            <w:rStyle w:val="Toggle"/>
          </w:rPr>
          <w:t>EQUALS</w:t>
        </w:r>
      </w:ins>
      <w:ins w:id="6034" w:author="Hwakong Cheng" w:date="2022-10-24T20:07:00Z">
        <w:r w:rsidRPr="0022206A">
          <w:rPr>
            <w:rStyle w:val="Toggle"/>
          </w:rPr>
          <w:t xml:space="preserve"> BSP </w:t>
        </w:r>
        <w:proofErr w:type="gramStart"/>
        <w:r>
          <w:rPr>
            <w:rStyle w:val="Toggle"/>
          </w:rPr>
          <w:t>RETURNTRACK</w:t>
        </w:r>
        <w:r w:rsidRPr="0022206A">
          <w:rPr>
            <w:rStyle w:val="Toggle"/>
          </w:rPr>
          <w:t>]</w:t>
        </w:r>
      </w:ins>
      <w:ins w:id="6035" w:author="Hwakong Cheng" w:date="2022-10-24T19:49:00Z">
        <w:r w:rsidR="00D02996" w:rsidRPr="00BC7581">
          <w:t>For</w:t>
        </w:r>
        <w:proofErr w:type="gramEnd"/>
        <w:r w:rsidR="00D02996" w:rsidRPr="00BC7581">
          <w:t xml:space="preserve"> </w:t>
        </w:r>
        <w:r w:rsidR="00D02996">
          <w:t>AHUs</w:t>
        </w:r>
        <w:r w:rsidR="00D02996" w:rsidRPr="00BC7581">
          <w:t xml:space="preserve"> with return fans</w:t>
        </w:r>
        <w:r w:rsidR="00D02996">
          <w:t xml:space="preserve"> and airflow tracking control</w:t>
        </w:r>
        <w:r w:rsidR="00D02996" w:rsidRPr="00BC7581">
          <w:t xml:space="preserve">, the </w:t>
        </w:r>
        <w:r w:rsidR="00D02996">
          <w:t xml:space="preserve">SAT control loop makes the economizer </w:t>
        </w:r>
        <w:r w:rsidR="00D02996" w:rsidRPr="00BC7581">
          <w:t>outdoor air damper</w:t>
        </w:r>
        <w:r w:rsidR="00D02996">
          <w:t xml:space="preserve"> </w:t>
        </w:r>
        <w:r w:rsidR="00D02996" w:rsidRPr="00BC7581">
          <w:t xml:space="preserve">open </w:t>
        </w:r>
        <w:r w:rsidR="00D02996">
          <w:t xml:space="preserve">fully </w:t>
        </w:r>
        <w:r w:rsidR="00D02996" w:rsidRPr="00BC7581">
          <w:t>whenever the AHU is on</w:t>
        </w:r>
        <w:r w:rsidR="00D02996">
          <w:t>,</w:t>
        </w:r>
        <w:r w:rsidR="00D02996" w:rsidRPr="00BC7581">
          <w:t xml:space="preserve"> while the return air damper </w:t>
        </w:r>
        <w:r w:rsidR="00D02996">
          <w:t xml:space="preserve">modulates </w:t>
        </w:r>
        <w:r w:rsidR="00D02996" w:rsidRPr="00BC7581">
          <w:t>to maintain supply air temperature</w:t>
        </w:r>
        <w:r w:rsidR="00D02996">
          <w:t xml:space="preserve"> as shown below.  Relief/exhaust damper position tracks inversely with the return damper position.</w:t>
        </w:r>
      </w:ins>
    </w:p>
    <w:p w14:paraId="0FA11560" w14:textId="77777777" w:rsidR="00D02996" w:rsidRDefault="00D02996" w:rsidP="00D02996">
      <w:pPr>
        <w:pStyle w:val="Infobox"/>
        <w:spacing w:after="120"/>
        <w:rPr>
          <w:ins w:id="6036" w:author="Hwakong Cheng" w:date="2022-10-24T19:49:00Z"/>
        </w:rPr>
      </w:pPr>
      <w:ins w:id="6037" w:author="Hwakong Cheng" w:date="2022-10-24T19:49:00Z">
        <w:r w:rsidRPr="00BC7581">
          <w:t xml:space="preserve">Outdoor air dampers on air handlers with return fans have no impact on the outdoor </w:t>
        </w:r>
        <w:r>
          <w:t>airflow rate</w:t>
        </w:r>
        <w:r w:rsidRPr="00BC7581">
          <w:t xml:space="preserve"> into the mixing plenum. Instead, the return</w:t>
        </w:r>
        <w:r>
          <w:t>-</w:t>
        </w:r>
        <w:r w:rsidRPr="00BC7581">
          <w:t>fan and return</w:t>
        </w:r>
        <w:r>
          <w:t>-</w:t>
        </w:r>
        <w:r w:rsidRPr="00BC7581">
          <w:t>damper controls dictate outdoor air flow. See ASHRAE Guideline 16.</w:t>
        </w:r>
      </w:ins>
    </w:p>
    <w:p w14:paraId="31BDCCDB" w14:textId="77777777" w:rsidR="00D02996" w:rsidRPr="00BC7581" w:rsidRDefault="00D02996" w:rsidP="00D02996">
      <w:pPr>
        <w:pStyle w:val="Infobox"/>
        <w:spacing w:after="120"/>
        <w:rPr>
          <w:ins w:id="6038" w:author="Hwakong Cheng" w:date="2022-10-24T19:49:00Z"/>
        </w:rPr>
      </w:pPr>
      <w:ins w:id="6039" w:author="Hwakong Cheng" w:date="2022-10-24T19:49:00Z">
        <w:r>
          <w:t>Note that the economizer damper will close (if there is a separate minimum outdoor air damper) or modulate to minimum position (if there is a single outdoor air damper) whenever minimum outdoor air control is active.  See logic for Minimum Outdoor Air Control below.</w:t>
        </w:r>
      </w:ins>
    </w:p>
    <w:p w14:paraId="5968C440" w14:textId="17E05350" w:rsidR="00D02996" w:rsidRDefault="00D02996">
      <w:pPr>
        <w:rPr>
          <w:ins w:id="6040" w:author="Hwakong Cheng" w:date="2022-10-24T19:49:00Z"/>
        </w:rPr>
        <w:pPrChange w:id="6041" w:author="Hwakong Cheng" w:date="2022-10-24T20:08:00Z">
          <w:pPr>
            <w:jc w:val="center"/>
          </w:pPr>
        </w:pPrChange>
      </w:pPr>
    </w:p>
    <w:p w14:paraId="233DAB29" w14:textId="5F686D8B" w:rsidR="00D02996" w:rsidRDefault="002C446A" w:rsidP="00D02996">
      <w:pPr>
        <w:jc w:val="center"/>
        <w:rPr>
          <w:ins w:id="6042" w:author="Hwakong Cheng" w:date="2022-10-24T19:49:00Z"/>
        </w:rPr>
      </w:pPr>
      <w:ins w:id="6043" w:author="Hwakong Cheng" w:date="2022-10-24T20:12:00Z">
        <w:r w:rsidRPr="0022206A">
          <w:rPr>
            <w:rStyle w:val="Toggle"/>
          </w:rPr>
          <w:t>[</w:t>
        </w:r>
        <w:r>
          <w:rPr>
            <w:rStyle w:val="Toggle"/>
          </w:rPr>
          <w:t>EQUALS</w:t>
        </w:r>
        <w:r w:rsidRPr="0022206A">
          <w:rPr>
            <w:rStyle w:val="Toggle"/>
          </w:rPr>
          <w:t xml:space="preserve"> BSP </w:t>
        </w:r>
        <w:r>
          <w:rPr>
            <w:rStyle w:val="Toggle"/>
          </w:rPr>
          <w:t>RETURNTRACK</w:t>
        </w:r>
        <w:r w:rsidRPr="0022206A">
          <w:rPr>
            <w:rStyle w:val="Toggle"/>
          </w:rPr>
          <w:t>]</w:t>
        </w:r>
      </w:ins>
      <w:ins w:id="6044" w:author="Hwakong Cheng" w:date="2022-10-24T19:49:00Z">
        <w:r w:rsidR="00D02996">
          <w:rPr>
            <w:noProof/>
          </w:rPr>
          <mc:AlternateContent>
            <mc:Choice Requires="wpc">
              <w:drawing>
                <wp:inline distT="0" distB="0" distL="0" distR="0" wp14:anchorId="3287FFD8" wp14:editId="5864BDC5">
                  <wp:extent cx="5264150" cy="2897555"/>
                  <wp:effectExtent l="0" t="0" r="12700" b="0"/>
                  <wp:docPr id="596" name="Canvas 5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99" name="Text Box 85"/>
                          <wps:cNvSpPr txBox="1">
                            <a:spLocks noChangeArrowheads="1"/>
                          </wps:cNvSpPr>
                          <wps:spPr bwMode="auto">
                            <a:xfrm>
                              <a:off x="1157225" y="2005092"/>
                              <a:ext cx="1198663" cy="42516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A4CD34A" w14:textId="77777777" w:rsidR="00D02996" w:rsidRPr="00D724CB" w:rsidRDefault="00D02996" w:rsidP="00D02996">
                                <w:pPr>
                                  <w:pStyle w:val="NoSpacing"/>
                                </w:pPr>
                                <w:r w:rsidRPr="00D724CB">
                                  <w:t>Return Air Damper Position</w:t>
                                </w:r>
                              </w:p>
                            </w:txbxContent>
                          </wps:txbx>
                          <wps:bodyPr rot="0" vert="horz" wrap="square" lIns="73152" tIns="36576" rIns="73152" bIns="36576" anchor="t" anchorCtr="0" upright="1">
                            <a:noAutofit/>
                          </wps:bodyPr>
                        </wps:wsp>
                        <wps:wsp>
                          <wps:cNvPr id="304" name="Text Box 62"/>
                          <wps:cNvSpPr txBox="1">
                            <a:spLocks noChangeArrowheads="1"/>
                          </wps:cNvSpPr>
                          <wps:spPr bwMode="auto">
                            <a:xfrm>
                              <a:off x="673660" y="139691"/>
                              <a:ext cx="820420" cy="2305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B63D100" w14:textId="77777777" w:rsidR="00D02996" w:rsidRPr="00D724CB" w:rsidRDefault="00D02996" w:rsidP="00D02996">
                                <w:pPr>
                                  <w:pStyle w:val="NoSpacing"/>
                                </w:pPr>
                                <w:r w:rsidRPr="00D724CB">
                                  <w:t>MaxRA-P</w:t>
                                </w:r>
                              </w:p>
                            </w:txbxContent>
                          </wps:txbx>
                          <wps:bodyPr rot="0" vert="horz" wrap="square" lIns="91440" tIns="45720" rIns="91440" bIns="45720" anchor="t" anchorCtr="0" upright="1">
                            <a:noAutofit/>
                          </wps:bodyPr>
                        </wps:wsp>
                        <wps:wsp>
                          <wps:cNvPr id="307" name="Text Box 65"/>
                          <wps:cNvSpPr txBox="1">
                            <a:spLocks noChangeArrowheads="1"/>
                          </wps:cNvSpPr>
                          <wps:spPr bwMode="auto">
                            <a:xfrm>
                              <a:off x="3917743" y="1713645"/>
                              <a:ext cx="874321" cy="29144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9439168" w14:textId="77777777" w:rsidR="00D02996" w:rsidRPr="00D724CB" w:rsidRDefault="00D02996" w:rsidP="00D02996">
                                <w:pPr>
                                  <w:pStyle w:val="NoSpacing"/>
                                </w:pPr>
                                <w:r>
                                  <w:t>Cooling Coil</w:t>
                                </w:r>
                              </w:p>
                            </w:txbxContent>
                          </wps:txbx>
                          <wps:bodyPr rot="0" vert="horz" wrap="square" lIns="73152" tIns="36576" rIns="73152" bIns="36576" anchor="t" anchorCtr="0" upright="1">
                            <a:noAutofit/>
                          </wps:bodyPr>
                        </wps:wsp>
                        <wps:wsp>
                          <wps:cNvPr id="308" name="Text Box 67"/>
                          <wps:cNvSpPr txBox="1">
                            <a:spLocks noChangeArrowheads="1"/>
                          </wps:cNvSpPr>
                          <wps:spPr bwMode="auto">
                            <a:xfrm>
                              <a:off x="88777" y="19735"/>
                              <a:ext cx="510415" cy="2552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B537DB4" w14:textId="77777777" w:rsidR="00D02996" w:rsidRPr="00D724CB" w:rsidRDefault="00D02996" w:rsidP="00D02996">
                                <w:pPr>
                                  <w:pStyle w:val="NoSpacing"/>
                                </w:pPr>
                                <w:r w:rsidRPr="00D724CB">
                                  <w:t xml:space="preserve">100% </w:t>
                                </w:r>
                              </w:p>
                            </w:txbxContent>
                          </wps:txbx>
                          <wps:bodyPr rot="0" vert="horz" wrap="square" lIns="73152" tIns="36576" rIns="73152" bIns="36576" anchor="t" anchorCtr="0" upright="1">
                            <a:noAutofit/>
                          </wps:bodyPr>
                        </wps:wsp>
                        <wps:wsp>
                          <wps:cNvPr id="309" name="Text Box 68"/>
                          <wps:cNvSpPr txBox="1">
                            <a:spLocks noChangeArrowheads="1"/>
                          </wps:cNvSpPr>
                          <wps:spPr bwMode="auto">
                            <a:xfrm>
                              <a:off x="149027" y="2414955"/>
                              <a:ext cx="423545" cy="2222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FEE7024" w14:textId="77777777" w:rsidR="00D02996" w:rsidRPr="00D724CB" w:rsidRDefault="00D02996" w:rsidP="00D02996">
                                <w:pPr>
                                  <w:pStyle w:val="NoSpacing"/>
                                </w:pPr>
                                <w:r w:rsidRPr="00D724CB">
                                  <w:t xml:space="preserve">0% </w:t>
                                </w:r>
                              </w:p>
                            </w:txbxContent>
                          </wps:txbx>
                          <wps:bodyPr rot="0" vert="horz" wrap="square" lIns="73152" tIns="36576" rIns="73152" bIns="36576" anchor="t" anchorCtr="0" upright="1">
                            <a:noAutofit/>
                          </wps:bodyPr>
                        </wps:wsp>
                        <wps:wsp>
                          <wps:cNvPr id="310" name="Line 69"/>
                          <wps:cNvCnPr>
                            <a:cxnSpLocks noChangeShapeType="1"/>
                          </wps:cNvCnPr>
                          <wps:spPr bwMode="auto">
                            <a:xfrm>
                              <a:off x="563047" y="2503855"/>
                              <a:ext cx="4679950" cy="63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12" name="Line 70"/>
                          <wps:cNvCnPr>
                            <a:cxnSpLocks noChangeShapeType="1"/>
                          </wps:cNvCnPr>
                          <wps:spPr bwMode="auto">
                            <a:xfrm flipV="1">
                              <a:off x="571302" y="64185"/>
                              <a:ext cx="635" cy="243713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13" name="Line 72"/>
                          <wps:cNvCnPr>
                            <a:cxnSpLocks noChangeShapeType="1"/>
                          </wps:cNvCnPr>
                          <wps:spPr bwMode="auto">
                            <a:xfrm>
                              <a:off x="616227" y="228600"/>
                              <a:ext cx="2236304" cy="2246200"/>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314" name="Text Box 73"/>
                          <wps:cNvSpPr txBox="1">
                            <a:spLocks noChangeArrowheads="1"/>
                          </wps:cNvSpPr>
                          <wps:spPr bwMode="auto">
                            <a:xfrm>
                              <a:off x="62134" y="310565"/>
                              <a:ext cx="457680" cy="207482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E2A3EBA" w14:textId="77777777" w:rsidR="00D02996" w:rsidRPr="00D724CB" w:rsidRDefault="00D02996" w:rsidP="00D02996">
                                <w:pPr>
                                  <w:pStyle w:val="NoSpacing"/>
                                  <w:jc w:val="center"/>
                                </w:pPr>
                                <w:r w:rsidRPr="00D724CB">
                                  <w:t>Damper/valve Position, % open</w:t>
                                </w:r>
                              </w:p>
                            </w:txbxContent>
                          </wps:txbx>
                          <wps:bodyPr rot="0" vert="vert270" wrap="square" lIns="91440" tIns="45720" rIns="91440" bIns="45720" anchor="t" anchorCtr="0" upright="1">
                            <a:noAutofit/>
                          </wps:bodyPr>
                        </wps:wsp>
                        <wps:wsp>
                          <wps:cNvPr id="316" name="Text Box 74"/>
                          <wps:cNvSpPr txBox="1">
                            <a:spLocks noChangeArrowheads="1"/>
                          </wps:cNvSpPr>
                          <wps:spPr bwMode="auto">
                            <a:xfrm>
                              <a:off x="506025" y="2541567"/>
                              <a:ext cx="2892369" cy="3225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711BC83" w14:textId="77777777" w:rsidR="00D02996" w:rsidRPr="00D724CB" w:rsidRDefault="00D02996" w:rsidP="00D02996">
                                <w:pPr>
                                  <w:pStyle w:val="NoSpacing"/>
                                </w:pPr>
                                <w:r w:rsidRPr="00D724CB">
                                  <w:t>Supply Air Temperature Control Loop Signal</w:t>
                                </w:r>
                              </w:p>
                            </w:txbxContent>
                          </wps:txbx>
                          <wps:bodyPr rot="0" vert="horz" wrap="square" lIns="91440" tIns="45720" rIns="91440" bIns="45720" anchor="t" anchorCtr="0" upright="1">
                            <a:noAutofit/>
                          </wps:bodyPr>
                        </wps:wsp>
                        <wps:wsp>
                          <wps:cNvPr id="328" name="Line 75"/>
                          <wps:cNvCnPr>
                            <a:cxnSpLocks noChangeShapeType="1"/>
                          </wps:cNvCnPr>
                          <wps:spPr bwMode="auto">
                            <a:xfrm flipH="1">
                              <a:off x="3380931" y="2678212"/>
                              <a:ext cx="1049026" cy="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362" name="Line 77"/>
                          <wps:cNvCnPr>
                            <a:cxnSpLocks noChangeShapeType="1"/>
                          </wps:cNvCnPr>
                          <wps:spPr bwMode="auto">
                            <a:xfrm>
                              <a:off x="571255" y="103555"/>
                              <a:ext cx="4682100"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64" name="Line 79"/>
                          <wps:cNvCnPr>
                            <a:cxnSpLocks noChangeShapeType="1"/>
                          </wps:cNvCnPr>
                          <wps:spPr bwMode="auto">
                            <a:xfrm flipV="1">
                              <a:off x="2902227" y="108633"/>
                              <a:ext cx="2326997" cy="2366124"/>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367" name="Line 84"/>
                          <wps:cNvCnPr>
                            <a:cxnSpLocks noChangeShapeType="1"/>
                          </wps:cNvCnPr>
                          <wps:spPr bwMode="auto">
                            <a:xfrm>
                              <a:off x="4061688" y="1390307"/>
                              <a:ext cx="293216" cy="323307"/>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368" name="Line 86"/>
                          <wps:cNvCnPr>
                            <a:cxnSpLocks noChangeShapeType="1"/>
                          </wps:cNvCnPr>
                          <wps:spPr bwMode="auto">
                            <a:xfrm flipH="1">
                              <a:off x="2020347" y="1942113"/>
                              <a:ext cx="184863" cy="226116"/>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370" name="Line 72"/>
                          <wps:cNvCnPr>
                            <a:cxnSpLocks noChangeShapeType="1"/>
                          </wps:cNvCnPr>
                          <wps:spPr bwMode="auto">
                            <a:xfrm flipH="1">
                              <a:off x="572572" y="108629"/>
                              <a:ext cx="2279959" cy="2392643"/>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371" name="Text Box 85"/>
                          <wps:cNvSpPr txBox="1">
                            <a:spLocks noChangeArrowheads="1"/>
                          </wps:cNvSpPr>
                          <wps:spPr bwMode="auto">
                            <a:xfrm>
                              <a:off x="2133380" y="1061417"/>
                              <a:ext cx="1198245" cy="4248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199B07D" w14:textId="77777777" w:rsidR="00D02996" w:rsidRDefault="00D02996" w:rsidP="00D02996">
                                <w:pPr>
                                  <w:pStyle w:val="NormalWeb"/>
                                  <w:spacing w:before="0" w:beforeAutospacing="0" w:after="0" w:afterAutospacing="0"/>
                                </w:pPr>
                                <w:r>
                                  <w:rPr>
                                    <w:rFonts w:eastAsia="Calibri"/>
                                    <w:sz w:val="22"/>
                                    <w:szCs w:val="22"/>
                                  </w:rPr>
                                  <w:t>Relief/Exhaust Air Damper Position</w:t>
                                </w:r>
                              </w:p>
                            </w:txbxContent>
                          </wps:txbx>
                          <wps:bodyPr rot="0" vert="horz" wrap="square" lIns="73152" tIns="36576" rIns="73152" bIns="36576" anchor="t" anchorCtr="0" upright="1">
                            <a:noAutofit/>
                          </wps:bodyPr>
                        </wps:wsp>
                        <wps:wsp>
                          <wps:cNvPr id="372" name="Line 86"/>
                          <wps:cNvCnPr>
                            <a:cxnSpLocks noChangeShapeType="1"/>
                          </wps:cNvCnPr>
                          <wps:spPr bwMode="auto">
                            <a:xfrm>
                              <a:off x="2328695" y="770197"/>
                              <a:ext cx="221106" cy="278608"/>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839" name="Text Box 64"/>
                          <wps:cNvSpPr txBox="1">
                            <a:spLocks noChangeArrowheads="1"/>
                          </wps:cNvSpPr>
                          <wps:spPr bwMode="auto">
                            <a:xfrm>
                              <a:off x="3279158" y="273403"/>
                              <a:ext cx="1126490" cy="5683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A5B57C4" w14:textId="77777777" w:rsidR="00E32824" w:rsidRDefault="00E32824" w:rsidP="00E32824">
                                <w:pPr>
                                  <w:rPr>
                                    <w:rFonts w:eastAsia="Calibri"/>
                                    <w:sz w:val="22"/>
                                  </w:rPr>
                                </w:pPr>
                                <w:r>
                                  <w:rPr>
                                    <w:rFonts w:eastAsia="Calibri"/>
                                    <w:sz w:val="22"/>
                                  </w:rPr>
                                  <w:t>Economizer Outdoor Air Damper Position</w:t>
                                </w:r>
                              </w:p>
                            </w:txbxContent>
                          </wps:txbx>
                          <wps:bodyPr rot="0" vert="horz" wrap="square" lIns="73152" tIns="36576" rIns="73152" bIns="36576" anchor="t" anchorCtr="0" upright="1">
                            <a:noAutofit/>
                          </wps:bodyPr>
                        </wps:wsp>
                        <wps:wsp>
                          <wps:cNvPr id="840" name="Line 78"/>
                          <wps:cNvCnPr>
                            <a:cxnSpLocks noChangeShapeType="1"/>
                          </wps:cNvCnPr>
                          <wps:spPr bwMode="auto">
                            <a:xfrm flipH="1" flipV="1">
                              <a:off x="3041374" y="139689"/>
                              <a:ext cx="237784" cy="41755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3287FFD8" id="_x0000_s1462" editas="canvas" style="width:414.5pt;height:228.15pt;mso-position-horizontal-relative:char;mso-position-vertical-relative:line" coordsize="52641,289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">
                  <v:shape id="_x0000_s1463" type="#_x0000_t75" style="position:absolute;width:52641;height:28975;visibility:visible;mso-wrap-style:square">
                    <v:fill o:detectmouseclick="t"/>
                    <v:path o:connecttype="none"/>
                  </v:shape>
                  <v:shape id="Text Box 85" o:spid="_x0000_s1464" type="#_x0000_t202" style="position:absolute;left:11572;top:20050;width:11986;height:4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" stroked="f">
                    <v:textbox inset="5.76pt,2.88pt,5.76pt,2.88pt">
                      <w:txbxContent>
                        <w:p w14:paraId="6A4CD34A" w14:textId="77777777" w:rsidR="00D02996" w:rsidRPr="00D724CB" w:rsidRDefault="00D02996" w:rsidP="00D02996">
                          <w:pPr>
                            <w:pStyle w:val="NoSpacing"/>
                          </w:pPr>
                          <w:r w:rsidRPr="00D724CB">
                            <w:t>Return Air Damper Position</w:t>
                          </w:r>
                        </w:p>
                      </w:txbxContent>
                    </v:textbox>
                  </v:shape>
                  <v:shape id="Text Box 62" o:spid="_x0000_s1465" type="#_x0000_t202" style="position:absolute;left:6736;top:1396;width:8204;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" stroked="f">
                    <v:textbox>
                      <w:txbxContent>
                        <w:p w14:paraId="3B63D100" w14:textId="77777777" w:rsidR="00D02996" w:rsidRPr="00D724CB" w:rsidRDefault="00D02996" w:rsidP="00D02996">
                          <w:pPr>
                            <w:pStyle w:val="NoSpacing"/>
                          </w:pPr>
                          <w:r w:rsidRPr="00D724CB">
                            <w:t>MaxRA-P</w:t>
                          </w:r>
                        </w:p>
                      </w:txbxContent>
                    </v:textbox>
                  </v:shape>
                  <v:shape id="Text Box 65" o:spid="_x0000_s1466" type="#_x0000_t202" style="position:absolute;left:39177;top:17136;width:8743;height:29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" stroked="f">
                    <v:textbox inset="5.76pt,2.88pt,5.76pt,2.88pt">
                      <w:txbxContent>
                        <w:p w14:paraId="79439168" w14:textId="77777777" w:rsidR="00D02996" w:rsidRPr="00D724CB" w:rsidRDefault="00D02996" w:rsidP="00D02996">
                          <w:pPr>
                            <w:pStyle w:val="NoSpacing"/>
                          </w:pPr>
                          <w:r>
                            <w:t>Cooling Coil</w:t>
                          </w:r>
                        </w:p>
                      </w:txbxContent>
                    </v:textbox>
                  </v:shape>
                  <v:shape id="Text Box 67" o:spid="_x0000_s1467" type="#_x0000_t202" style="position:absolute;left:887;top:197;width:5104;height:2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" stroked="f">
                    <v:textbox inset="5.76pt,2.88pt,5.76pt,2.88pt">
                      <w:txbxContent>
                        <w:p w14:paraId="7B537DB4" w14:textId="77777777" w:rsidR="00D02996" w:rsidRPr="00D724CB" w:rsidRDefault="00D02996" w:rsidP="00D02996">
                          <w:pPr>
                            <w:pStyle w:val="NoSpacing"/>
                          </w:pPr>
                          <w:r w:rsidRPr="00D724CB">
                            <w:t xml:space="preserve">100% </w:t>
                          </w:r>
                        </w:p>
                      </w:txbxContent>
                    </v:textbox>
                  </v:shape>
                  <v:shape id="Text Box 68" o:spid="_x0000_s1468" type="#_x0000_t202" style="position:absolute;left:1490;top:24149;width:4235;height:2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" stroked="f">
                    <v:textbox inset="5.76pt,2.88pt,5.76pt,2.88pt">
                      <w:txbxContent>
                        <w:p w14:paraId="1FEE7024" w14:textId="77777777" w:rsidR="00D02996" w:rsidRPr="00D724CB" w:rsidRDefault="00D02996" w:rsidP="00D02996">
                          <w:pPr>
                            <w:pStyle w:val="NoSpacing"/>
                          </w:pPr>
                          <w:r w:rsidRPr="00D724CB">
                            <w:t xml:space="preserve">0% </w:t>
                          </w:r>
                        </w:p>
                      </w:txbxContent>
                    </v:textbox>
                  </v:shape>
                  <v:line id="Line 69" o:spid="_x0000_s1469" style="position:absolute;visibility:visible;mso-wrap-style:square" from="5630,25038" to="52429,250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" strokeweight="1.5pt"/>
                  <v:line id="Line 70" o:spid="_x0000_s1470" style="position:absolute;flip:y;visibility:visible;mso-wrap-style:square" from="5713,641" to="5719,250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" strokeweight="1.5pt"/>
                  <v:line id="Line 72" o:spid="_x0000_s1471" style="position:absolute;visibility:visible;mso-wrap-style:square" from="6162,2286" to="28525,247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">
                    <v:stroke dashstyle="longDash"/>
                  </v:line>
                  <v:shape id="Text Box 73" o:spid="_x0000_s1472" type="#_x0000_t202" style="position:absolute;left:621;top:3105;width:4577;height:207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" stroked="f">
                    <v:textbox style="layout-flow:vertical;mso-layout-flow-alt:bottom-to-top">
                      <w:txbxContent>
                        <w:p w14:paraId="4E2A3EBA" w14:textId="77777777" w:rsidR="00D02996" w:rsidRPr="00D724CB" w:rsidRDefault="00D02996" w:rsidP="00D02996">
                          <w:pPr>
                            <w:pStyle w:val="NoSpacing"/>
                            <w:jc w:val="center"/>
                          </w:pPr>
                          <w:r w:rsidRPr="00D724CB">
                            <w:t>Damper/valve Position, % open</w:t>
                          </w:r>
                        </w:p>
                      </w:txbxContent>
                    </v:textbox>
                  </v:shape>
                  <v:shape id="Text Box 74" o:spid="_x0000_s1473" type="#_x0000_t202" style="position:absolute;left:5060;top:25415;width:28923;height:3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" stroked="f">
                    <v:textbox>
                      <w:txbxContent>
                        <w:p w14:paraId="5711BC83" w14:textId="77777777" w:rsidR="00D02996" w:rsidRPr="00D724CB" w:rsidRDefault="00D02996" w:rsidP="00D02996">
                          <w:pPr>
                            <w:pStyle w:val="NoSpacing"/>
                          </w:pPr>
                          <w:r w:rsidRPr="00D724CB">
                            <w:t>Supply Air Temperature Control Loop Signal</w:t>
                          </w:r>
                        </w:p>
                      </w:txbxContent>
                    </v:textbox>
                  </v:shape>
                  <v:line id="Line 75" o:spid="_x0000_s1474" style="position:absolute;flip:x;visibility:visible;mso-wrap-style:square" from="33809,26782" to="44299,267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">
                    <v:stroke startarrow="block"/>
                  </v:line>
                  <v:line id="Line 77" o:spid="_x0000_s1475" style="position:absolute;visibility:visible;mso-wrap-style:square" from="5712,1035" to="52533,10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"/>
                  <v:line id="Line 79" o:spid="_x0000_s1476" style="position:absolute;flip:y;visibility:visible;mso-wrap-style:square" from="29022,1086" to="52292,247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" strokeweight="2.25pt"/>
                  <v:line id="Line 84" o:spid="_x0000_s1477" style="position:absolute;visibility:visible;mso-wrap-style:square" from="40616,13903" to="43549,171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">
                    <v:stroke startarrow="block"/>
                  </v:line>
                  <v:line id="Line 86" o:spid="_x0000_s1478" style="position:absolute;flip:x;visibility:visible;mso-wrap-style:square" from="20203,19421" to="22052,216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">
                    <v:stroke startarrow="block"/>
                  </v:line>
                  <v:line id="Line 72" o:spid="_x0000_s1479" style="position:absolute;flip:x;visibility:visible;mso-wrap-style:square" from="5725,1086" to="28525,250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" strokecolor="black [3200]">
                    <v:stroke dashstyle="dash"/>
                  </v:line>
                  <v:shape id="Text Box 85" o:spid="_x0000_s1480" type="#_x0000_t202" style="position:absolute;left:21333;top:10614;width:11983;height:4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" stroked="f">
                    <v:textbox inset="5.76pt,2.88pt,5.76pt,2.88pt">
                      <w:txbxContent>
                        <w:p w14:paraId="0199B07D" w14:textId="77777777" w:rsidR="00D02996" w:rsidRDefault="00D02996" w:rsidP="00D02996">
                          <w:pPr>
                            <w:pStyle w:val="NormalWeb"/>
                            <w:spacing w:before="0" w:beforeAutospacing="0" w:after="0" w:afterAutospacing="0"/>
                          </w:pPr>
                          <w:r>
                            <w:rPr>
                              <w:rFonts w:eastAsia="Calibri"/>
                              <w:sz w:val="22"/>
                              <w:szCs w:val="22"/>
                            </w:rPr>
                            <w:t>Relief/Exhaust Air Damper Position</w:t>
                          </w:r>
                        </w:p>
                      </w:txbxContent>
                    </v:textbox>
                  </v:shape>
                  <v:line id="Line 86" o:spid="_x0000_s1481" style="position:absolute;visibility:visible;mso-wrap-style:square" from="23286,7701" to="25498,104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">
                    <v:stroke startarrow="block"/>
                  </v:line>
                  <v:shape id="Text Box 64" o:spid="_x0000_s1482" type="#_x0000_t202" style="position:absolute;left:32791;top:2734;width:11265;height:5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" stroked="f">
                    <v:textbox inset="5.76pt,2.88pt,5.76pt,2.88pt">
                      <w:txbxContent>
                        <w:p w14:paraId="1A5B57C4" w14:textId="77777777" w:rsidR="00E32824" w:rsidRDefault="00E32824" w:rsidP="00E32824">
                          <w:pPr>
                            <w:rPr>
                              <w:rFonts w:eastAsia="Calibri"/>
                              <w:sz w:val="22"/>
                            </w:rPr>
                          </w:pPr>
                          <w:r>
                            <w:rPr>
                              <w:rFonts w:eastAsia="Calibri"/>
                              <w:sz w:val="22"/>
                            </w:rPr>
                            <w:t>Economizer Outdoor Air Damper Position</w:t>
                          </w:r>
                        </w:p>
                      </w:txbxContent>
                    </v:textbox>
                  </v:shape>
                  <v:line id="Line 78" o:spid="_x0000_s1483" style="position:absolute;flip:x y;visibility:visible;mso-wrap-style:square" from="30413,1396" to="32791,55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">
                    <v:stroke endarrow="block"/>
                  </v:line>
                  <w10:anchorlock/>
                </v:group>
              </w:pict>
            </mc:Fallback>
          </mc:AlternateContent>
        </w:r>
      </w:ins>
    </w:p>
    <w:p w14:paraId="0FDC0A8E" w14:textId="20EA4A79" w:rsidR="00D02996" w:rsidRDefault="00D02996" w:rsidP="00D02996">
      <w:pPr>
        <w:pStyle w:val="FigureCaption"/>
        <w:rPr>
          <w:ins w:id="6045" w:author="Hwakong Cheng" w:date="2022-10-24T19:49:00Z"/>
        </w:rPr>
      </w:pPr>
      <w:ins w:id="6046" w:author="Hwakong Cheng" w:date="2022-10-24T19:49:00Z">
        <w:r w:rsidRPr="00F664FE">
          <w:lastRenderedPageBreak/>
          <w:t>Figure 5.16.2.3 SAT loop mapping with return-fan control with airflow tracking.</w:t>
        </w:r>
      </w:ins>
    </w:p>
    <w:p w14:paraId="078DA814" w14:textId="2F0E93CC" w:rsidR="00D02996" w:rsidRDefault="002C446A" w:rsidP="00D02996">
      <w:pPr>
        <w:pStyle w:val="Infobox"/>
        <w:spacing w:after="120"/>
        <w:rPr>
          <w:ins w:id="6047" w:author="Hwakong Cheng" w:date="2022-10-24T19:49:00Z"/>
        </w:rPr>
      </w:pPr>
      <w:ins w:id="6048" w:author="Hwakong Cheng" w:date="2022-10-24T20:11:00Z">
        <w:r w:rsidRPr="0022206A">
          <w:rPr>
            <w:rStyle w:val="Toggle"/>
          </w:rPr>
          <w:t>[</w:t>
        </w:r>
        <w:r>
          <w:rPr>
            <w:rStyle w:val="Toggle"/>
          </w:rPr>
          <w:t>EQUALS</w:t>
        </w:r>
        <w:r w:rsidRPr="0022206A">
          <w:rPr>
            <w:rStyle w:val="Toggle"/>
          </w:rPr>
          <w:t xml:space="preserve"> BSP </w:t>
        </w:r>
        <w:proofErr w:type="gramStart"/>
        <w:r>
          <w:rPr>
            <w:rStyle w:val="Toggle"/>
          </w:rPr>
          <w:t>RETURNDP</w:t>
        </w:r>
        <w:r w:rsidRPr="0022206A">
          <w:rPr>
            <w:rStyle w:val="Toggle"/>
          </w:rPr>
          <w:t>]</w:t>
        </w:r>
      </w:ins>
      <w:ins w:id="6049" w:author="Hwakong Cheng" w:date="2022-10-24T19:49:00Z">
        <w:r w:rsidR="00D02996" w:rsidRPr="00BC7581">
          <w:t>For</w:t>
        </w:r>
        <w:proofErr w:type="gramEnd"/>
        <w:r w:rsidR="00D02996" w:rsidRPr="00BC7581">
          <w:t xml:space="preserve"> </w:t>
        </w:r>
        <w:r w:rsidR="00D02996">
          <w:t>AHUs</w:t>
        </w:r>
        <w:r w:rsidR="00D02996" w:rsidRPr="00BC7581">
          <w:t xml:space="preserve"> with return fans</w:t>
        </w:r>
        <w:r w:rsidR="00D02996">
          <w:t xml:space="preserve"> and direct building pressure controls,</w:t>
        </w:r>
        <w:r w:rsidR="00D02996" w:rsidRPr="00BC7581">
          <w:t xml:space="preserve"> the </w:t>
        </w:r>
        <w:r w:rsidR="00D02996">
          <w:t xml:space="preserve">SAT control loop makes the economizer </w:t>
        </w:r>
        <w:r w:rsidR="00D02996" w:rsidRPr="00BC7581">
          <w:t>outdoor air damper</w:t>
        </w:r>
        <w:r w:rsidR="00D02996">
          <w:t xml:space="preserve"> </w:t>
        </w:r>
        <w:r w:rsidR="00D02996" w:rsidRPr="00BC7581">
          <w:t xml:space="preserve">open </w:t>
        </w:r>
        <w:r w:rsidR="00D02996">
          <w:t xml:space="preserve">fully </w:t>
        </w:r>
        <w:r w:rsidR="00D02996" w:rsidRPr="00BC7581">
          <w:t>whenever the AHU is on</w:t>
        </w:r>
        <w:r w:rsidR="00D02996">
          <w:t>,</w:t>
        </w:r>
        <w:r w:rsidR="00D02996" w:rsidRPr="00BC7581">
          <w:t xml:space="preserve"> while the return air damper </w:t>
        </w:r>
        <w:r w:rsidR="00D02996">
          <w:t xml:space="preserve">modulates </w:t>
        </w:r>
        <w:r w:rsidR="00D02996" w:rsidRPr="00BC7581">
          <w:t>to maintain supply air temperature</w:t>
        </w:r>
        <w:r w:rsidR="00D02996">
          <w:t xml:space="preserve"> as shown below.  Relief/exhaust damper position tracks inversely with the return damper position.</w:t>
        </w:r>
      </w:ins>
    </w:p>
    <w:p w14:paraId="6075CD79" w14:textId="77777777" w:rsidR="00D02996" w:rsidRDefault="00D02996" w:rsidP="00D02996">
      <w:pPr>
        <w:pStyle w:val="Infobox"/>
        <w:spacing w:after="120"/>
        <w:rPr>
          <w:ins w:id="6050" w:author="Hwakong Cheng" w:date="2022-10-24T19:49:00Z"/>
        </w:rPr>
      </w:pPr>
      <w:ins w:id="6051" w:author="Hwakong Cheng" w:date="2022-10-24T19:49:00Z">
        <w:r w:rsidRPr="00BC7581">
          <w:t xml:space="preserve">Outdoor air dampers on air handlers with return fans have no impact on the outdoor </w:t>
        </w:r>
        <w:r>
          <w:t>airflow rate</w:t>
        </w:r>
        <w:r w:rsidRPr="00BC7581">
          <w:t xml:space="preserve"> into the mixing plenum. Instead, the return</w:t>
        </w:r>
        <w:r>
          <w:t>-</w:t>
        </w:r>
        <w:r w:rsidRPr="00BC7581">
          <w:t>fan and return</w:t>
        </w:r>
        <w:r>
          <w:t>-</w:t>
        </w:r>
        <w:r w:rsidRPr="00BC7581">
          <w:t>damper controls dictate outdoor air flow. See ASHRAE Guideline 16.</w:t>
        </w:r>
      </w:ins>
    </w:p>
    <w:p w14:paraId="22587C5E" w14:textId="77777777" w:rsidR="00D02996" w:rsidRDefault="00D02996" w:rsidP="00D02996">
      <w:pPr>
        <w:pStyle w:val="Infobox"/>
        <w:spacing w:after="120"/>
        <w:rPr>
          <w:ins w:id="6052" w:author="Hwakong Cheng" w:date="2022-10-24T19:49:00Z"/>
        </w:rPr>
      </w:pPr>
      <w:ins w:id="6053" w:author="Hwakong Cheng" w:date="2022-10-24T19:49:00Z">
        <w:r>
          <w:t>Note that the economizer damper will close (if there is a separate minimum outdoor air damper) or modulate to minimum position (if there is a single outdoor air damper) whenever minimum outdoor air control is active.  See logic for Minimum Outdoor Air Control below.</w:t>
        </w:r>
      </w:ins>
    </w:p>
    <w:p w14:paraId="37A7DAB8" w14:textId="4AFFFA60" w:rsidR="00D02996" w:rsidRDefault="00D02996">
      <w:pPr>
        <w:rPr>
          <w:ins w:id="6054" w:author="Hwakong Cheng" w:date="2022-10-24T19:49:00Z"/>
        </w:rPr>
        <w:pPrChange w:id="6055" w:author="Hwakong Cheng" w:date="2022-10-24T20:11:00Z">
          <w:pPr>
            <w:jc w:val="center"/>
          </w:pPr>
        </w:pPrChange>
      </w:pPr>
    </w:p>
    <w:p w14:paraId="3D7EA401" w14:textId="6AA9AC96" w:rsidR="00D02996" w:rsidRDefault="002C446A" w:rsidP="00D02996">
      <w:pPr>
        <w:jc w:val="center"/>
        <w:rPr>
          <w:ins w:id="6056" w:author="Hwakong Cheng" w:date="2022-10-24T19:49:00Z"/>
        </w:rPr>
      </w:pPr>
      <w:ins w:id="6057" w:author="Hwakong Cheng" w:date="2022-10-24T20:12:00Z">
        <w:r w:rsidRPr="0022206A">
          <w:rPr>
            <w:rStyle w:val="Toggle"/>
          </w:rPr>
          <w:t>[</w:t>
        </w:r>
        <w:r>
          <w:rPr>
            <w:rStyle w:val="Toggle"/>
          </w:rPr>
          <w:t>EQUALS</w:t>
        </w:r>
        <w:r w:rsidRPr="0022206A">
          <w:rPr>
            <w:rStyle w:val="Toggle"/>
          </w:rPr>
          <w:t xml:space="preserve"> BSP </w:t>
        </w:r>
        <w:r>
          <w:rPr>
            <w:rStyle w:val="Toggle"/>
          </w:rPr>
          <w:t>RETURNDP</w:t>
        </w:r>
        <w:r w:rsidRPr="0022206A">
          <w:rPr>
            <w:rStyle w:val="Toggle"/>
          </w:rPr>
          <w:t>]</w:t>
        </w:r>
      </w:ins>
      <w:ins w:id="6058" w:author="Hwakong Cheng" w:date="2022-10-24T19:49:00Z">
        <w:r w:rsidR="00D02996">
          <w:rPr>
            <w:noProof/>
          </w:rPr>
          <mc:AlternateContent>
            <mc:Choice Requires="wpc">
              <w:drawing>
                <wp:inline distT="0" distB="0" distL="0" distR="0" wp14:anchorId="04116C32" wp14:editId="4827052F">
                  <wp:extent cx="5264150" cy="2897555"/>
                  <wp:effectExtent l="0" t="0" r="12700" b="0"/>
                  <wp:docPr id="597" name="Canvas 5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394" name="Text Box 85"/>
                          <wps:cNvSpPr txBox="1">
                            <a:spLocks noChangeArrowheads="1"/>
                          </wps:cNvSpPr>
                          <wps:spPr bwMode="auto">
                            <a:xfrm>
                              <a:off x="883861" y="1531580"/>
                              <a:ext cx="1198663" cy="42516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9CDCD87" w14:textId="77777777" w:rsidR="00D02996" w:rsidRPr="00D724CB" w:rsidRDefault="00D02996" w:rsidP="00D02996">
                                <w:pPr>
                                  <w:pStyle w:val="NoSpacing"/>
                                </w:pPr>
                                <w:r w:rsidRPr="00D724CB">
                                  <w:t>Return Air Damper Position</w:t>
                                </w:r>
                              </w:p>
                            </w:txbxContent>
                          </wps:txbx>
                          <wps:bodyPr rot="0" vert="horz" wrap="square" lIns="73152" tIns="36576" rIns="73152" bIns="36576" anchor="t" anchorCtr="0" upright="1">
                            <a:noAutofit/>
                          </wps:bodyPr>
                        </wps:wsp>
                        <wps:wsp>
                          <wps:cNvPr id="396" name="Text Box 62"/>
                          <wps:cNvSpPr txBox="1">
                            <a:spLocks noChangeArrowheads="1"/>
                          </wps:cNvSpPr>
                          <wps:spPr bwMode="auto">
                            <a:xfrm>
                              <a:off x="761367" y="132347"/>
                              <a:ext cx="820420" cy="2305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620930A" w14:textId="77777777" w:rsidR="00D02996" w:rsidRPr="00D724CB" w:rsidRDefault="00D02996" w:rsidP="00D02996">
                                <w:pPr>
                                  <w:pStyle w:val="NoSpacing"/>
                                </w:pPr>
                                <w:r w:rsidRPr="00D724CB">
                                  <w:t>MaxRA-P</w:t>
                                </w:r>
                              </w:p>
                            </w:txbxContent>
                          </wps:txbx>
                          <wps:bodyPr rot="0" vert="horz" wrap="square" lIns="91440" tIns="45720" rIns="91440" bIns="45720" anchor="t" anchorCtr="0" upright="1">
                            <a:noAutofit/>
                          </wps:bodyPr>
                        </wps:wsp>
                        <wps:wsp>
                          <wps:cNvPr id="397" name="Text Box 64"/>
                          <wps:cNvSpPr txBox="1">
                            <a:spLocks noChangeArrowheads="1"/>
                          </wps:cNvSpPr>
                          <wps:spPr bwMode="auto">
                            <a:xfrm>
                              <a:off x="3276132" y="361987"/>
                              <a:ext cx="1126490" cy="5689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B9CD414" w14:textId="77777777" w:rsidR="00D02996" w:rsidRPr="00D724CB" w:rsidRDefault="00D02996" w:rsidP="00D02996">
                                <w:pPr>
                                  <w:pStyle w:val="NoSpacing"/>
                                </w:pPr>
                                <w:r>
                                  <w:t xml:space="preserve">Economizer </w:t>
                                </w:r>
                                <w:r w:rsidRPr="00D724CB">
                                  <w:t>Outdoor Air Damper Position</w:t>
                                </w:r>
                              </w:p>
                            </w:txbxContent>
                          </wps:txbx>
                          <wps:bodyPr rot="0" vert="horz" wrap="square" lIns="73152" tIns="36576" rIns="73152" bIns="36576" anchor="t" anchorCtr="0" upright="1">
                            <a:noAutofit/>
                          </wps:bodyPr>
                        </wps:wsp>
                        <wps:wsp>
                          <wps:cNvPr id="398" name="Text Box 65"/>
                          <wps:cNvSpPr txBox="1">
                            <a:spLocks noChangeArrowheads="1"/>
                          </wps:cNvSpPr>
                          <wps:spPr bwMode="auto">
                            <a:xfrm>
                              <a:off x="3965461" y="1641110"/>
                              <a:ext cx="874321" cy="29144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7B5BFC5" w14:textId="77777777" w:rsidR="00D02996" w:rsidRPr="00D724CB" w:rsidRDefault="00D02996" w:rsidP="00D02996">
                                <w:pPr>
                                  <w:pStyle w:val="NoSpacing"/>
                                </w:pPr>
                                <w:r>
                                  <w:t>Cooling Coil</w:t>
                                </w:r>
                              </w:p>
                            </w:txbxContent>
                          </wps:txbx>
                          <wps:bodyPr rot="0" vert="horz" wrap="square" lIns="73152" tIns="36576" rIns="73152" bIns="36576" anchor="t" anchorCtr="0" upright="1">
                            <a:noAutofit/>
                          </wps:bodyPr>
                        </wps:wsp>
                        <wps:wsp>
                          <wps:cNvPr id="400" name="Text Box 67"/>
                          <wps:cNvSpPr txBox="1">
                            <a:spLocks noChangeArrowheads="1"/>
                          </wps:cNvSpPr>
                          <wps:spPr bwMode="auto">
                            <a:xfrm>
                              <a:off x="88777" y="19735"/>
                              <a:ext cx="510415" cy="2552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3A0DB4D" w14:textId="77777777" w:rsidR="00D02996" w:rsidRPr="00D724CB" w:rsidRDefault="00D02996" w:rsidP="00D02996">
                                <w:pPr>
                                  <w:pStyle w:val="NoSpacing"/>
                                </w:pPr>
                                <w:r w:rsidRPr="00D724CB">
                                  <w:t xml:space="preserve">100% </w:t>
                                </w:r>
                              </w:p>
                            </w:txbxContent>
                          </wps:txbx>
                          <wps:bodyPr rot="0" vert="horz" wrap="square" lIns="73152" tIns="36576" rIns="73152" bIns="36576" anchor="t" anchorCtr="0" upright="1">
                            <a:noAutofit/>
                          </wps:bodyPr>
                        </wps:wsp>
                        <wps:wsp>
                          <wps:cNvPr id="484" name="Text Box 68"/>
                          <wps:cNvSpPr txBox="1">
                            <a:spLocks noChangeArrowheads="1"/>
                          </wps:cNvSpPr>
                          <wps:spPr bwMode="auto">
                            <a:xfrm>
                              <a:off x="149027" y="2414955"/>
                              <a:ext cx="423545" cy="2222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36F9351" w14:textId="77777777" w:rsidR="00D02996" w:rsidRPr="00D724CB" w:rsidRDefault="00D02996" w:rsidP="00D02996">
                                <w:pPr>
                                  <w:pStyle w:val="NoSpacing"/>
                                </w:pPr>
                                <w:r w:rsidRPr="00D724CB">
                                  <w:t xml:space="preserve">0% </w:t>
                                </w:r>
                              </w:p>
                            </w:txbxContent>
                          </wps:txbx>
                          <wps:bodyPr rot="0" vert="horz" wrap="square" lIns="73152" tIns="36576" rIns="73152" bIns="36576" anchor="t" anchorCtr="0" upright="1">
                            <a:noAutofit/>
                          </wps:bodyPr>
                        </wps:wsp>
                        <wps:wsp>
                          <wps:cNvPr id="495" name="Line 69"/>
                          <wps:cNvCnPr>
                            <a:cxnSpLocks noChangeShapeType="1"/>
                          </wps:cNvCnPr>
                          <wps:spPr bwMode="auto">
                            <a:xfrm>
                              <a:off x="563047" y="2503855"/>
                              <a:ext cx="4679950" cy="63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08" name="Line 70"/>
                          <wps:cNvCnPr>
                            <a:cxnSpLocks noChangeShapeType="1"/>
                          </wps:cNvCnPr>
                          <wps:spPr bwMode="auto">
                            <a:xfrm flipV="1">
                              <a:off x="571302" y="64185"/>
                              <a:ext cx="635" cy="243713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315" name="Line 72"/>
                          <wps:cNvCnPr>
                            <a:cxnSpLocks noChangeShapeType="1"/>
                            <a:stCxn id="400" idx="3"/>
                          </wps:cNvCnPr>
                          <wps:spPr bwMode="auto">
                            <a:xfrm>
                              <a:off x="599192" y="147368"/>
                              <a:ext cx="2269651" cy="2353815"/>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2316" name="Text Box 73"/>
                          <wps:cNvSpPr txBox="1">
                            <a:spLocks noChangeArrowheads="1"/>
                          </wps:cNvSpPr>
                          <wps:spPr bwMode="auto">
                            <a:xfrm>
                              <a:off x="62134" y="310565"/>
                              <a:ext cx="457680" cy="207482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A69B8E3" w14:textId="77777777" w:rsidR="00D02996" w:rsidRPr="00D724CB" w:rsidRDefault="00D02996" w:rsidP="00D02996">
                                <w:pPr>
                                  <w:pStyle w:val="NoSpacing"/>
                                  <w:jc w:val="center"/>
                                </w:pPr>
                                <w:r w:rsidRPr="00D724CB">
                                  <w:t>Damper/valve Position, % open</w:t>
                                </w:r>
                              </w:p>
                            </w:txbxContent>
                          </wps:txbx>
                          <wps:bodyPr rot="0" vert="vert270" wrap="square" lIns="91440" tIns="45720" rIns="91440" bIns="45720" anchor="t" anchorCtr="0" upright="1">
                            <a:noAutofit/>
                          </wps:bodyPr>
                        </wps:wsp>
                        <wps:wsp>
                          <wps:cNvPr id="2317" name="Text Box 74"/>
                          <wps:cNvSpPr txBox="1">
                            <a:spLocks noChangeArrowheads="1"/>
                          </wps:cNvSpPr>
                          <wps:spPr bwMode="auto">
                            <a:xfrm>
                              <a:off x="506025" y="2541567"/>
                              <a:ext cx="2892369" cy="3225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4C6BF29" w14:textId="77777777" w:rsidR="00D02996" w:rsidRPr="00D724CB" w:rsidRDefault="00D02996" w:rsidP="00D02996">
                                <w:pPr>
                                  <w:pStyle w:val="NoSpacing"/>
                                </w:pPr>
                                <w:r w:rsidRPr="00D724CB">
                                  <w:t>Supply Air Temperature Control Loop Signal</w:t>
                                </w:r>
                              </w:p>
                            </w:txbxContent>
                          </wps:txbx>
                          <wps:bodyPr rot="0" vert="horz" wrap="square" lIns="91440" tIns="45720" rIns="91440" bIns="45720" anchor="t" anchorCtr="0" upright="1">
                            <a:noAutofit/>
                          </wps:bodyPr>
                        </wps:wsp>
                        <wps:wsp>
                          <wps:cNvPr id="2318" name="Line 75"/>
                          <wps:cNvCnPr>
                            <a:cxnSpLocks noChangeShapeType="1"/>
                          </wps:cNvCnPr>
                          <wps:spPr bwMode="auto">
                            <a:xfrm flipH="1">
                              <a:off x="3380931" y="2678212"/>
                              <a:ext cx="1049026" cy="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2319" name="Line 77"/>
                          <wps:cNvCnPr>
                            <a:cxnSpLocks noChangeShapeType="1"/>
                          </wps:cNvCnPr>
                          <wps:spPr bwMode="auto">
                            <a:xfrm>
                              <a:off x="571255" y="103555"/>
                              <a:ext cx="4682100"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56" name="Line 78"/>
                          <wps:cNvCnPr>
                            <a:cxnSpLocks noChangeShapeType="1"/>
                          </wps:cNvCnPr>
                          <wps:spPr bwMode="auto">
                            <a:xfrm flipH="1" flipV="1">
                              <a:off x="2760738" y="160028"/>
                              <a:ext cx="515394" cy="486439"/>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87" name="Line 79"/>
                          <wps:cNvCnPr>
                            <a:cxnSpLocks noChangeShapeType="1"/>
                          </wps:cNvCnPr>
                          <wps:spPr bwMode="auto">
                            <a:xfrm flipV="1">
                              <a:off x="2882803" y="108633"/>
                              <a:ext cx="2346421" cy="2392506"/>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590" name="Line 84"/>
                          <wps:cNvCnPr>
                            <a:cxnSpLocks noChangeShapeType="1"/>
                          </wps:cNvCnPr>
                          <wps:spPr bwMode="auto">
                            <a:xfrm>
                              <a:off x="4109406" y="1317772"/>
                              <a:ext cx="293216" cy="323307"/>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591" name="Line 86"/>
                          <wps:cNvCnPr>
                            <a:cxnSpLocks noChangeShapeType="1"/>
                          </wps:cNvCnPr>
                          <wps:spPr bwMode="auto">
                            <a:xfrm flipH="1">
                              <a:off x="1627714" y="1448722"/>
                              <a:ext cx="184863" cy="226116"/>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04116C32" id="_x0000_s1484" editas="canvas" style="width:414.5pt;height:228.15pt;mso-position-horizontal-relative:char;mso-position-vertical-relative:line" coordsize="52641,289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">
                  <v:shape id="_x0000_s1485" type="#_x0000_t75" style="position:absolute;width:52641;height:28975;visibility:visible;mso-wrap-style:square">
                    <v:fill o:detectmouseclick="t"/>
                    <v:path o:connecttype="none"/>
                  </v:shape>
                  <v:shape id="Text Box 85" o:spid="_x0000_s1486" type="#_x0000_t202" style="position:absolute;left:8838;top:15315;width:11987;height:4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" stroked="f">
                    <v:textbox inset="5.76pt,2.88pt,5.76pt,2.88pt">
                      <w:txbxContent>
                        <w:p w14:paraId="29CDCD87" w14:textId="77777777" w:rsidR="00D02996" w:rsidRPr="00D724CB" w:rsidRDefault="00D02996" w:rsidP="00D02996">
                          <w:pPr>
                            <w:pStyle w:val="NoSpacing"/>
                          </w:pPr>
                          <w:r w:rsidRPr="00D724CB">
                            <w:t>Return Air Damper Position</w:t>
                          </w:r>
                        </w:p>
                      </w:txbxContent>
                    </v:textbox>
                  </v:shape>
                  <v:shape id="Text Box 62" o:spid="_x0000_s1487" type="#_x0000_t202" style="position:absolute;left:7613;top:1323;width:8204;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" stroked="f">
                    <v:textbox>
                      <w:txbxContent>
                        <w:p w14:paraId="7620930A" w14:textId="77777777" w:rsidR="00D02996" w:rsidRPr="00D724CB" w:rsidRDefault="00D02996" w:rsidP="00D02996">
                          <w:pPr>
                            <w:pStyle w:val="NoSpacing"/>
                          </w:pPr>
                          <w:r w:rsidRPr="00D724CB">
                            <w:t>MaxRA-P</w:t>
                          </w:r>
                        </w:p>
                      </w:txbxContent>
                    </v:textbox>
                  </v:shape>
                  <v:shape id="Text Box 64" o:spid="_x0000_s1488" type="#_x0000_t202" style="position:absolute;left:32761;top:3619;width:11265;height:5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" stroked="f">
                    <v:textbox inset="5.76pt,2.88pt,5.76pt,2.88pt">
                      <w:txbxContent>
                        <w:p w14:paraId="0B9CD414" w14:textId="77777777" w:rsidR="00D02996" w:rsidRPr="00D724CB" w:rsidRDefault="00D02996" w:rsidP="00D02996">
                          <w:pPr>
                            <w:pStyle w:val="NoSpacing"/>
                          </w:pPr>
                          <w:r>
                            <w:t xml:space="preserve">Economizer </w:t>
                          </w:r>
                          <w:r w:rsidRPr="00D724CB">
                            <w:t>Outdoor Air Damper Position</w:t>
                          </w:r>
                        </w:p>
                      </w:txbxContent>
                    </v:textbox>
                  </v:shape>
                  <v:shape id="Text Box 65" o:spid="_x0000_s1489" type="#_x0000_t202" style="position:absolute;left:39654;top:16411;width:8743;height:29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" stroked="f">
                    <v:textbox inset="5.76pt,2.88pt,5.76pt,2.88pt">
                      <w:txbxContent>
                        <w:p w14:paraId="57B5BFC5" w14:textId="77777777" w:rsidR="00D02996" w:rsidRPr="00D724CB" w:rsidRDefault="00D02996" w:rsidP="00D02996">
                          <w:pPr>
                            <w:pStyle w:val="NoSpacing"/>
                          </w:pPr>
                          <w:r>
                            <w:t>Cooling Coil</w:t>
                          </w:r>
                        </w:p>
                      </w:txbxContent>
                    </v:textbox>
                  </v:shape>
                  <v:shape id="Text Box 67" o:spid="_x0000_s1490" type="#_x0000_t202" style="position:absolute;left:887;top:197;width:5104;height:2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" stroked="f">
                    <v:textbox inset="5.76pt,2.88pt,5.76pt,2.88pt">
                      <w:txbxContent>
                        <w:p w14:paraId="53A0DB4D" w14:textId="77777777" w:rsidR="00D02996" w:rsidRPr="00D724CB" w:rsidRDefault="00D02996" w:rsidP="00D02996">
                          <w:pPr>
                            <w:pStyle w:val="NoSpacing"/>
                          </w:pPr>
                          <w:r w:rsidRPr="00D724CB">
                            <w:t xml:space="preserve">100% </w:t>
                          </w:r>
                        </w:p>
                      </w:txbxContent>
                    </v:textbox>
                  </v:shape>
                  <v:shape id="Text Box 68" o:spid="_x0000_s1491" type="#_x0000_t202" style="position:absolute;left:1490;top:24149;width:4235;height:2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" stroked="f">
                    <v:textbox inset="5.76pt,2.88pt,5.76pt,2.88pt">
                      <w:txbxContent>
                        <w:p w14:paraId="636F9351" w14:textId="77777777" w:rsidR="00D02996" w:rsidRPr="00D724CB" w:rsidRDefault="00D02996" w:rsidP="00D02996">
                          <w:pPr>
                            <w:pStyle w:val="NoSpacing"/>
                          </w:pPr>
                          <w:r w:rsidRPr="00D724CB">
                            <w:t xml:space="preserve">0% </w:t>
                          </w:r>
                        </w:p>
                      </w:txbxContent>
                    </v:textbox>
                  </v:shape>
                  <v:line id="Line 69" o:spid="_x0000_s1492" style="position:absolute;visibility:visible;mso-wrap-style:square" from="5630,25038" to="52429,250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" strokeweight="1.5pt"/>
                  <v:line id="Line 70" o:spid="_x0000_s1493" style="position:absolute;flip:y;visibility:visible;mso-wrap-style:square" from="5713,641" to="5719,250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" strokeweight="1.5pt"/>
                  <v:line id="Line 72" o:spid="_x0000_s1494" style="position:absolute;visibility:visible;mso-wrap-style:square" from="5991,1473" to="28688,250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">
                    <v:stroke dashstyle="longDash"/>
                  </v:line>
                  <v:shape id="Text Box 73" o:spid="_x0000_s1495" type="#_x0000_t202" style="position:absolute;left:621;top:3105;width:4577;height:207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" stroked="f">
                    <v:textbox style="layout-flow:vertical;mso-layout-flow-alt:bottom-to-top">
                      <w:txbxContent>
                        <w:p w14:paraId="4A69B8E3" w14:textId="77777777" w:rsidR="00D02996" w:rsidRPr="00D724CB" w:rsidRDefault="00D02996" w:rsidP="00D02996">
                          <w:pPr>
                            <w:pStyle w:val="NoSpacing"/>
                            <w:jc w:val="center"/>
                          </w:pPr>
                          <w:r w:rsidRPr="00D724CB">
                            <w:t>Damper/valve Position, % open</w:t>
                          </w:r>
                        </w:p>
                      </w:txbxContent>
                    </v:textbox>
                  </v:shape>
                  <v:shape id="Text Box 74" o:spid="_x0000_s1496" type="#_x0000_t202" style="position:absolute;left:5060;top:25415;width:28923;height:3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" stroked="f">
                    <v:textbox>
                      <w:txbxContent>
                        <w:p w14:paraId="34C6BF29" w14:textId="77777777" w:rsidR="00D02996" w:rsidRPr="00D724CB" w:rsidRDefault="00D02996" w:rsidP="00D02996">
                          <w:pPr>
                            <w:pStyle w:val="NoSpacing"/>
                          </w:pPr>
                          <w:r w:rsidRPr="00D724CB">
                            <w:t>Supply Air Temperature Control Loop Signal</w:t>
                          </w:r>
                        </w:p>
                      </w:txbxContent>
                    </v:textbox>
                  </v:shape>
                  <v:line id="Line 75" o:spid="_x0000_s1497" style="position:absolute;flip:x;visibility:visible;mso-wrap-style:square" from="33809,26782" to="44299,267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">
                    <v:stroke startarrow="block"/>
                  </v:line>
                  <v:line id="Line 77" o:spid="_x0000_s1498" style="position:absolute;visibility:visible;mso-wrap-style:square" from="5712,1035" to="52533,10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"/>
                  <v:line id="Line 78" o:spid="_x0000_s1499" style="position:absolute;flip:x y;visibility:visible;mso-wrap-style:square" from="27607,1600" to="32761,64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">
                    <v:stroke endarrow="block"/>
                  </v:line>
                  <v:line id="Line 79" o:spid="_x0000_s1500" style="position:absolute;flip:y;visibility:visible;mso-wrap-style:square" from="28828,1086" to="52292,250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" strokeweight="2.25pt"/>
                  <v:line id="Line 84" o:spid="_x0000_s1501" style="position:absolute;visibility:visible;mso-wrap-style:square" from="41094,13177" to="44026,16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">
                    <v:stroke startarrow="block"/>
                  </v:line>
                  <v:line id="Line 86" o:spid="_x0000_s1502" style="position:absolute;flip:x;visibility:visible;mso-wrap-style:square" from="16277,14487" to="18125,167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">
                    <v:stroke startarrow="block"/>
                  </v:line>
                  <w10:anchorlock/>
                </v:group>
              </w:pict>
            </mc:Fallback>
          </mc:AlternateContent>
        </w:r>
      </w:ins>
    </w:p>
    <w:p w14:paraId="3E668810" w14:textId="17EF72B2" w:rsidR="00D02996" w:rsidRPr="00F664FE" w:rsidRDefault="00D02996" w:rsidP="00D02996">
      <w:pPr>
        <w:pStyle w:val="FigureCaption"/>
        <w:spacing w:after="480"/>
        <w:rPr>
          <w:ins w:id="6059" w:author="Hwakong Cheng" w:date="2022-10-24T19:49:00Z"/>
        </w:rPr>
      </w:pPr>
      <w:ins w:id="6060" w:author="Hwakong Cheng" w:date="2022-10-24T19:49:00Z">
        <w:r w:rsidRPr="007B2426">
          <w:t>Figure 5.16.2.3 SAT loop mapping with return-fan control with direct building pressure controls.</w:t>
        </w:r>
      </w:ins>
    </w:p>
    <w:p w14:paraId="206907E7" w14:textId="435955E0" w:rsidR="00D74FA4" w:rsidRPr="00D74FA4" w:rsidRDefault="00D74FA4" w:rsidP="00D74FA4">
      <w:pPr>
        <w:pStyle w:val="Instrbox"/>
        <w:rPr>
          <w:ins w:id="6061" w:author="Hwakong Cheng" w:date="2022-09-08T15:47:00Z"/>
          <w:color w:val="FF0000"/>
          <w:rPrChange w:id="6062" w:author="Hwakong Cheng" w:date="2022-09-08T15:48:00Z">
            <w:rPr>
              <w:ins w:id="6063" w:author="Hwakong Cheng" w:date="2022-09-08T15:47:00Z"/>
            </w:rPr>
          </w:rPrChange>
        </w:rPr>
      </w:pPr>
      <w:ins w:id="6064" w:author="Hwakong Cheng" w:date="2022-09-08T15:47:00Z">
        <w:r w:rsidRPr="00D74FA4">
          <w:rPr>
            <w:color w:val="FF0000"/>
            <w:rPrChange w:id="6065" w:author="Hwakong Cheng" w:date="2022-09-08T15:48:00Z">
              <w:rPr/>
            </w:rPrChange>
          </w:rPr>
          <w:t>Delete if there is no heating coil</w:t>
        </w:r>
      </w:ins>
    </w:p>
    <w:p w14:paraId="244696C8" w14:textId="182E6DBB" w:rsidR="009045A3" w:rsidRPr="00BC7581" w:rsidRDefault="0002456B" w:rsidP="007C1423">
      <w:pPr>
        <w:pStyle w:val="Heading5"/>
      </w:pPr>
      <w:ins w:id="6066" w:author="Hwakong Cheng" w:date="2022-10-07T14:48:00Z">
        <w:r w:rsidRPr="0002456B">
          <w:rPr>
            <w:rStyle w:val="Toggle"/>
            <w:rPrChange w:id="6067" w:author="Hwakong Cheng" w:date="2022-10-07T14:48:00Z">
              <w:rPr/>
            </w:rPrChange>
          </w:rPr>
          <w:t>[</w:t>
        </w:r>
      </w:ins>
      <w:ins w:id="6068" w:author="Hwakong Cheng" w:date="2022-10-24T20:05:00Z">
        <w:r w:rsidR="003C4B9E">
          <w:rPr>
            <w:rStyle w:val="Toggle"/>
          </w:rPr>
          <w:t>ANY</w:t>
        </w:r>
      </w:ins>
      <w:ins w:id="6069" w:author="Reece Kiriu" w:date="2022-10-19T14:28:00Z">
        <w:r w:rsidR="00E76F37">
          <w:rPr>
            <w:rStyle w:val="Toggle"/>
          </w:rPr>
          <w:t xml:space="preserve"> PREHEAT </w:t>
        </w:r>
      </w:ins>
      <w:ins w:id="6070" w:author="Hwakong Cheng" w:date="2022-10-24T20:05:00Z">
        <w:r w:rsidR="003C4B9E">
          <w:rPr>
            <w:rStyle w:val="Toggle"/>
          </w:rPr>
          <w:t xml:space="preserve">HW </w:t>
        </w:r>
        <w:proofErr w:type="gramStart"/>
        <w:r w:rsidR="003C4B9E">
          <w:rPr>
            <w:rStyle w:val="Toggle"/>
          </w:rPr>
          <w:t>ELEC</w:t>
        </w:r>
      </w:ins>
      <w:ins w:id="6071" w:author="Hwakong Cheng" w:date="2022-10-07T14:48:00Z">
        <w:r w:rsidRPr="0002456B">
          <w:rPr>
            <w:rStyle w:val="Toggle"/>
            <w:rPrChange w:id="6072" w:author="Hwakong Cheng" w:date="2022-10-07T14:48:00Z">
              <w:rPr/>
            </w:rPrChange>
          </w:rPr>
          <w:t>]</w:t>
        </w:r>
      </w:ins>
      <w:r w:rsidR="009045A3" w:rsidRPr="00BC7581">
        <w:t>The</w:t>
      </w:r>
      <w:proofErr w:type="gramEnd"/>
      <w:r w:rsidR="009045A3" w:rsidRPr="00BC7581">
        <w:t xml:space="preserve"> points of transition along the x-axis shown and described </w:t>
      </w:r>
      <w:r w:rsidR="009045A3">
        <w:rPr>
          <w:rFonts w:cs="Times New Roman PS MT"/>
          <w:bCs/>
          <w:szCs w:val="20"/>
        </w:rPr>
        <w:t>in Figure 5.16.2.3</w:t>
      </w:r>
      <w:r w:rsidR="009045A3" w:rsidRPr="00BC7581">
        <w:t xml:space="preserve"> are representative. Separate gains shall be provided for each section of the control map (heating coil, economizer, cooling coil</w:t>
      </w:r>
      <w:r w:rsidR="009045A3">
        <w:rPr>
          <w:rFonts w:cs="Times New Roman PS MT"/>
          <w:bCs/>
          <w:szCs w:val="20"/>
        </w:rPr>
        <w:t>)</w:t>
      </w:r>
      <w:r w:rsidR="009045A3" w:rsidRPr="00BC7581">
        <w:t xml:space="preserve"> that </w:t>
      </w:r>
      <w:r w:rsidR="009045A3">
        <w:rPr>
          <w:rFonts w:cs="Times New Roman PS MT"/>
          <w:bCs/>
          <w:szCs w:val="20"/>
        </w:rPr>
        <w:t>is</w:t>
      </w:r>
      <w:r w:rsidR="009045A3" w:rsidRPr="00BC7581">
        <w:t xml:space="preserve"> determined by the </w:t>
      </w:r>
      <w:r w:rsidR="009045A3">
        <w:rPr>
          <w:rFonts w:cs="Times New Roman PS MT"/>
          <w:bCs/>
          <w:szCs w:val="20"/>
        </w:rPr>
        <w:t>contractor</w:t>
      </w:r>
      <w:r w:rsidR="009045A3" w:rsidRPr="00BC7581">
        <w:t xml:space="preserve"> to provide stable control. Alternatively, </w:t>
      </w:r>
      <w:r w:rsidR="009045A3">
        <w:rPr>
          <w:rFonts w:cs="Times New Roman PS MT"/>
          <w:bCs/>
          <w:szCs w:val="20"/>
        </w:rPr>
        <w:t>the contractor</w:t>
      </w:r>
      <w:r w:rsidR="009045A3" w:rsidRPr="00BC7581">
        <w:t xml:space="preserve"> shall adjust the precise value of the x-axis thresholds shown in </w:t>
      </w:r>
      <w:r w:rsidR="009045A3">
        <w:rPr>
          <w:rFonts w:cs="Times New Roman PS MT"/>
          <w:bCs/>
          <w:szCs w:val="20"/>
        </w:rPr>
        <w:t>Figure 5.16.2.3</w:t>
      </w:r>
      <w:r w:rsidR="009045A3" w:rsidRPr="00BC7581">
        <w:t xml:space="preserve"> to provide stable control.</w:t>
      </w:r>
      <w:bookmarkEnd w:id="5990"/>
      <w:r w:rsidR="009045A3" w:rsidRPr="00BC7581">
        <w:t xml:space="preserve"> Damper control depends on the type of building pressure control system</w:t>
      </w:r>
      <w:r w:rsidR="009045A3">
        <w:rPr>
          <w:rFonts w:cs="Times New Roman PS MT"/>
          <w:bCs/>
          <w:szCs w:val="20"/>
        </w:rPr>
        <w:t>.</w:t>
      </w:r>
    </w:p>
    <w:p w14:paraId="7E80D6AB" w14:textId="77777777" w:rsidR="001D0941" w:rsidRDefault="001D0941" w:rsidP="001D0941">
      <w:pPr>
        <w:pStyle w:val="Instrbox"/>
      </w:pPr>
      <w:r>
        <w:t>The engineer must specify whether the AHU has a return fan or relief fan(s)/damper(s), and, if a return fan, how it is controlled.</w:t>
      </w:r>
    </w:p>
    <w:p w14:paraId="2FB86B70" w14:textId="77777777" w:rsidR="001D0941" w:rsidRDefault="001D0941" w:rsidP="001D0941">
      <w:pPr>
        <w:pStyle w:val="Instrbox"/>
      </w:pPr>
      <w:r>
        <w:t>If there are relief fan(s) or damper(s), retain Figure 5.16.2.3-1, and delete Figures 5.16.2.3-2 and 5.16.2.3-3 and their associated explanatory notes.  Rename Figure 5.16.2.3-1 as Figure 5.16.2.3 (delete “-1”) to avoid confusion.</w:t>
      </w:r>
    </w:p>
    <w:p w14:paraId="50FE7157" w14:textId="77777777" w:rsidR="001D0941" w:rsidRDefault="001D0941" w:rsidP="001D0941">
      <w:pPr>
        <w:pStyle w:val="Instrbox"/>
      </w:pPr>
      <w:r>
        <w:t>If there is a return fan controlled by airflow tracking, retain Figure 5.16.2.3-2, and delete Figures 5.16.2.3-1 and 5.16.2.3-3 and their associated explanatory notes.  Rename Figure 5.16.2.3-2 as Figure 5.16.2.3 (delete “-2”) to avoid confusion.</w:t>
      </w:r>
    </w:p>
    <w:p w14:paraId="4C4F05A6" w14:textId="77777777" w:rsidR="001D0941" w:rsidRDefault="001D0941" w:rsidP="001D0941">
      <w:pPr>
        <w:pStyle w:val="Instrbox"/>
      </w:pPr>
      <w:r>
        <w:lastRenderedPageBreak/>
        <w:t>If there is a return fan controlled by direct building pressure, retain Figure 5.16.2.3-3, and delete Figures 5.16.2.3-1 and 5.16.2.3-2 and their associated explanatory notes.  Rename Figure 5.16.2.3-3 as Figure 5.16.2.3 (delete “-3”) to avoid confusion.</w:t>
      </w:r>
    </w:p>
    <w:p w14:paraId="0E98927D" w14:textId="77777777" w:rsidR="001D0941" w:rsidRPr="00BC7581" w:rsidRDefault="001D0941" w:rsidP="001D0941">
      <w:pPr>
        <w:pStyle w:val="Instrbox"/>
      </w:pPr>
      <w:r w:rsidRPr="00BC7581">
        <w:t>Delete this flag note after selection has been made.</w:t>
      </w:r>
    </w:p>
    <w:p w14:paraId="5823F7F9" w14:textId="35E94109" w:rsidR="001D0941" w:rsidRDefault="00375F13" w:rsidP="001D0941">
      <w:pPr>
        <w:pStyle w:val="Infobox"/>
        <w:spacing w:after="120"/>
      </w:pPr>
      <w:bookmarkStart w:id="6073" w:name="_Ref440809170"/>
      <w:bookmarkStart w:id="6074" w:name="_Ref462148715"/>
      <w:bookmarkStart w:id="6075" w:name="_Ref480878394"/>
      <w:ins w:id="6076" w:author="Hwakong Cheng" w:date="2022-10-24T20:20:00Z">
        <w:r w:rsidRPr="0022206A">
          <w:rPr>
            <w:rStyle w:val="Toggle"/>
          </w:rPr>
          <w:t xml:space="preserve">[ANY BSP DMPR </w:t>
        </w:r>
        <w:proofErr w:type="gramStart"/>
        <w:r w:rsidRPr="0022206A">
          <w:rPr>
            <w:rStyle w:val="Toggle"/>
          </w:rPr>
          <w:t>RELIEFDMPR]</w:t>
        </w:r>
      </w:ins>
      <w:r w:rsidR="001D0941">
        <w:t>For</w:t>
      </w:r>
      <w:proofErr w:type="gramEnd"/>
      <w:r w:rsidR="001D0941">
        <w:t xml:space="preserve"> AHUs with relief fans, outdoor air and return air dampers are sequenced rather than complementary (as per traditional sequences) to reduce fan power at part loads.</w:t>
      </w:r>
    </w:p>
    <w:p w14:paraId="1A613F50" w14:textId="1FC68D3F" w:rsidR="00F664FE" w:rsidRDefault="00F664FE" w:rsidP="00F664FE"/>
    <w:p w14:paraId="1F2571AC" w14:textId="34975504" w:rsidR="00F664FE" w:rsidRDefault="00375F13" w:rsidP="00F664FE">
      <w:pPr>
        <w:jc w:val="center"/>
      </w:pPr>
      <w:ins w:id="6077" w:author="Hwakong Cheng" w:date="2022-10-24T20:20:00Z">
        <w:r w:rsidRPr="0022206A">
          <w:rPr>
            <w:rStyle w:val="Toggle"/>
          </w:rPr>
          <w:t>[ANY BSP DMPR RELIEFDMPR]</w:t>
        </w:r>
      </w:ins>
      <w:r w:rsidR="00F664FE">
        <w:rPr>
          <w:noProof/>
        </w:rPr>
        <mc:AlternateContent>
          <mc:Choice Requires="wpc">
            <w:drawing>
              <wp:inline distT="0" distB="0" distL="0" distR="0" wp14:anchorId="6A27C3C5" wp14:editId="01B323B3">
                <wp:extent cx="5264587" cy="3051175"/>
                <wp:effectExtent l="0" t="0" r="31750" b="0"/>
                <wp:docPr id="551" name="Canvas 5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547" name="Text Box 85"/>
                        <wps:cNvSpPr txBox="1">
                          <a:spLocks noChangeArrowheads="1"/>
                        </wps:cNvSpPr>
                        <wps:spPr bwMode="auto">
                          <a:xfrm>
                            <a:off x="3124235" y="1162975"/>
                            <a:ext cx="1198663" cy="42516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C885AED" w14:textId="77777777" w:rsidR="00D878EF" w:rsidRPr="00D724CB" w:rsidRDefault="00D878EF" w:rsidP="00F664FE">
                              <w:pPr>
                                <w:pStyle w:val="NoSpacing"/>
                              </w:pPr>
                              <w:r w:rsidRPr="00D724CB">
                                <w:t>Return Air Damper Position</w:t>
                              </w:r>
                            </w:p>
                          </w:txbxContent>
                        </wps:txbx>
                        <wps:bodyPr rot="0" vert="horz" wrap="square" lIns="73152" tIns="36576" rIns="73152" bIns="36576" anchor="t" anchorCtr="0" upright="1">
                          <a:noAutofit/>
                        </wps:bodyPr>
                      </wps:wsp>
                      <wps:wsp>
                        <wps:cNvPr id="521" name="Text Box 60"/>
                        <wps:cNvSpPr txBox="1">
                          <a:spLocks noChangeArrowheads="1"/>
                        </wps:cNvSpPr>
                        <wps:spPr bwMode="auto">
                          <a:xfrm>
                            <a:off x="1256307" y="1034300"/>
                            <a:ext cx="994178" cy="40488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614F81C" w14:textId="5A389E91" w:rsidR="00D878EF" w:rsidRDefault="00D878EF" w:rsidP="00F664FE">
                              <w:pPr>
                                <w:pStyle w:val="NoSpacing"/>
                                <w:rPr>
                                  <w:ins w:id="6078" w:author="Hwakong Cheng" w:date="2022-09-08T15:48:00Z"/>
                                </w:rPr>
                              </w:pPr>
                              <w:r>
                                <w:t>Heating Coil</w:t>
                              </w:r>
                            </w:p>
                            <w:p w14:paraId="4928132A" w14:textId="12F34357" w:rsidR="00D74FA4" w:rsidRPr="00D724CB" w:rsidRDefault="00D74FA4" w:rsidP="00F664FE">
                              <w:pPr>
                                <w:pStyle w:val="NoSpacing"/>
                              </w:pPr>
                              <w:ins w:id="6079" w:author="Hwakong Cheng" w:date="2022-09-08T15:48:00Z">
                                <w:r>
                                  <w:t>(if applicable)</w:t>
                                </w:r>
                              </w:ins>
                            </w:p>
                          </w:txbxContent>
                        </wps:txbx>
                        <wps:bodyPr rot="0" vert="horz" wrap="square" lIns="73152" tIns="36576" rIns="73152" bIns="36576" anchor="t" anchorCtr="0" upright="1">
                          <a:noAutofit/>
                        </wps:bodyPr>
                      </wps:wsp>
                      <wps:wsp>
                        <wps:cNvPr id="549" name="Text Box 87"/>
                        <wps:cNvSpPr txBox="1">
                          <a:spLocks noChangeArrowheads="1"/>
                        </wps:cNvSpPr>
                        <wps:spPr bwMode="auto">
                          <a:xfrm>
                            <a:off x="2130507" y="1680845"/>
                            <a:ext cx="1003935" cy="8216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D7F24FC" w14:textId="77777777" w:rsidR="00D878EF" w:rsidRPr="00D724CB" w:rsidRDefault="00D878EF" w:rsidP="00F664FE">
                              <w:pPr>
                                <w:pStyle w:val="NoSpacing"/>
                              </w:pPr>
                              <w:r>
                                <w:t xml:space="preserve">Economizer </w:t>
                              </w:r>
                              <w:r w:rsidRPr="00D724CB">
                                <w:t>Outdoor Air Damper Position</w:t>
                              </w:r>
                            </w:p>
                          </w:txbxContent>
                        </wps:txbx>
                        <wps:bodyPr rot="0" vert="horz" wrap="square" lIns="73152" tIns="36576" rIns="73152" bIns="36576" anchor="t" anchorCtr="0" upright="1">
                          <a:noAutofit/>
                        </wps:bodyPr>
                      </wps:wsp>
                      <wps:wsp>
                        <wps:cNvPr id="522" name="Text Box 61"/>
                        <wps:cNvSpPr txBox="1">
                          <a:spLocks noChangeArrowheads="1"/>
                        </wps:cNvSpPr>
                        <wps:spPr bwMode="auto">
                          <a:xfrm>
                            <a:off x="563047" y="2292350"/>
                            <a:ext cx="766445" cy="2317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1BAB715" w14:textId="77777777" w:rsidR="00D878EF" w:rsidRPr="00D724CB" w:rsidRDefault="00D878EF" w:rsidP="00F664FE">
                              <w:pPr>
                                <w:pStyle w:val="NoSpacing"/>
                              </w:pPr>
                              <w:r w:rsidRPr="00D724CB">
                                <w:t>MinOA-P</w:t>
                              </w:r>
                            </w:p>
                          </w:txbxContent>
                        </wps:txbx>
                        <wps:bodyPr rot="0" vert="horz" wrap="square" lIns="91440" tIns="45720" rIns="91440" bIns="45720" anchor="t" anchorCtr="0" upright="1">
                          <a:noAutofit/>
                        </wps:bodyPr>
                      </wps:wsp>
                      <wps:wsp>
                        <wps:cNvPr id="523" name="Text Box 62"/>
                        <wps:cNvSpPr txBox="1">
                          <a:spLocks noChangeArrowheads="1"/>
                        </wps:cNvSpPr>
                        <wps:spPr bwMode="auto">
                          <a:xfrm>
                            <a:off x="1045647" y="233680"/>
                            <a:ext cx="820420" cy="2305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30E6AD0" w14:textId="77777777" w:rsidR="00D878EF" w:rsidRPr="00D724CB" w:rsidRDefault="00D878EF" w:rsidP="00F664FE">
                              <w:pPr>
                                <w:pStyle w:val="NoSpacing"/>
                              </w:pPr>
                              <w:r w:rsidRPr="00D724CB">
                                <w:t>MaxRA-P</w:t>
                              </w:r>
                            </w:p>
                          </w:txbxContent>
                        </wps:txbx>
                        <wps:bodyPr rot="0" vert="horz" wrap="square" lIns="91440" tIns="45720" rIns="91440" bIns="45720" anchor="t" anchorCtr="0" upright="1">
                          <a:noAutofit/>
                        </wps:bodyPr>
                      </wps:wsp>
                      <wps:wsp>
                        <wps:cNvPr id="524" name="Text Box 63"/>
                        <wps:cNvSpPr txBox="1">
                          <a:spLocks noChangeArrowheads="1"/>
                        </wps:cNvSpPr>
                        <wps:spPr bwMode="auto">
                          <a:xfrm>
                            <a:off x="3503732" y="2540"/>
                            <a:ext cx="819785" cy="2311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B245A4C" w14:textId="77777777" w:rsidR="00D878EF" w:rsidRPr="00D724CB" w:rsidRDefault="00D878EF" w:rsidP="00F664FE">
                              <w:pPr>
                                <w:pStyle w:val="NoSpacing"/>
                              </w:pPr>
                              <w:r w:rsidRPr="00D724CB">
                                <w:t>MaxOA-P</w:t>
                              </w:r>
                            </w:p>
                          </w:txbxContent>
                        </wps:txbx>
                        <wps:bodyPr rot="0" vert="horz" wrap="square" lIns="91440" tIns="45720" rIns="91440" bIns="45720" anchor="t" anchorCtr="0" upright="1">
                          <a:noAutofit/>
                        </wps:bodyPr>
                      </wps:wsp>
                      <wps:wsp>
                        <wps:cNvPr id="525" name="Text Box 64"/>
                        <wps:cNvSpPr txBox="1">
                          <a:spLocks noChangeArrowheads="1"/>
                        </wps:cNvSpPr>
                        <wps:spPr bwMode="auto">
                          <a:xfrm>
                            <a:off x="3503746" y="501650"/>
                            <a:ext cx="1126490" cy="5689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CA8D9F2" w14:textId="77777777" w:rsidR="00D878EF" w:rsidRPr="00D724CB" w:rsidRDefault="00D878EF" w:rsidP="00F664FE">
                              <w:pPr>
                                <w:pStyle w:val="NoSpacing"/>
                              </w:pPr>
                              <w:r>
                                <w:t xml:space="preserve">Economizer </w:t>
                              </w:r>
                              <w:r w:rsidRPr="00D724CB">
                                <w:t>Outdoor Air Damper Position</w:t>
                              </w:r>
                            </w:p>
                          </w:txbxContent>
                        </wps:txbx>
                        <wps:bodyPr rot="0" vert="horz" wrap="square" lIns="73152" tIns="36576" rIns="73152" bIns="36576" anchor="t" anchorCtr="0" upright="1">
                          <a:noAutofit/>
                        </wps:bodyPr>
                      </wps:wsp>
                      <wps:wsp>
                        <wps:cNvPr id="526" name="Text Box 65"/>
                        <wps:cNvSpPr txBox="1">
                          <a:spLocks noChangeArrowheads="1"/>
                        </wps:cNvSpPr>
                        <wps:spPr bwMode="auto">
                          <a:xfrm>
                            <a:off x="4354903" y="1954603"/>
                            <a:ext cx="874321" cy="29144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4BDE590" w14:textId="77777777" w:rsidR="00D878EF" w:rsidRPr="00D724CB" w:rsidRDefault="00D878EF" w:rsidP="00F664FE">
                              <w:pPr>
                                <w:pStyle w:val="NoSpacing"/>
                              </w:pPr>
                              <w:r>
                                <w:t>Cooling Coil</w:t>
                              </w:r>
                            </w:p>
                          </w:txbxContent>
                        </wps:txbx>
                        <wps:bodyPr rot="0" vert="horz" wrap="square" lIns="73152" tIns="36576" rIns="73152" bIns="36576" anchor="t" anchorCtr="0" upright="1">
                          <a:noAutofit/>
                        </wps:bodyPr>
                      </wps:wsp>
                      <wps:wsp>
                        <wps:cNvPr id="527" name="Text Box 66"/>
                        <wps:cNvSpPr txBox="1">
                          <a:spLocks noChangeArrowheads="1"/>
                        </wps:cNvSpPr>
                        <wps:spPr bwMode="auto">
                          <a:xfrm>
                            <a:off x="1005956" y="488929"/>
                            <a:ext cx="807388" cy="52721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41CBE8B" w14:textId="77777777" w:rsidR="00D878EF" w:rsidRPr="00D724CB" w:rsidRDefault="00D878EF" w:rsidP="00F664FE">
                              <w:pPr>
                                <w:pStyle w:val="NoSpacing"/>
                                <w:jc w:val="right"/>
                              </w:pPr>
                              <w:r w:rsidRPr="00D724CB">
                                <w:t>Return Air Damper Position</w:t>
                              </w:r>
                            </w:p>
                          </w:txbxContent>
                        </wps:txbx>
                        <wps:bodyPr rot="0" vert="horz" wrap="square" lIns="73152" tIns="36576" rIns="73152" bIns="36576" anchor="t" anchorCtr="0" upright="1">
                          <a:noAutofit/>
                        </wps:bodyPr>
                      </wps:wsp>
                      <wps:wsp>
                        <wps:cNvPr id="528" name="Text Box 67"/>
                        <wps:cNvSpPr txBox="1">
                          <a:spLocks noChangeArrowheads="1"/>
                        </wps:cNvSpPr>
                        <wps:spPr bwMode="auto">
                          <a:xfrm>
                            <a:off x="88777" y="173355"/>
                            <a:ext cx="510415" cy="2552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DC6D6A7" w14:textId="77777777" w:rsidR="00D878EF" w:rsidRPr="00D724CB" w:rsidRDefault="00D878EF" w:rsidP="00F664FE">
                              <w:pPr>
                                <w:pStyle w:val="NoSpacing"/>
                              </w:pPr>
                              <w:r w:rsidRPr="00D724CB">
                                <w:t xml:space="preserve">100% </w:t>
                              </w:r>
                            </w:p>
                          </w:txbxContent>
                        </wps:txbx>
                        <wps:bodyPr rot="0" vert="horz" wrap="square" lIns="73152" tIns="36576" rIns="73152" bIns="36576" anchor="t" anchorCtr="0" upright="1">
                          <a:noAutofit/>
                        </wps:bodyPr>
                      </wps:wsp>
                      <wps:wsp>
                        <wps:cNvPr id="529" name="Text Box 68"/>
                        <wps:cNvSpPr txBox="1">
                          <a:spLocks noChangeArrowheads="1"/>
                        </wps:cNvSpPr>
                        <wps:spPr bwMode="auto">
                          <a:xfrm>
                            <a:off x="149027" y="2568575"/>
                            <a:ext cx="423545" cy="2222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0259DB0" w14:textId="77777777" w:rsidR="00D878EF" w:rsidRPr="00D724CB" w:rsidRDefault="00D878EF" w:rsidP="00F664FE">
                              <w:pPr>
                                <w:pStyle w:val="NoSpacing"/>
                              </w:pPr>
                              <w:r w:rsidRPr="00D724CB">
                                <w:t xml:space="preserve">0% </w:t>
                              </w:r>
                            </w:p>
                          </w:txbxContent>
                        </wps:txbx>
                        <wps:bodyPr rot="0" vert="horz" wrap="square" lIns="73152" tIns="36576" rIns="73152" bIns="36576" anchor="t" anchorCtr="0" upright="1">
                          <a:noAutofit/>
                        </wps:bodyPr>
                      </wps:wsp>
                      <wps:wsp>
                        <wps:cNvPr id="530" name="Line 69"/>
                        <wps:cNvCnPr>
                          <a:cxnSpLocks noChangeShapeType="1"/>
                        </wps:cNvCnPr>
                        <wps:spPr bwMode="auto">
                          <a:xfrm>
                            <a:off x="563047" y="2657475"/>
                            <a:ext cx="4679950" cy="63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31" name="Line 70"/>
                        <wps:cNvCnPr>
                          <a:cxnSpLocks noChangeShapeType="1"/>
                        </wps:cNvCnPr>
                        <wps:spPr bwMode="auto">
                          <a:xfrm flipV="1">
                            <a:off x="571302" y="217805"/>
                            <a:ext cx="635" cy="243713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32" name="Line 71"/>
                        <wps:cNvCnPr>
                          <a:cxnSpLocks noChangeShapeType="1"/>
                        </wps:cNvCnPr>
                        <wps:spPr bwMode="auto">
                          <a:xfrm flipV="1">
                            <a:off x="1775262" y="222250"/>
                            <a:ext cx="809625" cy="22809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3" name="Line 72"/>
                        <wps:cNvCnPr>
                          <a:cxnSpLocks noChangeShapeType="1"/>
                        </wps:cNvCnPr>
                        <wps:spPr bwMode="auto">
                          <a:xfrm>
                            <a:off x="2584887" y="451485"/>
                            <a:ext cx="819150" cy="2203450"/>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534" name="Text Box 73"/>
                        <wps:cNvSpPr txBox="1">
                          <a:spLocks noChangeArrowheads="1"/>
                        </wps:cNvSpPr>
                        <wps:spPr bwMode="auto">
                          <a:xfrm>
                            <a:off x="62134" y="464185"/>
                            <a:ext cx="457680" cy="207482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E1F1453" w14:textId="77777777" w:rsidR="00D878EF" w:rsidRPr="00D724CB" w:rsidRDefault="00D878EF" w:rsidP="00F664FE">
                              <w:pPr>
                                <w:pStyle w:val="NoSpacing"/>
                                <w:jc w:val="center"/>
                              </w:pPr>
                              <w:r w:rsidRPr="00D724CB">
                                <w:t>Damper/valve Position, % open</w:t>
                              </w:r>
                            </w:p>
                          </w:txbxContent>
                        </wps:txbx>
                        <wps:bodyPr rot="0" vert="vert270" wrap="square" lIns="91440" tIns="45720" rIns="91440" bIns="45720" anchor="t" anchorCtr="0" upright="1">
                          <a:noAutofit/>
                        </wps:bodyPr>
                      </wps:wsp>
                      <wps:wsp>
                        <wps:cNvPr id="535" name="Text Box 74"/>
                        <wps:cNvSpPr txBox="1">
                          <a:spLocks noChangeArrowheads="1"/>
                        </wps:cNvSpPr>
                        <wps:spPr bwMode="auto">
                          <a:xfrm>
                            <a:off x="506025" y="2695187"/>
                            <a:ext cx="2892369" cy="3225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95B6E25" w14:textId="77777777" w:rsidR="00D878EF" w:rsidRPr="00D724CB" w:rsidRDefault="00D878EF" w:rsidP="00F664FE">
                              <w:pPr>
                                <w:pStyle w:val="NoSpacing"/>
                              </w:pPr>
                              <w:r w:rsidRPr="00D724CB">
                                <w:t>Supply Air Temperature Control Loop Signal</w:t>
                              </w:r>
                            </w:p>
                          </w:txbxContent>
                        </wps:txbx>
                        <wps:bodyPr rot="0" vert="horz" wrap="square" lIns="91440" tIns="45720" rIns="91440" bIns="45720" anchor="t" anchorCtr="0" upright="1">
                          <a:noAutofit/>
                        </wps:bodyPr>
                      </wps:wsp>
                      <wps:wsp>
                        <wps:cNvPr id="536" name="Line 75"/>
                        <wps:cNvCnPr>
                          <a:cxnSpLocks noChangeShapeType="1"/>
                        </wps:cNvCnPr>
                        <wps:spPr bwMode="auto">
                          <a:xfrm flipH="1">
                            <a:off x="3380931" y="2831832"/>
                            <a:ext cx="1049026" cy="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537" name="Line 76"/>
                        <wps:cNvCnPr>
                          <a:cxnSpLocks noChangeShapeType="1"/>
                        </wps:cNvCnPr>
                        <wps:spPr bwMode="auto">
                          <a:xfrm flipH="1">
                            <a:off x="572572" y="451485"/>
                            <a:ext cx="2012315" cy="635"/>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538" name="Line 77"/>
                        <wps:cNvCnPr>
                          <a:cxnSpLocks noChangeShapeType="1"/>
                        </wps:cNvCnPr>
                        <wps:spPr bwMode="auto">
                          <a:xfrm flipV="1">
                            <a:off x="2584887" y="219075"/>
                            <a:ext cx="2668905" cy="190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9" name="Line 78"/>
                        <wps:cNvCnPr>
                          <a:cxnSpLocks noChangeShapeType="1"/>
                        </wps:cNvCnPr>
                        <wps:spPr bwMode="auto">
                          <a:xfrm flipH="1" flipV="1">
                            <a:off x="3403754" y="222250"/>
                            <a:ext cx="168121" cy="2794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40" name="Line 79"/>
                        <wps:cNvCnPr>
                          <a:cxnSpLocks noChangeShapeType="1"/>
                        </wps:cNvCnPr>
                        <wps:spPr bwMode="auto">
                          <a:xfrm flipV="1">
                            <a:off x="3404037" y="227330"/>
                            <a:ext cx="1838960" cy="2427605"/>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541" name="Line 80"/>
                        <wps:cNvCnPr>
                          <a:cxnSpLocks noChangeShapeType="1"/>
                        </wps:cNvCnPr>
                        <wps:spPr bwMode="auto">
                          <a:xfrm flipH="1" flipV="1">
                            <a:off x="572572" y="262255"/>
                            <a:ext cx="1202690" cy="2395855"/>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543" name="Line 81"/>
                        <wps:cNvCnPr>
                          <a:cxnSpLocks noChangeShapeType="1"/>
                        </wps:cNvCnPr>
                        <wps:spPr bwMode="auto">
                          <a:xfrm>
                            <a:off x="572572" y="2502535"/>
                            <a:ext cx="1203325"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44" name="Line 82"/>
                        <wps:cNvCnPr>
                          <a:cxnSpLocks noChangeShapeType="1"/>
                        </wps:cNvCnPr>
                        <wps:spPr bwMode="auto">
                          <a:xfrm flipH="1">
                            <a:off x="1775897" y="457835"/>
                            <a:ext cx="326390" cy="32258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545" name="Line 83"/>
                        <wps:cNvCnPr>
                          <a:cxnSpLocks noChangeShapeType="1"/>
                        </wps:cNvCnPr>
                        <wps:spPr bwMode="auto">
                          <a:xfrm flipH="1">
                            <a:off x="1221543" y="1419225"/>
                            <a:ext cx="168274" cy="13843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46" name="Line 84"/>
                        <wps:cNvCnPr>
                          <a:cxnSpLocks noChangeShapeType="1"/>
                        </wps:cNvCnPr>
                        <wps:spPr bwMode="auto">
                          <a:xfrm>
                            <a:off x="4009827" y="1853565"/>
                            <a:ext cx="383540" cy="158115"/>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548" name="Line 86"/>
                        <wps:cNvCnPr>
                          <a:cxnSpLocks noChangeShapeType="1"/>
                        </wps:cNvCnPr>
                        <wps:spPr bwMode="auto">
                          <a:xfrm flipV="1">
                            <a:off x="3106222" y="1557655"/>
                            <a:ext cx="345440" cy="25908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550" name="Line 88"/>
                        <wps:cNvCnPr>
                          <a:cxnSpLocks noChangeShapeType="1"/>
                        </wps:cNvCnPr>
                        <wps:spPr bwMode="auto">
                          <a:xfrm flipH="1" flipV="1">
                            <a:off x="2173407" y="1401445"/>
                            <a:ext cx="160655" cy="31115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6A27C3C5" id="_x0000_s1503" editas="canvas" style="width:414.55pt;height:240.25pt;mso-position-horizontal-relative:char;mso-position-vertical-relative:line" coordsize="52641,305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">
                <v:shape id="_x0000_s1504" type="#_x0000_t75" style="position:absolute;width:52641;height:30511;visibility:visible;mso-wrap-style:square">
                  <v:fill o:detectmouseclick="t"/>
                  <v:path o:connecttype="none"/>
                </v:shape>
                <v:shape id="Text Box 85" o:spid="_x0000_s1505" type="#_x0000_t202" style="position:absolute;left:31242;top:11629;width:11986;height:4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" stroked="f">
                  <v:textbox inset="5.76pt,2.88pt,5.76pt,2.88pt">
                    <w:txbxContent>
                      <w:p w14:paraId="0C885AED" w14:textId="77777777" w:rsidR="00D878EF" w:rsidRPr="00D724CB" w:rsidRDefault="00D878EF" w:rsidP="00F664FE">
                        <w:pPr>
                          <w:pStyle w:val="NoSpacing"/>
                        </w:pPr>
                        <w:r w:rsidRPr="00D724CB">
                          <w:t>Return Air Damper Position</w:t>
                        </w:r>
                      </w:p>
                    </w:txbxContent>
                  </v:textbox>
                </v:shape>
                <v:shape id="Text Box 60" o:spid="_x0000_s1506" type="#_x0000_t202" style="position:absolute;left:12563;top:10343;width:9941;height:4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" stroked="f">
                  <v:textbox inset="5.76pt,2.88pt,5.76pt,2.88pt">
                    <w:txbxContent>
                      <w:p w14:paraId="6614F81C" w14:textId="5A389E91" w:rsidR="00D878EF" w:rsidRDefault="00D878EF" w:rsidP="00F664FE">
                        <w:pPr>
                          <w:pStyle w:val="NoSpacing"/>
                          <w:rPr>
                            <w:ins w:id="5861" w:author="Hwakong Cheng" w:date="2022-09-08T15:48:00Z"/>
                          </w:rPr>
                        </w:pPr>
                        <w:r>
                          <w:t>Heating Coil</w:t>
                        </w:r>
                      </w:p>
                      <w:p w14:paraId="4928132A" w14:textId="12F34357" w:rsidR="00D74FA4" w:rsidRPr="00D724CB" w:rsidRDefault="00D74FA4" w:rsidP="00F664FE">
                        <w:pPr>
                          <w:pStyle w:val="NoSpacing"/>
                        </w:pPr>
                        <w:ins w:id="5862" w:author="Hwakong Cheng" w:date="2022-09-08T15:48:00Z">
                          <w:r>
                            <w:t>(if applicable)</w:t>
                          </w:r>
                        </w:ins>
                      </w:p>
                    </w:txbxContent>
                  </v:textbox>
                </v:shape>
                <v:shape id="Text Box 87" o:spid="_x0000_s1507" type="#_x0000_t202" style="position:absolute;left:21305;top:16808;width:10039;height:8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" stroked="f">
                  <v:textbox inset="5.76pt,2.88pt,5.76pt,2.88pt">
                    <w:txbxContent>
                      <w:p w14:paraId="4D7F24FC" w14:textId="77777777" w:rsidR="00D878EF" w:rsidRPr="00D724CB" w:rsidRDefault="00D878EF" w:rsidP="00F664FE">
                        <w:pPr>
                          <w:pStyle w:val="NoSpacing"/>
                        </w:pPr>
                        <w:r>
                          <w:t xml:space="preserve">Economizer </w:t>
                        </w:r>
                        <w:r w:rsidRPr="00D724CB">
                          <w:t>Outdoor Air Damper Position</w:t>
                        </w:r>
                      </w:p>
                    </w:txbxContent>
                  </v:textbox>
                </v:shape>
                <v:shape id="Text Box 61" o:spid="_x0000_s1508" type="#_x0000_t202" style="position:absolute;left:5630;top:22923;width:7664;height:23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" stroked="f">
                  <v:textbox>
                    <w:txbxContent>
                      <w:p w14:paraId="21BAB715" w14:textId="77777777" w:rsidR="00D878EF" w:rsidRPr="00D724CB" w:rsidRDefault="00D878EF" w:rsidP="00F664FE">
                        <w:pPr>
                          <w:pStyle w:val="NoSpacing"/>
                        </w:pPr>
                        <w:r w:rsidRPr="00D724CB">
                          <w:t>MinOA-P</w:t>
                        </w:r>
                      </w:p>
                    </w:txbxContent>
                  </v:textbox>
                </v:shape>
                <v:shape id="Text Box 62" o:spid="_x0000_s1509" type="#_x0000_t202" style="position:absolute;left:10456;top:2336;width:8204;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" stroked="f">
                  <v:textbox>
                    <w:txbxContent>
                      <w:p w14:paraId="130E6AD0" w14:textId="77777777" w:rsidR="00D878EF" w:rsidRPr="00D724CB" w:rsidRDefault="00D878EF" w:rsidP="00F664FE">
                        <w:pPr>
                          <w:pStyle w:val="NoSpacing"/>
                        </w:pPr>
                        <w:r w:rsidRPr="00D724CB">
                          <w:t>MaxRA-P</w:t>
                        </w:r>
                      </w:p>
                    </w:txbxContent>
                  </v:textbox>
                </v:shape>
                <v:shape id="Text Box 63" o:spid="_x0000_s1510" type="#_x0000_t202" style="position:absolute;left:35037;top:25;width:8198;height:2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" stroked="f">
                  <v:textbox>
                    <w:txbxContent>
                      <w:p w14:paraId="2B245A4C" w14:textId="77777777" w:rsidR="00D878EF" w:rsidRPr="00D724CB" w:rsidRDefault="00D878EF" w:rsidP="00F664FE">
                        <w:pPr>
                          <w:pStyle w:val="NoSpacing"/>
                        </w:pPr>
                        <w:r w:rsidRPr="00D724CB">
                          <w:t>MaxOA-P</w:t>
                        </w:r>
                      </w:p>
                    </w:txbxContent>
                  </v:textbox>
                </v:shape>
                <v:shape id="Text Box 64" o:spid="_x0000_s1511" type="#_x0000_t202" style="position:absolute;left:35037;top:5016;width:11265;height:5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" stroked="f">
                  <v:textbox inset="5.76pt,2.88pt,5.76pt,2.88pt">
                    <w:txbxContent>
                      <w:p w14:paraId="2CA8D9F2" w14:textId="77777777" w:rsidR="00D878EF" w:rsidRPr="00D724CB" w:rsidRDefault="00D878EF" w:rsidP="00F664FE">
                        <w:pPr>
                          <w:pStyle w:val="NoSpacing"/>
                        </w:pPr>
                        <w:r>
                          <w:t xml:space="preserve">Economizer </w:t>
                        </w:r>
                        <w:r w:rsidRPr="00D724CB">
                          <w:t>Outdoor Air Damper Position</w:t>
                        </w:r>
                      </w:p>
                    </w:txbxContent>
                  </v:textbox>
                </v:shape>
                <v:shape id="Text Box 65" o:spid="_x0000_s1512" type="#_x0000_t202" style="position:absolute;left:43549;top:19546;width:8743;height:29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" stroked="f">
                  <v:textbox inset="5.76pt,2.88pt,5.76pt,2.88pt">
                    <w:txbxContent>
                      <w:p w14:paraId="64BDE590" w14:textId="77777777" w:rsidR="00D878EF" w:rsidRPr="00D724CB" w:rsidRDefault="00D878EF" w:rsidP="00F664FE">
                        <w:pPr>
                          <w:pStyle w:val="NoSpacing"/>
                        </w:pPr>
                        <w:r>
                          <w:t>Cooling Coil</w:t>
                        </w:r>
                      </w:p>
                    </w:txbxContent>
                  </v:textbox>
                </v:shape>
                <v:shape id="Text Box 66" o:spid="_x0000_s1513" type="#_x0000_t202" style="position:absolute;left:10059;top:4889;width:8074;height:52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" stroked="f">
                  <v:textbox inset="5.76pt,2.88pt,5.76pt,2.88pt">
                    <w:txbxContent>
                      <w:p w14:paraId="641CBE8B" w14:textId="77777777" w:rsidR="00D878EF" w:rsidRPr="00D724CB" w:rsidRDefault="00D878EF" w:rsidP="00F664FE">
                        <w:pPr>
                          <w:pStyle w:val="NoSpacing"/>
                          <w:jc w:val="right"/>
                        </w:pPr>
                        <w:r w:rsidRPr="00D724CB">
                          <w:t>Return Air Damper Position</w:t>
                        </w:r>
                      </w:p>
                    </w:txbxContent>
                  </v:textbox>
                </v:shape>
                <v:shape id="Text Box 67" o:spid="_x0000_s1514" type="#_x0000_t202" style="position:absolute;left:887;top:1733;width:5104;height:2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" stroked="f">
                  <v:textbox inset="5.76pt,2.88pt,5.76pt,2.88pt">
                    <w:txbxContent>
                      <w:p w14:paraId="3DC6D6A7" w14:textId="77777777" w:rsidR="00D878EF" w:rsidRPr="00D724CB" w:rsidRDefault="00D878EF" w:rsidP="00F664FE">
                        <w:pPr>
                          <w:pStyle w:val="NoSpacing"/>
                        </w:pPr>
                        <w:r w:rsidRPr="00D724CB">
                          <w:t xml:space="preserve">100% </w:t>
                        </w:r>
                      </w:p>
                    </w:txbxContent>
                  </v:textbox>
                </v:shape>
                <v:shape id="Text Box 68" o:spid="_x0000_s1515" type="#_x0000_t202" style="position:absolute;left:1490;top:25685;width:4235;height:2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" stroked="f">
                  <v:textbox inset="5.76pt,2.88pt,5.76pt,2.88pt">
                    <w:txbxContent>
                      <w:p w14:paraId="10259DB0" w14:textId="77777777" w:rsidR="00D878EF" w:rsidRPr="00D724CB" w:rsidRDefault="00D878EF" w:rsidP="00F664FE">
                        <w:pPr>
                          <w:pStyle w:val="NoSpacing"/>
                        </w:pPr>
                        <w:r w:rsidRPr="00D724CB">
                          <w:t xml:space="preserve">0% </w:t>
                        </w:r>
                      </w:p>
                    </w:txbxContent>
                  </v:textbox>
                </v:shape>
                <v:line id="Line 69" o:spid="_x0000_s1516" style="position:absolute;visibility:visible;mso-wrap-style:square" from="5630,26574" to="52429,265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" strokeweight="1.5pt"/>
                <v:line id="Line 70" o:spid="_x0000_s1517" style="position:absolute;flip:y;visibility:visible;mso-wrap-style:square" from="5713,2178" to="5719,265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" strokeweight="1.5pt"/>
                <v:line id="Line 71" o:spid="_x0000_s1518" style="position:absolute;flip:y;visibility:visible;mso-wrap-style:square" from="17752,2222" to="25848,250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"/>
                <v:line id="Line 72" o:spid="_x0000_s1519" style="position:absolute;visibility:visible;mso-wrap-style:square" from="25848,4514" to="34040,265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">
                  <v:stroke dashstyle="longDash"/>
                </v:line>
                <v:shape id="Text Box 73" o:spid="_x0000_s1520" type="#_x0000_t202" style="position:absolute;left:621;top:4641;width:4577;height:207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" stroked="f">
                  <v:textbox style="layout-flow:vertical;mso-layout-flow-alt:bottom-to-top">
                    <w:txbxContent>
                      <w:p w14:paraId="0E1F1453" w14:textId="77777777" w:rsidR="00D878EF" w:rsidRPr="00D724CB" w:rsidRDefault="00D878EF" w:rsidP="00F664FE">
                        <w:pPr>
                          <w:pStyle w:val="NoSpacing"/>
                          <w:jc w:val="center"/>
                        </w:pPr>
                        <w:r w:rsidRPr="00D724CB">
                          <w:t>Damper/valve Position, % open</w:t>
                        </w:r>
                      </w:p>
                    </w:txbxContent>
                  </v:textbox>
                </v:shape>
                <v:shape id="Text Box 74" o:spid="_x0000_s1521" type="#_x0000_t202" style="position:absolute;left:5060;top:26951;width:28923;height:3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" stroked="f">
                  <v:textbox>
                    <w:txbxContent>
                      <w:p w14:paraId="595B6E25" w14:textId="77777777" w:rsidR="00D878EF" w:rsidRPr="00D724CB" w:rsidRDefault="00D878EF" w:rsidP="00F664FE">
                        <w:pPr>
                          <w:pStyle w:val="NoSpacing"/>
                        </w:pPr>
                        <w:r w:rsidRPr="00D724CB">
                          <w:t>Supply Air Temperature Control Loop Signal</w:t>
                        </w:r>
                      </w:p>
                    </w:txbxContent>
                  </v:textbox>
                </v:shape>
                <v:line id="Line 75" o:spid="_x0000_s1522" style="position:absolute;flip:x;visibility:visible;mso-wrap-style:square" from="33809,28318" to="44299,28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">
                  <v:stroke startarrow="block"/>
                </v:line>
                <v:line id="Line 76" o:spid="_x0000_s1523" style="position:absolute;flip:x;visibility:visible;mso-wrap-style:square" from="5725,4514" to="25848,45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">
                  <v:stroke dashstyle="longDash"/>
                </v:line>
                <v:line id="Line 77" o:spid="_x0000_s1524" style="position:absolute;flip:y;visibility:visible;mso-wrap-style:square" from="25848,2190" to="52537,22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"/>
                <v:line id="Line 78" o:spid="_x0000_s1525" style="position:absolute;flip:x y;visibility:visible;mso-wrap-style:square" from="34037,2222" to="35718,50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">
                  <v:stroke endarrow="block"/>
                </v:line>
                <v:line id="Line 79" o:spid="_x0000_s1526" style="position:absolute;flip:y;visibility:visible;mso-wrap-style:square" from="34040,2273" to="52429,265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" strokeweight="2.25pt"/>
                <v:line id="Line 80" o:spid="_x0000_s1527" style="position:absolute;flip:x y;visibility:visible;mso-wrap-style:square" from="5725,2622" to="17752,265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" strokeweight="2.25pt"/>
                <v:line id="Line 81" o:spid="_x0000_s1528" style="position:absolute;visibility:visible;mso-wrap-style:square" from="5725,25025" to="17758,250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"/>
                <v:line id="Line 82" o:spid="_x0000_s1529" style="position:absolute;flip:x;visibility:visible;mso-wrap-style:square" from="17758,4578" to="21022,78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">
                  <v:stroke startarrow="block"/>
                </v:line>
                <v:line id="Line 83" o:spid="_x0000_s1530" style="position:absolute;flip:x;visibility:visible;mso-wrap-style:square" from="12215,14192" to="13898,155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">
                  <v:stroke endarrow="block"/>
                </v:line>
                <v:line id="Line 84" o:spid="_x0000_s1531" style="position:absolute;visibility:visible;mso-wrap-style:square" from="40098,18535" to="43933,201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">
                  <v:stroke startarrow="block"/>
                </v:line>
                <v:line id="Line 86" o:spid="_x0000_s1532" style="position:absolute;flip:y;visibility:visible;mso-wrap-style:square" from="31062,15576" to="34516,181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">
                  <v:stroke startarrow="block"/>
                </v:line>
                <v:line id="Line 88" o:spid="_x0000_s1533" style="position:absolute;flip:x y;visibility:visible;mso-wrap-style:square" from="21734,14014" to="23340,171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">
                  <v:stroke endarrow="block"/>
                </v:line>
                <w10:anchorlock/>
              </v:group>
            </w:pict>
          </mc:Fallback>
        </mc:AlternateContent>
      </w:r>
    </w:p>
    <w:p w14:paraId="16059C44" w14:textId="38F52089" w:rsidR="00F664FE" w:rsidRDefault="00F664FE" w:rsidP="005054F8">
      <w:pPr>
        <w:pStyle w:val="FigureCaption"/>
      </w:pPr>
      <w:r w:rsidRPr="00F664FE">
        <w:t>Figure 5.16.2.3</w:t>
      </w:r>
      <w:del w:id="6080" w:author="Hwakong Cheng" w:date="2022-10-24T21:11:00Z">
        <w:r w:rsidRPr="00F664FE" w:rsidDel="00D4599D">
          <w:delText>-1</w:delText>
        </w:r>
      </w:del>
      <w:r w:rsidRPr="00F664FE">
        <w:t xml:space="preserve"> SAT loop mapping with relief damper or relief fan.</w:t>
      </w:r>
    </w:p>
    <w:p w14:paraId="64365669" w14:textId="497F6776" w:rsidR="001D0941" w:rsidRDefault="00375F13" w:rsidP="001D0941">
      <w:pPr>
        <w:pStyle w:val="Infobox"/>
        <w:spacing w:after="120"/>
      </w:pPr>
      <w:ins w:id="6081" w:author="Hwakong Cheng" w:date="2022-10-24T20:20:00Z">
        <w:r w:rsidRPr="0022206A">
          <w:rPr>
            <w:rStyle w:val="Toggle"/>
          </w:rPr>
          <w:t>[</w:t>
        </w:r>
        <w:r>
          <w:rPr>
            <w:rStyle w:val="Toggle"/>
          </w:rPr>
          <w:t>EQUALS</w:t>
        </w:r>
        <w:r w:rsidRPr="0022206A">
          <w:rPr>
            <w:rStyle w:val="Toggle"/>
          </w:rPr>
          <w:t xml:space="preserve"> BSP </w:t>
        </w:r>
        <w:proofErr w:type="gramStart"/>
        <w:r>
          <w:rPr>
            <w:rStyle w:val="Toggle"/>
          </w:rPr>
          <w:t>RET</w:t>
        </w:r>
      </w:ins>
      <w:ins w:id="6082" w:author="Hwakong Cheng" w:date="2022-10-24T20:21:00Z">
        <w:r>
          <w:rPr>
            <w:rStyle w:val="Toggle"/>
          </w:rPr>
          <w:t>URN</w:t>
        </w:r>
        <w:r w:rsidR="002D2283">
          <w:rPr>
            <w:rStyle w:val="Toggle"/>
          </w:rPr>
          <w:t>TRACK</w:t>
        </w:r>
      </w:ins>
      <w:ins w:id="6083" w:author="Hwakong Cheng" w:date="2022-10-24T20:20:00Z">
        <w:r w:rsidRPr="0022206A">
          <w:rPr>
            <w:rStyle w:val="Toggle"/>
          </w:rPr>
          <w:t>]</w:t>
        </w:r>
      </w:ins>
      <w:r w:rsidR="001D0941" w:rsidRPr="00BC7581">
        <w:t>For</w:t>
      </w:r>
      <w:proofErr w:type="gramEnd"/>
      <w:r w:rsidR="001D0941" w:rsidRPr="00BC7581">
        <w:t xml:space="preserve"> </w:t>
      </w:r>
      <w:r w:rsidR="001D0941">
        <w:t>AHUs</w:t>
      </w:r>
      <w:r w:rsidR="001D0941" w:rsidRPr="00BC7581">
        <w:t xml:space="preserve"> with return fans</w:t>
      </w:r>
      <w:r w:rsidR="001D0941">
        <w:t xml:space="preserve"> and airflow tracking control</w:t>
      </w:r>
      <w:r w:rsidR="001D0941" w:rsidRPr="00BC7581">
        <w:t xml:space="preserve">, the </w:t>
      </w:r>
      <w:r w:rsidR="001D0941">
        <w:t xml:space="preserve">SAT control loop makes the economizer </w:t>
      </w:r>
      <w:r w:rsidR="001D0941" w:rsidRPr="00BC7581">
        <w:t>outdoor air damper</w:t>
      </w:r>
      <w:r w:rsidR="001D0941">
        <w:t xml:space="preserve"> </w:t>
      </w:r>
      <w:r w:rsidR="001D0941" w:rsidRPr="00BC7581">
        <w:t xml:space="preserve">open </w:t>
      </w:r>
      <w:r w:rsidR="001D0941">
        <w:t xml:space="preserve">fully </w:t>
      </w:r>
      <w:r w:rsidR="001D0941" w:rsidRPr="00BC7581">
        <w:t>whenever the AHU is on</w:t>
      </w:r>
      <w:r w:rsidR="001D0941">
        <w:t>,</w:t>
      </w:r>
      <w:r w:rsidR="001D0941" w:rsidRPr="00BC7581">
        <w:t xml:space="preserve"> while the return air damper </w:t>
      </w:r>
      <w:r w:rsidR="001D0941">
        <w:t xml:space="preserve">modulates </w:t>
      </w:r>
      <w:r w:rsidR="001D0941" w:rsidRPr="00BC7581">
        <w:t>to maintain supply air temperature</w:t>
      </w:r>
      <w:r w:rsidR="001D0941">
        <w:t xml:space="preserve"> as shown below.  Relief/exhaust damper position tracks inversely with the return damper position.</w:t>
      </w:r>
    </w:p>
    <w:p w14:paraId="2CBCCF79" w14:textId="77777777" w:rsidR="001D0941" w:rsidRDefault="001D0941" w:rsidP="001D0941">
      <w:pPr>
        <w:pStyle w:val="Infobox"/>
        <w:spacing w:after="120"/>
      </w:pPr>
      <w:r w:rsidRPr="00BC7581">
        <w:t xml:space="preserve">Outdoor air dampers on air handlers with return fans have no impact on the outdoor </w:t>
      </w:r>
      <w:r>
        <w:t>airflow rate</w:t>
      </w:r>
      <w:r w:rsidRPr="00BC7581">
        <w:t xml:space="preserve"> into the mixing plenum. Instead, the return</w:t>
      </w:r>
      <w:r>
        <w:t>-</w:t>
      </w:r>
      <w:r w:rsidRPr="00BC7581">
        <w:t>fan and return</w:t>
      </w:r>
      <w:r>
        <w:t>-</w:t>
      </w:r>
      <w:r w:rsidRPr="00BC7581">
        <w:t>damper controls dictate outdoor air flow. See ASHRAE Guideline 16.</w:t>
      </w:r>
    </w:p>
    <w:p w14:paraId="03B7A5AF" w14:textId="77777777" w:rsidR="001D0941" w:rsidRPr="00BC7581" w:rsidRDefault="001D0941" w:rsidP="001D0941">
      <w:pPr>
        <w:pStyle w:val="Infobox"/>
        <w:spacing w:after="120"/>
      </w:pPr>
      <w:r>
        <w:t>Note that the economizer damper will close (if there is a separate minimum outdoor air damper) or modulate to minimum position (if there is a single outdoor air damper) whenever minimum outdoor air control is active.  See logic for Minimum Outdoor Air Control below.</w:t>
      </w:r>
    </w:p>
    <w:p w14:paraId="7B662244" w14:textId="183D8A89" w:rsidR="00F664FE" w:rsidRDefault="00F664FE" w:rsidP="00F664FE">
      <w:pPr>
        <w:jc w:val="center"/>
      </w:pPr>
    </w:p>
    <w:p w14:paraId="0BF858C1" w14:textId="0CFADBA4" w:rsidR="00F664FE" w:rsidRDefault="002D2283" w:rsidP="00F664FE">
      <w:pPr>
        <w:jc w:val="center"/>
      </w:pPr>
      <w:ins w:id="6084" w:author="Hwakong Cheng" w:date="2022-10-24T20:21:00Z">
        <w:r w:rsidRPr="0022206A">
          <w:rPr>
            <w:rStyle w:val="Toggle"/>
          </w:rPr>
          <w:lastRenderedPageBreak/>
          <w:t>[</w:t>
        </w:r>
        <w:r>
          <w:rPr>
            <w:rStyle w:val="Toggle"/>
          </w:rPr>
          <w:t>EQUALS</w:t>
        </w:r>
        <w:r w:rsidRPr="0022206A">
          <w:rPr>
            <w:rStyle w:val="Toggle"/>
          </w:rPr>
          <w:t xml:space="preserve"> BSP </w:t>
        </w:r>
        <w:r>
          <w:rPr>
            <w:rStyle w:val="Toggle"/>
          </w:rPr>
          <w:t>RETURNTRACK</w:t>
        </w:r>
        <w:r w:rsidRPr="0022206A">
          <w:rPr>
            <w:rStyle w:val="Toggle"/>
          </w:rPr>
          <w:t>]</w:t>
        </w:r>
      </w:ins>
      <w:r w:rsidR="00F664FE">
        <w:rPr>
          <w:noProof/>
        </w:rPr>
        <mc:AlternateContent>
          <mc:Choice Requires="wpc">
            <w:drawing>
              <wp:inline distT="0" distB="0" distL="0" distR="0" wp14:anchorId="5FDC5E1D" wp14:editId="0C54423A">
                <wp:extent cx="5264150" cy="2897555"/>
                <wp:effectExtent l="0" t="0" r="12700" b="0"/>
                <wp:docPr id="124" name="Canvas 5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919" name="Text Box 85"/>
                        <wps:cNvSpPr txBox="1">
                          <a:spLocks noChangeArrowheads="1"/>
                        </wps:cNvSpPr>
                        <wps:spPr bwMode="auto">
                          <a:xfrm>
                            <a:off x="1505094" y="742823"/>
                            <a:ext cx="1198663" cy="42516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B027D3F" w14:textId="77777777" w:rsidR="00D878EF" w:rsidRPr="00D724CB" w:rsidRDefault="00D878EF" w:rsidP="00F664FE">
                              <w:pPr>
                                <w:pStyle w:val="NoSpacing"/>
                              </w:pPr>
                              <w:r w:rsidRPr="00D724CB">
                                <w:t>Return Air Damper Position</w:t>
                              </w:r>
                            </w:p>
                          </w:txbxContent>
                        </wps:txbx>
                        <wps:bodyPr rot="0" vert="horz" wrap="square" lIns="73152" tIns="36576" rIns="73152" bIns="36576" anchor="t" anchorCtr="0" upright="1">
                          <a:noAutofit/>
                        </wps:bodyPr>
                      </wps:wsp>
                      <wps:wsp>
                        <wps:cNvPr id="64" name="Text Box 60"/>
                        <wps:cNvSpPr txBox="1">
                          <a:spLocks noChangeArrowheads="1"/>
                        </wps:cNvSpPr>
                        <wps:spPr bwMode="auto">
                          <a:xfrm>
                            <a:off x="648932" y="1815942"/>
                            <a:ext cx="973134" cy="3945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98BBEE5" w14:textId="1F0EF860" w:rsidR="00D878EF" w:rsidRPr="00D724CB" w:rsidRDefault="00D878EF" w:rsidP="00F664FE">
                              <w:pPr>
                                <w:pStyle w:val="NoSpacing"/>
                              </w:pPr>
                              <w:r>
                                <w:t>Heating Coil</w:t>
                              </w:r>
                              <w:ins w:id="6085" w:author="Hwakong Cheng" w:date="2022-09-08T15:49:00Z">
                                <w:r w:rsidR="00D74FA4">
                                  <w:t xml:space="preserve"> (if applicable)</w:t>
                                </w:r>
                              </w:ins>
                            </w:p>
                          </w:txbxContent>
                        </wps:txbx>
                        <wps:bodyPr rot="0" vert="horz" wrap="square" lIns="73152" tIns="36576" rIns="73152" bIns="36576" anchor="t" anchorCtr="0" upright="1">
                          <a:noAutofit/>
                        </wps:bodyPr>
                      </wps:wsp>
                      <wps:wsp>
                        <wps:cNvPr id="65" name="Text Box 62"/>
                        <wps:cNvSpPr txBox="1">
                          <a:spLocks noChangeArrowheads="1"/>
                        </wps:cNvSpPr>
                        <wps:spPr bwMode="auto">
                          <a:xfrm>
                            <a:off x="991712" y="146307"/>
                            <a:ext cx="820420" cy="2305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12704F9" w14:textId="77777777" w:rsidR="00D878EF" w:rsidRPr="00D724CB" w:rsidRDefault="00D878EF" w:rsidP="00F664FE">
                              <w:pPr>
                                <w:pStyle w:val="NoSpacing"/>
                              </w:pPr>
                              <w:r w:rsidRPr="00D724CB">
                                <w:t>MaxRA-P</w:t>
                              </w:r>
                            </w:p>
                          </w:txbxContent>
                        </wps:txbx>
                        <wps:bodyPr rot="0" vert="horz" wrap="square" lIns="91440" tIns="45720" rIns="91440" bIns="45720" anchor="t" anchorCtr="0" upright="1">
                          <a:noAutofit/>
                        </wps:bodyPr>
                      </wps:wsp>
                      <wps:wsp>
                        <wps:cNvPr id="66" name="Text Box 64"/>
                        <wps:cNvSpPr txBox="1">
                          <a:spLocks noChangeArrowheads="1"/>
                        </wps:cNvSpPr>
                        <wps:spPr bwMode="auto">
                          <a:xfrm>
                            <a:off x="3583259" y="382928"/>
                            <a:ext cx="1126490" cy="5689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0F69D9F" w14:textId="77777777" w:rsidR="00D878EF" w:rsidRPr="00D724CB" w:rsidRDefault="00D878EF" w:rsidP="00F664FE">
                              <w:pPr>
                                <w:pStyle w:val="NoSpacing"/>
                              </w:pPr>
                              <w:r>
                                <w:t xml:space="preserve">Economizer </w:t>
                              </w:r>
                              <w:r w:rsidRPr="00D724CB">
                                <w:t>Outdoor Air Damper Position</w:t>
                              </w:r>
                            </w:p>
                          </w:txbxContent>
                        </wps:txbx>
                        <wps:bodyPr rot="0" vert="horz" wrap="square" lIns="73152" tIns="36576" rIns="73152" bIns="36576" anchor="t" anchorCtr="0" upright="1">
                          <a:noAutofit/>
                        </wps:bodyPr>
                      </wps:wsp>
                      <wps:wsp>
                        <wps:cNvPr id="67" name="Text Box 65"/>
                        <wps:cNvSpPr txBox="1">
                          <a:spLocks noChangeArrowheads="1"/>
                        </wps:cNvSpPr>
                        <wps:spPr bwMode="auto">
                          <a:xfrm>
                            <a:off x="4354903" y="1815613"/>
                            <a:ext cx="874321" cy="29144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009BC71" w14:textId="77777777" w:rsidR="00D878EF" w:rsidRPr="00D724CB" w:rsidRDefault="00D878EF" w:rsidP="00F664FE">
                              <w:pPr>
                                <w:pStyle w:val="NoSpacing"/>
                              </w:pPr>
                              <w:r>
                                <w:t>Cooling Coil</w:t>
                              </w:r>
                            </w:p>
                          </w:txbxContent>
                        </wps:txbx>
                        <wps:bodyPr rot="0" vert="horz" wrap="square" lIns="73152" tIns="36576" rIns="73152" bIns="36576" anchor="t" anchorCtr="0" upright="1">
                          <a:noAutofit/>
                        </wps:bodyPr>
                      </wps:wsp>
                      <wps:wsp>
                        <wps:cNvPr id="68" name="Text Box 67"/>
                        <wps:cNvSpPr txBox="1">
                          <a:spLocks noChangeArrowheads="1"/>
                        </wps:cNvSpPr>
                        <wps:spPr bwMode="auto">
                          <a:xfrm>
                            <a:off x="88777" y="19735"/>
                            <a:ext cx="510415" cy="2552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08F3988" w14:textId="77777777" w:rsidR="00D878EF" w:rsidRPr="00D724CB" w:rsidRDefault="00D878EF" w:rsidP="00F664FE">
                              <w:pPr>
                                <w:pStyle w:val="NoSpacing"/>
                              </w:pPr>
                              <w:r w:rsidRPr="00D724CB">
                                <w:t xml:space="preserve">100% </w:t>
                              </w:r>
                            </w:p>
                          </w:txbxContent>
                        </wps:txbx>
                        <wps:bodyPr rot="0" vert="horz" wrap="square" lIns="73152" tIns="36576" rIns="73152" bIns="36576" anchor="t" anchorCtr="0" upright="1">
                          <a:noAutofit/>
                        </wps:bodyPr>
                      </wps:wsp>
                      <wps:wsp>
                        <wps:cNvPr id="69" name="Text Box 68"/>
                        <wps:cNvSpPr txBox="1">
                          <a:spLocks noChangeArrowheads="1"/>
                        </wps:cNvSpPr>
                        <wps:spPr bwMode="auto">
                          <a:xfrm>
                            <a:off x="149027" y="2414955"/>
                            <a:ext cx="423545" cy="2222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19EE142" w14:textId="77777777" w:rsidR="00D878EF" w:rsidRPr="00D724CB" w:rsidRDefault="00D878EF" w:rsidP="00F664FE">
                              <w:pPr>
                                <w:pStyle w:val="NoSpacing"/>
                              </w:pPr>
                              <w:r w:rsidRPr="00D724CB">
                                <w:t xml:space="preserve">0% </w:t>
                              </w:r>
                            </w:p>
                          </w:txbxContent>
                        </wps:txbx>
                        <wps:bodyPr rot="0" vert="horz" wrap="square" lIns="73152" tIns="36576" rIns="73152" bIns="36576" anchor="t" anchorCtr="0" upright="1">
                          <a:noAutofit/>
                        </wps:bodyPr>
                      </wps:wsp>
                      <wps:wsp>
                        <wps:cNvPr id="70" name="Line 69"/>
                        <wps:cNvCnPr>
                          <a:cxnSpLocks noChangeShapeType="1"/>
                        </wps:cNvCnPr>
                        <wps:spPr bwMode="auto">
                          <a:xfrm>
                            <a:off x="563047" y="2503855"/>
                            <a:ext cx="4679950" cy="63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1" name="Line 70"/>
                        <wps:cNvCnPr>
                          <a:cxnSpLocks noChangeShapeType="1"/>
                        </wps:cNvCnPr>
                        <wps:spPr bwMode="auto">
                          <a:xfrm flipV="1">
                            <a:off x="571302" y="64185"/>
                            <a:ext cx="635" cy="243713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80" name="Line 72"/>
                        <wps:cNvCnPr>
                          <a:cxnSpLocks noChangeShapeType="1"/>
                        </wps:cNvCnPr>
                        <wps:spPr bwMode="auto">
                          <a:xfrm>
                            <a:off x="2136471" y="146304"/>
                            <a:ext cx="1644859" cy="2354967"/>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81" name="Text Box 73"/>
                        <wps:cNvSpPr txBox="1">
                          <a:spLocks noChangeArrowheads="1"/>
                        </wps:cNvSpPr>
                        <wps:spPr bwMode="auto">
                          <a:xfrm>
                            <a:off x="62134" y="310565"/>
                            <a:ext cx="457680" cy="207482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7348C6C" w14:textId="77777777" w:rsidR="00D878EF" w:rsidRPr="00D724CB" w:rsidRDefault="00D878EF" w:rsidP="00F664FE">
                              <w:pPr>
                                <w:pStyle w:val="NoSpacing"/>
                                <w:jc w:val="center"/>
                              </w:pPr>
                              <w:r w:rsidRPr="00D724CB">
                                <w:t>Damper/valve Position, % open</w:t>
                              </w:r>
                            </w:p>
                          </w:txbxContent>
                        </wps:txbx>
                        <wps:bodyPr rot="0" vert="vert270" wrap="square" lIns="91440" tIns="45720" rIns="91440" bIns="45720" anchor="t" anchorCtr="0" upright="1">
                          <a:noAutofit/>
                        </wps:bodyPr>
                      </wps:wsp>
                      <wps:wsp>
                        <wps:cNvPr id="82" name="Text Box 74"/>
                        <wps:cNvSpPr txBox="1">
                          <a:spLocks noChangeArrowheads="1"/>
                        </wps:cNvSpPr>
                        <wps:spPr bwMode="auto">
                          <a:xfrm>
                            <a:off x="506025" y="2541567"/>
                            <a:ext cx="2892369" cy="3225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5FBF735" w14:textId="77777777" w:rsidR="00D878EF" w:rsidRPr="00D724CB" w:rsidRDefault="00D878EF" w:rsidP="00F664FE">
                              <w:pPr>
                                <w:pStyle w:val="NoSpacing"/>
                              </w:pPr>
                              <w:r w:rsidRPr="00D724CB">
                                <w:t>Supply Air Temperature Control Loop Signal</w:t>
                              </w:r>
                            </w:p>
                          </w:txbxContent>
                        </wps:txbx>
                        <wps:bodyPr rot="0" vert="horz" wrap="square" lIns="91440" tIns="45720" rIns="91440" bIns="45720" anchor="t" anchorCtr="0" upright="1">
                          <a:noAutofit/>
                        </wps:bodyPr>
                      </wps:wsp>
                      <wps:wsp>
                        <wps:cNvPr id="83" name="Line 75"/>
                        <wps:cNvCnPr>
                          <a:cxnSpLocks noChangeShapeType="1"/>
                        </wps:cNvCnPr>
                        <wps:spPr bwMode="auto">
                          <a:xfrm flipH="1">
                            <a:off x="3380931" y="2678212"/>
                            <a:ext cx="1049026" cy="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84" name="Line 77"/>
                        <wps:cNvCnPr>
                          <a:cxnSpLocks noChangeShapeType="1"/>
                        </wps:cNvCnPr>
                        <wps:spPr bwMode="auto">
                          <a:xfrm>
                            <a:off x="571255" y="103555"/>
                            <a:ext cx="4682100"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5" name="Line 78"/>
                        <wps:cNvCnPr>
                          <a:cxnSpLocks noChangeShapeType="1"/>
                          <a:stCxn id="66" idx="1"/>
                        </wps:cNvCnPr>
                        <wps:spPr bwMode="auto">
                          <a:xfrm flipH="1" flipV="1">
                            <a:off x="3067865" y="180969"/>
                            <a:ext cx="515394" cy="486439"/>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6" name="Line 79"/>
                        <wps:cNvCnPr>
                          <a:cxnSpLocks noChangeShapeType="1"/>
                        </wps:cNvCnPr>
                        <wps:spPr bwMode="auto">
                          <a:xfrm flipV="1">
                            <a:off x="3781958" y="108635"/>
                            <a:ext cx="1447266" cy="2385856"/>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87" name="Line 80"/>
                        <wps:cNvCnPr>
                          <a:cxnSpLocks noChangeShapeType="1"/>
                        </wps:cNvCnPr>
                        <wps:spPr bwMode="auto">
                          <a:xfrm flipH="1" flipV="1">
                            <a:off x="572430" y="108637"/>
                            <a:ext cx="1564221" cy="237853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20" name="Line 83"/>
                        <wps:cNvCnPr>
                          <a:cxnSpLocks noChangeShapeType="1"/>
                        </wps:cNvCnPr>
                        <wps:spPr bwMode="auto">
                          <a:xfrm flipV="1">
                            <a:off x="1065897" y="1484986"/>
                            <a:ext cx="294730" cy="33101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1" name="Line 84"/>
                        <wps:cNvCnPr>
                          <a:cxnSpLocks noChangeShapeType="1"/>
                        </wps:cNvCnPr>
                        <wps:spPr bwMode="auto">
                          <a:xfrm>
                            <a:off x="4498848" y="1492275"/>
                            <a:ext cx="293216" cy="323307"/>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122" name="Line 86"/>
                        <wps:cNvCnPr>
                          <a:cxnSpLocks noChangeShapeType="1"/>
                        </wps:cNvCnPr>
                        <wps:spPr bwMode="auto">
                          <a:xfrm flipH="1">
                            <a:off x="2248947" y="659965"/>
                            <a:ext cx="184863" cy="226116"/>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123" name="Line 72"/>
                        <wps:cNvCnPr>
                          <a:cxnSpLocks noChangeShapeType="1"/>
                        </wps:cNvCnPr>
                        <wps:spPr bwMode="auto">
                          <a:xfrm>
                            <a:off x="599192" y="147368"/>
                            <a:ext cx="1537459" cy="0"/>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758" name="Line 72"/>
                        <wps:cNvCnPr>
                          <a:cxnSpLocks noChangeShapeType="1"/>
                        </wps:cNvCnPr>
                        <wps:spPr bwMode="auto">
                          <a:xfrm flipH="1">
                            <a:off x="2136651" y="108631"/>
                            <a:ext cx="1608414" cy="2385817"/>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765" name="Text Box 85"/>
                        <wps:cNvSpPr txBox="1">
                          <a:spLocks noChangeArrowheads="1"/>
                        </wps:cNvSpPr>
                        <wps:spPr bwMode="auto">
                          <a:xfrm>
                            <a:off x="3117354" y="1127037"/>
                            <a:ext cx="1198245" cy="4248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E477C46" w14:textId="77777777" w:rsidR="00D878EF" w:rsidRDefault="00D878EF" w:rsidP="00F664FE">
                              <w:pPr>
                                <w:pStyle w:val="NormalWeb"/>
                                <w:spacing w:before="0" w:beforeAutospacing="0" w:after="0" w:afterAutospacing="0"/>
                              </w:pPr>
                              <w:r>
                                <w:rPr>
                                  <w:rFonts w:eastAsia="Calibri"/>
                                  <w:sz w:val="22"/>
                                  <w:szCs w:val="22"/>
                                </w:rPr>
                                <w:t>Relief/Exhaust Air Damper Position</w:t>
                              </w:r>
                            </w:p>
                          </w:txbxContent>
                        </wps:txbx>
                        <wps:bodyPr rot="0" vert="horz" wrap="square" lIns="73152" tIns="36576" rIns="73152" bIns="36576" anchor="t" anchorCtr="0" upright="1">
                          <a:noAutofit/>
                        </wps:bodyPr>
                      </wps:wsp>
                      <wps:wsp>
                        <wps:cNvPr id="766" name="Line 86"/>
                        <wps:cNvCnPr>
                          <a:cxnSpLocks noChangeShapeType="1"/>
                        </wps:cNvCnPr>
                        <wps:spPr bwMode="auto">
                          <a:xfrm>
                            <a:off x="3312669" y="835817"/>
                            <a:ext cx="221106" cy="278608"/>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5FDC5E1D" id="_x0000_s1534" editas="canvas" style="width:414.5pt;height:228.15pt;mso-position-horizontal-relative:char;mso-position-vertical-relative:line" coordsize="52641,289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">
                <v:shape id="_x0000_s1535" type="#_x0000_t75" style="position:absolute;width:52641;height:28975;visibility:visible;mso-wrap-style:square">
                  <v:fill o:detectmouseclick="t"/>
                  <v:path o:connecttype="none"/>
                </v:shape>
                <v:shape id="Text Box 85" o:spid="_x0000_s1536" type="#_x0000_t202" style="position:absolute;left:15050;top:7428;width:11987;height:4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" stroked="f">
                  <v:textbox inset="5.76pt,2.88pt,5.76pt,2.88pt">
                    <w:txbxContent>
                      <w:p w14:paraId="5B027D3F" w14:textId="77777777" w:rsidR="00D878EF" w:rsidRPr="00D724CB" w:rsidRDefault="00D878EF" w:rsidP="00F664FE">
                        <w:pPr>
                          <w:pStyle w:val="NoSpacing"/>
                        </w:pPr>
                        <w:r w:rsidRPr="00D724CB">
                          <w:t>Return Air Damper Position</w:t>
                        </w:r>
                      </w:p>
                    </w:txbxContent>
                  </v:textbox>
                </v:shape>
                <v:shape id="Text Box 60" o:spid="_x0000_s1537" type="#_x0000_t202" style="position:absolute;left:6489;top:18159;width:9731;height:39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" stroked="f">
                  <v:textbox inset="5.76pt,2.88pt,5.76pt,2.88pt">
                    <w:txbxContent>
                      <w:p w14:paraId="098BBEE5" w14:textId="1F0EF860" w:rsidR="00D878EF" w:rsidRPr="00D724CB" w:rsidRDefault="00D878EF" w:rsidP="00F664FE">
                        <w:pPr>
                          <w:pStyle w:val="NoSpacing"/>
                        </w:pPr>
                        <w:r>
                          <w:t>Heating Coil</w:t>
                        </w:r>
                        <w:ins w:id="5869" w:author="Hwakong Cheng" w:date="2022-09-08T15:49:00Z">
                          <w:r w:rsidR="00D74FA4">
                            <w:t xml:space="preserve"> (if applicable)</w:t>
                          </w:r>
                        </w:ins>
                      </w:p>
                    </w:txbxContent>
                  </v:textbox>
                </v:shape>
                <v:shape id="Text Box 62" o:spid="_x0000_s1538" type="#_x0000_t202" style="position:absolute;left:9917;top:1463;width:8204;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" stroked="f">
                  <v:textbox>
                    <w:txbxContent>
                      <w:p w14:paraId="512704F9" w14:textId="77777777" w:rsidR="00D878EF" w:rsidRPr="00D724CB" w:rsidRDefault="00D878EF" w:rsidP="00F664FE">
                        <w:pPr>
                          <w:pStyle w:val="NoSpacing"/>
                        </w:pPr>
                        <w:r w:rsidRPr="00D724CB">
                          <w:t>MaxRA-P</w:t>
                        </w:r>
                      </w:p>
                    </w:txbxContent>
                  </v:textbox>
                </v:shape>
                <v:shape id="Text Box 64" o:spid="_x0000_s1539" type="#_x0000_t202" style="position:absolute;left:35832;top:3829;width:11265;height:5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" stroked="f">
                  <v:textbox inset="5.76pt,2.88pt,5.76pt,2.88pt">
                    <w:txbxContent>
                      <w:p w14:paraId="60F69D9F" w14:textId="77777777" w:rsidR="00D878EF" w:rsidRPr="00D724CB" w:rsidRDefault="00D878EF" w:rsidP="00F664FE">
                        <w:pPr>
                          <w:pStyle w:val="NoSpacing"/>
                        </w:pPr>
                        <w:r>
                          <w:t xml:space="preserve">Economizer </w:t>
                        </w:r>
                        <w:r w:rsidRPr="00D724CB">
                          <w:t>Outdoor Air Damper Position</w:t>
                        </w:r>
                      </w:p>
                    </w:txbxContent>
                  </v:textbox>
                </v:shape>
                <v:shape id="Text Box 65" o:spid="_x0000_s1540" type="#_x0000_t202" style="position:absolute;left:43549;top:18156;width:8743;height:29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" stroked="f">
                  <v:textbox inset="5.76pt,2.88pt,5.76pt,2.88pt">
                    <w:txbxContent>
                      <w:p w14:paraId="7009BC71" w14:textId="77777777" w:rsidR="00D878EF" w:rsidRPr="00D724CB" w:rsidRDefault="00D878EF" w:rsidP="00F664FE">
                        <w:pPr>
                          <w:pStyle w:val="NoSpacing"/>
                        </w:pPr>
                        <w:r>
                          <w:t>Cooling Coil</w:t>
                        </w:r>
                      </w:p>
                    </w:txbxContent>
                  </v:textbox>
                </v:shape>
                <v:shape id="Text Box 67" o:spid="_x0000_s1541" type="#_x0000_t202" style="position:absolute;left:887;top:197;width:5104;height:2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" stroked="f">
                  <v:textbox inset="5.76pt,2.88pt,5.76pt,2.88pt">
                    <w:txbxContent>
                      <w:p w14:paraId="408F3988" w14:textId="77777777" w:rsidR="00D878EF" w:rsidRPr="00D724CB" w:rsidRDefault="00D878EF" w:rsidP="00F664FE">
                        <w:pPr>
                          <w:pStyle w:val="NoSpacing"/>
                        </w:pPr>
                        <w:r w:rsidRPr="00D724CB">
                          <w:t xml:space="preserve">100% </w:t>
                        </w:r>
                      </w:p>
                    </w:txbxContent>
                  </v:textbox>
                </v:shape>
                <v:shape id="Text Box 68" o:spid="_x0000_s1542" type="#_x0000_t202" style="position:absolute;left:1490;top:24149;width:4235;height:2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" stroked="f">
                  <v:textbox inset="5.76pt,2.88pt,5.76pt,2.88pt">
                    <w:txbxContent>
                      <w:p w14:paraId="519EE142" w14:textId="77777777" w:rsidR="00D878EF" w:rsidRPr="00D724CB" w:rsidRDefault="00D878EF" w:rsidP="00F664FE">
                        <w:pPr>
                          <w:pStyle w:val="NoSpacing"/>
                        </w:pPr>
                        <w:r w:rsidRPr="00D724CB">
                          <w:t xml:space="preserve">0% </w:t>
                        </w:r>
                      </w:p>
                    </w:txbxContent>
                  </v:textbox>
                </v:shape>
                <v:line id="Line 69" o:spid="_x0000_s1543" style="position:absolute;visibility:visible;mso-wrap-style:square" from="5630,25038" to="52429,250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" strokeweight="1.5pt"/>
                <v:line id="Line 70" o:spid="_x0000_s1544" style="position:absolute;flip:y;visibility:visible;mso-wrap-style:square" from="5713,641" to="5719,250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" strokeweight="1.5pt"/>
                <v:line id="Line 72" o:spid="_x0000_s1545" style="position:absolute;visibility:visible;mso-wrap-style:square" from="21364,1463" to="37813,250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">
                  <v:stroke dashstyle="longDash"/>
                </v:line>
                <v:shape id="Text Box 73" o:spid="_x0000_s1546" type="#_x0000_t202" style="position:absolute;left:621;top:3105;width:4577;height:207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" stroked="f">
                  <v:textbox style="layout-flow:vertical;mso-layout-flow-alt:bottom-to-top">
                    <w:txbxContent>
                      <w:p w14:paraId="57348C6C" w14:textId="77777777" w:rsidR="00D878EF" w:rsidRPr="00D724CB" w:rsidRDefault="00D878EF" w:rsidP="00F664FE">
                        <w:pPr>
                          <w:pStyle w:val="NoSpacing"/>
                          <w:jc w:val="center"/>
                        </w:pPr>
                        <w:r w:rsidRPr="00D724CB">
                          <w:t>Damper/valve Position, % open</w:t>
                        </w:r>
                      </w:p>
                    </w:txbxContent>
                  </v:textbox>
                </v:shape>
                <v:shape id="Text Box 74" o:spid="_x0000_s1547" type="#_x0000_t202" style="position:absolute;left:5060;top:25415;width:28923;height:3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" stroked="f">
                  <v:textbox>
                    <w:txbxContent>
                      <w:p w14:paraId="15FBF735" w14:textId="77777777" w:rsidR="00D878EF" w:rsidRPr="00D724CB" w:rsidRDefault="00D878EF" w:rsidP="00F664FE">
                        <w:pPr>
                          <w:pStyle w:val="NoSpacing"/>
                        </w:pPr>
                        <w:r w:rsidRPr="00D724CB">
                          <w:t>Supply Air Temperature Control Loop Signal</w:t>
                        </w:r>
                      </w:p>
                    </w:txbxContent>
                  </v:textbox>
                </v:shape>
                <v:line id="Line 75" o:spid="_x0000_s1548" style="position:absolute;flip:x;visibility:visible;mso-wrap-style:square" from="33809,26782" to="44299,267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">
                  <v:stroke startarrow="block"/>
                </v:line>
                <v:line id="Line 77" o:spid="_x0000_s1549" style="position:absolute;visibility:visible;mso-wrap-style:square" from="5712,1035" to="52533,10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"/>
                <v:line id="Line 78" o:spid="_x0000_s1550" style="position:absolute;flip:x y;visibility:visible;mso-wrap-style:square" from="30678,1809" to="35832,66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">
                  <v:stroke endarrow="block"/>
                </v:line>
                <v:line id="Line 79" o:spid="_x0000_s1551" style="position:absolute;flip:y;visibility:visible;mso-wrap-style:square" from="37819,1086" to="52292,249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" strokeweight="2.25pt"/>
                <v:line id="Line 80" o:spid="_x0000_s1552" style="position:absolute;flip:x y;visibility:visible;mso-wrap-style:square" from="5724,1086" to="21366,248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" strokeweight="2.25pt"/>
                <v:line id="Line 83" o:spid="_x0000_s1553" style="position:absolute;flip:y;visibility:visible;mso-wrap-style:square" from="10658,14849" to="13606,181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">
                  <v:stroke endarrow="block"/>
                </v:line>
                <v:line id="Line 84" o:spid="_x0000_s1554" style="position:absolute;visibility:visible;mso-wrap-style:square" from="44988,14922" to="47920,181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">
                  <v:stroke startarrow="block"/>
                </v:line>
                <v:line id="Line 86" o:spid="_x0000_s1555" style="position:absolute;flip:x;visibility:visible;mso-wrap-style:square" from="22489,6599" to="24338,88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">
                  <v:stroke startarrow="block"/>
                </v:line>
                <v:line id="Line 72" o:spid="_x0000_s1556" style="position:absolute;visibility:visible;mso-wrap-style:square" from="5991,1473" to="21366,14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">
                  <v:stroke dashstyle="longDash"/>
                </v:line>
                <v:line id="Line 72" o:spid="_x0000_s1557" style="position:absolute;flip:x;visibility:visible;mso-wrap-style:square" from="21366,1086" to="37450,249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" strokecolor="black [3200]">
                  <v:stroke dashstyle="dash"/>
                </v:line>
                <v:shape id="Text Box 85" o:spid="_x0000_s1558" type="#_x0000_t202" style="position:absolute;left:31173;top:11270;width:11982;height:4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" stroked="f">
                  <v:textbox inset="5.76pt,2.88pt,5.76pt,2.88pt">
                    <w:txbxContent>
                      <w:p w14:paraId="7E477C46" w14:textId="77777777" w:rsidR="00D878EF" w:rsidRDefault="00D878EF" w:rsidP="00F664FE">
                        <w:pPr>
                          <w:pStyle w:val="NormalWeb"/>
                          <w:spacing w:before="0" w:beforeAutospacing="0" w:after="0" w:afterAutospacing="0"/>
                        </w:pPr>
                        <w:r>
                          <w:rPr>
                            <w:rFonts w:eastAsia="Calibri"/>
                            <w:sz w:val="22"/>
                            <w:szCs w:val="22"/>
                          </w:rPr>
                          <w:t>Relief/Exhaust Air Damper Position</w:t>
                        </w:r>
                      </w:p>
                    </w:txbxContent>
                  </v:textbox>
                </v:shape>
                <v:line id="Line 86" o:spid="_x0000_s1559" style="position:absolute;visibility:visible;mso-wrap-style:square" from="33126,8358" to="35337,111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">
                  <v:stroke startarrow="block"/>
                </v:line>
                <w10:anchorlock/>
              </v:group>
            </w:pict>
          </mc:Fallback>
        </mc:AlternateContent>
      </w:r>
    </w:p>
    <w:p w14:paraId="0D2D74E7" w14:textId="13761A8E" w:rsidR="00F664FE" w:rsidRDefault="00F664FE" w:rsidP="005054F8">
      <w:pPr>
        <w:pStyle w:val="FigureCaption"/>
      </w:pPr>
      <w:r w:rsidRPr="00F664FE">
        <w:t>Figure 5.16.2.3</w:t>
      </w:r>
      <w:del w:id="6086" w:author="Hwakong Cheng" w:date="2022-10-24T21:11:00Z">
        <w:r w:rsidRPr="00F664FE" w:rsidDel="00D4599D">
          <w:delText>-2</w:delText>
        </w:r>
      </w:del>
      <w:r w:rsidRPr="00F664FE">
        <w:t xml:space="preserve"> SAT loop mapping with return-fan control with airflow tracking.</w:t>
      </w:r>
    </w:p>
    <w:p w14:paraId="0316992B" w14:textId="5921B390" w:rsidR="001D0941" w:rsidRDefault="002D2283" w:rsidP="001D0941">
      <w:pPr>
        <w:pStyle w:val="Infobox"/>
        <w:spacing w:after="120"/>
      </w:pPr>
      <w:ins w:id="6087" w:author="Hwakong Cheng" w:date="2022-10-24T20:21:00Z">
        <w:r w:rsidRPr="0022206A">
          <w:rPr>
            <w:rStyle w:val="Toggle"/>
          </w:rPr>
          <w:t>[</w:t>
        </w:r>
        <w:r>
          <w:rPr>
            <w:rStyle w:val="Toggle"/>
          </w:rPr>
          <w:t>EQUALS</w:t>
        </w:r>
        <w:r w:rsidRPr="0022206A">
          <w:rPr>
            <w:rStyle w:val="Toggle"/>
          </w:rPr>
          <w:t xml:space="preserve"> BSP </w:t>
        </w:r>
        <w:proofErr w:type="gramStart"/>
        <w:r>
          <w:rPr>
            <w:rStyle w:val="Toggle"/>
          </w:rPr>
          <w:t>RETURNDP</w:t>
        </w:r>
        <w:r w:rsidRPr="0022206A">
          <w:rPr>
            <w:rStyle w:val="Toggle"/>
          </w:rPr>
          <w:t>]</w:t>
        </w:r>
      </w:ins>
      <w:r w:rsidR="001D0941" w:rsidRPr="00BC7581">
        <w:t>For</w:t>
      </w:r>
      <w:proofErr w:type="gramEnd"/>
      <w:r w:rsidR="001D0941" w:rsidRPr="00BC7581">
        <w:t xml:space="preserve"> </w:t>
      </w:r>
      <w:r w:rsidR="001D0941">
        <w:t>AHUs</w:t>
      </w:r>
      <w:r w:rsidR="001D0941" w:rsidRPr="00BC7581">
        <w:t xml:space="preserve"> with return fans</w:t>
      </w:r>
      <w:r w:rsidR="001D0941">
        <w:t xml:space="preserve"> and direct building pressure controls,</w:t>
      </w:r>
      <w:r w:rsidR="001D0941" w:rsidRPr="00BC7581">
        <w:t xml:space="preserve"> the </w:t>
      </w:r>
      <w:r w:rsidR="001D0941">
        <w:t xml:space="preserve">SAT control loop makes the economizer </w:t>
      </w:r>
      <w:r w:rsidR="001D0941" w:rsidRPr="00BC7581">
        <w:t>outdoor air damper</w:t>
      </w:r>
      <w:r w:rsidR="001D0941">
        <w:t xml:space="preserve"> </w:t>
      </w:r>
      <w:r w:rsidR="001D0941" w:rsidRPr="00BC7581">
        <w:t xml:space="preserve">open </w:t>
      </w:r>
      <w:r w:rsidR="001D0941">
        <w:t xml:space="preserve">fully </w:t>
      </w:r>
      <w:r w:rsidR="001D0941" w:rsidRPr="00BC7581">
        <w:t>whenever the AHU is on</w:t>
      </w:r>
      <w:r w:rsidR="001D0941">
        <w:t>,</w:t>
      </w:r>
      <w:r w:rsidR="001D0941" w:rsidRPr="00BC7581">
        <w:t xml:space="preserve"> while the return air damper </w:t>
      </w:r>
      <w:r w:rsidR="001D0941">
        <w:t xml:space="preserve">modulates </w:t>
      </w:r>
      <w:r w:rsidR="001D0941" w:rsidRPr="00BC7581">
        <w:t>to maintain supply air temperature</w:t>
      </w:r>
      <w:r w:rsidR="001D0941">
        <w:t xml:space="preserve"> as shown below.  Relief/exhaust damper position tracks inversely with the return damper position.</w:t>
      </w:r>
    </w:p>
    <w:p w14:paraId="0CE82F3B" w14:textId="77777777" w:rsidR="001D0941" w:rsidRDefault="001D0941" w:rsidP="001D0941">
      <w:pPr>
        <w:pStyle w:val="Infobox"/>
        <w:spacing w:after="120"/>
      </w:pPr>
      <w:r w:rsidRPr="00BC7581">
        <w:t xml:space="preserve">Outdoor air dampers on air handlers with return fans have no impact on the outdoor </w:t>
      </w:r>
      <w:r>
        <w:t>airflow rate</w:t>
      </w:r>
      <w:r w:rsidRPr="00BC7581">
        <w:t xml:space="preserve"> into the mixing plenum. Instead, the return</w:t>
      </w:r>
      <w:r>
        <w:t>-</w:t>
      </w:r>
      <w:r w:rsidRPr="00BC7581">
        <w:t>fan and return</w:t>
      </w:r>
      <w:r>
        <w:t>-</w:t>
      </w:r>
      <w:r w:rsidRPr="00BC7581">
        <w:t>damper controls dictate outdoor air flow. See ASHRAE Guideline 16.</w:t>
      </w:r>
    </w:p>
    <w:p w14:paraId="449B2D01" w14:textId="77777777" w:rsidR="001D0941" w:rsidRDefault="001D0941" w:rsidP="001D0941">
      <w:pPr>
        <w:pStyle w:val="Infobox"/>
        <w:spacing w:after="120"/>
      </w:pPr>
      <w:r>
        <w:t>Note that the economizer damper will close (if there is a separate minimum outdoor air damper) or modulate to minimum position (if there is a single outdoor air damper) whenever minimum outdoor air control is active.  See logic for Minimum Outdoor Air Control below.</w:t>
      </w:r>
    </w:p>
    <w:p w14:paraId="0BC55EE8" w14:textId="2DD6AA7F" w:rsidR="007B2426" w:rsidRDefault="007B2426" w:rsidP="00F664FE">
      <w:pPr>
        <w:jc w:val="center"/>
      </w:pPr>
    </w:p>
    <w:p w14:paraId="1F57972A" w14:textId="4BE6A243" w:rsidR="007B2426" w:rsidRDefault="002D2283" w:rsidP="00F664FE">
      <w:pPr>
        <w:jc w:val="center"/>
      </w:pPr>
      <w:ins w:id="6088" w:author="Hwakong Cheng" w:date="2022-10-24T20:21:00Z">
        <w:r w:rsidRPr="0022206A">
          <w:rPr>
            <w:rStyle w:val="Toggle"/>
          </w:rPr>
          <w:t>[</w:t>
        </w:r>
        <w:r>
          <w:rPr>
            <w:rStyle w:val="Toggle"/>
          </w:rPr>
          <w:t>EQUALS</w:t>
        </w:r>
        <w:r w:rsidRPr="0022206A">
          <w:rPr>
            <w:rStyle w:val="Toggle"/>
          </w:rPr>
          <w:t xml:space="preserve"> BSP </w:t>
        </w:r>
        <w:r>
          <w:rPr>
            <w:rStyle w:val="Toggle"/>
          </w:rPr>
          <w:t>RETURNDP</w:t>
        </w:r>
        <w:r w:rsidRPr="0022206A">
          <w:rPr>
            <w:rStyle w:val="Toggle"/>
          </w:rPr>
          <w:t>]</w:t>
        </w:r>
      </w:ins>
      <w:r w:rsidR="007B2426">
        <w:rPr>
          <w:noProof/>
        </w:rPr>
        <mc:AlternateContent>
          <mc:Choice Requires="wpc">
            <w:drawing>
              <wp:inline distT="0" distB="0" distL="0" distR="0" wp14:anchorId="7B05632D" wp14:editId="6170F33A">
                <wp:extent cx="5264150" cy="2897555"/>
                <wp:effectExtent l="0" t="0" r="12700" b="0"/>
                <wp:docPr id="1863" name="Canvas 5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45" name="Text Box 85"/>
                        <wps:cNvSpPr txBox="1">
                          <a:spLocks noChangeArrowheads="1"/>
                        </wps:cNvSpPr>
                        <wps:spPr bwMode="auto">
                          <a:xfrm>
                            <a:off x="1505094" y="742823"/>
                            <a:ext cx="1198663" cy="42516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EAF594B" w14:textId="77777777" w:rsidR="00D878EF" w:rsidRPr="00D724CB" w:rsidRDefault="00D878EF" w:rsidP="007B2426">
                              <w:pPr>
                                <w:pStyle w:val="NoSpacing"/>
                              </w:pPr>
                              <w:r w:rsidRPr="00D724CB">
                                <w:t>Return Air Damper Position</w:t>
                              </w:r>
                            </w:p>
                          </w:txbxContent>
                        </wps:txbx>
                        <wps:bodyPr rot="0" vert="horz" wrap="square" lIns="73152" tIns="36576" rIns="73152" bIns="36576" anchor="t" anchorCtr="0" upright="1">
                          <a:noAutofit/>
                        </wps:bodyPr>
                      </wps:wsp>
                      <wps:wsp>
                        <wps:cNvPr id="46" name="Text Box 60"/>
                        <wps:cNvSpPr txBox="1">
                          <a:spLocks noChangeArrowheads="1"/>
                        </wps:cNvSpPr>
                        <wps:spPr bwMode="auto">
                          <a:xfrm>
                            <a:off x="648931" y="1815973"/>
                            <a:ext cx="981085" cy="4183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80160B2" w14:textId="26EE421C" w:rsidR="00D878EF" w:rsidRPr="00D724CB" w:rsidRDefault="00D878EF" w:rsidP="007B2426">
                              <w:pPr>
                                <w:pStyle w:val="NoSpacing"/>
                              </w:pPr>
                              <w:r>
                                <w:t>Heating Coil</w:t>
                              </w:r>
                              <w:ins w:id="6089" w:author="Hwakong Cheng" w:date="2022-09-08T15:49:00Z">
                                <w:r w:rsidR="00D74FA4">
                                  <w:t xml:space="preserve"> (if applicable)</w:t>
                                </w:r>
                              </w:ins>
                            </w:p>
                          </w:txbxContent>
                        </wps:txbx>
                        <wps:bodyPr rot="0" vert="horz" wrap="square" lIns="73152" tIns="36576" rIns="73152" bIns="36576" anchor="t" anchorCtr="0" upright="1">
                          <a:noAutofit/>
                        </wps:bodyPr>
                      </wps:wsp>
                      <wps:wsp>
                        <wps:cNvPr id="47" name="Text Box 62"/>
                        <wps:cNvSpPr txBox="1">
                          <a:spLocks noChangeArrowheads="1"/>
                        </wps:cNvSpPr>
                        <wps:spPr bwMode="auto">
                          <a:xfrm>
                            <a:off x="991712" y="146307"/>
                            <a:ext cx="820420" cy="2305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E76D52" w14:textId="77777777" w:rsidR="00D878EF" w:rsidRPr="00D724CB" w:rsidRDefault="00D878EF" w:rsidP="007B2426">
                              <w:pPr>
                                <w:pStyle w:val="NoSpacing"/>
                              </w:pPr>
                              <w:r w:rsidRPr="00D724CB">
                                <w:t>MaxRA-P</w:t>
                              </w:r>
                            </w:p>
                          </w:txbxContent>
                        </wps:txbx>
                        <wps:bodyPr rot="0" vert="horz" wrap="square" lIns="91440" tIns="45720" rIns="91440" bIns="45720" anchor="t" anchorCtr="0" upright="1">
                          <a:noAutofit/>
                        </wps:bodyPr>
                      </wps:wsp>
                      <wps:wsp>
                        <wps:cNvPr id="48" name="Text Box 64"/>
                        <wps:cNvSpPr txBox="1">
                          <a:spLocks noChangeArrowheads="1"/>
                        </wps:cNvSpPr>
                        <wps:spPr bwMode="auto">
                          <a:xfrm>
                            <a:off x="3583259" y="382928"/>
                            <a:ext cx="1126490" cy="5689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459C8C5" w14:textId="77777777" w:rsidR="00D878EF" w:rsidRPr="00D724CB" w:rsidRDefault="00D878EF" w:rsidP="007B2426">
                              <w:pPr>
                                <w:pStyle w:val="NoSpacing"/>
                              </w:pPr>
                              <w:r>
                                <w:t xml:space="preserve">Economizer </w:t>
                              </w:r>
                              <w:r w:rsidRPr="00D724CB">
                                <w:t>Outdoor Air Damper Position</w:t>
                              </w:r>
                            </w:p>
                          </w:txbxContent>
                        </wps:txbx>
                        <wps:bodyPr rot="0" vert="horz" wrap="square" lIns="73152" tIns="36576" rIns="73152" bIns="36576" anchor="t" anchorCtr="0" upright="1">
                          <a:noAutofit/>
                        </wps:bodyPr>
                      </wps:wsp>
                      <wps:wsp>
                        <wps:cNvPr id="49" name="Text Box 65"/>
                        <wps:cNvSpPr txBox="1">
                          <a:spLocks noChangeArrowheads="1"/>
                        </wps:cNvSpPr>
                        <wps:spPr bwMode="auto">
                          <a:xfrm>
                            <a:off x="4354903" y="1815613"/>
                            <a:ext cx="874321" cy="29144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377E94A" w14:textId="77777777" w:rsidR="00D878EF" w:rsidRPr="00D724CB" w:rsidRDefault="00D878EF" w:rsidP="007B2426">
                              <w:pPr>
                                <w:pStyle w:val="NoSpacing"/>
                              </w:pPr>
                              <w:r>
                                <w:t>Cooling Coil</w:t>
                              </w:r>
                            </w:p>
                          </w:txbxContent>
                        </wps:txbx>
                        <wps:bodyPr rot="0" vert="horz" wrap="square" lIns="73152" tIns="36576" rIns="73152" bIns="36576" anchor="t" anchorCtr="0" upright="1">
                          <a:noAutofit/>
                        </wps:bodyPr>
                      </wps:wsp>
                      <wps:wsp>
                        <wps:cNvPr id="52" name="Text Box 67"/>
                        <wps:cNvSpPr txBox="1">
                          <a:spLocks noChangeArrowheads="1"/>
                        </wps:cNvSpPr>
                        <wps:spPr bwMode="auto">
                          <a:xfrm>
                            <a:off x="88777" y="19735"/>
                            <a:ext cx="510415" cy="2552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A3D6672" w14:textId="77777777" w:rsidR="00D878EF" w:rsidRPr="00D724CB" w:rsidRDefault="00D878EF" w:rsidP="007B2426">
                              <w:pPr>
                                <w:pStyle w:val="NoSpacing"/>
                              </w:pPr>
                              <w:r w:rsidRPr="00D724CB">
                                <w:t xml:space="preserve">100% </w:t>
                              </w:r>
                            </w:p>
                          </w:txbxContent>
                        </wps:txbx>
                        <wps:bodyPr rot="0" vert="horz" wrap="square" lIns="73152" tIns="36576" rIns="73152" bIns="36576" anchor="t" anchorCtr="0" upright="1">
                          <a:noAutofit/>
                        </wps:bodyPr>
                      </wps:wsp>
                      <wps:wsp>
                        <wps:cNvPr id="53" name="Text Box 68"/>
                        <wps:cNvSpPr txBox="1">
                          <a:spLocks noChangeArrowheads="1"/>
                        </wps:cNvSpPr>
                        <wps:spPr bwMode="auto">
                          <a:xfrm>
                            <a:off x="149027" y="2414955"/>
                            <a:ext cx="423545" cy="2222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08FDD7D" w14:textId="77777777" w:rsidR="00D878EF" w:rsidRPr="00D724CB" w:rsidRDefault="00D878EF" w:rsidP="007B2426">
                              <w:pPr>
                                <w:pStyle w:val="NoSpacing"/>
                              </w:pPr>
                              <w:r w:rsidRPr="00D724CB">
                                <w:t xml:space="preserve">0% </w:t>
                              </w:r>
                            </w:p>
                          </w:txbxContent>
                        </wps:txbx>
                        <wps:bodyPr rot="0" vert="horz" wrap="square" lIns="73152" tIns="36576" rIns="73152" bIns="36576" anchor="t" anchorCtr="0" upright="1">
                          <a:noAutofit/>
                        </wps:bodyPr>
                      </wps:wsp>
                      <wps:wsp>
                        <wps:cNvPr id="55" name="Line 69"/>
                        <wps:cNvCnPr>
                          <a:cxnSpLocks noChangeShapeType="1"/>
                        </wps:cNvCnPr>
                        <wps:spPr bwMode="auto">
                          <a:xfrm>
                            <a:off x="563047" y="2503855"/>
                            <a:ext cx="4679950" cy="63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6" name="Line 70"/>
                        <wps:cNvCnPr>
                          <a:cxnSpLocks noChangeShapeType="1"/>
                        </wps:cNvCnPr>
                        <wps:spPr bwMode="auto">
                          <a:xfrm flipV="1">
                            <a:off x="571302" y="64185"/>
                            <a:ext cx="635" cy="243713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7" name="Line 72"/>
                        <wps:cNvCnPr>
                          <a:cxnSpLocks noChangeShapeType="1"/>
                        </wps:cNvCnPr>
                        <wps:spPr bwMode="auto">
                          <a:xfrm>
                            <a:off x="2136471" y="146304"/>
                            <a:ext cx="1644859" cy="2354967"/>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58" name="Text Box 73"/>
                        <wps:cNvSpPr txBox="1">
                          <a:spLocks noChangeArrowheads="1"/>
                        </wps:cNvSpPr>
                        <wps:spPr bwMode="auto">
                          <a:xfrm>
                            <a:off x="62134" y="310565"/>
                            <a:ext cx="457680" cy="207482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A30AF1E" w14:textId="77777777" w:rsidR="00D878EF" w:rsidRPr="00D724CB" w:rsidRDefault="00D878EF" w:rsidP="007B2426">
                              <w:pPr>
                                <w:pStyle w:val="NoSpacing"/>
                                <w:jc w:val="center"/>
                              </w:pPr>
                              <w:r w:rsidRPr="00D724CB">
                                <w:t>Damper/valve Position, % open</w:t>
                              </w:r>
                            </w:p>
                          </w:txbxContent>
                        </wps:txbx>
                        <wps:bodyPr rot="0" vert="vert270" wrap="square" lIns="91440" tIns="45720" rIns="91440" bIns="45720" anchor="t" anchorCtr="0" upright="1">
                          <a:noAutofit/>
                        </wps:bodyPr>
                      </wps:wsp>
                      <wps:wsp>
                        <wps:cNvPr id="59" name="Text Box 74"/>
                        <wps:cNvSpPr txBox="1">
                          <a:spLocks noChangeArrowheads="1"/>
                        </wps:cNvSpPr>
                        <wps:spPr bwMode="auto">
                          <a:xfrm>
                            <a:off x="506025" y="2541567"/>
                            <a:ext cx="2892369" cy="3225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8BB0045" w14:textId="77777777" w:rsidR="00D878EF" w:rsidRPr="00D724CB" w:rsidRDefault="00D878EF" w:rsidP="007B2426">
                              <w:pPr>
                                <w:pStyle w:val="NoSpacing"/>
                              </w:pPr>
                              <w:r w:rsidRPr="00D724CB">
                                <w:t>Supply Air Temperature Control Loop Signal</w:t>
                              </w:r>
                            </w:p>
                          </w:txbxContent>
                        </wps:txbx>
                        <wps:bodyPr rot="0" vert="horz" wrap="square" lIns="91440" tIns="45720" rIns="91440" bIns="45720" anchor="t" anchorCtr="0" upright="1">
                          <a:noAutofit/>
                        </wps:bodyPr>
                      </wps:wsp>
                      <wps:wsp>
                        <wps:cNvPr id="60" name="Line 75"/>
                        <wps:cNvCnPr>
                          <a:cxnSpLocks noChangeShapeType="1"/>
                        </wps:cNvCnPr>
                        <wps:spPr bwMode="auto">
                          <a:xfrm flipH="1">
                            <a:off x="3380931" y="2678212"/>
                            <a:ext cx="1049026" cy="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61" name="Line 77"/>
                        <wps:cNvCnPr>
                          <a:cxnSpLocks noChangeShapeType="1"/>
                        </wps:cNvCnPr>
                        <wps:spPr bwMode="auto">
                          <a:xfrm>
                            <a:off x="571255" y="103555"/>
                            <a:ext cx="4682100"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2" name="Line 78"/>
                        <wps:cNvCnPr>
                          <a:cxnSpLocks noChangeShapeType="1"/>
                        </wps:cNvCnPr>
                        <wps:spPr bwMode="auto">
                          <a:xfrm flipH="1" flipV="1">
                            <a:off x="3067865" y="180969"/>
                            <a:ext cx="515394" cy="486439"/>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56" name="Line 79"/>
                        <wps:cNvCnPr>
                          <a:cxnSpLocks noChangeShapeType="1"/>
                        </wps:cNvCnPr>
                        <wps:spPr bwMode="auto">
                          <a:xfrm flipV="1">
                            <a:off x="3781958" y="108635"/>
                            <a:ext cx="1447266" cy="2385856"/>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857" name="Line 80"/>
                        <wps:cNvCnPr>
                          <a:cxnSpLocks noChangeShapeType="1"/>
                        </wps:cNvCnPr>
                        <wps:spPr bwMode="auto">
                          <a:xfrm flipH="1" flipV="1">
                            <a:off x="572430" y="108637"/>
                            <a:ext cx="1564221" cy="237853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858" name="Line 83"/>
                        <wps:cNvCnPr>
                          <a:cxnSpLocks noChangeShapeType="1"/>
                        </wps:cNvCnPr>
                        <wps:spPr bwMode="auto">
                          <a:xfrm flipV="1">
                            <a:off x="1065897" y="1484986"/>
                            <a:ext cx="294730" cy="33101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60" name="Line 84"/>
                        <wps:cNvCnPr>
                          <a:cxnSpLocks noChangeShapeType="1"/>
                        </wps:cNvCnPr>
                        <wps:spPr bwMode="auto">
                          <a:xfrm>
                            <a:off x="4498848" y="1492275"/>
                            <a:ext cx="293216" cy="323307"/>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1861" name="Line 86"/>
                        <wps:cNvCnPr>
                          <a:cxnSpLocks noChangeShapeType="1"/>
                        </wps:cNvCnPr>
                        <wps:spPr bwMode="auto">
                          <a:xfrm flipH="1">
                            <a:off x="2248947" y="659965"/>
                            <a:ext cx="184863" cy="226116"/>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1862" name="Line 72"/>
                        <wps:cNvCnPr>
                          <a:cxnSpLocks noChangeShapeType="1"/>
                        </wps:cNvCnPr>
                        <wps:spPr bwMode="auto">
                          <a:xfrm>
                            <a:off x="599192" y="147368"/>
                            <a:ext cx="1537459" cy="0"/>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7B05632D" id="_x0000_s1560" editas="canvas" style="width:414.5pt;height:228.15pt;mso-position-horizontal-relative:char;mso-position-vertical-relative:line" coordsize="52641,289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">
                <v:shape id="_x0000_s1561" type="#_x0000_t75" style="position:absolute;width:52641;height:28975;visibility:visible;mso-wrap-style:square">
                  <v:fill o:detectmouseclick="t"/>
                  <v:path o:connecttype="none"/>
                </v:shape>
                <v:shape id="Text Box 85" o:spid="_x0000_s1562" type="#_x0000_t202" style="position:absolute;left:15050;top:7428;width:11987;height:4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" stroked="f">
                  <v:textbox inset="5.76pt,2.88pt,5.76pt,2.88pt">
                    <w:txbxContent>
                      <w:p w14:paraId="1EAF594B" w14:textId="77777777" w:rsidR="00D878EF" w:rsidRPr="00D724CB" w:rsidRDefault="00D878EF" w:rsidP="007B2426">
                        <w:pPr>
                          <w:pStyle w:val="NoSpacing"/>
                        </w:pPr>
                        <w:r w:rsidRPr="00D724CB">
                          <w:t>Return Air Damper Position</w:t>
                        </w:r>
                      </w:p>
                    </w:txbxContent>
                  </v:textbox>
                </v:shape>
                <v:shape id="Text Box 60" o:spid="_x0000_s1563" type="#_x0000_t202" style="position:absolute;left:6489;top:18159;width:9811;height:41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" stroked="f">
                  <v:textbox inset="5.76pt,2.88pt,5.76pt,2.88pt">
                    <w:txbxContent>
                      <w:p w14:paraId="480160B2" w14:textId="26EE421C" w:rsidR="00D878EF" w:rsidRPr="00D724CB" w:rsidRDefault="00D878EF" w:rsidP="007B2426">
                        <w:pPr>
                          <w:pStyle w:val="NoSpacing"/>
                        </w:pPr>
                        <w:r>
                          <w:t>Heating Coil</w:t>
                        </w:r>
                        <w:ins w:id="5874" w:author="Hwakong Cheng" w:date="2022-09-08T15:49:00Z">
                          <w:r w:rsidR="00D74FA4">
                            <w:t xml:space="preserve"> (if applicable)</w:t>
                          </w:r>
                        </w:ins>
                      </w:p>
                    </w:txbxContent>
                  </v:textbox>
                </v:shape>
                <v:shape id="Text Box 62" o:spid="_x0000_s1564" type="#_x0000_t202" style="position:absolute;left:9917;top:1463;width:8204;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" stroked="f">
                  <v:textbox>
                    <w:txbxContent>
                      <w:p w14:paraId="77E76D52" w14:textId="77777777" w:rsidR="00D878EF" w:rsidRPr="00D724CB" w:rsidRDefault="00D878EF" w:rsidP="007B2426">
                        <w:pPr>
                          <w:pStyle w:val="NoSpacing"/>
                        </w:pPr>
                        <w:r w:rsidRPr="00D724CB">
                          <w:t>MaxRA-P</w:t>
                        </w:r>
                      </w:p>
                    </w:txbxContent>
                  </v:textbox>
                </v:shape>
                <v:shape id="Text Box 64" o:spid="_x0000_s1565" type="#_x0000_t202" style="position:absolute;left:35832;top:3829;width:11265;height:5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" stroked="f">
                  <v:textbox inset="5.76pt,2.88pt,5.76pt,2.88pt">
                    <w:txbxContent>
                      <w:p w14:paraId="0459C8C5" w14:textId="77777777" w:rsidR="00D878EF" w:rsidRPr="00D724CB" w:rsidRDefault="00D878EF" w:rsidP="007B2426">
                        <w:pPr>
                          <w:pStyle w:val="NoSpacing"/>
                        </w:pPr>
                        <w:r>
                          <w:t xml:space="preserve">Economizer </w:t>
                        </w:r>
                        <w:r w:rsidRPr="00D724CB">
                          <w:t>Outdoor Air Damper Position</w:t>
                        </w:r>
                      </w:p>
                    </w:txbxContent>
                  </v:textbox>
                </v:shape>
                <v:shape id="Text Box 65" o:spid="_x0000_s1566" type="#_x0000_t202" style="position:absolute;left:43549;top:18156;width:8743;height:29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" stroked="f">
                  <v:textbox inset="5.76pt,2.88pt,5.76pt,2.88pt">
                    <w:txbxContent>
                      <w:p w14:paraId="0377E94A" w14:textId="77777777" w:rsidR="00D878EF" w:rsidRPr="00D724CB" w:rsidRDefault="00D878EF" w:rsidP="007B2426">
                        <w:pPr>
                          <w:pStyle w:val="NoSpacing"/>
                        </w:pPr>
                        <w:r>
                          <w:t>Cooling Coil</w:t>
                        </w:r>
                      </w:p>
                    </w:txbxContent>
                  </v:textbox>
                </v:shape>
                <v:shape id="Text Box 67" o:spid="_x0000_s1567" type="#_x0000_t202" style="position:absolute;left:887;top:197;width:5104;height:2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" stroked="f">
                  <v:textbox inset="5.76pt,2.88pt,5.76pt,2.88pt">
                    <w:txbxContent>
                      <w:p w14:paraId="2A3D6672" w14:textId="77777777" w:rsidR="00D878EF" w:rsidRPr="00D724CB" w:rsidRDefault="00D878EF" w:rsidP="007B2426">
                        <w:pPr>
                          <w:pStyle w:val="NoSpacing"/>
                        </w:pPr>
                        <w:r w:rsidRPr="00D724CB">
                          <w:t xml:space="preserve">100% </w:t>
                        </w:r>
                      </w:p>
                    </w:txbxContent>
                  </v:textbox>
                </v:shape>
                <v:shape id="Text Box 68" o:spid="_x0000_s1568" type="#_x0000_t202" style="position:absolute;left:1490;top:24149;width:4235;height:2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" stroked="f">
                  <v:textbox inset="5.76pt,2.88pt,5.76pt,2.88pt">
                    <w:txbxContent>
                      <w:p w14:paraId="108FDD7D" w14:textId="77777777" w:rsidR="00D878EF" w:rsidRPr="00D724CB" w:rsidRDefault="00D878EF" w:rsidP="007B2426">
                        <w:pPr>
                          <w:pStyle w:val="NoSpacing"/>
                        </w:pPr>
                        <w:r w:rsidRPr="00D724CB">
                          <w:t xml:space="preserve">0% </w:t>
                        </w:r>
                      </w:p>
                    </w:txbxContent>
                  </v:textbox>
                </v:shape>
                <v:line id="Line 69" o:spid="_x0000_s1569" style="position:absolute;visibility:visible;mso-wrap-style:square" from="5630,25038" to="52429,250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" strokeweight="1.5pt"/>
                <v:line id="Line 70" o:spid="_x0000_s1570" style="position:absolute;flip:y;visibility:visible;mso-wrap-style:square" from="5713,641" to="5719,250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" strokeweight="1.5pt"/>
                <v:line id="Line 72" o:spid="_x0000_s1571" style="position:absolute;visibility:visible;mso-wrap-style:square" from="21364,1463" to="37813,250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">
                  <v:stroke dashstyle="longDash"/>
                </v:line>
                <v:shape id="Text Box 73" o:spid="_x0000_s1572" type="#_x0000_t202" style="position:absolute;left:621;top:3105;width:4577;height:207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" stroked="f">
                  <v:textbox style="layout-flow:vertical;mso-layout-flow-alt:bottom-to-top">
                    <w:txbxContent>
                      <w:p w14:paraId="7A30AF1E" w14:textId="77777777" w:rsidR="00D878EF" w:rsidRPr="00D724CB" w:rsidRDefault="00D878EF" w:rsidP="007B2426">
                        <w:pPr>
                          <w:pStyle w:val="NoSpacing"/>
                          <w:jc w:val="center"/>
                        </w:pPr>
                        <w:r w:rsidRPr="00D724CB">
                          <w:t>Damper/valve Position, % open</w:t>
                        </w:r>
                      </w:p>
                    </w:txbxContent>
                  </v:textbox>
                </v:shape>
                <v:shape id="Text Box 74" o:spid="_x0000_s1573" type="#_x0000_t202" style="position:absolute;left:5060;top:25415;width:28923;height:3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" stroked="f">
                  <v:textbox>
                    <w:txbxContent>
                      <w:p w14:paraId="38BB0045" w14:textId="77777777" w:rsidR="00D878EF" w:rsidRPr="00D724CB" w:rsidRDefault="00D878EF" w:rsidP="007B2426">
                        <w:pPr>
                          <w:pStyle w:val="NoSpacing"/>
                        </w:pPr>
                        <w:r w:rsidRPr="00D724CB">
                          <w:t>Supply Air Temperature Control Loop Signal</w:t>
                        </w:r>
                      </w:p>
                    </w:txbxContent>
                  </v:textbox>
                </v:shape>
                <v:line id="Line 75" o:spid="_x0000_s1574" style="position:absolute;flip:x;visibility:visible;mso-wrap-style:square" from="33809,26782" to="44299,267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">
                  <v:stroke startarrow="block"/>
                </v:line>
                <v:line id="Line 77" o:spid="_x0000_s1575" style="position:absolute;visibility:visible;mso-wrap-style:square" from="5712,1035" to="52533,10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"/>
                <v:line id="Line 78" o:spid="_x0000_s1576" style="position:absolute;flip:x y;visibility:visible;mso-wrap-style:square" from="30678,1809" to="35832,66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">
                  <v:stroke endarrow="block"/>
                </v:line>
                <v:line id="Line 79" o:spid="_x0000_s1577" style="position:absolute;flip:y;visibility:visible;mso-wrap-style:square" from="37819,1086" to="52292,249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" strokeweight="2.25pt"/>
                <v:line id="Line 80" o:spid="_x0000_s1578" style="position:absolute;flip:x y;visibility:visible;mso-wrap-style:square" from="5724,1086" to="21366,248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" strokeweight="2.25pt"/>
                <v:line id="Line 83" o:spid="_x0000_s1579" style="position:absolute;flip:y;visibility:visible;mso-wrap-style:square" from="10658,14849" to="13606,181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">
                  <v:stroke endarrow="block"/>
                </v:line>
                <v:line id="Line 84" o:spid="_x0000_s1580" style="position:absolute;visibility:visible;mso-wrap-style:square" from="44988,14922" to="47920,181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">
                  <v:stroke startarrow="block"/>
                </v:line>
                <v:line id="Line 86" o:spid="_x0000_s1581" style="position:absolute;flip:x;visibility:visible;mso-wrap-style:square" from="22489,6599" to="24338,88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">
                  <v:stroke startarrow="block"/>
                </v:line>
                <v:line id="Line 72" o:spid="_x0000_s1582" style="position:absolute;visibility:visible;mso-wrap-style:square" from="5991,1473" to="21366,14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">
                  <v:stroke dashstyle="longDash"/>
                </v:line>
                <w10:anchorlock/>
              </v:group>
            </w:pict>
          </mc:Fallback>
        </mc:AlternateContent>
      </w:r>
    </w:p>
    <w:p w14:paraId="363122DC" w14:textId="473C14B8" w:rsidR="007B2426" w:rsidRDefault="007B2426" w:rsidP="005054F8">
      <w:pPr>
        <w:pStyle w:val="FigureCaption"/>
        <w:spacing w:after="480"/>
        <w:rPr>
          <w:ins w:id="6090" w:author="Reece Kiriu" w:date="2022-10-28T14:14:00Z"/>
        </w:rPr>
      </w:pPr>
      <w:r w:rsidRPr="007B2426">
        <w:t>Figure 5.16.2.3</w:t>
      </w:r>
      <w:del w:id="6091" w:author="Hwakong Cheng" w:date="2022-10-24T21:11:00Z">
        <w:r w:rsidRPr="007B2426" w:rsidDel="00D4599D">
          <w:delText>-3</w:delText>
        </w:r>
      </w:del>
      <w:r w:rsidRPr="007B2426">
        <w:t xml:space="preserve"> </w:t>
      </w:r>
      <w:bookmarkStart w:id="6092" w:name="_Hlk55909523"/>
      <w:r w:rsidRPr="007B2426">
        <w:t>SAT loop mapping with return-fan control with direct building pressure controls.</w:t>
      </w:r>
      <w:bookmarkEnd w:id="6092"/>
    </w:p>
    <w:p w14:paraId="5033149A" w14:textId="4009F219" w:rsidR="00BF7B51" w:rsidRPr="006443C9" w:rsidRDefault="00BF7B51" w:rsidP="00BF7B51">
      <w:pPr>
        <w:pStyle w:val="Instrbox"/>
        <w:rPr>
          <w:ins w:id="6093" w:author="Reece Kiriu" w:date="2022-10-28T14:14:00Z"/>
          <w:color w:val="FF0000"/>
        </w:rPr>
      </w:pPr>
      <w:ins w:id="6094" w:author="Reece Kiriu" w:date="2022-10-28T14:14:00Z">
        <w:r w:rsidRPr="006443C9">
          <w:rPr>
            <w:color w:val="FF0000"/>
          </w:rPr>
          <w:lastRenderedPageBreak/>
          <w:t xml:space="preserve">Delete if there is </w:t>
        </w:r>
        <w:r>
          <w:rPr>
            <w:color w:val="FF0000"/>
          </w:rPr>
          <w:t xml:space="preserve">a cooling </w:t>
        </w:r>
        <w:r w:rsidRPr="006443C9">
          <w:rPr>
            <w:color w:val="FF0000"/>
          </w:rPr>
          <w:t>coil</w:t>
        </w:r>
      </w:ins>
    </w:p>
    <w:p w14:paraId="52AA37C7" w14:textId="2098E58C" w:rsidR="00BF7B51" w:rsidRPr="00BC7581" w:rsidRDefault="00BF7B51" w:rsidP="00BF7B51">
      <w:pPr>
        <w:pStyle w:val="Heading5"/>
        <w:numPr>
          <w:ilvl w:val="4"/>
          <w:numId w:val="112"/>
        </w:numPr>
        <w:rPr>
          <w:ins w:id="6095" w:author="Reece Kiriu" w:date="2022-10-28T14:14:00Z"/>
        </w:rPr>
      </w:pPr>
      <w:commentRangeStart w:id="6096"/>
      <w:ins w:id="6097" w:author="Reece Kiriu" w:date="2022-10-28T14:14:00Z">
        <w:r w:rsidRPr="006443C9">
          <w:rPr>
            <w:rStyle w:val="Toggle"/>
          </w:rPr>
          <w:t>[</w:t>
        </w:r>
      </w:ins>
      <w:ins w:id="6098" w:author="Reece Kiriu" w:date="2022-10-28T14:15:00Z">
        <w:r>
          <w:rPr>
            <w:rStyle w:val="Toggle"/>
          </w:rPr>
          <w:t>EQUALS</w:t>
        </w:r>
      </w:ins>
      <w:ins w:id="6099" w:author="Reece Kiriu" w:date="2022-10-28T14:14:00Z">
        <w:r>
          <w:rPr>
            <w:rStyle w:val="Toggle"/>
          </w:rPr>
          <w:t xml:space="preserve"> </w:t>
        </w:r>
      </w:ins>
      <w:ins w:id="6100" w:author="Reece Kiriu" w:date="2022-10-28T14:15:00Z">
        <w:r>
          <w:rPr>
            <w:rStyle w:val="Toggle"/>
          </w:rPr>
          <w:t>COOL NO</w:t>
        </w:r>
      </w:ins>
      <w:ins w:id="6101" w:author="Reece Kiriu" w:date="2022-10-28T14:17:00Z">
        <w:r>
          <w:rPr>
            <w:rStyle w:val="Toggle"/>
          </w:rPr>
          <w:t>_</w:t>
        </w:r>
      </w:ins>
      <w:proofErr w:type="gramStart"/>
      <w:ins w:id="6102" w:author="Reece Kiriu" w:date="2022-10-28T14:15:00Z">
        <w:r>
          <w:rPr>
            <w:rStyle w:val="Toggle"/>
          </w:rPr>
          <w:t>CL</w:t>
        </w:r>
      </w:ins>
      <w:ins w:id="6103" w:author="Reece Kiriu" w:date="2022-10-28T14:14:00Z">
        <w:r w:rsidRPr="006443C9">
          <w:rPr>
            <w:rStyle w:val="Toggle"/>
          </w:rPr>
          <w:t>]</w:t>
        </w:r>
        <w:r w:rsidRPr="00BC7581">
          <w:t>The</w:t>
        </w:r>
        <w:proofErr w:type="gramEnd"/>
        <w:r w:rsidRPr="00BC7581">
          <w:t xml:space="preserve"> points of transition along the x-axis shown and described </w:t>
        </w:r>
        <w:r w:rsidRPr="00BF7B51">
          <w:rPr>
            <w:rFonts w:cs="Times New Roman PS MT"/>
            <w:bCs/>
            <w:szCs w:val="20"/>
          </w:rPr>
          <w:t>in Figure 5.16.2.3</w:t>
        </w:r>
        <w:r w:rsidRPr="00BC7581">
          <w:t xml:space="preserve"> are representative. Separate gains shall be provided for each section of the control map (heating coil, economizer</w:t>
        </w:r>
        <w:r w:rsidRPr="00BF7B51">
          <w:rPr>
            <w:rFonts w:cs="Times New Roman PS MT"/>
            <w:bCs/>
            <w:szCs w:val="20"/>
          </w:rPr>
          <w:t>)</w:t>
        </w:r>
        <w:r w:rsidRPr="00BC7581">
          <w:t xml:space="preserve"> that </w:t>
        </w:r>
        <w:r w:rsidRPr="00BF7B51">
          <w:rPr>
            <w:rFonts w:cs="Times New Roman PS MT"/>
            <w:bCs/>
            <w:szCs w:val="20"/>
          </w:rPr>
          <w:t>is</w:t>
        </w:r>
        <w:r w:rsidRPr="00BC7581">
          <w:t xml:space="preserve"> determined by the </w:t>
        </w:r>
        <w:r w:rsidRPr="00BF7B51">
          <w:rPr>
            <w:rFonts w:cs="Times New Roman PS MT"/>
            <w:bCs/>
            <w:szCs w:val="20"/>
          </w:rPr>
          <w:t>contractor</w:t>
        </w:r>
        <w:r w:rsidRPr="00BC7581">
          <w:t xml:space="preserve"> to provide stable control. Alternatively, </w:t>
        </w:r>
        <w:r w:rsidRPr="00BF7B51">
          <w:rPr>
            <w:rFonts w:cs="Times New Roman PS MT"/>
            <w:bCs/>
            <w:szCs w:val="20"/>
          </w:rPr>
          <w:t>the contractor</w:t>
        </w:r>
        <w:r w:rsidRPr="00BC7581">
          <w:t xml:space="preserve"> shall adjust the precise value of the x-axis thresholds shown in </w:t>
        </w:r>
        <w:r w:rsidRPr="00BF7B51">
          <w:rPr>
            <w:rFonts w:cs="Times New Roman PS MT"/>
            <w:bCs/>
            <w:szCs w:val="20"/>
          </w:rPr>
          <w:t>Figure 5.16.2.3</w:t>
        </w:r>
        <w:r w:rsidRPr="00BC7581">
          <w:t xml:space="preserve"> to provide stable control. Damper control depends on the type of building pressure control system</w:t>
        </w:r>
        <w:r w:rsidRPr="00BF7B51">
          <w:rPr>
            <w:rFonts w:cs="Times New Roman PS MT"/>
            <w:bCs/>
            <w:szCs w:val="20"/>
          </w:rPr>
          <w:t>.</w:t>
        </w:r>
      </w:ins>
      <w:commentRangeEnd w:id="6096"/>
      <w:ins w:id="6104" w:author="Reece Kiriu" w:date="2022-10-28T14:19:00Z">
        <w:r>
          <w:rPr>
            <w:rStyle w:val="CommentReference"/>
            <w:rFonts w:cstheme="minorBidi"/>
            <w:iCs w:val="0"/>
          </w:rPr>
          <w:commentReference w:id="6096"/>
        </w:r>
      </w:ins>
    </w:p>
    <w:p w14:paraId="672AB358" w14:textId="77777777" w:rsidR="00BF7B51" w:rsidRDefault="00BF7B51" w:rsidP="00BF7B51">
      <w:pPr>
        <w:pStyle w:val="Instrbox"/>
        <w:rPr>
          <w:ins w:id="6105" w:author="Reece Kiriu" w:date="2022-10-28T14:14:00Z"/>
        </w:rPr>
      </w:pPr>
      <w:ins w:id="6106" w:author="Reece Kiriu" w:date="2022-10-28T14:14:00Z">
        <w:r>
          <w:t>The engineer must specify whether the AHU has a return fan or relief fan(s)/damper(s), and, if a return fan, how it is controlled.</w:t>
        </w:r>
      </w:ins>
    </w:p>
    <w:p w14:paraId="6C2F1FF1" w14:textId="77777777" w:rsidR="00BF7B51" w:rsidRDefault="00BF7B51" w:rsidP="00BF7B51">
      <w:pPr>
        <w:pStyle w:val="Instrbox"/>
        <w:rPr>
          <w:ins w:id="6107" w:author="Reece Kiriu" w:date="2022-10-28T14:14:00Z"/>
        </w:rPr>
      </w:pPr>
      <w:ins w:id="6108" w:author="Reece Kiriu" w:date="2022-10-28T14:14:00Z">
        <w:r>
          <w:t>If there are relief fan(s) or damper(s), retain Figure 5.16.2.3-1, and delete Figures 5.16.2.3-2 and 5.16.2.3-3 and their associated explanatory notes.  Rename Figure 5.16.2.3-1 as Figure 5.16.2.3 (delete “-1”) to avoid confusion.</w:t>
        </w:r>
      </w:ins>
    </w:p>
    <w:p w14:paraId="66E94CBF" w14:textId="77777777" w:rsidR="00BF7B51" w:rsidRDefault="00BF7B51" w:rsidP="00BF7B51">
      <w:pPr>
        <w:pStyle w:val="Instrbox"/>
        <w:rPr>
          <w:ins w:id="6109" w:author="Reece Kiriu" w:date="2022-10-28T14:14:00Z"/>
        </w:rPr>
      </w:pPr>
      <w:ins w:id="6110" w:author="Reece Kiriu" w:date="2022-10-28T14:14:00Z">
        <w:r>
          <w:t>If there is a return fan controlled by airflow tracking, retain Figure 5.16.2.3-2, and delete Figures 5.16.2.3-1 and 5.16.2.3-3 and their associated explanatory notes.  Rename Figure 5.16.2.3-2 as Figure 5.16.2.3 (delete “-2”) to avoid confusion.</w:t>
        </w:r>
      </w:ins>
    </w:p>
    <w:p w14:paraId="1F322051" w14:textId="77777777" w:rsidR="00BF7B51" w:rsidRDefault="00BF7B51" w:rsidP="00BF7B51">
      <w:pPr>
        <w:pStyle w:val="Instrbox"/>
        <w:rPr>
          <w:ins w:id="6111" w:author="Reece Kiriu" w:date="2022-10-28T14:14:00Z"/>
        </w:rPr>
      </w:pPr>
      <w:ins w:id="6112" w:author="Reece Kiriu" w:date="2022-10-28T14:14:00Z">
        <w:r>
          <w:t>If there is a return fan controlled by direct building pressure, retain Figure 5.16.2.3-3, and delete Figures 5.16.2.3-1 and 5.16.2.3-2 and their associated explanatory notes.  Rename Figure 5.16.2.3-3 as Figure 5.16.2.3 (delete “-3”) to avoid confusion.</w:t>
        </w:r>
      </w:ins>
    </w:p>
    <w:p w14:paraId="610E909A" w14:textId="77777777" w:rsidR="00BF7B51" w:rsidRPr="00BC7581" w:rsidRDefault="00BF7B51" w:rsidP="00BF7B51">
      <w:pPr>
        <w:pStyle w:val="Instrbox"/>
        <w:rPr>
          <w:ins w:id="6113" w:author="Reece Kiriu" w:date="2022-10-28T14:14:00Z"/>
        </w:rPr>
      </w:pPr>
      <w:ins w:id="6114" w:author="Reece Kiriu" w:date="2022-10-28T14:14:00Z">
        <w:r w:rsidRPr="00BC7581">
          <w:t>Delete this flag note after selection has been made.</w:t>
        </w:r>
      </w:ins>
    </w:p>
    <w:p w14:paraId="06CE413C" w14:textId="77777777" w:rsidR="00BF7B51" w:rsidRDefault="00BF7B51" w:rsidP="00BF7B51">
      <w:pPr>
        <w:pStyle w:val="Infobox"/>
        <w:spacing w:after="120"/>
        <w:rPr>
          <w:ins w:id="6115" w:author="Reece Kiriu" w:date="2022-10-28T14:14:00Z"/>
        </w:rPr>
      </w:pPr>
      <w:ins w:id="6116" w:author="Reece Kiriu" w:date="2022-10-28T14:14:00Z">
        <w:r w:rsidRPr="0022206A">
          <w:rPr>
            <w:rStyle w:val="Toggle"/>
          </w:rPr>
          <w:t xml:space="preserve">[ANY BSP DMPR </w:t>
        </w:r>
        <w:proofErr w:type="gramStart"/>
        <w:r w:rsidRPr="0022206A">
          <w:rPr>
            <w:rStyle w:val="Toggle"/>
          </w:rPr>
          <w:t>RELIEFDMPR]</w:t>
        </w:r>
        <w:r>
          <w:t>For</w:t>
        </w:r>
        <w:proofErr w:type="gramEnd"/>
        <w:r>
          <w:t xml:space="preserve"> AHUs with relief fans, outdoor air and return air dampers are sequenced rather than complementary (as per traditional sequences) to reduce fan power at part loads.</w:t>
        </w:r>
      </w:ins>
    </w:p>
    <w:p w14:paraId="31A953BE" w14:textId="77777777" w:rsidR="00BF7B51" w:rsidRDefault="00BF7B51" w:rsidP="00BF7B51">
      <w:pPr>
        <w:rPr>
          <w:ins w:id="6117" w:author="Reece Kiriu" w:date="2022-10-28T14:14:00Z"/>
        </w:rPr>
      </w:pPr>
    </w:p>
    <w:p w14:paraId="47FE7BA9" w14:textId="7D2DD4DF" w:rsidR="00BF7B51" w:rsidRDefault="00BF7B51" w:rsidP="00BF7B51">
      <w:pPr>
        <w:jc w:val="center"/>
        <w:rPr>
          <w:ins w:id="6118" w:author="Reece Kiriu" w:date="2022-10-28T14:14:00Z"/>
        </w:rPr>
      </w:pPr>
      <w:ins w:id="6119" w:author="Reece Kiriu" w:date="2022-10-28T14:14:00Z">
        <w:r w:rsidRPr="0022206A">
          <w:rPr>
            <w:rStyle w:val="Toggle"/>
          </w:rPr>
          <w:t>[ANY BSP DMPR RELIEFDMPR]</w:t>
        </w:r>
        <w:r>
          <w:rPr>
            <w:noProof/>
          </w:rPr>
          <mc:AlternateContent>
            <mc:Choice Requires="wpc">
              <w:drawing>
                <wp:inline distT="0" distB="0" distL="0" distR="0" wp14:anchorId="5D4AB847" wp14:editId="741F66EE">
                  <wp:extent cx="5264587" cy="3051175"/>
                  <wp:effectExtent l="0" t="0" r="12700" b="0"/>
                  <wp:docPr id="993" name="Canvas 5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42" name="Text Box 85"/>
                          <wps:cNvSpPr txBox="1">
                            <a:spLocks noChangeArrowheads="1"/>
                          </wps:cNvSpPr>
                          <wps:spPr bwMode="auto">
                            <a:xfrm>
                              <a:off x="3124235" y="1162975"/>
                              <a:ext cx="1198663" cy="42516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7F1DD19" w14:textId="77777777" w:rsidR="00BF7B51" w:rsidRPr="00D724CB" w:rsidRDefault="00BF7B51" w:rsidP="00BF7B51">
                                <w:pPr>
                                  <w:pStyle w:val="NoSpacing"/>
                                </w:pPr>
                                <w:r w:rsidRPr="00D724CB">
                                  <w:t>Return Air Damper Position</w:t>
                                </w:r>
                              </w:p>
                            </w:txbxContent>
                          </wps:txbx>
                          <wps:bodyPr rot="0" vert="horz" wrap="square" lIns="73152" tIns="36576" rIns="73152" bIns="36576" anchor="t" anchorCtr="0" upright="1">
                            <a:noAutofit/>
                          </wps:bodyPr>
                        </wps:wsp>
                        <wps:wsp>
                          <wps:cNvPr id="279" name="Text Box 60"/>
                          <wps:cNvSpPr txBox="1">
                            <a:spLocks noChangeArrowheads="1"/>
                          </wps:cNvSpPr>
                          <wps:spPr bwMode="auto">
                            <a:xfrm>
                              <a:off x="599267" y="1735527"/>
                              <a:ext cx="994178" cy="40488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1A1286A" w14:textId="77777777" w:rsidR="00BF7B51" w:rsidRDefault="00BF7B51" w:rsidP="00BF7B51">
                                <w:pPr>
                                  <w:pStyle w:val="NoSpacing"/>
                                </w:pPr>
                                <w:r>
                                  <w:t>Heating Coil</w:t>
                                </w:r>
                              </w:p>
                              <w:p w14:paraId="0E983DE8" w14:textId="77777777" w:rsidR="00BF7B51" w:rsidRPr="00D724CB" w:rsidRDefault="00BF7B51" w:rsidP="00BF7B51">
                                <w:pPr>
                                  <w:pStyle w:val="NoSpacing"/>
                                </w:pPr>
                                <w:r>
                                  <w:t>(if applicable)</w:t>
                                </w:r>
                              </w:p>
                            </w:txbxContent>
                          </wps:txbx>
                          <wps:bodyPr rot="0" vert="horz" wrap="square" lIns="73152" tIns="36576" rIns="73152" bIns="36576" anchor="t" anchorCtr="0" upright="1">
                            <a:noAutofit/>
                          </wps:bodyPr>
                        </wps:wsp>
                        <wps:wsp>
                          <wps:cNvPr id="280" name="Text Box 87"/>
                          <wps:cNvSpPr txBox="1">
                            <a:spLocks noChangeArrowheads="1"/>
                          </wps:cNvSpPr>
                          <wps:spPr bwMode="auto">
                            <a:xfrm>
                              <a:off x="3246611" y="1776212"/>
                              <a:ext cx="1003935" cy="8216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5975927" w14:textId="77777777" w:rsidR="00BF7B51" w:rsidRPr="00D724CB" w:rsidRDefault="00BF7B51" w:rsidP="00BF7B51">
                                <w:pPr>
                                  <w:pStyle w:val="NoSpacing"/>
                                </w:pPr>
                                <w:r>
                                  <w:t xml:space="preserve">Economizer </w:t>
                                </w:r>
                                <w:r w:rsidRPr="00D724CB">
                                  <w:t>Outdoor Air Damper Position</w:t>
                                </w:r>
                              </w:p>
                            </w:txbxContent>
                          </wps:txbx>
                          <wps:bodyPr rot="0" vert="horz" wrap="square" lIns="73152" tIns="36576" rIns="73152" bIns="36576" anchor="t" anchorCtr="0" upright="1">
                            <a:noAutofit/>
                          </wps:bodyPr>
                        </wps:wsp>
                        <wps:wsp>
                          <wps:cNvPr id="283" name="Text Box 61"/>
                          <wps:cNvSpPr txBox="1">
                            <a:spLocks noChangeArrowheads="1"/>
                          </wps:cNvSpPr>
                          <wps:spPr bwMode="auto">
                            <a:xfrm>
                              <a:off x="563047" y="2292350"/>
                              <a:ext cx="766445" cy="2317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3BB9C17" w14:textId="77777777" w:rsidR="00BF7B51" w:rsidRPr="00D724CB" w:rsidRDefault="00BF7B51" w:rsidP="00BF7B51">
                                <w:pPr>
                                  <w:pStyle w:val="NoSpacing"/>
                                </w:pPr>
                                <w:r w:rsidRPr="00D724CB">
                                  <w:t>MinOA-P</w:t>
                                </w:r>
                              </w:p>
                            </w:txbxContent>
                          </wps:txbx>
                          <wps:bodyPr rot="0" vert="horz" wrap="square" lIns="91440" tIns="45720" rIns="91440" bIns="45720" anchor="t" anchorCtr="0" upright="1">
                            <a:noAutofit/>
                          </wps:bodyPr>
                        </wps:wsp>
                        <wps:wsp>
                          <wps:cNvPr id="303" name="Text Box 62"/>
                          <wps:cNvSpPr txBox="1">
                            <a:spLocks noChangeArrowheads="1"/>
                          </wps:cNvSpPr>
                          <wps:spPr bwMode="auto">
                            <a:xfrm>
                              <a:off x="1045647" y="233680"/>
                              <a:ext cx="820420" cy="2305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D9980AA" w14:textId="77777777" w:rsidR="00BF7B51" w:rsidRPr="00D724CB" w:rsidRDefault="00BF7B51" w:rsidP="00BF7B51">
                                <w:pPr>
                                  <w:pStyle w:val="NoSpacing"/>
                                </w:pPr>
                                <w:r w:rsidRPr="00D724CB">
                                  <w:t>MaxRA-P</w:t>
                                </w:r>
                              </w:p>
                            </w:txbxContent>
                          </wps:txbx>
                          <wps:bodyPr rot="0" vert="horz" wrap="square" lIns="91440" tIns="45720" rIns="91440" bIns="45720" anchor="t" anchorCtr="0" upright="1">
                            <a:noAutofit/>
                          </wps:bodyPr>
                        </wps:wsp>
                        <wps:wsp>
                          <wps:cNvPr id="306" name="Text Box 63"/>
                          <wps:cNvSpPr txBox="1">
                            <a:spLocks noChangeArrowheads="1"/>
                          </wps:cNvSpPr>
                          <wps:spPr bwMode="auto">
                            <a:xfrm>
                              <a:off x="3873980" y="1103"/>
                              <a:ext cx="819785" cy="2311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CF3BD62" w14:textId="77777777" w:rsidR="00BF7B51" w:rsidRPr="00D724CB" w:rsidRDefault="00BF7B51" w:rsidP="00BF7B51">
                                <w:pPr>
                                  <w:pStyle w:val="NoSpacing"/>
                                </w:pPr>
                                <w:r w:rsidRPr="00D724CB">
                                  <w:t>MaxOA-P</w:t>
                                </w:r>
                              </w:p>
                            </w:txbxContent>
                          </wps:txbx>
                          <wps:bodyPr rot="0" vert="horz" wrap="square" lIns="91440" tIns="45720" rIns="91440" bIns="45720" anchor="t" anchorCtr="0" upright="1">
                            <a:noAutofit/>
                          </wps:bodyPr>
                        </wps:wsp>
                        <wps:wsp>
                          <wps:cNvPr id="363" name="Text Box 64"/>
                          <wps:cNvSpPr txBox="1">
                            <a:spLocks noChangeArrowheads="1"/>
                          </wps:cNvSpPr>
                          <wps:spPr bwMode="auto">
                            <a:xfrm>
                              <a:off x="4137660" y="452120"/>
                              <a:ext cx="1126490" cy="5689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15BE5BE" w14:textId="77777777" w:rsidR="00BF7B51" w:rsidRPr="00D724CB" w:rsidRDefault="00BF7B51" w:rsidP="00BF7B51">
                                <w:pPr>
                                  <w:pStyle w:val="NoSpacing"/>
                                </w:pPr>
                                <w:r>
                                  <w:t xml:space="preserve">Economizer </w:t>
                                </w:r>
                                <w:r w:rsidRPr="00D724CB">
                                  <w:t>Outdoor Air Damper Position</w:t>
                                </w:r>
                              </w:p>
                            </w:txbxContent>
                          </wps:txbx>
                          <wps:bodyPr rot="0" vert="horz" wrap="square" lIns="73152" tIns="36576" rIns="73152" bIns="36576" anchor="t" anchorCtr="0" upright="1">
                            <a:noAutofit/>
                          </wps:bodyPr>
                        </wps:wsp>
                        <wps:wsp>
                          <wps:cNvPr id="366" name="Text Box 66"/>
                          <wps:cNvSpPr txBox="1">
                            <a:spLocks noChangeArrowheads="1"/>
                          </wps:cNvSpPr>
                          <wps:spPr bwMode="auto">
                            <a:xfrm>
                              <a:off x="1005956" y="488929"/>
                              <a:ext cx="807388" cy="52721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4E50B07" w14:textId="77777777" w:rsidR="00BF7B51" w:rsidRPr="00D724CB" w:rsidRDefault="00BF7B51" w:rsidP="00BF7B51">
                                <w:pPr>
                                  <w:pStyle w:val="NoSpacing"/>
                                  <w:jc w:val="right"/>
                                </w:pPr>
                                <w:r w:rsidRPr="00D724CB">
                                  <w:t>Return Air Damper Position</w:t>
                                </w:r>
                              </w:p>
                            </w:txbxContent>
                          </wps:txbx>
                          <wps:bodyPr rot="0" vert="horz" wrap="square" lIns="73152" tIns="36576" rIns="73152" bIns="36576" anchor="t" anchorCtr="0" upright="1">
                            <a:noAutofit/>
                          </wps:bodyPr>
                        </wps:wsp>
                        <wps:wsp>
                          <wps:cNvPr id="369" name="Text Box 67"/>
                          <wps:cNvSpPr txBox="1">
                            <a:spLocks noChangeArrowheads="1"/>
                          </wps:cNvSpPr>
                          <wps:spPr bwMode="auto">
                            <a:xfrm>
                              <a:off x="88777" y="173355"/>
                              <a:ext cx="510415" cy="2552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3A884A3" w14:textId="77777777" w:rsidR="00BF7B51" w:rsidRPr="00D724CB" w:rsidRDefault="00BF7B51" w:rsidP="00BF7B51">
                                <w:pPr>
                                  <w:pStyle w:val="NoSpacing"/>
                                </w:pPr>
                                <w:r w:rsidRPr="00D724CB">
                                  <w:t xml:space="preserve">100% </w:t>
                                </w:r>
                              </w:p>
                            </w:txbxContent>
                          </wps:txbx>
                          <wps:bodyPr rot="0" vert="horz" wrap="square" lIns="73152" tIns="36576" rIns="73152" bIns="36576" anchor="t" anchorCtr="0" upright="1">
                            <a:noAutofit/>
                          </wps:bodyPr>
                        </wps:wsp>
                        <wps:wsp>
                          <wps:cNvPr id="395" name="Text Box 68"/>
                          <wps:cNvSpPr txBox="1">
                            <a:spLocks noChangeArrowheads="1"/>
                          </wps:cNvSpPr>
                          <wps:spPr bwMode="auto">
                            <a:xfrm>
                              <a:off x="149027" y="2568575"/>
                              <a:ext cx="423545" cy="2222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64BC9B9" w14:textId="77777777" w:rsidR="00BF7B51" w:rsidRPr="00D724CB" w:rsidRDefault="00BF7B51" w:rsidP="00BF7B51">
                                <w:pPr>
                                  <w:pStyle w:val="NoSpacing"/>
                                </w:pPr>
                                <w:r w:rsidRPr="00D724CB">
                                  <w:t xml:space="preserve">0% </w:t>
                                </w:r>
                              </w:p>
                            </w:txbxContent>
                          </wps:txbx>
                          <wps:bodyPr rot="0" vert="horz" wrap="square" lIns="73152" tIns="36576" rIns="73152" bIns="36576" anchor="t" anchorCtr="0" upright="1">
                            <a:noAutofit/>
                          </wps:bodyPr>
                        </wps:wsp>
                        <wps:wsp>
                          <wps:cNvPr id="588" name="Line 69"/>
                          <wps:cNvCnPr>
                            <a:cxnSpLocks noChangeShapeType="1"/>
                          </wps:cNvCnPr>
                          <wps:spPr bwMode="auto">
                            <a:xfrm>
                              <a:off x="563047" y="2657475"/>
                              <a:ext cx="4679950" cy="63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89" name="Line 70"/>
                          <wps:cNvCnPr>
                            <a:cxnSpLocks noChangeShapeType="1"/>
                          </wps:cNvCnPr>
                          <wps:spPr bwMode="auto">
                            <a:xfrm flipV="1">
                              <a:off x="571302" y="217805"/>
                              <a:ext cx="635" cy="243713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92" name="Line 71"/>
                          <wps:cNvCnPr>
                            <a:cxnSpLocks noChangeShapeType="1"/>
                          </wps:cNvCnPr>
                          <wps:spPr bwMode="auto">
                            <a:xfrm flipV="1">
                              <a:off x="2416540" y="217805"/>
                              <a:ext cx="1370085" cy="228536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41" name="Line 72"/>
                          <wps:cNvCnPr>
                            <a:cxnSpLocks noChangeShapeType="1"/>
                          </wps:cNvCnPr>
                          <wps:spPr bwMode="auto">
                            <a:xfrm>
                              <a:off x="3800724" y="464185"/>
                              <a:ext cx="1429931" cy="2190750"/>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842" name="Text Box 73"/>
                          <wps:cNvSpPr txBox="1">
                            <a:spLocks noChangeArrowheads="1"/>
                          </wps:cNvSpPr>
                          <wps:spPr bwMode="auto">
                            <a:xfrm>
                              <a:off x="62134" y="464185"/>
                              <a:ext cx="457680" cy="207482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89B4304" w14:textId="77777777" w:rsidR="00BF7B51" w:rsidRPr="00D724CB" w:rsidRDefault="00BF7B51" w:rsidP="00BF7B51">
                                <w:pPr>
                                  <w:pStyle w:val="NoSpacing"/>
                                  <w:jc w:val="center"/>
                                </w:pPr>
                                <w:r w:rsidRPr="00D724CB">
                                  <w:t>Damper/valve Position, % open</w:t>
                                </w:r>
                              </w:p>
                            </w:txbxContent>
                          </wps:txbx>
                          <wps:bodyPr rot="0" vert="vert270" wrap="square" lIns="91440" tIns="45720" rIns="91440" bIns="45720" anchor="t" anchorCtr="0" upright="1">
                            <a:noAutofit/>
                          </wps:bodyPr>
                        </wps:wsp>
                        <wps:wsp>
                          <wps:cNvPr id="843" name="Text Box 74"/>
                          <wps:cNvSpPr txBox="1">
                            <a:spLocks noChangeArrowheads="1"/>
                          </wps:cNvSpPr>
                          <wps:spPr bwMode="auto">
                            <a:xfrm>
                              <a:off x="506025" y="2695187"/>
                              <a:ext cx="2892369" cy="3225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3422DAB" w14:textId="77777777" w:rsidR="00BF7B51" w:rsidRPr="00D724CB" w:rsidRDefault="00BF7B51" w:rsidP="00BF7B51">
                                <w:pPr>
                                  <w:pStyle w:val="NoSpacing"/>
                                </w:pPr>
                                <w:r w:rsidRPr="00D724CB">
                                  <w:t>Supply Air Temperature Control Loop Signal</w:t>
                                </w:r>
                              </w:p>
                            </w:txbxContent>
                          </wps:txbx>
                          <wps:bodyPr rot="0" vert="horz" wrap="square" lIns="91440" tIns="45720" rIns="91440" bIns="45720" anchor="t" anchorCtr="0" upright="1">
                            <a:noAutofit/>
                          </wps:bodyPr>
                        </wps:wsp>
                        <wps:wsp>
                          <wps:cNvPr id="844" name="Line 75"/>
                          <wps:cNvCnPr>
                            <a:cxnSpLocks noChangeShapeType="1"/>
                          </wps:cNvCnPr>
                          <wps:spPr bwMode="auto">
                            <a:xfrm flipH="1">
                              <a:off x="3380931" y="2831832"/>
                              <a:ext cx="1049026" cy="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845" name="Line 76"/>
                          <wps:cNvCnPr>
                            <a:cxnSpLocks noChangeShapeType="1"/>
                          </wps:cNvCnPr>
                          <wps:spPr bwMode="auto">
                            <a:xfrm flipH="1">
                              <a:off x="572428" y="452120"/>
                              <a:ext cx="3227981" cy="0"/>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846" name="Line 77"/>
                          <wps:cNvCnPr>
                            <a:cxnSpLocks noChangeShapeType="1"/>
                          </wps:cNvCnPr>
                          <wps:spPr bwMode="auto">
                            <a:xfrm>
                              <a:off x="3786310" y="207844"/>
                              <a:ext cx="1466173" cy="1123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47" name="Line 78"/>
                          <wps:cNvCnPr>
                            <a:cxnSpLocks noChangeShapeType="1"/>
                          </wps:cNvCnPr>
                          <wps:spPr bwMode="auto">
                            <a:xfrm flipH="1" flipV="1">
                              <a:off x="4004005" y="250299"/>
                              <a:ext cx="168121" cy="2794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49" name="Line 80"/>
                          <wps:cNvCnPr>
                            <a:cxnSpLocks noChangeShapeType="1"/>
                          </wps:cNvCnPr>
                          <wps:spPr bwMode="auto">
                            <a:xfrm flipH="1" flipV="1">
                              <a:off x="572524" y="262255"/>
                              <a:ext cx="1844673" cy="2377578"/>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850" name="Line 81"/>
                          <wps:cNvCnPr>
                            <a:cxnSpLocks noChangeShapeType="1"/>
                          </wps:cNvCnPr>
                          <wps:spPr bwMode="auto">
                            <a:xfrm>
                              <a:off x="572524" y="2502535"/>
                              <a:ext cx="1844472"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51" name="Line 82"/>
                          <wps:cNvCnPr>
                            <a:cxnSpLocks noChangeShapeType="1"/>
                          </wps:cNvCnPr>
                          <wps:spPr bwMode="auto">
                            <a:xfrm flipH="1">
                              <a:off x="1775897" y="457835"/>
                              <a:ext cx="326390" cy="32258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852" name="Line 83"/>
                          <wps:cNvCnPr>
                            <a:cxnSpLocks noChangeShapeType="1"/>
                            <a:stCxn id="279" idx="0"/>
                          </wps:cNvCnPr>
                          <wps:spPr bwMode="auto">
                            <a:xfrm flipV="1">
                              <a:off x="1096356" y="1452942"/>
                              <a:ext cx="311591" cy="28258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54" name="Line 86"/>
                          <wps:cNvCnPr>
                            <a:cxnSpLocks noChangeShapeType="1"/>
                          </wps:cNvCnPr>
                          <wps:spPr bwMode="auto">
                            <a:xfrm flipH="1">
                              <a:off x="3837114" y="987328"/>
                              <a:ext cx="257712" cy="235612"/>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855" name="Line 88"/>
                          <wps:cNvCnPr>
                            <a:cxnSpLocks noChangeShapeType="1"/>
                          </wps:cNvCnPr>
                          <wps:spPr bwMode="auto">
                            <a:xfrm flipH="1" flipV="1">
                              <a:off x="2889055" y="1761482"/>
                              <a:ext cx="357018" cy="190734"/>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5D4AB847" id="_x0000_s1583" editas="canvas" style="width:414.55pt;height:240.25pt;mso-position-horizontal-relative:char;mso-position-vertical-relative:line" coordsize="52641,305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">
                  <v:shape id="_x0000_s1584" type="#_x0000_t75" style="position:absolute;width:52641;height:30511;visibility:visible;mso-wrap-style:square">
                    <v:fill o:detectmouseclick="t"/>
                    <v:path o:connecttype="none"/>
                  </v:shape>
                  <v:shape id="Text Box 85" o:spid="_x0000_s1585" type="#_x0000_t202" style="position:absolute;left:31242;top:11629;width:11986;height:4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" stroked="f">
                    <v:textbox inset="5.76pt,2.88pt,5.76pt,2.88pt">
                      <w:txbxContent>
                        <w:p w14:paraId="27F1DD19" w14:textId="77777777" w:rsidR="00BF7B51" w:rsidRPr="00D724CB" w:rsidRDefault="00BF7B51" w:rsidP="00BF7B51">
                          <w:pPr>
                            <w:pStyle w:val="NoSpacing"/>
                          </w:pPr>
                          <w:r w:rsidRPr="00D724CB">
                            <w:t>Return Air Damper Position</w:t>
                          </w:r>
                        </w:p>
                      </w:txbxContent>
                    </v:textbox>
                  </v:shape>
                  <v:shape id="Text Box 60" o:spid="_x0000_s1586" type="#_x0000_t202" style="position:absolute;left:5992;top:17355;width:9942;height:40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" stroked="f">
                    <v:textbox inset="5.76pt,2.88pt,5.76pt,2.88pt">
                      <w:txbxContent>
                        <w:p w14:paraId="31A1286A" w14:textId="77777777" w:rsidR="00BF7B51" w:rsidRDefault="00BF7B51" w:rsidP="00BF7B51">
                          <w:pPr>
                            <w:pStyle w:val="NoSpacing"/>
                          </w:pPr>
                          <w:r>
                            <w:t>Heating Coil</w:t>
                          </w:r>
                        </w:p>
                        <w:p w14:paraId="0E983DE8" w14:textId="77777777" w:rsidR="00BF7B51" w:rsidRPr="00D724CB" w:rsidRDefault="00BF7B51" w:rsidP="00BF7B51">
                          <w:pPr>
                            <w:pStyle w:val="NoSpacing"/>
                          </w:pPr>
                          <w:r>
                            <w:t>(if applicable)</w:t>
                          </w:r>
                        </w:p>
                      </w:txbxContent>
                    </v:textbox>
                  </v:shape>
                  <v:shape id="Text Box 87" o:spid="_x0000_s1587" type="#_x0000_t202" style="position:absolute;left:32466;top:17762;width:10039;height:8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" stroked="f">
                    <v:textbox inset="5.76pt,2.88pt,5.76pt,2.88pt">
                      <w:txbxContent>
                        <w:p w14:paraId="65975927" w14:textId="77777777" w:rsidR="00BF7B51" w:rsidRPr="00D724CB" w:rsidRDefault="00BF7B51" w:rsidP="00BF7B51">
                          <w:pPr>
                            <w:pStyle w:val="NoSpacing"/>
                          </w:pPr>
                          <w:r>
                            <w:t xml:space="preserve">Economizer </w:t>
                          </w:r>
                          <w:r w:rsidRPr="00D724CB">
                            <w:t>Outdoor Air Damper Position</w:t>
                          </w:r>
                        </w:p>
                      </w:txbxContent>
                    </v:textbox>
                  </v:shape>
                  <v:shape id="Text Box 61" o:spid="_x0000_s1588" type="#_x0000_t202" style="position:absolute;left:5630;top:22923;width:7664;height:23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" stroked="f">
                    <v:textbox>
                      <w:txbxContent>
                        <w:p w14:paraId="23BB9C17" w14:textId="77777777" w:rsidR="00BF7B51" w:rsidRPr="00D724CB" w:rsidRDefault="00BF7B51" w:rsidP="00BF7B51">
                          <w:pPr>
                            <w:pStyle w:val="NoSpacing"/>
                          </w:pPr>
                          <w:r w:rsidRPr="00D724CB">
                            <w:t>MinOA-P</w:t>
                          </w:r>
                        </w:p>
                      </w:txbxContent>
                    </v:textbox>
                  </v:shape>
                  <v:shape id="Text Box 62" o:spid="_x0000_s1589" type="#_x0000_t202" style="position:absolute;left:10456;top:2336;width:8204;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" stroked="f">
                    <v:textbox>
                      <w:txbxContent>
                        <w:p w14:paraId="4D9980AA" w14:textId="77777777" w:rsidR="00BF7B51" w:rsidRPr="00D724CB" w:rsidRDefault="00BF7B51" w:rsidP="00BF7B51">
                          <w:pPr>
                            <w:pStyle w:val="NoSpacing"/>
                          </w:pPr>
                          <w:r w:rsidRPr="00D724CB">
                            <w:t>MaxRA-P</w:t>
                          </w:r>
                        </w:p>
                      </w:txbxContent>
                    </v:textbox>
                  </v:shape>
                  <v:shape id="Text Box 63" o:spid="_x0000_s1590" type="#_x0000_t202" style="position:absolute;left:38739;top:11;width:8198;height:2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" stroked="f">
                    <v:textbox>
                      <w:txbxContent>
                        <w:p w14:paraId="6CF3BD62" w14:textId="77777777" w:rsidR="00BF7B51" w:rsidRPr="00D724CB" w:rsidRDefault="00BF7B51" w:rsidP="00BF7B51">
                          <w:pPr>
                            <w:pStyle w:val="NoSpacing"/>
                          </w:pPr>
                          <w:r w:rsidRPr="00D724CB">
                            <w:t>MaxOA-P</w:t>
                          </w:r>
                        </w:p>
                      </w:txbxContent>
                    </v:textbox>
                  </v:shape>
                  <v:shape id="Text Box 64" o:spid="_x0000_s1591" type="#_x0000_t202" style="position:absolute;left:41376;top:4521;width:11265;height:5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" stroked="f">
                    <v:textbox inset="5.76pt,2.88pt,5.76pt,2.88pt">
                      <w:txbxContent>
                        <w:p w14:paraId="115BE5BE" w14:textId="77777777" w:rsidR="00BF7B51" w:rsidRPr="00D724CB" w:rsidRDefault="00BF7B51" w:rsidP="00BF7B51">
                          <w:pPr>
                            <w:pStyle w:val="NoSpacing"/>
                          </w:pPr>
                          <w:r>
                            <w:t xml:space="preserve">Economizer </w:t>
                          </w:r>
                          <w:r w:rsidRPr="00D724CB">
                            <w:t>Outdoor Air Damper Position</w:t>
                          </w:r>
                        </w:p>
                      </w:txbxContent>
                    </v:textbox>
                  </v:shape>
                  <v:shape id="Text Box 66" o:spid="_x0000_s1592" type="#_x0000_t202" style="position:absolute;left:10059;top:4889;width:8074;height:52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" stroked="f">
                    <v:textbox inset="5.76pt,2.88pt,5.76pt,2.88pt">
                      <w:txbxContent>
                        <w:p w14:paraId="34E50B07" w14:textId="77777777" w:rsidR="00BF7B51" w:rsidRPr="00D724CB" w:rsidRDefault="00BF7B51" w:rsidP="00BF7B51">
                          <w:pPr>
                            <w:pStyle w:val="NoSpacing"/>
                            <w:jc w:val="right"/>
                          </w:pPr>
                          <w:r w:rsidRPr="00D724CB">
                            <w:t>Return Air Damper Position</w:t>
                          </w:r>
                        </w:p>
                      </w:txbxContent>
                    </v:textbox>
                  </v:shape>
                  <v:shape id="Text Box 67" o:spid="_x0000_s1593" type="#_x0000_t202" style="position:absolute;left:887;top:1733;width:5104;height:2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" stroked="f">
                    <v:textbox inset="5.76pt,2.88pt,5.76pt,2.88pt">
                      <w:txbxContent>
                        <w:p w14:paraId="53A884A3" w14:textId="77777777" w:rsidR="00BF7B51" w:rsidRPr="00D724CB" w:rsidRDefault="00BF7B51" w:rsidP="00BF7B51">
                          <w:pPr>
                            <w:pStyle w:val="NoSpacing"/>
                          </w:pPr>
                          <w:r w:rsidRPr="00D724CB">
                            <w:t xml:space="preserve">100% </w:t>
                          </w:r>
                        </w:p>
                      </w:txbxContent>
                    </v:textbox>
                  </v:shape>
                  <v:shape id="Text Box 68" o:spid="_x0000_s1594" type="#_x0000_t202" style="position:absolute;left:1490;top:25685;width:4235;height:2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" stroked="f">
                    <v:textbox inset="5.76pt,2.88pt,5.76pt,2.88pt">
                      <w:txbxContent>
                        <w:p w14:paraId="164BC9B9" w14:textId="77777777" w:rsidR="00BF7B51" w:rsidRPr="00D724CB" w:rsidRDefault="00BF7B51" w:rsidP="00BF7B51">
                          <w:pPr>
                            <w:pStyle w:val="NoSpacing"/>
                          </w:pPr>
                          <w:r w:rsidRPr="00D724CB">
                            <w:t xml:space="preserve">0% </w:t>
                          </w:r>
                        </w:p>
                      </w:txbxContent>
                    </v:textbox>
                  </v:shape>
                  <v:line id="Line 69" o:spid="_x0000_s1595" style="position:absolute;visibility:visible;mso-wrap-style:square" from="5630,26574" to="52429,265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" strokeweight="1.5pt"/>
                  <v:line id="Line 70" o:spid="_x0000_s1596" style="position:absolute;flip:y;visibility:visible;mso-wrap-style:square" from="5713,2178" to="5719,265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" strokeweight="1.5pt"/>
                  <v:line id="Line 71" o:spid="_x0000_s1597" style="position:absolute;flip:y;visibility:visible;mso-wrap-style:square" from="24165,2178" to="37866,250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"/>
                  <v:line id="Line 72" o:spid="_x0000_s1598" style="position:absolute;visibility:visible;mso-wrap-style:square" from="38007,4641" to="52306,265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">
                    <v:stroke dashstyle="longDash"/>
                  </v:line>
                  <v:shape id="Text Box 73" o:spid="_x0000_s1599" type="#_x0000_t202" style="position:absolute;left:621;top:4641;width:4577;height:207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" stroked="f">
                    <v:textbox style="layout-flow:vertical;mso-layout-flow-alt:bottom-to-top">
                      <w:txbxContent>
                        <w:p w14:paraId="689B4304" w14:textId="77777777" w:rsidR="00BF7B51" w:rsidRPr="00D724CB" w:rsidRDefault="00BF7B51" w:rsidP="00BF7B51">
                          <w:pPr>
                            <w:pStyle w:val="NoSpacing"/>
                            <w:jc w:val="center"/>
                          </w:pPr>
                          <w:r w:rsidRPr="00D724CB">
                            <w:t>Damper/valve Position, % open</w:t>
                          </w:r>
                        </w:p>
                      </w:txbxContent>
                    </v:textbox>
                  </v:shape>
                  <v:shape id="Text Box 74" o:spid="_x0000_s1600" type="#_x0000_t202" style="position:absolute;left:5060;top:26951;width:28923;height:3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" stroked="f">
                    <v:textbox>
                      <w:txbxContent>
                        <w:p w14:paraId="33422DAB" w14:textId="77777777" w:rsidR="00BF7B51" w:rsidRPr="00D724CB" w:rsidRDefault="00BF7B51" w:rsidP="00BF7B51">
                          <w:pPr>
                            <w:pStyle w:val="NoSpacing"/>
                          </w:pPr>
                          <w:r w:rsidRPr="00D724CB">
                            <w:t>Supply Air Temperature Control Loop Signal</w:t>
                          </w:r>
                        </w:p>
                      </w:txbxContent>
                    </v:textbox>
                  </v:shape>
                  <v:line id="Line 75" o:spid="_x0000_s1601" style="position:absolute;flip:x;visibility:visible;mso-wrap-style:square" from="33809,28318" to="44299,28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">
                    <v:stroke startarrow="block"/>
                  </v:line>
                  <v:line id="Line 76" o:spid="_x0000_s1602" style="position:absolute;flip:x;visibility:visible;mso-wrap-style:square" from="5724,4521" to="38004,45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">
                    <v:stroke dashstyle="longDash"/>
                  </v:line>
                  <v:line id="Line 77" o:spid="_x0000_s1603" style="position:absolute;visibility:visible;mso-wrap-style:square" from="37863,2078" to="52524,2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"/>
                  <v:line id="Line 78" o:spid="_x0000_s1604" style="position:absolute;flip:x y;visibility:visible;mso-wrap-style:square" from="40040,2502" to="41721,52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">
                    <v:stroke endarrow="block"/>
                  </v:line>
                  <v:line id="Line 80" o:spid="_x0000_s1605" style="position:absolute;flip:x y;visibility:visible;mso-wrap-style:square" from="5725,2622" to="24171,263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" strokeweight="2.25pt"/>
                  <v:line id="Line 81" o:spid="_x0000_s1606" style="position:absolute;visibility:visible;mso-wrap-style:square" from="5725,25025" to="24169,250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"/>
                  <v:line id="Line 82" o:spid="_x0000_s1607" style="position:absolute;flip:x;visibility:visible;mso-wrap-style:square" from="17758,4578" to="21022,78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">
                    <v:stroke startarrow="block"/>
                  </v:line>
                  <v:line id="Line 83" o:spid="_x0000_s1608" style="position:absolute;flip:y;visibility:visible;mso-wrap-style:square" from="10963,14529" to="14079,173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">
                    <v:stroke endarrow="block"/>
                  </v:line>
                  <v:line id="Line 86" o:spid="_x0000_s1609" style="position:absolute;flip:x;visibility:visible;mso-wrap-style:square" from="38371,9873" to="40948,122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">
                    <v:stroke startarrow="block"/>
                  </v:line>
                  <v:line id="Line 88" o:spid="_x0000_s1610" style="position:absolute;flip:x y;visibility:visible;mso-wrap-style:square" from="28890,17614" to="32460,195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">
                    <v:stroke endarrow="block"/>
                  </v:line>
                  <w10:anchorlock/>
                </v:group>
              </w:pict>
            </mc:Fallback>
          </mc:AlternateContent>
        </w:r>
      </w:ins>
    </w:p>
    <w:p w14:paraId="08DAE1DB" w14:textId="77777777" w:rsidR="00BF7B51" w:rsidRDefault="00BF7B51" w:rsidP="00BF7B51">
      <w:pPr>
        <w:pStyle w:val="FigureCaption"/>
        <w:rPr>
          <w:ins w:id="6120" w:author="Reece Kiriu" w:date="2022-10-28T14:14:00Z"/>
        </w:rPr>
      </w:pPr>
      <w:ins w:id="6121" w:author="Reece Kiriu" w:date="2022-10-28T14:14:00Z">
        <w:r w:rsidRPr="00F664FE">
          <w:t>Figure 5.16.2.3 SAT loop mapping with relief damper or relief fan.</w:t>
        </w:r>
      </w:ins>
    </w:p>
    <w:p w14:paraId="501751C5" w14:textId="77777777" w:rsidR="00BF7B51" w:rsidRDefault="00BF7B51" w:rsidP="00BF7B51">
      <w:pPr>
        <w:pStyle w:val="Infobox"/>
        <w:spacing w:after="120"/>
        <w:rPr>
          <w:ins w:id="6122" w:author="Reece Kiriu" w:date="2022-10-28T14:14:00Z"/>
        </w:rPr>
      </w:pPr>
      <w:ins w:id="6123" w:author="Reece Kiriu" w:date="2022-10-28T14:14:00Z">
        <w:r w:rsidRPr="0022206A">
          <w:rPr>
            <w:rStyle w:val="Toggle"/>
          </w:rPr>
          <w:t>[</w:t>
        </w:r>
        <w:r>
          <w:rPr>
            <w:rStyle w:val="Toggle"/>
          </w:rPr>
          <w:t>EQUALS</w:t>
        </w:r>
        <w:r w:rsidRPr="0022206A">
          <w:rPr>
            <w:rStyle w:val="Toggle"/>
          </w:rPr>
          <w:t xml:space="preserve"> BSP </w:t>
        </w:r>
        <w:proofErr w:type="gramStart"/>
        <w:r>
          <w:rPr>
            <w:rStyle w:val="Toggle"/>
          </w:rPr>
          <w:t>RETURNTRACK</w:t>
        </w:r>
        <w:r w:rsidRPr="0022206A">
          <w:rPr>
            <w:rStyle w:val="Toggle"/>
          </w:rPr>
          <w:t>]</w:t>
        </w:r>
        <w:r w:rsidRPr="00BC7581">
          <w:t>For</w:t>
        </w:r>
        <w:proofErr w:type="gramEnd"/>
        <w:r w:rsidRPr="00BC7581">
          <w:t xml:space="preserve"> </w:t>
        </w:r>
        <w:r>
          <w:t>AHUs</w:t>
        </w:r>
        <w:r w:rsidRPr="00BC7581">
          <w:t xml:space="preserve"> with return fans</w:t>
        </w:r>
        <w:r>
          <w:t xml:space="preserve"> and airflow tracking control</w:t>
        </w:r>
        <w:r w:rsidRPr="00BC7581">
          <w:t xml:space="preserve">, the </w:t>
        </w:r>
        <w:r>
          <w:t xml:space="preserve">SAT control loop makes the economizer </w:t>
        </w:r>
        <w:r w:rsidRPr="00BC7581">
          <w:t>outdoor air damper</w:t>
        </w:r>
        <w:r>
          <w:t xml:space="preserve"> </w:t>
        </w:r>
        <w:r w:rsidRPr="00BC7581">
          <w:t xml:space="preserve">open </w:t>
        </w:r>
        <w:r>
          <w:t xml:space="preserve">fully </w:t>
        </w:r>
        <w:r w:rsidRPr="00BC7581">
          <w:t>whenever the AHU is on</w:t>
        </w:r>
        <w:r>
          <w:t>,</w:t>
        </w:r>
        <w:r w:rsidRPr="00BC7581">
          <w:t xml:space="preserve"> while the return air damper </w:t>
        </w:r>
        <w:r>
          <w:t xml:space="preserve">modulates </w:t>
        </w:r>
        <w:r w:rsidRPr="00BC7581">
          <w:t>to maintain supply air temperature</w:t>
        </w:r>
        <w:r>
          <w:t xml:space="preserve"> as shown below.  Relief/exhaust damper position tracks inversely with the return damper position.</w:t>
        </w:r>
      </w:ins>
    </w:p>
    <w:p w14:paraId="29A8C9C9" w14:textId="77777777" w:rsidR="00BF7B51" w:rsidRDefault="00BF7B51" w:rsidP="00BF7B51">
      <w:pPr>
        <w:pStyle w:val="Infobox"/>
        <w:spacing w:after="120"/>
        <w:rPr>
          <w:ins w:id="6124" w:author="Reece Kiriu" w:date="2022-10-28T14:14:00Z"/>
        </w:rPr>
      </w:pPr>
      <w:ins w:id="6125" w:author="Reece Kiriu" w:date="2022-10-28T14:14:00Z">
        <w:r w:rsidRPr="00BC7581">
          <w:t xml:space="preserve">Outdoor air dampers on air handlers with return fans have no impact on the outdoor </w:t>
        </w:r>
        <w:r>
          <w:t>airflow rate</w:t>
        </w:r>
        <w:r w:rsidRPr="00BC7581">
          <w:t xml:space="preserve"> into the mixing plenum. Instead, the return</w:t>
        </w:r>
        <w:r>
          <w:t>-</w:t>
        </w:r>
        <w:r w:rsidRPr="00BC7581">
          <w:t>fan and return</w:t>
        </w:r>
        <w:r>
          <w:t>-</w:t>
        </w:r>
        <w:r w:rsidRPr="00BC7581">
          <w:t>damper controls dictate outdoor air flow. See ASHRAE Guideline 16.</w:t>
        </w:r>
      </w:ins>
    </w:p>
    <w:p w14:paraId="4B51E7FB" w14:textId="77777777" w:rsidR="00BF7B51" w:rsidRPr="00BC7581" w:rsidRDefault="00BF7B51" w:rsidP="00BF7B51">
      <w:pPr>
        <w:pStyle w:val="Infobox"/>
        <w:spacing w:after="120"/>
        <w:rPr>
          <w:ins w:id="6126" w:author="Reece Kiriu" w:date="2022-10-28T14:14:00Z"/>
        </w:rPr>
      </w:pPr>
      <w:ins w:id="6127" w:author="Reece Kiriu" w:date="2022-10-28T14:14:00Z">
        <w:r>
          <w:lastRenderedPageBreak/>
          <w:t>Note that the economizer damper will close (if there is a separate minimum outdoor air damper) or modulate to minimum position (if there is a single outdoor air damper) whenever minimum outdoor air control is active.  See logic for Minimum Outdoor Air Control below.</w:t>
        </w:r>
      </w:ins>
    </w:p>
    <w:p w14:paraId="203D585C" w14:textId="77777777" w:rsidR="00BF7B51" w:rsidRDefault="00BF7B51" w:rsidP="00BF7B51">
      <w:pPr>
        <w:jc w:val="center"/>
        <w:rPr>
          <w:ins w:id="6128" w:author="Reece Kiriu" w:date="2022-10-28T14:14:00Z"/>
        </w:rPr>
      </w:pPr>
    </w:p>
    <w:p w14:paraId="6C738288" w14:textId="77777777" w:rsidR="00BF7B51" w:rsidRDefault="00BF7B51" w:rsidP="00BF7B51">
      <w:pPr>
        <w:jc w:val="center"/>
        <w:rPr>
          <w:ins w:id="6129" w:author="Reece Kiriu" w:date="2022-10-28T14:14:00Z"/>
        </w:rPr>
      </w:pPr>
      <w:ins w:id="6130" w:author="Reece Kiriu" w:date="2022-10-28T14:14:00Z">
        <w:r w:rsidRPr="0022206A">
          <w:rPr>
            <w:rStyle w:val="Toggle"/>
          </w:rPr>
          <w:t>[</w:t>
        </w:r>
        <w:r>
          <w:rPr>
            <w:rStyle w:val="Toggle"/>
          </w:rPr>
          <w:t>EQUALS</w:t>
        </w:r>
        <w:r w:rsidRPr="0022206A">
          <w:rPr>
            <w:rStyle w:val="Toggle"/>
          </w:rPr>
          <w:t xml:space="preserve"> BSP </w:t>
        </w:r>
        <w:r>
          <w:rPr>
            <w:rStyle w:val="Toggle"/>
          </w:rPr>
          <w:t>RETURNTRACK</w:t>
        </w:r>
        <w:r w:rsidRPr="0022206A">
          <w:rPr>
            <w:rStyle w:val="Toggle"/>
          </w:rPr>
          <w:t>]</w:t>
        </w:r>
        <w:r>
          <w:rPr>
            <w:noProof/>
          </w:rPr>
          <mc:AlternateContent>
            <mc:Choice Requires="wpc">
              <w:drawing>
                <wp:inline distT="0" distB="0" distL="0" distR="0" wp14:anchorId="2105D64B" wp14:editId="0888DA64">
                  <wp:extent cx="5264150" cy="2897555"/>
                  <wp:effectExtent l="0" t="0" r="12700" b="0"/>
                  <wp:docPr id="994" name="Canvas 5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856" name="Text Box 85"/>
                          <wps:cNvSpPr txBox="1">
                            <a:spLocks noChangeArrowheads="1"/>
                          </wps:cNvSpPr>
                          <wps:spPr bwMode="auto">
                            <a:xfrm>
                              <a:off x="2304784" y="754043"/>
                              <a:ext cx="1198663" cy="42516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C0DB081" w14:textId="77777777" w:rsidR="00BF7B51" w:rsidRPr="00D724CB" w:rsidRDefault="00BF7B51" w:rsidP="00BF7B51">
                                <w:pPr>
                                  <w:pStyle w:val="NoSpacing"/>
                                </w:pPr>
                                <w:r w:rsidRPr="00D724CB">
                                  <w:t>Return Air Damper Position</w:t>
                                </w:r>
                              </w:p>
                            </w:txbxContent>
                          </wps:txbx>
                          <wps:bodyPr rot="0" vert="horz" wrap="square" lIns="73152" tIns="36576" rIns="73152" bIns="36576" anchor="t" anchorCtr="0" upright="1">
                            <a:noAutofit/>
                          </wps:bodyPr>
                        </wps:wsp>
                        <wps:wsp>
                          <wps:cNvPr id="857" name="Text Box 60"/>
                          <wps:cNvSpPr txBox="1">
                            <a:spLocks noChangeArrowheads="1"/>
                          </wps:cNvSpPr>
                          <wps:spPr bwMode="auto">
                            <a:xfrm>
                              <a:off x="940643" y="1748624"/>
                              <a:ext cx="973134" cy="3945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DC637C9" w14:textId="77777777" w:rsidR="00BF7B51" w:rsidRPr="00D724CB" w:rsidRDefault="00BF7B51" w:rsidP="00BF7B51">
                                <w:pPr>
                                  <w:pStyle w:val="NoSpacing"/>
                                </w:pPr>
                                <w:r>
                                  <w:t>Heating Coil (if applicable)</w:t>
                                </w:r>
                              </w:p>
                            </w:txbxContent>
                          </wps:txbx>
                          <wps:bodyPr rot="0" vert="horz" wrap="square" lIns="73152" tIns="36576" rIns="73152" bIns="36576" anchor="t" anchorCtr="0" upright="1">
                            <a:noAutofit/>
                          </wps:bodyPr>
                        </wps:wsp>
                        <wps:wsp>
                          <wps:cNvPr id="858" name="Text Box 62"/>
                          <wps:cNvSpPr txBox="1">
                            <a:spLocks noChangeArrowheads="1"/>
                          </wps:cNvSpPr>
                          <wps:spPr bwMode="auto">
                            <a:xfrm>
                              <a:off x="991712" y="146307"/>
                              <a:ext cx="820420" cy="2305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E232AA5" w14:textId="77777777" w:rsidR="00BF7B51" w:rsidRPr="00D724CB" w:rsidRDefault="00BF7B51" w:rsidP="00BF7B51">
                                <w:pPr>
                                  <w:pStyle w:val="NoSpacing"/>
                                </w:pPr>
                                <w:r w:rsidRPr="00D724CB">
                                  <w:t>MaxRA-P</w:t>
                                </w:r>
                              </w:p>
                            </w:txbxContent>
                          </wps:txbx>
                          <wps:bodyPr rot="0" vert="horz" wrap="square" lIns="91440" tIns="45720" rIns="91440" bIns="45720" anchor="t" anchorCtr="0" upright="1">
                            <a:noAutofit/>
                          </wps:bodyPr>
                        </wps:wsp>
                        <wps:wsp>
                          <wps:cNvPr id="859" name="Text Box 64"/>
                          <wps:cNvSpPr txBox="1">
                            <a:spLocks noChangeArrowheads="1"/>
                          </wps:cNvSpPr>
                          <wps:spPr bwMode="auto">
                            <a:xfrm>
                              <a:off x="3622238" y="91011"/>
                              <a:ext cx="1126490" cy="5689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4A26466" w14:textId="77777777" w:rsidR="00BF7B51" w:rsidRPr="00D724CB" w:rsidRDefault="00BF7B51" w:rsidP="00BF7B51">
                                <w:pPr>
                                  <w:pStyle w:val="NoSpacing"/>
                                </w:pPr>
                                <w:r>
                                  <w:t xml:space="preserve">Economizer </w:t>
                                </w:r>
                                <w:r w:rsidRPr="00D724CB">
                                  <w:t>Outdoor Air Damper Position</w:t>
                                </w:r>
                              </w:p>
                            </w:txbxContent>
                          </wps:txbx>
                          <wps:bodyPr rot="0" vert="horz" wrap="square" lIns="73152" tIns="36576" rIns="73152" bIns="36576" anchor="t" anchorCtr="0" upright="1">
                            <a:noAutofit/>
                          </wps:bodyPr>
                        </wps:wsp>
                        <wps:wsp>
                          <wps:cNvPr id="861" name="Text Box 67"/>
                          <wps:cNvSpPr txBox="1">
                            <a:spLocks noChangeArrowheads="1"/>
                          </wps:cNvSpPr>
                          <wps:spPr bwMode="auto">
                            <a:xfrm>
                              <a:off x="88777" y="19735"/>
                              <a:ext cx="510415" cy="2552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76B49DF" w14:textId="77777777" w:rsidR="00BF7B51" w:rsidRPr="00D724CB" w:rsidRDefault="00BF7B51" w:rsidP="00BF7B51">
                                <w:pPr>
                                  <w:pStyle w:val="NoSpacing"/>
                                </w:pPr>
                                <w:r w:rsidRPr="00D724CB">
                                  <w:t xml:space="preserve">100% </w:t>
                                </w:r>
                              </w:p>
                            </w:txbxContent>
                          </wps:txbx>
                          <wps:bodyPr rot="0" vert="horz" wrap="square" lIns="73152" tIns="36576" rIns="73152" bIns="36576" anchor="t" anchorCtr="0" upright="1">
                            <a:noAutofit/>
                          </wps:bodyPr>
                        </wps:wsp>
                        <wps:wsp>
                          <wps:cNvPr id="862" name="Text Box 68"/>
                          <wps:cNvSpPr txBox="1">
                            <a:spLocks noChangeArrowheads="1"/>
                          </wps:cNvSpPr>
                          <wps:spPr bwMode="auto">
                            <a:xfrm>
                              <a:off x="149027" y="2414955"/>
                              <a:ext cx="423545" cy="2222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6E810DE" w14:textId="77777777" w:rsidR="00BF7B51" w:rsidRPr="00D724CB" w:rsidRDefault="00BF7B51" w:rsidP="00BF7B51">
                                <w:pPr>
                                  <w:pStyle w:val="NoSpacing"/>
                                </w:pPr>
                                <w:r w:rsidRPr="00D724CB">
                                  <w:t xml:space="preserve">0% </w:t>
                                </w:r>
                              </w:p>
                            </w:txbxContent>
                          </wps:txbx>
                          <wps:bodyPr rot="0" vert="horz" wrap="square" lIns="73152" tIns="36576" rIns="73152" bIns="36576" anchor="t" anchorCtr="0" upright="1">
                            <a:noAutofit/>
                          </wps:bodyPr>
                        </wps:wsp>
                        <wps:wsp>
                          <wps:cNvPr id="863" name="Line 69"/>
                          <wps:cNvCnPr>
                            <a:cxnSpLocks noChangeShapeType="1"/>
                          </wps:cNvCnPr>
                          <wps:spPr bwMode="auto">
                            <a:xfrm>
                              <a:off x="563047" y="2503855"/>
                              <a:ext cx="4679950" cy="63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864" name="Line 70"/>
                          <wps:cNvCnPr>
                            <a:cxnSpLocks noChangeShapeType="1"/>
                          </wps:cNvCnPr>
                          <wps:spPr bwMode="auto">
                            <a:xfrm flipV="1">
                              <a:off x="571302" y="64185"/>
                              <a:ext cx="635" cy="243713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865" name="Line 72"/>
                          <wps:cNvCnPr>
                            <a:cxnSpLocks noChangeShapeType="1"/>
                          </wps:cNvCnPr>
                          <wps:spPr bwMode="auto">
                            <a:xfrm>
                              <a:off x="2928324" y="147362"/>
                              <a:ext cx="2314673" cy="2353823"/>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866" name="Text Box 73"/>
                          <wps:cNvSpPr txBox="1">
                            <a:spLocks noChangeArrowheads="1"/>
                          </wps:cNvSpPr>
                          <wps:spPr bwMode="auto">
                            <a:xfrm>
                              <a:off x="62134" y="310565"/>
                              <a:ext cx="457680" cy="207482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5EE2556" w14:textId="77777777" w:rsidR="00BF7B51" w:rsidRPr="00D724CB" w:rsidRDefault="00BF7B51" w:rsidP="00BF7B51">
                                <w:pPr>
                                  <w:pStyle w:val="NoSpacing"/>
                                  <w:jc w:val="center"/>
                                </w:pPr>
                                <w:r w:rsidRPr="00D724CB">
                                  <w:t>Damper/valve Position, % open</w:t>
                                </w:r>
                              </w:p>
                            </w:txbxContent>
                          </wps:txbx>
                          <wps:bodyPr rot="0" vert="vert270" wrap="square" lIns="91440" tIns="45720" rIns="91440" bIns="45720" anchor="t" anchorCtr="0" upright="1">
                            <a:noAutofit/>
                          </wps:bodyPr>
                        </wps:wsp>
                        <wps:wsp>
                          <wps:cNvPr id="900" name="Text Box 74"/>
                          <wps:cNvSpPr txBox="1">
                            <a:spLocks noChangeArrowheads="1"/>
                          </wps:cNvSpPr>
                          <wps:spPr bwMode="auto">
                            <a:xfrm>
                              <a:off x="506025" y="2541567"/>
                              <a:ext cx="2892369" cy="3225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B619AAE" w14:textId="77777777" w:rsidR="00BF7B51" w:rsidRPr="00D724CB" w:rsidRDefault="00BF7B51" w:rsidP="00BF7B51">
                                <w:pPr>
                                  <w:pStyle w:val="NoSpacing"/>
                                </w:pPr>
                                <w:r w:rsidRPr="00D724CB">
                                  <w:t>Supply Air Temperature Control Loop Signal</w:t>
                                </w:r>
                              </w:p>
                            </w:txbxContent>
                          </wps:txbx>
                          <wps:bodyPr rot="0" vert="horz" wrap="square" lIns="91440" tIns="45720" rIns="91440" bIns="45720" anchor="t" anchorCtr="0" upright="1">
                            <a:noAutofit/>
                          </wps:bodyPr>
                        </wps:wsp>
                        <wps:wsp>
                          <wps:cNvPr id="925" name="Line 75"/>
                          <wps:cNvCnPr>
                            <a:cxnSpLocks noChangeShapeType="1"/>
                          </wps:cNvCnPr>
                          <wps:spPr bwMode="auto">
                            <a:xfrm flipH="1">
                              <a:off x="3380931" y="2678212"/>
                              <a:ext cx="1049026" cy="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960" name="Line 77"/>
                          <wps:cNvCnPr>
                            <a:cxnSpLocks noChangeShapeType="1"/>
                          </wps:cNvCnPr>
                          <wps:spPr bwMode="auto">
                            <a:xfrm>
                              <a:off x="571255" y="103555"/>
                              <a:ext cx="4682100"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61" name="Line 78"/>
                          <wps:cNvCnPr>
                            <a:cxnSpLocks noChangeShapeType="1"/>
                          </wps:cNvCnPr>
                          <wps:spPr bwMode="auto">
                            <a:xfrm flipH="1" flipV="1">
                              <a:off x="3380931" y="123416"/>
                              <a:ext cx="220571" cy="269264"/>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63" name="Line 80"/>
                          <wps:cNvCnPr>
                            <a:cxnSpLocks noChangeShapeType="1"/>
                          </wps:cNvCnPr>
                          <wps:spPr bwMode="auto">
                            <a:xfrm flipH="1" flipV="1">
                              <a:off x="572430" y="108635"/>
                              <a:ext cx="2350284" cy="2392637"/>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964" name="Line 83"/>
                          <wps:cNvCnPr>
                            <a:cxnSpLocks noChangeShapeType="1"/>
                          </wps:cNvCnPr>
                          <wps:spPr bwMode="auto">
                            <a:xfrm flipV="1">
                              <a:off x="1419315" y="1428888"/>
                              <a:ext cx="294730" cy="33101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66" name="Line 86"/>
                          <wps:cNvCnPr>
                            <a:cxnSpLocks noChangeShapeType="1"/>
                          </wps:cNvCnPr>
                          <wps:spPr bwMode="auto">
                            <a:xfrm flipH="1">
                              <a:off x="3046130" y="598237"/>
                              <a:ext cx="285250" cy="209577"/>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967" name="Line 72"/>
                          <wps:cNvCnPr>
                            <a:cxnSpLocks noChangeShapeType="1"/>
                          </wps:cNvCnPr>
                          <wps:spPr bwMode="auto">
                            <a:xfrm>
                              <a:off x="599192" y="147365"/>
                              <a:ext cx="2317912" cy="0"/>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968" name="Line 72"/>
                          <wps:cNvCnPr>
                            <a:cxnSpLocks noChangeShapeType="1"/>
                          </wps:cNvCnPr>
                          <wps:spPr bwMode="auto">
                            <a:xfrm flipH="1">
                              <a:off x="2911494" y="95365"/>
                              <a:ext cx="2331503" cy="2398997"/>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969" name="Text Box 85"/>
                          <wps:cNvSpPr txBox="1">
                            <a:spLocks noChangeArrowheads="1"/>
                          </wps:cNvSpPr>
                          <wps:spPr bwMode="auto">
                            <a:xfrm>
                              <a:off x="3622238" y="2018998"/>
                              <a:ext cx="1198245" cy="4248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0F766F3" w14:textId="77777777" w:rsidR="00BF7B51" w:rsidRDefault="00BF7B51" w:rsidP="00BF7B51">
                                <w:pPr>
                                  <w:pStyle w:val="NormalWeb"/>
                                  <w:spacing w:before="0" w:beforeAutospacing="0" w:after="0" w:afterAutospacing="0"/>
                                </w:pPr>
                                <w:r>
                                  <w:rPr>
                                    <w:rFonts w:eastAsia="Calibri"/>
                                    <w:sz w:val="22"/>
                                    <w:szCs w:val="22"/>
                                  </w:rPr>
                                  <w:t>Relief/Exhaust Air Damper Position</w:t>
                                </w:r>
                              </w:p>
                            </w:txbxContent>
                          </wps:txbx>
                          <wps:bodyPr rot="0" vert="horz" wrap="square" lIns="73152" tIns="36576" rIns="73152" bIns="36576" anchor="t" anchorCtr="0" upright="1">
                            <a:noAutofit/>
                          </wps:bodyPr>
                        </wps:wsp>
                        <wps:wsp>
                          <wps:cNvPr id="970" name="Line 86"/>
                          <wps:cNvCnPr>
                            <a:cxnSpLocks noChangeShapeType="1"/>
                          </wps:cNvCnPr>
                          <wps:spPr bwMode="auto">
                            <a:xfrm>
                              <a:off x="3539794" y="1884898"/>
                              <a:ext cx="156665" cy="16633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2105D64B" id="_x0000_s1611" editas="canvas" style="width:414.5pt;height:228.15pt;mso-position-horizontal-relative:char;mso-position-vertical-relative:line" coordsize="52641,289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">
                  <v:shape id="_x0000_s1612" type="#_x0000_t75" style="position:absolute;width:52641;height:28975;visibility:visible;mso-wrap-style:square">
                    <v:fill o:detectmouseclick="t"/>
                    <v:path o:connecttype="none"/>
                  </v:shape>
                  <v:shape id="Text Box 85" o:spid="_x0000_s1613" type="#_x0000_t202" style="position:absolute;left:23047;top:7540;width:11987;height:4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" stroked="f">
                    <v:textbox inset="5.76pt,2.88pt,5.76pt,2.88pt">
                      <w:txbxContent>
                        <w:p w14:paraId="5C0DB081" w14:textId="77777777" w:rsidR="00BF7B51" w:rsidRPr="00D724CB" w:rsidRDefault="00BF7B51" w:rsidP="00BF7B51">
                          <w:pPr>
                            <w:pStyle w:val="NoSpacing"/>
                          </w:pPr>
                          <w:r w:rsidRPr="00D724CB">
                            <w:t>Return Air Damper Position</w:t>
                          </w:r>
                        </w:p>
                      </w:txbxContent>
                    </v:textbox>
                  </v:shape>
                  <v:shape id="Text Box 60" o:spid="_x0000_s1614" type="#_x0000_t202" style="position:absolute;left:9406;top:17486;width:9731;height:39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" stroked="f">
                    <v:textbox inset="5.76pt,2.88pt,5.76pt,2.88pt">
                      <w:txbxContent>
                        <w:p w14:paraId="6DC637C9" w14:textId="77777777" w:rsidR="00BF7B51" w:rsidRPr="00D724CB" w:rsidRDefault="00BF7B51" w:rsidP="00BF7B51">
                          <w:pPr>
                            <w:pStyle w:val="NoSpacing"/>
                          </w:pPr>
                          <w:r>
                            <w:t>Heating Coil (if applicable)</w:t>
                          </w:r>
                        </w:p>
                      </w:txbxContent>
                    </v:textbox>
                  </v:shape>
                  <v:shape id="Text Box 62" o:spid="_x0000_s1615" type="#_x0000_t202" style="position:absolute;left:9917;top:1463;width:8204;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" stroked="f">
                    <v:textbox>
                      <w:txbxContent>
                        <w:p w14:paraId="6E232AA5" w14:textId="77777777" w:rsidR="00BF7B51" w:rsidRPr="00D724CB" w:rsidRDefault="00BF7B51" w:rsidP="00BF7B51">
                          <w:pPr>
                            <w:pStyle w:val="NoSpacing"/>
                          </w:pPr>
                          <w:r w:rsidRPr="00D724CB">
                            <w:t>MaxRA-P</w:t>
                          </w:r>
                        </w:p>
                      </w:txbxContent>
                    </v:textbox>
                  </v:shape>
                  <v:shape id="Text Box 64" o:spid="_x0000_s1616" type="#_x0000_t202" style="position:absolute;left:36222;top:910;width:11265;height:5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" stroked="f">
                    <v:textbox inset="5.76pt,2.88pt,5.76pt,2.88pt">
                      <w:txbxContent>
                        <w:p w14:paraId="54A26466" w14:textId="77777777" w:rsidR="00BF7B51" w:rsidRPr="00D724CB" w:rsidRDefault="00BF7B51" w:rsidP="00BF7B51">
                          <w:pPr>
                            <w:pStyle w:val="NoSpacing"/>
                          </w:pPr>
                          <w:r>
                            <w:t xml:space="preserve">Economizer </w:t>
                          </w:r>
                          <w:r w:rsidRPr="00D724CB">
                            <w:t>Outdoor Air Damper Position</w:t>
                          </w:r>
                        </w:p>
                      </w:txbxContent>
                    </v:textbox>
                  </v:shape>
                  <v:shape id="Text Box 67" o:spid="_x0000_s1617" type="#_x0000_t202" style="position:absolute;left:887;top:197;width:5104;height:2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" stroked="f">
                    <v:textbox inset="5.76pt,2.88pt,5.76pt,2.88pt">
                      <w:txbxContent>
                        <w:p w14:paraId="176B49DF" w14:textId="77777777" w:rsidR="00BF7B51" w:rsidRPr="00D724CB" w:rsidRDefault="00BF7B51" w:rsidP="00BF7B51">
                          <w:pPr>
                            <w:pStyle w:val="NoSpacing"/>
                          </w:pPr>
                          <w:r w:rsidRPr="00D724CB">
                            <w:t xml:space="preserve">100% </w:t>
                          </w:r>
                        </w:p>
                      </w:txbxContent>
                    </v:textbox>
                  </v:shape>
                  <v:shape id="Text Box 68" o:spid="_x0000_s1618" type="#_x0000_t202" style="position:absolute;left:1490;top:24149;width:4235;height:2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" stroked="f">
                    <v:textbox inset="5.76pt,2.88pt,5.76pt,2.88pt">
                      <w:txbxContent>
                        <w:p w14:paraId="66E810DE" w14:textId="77777777" w:rsidR="00BF7B51" w:rsidRPr="00D724CB" w:rsidRDefault="00BF7B51" w:rsidP="00BF7B51">
                          <w:pPr>
                            <w:pStyle w:val="NoSpacing"/>
                          </w:pPr>
                          <w:r w:rsidRPr="00D724CB">
                            <w:t xml:space="preserve">0% </w:t>
                          </w:r>
                        </w:p>
                      </w:txbxContent>
                    </v:textbox>
                  </v:shape>
                  <v:line id="Line 69" o:spid="_x0000_s1619" style="position:absolute;visibility:visible;mso-wrap-style:square" from="5630,25038" to="52429,250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" strokeweight="1.5pt"/>
                  <v:line id="Line 70" o:spid="_x0000_s1620" style="position:absolute;flip:y;visibility:visible;mso-wrap-style:square" from="5713,641" to="5719,250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" strokeweight="1.5pt"/>
                  <v:line id="Line 72" o:spid="_x0000_s1621" style="position:absolute;visibility:visible;mso-wrap-style:square" from="29283,1473" to="52429,250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">
                    <v:stroke dashstyle="longDash"/>
                  </v:line>
                  <v:shape id="Text Box 73" o:spid="_x0000_s1622" type="#_x0000_t202" style="position:absolute;left:621;top:3105;width:4577;height:207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" stroked="f">
                    <v:textbox style="layout-flow:vertical;mso-layout-flow-alt:bottom-to-top">
                      <w:txbxContent>
                        <w:p w14:paraId="65EE2556" w14:textId="77777777" w:rsidR="00BF7B51" w:rsidRPr="00D724CB" w:rsidRDefault="00BF7B51" w:rsidP="00BF7B51">
                          <w:pPr>
                            <w:pStyle w:val="NoSpacing"/>
                            <w:jc w:val="center"/>
                          </w:pPr>
                          <w:r w:rsidRPr="00D724CB">
                            <w:t>Damper/valve Position, % open</w:t>
                          </w:r>
                        </w:p>
                      </w:txbxContent>
                    </v:textbox>
                  </v:shape>
                  <v:shape id="Text Box 74" o:spid="_x0000_s1623" type="#_x0000_t202" style="position:absolute;left:5060;top:25415;width:28923;height:3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" stroked="f">
                    <v:textbox>
                      <w:txbxContent>
                        <w:p w14:paraId="3B619AAE" w14:textId="77777777" w:rsidR="00BF7B51" w:rsidRPr="00D724CB" w:rsidRDefault="00BF7B51" w:rsidP="00BF7B51">
                          <w:pPr>
                            <w:pStyle w:val="NoSpacing"/>
                          </w:pPr>
                          <w:r w:rsidRPr="00D724CB">
                            <w:t>Supply Air Temperature Control Loop Signal</w:t>
                          </w:r>
                        </w:p>
                      </w:txbxContent>
                    </v:textbox>
                  </v:shape>
                  <v:line id="Line 75" o:spid="_x0000_s1624" style="position:absolute;flip:x;visibility:visible;mso-wrap-style:square" from="33809,26782" to="44299,267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">
                    <v:stroke startarrow="block"/>
                  </v:line>
                  <v:line id="Line 77" o:spid="_x0000_s1625" style="position:absolute;visibility:visible;mso-wrap-style:square" from="5712,1035" to="52533,10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"/>
                  <v:line id="Line 78" o:spid="_x0000_s1626" style="position:absolute;flip:x y;visibility:visible;mso-wrap-style:square" from="33809,1234" to="36015,39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">
                    <v:stroke endarrow="block"/>
                  </v:line>
                  <v:line id="Line 80" o:spid="_x0000_s1627" style="position:absolute;flip:x y;visibility:visible;mso-wrap-style:square" from="5724,1086" to="29227,250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" strokeweight="2.25pt"/>
                  <v:line id="Line 83" o:spid="_x0000_s1628" style="position:absolute;flip:y;visibility:visible;mso-wrap-style:square" from="14193,14288" to="17140,175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">
                    <v:stroke endarrow="block"/>
                  </v:line>
                  <v:line id="Line 86" o:spid="_x0000_s1629" style="position:absolute;flip:x;visibility:visible;mso-wrap-style:square" from="30461,5982" to="33313,80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">
                    <v:stroke startarrow="block"/>
                  </v:line>
                  <v:line id="Line 72" o:spid="_x0000_s1630" style="position:absolute;visibility:visible;mso-wrap-style:square" from="5991,1473" to="29171,14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">
                    <v:stroke dashstyle="longDash"/>
                  </v:line>
                  <v:line id="Line 72" o:spid="_x0000_s1631" style="position:absolute;flip:x;visibility:visible;mso-wrap-style:square" from="29114,953" to="52429,249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" strokecolor="black [3200]">
                    <v:stroke dashstyle="dash"/>
                  </v:line>
                  <v:shape id="Text Box 85" o:spid="_x0000_s1632" type="#_x0000_t202" style="position:absolute;left:36222;top:20189;width:11982;height:4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" stroked="f">
                    <v:textbox inset="5.76pt,2.88pt,5.76pt,2.88pt">
                      <w:txbxContent>
                        <w:p w14:paraId="50F766F3" w14:textId="77777777" w:rsidR="00BF7B51" w:rsidRDefault="00BF7B51" w:rsidP="00BF7B51">
                          <w:pPr>
                            <w:pStyle w:val="NormalWeb"/>
                            <w:spacing w:before="0" w:beforeAutospacing="0" w:after="0" w:afterAutospacing="0"/>
                          </w:pPr>
                          <w:r>
                            <w:rPr>
                              <w:rFonts w:eastAsia="Calibri"/>
                              <w:sz w:val="22"/>
                              <w:szCs w:val="22"/>
                            </w:rPr>
                            <w:t>Relief/Exhaust Air Damper Position</w:t>
                          </w:r>
                        </w:p>
                      </w:txbxContent>
                    </v:textbox>
                  </v:shape>
                  <v:line id="Line 86" o:spid="_x0000_s1633" style="position:absolute;visibility:visible;mso-wrap-style:square" from="35397,18848" to="36964,205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">
                    <v:stroke startarrow="block"/>
                  </v:line>
                  <w10:anchorlock/>
                </v:group>
              </w:pict>
            </mc:Fallback>
          </mc:AlternateContent>
        </w:r>
      </w:ins>
    </w:p>
    <w:p w14:paraId="266395B1" w14:textId="77777777" w:rsidR="00BF7B51" w:rsidRDefault="00BF7B51" w:rsidP="00BF7B51">
      <w:pPr>
        <w:pStyle w:val="FigureCaption"/>
        <w:rPr>
          <w:ins w:id="6131" w:author="Reece Kiriu" w:date="2022-10-28T14:14:00Z"/>
        </w:rPr>
      </w:pPr>
      <w:ins w:id="6132" w:author="Reece Kiriu" w:date="2022-10-28T14:14:00Z">
        <w:r w:rsidRPr="00F664FE">
          <w:t>Figure 5.16.2.3 SAT loop mapping with return-fan control with airflow tracking.</w:t>
        </w:r>
      </w:ins>
    </w:p>
    <w:p w14:paraId="55726B8F" w14:textId="77777777" w:rsidR="00BF7B51" w:rsidRDefault="00BF7B51" w:rsidP="00BF7B51">
      <w:pPr>
        <w:pStyle w:val="Infobox"/>
        <w:spacing w:after="120"/>
        <w:rPr>
          <w:ins w:id="6133" w:author="Reece Kiriu" w:date="2022-10-28T14:14:00Z"/>
        </w:rPr>
      </w:pPr>
      <w:ins w:id="6134" w:author="Reece Kiriu" w:date="2022-10-28T14:14:00Z">
        <w:r w:rsidRPr="0022206A">
          <w:rPr>
            <w:rStyle w:val="Toggle"/>
          </w:rPr>
          <w:t>[</w:t>
        </w:r>
        <w:r>
          <w:rPr>
            <w:rStyle w:val="Toggle"/>
          </w:rPr>
          <w:t>EQUALS</w:t>
        </w:r>
        <w:r w:rsidRPr="0022206A">
          <w:rPr>
            <w:rStyle w:val="Toggle"/>
          </w:rPr>
          <w:t xml:space="preserve"> BSP </w:t>
        </w:r>
        <w:proofErr w:type="gramStart"/>
        <w:r>
          <w:rPr>
            <w:rStyle w:val="Toggle"/>
          </w:rPr>
          <w:t>RETURNDP</w:t>
        </w:r>
        <w:r w:rsidRPr="0022206A">
          <w:rPr>
            <w:rStyle w:val="Toggle"/>
          </w:rPr>
          <w:t>]</w:t>
        </w:r>
        <w:r w:rsidRPr="00BC7581">
          <w:t>For</w:t>
        </w:r>
        <w:proofErr w:type="gramEnd"/>
        <w:r w:rsidRPr="00BC7581">
          <w:t xml:space="preserve"> </w:t>
        </w:r>
        <w:r>
          <w:t>AHUs</w:t>
        </w:r>
        <w:r w:rsidRPr="00BC7581">
          <w:t xml:space="preserve"> with return fans</w:t>
        </w:r>
        <w:r>
          <w:t xml:space="preserve"> and direct building pressure controls,</w:t>
        </w:r>
        <w:r w:rsidRPr="00BC7581">
          <w:t xml:space="preserve"> the </w:t>
        </w:r>
        <w:r>
          <w:t xml:space="preserve">SAT control loop makes the economizer </w:t>
        </w:r>
        <w:r w:rsidRPr="00BC7581">
          <w:t>outdoor air damper</w:t>
        </w:r>
        <w:r>
          <w:t xml:space="preserve"> </w:t>
        </w:r>
        <w:r w:rsidRPr="00BC7581">
          <w:t xml:space="preserve">open </w:t>
        </w:r>
        <w:r>
          <w:t xml:space="preserve">fully </w:t>
        </w:r>
        <w:r w:rsidRPr="00BC7581">
          <w:t>whenever the AHU is on</w:t>
        </w:r>
        <w:r>
          <w:t>,</w:t>
        </w:r>
        <w:r w:rsidRPr="00BC7581">
          <w:t xml:space="preserve"> while the return air damper </w:t>
        </w:r>
        <w:r>
          <w:t xml:space="preserve">modulates </w:t>
        </w:r>
        <w:r w:rsidRPr="00BC7581">
          <w:t>to maintain supply air temperature</w:t>
        </w:r>
        <w:r>
          <w:t xml:space="preserve"> as shown below.  Relief/exhaust damper position tracks inversely with the return damper position.</w:t>
        </w:r>
      </w:ins>
    </w:p>
    <w:p w14:paraId="219538FF" w14:textId="77777777" w:rsidR="00BF7B51" w:rsidRDefault="00BF7B51" w:rsidP="00BF7B51">
      <w:pPr>
        <w:pStyle w:val="Infobox"/>
        <w:spacing w:after="120"/>
        <w:rPr>
          <w:ins w:id="6135" w:author="Reece Kiriu" w:date="2022-10-28T14:14:00Z"/>
        </w:rPr>
      </w:pPr>
      <w:ins w:id="6136" w:author="Reece Kiriu" w:date="2022-10-28T14:14:00Z">
        <w:r w:rsidRPr="00BC7581">
          <w:t xml:space="preserve">Outdoor air dampers on air handlers with return fans have no impact on the outdoor </w:t>
        </w:r>
        <w:r>
          <w:t>airflow rate</w:t>
        </w:r>
        <w:r w:rsidRPr="00BC7581">
          <w:t xml:space="preserve"> into the mixing plenum. Instead, the return</w:t>
        </w:r>
        <w:r>
          <w:t>-</w:t>
        </w:r>
        <w:r w:rsidRPr="00BC7581">
          <w:t>fan and return</w:t>
        </w:r>
        <w:r>
          <w:t>-</w:t>
        </w:r>
        <w:r w:rsidRPr="00BC7581">
          <w:t>damper controls dictate outdoor air flow. See ASHRAE Guideline 16.</w:t>
        </w:r>
      </w:ins>
    </w:p>
    <w:p w14:paraId="74B865A0" w14:textId="77777777" w:rsidR="00BF7B51" w:rsidRDefault="00BF7B51" w:rsidP="00BF7B51">
      <w:pPr>
        <w:pStyle w:val="Infobox"/>
        <w:spacing w:after="120"/>
        <w:rPr>
          <w:ins w:id="6137" w:author="Reece Kiriu" w:date="2022-10-28T14:14:00Z"/>
        </w:rPr>
      </w:pPr>
      <w:ins w:id="6138" w:author="Reece Kiriu" w:date="2022-10-28T14:14:00Z">
        <w:r>
          <w:t>Note that the economizer damper will close (if there is a separate minimum outdoor air damper) or modulate to minimum position (if there is a single outdoor air damper) whenever minimum outdoor air control is active.  See logic for Minimum Outdoor Air Control below.</w:t>
        </w:r>
      </w:ins>
    </w:p>
    <w:p w14:paraId="611FA6E8" w14:textId="77777777" w:rsidR="00BF7B51" w:rsidRDefault="00BF7B51" w:rsidP="00BF7B51">
      <w:pPr>
        <w:jc w:val="center"/>
        <w:rPr>
          <w:ins w:id="6139" w:author="Reece Kiriu" w:date="2022-10-28T14:14:00Z"/>
        </w:rPr>
      </w:pPr>
    </w:p>
    <w:p w14:paraId="1652EED2" w14:textId="77777777" w:rsidR="00BF7B51" w:rsidRDefault="00BF7B51" w:rsidP="00BF7B51">
      <w:pPr>
        <w:jc w:val="center"/>
        <w:rPr>
          <w:ins w:id="6140" w:author="Reece Kiriu" w:date="2022-10-28T14:14:00Z"/>
        </w:rPr>
      </w:pPr>
      <w:ins w:id="6141" w:author="Reece Kiriu" w:date="2022-10-28T14:14:00Z">
        <w:r w:rsidRPr="0022206A">
          <w:rPr>
            <w:rStyle w:val="Toggle"/>
          </w:rPr>
          <w:lastRenderedPageBreak/>
          <w:t>[</w:t>
        </w:r>
        <w:r>
          <w:rPr>
            <w:rStyle w:val="Toggle"/>
          </w:rPr>
          <w:t>EQUALS</w:t>
        </w:r>
        <w:r w:rsidRPr="0022206A">
          <w:rPr>
            <w:rStyle w:val="Toggle"/>
          </w:rPr>
          <w:t xml:space="preserve"> BSP </w:t>
        </w:r>
        <w:r>
          <w:rPr>
            <w:rStyle w:val="Toggle"/>
          </w:rPr>
          <w:t>RETURNDP</w:t>
        </w:r>
        <w:r w:rsidRPr="0022206A">
          <w:rPr>
            <w:rStyle w:val="Toggle"/>
          </w:rPr>
          <w:t>]</w:t>
        </w:r>
        <w:r>
          <w:rPr>
            <w:noProof/>
          </w:rPr>
          <mc:AlternateContent>
            <mc:Choice Requires="wpc">
              <w:drawing>
                <wp:inline distT="0" distB="0" distL="0" distR="0" wp14:anchorId="68CB4CD5" wp14:editId="3299636D">
                  <wp:extent cx="5264150" cy="2897555"/>
                  <wp:effectExtent l="0" t="0" r="12700" b="0"/>
                  <wp:docPr id="995" name="Canvas 5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971" name="Text Box 85"/>
                          <wps:cNvSpPr txBox="1">
                            <a:spLocks noChangeArrowheads="1"/>
                          </wps:cNvSpPr>
                          <wps:spPr bwMode="auto">
                            <a:xfrm>
                              <a:off x="2363397" y="765262"/>
                              <a:ext cx="1198663" cy="42516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FC14D62" w14:textId="77777777" w:rsidR="00BF7B51" w:rsidRPr="00D724CB" w:rsidRDefault="00BF7B51" w:rsidP="00BF7B51">
                                <w:pPr>
                                  <w:pStyle w:val="NoSpacing"/>
                                </w:pPr>
                                <w:r w:rsidRPr="00D724CB">
                                  <w:t>Return Air Damper Position</w:t>
                                </w:r>
                              </w:p>
                            </w:txbxContent>
                          </wps:txbx>
                          <wps:bodyPr rot="0" vert="horz" wrap="square" lIns="73152" tIns="36576" rIns="73152" bIns="36576" anchor="t" anchorCtr="0" upright="1">
                            <a:noAutofit/>
                          </wps:bodyPr>
                        </wps:wsp>
                        <wps:wsp>
                          <wps:cNvPr id="972" name="Text Box 60"/>
                          <wps:cNvSpPr txBox="1">
                            <a:spLocks noChangeArrowheads="1"/>
                          </wps:cNvSpPr>
                          <wps:spPr bwMode="auto">
                            <a:xfrm>
                              <a:off x="901372" y="1664508"/>
                              <a:ext cx="981085" cy="4183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C813ADF" w14:textId="77777777" w:rsidR="00BF7B51" w:rsidRPr="00D724CB" w:rsidRDefault="00BF7B51" w:rsidP="00BF7B51">
                                <w:pPr>
                                  <w:pStyle w:val="NoSpacing"/>
                                </w:pPr>
                                <w:r>
                                  <w:t>Heating Coil (if applicable)</w:t>
                                </w:r>
                              </w:p>
                            </w:txbxContent>
                          </wps:txbx>
                          <wps:bodyPr rot="0" vert="horz" wrap="square" lIns="73152" tIns="36576" rIns="73152" bIns="36576" anchor="t" anchorCtr="0" upright="1">
                            <a:noAutofit/>
                          </wps:bodyPr>
                        </wps:wsp>
                        <wps:wsp>
                          <wps:cNvPr id="973" name="Text Box 62"/>
                          <wps:cNvSpPr txBox="1">
                            <a:spLocks noChangeArrowheads="1"/>
                          </wps:cNvSpPr>
                          <wps:spPr bwMode="auto">
                            <a:xfrm>
                              <a:off x="991712" y="146307"/>
                              <a:ext cx="820420" cy="2305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429AB3C" w14:textId="77777777" w:rsidR="00BF7B51" w:rsidRPr="00D724CB" w:rsidRDefault="00BF7B51" w:rsidP="00BF7B51">
                                <w:pPr>
                                  <w:pStyle w:val="NoSpacing"/>
                                </w:pPr>
                                <w:r w:rsidRPr="00D724CB">
                                  <w:t>MaxRA-P</w:t>
                                </w:r>
                              </w:p>
                            </w:txbxContent>
                          </wps:txbx>
                          <wps:bodyPr rot="0" vert="horz" wrap="square" lIns="91440" tIns="45720" rIns="91440" bIns="45720" anchor="t" anchorCtr="0" upright="1">
                            <a:noAutofit/>
                          </wps:bodyPr>
                        </wps:wsp>
                        <wps:wsp>
                          <wps:cNvPr id="974" name="Text Box 64"/>
                          <wps:cNvSpPr txBox="1">
                            <a:spLocks noChangeArrowheads="1"/>
                          </wps:cNvSpPr>
                          <wps:spPr bwMode="auto">
                            <a:xfrm>
                              <a:off x="4137660" y="275008"/>
                              <a:ext cx="1126490" cy="5689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DE61206" w14:textId="77777777" w:rsidR="00BF7B51" w:rsidRPr="00D724CB" w:rsidRDefault="00BF7B51" w:rsidP="00BF7B51">
                                <w:pPr>
                                  <w:pStyle w:val="NoSpacing"/>
                                </w:pPr>
                                <w:r>
                                  <w:t xml:space="preserve">Economizer </w:t>
                                </w:r>
                                <w:r w:rsidRPr="00D724CB">
                                  <w:t>Outdoor Air Damper Position</w:t>
                                </w:r>
                              </w:p>
                            </w:txbxContent>
                          </wps:txbx>
                          <wps:bodyPr rot="0" vert="horz" wrap="square" lIns="73152" tIns="36576" rIns="73152" bIns="36576" anchor="t" anchorCtr="0" upright="1">
                            <a:noAutofit/>
                          </wps:bodyPr>
                        </wps:wsp>
                        <wps:wsp>
                          <wps:cNvPr id="976" name="Text Box 67"/>
                          <wps:cNvSpPr txBox="1">
                            <a:spLocks noChangeArrowheads="1"/>
                          </wps:cNvSpPr>
                          <wps:spPr bwMode="auto">
                            <a:xfrm>
                              <a:off x="88777" y="19735"/>
                              <a:ext cx="510415" cy="2552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A49F20D" w14:textId="77777777" w:rsidR="00BF7B51" w:rsidRPr="00D724CB" w:rsidRDefault="00BF7B51" w:rsidP="00BF7B51">
                                <w:pPr>
                                  <w:pStyle w:val="NoSpacing"/>
                                </w:pPr>
                                <w:r w:rsidRPr="00D724CB">
                                  <w:t xml:space="preserve">100% </w:t>
                                </w:r>
                              </w:p>
                            </w:txbxContent>
                          </wps:txbx>
                          <wps:bodyPr rot="0" vert="horz" wrap="square" lIns="73152" tIns="36576" rIns="73152" bIns="36576" anchor="t" anchorCtr="0" upright="1">
                            <a:noAutofit/>
                          </wps:bodyPr>
                        </wps:wsp>
                        <wps:wsp>
                          <wps:cNvPr id="977" name="Text Box 68"/>
                          <wps:cNvSpPr txBox="1">
                            <a:spLocks noChangeArrowheads="1"/>
                          </wps:cNvSpPr>
                          <wps:spPr bwMode="auto">
                            <a:xfrm>
                              <a:off x="149027" y="2414955"/>
                              <a:ext cx="423545" cy="2222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677351" w14:textId="77777777" w:rsidR="00BF7B51" w:rsidRPr="00D724CB" w:rsidRDefault="00BF7B51" w:rsidP="00BF7B51">
                                <w:pPr>
                                  <w:pStyle w:val="NoSpacing"/>
                                </w:pPr>
                                <w:r w:rsidRPr="00D724CB">
                                  <w:t xml:space="preserve">0% </w:t>
                                </w:r>
                              </w:p>
                            </w:txbxContent>
                          </wps:txbx>
                          <wps:bodyPr rot="0" vert="horz" wrap="square" lIns="73152" tIns="36576" rIns="73152" bIns="36576" anchor="t" anchorCtr="0" upright="1">
                            <a:noAutofit/>
                          </wps:bodyPr>
                        </wps:wsp>
                        <wps:wsp>
                          <wps:cNvPr id="978" name="Line 69"/>
                          <wps:cNvCnPr>
                            <a:cxnSpLocks noChangeShapeType="1"/>
                          </wps:cNvCnPr>
                          <wps:spPr bwMode="auto">
                            <a:xfrm>
                              <a:off x="563047" y="2503855"/>
                              <a:ext cx="4679950" cy="63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979" name="Line 70"/>
                          <wps:cNvCnPr>
                            <a:cxnSpLocks noChangeShapeType="1"/>
                          </wps:cNvCnPr>
                          <wps:spPr bwMode="auto">
                            <a:xfrm flipV="1">
                              <a:off x="571302" y="64185"/>
                              <a:ext cx="635" cy="243713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980" name="Line 72"/>
                          <wps:cNvCnPr>
                            <a:cxnSpLocks noChangeShapeType="1"/>
                          </wps:cNvCnPr>
                          <wps:spPr bwMode="auto">
                            <a:xfrm>
                              <a:off x="2928324" y="147362"/>
                              <a:ext cx="2300025" cy="2353735"/>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981" name="Text Box 73"/>
                          <wps:cNvSpPr txBox="1">
                            <a:spLocks noChangeArrowheads="1"/>
                          </wps:cNvSpPr>
                          <wps:spPr bwMode="auto">
                            <a:xfrm>
                              <a:off x="62134" y="310565"/>
                              <a:ext cx="457680" cy="207482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799A247" w14:textId="77777777" w:rsidR="00BF7B51" w:rsidRPr="00D724CB" w:rsidRDefault="00BF7B51" w:rsidP="00BF7B51">
                                <w:pPr>
                                  <w:pStyle w:val="NoSpacing"/>
                                  <w:jc w:val="center"/>
                                </w:pPr>
                                <w:r w:rsidRPr="00D724CB">
                                  <w:t>Damper/valve Position, % open</w:t>
                                </w:r>
                              </w:p>
                            </w:txbxContent>
                          </wps:txbx>
                          <wps:bodyPr rot="0" vert="vert270" wrap="square" lIns="91440" tIns="45720" rIns="91440" bIns="45720" anchor="t" anchorCtr="0" upright="1">
                            <a:noAutofit/>
                          </wps:bodyPr>
                        </wps:wsp>
                        <wps:wsp>
                          <wps:cNvPr id="982" name="Text Box 74"/>
                          <wps:cNvSpPr txBox="1">
                            <a:spLocks noChangeArrowheads="1"/>
                          </wps:cNvSpPr>
                          <wps:spPr bwMode="auto">
                            <a:xfrm>
                              <a:off x="506025" y="2541567"/>
                              <a:ext cx="2892369" cy="3225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E147A73" w14:textId="77777777" w:rsidR="00BF7B51" w:rsidRPr="00D724CB" w:rsidRDefault="00BF7B51" w:rsidP="00BF7B51">
                                <w:pPr>
                                  <w:pStyle w:val="NoSpacing"/>
                                </w:pPr>
                                <w:r w:rsidRPr="00D724CB">
                                  <w:t>Supply Air Temperature Control Loop Signal</w:t>
                                </w:r>
                              </w:p>
                            </w:txbxContent>
                          </wps:txbx>
                          <wps:bodyPr rot="0" vert="horz" wrap="square" lIns="91440" tIns="45720" rIns="91440" bIns="45720" anchor="t" anchorCtr="0" upright="1">
                            <a:noAutofit/>
                          </wps:bodyPr>
                        </wps:wsp>
                        <wps:wsp>
                          <wps:cNvPr id="983" name="Line 75"/>
                          <wps:cNvCnPr>
                            <a:cxnSpLocks noChangeShapeType="1"/>
                          </wps:cNvCnPr>
                          <wps:spPr bwMode="auto">
                            <a:xfrm flipH="1">
                              <a:off x="3380931" y="2678212"/>
                              <a:ext cx="1049026" cy="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984" name="Line 77"/>
                          <wps:cNvCnPr>
                            <a:cxnSpLocks noChangeShapeType="1"/>
                          </wps:cNvCnPr>
                          <wps:spPr bwMode="auto">
                            <a:xfrm>
                              <a:off x="571255" y="103555"/>
                              <a:ext cx="4682100"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85" name="Line 78"/>
                          <wps:cNvCnPr>
                            <a:cxnSpLocks noChangeShapeType="1"/>
                            <a:stCxn id="974" idx="1"/>
                          </wps:cNvCnPr>
                          <wps:spPr bwMode="auto">
                            <a:xfrm flipH="1" flipV="1">
                              <a:off x="3645676" y="147362"/>
                              <a:ext cx="491984" cy="41212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87" name="Line 80"/>
                          <wps:cNvCnPr>
                            <a:cxnSpLocks noChangeShapeType="1"/>
                          </wps:cNvCnPr>
                          <wps:spPr bwMode="auto">
                            <a:xfrm flipH="1" flipV="1">
                              <a:off x="572430" y="108635"/>
                              <a:ext cx="2367114" cy="2392462"/>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988" name="Line 83"/>
                          <wps:cNvCnPr>
                            <a:cxnSpLocks noChangeShapeType="1"/>
                          </wps:cNvCnPr>
                          <wps:spPr bwMode="auto">
                            <a:xfrm flipV="1">
                              <a:off x="1396876" y="1361570"/>
                              <a:ext cx="294730" cy="33101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90" name="Line 86"/>
                          <wps:cNvCnPr>
                            <a:cxnSpLocks noChangeShapeType="1"/>
                          </wps:cNvCnPr>
                          <wps:spPr bwMode="auto">
                            <a:xfrm flipH="1">
                              <a:off x="3073590" y="581427"/>
                              <a:ext cx="184863" cy="226116"/>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991" name="Line 72"/>
                          <wps:cNvCnPr>
                            <a:cxnSpLocks noChangeShapeType="1"/>
                          </wps:cNvCnPr>
                          <wps:spPr bwMode="auto">
                            <a:xfrm>
                              <a:off x="599192" y="147362"/>
                              <a:ext cx="2323522" cy="0"/>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68CB4CD5" id="_x0000_s1634" editas="canvas" style="width:414.5pt;height:228.15pt;mso-position-horizontal-relative:char;mso-position-vertical-relative:line" coordsize="52641,289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">
                  <v:shape id="_x0000_s1635" type="#_x0000_t75" style="position:absolute;width:52641;height:28975;visibility:visible;mso-wrap-style:square">
                    <v:fill o:detectmouseclick="t"/>
                    <v:path o:connecttype="none"/>
                  </v:shape>
                  <v:shape id="Text Box 85" o:spid="_x0000_s1636" type="#_x0000_t202" style="position:absolute;left:23633;top:7652;width:11987;height:4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" stroked="f">
                    <v:textbox inset="5.76pt,2.88pt,5.76pt,2.88pt">
                      <w:txbxContent>
                        <w:p w14:paraId="1FC14D62" w14:textId="77777777" w:rsidR="00BF7B51" w:rsidRPr="00D724CB" w:rsidRDefault="00BF7B51" w:rsidP="00BF7B51">
                          <w:pPr>
                            <w:pStyle w:val="NoSpacing"/>
                          </w:pPr>
                          <w:r w:rsidRPr="00D724CB">
                            <w:t>Return Air Damper Position</w:t>
                          </w:r>
                        </w:p>
                      </w:txbxContent>
                    </v:textbox>
                  </v:shape>
                  <v:shape id="Text Box 60" o:spid="_x0000_s1637" type="#_x0000_t202" style="position:absolute;left:9013;top:16645;width:9811;height:41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" stroked="f">
                    <v:textbox inset="5.76pt,2.88pt,5.76pt,2.88pt">
                      <w:txbxContent>
                        <w:p w14:paraId="1C813ADF" w14:textId="77777777" w:rsidR="00BF7B51" w:rsidRPr="00D724CB" w:rsidRDefault="00BF7B51" w:rsidP="00BF7B51">
                          <w:pPr>
                            <w:pStyle w:val="NoSpacing"/>
                          </w:pPr>
                          <w:r>
                            <w:t>Heating Coil (if applicable)</w:t>
                          </w:r>
                        </w:p>
                      </w:txbxContent>
                    </v:textbox>
                  </v:shape>
                  <v:shape id="Text Box 62" o:spid="_x0000_s1638" type="#_x0000_t202" style="position:absolute;left:9917;top:1463;width:8204;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" stroked="f">
                    <v:textbox>
                      <w:txbxContent>
                        <w:p w14:paraId="6429AB3C" w14:textId="77777777" w:rsidR="00BF7B51" w:rsidRPr="00D724CB" w:rsidRDefault="00BF7B51" w:rsidP="00BF7B51">
                          <w:pPr>
                            <w:pStyle w:val="NoSpacing"/>
                          </w:pPr>
                          <w:r w:rsidRPr="00D724CB">
                            <w:t>MaxRA-P</w:t>
                          </w:r>
                        </w:p>
                      </w:txbxContent>
                    </v:textbox>
                  </v:shape>
                  <v:shape id="Text Box 64" o:spid="_x0000_s1639" type="#_x0000_t202" style="position:absolute;left:41376;top:2750;width:11265;height:5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" stroked="f">
                    <v:textbox inset="5.76pt,2.88pt,5.76pt,2.88pt">
                      <w:txbxContent>
                        <w:p w14:paraId="2DE61206" w14:textId="77777777" w:rsidR="00BF7B51" w:rsidRPr="00D724CB" w:rsidRDefault="00BF7B51" w:rsidP="00BF7B51">
                          <w:pPr>
                            <w:pStyle w:val="NoSpacing"/>
                          </w:pPr>
                          <w:r>
                            <w:t xml:space="preserve">Economizer </w:t>
                          </w:r>
                          <w:r w:rsidRPr="00D724CB">
                            <w:t>Outdoor Air Damper Position</w:t>
                          </w:r>
                        </w:p>
                      </w:txbxContent>
                    </v:textbox>
                  </v:shape>
                  <v:shape id="Text Box 67" o:spid="_x0000_s1640" type="#_x0000_t202" style="position:absolute;left:887;top:197;width:5104;height:2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" stroked="f">
                    <v:textbox inset="5.76pt,2.88pt,5.76pt,2.88pt">
                      <w:txbxContent>
                        <w:p w14:paraId="2A49F20D" w14:textId="77777777" w:rsidR="00BF7B51" w:rsidRPr="00D724CB" w:rsidRDefault="00BF7B51" w:rsidP="00BF7B51">
                          <w:pPr>
                            <w:pStyle w:val="NoSpacing"/>
                          </w:pPr>
                          <w:r w:rsidRPr="00D724CB">
                            <w:t xml:space="preserve">100% </w:t>
                          </w:r>
                        </w:p>
                      </w:txbxContent>
                    </v:textbox>
                  </v:shape>
                  <v:shape id="Text Box 68" o:spid="_x0000_s1641" type="#_x0000_t202" style="position:absolute;left:1490;top:24149;width:4235;height:2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" stroked="f">
                    <v:textbox inset="5.76pt,2.88pt,5.76pt,2.88pt">
                      <w:txbxContent>
                        <w:p w14:paraId="77677351" w14:textId="77777777" w:rsidR="00BF7B51" w:rsidRPr="00D724CB" w:rsidRDefault="00BF7B51" w:rsidP="00BF7B51">
                          <w:pPr>
                            <w:pStyle w:val="NoSpacing"/>
                          </w:pPr>
                          <w:r w:rsidRPr="00D724CB">
                            <w:t xml:space="preserve">0% </w:t>
                          </w:r>
                        </w:p>
                      </w:txbxContent>
                    </v:textbox>
                  </v:shape>
                  <v:line id="Line 69" o:spid="_x0000_s1642" style="position:absolute;visibility:visible;mso-wrap-style:square" from="5630,25038" to="52429,250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" strokeweight="1.5pt"/>
                  <v:line id="Line 70" o:spid="_x0000_s1643" style="position:absolute;flip:y;visibility:visible;mso-wrap-style:square" from="5713,641" to="5719,250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" strokeweight="1.5pt"/>
                  <v:line id="Line 72" o:spid="_x0000_s1644" style="position:absolute;visibility:visible;mso-wrap-style:square" from="29283,1473" to="52283,250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">
                    <v:stroke dashstyle="longDash"/>
                  </v:line>
                  <v:shape id="Text Box 73" o:spid="_x0000_s1645" type="#_x0000_t202" style="position:absolute;left:621;top:3105;width:4577;height:207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" stroked="f">
                    <v:textbox style="layout-flow:vertical;mso-layout-flow-alt:bottom-to-top">
                      <w:txbxContent>
                        <w:p w14:paraId="1799A247" w14:textId="77777777" w:rsidR="00BF7B51" w:rsidRPr="00D724CB" w:rsidRDefault="00BF7B51" w:rsidP="00BF7B51">
                          <w:pPr>
                            <w:pStyle w:val="NoSpacing"/>
                            <w:jc w:val="center"/>
                          </w:pPr>
                          <w:r w:rsidRPr="00D724CB">
                            <w:t>Damper/valve Position, % open</w:t>
                          </w:r>
                        </w:p>
                      </w:txbxContent>
                    </v:textbox>
                  </v:shape>
                  <v:shape id="Text Box 74" o:spid="_x0000_s1646" type="#_x0000_t202" style="position:absolute;left:5060;top:25415;width:28923;height:3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" stroked="f">
                    <v:textbox>
                      <w:txbxContent>
                        <w:p w14:paraId="3E147A73" w14:textId="77777777" w:rsidR="00BF7B51" w:rsidRPr="00D724CB" w:rsidRDefault="00BF7B51" w:rsidP="00BF7B51">
                          <w:pPr>
                            <w:pStyle w:val="NoSpacing"/>
                          </w:pPr>
                          <w:r w:rsidRPr="00D724CB">
                            <w:t>Supply Air Temperature Control Loop Signal</w:t>
                          </w:r>
                        </w:p>
                      </w:txbxContent>
                    </v:textbox>
                  </v:shape>
                  <v:line id="Line 75" o:spid="_x0000_s1647" style="position:absolute;flip:x;visibility:visible;mso-wrap-style:square" from="33809,26782" to="44299,267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">
                    <v:stroke startarrow="block"/>
                  </v:line>
                  <v:line id="Line 77" o:spid="_x0000_s1648" style="position:absolute;visibility:visible;mso-wrap-style:square" from="5712,1035" to="52533,10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"/>
                  <v:line id="Line 78" o:spid="_x0000_s1649" style="position:absolute;flip:x y;visibility:visible;mso-wrap-style:square" from="36456,1473" to="41376,55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">
                    <v:stroke endarrow="block"/>
                  </v:line>
                  <v:line id="Line 80" o:spid="_x0000_s1650" style="position:absolute;flip:x y;visibility:visible;mso-wrap-style:square" from="5724,1086" to="29395,250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" strokeweight="2.25pt"/>
                  <v:line id="Line 83" o:spid="_x0000_s1651" style="position:absolute;flip:y;visibility:visible;mso-wrap-style:square" from="13968,13615" to="16916,169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">
                    <v:stroke endarrow="block"/>
                  </v:line>
                  <v:line id="Line 86" o:spid="_x0000_s1652" style="position:absolute;flip:x;visibility:visible;mso-wrap-style:square" from="30735,5814" to="32584,80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">
                    <v:stroke startarrow="block"/>
                  </v:line>
                  <v:line id="Line 72" o:spid="_x0000_s1653" style="position:absolute;visibility:visible;mso-wrap-style:square" from="5991,1473" to="29227,14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">
                    <v:stroke dashstyle="longDash"/>
                  </v:line>
                  <w10:anchorlock/>
                </v:group>
              </w:pict>
            </mc:Fallback>
          </mc:AlternateContent>
        </w:r>
      </w:ins>
    </w:p>
    <w:p w14:paraId="66F3A059" w14:textId="63E19E75" w:rsidR="00BF7B51" w:rsidRPr="00F664FE" w:rsidRDefault="00BF7B51" w:rsidP="005054F8">
      <w:pPr>
        <w:pStyle w:val="FigureCaption"/>
        <w:spacing w:after="480"/>
      </w:pPr>
      <w:ins w:id="6142" w:author="Reece Kiriu" w:date="2022-10-28T14:14:00Z">
        <w:r w:rsidRPr="007B2426">
          <w:t>Figure 5.16.2.3 SAT loop mapping with return-fan control with direct building pressure controls.</w:t>
        </w:r>
      </w:ins>
    </w:p>
    <w:p w14:paraId="076BE36E" w14:textId="11B2300B" w:rsidR="009045A3" w:rsidRPr="00BC7581" w:rsidRDefault="009045A3" w:rsidP="0087618D">
      <w:pPr>
        <w:pStyle w:val="Heading3"/>
      </w:pPr>
      <w:r w:rsidRPr="00BC7581">
        <w:t xml:space="preserve">Minimum Outdoor Airflow </w:t>
      </w:r>
      <w:bookmarkEnd w:id="6073"/>
      <w:bookmarkEnd w:id="6074"/>
      <w:bookmarkEnd w:id="6075"/>
      <w:r w:rsidR="00D21A33">
        <w:rPr>
          <w:rFonts w:cs="Times New Roman PS MT"/>
          <w:szCs w:val="20"/>
        </w:rPr>
        <w:t>Setpoint</w:t>
      </w:r>
      <w:r>
        <w:rPr>
          <w:rFonts w:cs="Times New Roman PS MT"/>
          <w:szCs w:val="20"/>
        </w:rPr>
        <w:t>s</w:t>
      </w:r>
    </w:p>
    <w:p w14:paraId="5100AC21" w14:textId="2CFF689B" w:rsidR="009045A3" w:rsidRPr="00BC7581" w:rsidRDefault="009045A3" w:rsidP="00B37EF3">
      <w:pPr>
        <w:pStyle w:val="Instrbox"/>
      </w:pPr>
      <w:r w:rsidRPr="00BC7581">
        <w:t xml:space="preserve">The engineer must select between options for determining the outdoor airflow </w:t>
      </w:r>
      <w:r w:rsidR="00D21A33">
        <w:t>setpoint</w:t>
      </w:r>
      <w:r w:rsidRPr="00BC7581">
        <w:t xml:space="preserve"> based on the ventilation logic being used.</w:t>
      </w:r>
    </w:p>
    <w:p w14:paraId="21D85E88" w14:textId="39B29AA6" w:rsidR="009045A3" w:rsidRDefault="009045A3" w:rsidP="00B37EF3">
      <w:pPr>
        <w:pStyle w:val="Instrbox"/>
      </w:pPr>
      <w:r>
        <w:t xml:space="preserve">If the project is to comply with ASHRAE Standard 62.1 ventilation requirements, keep Section </w:t>
      </w:r>
      <w:r w:rsidR="00D851A8">
        <w:fldChar w:fldCharType="begin"/>
      </w:r>
      <w:r w:rsidR="00D851A8">
        <w:instrText xml:space="preserve"> REF _Ref38385438 \w \h </w:instrText>
      </w:r>
      <w:r w:rsidR="00D851A8">
        <w:fldChar w:fldCharType="separate"/>
      </w:r>
      <w:r w:rsidR="0037258A">
        <w:t>5.16.3.1</w:t>
      </w:r>
      <w:r w:rsidR="00D851A8">
        <w:fldChar w:fldCharType="end"/>
      </w:r>
      <w:r>
        <w:t xml:space="preserve"> and delete Section </w:t>
      </w:r>
      <w:r w:rsidR="00D851A8">
        <w:fldChar w:fldCharType="begin"/>
      </w:r>
      <w:r w:rsidR="00D851A8">
        <w:instrText xml:space="preserve"> REF _Ref38388230 \w \h </w:instrText>
      </w:r>
      <w:r w:rsidR="00D851A8">
        <w:fldChar w:fldCharType="separate"/>
      </w:r>
      <w:r w:rsidR="0037258A">
        <w:t>5.16.3.2</w:t>
      </w:r>
      <w:r w:rsidR="00D851A8">
        <w:fldChar w:fldCharType="end"/>
      </w:r>
      <w:r>
        <w:t>.</w:t>
      </w:r>
    </w:p>
    <w:p w14:paraId="04AF5A81" w14:textId="4C7141ED" w:rsidR="009045A3" w:rsidRPr="00BC7581" w:rsidRDefault="009045A3" w:rsidP="00B37EF3">
      <w:pPr>
        <w:pStyle w:val="Instrbox"/>
        <w:rPr>
          <w:sz w:val="18"/>
        </w:rPr>
      </w:pPr>
      <w:r>
        <w:t>If</w:t>
      </w:r>
      <w:r w:rsidRPr="00BC7581">
        <w:t xml:space="preserve"> the project is to comply with California Title 24 ventilation requirements, </w:t>
      </w:r>
      <w:r>
        <w:t xml:space="preserve">keep Section </w:t>
      </w:r>
      <w:r w:rsidR="00D851A8">
        <w:fldChar w:fldCharType="begin"/>
      </w:r>
      <w:r w:rsidR="00D851A8">
        <w:instrText xml:space="preserve"> REF _Ref38388230 \w \h </w:instrText>
      </w:r>
      <w:r w:rsidR="00D851A8">
        <w:fldChar w:fldCharType="separate"/>
      </w:r>
      <w:r w:rsidR="0037258A">
        <w:t>5.16.3.2</w:t>
      </w:r>
      <w:r w:rsidR="00D851A8">
        <w:fldChar w:fldCharType="end"/>
      </w:r>
      <w:r>
        <w:t xml:space="preserve"> and delete Section </w:t>
      </w:r>
      <w:r w:rsidR="00D851A8">
        <w:fldChar w:fldCharType="begin"/>
      </w:r>
      <w:r w:rsidR="00D851A8">
        <w:instrText xml:space="preserve"> REF _Ref38385438 \w \h </w:instrText>
      </w:r>
      <w:r w:rsidR="00D851A8">
        <w:fldChar w:fldCharType="separate"/>
      </w:r>
      <w:r w:rsidR="0037258A">
        <w:t>5.16.3.1</w:t>
      </w:r>
      <w:r w:rsidR="00D851A8">
        <w:fldChar w:fldCharType="end"/>
      </w:r>
      <w:r>
        <w:t xml:space="preserve">. </w:t>
      </w:r>
      <w:r>
        <w:rPr>
          <w:sz w:val="18"/>
          <w:szCs w:val="18"/>
        </w:rPr>
        <w:t xml:space="preserve"> </w:t>
      </w:r>
    </w:p>
    <w:p w14:paraId="562FCB32" w14:textId="7EF58CAD" w:rsidR="009045A3" w:rsidRPr="00BC7581" w:rsidRDefault="00C14199" w:rsidP="0087618D">
      <w:pPr>
        <w:pStyle w:val="Heading4"/>
      </w:pPr>
      <w:bookmarkStart w:id="6143" w:name="_Ref440211923"/>
      <w:bookmarkStart w:id="6144" w:name="_Ref38385438"/>
      <w:ins w:id="6145" w:author="Hwakong Cheng" w:date="2022-10-06T12:49:00Z">
        <w:r w:rsidRPr="0002456B">
          <w:rPr>
            <w:rStyle w:val="Toggle"/>
            <w:rPrChange w:id="6146" w:author="Hwakong Cheng" w:date="2022-10-07T14:47:00Z">
              <w:rPr/>
            </w:rPrChange>
          </w:rPr>
          <w:t xml:space="preserve">[VENT </w:t>
        </w:r>
        <w:proofErr w:type="gramStart"/>
        <w:r w:rsidRPr="0002456B">
          <w:rPr>
            <w:rStyle w:val="Toggle"/>
            <w:rPrChange w:id="6147" w:author="Hwakong Cheng" w:date="2022-10-07T14:47:00Z">
              <w:rPr/>
            </w:rPrChange>
          </w:rPr>
          <w:t>621]</w:t>
        </w:r>
      </w:ins>
      <w:r w:rsidR="009045A3" w:rsidRPr="00BC7581">
        <w:t>Outdoor</w:t>
      </w:r>
      <w:proofErr w:type="gramEnd"/>
      <w:r w:rsidR="009045A3" w:rsidRPr="00BC7581">
        <w:t xml:space="preserve"> </w:t>
      </w:r>
      <w:r w:rsidR="009045A3" w:rsidRPr="00B87A61">
        <w:rPr>
          <w:rFonts w:cs="Times New Roman PS MT"/>
          <w:szCs w:val="20"/>
        </w:rPr>
        <w:t xml:space="preserve">Airflow </w:t>
      </w:r>
      <w:r w:rsidR="00D21A33">
        <w:rPr>
          <w:rFonts w:cs="Times New Roman PS MT"/>
          <w:szCs w:val="20"/>
        </w:rPr>
        <w:t>Setpoint</w:t>
      </w:r>
      <w:r w:rsidR="009045A3" w:rsidRPr="00BC7581">
        <w:t xml:space="preserve"> for ASHRAE Standard 62.1-2016 </w:t>
      </w:r>
      <w:bookmarkEnd w:id="6143"/>
      <w:r w:rsidR="009045A3" w:rsidRPr="00B87A61">
        <w:rPr>
          <w:rFonts w:cs="Times New Roman PS MT"/>
          <w:szCs w:val="20"/>
        </w:rPr>
        <w:t>Ventilation</w:t>
      </w:r>
      <w:bookmarkEnd w:id="6144"/>
    </w:p>
    <w:p w14:paraId="0293302F" w14:textId="61A34604" w:rsidR="009045A3" w:rsidRPr="00BC7581" w:rsidRDefault="00A83F16" w:rsidP="00B37EF3">
      <w:pPr>
        <w:pStyle w:val="Infobox"/>
      </w:pPr>
      <w:r w:rsidRPr="00A83F16">
        <w:t xml:space="preserve"> The CO2 DCV strategy for Standard 62.1 currently increases both the zone primary airflow and the population component of the breathing zone outdoor airflow in response to increasing CO2 concentrations. Through the dynamic implementation of the </w:t>
      </w:r>
      <w:r w:rsidR="005A6A47">
        <w:t xml:space="preserve">Standard 62.1 </w:t>
      </w:r>
      <w:r w:rsidR="005A6A47" w:rsidRPr="00A83F16">
        <w:t>Multiple Spaces Equation</w:t>
      </w:r>
      <w:r w:rsidR="005A6A47">
        <w:t xml:space="preserve"> </w:t>
      </w:r>
      <w:r>
        <w:t xml:space="preserve">(see </w:t>
      </w:r>
      <w:r w:rsidR="005A6A47">
        <w:t xml:space="preserve">Vou and </w:t>
      </w:r>
      <w:proofErr w:type="spellStart"/>
      <w:r w:rsidR="005A6A47">
        <w:t>Ev</w:t>
      </w:r>
      <w:proofErr w:type="spellEnd"/>
      <w:r>
        <w:t xml:space="preserve"> </w:t>
      </w:r>
      <w:r w:rsidR="005A6A47">
        <w:t>calculations</w:t>
      </w:r>
      <w:r>
        <w:t xml:space="preserve"> in </w:t>
      </w:r>
      <w:r w:rsidR="005A6A47">
        <w:t xml:space="preserve">this </w:t>
      </w:r>
      <w:r>
        <w:t>section)</w:t>
      </w:r>
      <w:r w:rsidRPr="00A83F16">
        <w:t>, the minimum outdoor airflow setpoint is adjusted accordingly in tandem with the zone DCV response. Though this combined response increases ventilation with rising CO2 concentrations, it is not strictly adherent with Standard 62.1. ASHRAE research projects RP-1547 and RP-1747 developed and tested a technically rigorous DCV approach that may be considered for future versions of the guideline pending further confirmation of its stability in real-world applications.</w:t>
      </w:r>
    </w:p>
    <w:p w14:paraId="63AC2794" w14:textId="4B56F0E7" w:rsidR="009045A3" w:rsidRPr="00BC7581" w:rsidRDefault="009045A3" w:rsidP="007C1423">
      <w:pPr>
        <w:pStyle w:val="Heading5"/>
      </w:pPr>
      <w:r w:rsidRPr="00BC7581">
        <w:t xml:space="preserve">See </w:t>
      </w:r>
      <w:r>
        <w:t xml:space="preserve">Section </w:t>
      </w:r>
      <w:r w:rsidR="001F5EDA">
        <w:fldChar w:fldCharType="begin"/>
      </w:r>
      <w:r w:rsidR="001F5EDA">
        <w:instrText xml:space="preserve"> REF _Ref479781446 \w \h </w:instrText>
      </w:r>
      <w:r w:rsidR="001F5EDA">
        <w:fldChar w:fldCharType="separate"/>
      </w:r>
      <w:r w:rsidR="0037258A">
        <w:t>5.2.1.3</w:t>
      </w:r>
      <w:r w:rsidR="001F5EDA">
        <w:fldChar w:fldCharType="end"/>
      </w:r>
      <w:r w:rsidRPr="00BC7581">
        <w:t xml:space="preserve"> for zone outdoor air requirement </w:t>
      </w:r>
      <w:proofErr w:type="spellStart"/>
      <w:r w:rsidRPr="00BC7581">
        <w:t>Voz</w:t>
      </w:r>
      <w:proofErr w:type="spellEnd"/>
      <w:r w:rsidRPr="00BC7581">
        <w:t>.</w:t>
      </w:r>
    </w:p>
    <w:p w14:paraId="5E7754EC" w14:textId="6BE3C1E6" w:rsidR="009045A3" w:rsidRPr="00BC7581" w:rsidRDefault="009045A3" w:rsidP="007C1423">
      <w:pPr>
        <w:pStyle w:val="Heading5"/>
      </w:pPr>
      <w:r w:rsidRPr="00BC7581">
        <w:t xml:space="preserve">See </w:t>
      </w:r>
      <w:r>
        <w:t xml:space="preserve">Section </w:t>
      </w:r>
      <w:r w:rsidR="00D66724">
        <w:fldChar w:fldCharType="begin"/>
      </w:r>
      <w:r w:rsidR="00D66724">
        <w:instrText xml:space="preserve"> REF _Ref440794341 \w \h </w:instrText>
      </w:r>
      <w:r w:rsidR="00D66724">
        <w:fldChar w:fldCharType="separate"/>
      </w:r>
      <w:r w:rsidR="0037258A">
        <w:t>3.1.4.</w:t>
      </w:r>
      <w:proofErr w:type="gramStart"/>
      <w:r w:rsidR="0037258A">
        <w:t>2.a</w:t>
      </w:r>
      <w:proofErr w:type="gramEnd"/>
      <w:r w:rsidR="00D66724">
        <w:fldChar w:fldCharType="end"/>
      </w:r>
      <w:r>
        <w:t xml:space="preserve"> for </w:t>
      </w:r>
      <w:r w:rsidR="00D21A33">
        <w:t>setpoint</w:t>
      </w:r>
      <w:r>
        <w:t>s</w:t>
      </w:r>
      <w:r w:rsidRPr="00BC7581">
        <w:t xml:space="preserve"> </w:t>
      </w:r>
      <w:proofErr w:type="spellStart"/>
      <w:r w:rsidRPr="00BC7581">
        <w:t>DesVou</w:t>
      </w:r>
      <w:proofErr w:type="spellEnd"/>
      <w:r w:rsidRPr="00BC7581">
        <w:t xml:space="preserve"> and </w:t>
      </w:r>
      <w:proofErr w:type="spellStart"/>
      <w:r w:rsidRPr="00BC7581">
        <w:t>DesVot</w:t>
      </w:r>
      <w:proofErr w:type="spellEnd"/>
      <w:r w:rsidRPr="00BC7581">
        <w:t>.</w:t>
      </w:r>
    </w:p>
    <w:p w14:paraId="2301D1C1" w14:textId="70BBC346" w:rsidR="009045A3" w:rsidRPr="00BC7581" w:rsidRDefault="009045A3" w:rsidP="00B37EF3">
      <w:pPr>
        <w:pStyle w:val="Infobox"/>
      </w:pPr>
      <w:r w:rsidRPr="00BC7581">
        <w:t xml:space="preserve">The following logic solves the Standard 62.1 </w:t>
      </w:r>
      <w:r>
        <w:rPr>
          <w:bCs/>
        </w:rPr>
        <w:t>multiple-spaces equation</w:t>
      </w:r>
      <w:r w:rsidRPr="00BC7581">
        <w:t xml:space="preserve"> dynamically. This is required prescriptively by </w:t>
      </w:r>
      <w:r>
        <w:rPr>
          <w:bCs/>
        </w:rPr>
        <w:t xml:space="preserve">ASHRAE/IES </w:t>
      </w:r>
      <w:r w:rsidRPr="00BC7581">
        <w:t>Standard 90.1 for single</w:t>
      </w:r>
      <w:r>
        <w:rPr>
          <w:bCs/>
        </w:rPr>
        <w:t>-</w:t>
      </w:r>
      <w:r w:rsidRPr="00BC7581">
        <w:t>duct VAV systems. The logic does not strictly apply to VAV systems with multiple recirculation paths, such as dual</w:t>
      </w:r>
      <w:r>
        <w:rPr>
          <w:bCs/>
        </w:rPr>
        <w:t>-</w:t>
      </w:r>
      <w:r w:rsidRPr="00BC7581">
        <w:t>fan</w:t>
      </w:r>
      <w:r>
        <w:rPr>
          <w:bCs/>
        </w:rPr>
        <w:t xml:space="preserve"> </w:t>
      </w:r>
      <w:r w:rsidRPr="00BC7581">
        <w:t>dual</w:t>
      </w:r>
      <w:r>
        <w:rPr>
          <w:bCs/>
        </w:rPr>
        <w:t>-</w:t>
      </w:r>
      <w:r w:rsidRPr="00BC7581">
        <w:t>duct</w:t>
      </w:r>
      <w:r>
        <w:rPr>
          <w:bCs/>
        </w:rPr>
        <w:t xml:space="preserve"> systems</w:t>
      </w:r>
      <w:r w:rsidRPr="00BC7581">
        <w:t xml:space="preserve"> and systems with fan-powered terminals, nor is it required by Standard 90.1 for these systems. Logic for dynamic reset for these systems has yet to be developed.</w:t>
      </w:r>
    </w:p>
    <w:p w14:paraId="17D8A1CC" w14:textId="61834646" w:rsidR="009045A3" w:rsidRPr="00BC7581" w:rsidRDefault="00F76A44" w:rsidP="007C1423">
      <w:pPr>
        <w:pStyle w:val="Heading5"/>
      </w:pPr>
      <w:r>
        <w:t xml:space="preserve">The uncorrected outdoor air rate </w:t>
      </w:r>
      <w:r w:rsidR="00D21A33">
        <w:rPr>
          <w:rFonts w:cs="Times New Roman PS MT"/>
          <w:bCs/>
          <w:szCs w:val="20"/>
        </w:rPr>
        <w:t>setpoint</w:t>
      </w:r>
      <w:r w:rsidR="009045A3" w:rsidRPr="00BC7581">
        <w:t xml:space="preserve"> </w:t>
      </w:r>
      <w:r>
        <w:t>Vou is</w:t>
      </w:r>
      <w:r w:rsidRPr="00BC7581">
        <w:t xml:space="preserve"> </w:t>
      </w:r>
      <w:r w:rsidR="009045A3" w:rsidRPr="00BC7581">
        <w:t xml:space="preserve">recalculated continuously based on the </w:t>
      </w:r>
      <w:r w:rsidR="00AF1F5C" w:rsidRPr="00AF1F5C">
        <w:t xml:space="preserve">adjusted ventilation rates </w:t>
      </w:r>
      <w:proofErr w:type="spellStart"/>
      <w:r w:rsidR="00AF1F5C" w:rsidRPr="00AF1F5C">
        <w:t>Vbz</w:t>
      </w:r>
      <w:proofErr w:type="spellEnd"/>
      <w:r w:rsidR="00AF1F5C" w:rsidRPr="00AF1F5C">
        <w:t xml:space="preserve">-A* and </w:t>
      </w:r>
      <w:proofErr w:type="spellStart"/>
      <w:r w:rsidR="00AF1F5C" w:rsidRPr="00AF1F5C">
        <w:t>Vbz</w:t>
      </w:r>
      <w:proofErr w:type="spellEnd"/>
      <w:r w:rsidR="00AF1F5C" w:rsidRPr="00AF1F5C">
        <w:t xml:space="preserve">-P* </w:t>
      </w:r>
      <w:r w:rsidR="009045A3" w:rsidRPr="00BC7581">
        <w:t>of the zones being served</w:t>
      </w:r>
      <w:r w:rsidR="00AF1F5C" w:rsidRPr="00AF1F5C">
        <w:t xml:space="preserve"> determined in accordance with Section </w:t>
      </w:r>
      <w:r w:rsidR="00AF1F5C">
        <w:fldChar w:fldCharType="begin"/>
      </w:r>
      <w:r w:rsidR="00AF1F5C">
        <w:instrText xml:space="preserve"> REF _Ref479781446 \w \h </w:instrText>
      </w:r>
      <w:r w:rsidR="00AF1F5C">
        <w:fldChar w:fldCharType="separate"/>
      </w:r>
      <w:r w:rsidR="0037258A">
        <w:t>5.2.1.3</w:t>
      </w:r>
      <w:r w:rsidR="00AF1F5C">
        <w:fldChar w:fldCharType="end"/>
      </w:r>
      <w:r w:rsidR="009045A3" w:rsidRPr="00BC7581">
        <w:t>.</w:t>
      </w:r>
    </w:p>
    <w:p w14:paraId="6CC3C9ED" w14:textId="052ED39B" w:rsidR="009045A3" w:rsidRPr="00BC7581" w:rsidRDefault="009045A3" w:rsidP="00B37EF3">
      <w:pPr>
        <w:pStyle w:val="Infobox"/>
      </w:pPr>
      <w:r w:rsidRPr="00BC7581">
        <w:lastRenderedPageBreak/>
        <w:t>Some diversity factor is included in Vou</w:t>
      </w:r>
      <w:r>
        <w:rPr>
          <w:bCs/>
        </w:rPr>
        <w:t>,</w:t>
      </w:r>
      <w:r w:rsidRPr="00BC7581">
        <w:t xml:space="preserve"> calculated below</w:t>
      </w:r>
      <w:r>
        <w:rPr>
          <w:bCs/>
        </w:rPr>
        <w:t>,</w:t>
      </w:r>
      <w:r w:rsidRPr="00BC7581">
        <w:t xml:space="preserve"> because the ventilation requirements have been zeroed out for unoccupied zones and those with open window switches. But there is additional diversity in areas with occupancy sensors because only one person in the room will trigger the sensor. There is also diversity in other areas without occupancy sensors. </w:t>
      </w:r>
      <w:proofErr w:type="gramStart"/>
      <w:r>
        <w:rPr>
          <w:bCs/>
        </w:rPr>
        <w:t>Therefore</w:t>
      </w:r>
      <w:proofErr w:type="gramEnd"/>
      <w:r w:rsidRPr="00BC7581">
        <w:t xml:space="preserve"> operating Vou is limited to design Vou</w:t>
      </w:r>
      <w:r>
        <w:rPr>
          <w:bCs/>
        </w:rPr>
        <w:t>,</w:t>
      </w:r>
      <w:r w:rsidRPr="00BC7581">
        <w:t xml:space="preserve"> and the diversity value of D in the calculation of </w:t>
      </w:r>
      <w:proofErr w:type="spellStart"/>
      <w:r w:rsidRPr="00BC7581">
        <w:t>DesVou</w:t>
      </w:r>
      <w:proofErr w:type="spellEnd"/>
      <w:r w:rsidRPr="00BC7581">
        <w:t xml:space="preserve"> is not required.</w:t>
      </w:r>
    </w:p>
    <w:p w14:paraId="2E26797E" w14:textId="2A1B10FB" w:rsidR="009045A3" w:rsidRPr="00BC7581" w:rsidRDefault="009045A3" w:rsidP="007C1423">
      <w:pPr>
        <w:pStyle w:val="Heading6"/>
      </w:pPr>
      <w:r w:rsidRPr="00BC7581">
        <w:t xml:space="preserve">Calculate the uncorrected outdoor air rate Vou for all zones in all </w:t>
      </w:r>
      <w:r w:rsidR="00D21A33">
        <w:rPr>
          <w:rFonts w:cs="Times New Roman PS MT"/>
          <w:bCs/>
          <w:szCs w:val="20"/>
        </w:rPr>
        <w:t>Zone Group</w:t>
      </w:r>
      <w:r>
        <w:rPr>
          <w:rFonts w:cs="Times New Roman PS MT"/>
          <w:bCs/>
          <w:szCs w:val="20"/>
        </w:rPr>
        <w:t>s</w:t>
      </w:r>
      <w:r w:rsidRPr="00BC7581">
        <w:t xml:space="preserve"> that are in </w:t>
      </w:r>
      <w:r w:rsidR="00D21A33">
        <w:rPr>
          <w:rFonts w:cs="Times New Roman PS MT"/>
          <w:bCs/>
          <w:szCs w:val="20"/>
        </w:rPr>
        <w:t xml:space="preserve">Occupied </w:t>
      </w:r>
      <w:proofErr w:type="gramStart"/>
      <w:r w:rsidR="00D21A33">
        <w:rPr>
          <w:rFonts w:cs="Times New Roman PS MT"/>
          <w:bCs/>
          <w:szCs w:val="20"/>
        </w:rPr>
        <w:t>Mode</w:t>
      </w:r>
      <w:r w:rsidRPr="00BC7581">
        <w:t>, but</w:t>
      </w:r>
      <w:proofErr w:type="gramEnd"/>
      <w:r w:rsidRPr="00BC7581">
        <w:t xml:space="preserve"> note that Vou shall be no larger than the design uncorrected outdoor air rate </w:t>
      </w:r>
      <w:proofErr w:type="spellStart"/>
      <w:r w:rsidRPr="00BC7581">
        <w:t>DesVou</w:t>
      </w:r>
      <w:proofErr w:type="spellEnd"/>
      <w:r w:rsidRPr="00BC7581">
        <w:t>.</w:t>
      </w:r>
    </w:p>
    <w:p w14:paraId="23362941" w14:textId="68F08A11" w:rsidR="00F17BBB" w:rsidRPr="00F17BBB" w:rsidRDefault="00EF7855" w:rsidP="00F17BBB">
      <w:pPr>
        <w:spacing w:line="360" w:lineRule="auto"/>
        <w:rPr>
          <w:rFonts w:eastAsiaTheme="majorEastAsia" w:cstheme="majorBidi"/>
        </w:rPr>
      </w:pPr>
      <m:oMathPara>
        <m:oMath>
          <m:sSub>
            <m:sSubPr>
              <m:ctrlPr>
                <w:rPr>
                  <w:rFonts w:ascii="Cambria Math" w:hAnsi="Cambria Math"/>
                </w:rPr>
              </m:ctrlPr>
            </m:sSubPr>
            <m:e>
              <m:r>
                <w:rPr>
                  <w:rFonts w:ascii="Cambria Math" w:hAnsi="Cambria Math"/>
                </w:rPr>
                <m:t>V</m:t>
              </m:r>
            </m:e>
            <m:sub>
              <m:r>
                <w:rPr>
                  <w:rFonts w:ascii="Cambria Math" w:hAnsi="Cambria Math"/>
                </w:rPr>
                <m:t>ou</m:t>
              </m:r>
            </m:sub>
          </m:sSub>
          <m:r>
            <m:rPr>
              <m:sty m:val="p"/>
            </m:rPr>
            <w:rPr>
              <w:rFonts w:ascii="Cambria Math" w:hAnsi="Cambria Math"/>
            </w:rPr>
            <m:t>=MIN</m:t>
          </m:r>
          <m:d>
            <m:dPr>
              <m:ctrlPr>
                <w:rPr>
                  <w:rFonts w:ascii="Cambria Math" w:hAnsi="Cambria Math"/>
                </w:rPr>
              </m:ctrlPr>
            </m:dPr>
            <m:e>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DesV</m:t>
                  </m:r>
                </m:e>
                <m:sub>
                  <m:r>
                    <m:rPr>
                      <m:sty m:val="p"/>
                    </m:rPr>
                    <w:rPr>
                      <w:rFonts w:ascii="Cambria Math" w:hAnsi="Cambria Math"/>
                    </w:rPr>
                    <m:t>ou</m:t>
                  </m:r>
                </m:sub>
              </m:sSub>
              <m:r>
                <m:rPr>
                  <m:sty m:val="p"/>
                </m:rPr>
                <w:rPr>
                  <w:rFonts w:ascii="Cambria Math" w:hAnsi="Cambria Math"/>
                </w:rPr>
                <m:t xml:space="preserve"> </m:t>
              </m:r>
            </m:e>
            <m:e>
              <m:r>
                <w:rPr>
                  <w:rFonts w:ascii="Cambria Math" w:hAnsi="Cambria Math"/>
                </w:rPr>
                <m:t>(</m:t>
              </m:r>
              <m:nary>
                <m:naryPr>
                  <m:chr m:val="∑"/>
                  <m:limLoc m:val="undOvr"/>
                  <m:subHide m:val="1"/>
                  <m:supHide m:val="1"/>
                  <m:ctrlPr>
                    <w:rPr>
                      <w:rFonts w:ascii="Cambria Math" w:hAnsi="Cambria Math"/>
                    </w:rPr>
                  </m:ctrlPr>
                </m:naryPr>
                <m:sub/>
                <m:sup/>
                <m:e>
                  <m:sSub>
                    <m:sSubPr>
                      <m:ctrlPr>
                        <w:rPr>
                          <w:rFonts w:ascii="Cambria Math" w:hAnsi="Cambria Math"/>
                          <w:i/>
                        </w:rPr>
                      </m:ctrlPr>
                    </m:sSubPr>
                    <m:e>
                      <m:r>
                        <w:rPr>
                          <w:rFonts w:ascii="Cambria Math" w:hAnsi="Cambria Math"/>
                        </w:rPr>
                        <m:t>V</m:t>
                      </m:r>
                    </m:e>
                    <m:sub>
                      <m:sSup>
                        <m:sSupPr>
                          <m:ctrlPr>
                            <w:rPr>
                              <w:rFonts w:ascii="Cambria Math" w:hAnsi="Cambria Math"/>
                              <w:i/>
                            </w:rPr>
                          </m:ctrlPr>
                        </m:sSupPr>
                        <m:e>
                          <m:r>
                            <w:rPr>
                              <w:rFonts w:ascii="Cambria Math" w:hAnsi="Cambria Math"/>
                            </w:rPr>
                            <m:t>bz-A</m:t>
                          </m:r>
                        </m:e>
                        <m:sup>
                          <m:r>
                            <w:rPr>
                              <w:rFonts w:ascii="Cambria Math" w:hAnsi="Cambria Math"/>
                            </w:rPr>
                            <m:t>*</m:t>
                          </m:r>
                        </m:sup>
                      </m:sSup>
                    </m:sub>
                  </m:sSub>
                  <m:r>
                    <w:rPr>
                      <w:rFonts w:ascii="Cambria Math" w:hAnsi="Cambria Math"/>
                    </w:rPr>
                    <m:t>+</m:t>
                  </m:r>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V</m:t>
                          </m:r>
                        </m:e>
                        <m:sub>
                          <m:sSup>
                            <m:sSupPr>
                              <m:ctrlPr>
                                <w:rPr>
                                  <w:rFonts w:ascii="Cambria Math" w:hAnsi="Cambria Math"/>
                                  <w:i/>
                                </w:rPr>
                              </m:ctrlPr>
                            </m:sSupPr>
                            <m:e>
                              <m:r>
                                <w:rPr>
                                  <w:rFonts w:ascii="Cambria Math" w:hAnsi="Cambria Math"/>
                                </w:rPr>
                                <m:t>bz-P</m:t>
                              </m:r>
                            </m:e>
                            <m:sup>
                              <m:r>
                                <w:rPr>
                                  <w:rFonts w:ascii="Cambria Math" w:hAnsi="Cambria Math"/>
                                </w:rPr>
                                <m:t>*</m:t>
                              </m:r>
                            </m:sup>
                          </m:sSup>
                        </m:sub>
                      </m:sSub>
                    </m:e>
                  </m:nary>
                </m:e>
              </m:nary>
              <m:r>
                <w:rPr>
                  <w:rFonts w:ascii="Cambria Math" w:hAnsi="Cambria Math"/>
                </w:rPr>
                <m:t>)</m:t>
              </m:r>
            </m:e>
          </m:d>
        </m:oMath>
      </m:oMathPara>
    </w:p>
    <w:p w14:paraId="12DDEC67" w14:textId="73C366DC" w:rsidR="009045A3" w:rsidRPr="00BC7581" w:rsidRDefault="009045A3" w:rsidP="007C1423">
      <w:pPr>
        <w:pStyle w:val="Heading5"/>
      </w:pPr>
      <w:proofErr w:type="spellStart"/>
      <w:r w:rsidRPr="00BC7581">
        <w:t>Vps</w:t>
      </w:r>
      <w:proofErr w:type="spellEnd"/>
      <w:r w:rsidRPr="00BC7581">
        <w:t xml:space="preserve"> is the sum of the zone primary airflow rates </w:t>
      </w:r>
      <w:proofErr w:type="spellStart"/>
      <w:r w:rsidRPr="00BC7581">
        <w:t>Vpz</w:t>
      </w:r>
      <w:proofErr w:type="spellEnd"/>
      <w:r w:rsidRPr="00BC7581">
        <w:t xml:space="preserve"> as measured by VAV boxes for all zones in all </w:t>
      </w:r>
      <w:r w:rsidR="00D21A33">
        <w:rPr>
          <w:rFonts w:cs="Times New Roman PS MT"/>
          <w:bCs/>
          <w:szCs w:val="20"/>
        </w:rPr>
        <w:t>Zone Group</w:t>
      </w:r>
      <w:r>
        <w:rPr>
          <w:rFonts w:cs="Times New Roman PS MT"/>
          <w:bCs/>
          <w:szCs w:val="20"/>
        </w:rPr>
        <w:t>s</w:t>
      </w:r>
      <w:r w:rsidRPr="00BC7581">
        <w:t xml:space="preserve"> that are in </w:t>
      </w:r>
      <w:r w:rsidR="00D21A33">
        <w:rPr>
          <w:rFonts w:cs="Times New Roman PS MT"/>
          <w:bCs/>
          <w:szCs w:val="20"/>
        </w:rPr>
        <w:t>Occupied Mode</w:t>
      </w:r>
      <w:r w:rsidRPr="00BC7581">
        <w:t>.</w:t>
      </w:r>
    </w:p>
    <w:p w14:paraId="66C2F751" w14:textId="0A657861" w:rsidR="009045A3" w:rsidRPr="00BC7581" w:rsidRDefault="009045A3" w:rsidP="007C1423">
      <w:pPr>
        <w:pStyle w:val="Heading5"/>
      </w:pPr>
      <w:r w:rsidRPr="00BC7581">
        <w:t xml:space="preserve">For each zone in </w:t>
      </w:r>
      <w:r w:rsidR="00D21A33">
        <w:rPr>
          <w:rFonts w:cs="Times New Roman PS MT"/>
          <w:bCs/>
          <w:szCs w:val="20"/>
        </w:rPr>
        <w:t>Occupied Mode</w:t>
      </w:r>
      <w:r w:rsidRPr="00BC7581">
        <w:t xml:space="preserve">, calculate the zone primary outdoor air fraction </w:t>
      </w:r>
      <w:proofErr w:type="spellStart"/>
      <w:r w:rsidRPr="00BC7581">
        <w:t>Zpz</w:t>
      </w:r>
      <w:proofErr w:type="spellEnd"/>
      <w:r w:rsidRPr="00BC7581">
        <w:t>:</w:t>
      </w:r>
    </w:p>
    <w:p w14:paraId="6096DEB4" w14:textId="32932C6F" w:rsidR="009045A3" w:rsidRPr="00BC7581" w:rsidRDefault="009045A3" w:rsidP="007B2426">
      <w:pPr>
        <w:pStyle w:val="HeadingRunIn"/>
        <w:jc w:val="center"/>
      </w:pPr>
      <w:proofErr w:type="spellStart"/>
      <w:r w:rsidRPr="00BC7581">
        <w:t>Zpz</w:t>
      </w:r>
      <w:proofErr w:type="spellEnd"/>
      <w:r w:rsidRPr="00BC7581">
        <w:t xml:space="preserve"> = </w:t>
      </w:r>
      <w:proofErr w:type="spellStart"/>
      <w:r w:rsidRPr="00BC7581">
        <w:t>Voz</w:t>
      </w:r>
      <w:proofErr w:type="spellEnd"/>
      <w:r>
        <w:rPr>
          <w:rFonts w:cs="Times New Roman PS MT"/>
          <w:szCs w:val="20"/>
        </w:rPr>
        <w:t>/</w:t>
      </w:r>
      <w:proofErr w:type="spellStart"/>
      <w:r w:rsidRPr="00BC7581">
        <w:t>Vpz</w:t>
      </w:r>
      <w:proofErr w:type="spellEnd"/>
    </w:p>
    <w:p w14:paraId="16EA7809" w14:textId="77777777" w:rsidR="009045A3" w:rsidRPr="00BC7581" w:rsidRDefault="009045A3" w:rsidP="00B37EF3">
      <w:pPr>
        <w:pStyle w:val="Infobox"/>
      </w:pPr>
      <w:r w:rsidRPr="00BC7581">
        <w:t>See ASHRAE Guideline 13 for best practices in locating programming logic for the zone primary outdoor air fraction calculation based on network architecture.</w:t>
      </w:r>
    </w:p>
    <w:p w14:paraId="3C0BA02D" w14:textId="531C7371" w:rsidR="009045A3" w:rsidRPr="00BC7581" w:rsidRDefault="009045A3" w:rsidP="007C1423">
      <w:pPr>
        <w:pStyle w:val="Heading5"/>
      </w:pPr>
      <w:r w:rsidRPr="00BC7581">
        <w:t xml:space="preserve">Calculate the maximum zone outdoor air fraction </w:t>
      </w:r>
      <w:proofErr w:type="spellStart"/>
      <w:r w:rsidRPr="00BC7581">
        <w:t>Zp</w:t>
      </w:r>
      <w:proofErr w:type="spellEnd"/>
      <w:r w:rsidRPr="00BC7581">
        <w:t>:</w:t>
      </w:r>
    </w:p>
    <w:p w14:paraId="250CACF3" w14:textId="05859D15" w:rsidR="009045A3" w:rsidRPr="00BC7581" w:rsidRDefault="009045A3" w:rsidP="007B2426">
      <w:pPr>
        <w:pStyle w:val="HeadingRunIn"/>
        <w:jc w:val="center"/>
      </w:pPr>
      <w:proofErr w:type="spellStart"/>
      <w:r w:rsidRPr="00BC7581">
        <w:t>Zp</w:t>
      </w:r>
      <w:proofErr w:type="spellEnd"/>
      <w:r w:rsidRPr="00BC7581">
        <w:t xml:space="preserve"> = </w:t>
      </w:r>
      <w:proofErr w:type="gramStart"/>
      <w:r>
        <w:rPr>
          <w:rFonts w:cs="Times New Roman PS MT"/>
          <w:szCs w:val="20"/>
        </w:rPr>
        <w:t>max</w:t>
      </w:r>
      <w:r w:rsidRPr="00BC7581">
        <w:t>(</w:t>
      </w:r>
      <w:proofErr w:type="spellStart"/>
      <w:proofErr w:type="gramEnd"/>
      <w:r w:rsidRPr="00BC7581">
        <w:t>Zpz</w:t>
      </w:r>
      <w:proofErr w:type="spellEnd"/>
      <w:r w:rsidRPr="00BC7581">
        <w:t>)</w:t>
      </w:r>
    </w:p>
    <w:p w14:paraId="7253AE81" w14:textId="77777777" w:rsidR="009045A3" w:rsidRPr="00BC7581" w:rsidRDefault="009045A3" w:rsidP="007C1423">
      <w:pPr>
        <w:pStyle w:val="Heading5"/>
      </w:pPr>
      <w:r w:rsidRPr="00BC7581">
        <w:t xml:space="preserve">Calculate the current system ventilation efficiency </w:t>
      </w:r>
      <w:proofErr w:type="spellStart"/>
      <w:r w:rsidRPr="00BC7581">
        <w:t>Ev</w:t>
      </w:r>
      <w:proofErr w:type="spellEnd"/>
      <w:r w:rsidRPr="00BC7581">
        <w:t>:</w:t>
      </w:r>
    </w:p>
    <w:p w14:paraId="0F5A8EF7" w14:textId="6672A7A5" w:rsidR="009045A3" w:rsidRPr="00BC7581" w:rsidRDefault="009045A3" w:rsidP="007B2426">
      <w:pPr>
        <w:pStyle w:val="HeadingRunIn"/>
        <w:jc w:val="center"/>
      </w:pPr>
      <w:proofErr w:type="spellStart"/>
      <w:r w:rsidRPr="00BC7581">
        <w:t>Ev</w:t>
      </w:r>
      <w:proofErr w:type="spellEnd"/>
      <w:r w:rsidRPr="00BC7581">
        <w:t xml:space="preserve"> = 1 + (Vou</w:t>
      </w:r>
      <w:r>
        <w:rPr>
          <w:rFonts w:cs="Times New Roman PS MT"/>
          <w:szCs w:val="20"/>
        </w:rPr>
        <w:t>/</w:t>
      </w:r>
      <w:proofErr w:type="spellStart"/>
      <w:r w:rsidRPr="00BC7581">
        <w:t>Vps</w:t>
      </w:r>
      <w:proofErr w:type="spellEnd"/>
      <w:r w:rsidRPr="00BC7581">
        <w:t xml:space="preserve">) </w:t>
      </w:r>
      <w:r>
        <w:rPr>
          <w:rFonts w:cs="Times New Roman PS MT"/>
          <w:szCs w:val="20"/>
        </w:rPr>
        <w:t>–</w:t>
      </w:r>
      <w:r w:rsidRPr="00BC7581">
        <w:t xml:space="preserve"> </w:t>
      </w:r>
      <w:proofErr w:type="spellStart"/>
      <w:r w:rsidRPr="00BC7581">
        <w:t>Zp</w:t>
      </w:r>
      <w:proofErr w:type="spellEnd"/>
    </w:p>
    <w:p w14:paraId="202B5633" w14:textId="5C8B90A0" w:rsidR="009045A3" w:rsidRPr="00BC7581" w:rsidRDefault="009045A3" w:rsidP="007C1423">
      <w:pPr>
        <w:pStyle w:val="Heading5"/>
      </w:pPr>
      <w:r w:rsidRPr="00BC7581">
        <w:t xml:space="preserve">Calculate the effective minimum outdoor air </w:t>
      </w:r>
      <w:r w:rsidR="00D21A33">
        <w:rPr>
          <w:rFonts w:cs="Times New Roman PS MT"/>
          <w:bCs/>
          <w:szCs w:val="20"/>
        </w:rPr>
        <w:t>setpoint</w:t>
      </w:r>
      <w:r w:rsidRPr="00BC7581">
        <w:t xml:space="preserve"> </w:t>
      </w:r>
      <w:proofErr w:type="spellStart"/>
      <w:r w:rsidRPr="00BC7581">
        <w:t>MinOAsp</w:t>
      </w:r>
      <w:proofErr w:type="spellEnd"/>
      <w:r w:rsidRPr="00BC7581">
        <w:t xml:space="preserve"> as the uncorrected outdoor air intake divided by the system ventilation efficiency, but no larger than the design total outdoor air rate </w:t>
      </w:r>
      <w:proofErr w:type="spellStart"/>
      <w:r w:rsidRPr="00BC7581">
        <w:t>DesVot</w:t>
      </w:r>
      <w:proofErr w:type="spellEnd"/>
      <w:r w:rsidRPr="00BC7581">
        <w:t>:</w:t>
      </w:r>
    </w:p>
    <w:p w14:paraId="54508645" w14:textId="77777777" w:rsidR="006C63AF" w:rsidRPr="00F8531C" w:rsidRDefault="006C63AF" w:rsidP="006C63AF">
      <w:pPr>
        <w:spacing w:after="240"/>
        <w:rPr>
          <w:rFonts w:ascii="Cambria Math" w:hAnsi="Cambria Math"/>
        </w:rPr>
      </w:pPr>
      <m:oMathPara>
        <m:oMath>
          <m:r>
            <m:rPr>
              <m:sty m:val="p"/>
            </m:rPr>
            <w:rPr>
              <w:rFonts w:ascii="Cambria Math" w:hAnsi="Cambria Math"/>
            </w:rPr>
            <m:t>MinOAsp=MIN</m:t>
          </m:r>
          <m:d>
            <m:dPr>
              <m:ctrlPr>
                <w:rPr>
                  <w:rFonts w:ascii="Cambria Math" w:hAnsi="Cambria Math"/>
                </w:rPr>
              </m:ctrlPr>
            </m:dPr>
            <m:e>
              <m:r>
                <m:rPr>
                  <m:sty m:val="p"/>
                </m:rPr>
                <w:rPr>
                  <w:rFonts w:ascii="Cambria Math" w:hAnsi="Cambria Math"/>
                </w:rPr>
                <m:t xml:space="preserve"> </m:t>
              </m:r>
              <m:f>
                <m:fPr>
                  <m:ctrlPr>
                    <w:rPr>
                      <w:rFonts w:ascii="Cambria Math" w:hAnsi="Cambria Math"/>
                    </w:rPr>
                  </m:ctrlPr>
                </m:fPr>
                <m:num>
                  <m:sSub>
                    <m:sSubPr>
                      <m:ctrlPr>
                        <w:rPr>
                          <w:rFonts w:ascii="Cambria Math" w:hAnsi="Cambria Math"/>
                        </w:rPr>
                      </m:ctrlPr>
                    </m:sSubPr>
                    <m:e>
                      <m:r>
                        <m:rPr>
                          <m:sty m:val="p"/>
                        </m:rPr>
                        <w:rPr>
                          <w:rFonts w:ascii="Cambria Math" w:hAnsi="Cambria Math"/>
                        </w:rPr>
                        <m:t>V</m:t>
                      </m:r>
                    </m:e>
                    <m:sub>
                      <m:r>
                        <m:rPr>
                          <m:sty m:val="p"/>
                        </m:rPr>
                        <w:rPr>
                          <w:rFonts w:ascii="Cambria Math" w:hAnsi="Cambria Math"/>
                        </w:rPr>
                        <m:t>ou</m:t>
                      </m:r>
                    </m:sub>
                  </m:sSub>
                </m:num>
                <m:den>
                  <m:sSub>
                    <m:sSubPr>
                      <m:ctrlPr>
                        <w:rPr>
                          <w:rFonts w:ascii="Cambria Math" w:hAnsi="Cambria Math"/>
                        </w:rPr>
                      </m:ctrlPr>
                    </m:sSubPr>
                    <m:e>
                      <m:r>
                        <m:rPr>
                          <m:sty m:val="p"/>
                        </m:rPr>
                        <w:rPr>
                          <w:rFonts w:ascii="Cambria Math" w:hAnsi="Cambria Math"/>
                        </w:rPr>
                        <m:t>E</m:t>
                      </m:r>
                    </m:e>
                    <m:sub>
                      <m:r>
                        <m:rPr>
                          <m:sty m:val="p"/>
                        </m:rPr>
                        <w:rPr>
                          <w:rFonts w:ascii="Cambria Math" w:hAnsi="Cambria Math"/>
                        </w:rPr>
                        <m:t>v</m:t>
                      </m:r>
                    </m:sub>
                  </m:sSub>
                </m:den>
              </m:f>
              <m:r>
                <m:rPr>
                  <m:sty m:val="p"/>
                </m:rPr>
                <w:rPr>
                  <w:rFonts w:ascii="Cambria Math" w:hAnsi="Cambria Math"/>
                </w:rPr>
                <m:t xml:space="preserve"> </m:t>
              </m:r>
            </m:e>
            <m:e>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DesV</m:t>
                  </m:r>
                </m:e>
                <m:sub>
                  <m:r>
                    <m:rPr>
                      <m:sty m:val="p"/>
                    </m:rPr>
                    <w:rPr>
                      <w:rFonts w:ascii="Cambria Math" w:hAnsi="Cambria Math"/>
                    </w:rPr>
                    <m:t>ot</m:t>
                  </m:r>
                </m:sub>
              </m:sSub>
            </m:e>
          </m:d>
        </m:oMath>
      </m:oMathPara>
    </w:p>
    <w:p w14:paraId="6460EF5D" w14:textId="5618BC57" w:rsidR="009045A3" w:rsidRDefault="009045A3" w:rsidP="00B37EF3">
      <w:pPr>
        <w:pStyle w:val="Instrbox"/>
      </w:pPr>
      <w:r>
        <w:t xml:space="preserve">If the project is to comply with </w:t>
      </w:r>
      <w:r w:rsidRPr="00BC7581">
        <w:t>California Title 24</w:t>
      </w:r>
      <w:r>
        <w:t xml:space="preserve"> ventilation requirements, keep Section </w:t>
      </w:r>
      <w:r w:rsidR="00F17BBB">
        <w:fldChar w:fldCharType="begin"/>
      </w:r>
      <w:r w:rsidR="00F17BBB">
        <w:instrText xml:space="preserve"> REF _Ref38388230 \w \h </w:instrText>
      </w:r>
      <w:r w:rsidR="00F17BBB">
        <w:fldChar w:fldCharType="separate"/>
      </w:r>
      <w:r w:rsidR="0037258A">
        <w:t>5.16.3.2</w:t>
      </w:r>
      <w:r w:rsidR="00F17BBB">
        <w:fldChar w:fldCharType="end"/>
      </w:r>
      <w:r w:rsidR="00F17BBB">
        <w:t xml:space="preserve"> </w:t>
      </w:r>
      <w:r>
        <w:t xml:space="preserve">and delete Section </w:t>
      </w:r>
      <w:r w:rsidR="00F17BBB">
        <w:fldChar w:fldCharType="begin"/>
      </w:r>
      <w:r w:rsidR="00F17BBB">
        <w:instrText xml:space="preserve"> REF _Ref38385438 \w \h </w:instrText>
      </w:r>
      <w:r w:rsidR="00F17BBB">
        <w:fldChar w:fldCharType="separate"/>
      </w:r>
      <w:r w:rsidR="0037258A">
        <w:t>5.16.3.1</w:t>
      </w:r>
      <w:r w:rsidR="00F17BBB">
        <w:fldChar w:fldCharType="end"/>
      </w:r>
      <w:r>
        <w:t>.</w:t>
      </w:r>
    </w:p>
    <w:p w14:paraId="75CBBDF7" w14:textId="60C94C5E" w:rsidR="009045A3" w:rsidRPr="00BC7581" w:rsidRDefault="009045A3" w:rsidP="00B37EF3">
      <w:pPr>
        <w:pStyle w:val="Instrbox"/>
      </w:pPr>
      <w:r w:rsidRPr="00BC7581">
        <w:t xml:space="preserve">If the project is to comply with </w:t>
      </w:r>
      <w:r>
        <w:t xml:space="preserve">ASHRAE </w:t>
      </w:r>
      <w:r w:rsidRPr="00BC7581">
        <w:t xml:space="preserve">Standard 62.1 ventilation requirements, </w:t>
      </w:r>
      <w:r>
        <w:t xml:space="preserve">keep Section </w:t>
      </w:r>
      <w:r w:rsidR="00F17BBB">
        <w:fldChar w:fldCharType="begin"/>
      </w:r>
      <w:r w:rsidR="00F17BBB">
        <w:instrText xml:space="preserve"> REF _Ref38385438 \w \h </w:instrText>
      </w:r>
      <w:r w:rsidR="00F17BBB">
        <w:fldChar w:fldCharType="separate"/>
      </w:r>
      <w:r w:rsidR="0037258A">
        <w:t>5.16.3.1</w:t>
      </w:r>
      <w:r w:rsidR="00F17BBB">
        <w:fldChar w:fldCharType="end"/>
      </w:r>
      <w:r>
        <w:t xml:space="preserve"> and delete Section </w:t>
      </w:r>
      <w:r w:rsidR="00F17BBB">
        <w:fldChar w:fldCharType="begin"/>
      </w:r>
      <w:r w:rsidR="00F17BBB">
        <w:instrText xml:space="preserve"> REF _Ref38388230 \w \h </w:instrText>
      </w:r>
      <w:r w:rsidR="00F17BBB">
        <w:fldChar w:fldCharType="separate"/>
      </w:r>
      <w:r w:rsidR="0037258A">
        <w:t>5.16.3.2</w:t>
      </w:r>
      <w:r w:rsidR="00F17BBB">
        <w:fldChar w:fldCharType="end"/>
      </w:r>
      <w:r>
        <w:t>.</w:t>
      </w:r>
    </w:p>
    <w:p w14:paraId="24439E40" w14:textId="081DE5FB" w:rsidR="009045A3" w:rsidRPr="00BC7581" w:rsidRDefault="00C14199" w:rsidP="0087618D">
      <w:pPr>
        <w:pStyle w:val="Heading4"/>
      </w:pPr>
      <w:bookmarkStart w:id="6148" w:name="_Ref440794038"/>
      <w:bookmarkStart w:id="6149" w:name="_Ref38388230"/>
      <w:ins w:id="6150" w:author="Hwakong Cheng" w:date="2022-10-06T12:49:00Z">
        <w:r w:rsidRPr="0002456B">
          <w:rPr>
            <w:rStyle w:val="Toggle"/>
            <w:rPrChange w:id="6151" w:author="Hwakong Cheng" w:date="2022-10-07T14:47:00Z">
              <w:rPr/>
            </w:rPrChange>
          </w:rPr>
          <w:t>[VENT T</w:t>
        </w:r>
        <w:proofErr w:type="gramStart"/>
        <w:r w:rsidRPr="0002456B">
          <w:rPr>
            <w:rStyle w:val="Toggle"/>
            <w:rPrChange w:id="6152" w:author="Hwakong Cheng" w:date="2022-10-07T14:47:00Z">
              <w:rPr/>
            </w:rPrChange>
          </w:rPr>
          <w:t>24]</w:t>
        </w:r>
      </w:ins>
      <w:r w:rsidR="009045A3" w:rsidRPr="00BC7581">
        <w:t>Outdoor</w:t>
      </w:r>
      <w:proofErr w:type="gramEnd"/>
      <w:r w:rsidR="009045A3" w:rsidRPr="00BC7581">
        <w:t xml:space="preserve"> </w:t>
      </w:r>
      <w:r w:rsidR="009045A3" w:rsidRPr="00B87A61">
        <w:rPr>
          <w:rFonts w:cs="Times New Roman PS MT"/>
          <w:szCs w:val="20"/>
        </w:rPr>
        <w:t xml:space="preserve">Airflow </w:t>
      </w:r>
      <w:r w:rsidR="00D21A33">
        <w:rPr>
          <w:rFonts w:cs="Times New Roman PS MT"/>
          <w:szCs w:val="20"/>
        </w:rPr>
        <w:t>Setpoint</w:t>
      </w:r>
      <w:r w:rsidR="009045A3" w:rsidRPr="00BC7581">
        <w:t xml:space="preserve"> for California Title 24 </w:t>
      </w:r>
      <w:bookmarkEnd w:id="6148"/>
      <w:r w:rsidR="009045A3" w:rsidRPr="00B87A61">
        <w:rPr>
          <w:rFonts w:cs="Times New Roman PS MT"/>
          <w:szCs w:val="20"/>
        </w:rPr>
        <w:t>Ventilation</w:t>
      </w:r>
      <w:bookmarkEnd w:id="6149"/>
    </w:p>
    <w:p w14:paraId="511AB7EB" w14:textId="1FAB7BB7" w:rsidR="009045A3" w:rsidRDefault="005E33E7" w:rsidP="007C1423">
      <w:pPr>
        <w:pStyle w:val="Heading5"/>
        <w:rPr>
          <w:ins w:id="6153" w:author="Reece Kiriu" w:date="2022-10-31T13:37:00Z"/>
        </w:rPr>
      </w:pPr>
      <w:ins w:id="6154" w:author="Reece Kiriu" w:date="2022-10-31T13:37:00Z">
        <w:r w:rsidRPr="000F4A5B">
          <w:rPr>
            <w:rStyle w:val="Toggle"/>
          </w:rPr>
          <w:t>[</w:t>
        </w:r>
      </w:ins>
      <w:ins w:id="6155" w:author="Reece Kiriu" w:date="2022-12-07T12:28:00Z">
        <w:r w:rsidR="005D01A4">
          <w:rPr>
            <w:rStyle w:val="Toggle"/>
          </w:rPr>
          <w:t>OR [</w:t>
        </w:r>
      </w:ins>
      <w:ins w:id="6156" w:author="Reece Kiriu" w:date="2022-10-31T13:37:00Z">
        <w:r w:rsidRPr="000F4A5B">
          <w:rPr>
            <w:rStyle w:val="Toggle"/>
          </w:rPr>
          <w:t>YES CO2</w:t>
        </w:r>
      </w:ins>
      <w:ins w:id="6157" w:author="Reece Kiriu" w:date="2022-12-07T12:28:00Z">
        <w:r w:rsidR="005D01A4">
          <w:rPr>
            <w:rStyle w:val="Toggle"/>
          </w:rPr>
          <w:t>] [</w:t>
        </w:r>
      </w:ins>
      <w:ins w:id="6158" w:author="Reece Kiriu" w:date="2022-10-31T13:37:00Z">
        <w:r w:rsidRPr="000F4A5B">
          <w:rPr>
            <w:rStyle w:val="Toggle"/>
          </w:rPr>
          <w:t>YES OCC</w:t>
        </w:r>
      </w:ins>
      <w:proofErr w:type="gramStart"/>
      <w:ins w:id="6159" w:author="Reece Kiriu" w:date="2022-12-07T12:28:00Z">
        <w:r w:rsidR="005D01A4">
          <w:rPr>
            <w:rStyle w:val="Toggle"/>
          </w:rPr>
          <w:t>]</w:t>
        </w:r>
      </w:ins>
      <w:ins w:id="6160" w:author="Reece Kiriu" w:date="2022-10-31T13:37:00Z">
        <w:r w:rsidRPr="000F4A5B">
          <w:rPr>
            <w:rStyle w:val="Toggle"/>
            <w:rPrChange w:id="6161" w:author="Reece Kiriu" w:date="2022-10-31T13:42:00Z">
              <w:rPr/>
            </w:rPrChange>
          </w:rPr>
          <w:t>]</w:t>
        </w:r>
      </w:ins>
      <w:r w:rsidR="009045A3" w:rsidRPr="00BC7581">
        <w:t>See</w:t>
      </w:r>
      <w:proofErr w:type="gramEnd"/>
      <w:r w:rsidR="009045A3" w:rsidRPr="00BC7581">
        <w:t xml:space="preserve"> </w:t>
      </w:r>
      <w:r w:rsidR="009045A3">
        <w:rPr>
          <w:rFonts w:cs="Times New Roman PS MT"/>
          <w:bCs/>
          <w:szCs w:val="20"/>
        </w:rPr>
        <w:t xml:space="preserve">Section </w:t>
      </w:r>
      <w:r w:rsidR="00D66724">
        <w:rPr>
          <w:rFonts w:cs="Times New Roman PS MT"/>
          <w:bCs/>
          <w:szCs w:val="20"/>
        </w:rPr>
        <w:fldChar w:fldCharType="begin"/>
      </w:r>
      <w:r w:rsidR="00D66724">
        <w:rPr>
          <w:rFonts w:cs="Times New Roman PS MT"/>
          <w:bCs/>
          <w:szCs w:val="20"/>
        </w:rPr>
        <w:instrText xml:space="preserve"> REF _Ref479781462 \w \h </w:instrText>
      </w:r>
      <w:r w:rsidR="00D66724">
        <w:rPr>
          <w:rFonts w:cs="Times New Roman PS MT"/>
          <w:bCs/>
          <w:szCs w:val="20"/>
        </w:rPr>
      </w:r>
      <w:r w:rsidR="00D66724">
        <w:rPr>
          <w:rFonts w:cs="Times New Roman PS MT"/>
          <w:bCs/>
          <w:szCs w:val="20"/>
        </w:rPr>
        <w:fldChar w:fldCharType="separate"/>
      </w:r>
      <w:r w:rsidR="0037258A">
        <w:rPr>
          <w:rFonts w:cs="Times New Roman PS MT"/>
          <w:bCs/>
          <w:szCs w:val="20"/>
        </w:rPr>
        <w:t>5.2.1.4</w:t>
      </w:r>
      <w:r w:rsidR="00D66724">
        <w:rPr>
          <w:rFonts w:cs="Times New Roman PS MT"/>
          <w:bCs/>
          <w:szCs w:val="20"/>
        </w:rPr>
        <w:fldChar w:fldCharType="end"/>
      </w:r>
      <w:r w:rsidR="009045A3" w:rsidRPr="00BC7581">
        <w:t xml:space="preserve"> for zone outdoor air rates Zone-Abs-OA-min and Zone</w:t>
      </w:r>
      <w:r w:rsidR="009045A3" w:rsidRPr="00BC7581">
        <w:noBreakHyphen/>
        <w:t>Des</w:t>
      </w:r>
      <w:r w:rsidR="009045A3" w:rsidRPr="00BC7581">
        <w:noBreakHyphen/>
        <w:t>OA</w:t>
      </w:r>
      <w:r w:rsidR="009045A3" w:rsidRPr="00BC7581">
        <w:noBreakHyphen/>
        <w:t>min.</w:t>
      </w:r>
    </w:p>
    <w:p w14:paraId="180564F0" w14:textId="43A2AFA7" w:rsidR="005E33E7" w:rsidRPr="00BC7581" w:rsidRDefault="005E33E7">
      <w:pPr>
        <w:pStyle w:val="Heading5"/>
      </w:pPr>
      <w:ins w:id="6162" w:author="Reece Kiriu" w:date="2022-10-31T13:37:00Z">
        <w:r w:rsidRPr="000F4A5B">
          <w:rPr>
            <w:rStyle w:val="Toggle"/>
          </w:rPr>
          <w:t>[</w:t>
        </w:r>
      </w:ins>
      <w:ins w:id="6163" w:author="Reece Kiriu" w:date="2022-12-07T12:28:00Z">
        <w:r w:rsidR="005D01A4">
          <w:rPr>
            <w:rStyle w:val="Toggle"/>
          </w:rPr>
          <w:t>AND [</w:t>
        </w:r>
      </w:ins>
      <w:ins w:id="6164" w:author="Reece Kiriu" w:date="2022-10-31T13:37:00Z">
        <w:r w:rsidRPr="000F4A5B">
          <w:rPr>
            <w:rStyle w:val="Toggle"/>
          </w:rPr>
          <w:t>NO CO2</w:t>
        </w:r>
      </w:ins>
      <w:ins w:id="6165" w:author="Reece Kiriu" w:date="2022-12-07T12:28:00Z">
        <w:r w:rsidR="005D01A4">
          <w:rPr>
            <w:rStyle w:val="Toggle"/>
          </w:rPr>
          <w:t>]</w:t>
        </w:r>
      </w:ins>
      <w:ins w:id="6166" w:author="Reece Kiriu" w:date="2022-10-31T13:37:00Z">
        <w:r w:rsidRPr="000F4A5B">
          <w:rPr>
            <w:rStyle w:val="Toggle"/>
          </w:rPr>
          <w:t xml:space="preserve"> </w:t>
        </w:r>
      </w:ins>
      <w:ins w:id="6167" w:author="Reece Kiriu" w:date="2022-12-07T12:28:00Z">
        <w:r w:rsidR="005D01A4">
          <w:rPr>
            <w:rStyle w:val="Toggle"/>
          </w:rPr>
          <w:t>[</w:t>
        </w:r>
      </w:ins>
      <w:ins w:id="6168" w:author="Reece Kiriu" w:date="2022-10-31T13:37:00Z">
        <w:r w:rsidRPr="000F4A5B">
          <w:rPr>
            <w:rStyle w:val="Toggle"/>
          </w:rPr>
          <w:t>NO OCC</w:t>
        </w:r>
      </w:ins>
      <w:proofErr w:type="gramStart"/>
      <w:ins w:id="6169" w:author="Reece Kiriu" w:date="2022-12-07T12:28:00Z">
        <w:r w:rsidR="005D01A4">
          <w:rPr>
            <w:rStyle w:val="Toggle"/>
          </w:rPr>
          <w:t>]</w:t>
        </w:r>
      </w:ins>
      <w:ins w:id="6170" w:author="Reece Kiriu" w:date="2022-10-31T13:37:00Z">
        <w:r w:rsidRPr="000F4A5B">
          <w:rPr>
            <w:rStyle w:val="Toggle"/>
            <w:rPrChange w:id="6171" w:author="Reece Kiriu" w:date="2022-10-31T13:42:00Z">
              <w:rPr/>
            </w:rPrChange>
          </w:rPr>
          <w:t>]</w:t>
        </w:r>
        <w:r w:rsidRPr="00BC7581">
          <w:t>See</w:t>
        </w:r>
        <w:proofErr w:type="gramEnd"/>
        <w:r w:rsidRPr="00BC7581">
          <w:t xml:space="preserve"> </w:t>
        </w:r>
        <w:r w:rsidRPr="005036DB">
          <w:rPr>
            <w:rFonts w:cs="Times New Roman PS MT"/>
            <w:bCs/>
            <w:szCs w:val="20"/>
          </w:rPr>
          <w:t xml:space="preserve">Section </w:t>
        </w:r>
        <w:r w:rsidRPr="005036DB">
          <w:rPr>
            <w:rFonts w:cs="Times New Roman PS MT"/>
            <w:bCs/>
            <w:szCs w:val="20"/>
          </w:rPr>
          <w:fldChar w:fldCharType="begin"/>
        </w:r>
        <w:r w:rsidRPr="005036DB">
          <w:rPr>
            <w:rFonts w:cs="Times New Roman PS MT"/>
            <w:bCs/>
            <w:szCs w:val="20"/>
          </w:rPr>
          <w:instrText xml:space="preserve"> REF _Ref479781462 \w \h </w:instrText>
        </w:r>
      </w:ins>
      <w:r w:rsidRPr="005036DB">
        <w:rPr>
          <w:rFonts w:cs="Times New Roman PS MT"/>
          <w:bCs/>
          <w:szCs w:val="20"/>
        </w:rPr>
      </w:r>
      <w:ins w:id="6172" w:author="Reece Kiriu" w:date="2022-10-31T13:37:00Z">
        <w:r w:rsidRPr="005036DB">
          <w:rPr>
            <w:rFonts w:cs="Times New Roman PS MT"/>
            <w:bCs/>
            <w:szCs w:val="20"/>
          </w:rPr>
          <w:fldChar w:fldCharType="separate"/>
        </w:r>
        <w:r w:rsidRPr="005036DB">
          <w:rPr>
            <w:rFonts w:cs="Times New Roman PS MT"/>
            <w:bCs/>
            <w:szCs w:val="20"/>
          </w:rPr>
          <w:t>5.2.1.4</w:t>
        </w:r>
        <w:r w:rsidRPr="005036DB">
          <w:rPr>
            <w:rFonts w:cs="Times New Roman PS MT"/>
            <w:bCs/>
            <w:szCs w:val="20"/>
          </w:rPr>
          <w:fldChar w:fldCharType="end"/>
        </w:r>
        <w:r w:rsidRPr="00BC7581">
          <w:t xml:space="preserve"> for zone outdoor air rate</w:t>
        </w:r>
      </w:ins>
      <w:ins w:id="6173" w:author="Reece Kiriu" w:date="2022-10-31T13:38:00Z">
        <w:r w:rsidR="007315DE">
          <w:t>,</w:t>
        </w:r>
      </w:ins>
      <w:ins w:id="6174" w:author="Reece Kiriu" w:date="2022-10-31T13:37:00Z">
        <w:r w:rsidRPr="00BC7581">
          <w:t xml:space="preserve"> Zone</w:t>
        </w:r>
        <w:r w:rsidRPr="00BC7581">
          <w:noBreakHyphen/>
          <w:t>Des</w:t>
        </w:r>
        <w:r w:rsidRPr="00BC7581">
          <w:noBreakHyphen/>
          <w:t>OA</w:t>
        </w:r>
        <w:r w:rsidRPr="00BC7581">
          <w:noBreakHyphen/>
          <w:t>min.</w:t>
        </w:r>
      </w:ins>
    </w:p>
    <w:p w14:paraId="090E94D5" w14:textId="4C5AFB7E" w:rsidR="009045A3" w:rsidRDefault="005E33E7" w:rsidP="007C1423">
      <w:pPr>
        <w:pStyle w:val="Heading5"/>
        <w:rPr>
          <w:ins w:id="6175" w:author="Reece Kiriu" w:date="2022-10-31T13:38:00Z"/>
        </w:rPr>
      </w:pPr>
      <w:ins w:id="6176" w:author="Reece Kiriu" w:date="2022-10-31T13:37:00Z">
        <w:r w:rsidRPr="000F4A5B">
          <w:rPr>
            <w:rStyle w:val="Toggle"/>
          </w:rPr>
          <w:t>[</w:t>
        </w:r>
      </w:ins>
      <w:ins w:id="6177" w:author="Reece Kiriu" w:date="2022-12-07T12:29:00Z">
        <w:r w:rsidR="005D01A4">
          <w:rPr>
            <w:rStyle w:val="Toggle"/>
          </w:rPr>
          <w:t>OR [</w:t>
        </w:r>
      </w:ins>
      <w:ins w:id="6178" w:author="Reece Kiriu" w:date="2022-10-31T13:37:00Z">
        <w:r w:rsidRPr="000F4A5B">
          <w:rPr>
            <w:rStyle w:val="Toggle"/>
          </w:rPr>
          <w:t>YES CO2</w:t>
        </w:r>
      </w:ins>
      <w:ins w:id="6179" w:author="Reece Kiriu" w:date="2022-12-07T12:28:00Z">
        <w:r w:rsidR="005D01A4">
          <w:rPr>
            <w:rStyle w:val="Toggle"/>
          </w:rPr>
          <w:t>] [YE</w:t>
        </w:r>
      </w:ins>
      <w:ins w:id="6180" w:author="Reece Kiriu" w:date="2022-10-31T13:37:00Z">
        <w:r w:rsidRPr="000F4A5B">
          <w:rPr>
            <w:rStyle w:val="Toggle"/>
          </w:rPr>
          <w:t>S OCC</w:t>
        </w:r>
      </w:ins>
      <w:proofErr w:type="gramStart"/>
      <w:ins w:id="6181" w:author="Reece Kiriu" w:date="2022-12-07T12:28:00Z">
        <w:r w:rsidR="005D01A4">
          <w:rPr>
            <w:rStyle w:val="Toggle"/>
          </w:rPr>
          <w:t>]</w:t>
        </w:r>
      </w:ins>
      <w:ins w:id="6182" w:author="Reece Kiriu" w:date="2022-10-31T13:37:00Z">
        <w:r w:rsidRPr="000F4A5B">
          <w:rPr>
            <w:rStyle w:val="Toggle"/>
            <w:rPrChange w:id="6183" w:author="Reece Kiriu" w:date="2022-10-31T13:42:00Z">
              <w:rPr/>
            </w:rPrChange>
          </w:rPr>
          <w:t>]</w:t>
        </w:r>
      </w:ins>
      <w:r w:rsidR="009045A3" w:rsidRPr="00BC7581">
        <w:t>See</w:t>
      </w:r>
      <w:proofErr w:type="gramEnd"/>
      <w:r w:rsidR="009045A3" w:rsidRPr="00BC7581">
        <w:t xml:space="preserve"> </w:t>
      </w:r>
      <w:r w:rsidR="009045A3">
        <w:t xml:space="preserve">Section </w:t>
      </w:r>
      <w:r w:rsidR="00D66724">
        <w:fldChar w:fldCharType="begin"/>
      </w:r>
      <w:r w:rsidR="00D66724">
        <w:instrText xml:space="preserve"> REF _Ref440794276 \w \h </w:instrText>
      </w:r>
      <w:r w:rsidR="00D66724">
        <w:fldChar w:fldCharType="separate"/>
      </w:r>
      <w:r w:rsidR="0037258A">
        <w:t>3.1.4.2.b</w:t>
      </w:r>
      <w:r w:rsidR="00D66724">
        <w:fldChar w:fldCharType="end"/>
      </w:r>
      <w:r w:rsidR="009045A3">
        <w:t xml:space="preserve"> for </w:t>
      </w:r>
      <w:r w:rsidR="00D21A33">
        <w:t>setpoint</w:t>
      </w:r>
      <w:r w:rsidR="009045A3">
        <w:t>s</w:t>
      </w:r>
      <w:r w:rsidR="009045A3" w:rsidRPr="00BC7581">
        <w:t xml:space="preserve"> </w:t>
      </w:r>
      <w:proofErr w:type="spellStart"/>
      <w:r w:rsidR="009045A3" w:rsidRPr="00BC7581">
        <w:t>AbsMinOA</w:t>
      </w:r>
      <w:proofErr w:type="spellEnd"/>
      <w:r w:rsidR="009045A3" w:rsidRPr="00BC7581">
        <w:t xml:space="preserve"> and </w:t>
      </w:r>
      <w:proofErr w:type="spellStart"/>
      <w:r w:rsidR="009045A3" w:rsidRPr="00BC7581">
        <w:t>DesMinOA</w:t>
      </w:r>
      <w:proofErr w:type="spellEnd"/>
      <w:r w:rsidR="009045A3">
        <w:t>.</w:t>
      </w:r>
    </w:p>
    <w:p w14:paraId="60BEADA3" w14:textId="0D159F95" w:rsidR="005036DB" w:rsidRPr="00BC7581" w:rsidRDefault="005036DB">
      <w:pPr>
        <w:pStyle w:val="Heading5"/>
      </w:pPr>
      <w:ins w:id="6184" w:author="Reece Kiriu" w:date="2022-10-31T13:38:00Z">
        <w:r w:rsidRPr="000F4A5B">
          <w:rPr>
            <w:rStyle w:val="Toggle"/>
          </w:rPr>
          <w:t>[</w:t>
        </w:r>
      </w:ins>
      <w:ins w:id="6185" w:author="Reece Kiriu" w:date="2022-12-07T12:29:00Z">
        <w:r w:rsidR="005D01A4">
          <w:rPr>
            <w:rStyle w:val="Toggle"/>
          </w:rPr>
          <w:t>AND [</w:t>
        </w:r>
      </w:ins>
      <w:ins w:id="6186" w:author="Reece Kiriu" w:date="2022-10-31T13:38:00Z">
        <w:r w:rsidRPr="000F4A5B">
          <w:rPr>
            <w:rStyle w:val="Toggle"/>
          </w:rPr>
          <w:t>NO CO2</w:t>
        </w:r>
      </w:ins>
      <w:ins w:id="6187" w:author="Reece Kiriu" w:date="2022-12-07T12:29:00Z">
        <w:r w:rsidR="005D01A4">
          <w:rPr>
            <w:rStyle w:val="Toggle"/>
          </w:rPr>
          <w:t>] [</w:t>
        </w:r>
      </w:ins>
      <w:ins w:id="6188" w:author="Reece Kiriu" w:date="2022-10-31T13:38:00Z">
        <w:r w:rsidR="007315DE" w:rsidRPr="000F4A5B">
          <w:rPr>
            <w:rStyle w:val="Toggle"/>
          </w:rPr>
          <w:t>NO</w:t>
        </w:r>
        <w:r w:rsidRPr="000F4A5B">
          <w:rPr>
            <w:rStyle w:val="Toggle"/>
          </w:rPr>
          <w:t xml:space="preserve"> OCC</w:t>
        </w:r>
      </w:ins>
      <w:proofErr w:type="gramStart"/>
      <w:ins w:id="6189" w:author="Reece Kiriu" w:date="2022-12-07T12:29:00Z">
        <w:r w:rsidR="005D01A4">
          <w:rPr>
            <w:rStyle w:val="Toggle"/>
          </w:rPr>
          <w:t>]</w:t>
        </w:r>
      </w:ins>
      <w:ins w:id="6190" w:author="Reece Kiriu" w:date="2022-10-31T13:38:00Z">
        <w:r w:rsidRPr="000F4A5B">
          <w:rPr>
            <w:rStyle w:val="Toggle"/>
            <w:rPrChange w:id="6191" w:author="Reece Kiriu" w:date="2022-10-31T13:43:00Z">
              <w:rPr/>
            </w:rPrChange>
          </w:rPr>
          <w:t>]</w:t>
        </w:r>
        <w:r w:rsidRPr="00BC7581">
          <w:t>See</w:t>
        </w:r>
        <w:proofErr w:type="gramEnd"/>
        <w:r w:rsidRPr="00BC7581">
          <w:t xml:space="preserve"> </w:t>
        </w:r>
        <w:r>
          <w:t xml:space="preserve">Section </w:t>
        </w:r>
        <w:r>
          <w:fldChar w:fldCharType="begin"/>
        </w:r>
        <w:r>
          <w:instrText xml:space="preserve"> REF _Ref440794276 \w \h </w:instrText>
        </w:r>
      </w:ins>
      <w:ins w:id="6192" w:author="Reece Kiriu" w:date="2022-10-31T13:38:00Z">
        <w:r>
          <w:fldChar w:fldCharType="separate"/>
        </w:r>
        <w:r>
          <w:t>3.1.4.2.b</w:t>
        </w:r>
        <w:r>
          <w:fldChar w:fldCharType="end"/>
        </w:r>
        <w:r>
          <w:t xml:space="preserve"> for setpoint</w:t>
        </w:r>
        <w:r w:rsidR="001040A4">
          <w:t>,</w:t>
        </w:r>
        <w:r w:rsidRPr="00BC7581">
          <w:t xml:space="preserve"> </w:t>
        </w:r>
        <w:proofErr w:type="spellStart"/>
        <w:r w:rsidRPr="00BC7581">
          <w:t>DesMinOA</w:t>
        </w:r>
        <w:proofErr w:type="spellEnd"/>
        <w:r>
          <w:t>.</w:t>
        </w:r>
      </w:ins>
    </w:p>
    <w:p w14:paraId="0F70566B" w14:textId="7C3625CD" w:rsidR="009045A3" w:rsidRPr="00BC7581" w:rsidRDefault="003A6913" w:rsidP="007C1423">
      <w:pPr>
        <w:pStyle w:val="Heading5"/>
      </w:pPr>
      <w:bookmarkStart w:id="6193" w:name="_Ref475077401"/>
      <w:ins w:id="6194" w:author="Reece Kiriu" w:date="2022-10-31T13:40:00Z">
        <w:r w:rsidRPr="000F4A5B">
          <w:rPr>
            <w:rStyle w:val="Toggle"/>
          </w:rPr>
          <w:t>[</w:t>
        </w:r>
      </w:ins>
      <w:ins w:id="6195" w:author="Reece Kiriu" w:date="2022-12-07T19:15:00Z">
        <w:r w:rsidR="008C2535">
          <w:rPr>
            <w:rStyle w:val="Toggle"/>
          </w:rPr>
          <w:t xml:space="preserve">OR </w:t>
        </w:r>
      </w:ins>
      <w:ins w:id="6196" w:author="Reece Kiriu" w:date="2022-12-07T19:16:00Z">
        <w:r w:rsidR="008C2535">
          <w:rPr>
            <w:rStyle w:val="Toggle"/>
          </w:rPr>
          <w:t>[</w:t>
        </w:r>
      </w:ins>
      <w:ins w:id="6197" w:author="Reece Kiriu" w:date="2022-12-07T12:29:00Z">
        <w:r w:rsidR="005D01A4">
          <w:rPr>
            <w:rStyle w:val="Toggle"/>
          </w:rPr>
          <w:t>OR [</w:t>
        </w:r>
      </w:ins>
      <w:ins w:id="6198" w:author="Reece Kiriu" w:date="2022-10-31T13:40:00Z">
        <w:r w:rsidRPr="000F4A5B">
          <w:rPr>
            <w:rStyle w:val="Toggle"/>
          </w:rPr>
          <w:t>YES CO2</w:t>
        </w:r>
      </w:ins>
      <w:ins w:id="6199" w:author="Reece Kiriu" w:date="2022-12-07T12:29:00Z">
        <w:r w:rsidR="005D01A4">
          <w:rPr>
            <w:rStyle w:val="Toggle"/>
          </w:rPr>
          <w:t>] [</w:t>
        </w:r>
      </w:ins>
      <w:ins w:id="6200" w:author="Reece Kiriu" w:date="2022-10-31T13:40:00Z">
        <w:r w:rsidRPr="000F4A5B">
          <w:rPr>
            <w:rStyle w:val="Toggle"/>
          </w:rPr>
          <w:t>YES OCC</w:t>
        </w:r>
      </w:ins>
      <w:ins w:id="6201" w:author="Reece Kiriu" w:date="2022-12-07T12:29:00Z">
        <w:r w:rsidR="005D01A4">
          <w:rPr>
            <w:rStyle w:val="Toggle"/>
          </w:rPr>
          <w:t>]</w:t>
        </w:r>
      </w:ins>
      <w:ins w:id="6202" w:author="Reece Kiriu" w:date="2022-12-07T19:16:00Z">
        <w:r w:rsidR="008C2535">
          <w:rPr>
            <w:rStyle w:val="Toggle"/>
          </w:rPr>
          <w:t>]</w:t>
        </w:r>
      </w:ins>
      <w:ins w:id="6203" w:author="Reece Kiriu" w:date="2022-12-07T12:29:00Z">
        <w:r w:rsidR="005D01A4">
          <w:rPr>
            <w:rStyle w:val="Toggle"/>
          </w:rPr>
          <w:t xml:space="preserve"> [</w:t>
        </w:r>
      </w:ins>
      <w:ins w:id="6204" w:author="Reece Kiriu" w:date="2022-10-31T17:46:00Z">
        <w:r w:rsidR="00B37E35">
          <w:rPr>
            <w:rStyle w:val="Toggle"/>
          </w:rPr>
          <w:t>YES WIN</w:t>
        </w:r>
      </w:ins>
      <w:proofErr w:type="gramStart"/>
      <w:ins w:id="6205" w:author="Reece Kiriu" w:date="2022-12-07T12:29:00Z">
        <w:r w:rsidR="005D01A4">
          <w:rPr>
            <w:rStyle w:val="Toggle"/>
          </w:rPr>
          <w:t>]</w:t>
        </w:r>
      </w:ins>
      <w:ins w:id="6206" w:author="Reece Kiriu" w:date="2022-10-31T13:40:00Z">
        <w:r w:rsidRPr="000F4A5B">
          <w:rPr>
            <w:rStyle w:val="Toggle"/>
            <w:rPrChange w:id="6207" w:author="Reece Kiriu" w:date="2022-10-31T13:43:00Z">
              <w:rPr/>
            </w:rPrChange>
          </w:rPr>
          <w:t>]</w:t>
        </w:r>
      </w:ins>
      <w:r w:rsidR="009045A3" w:rsidRPr="00BC7581">
        <w:t>Effective</w:t>
      </w:r>
      <w:proofErr w:type="gramEnd"/>
      <w:r w:rsidR="009045A3" w:rsidRPr="00BC7581">
        <w:t xml:space="preserve"> outdoor air absolute minimum and design minimum </w:t>
      </w:r>
      <w:r w:rsidR="00D21A33">
        <w:rPr>
          <w:rFonts w:cs="Times New Roman PS MT"/>
          <w:bCs/>
          <w:szCs w:val="20"/>
        </w:rPr>
        <w:t>setpoint</w:t>
      </w:r>
      <w:r w:rsidR="009045A3">
        <w:rPr>
          <w:rFonts w:cs="Times New Roman PS MT"/>
          <w:bCs/>
          <w:szCs w:val="20"/>
        </w:rPr>
        <w:t>s</w:t>
      </w:r>
      <w:r w:rsidR="009045A3" w:rsidRPr="00BC7581">
        <w:t xml:space="preserve"> are recalculated continuously based on the </w:t>
      </w:r>
      <w:r w:rsidR="009045A3">
        <w:rPr>
          <w:rFonts w:cs="Times New Roman PS MT"/>
          <w:bCs/>
          <w:szCs w:val="20"/>
        </w:rPr>
        <w:t>mode</w:t>
      </w:r>
      <w:r w:rsidR="009045A3" w:rsidRPr="00BC7581">
        <w:t xml:space="preserve"> of the zones being served.</w:t>
      </w:r>
      <w:bookmarkEnd w:id="6193"/>
    </w:p>
    <w:p w14:paraId="63B012B2" w14:textId="1D65BD8E" w:rsidR="009045A3" w:rsidRPr="00BC7581" w:rsidRDefault="009045A3" w:rsidP="007C1423">
      <w:pPr>
        <w:pStyle w:val="Heading6"/>
      </w:pPr>
      <w:proofErr w:type="spellStart"/>
      <w:r w:rsidRPr="00BC7581">
        <w:t>AbsMinOA</w:t>
      </w:r>
      <w:proofErr w:type="spellEnd"/>
      <w:r w:rsidRPr="00BC7581">
        <w:t xml:space="preserve">* is the sum of Zone-Abs-OA-min for all zones in all </w:t>
      </w:r>
      <w:r w:rsidR="00D21A33">
        <w:rPr>
          <w:rFonts w:cs="Times New Roman PS MT"/>
          <w:bCs/>
          <w:szCs w:val="20"/>
        </w:rPr>
        <w:t>Zone Group</w:t>
      </w:r>
      <w:r>
        <w:rPr>
          <w:rFonts w:cs="Times New Roman PS MT"/>
          <w:bCs/>
          <w:szCs w:val="20"/>
        </w:rPr>
        <w:t>s</w:t>
      </w:r>
      <w:r w:rsidRPr="00BC7581">
        <w:t xml:space="preserve"> that are in </w:t>
      </w:r>
      <w:r w:rsidR="00D21A33">
        <w:rPr>
          <w:rFonts w:cs="Times New Roman PS MT"/>
          <w:bCs/>
          <w:szCs w:val="20"/>
        </w:rPr>
        <w:t>Occupied Mode</w:t>
      </w:r>
      <w:r w:rsidRPr="00BC7581">
        <w:t xml:space="preserve"> but shall be no larger than the absolute minimum outdoor airflow </w:t>
      </w:r>
      <w:proofErr w:type="spellStart"/>
      <w:r w:rsidRPr="00BC7581">
        <w:t>AbsMinOA</w:t>
      </w:r>
      <w:proofErr w:type="spellEnd"/>
      <w:r w:rsidRPr="00BC7581">
        <w:t>.</w:t>
      </w:r>
    </w:p>
    <w:p w14:paraId="74CA2FF8" w14:textId="3977E46E" w:rsidR="009045A3" w:rsidRDefault="009045A3" w:rsidP="007C1423">
      <w:pPr>
        <w:pStyle w:val="Heading6"/>
        <w:rPr>
          <w:ins w:id="6208" w:author="Reece Kiriu" w:date="2022-10-31T13:40:00Z"/>
        </w:rPr>
      </w:pPr>
      <w:proofErr w:type="spellStart"/>
      <w:r w:rsidRPr="00BC7581">
        <w:t>DesMinOA</w:t>
      </w:r>
      <w:proofErr w:type="spellEnd"/>
      <w:r w:rsidRPr="00BC7581">
        <w:t xml:space="preserve">* is the sum of Zone-Des-OA-min for all zones in all </w:t>
      </w:r>
      <w:r w:rsidR="00D21A33">
        <w:rPr>
          <w:rFonts w:cs="Times New Roman PS MT"/>
          <w:bCs/>
          <w:szCs w:val="20"/>
        </w:rPr>
        <w:t>Zone Group</w:t>
      </w:r>
      <w:r>
        <w:rPr>
          <w:rFonts w:cs="Times New Roman PS MT"/>
          <w:bCs/>
          <w:szCs w:val="20"/>
        </w:rPr>
        <w:t>s</w:t>
      </w:r>
      <w:r w:rsidRPr="00BC7581">
        <w:t xml:space="preserve"> that are in </w:t>
      </w:r>
      <w:r w:rsidR="00D21A33">
        <w:rPr>
          <w:rFonts w:cs="Times New Roman PS MT"/>
          <w:bCs/>
          <w:szCs w:val="20"/>
        </w:rPr>
        <w:t>Occupied Mode</w:t>
      </w:r>
      <w:r w:rsidRPr="00BC7581">
        <w:t xml:space="preserve"> but shall be no larger than the design minimum outdoor airflow </w:t>
      </w:r>
      <w:proofErr w:type="spellStart"/>
      <w:r w:rsidRPr="00BC7581">
        <w:t>DesMinOA</w:t>
      </w:r>
      <w:proofErr w:type="spellEnd"/>
      <w:r w:rsidRPr="00BC7581">
        <w:t>.</w:t>
      </w:r>
    </w:p>
    <w:p w14:paraId="7DA56149" w14:textId="1EF09D92" w:rsidR="003A6913" w:rsidRPr="00BC7581" w:rsidRDefault="003A6913" w:rsidP="003A6913">
      <w:pPr>
        <w:pStyle w:val="Heading5"/>
        <w:rPr>
          <w:ins w:id="6209" w:author="Reece Kiriu" w:date="2022-10-31T13:40:00Z"/>
        </w:rPr>
      </w:pPr>
      <w:ins w:id="6210" w:author="Reece Kiriu" w:date="2022-10-31T13:40:00Z">
        <w:r w:rsidRPr="000F4A5B">
          <w:rPr>
            <w:rStyle w:val="Toggle"/>
          </w:rPr>
          <w:lastRenderedPageBreak/>
          <w:t>[</w:t>
        </w:r>
      </w:ins>
      <w:ins w:id="6211" w:author="Reece Kiriu" w:date="2022-12-07T19:16:00Z">
        <w:r w:rsidR="008C2535">
          <w:rPr>
            <w:rStyle w:val="Toggle"/>
          </w:rPr>
          <w:t>AND [</w:t>
        </w:r>
      </w:ins>
      <w:ins w:id="6212" w:author="Reece Kiriu" w:date="2022-12-07T12:29:00Z">
        <w:r w:rsidR="005D01A4">
          <w:rPr>
            <w:rStyle w:val="Toggle"/>
          </w:rPr>
          <w:t>AND [</w:t>
        </w:r>
      </w:ins>
      <w:ins w:id="6213" w:author="Reece Kiriu" w:date="2022-10-31T13:40:00Z">
        <w:r w:rsidRPr="000F4A5B">
          <w:rPr>
            <w:rStyle w:val="Toggle"/>
          </w:rPr>
          <w:t>NO CO2</w:t>
        </w:r>
      </w:ins>
      <w:ins w:id="6214" w:author="Reece Kiriu" w:date="2022-12-07T12:29:00Z">
        <w:r w:rsidR="005D01A4">
          <w:rPr>
            <w:rStyle w:val="Toggle"/>
          </w:rPr>
          <w:t>] [</w:t>
        </w:r>
      </w:ins>
      <w:ins w:id="6215" w:author="Reece Kiriu" w:date="2022-10-31T13:40:00Z">
        <w:r w:rsidRPr="000F4A5B">
          <w:rPr>
            <w:rStyle w:val="Toggle"/>
          </w:rPr>
          <w:t>NO OCC</w:t>
        </w:r>
      </w:ins>
      <w:ins w:id="6216" w:author="Reece Kiriu" w:date="2022-12-07T12:29:00Z">
        <w:r w:rsidR="005D01A4">
          <w:rPr>
            <w:rStyle w:val="Toggle"/>
          </w:rPr>
          <w:t>]</w:t>
        </w:r>
      </w:ins>
      <w:ins w:id="6217" w:author="Reece Kiriu" w:date="2022-12-07T19:16:00Z">
        <w:r w:rsidR="008C2535">
          <w:rPr>
            <w:rStyle w:val="Toggle"/>
          </w:rPr>
          <w:t>]</w:t>
        </w:r>
      </w:ins>
      <w:ins w:id="6218" w:author="Reece Kiriu" w:date="2022-12-07T12:29:00Z">
        <w:r w:rsidR="005D01A4">
          <w:rPr>
            <w:rStyle w:val="Toggle"/>
          </w:rPr>
          <w:t xml:space="preserve"> [</w:t>
        </w:r>
      </w:ins>
      <w:ins w:id="6219" w:author="Reece Kiriu" w:date="2022-10-31T17:47:00Z">
        <w:r w:rsidR="00B37E35">
          <w:rPr>
            <w:rStyle w:val="Toggle"/>
          </w:rPr>
          <w:t>NO WIN</w:t>
        </w:r>
      </w:ins>
      <w:proofErr w:type="gramStart"/>
      <w:ins w:id="6220" w:author="Reece Kiriu" w:date="2022-12-07T12:29:00Z">
        <w:r w:rsidR="005D01A4">
          <w:rPr>
            <w:rStyle w:val="Toggle"/>
          </w:rPr>
          <w:t>]</w:t>
        </w:r>
      </w:ins>
      <w:ins w:id="6221" w:author="Reece Kiriu" w:date="2022-10-31T13:40:00Z">
        <w:r w:rsidRPr="000F4A5B">
          <w:rPr>
            <w:rStyle w:val="Toggle"/>
            <w:rPrChange w:id="6222" w:author="Reece Kiriu" w:date="2022-10-31T13:43:00Z">
              <w:rPr/>
            </w:rPrChange>
          </w:rPr>
          <w:t>]</w:t>
        </w:r>
        <w:r w:rsidRPr="00BC7581">
          <w:t>Effective</w:t>
        </w:r>
        <w:proofErr w:type="gramEnd"/>
        <w:r w:rsidRPr="00BC7581">
          <w:t xml:space="preserve"> outdoor air absolute minimum and design minimum </w:t>
        </w:r>
        <w:r>
          <w:rPr>
            <w:rFonts w:cs="Times New Roman PS MT"/>
            <w:bCs/>
            <w:szCs w:val="20"/>
          </w:rPr>
          <w:t>setpoints</w:t>
        </w:r>
        <w:r w:rsidRPr="00BC7581">
          <w:t xml:space="preserve"> are recalculated continuously based on the </w:t>
        </w:r>
        <w:r>
          <w:rPr>
            <w:rFonts w:cs="Times New Roman PS MT"/>
            <w:bCs/>
            <w:szCs w:val="20"/>
          </w:rPr>
          <w:t>mode</w:t>
        </w:r>
        <w:r w:rsidRPr="00BC7581">
          <w:t xml:space="preserve"> of the zones being served.</w:t>
        </w:r>
      </w:ins>
    </w:p>
    <w:p w14:paraId="21563B61" w14:textId="00E2FE24" w:rsidR="003A6913" w:rsidRPr="00BC7581" w:rsidRDefault="003A6913">
      <w:pPr>
        <w:pStyle w:val="Heading6"/>
      </w:pPr>
      <w:proofErr w:type="spellStart"/>
      <w:ins w:id="6223" w:author="Reece Kiriu" w:date="2022-10-31T13:40:00Z">
        <w:r w:rsidRPr="00BC7581">
          <w:t>DesMinOA</w:t>
        </w:r>
        <w:proofErr w:type="spellEnd"/>
        <w:r w:rsidRPr="00BC7581">
          <w:t xml:space="preserve">* is the sum of Zone-Des-OA-min for all zones in all </w:t>
        </w:r>
        <w:r w:rsidRPr="003A6913">
          <w:rPr>
            <w:rFonts w:cs="Times New Roman PS MT"/>
            <w:bCs/>
            <w:szCs w:val="20"/>
          </w:rPr>
          <w:t>Zone Groups</w:t>
        </w:r>
        <w:r w:rsidRPr="00BC7581">
          <w:t xml:space="preserve"> that are in </w:t>
        </w:r>
        <w:r w:rsidRPr="003A6913">
          <w:rPr>
            <w:rFonts w:cs="Times New Roman PS MT"/>
            <w:bCs/>
            <w:szCs w:val="20"/>
          </w:rPr>
          <w:t>Occupied Mode</w:t>
        </w:r>
        <w:r w:rsidRPr="00BC7581">
          <w:t xml:space="preserve"> but shall be no larger than the design minimum outdoor airflow </w:t>
        </w:r>
        <w:proofErr w:type="spellStart"/>
        <w:r w:rsidRPr="00BC7581">
          <w:t>DesMinOA</w:t>
        </w:r>
        <w:proofErr w:type="spellEnd"/>
        <w:r w:rsidRPr="00BC7581">
          <w:t>.</w:t>
        </w:r>
      </w:ins>
    </w:p>
    <w:p w14:paraId="0B9F4039" w14:textId="786C4BAE" w:rsidR="009045A3" w:rsidRPr="00BC7581" w:rsidRDefault="009045A3" w:rsidP="00B37EF3">
      <w:pPr>
        <w:pStyle w:val="Instrbox"/>
      </w:pPr>
      <w:r w:rsidRPr="00BC7581">
        <w:t xml:space="preserve">This concludes the section where the method for determining the outdoor airflow </w:t>
      </w:r>
      <w:r w:rsidR="00D21A33">
        <w:t>setpoint</w:t>
      </w:r>
      <w:r w:rsidRPr="00BC7581">
        <w:t xml:space="preserve"> is selected.</w:t>
      </w:r>
    </w:p>
    <w:p w14:paraId="776F7962" w14:textId="1F8D1602" w:rsidR="009045A3" w:rsidRDefault="009045A3" w:rsidP="00B37EF3">
      <w:pPr>
        <w:pStyle w:val="Instrbox"/>
      </w:pPr>
      <w:r w:rsidRPr="00BC7581">
        <w:t xml:space="preserve">When the sequences are complete, only one of </w:t>
      </w:r>
      <w:r>
        <w:t xml:space="preserve">Section </w:t>
      </w:r>
      <w:r w:rsidR="008E7F9C">
        <w:fldChar w:fldCharType="begin"/>
      </w:r>
      <w:r w:rsidR="008E7F9C">
        <w:instrText xml:space="preserve"> REF _Ref38385438 \w \h </w:instrText>
      </w:r>
      <w:r w:rsidR="008E7F9C">
        <w:fldChar w:fldCharType="separate"/>
      </w:r>
      <w:r w:rsidR="0037258A">
        <w:t>5.16.3.1</w:t>
      </w:r>
      <w:r w:rsidR="008E7F9C">
        <w:fldChar w:fldCharType="end"/>
      </w:r>
      <w:r w:rsidRPr="00BC7581">
        <w:t xml:space="preserve"> or </w:t>
      </w:r>
      <w:r>
        <w:t xml:space="preserve">Section </w:t>
      </w:r>
      <w:r w:rsidR="008E7F9C">
        <w:fldChar w:fldCharType="begin"/>
      </w:r>
      <w:r w:rsidR="008E7F9C">
        <w:instrText xml:space="preserve"> REF _Ref38388230 \w \h </w:instrText>
      </w:r>
      <w:r w:rsidR="008E7F9C">
        <w:fldChar w:fldCharType="separate"/>
      </w:r>
      <w:r w:rsidR="0037258A">
        <w:t>5.16.3.2</w:t>
      </w:r>
      <w:r w:rsidR="008E7F9C">
        <w:fldChar w:fldCharType="end"/>
      </w:r>
      <w:r w:rsidRPr="00BC7581">
        <w:t xml:space="preserve"> should remain. The other subsection should be deleted along with these flag notes.</w:t>
      </w:r>
    </w:p>
    <w:p w14:paraId="1453A213" w14:textId="77777777" w:rsidR="001F1AEF" w:rsidRPr="001F1AEF" w:rsidRDefault="001F1AEF" w:rsidP="001F1AEF"/>
    <w:p w14:paraId="0A90AB07" w14:textId="6CB27197" w:rsidR="009045A3" w:rsidRPr="00BC7581" w:rsidRDefault="009045A3" w:rsidP="00B37EF3">
      <w:pPr>
        <w:pStyle w:val="Instrbox"/>
      </w:pPr>
      <w:r w:rsidRPr="00BC7581">
        <w:t>The engineer must select among options for minimum outdoor air control logic based on two criteria:</w:t>
      </w:r>
    </w:p>
    <w:p w14:paraId="6AFDD9EC" w14:textId="14BCA658" w:rsidR="009045A3" w:rsidRPr="00BC7581" w:rsidRDefault="009045A3" w:rsidP="00B37EF3">
      <w:pPr>
        <w:pStyle w:val="Instrbox"/>
      </w:pPr>
      <w:r w:rsidRPr="00BC7581">
        <w:t xml:space="preserve">Do the minimum outdoor air and economizer functions </w:t>
      </w:r>
      <w:r>
        <w:t>use</w:t>
      </w:r>
      <w:r w:rsidRPr="00BC7581">
        <w:t xml:space="preserve"> separate dedicated dampers or a single common damper?</w:t>
      </w:r>
    </w:p>
    <w:p w14:paraId="279E1D49" w14:textId="7F0FCAEF" w:rsidR="009045A3" w:rsidRPr="00BC7581" w:rsidRDefault="009045A3" w:rsidP="00B37EF3">
      <w:pPr>
        <w:pStyle w:val="Instrbox"/>
      </w:pPr>
      <w:r w:rsidRPr="00BC7581">
        <w:t xml:space="preserve">Is outdoor air volume measured by </w:t>
      </w:r>
      <w:r>
        <w:t xml:space="preserve">DP </w:t>
      </w:r>
      <w:r>
        <w:rPr>
          <w:rFonts w:ascii="Symbol" w:hAnsi="Symbol" w:cs="Symbol"/>
        </w:rPr>
        <w:t></w:t>
      </w:r>
      <w:r>
        <w:t>P</w:t>
      </w:r>
      <w:r w:rsidRPr="00BC7581">
        <w:t xml:space="preserve"> or an airflow measurement station (AFMS)?</w:t>
      </w:r>
    </w:p>
    <w:p w14:paraId="77D63862" w14:textId="77777777" w:rsidR="009045A3" w:rsidRPr="00BC7581" w:rsidRDefault="009045A3" w:rsidP="00B37EF3">
      <w:pPr>
        <w:pStyle w:val="Instrbox"/>
      </w:pPr>
      <w:r w:rsidRPr="00BC7581">
        <w:t>Control logic selections should be made as follows:</w:t>
      </w:r>
    </w:p>
    <w:p w14:paraId="703DF0A6" w14:textId="693CFCB1" w:rsidR="009045A3" w:rsidRPr="00BC7581" w:rsidRDefault="009045A3" w:rsidP="00B37EF3">
      <w:pPr>
        <w:pStyle w:val="Instrbox"/>
      </w:pPr>
      <w:r w:rsidRPr="00BC7581">
        <w:t xml:space="preserve">For AHUs with separate dedicated dampers and OA measurement by </w:t>
      </w:r>
      <w:r>
        <w:rPr>
          <w:rFonts w:ascii="Symbol" w:hAnsi="Symbol" w:cs="Symbol"/>
        </w:rPr>
        <w:t></w:t>
      </w:r>
      <w:r>
        <w:t>P</w:t>
      </w:r>
      <w:r w:rsidRPr="00BC7581">
        <w:t xml:space="preserve">, use </w:t>
      </w:r>
      <w:r>
        <w:t xml:space="preserve">Section </w:t>
      </w:r>
      <w:r w:rsidR="008E7F9C">
        <w:fldChar w:fldCharType="begin"/>
      </w:r>
      <w:r w:rsidR="008E7F9C">
        <w:instrText xml:space="preserve"> REF _Ref38385784 \w \h </w:instrText>
      </w:r>
      <w:r w:rsidR="008E7F9C">
        <w:fldChar w:fldCharType="separate"/>
      </w:r>
      <w:r w:rsidR="0037258A">
        <w:t>5.16.4</w:t>
      </w:r>
      <w:r w:rsidR="008E7F9C">
        <w:fldChar w:fldCharType="end"/>
      </w:r>
      <w:r w:rsidRPr="00BC7581">
        <w:t xml:space="preserve"> and delete </w:t>
      </w:r>
      <w:r>
        <w:t xml:space="preserve">Sections </w:t>
      </w:r>
      <w:r w:rsidR="008E7F9C">
        <w:fldChar w:fldCharType="begin"/>
      </w:r>
      <w:r w:rsidR="008E7F9C">
        <w:instrText xml:space="preserve"> REF _Ref38387843 \w \h </w:instrText>
      </w:r>
      <w:r w:rsidR="008E7F9C">
        <w:fldChar w:fldCharType="separate"/>
      </w:r>
      <w:r w:rsidR="0037258A">
        <w:t>5.16.5</w:t>
      </w:r>
      <w:r w:rsidR="008E7F9C">
        <w:fldChar w:fldCharType="end"/>
      </w:r>
      <w:r w:rsidRPr="00BC7581">
        <w:t xml:space="preserve"> and </w:t>
      </w:r>
      <w:r w:rsidR="008E7F9C">
        <w:fldChar w:fldCharType="begin"/>
      </w:r>
      <w:r w:rsidR="008E7F9C">
        <w:instrText xml:space="preserve"> REF _Ref38387860 \w \h </w:instrText>
      </w:r>
      <w:r w:rsidR="008E7F9C">
        <w:fldChar w:fldCharType="separate"/>
      </w:r>
      <w:r w:rsidR="0037258A">
        <w:t>5.16.6</w:t>
      </w:r>
      <w:r w:rsidR="008E7F9C">
        <w:fldChar w:fldCharType="end"/>
      </w:r>
      <w:r>
        <w:t>.</w:t>
      </w:r>
    </w:p>
    <w:p w14:paraId="1346039F" w14:textId="4257BF31" w:rsidR="009045A3" w:rsidRPr="00BC7581" w:rsidRDefault="009045A3" w:rsidP="00B37EF3">
      <w:pPr>
        <w:pStyle w:val="Instrbox"/>
      </w:pPr>
      <w:r w:rsidRPr="00BC7581">
        <w:t xml:space="preserve">For AHUs with separate dedicated dampers and OA measurement by AFMS, use </w:t>
      </w:r>
      <w:r>
        <w:t xml:space="preserve">Section </w:t>
      </w:r>
      <w:r w:rsidR="008E7F9C">
        <w:fldChar w:fldCharType="begin"/>
      </w:r>
      <w:r w:rsidR="008E7F9C">
        <w:instrText xml:space="preserve"> REF _Ref38387843 \w \h </w:instrText>
      </w:r>
      <w:r w:rsidR="008E7F9C">
        <w:fldChar w:fldCharType="separate"/>
      </w:r>
      <w:r w:rsidR="0037258A">
        <w:t>5.16.5</w:t>
      </w:r>
      <w:r w:rsidR="008E7F9C">
        <w:fldChar w:fldCharType="end"/>
      </w:r>
      <w:r w:rsidRPr="00BC7581">
        <w:t xml:space="preserve"> and delete </w:t>
      </w:r>
      <w:r>
        <w:t xml:space="preserve">Sections </w:t>
      </w:r>
      <w:r w:rsidR="008E7F9C">
        <w:fldChar w:fldCharType="begin"/>
      </w:r>
      <w:r w:rsidR="008E7F9C">
        <w:instrText xml:space="preserve"> REF _Ref38385784 \w \h </w:instrText>
      </w:r>
      <w:r w:rsidR="008E7F9C">
        <w:fldChar w:fldCharType="separate"/>
      </w:r>
      <w:r w:rsidR="0037258A">
        <w:t>5.16.4</w:t>
      </w:r>
      <w:r w:rsidR="008E7F9C">
        <w:fldChar w:fldCharType="end"/>
      </w:r>
      <w:r w:rsidRPr="00BC7581">
        <w:t xml:space="preserve"> and </w:t>
      </w:r>
      <w:r w:rsidR="008E7F9C">
        <w:fldChar w:fldCharType="begin"/>
      </w:r>
      <w:r w:rsidR="008E7F9C">
        <w:instrText xml:space="preserve"> REF _Ref38387860 \w \h </w:instrText>
      </w:r>
      <w:r w:rsidR="008E7F9C">
        <w:fldChar w:fldCharType="separate"/>
      </w:r>
      <w:r w:rsidR="0037258A">
        <w:t>5.16.6</w:t>
      </w:r>
      <w:r w:rsidR="008E7F9C">
        <w:fldChar w:fldCharType="end"/>
      </w:r>
      <w:r>
        <w:t>.</w:t>
      </w:r>
    </w:p>
    <w:p w14:paraId="0005B339" w14:textId="2603C328" w:rsidR="009045A3" w:rsidRPr="00BC7581" w:rsidRDefault="009045A3" w:rsidP="00B37EF3">
      <w:pPr>
        <w:pStyle w:val="Instrbox"/>
      </w:pPr>
      <w:r w:rsidRPr="00BC7581">
        <w:t xml:space="preserve">For AHUs with a single common damper and OA measurement by AFMS, use </w:t>
      </w:r>
      <w:r>
        <w:t xml:space="preserve">Section </w:t>
      </w:r>
      <w:r w:rsidR="008E7F9C">
        <w:fldChar w:fldCharType="begin"/>
      </w:r>
      <w:r w:rsidR="008E7F9C">
        <w:instrText xml:space="preserve"> REF _Ref38387860 \w \h </w:instrText>
      </w:r>
      <w:r w:rsidR="008E7F9C">
        <w:fldChar w:fldCharType="separate"/>
      </w:r>
      <w:r w:rsidR="0037258A">
        <w:t>5.16.6</w:t>
      </w:r>
      <w:r w:rsidR="008E7F9C">
        <w:fldChar w:fldCharType="end"/>
      </w:r>
      <w:r w:rsidRPr="00BC7581">
        <w:t xml:space="preserve"> and delete </w:t>
      </w:r>
      <w:r>
        <w:t xml:space="preserve">Sections </w:t>
      </w:r>
      <w:r w:rsidR="008E7F9C">
        <w:fldChar w:fldCharType="begin"/>
      </w:r>
      <w:r w:rsidR="008E7F9C">
        <w:instrText xml:space="preserve"> REF _Ref38385784 \w \h </w:instrText>
      </w:r>
      <w:r w:rsidR="008E7F9C">
        <w:fldChar w:fldCharType="separate"/>
      </w:r>
      <w:r w:rsidR="0037258A">
        <w:t>5.16.4</w:t>
      </w:r>
      <w:r w:rsidR="008E7F9C">
        <w:fldChar w:fldCharType="end"/>
      </w:r>
      <w:r w:rsidRPr="00BC7581">
        <w:t xml:space="preserve"> and </w:t>
      </w:r>
      <w:r w:rsidR="008E7F9C">
        <w:fldChar w:fldCharType="begin"/>
      </w:r>
      <w:r w:rsidR="008E7F9C">
        <w:instrText xml:space="preserve"> REF _Ref38387843 \w \h </w:instrText>
      </w:r>
      <w:r w:rsidR="008E7F9C">
        <w:fldChar w:fldCharType="separate"/>
      </w:r>
      <w:r w:rsidR="0037258A">
        <w:t>5.16.5</w:t>
      </w:r>
      <w:r w:rsidR="008E7F9C">
        <w:fldChar w:fldCharType="end"/>
      </w:r>
      <w:r>
        <w:t>.</w:t>
      </w:r>
    </w:p>
    <w:p w14:paraId="75B9379E" w14:textId="66AB4844" w:rsidR="009045A3" w:rsidRPr="00BC7581" w:rsidRDefault="009045A3" w:rsidP="00B37EF3">
      <w:pPr>
        <w:pStyle w:val="Instrbox"/>
      </w:pPr>
      <w:r w:rsidRPr="00BC7581">
        <w:t xml:space="preserve">AHUs with a single common damper and OA measurement by </w:t>
      </w:r>
      <w:r>
        <w:rPr>
          <w:rFonts w:ascii="Symbol" w:hAnsi="Symbol" w:cs="Symbol"/>
        </w:rPr>
        <w:t></w:t>
      </w:r>
      <w:r>
        <w:t>P</w:t>
      </w:r>
      <w:r w:rsidRPr="00BC7581">
        <w:t xml:space="preserve"> are not supported because OA measurements are not accurate in this configuration.</w:t>
      </w:r>
    </w:p>
    <w:p w14:paraId="5D97A527" w14:textId="677D7C7B" w:rsidR="009045A3" w:rsidRPr="00BC7581" w:rsidRDefault="009045A3" w:rsidP="00B37EF3">
      <w:pPr>
        <w:pStyle w:val="Instrbox"/>
      </w:pPr>
      <w:r>
        <w:t>DCV</w:t>
      </w:r>
      <w:r w:rsidRPr="00BC7581">
        <w:t xml:space="preserve"> is supported in all three options but only for </w:t>
      </w:r>
      <w:r>
        <w:t xml:space="preserve">California </w:t>
      </w:r>
      <w:r w:rsidRPr="00BC7581">
        <w:t xml:space="preserve">Title 24 ventilation. </w:t>
      </w:r>
    </w:p>
    <w:p w14:paraId="1DA7C16E" w14:textId="66FE5DB3" w:rsidR="009045A3" w:rsidRPr="00BC7581" w:rsidRDefault="00E76F37" w:rsidP="0087618D">
      <w:pPr>
        <w:pStyle w:val="Heading3"/>
      </w:pPr>
      <w:bookmarkStart w:id="6224" w:name="_Ref440211273"/>
      <w:bookmarkStart w:id="6225" w:name="_Ref38385784"/>
      <w:ins w:id="6226" w:author="Reece Kiriu" w:date="2022-10-19T14:29:00Z">
        <w:r w:rsidRPr="00E76F37">
          <w:rPr>
            <w:rStyle w:val="Toggle"/>
            <w:rPrChange w:id="6227" w:author="Reece Kiriu" w:date="2022-10-19T14:29:00Z">
              <w:rPr/>
            </w:rPrChange>
          </w:rPr>
          <w:t>[EQUALS OA SEP_</w:t>
        </w:r>
        <w:proofErr w:type="gramStart"/>
        <w:r w:rsidRPr="00E76F37">
          <w:rPr>
            <w:rStyle w:val="Toggle"/>
            <w:rPrChange w:id="6228" w:author="Reece Kiriu" w:date="2022-10-19T14:29:00Z">
              <w:rPr/>
            </w:rPrChange>
          </w:rPr>
          <w:t>DP]</w:t>
        </w:r>
      </w:ins>
      <w:r w:rsidR="009045A3" w:rsidRPr="00BC7581">
        <w:t>Minimum</w:t>
      </w:r>
      <w:proofErr w:type="gramEnd"/>
      <w:r w:rsidR="009045A3" w:rsidRPr="00BC7581">
        <w:t xml:space="preserve"> Outdoor Air Control with a </w:t>
      </w:r>
      <w:bookmarkEnd w:id="6224"/>
      <w:r w:rsidR="009045A3">
        <w:t>Separate Minimum Outdoor Air Damper and Differential Pressure Control</w:t>
      </w:r>
      <w:bookmarkEnd w:id="6225"/>
    </w:p>
    <w:p w14:paraId="47B460E4" w14:textId="77777777" w:rsidR="009045A3" w:rsidRPr="00BC7581" w:rsidRDefault="009045A3" w:rsidP="00B37EF3">
      <w:pPr>
        <w:pStyle w:val="Instrbox"/>
      </w:pPr>
      <w:r w:rsidRPr="00BC7581">
        <w:t>The engineer must select between ventilation logic options:</w:t>
      </w:r>
    </w:p>
    <w:p w14:paraId="6DF5F30D" w14:textId="228CADB1" w:rsidR="009045A3" w:rsidRDefault="009045A3" w:rsidP="00B37EF3">
      <w:pPr>
        <w:pStyle w:val="Instrbox"/>
      </w:pPr>
      <w:r>
        <w:t xml:space="preserve">If the project is to comply with ASHRAE Standard 62.1 ventilation requirements, keep Section </w:t>
      </w:r>
      <w:r w:rsidR="008E7F9C">
        <w:fldChar w:fldCharType="begin"/>
      </w:r>
      <w:r w:rsidR="008E7F9C">
        <w:instrText xml:space="preserve"> REF _Ref38808437 \w \h </w:instrText>
      </w:r>
      <w:r w:rsidR="008E7F9C">
        <w:fldChar w:fldCharType="separate"/>
      </w:r>
      <w:r w:rsidR="0037258A">
        <w:t>5.16.4.1</w:t>
      </w:r>
      <w:r w:rsidR="008E7F9C">
        <w:fldChar w:fldCharType="end"/>
      </w:r>
      <w:r>
        <w:t xml:space="preserve"> and delete Section </w:t>
      </w:r>
      <w:r w:rsidR="008E7F9C">
        <w:fldChar w:fldCharType="begin"/>
      </w:r>
      <w:r w:rsidR="008E7F9C">
        <w:instrText xml:space="preserve"> REF _Ref38808462 \w \h </w:instrText>
      </w:r>
      <w:r w:rsidR="008E7F9C">
        <w:fldChar w:fldCharType="separate"/>
      </w:r>
      <w:r w:rsidR="0037258A">
        <w:t>5.16.4.2</w:t>
      </w:r>
      <w:r w:rsidR="008E7F9C">
        <w:fldChar w:fldCharType="end"/>
      </w:r>
      <w:r>
        <w:t>.</w:t>
      </w:r>
    </w:p>
    <w:p w14:paraId="0F7A2CF7" w14:textId="22415C1B" w:rsidR="009045A3" w:rsidRPr="00BC7581" w:rsidRDefault="009045A3" w:rsidP="00B37EF3">
      <w:pPr>
        <w:pStyle w:val="Instrbox"/>
      </w:pPr>
      <w:r>
        <w:t>If</w:t>
      </w:r>
      <w:r w:rsidRPr="00BC7581">
        <w:t xml:space="preserve"> the project is to comply with California Title 24 ventilation requirements, </w:t>
      </w:r>
      <w:r>
        <w:t xml:space="preserve">keep Section </w:t>
      </w:r>
      <w:r w:rsidR="008E7F9C">
        <w:fldChar w:fldCharType="begin"/>
      </w:r>
      <w:r w:rsidR="008E7F9C">
        <w:instrText xml:space="preserve"> REF _Ref38808462 \w \h </w:instrText>
      </w:r>
      <w:r w:rsidR="008E7F9C">
        <w:fldChar w:fldCharType="separate"/>
      </w:r>
      <w:r w:rsidR="0037258A">
        <w:t>5.16.4.2</w:t>
      </w:r>
      <w:r w:rsidR="008E7F9C">
        <w:fldChar w:fldCharType="end"/>
      </w:r>
      <w:r>
        <w:t xml:space="preserve"> and delete Section </w:t>
      </w:r>
      <w:r w:rsidR="008E7F9C">
        <w:fldChar w:fldCharType="begin"/>
      </w:r>
      <w:r w:rsidR="008E7F9C">
        <w:instrText xml:space="preserve"> REF _Ref38808437 \w \h </w:instrText>
      </w:r>
      <w:r w:rsidR="008E7F9C">
        <w:fldChar w:fldCharType="separate"/>
      </w:r>
      <w:r w:rsidR="0037258A">
        <w:t>5.16.4.1</w:t>
      </w:r>
      <w:r w:rsidR="008E7F9C">
        <w:fldChar w:fldCharType="end"/>
      </w:r>
      <w:r>
        <w:t>.</w:t>
      </w:r>
    </w:p>
    <w:p w14:paraId="5D1BC14B" w14:textId="3A843CB3" w:rsidR="009045A3" w:rsidRPr="00BC7581" w:rsidRDefault="00C14199" w:rsidP="0087618D">
      <w:pPr>
        <w:pStyle w:val="Heading4"/>
      </w:pPr>
      <w:bookmarkStart w:id="6229" w:name="_Ref440040416"/>
      <w:bookmarkStart w:id="6230" w:name="_Ref38808437"/>
      <w:ins w:id="6231" w:author="Hwakong Cheng" w:date="2022-10-06T12:49:00Z">
        <w:r w:rsidRPr="0002456B">
          <w:rPr>
            <w:rStyle w:val="Toggle"/>
            <w:rPrChange w:id="6232" w:author="Hwakong Cheng" w:date="2022-10-07T14:48:00Z">
              <w:rPr/>
            </w:rPrChange>
          </w:rPr>
          <w:t xml:space="preserve">[VENT </w:t>
        </w:r>
        <w:proofErr w:type="gramStart"/>
        <w:r w:rsidRPr="0002456B">
          <w:rPr>
            <w:rStyle w:val="Toggle"/>
            <w:rPrChange w:id="6233" w:author="Hwakong Cheng" w:date="2022-10-07T14:48:00Z">
              <w:rPr/>
            </w:rPrChange>
          </w:rPr>
          <w:t>621]</w:t>
        </w:r>
      </w:ins>
      <w:r w:rsidR="009045A3" w:rsidRPr="00BC7581">
        <w:t>DP</w:t>
      </w:r>
      <w:proofErr w:type="gramEnd"/>
      <w:r w:rsidR="009045A3" w:rsidRPr="00BC7581">
        <w:t xml:space="preserve"> </w:t>
      </w:r>
      <w:r w:rsidR="00D21A33">
        <w:rPr>
          <w:rFonts w:cs="Times New Roman PS MT"/>
          <w:szCs w:val="20"/>
        </w:rPr>
        <w:t>Setpoint</w:t>
      </w:r>
      <w:r w:rsidR="009045A3" w:rsidRPr="00BC7581">
        <w:t xml:space="preserve"> for ASHRAE Standard 62.1 </w:t>
      </w:r>
      <w:bookmarkEnd w:id="6229"/>
      <w:r w:rsidR="009045A3" w:rsidRPr="00B87A61">
        <w:rPr>
          <w:rFonts w:cs="Times New Roman PS MT"/>
          <w:szCs w:val="20"/>
        </w:rPr>
        <w:t>Ventilation</w:t>
      </w:r>
      <w:bookmarkEnd w:id="6230"/>
    </w:p>
    <w:p w14:paraId="0CD3319E" w14:textId="3BA9A8CE" w:rsidR="009045A3" w:rsidRPr="00BC7581" w:rsidRDefault="009045A3" w:rsidP="007C1423">
      <w:pPr>
        <w:pStyle w:val="Heading5"/>
      </w:pPr>
      <w:r w:rsidRPr="00BC7581">
        <w:t xml:space="preserve">See </w:t>
      </w:r>
      <w:r>
        <w:t xml:space="preserve">Section </w:t>
      </w:r>
      <w:r w:rsidR="00D66724">
        <w:fldChar w:fldCharType="begin"/>
      </w:r>
      <w:r w:rsidR="00D66724">
        <w:instrText xml:space="preserve"> REF _Ref38388149 \w \h </w:instrText>
      </w:r>
      <w:r w:rsidR="00D66724">
        <w:fldChar w:fldCharType="separate"/>
      </w:r>
      <w:r w:rsidR="0037258A">
        <w:t>3.2.1.</w:t>
      </w:r>
      <w:proofErr w:type="gramStart"/>
      <w:r w:rsidR="0037258A">
        <w:t>3.a</w:t>
      </w:r>
      <w:proofErr w:type="gramEnd"/>
      <w:r w:rsidR="00D66724">
        <w:fldChar w:fldCharType="end"/>
      </w:r>
      <w:r w:rsidRPr="00BC7581">
        <w:t xml:space="preserve"> for design OA DP </w:t>
      </w:r>
      <w:r w:rsidR="00D21A33">
        <w:t>setpoint</w:t>
      </w:r>
      <w:r>
        <w:t>s</w:t>
      </w:r>
      <w:r w:rsidRPr="00BC7581">
        <w:t>.</w:t>
      </w:r>
    </w:p>
    <w:p w14:paraId="1D2325EF" w14:textId="6975B46E" w:rsidR="009045A3" w:rsidRPr="00BC7581" w:rsidRDefault="009045A3" w:rsidP="007C1423">
      <w:pPr>
        <w:pStyle w:val="Heading5"/>
      </w:pPr>
      <w:r w:rsidRPr="00BC7581">
        <w:t xml:space="preserve">See </w:t>
      </w:r>
      <w:r>
        <w:rPr>
          <w:rFonts w:cs="Times New Roman PS MT"/>
          <w:bCs/>
          <w:szCs w:val="20"/>
        </w:rPr>
        <w:t xml:space="preserve">Section </w:t>
      </w:r>
      <w:r w:rsidR="00D66724">
        <w:rPr>
          <w:rFonts w:cs="Times New Roman PS MT"/>
          <w:bCs/>
          <w:szCs w:val="20"/>
        </w:rPr>
        <w:fldChar w:fldCharType="begin"/>
      </w:r>
      <w:r w:rsidR="00D66724">
        <w:rPr>
          <w:rFonts w:cs="Times New Roman PS MT"/>
          <w:bCs/>
          <w:szCs w:val="20"/>
        </w:rPr>
        <w:instrText xml:space="preserve"> REF _Ref38385438 \w \h </w:instrText>
      </w:r>
      <w:r w:rsidR="00D66724">
        <w:rPr>
          <w:rFonts w:cs="Times New Roman PS MT"/>
          <w:bCs/>
          <w:szCs w:val="20"/>
        </w:rPr>
      </w:r>
      <w:r w:rsidR="00D66724">
        <w:rPr>
          <w:rFonts w:cs="Times New Roman PS MT"/>
          <w:bCs/>
          <w:szCs w:val="20"/>
        </w:rPr>
        <w:fldChar w:fldCharType="separate"/>
      </w:r>
      <w:r w:rsidR="0037258A">
        <w:rPr>
          <w:rFonts w:cs="Times New Roman PS MT"/>
          <w:bCs/>
          <w:szCs w:val="20"/>
        </w:rPr>
        <w:t>5.16.3.1</w:t>
      </w:r>
      <w:r w:rsidR="00D66724">
        <w:rPr>
          <w:rFonts w:cs="Times New Roman PS MT"/>
          <w:bCs/>
          <w:szCs w:val="20"/>
        </w:rPr>
        <w:fldChar w:fldCharType="end"/>
      </w:r>
      <w:r w:rsidRPr="00BC7581">
        <w:t xml:space="preserve"> for calculation of current outdoor air </w:t>
      </w:r>
      <w:r w:rsidR="00D21A33">
        <w:rPr>
          <w:rFonts w:cs="Times New Roman PS MT"/>
          <w:bCs/>
          <w:szCs w:val="20"/>
        </w:rPr>
        <w:t>setpoint</w:t>
      </w:r>
      <w:r w:rsidRPr="00BC7581">
        <w:t xml:space="preserve"> </w:t>
      </w:r>
      <w:proofErr w:type="spellStart"/>
      <w:r w:rsidRPr="00BC7581">
        <w:t>MinOAsp</w:t>
      </w:r>
      <w:proofErr w:type="spellEnd"/>
      <w:r w:rsidRPr="00BC7581">
        <w:t>.</w:t>
      </w:r>
    </w:p>
    <w:p w14:paraId="687309C1" w14:textId="693D0305" w:rsidR="009045A3" w:rsidRPr="00BC7581" w:rsidRDefault="009045A3" w:rsidP="007C1423">
      <w:pPr>
        <w:pStyle w:val="Heading5"/>
      </w:pPr>
      <w:r>
        <w:rPr>
          <w:rFonts w:cs="Times New Roman PS MT"/>
          <w:bCs/>
          <w:szCs w:val="20"/>
        </w:rPr>
        <w:t xml:space="preserve">The minimum outdoor air </w:t>
      </w:r>
      <w:r w:rsidRPr="00BC7581">
        <w:t xml:space="preserve">DP </w:t>
      </w:r>
      <w:r w:rsidR="00D21A33">
        <w:rPr>
          <w:rFonts w:cs="Times New Roman PS MT"/>
          <w:bCs/>
          <w:szCs w:val="20"/>
        </w:rPr>
        <w:t>setpoint</w:t>
      </w:r>
      <w:r w:rsidRPr="00BC7581">
        <w:t xml:space="preserve"> </w:t>
      </w:r>
      <w:proofErr w:type="spellStart"/>
      <w:r w:rsidRPr="00BC7581">
        <w:t>MinDPsp</w:t>
      </w:r>
      <w:proofErr w:type="spellEnd"/>
      <w:r w:rsidRPr="00BC7581">
        <w:t xml:space="preserve"> shall be calculated as</w:t>
      </w:r>
    </w:p>
    <w:p w14:paraId="3650676B" w14:textId="77777777" w:rsidR="007B2426" w:rsidRPr="00F979EF" w:rsidRDefault="007B2426" w:rsidP="007B2426">
      <w:pPr>
        <w:spacing w:after="240"/>
      </w:pPr>
      <m:oMathPara>
        <m:oMathParaPr>
          <m:jc m:val="center"/>
        </m:oMathParaPr>
        <m:oMath>
          <m:r>
            <m:rPr>
              <m:sty m:val="p"/>
            </m:rPr>
            <w:rPr>
              <w:rFonts w:ascii="Cambria Math" w:hAnsi="Cambria Math"/>
            </w:rPr>
            <m:t>MinDPsp=DesMinDP</m:t>
          </m:r>
          <m:sSup>
            <m:sSupPr>
              <m:ctrlPr>
                <w:rPr>
                  <w:rFonts w:ascii="Cambria Math" w:hAnsi="Cambria Math"/>
                </w:rPr>
              </m:ctrlPr>
            </m:sSupPr>
            <m:e>
              <m:d>
                <m:dPr>
                  <m:begChr m:val="["/>
                  <m:endChr m:val="]"/>
                  <m:ctrlPr>
                    <w:rPr>
                      <w:rFonts w:ascii="Cambria Math" w:hAnsi="Cambria Math"/>
                    </w:rPr>
                  </m:ctrlPr>
                </m:dPr>
                <m:e>
                  <m:f>
                    <m:fPr>
                      <m:ctrlPr>
                        <w:rPr>
                          <w:rFonts w:ascii="Cambria Math" w:hAnsi="Cambria Math"/>
                          <w:i/>
                        </w:rPr>
                      </m:ctrlPr>
                    </m:fPr>
                    <m:num>
                      <m:r>
                        <m:rPr>
                          <m:sty m:val="p"/>
                        </m:rPr>
                        <w:rPr>
                          <w:rFonts w:ascii="Cambria Math" w:hAnsi="Cambria Math"/>
                        </w:rPr>
                        <m:t>MinOAsp</m:t>
                      </m:r>
                    </m:num>
                    <m:den>
                      <m:r>
                        <m:rPr>
                          <m:sty m:val="p"/>
                        </m:rPr>
                        <w:rPr>
                          <w:rFonts w:ascii="Cambria Math" w:hAnsi="Cambria Math"/>
                        </w:rPr>
                        <m:t>Des</m:t>
                      </m:r>
                      <m:sSub>
                        <m:sSubPr>
                          <m:ctrlPr>
                            <w:rPr>
                              <w:rFonts w:ascii="Cambria Math" w:hAnsi="Cambria Math"/>
                            </w:rPr>
                          </m:ctrlPr>
                        </m:sSubPr>
                        <m:e>
                          <m:r>
                            <w:rPr>
                              <w:rFonts w:ascii="Cambria Math" w:hAnsi="Cambria Math"/>
                            </w:rPr>
                            <m:t>V</m:t>
                          </m:r>
                        </m:e>
                        <m:sub>
                          <m:r>
                            <w:rPr>
                              <w:rFonts w:ascii="Cambria Math" w:hAnsi="Cambria Math"/>
                            </w:rPr>
                            <m:t>ot</m:t>
                          </m:r>
                        </m:sub>
                      </m:sSub>
                    </m:den>
                  </m:f>
                </m:e>
              </m:d>
            </m:e>
            <m:sup>
              <m:r>
                <w:rPr>
                  <w:rFonts w:ascii="Cambria Math" w:hAnsi="Cambria Math"/>
                </w:rPr>
                <m:t>2</m:t>
              </m:r>
            </m:sup>
          </m:sSup>
        </m:oMath>
      </m:oMathPara>
    </w:p>
    <w:p w14:paraId="55BAEB7B" w14:textId="1644C3DF" w:rsidR="009045A3" w:rsidRDefault="009045A3" w:rsidP="00B37EF3">
      <w:pPr>
        <w:pStyle w:val="Instrbox"/>
      </w:pPr>
      <w:r>
        <w:t>If</w:t>
      </w:r>
      <w:r w:rsidRPr="00BC7581">
        <w:t xml:space="preserve"> the project is to comply with </w:t>
      </w:r>
      <w:r>
        <w:t xml:space="preserve">California Title 24 ventilation requirements, keep Section </w:t>
      </w:r>
      <w:r w:rsidR="008E7F9C">
        <w:fldChar w:fldCharType="begin"/>
      </w:r>
      <w:r w:rsidR="008E7F9C">
        <w:instrText xml:space="preserve"> REF _Ref38808462 \w \h </w:instrText>
      </w:r>
      <w:r w:rsidR="008E7F9C">
        <w:fldChar w:fldCharType="separate"/>
      </w:r>
      <w:r w:rsidR="0037258A">
        <w:t>5.16.4.2</w:t>
      </w:r>
      <w:r w:rsidR="008E7F9C">
        <w:fldChar w:fldCharType="end"/>
      </w:r>
      <w:r>
        <w:t xml:space="preserve"> and delete Section </w:t>
      </w:r>
      <w:r w:rsidR="008E7F9C">
        <w:fldChar w:fldCharType="begin"/>
      </w:r>
      <w:r w:rsidR="008E7F9C">
        <w:instrText xml:space="preserve"> REF _Ref38808437 \w \h </w:instrText>
      </w:r>
      <w:r w:rsidR="008E7F9C">
        <w:fldChar w:fldCharType="separate"/>
      </w:r>
      <w:r w:rsidR="0037258A">
        <w:t>5.16.4.1</w:t>
      </w:r>
      <w:r w:rsidR="008E7F9C">
        <w:fldChar w:fldCharType="end"/>
      </w:r>
      <w:r>
        <w:t>.</w:t>
      </w:r>
    </w:p>
    <w:p w14:paraId="7EE8B575" w14:textId="0E536E3C" w:rsidR="009045A3" w:rsidRPr="00BC7581" w:rsidRDefault="009045A3" w:rsidP="00B37EF3">
      <w:pPr>
        <w:pStyle w:val="Instrbox"/>
      </w:pPr>
      <w:r>
        <w:t xml:space="preserve">If the project is to comply with ASHRAE </w:t>
      </w:r>
      <w:r w:rsidRPr="00BC7581">
        <w:t xml:space="preserve">Standard 62.1 ventilation requirements, </w:t>
      </w:r>
      <w:r>
        <w:t xml:space="preserve">keep Section </w:t>
      </w:r>
      <w:r w:rsidR="008E7F9C">
        <w:fldChar w:fldCharType="begin"/>
      </w:r>
      <w:r w:rsidR="008E7F9C">
        <w:instrText xml:space="preserve"> REF _Ref38808437 \w \h </w:instrText>
      </w:r>
      <w:r w:rsidR="008E7F9C">
        <w:fldChar w:fldCharType="separate"/>
      </w:r>
      <w:r w:rsidR="0037258A">
        <w:t>5.16.4.1</w:t>
      </w:r>
      <w:r w:rsidR="008E7F9C">
        <w:fldChar w:fldCharType="end"/>
      </w:r>
      <w:r>
        <w:t xml:space="preserve"> and delete Section </w:t>
      </w:r>
      <w:r w:rsidR="008E7F9C">
        <w:fldChar w:fldCharType="begin"/>
      </w:r>
      <w:r w:rsidR="008E7F9C">
        <w:instrText xml:space="preserve"> REF _Ref38808462 \w \h </w:instrText>
      </w:r>
      <w:r w:rsidR="008E7F9C">
        <w:fldChar w:fldCharType="separate"/>
      </w:r>
      <w:r w:rsidR="0037258A">
        <w:t>5.16.4.2</w:t>
      </w:r>
      <w:r w:rsidR="008E7F9C">
        <w:fldChar w:fldCharType="end"/>
      </w:r>
      <w:r>
        <w:t>.</w:t>
      </w:r>
    </w:p>
    <w:p w14:paraId="4086394C" w14:textId="6C4CB7A4" w:rsidR="009045A3" w:rsidRPr="00BC7581" w:rsidRDefault="00C14199" w:rsidP="0087618D">
      <w:pPr>
        <w:pStyle w:val="Heading4"/>
      </w:pPr>
      <w:bookmarkStart w:id="6234" w:name="_Ref440013945"/>
      <w:bookmarkStart w:id="6235" w:name="_Ref38808462"/>
      <w:ins w:id="6236" w:author="Hwakong Cheng" w:date="2022-10-06T12:49:00Z">
        <w:r w:rsidRPr="0002456B">
          <w:rPr>
            <w:rStyle w:val="Toggle"/>
            <w:rPrChange w:id="6237" w:author="Hwakong Cheng" w:date="2022-10-07T14:48:00Z">
              <w:rPr/>
            </w:rPrChange>
          </w:rPr>
          <w:lastRenderedPageBreak/>
          <w:t xml:space="preserve">[VENT </w:t>
        </w:r>
      </w:ins>
      <w:ins w:id="6238" w:author="Hwakong Cheng" w:date="2022-10-06T12:50:00Z">
        <w:r w:rsidRPr="0002456B">
          <w:rPr>
            <w:rStyle w:val="Toggle"/>
            <w:rPrChange w:id="6239" w:author="Hwakong Cheng" w:date="2022-10-07T14:48:00Z">
              <w:rPr/>
            </w:rPrChange>
          </w:rPr>
          <w:t>T</w:t>
        </w:r>
        <w:proofErr w:type="gramStart"/>
        <w:r w:rsidRPr="0002456B">
          <w:rPr>
            <w:rStyle w:val="Toggle"/>
            <w:rPrChange w:id="6240" w:author="Hwakong Cheng" w:date="2022-10-07T14:48:00Z">
              <w:rPr/>
            </w:rPrChange>
          </w:rPr>
          <w:t>24</w:t>
        </w:r>
      </w:ins>
      <w:ins w:id="6241" w:author="Hwakong Cheng" w:date="2022-10-06T12:49:00Z">
        <w:r w:rsidRPr="0002456B">
          <w:rPr>
            <w:rStyle w:val="Toggle"/>
            <w:rPrChange w:id="6242" w:author="Hwakong Cheng" w:date="2022-10-07T14:48:00Z">
              <w:rPr/>
            </w:rPrChange>
          </w:rPr>
          <w:t>]</w:t>
        </w:r>
      </w:ins>
      <w:r w:rsidR="009045A3" w:rsidRPr="00BC7581">
        <w:t>DP</w:t>
      </w:r>
      <w:proofErr w:type="gramEnd"/>
      <w:r w:rsidR="009045A3" w:rsidRPr="00BC7581">
        <w:t xml:space="preserve"> </w:t>
      </w:r>
      <w:r w:rsidR="00D21A33">
        <w:rPr>
          <w:rFonts w:cs="Times New Roman PS MT"/>
          <w:szCs w:val="20"/>
        </w:rPr>
        <w:t>setpoint</w:t>
      </w:r>
      <w:r w:rsidR="009045A3" w:rsidRPr="00BC7581">
        <w:t xml:space="preserve"> for California Title 24 </w:t>
      </w:r>
      <w:bookmarkEnd w:id="6234"/>
      <w:r w:rsidR="009045A3" w:rsidRPr="00B87A61">
        <w:rPr>
          <w:rFonts w:cs="Times New Roman PS MT"/>
          <w:szCs w:val="20"/>
        </w:rPr>
        <w:t>Ventilation</w:t>
      </w:r>
      <w:bookmarkEnd w:id="6235"/>
    </w:p>
    <w:p w14:paraId="7850F2BF" w14:textId="13F5FA1B" w:rsidR="009045A3" w:rsidRPr="00BC7581" w:rsidRDefault="009045A3" w:rsidP="007C1423">
      <w:pPr>
        <w:pStyle w:val="Heading5"/>
      </w:pPr>
      <w:r w:rsidRPr="00BC7581">
        <w:t xml:space="preserve">See </w:t>
      </w:r>
      <w:r>
        <w:t xml:space="preserve">Section </w:t>
      </w:r>
      <w:r w:rsidR="00D66724">
        <w:fldChar w:fldCharType="begin"/>
      </w:r>
      <w:r w:rsidR="00D66724">
        <w:instrText xml:space="preserve"> REF _Ref38388173 \w \h </w:instrText>
      </w:r>
      <w:r w:rsidR="00D66724">
        <w:fldChar w:fldCharType="separate"/>
      </w:r>
      <w:r w:rsidR="0037258A">
        <w:t>3.2.1.</w:t>
      </w:r>
      <w:proofErr w:type="gramStart"/>
      <w:r w:rsidR="0037258A">
        <w:t>3.b</w:t>
      </w:r>
      <w:proofErr w:type="gramEnd"/>
      <w:r w:rsidR="00D66724">
        <w:fldChar w:fldCharType="end"/>
      </w:r>
      <w:r w:rsidRPr="00BC7581">
        <w:t xml:space="preserve"> for design OA DP </w:t>
      </w:r>
      <w:r w:rsidR="00D21A33">
        <w:t>setpoint</w:t>
      </w:r>
      <w:r>
        <w:t>s</w:t>
      </w:r>
      <w:r w:rsidRPr="00BC7581">
        <w:t>.</w:t>
      </w:r>
    </w:p>
    <w:p w14:paraId="547D76EE" w14:textId="5B4B762C" w:rsidR="009045A3" w:rsidRDefault="000F4A5B" w:rsidP="007C1423">
      <w:pPr>
        <w:pStyle w:val="Heading5"/>
        <w:rPr>
          <w:ins w:id="6243" w:author="Reece Kiriu" w:date="2022-10-31T13:41:00Z"/>
        </w:rPr>
      </w:pPr>
      <w:ins w:id="6244" w:author="Reece Kiriu" w:date="2022-10-31T13:41:00Z">
        <w:r w:rsidRPr="000F4A5B">
          <w:rPr>
            <w:rStyle w:val="Toggle"/>
          </w:rPr>
          <w:t xml:space="preserve">[YES </w:t>
        </w:r>
        <w:proofErr w:type="gramStart"/>
        <w:r w:rsidRPr="000F4A5B">
          <w:rPr>
            <w:rStyle w:val="Toggle"/>
          </w:rPr>
          <w:t>CO2</w:t>
        </w:r>
        <w:r w:rsidRPr="000F4A5B">
          <w:rPr>
            <w:rStyle w:val="Toggle"/>
            <w:rPrChange w:id="6245" w:author="Reece Kiriu" w:date="2022-10-31T13:43:00Z">
              <w:rPr/>
            </w:rPrChange>
          </w:rPr>
          <w:t>]</w:t>
        </w:r>
      </w:ins>
      <w:r w:rsidR="009045A3" w:rsidRPr="00BC7581">
        <w:t>See</w:t>
      </w:r>
      <w:proofErr w:type="gramEnd"/>
      <w:r w:rsidR="009045A3" w:rsidRPr="00BC7581">
        <w:t xml:space="preserve"> </w:t>
      </w:r>
      <w:r w:rsidR="009045A3">
        <w:t xml:space="preserve">Section </w:t>
      </w:r>
      <w:r w:rsidR="00D66724">
        <w:fldChar w:fldCharType="begin"/>
      </w:r>
      <w:r w:rsidR="00D66724">
        <w:instrText xml:space="preserve"> REF _Ref38388230 \w \h </w:instrText>
      </w:r>
      <w:r w:rsidR="00D66724">
        <w:fldChar w:fldCharType="separate"/>
      </w:r>
      <w:r w:rsidR="0037258A">
        <w:t>5.16.3.2</w:t>
      </w:r>
      <w:r w:rsidR="00D66724">
        <w:fldChar w:fldCharType="end"/>
      </w:r>
      <w:r w:rsidR="009045A3" w:rsidRPr="00BC7581">
        <w:t xml:space="preserve"> for calculation of current </w:t>
      </w:r>
      <w:r w:rsidR="00D21A33">
        <w:t>setpoint</w:t>
      </w:r>
      <w:r w:rsidR="009045A3">
        <w:t>s</w:t>
      </w:r>
      <w:r w:rsidR="009045A3" w:rsidRPr="00BC7581">
        <w:t xml:space="preserve"> </w:t>
      </w:r>
      <w:proofErr w:type="spellStart"/>
      <w:r w:rsidR="009045A3" w:rsidRPr="00BC7581">
        <w:t>AbsMinOA</w:t>
      </w:r>
      <w:proofErr w:type="spellEnd"/>
      <w:r w:rsidR="009045A3" w:rsidRPr="00BC7581">
        <w:t xml:space="preserve">* and </w:t>
      </w:r>
      <w:proofErr w:type="spellStart"/>
      <w:r w:rsidR="009045A3" w:rsidRPr="00BC7581">
        <w:t>DesMinOA</w:t>
      </w:r>
      <w:proofErr w:type="spellEnd"/>
      <w:r w:rsidR="009045A3" w:rsidRPr="00BC7581">
        <w:t>*.</w:t>
      </w:r>
    </w:p>
    <w:p w14:paraId="06171A71" w14:textId="78B039B1" w:rsidR="000F4A5B" w:rsidRPr="00BC7581" w:rsidRDefault="000F4A5B">
      <w:pPr>
        <w:pStyle w:val="Heading5"/>
      </w:pPr>
      <w:ins w:id="6246" w:author="Reece Kiriu" w:date="2022-10-31T13:41:00Z">
        <w:r w:rsidRPr="000F4A5B">
          <w:rPr>
            <w:rStyle w:val="Toggle"/>
          </w:rPr>
          <w:t>[</w:t>
        </w:r>
      </w:ins>
      <w:ins w:id="6247" w:author="Reece Kiriu" w:date="2022-10-31T13:42:00Z">
        <w:r w:rsidRPr="000F4A5B">
          <w:rPr>
            <w:rStyle w:val="Toggle"/>
          </w:rPr>
          <w:t>NO</w:t>
        </w:r>
      </w:ins>
      <w:ins w:id="6248" w:author="Reece Kiriu" w:date="2022-10-31T13:41:00Z">
        <w:r w:rsidRPr="000F4A5B">
          <w:rPr>
            <w:rStyle w:val="Toggle"/>
          </w:rPr>
          <w:t xml:space="preserve"> </w:t>
        </w:r>
        <w:proofErr w:type="gramStart"/>
        <w:r w:rsidRPr="000F4A5B">
          <w:rPr>
            <w:rStyle w:val="Toggle"/>
          </w:rPr>
          <w:t>CO</w:t>
        </w:r>
      </w:ins>
      <w:ins w:id="6249" w:author="Reece Kiriu" w:date="2022-10-31T17:53:00Z">
        <w:r w:rsidR="000F0902">
          <w:rPr>
            <w:rStyle w:val="Toggle"/>
          </w:rPr>
          <w:t>2</w:t>
        </w:r>
      </w:ins>
      <w:ins w:id="6250" w:author="Reece Kiriu" w:date="2022-10-31T13:41:00Z">
        <w:r w:rsidRPr="000F4A5B">
          <w:rPr>
            <w:rStyle w:val="Toggle"/>
            <w:rPrChange w:id="6251" w:author="Reece Kiriu" w:date="2022-10-31T13:43:00Z">
              <w:rPr/>
            </w:rPrChange>
          </w:rPr>
          <w:t>]</w:t>
        </w:r>
        <w:r w:rsidRPr="00BC7581">
          <w:t>See</w:t>
        </w:r>
        <w:proofErr w:type="gramEnd"/>
        <w:r w:rsidRPr="00BC7581">
          <w:t xml:space="preserve"> </w:t>
        </w:r>
        <w:r>
          <w:t xml:space="preserve">Section </w:t>
        </w:r>
        <w:r>
          <w:fldChar w:fldCharType="begin"/>
        </w:r>
        <w:r>
          <w:instrText xml:space="preserve"> REF _Ref38388230 \w \h </w:instrText>
        </w:r>
      </w:ins>
      <w:ins w:id="6252" w:author="Reece Kiriu" w:date="2022-10-31T13:41:00Z">
        <w:r>
          <w:fldChar w:fldCharType="separate"/>
        </w:r>
        <w:r>
          <w:t>5.16.3.2</w:t>
        </w:r>
        <w:r>
          <w:fldChar w:fldCharType="end"/>
        </w:r>
        <w:r w:rsidRPr="00BC7581">
          <w:t xml:space="preserve"> for calculation of current </w:t>
        </w:r>
        <w:r>
          <w:t>setpoint</w:t>
        </w:r>
      </w:ins>
      <w:ins w:id="6253" w:author="Reece Kiriu" w:date="2022-10-31T13:42:00Z">
        <w:r>
          <w:t>,</w:t>
        </w:r>
      </w:ins>
      <w:ins w:id="6254" w:author="Reece Kiriu" w:date="2022-10-31T13:41:00Z">
        <w:r w:rsidRPr="00BC7581">
          <w:t xml:space="preserve"> </w:t>
        </w:r>
        <w:proofErr w:type="spellStart"/>
        <w:r w:rsidRPr="00BC7581">
          <w:t>DesMinOA</w:t>
        </w:r>
        <w:proofErr w:type="spellEnd"/>
        <w:r w:rsidRPr="00BC7581">
          <w:t>*.</w:t>
        </w:r>
      </w:ins>
    </w:p>
    <w:p w14:paraId="6C4877E0" w14:textId="3D9E0875" w:rsidR="009045A3" w:rsidRDefault="00353E39" w:rsidP="007C1423">
      <w:pPr>
        <w:pStyle w:val="Heading5"/>
      </w:pPr>
      <w:ins w:id="6255" w:author="Reece Kiriu" w:date="2022-10-31T13:43:00Z">
        <w:r w:rsidRPr="000F4A5B">
          <w:rPr>
            <w:rStyle w:val="Toggle"/>
          </w:rPr>
          <w:t xml:space="preserve">[YES </w:t>
        </w:r>
        <w:proofErr w:type="gramStart"/>
        <w:r w:rsidRPr="000F4A5B">
          <w:rPr>
            <w:rStyle w:val="Toggle"/>
          </w:rPr>
          <w:t>CO2</w:t>
        </w:r>
        <w:r w:rsidRPr="007C5C8E">
          <w:rPr>
            <w:rStyle w:val="Toggle"/>
          </w:rPr>
          <w:t>]</w:t>
        </w:r>
      </w:ins>
      <w:commentRangeStart w:id="6256"/>
      <w:r w:rsidR="009045A3">
        <w:t>See</w:t>
      </w:r>
      <w:proofErr w:type="gramEnd"/>
      <w:r w:rsidR="009045A3">
        <w:t xml:space="preserve"> zone CO</w:t>
      </w:r>
      <w:r w:rsidR="009045A3">
        <w:rPr>
          <w:vertAlign w:val="subscript"/>
        </w:rPr>
        <w:t>2</w:t>
      </w:r>
      <w:r w:rsidR="009045A3">
        <w:t xml:space="preserve"> control logic under terminal unit sequences.</w:t>
      </w:r>
    </w:p>
    <w:p w14:paraId="332BD066" w14:textId="3463E322" w:rsidR="009045A3" w:rsidRPr="00BC7581" w:rsidRDefault="00353E39" w:rsidP="007C1423">
      <w:pPr>
        <w:pStyle w:val="Heading5"/>
      </w:pPr>
      <w:ins w:id="6257" w:author="Reece Kiriu" w:date="2022-10-31T13:43:00Z">
        <w:r w:rsidRPr="000F4A5B">
          <w:rPr>
            <w:rStyle w:val="Toggle"/>
          </w:rPr>
          <w:t xml:space="preserve">[YES </w:t>
        </w:r>
        <w:proofErr w:type="gramStart"/>
        <w:r w:rsidRPr="000F4A5B">
          <w:rPr>
            <w:rStyle w:val="Toggle"/>
          </w:rPr>
          <w:t>CO2</w:t>
        </w:r>
        <w:r w:rsidRPr="007C5C8E">
          <w:rPr>
            <w:rStyle w:val="Toggle"/>
          </w:rPr>
          <w:t>]</w:t>
        </w:r>
      </w:ins>
      <w:r w:rsidR="009045A3" w:rsidRPr="00BC7581">
        <w:t>The</w:t>
      </w:r>
      <w:proofErr w:type="gramEnd"/>
      <w:r w:rsidR="009045A3" w:rsidRPr="00BC7581">
        <w:t xml:space="preserve"> active minimum </w:t>
      </w:r>
      <w:r w:rsidR="009045A3">
        <w:t xml:space="preserve">DP </w:t>
      </w:r>
      <w:r w:rsidR="00D21A33">
        <w:t>setpoint</w:t>
      </w:r>
      <w:r w:rsidR="009045A3">
        <w:t>s</w:t>
      </w:r>
      <w:r w:rsidR="009045A3" w:rsidRPr="00BC7581">
        <w:t xml:space="preserve"> </w:t>
      </w:r>
      <w:proofErr w:type="spellStart"/>
      <w:r w:rsidR="009045A3" w:rsidRPr="00BC7581">
        <w:t>AbsDPsp</w:t>
      </w:r>
      <w:proofErr w:type="spellEnd"/>
      <w:r w:rsidR="009045A3" w:rsidRPr="00BC7581">
        <w:t xml:space="preserve">* and </w:t>
      </w:r>
      <w:proofErr w:type="spellStart"/>
      <w:r w:rsidR="009045A3" w:rsidRPr="00BC7581">
        <w:t>DesDPsp</w:t>
      </w:r>
      <w:proofErr w:type="spellEnd"/>
      <w:r w:rsidR="009045A3">
        <w:t>*</w:t>
      </w:r>
      <w:r w:rsidR="009045A3" w:rsidRPr="00BC7581">
        <w:t xml:space="preserve"> shall be determined by the </w:t>
      </w:r>
      <w:r w:rsidR="009045A3">
        <w:t xml:space="preserve">following </w:t>
      </w:r>
      <w:r w:rsidR="009045A3" w:rsidRPr="00BC7581">
        <w:t>equations:</w:t>
      </w:r>
    </w:p>
    <w:p w14:paraId="105D0495" w14:textId="77777777" w:rsidR="007B2426" w:rsidRPr="00200392" w:rsidRDefault="007B2426" w:rsidP="007B2426">
      <w:pPr>
        <w:spacing w:after="120"/>
        <w:rPr>
          <w:rFonts w:ascii="Cambria Math" w:hAnsi="Cambria Math"/>
        </w:rPr>
      </w:pPr>
      <m:oMathPara>
        <m:oMath>
          <m:r>
            <m:rPr>
              <m:sty m:val="p"/>
            </m:rPr>
            <w:rPr>
              <w:rFonts w:ascii="Cambria Math" w:hAnsi="Cambria Math"/>
            </w:rPr>
            <m:t>AbsDPsp</m:t>
          </m:r>
          <m:r>
            <m:rPr>
              <m:nor/>
            </m:rPr>
            <w:rPr>
              <w:rFonts w:ascii="Cambria Math" w:hAnsi="Cambria Math"/>
            </w:rPr>
            <m:t>*</m:t>
          </m:r>
          <m:r>
            <m:rPr>
              <m:sty m:val="p"/>
            </m:rPr>
            <w:rPr>
              <w:rFonts w:ascii="Cambria Math" w:hAnsi="Cambria Math"/>
            </w:rPr>
            <m:t>= AbsMinDP</m:t>
          </m:r>
          <m:sSup>
            <m:sSupPr>
              <m:ctrlPr>
                <w:rPr>
                  <w:rFonts w:ascii="Cambria Math" w:hAnsi="Cambria Math"/>
                </w:rPr>
              </m:ctrlPr>
            </m:sSupPr>
            <m:e>
              <m:d>
                <m:dPr>
                  <m:begChr m:val="["/>
                  <m:endChr m:val="]"/>
                  <m:shp m:val="match"/>
                  <m:ctrlPr>
                    <w:rPr>
                      <w:rFonts w:ascii="Cambria Math" w:hAnsi="Cambria Math"/>
                    </w:rPr>
                  </m:ctrlPr>
                </m:dPr>
                <m:e>
                  <m:f>
                    <m:fPr>
                      <m:ctrlPr>
                        <w:rPr>
                          <w:rFonts w:ascii="Cambria Math" w:hAnsi="Cambria Math"/>
                        </w:rPr>
                      </m:ctrlPr>
                    </m:fPr>
                    <m:num>
                      <m:r>
                        <m:rPr>
                          <m:sty m:val="p"/>
                        </m:rPr>
                        <w:rPr>
                          <w:rFonts w:ascii="Cambria Math" w:hAnsi="Cambria Math"/>
                        </w:rPr>
                        <m:t>AbsMinOA</m:t>
                      </m:r>
                      <m:r>
                        <m:rPr>
                          <m:nor/>
                        </m:rPr>
                        <w:rPr>
                          <w:rFonts w:ascii="Cambria Math" w:hAnsi="Cambria Math"/>
                        </w:rPr>
                        <m:t>*</m:t>
                      </m:r>
                    </m:num>
                    <m:den>
                      <m:r>
                        <m:rPr>
                          <m:sty m:val="p"/>
                        </m:rPr>
                        <w:rPr>
                          <w:rFonts w:ascii="Cambria Math" w:hAnsi="Cambria Math"/>
                        </w:rPr>
                        <m:t>AbsMinOA</m:t>
                      </m:r>
                    </m:den>
                  </m:f>
                </m:e>
              </m:d>
            </m:e>
            <m:sup>
              <m:r>
                <m:rPr>
                  <m:sty m:val="p"/>
                </m:rPr>
                <w:rPr>
                  <w:rFonts w:ascii="Cambria Math" w:hAnsi="Cambria Math"/>
                </w:rPr>
                <m:t>2</m:t>
              </m:r>
            </m:sup>
          </m:sSup>
        </m:oMath>
      </m:oMathPara>
    </w:p>
    <w:p w14:paraId="5B85716A" w14:textId="77777777" w:rsidR="007B2426" w:rsidRPr="00353E39" w:rsidRDefault="007B2426" w:rsidP="007B2426">
      <w:pPr>
        <w:spacing w:after="240"/>
        <w:rPr>
          <w:ins w:id="6258" w:author="Reece Kiriu" w:date="2022-10-31T13:44:00Z"/>
          <w:rFonts w:ascii="Cambria Math" w:eastAsiaTheme="minorEastAsia" w:hAnsi="Cambria Math"/>
        </w:rPr>
      </w:pPr>
      <m:oMathPara>
        <m:oMath>
          <m:r>
            <m:rPr>
              <m:sty m:val="p"/>
            </m:rPr>
            <w:rPr>
              <w:rFonts w:ascii="Cambria Math" w:hAnsi="Cambria Math"/>
            </w:rPr>
            <m:t>DesDPsp</m:t>
          </m:r>
          <m:r>
            <m:rPr>
              <m:nor/>
            </m:rPr>
            <w:rPr>
              <w:rFonts w:ascii="Cambria Math" w:hAnsi="Cambria Math"/>
            </w:rPr>
            <m:t>*</m:t>
          </m:r>
          <m:r>
            <m:rPr>
              <m:sty m:val="p"/>
            </m:rPr>
            <w:rPr>
              <w:rFonts w:ascii="Cambria Math" w:hAnsi="Cambria Math"/>
            </w:rPr>
            <m:t>= DesMinDP</m:t>
          </m:r>
          <m:sSup>
            <m:sSupPr>
              <m:ctrlPr>
                <w:rPr>
                  <w:rFonts w:ascii="Cambria Math" w:hAnsi="Cambria Math"/>
                </w:rPr>
              </m:ctrlPr>
            </m:sSupPr>
            <m:e>
              <m:d>
                <m:dPr>
                  <m:begChr m:val="["/>
                  <m:endChr m:val="]"/>
                  <m:shp m:val="match"/>
                  <m:ctrlPr>
                    <w:rPr>
                      <w:rFonts w:ascii="Cambria Math" w:hAnsi="Cambria Math"/>
                    </w:rPr>
                  </m:ctrlPr>
                </m:dPr>
                <m:e>
                  <m:f>
                    <m:fPr>
                      <m:ctrlPr>
                        <w:rPr>
                          <w:rFonts w:ascii="Cambria Math" w:hAnsi="Cambria Math"/>
                        </w:rPr>
                      </m:ctrlPr>
                    </m:fPr>
                    <m:num>
                      <m:r>
                        <m:rPr>
                          <m:sty m:val="p"/>
                        </m:rPr>
                        <w:rPr>
                          <w:rFonts w:ascii="Cambria Math" w:hAnsi="Cambria Math"/>
                        </w:rPr>
                        <m:t>DesMinOA</m:t>
                      </m:r>
                      <m:r>
                        <m:rPr>
                          <m:nor/>
                        </m:rPr>
                        <w:rPr>
                          <w:rFonts w:ascii="Cambria Math" w:hAnsi="Cambria Math"/>
                        </w:rPr>
                        <m:t>*</m:t>
                      </m:r>
                    </m:num>
                    <m:den>
                      <m:r>
                        <m:rPr>
                          <m:sty m:val="p"/>
                        </m:rPr>
                        <w:rPr>
                          <w:rFonts w:ascii="Cambria Math" w:hAnsi="Cambria Math"/>
                        </w:rPr>
                        <m:t>DesMinOA</m:t>
                      </m:r>
                    </m:den>
                  </m:f>
                </m:e>
              </m:d>
            </m:e>
            <m:sup>
              <m:r>
                <m:rPr>
                  <m:sty m:val="p"/>
                </m:rPr>
                <w:rPr>
                  <w:rFonts w:ascii="Cambria Math" w:hAnsi="Cambria Math"/>
                </w:rPr>
                <m:t>2</m:t>
              </m:r>
            </m:sup>
          </m:sSup>
        </m:oMath>
      </m:oMathPara>
    </w:p>
    <w:p w14:paraId="7348CA07" w14:textId="0ED0CE54" w:rsidR="00353E39" w:rsidRPr="00353E39" w:rsidRDefault="00353E39">
      <w:pPr>
        <w:pStyle w:val="Heading5"/>
        <w:rPr>
          <w:ins w:id="6259" w:author="Reece Kiriu" w:date="2022-10-31T13:44:00Z"/>
        </w:rPr>
        <w:pPrChange w:id="6260" w:author="Reece Kiriu" w:date="2022-10-31T13:45:00Z">
          <w:pPr>
            <w:spacing w:after="120"/>
          </w:pPr>
        </w:pPrChange>
      </w:pPr>
      <w:ins w:id="6261" w:author="Reece Kiriu" w:date="2022-10-31T13:44:00Z">
        <w:r w:rsidRPr="000F4A5B">
          <w:rPr>
            <w:rStyle w:val="Toggle"/>
          </w:rPr>
          <w:t>[</w:t>
        </w:r>
        <w:r>
          <w:rPr>
            <w:rStyle w:val="Toggle"/>
          </w:rPr>
          <w:t>NO</w:t>
        </w:r>
        <w:r w:rsidRPr="000F4A5B">
          <w:rPr>
            <w:rStyle w:val="Toggle"/>
          </w:rPr>
          <w:t xml:space="preserve"> </w:t>
        </w:r>
        <w:proofErr w:type="gramStart"/>
        <w:r w:rsidRPr="000F4A5B">
          <w:rPr>
            <w:rStyle w:val="Toggle"/>
          </w:rPr>
          <w:t>CO2</w:t>
        </w:r>
        <w:r w:rsidRPr="007C5C8E">
          <w:rPr>
            <w:rStyle w:val="Toggle"/>
          </w:rPr>
          <w:t>]</w:t>
        </w:r>
        <w:r w:rsidRPr="00BC7581">
          <w:t>The</w:t>
        </w:r>
        <w:proofErr w:type="gramEnd"/>
        <w:r w:rsidRPr="00BC7581">
          <w:t xml:space="preserve"> active minimum </w:t>
        </w:r>
        <w:r>
          <w:t>DP setpoint,</w:t>
        </w:r>
        <w:r w:rsidRPr="00BC7581">
          <w:t xml:space="preserve"> </w:t>
        </w:r>
        <w:proofErr w:type="spellStart"/>
        <w:r w:rsidRPr="00BC7581">
          <w:t>DesDPsp</w:t>
        </w:r>
        <w:proofErr w:type="spellEnd"/>
        <w:r>
          <w:t>*,</w:t>
        </w:r>
        <w:r w:rsidRPr="00BC7581">
          <w:t xml:space="preserve"> shall be determined by the </w:t>
        </w:r>
        <w:r>
          <w:t xml:space="preserve">following </w:t>
        </w:r>
        <w:r w:rsidRPr="00BC7581">
          <w:t>equation:</w:t>
        </w:r>
      </w:ins>
    </w:p>
    <w:p w14:paraId="0F25C3C8" w14:textId="16AF37A3" w:rsidR="00353E39" w:rsidRPr="009C0C4D" w:rsidDel="00353E39" w:rsidRDefault="00353E39" w:rsidP="007B2426">
      <w:pPr>
        <w:spacing w:after="240"/>
        <w:rPr>
          <w:del w:id="6262" w:author="Reece Kiriu" w:date="2022-10-31T13:45:00Z"/>
          <w:rFonts w:ascii="Cambria Math" w:eastAsiaTheme="minorEastAsia" w:hAnsi="Cambria Math"/>
        </w:rPr>
      </w:pPr>
      <m:oMathPara>
        <m:oMath>
          <m:r>
            <w:ins w:id="6263" w:author="Reece Kiriu" w:date="2022-10-31T13:44:00Z">
              <m:rPr>
                <m:sty m:val="p"/>
              </m:rPr>
              <w:rPr>
                <w:rFonts w:ascii="Cambria Math" w:hAnsi="Cambria Math"/>
              </w:rPr>
              <m:t>DesDPsp</m:t>
            </w:ins>
          </m:r>
          <m:r>
            <w:ins w:id="6264" w:author="Reece Kiriu" w:date="2022-10-31T13:44:00Z">
              <m:rPr>
                <m:nor/>
              </m:rPr>
              <w:rPr>
                <w:rFonts w:ascii="Cambria Math" w:hAnsi="Cambria Math"/>
              </w:rPr>
              <m:t>*</m:t>
            </w:ins>
          </m:r>
          <m:r>
            <w:ins w:id="6265" w:author="Reece Kiriu" w:date="2022-10-31T13:44:00Z">
              <m:rPr>
                <m:sty m:val="p"/>
              </m:rPr>
              <w:rPr>
                <w:rFonts w:ascii="Cambria Math" w:hAnsi="Cambria Math"/>
              </w:rPr>
              <m:t>= DesMinDP</m:t>
            </w:ins>
          </m:r>
          <m:sSup>
            <m:sSupPr>
              <m:ctrlPr>
                <w:ins w:id="6266" w:author="Reece Kiriu" w:date="2022-10-31T13:44:00Z">
                  <w:rPr>
                    <w:rFonts w:ascii="Cambria Math" w:hAnsi="Cambria Math"/>
                  </w:rPr>
                </w:ins>
              </m:ctrlPr>
            </m:sSupPr>
            <m:e>
              <m:d>
                <m:dPr>
                  <m:begChr m:val="["/>
                  <m:endChr m:val="]"/>
                  <m:shp m:val="match"/>
                  <m:ctrlPr>
                    <w:ins w:id="6267" w:author="Reece Kiriu" w:date="2022-10-31T13:44:00Z">
                      <w:rPr>
                        <w:rFonts w:ascii="Cambria Math" w:hAnsi="Cambria Math"/>
                      </w:rPr>
                    </w:ins>
                  </m:ctrlPr>
                </m:dPr>
                <m:e>
                  <m:f>
                    <m:fPr>
                      <m:ctrlPr>
                        <w:ins w:id="6268" w:author="Reece Kiriu" w:date="2022-10-31T13:44:00Z">
                          <w:rPr>
                            <w:rFonts w:ascii="Cambria Math" w:hAnsi="Cambria Math"/>
                          </w:rPr>
                        </w:ins>
                      </m:ctrlPr>
                    </m:fPr>
                    <m:num>
                      <m:r>
                        <w:ins w:id="6269" w:author="Reece Kiriu" w:date="2022-10-31T13:44:00Z">
                          <m:rPr>
                            <m:sty m:val="p"/>
                          </m:rPr>
                          <w:rPr>
                            <w:rFonts w:ascii="Cambria Math" w:hAnsi="Cambria Math"/>
                          </w:rPr>
                          <m:t>DesMinOA</m:t>
                        </w:ins>
                      </m:r>
                      <m:r>
                        <w:ins w:id="6270" w:author="Reece Kiriu" w:date="2022-10-31T13:44:00Z">
                          <m:rPr>
                            <m:nor/>
                          </m:rPr>
                          <w:rPr>
                            <w:rFonts w:ascii="Cambria Math" w:hAnsi="Cambria Math"/>
                          </w:rPr>
                          <m:t>*</m:t>
                        </w:ins>
                      </m:r>
                    </m:num>
                    <m:den>
                      <m:r>
                        <w:ins w:id="6271" w:author="Reece Kiriu" w:date="2022-10-31T13:44:00Z">
                          <m:rPr>
                            <m:sty m:val="p"/>
                          </m:rPr>
                          <w:rPr>
                            <w:rFonts w:ascii="Cambria Math" w:hAnsi="Cambria Math"/>
                          </w:rPr>
                          <m:t>DesMinOA</m:t>
                        </w:ins>
                      </m:r>
                    </m:den>
                  </m:f>
                </m:e>
              </m:d>
            </m:e>
            <m:sup>
              <m:r>
                <w:ins w:id="6272" w:author="Reece Kiriu" w:date="2022-10-31T13:44:00Z">
                  <m:rPr>
                    <m:sty m:val="p"/>
                  </m:rPr>
                  <w:rPr>
                    <w:rFonts w:ascii="Cambria Math" w:hAnsi="Cambria Math"/>
                  </w:rPr>
                  <m:t>2</m:t>
                </w:ins>
              </m:r>
            </m:sup>
          </m:sSup>
        </m:oMath>
      </m:oMathPara>
    </w:p>
    <w:p w14:paraId="2098A89E" w14:textId="77777777" w:rsidR="009045A3" w:rsidRPr="00BC7581" w:rsidRDefault="009045A3" w:rsidP="00B37EF3">
      <w:pPr>
        <w:pStyle w:val="Infobox"/>
      </w:pPr>
      <w:r w:rsidRPr="00BC7581">
        <w:t>This equation prevents excess outdoor air from being supplied during periods of partial occupancy.</w:t>
      </w:r>
    </w:p>
    <w:p w14:paraId="1B8967C1" w14:textId="0702734D" w:rsidR="009045A3" w:rsidRPr="00BC7581" w:rsidRDefault="00353E39" w:rsidP="007C1423">
      <w:pPr>
        <w:pStyle w:val="Heading5"/>
      </w:pPr>
      <w:ins w:id="6273" w:author="Reece Kiriu" w:date="2022-10-31T13:45:00Z">
        <w:r w:rsidRPr="000F4A5B">
          <w:rPr>
            <w:rStyle w:val="Toggle"/>
          </w:rPr>
          <w:t xml:space="preserve">[YES </w:t>
        </w:r>
        <w:proofErr w:type="gramStart"/>
        <w:r w:rsidRPr="000F4A5B">
          <w:rPr>
            <w:rStyle w:val="Toggle"/>
          </w:rPr>
          <w:t>CO2</w:t>
        </w:r>
        <w:r w:rsidRPr="007C5C8E">
          <w:rPr>
            <w:rStyle w:val="Toggle"/>
          </w:rPr>
          <w:t>]</w:t>
        </w:r>
      </w:ins>
      <w:r w:rsidR="009045A3" w:rsidRPr="00BC7581">
        <w:t>The</w:t>
      </w:r>
      <w:proofErr w:type="gramEnd"/>
      <w:r w:rsidR="009045A3" w:rsidRPr="00BC7581">
        <w:t xml:space="preserve"> minimum outdoor air DP </w:t>
      </w:r>
      <w:r w:rsidR="00D21A33">
        <w:rPr>
          <w:rFonts w:cs="Times New Roman PS MT"/>
          <w:bCs/>
          <w:szCs w:val="20"/>
        </w:rPr>
        <w:t>setpoint</w:t>
      </w:r>
      <w:r w:rsidR="009045A3">
        <w:rPr>
          <w:rFonts w:cs="Times New Roman PS MT"/>
          <w:bCs/>
          <w:szCs w:val="20"/>
        </w:rPr>
        <w:t xml:space="preserve"> </w:t>
      </w:r>
      <w:proofErr w:type="spellStart"/>
      <w:r w:rsidR="009045A3" w:rsidRPr="00BC7581">
        <w:t>MinDPsp</w:t>
      </w:r>
      <w:proofErr w:type="spellEnd"/>
      <w:r w:rsidR="009045A3" w:rsidRPr="00BC7581">
        <w:t xml:space="preserve"> shall be reset based on the highest zone CO</w:t>
      </w:r>
      <w:r w:rsidR="009045A3" w:rsidRPr="00BC7581">
        <w:rPr>
          <w:vertAlign w:val="subscript"/>
        </w:rPr>
        <w:t>2</w:t>
      </w:r>
      <w:r w:rsidR="009045A3" w:rsidRPr="00BC7581">
        <w:t xml:space="preserve"> control</w:t>
      </w:r>
      <w:r w:rsidR="009045A3">
        <w:rPr>
          <w:rFonts w:cs="Times New Roman PS MT"/>
          <w:bCs/>
          <w:szCs w:val="20"/>
        </w:rPr>
        <w:t>-</w:t>
      </w:r>
      <w:r w:rsidR="009045A3" w:rsidRPr="00BC7581">
        <w:t xml:space="preserve">loop signal from </w:t>
      </w:r>
      <w:proofErr w:type="spellStart"/>
      <w:r w:rsidR="009045A3" w:rsidRPr="00BC7581">
        <w:t>AbsDPsp</w:t>
      </w:r>
      <w:proofErr w:type="spellEnd"/>
      <w:r w:rsidR="009045A3" w:rsidRPr="00BC7581">
        <w:t xml:space="preserve">* at 50% signal to </w:t>
      </w:r>
      <w:proofErr w:type="spellStart"/>
      <w:r w:rsidR="009045A3" w:rsidRPr="00BC7581">
        <w:t>DesDPsp</w:t>
      </w:r>
      <w:proofErr w:type="spellEnd"/>
      <w:r w:rsidR="009045A3" w:rsidRPr="00BC7581">
        <w:t>* at 100% signal.</w:t>
      </w:r>
    </w:p>
    <w:p w14:paraId="0BBCEBB3" w14:textId="35B657DC" w:rsidR="00353E39" w:rsidRPr="00BC7581" w:rsidRDefault="00353E39" w:rsidP="00353E39">
      <w:pPr>
        <w:pStyle w:val="Heading5"/>
        <w:rPr>
          <w:ins w:id="6274" w:author="Reece Kiriu" w:date="2022-10-31T13:45:00Z"/>
        </w:rPr>
      </w:pPr>
      <w:ins w:id="6275" w:author="Reece Kiriu" w:date="2022-10-31T13:45:00Z">
        <w:r w:rsidRPr="000F4A5B">
          <w:rPr>
            <w:rStyle w:val="Toggle"/>
          </w:rPr>
          <w:t>[</w:t>
        </w:r>
        <w:r>
          <w:rPr>
            <w:rStyle w:val="Toggle"/>
          </w:rPr>
          <w:t>NO</w:t>
        </w:r>
        <w:r w:rsidRPr="000F4A5B">
          <w:rPr>
            <w:rStyle w:val="Toggle"/>
          </w:rPr>
          <w:t xml:space="preserve"> </w:t>
        </w:r>
        <w:proofErr w:type="gramStart"/>
        <w:r w:rsidRPr="000F4A5B">
          <w:rPr>
            <w:rStyle w:val="Toggle"/>
          </w:rPr>
          <w:t>CO2</w:t>
        </w:r>
        <w:r w:rsidRPr="007C5C8E">
          <w:rPr>
            <w:rStyle w:val="Toggle"/>
          </w:rPr>
          <w:t>]</w:t>
        </w:r>
        <w:r w:rsidRPr="00BC7581">
          <w:t>The</w:t>
        </w:r>
        <w:proofErr w:type="gramEnd"/>
        <w:r w:rsidRPr="00BC7581">
          <w:t xml:space="preserve"> minimum outdoor air DP </w:t>
        </w:r>
        <w:r>
          <w:rPr>
            <w:rFonts w:cs="Times New Roman PS MT"/>
            <w:bCs/>
            <w:szCs w:val="20"/>
          </w:rPr>
          <w:t xml:space="preserve">setpoint </w:t>
        </w:r>
        <w:proofErr w:type="spellStart"/>
        <w:r w:rsidRPr="00BC7581">
          <w:t>MinDPsp</w:t>
        </w:r>
        <w:proofErr w:type="spellEnd"/>
        <w:r w:rsidRPr="00BC7581">
          <w:t xml:space="preserve"> shall be </w:t>
        </w:r>
      </w:ins>
      <w:ins w:id="6276" w:author="Reece Kiriu" w:date="2022-10-31T13:46:00Z">
        <w:r>
          <w:t>equal</w:t>
        </w:r>
      </w:ins>
      <w:ins w:id="6277" w:author="Reece Kiriu" w:date="2022-10-31T13:45:00Z">
        <w:r w:rsidRPr="00BC7581">
          <w:t xml:space="preserve"> to </w:t>
        </w:r>
        <w:proofErr w:type="spellStart"/>
        <w:r w:rsidRPr="00BC7581">
          <w:t>DesDPsp</w:t>
        </w:r>
        <w:proofErr w:type="spellEnd"/>
        <w:r w:rsidRPr="00BC7581">
          <w:t>*.</w:t>
        </w:r>
      </w:ins>
    </w:p>
    <w:p w14:paraId="015E0CFE" w14:textId="708D98B3" w:rsidR="009045A3" w:rsidRPr="00BC7581" w:rsidRDefault="00353E39" w:rsidP="007C1423">
      <w:pPr>
        <w:pStyle w:val="Heading5"/>
      </w:pPr>
      <w:ins w:id="6278" w:author="Reece Kiriu" w:date="2022-10-31T13:45:00Z">
        <w:r w:rsidRPr="000F4A5B">
          <w:rPr>
            <w:rStyle w:val="Toggle"/>
          </w:rPr>
          <w:t xml:space="preserve">[YES </w:t>
        </w:r>
        <w:proofErr w:type="gramStart"/>
        <w:r w:rsidRPr="000F4A5B">
          <w:rPr>
            <w:rStyle w:val="Toggle"/>
          </w:rPr>
          <w:t>CO2</w:t>
        </w:r>
        <w:r w:rsidRPr="007C5C8E">
          <w:rPr>
            <w:rStyle w:val="Toggle"/>
          </w:rPr>
          <w:t>]</w:t>
        </w:r>
      </w:ins>
      <w:r w:rsidR="009045A3" w:rsidRPr="00BC7581">
        <w:t>The</w:t>
      </w:r>
      <w:proofErr w:type="gramEnd"/>
      <w:r w:rsidR="009045A3" w:rsidRPr="00BC7581">
        <w:t xml:space="preserve"> minimum outdoor air </w:t>
      </w:r>
      <w:r w:rsidR="00D21A33">
        <w:rPr>
          <w:rFonts w:cs="Times New Roman PS MT"/>
          <w:bCs/>
          <w:szCs w:val="20"/>
        </w:rPr>
        <w:t>setpoint</w:t>
      </w:r>
      <w:r w:rsidR="009045A3">
        <w:rPr>
          <w:rFonts w:cs="Times New Roman PS MT"/>
          <w:bCs/>
          <w:szCs w:val="20"/>
        </w:rPr>
        <w:t xml:space="preserve"> </w:t>
      </w:r>
      <w:proofErr w:type="spellStart"/>
      <w:r w:rsidR="009045A3" w:rsidRPr="00BC7581">
        <w:t>MinOAsp</w:t>
      </w:r>
      <w:proofErr w:type="spellEnd"/>
      <w:r w:rsidR="009045A3" w:rsidRPr="00BC7581">
        <w:t xml:space="preserve"> shall be reset based on the highest zone CO</w:t>
      </w:r>
      <w:r w:rsidR="009045A3" w:rsidRPr="00BC7581">
        <w:rPr>
          <w:vertAlign w:val="subscript"/>
        </w:rPr>
        <w:t>2</w:t>
      </w:r>
      <w:r w:rsidR="009045A3" w:rsidRPr="00BC7581">
        <w:t xml:space="preserve"> control</w:t>
      </w:r>
      <w:r w:rsidR="009045A3">
        <w:rPr>
          <w:rFonts w:cs="Times New Roman PS MT"/>
          <w:bCs/>
          <w:szCs w:val="20"/>
        </w:rPr>
        <w:t>-</w:t>
      </w:r>
      <w:r w:rsidR="009045A3" w:rsidRPr="00BC7581">
        <w:t xml:space="preserve">loop signal from </w:t>
      </w:r>
      <w:proofErr w:type="spellStart"/>
      <w:r w:rsidR="009045A3" w:rsidRPr="00BC7581">
        <w:t>AbsMinOA</w:t>
      </w:r>
      <w:proofErr w:type="spellEnd"/>
      <w:r w:rsidR="009045A3" w:rsidRPr="00BC7581">
        <w:t xml:space="preserve">* at 50% signal to </w:t>
      </w:r>
      <w:proofErr w:type="spellStart"/>
      <w:r w:rsidR="009045A3" w:rsidRPr="00BC7581">
        <w:t>DesMinOA</w:t>
      </w:r>
      <w:proofErr w:type="spellEnd"/>
      <w:r w:rsidR="009045A3" w:rsidRPr="00BC7581">
        <w:t>* at 100% signal.</w:t>
      </w:r>
      <w:commentRangeEnd w:id="6256"/>
      <w:r w:rsidR="001A4702">
        <w:rPr>
          <w:rStyle w:val="CommentReference"/>
          <w:rFonts w:cstheme="minorBidi"/>
          <w:iCs w:val="0"/>
        </w:rPr>
        <w:commentReference w:id="6256"/>
      </w:r>
    </w:p>
    <w:p w14:paraId="10251064" w14:textId="77777777" w:rsidR="009045A3" w:rsidRPr="00BC7581" w:rsidRDefault="009045A3" w:rsidP="00B37EF3">
      <w:pPr>
        <w:pStyle w:val="Instrbox"/>
      </w:pPr>
      <w:r w:rsidRPr="00BC7581">
        <w:t>This concludes the section where the ventilation logic option is selected.</w:t>
      </w:r>
    </w:p>
    <w:p w14:paraId="78F294EF" w14:textId="42B48039" w:rsidR="009045A3" w:rsidRPr="00BC7581" w:rsidRDefault="009045A3" w:rsidP="00B37EF3">
      <w:pPr>
        <w:pStyle w:val="Instrbox"/>
      </w:pPr>
      <w:r w:rsidRPr="00BC7581">
        <w:t xml:space="preserve">When the sequences are complete, only one of </w:t>
      </w:r>
      <w:r>
        <w:t xml:space="preserve">Section </w:t>
      </w:r>
      <w:r w:rsidR="008E7F9C">
        <w:fldChar w:fldCharType="begin"/>
      </w:r>
      <w:r w:rsidR="008E7F9C">
        <w:instrText xml:space="preserve"> REF _Ref38808437 \w \h </w:instrText>
      </w:r>
      <w:r w:rsidR="008E7F9C">
        <w:fldChar w:fldCharType="separate"/>
      </w:r>
      <w:r w:rsidR="0037258A">
        <w:t>5.16.4.1</w:t>
      </w:r>
      <w:r w:rsidR="008E7F9C">
        <w:fldChar w:fldCharType="end"/>
      </w:r>
      <w:r w:rsidRPr="00BC7581">
        <w:t xml:space="preserve"> and </w:t>
      </w:r>
      <w:r>
        <w:t xml:space="preserve">Section </w:t>
      </w:r>
      <w:r w:rsidR="008E7F9C">
        <w:fldChar w:fldCharType="begin"/>
      </w:r>
      <w:r w:rsidR="008E7F9C">
        <w:instrText xml:space="preserve"> REF _Ref38808462 \w \h </w:instrText>
      </w:r>
      <w:r w:rsidR="008E7F9C">
        <w:fldChar w:fldCharType="separate"/>
      </w:r>
      <w:r w:rsidR="0037258A">
        <w:t>5.16.4.2</w:t>
      </w:r>
      <w:r w:rsidR="008E7F9C">
        <w:fldChar w:fldCharType="end"/>
      </w:r>
      <w:r w:rsidRPr="00BC7581">
        <w:t xml:space="preserve"> should remain. The other </w:t>
      </w:r>
      <w:r>
        <w:t>section</w:t>
      </w:r>
      <w:r w:rsidRPr="00BC7581">
        <w:t xml:space="preserve"> should be deleted along with these flag notes.</w:t>
      </w:r>
    </w:p>
    <w:p w14:paraId="0D487A8B" w14:textId="0B4C8D27" w:rsidR="009045A3" w:rsidRPr="00BC7581" w:rsidRDefault="009045A3" w:rsidP="0087618D">
      <w:pPr>
        <w:pStyle w:val="Heading4"/>
      </w:pPr>
      <w:r w:rsidRPr="00BC7581">
        <w:t xml:space="preserve">Open minimum outdoor air damper when the supply air fan is proven </w:t>
      </w:r>
      <w:r w:rsidRPr="00B87A61">
        <w:rPr>
          <w:smallCaps/>
        </w:rPr>
        <w:t>on</w:t>
      </w:r>
      <w:r w:rsidRPr="00BC7581">
        <w:t xml:space="preserve"> and the system is in </w:t>
      </w:r>
      <w:r w:rsidR="00D21A33">
        <w:rPr>
          <w:rFonts w:cs="Times New Roman PS MT"/>
          <w:bCs/>
          <w:szCs w:val="20"/>
        </w:rPr>
        <w:t>Occupied Mode</w:t>
      </w:r>
      <w:r w:rsidRPr="00BC7581">
        <w:t xml:space="preserve"> and </w:t>
      </w:r>
      <w:proofErr w:type="spellStart"/>
      <w:r w:rsidRPr="00BC7581">
        <w:t>MinDPsp</w:t>
      </w:r>
      <w:proofErr w:type="spellEnd"/>
      <w:r w:rsidRPr="00BC7581">
        <w:t xml:space="preserve"> is greater than zero. Damper shall be closed otherwise. </w:t>
      </w:r>
    </w:p>
    <w:p w14:paraId="3091DCF8" w14:textId="54A4641F" w:rsidR="009045A3" w:rsidRPr="00BC7581" w:rsidRDefault="001D0941" w:rsidP="009E53CE">
      <w:pPr>
        <w:pStyle w:val="Heading4"/>
        <w:keepNext/>
        <w:widowControl/>
        <w:ind w:left="1354" w:hanging="1066"/>
      </w:pPr>
      <w:bookmarkStart w:id="6279" w:name="_Ref74049855"/>
      <w:r>
        <w:t xml:space="preserve">Outdoor Air and </w:t>
      </w:r>
      <w:r w:rsidR="009045A3" w:rsidRPr="00BC7581">
        <w:t xml:space="preserve">Return </w:t>
      </w:r>
      <w:r w:rsidR="009045A3">
        <w:t>Air Dampers</w:t>
      </w:r>
      <w:bookmarkEnd w:id="6279"/>
    </w:p>
    <w:p w14:paraId="6E3071A9" w14:textId="77777777" w:rsidR="001D0941" w:rsidRDefault="001D0941" w:rsidP="001D0941">
      <w:pPr>
        <w:pStyle w:val="Instrbox"/>
      </w:pPr>
      <w:bookmarkStart w:id="6280" w:name="_Ref46662197"/>
      <w:r w:rsidRPr="00BC7581">
        <w:t xml:space="preserve">The engineer must specify whether </w:t>
      </w:r>
      <w:r>
        <w:t>the unit has a return fan, relief damper or relief fans</w:t>
      </w:r>
      <w:r w:rsidRPr="00BC7581">
        <w:t>.</w:t>
      </w:r>
    </w:p>
    <w:p w14:paraId="538554D5" w14:textId="126DA9D7" w:rsidR="001D0941" w:rsidRDefault="001D0941" w:rsidP="001D0941">
      <w:pPr>
        <w:pStyle w:val="Instrbox"/>
      </w:pPr>
      <w:r>
        <w:t>If there is a return fan, keep subsection (</w:t>
      </w:r>
      <w:r w:rsidR="00052C41">
        <w:fldChar w:fldCharType="begin"/>
      </w:r>
      <w:r w:rsidR="00052C41">
        <w:instrText xml:space="preserve"> REF _Ref73466743 \r \h </w:instrText>
      </w:r>
      <w:r w:rsidR="00052C41">
        <w:fldChar w:fldCharType="separate"/>
      </w:r>
      <w:r w:rsidR="0037258A">
        <w:t>a</w:t>
      </w:r>
      <w:r w:rsidR="00052C41">
        <w:fldChar w:fldCharType="end"/>
      </w:r>
      <w:r>
        <w:t>) and delete subsection (</w:t>
      </w:r>
      <w:r w:rsidR="00052C41">
        <w:fldChar w:fldCharType="begin"/>
      </w:r>
      <w:r w:rsidR="00052C41">
        <w:instrText xml:space="preserve"> REF _Ref46662590 \r \h </w:instrText>
      </w:r>
      <w:r w:rsidR="00052C41">
        <w:fldChar w:fldCharType="separate"/>
      </w:r>
      <w:r w:rsidR="0037258A">
        <w:t>b</w:t>
      </w:r>
      <w:r w:rsidR="00052C41">
        <w:fldChar w:fldCharType="end"/>
      </w:r>
      <w:r>
        <w:t>).</w:t>
      </w:r>
    </w:p>
    <w:p w14:paraId="3D1453B5" w14:textId="77811F0B" w:rsidR="001D0941" w:rsidRDefault="001D0941" w:rsidP="001D0941">
      <w:pPr>
        <w:pStyle w:val="Instrbox"/>
      </w:pPr>
      <w:r>
        <w:t>If there are relief damper or relief fans, keep subsection (</w:t>
      </w:r>
      <w:r w:rsidR="00052C41">
        <w:fldChar w:fldCharType="begin"/>
      </w:r>
      <w:r w:rsidR="00052C41">
        <w:instrText xml:space="preserve"> REF _Ref46662590 \r \h </w:instrText>
      </w:r>
      <w:r w:rsidR="00052C41">
        <w:fldChar w:fldCharType="separate"/>
      </w:r>
      <w:r w:rsidR="0037258A">
        <w:t>b</w:t>
      </w:r>
      <w:r w:rsidR="00052C41">
        <w:fldChar w:fldCharType="end"/>
      </w:r>
      <w:r>
        <w:t>) and delete subsection (</w:t>
      </w:r>
      <w:r w:rsidR="00052C41">
        <w:fldChar w:fldCharType="begin"/>
      </w:r>
      <w:r w:rsidR="00052C41">
        <w:instrText xml:space="preserve"> REF _Ref73466743 \r \h </w:instrText>
      </w:r>
      <w:r w:rsidR="00052C41">
        <w:fldChar w:fldCharType="separate"/>
      </w:r>
      <w:r w:rsidR="0037258A">
        <w:t>a</w:t>
      </w:r>
      <w:r w:rsidR="00052C41">
        <w:fldChar w:fldCharType="end"/>
      </w:r>
      <w:r>
        <w:t>).</w:t>
      </w:r>
    </w:p>
    <w:p w14:paraId="4FDC28E9" w14:textId="73BC3818" w:rsidR="001D0941" w:rsidRPr="00BC7581" w:rsidRDefault="001D0941" w:rsidP="001D0941">
      <w:pPr>
        <w:pStyle w:val="Instrbox"/>
      </w:pPr>
      <w:r>
        <w:t>Delete this flag note after selections have been made.</w:t>
      </w:r>
    </w:p>
    <w:p w14:paraId="4C1A4A89" w14:textId="7FB6CC48" w:rsidR="001D0941" w:rsidRDefault="00C10C78" w:rsidP="007C1423">
      <w:pPr>
        <w:pStyle w:val="Heading5"/>
      </w:pPr>
      <w:bookmarkStart w:id="6281" w:name="_Ref73466743"/>
      <w:ins w:id="6282" w:author="Reece Kiriu" w:date="2022-10-19T15:10:00Z">
        <w:r w:rsidRPr="00C10C78">
          <w:rPr>
            <w:rStyle w:val="Toggle"/>
            <w:rPrChange w:id="6283" w:author="Reece Kiriu" w:date="2022-10-19T15:10:00Z">
              <w:rPr/>
            </w:rPrChange>
          </w:rPr>
          <w:t xml:space="preserve">[ANY BSP RETURNDP </w:t>
        </w:r>
        <w:proofErr w:type="gramStart"/>
        <w:r w:rsidRPr="00C10C78">
          <w:rPr>
            <w:rStyle w:val="Toggle"/>
            <w:rPrChange w:id="6284" w:author="Reece Kiriu" w:date="2022-10-19T15:10:00Z">
              <w:rPr/>
            </w:rPrChange>
          </w:rPr>
          <w:t>RETURNTRACK]</w:t>
        </w:r>
      </w:ins>
      <w:r w:rsidR="001D0941">
        <w:t>For</w:t>
      </w:r>
      <w:proofErr w:type="gramEnd"/>
      <w:r w:rsidR="001D0941">
        <w:t xml:space="preserve"> units with return fans</w:t>
      </w:r>
      <w:bookmarkEnd w:id="6280"/>
      <w:bookmarkEnd w:id="6281"/>
    </w:p>
    <w:p w14:paraId="27AA4615" w14:textId="77777777" w:rsidR="001D0941" w:rsidRDefault="001D0941" w:rsidP="00CD535D">
      <w:pPr>
        <w:pStyle w:val="Infobox"/>
      </w:pPr>
      <w:r>
        <w:t>Minimum outdoor air control is enabled when return damper position exceeds MRA-P because it cannot be assumed that the combination of the minimum and the economizer outdoor air dampers are providing sufficient outdoor air under these conditions.</w:t>
      </w:r>
    </w:p>
    <w:p w14:paraId="4A4F6513" w14:textId="77777777" w:rsidR="001D0941" w:rsidRDefault="001D0941" w:rsidP="001D0941">
      <w:pPr>
        <w:pStyle w:val="Infobox"/>
        <w:spacing w:after="240"/>
      </w:pPr>
      <w:r>
        <w:t xml:space="preserve">The 20% threshold can be increased to </w:t>
      </w:r>
      <w:r w:rsidRPr="00BC7581">
        <w:t>ensure minimum outdoor airflow will be maintained but at the expense of fan energy</w:t>
      </w:r>
      <w:r>
        <w:t xml:space="preserve">.  This threshold </w:t>
      </w:r>
      <w:r w:rsidRPr="00BC7581">
        <w:t>could be determined empirically during TAB work as well.</w:t>
      </w:r>
    </w:p>
    <w:p w14:paraId="62E574C0" w14:textId="6749BD5D" w:rsidR="001D0941" w:rsidRPr="00723CB1" w:rsidRDefault="001D0941" w:rsidP="007C1423">
      <w:pPr>
        <w:pStyle w:val="Heading6"/>
      </w:pPr>
      <w:r w:rsidRPr="00723CB1">
        <w:t xml:space="preserve">When the supply air fan is proven </w:t>
      </w:r>
      <w:r w:rsidRPr="008134E1">
        <w:t>on</w:t>
      </w:r>
      <w:r w:rsidRPr="00723CB1">
        <w:t xml:space="preserve"> and the system is in </w:t>
      </w:r>
      <w:r w:rsidR="00CD535D">
        <w:t xml:space="preserve">Occupied Mode </w:t>
      </w:r>
      <w:r w:rsidRPr="00723CB1">
        <w:t xml:space="preserve">and </w:t>
      </w:r>
      <w:proofErr w:type="spellStart"/>
      <w:r w:rsidRPr="00723CB1">
        <w:t>MinDPsp</w:t>
      </w:r>
      <w:proofErr w:type="spellEnd"/>
      <w:r w:rsidRPr="00723CB1">
        <w:t xml:space="preserve"> is greater than zero, the system shall calculate MRA-P.  The value of MRA-P shall scale from 95% when </w:t>
      </w:r>
      <w:r w:rsidRPr="00723CB1">
        <w:lastRenderedPageBreak/>
        <w:t>supply fan speed is at 100% design speed proportionally down to 20% when the fan is at minimum speed.  When MRA-P is not being calculated for any reason, it shall be set to 100%.</w:t>
      </w:r>
    </w:p>
    <w:p w14:paraId="17BCC457" w14:textId="37BCD3E4" w:rsidR="001D0941" w:rsidRPr="00723CB1" w:rsidRDefault="001D0941" w:rsidP="007C1423">
      <w:pPr>
        <w:pStyle w:val="Heading6"/>
      </w:pPr>
      <w:commentRangeStart w:id="6285"/>
      <w:r w:rsidRPr="00723CB1">
        <w:t>Minimum outdoor air control shall be enabled when</w:t>
      </w:r>
      <w:r>
        <w:t xml:space="preserve"> </w:t>
      </w:r>
      <w:r w:rsidRPr="00AA14AB">
        <w:t xml:space="preserve">the unit is in </w:t>
      </w:r>
      <w:r w:rsidR="00CD535D">
        <w:t>Occupied Mode</w:t>
      </w:r>
      <w:r w:rsidRPr="00AA14AB">
        <w:t xml:space="preserve"> and</w:t>
      </w:r>
      <w:r>
        <w:t xml:space="preserve"> </w:t>
      </w:r>
      <w:r w:rsidRPr="00723CB1">
        <w:t>either of the following conditions are true for 10 minutes:</w:t>
      </w:r>
    </w:p>
    <w:p w14:paraId="3FC5083C" w14:textId="03CE9260" w:rsidR="001D0941" w:rsidRDefault="001D0941" w:rsidP="007C1423">
      <w:pPr>
        <w:pStyle w:val="Heading7"/>
      </w:pPr>
      <w:r>
        <w:t xml:space="preserve">The economizer high limit conditions in Section </w:t>
      </w:r>
      <w:r w:rsidR="00052C41">
        <w:fldChar w:fldCharType="begin"/>
      </w:r>
      <w:r w:rsidR="00052C41">
        <w:instrText xml:space="preserve"> REF _Ref440121208 \w \h </w:instrText>
      </w:r>
      <w:r w:rsidR="00052C41">
        <w:fldChar w:fldCharType="separate"/>
      </w:r>
      <w:r w:rsidR="0037258A">
        <w:t>5.1.17</w:t>
      </w:r>
      <w:r w:rsidR="00052C41">
        <w:fldChar w:fldCharType="end"/>
      </w:r>
      <w:ins w:id="6286" w:author="Hwakong Cheng" w:date="2022-10-06T11:00:00Z">
        <w:r w:rsidR="00E925F3">
          <w:t xml:space="preserve"> </w:t>
        </w:r>
      </w:ins>
      <w:r>
        <w:t>are exceeded.</w:t>
      </w:r>
    </w:p>
    <w:p w14:paraId="04D9BC58" w14:textId="77777777" w:rsidR="001D0941" w:rsidRDefault="001D0941" w:rsidP="007C1423">
      <w:pPr>
        <w:pStyle w:val="Heading7"/>
      </w:pPr>
      <w:r>
        <w:t xml:space="preserve">When the minimum outdoor air damper is </w:t>
      </w:r>
      <w:proofErr w:type="gramStart"/>
      <w:r>
        <w:t>open</w:t>
      </w:r>
      <w:proofErr w:type="gramEnd"/>
      <w:r>
        <w:t xml:space="preserve"> and</w:t>
      </w:r>
      <w:r w:rsidRPr="00137C24">
        <w:t xml:space="preserve"> </w:t>
      </w:r>
      <w:r>
        <w:t>the return air damper position is greater than MRA-P.</w:t>
      </w:r>
    </w:p>
    <w:p w14:paraId="301B2794" w14:textId="0389668B" w:rsidR="001D0941" w:rsidRPr="00723CB1" w:rsidRDefault="001D0941" w:rsidP="007C1423">
      <w:pPr>
        <w:pStyle w:val="Heading6"/>
      </w:pPr>
      <w:r w:rsidRPr="00723CB1">
        <w:t xml:space="preserve">When minimum outdoor air control is enabled, the normal sequencing of economizer outdoor air and return air dampers per Section </w:t>
      </w:r>
      <w:r w:rsidR="00052C41">
        <w:fldChar w:fldCharType="begin"/>
      </w:r>
      <w:r w:rsidR="00052C41">
        <w:instrText xml:space="preserve"> REF _Ref38820521 \w \h </w:instrText>
      </w:r>
      <w:r w:rsidR="00052C41">
        <w:fldChar w:fldCharType="separate"/>
      </w:r>
      <w:r w:rsidR="0037258A">
        <w:t>5.16.2</w:t>
      </w:r>
      <w:r w:rsidR="00052C41">
        <w:fldChar w:fldCharType="end"/>
      </w:r>
      <w:ins w:id="6287" w:author="Reece Kiriu" w:date="2022-10-31T13:54:00Z">
        <w:r w:rsidR="00B74763">
          <w:t xml:space="preserve"> </w:t>
        </w:r>
      </w:ins>
      <w:r w:rsidRPr="00723CB1">
        <w:t>shall be suspended per the following sequence:</w:t>
      </w:r>
    </w:p>
    <w:p w14:paraId="1CCA27AB" w14:textId="77777777" w:rsidR="001D0941" w:rsidRDefault="001D0941" w:rsidP="007C1423">
      <w:pPr>
        <w:pStyle w:val="Heading7"/>
      </w:pPr>
      <w:r>
        <w:t>Fully open return air damper; and</w:t>
      </w:r>
    </w:p>
    <w:p w14:paraId="126088DD" w14:textId="77777777" w:rsidR="001D0941" w:rsidRDefault="001D0941" w:rsidP="001D0941">
      <w:pPr>
        <w:pStyle w:val="Infobox"/>
        <w:spacing w:after="240"/>
      </w:pPr>
      <w:r>
        <w:t>Economizer outdoor air damper is closed when minimum outdoor air control is enabled to ensure a good signal across the minimum outdoor air damper.</w:t>
      </w:r>
    </w:p>
    <w:p w14:paraId="1C6F538A" w14:textId="77777777" w:rsidR="001D0941" w:rsidRDefault="001D0941" w:rsidP="007C1423">
      <w:pPr>
        <w:pStyle w:val="Heading7"/>
      </w:pPr>
      <w:r>
        <w:t>Wait 15 seconds, then close the economizer outdoor air damper; and</w:t>
      </w:r>
    </w:p>
    <w:p w14:paraId="75E49305" w14:textId="142E1376" w:rsidR="001D0941" w:rsidRDefault="001D0941" w:rsidP="007C1423">
      <w:pPr>
        <w:pStyle w:val="Heading7"/>
      </w:pPr>
      <w:r>
        <w:t xml:space="preserve">Wait 3 minutes, then release return air damper position for control by the SAT control loop in Section </w:t>
      </w:r>
      <w:r w:rsidR="00052C41">
        <w:fldChar w:fldCharType="begin"/>
      </w:r>
      <w:r w:rsidR="00052C41">
        <w:instrText xml:space="preserve"> REF _Ref38820521 \w \h </w:instrText>
      </w:r>
      <w:r w:rsidR="00052C41">
        <w:fldChar w:fldCharType="separate"/>
      </w:r>
      <w:r w:rsidR="0037258A">
        <w:t>5.16.2</w:t>
      </w:r>
      <w:r w:rsidR="00052C41">
        <w:fldChar w:fldCharType="end"/>
      </w:r>
      <w:r>
        <w:t>.  Economizer outdoor air damper remains closed.</w:t>
      </w:r>
    </w:p>
    <w:p w14:paraId="5CE9285E" w14:textId="0D24305B" w:rsidR="001D0941" w:rsidRDefault="001D0941" w:rsidP="007C1423">
      <w:pPr>
        <w:pStyle w:val="Heading7"/>
      </w:pPr>
      <w:r w:rsidRPr="008134E1">
        <w:t xml:space="preserve">The maximum return air damper position endpoint </w:t>
      </w:r>
      <w:proofErr w:type="spellStart"/>
      <w:r w:rsidRPr="008134E1">
        <w:t>MaxRA</w:t>
      </w:r>
      <w:proofErr w:type="spellEnd"/>
      <w:r w:rsidRPr="008134E1">
        <w:t xml:space="preserve">-P shall be modulated from 100% to 0% to maintain DP across the minimum outdoor air damper at </w:t>
      </w:r>
      <w:r w:rsidR="00D21A33">
        <w:t>setpoint</w:t>
      </w:r>
      <w:r w:rsidRPr="008134E1">
        <w:t xml:space="preserve"> </w:t>
      </w:r>
      <w:proofErr w:type="spellStart"/>
      <w:r w:rsidRPr="008134E1">
        <w:t>MinDPsp</w:t>
      </w:r>
      <w:proofErr w:type="spellEnd"/>
      <w:r>
        <w:t>.</w:t>
      </w:r>
    </w:p>
    <w:p w14:paraId="77BE7A3B" w14:textId="45A0B65B" w:rsidR="001D0941" w:rsidRDefault="001D0941" w:rsidP="007C1423">
      <w:pPr>
        <w:pStyle w:val="Heading6"/>
      </w:pPr>
      <w:r w:rsidRPr="00723CB1">
        <w:t>Minimum outdoor air control shall be disabled when</w:t>
      </w:r>
      <w:r>
        <w:t xml:space="preserve"> </w:t>
      </w:r>
      <w:r w:rsidRPr="00AA14AB">
        <w:t xml:space="preserve">the unit is no longer in </w:t>
      </w:r>
      <w:r w:rsidR="00CD535D">
        <w:t>Occupied Mode</w:t>
      </w:r>
      <w:r w:rsidRPr="00AA14AB">
        <w:t>, or</w:t>
      </w:r>
      <w:r w:rsidRPr="00723CB1">
        <w:t xml:space="preserve"> both of the following conditions are true for 10 minutes:</w:t>
      </w:r>
    </w:p>
    <w:p w14:paraId="616432B3" w14:textId="46AD52A2" w:rsidR="001D0941" w:rsidRDefault="001D0941" w:rsidP="007C1423">
      <w:pPr>
        <w:pStyle w:val="Heading7"/>
      </w:pPr>
      <w:r>
        <w:t xml:space="preserve">The economizer high limit conditions in Section </w:t>
      </w:r>
      <w:r w:rsidR="00052C41">
        <w:fldChar w:fldCharType="begin"/>
      </w:r>
      <w:r w:rsidR="00052C41">
        <w:instrText xml:space="preserve"> REF _Ref440121208 \w \h </w:instrText>
      </w:r>
      <w:r w:rsidR="00052C41">
        <w:fldChar w:fldCharType="separate"/>
      </w:r>
      <w:r w:rsidR="0037258A">
        <w:t>5.1.17</w:t>
      </w:r>
      <w:r w:rsidR="00052C41">
        <w:fldChar w:fldCharType="end"/>
      </w:r>
      <w:r>
        <w:t xml:space="preserve"> are not exceeded.</w:t>
      </w:r>
    </w:p>
    <w:p w14:paraId="5BF9F43D" w14:textId="77777777" w:rsidR="001D0941" w:rsidRDefault="001D0941" w:rsidP="007C1423">
      <w:pPr>
        <w:pStyle w:val="Heading7"/>
      </w:pPr>
      <w:r>
        <w:t xml:space="preserve">The minimum outdoor air damper is </w:t>
      </w:r>
      <w:proofErr w:type="gramStart"/>
      <w:r>
        <w:t>closed</w:t>
      </w:r>
      <w:proofErr w:type="gramEnd"/>
      <w:r>
        <w:t xml:space="preserve"> or the return air damper position is 10% below MRA-P.</w:t>
      </w:r>
    </w:p>
    <w:p w14:paraId="1F1BA1A0" w14:textId="77777777" w:rsidR="001D0941" w:rsidRDefault="001D0941" w:rsidP="007C1423">
      <w:pPr>
        <w:pStyle w:val="Heading6"/>
      </w:pPr>
      <w:r w:rsidRPr="00723CB1">
        <w:t>When minimum outdoor air control is disabled</w:t>
      </w:r>
      <w:r>
        <w:t>:</w:t>
      </w:r>
    </w:p>
    <w:p w14:paraId="02144C53" w14:textId="77777777" w:rsidR="001D0941" w:rsidRDefault="001D0941" w:rsidP="007C1423">
      <w:pPr>
        <w:pStyle w:val="Heading7"/>
      </w:pPr>
      <w:r>
        <w:t>E</w:t>
      </w:r>
      <w:r w:rsidRPr="00723CB1">
        <w:t xml:space="preserve">conomizer outdoor air </w:t>
      </w:r>
      <w:r>
        <w:t xml:space="preserve">damper </w:t>
      </w:r>
      <w:r w:rsidRPr="00723CB1">
        <w:t>shall be fully opened</w:t>
      </w:r>
      <w:r>
        <w:t>.</w:t>
      </w:r>
    </w:p>
    <w:p w14:paraId="5FC0AD6B" w14:textId="77777777" w:rsidR="001D0941" w:rsidRDefault="001D0941" w:rsidP="007C1423">
      <w:pPr>
        <w:pStyle w:val="Heading7"/>
      </w:pPr>
      <w:proofErr w:type="spellStart"/>
      <w:r>
        <w:t>MaxRA</w:t>
      </w:r>
      <w:proofErr w:type="spellEnd"/>
      <w:r>
        <w:t>-P shall be set to 100%</w:t>
      </w:r>
      <w:r w:rsidRPr="00723CB1">
        <w:t>.</w:t>
      </w:r>
    </w:p>
    <w:p w14:paraId="7DC9D496" w14:textId="1DCC656A" w:rsidR="001D0941" w:rsidRPr="00723CB1" w:rsidRDefault="001D0941" w:rsidP="007C1423">
      <w:pPr>
        <w:pStyle w:val="Heading7"/>
      </w:pPr>
      <w:r w:rsidRPr="00723CB1">
        <w:t xml:space="preserve">Economizer and return air damper positions shall be controlled by the SAT control loop per Section </w:t>
      </w:r>
      <w:r w:rsidR="00052C41">
        <w:fldChar w:fldCharType="begin"/>
      </w:r>
      <w:r w:rsidR="00052C41">
        <w:instrText xml:space="preserve"> REF _Ref38820521 \w \h </w:instrText>
      </w:r>
      <w:r w:rsidR="00052C41">
        <w:fldChar w:fldCharType="separate"/>
      </w:r>
      <w:r w:rsidR="0037258A">
        <w:t>5.16.2</w:t>
      </w:r>
      <w:r w:rsidR="00052C41">
        <w:fldChar w:fldCharType="end"/>
      </w:r>
      <w:r w:rsidRPr="00723CB1">
        <w:t>.</w:t>
      </w:r>
      <w:commentRangeEnd w:id="6285"/>
      <w:r w:rsidR="00F42986">
        <w:rPr>
          <w:rStyle w:val="CommentReference"/>
          <w:rFonts w:cstheme="minorBidi"/>
        </w:rPr>
        <w:commentReference w:id="6285"/>
      </w:r>
    </w:p>
    <w:p w14:paraId="42ED72DB" w14:textId="7458E704" w:rsidR="001D0941" w:rsidRDefault="00C10C78" w:rsidP="007C1423">
      <w:pPr>
        <w:pStyle w:val="Heading5"/>
      </w:pPr>
      <w:bookmarkStart w:id="6288" w:name="_Ref46662590"/>
      <w:ins w:id="6289" w:author="Reece Kiriu" w:date="2022-10-19T15:10:00Z">
        <w:r w:rsidRPr="00B90AC9">
          <w:rPr>
            <w:rStyle w:val="Toggle"/>
          </w:rPr>
          <w:t xml:space="preserve">[ANY BSP BARO RELIEFDMPR </w:t>
        </w:r>
        <w:proofErr w:type="gramStart"/>
        <w:r w:rsidRPr="00B90AC9">
          <w:rPr>
            <w:rStyle w:val="Toggle"/>
          </w:rPr>
          <w:t>DMPR]</w:t>
        </w:r>
      </w:ins>
      <w:r w:rsidR="001D0941">
        <w:t>For</w:t>
      </w:r>
      <w:proofErr w:type="gramEnd"/>
      <w:r w:rsidR="001D0941">
        <w:t xml:space="preserve"> units with relief dampers or relief fans</w:t>
      </w:r>
      <w:bookmarkEnd w:id="6288"/>
    </w:p>
    <w:p w14:paraId="2A5C18D9" w14:textId="77777777" w:rsidR="001D0941" w:rsidRDefault="001D0941" w:rsidP="001D0941">
      <w:pPr>
        <w:pStyle w:val="Infobox"/>
        <w:spacing w:after="240"/>
      </w:pPr>
      <w:r>
        <w:t>Minimum outdoor air control is enabled when economizer damper position is less than MOA</w:t>
      </w:r>
      <w:r>
        <w:noBreakHyphen/>
        <w:t>P because it cannot be assumed that the combination of the minimum and the economizer outdoor air dampers are providing sufficient outdoor air under these conditions.</w:t>
      </w:r>
    </w:p>
    <w:p w14:paraId="2A31F5C7" w14:textId="77777777" w:rsidR="001D0941" w:rsidRDefault="001D0941" w:rsidP="001D0941">
      <w:pPr>
        <w:pStyle w:val="Infobox"/>
        <w:spacing w:after="240"/>
      </w:pPr>
      <w:r>
        <w:t>Minimum outdoor air control is disabled when return damper position is less than MRA-P, because the economizer damper has been closed to enable an accurate airflow measurement through the minimum outdoor air damper.</w:t>
      </w:r>
    </w:p>
    <w:p w14:paraId="59AEAEEE" w14:textId="77777777" w:rsidR="001D0941" w:rsidRDefault="001D0941" w:rsidP="001D0941">
      <w:pPr>
        <w:pStyle w:val="Infobox"/>
        <w:spacing w:after="240"/>
      </w:pPr>
      <w:r>
        <w:t xml:space="preserve">The 20% and 80% thresholds can be increased/decreased to </w:t>
      </w:r>
      <w:r w:rsidRPr="00BC7581">
        <w:t>ensure minimum outdoor airflow will be maintained but at the expense of fan energy</w:t>
      </w:r>
      <w:r>
        <w:t xml:space="preserve">.  This threshold </w:t>
      </w:r>
      <w:r w:rsidRPr="00BC7581">
        <w:t>could be determined empirically during TAB work as well.</w:t>
      </w:r>
    </w:p>
    <w:p w14:paraId="1D79BFEC" w14:textId="4AAD5D9C" w:rsidR="001D0941" w:rsidRDefault="001D0941" w:rsidP="007C1423">
      <w:pPr>
        <w:pStyle w:val="Heading6"/>
      </w:pPr>
      <w:r w:rsidRPr="00723CB1">
        <w:t xml:space="preserve">When the supply air fan is proven </w:t>
      </w:r>
      <w:r w:rsidRPr="008134E1">
        <w:t>on</w:t>
      </w:r>
      <w:r w:rsidRPr="00723CB1">
        <w:t xml:space="preserve"> and the system is in </w:t>
      </w:r>
      <w:r w:rsidR="00CD535D">
        <w:t>Occupied Mode</w:t>
      </w:r>
      <w:r w:rsidRPr="00723CB1">
        <w:t xml:space="preserve"> and </w:t>
      </w:r>
      <w:proofErr w:type="spellStart"/>
      <w:r w:rsidRPr="00723CB1">
        <w:t>MinDPsp</w:t>
      </w:r>
      <w:proofErr w:type="spellEnd"/>
      <w:r w:rsidRPr="00723CB1">
        <w:t xml:space="preserve"> is greater than zero, the system shall calculate M</w:t>
      </w:r>
      <w:r>
        <w:t>OA</w:t>
      </w:r>
      <w:r w:rsidRPr="00723CB1">
        <w:t>-P.  The value of</w:t>
      </w:r>
      <w:r>
        <w:t xml:space="preserve"> </w:t>
      </w:r>
      <w:r w:rsidRPr="005A68A9">
        <w:t xml:space="preserve">MOA-P </w:t>
      </w:r>
      <w:r>
        <w:t xml:space="preserve">shall scale from </w:t>
      </w:r>
      <w:r w:rsidRPr="005A68A9">
        <w:t xml:space="preserve">5% when </w:t>
      </w:r>
      <w:r w:rsidRPr="005A68A9">
        <w:lastRenderedPageBreak/>
        <w:t>supply-fan speed is at 100% design speed proportionally up to 80% when the fan is at minimum speed.</w:t>
      </w:r>
      <w:r w:rsidRPr="00723CB1">
        <w:t xml:space="preserve">  When M</w:t>
      </w:r>
      <w:r>
        <w:t>OA</w:t>
      </w:r>
      <w:r w:rsidRPr="00723CB1">
        <w:t>-P is not being calculated for any reason, it shall be set to 0%.</w:t>
      </w:r>
    </w:p>
    <w:p w14:paraId="62C483F1" w14:textId="0E6258B6" w:rsidR="001D0941" w:rsidRPr="00723CB1" w:rsidRDefault="001D0941" w:rsidP="007C1423">
      <w:pPr>
        <w:pStyle w:val="Heading6"/>
      </w:pPr>
      <w:r w:rsidRPr="00723CB1">
        <w:t xml:space="preserve">When the supply air fan is proven </w:t>
      </w:r>
      <w:r w:rsidRPr="008134E1">
        <w:t>on</w:t>
      </w:r>
      <w:r w:rsidRPr="00723CB1">
        <w:t xml:space="preserve"> and the system is in </w:t>
      </w:r>
      <w:r w:rsidR="00CD535D">
        <w:t>Occupied Mode</w:t>
      </w:r>
      <w:r w:rsidRPr="00723CB1">
        <w:t xml:space="preserve"> and </w:t>
      </w:r>
      <w:proofErr w:type="spellStart"/>
      <w:r w:rsidRPr="00723CB1">
        <w:t>MinDPsp</w:t>
      </w:r>
      <w:proofErr w:type="spellEnd"/>
      <w:r w:rsidRPr="00723CB1">
        <w:t xml:space="preserve"> is greater than zero, the system shall calculate MRA-P.  The value of MRA-P shall scale from 95% when supply fan speed is at 100% design speed proportionally down to 20% when the fan is at minimum speed.  When MRA-P is not being calculated for any reason, it shall be set to 100%.</w:t>
      </w:r>
    </w:p>
    <w:p w14:paraId="2806B222" w14:textId="72EC60F4" w:rsidR="001D0941" w:rsidRPr="00723CB1" w:rsidRDefault="001D0941" w:rsidP="007C1423">
      <w:pPr>
        <w:pStyle w:val="Heading6"/>
      </w:pPr>
      <w:r w:rsidRPr="00723CB1">
        <w:t>Minimum outdoor air control shall be enabled when</w:t>
      </w:r>
      <w:r>
        <w:t xml:space="preserve"> </w:t>
      </w:r>
      <w:r w:rsidRPr="00AA14AB">
        <w:t xml:space="preserve">the unit is in </w:t>
      </w:r>
      <w:r w:rsidR="00CD535D">
        <w:t>Occupied Mode</w:t>
      </w:r>
      <w:r w:rsidRPr="00AA14AB">
        <w:t xml:space="preserve"> and</w:t>
      </w:r>
      <w:r w:rsidRPr="00723CB1">
        <w:t xml:space="preserve"> either of the following conditions are true for 10 minutes:</w:t>
      </w:r>
    </w:p>
    <w:p w14:paraId="23EC8650" w14:textId="21D74295" w:rsidR="001D0941" w:rsidRDefault="001D0941" w:rsidP="007C1423">
      <w:pPr>
        <w:pStyle w:val="Heading7"/>
      </w:pPr>
      <w:r>
        <w:t xml:space="preserve">The economizer high limit conditions in Section </w:t>
      </w:r>
      <w:r w:rsidR="00052C41">
        <w:fldChar w:fldCharType="begin"/>
      </w:r>
      <w:r w:rsidR="00052C41">
        <w:instrText xml:space="preserve"> REF _Ref440121208 \w \h </w:instrText>
      </w:r>
      <w:r w:rsidR="00052C41">
        <w:fldChar w:fldCharType="separate"/>
      </w:r>
      <w:r w:rsidR="0037258A">
        <w:t>5.1.17</w:t>
      </w:r>
      <w:r w:rsidR="00052C41">
        <w:fldChar w:fldCharType="end"/>
      </w:r>
      <w:r>
        <w:t xml:space="preserve"> are exceeded.</w:t>
      </w:r>
    </w:p>
    <w:p w14:paraId="43E97B3C" w14:textId="77777777" w:rsidR="001D0941" w:rsidRDefault="001D0941" w:rsidP="007C1423">
      <w:pPr>
        <w:pStyle w:val="Heading7"/>
      </w:pPr>
      <w:r>
        <w:t xml:space="preserve">When the minimum outdoor air damper is </w:t>
      </w:r>
      <w:proofErr w:type="gramStart"/>
      <w:r>
        <w:t>open</w:t>
      </w:r>
      <w:proofErr w:type="gramEnd"/>
      <w:r>
        <w:t xml:space="preserve"> and</w:t>
      </w:r>
      <w:r w:rsidRPr="00137C24">
        <w:t xml:space="preserve"> </w:t>
      </w:r>
      <w:r>
        <w:t>the economizer outdoor air damper position is less than MOA-P.</w:t>
      </w:r>
    </w:p>
    <w:p w14:paraId="6F299445" w14:textId="5A22098C" w:rsidR="001D0941" w:rsidRPr="00723CB1" w:rsidRDefault="001D0941" w:rsidP="007C1423">
      <w:pPr>
        <w:pStyle w:val="Heading6"/>
      </w:pPr>
      <w:r w:rsidRPr="00723CB1">
        <w:t xml:space="preserve">When minimum outdoor air control is enabled, the normal sequencing of economizer outdoor air and return air dampers per Section </w:t>
      </w:r>
      <w:r w:rsidR="00052C41">
        <w:fldChar w:fldCharType="begin"/>
      </w:r>
      <w:r w:rsidR="00052C41">
        <w:instrText xml:space="preserve"> REF _Ref38820521 \w \h </w:instrText>
      </w:r>
      <w:r w:rsidR="00052C41">
        <w:fldChar w:fldCharType="separate"/>
      </w:r>
      <w:r w:rsidR="0037258A">
        <w:t>5.16.2</w:t>
      </w:r>
      <w:r w:rsidR="00052C41">
        <w:fldChar w:fldCharType="end"/>
      </w:r>
      <w:r w:rsidRPr="00723CB1">
        <w:t xml:space="preserve"> shall be suspended per the following sequence:</w:t>
      </w:r>
    </w:p>
    <w:p w14:paraId="292A155A" w14:textId="77777777" w:rsidR="001D0941" w:rsidRDefault="001D0941" w:rsidP="007C1423">
      <w:pPr>
        <w:pStyle w:val="Heading7"/>
      </w:pPr>
      <w:r>
        <w:t>Fully open return air damper; and</w:t>
      </w:r>
    </w:p>
    <w:p w14:paraId="4E81E1F4" w14:textId="77777777" w:rsidR="001D0941" w:rsidRDefault="001D0941" w:rsidP="001D0941">
      <w:pPr>
        <w:pStyle w:val="Infobox"/>
        <w:spacing w:after="240"/>
      </w:pPr>
      <w:r>
        <w:t>Economizer outdoor air damper is closed when minimum outdoor air control is enabled to ensure a good signal across the minimum outdoor air damper.</w:t>
      </w:r>
    </w:p>
    <w:p w14:paraId="67C639AF" w14:textId="77777777" w:rsidR="001D0941" w:rsidRDefault="001D0941" w:rsidP="007C1423">
      <w:pPr>
        <w:pStyle w:val="Heading7"/>
      </w:pPr>
      <w:r>
        <w:t>Wait 15 seconds, then close the economizer outdoor air damper; and</w:t>
      </w:r>
    </w:p>
    <w:p w14:paraId="3A9FEBEE" w14:textId="66D51B45" w:rsidR="001D0941" w:rsidRDefault="001D0941" w:rsidP="007C1423">
      <w:pPr>
        <w:pStyle w:val="Heading7"/>
      </w:pPr>
      <w:r>
        <w:t xml:space="preserve">Wait 3 minutes, then release return air damper position for control by the SAT control loop in Section </w:t>
      </w:r>
      <w:r w:rsidR="00052C41">
        <w:fldChar w:fldCharType="begin"/>
      </w:r>
      <w:r w:rsidR="00052C41">
        <w:instrText xml:space="preserve"> REF _Ref38820521 \w \h </w:instrText>
      </w:r>
      <w:r w:rsidR="00052C41">
        <w:fldChar w:fldCharType="separate"/>
      </w:r>
      <w:r w:rsidR="0037258A">
        <w:t>5.16.2</w:t>
      </w:r>
      <w:r w:rsidR="00052C41">
        <w:fldChar w:fldCharType="end"/>
      </w:r>
      <w:r>
        <w:t>.  Economizer outdoor air damper remains closed.</w:t>
      </w:r>
    </w:p>
    <w:p w14:paraId="242ADEE2" w14:textId="38A60108" w:rsidR="001D0941" w:rsidRDefault="001D0941" w:rsidP="007C1423">
      <w:pPr>
        <w:pStyle w:val="Heading7"/>
      </w:pPr>
      <w:r w:rsidRPr="008134E1">
        <w:t xml:space="preserve">The maximum return air damper position endpoint </w:t>
      </w:r>
      <w:proofErr w:type="spellStart"/>
      <w:r w:rsidRPr="008134E1">
        <w:t>MaxRA</w:t>
      </w:r>
      <w:proofErr w:type="spellEnd"/>
      <w:r w:rsidRPr="008134E1">
        <w:t xml:space="preserve">-P shall be modulated from 100% to 0% to maintain DP across the minimum outdoor air damper at </w:t>
      </w:r>
      <w:r w:rsidR="00D21A33">
        <w:t>setpoint</w:t>
      </w:r>
      <w:r w:rsidRPr="008134E1">
        <w:t xml:space="preserve"> </w:t>
      </w:r>
      <w:proofErr w:type="spellStart"/>
      <w:r w:rsidRPr="008134E1">
        <w:t>MinDPsp</w:t>
      </w:r>
      <w:proofErr w:type="spellEnd"/>
      <w:r>
        <w:t>.</w:t>
      </w:r>
    </w:p>
    <w:p w14:paraId="1BB53A47" w14:textId="6D65A566" w:rsidR="001D0941" w:rsidRDefault="001D0941" w:rsidP="007C1423">
      <w:pPr>
        <w:pStyle w:val="Heading6"/>
      </w:pPr>
      <w:r w:rsidRPr="00723CB1">
        <w:t>Minimum outdoor air control shall be disabled when</w:t>
      </w:r>
      <w:r>
        <w:t xml:space="preserve"> </w:t>
      </w:r>
      <w:r w:rsidRPr="00AA14AB">
        <w:t xml:space="preserve">the unit is no longer in </w:t>
      </w:r>
      <w:r w:rsidR="00CD535D">
        <w:t>Occupied Mode</w:t>
      </w:r>
      <w:r w:rsidRPr="00AA14AB">
        <w:t>, or</w:t>
      </w:r>
      <w:r w:rsidRPr="00723CB1">
        <w:t xml:space="preserve"> both of the following conditions are true for 10 minutes:</w:t>
      </w:r>
    </w:p>
    <w:p w14:paraId="128975C9" w14:textId="188416FC" w:rsidR="001D0941" w:rsidRDefault="001D0941" w:rsidP="007C1423">
      <w:pPr>
        <w:pStyle w:val="Heading7"/>
      </w:pPr>
      <w:r>
        <w:t xml:space="preserve">The economizer high limit conditions in Section </w:t>
      </w:r>
      <w:r w:rsidR="00052C41">
        <w:fldChar w:fldCharType="begin"/>
      </w:r>
      <w:r w:rsidR="00052C41">
        <w:instrText xml:space="preserve"> REF _Ref440121208 \w \h </w:instrText>
      </w:r>
      <w:r w:rsidR="00052C41">
        <w:fldChar w:fldCharType="separate"/>
      </w:r>
      <w:r w:rsidR="0037258A">
        <w:t>5.1.17</w:t>
      </w:r>
      <w:r w:rsidR="00052C41">
        <w:fldChar w:fldCharType="end"/>
      </w:r>
      <w:r>
        <w:t xml:space="preserve"> are not exceeded.</w:t>
      </w:r>
    </w:p>
    <w:p w14:paraId="3E785824" w14:textId="77777777" w:rsidR="001D0941" w:rsidRDefault="001D0941" w:rsidP="007C1423">
      <w:pPr>
        <w:pStyle w:val="Heading7"/>
      </w:pPr>
      <w:r>
        <w:t xml:space="preserve">The minimum outdoor air damper is </w:t>
      </w:r>
      <w:proofErr w:type="gramStart"/>
      <w:r>
        <w:t>closed</w:t>
      </w:r>
      <w:proofErr w:type="gramEnd"/>
      <w:r>
        <w:t xml:space="preserve"> or the return air damper position is 10% below MRA-P.</w:t>
      </w:r>
    </w:p>
    <w:p w14:paraId="29DA38CB" w14:textId="77777777" w:rsidR="001D0941" w:rsidRDefault="001D0941" w:rsidP="007C1423">
      <w:pPr>
        <w:pStyle w:val="Heading6"/>
      </w:pPr>
      <w:r w:rsidRPr="00723CB1">
        <w:t>When minimum outdoor air control is disabled</w:t>
      </w:r>
      <w:r>
        <w:t>:</w:t>
      </w:r>
    </w:p>
    <w:p w14:paraId="33C183D0" w14:textId="77777777" w:rsidR="001D0941" w:rsidRDefault="001D0941" w:rsidP="007C1423">
      <w:pPr>
        <w:pStyle w:val="Heading7"/>
      </w:pPr>
      <w:proofErr w:type="spellStart"/>
      <w:r>
        <w:t>MaxRA</w:t>
      </w:r>
      <w:proofErr w:type="spellEnd"/>
      <w:r>
        <w:t>-P shall be set to 100%</w:t>
      </w:r>
      <w:r w:rsidRPr="00723CB1">
        <w:t>.</w:t>
      </w:r>
    </w:p>
    <w:p w14:paraId="21EA81A7" w14:textId="1E729120" w:rsidR="001D0941" w:rsidRPr="00723CB1" w:rsidRDefault="001D0941" w:rsidP="007C1423">
      <w:pPr>
        <w:pStyle w:val="Heading7"/>
      </w:pPr>
      <w:r w:rsidRPr="00723CB1">
        <w:t xml:space="preserve">Economizer and return air damper positions shall be controlled by the SAT control loop per Section </w:t>
      </w:r>
      <w:r w:rsidR="00052C41">
        <w:fldChar w:fldCharType="begin"/>
      </w:r>
      <w:r w:rsidR="00052C41">
        <w:instrText xml:space="preserve"> REF _Ref38820521 \w \h </w:instrText>
      </w:r>
      <w:r w:rsidR="00052C41">
        <w:fldChar w:fldCharType="separate"/>
      </w:r>
      <w:r w:rsidR="0037258A">
        <w:t>5.16.2</w:t>
      </w:r>
      <w:r w:rsidR="00052C41">
        <w:fldChar w:fldCharType="end"/>
      </w:r>
      <w:r w:rsidRPr="00723CB1">
        <w:t>.</w:t>
      </w:r>
    </w:p>
    <w:p w14:paraId="20AE10C9" w14:textId="128574FF" w:rsidR="009045A3" w:rsidRPr="00BC7581" w:rsidRDefault="009045A3" w:rsidP="00B37EF3">
      <w:pPr>
        <w:pStyle w:val="Instrbox"/>
      </w:pPr>
      <w:bookmarkStart w:id="6290" w:name="_Ref440012813"/>
      <w:r w:rsidRPr="00BC7581">
        <w:t>The engineer must select among options for minimum outdoor air control logic based on two criteria:</w:t>
      </w:r>
    </w:p>
    <w:p w14:paraId="50C6A7BD" w14:textId="24E60E6A" w:rsidR="009045A3" w:rsidRPr="00BC7581" w:rsidRDefault="009045A3" w:rsidP="00B37EF3">
      <w:pPr>
        <w:pStyle w:val="Instrbox"/>
      </w:pPr>
      <w:r w:rsidRPr="00BC7581">
        <w:t xml:space="preserve">Do the minimum outdoor air and economizer functions </w:t>
      </w:r>
      <w:r>
        <w:t>use</w:t>
      </w:r>
      <w:r w:rsidRPr="00BC7581">
        <w:t xml:space="preserve"> separate dedicated dampers or a single common damper?</w:t>
      </w:r>
    </w:p>
    <w:p w14:paraId="701DEAC1" w14:textId="28C3BFB1" w:rsidR="009045A3" w:rsidRPr="00BC7581" w:rsidRDefault="009045A3" w:rsidP="00B37EF3">
      <w:pPr>
        <w:pStyle w:val="Instrbox"/>
      </w:pPr>
      <w:r w:rsidRPr="00BC7581">
        <w:t xml:space="preserve">Is outdoor air volume measured by </w:t>
      </w:r>
      <w:r>
        <w:t xml:space="preserve">DP </w:t>
      </w:r>
      <w:r>
        <w:rPr>
          <w:rFonts w:ascii="Symbol" w:hAnsi="Symbol" w:cs="Symbol"/>
        </w:rPr>
        <w:t></w:t>
      </w:r>
      <w:r>
        <w:t>P</w:t>
      </w:r>
      <w:r w:rsidRPr="00BC7581">
        <w:t xml:space="preserve"> or an airflow measurement station (AFMS)?</w:t>
      </w:r>
    </w:p>
    <w:p w14:paraId="46C3D9EF" w14:textId="77777777" w:rsidR="009045A3" w:rsidRPr="00BC7581" w:rsidRDefault="009045A3" w:rsidP="00B37EF3">
      <w:pPr>
        <w:pStyle w:val="Instrbox"/>
      </w:pPr>
      <w:r w:rsidRPr="00BC7581">
        <w:t>Control logic selections should be made as follows:</w:t>
      </w:r>
    </w:p>
    <w:p w14:paraId="628C8E59" w14:textId="0216A549" w:rsidR="009045A3" w:rsidRPr="00BC7581" w:rsidRDefault="009045A3" w:rsidP="00B37EF3">
      <w:pPr>
        <w:pStyle w:val="Instrbox"/>
      </w:pPr>
      <w:r w:rsidRPr="00BC7581">
        <w:t xml:space="preserve">For AHUs with separate dedicated dampers and OA measurement by </w:t>
      </w:r>
      <w:r>
        <w:t>AFMS</w:t>
      </w:r>
      <w:r w:rsidRPr="00BC7581">
        <w:t xml:space="preserve">, use </w:t>
      </w:r>
      <w:r>
        <w:t xml:space="preserve">Section </w:t>
      </w:r>
      <w:r w:rsidR="00955635">
        <w:fldChar w:fldCharType="begin"/>
      </w:r>
      <w:r w:rsidR="00955635">
        <w:instrText xml:space="preserve"> REF _Ref38387843 \w \h </w:instrText>
      </w:r>
      <w:r w:rsidR="00955635">
        <w:fldChar w:fldCharType="separate"/>
      </w:r>
      <w:r w:rsidR="0037258A">
        <w:t>5.16.5</w:t>
      </w:r>
      <w:r w:rsidR="00955635">
        <w:fldChar w:fldCharType="end"/>
      </w:r>
      <w:r w:rsidRPr="00BC7581">
        <w:t xml:space="preserve"> and delete </w:t>
      </w:r>
      <w:r>
        <w:t xml:space="preserve">Sections </w:t>
      </w:r>
      <w:r w:rsidR="00955635">
        <w:fldChar w:fldCharType="begin"/>
      </w:r>
      <w:r w:rsidR="00955635">
        <w:instrText xml:space="preserve"> REF _Ref38385784 \w \h </w:instrText>
      </w:r>
      <w:r w:rsidR="00955635">
        <w:fldChar w:fldCharType="separate"/>
      </w:r>
      <w:r w:rsidR="0037258A">
        <w:t>5.16.4</w:t>
      </w:r>
      <w:r w:rsidR="00955635">
        <w:fldChar w:fldCharType="end"/>
      </w:r>
      <w:r w:rsidRPr="00BC7581">
        <w:t xml:space="preserve"> and </w:t>
      </w:r>
      <w:r w:rsidR="00955635">
        <w:fldChar w:fldCharType="begin"/>
      </w:r>
      <w:r w:rsidR="00955635">
        <w:instrText xml:space="preserve"> REF _Ref38387860 \w \h </w:instrText>
      </w:r>
      <w:r w:rsidR="00955635">
        <w:fldChar w:fldCharType="separate"/>
      </w:r>
      <w:r w:rsidR="0037258A">
        <w:t>5.16.6</w:t>
      </w:r>
      <w:r w:rsidR="00955635">
        <w:fldChar w:fldCharType="end"/>
      </w:r>
      <w:r>
        <w:t>.</w:t>
      </w:r>
    </w:p>
    <w:p w14:paraId="453DD515" w14:textId="2DD723D3" w:rsidR="009045A3" w:rsidRPr="00BC7581" w:rsidRDefault="009045A3" w:rsidP="00B37EF3">
      <w:pPr>
        <w:pStyle w:val="Instrbox"/>
      </w:pPr>
      <w:r w:rsidRPr="00BC7581">
        <w:lastRenderedPageBreak/>
        <w:t xml:space="preserve">For AHUs with separate dedicated dampers and OA measurement by </w:t>
      </w:r>
      <w:r>
        <w:rPr>
          <w:rFonts w:ascii="Symbol" w:hAnsi="Symbol" w:cs="Symbol"/>
        </w:rPr>
        <w:t></w:t>
      </w:r>
      <w:r>
        <w:t>P</w:t>
      </w:r>
      <w:r w:rsidRPr="00BC7581">
        <w:t xml:space="preserve">, use </w:t>
      </w:r>
      <w:r>
        <w:t xml:space="preserve">Section </w:t>
      </w:r>
      <w:r w:rsidR="00955635">
        <w:fldChar w:fldCharType="begin"/>
      </w:r>
      <w:r w:rsidR="00955635">
        <w:instrText xml:space="preserve"> REF _Ref38385784 \w \h </w:instrText>
      </w:r>
      <w:r w:rsidR="00955635">
        <w:fldChar w:fldCharType="separate"/>
      </w:r>
      <w:r w:rsidR="0037258A">
        <w:t>5.16.4</w:t>
      </w:r>
      <w:r w:rsidR="00955635">
        <w:fldChar w:fldCharType="end"/>
      </w:r>
      <w:r w:rsidRPr="00BC7581">
        <w:t xml:space="preserve"> and delete </w:t>
      </w:r>
      <w:r>
        <w:t xml:space="preserve">Sections </w:t>
      </w:r>
      <w:r w:rsidR="00955635">
        <w:fldChar w:fldCharType="begin"/>
      </w:r>
      <w:r w:rsidR="00955635">
        <w:instrText xml:space="preserve"> REF _Ref38387843 \w \h </w:instrText>
      </w:r>
      <w:r w:rsidR="00955635">
        <w:fldChar w:fldCharType="separate"/>
      </w:r>
      <w:r w:rsidR="0037258A">
        <w:t>5.16.5</w:t>
      </w:r>
      <w:r w:rsidR="00955635">
        <w:fldChar w:fldCharType="end"/>
      </w:r>
      <w:r w:rsidRPr="00BC7581">
        <w:t xml:space="preserve"> and </w:t>
      </w:r>
      <w:r w:rsidR="00955635">
        <w:fldChar w:fldCharType="begin"/>
      </w:r>
      <w:r w:rsidR="00955635">
        <w:instrText xml:space="preserve"> REF _Ref38387860 \w \h </w:instrText>
      </w:r>
      <w:r w:rsidR="00955635">
        <w:fldChar w:fldCharType="separate"/>
      </w:r>
      <w:r w:rsidR="0037258A">
        <w:t>5.16.6</w:t>
      </w:r>
      <w:r w:rsidR="00955635">
        <w:fldChar w:fldCharType="end"/>
      </w:r>
      <w:r>
        <w:t>.</w:t>
      </w:r>
    </w:p>
    <w:p w14:paraId="70245DEB" w14:textId="1CCE9407" w:rsidR="009045A3" w:rsidRPr="00BC7581" w:rsidRDefault="009045A3" w:rsidP="00B37EF3">
      <w:pPr>
        <w:pStyle w:val="Instrbox"/>
      </w:pPr>
      <w:r w:rsidRPr="00BC7581">
        <w:t xml:space="preserve">For AHUs with a single common damper and OA measurement by AFMS, use </w:t>
      </w:r>
      <w:r>
        <w:t xml:space="preserve">Section </w:t>
      </w:r>
      <w:r w:rsidR="00955635">
        <w:fldChar w:fldCharType="begin"/>
      </w:r>
      <w:r w:rsidR="00955635">
        <w:instrText xml:space="preserve"> REF _Ref38387860 \w \h </w:instrText>
      </w:r>
      <w:r w:rsidR="00955635">
        <w:fldChar w:fldCharType="separate"/>
      </w:r>
      <w:r w:rsidR="0037258A">
        <w:t>5.16.6</w:t>
      </w:r>
      <w:r w:rsidR="00955635">
        <w:fldChar w:fldCharType="end"/>
      </w:r>
      <w:r w:rsidRPr="00BC7581">
        <w:t xml:space="preserve"> and delete </w:t>
      </w:r>
      <w:r>
        <w:t xml:space="preserve">Sections </w:t>
      </w:r>
      <w:r w:rsidR="00955635">
        <w:fldChar w:fldCharType="begin"/>
      </w:r>
      <w:r w:rsidR="00955635">
        <w:instrText xml:space="preserve"> REF _Ref38385784 \w \h </w:instrText>
      </w:r>
      <w:r w:rsidR="00955635">
        <w:fldChar w:fldCharType="separate"/>
      </w:r>
      <w:r w:rsidR="0037258A">
        <w:t>5.16.4</w:t>
      </w:r>
      <w:r w:rsidR="00955635">
        <w:fldChar w:fldCharType="end"/>
      </w:r>
      <w:r w:rsidRPr="00BC7581">
        <w:t xml:space="preserve"> and </w:t>
      </w:r>
      <w:r w:rsidR="00955635">
        <w:fldChar w:fldCharType="begin"/>
      </w:r>
      <w:r w:rsidR="00955635">
        <w:instrText xml:space="preserve"> REF _Ref38387843 \w \h </w:instrText>
      </w:r>
      <w:r w:rsidR="00955635">
        <w:fldChar w:fldCharType="separate"/>
      </w:r>
      <w:r w:rsidR="0037258A">
        <w:t>5.16.5</w:t>
      </w:r>
      <w:r w:rsidR="00955635">
        <w:fldChar w:fldCharType="end"/>
      </w:r>
      <w:r>
        <w:t>.</w:t>
      </w:r>
    </w:p>
    <w:p w14:paraId="3E33F1AA" w14:textId="3976E474" w:rsidR="009045A3" w:rsidRPr="00BC7581" w:rsidRDefault="009045A3" w:rsidP="00B37EF3">
      <w:pPr>
        <w:pStyle w:val="Instrbox"/>
      </w:pPr>
      <w:r w:rsidRPr="00BC7581">
        <w:t xml:space="preserve">AHUs with a single common damper and OA measurement by </w:t>
      </w:r>
      <w:r>
        <w:rPr>
          <w:rFonts w:ascii="Symbol" w:hAnsi="Symbol" w:cs="Symbol"/>
        </w:rPr>
        <w:t></w:t>
      </w:r>
      <w:r>
        <w:t>P</w:t>
      </w:r>
      <w:r w:rsidRPr="00BC7581">
        <w:t xml:space="preserve"> are not supported because OA measurements are not accurate in this configuration.</w:t>
      </w:r>
    </w:p>
    <w:p w14:paraId="69CAD2CF" w14:textId="1BDB639B" w:rsidR="009045A3" w:rsidRPr="00BC7581" w:rsidRDefault="009045A3" w:rsidP="00B37EF3">
      <w:pPr>
        <w:pStyle w:val="Instrbox"/>
      </w:pPr>
      <w:r>
        <w:t>DCV</w:t>
      </w:r>
      <w:r w:rsidRPr="00BC7581">
        <w:t xml:space="preserve"> is supported in all three options but only for </w:t>
      </w:r>
      <w:r>
        <w:t xml:space="preserve">California </w:t>
      </w:r>
      <w:r w:rsidRPr="00BC7581">
        <w:t xml:space="preserve">Title 24 ventilation. </w:t>
      </w:r>
    </w:p>
    <w:p w14:paraId="2506370D" w14:textId="65A2BF36" w:rsidR="009045A3" w:rsidRPr="00BC7581" w:rsidRDefault="00E76F37" w:rsidP="0087618D">
      <w:pPr>
        <w:pStyle w:val="Heading3"/>
      </w:pPr>
      <w:bookmarkStart w:id="6291" w:name="_Ref440040119"/>
      <w:bookmarkStart w:id="6292" w:name="_Ref38387843"/>
      <w:ins w:id="6293" w:author="Reece Kiriu" w:date="2022-10-19T14:29:00Z">
        <w:r w:rsidRPr="00E76F37">
          <w:rPr>
            <w:rStyle w:val="Toggle"/>
            <w:rPrChange w:id="6294" w:author="Reece Kiriu" w:date="2022-10-19T14:30:00Z">
              <w:rPr/>
            </w:rPrChange>
          </w:rPr>
          <w:t>[EQUALS OA SEP_</w:t>
        </w:r>
        <w:proofErr w:type="gramStart"/>
        <w:r w:rsidRPr="00E76F37">
          <w:rPr>
            <w:rStyle w:val="Toggle"/>
            <w:rPrChange w:id="6295" w:author="Reece Kiriu" w:date="2022-10-19T14:30:00Z">
              <w:rPr/>
            </w:rPrChange>
          </w:rPr>
          <w:t>AFMS]</w:t>
        </w:r>
      </w:ins>
      <w:r w:rsidR="009045A3" w:rsidRPr="00BC7581">
        <w:t>Minimum</w:t>
      </w:r>
      <w:proofErr w:type="gramEnd"/>
      <w:r w:rsidR="009045A3" w:rsidRPr="00BC7581">
        <w:t xml:space="preserve"> Outdoor Air Control with a </w:t>
      </w:r>
      <w:bookmarkEnd w:id="6290"/>
      <w:bookmarkEnd w:id="6291"/>
      <w:r w:rsidR="009045A3">
        <w:t>Separate Minimum Outdoor Air Damper and Airflow Measurement</w:t>
      </w:r>
      <w:bookmarkEnd w:id="6292"/>
    </w:p>
    <w:p w14:paraId="7A7ABE1E" w14:textId="77777777" w:rsidR="009045A3" w:rsidRPr="00BC7581" w:rsidRDefault="009045A3" w:rsidP="00B37EF3">
      <w:pPr>
        <w:pStyle w:val="Instrbox"/>
      </w:pPr>
      <w:r w:rsidRPr="00BC7581">
        <w:t>The engineer must select between ventilation logic options:</w:t>
      </w:r>
    </w:p>
    <w:p w14:paraId="51DC8147" w14:textId="1E8204BC" w:rsidR="009045A3" w:rsidRDefault="009045A3" w:rsidP="00B37EF3">
      <w:pPr>
        <w:pStyle w:val="Instrbox"/>
      </w:pPr>
      <w:r>
        <w:t xml:space="preserve">If the project is to comply with ASHRAE Standard 62.1 ventilation requirements, keep Section </w:t>
      </w:r>
      <w:r w:rsidR="00955635">
        <w:fldChar w:fldCharType="begin"/>
      </w:r>
      <w:r w:rsidR="00955635">
        <w:instrText xml:space="preserve"> REF _Ref38820044 \w \h </w:instrText>
      </w:r>
      <w:r w:rsidR="00955635">
        <w:fldChar w:fldCharType="separate"/>
      </w:r>
      <w:r w:rsidR="0037258A">
        <w:t>5.16.5.1</w:t>
      </w:r>
      <w:r w:rsidR="00955635">
        <w:fldChar w:fldCharType="end"/>
      </w:r>
      <w:r>
        <w:t xml:space="preserve"> and delete Section </w:t>
      </w:r>
      <w:r w:rsidR="00955635">
        <w:fldChar w:fldCharType="begin"/>
      </w:r>
      <w:r w:rsidR="00955635">
        <w:instrText xml:space="preserve"> REF _Ref38820076 \w \h </w:instrText>
      </w:r>
      <w:r w:rsidR="00955635">
        <w:fldChar w:fldCharType="separate"/>
      </w:r>
      <w:r w:rsidR="0037258A">
        <w:t>5.16.5.2</w:t>
      </w:r>
      <w:r w:rsidR="00955635">
        <w:fldChar w:fldCharType="end"/>
      </w:r>
      <w:r>
        <w:t>.</w:t>
      </w:r>
    </w:p>
    <w:p w14:paraId="13586EB7" w14:textId="400EBE9E" w:rsidR="009045A3" w:rsidRPr="00BC7581" w:rsidRDefault="009045A3" w:rsidP="00B37EF3">
      <w:pPr>
        <w:pStyle w:val="Instrbox"/>
      </w:pPr>
      <w:r w:rsidRPr="00BC7581">
        <w:t xml:space="preserve">If the project is to comply with California Title 24 ventilation requirements, </w:t>
      </w:r>
      <w:r>
        <w:t xml:space="preserve">keep Section </w:t>
      </w:r>
      <w:r w:rsidR="00955635">
        <w:fldChar w:fldCharType="begin"/>
      </w:r>
      <w:r w:rsidR="00955635">
        <w:instrText xml:space="preserve"> REF _Ref38820076 \w \h </w:instrText>
      </w:r>
      <w:r w:rsidR="00955635">
        <w:fldChar w:fldCharType="separate"/>
      </w:r>
      <w:r w:rsidR="0037258A">
        <w:t>5.16.5.2</w:t>
      </w:r>
      <w:r w:rsidR="00955635">
        <w:fldChar w:fldCharType="end"/>
      </w:r>
      <w:r>
        <w:t xml:space="preserve"> and delete Section </w:t>
      </w:r>
      <w:r w:rsidR="00955635">
        <w:fldChar w:fldCharType="begin"/>
      </w:r>
      <w:r w:rsidR="00955635">
        <w:instrText xml:space="preserve"> REF _Ref38820044 \w \h </w:instrText>
      </w:r>
      <w:r w:rsidR="00955635">
        <w:fldChar w:fldCharType="separate"/>
      </w:r>
      <w:r w:rsidR="0037258A">
        <w:t>5.16.5.1</w:t>
      </w:r>
      <w:r w:rsidR="00955635">
        <w:fldChar w:fldCharType="end"/>
      </w:r>
      <w:r>
        <w:t>.</w:t>
      </w:r>
    </w:p>
    <w:p w14:paraId="429C27DD" w14:textId="0B6F9871" w:rsidR="009045A3" w:rsidRPr="00BC7581" w:rsidRDefault="00C14199" w:rsidP="0087618D">
      <w:pPr>
        <w:pStyle w:val="Heading4"/>
      </w:pPr>
      <w:bookmarkStart w:id="6296" w:name="_Ref440015169"/>
      <w:bookmarkStart w:id="6297" w:name="_Ref38820044"/>
      <w:ins w:id="6298" w:author="Hwakong Cheng" w:date="2022-10-06T12:50:00Z">
        <w:r w:rsidRPr="0002456B">
          <w:rPr>
            <w:rStyle w:val="Toggle"/>
            <w:rPrChange w:id="6299" w:author="Hwakong Cheng" w:date="2022-10-07T14:49:00Z">
              <w:rPr/>
            </w:rPrChange>
          </w:rPr>
          <w:t xml:space="preserve">[VENT </w:t>
        </w:r>
        <w:proofErr w:type="gramStart"/>
        <w:r w:rsidRPr="0002456B">
          <w:rPr>
            <w:rStyle w:val="Toggle"/>
            <w:rPrChange w:id="6300" w:author="Hwakong Cheng" w:date="2022-10-07T14:49:00Z">
              <w:rPr/>
            </w:rPrChange>
          </w:rPr>
          <w:t>621]</w:t>
        </w:r>
      </w:ins>
      <w:r w:rsidR="009045A3" w:rsidRPr="00BC7581">
        <w:t>Outdoor</w:t>
      </w:r>
      <w:proofErr w:type="gramEnd"/>
      <w:r w:rsidR="009045A3" w:rsidRPr="00BC7581">
        <w:t xml:space="preserve"> </w:t>
      </w:r>
      <w:r w:rsidR="009045A3" w:rsidRPr="00B87A61">
        <w:rPr>
          <w:rFonts w:cs="Times New Roman PS MT"/>
          <w:szCs w:val="20"/>
        </w:rPr>
        <w:t xml:space="preserve">Airflow </w:t>
      </w:r>
      <w:r w:rsidR="00D21A33">
        <w:rPr>
          <w:rFonts w:cs="Times New Roman PS MT"/>
          <w:szCs w:val="20"/>
        </w:rPr>
        <w:t>Setpoint</w:t>
      </w:r>
      <w:r w:rsidR="009045A3" w:rsidRPr="00BC7581">
        <w:t xml:space="preserve"> for ASHRAE Standard 62.1-2016 </w:t>
      </w:r>
      <w:bookmarkEnd w:id="6296"/>
      <w:r w:rsidR="009045A3" w:rsidRPr="00B87A61">
        <w:rPr>
          <w:rFonts w:cs="Times New Roman PS MT"/>
          <w:szCs w:val="20"/>
        </w:rPr>
        <w:t>Ventilation</w:t>
      </w:r>
      <w:bookmarkEnd w:id="6297"/>
    </w:p>
    <w:p w14:paraId="7BB22AC3" w14:textId="5107E84F" w:rsidR="009045A3" w:rsidRPr="00BC7581" w:rsidRDefault="009045A3" w:rsidP="007C1423">
      <w:pPr>
        <w:pStyle w:val="Heading5"/>
      </w:pPr>
      <w:r w:rsidRPr="00BC7581">
        <w:t xml:space="preserve">See </w:t>
      </w:r>
      <w:r>
        <w:rPr>
          <w:rFonts w:cs="Times New Roman PS MT"/>
          <w:bCs/>
          <w:szCs w:val="20"/>
        </w:rPr>
        <w:t xml:space="preserve">Section </w:t>
      </w:r>
      <w:r w:rsidR="00D66724">
        <w:rPr>
          <w:rFonts w:cs="Times New Roman PS MT"/>
          <w:bCs/>
          <w:szCs w:val="20"/>
        </w:rPr>
        <w:fldChar w:fldCharType="begin"/>
      </w:r>
      <w:r w:rsidR="00D66724">
        <w:rPr>
          <w:rFonts w:cs="Times New Roman PS MT"/>
          <w:bCs/>
          <w:szCs w:val="20"/>
        </w:rPr>
        <w:instrText xml:space="preserve"> REF _Ref38385438 \w \h </w:instrText>
      </w:r>
      <w:r w:rsidR="00D66724">
        <w:rPr>
          <w:rFonts w:cs="Times New Roman PS MT"/>
          <w:bCs/>
          <w:szCs w:val="20"/>
        </w:rPr>
      </w:r>
      <w:r w:rsidR="00D66724">
        <w:rPr>
          <w:rFonts w:cs="Times New Roman PS MT"/>
          <w:bCs/>
          <w:szCs w:val="20"/>
        </w:rPr>
        <w:fldChar w:fldCharType="separate"/>
      </w:r>
      <w:r w:rsidR="0037258A">
        <w:rPr>
          <w:rFonts w:cs="Times New Roman PS MT"/>
          <w:bCs/>
          <w:szCs w:val="20"/>
        </w:rPr>
        <w:t>5.16.3.1</w:t>
      </w:r>
      <w:r w:rsidR="00D66724">
        <w:rPr>
          <w:rFonts w:cs="Times New Roman PS MT"/>
          <w:bCs/>
          <w:szCs w:val="20"/>
        </w:rPr>
        <w:fldChar w:fldCharType="end"/>
      </w:r>
      <w:r w:rsidRPr="00BC7581">
        <w:t xml:space="preserve"> for calculation of current outdoor air </w:t>
      </w:r>
      <w:r w:rsidR="00D21A33">
        <w:rPr>
          <w:rFonts w:cs="Times New Roman PS MT"/>
          <w:bCs/>
          <w:szCs w:val="20"/>
        </w:rPr>
        <w:t>setpoint</w:t>
      </w:r>
      <w:r w:rsidRPr="00BC7581">
        <w:t xml:space="preserve"> </w:t>
      </w:r>
      <w:proofErr w:type="spellStart"/>
      <w:r w:rsidRPr="00BC7581">
        <w:t>MinOAsp</w:t>
      </w:r>
      <w:proofErr w:type="spellEnd"/>
      <w:r w:rsidRPr="00BC7581">
        <w:t>.</w:t>
      </w:r>
    </w:p>
    <w:p w14:paraId="7D1F871A" w14:textId="751305E8" w:rsidR="009045A3" w:rsidRDefault="009045A3" w:rsidP="00B37EF3">
      <w:pPr>
        <w:pStyle w:val="Instrbox"/>
      </w:pPr>
      <w:r>
        <w:t>If the project is to comply</w:t>
      </w:r>
      <w:r w:rsidRPr="00BC7581">
        <w:t xml:space="preserve"> with California Title 24</w:t>
      </w:r>
      <w:r>
        <w:t xml:space="preserve"> ventilation requirements, keep Section </w:t>
      </w:r>
      <w:r w:rsidR="00955635">
        <w:fldChar w:fldCharType="begin"/>
      </w:r>
      <w:r w:rsidR="00955635">
        <w:instrText xml:space="preserve"> REF _Ref38820076 \w \h </w:instrText>
      </w:r>
      <w:r w:rsidR="00955635">
        <w:fldChar w:fldCharType="separate"/>
      </w:r>
      <w:r w:rsidR="0037258A">
        <w:t>5.16.5.2</w:t>
      </w:r>
      <w:r w:rsidR="00955635">
        <w:fldChar w:fldCharType="end"/>
      </w:r>
      <w:r>
        <w:t xml:space="preserve"> and delete Section </w:t>
      </w:r>
      <w:r w:rsidR="00955635">
        <w:fldChar w:fldCharType="begin"/>
      </w:r>
      <w:r w:rsidR="00955635">
        <w:instrText xml:space="preserve"> REF _Ref38820044 \w \h </w:instrText>
      </w:r>
      <w:r w:rsidR="00955635">
        <w:fldChar w:fldCharType="separate"/>
      </w:r>
      <w:r w:rsidR="0037258A">
        <w:t>5.16.5.1</w:t>
      </w:r>
      <w:r w:rsidR="00955635">
        <w:fldChar w:fldCharType="end"/>
      </w:r>
      <w:r>
        <w:t>.</w:t>
      </w:r>
    </w:p>
    <w:p w14:paraId="3D8EF1D9" w14:textId="6DE409AC" w:rsidR="009045A3" w:rsidRPr="00BC7581" w:rsidRDefault="009045A3" w:rsidP="00B37EF3">
      <w:pPr>
        <w:pStyle w:val="Instrbox"/>
      </w:pPr>
      <w:r w:rsidRPr="00BC7581">
        <w:t xml:space="preserve">If the project is to comply with </w:t>
      </w:r>
      <w:r>
        <w:t xml:space="preserve">ASHRAE </w:t>
      </w:r>
      <w:r w:rsidRPr="00BC7581">
        <w:t xml:space="preserve">Standard 62.1 ventilation requirements, </w:t>
      </w:r>
      <w:r>
        <w:t xml:space="preserve">keep Section </w:t>
      </w:r>
      <w:r w:rsidR="00955635">
        <w:fldChar w:fldCharType="begin"/>
      </w:r>
      <w:r w:rsidR="00955635">
        <w:instrText xml:space="preserve"> REF _Ref38820044 \w \h </w:instrText>
      </w:r>
      <w:r w:rsidR="00955635">
        <w:fldChar w:fldCharType="separate"/>
      </w:r>
      <w:r w:rsidR="0037258A">
        <w:t>5.16.5.1</w:t>
      </w:r>
      <w:r w:rsidR="00955635">
        <w:fldChar w:fldCharType="end"/>
      </w:r>
      <w:r>
        <w:t xml:space="preserve"> and delete Section </w:t>
      </w:r>
      <w:r w:rsidR="00955635">
        <w:fldChar w:fldCharType="begin"/>
      </w:r>
      <w:r w:rsidR="00955635">
        <w:instrText xml:space="preserve"> REF _Ref38820076 \w \h </w:instrText>
      </w:r>
      <w:r w:rsidR="00955635">
        <w:fldChar w:fldCharType="separate"/>
      </w:r>
      <w:r w:rsidR="0037258A">
        <w:t>5.16.5.2</w:t>
      </w:r>
      <w:r w:rsidR="00955635">
        <w:fldChar w:fldCharType="end"/>
      </w:r>
      <w:r>
        <w:t>.</w:t>
      </w:r>
    </w:p>
    <w:p w14:paraId="2FE0DFFC" w14:textId="34151ED1" w:rsidR="009045A3" w:rsidRPr="00BC7581" w:rsidRDefault="00C14199" w:rsidP="009E53CE">
      <w:pPr>
        <w:pStyle w:val="Heading4"/>
        <w:keepNext/>
        <w:ind w:left="1354" w:hanging="1066"/>
      </w:pPr>
      <w:bookmarkStart w:id="6301" w:name="_Ref440015150"/>
      <w:bookmarkStart w:id="6302" w:name="_Ref38820076"/>
      <w:ins w:id="6303" w:author="Hwakong Cheng" w:date="2022-10-06T12:50:00Z">
        <w:r w:rsidRPr="0002456B">
          <w:rPr>
            <w:rStyle w:val="Toggle"/>
            <w:rPrChange w:id="6304" w:author="Hwakong Cheng" w:date="2022-10-07T14:49:00Z">
              <w:rPr/>
            </w:rPrChange>
          </w:rPr>
          <w:t>[VENT T</w:t>
        </w:r>
        <w:proofErr w:type="gramStart"/>
        <w:r w:rsidRPr="0002456B">
          <w:rPr>
            <w:rStyle w:val="Toggle"/>
            <w:rPrChange w:id="6305" w:author="Hwakong Cheng" w:date="2022-10-07T14:49:00Z">
              <w:rPr/>
            </w:rPrChange>
          </w:rPr>
          <w:t>24]</w:t>
        </w:r>
      </w:ins>
      <w:r w:rsidR="009045A3" w:rsidRPr="00BC7581">
        <w:t>Outdoor</w:t>
      </w:r>
      <w:proofErr w:type="gramEnd"/>
      <w:r w:rsidR="009045A3" w:rsidRPr="00BC7581">
        <w:t xml:space="preserve"> </w:t>
      </w:r>
      <w:r w:rsidR="009045A3" w:rsidRPr="00B87A61">
        <w:rPr>
          <w:rFonts w:cs="Times New Roman PS MT"/>
          <w:szCs w:val="20"/>
        </w:rPr>
        <w:t xml:space="preserve">Airflow </w:t>
      </w:r>
      <w:r w:rsidR="00D21A33">
        <w:rPr>
          <w:rFonts w:cs="Times New Roman PS MT"/>
          <w:szCs w:val="20"/>
        </w:rPr>
        <w:t>Setpoint</w:t>
      </w:r>
      <w:r w:rsidR="009045A3" w:rsidRPr="00B87A61">
        <w:rPr>
          <w:b/>
        </w:rPr>
        <w:t xml:space="preserve"> </w:t>
      </w:r>
      <w:r w:rsidR="009045A3" w:rsidRPr="00BC7581">
        <w:t xml:space="preserve">for California Title 24 </w:t>
      </w:r>
      <w:bookmarkEnd w:id="6301"/>
      <w:r w:rsidR="009045A3" w:rsidRPr="00B87A61">
        <w:rPr>
          <w:rFonts w:cs="Times New Roman PS MT"/>
          <w:szCs w:val="20"/>
        </w:rPr>
        <w:t>Ventilation</w:t>
      </w:r>
      <w:bookmarkEnd w:id="6302"/>
    </w:p>
    <w:p w14:paraId="60FD8B54" w14:textId="50707698" w:rsidR="009045A3" w:rsidRDefault="00160B29" w:rsidP="007C1423">
      <w:pPr>
        <w:pStyle w:val="Heading5"/>
        <w:rPr>
          <w:ins w:id="6306" w:author="Reece Kiriu" w:date="2022-10-31T17:09:00Z"/>
        </w:rPr>
      </w:pPr>
      <w:ins w:id="6307" w:author="Reece Kiriu" w:date="2022-10-31T17:09:00Z">
        <w:r w:rsidRPr="000F4A5B">
          <w:rPr>
            <w:rStyle w:val="Toggle"/>
          </w:rPr>
          <w:t xml:space="preserve">[YES </w:t>
        </w:r>
        <w:proofErr w:type="gramStart"/>
        <w:r w:rsidRPr="000F4A5B">
          <w:rPr>
            <w:rStyle w:val="Toggle"/>
          </w:rPr>
          <w:t>CO2</w:t>
        </w:r>
        <w:r w:rsidRPr="007C5C8E">
          <w:rPr>
            <w:rStyle w:val="Toggle"/>
          </w:rPr>
          <w:t>]</w:t>
        </w:r>
      </w:ins>
      <w:r w:rsidR="009045A3" w:rsidRPr="00BC7581">
        <w:t>See</w:t>
      </w:r>
      <w:proofErr w:type="gramEnd"/>
      <w:r w:rsidR="009045A3" w:rsidRPr="00BC7581">
        <w:t xml:space="preserve"> </w:t>
      </w:r>
      <w:r w:rsidR="009045A3">
        <w:rPr>
          <w:rFonts w:cs="Times New Roman PS MT"/>
          <w:bCs/>
          <w:szCs w:val="20"/>
        </w:rPr>
        <w:t xml:space="preserve">Section </w:t>
      </w:r>
      <w:r w:rsidR="00D66724">
        <w:rPr>
          <w:rFonts w:cs="Times New Roman PS MT"/>
          <w:bCs/>
          <w:szCs w:val="20"/>
        </w:rPr>
        <w:fldChar w:fldCharType="begin"/>
      </w:r>
      <w:r w:rsidR="00D66724">
        <w:rPr>
          <w:rFonts w:cs="Times New Roman PS MT"/>
          <w:bCs/>
          <w:szCs w:val="20"/>
        </w:rPr>
        <w:instrText xml:space="preserve"> REF _Ref38388230 \w \h </w:instrText>
      </w:r>
      <w:r w:rsidR="00D66724">
        <w:rPr>
          <w:rFonts w:cs="Times New Roman PS MT"/>
          <w:bCs/>
          <w:szCs w:val="20"/>
        </w:rPr>
      </w:r>
      <w:r w:rsidR="00D66724">
        <w:rPr>
          <w:rFonts w:cs="Times New Roman PS MT"/>
          <w:bCs/>
          <w:szCs w:val="20"/>
        </w:rPr>
        <w:fldChar w:fldCharType="separate"/>
      </w:r>
      <w:r w:rsidR="0037258A">
        <w:rPr>
          <w:rFonts w:cs="Times New Roman PS MT"/>
          <w:bCs/>
          <w:szCs w:val="20"/>
        </w:rPr>
        <w:t>5.16.3.2</w:t>
      </w:r>
      <w:r w:rsidR="00D66724">
        <w:rPr>
          <w:rFonts w:cs="Times New Roman PS MT"/>
          <w:bCs/>
          <w:szCs w:val="20"/>
        </w:rPr>
        <w:fldChar w:fldCharType="end"/>
      </w:r>
      <w:r w:rsidR="009045A3" w:rsidRPr="00BC7581">
        <w:t xml:space="preserve"> for calculation of current </w:t>
      </w:r>
      <w:r w:rsidR="00D21A33">
        <w:rPr>
          <w:rFonts w:cs="Times New Roman PS MT"/>
          <w:bCs/>
          <w:szCs w:val="20"/>
        </w:rPr>
        <w:t>setpoint</w:t>
      </w:r>
      <w:r w:rsidR="009045A3">
        <w:rPr>
          <w:rFonts w:cs="Times New Roman PS MT"/>
          <w:bCs/>
          <w:szCs w:val="20"/>
        </w:rPr>
        <w:t>s</w:t>
      </w:r>
      <w:r w:rsidR="009045A3" w:rsidRPr="00BC7581">
        <w:t xml:space="preserve"> </w:t>
      </w:r>
      <w:proofErr w:type="spellStart"/>
      <w:r w:rsidR="009045A3" w:rsidRPr="00BC7581">
        <w:t>AbsMinOA</w:t>
      </w:r>
      <w:proofErr w:type="spellEnd"/>
      <w:r w:rsidR="009045A3" w:rsidRPr="00BC7581">
        <w:t xml:space="preserve">* and </w:t>
      </w:r>
      <w:proofErr w:type="spellStart"/>
      <w:r w:rsidR="009045A3" w:rsidRPr="00BC7581">
        <w:t>DesMinOA</w:t>
      </w:r>
      <w:proofErr w:type="spellEnd"/>
      <w:r w:rsidR="009045A3" w:rsidRPr="00BC7581">
        <w:t>*.</w:t>
      </w:r>
    </w:p>
    <w:p w14:paraId="7579310D" w14:textId="45F37DE7" w:rsidR="00160B29" w:rsidRPr="00BC7581" w:rsidRDefault="00160B29" w:rsidP="00160B29">
      <w:pPr>
        <w:pStyle w:val="Heading5"/>
        <w:rPr>
          <w:ins w:id="6308" w:author="Reece Kiriu" w:date="2022-10-31T17:09:00Z"/>
        </w:rPr>
      </w:pPr>
      <w:ins w:id="6309" w:author="Reece Kiriu" w:date="2022-10-31T17:09:00Z">
        <w:r w:rsidRPr="000F4A5B">
          <w:rPr>
            <w:rStyle w:val="Toggle"/>
          </w:rPr>
          <w:t>[</w:t>
        </w:r>
      </w:ins>
      <w:ins w:id="6310" w:author="Reece Kiriu" w:date="2022-10-31T17:10:00Z">
        <w:r>
          <w:rPr>
            <w:rStyle w:val="Toggle"/>
          </w:rPr>
          <w:t>NO</w:t>
        </w:r>
      </w:ins>
      <w:ins w:id="6311" w:author="Reece Kiriu" w:date="2022-10-31T17:09:00Z">
        <w:r w:rsidRPr="000F4A5B">
          <w:rPr>
            <w:rStyle w:val="Toggle"/>
          </w:rPr>
          <w:t xml:space="preserve"> </w:t>
        </w:r>
        <w:proofErr w:type="gramStart"/>
        <w:r w:rsidRPr="000F4A5B">
          <w:rPr>
            <w:rStyle w:val="Toggle"/>
          </w:rPr>
          <w:t>CO2</w:t>
        </w:r>
        <w:r w:rsidRPr="007C5C8E">
          <w:rPr>
            <w:rStyle w:val="Toggle"/>
          </w:rPr>
          <w:t>]</w:t>
        </w:r>
        <w:r w:rsidRPr="00BC7581">
          <w:t>See</w:t>
        </w:r>
        <w:proofErr w:type="gramEnd"/>
        <w:r w:rsidRPr="00BC7581">
          <w:t xml:space="preserve"> </w:t>
        </w:r>
        <w:r>
          <w:rPr>
            <w:rFonts w:cs="Times New Roman PS MT"/>
            <w:bCs/>
            <w:szCs w:val="20"/>
          </w:rPr>
          <w:t xml:space="preserve">Section </w:t>
        </w:r>
        <w:r>
          <w:rPr>
            <w:rFonts w:cs="Times New Roman PS MT"/>
            <w:bCs/>
            <w:szCs w:val="20"/>
          </w:rPr>
          <w:fldChar w:fldCharType="begin"/>
        </w:r>
        <w:r>
          <w:rPr>
            <w:rFonts w:cs="Times New Roman PS MT"/>
            <w:bCs/>
            <w:szCs w:val="20"/>
          </w:rPr>
          <w:instrText xml:space="preserve"> REF _Ref38388230 \w \h </w:instrText>
        </w:r>
      </w:ins>
      <w:r>
        <w:rPr>
          <w:rFonts w:cs="Times New Roman PS MT"/>
          <w:bCs/>
          <w:szCs w:val="20"/>
        </w:rPr>
      </w:r>
      <w:ins w:id="6312" w:author="Reece Kiriu" w:date="2022-10-31T17:09:00Z">
        <w:r>
          <w:rPr>
            <w:rFonts w:cs="Times New Roman PS MT"/>
            <w:bCs/>
            <w:szCs w:val="20"/>
          </w:rPr>
          <w:fldChar w:fldCharType="separate"/>
        </w:r>
        <w:r>
          <w:rPr>
            <w:rFonts w:cs="Times New Roman PS MT"/>
            <w:bCs/>
            <w:szCs w:val="20"/>
          </w:rPr>
          <w:t>5.16.3.2</w:t>
        </w:r>
        <w:r>
          <w:rPr>
            <w:rFonts w:cs="Times New Roman PS MT"/>
            <w:bCs/>
            <w:szCs w:val="20"/>
          </w:rPr>
          <w:fldChar w:fldCharType="end"/>
        </w:r>
        <w:r w:rsidRPr="00BC7581">
          <w:t xml:space="preserve"> for calculation of current </w:t>
        </w:r>
        <w:r>
          <w:rPr>
            <w:rFonts w:cs="Times New Roman PS MT"/>
            <w:bCs/>
            <w:szCs w:val="20"/>
          </w:rPr>
          <w:t>setpoint</w:t>
        </w:r>
        <w:r w:rsidRPr="00BC7581">
          <w:t xml:space="preserve"> </w:t>
        </w:r>
        <w:proofErr w:type="spellStart"/>
        <w:r w:rsidRPr="00BC7581">
          <w:t>DesMinOA</w:t>
        </w:r>
        <w:proofErr w:type="spellEnd"/>
        <w:r w:rsidRPr="00BC7581">
          <w:t>*.</w:t>
        </w:r>
      </w:ins>
    </w:p>
    <w:p w14:paraId="79D70BF9" w14:textId="41B62371" w:rsidR="009045A3" w:rsidRPr="00BC7581" w:rsidRDefault="00A24306" w:rsidP="007C1423">
      <w:pPr>
        <w:pStyle w:val="Heading5"/>
      </w:pPr>
      <w:ins w:id="6313" w:author="Reece Kiriu" w:date="2022-10-31T16:56:00Z">
        <w:r w:rsidRPr="000F4A5B">
          <w:rPr>
            <w:rStyle w:val="Toggle"/>
          </w:rPr>
          <w:t xml:space="preserve">[YES </w:t>
        </w:r>
        <w:proofErr w:type="gramStart"/>
        <w:r w:rsidRPr="000F4A5B">
          <w:rPr>
            <w:rStyle w:val="Toggle"/>
          </w:rPr>
          <w:t>CO2</w:t>
        </w:r>
        <w:r w:rsidRPr="007C5C8E">
          <w:rPr>
            <w:rStyle w:val="Toggle"/>
          </w:rPr>
          <w:t>]</w:t>
        </w:r>
      </w:ins>
      <w:r w:rsidR="009045A3" w:rsidRPr="00BC7581">
        <w:t>See</w:t>
      </w:r>
      <w:proofErr w:type="gramEnd"/>
      <w:r w:rsidR="009045A3" w:rsidRPr="00BC7581">
        <w:t xml:space="preserve"> zone CO</w:t>
      </w:r>
      <w:r w:rsidR="009045A3" w:rsidRPr="00BC7581">
        <w:rPr>
          <w:vertAlign w:val="subscript"/>
        </w:rPr>
        <w:t>2</w:t>
      </w:r>
      <w:r w:rsidR="009045A3" w:rsidRPr="00BC7581">
        <w:t xml:space="preserve"> control logic under terminal unit sequences.</w:t>
      </w:r>
    </w:p>
    <w:p w14:paraId="49F35654" w14:textId="79A9FD6D" w:rsidR="009045A3" w:rsidRDefault="00A24306" w:rsidP="007C1423">
      <w:pPr>
        <w:pStyle w:val="Heading5"/>
        <w:rPr>
          <w:ins w:id="6314" w:author="Reece Kiriu" w:date="2022-10-31T16:57:00Z"/>
        </w:rPr>
      </w:pPr>
      <w:ins w:id="6315" w:author="Reece Kiriu" w:date="2022-10-31T16:57:00Z">
        <w:r w:rsidRPr="000F4A5B">
          <w:rPr>
            <w:rStyle w:val="Toggle"/>
          </w:rPr>
          <w:t xml:space="preserve">[YES </w:t>
        </w:r>
        <w:proofErr w:type="gramStart"/>
        <w:r w:rsidRPr="000F4A5B">
          <w:rPr>
            <w:rStyle w:val="Toggle"/>
          </w:rPr>
          <w:t>CO2</w:t>
        </w:r>
        <w:r w:rsidRPr="007C5C8E">
          <w:rPr>
            <w:rStyle w:val="Toggle"/>
          </w:rPr>
          <w:t>]</w:t>
        </w:r>
      </w:ins>
      <w:r w:rsidR="009045A3" w:rsidRPr="00BC7581">
        <w:t>The</w:t>
      </w:r>
      <w:proofErr w:type="gramEnd"/>
      <w:r w:rsidR="009045A3" w:rsidRPr="00BC7581">
        <w:t xml:space="preserve"> minimum outdoor air </w:t>
      </w:r>
      <w:r w:rsidR="00D21A33">
        <w:rPr>
          <w:rFonts w:cs="Times New Roman PS MT"/>
          <w:bCs/>
          <w:szCs w:val="20"/>
        </w:rPr>
        <w:t>setpoint</w:t>
      </w:r>
      <w:r w:rsidR="009045A3" w:rsidRPr="00BC7581">
        <w:t xml:space="preserve"> </w:t>
      </w:r>
      <w:proofErr w:type="spellStart"/>
      <w:r w:rsidR="009045A3" w:rsidRPr="00BC7581">
        <w:t>MinOAsp</w:t>
      </w:r>
      <w:proofErr w:type="spellEnd"/>
      <w:r w:rsidR="009045A3" w:rsidRPr="00BC7581">
        <w:t xml:space="preserve"> shall be reset based on the highest zone CO</w:t>
      </w:r>
      <w:r w:rsidR="009045A3" w:rsidRPr="00BC7581">
        <w:rPr>
          <w:vertAlign w:val="subscript"/>
        </w:rPr>
        <w:t>2</w:t>
      </w:r>
      <w:r w:rsidR="009045A3" w:rsidRPr="00BC7581">
        <w:t xml:space="preserve"> control</w:t>
      </w:r>
      <w:r w:rsidR="009045A3">
        <w:rPr>
          <w:rFonts w:cs="Times New Roman PS MT"/>
          <w:bCs/>
          <w:szCs w:val="20"/>
        </w:rPr>
        <w:t>-</w:t>
      </w:r>
      <w:r w:rsidR="009045A3" w:rsidRPr="00BC7581">
        <w:t xml:space="preserve">loop signal from </w:t>
      </w:r>
      <w:proofErr w:type="spellStart"/>
      <w:r w:rsidR="009045A3" w:rsidRPr="00BC7581">
        <w:t>AbsMinOA</w:t>
      </w:r>
      <w:proofErr w:type="spellEnd"/>
      <w:r w:rsidR="009045A3" w:rsidRPr="00BC7581">
        <w:t xml:space="preserve">* at 50% signal to </w:t>
      </w:r>
      <w:proofErr w:type="spellStart"/>
      <w:r w:rsidR="009045A3" w:rsidRPr="00BC7581">
        <w:t>DesMinOA</w:t>
      </w:r>
      <w:proofErr w:type="spellEnd"/>
      <w:r w:rsidR="009045A3" w:rsidRPr="00BC7581">
        <w:t>* at 100% signal.</w:t>
      </w:r>
    </w:p>
    <w:p w14:paraId="29E65F21" w14:textId="5CFA4828" w:rsidR="00A24306" w:rsidRPr="00BC7581" w:rsidRDefault="00A24306">
      <w:pPr>
        <w:pStyle w:val="Heading5"/>
      </w:pPr>
      <w:ins w:id="6316" w:author="Reece Kiriu" w:date="2022-10-31T16:57:00Z">
        <w:r w:rsidRPr="000F4A5B">
          <w:rPr>
            <w:rStyle w:val="Toggle"/>
          </w:rPr>
          <w:t>[</w:t>
        </w:r>
        <w:r>
          <w:rPr>
            <w:rStyle w:val="Toggle"/>
          </w:rPr>
          <w:t>NO</w:t>
        </w:r>
        <w:r w:rsidRPr="000F4A5B">
          <w:rPr>
            <w:rStyle w:val="Toggle"/>
          </w:rPr>
          <w:t xml:space="preserve"> </w:t>
        </w:r>
        <w:proofErr w:type="gramStart"/>
        <w:r w:rsidRPr="000F4A5B">
          <w:rPr>
            <w:rStyle w:val="Toggle"/>
          </w:rPr>
          <w:t>CO2</w:t>
        </w:r>
        <w:r w:rsidRPr="007C5C8E">
          <w:rPr>
            <w:rStyle w:val="Toggle"/>
          </w:rPr>
          <w:t>]</w:t>
        </w:r>
        <w:r w:rsidRPr="00BC7581">
          <w:t>The</w:t>
        </w:r>
        <w:proofErr w:type="gramEnd"/>
        <w:r w:rsidRPr="00BC7581">
          <w:t xml:space="preserve"> minimum outdoor air </w:t>
        </w:r>
        <w:r w:rsidRPr="00A24306">
          <w:rPr>
            <w:rFonts w:cs="Times New Roman PS MT"/>
            <w:bCs/>
            <w:szCs w:val="20"/>
          </w:rPr>
          <w:t>setpoint</w:t>
        </w:r>
        <w:r w:rsidRPr="00BC7581">
          <w:t xml:space="preserve"> </w:t>
        </w:r>
        <w:proofErr w:type="spellStart"/>
        <w:r w:rsidRPr="00BC7581">
          <w:t>MinOAsp</w:t>
        </w:r>
        <w:proofErr w:type="spellEnd"/>
        <w:r w:rsidRPr="00BC7581">
          <w:t xml:space="preserve"> shall be </w:t>
        </w:r>
        <w:r>
          <w:t>equal</w:t>
        </w:r>
        <w:r w:rsidRPr="00BC7581">
          <w:t xml:space="preserve"> to </w:t>
        </w:r>
        <w:proofErr w:type="spellStart"/>
        <w:r w:rsidRPr="00BC7581">
          <w:t>DesMinOA</w:t>
        </w:r>
        <w:proofErr w:type="spellEnd"/>
        <w:r w:rsidRPr="00BC7581">
          <w:t>*.</w:t>
        </w:r>
      </w:ins>
    </w:p>
    <w:p w14:paraId="1743AC8F" w14:textId="77777777" w:rsidR="009045A3" w:rsidRPr="00BC7581" w:rsidRDefault="009045A3" w:rsidP="00B37EF3">
      <w:pPr>
        <w:pStyle w:val="Instrbox"/>
      </w:pPr>
      <w:r w:rsidRPr="00BC7581">
        <w:t>This concludes the section where the ventilation logic option is selected.</w:t>
      </w:r>
    </w:p>
    <w:p w14:paraId="1A3FADD6" w14:textId="5B34587F" w:rsidR="009045A3" w:rsidRPr="00BC7581" w:rsidRDefault="009045A3" w:rsidP="00B37EF3">
      <w:pPr>
        <w:pStyle w:val="Instrbox"/>
      </w:pPr>
      <w:r w:rsidRPr="00BC7581">
        <w:t xml:space="preserve">When the sequences are complete, only one of </w:t>
      </w:r>
      <w:r>
        <w:t xml:space="preserve">Section </w:t>
      </w:r>
      <w:r w:rsidR="00955635">
        <w:fldChar w:fldCharType="begin"/>
      </w:r>
      <w:r w:rsidR="00955635">
        <w:instrText xml:space="preserve"> REF _Ref38820044 \w \h </w:instrText>
      </w:r>
      <w:r w:rsidR="00955635">
        <w:fldChar w:fldCharType="separate"/>
      </w:r>
      <w:r w:rsidR="0037258A">
        <w:t>5.16.5.1</w:t>
      </w:r>
      <w:r w:rsidR="00955635">
        <w:fldChar w:fldCharType="end"/>
      </w:r>
      <w:r>
        <w:t xml:space="preserve"> and Section </w:t>
      </w:r>
      <w:r w:rsidR="00955635">
        <w:fldChar w:fldCharType="begin"/>
      </w:r>
      <w:r w:rsidR="00955635">
        <w:instrText xml:space="preserve"> REF _Ref38820076 \w \h </w:instrText>
      </w:r>
      <w:r w:rsidR="00955635">
        <w:fldChar w:fldCharType="separate"/>
      </w:r>
      <w:r w:rsidR="0037258A">
        <w:t>5.16.5.2</w:t>
      </w:r>
      <w:r w:rsidR="00955635">
        <w:fldChar w:fldCharType="end"/>
      </w:r>
      <w:r w:rsidRPr="00BC7581">
        <w:t xml:space="preserve"> should remain. The other </w:t>
      </w:r>
      <w:r>
        <w:t>section</w:t>
      </w:r>
      <w:r w:rsidRPr="00BC7581">
        <w:t xml:space="preserve"> should be deleted along with these flag notes.</w:t>
      </w:r>
    </w:p>
    <w:p w14:paraId="17FCB3F3" w14:textId="3B4DEC28" w:rsidR="009045A3" w:rsidRPr="00BC7581" w:rsidRDefault="006F2D86" w:rsidP="0087618D">
      <w:pPr>
        <w:pStyle w:val="Heading4"/>
      </w:pPr>
      <w:r w:rsidRPr="00574671">
        <w:t xml:space="preserve">Open </w:t>
      </w:r>
      <w:r w:rsidR="00CD535D">
        <w:t xml:space="preserve">the </w:t>
      </w:r>
      <w:r w:rsidRPr="00574671">
        <w:t xml:space="preserve">minimum outdoor air damper when the supply fan is proven ON, the AHU is in </w:t>
      </w:r>
      <w:r w:rsidR="00CD535D">
        <w:t>Occupied Mode</w:t>
      </w:r>
      <w:r w:rsidRPr="00574671">
        <w:t xml:space="preserve"> and </w:t>
      </w:r>
      <w:proofErr w:type="spellStart"/>
      <w:r w:rsidRPr="00574671">
        <w:t>MinOAsp</w:t>
      </w:r>
      <w:proofErr w:type="spellEnd"/>
      <w:r w:rsidRPr="00574671">
        <w:t xml:space="preserve"> is greater than zero.  Minimum outdoor air damper shall be closed otherwise.</w:t>
      </w:r>
    </w:p>
    <w:p w14:paraId="42B1D0B6" w14:textId="08A36B39" w:rsidR="00E421E2" w:rsidRDefault="00E421E2" w:rsidP="0087618D">
      <w:pPr>
        <w:pStyle w:val="Heading4"/>
      </w:pPr>
      <w:bookmarkStart w:id="6317" w:name="_Ref74049832"/>
      <w:r>
        <w:t>Outdoor Air and Return Air Dampers</w:t>
      </w:r>
      <w:bookmarkEnd w:id="6317"/>
    </w:p>
    <w:p w14:paraId="00552E92" w14:textId="1410C296" w:rsidR="00E421E2" w:rsidRDefault="00E421E2" w:rsidP="00E421E2">
      <w:pPr>
        <w:pStyle w:val="Instrbox"/>
      </w:pPr>
      <w:r>
        <w:t>The engineer must specify whether the unit has a return fan, relief damper or relief fans.</w:t>
      </w:r>
    </w:p>
    <w:p w14:paraId="6205AB43" w14:textId="634DED76" w:rsidR="00E421E2" w:rsidRDefault="00E421E2" w:rsidP="00E421E2">
      <w:pPr>
        <w:pStyle w:val="Instrbox"/>
      </w:pPr>
      <w:r>
        <w:t>If there is a return fan, keep subsection (</w:t>
      </w:r>
      <w:r w:rsidR="00052C41">
        <w:fldChar w:fldCharType="begin"/>
      </w:r>
      <w:r w:rsidR="00052C41">
        <w:instrText xml:space="preserve"> REF _Ref73466990 \r \h </w:instrText>
      </w:r>
      <w:r w:rsidR="00052C41">
        <w:fldChar w:fldCharType="separate"/>
      </w:r>
      <w:r w:rsidR="0037258A">
        <w:t>a</w:t>
      </w:r>
      <w:r w:rsidR="00052C41">
        <w:fldChar w:fldCharType="end"/>
      </w:r>
      <w:r>
        <w:t>) and delete subsection (</w:t>
      </w:r>
      <w:r w:rsidR="00052C41">
        <w:fldChar w:fldCharType="begin"/>
      </w:r>
      <w:r w:rsidR="00052C41">
        <w:instrText xml:space="preserve"> REF _Ref73467011 \r \h </w:instrText>
      </w:r>
      <w:r w:rsidR="00052C41">
        <w:fldChar w:fldCharType="separate"/>
      </w:r>
      <w:r w:rsidR="0037258A">
        <w:t>b</w:t>
      </w:r>
      <w:r w:rsidR="00052C41">
        <w:fldChar w:fldCharType="end"/>
      </w:r>
      <w:r>
        <w:t>).</w:t>
      </w:r>
    </w:p>
    <w:p w14:paraId="7E571AF7" w14:textId="668C4A96" w:rsidR="00E421E2" w:rsidRDefault="00E421E2" w:rsidP="00E421E2">
      <w:pPr>
        <w:pStyle w:val="Instrbox"/>
      </w:pPr>
      <w:r>
        <w:t>If there are relief dampers or relief fans, keep subsection (</w:t>
      </w:r>
      <w:r w:rsidR="00052C41">
        <w:fldChar w:fldCharType="begin"/>
      </w:r>
      <w:r w:rsidR="00052C41">
        <w:instrText xml:space="preserve"> REF _Ref73467011 \r \h </w:instrText>
      </w:r>
      <w:r w:rsidR="00052C41">
        <w:fldChar w:fldCharType="separate"/>
      </w:r>
      <w:r w:rsidR="0037258A">
        <w:t>b</w:t>
      </w:r>
      <w:r w:rsidR="00052C41">
        <w:fldChar w:fldCharType="end"/>
      </w:r>
      <w:r>
        <w:t>) and delete subsection (</w:t>
      </w:r>
      <w:r w:rsidR="00052C41">
        <w:fldChar w:fldCharType="begin"/>
      </w:r>
      <w:r w:rsidR="00052C41">
        <w:instrText xml:space="preserve"> REF _Ref73466990 \r \h </w:instrText>
      </w:r>
      <w:r w:rsidR="00052C41">
        <w:fldChar w:fldCharType="separate"/>
      </w:r>
      <w:r w:rsidR="0037258A">
        <w:t>a</w:t>
      </w:r>
      <w:r w:rsidR="00052C41">
        <w:fldChar w:fldCharType="end"/>
      </w:r>
      <w:r>
        <w:t>).</w:t>
      </w:r>
    </w:p>
    <w:p w14:paraId="71EFCFE1" w14:textId="07BD6FD7" w:rsidR="00E421E2" w:rsidRDefault="00E421E2" w:rsidP="00E421E2">
      <w:pPr>
        <w:pStyle w:val="Instrbox"/>
      </w:pPr>
      <w:r>
        <w:t>Delete this flag note after selections have been made.</w:t>
      </w:r>
    </w:p>
    <w:p w14:paraId="53F98A14" w14:textId="6723409C" w:rsidR="00E421E2" w:rsidRDefault="00C10C78" w:rsidP="007C1423">
      <w:pPr>
        <w:pStyle w:val="Heading5"/>
      </w:pPr>
      <w:bookmarkStart w:id="6318" w:name="_Ref73466990"/>
      <w:ins w:id="6319" w:author="Reece Kiriu" w:date="2022-10-19T15:09:00Z">
        <w:r w:rsidRPr="00C10C78">
          <w:rPr>
            <w:rStyle w:val="Toggle"/>
            <w:rPrChange w:id="6320" w:author="Reece Kiriu" w:date="2022-10-19T15:09:00Z">
              <w:rPr/>
            </w:rPrChange>
          </w:rPr>
          <w:t xml:space="preserve">[ANY BSP RETURNDP </w:t>
        </w:r>
        <w:proofErr w:type="gramStart"/>
        <w:r w:rsidRPr="00C10C78">
          <w:rPr>
            <w:rStyle w:val="Toggle"/>
            <w:rPrChange w:id="6321" w:author="Reece Kiriu" w:date="2022-10-19T15:09:00Z">
              <w:rPr/>
            </w:rPrChange>
          </w:rPr>
          <w:t>RETURNTRACK]</w:t>
        </w:r>
      </w:ins>
      <w:r w:rsidR="00E421E2">
        <w:t>For</w:t>
      </w:r>
      <w:proofErr w:type="gramEnd"/>
      <w:r w:rsidR="00E421E2">
        <w:t xml:space="preserve"> units with return fans</w:t>
      </w:r>
      <w:bookmarkEnd w:id="6318"/>
    </w:p>
    <w:p w14:paraId="18F78C1F" w14:textId="77777777" w:rsidR="00E421E2" w:rsidRDefault="00E421E2" w:rsidP="00E421E2">
      <w:pPr>
        <w:pStyle w:val="Infobox"/>
      </w:pPr>
      <w:r>
        <w:lastRenderedPageBreak/>
        <w:t>Minimum outdoor air control is enabled when return damper position exceeds MRA-P because it cannot be assumed that the combination of the minimum and the economizer outdoor air dampers are providing sufficient outdoor air under these conditions.</w:t>
      </w:r>
    </w:p>
    <w:p w14:paraId="0FA25C06" w14:textId="55643B24" w:rsidR="00E421E2" w:rsidRDefault="00E421E2" w:rsidP="00E421E2">
      <w:pPr>
        <w:pStyle w:val="Infobox"/>
        <w:spacing w:after="240"/>
      </w:pPr>
      <w:r>
        <w:t xml:space="preserve">The 20% threshold can be increased to </w:t>
      </w:r>
      <w:r w:rsidRPr="00BC7581">
        <w:t>ensure minimum outdoor airflow will be maintained but at the expense of fan energy</w:t>
      </w:r>
      <w:r>
        <w:t xml:space="preserve">.  This threshold </w:t>
      </w:r>
      <w:r w:rsidRPr="00BC7581">
        <w:t>could be determined empirically during TAB work as well.</w:t>
      </w:r>
    </w:p>
    <w:p w14:paraId="6B7256E9" w14:textId="6F02D170" w:rsidR="00E421E2" w:rsidRDefault="00E421E2" w:rsidP="007C1423">
      <w:pPr>
        <w:pStyle w:val="Heading6"/>
      </w:pPr>
      <w:r>
        <w:t xml:space="preserve">When the supply air fan is proven on and the system is in Occupied Mode and </w:t>
      </w:r>
      <w:proofErr w:type="spellStart"/>
      <w:r>
        <w:t>MinOAsp</w:t>
      </w:r>
      <w:proofErr w:type="spellEnd"/>
      <w:r>
        <w:t xml:space="preserve"> is greater than zero, the system shall calculate MRA-P.  The value of MRA-P shall scale from 95% when supply fan speed is at 100% design speed proportionally down to 20% when the fan is at minimum speed.  When MRA-P is not being calculated for any reason, it shall be set to 100%.</w:t>
      </w:r>
    </w:p>
    <w:p w14:paraId="5A299F2F" w14:textId="4BEF6702" w:rsidR="00E421E2" w:rsidRDefault="00E421E2" w:rsidP="007C1423">
      <w:pPr>
        <w:pStyle w:val="Heading6"/>
      </w:pPr>
      <w:r>
        <w:t>Minimum outdoor air control shall be enabled when the unit is in Occupied Mode and either of the following conditions are true for 10 minutes:</w:t>
      </w:r>
    </w:p>
    <w:p w14:paraId="3A4F89C6" w14:textId="044014C2" w:rsidR="00E421E2" w:rsidRDefault="00E421E2" w:rsidP="007C1423">
      <w:pPr>
        <w:pStyle w:val="Heading7"/>
      </w:pPr>
      <w:r>
        <w:t xml:space="preserve">The economizer high limit conditions in Section </w:t>
      </w:r>
      <w:r w:rsidR="00052C41">
        <w:fldChar w:fldCharType="begin"/>
      </w:r>
      <w:r w:rsidR="00052C41">
        <w:instrText xml:space="preserve"> REF _Ref440121208 \r \h </w:instrText>
      </w:r>
      <w:r w:rsidR="00052C41">
        <w:fldChar w:fldCharType="separate"/>
      </w:r>
      <w:r w:rsidR="0037258A">
        <w:t>5.1.17</w:t>
      </w:r>
      <w:r w:rsidR="00052C41">
        <w:fldChar w:fldCharType="end"/>
      </w:r>
      <w:r>
        <w:t xml:space="preserve"> are exceeded.</w:t>
      </w:r>
    </w:p>
    <w:p w14:paraId="57F9CF53" w14:textId="65FE212D" w:rsidR="00E421E2" w:rsidRDefault="00E421E2" w:rsidP="007C1423">
      <w:pPr>
        <w:pStyle w:val="Heading7"/>
      </w:pPr>
      <w:r>
        <w:t xml:space="preserve">When the minimum outdoor air damper is </w:t>
      </w:r>
      <w:proofErr w:type="gramStart"/>
      <w:r>
        <w:t>open</w:t>
      </w:r>
      <w:proofErr w:type="gramEnd"/>
      <w:r>
        <w:t xml:space="preserve"> and the return air damper position is greater than MRA-P.</w:t>
      </w:r>
    </w:p>
    <w:p w14:paraId="4F7B76A1" w14:textId="710A69ED" w:rsidR="00E421E2" w:rsidRDefault="00E421E2" w:rsidP="007C1423">
      <w:pPr>
        <w:pStyle w:val="Heading6"/>
      </w:pPr>
      <w:r>
        <w:t xml:space="preserve">When minimum outdoor air control is enabled, the normal sequencing of economizer outdoor air and return air dampers per Section </w:t>
      </w:r>
      <w:r w:rsidR="00052C41">
        <w:fldChar w:fldCharType="begin"/>
      </w:r>
      <w:r w:rsidR="00052C41">
        <w:instrText xml:space="preserve"> REF _Ref38820521 \r \h </w:instrText>
      </w:r>
      <w:r w:rsidR="00052C41">
        <w:fldChar w:fldCharType="separate"/>
      </w:r>
      <w:r w:rsidR="0037258A">
        <w:t>5.16.2</w:t>
      </w:r>
      <w:r w:rsidR="00052C41">
        <w:fldChar w:fldCharType="end"/>
      </w:r>
      <w:r w:rsidR="0044139D">
        <w:t xml:space="preserve"> </w:t>
      </w:r>
      <w:r w:rsidR="0044139D" w:rsidRPr="00723CB1">
        <w:t>shall be suspended per the following sequence</w:t>
      </w:r>
      <w:r w:rsidR="0044139D">
        <w:t>:</w:t>
      </w:r>
    </w:p>
    <w:p w14:paraId="4C64DCB6" w14:textId="29B2CD61" w:rsidR="0044139D" w:rsidRDefault="0044139D" w:rsidP="007C1423">
      <w:pPr>
        <w:pStyle w:val="Heading7"/>
      </w:pPr>
      <w:r>
        <w:t>Fully open return air damper; and</w:t>
      </w:r>
    </w:p>
    <w:p w14:paraId="4B7DD2CA" w14:textId="60698B7E" w:rsidR="0044139D" w:rsidRDefault="0044139D" w:rsidP="00C22BC3">
      <w:pPr>
        <w:pStyle w:val="Infobox"/>
      </w:pPr>
      <w:r>
        <w:t>Economizer outdoor air damper is closed when minimum outdoor air control is enabled to ensure a good signal across the minimum outdoor air damper.</w:t>
      </w:r>
    </w:p>
    <w:p w14:paraId="5C6BC0CF" w14:textId="6C23804D" w:rsidR="0044139D" w:rsidRDefault="0044139D" w:rsidP="007C1423">
      <w:pPr>
        <w:pStyle w:val="Heading7"/>
      </w:pPr>
      <w:r>
        <w:t>Wait 15 seconds, then close the economizer outdoor air damper; and</w:t>
      </w:r>
    </w:p>
    <w:p w14:paraId="28FDEFBA" w14:textId="5118C47B" w:rsidR="0044139D" w:rsidRDefault="0044139D" w:rsidP="007C1423">
      <w:pPr>
        <w:pStyle w:val="Heading7"/>
      </w:pPr>
      <w:r>
        <w:t xml:space="preserve">Wait 3 minutes, then release return air damper position for control by the SAT control loop in Section </w:t>
      </w:r>
      <w:r w:rsidR="00052C41">
        <w:fldChar w:fldCharType="begin"/>
      </w:r>
      <w:r w:rsidR="00052C41">
        <w:instrText xml:space="preserve"> REF _Ref38820521 \r \h </w:instrText>
      </w:r>
      <w:r w:rsidR="00052C41">
        <w:fldChar w:fldCharType="separate"/>
      </w:r>
      <w:r w:rsidR="0037258A">
        <w:t>5.16.2</w:t>
      </w:r>
      <w:r w:rsidR="00052C41">
        <w:fldChar w:fldCharType="end"/>
      </w:r>
      <w:r>
        <w:t>.  Economizer outdoor air damper remains closed.</w:t>
      </w:r>
    </w:p>
    <w:p w14:paraId="56589B5F" w14:textId="79AB1B3E" w:rsidR="007D6384" w:rsidRDefault="0044139D">
      <w:pPr>
        <w:pStyle w:val="Heading7"/>
      </w:pPr>
      <w:r>
        <w:t xml:space="preserve">The maximum return air damper position endpoint </w:t>
      </w:r>
      <w:proofErr w:type="spellStart"/>
      <w:r>
        <w:t>MaxRA</w:t>
      </w:r>
      <w:proofErr w:type="spellEnd"/>
      <w:r>
        <w:t xml:space="preserve">-P shall be modulated from 100% to 0% to maintain airflow across the minimum outdoor air damper at setpoint </w:t>
      </w:r>
      <w:proofErr w:type="spellStart"/>
      <w:r>
        <w:t>MinOAsp</w:t>
      </w:r>
      <w:proofErr w:type="spellEnd"/>
      <w:r>
        <w:t>.</w:t>
      </w:r>
    </w:p>
    <w:p w14:paraId="067B0096" w14:textId="35B2C77C" w:rsidR="0044139D" w:rsidRDefault="0044139D" w:rsidP="007C1423">
      <w:pPr>
        <w:pStyle w:val="Heading6"/>
      </w:pPr>
      <w:r>
        <w:t>Minimum outdoor air control shall be disabled when the unit is no longer in Occupied Mode, or both of the following conditions are true for 10 minutes:</w:t>
      </w:r>
    </w:p>
    <w:p w14:paraId="269BA44F" w14:textId="4C4B273B" w:rsidR="0044139D" w:rsidRDefault="0044139D" w:rsidP="007C1423">
      <w:pPr>
        <w:pStyle w:val="Heading7"/>
      </w:pPr>
      <w:r>
        <w:t xml:space="preserve">The economizer high limit conditions in Section </w:t>
      </w:r>
      <w:r w:rsidR="00052C41">
        <w:fldChar w:fldCharType="begin"/>
      </w:r>
      <w:r w:rsidR="00052C41">
        <w:instrText xml:space="preserve"> REF _Ref440121208 \r \h </w:instrText>
      </w:r>
      <w:r w:rsidR="00052C41">
        <w:fldChar w:fldCharType="separate"/>
      </w:r>
      <w:r w:rsidR="0037258A">
        <w:t>5.1.17</w:t>
      </w:r>
      <w:r w:rsidR="00052C41">
        <w:fldChar w:fldCharType="end"/>
      </w:r>
      <w:r>
        <w:t xml:space="preserve"> are exceeded.</w:t>
      </w:r>
    </w:p>
    <w:p w14:paraId="02E745DD" w14:textId="12AC03DC" w:rsidR="0044139D" w:rsidRDefault="0044139D" w:rsidP="007C1423">
      <w:pPr>
        <w:pStyle w:val="Heading7"/>
      </w:pPr>
      <w:r>
        <w:t xml:space="preserve">The minimum outdoor air damper is </w:t>
      </w:r>
      <w:proofErr w:type="gramStart"/>
      <w:r>
        <w:t>closed</w:t>
      </w:r>
      <w:proofErr w:type="gramEnd"/>
      <w:r>
        <w:t xml:space="preserve"> or the return air damper position is 10% below MRA-P.</w:t>
      </w:r>
    </w:p>
    <w:p w14:paraId="6C1CBD3A" w14:textId="0C68FCE9" w:rsidR="0044139D" w:rsidRDefault="0044139D" w:rsidP="007C1423">
      <w:pPr>
        <w:pStyle w:val="Heading6"/>
      </w:pPr>
      <w:r>
        <w:t>When minimum outdoor air control is disabled:</w:t>
      </w:r>
    </w:p>
    <w:p w14:paraId="32BB2C85" w14:textId="203EAC97" w:rsidR="0044139D" w:rsidRDefault="0044139D" w:rsidP="007C1423">
      <w:pPr>
        <w:pStyle w:val="Heading7"/>
      </w:pPr>
      <w:r>
        <w:t>Economizer outdoor air damper shall be fully opened.</w:t>
      </w:r>
    </w:p>
    <w:p w14:paraId="1F6FE025" w14:textId="31FC5084" w:rsidR="0044139D" w:rsidRDefault="0044139D" w:rsidP="007C1423">
      <w:pPr>
        <w:pStyle w:val="Heading7"/>
      </w:pPr>
      <w:proofErr w:type="spellStart"/>
      <w:r>
        <w:t>MaxRA</w:t>
      </w:r>
      <w:proofErr w:type="spellEnd"/>
      <w:r>
        <w:t>-P shall be set to 100%.</w:t>
      </w:r>
    </w:p>
    <w:p w14:paraId="37A9B6D0" w14:textId="249B4BA8" w:rsidR="0044139D" w:rsidRDefault="0044139D" w:rsidP="007C1423">
      <w:pPr>
        <w:pStyle w:val="Heading7"/>
      </w:pPr>
      <w:r>
        <w:t xml:space="preserve">Economizer and return air damper positions shall be controlled by the SAT control loop per </w:t>
      </w:r>
      <w:r w:rsidRPr="00723CB1">
        <w:t xml:space="preserve">Section </w:t>
      </w:r>
      <w:r w:rsidR="00052C41">
        <w:fldChar w:fldCharType="begin"/>
      </w:r>
      <w:r w:rsidR="00052C41">
        <w:instrText xml:space="preserve"> REF _Ref38820521 \r \h </w:instrText>
      </w:r>
      <w:r w:rsidR="00052C41">
        <w:fldChar w:fldCharType="separate"/>
      </w:r>
      <w:r w:rsidR="0037258A">
        <w:t>5.16.2</w:t>
      </w:r>
      <w:r w:rsidR="00052C41">
        <w:fldChar w:fldCharType="end"/>
      </w:r>
      <w:r w:rsidRPr="00723CB1">
        <w:t>.</w:t>
      </w:r>
    </w:p>
    <w:p w14:paraId="26134C42" w14:textId="1537A4D1" w:rsidR="0044139D" w:rsidRDefault="00C10C78" w:rsidP="007C1423">
      <w:pPr>
        <w:pStyle w:val="Heading5"/>
      </w:pPr>
      <w:bookmarkStart w:id="6322" w:name="_Ref73467011"/>
      <w:ins w:id="6323" w:author="Reece Kiriu" w:date="2022-10-19T15:09:00Z">
        <w:r w:rsidRPr="00B90AC9">
          <w:rPr>
            <w:rStyle w:val="Toggle"/>
          </w:rPr>
          <w:t xml:space="preserve">[ANY BSP BARO RELIEFDMPR </w:t>
        </w:r>
        <w:proofErr w:type="gramStart"/>
        <w:r w:rsidRPr="00B90AC9">
          <w:rPr>
            <w:rStyle w:val="Toggle"/>
          </w:rPr>
          <w:t>DMPR]</w:t>
        </w:r>
      </w:ins>
      <w:r w:rsidR="0044139D">
        <w:t>For</w:t>
      </w:r>
      <w:proofErr w:type="gramEnd"/>
      <w:r w:rsidR="0044139D">
        <w:t xml:space="preserve"> units with relief dampers or relief fans</w:t>
      </w:r>
      <w:bookmarkEnd w:id="6322"/>
    </w:p>
    <w:p w14:paraId="4A54198F" w14:textId="77777777" w:rsidR="00C22BC3" w:rsidRPr="00C22BC3" w:rsidRDefault="00C22BC3" w:rsidP="00C22BC3">
      <w:pPr>
        <w:pStyle w:val="Infobox"/>
      </w:pPr>
      <w:r w:rsidRPr="00C22BC3">
        <w:t>Minimum outdoor air control is enabled when economizer damper position is less than MOA</w:t>
      </w:r>
      <w:r w:rsidRPr="00C22BC3">
        <w:noBreakHyphen/>
        <w:t>P because it cannot be assumed that the combination of the minimum and the economizer outdoor air dampers are providing sufficient outdoor air under these conditions.</w:t>
      </w:r>
    </w:p>
    <w:p w14:paraId="17655DFD" w14:textId="77777777" w:rsidR="00C22BC3" w:rsidRPr="00C22BC3" w:rsidRDefault="00C22BC3" w:rsidP="00C22BC3">
      <w:pPr>
        <w:pStyle w:val="Infobox"/>
      </w:pPr>
      <w:r w:rsidRPr="00C22BC3">
        <w:lastRenderedPageBreak/>
        <w:t>Minimum outdoor air control is disabled when return damper position is less than MRA-P, because the economizer damper has been closed to enable an accurate airflow measurement through the minimum outdoor air damper.</w:t>
      </w:r>
    </w:p>
    <w:p w14:paraId="531200B4" w14:textId="38C018F1" w:rsidR="00C22BC3" w:rsidRPr="00C22BC3" w:rsidRDefault="00C22BC3" w:rsidP="00C22BC3">
      <w:pPr>
        <w:pStyle w:val="Infobox"/>
      </w:pPr>
      <w:r w:rsidRPr="00C22BC3">
        <w:t>The 20% and 80% thresholds can be increased/decreased to ensure minimum outdoor airflow will be maintained but at the expense of fan energy.  This threshold could be determined empirically during TAB work as well.</w:t>
      </w:r>
    </w:p>
    <w:p w14:paraId="102D539A" w14:textId="77777777" w:rsidR="00C22BC3" w:rsidRDefault="00C22BC3" w:rsidP="007C1423">
      <w:pPr>
        <w:pStyle w:val="Heading6"/>
      </w:pPr>
      <w:bookmarkStart w:id="6324" w:name="_Ref440012825"/>
      <w:r w:rsidRPr="00723CB1">
        <w:t xml:space="preserve">When the supply air fan is proven </w:t>
      </w:r>
      <w:r w:rsidRPr="008134E1">
        <w:t>on</w:t>
      </w:r>
      <w:r w:rsidRPr="00723CB1">
        <w:t xml:space="preserve"> and the system is in </w:t>
      </w:r>
      <w:r w:rsidRPr="001A0A87">
        <w:t>occupied mode</w:t>
      </w:r>
      <w:r w:rsidRPr="00723CB1">
        <w:t xml:space="preserve"> and </w:t>
      </w:r>
      <w:proofErr w:type="spellStart"/>
      <w:r w:rsidRPr="00723CB1">
        <w:t>Min</w:t>
      </w:r>
      <w:r>
        <w:t>OA</w:t>
      </w:r>
      <w:r w:rsidRPr="00723CB1">
        <w:t>sp</w:t>
      </w:r>
      <w:proofErr w:type="spellEnd"/>
      <w:r w:rsidRPr="00723CB1">
        <w:t xml:space="preserve"> is greater than zero, the system shall calculate M</w:t>
      </w:r>
      <w:r>
        <w:t>OA</w:t>
      </w:r>
      <w:r w:rsidRPr="00723CB1">
        <w:t>-P.  The value of</w:t>
      </w:r>
      <w:r>
        <w:t xml:space="preserve"> </w:t>
      </w:r>
      <w:r w:rsidRPr="005A68A9">
        <w:t xml:space="preserve">MOA-P </w:t>
      </w:r>
      <w:r>
        <w:t xml:space="preserve">shall scale from </w:t>
      </w:r>
      <w:r w:rsidRPr="005A68A9">
        <w:t>5% when supply-fan speed is at 100% design speed proportionally up to 80% when the fan is at minimum speed.</w:t>
      </w:r>
      <w:r w:rsidRPr="00723CB1">
        <w:t xml:space="preserve">  When M</w:t>
      </w:r>
      <w:r>
        <w:t>OA</w:t>
      </w:r>
      <w:r w:rsidRPr="00723CB1">
        <w:t>-P is not being calculated for any reason, it shall be set to 0%.</w:t>
      </w:r>
    </w:p>
    <w:p w14:paraId="35ECFCE2" w14:textId="77777777" w:rsidR="00C22BC3" w:rsidRPr="00723CB1" w:rsidRDefault="00C22BC3" w:rsidP="007C1423">
      <w:pPr>
        <w:pStyle w:val="Heading6"/>
      </w:pPr>
      <w:r w:rsidRPr="00723CB1">
        <w:t xml:space="preserve">When the supply air fan is proven </w:t>
      </w:r>
      <w:r w:rsidRPr="008134E1">
        <w:t>on</w:t>
      </w:r>
      <w:r w:rsidRPr="00723CB1">
        <w:t xml:space="preserve"> and the system is in </w:t>
      </w:r>
      <w:r w:rsidRPr="001A0A87">
        <w:t>occupied mode</w:t>
      </w:r>
      <w:r w:rsidRPr="00723CB1">
        <w:t xml:space="preserve"> and </w:t>
      </w:r>
      <w:proofErr w:type="spellStart"/>
      <w:r w:rsidRPr="00723CB1">
        <w:t>Min</w:t>
      </w:r>
      <w:r>
        <w:t>OA</w:t>
      </w:r>
      <w:r w:rsidRPr="00723CB1">
        <w:t>sp</w:t>
      </w:r>
      <w:proofErr w:type="spellEnd"/>
      <w:r w:rsidRPr="00723CB1">
        <w:t xml:space="preserve"> is greater than zero, the system shall calculate MRA-P.  The value of MRA-P shall scale from 95% when supply fan speed is at 100% design speed proportionally down to 20% when the fan is at minimum speed.  When MRA-P is not being calculated for any reason, it shall be set to 100%.</w:t>
      </w:r>
    </w:p>
    <w:p w14:paraId="5FAE3DF2" w14:textId="46619D4C" w:rsidR="00C22BC3" w:rsidRDefault="00C22BC3" w:rsidP="007C1423">
      <w:pPr>
        <w:pStyle w:val="Heading6"/>
      </w:pPr>
      <w:r w:rsidRPr="00723CB1">
        <w:t>Minimum outdoor air control shall be enabled when</w:t>
      </w:r>
      <w:r>
        <w:t xml:space="preserve"> </w:t>
      </w:r>
      <w:r w:rsidRPr="00AA14AB">
        <w:t>the unit is in Occupied Mode and either of the following conditions are true for 10</w:t>
      </w:r>
      <w:r w:rsidRPr="00723CB1">
        <w:t xml:space="preserve"> minutes:</w:t>
      </w:r>
    </w:p>
    <w:p w14:paraId="39015ADB" w14:textId="74B3DEC0" w:rsidR="002A630E" w:rsidRDefault="002A630E" w:rsidP="007C1423">
      <w:pPr>
        <w:pStyle w:val="Heading7"/>
      </w:pPr>
      <w:r>
        <w:t xml:space="preserve">The economizer high limit conditions in Section </w:t>
      </w:r>
      <w:r w:rsidR="00052C41">
        <w:fldChar w:fldCharType="begin"/>
      </w:r>
      <w:r w:rsidR="00052C41">
        <w:instrText xml:space="preserve"> REF _Ref440121208 \r \h </w:instrText>
      </w:r>
      <w:r w:rsidR="00052C41">
        <w:fldChar w:fldCharType="separate"/>
      </w:r>
      <w:r w:rsidR="0037258A">
        <w:t>5.1.17</w:t>
      </w:r>
      <w:r w:rsidR="00052C41">
        <w:fldChar w:fldCharType="end"/>
      </w:r>
      <w:r w:rsidR="00052C41">
        <w:t xml:space="preserve"> </w:t>
      </w:r>
      <w:r>
        <w:t>are exceeded.</w:t>
      </w:r>
    </w:p>
    <w:p w14:paraId="29DC46D3" w14:textId="22CE59FF" w:rsidR="00C22BC3" w:rsidRDefault="002A630E" w:rsidP="007C1423">
      <w:pPr>
        <w:pStyle w:val="Heading7"/>
      </w:pPr>
      <w:r>
        <w:t xml:space="preserve">When the minimum outdoor air damper is </w:t>
      </w:r>
      <w:proofErr w:type="gramStart"/>
      <w:r>
        <w:t>open</w:t>
      </w:r>
      <w:proofErr w:type="gramEnd"/>
      <w:r>
        <w:t xml:space="preserve"> and the economizer outdoor air damper position is less than MOA-P.</w:t>
      </w:r>
    </w:p>
    <w:p w14:paraId="615F5A62" w14:textId="3BB83602" w:rsidR="002A630E" w:rsidRDefault="002A630E" w:rsidP="007C1423">
      <w:pPr>
        <w:pStyle w:val="Heading6"/>
      </w:pPr>
      <w:r>
        <w:t xml:space="preserve">When minimum outdoor air control is enabled, the normal sequencing of economizer outdoor air and return air dampers per Section </w:t>
      </w:r>
      <w:r w:rsidR="00052C41">
        <w:fldChar w:fldCharType="begin"/>
      </w:r>
      <w:r w:rsidR="00052C41">
        <w:instrText xml:space="preserve"> REF _Ref38820521 \r \h </w:instrText>
      </w:r>
      <w:r w:rsidR="00052C41">
        <w:fldChar w:fldCharType="separate"/>
      </w:r>
      <w:r w:rsidR="0037258A">
        <w:t>5.16.2</w:t>
      </w:r>
      <w:r w:rsidR="00052C41">
        <w:fldChar w:fldCharType="end"/>
      </w:r>
      <w:r>
        <w:t xml:space="preserve"> shall be superseded per the following:</w:t>
      </w:r>
    </w:p>
    <w:p w14:paraId="52CA1527" w14:textId="6246D92C" w:rsidR="002A630E" w:rsidRDefault="002A630E" w:rsidP="007C1423">
      <w:pPr>
        <w:pStyle w:val="Heading7"/>
      </w:pPr>
      <w:r>
        <w:t>Fully open return air damper; and</w:t>
      </w:r>
    </w:p>
    <w:p w14:paraId="5306610C" w14:textId="3AA04E54" w:rsidR="002A630E" w:rsidRDefault="002A630E" w:rsidP="002A630E">
      <w:pPr>
        <w:pStyle w:val="Infobox"/>
      </w:pPr>
      <w:r>
        <w:t>Economizer outdoor air damper is closed when minimum outdoor air control is enabled to ensure a good signal across the minimum outdoor air damper.</w:t>
      </w:r>
    </w:p>
    <w:p w14:paraId="63CC3E39" w14:textId="5351377A" w:rsidR="002A630E" w:rsidRDefault="002A630E" w:rsidP="007C1423">
      <w:pPr>
        <w:pStyle w:val="Heading7"/>
      </w:pPr>
      <w:r>
        <w:t>Wait 15 seconds, then close the economizer outdoor air damper; and</w:t>
      </w:r>
    </w:p>
    <w:p w14:paraId="6DCA2B05" w14:textId="0E6CF31A" w:rsidR="002A630E" w:rsidRDefault="002A630E" w:rsidP="007C1423">
      <w:pPr>
        <w:pStyle w:val="Heading7"/>
      </w:pPr>
      <w:r>
        <w:t xml:space="preserve">Wait 3 minutes, then release return air damper position for control by the SAT control loop in Section </w:t>
      </w:r>
      <w:r w:rsidR="00052C41">
        <w:fldChar w:fldCharType="begin"/>
      </w:r>
      <w:r w:rsidR="00052C41">
        <w:instrText xml:space="preserve"> REF _Ref38820521 \r \h </w:instrText>
      </w:r>
      <w:r w:rsidR="00052C41">
        <w:fldChar w:fldCharType="separate"/>
      </w:r>
      <w:r w:rsidR="0037258A">
        <w:t>5.16.2</w:t>
      </w:r>
      <w:r w:rsidR="00052C41">
        <w:fldChar w:fldCharType="end"/>
      </w:r>
      <w:r>
        <w:t>.  Economizer outdoor air damper remains closed.</w:t>
      </w:r>
    </w:p>
    <w:p w14:paraId="6F3F7B6C" w14:textId="32E9C934" w:rsidR="002A630E" w:rsidRDefault="002A630E" w:rsidP="007C1423">
      <w:pPr>
        <w:pStyle w:val="Heading7"/>
      </w:pPr>
      <w:r>
        <w:t xml:space="preserve">The maximum return air damper position endpoint </w:t>
      </w:r>
      <w:proofErr w:type="spellStart"/>
      <w:r>
        <w:t>MaxRA</w:t>
      </w:r>
      <w:proofErr w:type="spellEnd"/>
      <w:r>
        <w:t xml:space="preserve">-P shall be modulated from 100% to 0% to maintain airflow across the minimum outdoor air damper at setpoint </w:t>
      </w:r>
      <w:proofErr w:type="spellStart"/>
      <w:r>
        <w:t>MinOAsp</w:t>
      </w:r>
      <w:proofErr w:type="spellEnd"/>
      <w:r>
        <w:t>.</w:t>
      </w:r>
    </w:p>
    <w:p w14:paraId="4DD89DD1" w14:textId="4B365BD1" w:rsidR="002A630E" w:rsidRDefault="002A630E" w:rsidP="007C1423">
      <w:pPr>
        <w:pStyle w:val="Heading6"/>
      </w:pPr>
      <w:r>
        <w:t>Minimum outdoor air control shall be disabled when the unit is no longer in Occupied Mode, or both of the following conditions are true for 10 minutes:</w:t>
      </w:r>
    </w:p>
    <w:p w14:paraId="7F6D38D0" w14:textId="79F7ED07" w:rsidR="002A630E" w:rsidRDefault="002A630E" w:rsidP="007C1423">
      <w:pPr>
        <w:pStyle w:val="Heading7"/>
      </w:pPr>
      <w:r>
        <w:t xml:space="preserve">The economizer high limit conditions in Section </w:t>
      </w:r>
      <w:r w:rsidR="00052C41">
        <w:fldChar w:fldCharType="begin"/>
      </w:r>
      <w:r w:rsidR="00052C41">
        <w:instrText xml:space="preserve"> REF _Ref440121208 \r \h </w:instrText>
      </w:r>
      <w:r w:rsidR="00052C41">
        <w:fldChar w:fldCharType="separate"/>
      </w:r>
      <w:r w:rsidR="0037258A">
        <w:t>5.1.17</w:t>
      </w:r>
      <w:r w:rsidR="00052C41">
        <w:fldChar w:fldCharType="end"/>
      </w:r>
      <w:r>
        <w:t xml:space="preserve"> are not exceeded.</w:t>
      </w:r>
    </w:p>
    <w:p w14:paraId="3EA44537" w14:textId="07545D3C" w:rsidR="002A630E" w:rsidRDefault="002A630E" w:rsidP="007C1423">
      <w:pPr>
        <w:pStyle w:val="Heading7"/>
      </w:pPr>
      <w:r>
        <w:t xml:space="preserve">The minimum outdoor air damper is </w:t>
      </w:r>
      <w:proofErr w:type="gramStart"/>
      <w:r>
        <w:t>closed</w:t>
      </w:r>
      <w:proofErr w:type="gramEnd"/>
      <w:r>
        <w:t xml:space="preserve"> or the return air damper position is 10% below MRA-P.</w:t>
      </w:r>
    </w:p>
    <w:p w14:paraId="4A897DB8" w14:textId="221EB0A2" w:rsidR="002A630E" w:rsidRDefault="002A630E" w:rsidP="007C1423">
      <w:pPr>
        <w:pStyle w:val="Heading6"/>
      </w:pPr>
      <w:r>
        <w:t>When minimum outdoor air control is disabled:</w:t>
      </w:r>
    </w:p>
    <w:p w14:paraId="0E6AE90F" w14:textId="65B65975" w:rsidR="002A630E" w:rsidRDefault="002A630E" w:rsidP="007C1423">
      <w:pPr>
        <w:pStyle w:val="Heading7"/>
      </w:pPr>
      <w:proofErr w:type="spellStart"/>
      <w:r>
        <w:t>MaxRA</w:t>
      </w:r>
      <w:proofErr w:type="spellEnd"/>
      <w:r>
        <w:t>-P shall be set to 100%.</w:t>
      </w:r>
    </w:p>
    <w:p w14:paraId="1F92CFFF" w14:textId="255A85F6" w:rsidR="002A630E" w:rsidRPr="00723CB1" w:rsidRDefault="002A630E" w:rsidP="007C1423">
      <w:pPr>
        <w:pStyle w:val="Heading7"/>
      </w:pPr>
      <w:r>
        <w:t xml:space="preserve">Economizer and return air damper positions shall be controlled by the SAT control loop per Section </w:t>
      </w:r>
      <w:r w:rsidR="00052C41">
        <w:fldChar w:fldCharType="begin"/>
      </w:r>
      <w:r w:rsidR="00052C41">
        <w:instrText xml:space="preserve"> REF _Ref38820521 \r \h </w:instrText>
      </w:r>
      <w:r w:rsidR="00052C41">
        <w:fldChar w:fldCharType="separate"/>
      </w:r>
      <w:r w:rsidR="0037258A">
        <w:t>5.16.2</w:t>
      </w:r>
      <w:r w:rsidR="00052C41">
        <w:fldChar w:fldCharType="end"/>
      </w:r>
      <w:r>
        <w:t>.</w:t>
      </w:r>
    </w:p>
    <w:p w14:paraId="7DB0911A" w14:textId="2764A121" w:rsidR="009045A3" w:rsidRPr="00BC7581" w:rsidRDefault="009045A3" w:rsidP="00B37EF3">
      <w:pPr>
        <w:pStyle w:val="Instrbox"/>
      </w:pPr>
      <w:r w:rsidRPr="00BC7581">
        <w:t>The engineer must select among options for minimum outdoor air control logic based on two criteria:</w:t>
      </w:r>
    </w:p>
    <w:p w14:paraId="79BB9F75" w14:textId="5A863FD6" w:rsidR="009045A3" w:rsidRPr="00BC7581" w:rsidRDefault="009045A3" w:rsidP="00B37EF3">
      <w:pPr>
        <w:pStyle w:val="Instrbox"/>
      </w:pPr>
      <w:r w:rsidRPr="00BC7581">
        <w:t xml:space="preserve">Do the minimum outdoor air and economizer functions </w:t>
      </w:r>
      <w:r>
        <w:t>use</w:t>
      </w:r>
      <w:r w:rsidRPr="00BC7581">
        <w:t xml:space="preserve"> separate dedicated dampers or a single common damper?</w:t>
      </w:r>
    </w:p>
    <w:p w14:paraId="2DE14603" w14:textId="6B4BCE34" w:rsidR="009045A3" w:rsidRPr="00BC7581" w:rsidRDefault="009045A3" w:rsidP="00B37EF3">
      <w:pPr>
        <w:pStyle w:val="Instrbox"/>
      </w:pPr>
      <w:r w:rsidRPr="00BC7581">
        <w:lastRenderedPageBreak/>
        <w:t xml:space="preserve">Is outdoor air volume measured by </w:t>
      </w:r>
      <w:r>
        <w:t xml:space="preserve">DP </w:t>
      </w:r>
      <w:r>
        <w:rPr>
          <w:rFonts w:ascii="Symbol" w:hAnsi="Symbol" w:cs="Symbol"/>
        </w:rPr>
        <w:t></w:t>
      </w:r>
      <w:r>
        <w:t>P</w:t>
      </w:r>
      <w:r w:rsidRPr="00BC7581">
        <w:t xml:space="preserve"> or an airflow measurement station (AFMS)?</w:t>
      </w:r>
    </w:p>
    <w:p w14:paraId="3647BA55" w14:textId="77777777" w:rsidR="009045A3" w:rsidRPr="00BC7581" w:rsidRDefault="009045A3" w:rsidP="00B37EF3">
      <w:pPr>
        <w:pStyle w:val="Instrbox"/>
      </w:pPr>
      <w:r w:rsidRPr="00BC7581">
        <w:t>Control logic selections should be made as follows:</w:t>
      </w:r>
    </w:p>
    <w:p w14:paraId="78C40F2A" w14:textId="1DCD209D" w:rsidR="009045A3" w:rsidRDefault="009045A3" w:rsidP="00B37EF3">
      <w:pPr>
        <w:pStyle w:val="Instrbox"/>
      </w:pPr>
      <w:r>
        <w:t xml:space="preserve">For AHUs with a single common damper and OA measurement by AFMS, use Section </w:t>
      </w:r>
      <w:r w:rsidR="00955635">
        <w:fldChar w:fldCharType="begin"/>
      </w:r>
      <w:r w:rsidR="00955635">
        <w:instrText xml:space="preserve"> REF _Ref38387860 \w \h </w:instrText>
      </w:r>
      <w:r w:rsidR="00955635">
        <w:fldChar w:fldCharType="separate"/>
      </w:r>
      <w:r w:rsidR="0037258A">
        <w:t>5.16.6</w:t>
      </w:r>
      <w:r w:rsidR="00955635">
        <w:fldChar w:fldCharType="end"/>
      </w:r>
      <w:r>
        <w:t xml:space="preserve"> and delete Sections </w:t>
      </w:r>
      <w:r w:rsidR="00935CF6">
        <w:fldChar w:fldCharType="begin"/>
      </w:r>
      <w:r w:rsidR="00935CF6">
        <w:instrText xml:space="preserve"> REF _Ref38385784 \w \h </w:instrText>
      </w:r>
      <w:r w:rsidR="00935CF6">
        <w:fldChar w:fldCharType="separate"/>
      </w:r>
      <w:r w:rsidR="0037258A">
        <w:t>5.16.4</w:t>
      </w:r>
      <w:r w:rsidR="00935CF6">
        <w:fldChar w:fldCharType="end"/>
      </w:r>
      <w:r>
        <w:t xml:space="preserve"> and </w:t>
      </w:r>
      <w:r w:rsidR="00935CF6">
        <w:fldChar w:fldCharType="begin"/>
      </w:r>
      <w:r w:rsidR="00935CF6">
        <w:instrText xml:space="preserve"> REF _Ref38387843 \w \h </w:instrText>
      </w:r>
      <w:r w:rsidR="00935CF6">
        <w:fldChar w:fldCharType="separate"/>
      </w:r>
      <w:r w:rsidR="0037258A">
        <w:t>5.16.5</w:t>
      </w:r>
      <w:r w:rsidR="00935CF6">
        <w:fldChar w:fldCharType="end"/>
      </w:r>
      <w:r>
        <w:t>.</w:t>
      </w:r>
    </w:p>
    <w:p w14:paraId="1486B89E" w14:textId="6A80AA65" w:rsidR="009045A3" w:rsidRPr="00BC7581" w:rsidRDefault="009045A3" w:rsidP="00B37EF3">
      <w:pPr>
        <w:pStyle w:val="Instrbox"/>
      </w:pPr>
      <w:r w:rsidRPr="00BC7581">
        <w:t xml:space="preserve">For AHUs with separate dedicated dampers and OA measurement by </w:t>
      </w:r>
      <w:r>
        <w:rPr>
          <w:rFonts w:ascii="Symbol" w:hAnsi="Symbol" w:cs="Symbol"/>
        </w:rPr>
        <w:t></w:t>
      </w:r>
      <w:r>
        <w:t>P</w:t>
      </w:r>
      <w:r w:rsidRPr="00BC7581">
        <w:t xml:space="preserve">, use </w:t>
      </w:r>
      <w:r>
        <w:t xml:space="preserve">Section </w:t>
      </w:r>
      <w:r w:rsidR="00935CF6">
        <w:fldChar w:fldCharType="begin"/>
      </w:r>
      <w:r w:rsidR="00935CF6">
        <w:instrText xml:space="preserve"> REF _Ref38385784 \w \h </w:instrText>
      </w:r>
      <w:r w:rsidR="00935CF6">
        <w:fldChar w:fldCharType="separate"/>
      </w:r>
      <w:r w:rsidR="0037258A">
        <w:t>5.16.4</w:t>
      </w:r>
      <w:r w:rsidR="00935CF6">
        <w:fldChar w:fldCharType="end"/>
      </w:r>
      <w:r w:rsidRPr="00BC7581">
        <w:t xml:space="preserve"> and delete </w:t>
      </w:r>
      <w:r>
        <w:t xml:space="preserve">Sections </w:t>
      </w:r>
      <w:r w:rsidR="00935CF6">
        <w:fldChar w:fldCharType="begin"/>
      </w:r>
      <w:r w:rsidR="00935CF6">
        <w:instrText xml:space="preserve"> REF _Ref38387843 \w \h </w:instrText>
      </w:r>
      <w:r w:rsidR="00935CF6">
        <w:fldChar w:fldCharType="separate"/>
      </w:r>
      <w:r w:rsidR="0037258A">
        <w:t>5.16.5</w:t>
      </w:r>
      <w:r w:rsidR="00935CF6">
        <w:fldChar w:fldCharType="end"/>
      </w:r>
      <w:r w:rsidRPr="00BC7581">
        <w:t xml:space="preserve"> and </w:t>
      </w:r>
      <w:r w:rsidR="00955635">
        <w:fldChar w:fldCharType="begin"/>
      </w:r>
      <w:r w:rsidR="00955635">
        <w:instrText xml:space="preserve"> REF _Ref38387860 \w \h </w:instrText>
      </w:r>
      <w:r w:rsidR="00955635">
        <w:fldChar w:fldCharType="separate"/>
      </w:r>
      <w:r w:rsidR="0037258A">
        <w:t>5.16.6</w:t>
      </w:r>
      <w:r w:rsidR="00955635">
        <w:fldChar w:fldCharType="end"/>
      </w:r>
      <w:r>
        <w:t>.</w:t>
      </w:r>
    </w:p>
    <w:p w14:paraId="0F6550B4" w14:textId="0F3923AB" w:rsidR="009045A3" w:rsidRPr="00BC7581" w:rsidRDefault="009045A3" w:rsidP="00B37EF3">
      <w:pPr>
        <w:pStyle w:val="Instrbox"/>
      </w:pPr>
      <w:r w:rsidRPr="00BC7581">
        <w:t xml:space="preserve">For AHUs with separate dedicated dampers and OA measurement by AFMS, use </w:t>
      </w:r>
      <w:r>
        <w:t>Section 5.16.5</w:t>
      </w:r>
      <w:r w:rsidRPr="00BC7581">
        <w:t xml:space="preserve"> and delete </w:t>
      </w:r>
      <w:r>
        <w:t xml:space="preserve">Sections </w:t>
      </w:r>
      <w:r w:rsidR="00935CF6">
        <w:fldChar w:fldCharType="begin"/>
      </w:r>
      <w:r w:rsidR="00935CF6">
        <w:instrText xml:space="preserve"> REF _Ref38385784 \w \h </w:instrText>
      </w:r>
      <w:r w:rsidR="00935CF6">
        <w:fldChar w:fldCharType="separate"/>
      </w:r>
      <w:r w:rsidR="0037258A">
        <w:t>5.16.4</w:t>
      </w:r>
      <w:r w:rsidR="00935CF6">
        <w:fldChar w:fldCharType="end"/>
      </w:r>
      <w:r w:rsidRPr="00BC7581">
        <w:t xml:space="preserve"> and </w:t>
      </w:r>
      <w:r w:rsidR="00955635">
        <w:fldChar w:fldCharType="begin"/>
      </w:r>
      <w:r w:rsidR="00955635">
        <w:instrText xml:space="preserve"> REF _Ref38387860 \w \h </w:instrText>
      </w:r>
      <w:r w:rsidR="00955635">
        <w:fldChar w:fldCharType="separate"/>
      </w:r>
      <w:r w:rsidR="0037258A">
        <w:t>5.16.6</w:t>
      </w:r>
      <w:r w:rsidR="00955635">
        <w:fldChar w:fldCharType="end"/>
      </w:r>
      <w:r>
        <w:t>.</w:t>
      </w:r>
    </w:p>
    <w:p w14:paraId="3CD5D1EC" w14:textId="7AFDE9D2" w:rsidR="009045A3" w:rsidRPr="00BC7581" w:rsidRDefault="009045A3" w:rsidP="00B37EF3">
      <w:pPr>
        <w:pStyle w:val="Instrbox"/>
      </w:pPr>
      <w:r w:rsidRPr="00BC7581">
        <w:t xml:space="preserve">AHUs with a single common damper and OA measurement by </w:t>
      </w:r>
      <w:r>
        <w:rPr>
          <w:rFonts w:ascii="Symbol" w:hAnsi="Symbol" w:cs="Symbol"/>
        </w:rPr>
        <w:t></w:t>
      </w:r>
      <w:r>
        <w:t>P</w:t>
      </w:r>
      <w:r w:rsidRPr="00BC7581">
        <w:t xml:space="preserve"> are not supported because OA measurements are not accurate in this configuration.</w:t>
      </w:r>
    </w:p>
    <w:p w14:paraId="71E31DFA" w14:textId="72A8EECF" w:rsidR="009045A3" w:rsidRPr="00BC7581" w:rsidRDefault="009045A3" w:rsidP="00B37EF3">
      <w:pPr>
        <w:pStyle w:val="Instrbox"/>
      </w:pPr>
      <w:r>
        <w:tab/>
        <w:t>DCV</w:t>
      </w:r>
      <w:r w:rsidRPr="00BC7581">
        <w:t xml:space="preserve"> is supported in all three options but only for </w:t>
      </w:r>
      <w:r>
        <w:t xml:space="preserve">California </w:t>
      </w:r>
      <w:r w:rsidRPr="00BC7581">
        <w:t>Title 24 ventilation.</w:t>
      </w:r>
    </w:p>
    <w:p w14:paraId="3101F875" w14:textId="30DF59FD" w:rsidR="009045A3" w:rsidRPr="00BC7581" w:rsidRDefault="00E76F37" w:rsidP="0087618D">
      <w:pPr>
        <w:pStyle w:val="Heading3"/>
      </w:pPr>
      <w:bookmarkStart w:id="6325" w:name="_Ref440040131"/>
      <w:bookmarkStart w:id="6326" w:name="_Ref38387860"/>
      <w:ins w:id="6327" w:author="Reece Kiriu" w:date="2022-10-19T14:30:00Z">
        <w:r w:rsidRPr="00E76F37">
          <w:rPr>
            <w:rStyle w:val="Toggle"/>
            <w:rPrChange w:id="6328" w:author="Reece Kiriu" w:date="2022-10-19T14:30:00Z">
              <w:rPr/>
            </w:rPrChange>
          </w:rPr>
          <w:t xml:space="preserve">[EQUALS OA </w:t>
        </w:r>
        <w:proofErr w:type="gramStart"/>
        <w:r w:rsidRPr="00E76F37">
          <w:rPr>
            <w:rStyle w:val="Toggle"/>
            <w:rPrChange w:id="6329" w:author="Reece Kiriu" w:date="2022-10-19T14:30:00Z">
              <w:rPr/>
            </w:rPrChange>
          </w:rPr>
          <w:t>SINGLE]</w:t>
        </w:r>
      </w:ins>
      <w:r w:rsidR="009045A3" w:rsidRPr="00BC7581">
        <w:t>Minimum</w:t>
      </w:r>
      <w:proofErr w:type="gramEnd"/>
      <w:r w:rsidR="009045A3" w:rsidRPr="00BC7581">
        <w:t xml:space="preserve"> Outdoor Air Control with a </w:t>
      </w:r>
      <w:r w:rsidR="009045A3">
        <w:t>Single Common Damper</w:t>
      </w:r>
      <w:r w:rsidR="009045A3" w:rsidRPr="00BC7581">
        <w:t xml:space="preserve"> for </w:t>
      </w:r>
      <w:r w:rsidR="009045A3">
        <w:t>Minimum Outdoor Air</w:t>
      </w:r>
      <w:r w:rsidR="009045A3" w:rsidRPr="00BC7581">
        <w:t xml:space="preserve"> and </w:t>
      </w:r>
      <w:r w:rsidR="009045A3">
        <w:t>Economizer Functions</w:t>
      </w:r>
      <w:r w:rsidR="009045A3" w:rsidRPr="00BC7581">
        <w:t xml:space="preserve"> and </w:t>
      </w:r>
      <w:bookmarkEnd w:id="6324"/>
      <w:bookmarkEnd w:id="6325"/>
      <w:r w:rsidR="009045A3">
        <w:t>Airflow Measurement</w:t>
      </w:r>
      <w:bookmarkEnd w:id="6326"/>
    </w:p>
    <w:p w14:paraId="33A56510" w14:textId="77777777" w:rsidR="009045A3" w:rsidRPr="00BC7581" w:rsidRDefault="009045A3" w:rsidP="00B37EF3">
      <w:pPr>
        <w:pStyle w:val="Instrbox"/>
      </w:pPr>
      <w:r w:rsidRPr="00BC7581">
        <w:t>The engineer must select between ventilation logic options:</w:t>
      </w:r>
    </w:p>
    <w:p w14:paraId="6B22F85E" w14:textId="3F44F8BD" w:rsidR="009045A3" w:rsidRDefault="009045A3" w:rsidP="00B37EF3">
      <w:pPr>
        <w:pStyle w:val="Instrbox"/>
      </w:pPr>
      <w:r>
        <w:t xml:space="preserve">If the project is to comply with ASHRAE Standard 62.1 ventilation requirements, keep Section </w:t>
      </w:r>
      <w:r w:rsidR="00935CF6">
        <w:fldChar w:fldCharType="begin"/>
      </w:r>
      <w:r w:rsidR="00935CF6">
        <w:instrText xml:space="preserve"> REF _Ref38820352 \w \h </w:instrText>
      </w:r>
      <w:r w:rsidR="00935CF6">
        <w:fldChar w:fldCharType="separate"/>
      </w:r>
      <w:r w:rsidR="0037258A">
        <w:t>5.16.6.1</w:t>
      </w:r>
      <w:r w:rsidR="00935CF6">
        <w:fldChar w:fldCharType="end"/>
      </w:r>
      <w:r>
        <w:t xml:space="preserve"> and delete Section </w:t>
      </w:r>
      <w:r w:rsidR="00935CF6">
        <w:fldChar w:fldCharType="begin"/>
      </w:r>
      <w:r w:rsidR="00935CF6">
        <w:instrText xml:space="preserve"> REF _Ref38820388 \w \h </w:instrText>
      </w:r>
      <w:r w:rsidR="00935CF6">
        <w:fldChar w:fldCharType="separate"/>
      </w:r>
      <w:r w:rsidR="0037258A">
        <w:t>5.16.6.2</w:t>
      </w:r>
      <w:r w:rsidR="00935CF6">
        <w:fldChar w:fldCharType="end"/>
      </w:r>
      <w:r>
        <w:t>.</w:t>
      </w:r>
    </w:p>
    <w:p w14:paraId="379F1B05" w14:textId="56D28E06" w:rsidR="009045A3" w:rsidRPr="00BC7581" w:rsidRDefault="009045A3" w:rsidP="00B37EF3">
      <w:pPr>
        <w:pStyle w:val="Instrbox"/>
      </w:pPr>
      <w:r w:rsidRPr="00BC7581">
        <w:t xml:space="preserve">If the project is to comply with California Title 24 ventilation requirements, </w:t>
      </w:r>
      <w:r>
        <w:t xml:space="preserve">keep Section </w:t>
      </w:r>
      <w:r w:rsidR="00935CF6">
        <w:fldChar w:fldCharType="begin"/>
      </w:r>
      <w:r w:rsidR="00935CF6">
        <w:instrText xml:space="preserve"> REF _Ref38820388 \w \h </w:instrText>
      </w:r>
      <w:r w:rsidR="00935CF6">
        <w:fldChar w:fldCharType="separate"/>
      </w:r>
      <w:r w:rsidR="0037258A">
        <w:t>5.16.6.2</w:t>
      </w:r>
      <w:r w:rsidR="00935CF6">
        <w:fldChar w:fldCharType="end"/>
      </w:r>
      <w:r>
        <w:t xml:space="preserve"> and delete Section </w:t>
      </w:r>
      <w:r w:rsidR="00935CF6">
        <w:fldChar w:fldCharType="begin"/>
      </w:r>
      <w:r w:rsidR="00935CF6">
        <w:instrText xml:space="preserve"> REF _Ref38820352 \w \h </w:instrText>
      </w:r>
      <w:r w:rsidR="00935CF6">
        <w:fldChar w:fldCharType="separate"/>
      </w:r>
      <w:r w:rsidR="0037258A">
        <w:t>5.16.6.1</w:t>
      </w:r>
      <w:r w:rsidR="00935CF6">
        <w:fldChar w:fldCharType="end"/>
      </w:r>
      <w:r>
        <w:t>.</w:t>
      </w:r>
    </w:p>
    <w:p w14:paraId="6DDC65CE" w14:textId="0E3AD14F" w:rsidR="009045A3" w:rsidRPr="00BC7581" w:rsidRDefault="00C14199" w:rsidP="0087618D">
      <w:pPr>
        <w:pStyle w:val="Heading4"/>
      </w:pPr>
      <w:bookmarkStart w:id="6330" w:name="_Ref440015270"/>
      <w:bookmarkStart w:id="6331" w:name="_Ref38820352"/>
      <w:ins w:id="6332" w:author="Hwakong Cheng" w:date="2022-10-06T12:50:00Z">
        <w:r w:rsidRPr="0002456B">
          <w:rPr>
            <w:rStyle w:val="Toggle"/>
            <w:rPrChange w:id="6333" w:author="Hwakong Cheng" w:date="2022-10-07T14:49:00Z">
              <w:rPr/>
            </w:rPrChange>
          </w:rPr>
          <w:t xml:space="preserve">[VENT </w:t>
        </w:r>
        <w:proofErr w:type="gramStart"/>
        <w:r w:rsidRPr="0002456B">
          <w:rPr>
            <w:rStyle w:val="Toggle"/>
            <w:rPrChange w:id="6334" w:author="Hwakong Cheng" w:date="2022-10-07T14:49:00Z">
              <w:rPr/>
            </w:rPrChange>
          </w:rPr>
          <w:t>621]</w:t>
        </w:r>
      </w:ins>
      <w:r w:rsidR="009045A3" w:rsidRPr="00BC7581">
        <w:t>Outdoor</w:t>
      </w:r>
      <w:proofErr w:type="gramEnd"/>
      <w:r w:rsidR="009045A3" w:rsidRPr="00BC7581">
        <w:t xml:space="preserve"> </w:t>
      </w:r>
      <w:r w:rsidR="009045A3" w:rsidRPr="00B87A61">
        <w:rPr>
          <w:rFonts w:cs="Times New Roman PS MT"/>
          <w:szCs w:val="20"/>
        </w:rPr>
        <w:t xml:space="preserve">Airflow </w:t>
      </w:r>
      <w:r w:rsidR="00D21A33">
        <w:rPr>
          <w:rFonts w:cs="Times New Roman PS MT"/>
          <w:szCs w:val="20"/>
        </w:rPr>
        <w:t>Setpoint</w:t>
      </w:r>
      <w:r w:rsidR="009045A3" w:rsidRPr="00BC7581">
        <w:t xml:space="preserve"> for ASHRAE Standard 62.1-2016 </w:t>
      </w:r>
      <w:bookmarkEnd w:id="6330"/>
      <w:r w:rsidR="009045A3" w:rsidRPr="00B87A61">
        <w:rPr>
          <w:rFonts w:cs="Times New Roman PS MT"/>
          <w:szCs w:val="20"/>
        </w:rPr>
        <w:t>Ventilation</w:t>
      </w:r>
      <w:bookmarkEnd w:id="6331"/>
    </w:p>
    <w:p w14:paraId="3B3A8B9E" w14:textId="0DD87FC5" w:rsidR="009045A3" w:rsidRPr="00BC7581" w:rsidRDefault="009045A3" w:rsidP="007C1423">
      <w:pPr>
        <w:pStyle w:val="Heading5"/>
      </w:pPr>
      <w:r w:rsidRPr="00BC7581">
        <w:t xml:space="preserve">See </w:t>
      </w:r>
      <w:r>
        <w:rPr>
          <w:rFonts w:cs="Times New Roman PS MT"/>
          <w:bCs/>
          <w:szCs w:val="20"/>
        </w:rPr>
        <w:t xml:space="preserve">Section </w:t>
      </w:r>
      <w:r w:rsidR="00D66724">
        <w:rPr>
          <w:rFonts w:cs="Times New Roman PS MT"/>
          <w:bCs/>
          <w:szCs w:val="20"/>
        </w:rPr>
        <w:fldChar w:fldCharType="begin"/>
      </w:r>
      <w:r w:rsidR="00D66724">
        <w:rPr>
          <w:rFonts w:cs="Times New Roman PS MT"/>
          <w:bCs/>
          <w:szCs w:val="20"/>
        </w:rPr>
        <w:instrText xml:space="preserve"> REF _Ref38385438 \w \h </w:instrText>
      </w:r>
      <w:r w:rsidR="00D66724">
        <w:rPr>
          <w:rFonts w:cs="Times New Roman PS MT"/>
          <w:bCs/>
          <w:szCs w:val="20"/>
        </w:rPr>
      </w:r>
      <w:r w:rsidR="00D66724">
        <w:rPr>
          <w:rFonts w:cs="Times New Roman PS MT"/>
          <w:bCs/>
          <w:szCs w:val="20"/>
        </w:rPr>
        <w:fldChar w:fldCharType="separate"/>
      </w:r>
      <w:r w:rsidR="0037258A">
        <w:rPr>
          <w:rFonts w:cs="Times New Roman PS MT"/>
          <w:bCs/>
          <w:szCs w:val="20"/>
        </w:rPr>
        <w:t>5.16.3.1</w:t>
      </w:r>
      <w:r w:rsidR="00D66724">
        <w:rPr>
          <w:rFonts w:cs="Times New Roman PS MT"/>
          <w:bCs/>
          <w:szCs w:val="20"/>
        </w:rPr>
        <w:fldChar w:fldCharType="end"/>
      </w:r>
      <w:r w:rsidRPr="00BC7581">
        <w:t xml:space="preserve"> for calculation of current outdoor air </w:t>
      </w:r>
      <w:r w:rsidR="00D21A33">
        <w:rPr>
          <w:rFonts w:cs="Times New Roman PS MT"/>
          <w:bCs/>
          <w:szCs w:val="20"/>
        </w:rPr>
        <w:t>setpoint</w:t>
      </w:r>
      <w:r w:rsidRPr="00BC7581">
        <w:t xml:space="preserve"> </w:t>
      </w:r>
      <w:proofErr w:type="spellStart"/>
      <w:r w:rsidRPr="00BC7581">
        <w:t>MinOAsp</w:t>
      </w:r>
      <w:proofErr w:type="spellEnd"/>
      <w:r w:rsidRPr="00BC7581">
        <w:t>.</w:t>
      </w:r>
    </w:p>
    <w:p w14:paraId="500B08EF" w14:textId="79D6B41B" w:rsidR="009045A3" w:rsidRDefault="009045A3" w:rsidP="00B37EF3">
      <w:pPr>
        <w:pStyle w:val="Instrbox"/>
      </w:pPr>
      <w:r>
        <w:t>If the project is to comply</w:t>
      </w:r>
      <w:r w:rsidRPr="00BC7581">
        <w:t xml:space="preserve"> with California Title 24</w:t>
      </w:r>
      <w:r>
        <w:t xml:space="preserve"> ventilation requirements, keep Section </w:t>
      </w:r>
      <w:r w:rsidR="00935CF6">
        <w:fldChar w:fldCharType="begin"/>
      </w:r>
      <w:r w:rsidR="00935CF6">
        <w:instrText xml:space="preserve"> REF _Ref38820388 \w \h </w:instrText>
      </w:r>
      <w:r w:rsidR="00935CF6">
        <w:fldChar w:fldCharType="separate"/>
      </w:r>
      <w:r w:rsidR="0037258A">
        <w:t>5.16.6.2</w:t>
      </w:r>
      <w:r w:rsidR="00935CF6">
        <w:fldChar w:fldCharType="end"/>
      </w:r>
      <w:r>
        <w:t xml:space="preserve"> and delete Section </w:t>
      </w:r>
      <w:r w:rsidR="00935CF6">
        <w:fldChar w:fldCharType="begin"/>
      </w:r>
      <w:r w:rsidR="00935CF6">
        <w:instrText xml:space="preserve"> REF _Ref38820352 \w \h </w:instrText>
      </w:r>
      <w:r w:rsidR="00935CF6">
        <w:fldChar w:fldCharType="separate"/>
      </w:r>
      <w:r w:rsidR="0037258A">
        <w:t>5.16.6.1</w:t>
      </w:r>
      <w:r w:rsidR="00935CF6">
        <w:fldChar w:fldCharType="end"/>
      </w:r>
      <w:r>
        <w:t>.</w:t>
      </w:r>
    </w:p>
    <w:p w14:paraId="52629F2D" w14:textId="4453DC7A" w:rsidR="009045A3" w:rsidRPr="00BC7581" w:rsidRDefault="009045A3" w:rsidP="00B37EF3">
      <w:pPr>
        <w:pStyle w:val="Instrbox"/>
      </w:pPr>
      <w:r w:rsidRPr="00BC7581">
        <w:t xml:space="preserve">If the project is to comply with </w:t>
      </w:r>
      <w:r>
        <w:t xml:space="preserve">ASHRAE </w:t>
      </w:r>
      <w:r w:rsidRPr="00BC7581">
        <w:t xml:space="preserve">Standard 62.1 ventilation requirements, </w:t>
      </w:r>
      <w:r>
        <w:t xml:space="preserve">keep Section </w:t>
      </w:r>
      <w:r w:rsidR="00935CF6">
        <w:fldChar w:fldCharType="begin"/>
      </w:r>
      <w:r w:rsidR="00935CF6">
        <w:instrText xml:space="preserve"> REF _Ref38820352 \w \h </w:instrText>
      </w:r>
      <w:r w:rsidR="00935CF6">
        <w:fldChar w:fldCharType="separate"/>
      </w:r>
      <w:r w:rsidR="0037258A">
        <w:t>5.16.6.1</w:t>
      </w:r>
      <w:r w:rsidR="00935CF6">
        <w:fldChar w:fldCharType="end"/>
      </w:r>
      <w:r>
        <w:t xml:space="preserve"> and delete Section </w:t>
      </w:r>
      <w:r w:rsidR="00935CF6">
        <w:fldChar w:fldCharType="begin"/>
      </w:r>
      <w:r w:rsidR="00935CF6">
        <w:instrText xml:space="preserve"> REF _Ref38820388 \w \h </w:instrText>
      </w:r>
      <w:r w:rsidR="00935CF6">
        <w:fldChar w:fldCharType="separate"/>
      </w:r>
      <w:r w:rsidR="0037258A">
        <w:t>5.16.6.2</w:t>
      </w:r>
      <w:r w:rsidR="00935CF6">
        <w:fldChar w:fldCharType="end"/>
      </w:r>
      <w:r>
        <w:t>.</w:t>
      </w:r>
    </w:p>
    <w:p w14:paraId="2C815FD5" w14:textId="08230BF4" w:rsidR="009045A3" w:rsidRPr="00BC7581" w:rsidRDefault="00C14199" w:rsidP="0087618D">
      <w:pPr>
        <w:pStyle w:val="Heading4"/>
      </w:pPr>
      <w:bookmarkStart w:id="6335" w:name="_Ref440015256"/>
      <w:bookmarkStart w:id="6336" w:name="_Ref38820388"/>
      <w:ins w:id="6337" w:author="Hwakong Cheng" w:date="2022-10-06T12:50:00Z">
        <w:r w:rsidRPr="0002456B">
          <w:rPr>
            <w:rStyle w:val="Toggle"/>
            <w:rPrChange w:id="6338" w:author="Hwakong Cheng" w:date="2022-10-07T14:49:00Z">
              <w:rPr/>
            </w:rPrChange>
          </w:rPr>
          <w:t>[VENT T</w:t>
        </w:r>
        <w:proofErr w:type="gramStart"/>
        <w:r w:rsidRPr="0002456B">
          <w:rPr>
            <w:rStyle w:val="Toggle"/>
            <w:rPrChange w:id="6339" w:author="Hwakong Cheng" w:date="2022-10-07T14:49:00Z">
              <w:rPr/>
            </w:rPrChange>
          </w:rPr>
          <w:t>24]</w:t>
        </w:r>
      </w:ins>
      <w:r w:rsidR="009045A3" w:rsidRPr="00BC7581">
        <w:t>Outdoor</w:t>
      </w:r>
      <w:proofErr w:type="gramEnd"/>
      <w:r w:rsidR="009045A3" w:rsidRPr="00BC7581">
        <w:t xml:space="preserve"> </w:t>
      </w:r>
      <w:r w:rsidR="009045A3" w:rsidRPr="00B87A61">
        <w:rPr>
          <w:rFonts w:cs="Times New Roman PS MT"/>
          <w:szCs w:val="20"/>
        </w:rPr>
        <w:t xml:space="preserve">Airflow </w:t>
      </w:r>
      <w:r w:rsidR="00D21A33">
        <w:rPr>
          <w:rFonts w:cs="Times New Roman PS MT"/>
          <w:szCs w:val="20"/>
        </w:rPr>
        <w:t>Setpoint</w:t>
      </w:r>
      <w:r w:rsidR="009045A3" w:rsidRPr="00BC7581">
        <w:t xml:space="preserve"> for California Title 24 </w:t>
      </w:r>
      <w:bookmarkEnd w:id="6335"/>
      <w:r w:rsidR="009045A3" w:rsidRPr="00B87A61">
        <w:rPr>
          <w:rFonts w:cs="Times New Roman PS MT"/>
          <w:szCs w:val="20"/>
        </w:rPr>
        <w:t>Ventilation</w:t>
      </w:r>
      <w:bookmarkEnd w:id="6336"/>
    </w:p>
    <w:p w14:paraId="7A464A17" w14:textId="47039A15" w:rsidR="009045A3" w:rsidRDefault="00C075F2" w:rsidP="007C1423">
      <w:pPr>
        <w:pStyle w:val="Heading5"/>
        <w:rPr>
          <w:ins w:id="6340" w:author="Reece Kiriu" w:date="2022-10-31T17:16:00Z"/>
        </w:rPr>
      </w:pPr>
      <w:ins w:id="6341" w:author="Reece Kiriu" w:date="2022-10-31T17:16:00Z">
        <w:r w:rsidRPr="000F4A5B">
          <w:rPr>
            <w:rStyle w:val="Toggle"/>
          </w:rPr>
          <w:t xml:space="preserve">[YES </w:t>
        </w:r>
        <w:proofErr w:type="gramStart"/>
        <w:r w:rsidRPr="000F4A5B">
          <w:rPr>
            <w:rStyle w:val="Toggle"/>
          </w:rPr>
          <w:t>CO2</w:t>
        </w:r>
        <w:r w:rsidRPr="007C5C8E">
          <w:rPr>
            <w:rStyle w:val="Toggle"/>
          </w:rPr>
          <w:t>]</w:t>
        </w:r>
      </w:ins>
      <w:r w:rsidR="009045A3" w:rsidRPr="00BC7581">
        <w:t>See</w:t>
      </w:r>
      <w:proofErr w:type="gramEnd"/>
      <w:r w:rsidR="009045A3" w:rsidRPr="00BC7581">
        <w:t xml:space="preserve"> </w:t>
      </w:r>
      <w:r w:rsidR="009045A3">
        <w:rPr>
          <w:rFonts w:cs="Times New Roman PS MT"/>
          <w:bCs/>
          <w:szCs w:val="20"/>
        </w:rPr>
        <w:t xml:space="preserve">Section </w:t>
      </w:r>
      <w:r w:rsidR="00D66724">
        <w:rPr>
          <w:rFonts w:cs="Times New Roman PS MT"/>
          <w:bCs/>
          <w:szCs w:val="20"/>
        </w:rPr>
        <w:fldChar w:fldCharType="begin"/>
      </w:r>
      <w:r w:rsidR="00D66724">
        <w:rPr>
          <w:rFonts w:cs="Times New Roman PS MT"/>
          <w:bCs/>
          <w:szCs w:val="20"/>
        </w:rPr>
        <w:instrText xml:space="preserve"> REF _Ref38388230 \w \h </w:instrText>
      </w:r>
      <w:r w:rsidR="00D66724">
        <w:rPr>
          <w:rFonts w:cs="Times New Roman PS MT"/>
          <w:bCs/>
          <w:szCs w:val="20"/>
        </w:rPr>
      </w:r>
      <w:r w:rsidR="00D66724">
        <w:rPr>
          <w:rFonts w:cs="Times New Roman PS MT"/>
          <w:bCs/>
          <w:szCs w:val="20"/>
        </w:rPr>
        <w:fldChar w:fldCharType="separate"/>
      </w:r>
      <w:r w:rsidR="0037258A">
        <w:rPr>
          <w:rFonts w:cs="Times New Roman PS MT"/>
          <w:bCs/>
          <w:szCs w:val="20"/>
        </w:rPr>
        <w:t>5.16.3.2</w:t>
      </w:r>
      <w:r w:rsidR="00D66724">
        <w:rPr>
          <w:rFonts w:cs="Times New Roman PS MT"/>
          <w:bCs/>
          <w:szCs w:val="20"/>
        </w:rPr>
        <w:fldChar w:fldCharType="end"/>
      </w:r>
      <w:r w:rsidR="009045A3" w:rsidRPr="00BC7581">
        <w:t xml:space="preserve"> for calculation of current </w:t>
      </w:r>
      <w:r w:rsidR="00D21A33">
        <w:rPr>
          <w:rFonts w:cs="Times New Roman PS MT"/>
          <w:bCs/>
          <w:szCs w:val="20"/>
        </w:rPr>
        <w:t>setpoint</w:t>
      </w:r>
      <w:r w:rsidR="009045A3">
        <w:rPr>
          <w:rFonts w:cs="Times New Roman PS MT"/>
          <w:bCs/>
          <w:szCs w:val="20"/>
        </w:rPr>
        <w:t>s</w:t>
      </w:r>
      <w:r w:rsidR="009045A3" w:rsidRPr="00BC7581">
        <w:t xml:space="preserve"> </w:t>
      </w:r>
      <w:proofErr w:type="spellStart"/>
      <w:r w:rsidR="009045A3" w:rsidRPr="00BC7581">
        <w:t>AbsMinOA</w:t>
      </w:r>
      <w:proofErr w:type="spellEnd"/>
      <w:r w:rsidR="009045A3" w:rsidRPr="00BC7581">
        <w:t xml:space="preserve">* and </w:t>
      </w:r>
      <w:proofErr w:type="spellStart"/>
      <w:r w:rsidR="009045A3" w:rsidRPr="00BC7581">
        <w:t>DesMinOA</w:t>
      </w:r>
      <w:proofErr w:type="spellEnd"/>
      <w:r w:rsidR="009045A3" w:rsidRPr="00BC7581">
        <w:t>*.</w:t>
      </w:r>
    </w:p>
    <w:p w14:paraId="33A84AF4" w14:textId="72298105" w:rsidR="00C075F2" w:rsidRPr="00BC7581" w:rsidRDefault="00C075F2">
      <w:pPr>
        <w:pStyle w:val="Heading5"/>
      </w:pPr>
      <w:ins w:id="6342" w:author="Reece Kiriu" w:date="2022-10-31T17:16:00Z">
        <w:r w:rsidRPr="00C075F2">
          <w:rPr>
            <w:rStyle w:val="Toggle"/>
          </w:rPr>
          <w:t xml:space="preserve">[NO </w:t>
        </w:r>
        <w:proofErr w:type="gramStart"/>
        <w:r w:rsidRPr="00C075F2">
          <w:rPr>
            <w:rStyle w:val="Toggle"/>
          </w:rPr>
          <w:t>CO2]</w:t>
        </w:r>
        <w:r w:rsidRPr="00BC7581">
          <w:t>See</w:t>
        </w:r>
        <w:proofErr w:type="gramEnd"/>
        <w:r w:rsidRPr="00BC7581">
          <w:t xml:space="preserve"> </w:t>
        </w:r>
        <w:r w:rsidRPr="00C075F2">
          <w:rPr>
            <w:rFonts w:cs="Times New Roman PS MT"/>
            <w:bCs/>
            <w:szCs w:val="20"/>
          </w:rPr>
          <w:t xml:space="preserve">Section </w:t>
        </w:r>
        <w:r w:rsidRPr="00C075F2">
          <w:rPr>
            <w:rFonts w:cs="Times New Roman PS MT"/>
            <w:bCs/>
            <w:szCs w:val="20"/>
          </w:rPr>
          <w:fldChar w:fldCharType="begin"/>
        </w:r>
        <w:r w:rsidRPr="00C075F2">
          <w:rPr>
            <w:rFonts w:cs="Times New Roman PS MT"/>
            <w:bCs/>
            <w:szCs w:val="20"/>
          </w:rPr>
          <w:instrText xml:space="preserve"> REF _Ref38388230 \w \h </w:instrText>
        </w:r>
      </w:ins>
      <w:r w:rsidRPr="00C075F2">
        <w:rPr>
          <w:rFonts w:cs="Times New Roman PS MT"/>
          <w:bCs/>
          <w:szCs w:val="20"/>
        </w:rPr>
      </w:r>
      <w:ins w:id="6343" w:author="Reece Kiriu" w:date="2022-10-31T17:16:00Z">
        <w:r w:rsidRPr="00C075F2">
          <w:rPr>
            <w:rFonts w:cs="Times New Roman PS MT"/>
            <w:bCs/>
            <w:szCs w:val="20"/>
          </w:rPr>
          <w:fldChar w:fldCharType="separate"/>
        </w:r>
        <w:r w:rsidRPr="00C075F2">
          <w:rPr>
            <w:rFonts w:cs="Times New Roman PS MT"/>
            <w:bCs/>
            <w:szCs w:val="20"/>
          </w:rPr>
          <w:t>5.16.3.2</w:t>
        </w:r>
        <w:r w:rsidRPr="00C075F2">
          <w:rPr>
            <w:rFonts w:cs="Times New Roman PS MT"/>
            <w:bCs/>
            <w:szCs w:val="20"/>
          </w:rPr>
          <w:fldChar w:fldCharType="end"/>
        </w:r>
        <w:r w:rsidRPr="00BC7581">
          <w:t xml:space="preserve"> for calculation of current </w:t>
        </w:r>
        <w:r w:rsidRPr="00C075F2">
          <w:rPr>
            <w:rFonts w:cs="Times New Roman PS MT"/>
            <w:bCs/>
            <w:szCs w:val="20"/>
          </w:rPr>
          <w:t>setpoint</w:t>
        </w:r>
        <w:r w:rsidRPr="00BC7581">
          <w:t xml:space="preserve"> </w:t>
        </w:r>
        <w:proofErr w:type="spellStart"/>
        <w:r w:rsidRPr="00BC7581">
          <w:t>DesMinOA</w:t>
        </w:r>
        <w:proofErr w:type="spellEnd"/>
        <w:r w:rsidRPr="00BC7581">
          <w:t>*.</w:t>
        </w:r>
      </w:ins>
    </w:p>
    <w:p w14:paraId="75953AC8" w14:textId="2180BC5C" w:rsidR="009045A3" w:rsidRPr="00BC7581" w:rsidRDefault="00C075F2" w:rsidP="007C1423">
      <w:pPr>
        <w:pStyle w:val="Heading5"/>
      </w:pPr>
      <w:ins w:id="6344" w:author="Reece Kiriu" w:date="2022-10-31T17:16:00Z">
        <w:r w:rsidRPr="00C075F2">
          <w:rPr>
            <w:rStyle w:val="Toggle"/>
            <w:rPrChange w:id="6345" w:author="Reece Kiriu" w:date="2022-10-31T17:16:00Z">
              <w:rPr/>
            </w:rPrChange>
          </w:rPr>
          <w:t xml:space="preserve">[YES </w:t>
        </w:r>
        <w:proofErr w:type="gramStart"/>
        <w:r w:rsidRPr="00C075F2">
          <w:rPr>
            <w:rStyle w:val="Toggle"/>
            <w:rPrChange w:id="6346" w:author="Reece Kiriu" w:date="2022-10-31T17:16:00Z">
              <w:rPr/>
            </w:rPrChange>
          </w:rPr>
          <w:t>CO2]</w:t>
        </w:r>
      </w:ins>
      <w:r w:rsidR="009045A3" w:rsidRPr="00BC7581">
        <w:t>See</w:t>
      </w:r>
      <w:proofErr w:type="gramEnd"/>
      <w:r w:rsidR="009045A3" w:rsidRPr="00BC7581">
        <w:t xml:space="preserve"> zone CO</w:t>
      </w:r>
      <w:r w:rsidR="009045A3" w:rsidRPr="00BC7581">
        <w:rPr>
          <w:vertAlign w:val="subscript"/>
        </w:rPr>
        <w:t>2</w:t>
      </w:r>
      <w:r w:rsidR="009045A3" w:rsidRPr="00BC7581">
        <w:t xml:space="preserve"> control logic under terminal unit sequences.</w:t>
      </w:r>
    </w:p>
    <w:p w14:paraId="78FCF02E" w14:textId="52CE4C0A" w:rsidR="009045A3" w:rsidRDefault="00C075F2" w:rsidP="007C1423">
      <w:pPr>
        <w:pStyle w:val="Heading5"/>
        <w:rPr>
          <w:ins w:id="6347" w:author="Reece Kiriu" w:date="2022-10-31T17:17:00Z"/>
        </w:rPr>
      </w:pPr>
      <w:ins w:id="6348" w:author="Reece Kiriu" w:date="2022-10-31T17:17:00Z">
        <w:r w:rsidRPr="000F4A5B">
          <w:rPr>
            <w:rStyle w:val="Toggle"/>
          </w:rPr>
          <w:t xml:space="preserve">[YES </w:t>
        </w:r>
        <w:proofErr w:type="gramStart"/>
        <w:r w:rsidRPr="000F4A5B">
          <w:rPr>
            <w:rStyle w:val="Toggle"/>
          </w:rPr>
          <w:t>CO2</w:t>
        </w:r>
        <w:r w:rsidRPr="007C5C8E">
          <w:rPr>
            <w:rStyle w:val="Toggle"/>
          </w:rPr>
          <w:t>]</w:t>
        </w:r>
      </w:ins>
      <w:r w:rsidR="009045A3" w:rsidRPr="00BC7581">
        <w:t>The</w:t>
      </w:r>
      <w:proofErr w:type="gramEnd"/>
      <w:r w:rsidR="009045A3" w:rsidRPr="00BC7581">
        <w:t xml:space="preserve"> minimum outdoor air </w:t>
      </w:r>
      <w:r w:rsidR="00D21A33">
        <w:rPr>
          <w:rFonts w:cs="Times New Roman PS MT"/>
          <w:bCs/>
          <w:szCs w:val="20"/>
        </w:rPr>
        <w:t>setpoint</w:t>
      </w:r>
      <w:r w:rsidR="009045A3" w:rsidRPr="00BC7581">
        <w:t xml:space="preserve"> </w:t>
      </w:r>
      <w:proofErr w:type="spellStart"/>
      <w:r w:rsidR="009045A3" w:rsidRPr="00BC7581">
        <w:t>MinOAsp</w:t>
      </w:r>
      <w:proofErr w:type="spellEnd"/>
      <w:r w:rsidR="009045A3" w:rsidRPr="00BC7581">
        <w:t xml:space="preserve"> shall be reset based on the highest zone CO</w:t>
      </w:r>
      <w:r w:rsidR="009045A3" w:rsidRPr="00BC7581">
        <w:rPr>
          <w:vertAlign w:val="subscript"/>
        </w:rPr>
        <w:t>2</w:t>
      </w:r>
      <w:r w:rsidR="009045A3" w:rsidRPr="00BC7581">
        <w:t xml:space="preserve"> control</w:t>
      </w:r>
      <w:r w:rsidR="009045A3">
        <w:rPr>
          <w:rFonts w:cs="Times New Roman PS MT"/>
          <w:bCs/>
          <w:szCs w:val="20"/>
        </w:rPr>
        <w:t>-</w:t>
      </w:r>
      <w:r w:rsidR="009045A3" w:rsidRPr="00BC7581">
        <w:t xml:space="preserve">loop signal from </w:t>
      </w:r>
      <w:proofErr w:type="spellStart"/>
      <w:r w:rsidR="009045A3" w:rsidRPr="00BC7581">
        <w:t>AbsMinOA</w:t>
      </w:r>
      <w:proofErr w:type="spellEnd"/>
      <w:r w:rsidR="009045A3" w:rsidRPr="00BC7581">
        <w:t xml:space="preserve">* at 50% signal to </w:t>
      </w:r>
      <w:proofErr w:type="spellStart"/>
      <w:r w:rsidR="009045A3" w:rsidRPr="00BC7581">
        <w:t>DesMinOA</w:t>
      </w:r>
      <w:proofErr w:type="spellEnd"/>
      <w:r w:rsidR="009045A3" w:rsidRPr="00BC7581">
        <w:t>* at 100% signal.</w:t>
      </w:r>
    </w:p>
    <w:p w14:paraId="304C8BE8" w14:textId="78A56BEC" w:rsidR="00C075F2" w:rsidRPr="00BC7581" w:rsidRDefault="00C075F2">
      <w:pPr>
        <w:pStyle w:val="Heading5"/>
      </w:pPr>
      <w:ins w:id="6349" w:author="Reece Kiriu" w:date="2022-10-31T17:17:00Z">
        <w:r w:rsidRPr="000F4A5B">
          <w:rPr>
            <w:rStyle w:val="Toggle"/>
          </w:rPr>
          <w:t>[</w:t>
        </w:r>
        <w:r>
          <w:rPr>
            <w:rStyle w:val="Toggle"/>
          </w:rPr>
          <w:t>NO</w:t>
        </w:r>
        <w:r w:rsidRPr="000F4A5B">
          <w:rPr>
            <w:rStyle w:val="Toggle"/>
          </w:rPr>
          <w:t xml:space="preserve"> </w:t>
        </w:r>
        <w:proofErr w:type="gramStart"/>
        <w:r w:rsidRPr="000F4A5B">
          <w:rPr>
            <w:rStyle w:val="Toggle"/>
          </w:rPr>
          <w:t>CO2</w:t>
        </w:r>
        <w:r w:rsidRPr="007C5C8E">
          <w:rPr>
            <w:rStyle w:val="Toggle"/>
          </w:rPr>
          <w:t>]</w:t>
        </w:r>
        <w:r w:rsidRPr="00BC7581">
          <w:t>The</w:t>
        </w:r>
        <w:proofErr w:type="gramEnd"/>
        <w:r w:rsidRPr="00BC7581">
          <w:t xml:space="preserve"> minimum outdoor air </w:t>
        </w:r>
        <w:r w:rsidRPr="00C075F2">
          <w:rPr>
            <w:rFonts w:cs="Times New Roman PS MT"/>
            <w:bCs/>
            <w:szCs w:val="20"/>
          </w:rPr>
          <w:t>setpoint</w:t>
        </w:r>
        <w:r w:rsidRPr="00BC7581">
          <w:t xml:space="preserve"> </w:t>
        </w:r>
        <w:proofErr w:type="spellStart"/>
        <w:r w:rsidRPr="00BC7581">
          <w:t>MinOAsp</w:t>
        </w:r>
        <w:proofErr w:type="spellEnd"/>
        <w:r w:rsidRPr="00BC7581">
          <w:t xml:space="preserve"> shall be </w:t>
        </w:r>
      </w:ins>
      <w:ins w:id="6350" w:author="Reece Kiriu" w:date="2022-10-31T17:18:00Z">
        <w:r w:rsidR="0089404B">
          <w:t xml:space="preserve">equal </w:t>
        </w:r>
      </w:ins>
      <w:ins w:id="6351" w:author="Reece Kiriu" w:date="2022-10-31T17:17:00Z">
        <w:r w:rsidRPr="00BC7581">
          <w:t xml:space="preserve">to </w:t>
        </w:r>
        <w:proofErr w:type="spellStart"/>
        <w:r w:rsidRPr="00BC7581">
          <w:t>DesMinOA</w:t>
        </w:r>
        <w:proofErr w:type="spellEnd"/>
        <w:r w:rsidRPr="00BC7581">
          <w:t>*.</w:t>
        </w:r>
      </w:ins>
    </w:p>
    <w:p w14:paraId="1A9719B6" w14:textId="77777777" w:rsidR="009045A3" w:rsidRPr="00BC7581" w:rsidRDefault="009045A3" w:rsidP="00B37EF3">
      <w:pPr>
        <w:pStyle w:val="Instrbox"/>
      </w:pPr>
      <w:r w:rsidRPr="00BC7581">
        <w:t>This concludes the section where the ventilation logic option is selected.</w:t>
      </w:r>
    </w:p>
    <w:p w14:paraId="31C21E7B" w14:textId="70325F03" w:rsidR="009045A3" w:rsidRPr="00BC7581" w:rsidRDefault="009045A3" w:rsidP="00B37EF3">
      <w:pPr>
        <w:pStyle w:val="Instrbox"/>
      </w:pPr>
      <w:bookmarkStart w:id="6352" w:name="_Ref438202215"/>
      <w:r w:rsidRPr="00BC7581">
        <w:t xml:space="preserve">When the sequences are complete, only one of </w:t>
      </w:r>
      <w:r>
        <w:t xml:space="preserve">Section </w:t>
      </w:r>
      <w:r w:rsidR="00935CF6">
        <w:fldChar w:fldCharType="begin"/>
      </w:r>
      <w:r w:rsidR="00935CF6">
        <w:instrText xml:space="preserve"> REF _Ref38820352 \w \h </w:instrText>
      </w:r>
      <w:r w:rsidR="00935CF6">
        <w:fldChar w:fldCharType="separate"/>
      </w:r>
      <w:r w:rsidR="0037258A">
        <w:t>5.16.6.1</w:t>
      </w:r>
      <w:r w:rsidR="00935CF6">
        <w:fldChar w:fldCharType="end"/>
      </w:r>
      <w:r>
        <w:t xml:space="preserve"> and Section </w:t>
      </w:r>
      <w:r w:rsidR="00935CF6">
        <w:fldChar w:fldCharType="begin"/>
      </w:r>
      <w:r w:rsidR="00935CF6">
        <w:instrText xml:space="preserve"> REF _Ref38820388 \w \h </w:instrText>
      </w:r>
      <w:r w:rsidR="00935CF6">
        <w:fldChar w:fldCharType="separate"/>
      </w:r>
      <w:r w:rsidR="0037258A">
        <w:t>5.16.6.2</w:t>
      </w:r>
      <w:r w:rsidR="00935CF6">
        <w:fldChar w:fldCharType="end"/>
      </w:r>
      <w:r w:rsidRPr="00BC7581">
        <w:t xml:space="preserve"> should remain. The other </w:t>
      </w:r>
      <w:r>
        <w:t>section</w:t>
      </w:r>
      <w:r w:rsidRPr="00BC7581">
        <w:t xml:space="preserve"> should be deleted along with these flag notes.</w:t>
      </w:r>
    </w:p>
    <w:p w14:paraId="7F181378" w14:textId="23287DF4" w:rsidR="009045A3" w:rsidRPr="00BC7581" w:rsidRDefault="009045A3" w:rsidP="0087618D">
      <w:pPr>
        <w:pStyle w:val="Heading4"/>
      </w:pPr>
      <w:bookmarkStart w:id="6353" w:name="_Ref74049881"/>
      <w:r w:rsidRPr="00BC7581">
        <w:t>Minimum Outdoor Air Control Loop</w:t>
      </w:r>
      <w:bookmarkEnd w:id="6352"/>
      <w:bookmarkEnd w:id="6353"/>
    </w:p>
    <w:p w14:paraId="59AFEB09" w14:textId="0A66D786" w:rsidR="009045A3" w:rsidRPr="00BC7581" w:rsidRDefault="009045A3" w:rsidP="007C1423">
      <w:pPr>
        <w:pStyle w:val="Heading5"/>
      </w:pPr>
      <w:r w:rsidRPr="00BC7581">
        <w:t xml:space="preserve">Minimum outdoor air control loop is enabled when the supply fan is proven </w:t>
      </w:r>
      <w:r w:rsidRPr="00BC7581">
        <w:rPr>
          <w:smallCaps/>
        </w:rPr>
        <w:t>on</w:t>
      </w:r>
      <w:r w:rsidRPr="00BC7581">
        <w:t xml:space="preserve"> and the AHU is in </w:t>
      </w:r>
      <w:r w:rsidR="00D21A33">
        <w:rPr>
          <w:rFonts w:cs="Times New Roman PS MT"/>
          <w:bCs/>
          <w:szCs w:val="20"/>
        </w:rPr>
        <w:t xml:space="preserve">Occupied </w:t>
      </w:r>
      <w:proofErr w:type="gramStart"/>
      <w:r w:rsidR="00D21A33">
        <w:rPr>
          <w:rFonts w:cs="Times New Roman PS MT"/>
          <w:bCs/>
          <w:szCs w:val="20"/>
        </w:rPr>
        <w:t>Mode</w:t>
      </w:r>
      <w:r>
        <w:rPr>
          <w:rFonts w:cs="Times New Roman PS MT"/>
          <w:bCs/>
          <w:szCs w:val="20"/>
        </w:rPr>
        <w:t>,</w:t>
      </w:r>
      <w:r w:rsidRPr="00BC7581">
        <w:t xml:space="preserve"> and</w:t>
      </w:r>
      <w:proofErr w:type="gramEnd"/>
      <w:r w:rsidRPr="00BC7581">
        <w:t xml:space="preserve"> disabled and output set to zero otherwise.</w:t>
      </w:r>
    </w:p>
    <w:p w14:paraId="6032620B" w14:textId="77777777" w:rsidR="00EE3E24" w:rsidRDefault="00EE3E24" w:rsidP="00EE3E24">
      <w:pPr>
        <w:pStyle w:val="Instrbox"/>
      </w:pPr>
      <w:r w:rsidRPr="00BC7581">
        <w:t xml:space="preserve">The engineer must specify whether </w:t>
      </w:r>
      <w:r>
        <w:t>the unit has a return fan, relief damper or relief fans</w:t>
      </w:r>
      <w:r w:rsidRPr="00BC7581">
        <w:t>.</w:t>
      </w:r>
    </w:p>
    <w:p w14:paraId="07E820BB" w14:textId="5C27DFBA" w:rsidR="00EE3E24" w:rsidRDefault="00EE3E24" w:rsidP="00EE3E24">
      <w:pPr>
        <w:pStyle w:val="Instrbox"/>
      </w:pPr>
      <w:r>
        <w:lastRenderedPageBreak/>
        <w:t>If there is a return fan, keep subsection (</w:t>
      </w:r>
      <w:r w:rsidR="00052C41">
        <w:fldChar w:fldCharType="begin"/>
      </w:r>
      <w:r w:rsidR="00052C41">
        <w:instrText xml:space="preserve"> REF _Ref73467232 \r \h </w:instrText>
      </w:r>
      <w:r w:rsidR="00052C41">
        <w:fldChar w:fldCharType="separate"/>
      </w:r>
      <w:r w:rsidR="0037258A">
        <w:t>b</w:t>
      </w:r>
      <w:r w:rsidR="00052C41">
        <w:fldChar w:fldCharType="end"/>
      </w:r>
      <w:r>
        <w:t>) and delete subsection (</w:t>
      </w:r>
      <w:r w:rsidR="00052C41">
        <w:fldChar w:fldCharType="begin"/>
      </w:r>
      <w:r w:rsidR="00052C41">
        <w:instrText xml:space="preserve"> REF _Ref73467246 \r \h </w:instrText>
      </w:r>
      <w:r w:rsidR="00052C41">
        <w:fldChar w:fldCharType="separate"/>
      </w:r>
      <w:r w:rsidR="0037258A">
        <w:t>c</w:t>
      </w:r>
      <w:r w:rsidR="00052C41">
        <w:fldChar w:fldCharType="end"/>
      </w:r>
      <w:r>
        <w:t>).</w:t>
      </w:r>
    </w:p>
    <w:p w14:paraId="6F3C6C83" w14:textId="75C9F2A9" w:rsidR="00EE3E24" w:rsidRDefault="00EE3E24" w:rsidP="00EE3E24">
      <w:pPr>
        <w:pStyle w:val="Instrbox"/>
      </w:pPr>
      <w:r>
        <w:t>If there are relief damper or relief fans, keep subsection (</w:t>
      </w:r>
      <w:r w:rsidR="00052C41">
        <w:fldChar w:fldCharType="begin"/>
      </w:r>
      <w:r w:rsidR="00052C41">
        <w:instrText xml:space="preserve"> REF _Ref73467246 \r \h </w:instrText>
      </w:r>
      <w:r w:rsidR="00052C41">
        <w:fldChar w:fldCharType="separate"/>
      </w:r>
      <w:r w:rsidR="0037258A">
        <w:t>c</w:t>
      </w:r>
      <w:r w:rsidR="00052C41">
        <w:fldChar w:fldCharType="end"/>
      </w:r>
      <w:r>
        <w:t>) and delete subsection (</w:t>
      </w:r>
      <w:r w:rsidR="00052C41">
        <w:fldChar w:fldCharType="begin"/>
      </w:r>
      <w:r w:rsidR="00052C41">
        <w:instrText xml:space="preserve"> REF _Ref73467232 \r \h </w:instrText>
      </w:r>
      <w:r w:rsidR="00052C41">
        <w:fldChar w:fldCharType="separate"/>
      </w:r>
      <w:r w:rsidR="0037258A">
        <w:t>b</w:t>
      </w:r>
      <w:r w:rsidR="00052C41">
        <w:fldChar w:fldCharType="end"/>
      </w:r>
      <w:r>
        <w:t>).</w:t>
      </w:r>
    </w:p>
    <w:p w14:paraId="7C1BE1D6" w14:textId="77777777" w:rsidR="00EE3E24" w:rsidRPr="00BC7581" w:rsidRDefault="00EE3E24" w:rsidP="00EE3E24">
      <w:pPr>
        <w:pStyle w:val="Instrbox"/>
      </w:pPr>
      <w:r>
        <w:t>Delete this flag note after selections have been made.</w:t>
      </w:r>
    </w:p>
    <w:p w14:paraId="54B3BF82" w14:textId="32D22A2D" w:rsidR="00EE3E24" w:rsidRDefault="00DD17AC" w:rsidP="007C1423">
      <w:pPr>
        <w:pStyle w:val="Heading5"/>
      </w:pPr>
      <w:bookmarkStart w:id="6354" w:name="_Ref73467232"/>
      <w:ins w:id="6355" w:author="Reece Kiriu" w:date="2022-10-19T15:08:00Z">
        <w:r w:rsidRPr="00DD17AC">
          <w:rPr>
            <w:rStyle w:val="Toggle"/>
            <w:rPrChange w:id="6356" w:author="Reece Kiriu" w:date="2022-10-19T15:08:00Z">
              <w:rPr/>
            </w:rPrChange>
          </w:rPr>
          <w:t xml:space="preserve">[ANY BSP RETURNDP </w:t>
        </w:r>
        <w:proofErr w:type="gramStart"/>
        <w:r w:rsidRPr="00DD17AC">
          <w:rPr>
            <w:rStyle w:val="Toggle"/>
            <w:rPrChange w:id="6357" w:author="Reece Kiriu" w:date="2022-10-19T15:08:00Z">
              <w:rPr/>
            </w:rPrChange>
          </w:rPr>
          <w:t>RETURNTRACK]</w:t>
        </w:r>
      </w:ins>
      <w:r w:rsidR="00EE3E24">
        <w:t>For</w:t>
      </w:r>
      <w:proofErr w:type="gramEnd"/>
      <w:r w:rsidR="00EE3E24">
        <w:t xml:space="preserve"> units with return fans:</w:t>
      </w:r>
      <w:bookmarkEnd w:id="6354"/>
    </w:p>
    <w:p w14:paraId="0EC6C64E" w14:textId="77777777" w:rsidR="00EE3E24" w:rsidRDefault="00EE3E24" w:rsidP="00EE3E24">
      <w:pPr>
        <w:pStyle w:val="Infobox"/>
      </w:pPr>
      <w:r>
        <w:t xml:space="preserve">The following logic </w:t>
      </w:r>
      <w:r w:rsidRPr="00E843DD">
        <w:rPr>
          <w:u w:val="single"/>
        </w:rPr>
        <w:t>limits</w:t>
      </w:r>
      <w:r>
        <w:t xml:space="preserve"> the return damper position to ensure that minimum outdoor air is </w:t>
      </w:r>
      <w:proofErr w:type="gramStart"/>
      <w:r>
        <w:t>maintained at all times</w:t>
      </w:r>
      <w:proofErr w:type="gramEnd"/>
      <w:r>
        <w:t>, while the actual return damper position is modulated by the SAT control loop.</w:t>
      </w:r>
    </w:p>
    <w:p w14:paraId="7AB25D46" w14:textId="77777777" w:rsidR="00EE3E24" w:rsidRDefault="00EE3E24" w:rsidP="007C1423">
      <w:pPr>
        <w:pStyle w:val="Heading6"/>
      </w:pPr>
      <w:r>
        <w:t xml:space="preserve">The outdoor airflow rate shall be maintained at the minimum outdoor damper outdoor airflow setpoint </w:t>
      </w:r>
      <w:proofErr w:type="spellStart"/>
      <w:r>
        <w:t>MinOAsp</w:t>
      </w:r>
      <w:proofErr w:type="spellEnd"/>
      <w:r>
        <w:t xml:space="preserve"> by a direct-acting control loop whose output is mapped to the return air damper maximum position endpoint </w:t>
      </w:r>
      <w:proofErr w:type="spellStart"/>
      <w:r>
        <w:t>MaxRA</w:t>
      </w:r>
      <w:proofErr w:type="spellEnd"/>
      <w:r>
        <w:t>-P.</w:t>
      </w:r>
    </w:p>
    <w:p w14:paraId="27B13673" w14:textId="77777777" w:rsidR="00EE3E24" w:rsidRDefault="00EE3E24" w:rsidP="00EE3E24">
      <w:pPr>
        <w:pStyle w:val="Infobox"/>
      </w:pPr>
      <w:r>
        <w:t xml:space="preserve">The following logic </w:t>
      </w:r>
      <w:r w:rsidRPr="00E843DD">
        <w:rPr>
          <w:u w:val="single"/>
        </w:rPr>
        <w:t>directly controls</w:t>
      </w:r>
      <w:r>
        <w:t xml:space="preserve"> the return damper position to ensure that exactly the minimum outdoor air – and no more – is provided when economizer lockout conditions are exceeded.  When economizer lockout no longer applies, return damper control reverts to the SAT control loop.</w:t>
      </w:r>
    </w:p>
    <w:p w14:paraId="5482A288" w14:textId="49CA5628" w:rsidR="00EE3E24" w:rsidRDefault="00EE3E24" w:rsidP="007C1423">
      <w:pPr>
        <w:pStyle w:val="Heading6"/>
      </w:pPr>
      <w:r w:rsidRPr="00AA14AB">
        <w:t xml:space="preserve">While the unit is in </w:t>
      </w:r>
      <w:r w:rsidR="006914BA">
        <w:t>Occupied Mode</w:t>
      </w:r>
      <w:r w:rsidRPr="00AA14AB">
        <w:t xml:space="preserve">, </w:t>
      </w:r>
      <w:r>
        <w:t xml:space="preserve">if the economizer high limit conditions in Section </w:t>
      </w:r>
      <w:r w:rsidR="00052C41">
        <w:fldChar w:fldCharType="begin"/>
      </w:r>
      <w:r w:rsidR="00052C41">
        <w:instrText xml:space="preserve"> REF _Ref440121208 \r \h </w:instrText>
      </w:r>
      <w:r w:rsidR="00052C41">
        <w:fldChar w:fldCharType="separate"/>
      </w:r>
      <w:r w:rsidR="0037258A">
        <w:t>5.1.17</w:t>
      </w:r>
      <w:r w:rsidR="00052C41">
        <w:fldChar w:fldCharType="end"/>
      </w:r>
      <w:r>
        <w:t xml:space="preserve"> are exceeded for 10 minutes, outdoor air shall be controlled to the minimum outdoor airflow.  When this occurs, the normal sequencing of the return air damper by the SAT control loop is suspended, and the return air damper position shall be modulated directly to </w:t>
      </w:r>
      <w:bookmarkStart w:id="6358" w:name="_Hlk50826406"/>
      <w:r>
        <w:t xml:space="preserve">maintain measured airflow at </w:t>
      </w:r>
      <w:proofErr w:type="spellStart"/>
      <w:r>
        <w:t>MinOAsp</w:t>
      </w:r>
      <w:proofErr w:type="spellEnd"/>
      <w:r>
        <w:t xml:space="preserve"> (</w:t>
      </w:r>
      <w:proofErr w:type="gramStart"/>
      <w:r>
        <w:t>i.e.</w:t>
      </w:r>
      <w:proofErr w:type="gramEnd"/>
      <w:r>
        <w:t xml:space="preserve"> return damper position shall equal </w:t>
      </w:r>
      <w:proofErr w:type="spellStart"/>
      <w:r>
        <w:t>MaxRA</w:t>
      </w:r>
      <w:proofErr w:type="spellEnd"/>
      <w:r>
        <w:t xml:space="preserve">-P).  </w:t>
      </w:r>
      <w:bookmarkEnd w:id="6358"/>
      <w:r>
        <w:t>The economizer damper shall remain open.</w:t>
      </w:r>
    </w:p>
    <w:p w14:paraId="32A2238F" w14:textId="3A2257E1" w:rsidR="00EE3E24" w:rsidRDefault="00EE3E24" w:rsidP="007C1423">
      <w:pPr>
        <w:pStyle w:val="Heading6"/>
      </w:pPr>
      <w:r>
        <w:t xml:space="preserve">If the economizer high limit conditions in Section </w:t>
      </w:r>
      <w:r w:rsidR="00052C41">
        <w:fldChar w:fldCharType="begin"/>
      </w:r>
      <w:r w:rsidR="00052C41">
        <w:instrText xml:space="preserve"> REF _Ref440121208 \r \h </w:instrText>
      </w:r>
      <w:r w:rsidR="00052C41">
        <w:fldChar w:fldCharType="separate"/>
      </w:r>
      <w:r w:rsidR="0037258A">
        <w:t>5.1.17</w:t>
      </w:r>
      <w:r w:rsidR="00052C41">
        <w:fldChar w:fldCharType="end"/>
      </w:r>
      <w:r>
        <w:t xml:space="preserve"> are not exceeded for 10 minutes, </w:t>
      </w:r>
      <w:r w:rsidRPr="00AA14AB">
        <w:t xml:space="preserve">or the unit is no longer in </w:t>
      </w:r>
      <w:r w:rsidR="006914BA">
        <w:t>Occupied Mode</w:t>
      </w:r>
      <w:r w:rsidRPr="00AA14AB">
        <w:t>,</w:t>
      </w:r>
      <w:r>
        <w:t xml:space="preserve"> release return damper to control by the SAT control loop (i.e. return damper position is limited by </w:t>
      </w:r>
      <w:proofErr w:type="spellStart"/>
      <w:r>
        <w:t>MaxRA</w:t>
      </w:r>
      <w:proofErr w:type="spellEnd"/>
      <w:r>
        <w:t xml:space="preserve">-P endpoint, but is not directly controlled to equal </w:t>
      </w:r>
      <w:proofErr w:type="spellStart"/>
      <w:r>
        <w:t>MaxRA</w:t>
      </w:r>
      <w:proofErr w:type="spellEnd"/>
      <w:r>
        <w:t>-P).</w:t>
      </w:r>
    </w:p>
    <w:p w14:paraId="113AEADC" w14:textId="0C4824C2" w:rsidR="00EE3E24" w:rsidRDefault="00DD17AC" w:rsidP="007C1423">
      <w:pPr>
        <w:pStyle w:val="Heading5"/>
      </w:pPr>
      <w:bookmarkStart w:id="6359" w:name="_Ref73467246"/>
      <w:ins w:id="6360" w:author="Reece Kiriu" w:date="2022-10-19T15:07:00Z">
        <w:r w:rsidRPr="00DD17AC">
          <w:rPr>
            <w:rStyle w:val="Toggle"/>
            <w:rPrChange w:id="6361" w:author="Reece Kiriu" w:date="2022-10-19T15:08:00Z">
              <w:rPr/>
            </w:rPrChange>
          </w:rPr>
          <w:t xml:space="preserve">[ANY BSP BARO RELIEFDMPR </w:t>
        </w:r>
        <w:proofErr w:type="gramStart"/>
        <w:r w:rsidRPr="00DD17AC">
          <w:rPr>
            <w:rStyle w:val="Toggle"/>
            <w:rPrChange w:id="6362" w:author="Reece Kiriu" w:date="2022-10-19T15:08:00Z">
              <w:rPr/>
            </w:rPrChange>
          </w:rPr>
          <w:t>DMPR]</w:t>
        </w:r>
      </w:ins>
      <w:r w:rsidR="00EE3E24">
        <w:t>For</w:t>
      </w:r>
      <w:proofErr w:type="gramEnd"/>
      <w:r w:rsidR="00EE3E24">
        <w:t xml:space="preserve"> units with relief dampers or relief fans:</w:t>
      </w:r>
      <w:bookmarkEnd w:id="6359"/>
    </w:p>
    <w:p w14:paraId="1C50BF75" w14:textId="77777777" w:rsidR="00EE3E24" w:rsidRDefault="00EE3E24" w:rsidP="00EE3E24">
      <w:pPr>
        <w:pStyle w:val="Infobox"/>
      </w:pPr>
      <w:r>
        <w:t xml:space="preserve">The following logic </w:t>
      </w:r>
      <w:r w:rsidRPr="002265F7">
        <w:rPr>
          <w:u w:val="single"/>
        </w:rPr>
        <w:t>limits</w:t>
      </w:r>
      <w:r>
        <w:t xml:space="preserve"> the return and economizer damper positions to ensure that minimum outdoor air is </w:t>
      </w:r>
      <w:proofErr w:type="gramStart"/>
      <w:r>
        <w:t>maintained at all times</w:t>
      </w:r>
      <w:proofErr w:type="gramEnd"/>
      <w:r>
        <w:t>, while the actual damper positions are modulated by the SAT control loop.</w:t>
      </w:r>
    </w:p>
    <w:p w14:paraId="4CD8AFA1" w14:textId="72D1F9CE" w:rsidR="009045A3" w:rsidRDefault="009045A3" w:rsidP="007C1423">
      <w:pPr>
        <w:pStyle w:val="Heading6"/>
      </w:pPr>
      <w:r w:rsidRPr="00BC7581">
        <w:t xml:space="preserve">The outdoor airflow rate shall be maintained at the minimum outdoor air </w:t>
      </w:r>
      <w:r w:rsidR="00D21A33">
        <w:rPr>
          <w:rFonts w:cs="Times New Roman PS MT"/>
          <w:bCs/>
          <w:szCs w:val="20"/>
        </w:rPr>
        <w:t>setpoint</w:t>
      </w:r>
      <w:r w:rsidRPr="00BC7581">
        <w:t xml:space="preserve"> </w:t>
      </w:r>
      <w:proofErr w:type="spellStart"/>
      <w:r w:rsidRPr="00BC7581">
        <w:t>MinOAsp</w:t>
      </w:r>
      <w:proofErr w:type="spellEnd"/>
      <w:r w:rsidRPr="00BC7581">
        <w:t xml:space="preserve"> by a reverse-acting control loop whose output is mapped to economizer damper minimum position </w:t>
      </w:r>
      <w:proofErr w:type="spellStart"/>
      <w:r w:rsidRPr="00BC7581">
        <w:t>MinOA</w:t>
      </w:r>
      <w:proofErr w:type="spellEnd"/>
      <w:r w:rsidRPr="00BC7581">
        <w:t xml:space="preserve">-P and return air damper maximum position </w:t>
      </w:r>
      <w:proofErr w:type="spellStart"/>
      <w:r w:rsidRPr="00BC7581">
        <w:t>MaxRA</w:t>
      </w:r>
      <w:proofErr w:type="spellEnd"/>
      <w:r w:rsidRPr="00BC7581">
        <w:t xml:space="preserve">-P as indicated in </w:t>
      </w:r>
      <w:r>
        <w:rPr>
          <w:rFonts w:cs="Times New Roman PS MT"/>
          <w:bCs/>
          <w:szCs w:val="20"/>
        </w:rPr>
        <w:t>Figure 5.16.6.3</w:t>
      </w:r>
      <w:r w:rsidRPr="00BC7581">
        <w:t>.</w:t>
      </w:r>
    </w:p>
    <w:p w14:paraId="71DC3D9C" w14:textId="362FB959" w:rsidR="007B2426" w:rsidRDefault="007B2426" w:rsidP="007B2426">
      <w:pPr>
        <w:jc w:val="center"/>
      </w:pPr>
      <w:r>
        <w:rPr>
          <w:noProof/>
        </w:rPr>
        <w:lastRenderedPageBreak/>
        <mc:AlternateContent>
          <mc:Choice Requires="wpc">
            <w:drawing>
              <wp:inline distT="0" distB="0" distL="0" distR="0" wp14:anchorId="5FE65CB4" wp14:editId="237F4946">
                <wp:extent cx="3432175" cy="2844800"/>
                <wp:effectExtent l="0" t="0" r="0" b="0"/>
                <wp:docPr id="520" name="Canvas 3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519" name="Text Box 57"/>
                        <wps:cNvSpPr txBox="1">
                          <a:spLocks noChangeArrowheads="1"/>
                        </wps:cNvSpPr>
                        <wps:spPr bwMode="auto">
                          <a:xfrm>
                            <a:off x="37464" y="52705"/>
                            <a:ext cx="505461" cy="2711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9E524FD" w14:textId="77777777" w:rsidR="00D878EF" w:rsidRPr="001B1A75" w:rsidRDefault="00D878EF" w:rsidP="007B2426">
                              <w:pPr>
                                <w:pStyle w:val="NoSpacing"/>
                                <w:rPr>
                                  <w:sz w:val="20"/>
                                  <w:szCs w:val="20"/>
                                </w:rPr>
                              </w:pPr>
                              <w:r w:rsidRPr="001B1A75">
                                <w:rPr>
                                  <w:sz w:val="20"/>
                                  <w:szCs w:val="20"/>
                                </w:rPr>
                                <w:t xml:space="preserve">100% </w:t>
                              </w:r>
                            </w:p>
                          </w:txbxContent>
                        </wps:txbx>
                        <wps:bodyPr rot="0" vert="horz" wrap="square" lIns="73152" tIns="36576" rIns="73152" bIns="36576" anchor="t" anchorCtr="0" upright="1">
                          <a:noAutofit/>
                        </wps:bodyPr>
                      </wps:wsp>
                      <wps:wsp>
                        <wps:cNvPr id="947" name="Text Box 38"/>
                        <wps:cNvSpPr txBox="1">
                          <a:spLocks noChangeArrowheads="1"/>
                        </wps:cNvSpPr>
                        <wps:spPr bwMode="auto">
                          <a:xfrm>
                            <a:off x="450215" y="2602230"/>
                            <a:ext cx="2367280" cy="2425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6C8AF4A" w14:textId="77777777" w:rsidR="00D878EF" w:rsidRPr="001B1A75" w:rsidRDefault="00D878EF" w:rsidP="007B2426">
                              <w:pPr>
                                <w:pStyle w:val="NoSpacing"/>
                                <w:rPr>
                                  <w:sz w:val="20"/>
                                  <w:szCs w:val="20"/>
                                </w:rPr>
                              </w:pPr>
                              <w:r w:rsidRPr="001B1A75">
                                <w:rPr>
                                  <w:sz w:val="20"/>
                                  <w:szCs w:val="20"/>
                                </w:rPr>
                                <w:t>Outdoor Airflow Control Loop Output Signal</w:t>
                              </w:r>
                            </w:p>
                          </w:txbxContent>
                        </wps:txbx>
                        <wps:bodyPr rot="0" vert="horz" wrap="square" lIns="91440" tIns="45720" rIns="91440" bIns="45720" anchor="t" anchorCtr="0" upright="1">
                          <a:noAutofit/>
                        </wps:bodyPr>
                      </wps:wsp>
                      <wps:wsp>
                        <wps:cNvPr id="948" name="Text Box 39"/>
                        <wps:cNvSpPr txBox="1">
                          <a:spLocks noChangeArrowheads="1"/>
                        </wps:cNvSpPr>
                        <wps:spPr bwMode="auto">
                          <a:xfrm>
                            <a:off x="106680" y="2395220"/>
                            <a:ext cx="323850" cy="1866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BF97842" w14:textId="77777777" w:rsidR="00D878EF" w:rsidRPr="001B1A75" w:rsidRDefault="00D878EF" w:rsidP="007B2426">
                              <w:pPr>
                                <w:pStyle w:val="NoSpacing"/>
                                <w:rPr>
                                  <w:sz w:val="20"/>
                                  <w:szCs w:val="20"/>
                                </w:rPr>
                              </w:pPr>
                              <w:r w:rsidRPr="001B1A75">
                                <w:rPr>
                                  <w:sz w:val="20"/>
                                  <w:szCs w:val="20"/>
                                </w:rPr>
                                <w:t xml:space="preserve">0% </w:t>
                              </w:r>
                            </w:p>
                          </w:txbxContent>
                        </wps:txbx>
                        <wps:bodyPr rot="0" vert="horz" wrap="square" lIns="73152" tIns="36576" rIns="73152" bIns="36576" anchor="t" anchorCtr="0" upright="1">
                          <a:noAutofit/>
                        </wps:bodyPr>
                      </wps:wsp>
                      <wps:wsp>
                        <wps:cNvPr id="949" name="Text Box 40"/>
                        <wps:cNvSpPr txBox="1">
                          <a:spLocks noChangeArrowheads="1"/>
                        </wps:cNvSpPr>
                        <wps:spPr bwMode="auto">
                          <a:xfrm>
                            <a:off x="2656204" y="269239"/>
                            <a:ext cx="677545" cy="2355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C8755AB" w14:textId="77777777" w:rsidR="00D878EF" w:rsidRPr="001B1A75" w:rsidRDefault="00D878EF" w:rsidP="007B2426">
                              <w:pPr>
                                <w:pStyle w:val="NoSpacing"/>
                                <w:rPr>
                                  <w:sz w:val="20"/>
                                  <w:szCs w:val="20"/>
                                </w:rPr>
                              </w:pPr>
                              <w:r w:rsidRPr="001B1A75">
                                <w:rPr>
                                  <w:sz w:val="20"/>
                                  <w:szCs w:val="20"/>
                                </w:rPr>
                                <w:t>MinOA-P</w:t>
                              </w:r>
                            </w:p>
                          </w:txbxContent>
                        </wps:txbx>
                        <wps:bodyPr rot="0" vert="horz" wrap="square" lIns="73152" tIns="36576" rIns="73152" bIns="36576" anchor="t" anchorCtr="0" upright="1">
                          <a:noAutofit/>
                        </wps:bodyPr>
                      </wps:wsp>
                      <wps:wsp>
                        <wps:cNvPr id="950" name="Text Box 41"/>
                        <wps:cNvSpPr txBox="1">
                          <a:spLocks noChangeArrowheads="1"/>
                        </wps:cNvSpPr>
                        <wps:spPr bwMode="auto">
                          <a:xfrm>
                            <a:off x="495300" y="217170"/>
                            <a:ext cx="680086" cy="2590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EEE44DC" w14:textId="77777777" w:rsidR="00D878EF" w:rsidRPr="001B1A75" w:rsidRDefault="00D878EF" w:rsidP="007B2426">
                              <w:pPr>
                                <w:pStyle w:val="NoSpacing"/>
                                <w:rPr>
                                  <w:sz w:val="20"/>
                                  <w:szCs w:val="20"/>
                                </w:rPr>
                              </w:pPr>
                              <w:r w:rsidRPr="001B1A75">
                                <w:rPr>
                                  <w:sz w:val="20"/>
                                  <w:szCs w:val="20"/>
                                </w:rPr>
                                <w:t>MaxRA-P</w:t>
                              </w:r>
                            </w:p>
                          </w:txbxContent>
                        </wps:txbx>
                        <wps:bodyPr rot="0" vert="horz" wrap="square" lIns="73152" tIns="36576" rIns="73152" bIns="36576" anchor="t" anchorCtr="0" upright="1">
                          <a:noAutofit/>
                        </wps:bodyPr>
                      </wps:wsp>
                      <wps:wsp>
                        <wps:cNvPr id="951" name="Text Box 42"/>
                        <wps:cNvSpPr txBox="1">
                          <a:spLocks noChangeArrowheads="1"/>
                        </wps:cNvSpPr>
                        <wps:spPr bwMode="auto">
                          <a:xfrm>
                            <a:off x="561975" y="676276"/>
                            <a:ext cx="661035" cy="2679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5D46732" w14:textId="77777777" w:rsidR="00D878EF" w:rsidRPr="001B1A75" w:rsidRDefault="00D878EF" w:rsidP="007B2426">
                              <w:pPr>
                                <w:pStyle w:val="NoSpacing"/>
                                <w:rPr>
                                  <w:sz w:val="20"/>
                                  <w:szCs w:val="20"/>
                                </w:rPr>
                              </w:pPr>
                              <w:r w:rsidRPr="001B1A75">
                                <w:rPr>
                                  <w:sz w:val="20"/>
                                  <w:szCs w:val="20"/>
                                </w:rPr>
                                <w:t>MinOA-P</w:t>
                              </w:r>
                            </w:p>
                          </w:txbxContent>
                        </wps:txbx>
                        <wps:bodyPr rot="0" vert="horz" wrap="square" lIns="73152" tIns="36576" rIns="73152" bIns="36576" anchor="t" anchorCtr="0" upright="1">
                          <a:noAutofit/>
                        </wps:bodyPr>
                      </wps:wsp>
                      <wps:wsp>
                        <wps:cNvPr id="952" name="Line 43"/>
                        <wps:cNvCnPr>
                          <a:cxnSpLocks noChangeShapeType="1"/>
                        </wps:cNvCnPr>
                        <wps:spPr bwMode="auto">
                          <a:xfrm>
                            <a:off x="440690" y="2468880"/>
                            <a:ext cx="2839720" cy="127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953" name="Line 44"/>
                        <wps:cNvCnPr>
                          <a:cxnSpLocks noChangeShapeType="1"/>
                        </wps:cNvCnPr>
                        <wps:spPr bwMode="auto">
                          <a:xfrm flipV="1">
                            <a:off x="440055" y="45085"/>
                            <a:ext cx="635" cy="242506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954" name="Line 45"/>
                        <wps:cNvCnPr>
                          <a:cxnSpLocks noChangeShapeType="1"/>
                        </wps:cNvCnPr>
                        <wps:spPr bwMode="auto">
                          <a:xfrm flipV="1">
                            <a:off x="450850" y="64135"/>
                            <a:ext cx="1419225" cy="239712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56" name="Line 46"/>
                        <wps:cNvCnPr>
                          <a:cxnSpLocks noChangeShapeType="1"/>
                        </wps:cNvCnPr>
                        <wps:spPr bwMode="auto">
                          <a:xfrm>
                            <a:off x="1864360" y="53975"/>
                            <a:ext cx="1305560" cy="2416175"/>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957" name="Text Box 47"/>
                        <wps:cNvSpPr txBox="1">
                          <a:spLocks noChangeArrowheads="1"/>
                        </wps:cNvSpPr>
                        <wps:spPr bwMode="auto">
                          <a:xfrm>
                            <a:off x="2638424" y="933450"/>
                            <a:ext cx="695325" cy="2355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0879047" w14:textId="77777777" w:rsidR="00D878EF" w:rsidRPr="001B1A75" w:rsidRDefault="00D878EF" w:rsidP="007B2426">
                              <w:pPr>
                                <w:pStyle w:val="NoSpacing"/>
                                <w:rPr>
                                  <w:sz w:val="20"/>
                                  <w:szCs w:val="20"/>
                                </w:rPr>
                              </w:pPr>
                              <w:r w:rsidRPr="001B1A75">
                                <w:rPr>
                                  <w:sz w:val="20"/>
                                  <w:szCs w:val="20"/>
                                </w:rPr>
                                <w:t>MaxRA-P</w:t>
                              </w:r>
                            </w:p>
                          </w:txbxContent>
                        </wps:txbx>
                        <wps:bodyPr rot="0" vert="horz" wrap="square" lIns="73152" tIns="36576" rIns="73152" bIns="36576" anchor="t" anchorCtr="0" upright="1">
                          <a:noAutofit/>
                        </wps:bodyPr>
                      </wps:wsp>
                      <wps:wsp>
                        <wps:cNvPr id="958" name="Text Box 48"/>
                        <wps:cNvSpPr txBox="1">
                          <a:spLocks noChangeArrowheads="1"/>
                        </wps:cNvSpPr>
                        <wps:spPr bwMode="auto">
                          <a:xfrm>
                            <a:off x="71755" y="425450"/>
                            <a:ext cx="305435" cy="17894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BB6C697" w14:textId="77777777" w:rsidR="00D878EF" w:rsidRPr="001B1A75" w:rsidRDefault="00D878EF" w:rsidP="007B2426">
                              <w:pPr>
                                <w:pStyle w:val="NoSpacing"/>
                                <w:rPr>
                                  <w:sz w:val="20"/>
                                  <w:szCs w:val="20"/>
                                </w:rPr>
                              </w:pPr>
                              <w:r w:rsidRPr="001B1A75">
                                <w:rPr>
                                  <w:sz w:val="20"/>
                                  <w:szCs w:val="20"/>
                                </w:rPr>
                                <w:t>Damper Position, % open</w:t>
                              </w:r>
                            </w:p>
                          </w:txbxContent>
                        </wps:txbx>
                        <wps:bodyPr rot="0" vert="vert270" wrap="square" lIns="91440" tIns="45720" rIns="91440" bIns="45720" anchor="t" anchorCtr="0" upright="1">
                          <a:noAutofit/>
                        </wps:bodyPr>
                      </wps:wsp>
                      <wps:wsp>
                        <wps:cNvPr id="959" name="Line 49"/>
                        <wps:cNvCnPr>
                          <a:cxnSpLocks noChangeShapeType="1"/>
                        </wps:cNvCnPr>
                        <wps:spPr bwMode="auto">
                          <a:xfrm flipH="1">
                            <a:off x="2572385" y="2716530"/>
                            <a:ext cx="709930" cy="635"/>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512" name="Line 50"/>
                        <wps:cNvCnPr>
                          <a:cxnSpLocks noChangeShapeType="1"/>
                        </wps:cNvCnPr>
                        <wps:spPr bwMode="auto">
                          <a:xfrm flipH="1">
                            <a:off x="450850" y="53340"/>
                            <a:ext cx="1407160" cy="635"/>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513" name="Line 51"/>
                        <wps:cNvCnPr>
                          <a:cxnSpLocks noChangeShapeType="1"/>
                        </wps:cNvCnPr>
                        <wps:spPr bwMode="auto">
                          <a:xfrm>
                            <a:off x="1870075" y="52705"/>
                            <a:ext cx="1383665"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14" name="Line 52"/>
                        <wps:cNvCnPr>
                          <a:cxnSpLocks noChangeShapeType="1"/>
                        </wps:cNvCnPr>
                        <wps:spPr bwMode="auto">
                          <a:xfrm flipV="1">
                            <a:off x="1110615" y="64135"/>
                            <a:ext cx="236855" cy="22225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15" name="Line 53"/>
                        <wps:cNvCnPr>
                          <a:cxnSpLocks noChangeShapeType="1"/>
                        </wps:cNvCnPr>
                        <wps:spPr bwMode="auto">
                          <a:xfrm flipH="1">
                            <a:off x="2499360" y="1123950"/>
                            <a:ext cx="211455" cy="14605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16" name="Line 54"/>
                        <wps:cNvCnPr>
                          <a:cxnSpLocks noChangeShapeType="1"/>
                        </wps:cNvCnPr>
                        <wps:spPr bwMode="auto">
                          <a:xfrm flipH="1" flipV="1">
                            <a:off x="2511425" y="64135"/>
                            <a:ext cx="198120" cy="21717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17" name="Line 55"/>
                        <wps:cNvCnPr>
                          <a:cxnSpLocks noChangeShapeType="1"/>
                        </wps:cNvCnPr>
                        <wps:spPr bwMode="auto">
                          <a:xfrm flipH="1" flipV="1">
                            <a:off x="1134745" y="856615"/>
                            <a:ext cx="172720" cy="126365"/>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518" name="Text Box 56"/>
                        <wps:cNvSpPr txBox="1">
                          <a:spLocks noChangeArrowheads="1"/>
                        </wps:cNvSpPr>
                        <wps:spPr bwMode="auto">
                          <a:xfrm>
                            <a:off x="320675" y="2452370"/>
                            <a:ext cx="3111500"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ED5DAF" w14:textId="77777777" w:rsidR="00D878EF" w:rsidRPr="001B1A75" w:rsidRDefault="00D878EF" w:rsidP="007B2426">
                              <w:pPr>
                                <w:pStyle w:val="NoSpacing"/>
                                <w:rPr>
                                  <w:sz w:val="20"/>
                                  <w:szCs w:val="20"/>
                                </w:rPr>
                              </w:pPr>
                              <w:r w:rsidRPr="001B1A75">
                                <w:rPr>
                                  <w:sz w:val="20"/>
                                  <w:szCs w:val="20"/>
                                </w:rPr>
                                <w:t>0%                                        50%                                         100%</w:t>
                              </w:r>
                            </w:p>
                          </w:txbxContent>
                        </wps:txbx>
                        <wps:bodyPr rot="0" vert="horz" wrap="square" lIns="91440" tIns="45720" rIns="91440" bIns="45720" anchor="t" anchorCtr="0" upright="1">
                          <a:noAutofit/>
                        </wps:bodyPr>
                      </wps:wsp>
                    </wpc:wpc>
                  </a:graphicData>
                </a:graphic>
              </wp:inline>
            </w:drawing>
          </mc:Choice>
          <mc:Fallback>
            <w:pict>
              <v:group w14:anchorId="5FE65CB4" id="Canvas 36" o:spid="_x0000_s1654" editas="canvas" style="width:270.25pt;height:224pt;mso-position-horizontal-relative:char;mso-position-vertical-relative:line" coordsize="34321,284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">
                <v:shape id="_x0000_s1655" type="#_x0000_t75" style="position:absolute;width:34321;height:28448;visibility:visible;mso-wrap-style:square">
                  <v:fill o:detectmouseclick="t"/>
                  <v:path o:connecttype="none"/>
                </v:shape>
                <v:shape id="Text Box 57" o:spid="_x0000_s1656" type="#_x0000_t202" style="position:absolute;left:374;top:527;width:5055;height:27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" stroked="f">
                  <v:textbox inset="5.76pt,2.88pt,5.76pt,2.88pt">
                    <w:txbxContent>
                      <w:p w14:paraId="09E524FD" w14:textId="77777777" w:rsidR="00D878EF" w:rsidRPr="001B1A75" w:rsidRDefault="00D878EF" w:rsidP="007B2426">
                        <w:pPr>
                          <w:pStyle w:val="NoSpacing"/>
                          <w:rPr>
                            <w:sz w:val="20"/>
                            <w:szCs w:val="20"/>
                          </w:rPr>
                        </w:pPr>
                        <w:r w:rsidRPr="001B1A75">
                          <w:rPr>
                            <w:sz w:val="20"/>
                            <w:szCs w:val="20"/>
                          </w:rPr>
                          <w:t xml:space="preserve">100% </w:t>
                        </w:r>
                      </w:p>
                    </w:txbxContent>
                  </v:textbox>
                </v:shape>
                <v:shape id="Text Box 38" o:spid="_x0000_s1657" type="#_x0000_t202" style="position:absolute;left:4502;top:26022;width:23672;height:24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" stroked="f">
                  <v:textbox>
                    <w:txbxContent>
                      <w:p w14:paraId="36C8AF4A" w14:textId="77777777" w:rsidR="00D878EF" w:rsidRPr="001B1A75" w:rsidRDefault="00D878EF" w:rsidP="007B2426">
                        <w:pPr>
                          <w:pStyle w:val="NoSpacing"/>
                          <w:rPr>
                            <w:sz w:val="20"/>
                            <w:szCs w:val="20"/>
                          </w:rPr>
                        </w:pPr>
                        <w:r w:rsidRPr="001B1A75">
                          <w:rPr>
                            <w:sz w:val="20"/>
                            <w:szCs w:val="20"/>
                          </w:rPr>
                          <w:t>Outdoor Airflow Control Loop Output Signal</w:t>
                        </w:r>
                      </w:p>
                    </w:txbxContent>
                  </v:textbox>
                </v:shape>
                <v:shape id="Text Box 39" o:spid="_x0000_s1658" type="#_x0000_t202" style="position:absolute;left:1066;top:23952;width:3239;height:18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" stroked="f">
                  <v:textbox inset="5.76pt,2.88pt,5.76pt,2.88pt">
                    <w:txbxContent>
                      <w:p w14:paraId="4BF97842" w14:textId="77777777" w:rsidR="00D878EF" w:rsidRPr="001B1A75" w:rsidRDefault="00D878EF" w:rsidP="007B2426">
                        <w:pPr>
                          <w:pStyle w:val="NoSpacing"/>
                          <w:rPr>
                            <w:sz w:val="20"/>
                            <w:szCs w:val="20"/>
                          </w:rPr>
                        </w:pPr>
                        <w:r w:rsidRPr="001B1A75">
                          <w:rPr>
                            <w:sz w:val="20"/>
                            <w:szCs w:val="20"/>
                          </w:rPr>
                          <w:t xml:space="preserve">0% </w:t>
                        </w:r>
                      </w:p>
                    </w:txbxContent>
                  </v:textbox>
                </v:shape>
                <v:shape id="Text Box 40" o:spid="_x0000_s1659" type="#_x0000_t202" style="position:absolute;left:26562;top:2692;width:6775;height:23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" stroked="f">
                  <v:textbox inset="5.76pt,2.88pt,5.76pt,2.88pt">
                    <w:txbxContent>
                      <w:p w14:paraId="3C8755AB" w14:textId="77777777" w:rsidR="00D878EF" w:rsidRPr="001B1A75" w:rsidRDefault="00D878EF" w:rsidP="007B2426">
                        <w:pPr>
                          <w:pStyle w:val="NoSpacing"/>
                          <w:rPr>
                            <w:sz w:val="20"/>
                            <w:szCs w:val="20"/>
                          </w:rPr>
                        </w:pPr>
                        <w:r w:rsidRPr="001B1A75">
                          <w:rPr>
                            <w:sz w:val="20"/>
                            <w:szCs w:val="20"/>
                          </w:rPr>
                          <w:t>MinOA-P</w:t>
                        </w:r>
                      </w:p>
                    </w:txbxContent>
                  </v:textbox>
                </v:shape>
                <v:shape id="Text Box 41" o:spid="_x0000_s1660" type="#_x0000_t202" style="position:absolute;left:4953;top:2171;width:6800;height:2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" stroked="f">
                  <v:textbox inset="5.76pt,2.88pt,5.76pt,2.88pt">
                    <w:txbxContent>
                      <w:p w14:paraId="2EEE44DC" w14:textId="77777777" w:rsidR="00D878EF" w:rsidRPr="001B1A75" w:rsidRDefault="00D878EF" w:rsidP="007B2426">
                        <w:pPr>
                          <w:pStyle w:val="NoSpacing"/>
                          <w:rPr>
                            <w:sz w:val="20"/>
                            <w:szCs w:val="20"/>
                          </w:rPr>
                        </w:pPr>
                        <w:r w:rsidRPr="001B1A75">
                          <w:rPr>
                            <w:sz w:val="20"/>
                            <w:szCs w:val="20"/>
                          </w:rPr>
                          <w:t>MaxRA-P</w:t>
                        </w:r>
                      </w:p>
                    </w:txbxContent>
                  </v:textbox>
                </v:shape>
                <v:shape id="Text Box 42" o:spid="_x0000_s1661" type="#_x0000_t202" style="position:absolute;left:5619;top:6762;width:6611;height:2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" stroked="f">
                  <v:textbox inset="5.76pt,2.88pt,5.76pt,2.88pt">
                    <w:txbxContent>
                      <w:p w14:paraId="05D46732" w14:textId="77777777" w:rsidR="00D878EF" w:rsidRPr="001B1A75" w:rsidRDefault="00D878EF" w:rsidP="007B2426">
                        <w:pPr>
                          <w:pStyle w:val="NoSpacing"/>
                          <w:rPr>
                            <w:sz w:val="20"/>
                            <w:szCs w:val="20"/>
                          </w:rPr>
                        </w:pPr>
                        <w:r w:rsidRPr="001B1A75">
                          <w:rPr>
                            <w:sz w:val="20"/>
                            <w:szCs w:val="20"/>
                          </w:rPr>
                          <w:t>MinOA-P</w:t>
                        </w:r>
                      </w:p>
                    </w:txbxContent>
                  </v:textbox>
                </v:shape>
                <v:line id="Line 43" o:spid="_x0000_s1662" style="position:absolute;visibility:visible;mso-wrap-style:square" from="4406,24688" to="32804,247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" strokeweight="1.5pt"/>
                <v:line id="Line 44" o:spid="_x0000_s1663" style="position:absolute;flip:y;visibility:visible;mso-wrap-style:square" from="4400,450" to="4406,247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" strokeweight="1.5pt"/>
                <v:line id="Line 45" o:spid="_x0000_s1664" style="position:absolute;flip:y;visibility:visible;mso-wrap-style:square" from="4508,641" to="18700,246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"/>
                <v:line id="Line 46" o:spid="_x0000_s1665" style="position:absolute;visibility:visible;mso-wrap-style:square" from="18643,539" to="31699,247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">
                  <v:stroke dashstyle="longDash"/>
                </v:line>
                <v:shape id="Text Box 47" o:spid="_x0000_s1666" type="#_x0000_t202" style="position:absolute;left:26384;top:9334;width:6953;height:23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" stroked="f">
                  <v:textbox inset="5.76pt,2.88pt,5.76pt,2.88pt">
                    <w:txbxContent>
                      <w:p w14:paraId="40879047" w14:textId="77777777" w:rsidR="00D878EF" w:rsidRPr="001B1A75" w:rsidRDefault="00D878EF" w:rsidP="007B2426">
                        <w:pPr>
                          <w:pStyle w:val="NoSpacing"/>
                          <w:rPr>
                            <w:sz w:val="20"/>
                            <w:szCs w:val="20"/>
                          </w:rPr>
                        </w:pPr>
                        <w:r w:rsidRPr="001B1A75">
                          <w:rPr>
                            <w:sz w:val="20"/>
                            <w:szCs w:val="20"/>
                          </w:rPr>
                          <w:t>MaxRA-P</w:t>
                        </w:r>
                      </w:p>
                    </w:txbxContent>
                  </v:textbox>
                </v:shape>
                <v:shape id="Text Box 48" o:spid="_x0000_s1667" type="#_x0000_t202" style="position:absolute;left:717;top:4254;width:3054;height:178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" stroked="f">
                  <v:textbox style="layout-flow:vertical;mso-layout-flow-alt:bottom-to-top">
                    <w:txbxContent>
                      <w:p w14:paraId="2BB6C697" w14:textId="77777777" w:rsidR="00D878EF" w:rsidRPr="001B1A75" w:rsidRDefault="00D878EF" w:rsidP="007B2426">
                        <w:pPr>
                          <w:pStyle w:val="NoSpacing"/>
                          <w:rPr>
                            <w:sz w:val="20"/>
                            <w:szCs w:val="20"/>
                          </w:rPr>
                        </w:pPr>
                        <w:r w:rsidRPr="001B1A75">
                          <w:rPr>
                            <w:sz w:val="20"/>
                            <w:szCs w:val="20"/>
                          </w:rPr>
                          <w:t>Damper Position, % open</w:t>
                        </w:r>
                      </w:p>
                    </w:txbxContent>
                  </v:textbox>
                </v:shape>
                <v:line id="Line 49" o:spid="_x0000_s1668" style="position:absolute;flip:x;visibility:visible;mso-wrap-style:square" from="25723,27165" to="32823,271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">
                  <v:stroke startarrow="block"/>
                </v:line>
                <v:line id="Line 50" o:spid="_x0000_s1669" style="position:absolute;flip:x;visibility:visible;mso-wrap-style:square" from="4508,533" to="18580,5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">
                  <v:stroke dashstyle="longDash"/>
                </v:line>
                <v:line id="Line 51" o:spid="_x0000_s1670" style="position:absolute;visibility:visible;mso-wrap-style:square" from="18700,527" to="32537,5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"/>
                <v:line id="Line 52" o:spid="_x0000_s1671" style="position:absolute;flip:y;visibility:visible;mso-wrap-style:square" from="11106,641" to="13474,28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">
                  <v:stroke endarrow="block"/>
                </v:line>
                <v:line id="Line 53" o:spid="_x0000_s1672" style="position:absolute;flip:x;visibility:visible;mso-wrap-style:square" from="24993,11239" to="27108,127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">
                  <v:stroke endarrow="block"/>
                </v:line>
                <v:line id="Line 54" o:spid="_x0000_s1673" style="position:absolute;flip:x y;visibility:visible;mso-wrap-style:square" from="25114,641" to="27095,28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">
                  <v:stroke endarrow="block"/>
                </v:line>
                <v:line id="Line 55" o:spid="_x0000_s1674" style="position:absolute;flip:x y;visibility:visible;mso-wrap-style:square" from="11347,8566" to="13074,98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">
                  <v:stroke startarrow="block"/>
                </v:line>
                <v:shape id="Text Box 56" o:spid="_x0000_s1675" type="#_x0000_t202" style="position:absolute;left:3206;top:24523;width:3111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" filled="f" stroked="f">
                  <v:textbox>
                    <w:txbxContent>
                      <w:p w14:paraId="1DED5DAF" w14:textId="77777777" w:rsidR="00D878EF" w:rsidRPr="001B1A75" w:rsidRDefault="00D878EF" w:rsidP="007B2426">
                        <w:pPr>
                          <w:pStyle w:val="NoSpacing"/>
                          <w:rPr>
                            <w:sz w:val="20"/>
                            <w:szCs w:val="20"/>
                          </w:rPr>
                        </w:pPr>
                        <w:r w:rsidRPr="001B1A75">
                          <w:rPr>
                            <w:sz w:val="20"/>
                            <w:szCs w:val="20"/>
                          </w:rPr>
                          <w:t>0%                                        50%                                         100%</w:t>
                        </w:r>
                      </w:p>
                    </w:txbxContent>
                  </v:textbox>
                </v:shape>
                <w10:anchorlock/>
              </v:group>
            </w:pict>
          </mc:Fallback>
        </mc:AlternateContent>
      </w:r>
    </w:p>
    <w:p w14:paraId="5B197C0E" w14:textId="061DF4F5" w:rsidR="007B2426" w:rsidRDefault="007B2426" w:rsidP="005054F8">
      <w:pPr>
        <w:pStyle w:val="FigureCaption"/>
      </w:pPr>
      <w:r>
        <w:t>Figure 5.16.6.3 Minimum outdoor airflow control mapping with single damper.</w:t>
      </w:r>
    </w:p>
    <w:p w14:paraId="464B05B7" w14:textId="171DCE0B" w:rsidR="000640BE" w:rsidRDefault="000640BE" w:rsidP="000640BE">
      <w:pPr>
        <w:pStyle w:val="Infobox"/>
      </w:pPr>
      <w:r>
        <w:t>The following logic directly controls the return and economizer damper positions to ensure that exactly the minimum outdoor air – and no more – is provided when economizer lockout conditions are exceeded.  When economizer lockout no longer applies, return damper control reverts to the SAT control loop.</w:t>
      </w:r>
    </w:p>
    <w:p w14:paraId="7C9700DA" w14:textId="4D7CF329" w:rsidR="000640BE" w:rsidRDefault="000640BE" w:rsidP="007C1423">
      <w:pPr>
        <w:pStyle w:val="Heading6"/>
      </w:pPr>
      <w:r>
        <w:t xml:space="preserve">While the unit is in Occupied Mode, if the economizer high limit conditions in Section </w:t>
      </w:r>
      <w:r w:rsidR="00052C41">
        <w:fldChar w:fldCharType="begin"/>
      </w:r>
      <w:r w:rsidR="00052C41">
        <w:instrText xml:space="preserve"> REF _Ref440121208 \r \h </w:instrText>
      </w:r>
      <w:r w:rsidR="00052C41">
        <w:fldChar w:fldCharType="separate"/>
      </w:r>
      <w:r w:rsidR="0037258A">
        <w:t>5.1.17</w:t>
      </w:r>
      <w:r w:rsidR="00052C41">
        <w:fldChar w:fldCharType="end"/>
      </w:r>
      <w:r>
        <w:t xml:space="preserve"> are exceeded for 10 minutes, outdoor airflow shall be controlled to the minimum outdoor airflow setpoint, </w:t>
      </w:r>
      <w:proofErr w:type="spellStart"/>
      <w:r>
        <w:t>MinOAsp</w:t>
      </w:r>
      <w:proofErr w:type="spellEnd"/>
      <w:r>
        <w:t>.  When this occurs, the normal sequencing of the return air damper by the SAT control loop is suspended as follows:</w:t>
      </w:r>
    </w:p>
    <w:p w14:paraId="731CCF45" w14:textId="53EAD2FA" w:rsidR="000640BE" w:rsidRDefault="000640BE" w:rsidP="007C1423">
      <w:pPr>
        <w:pStyle w:val="Heading7"/>
      </w:pPr>
      <w:r>
        <w:t>Fully open the return air damper</w:t>
      </w:r>
    </w:p>
    <w:p w14:paraId="72AC90B1" w14:textId="379104A9" w:rsidR="000640BE" w:rsidRDefault="000640BE" w:rsidP="007C1423">
      <w:pPr>
        <w:pStyle w:val="Heading7"/>
      </w:pPr>
      <w:r>
        <w:t xml:space="preserve">Wait 15 seconds, then set </w:t>
      </w:r>
      <w:proofErr w:type="spellStart"/>
      <w:r>
        <w:t>MaxOA</w:t>
      </w:r>
      <w:proofErr w:type="spellEnd"/>
      <w:r>
        <w:t xml:space="preserve">-P equal to </w:t>
      </w:r>
      <w:proofErr w:type="spellStart"/>
      <w:r>
        <w:t>MinOA</w:t>
      </w:r>
      <w:proofErr w:type="spellEnd"/>
      <w:r>
        <w:t>-P</w:t>
      </w:r>
    </w:p>
    <w:p w14:paraId="516C946C" w14:textId="69E02940" w:rsidR="000640BE" w:rsidRDefault="000640BE" w:rsidP="007C1423">
      <w:pPr>
        <w:pStyle w:val="Heading7"/>
      </w:pPr>
      <w:r>
        <w:t xml:space="preserve">Wait 3 minutes, then modulate the return air damper to maintain the measured airflow at </w:t>
      </w:r>
      <w:proofErr w:type="spellStart"/>
      <w:r>
        <w:t>MinOAsp</w:t>
      </w:r>
      <w:proofErr w:type="spellEnd"/>
      <w:r>
        <w:t xml:space="preserve"> (</w:t>
      </w:r>
      <w:proofErr w:type="gramStart"/>
      <w:r>
        <w:t>i.e.</w:t>
      </w:r>
      <w:proofErr w:type="gramEnd"/>
      <w:r>
        <w:t xml:space="preserve"> return air damper position shall equal </w:t>
      </w:r>
      <w:proofErr w:type="spellStart"/>
      <w:r>
        <w:t>MaxRA</w:t>
      </w:r>
      <w:proofErr w:type="spellEnd"/>
      <w:r>
        <w:t>-P).</w:t>
      </w:r>
    </w:p>
    <w:p w14:paraId="579B7D47" w14:textId="26EBC778" w:rsidR="000640BE" w:rsidRDefault="000640BE" w:rsidP="007C1423">
      <w:pPr>
        <w:pStyle w:val="Heading6"/>
      </w:pPr>
      <w:r>
        <w:t xml:space="preserve">If the economizer high limit conditions in Section </w:t>
      </w:r>
      <w:r w:rsidR="00052C41">
        <w:fldChar w:fldCharType="begin"/>
      </w:r>
      <w:r w:rsidR="00052C41">
        <w:instrText xml:space="preserve"> REF _Ref440121208 \r \h </w:instrText>
      </w:r>
      <w:r w:rsidR="00052C41">
        <w:fldChar w:fldCharType="separate"/>
      </w:r>
      <w:r w:rsidR="0037258A">
        <w:t>5.1.17</w:t>
      </w:r>
      <w:r w:rsidR="00052C41">
        <w:fldChar w:fldCharType="end"/>
      </w:r>
      <w:r>
        <w:t xml:space="preserve"> are not exceeded for 10 minutes, or the unit is no longer in Occupied Mode, set </w:t>
      </w:r>
      <w:proofErr w:type="spellStart"/>
      <w:r>
        <w:t>MaxOA</w:t>
      </w:r>
      <w:proofErr w:type="spellEnd"/>
      <w:r>
        <w:t xml:space="preserve">-P = 100% and release the return air damper to control by the SAT control loop (i.e. return air damper position is limited by the </w:t>
      </w:r>
      <w:proofErr w:type="spellStart"/>
      <w:r>
        <w:t>MaxRA</w:t>
      </w:r>
      <w:proofErr w:type="spellEnd"/>
      <w:r>
        <w:t xml:space="preserve">-P endpoint, but is not directly controlled to equal </w:t>
      </w:r>
      <w:proofErr w:type="spellStart"/>
      <w:r>
        <w:t>MaxRA</w:t>
      </w:r>
      <w:proofErr w:type="spellEnd"/>
      <w:r>
        <w:t>-P).</w:t>
      </w:r>
    </w:p>
    <w:p w14:paraId="2FD69AE4" w14:textId="77777777" w:rsidR="009045A3" w:rsidRPr="00BC7581" w:rsidRDefault="009045A3" w:rsidP="00B37EF3">
      <w:pPr>
        <w:pStyle w:val="Instrbox"/>
      </w:pPr>
      <w:r w:rsidRPr="00BC7581">
        <w:t>This concludes the section where the minimum outdoor air control logic is selected.</w:t>
      </w:r>
    </w:p>
    <w:p w14:paraId="5700E9C7" w14:textId="0E451772" w:rsidR="009045A3" w:rsidRPr="00BC7581" w:rsidRDefault="009045A3" w:rsidP="00B37EF3">
      <w:pPr>
        <w:pStyle w:val="Instrbox"/>
      </w:pPr>
      <w:r w:rsidRPr="00BC7581">
        <w:t xml:space="preserve">When the sequences are complete, only one of </w:t>
      </w:r>
      <w:r>
        <w:t xml:space="preserve">Section </w:t>
      </w:r>
      <w:r w:rsidR="00935CF6">
        <w:fldChar w:fldCharType="begin"/>
      </w:r>
      <w:r w:rsidR="00935CF6">
        <w:instrText xml:space="preserve"> REF _Ref38385784 \w \h </w:instrText>
      </w:r>
      <w:r w:rsidR="00935CF6">
        <w:fldChar w:fldCharType="separate"/>
      </w:r>
      <w:r w:rsidR="0037258A">
        <w:t>5.16.4</w:t>
      </w:r>
      <w:r w:rsidR="00935CF6">
        <w:fldChar w:fldCharType="end"/>
      </w:r>
      <w:r>
        <w:t xml:space="preserve">, </w:t>
      </w:r>
      <w:r w:rsidR="00935CF6">
        <w:fldChar w:fldCharType="begin"/>
      </w:r>
      <w:r w:rsidR="00935CF6">
        <w:instrText xml:space="preserve"> REF _Ref38387843 \w \h </w:instrText>
      </w:r>
      <w:r w:rsidR="00935CF6">
        <w:fldChar w:fldCharType="separate"/>
      </w:r>
      <w:r w:rsidR="0037258A">
        <w:t>5.16.5</w:t>
      </w:r>
      <w:r w:rsidR="00935CF6">
        <w:fldChar w:fldCharType="end"/>
      </w:r>
      <w:r>
        <w:t>,</w:t>
      </w:r>
      <w:r w:rsidRPr="00BC7581">
        <w:t xml:space="preserve"> and </w:t>
      </w:r>
      <w:r w:rsidR="00935CF6">
        <w:fldChar w:fldCharType="begin"/>
      </w:r>
      <w:r w:rsidR="00935CF6">
        <w:instrText xml:space="preserve"> REF _Ref38387860 \w \h </w:instrText>
      </w:r>
      <w:r w:rsidR="00935CF6">
        <w:fldChar w:fldCharType="separate"/>
      </w:r>
      <w:r w:rsidR="0037258A">
        <w:t>5.16.6</w:t>
      </w:r>
      <w:r w:rsidR="00935CF6">
        <w:fldChar w:fldCharType="end"/>
      </w:r>
      <w:r w:rsidRPr="00BC7581">
        <w:t xml:space="preserve"> should remain. The other two sections should be deleted along with these flag notes.</w:t>
      </w:r>
    </w:p>
    <w:p w14:paraId="5EF7DD64" w14:textId="2A91E80D" w:rsidR="00803A15" w:rsidRDefault="003A74C9" w:rsidP="0087618D">
      <w:pPr>
        <w:pStyle w:val="Heading3"/>
      </w:pPr>
      <w:bookmarkStart w:id="6363" w:name="_Ref445037165"/>
      <w:ins w:id="6364" w:author="Hwakong Cheng" w:date="2022-10-24T21:18:00Z">
        <w:r w:rsidRPr="003A74C9">
          <w:rPr>
            <w:rStyle w:val="Toggle"/>
            <w:rPrChange w:id="6365" w:author="Hwakong Cheng" w:date="2022-10-24T21:18:00Z">
              <w:rPr/>
            </w:rPrChange>
          </w:rPr>
          <w:t>[DELETE]</w:t>
        </w:r>
      </w:ins>
      <w:commentRangeStart w:id="6366"/>
      <w:commentRangeStart w:id="6367"/>
      <w:r w:rsidR="00803A15">
        <w:t xml:space="preserve">Not Used </w:t>
      </w:r>
      <w:commentRangeEnd w:id="6366"/>
      <w:r>
        <w:rPr>
          <w:rStyle w:val="CommentReference"/>
          <w:rFonts w:cstheme="minorBidi"/>
        </w:rPr>
        <w:commentReference w:id="6366"/>
      </w:r>
      <w:commentRangeEnd w:id="6367"/>
      <w:r w:rsidR="000C0C3B">
        <w:rPr>
          <w:rStyle w:val="CommentReference"/>
          <w:rFonts w:cstheme="minorBidi"/>
        </w:rPr>
        <w:commentReference w:id="6367"/>
      </w:r>
    </w:p>
    <w:p w14:paraId="65F51CC4" w14:textId="2A948823" w:rsidR="00803A15" w:rsidRDefault="00803A15" w:rsidP="00803A15">
      <w:pPr>
        <w:pStyle w:val="Infobox"/>
      </w:pPr>
      <w:r>
        <w:t>This section was deleted in Addendum s.  To avoid section numbering changes, an empty section was inserted.</w:t>
      </w:r>
    </w:p>
    <w:bookmarkEnd w:id="6363"/>
    <w:p w14:paraId="558AD87F" w14:textId="77777777" w:rsidR="009045A3" w:rsidRPr="00BC7581" w:rsidRDefault="009045A3" w:rsidP="00B37EF3">
      <w:pPr>
        <w:pStyle w:val="Instrbox"/>
      </w:pPr>
      <w:r w:rsidRPr="00BC7581">
        <w:t>The engineer must select among control logic options for return/relief/exhaust. This decision is based on the AHU configuration.</w:t>
      </w:r>
    </w:p>
    <w:p w14:paraId="4AA052C8" w14:textId="77777777" w:rsidR="009045A3" w:rsidRPr="00BC7581" w:rsidRDefault="009045A3" w:rsidP="00B37EF3">
      <w:pPr>
        <w:pStyle w:val="Instrbox"/>
      </w:pPr>
      <w:r w:rsidRPr="00BC7581">
        <w:t>Control logic selections should be made as follows:</w:t>
      </w:r>
    </w:p>
    <w:p w14:paraId="0394A9E9" w14:textId="38612D35" w:rsidR="009045A3" w:rsidRDefault="009045A3" w:rsidP="00B37EF3">
      <w:pPr>
        <w:pStyle w:val="Instrbox"/>
      </w:pPr>
      <w:r w:rsidRPr="00BC7581">
        <w:t xml:space="preserve">For AHUs using actuated relief dampers with relief fan(s), </w:t>
      </w:r>
      <w:r w:rsidR="00291B2E">
        <w:t>use Section</w:t>
      </w:r>
      <w:r>
        <w:t xml:space="preserve"> </w:t>
      </w:r>
      <w:r w:rsidR="00935CF6">
        <w:fldChar w:fldCharType="begin"/>
      </w:r>
      <w:r w:rsidR="00935CF6">
        <w:instrText xml:space="preserve"> REF _Ref440040714 \w \h </w:instrText>
      </w:r>
      <w:r w:rsidR="00935CF6">
        <w:fldChar w:fldCharType="separate"/>
      </w:r>
      <w:r w:rsidR="0037258A">
        <w:t>5.16.9</w:t>
      </w:r>
      <w:r w:rsidR="00935CF6">
        <w:fldChar w:fldCharType="end"/>
      </w:r>
      <w:r w:rsidR="00935CF6">
        <w:t xml:space="preserve"> </w:t>
      </w:r>
      <w:r w:rsidR="00291B2E">
        <w:t>and delete Section</w:t>
      </w:r>
      <w:r>
        <w:t xml:space="preserve">s </w:t>
      </w:r>
      <w:r w:rsidR="00935CF6">
        <w:fldChar w:fldCharType="begin"/>
      </w:r>
      <w:r w:rsidR="00935CF6">
        <w:instrText xml:space="preserve"> REF _Ref440024306 \w \h </w:instrText>
      </w:r>
      <w:r w:rsidR="00935CF6">
        <w:fldChar w:fldCharType="separate"/>
      </w:r>
      <w:r w:rsidR="0037258A">
        <w:t>5.16.8</w:t>
      </w:r>
      <w:r w:rsidR="00935CF6">
        <w:fldChar w:fldCharType="end"/>
      </w:r>
      <w:r>
        <w:t xml:space="preserve">, </w:t>
      </w:r>
      <w:r w:rsidR="00935CF6">
        <w:fldChar w:fldCharType="begin"/>
      </w:r>
      <w:r w:rsidR="00935CF6">
        <w:instrText xml:space="preserve"> REF _Ref440791744 \w \h </w:instrText>
      </w:r>
      <w:r w:rsidR="00935CF6">
        <w:fldChar w:fldCharType="separate"/>
      </w:r>
      <w:r w:rsidR="0037258A">
        <w:t>5.16.10</w:t>
      </w:r>
      <w:r w:rsidR="00935CF6">
        <w:fldChar w:fldCharType="end"/>
      </w:r>
      <w:r>
        <w:t>, and 5.16.11.</w:t>
      </w:r>
    </w:p>
    <w:p w14:paraId="79470EA8" w14:textId="6F7B94F0" w:rsidR="009045A3" w:rsidRPr="00BC7581" w:rsidRDefault="009045A3" w:rsidP="00B37EF3">
      <w:pPr>
        <w:pStyle w:val="Instrbox"/>
      </w:pPr>
      <w:r>
        <w:lastRenderedPageBreak/>
        <w:t xml:space="preserve">For AHUs using actuated relief dampers without a fan, </w:t>
      </w:r>
      <w:r w:rsidR="00291B2E">
        <w:t>use Section</w:t>
      </w:r>
      <w:r>
        <w:t xml:space="preserve"> </w:t>
      </w:r>
      <w:r w:rsidR="00935CF6">
        <w:fldChar w:fldCharType="begin"/>
      </w:r>
      <w:r w:rsidR="00935CF6">
        <w:instrText xml:space="preserve"> REF _Ref440024306 \w \h </w:instrText>
      </w:r>
      <w:r w:rsidR="00935CF6">
        <w:fldChar w:fldCharType="separate"/>
      </w:r>
      <w:r w:rsidR="0037258A">
        <w:t>5.16.8</w:t>
      </w:r>
      <w:r w:rsidR="00935CF6">
        <w:fldChar w:fldCharType="end"/>
      </w:r>
      <w:ins w:id="6368" w:author="Hwakong Cheng" w:date="2022-10-07T11:21:00Z">
        <w:r w:rsidR="00F42986">
          <w:t xml:space="preserve"> </w:t>
        </w:r>
      </w:ins>
      <w:r w:rsidR="00291B2E">
        <w:t>and delete Section</w:t>
      </w:r>
      <w:r w:rsidRPr="00BC7581">
        <w:t xml:space="preserve">s </w:t>
      </w:r>
      <w:r w:rsidR="00935CF6">
        <w:fldChar w:fldCharType="begin"/>
      </w:r>
      <w:r w:rsidR="00935CF6">
        <w:instrText xml:space="preserve"> REF _Ref440040714 \w \h </w:instrText>
      </w:r>
      <w:r w:rsidR="00935CF6">
        <w:fldChar w:fldCharType="separate"/>
      </w:r>
      <w:r w:rsidR="0037258A">
        <w:t>5.16.9</w:t>
      </w:r>
      <w:r w:rsidR="00935CF6">
        <w:fldChar w:fldCharType="end"/>
      </w:r>
      <w:r>
        <w:t xml:space="preserve">, </w:t>
      </w:r>
      <w:r w:rsidR="00935CF6">
        <w:fldChar w:fldCharType="begin"/>
      </w:r>
      <w:r w:rsidR="00935CF6">
        <w:instrText xml:space="preserve"> REF _Ref440791744 \w \h </w:instrText>
      </w:r>
      <w:r w:rsidR="00935CF6">
        <w:fldChar w:fldCharType="separate"/>
      </w:r>
      <w:r w:rsidR="0037258A">
        <w:t>5.16.10</w:t>
      </w:r>
      <w:r w:rsidR="00935CF6">
        <w:fldChar w:fldCharType="end"/>
      </w:r>
      <w:r>
        <w:t>,</w:t>
      </w:r>
      <w:r w:rsidRPr="00BC7581">
        <w:t xml:space="preserve"> and </w:t>
      </w:r>
      <w:r>
        <w:t>5.16.11.</w:t>
      </w:r>
    </w:p>
    <w:p w14:paraId="360A3A05" w14:textId="37AECF56" w:rsidR="009045A3" w:rsidRPr="00BC7581" w:rsidRDefault="009045A3" w:rsidP="00B37EF3">
      <w:pPr>
        <w:pStyle w:val="Instrbox"/>
      </w:pPr>
      <w:r w:rsidRPr="00BC7581">
        <w:t xml:space="preserve">For AHUs using a return fan with direct building pressure control, </w:t>
      </w:r>
      <w:r w:rsidR="00291B2E">
        <w:t>use Section</w:t>
      </w:r>
      <w:r>
        <w:t xml:space="preserve"> </w:t>
      </w:r>
      <w:r w:rsidR="00935CF6">
        <w:fldChar w:fldCharType="begin"/>
      </w:r>
      <w:r w:rsidR="00935CF6">
        <w:instrText xml:space="preserve"> REF _Ref440791744 \w \h </w:instrText>
      </w:r>
      <w:r w:rsidR="00935CF6">
        <w:fldChar w:fldCharType="separate"/>
      </w:r>
      <w:r w:rsidR="0037258A">
        <w:t>5.16.10</w:t>
      </w:r>
      <w:r w:rsidR="00935CF6">
        <w:fldChar w:fldCharType="end"/>
      </w:r>
      <w:r w:rsidRPr="00BC7581">
        <w:t xml:space="preserve"> </w:t>
      </w:r>
      <w:r w:rsidR="00291B2E">
        <w:t>and delete Section</w:t>
      </w:r>
      <w:r w:rsidRPr="00BC7581">
        <w:t xml:space="preserve">s </w:t>
      </w:r>
      <w:r w:rsidR="00935CF6">
        <w:fldChar w:fldCharType="begin"/>
      </w:r>
      <w:r w:rsidR="00935CF6">
        <w:instrText xml:space="preserve"> REF _Ref440024306 \w \h </w:instrText>
      </w:r>
      <w:r w:rsidR="00935CF6">
        <w:fldChar w:fldCharType="separate"/>
      </w:r>
      <w:r w:rsidR="0037258A">
        <w:t>5.16.8</w:t>
      </w:r>
      <w:r w:rsidR="00935CF6">
        <w:fldChar w:fldCharType="end"/>
      </w:r>
      <w:r>
        <w:t xml:space="preserve">, </w:t>
      </w:r>
      <w:r w:rsidR="00935CF6">
        <w:fldChar w:fldCharType="begin"/>
      </w:r>
      <w:r w:rsidR="00935CF6">
        <w:instrText xml:space="preserve"> REF _Ref440040714 \w \h </w:instrText>
      </w:r>
      <w:r w:rsidR="00935CF6">
        <w:fldChar w:fldCharType="separate"/>
      </w:r>
      <w:r w:rsidR="0037258A">
        <w:t>5.16.9</w:t>
      </w:r>
      <w:r w:rsidR="00935CF6">
        <w:fldChar w:fldCharType="end"/>
      </w:r>
      <w:r>
        <w:t>,</w:t>
      </w:r>
      <w:r w:rsidRPr="00BC7581">
        <w:t xml:space="preserve"> and </w:t>
      </w:r>
      <w:r>
        <w:t>5.16.11.</w:t>
      </w:r>
    </w:p>
    <w:p w14:paraId="41609660" w14:textId="54E89CBB" w:rsidR="009045A3" w:rsidRPr="00BC7581" w:rsidRDefault="009045A3" w:rsidP="00B37EF3">
      <w:pPr>
        <w:pStyle w:val="Instrbox"/>
      </w:pPr>
      <w:r w:rsidRPr="00BC7581">
        <w:t xml:space="preserve">For AHUs using a return fan with airflow tracking control, </w:t>
      </w:r>
      <w:r w:rsidR="00291B2E">
        <w:t>use Section</w:t>
      </w:r>
      <w:r>
        <w:t xml:space="preserve"> </w:t>
      </w:r>
      <w:r w:rsidR="00D851A8">
        <w:fldChar w:fldCharType="begin"/>
      </w:r>
      <w:r w:rsidR="00D851A8">
        <w:instrText xml:space="preserve"> REF _Ref440791768 \w \h </w:instrText>
      </w:r>
      <w:r w:rsidR="00D851A8">
        <w:fldChar w:fldCharType="separate"/>
      </w:r>
      <w:r w:rsidR="0037258A">
        <w:t>5.16.11</w:t>
      </w:r>
      <w:r w:rsidR="00D851A8">
        <w:fldChar w:fldCharType="end"/>
      </w:r>
      <w:ins w:id="6369" w:author="Hwakong Cheng" w:date="2022-10-07T11:22:00Z">
        <w:r w:rsidR="008E19F7">
          <w:t xml:space="preserve"> </w:t>
        </w:r>
      </w:ins>
      <w:r w:rsidR="00291B2E">
        <w:t>and delete Section</w:t>
      </w:r>
      <w:r w:rsidRPr="00BC7581">
        <w:t xml:space="preserve">s </w:t>
      </w:r>
      <w:r w:rsidR="00935CF6">
        <w:fldChar w:fldCharType="begin"/>
      </w:r>
      <w:r w:rsidR="00935CF6">
        <w:instrText xml:space="preserve"> REF _Ref440024306 \w \h </w:instrText>
      </w:r>
      <w:r w:rsidR="00935CF6">
        <w:fldChar w:fldCharType="separate"/>
      </w:r>
      <w:r w:rsidR="0037258A">
        <w:t>5.16.8</w:t>
      </w:r>
      <w:r w:rsidR="00935CF6">
        <w:fldChar w:fldCharType="end"/>
      </w:r>
      <w:r>
        <w:t xml:space="preserve">, </w:t>
      </w:r>
      <w:r w:rsidR="00935CF6">
        <w:fldChar w:fldCharType="begin"/>
      </w:r>
      <w:r w:rsidR="00935CF6">
        <w:instrText xml:space="preserve"> REF _Ref440040714 \w \h </w:instrText>
      </w:r>
      <w:r w:rsidR="00935CF6">
        <w:fldChar w:fldCharType="separate"/>
      </w:r>
      <w:r w:rsidR="0037258A">
        <w:t>5.16.9</w:t>
      </w:r>
      <w:r w:rsidR="00935CF6">
        <w:fldChar w:fldCharType="end"/>
      </w:r>
      <w:r>
        <w:t>,</w:t>
      </w:r>
      <w:r w:rsidRPr="00BC7581">
        <w:t xml:space="preserve"> and </w:t>
      </w:r>
      <w:r w:rsidR="00935CF6">
        <w:fldChar w:fldCharType="begin"/>
      </w:r>
      <w:r w:rsidR="00935CF6">
        <w:instrText xml:space="preserve"> REF _Ref440791744 \w \h </w:instrText>
      </w:r>
      <w:r w:rsidR="00935CF6">
        <w:fldChar w:fldCharType="separate"/>
      </w:r>
      <w:r w:rsidR="0037258A">
        <w:t>5.16.10</w:t>
      </w:r>
      <w:r w:rsidR="00935CF6">
        <w:fldChar w:fldCharType="end"/>
      </w:r>
      <w:r>
        <w:t>.</w:t>
      </w:r>
    </w:p>
    <w:p w14:paraId="3175C26F" w14:textId="3C34D10D" w:rsidR="009045A3" w:rsidRPr="00BC7581" w:rsidRDefault="009045A3" w:rsidP="00B37EF3">
      <w:pPr>
        <w:pStyle w:val="Instrbox"/>
      </w:pPr>
      <w:r w:rsidRPr="00BC7581">
        <w:t xml:space="preserve">For AHUs using </w:t>
      </w:r>
      <w:proofErr w:type="spellStart"/>
      <w:r>
        <w:t>nonactuated</w:t>
      </w:r>
      <w:proofErr w:type="spellEnd"/>
      <w:r w:rsidRPr="00BC7581">
        <w:t xml:space="preserve"> barometric relief only, delete all four </w:t>
      </w:r>
      <w:r>
        <w:t xml:space="preserve">Sections </w:t>
      </w:r>
      <w:r w:rsidR="00935CF6">
        <w:fldChar w:fldCharType="begin"/>
      </w:r>
      <w:r w:rsidR="00935CF6">
        <w:instrText xml:space="preserve"> REF _Ref440024306 \w \h </w:instrText>
      </w:r>
      <w:r w:rsidR="00935CF6">
        <w:fldChar w:fldCharType="separate"/>
      </w:r>
      <w:r w:rsidR="0037258A">
        <w:t>5.16.8</w:t>
      </w:r>
      <w:r w:rsidR="00935CF6">
        <w:fldChar w:fldCharType="end"/>
      </w:r>
      <w:r>
        <w:t xml:space="preserve">, </w:t>
      </w:r>
      <w:r w:rsidR="00935CF6">
        <w:fldChar w:fldCharType="begin"/>
      </w:r>
      <w:r w:rsidR="00935CF6">
        <w:instrText xml:space="preserve"> REF _Ref440040714 \w \h </w:instrText>
      </w:r>
      <w:r w:rsidR="00935CF6">
        <w:fldChar w:fldCharType="separate"/>
      </w:r>
      <w:r w:rsidR="0037258A">
        <w:t>5.16.9</w:t>
      </w:r>
      <w:r w:rsidR="00935CF6">
        <w:fldChar w:fldCharType="end"/>
      </w:r>
      <w:r>
        <w:t xml:space="preserve">, </w:t>
      </w:r>
      <w:r w:rsidR="00935CF6">
        <w:fldChar w:fldCharType="begin"/>
      </w:r>
      <w:r w:rsidR="00935CF6">
        <w:instrText xml:space="preserve"> REF _Ref440791744 \w \h </w:instrText>
      </w:r>
      <w:r w:rsidR="00935CF6">
        <w:fldChar w:fldCharType="separate"/>
      </w:r>
      <w:r w:rsidR="0037258A">
        <w:t>5.16.10</w:t>
      </w:r>
      <w:r w:rsidR="00935CF6">
        <w:fldChar w:fldCharType="end"/>
      </w:r>
      <w:r>
        <w:t>,</w:t>
      </w:r>
      <w:r w:rsidRPr="00BC7581">
        <w:t xml:space="preserve"> and </w:t>
      </w:r>
      <w:r w:rsidR="00D851A8">
        <w:fldChar w:fldCharType="begin"/>
      </w:r>
      <w:r w:rsidR="00D851A8">
        <w:instrText xml:space="preserve"> REF _Ref440791768 \w \h </w:instrText>
      </w:r>
      <w:r w:rsidR="00D851A8">
        <w:fldChar w:fldCharType="separate"/>
      </w:r>
      <w:r w:rsidR="0037258A">
        <w:t>5.16.11</w:t>
      </w:r>
      <w:r w:rsidR="00D851A8">
        <w:fldChar w:fldCharType="end"/>
      </w:r>
      <w:r>
        <w:t>.</w:t>
      </w:r>
    </w:p>
    <w:p w14:paraId="0DB0E2D6" w14:textId="1304341A" w:rsidR="009045A3" w:rsidRPr="00BC7581" w:rsidRDefault="009045A3" w:rsidP="00B37EF3">
      <w:pPr>
        <w:pStyle w:val="Instrbox"/>
      </w:pPr>
      <w:r w:rsidRPr="00BC7581">
        <w:t xml:space="preserve">A building pressure sensor is required for options </w:t>
      </w:r>
      <w:r>
        <w:t xml:space="preserve">in Sections </w:t>
      </w:r>
      <w:r w:rsidR="00935CF6">
        <w:fldChar w:fldCharType="begin"/>
      </w:r>
      <w:r w:rsidR="00935CF6">
        <w:instrText xml:space="preserve"> REF _Ref440024306 \w \h </w:instrText>
      </w:r>
      <w:r w:rsidR="00935CF6">
        <w:fldChar w:fldCharType="separate"/>
      </w:r>
      <w:r w:rsidR="0037258A">
        <w:t>5.16.8</w:t>
      </w:r>
      <w:r w:rsidR="00935CF6">
        <w:fldChar w:fldCharType="end"/>
      </w:r>
      <w:r>
        <w:t xml:space="preserve">, </w:t>
      </w:r>
      <w:r w:rsidR="00935CF6">
        <w:fldChar w:fldCharType="begin"/>
      </w:r>
      <w:r w:rsidR="00935CF6">
        <w:instrText xml:space="preserve"> REF _Ref440040714 \w \h </w:instrText>
      </w:r>
      <w:r w:rsidR="00935CF6">
        <w:fldChar w:fldCharType="separate"/>
      </w:r>
      <w:r w:rsidR="0037258A">
        <w:t>5.16.9</w:t>
      </w:r>
      <w:r w:rsidR="00935CF6">
        <w:fldChar w:fldCharType="end"/>
      </w:r>
      <w:r>
        <w:t xml:space="preserve">, </w:t>
      </w:r>
      <w:r w:rsidR="00935CF6">
        <w:fldChar w:fldCharType="begin"/>
      </w:r>
      <w:r w:rsidR="00935CF6">
        <w:instrText xml:space="preserve"> REF _Ref440791744 \w \h </w:instrText>
      </w:r>
      <w:r w:rsidR="00935CF6">
        <w:fldChar w:fldCharType="separate"/>
      </w:r>
      <w:r w:rsidR="0037258A">
        <w:t>5.16.10</w:t>
      </w:r>
      <w:r w:rsidR="00935CF6">
        <w:fldChar w:fldCharType="end"/>
      </w:r>
      <w:r>
        <w:t>.</w:t>
      </w:r>
    </w:p>
    <w:p w14:paraId="55FADC4B" w14:textId="5424917D" w:rsidR="009045A3" w:rsidRPr="00BC7581" w:rsidRDefault="001006F2" w:rsidP="0087618D">
      <w:pPr>
        <w:pStyle w:val="Heading3"/>
      </w:pPr>
      <w:bookmarkStart w:id="6370" w:name="_Ref440024306"/>
      <w:ins w:id="6371" w:author="Reece Kiriu" w:date="2022-10-19T14:51:00Z">
        <w:r w:rsidRPr="001006F2">
          <w:rPr>
            <w:rStyle w:val="Toggle"/>
            <w:rPrChange w:id="6372" w:author="Reece Kiriu" w:date="2022-10-19T14:51:00Z">
              <w:rPr/>
            </w:rPrChange>
          </w:rPr>
          <w:t xml:space="preserve">[EQUALS BSP </w:t>
        </w:r>
        <w:proofErr w:type="gramStart"/>
        <w:r w:rsidRPr="001006F2">
          <w:rPr>
            <w:rStyle w:val="Toggle"/>
            <w:rPrChange w:id="6373" w:author="Reece Kiriu" w:date="2022-10-19T14:51:00Z">
              <w:rPr/>
            </w:rPrChange>
          </w:rPr>
          <w:t>DMPR]</w:t>
        </w:r>
      </w:ins>
      <w:r w:rsidR="009045A3" w:rsidRPr="00BC7581">
        <w:t>Control</w:t>
      </w:r>
      <w:proofErr w:type="gramEnd"/>
      <w:r w:rsidR="009045A3" w:rsidRPr="00BC7581">
        <w:t xml:space="preserve"> of Actuated Relief Dampers </w:t>
      </w:r>
      <w:r w:rsidR="009045A3">
        <w:rPr>
          <w:rFonts w:cs="Times New Roman PS MT"/>
          <w:szCs w:val="20"/>
        </w:rPr>
        <w:t>without</w:t>
      </w:r>
      <w:r w:rsidR="009045A3" w:rsidRPr="00BC7581">
        <w:t xml:space="preserve"> Fans</w:t>
      </w:r>
      <w:bookmarkEnd w:id="6370"/>
    </w:p>
    <w:p w14:paraId="13E21E10" w14:textId="77777777" w:rsidR="009045A3" w:rsidRPr="00BC7581" w:rsidRDefault="009045A3" w:rsidP="0087618D">
      <w:pPr>
        <w:pStyle w:val="Heading4"/>
      </w:pPr>
      <w:bookmarkStart w:id="6374" w:name="_Ref462148090"/>
      <w:r w:rsidRPr="00BC7581">
        <w:t xml:space="preserve">Relief </w:t>
      </w:r>
      <w:r w:rsidRPr="005054F8">
        <w:t>dampers</w:t>
      </w:r>
      <w:r w:rsidRPr="00BC7581">
        <w:t xml:space="preserve"> shall be enabled when the associated supply fan is proven </w:t>
      </w:r>
      <w:proofErr w:type="gramStart"/>
      <w:r w:rsidRPr="00B87A61">
        <w:rPr>
          <w:smallCaps/>
        </w:rPr>
        <w:t>on</w:t>
      </w:r>
      <w:r w:rsidRPr="00BC7581">
        <w:t>, and</w:t>
      </w:r>
      <w:proofErr w:type="gramEnd"/>
      <w:r w:rsidRPr="00BC7581">
        <w:t xml:space="preserve"> disabled otherwise.</w:t>
      </w:r>
      <w:bookmarkEnd w:id="6374"/>
      <w:r w:rsidRPr="00BC7581">
        <w:t xml:space="preserve"> </w:t>
      </w:r>
    </w:p>
    <w:p w14:paraId="64A8061B" w14:textId="66437C5B" w:rsidR="009045A3" w:rsidRPr="00BC7581" w:rsidRDefault="009045A3" w:rsidP="0087618D">
      <w:pPr>
        <w:pStyle w:val="Heading4"/>
      </w:pPr>
      <w:r w:rsidRPr="00BC7581">
        <w:t xml:space="preserve">When enabled, use a P-only control loop to modulate relief dampers to maintain </w:t>
      </w:r>
      <w:ins w:id="6375" w:author="Titus Ellison" w:date="2022-10-20T12:52:00Z">
        <w:r w:rsidR="00584C90" w:rsidRPr="00584C90">
          <w:rPr>
            <w:rStyle w:val="Toggle"/>
            <w:rPrChange w:id="6376" w:author="Titus Ellison" w:date="2022-10-20T12:53:00Z">
              <w:rPr/>
            </w:rPrChange>
          </w:rPr>
          <w:t xml:space="preserve">[UNITS </w:t>
        </w:r>
      </w:ins>
      <w:ins w:id="6377" w:author="Titus Ellison" w:date="2022-10-20T12:53:00Z">
        <w:r w:rsidR="00584C90" w:rsidRPr="00584C90">
          <w:rPr>
            <w:rStyle w:val="Toggle"/>
            <w:rPrChange w:id="6378" w:author="Titus Ellison" w:date="2022-10-20T12:53:00Z">
              <w:rPr/>
            </w:rPrChange>
          </w:rPr>
          <w:t>[</w:t>
        </w:r>
      </w:ins>
      <w:r w:rsidRPr="00584C90">
        <w:rPr>
          <w:rStyle w:val="Toggle"/>
          <w:rPrChange w:id="6379" w:author="Titus Ellison" w:date="2022-10-20T12:53:00Z">
            <w:rPr>
              <w:rFonts w:cs="Times New Roman PS MT"/>
              <w:bCs/>
              <w:szCs w:val="20"/>
            </w:rPr>
          </w:rPrChange>
        </w:rPr>
        <w:t>12 Pa</w:t>
      </w:r>
      <w:ins w:id="6380" w:author="Titus Ellison" w:date="2022-10-20T12:53:00Z">
        <w:r w:rsidR="00584C90" w:rsidRPr="00584C90">
          <w:rPr>
            <w:rStyle w:val="Toggle"/>
            <w:rPrChange w:id="6381" w:author="Titus Ellison" w:date="2022-10-20T12:53:00Z">
              <w:rPr>
                <w:rFonts w:cs="Times New Roman PS MT"/>
                <w:bCs/>
                <w:szCs w:val="20"/>
              </w:rPr>
            </w:rPrChange>
          </w:rPr>
          <w:t>]</w:t>
        </w:r>
      </w:ins>
      <w:r w:rsidRPr="00584C90">
        <w:rPr>
          <w:rStyle w:val="Toggle"/>
          <w:rPrChange w:id="6382" w:author="Titus Ellison" w:date="2022-10-20T12:53:00Z">
            <w:rPr>
              <w:rFonts w:cs="Times New Roman PS MT"/>
              <w:bCs/>
              <w:szCs w:val="20"/>
            </w:rPr>
          </w:rPrChange>
        </w:rPr>
        <w:t xml:space="preserve"> </w:t>
      </w:r>
      <w:ins w:id="6383" w:author="Titus Ellison" w:date="2022-10-20T12:53:00Z">
        <w:r w:rsidR="00584C90" w:rsidRPr="00584C90">
          <w:rPr>
            <w:rStyle w:val="Toggle"/>
            <w:rPrChange w:id="6384" w:author="Titus Ellison" w:date="2022-10-20T12:53:00Z">
              <w:rPr>
                <w:rFonts w:cs="Times New Roman PS MT"/>
                <w:bCs/>
                <w:szCs w:val="20"/>
              </w:rPr>
            </w:rPrChange>
          </w:rPr>
          <w:t>[</w:t>
        </w:r>
      </w:ins>
      <w:del w:id="6385" w:author="Titus Ellison" w:date="2022-10-20T12:53:00Z">
        <w:r w:rsidRPr="00584C90" w:rsidDel="00584C90">
          <w:rPr>
            <w:rStyle w:val="Toggle"/>
            <w:rPrChange w:id="6386" w:author="Titus Ellison" w:date="2022-10-20T12:53:00Z">
              <w:rPr>
                <w:rFonts w:cs="Times New Roman PS MT"/>
                <w:bCs/>
                <w:szCs w:val="20"/>
              </w:rPr>
            </w:rPrChange>
          </w:rPr>
          <w:delText>(</w:delText>
        </w:r>
      </w:del>
      <w:r w:rsidRPr="00584C90">
        <w:rPr>
          <w:rStyle w:val="Toggle"/>
          <w:rPrChange w:id="6387" w:author="Titus Ellison" w:date="2022-10-20T12:53:00Z">
            <w:rPr/>
          </w:rPrChange>
        </w:rPr>
        <w:t>0.05</w:t>
      </w:r>
      <w:r w:rsidRPr="00584C90">
        <w:rPr>
          <w:rStyle w:val="Toggle"/>
          <w:rPrChange w:id="6388" w:author="Titus Ellison" w:date="2022-10-20T12:53:00Z">
            <w:rPr>
              <w:rFonts w:cs="Times New Roman PS MT"/>
              <w:bCs/>
              <w:szCs w:val="20"/>
            </w:rPr>
          </w:rPrChange>
        </w:rPr>
        <w:t xml:space="preserve"> in. of water</w:t>
      </w:r>
      <w:ins w:id="6389" w:author="Titus Ellison" w:date="2022-10-20T12:53:00Z">
        <w:r w:rsidR="00584C90" w:rsidRPr="00584C90">
          <w:rPr>
            <w:rStyle w:val="Toggle"/>
            <w:rPrChange w:id="6390" w:author="Titus Ellison" w:date="2022-10-20T12:53:00Z">
              <w:rPr>
                <w:rFonts w:cs="Times New Roman PS MT"/>
                <w:bCs/>
                <w:szCs w:val="20"/>
              </w:rPr>
            </w:rPrChange>
          </w:rPr>
          <w:t>]]</w:t>
        </w:r>
      </w:ins>
      <w:del w:id="6391" w:author="Titus Ellison" w:date="2022-10-20T12:53:00Z">
        <w:r w:rsidRPr="00B87A61" w:rsidDel="00584C90">
          <w:rPr>
            <w:rFonts w:cs="Times New Roman PS MT"/>
            <w:bCs/>
            <w:szCs w:val="20"/>
          </w:rPr>
          <w:delText>)</w:delText>
        </w:r>
      </w:del>
      <w:r w:rsidRPr="00BC7581">
        <w:t xml:space="preserve"> building static pressure. Close damper when disabled.</w:t>
      </w:r>
    </w:p>
    <w:p w14:paraId="1CFF1FCA" w14:textId="77777777" w:rsidR="009045A3" w:rsidRPr="00BC7581" w:rsidRDefault="009045A3" w:rsidP="00B37EF3">
      <w:pPr>
        <w:pStyle w:val="Instrbox"/>
      </w:pPr>
      <w:bookmarkStart w:id="6392" w:name="_Ref440024313"/>
      <w:r w:rsidRPr="00BC7581">
        <w:t>The engineer must select among control logic options for return/relief/exhaust. This decision is based on the AHU configuration.</w:t>
      </w:r>
    </w:p>
    <w:p w14:paraId="02734408" w14:textId="77777777" w:rsidR="009045A3" w:rsidRPr="00BC7581" w:rsidRDefault="009045A3" w:rsidP="00B37EF3">
      <w:pPr>
        <w:pStyle w:val="Instrbox"/>
      </w:pPr>
      <w:r w:rsidRPr="00BC7581">
        <w:t>Control logic selections should be made as follows:</w:t>
      </w:r>
    </w:p>
    <w:p w14:paraId="1B058A80" w14:textId="732987D2" w:rsidR="009045A3" w:rsidRPr="00BC7581" w:rsidRDefault="009045A3" w:rsidP="00B37EF3">
      <w:pPr>
        <w:pStyle w:val="Instrbox"/>
      </w:pPr>
      <w:r w:rsidRPr="00BC7581">
        <w:t xml:space="preserve">For AHUs using actuated relief dampers without a fan, </w:t>
      </w:r>
      <w:r w:rsidR="00291B2E">
        <w:t>use Section</w:t>
      </w:r>
      <w:r>
        <w:t xml:space="preserve"> </w:t>
      </w:r>
      <w:r w:rsidR="00935CF6">
        <w:fldChar w:fldCharType="begin"/>
      </w:r>
      <w:r w:rsidR="00935CF6">
        <w:instrText xml:space="preserve"> REF _Ref440024306 \w \h </w:instrText>
      </w:r>
      <w:r w:rsidR="00935CF6">
        <w:fldChar w:fldCharType="separate"/>
      </w:r>
      <w:r w:rsidR="0037258A">
        <w:t>5.16.8</w:t>
      </w:r>
      <w:r w:rsidR="00935CF6">
        <w:fldChar w:fldCharType="end"/>
      </w:r>
      <w:r w:rsidR="00935CF6">
        <w:t xml:space="preserve"> </w:t>
      </w:r>
      <w:r w:rsidR="00291B2E">
        <w:t>and delete Section</w:t>
      </w:r>
      <w:r w:rsidRPr="00BC7581">
        <w:t xml:space="preserve">s </w:t>
      </w:r>
      <w:r w:rsidR="00935CF6">
        <w:fldChar w:fldCharType="begin"/>
      </w:r>
      <w:r w:rsidR="00935CF6">
        <w:instrText xml:space="preserve"> REF _Ref440040714 \w \h </w:instrText>
      </w:r>
      <w:r w:rsidR="00935CF6">
        <w:fldChar w:fldCharType="separate"/>
      </w:r>
      <w:r w:rsidR="0037258A">
        <w:t>5.16.9</w:t>
      </w:r>
      <w:r w:rsidR="00935CF6">
        <w:fldChar w:fldCharType="end"/>
      </w:r>
      <w:r>
        <w:t xml:space="preserve">, </w:t>
      </w:r>
      <w:r w:rsidR="00935CF6">
        <w:fldChar w:fldCharType="begin"/>
      </w:r>
      <w:r w:rsidR="00935CF6">
        <w:instrText xml:space="preserve"> REF _Ref440791744 \w \h </w:instrText>
      </w:r>
      <w:r w:rsidR="00935CF6">
        <w:fldChar w:fldCharType="separate"/>
      </w:r>
      <w:r w:rsidR="0037258A">
        <w:t>5.16.10</w:t>
      </w:r>
      <w:r w:rsidR="00935CF6">
        <w:fldChar w:fldCharType="end"/>
      </w:r>
      <w:r>
        <w:t>,</w:t>
      </w:r>
      <w:r w:rsidRPr="00BC7581">
        <w:t xml:space="preserve"> and </w:t>
      </w:r>
      <w:r w:rsidR="00D851A8">
        <w:fldChar w:fldCharType="begin"/>
      </w:r>
      <w:r w:rsidR="00D851A8">
        <w:instrText xml:space="preserve"> REF _Ref440791768 \w \h </w:instrText>
      </w:r>
      <w:r w:rsidR="00D851A8">
        <w:fldChar w:fldCharType="separate"/>
      </w:r>
      <w:r w:rsidR="0037258A">
        <w:t>5.16.11</w:t>
      </w:r>
      <w:r w:rsidR="00D851A8">
        <w:fldChar w:fldCharType="end"/>
      </w:r>
      <w:r>
        <w:t>.</w:t>
      </w:r>
    </w:p>
    <w:p w14:paraId="3E9F0EB1" w14:textId="6C03AA94" w:rsidR="009045A3" w:rsidRPr="00BC7581" w:rsidRDefault="009045A3" w:rsidP="00B37EF3">
      <w:pPr>
        <w:pStyle w:val="Instrbox"/>
      </w:pPr>
      <w:r w:rsidRPr="00BC7581">
        <w:t xml:space="preserve">For AHUs using actuated relief dampers with relief fan(s), </w:t>
      </w:r>
      <w:r w:rsidR="00291B2E">
        <w:t>use Section</w:t>
      </w:r>
      <w:r>
        <w:t xml:space="preserve"> </w:t>
      </w:r>
      <w:r w:rsidR="00935CF6">
        <w:fldChar w:fldCharType="begin"/>
      </w:r>
      <w:r w:rsidR="00935CF6">
        <w:instrText xml:space="preserve"> REF _Ref440040714 \w \h </w:instrText>
      </w:r>
      <w:r w:rsidR="00935CF6">
        <w:fldChar w:fldCharType="separate"/>
      </w:r>
      <w:r w:rsidR="0037258A">
        <w:t>5.16.9</w:t>
      </w:r>
      <w:r w:rsidR="00935CF6">
        <w:fldChar w:fldCharType="end"/>
      </w:r>
      <w:r w:rsidRPr="00BC7581">
        <w:t xml:space="preserve"> </w:t>
      </w:r>
      <w:r w:rsidR="00291B2E">
        <w:t>and delete Section</w:t>
      </w:r>
      <w:r w:rsidRPr="00BC7581">
        <w:t xml:space="preserve">s </w:t>
      </w:r>
      <w:r w:rsidR="00935CF6">
        <w:fldChar w:fldCharType="begin"/>
      </w:r>
      <w:r w:rsidR="00935CF6">
        <w:instrText xml:space="preserve"> REF _Ref440024306 \w \h </w:instrText>
      </w:r>
      <w:r w:rsidR="00935CF6">
        <w:fldChar w:fldCharType="separate"/>
      </w:r>
      <w:r w:rsidR="0037258A">
        <w:t>5.16.8</w:t>
      </w:r>
      <w:r w:rsidR="00935CF6">
        <w:fldChar w:fldCharType="end"/>
      </w:r>
      <w:r>
        <w:t xml:space="preserve">, </w:t>
      </w:r>
      <w:r w:rsidR="00D851A8">
        <w:fldChar w:fldCharType="begin"/>
      </w:r>
      <w:r w:rsidR="00D851A8">
        <w:instrText xml:space="preserve"> REF _Ref440791744 \w \h </w:instrText>
      </w:r>
      <w:r w:rsidR="00D851A8">
        <w:fldChar w:fldCharType="separate"/>
      </w:r>
      <w:r w:rsidR="0037258A">
        <w:t>5.16.10</w:t>
      </w:r>
      <w:r w:rsidR="00D851A8">
        <w:fldChar w:fldCharType="end"/>
      </w:r>
      <w:r>
        <w:t>,</w:t>
      </w:r>
      <w:r w:rsidRPr="00BC7581">
        <w:t xml:space="preserve"> and </w:t>
      </w:r>
      <w:r w:rsidR="00D851A8">
        <w:fldChar w:fldCharType="begin"/>
      </w:r>
      <w:r w:rsidR="00D851A8">
        <w:instrText xml:space="preserve"> REF _Ref440791768 \w \h </w:instrText>
      </w:r>
      <w:r w:rsidR="00D851A8">
        <w:fldChar w:fldCharType="separate"/>
      </w:r>
      <w:r w:rsidR="0037258A">
        <w:t>5.16.11</w:t>
      </w:r>
      <w:r w:rsidR="00D851A8">
        <w:fldChar w:fldCharType="end"/>
      </w:r>
      <w:r>
        <w:t>.</w:t>
      </w:r>
    </w:p>
    <w:p w14:paraId="77038400" w14:textId="4AA56D83" w:rsidR="009045A3" w:rsidRPr="00BC7581" w:rsidRDefault="009045A3" w:rsidP="00B37EF3">
      <w:pPr>
        <w:pStyle w:val="Instrbox"/>
      </w:pPr>
      <w:r w:rsidRPr="00BC7581">
        <w:t xml:space="preserve">For AHUs using a return fan with direct building pressure control, </w:t>
      </w:r>
      <w:r w:rsidR="00291B2E">
        <w:t>use Section</w:t>
      </w:r>
      <w:r>
        <w:t xml:space="preserve"> </w:t>
      </w:r>
      <w:r w:rsidR="00935CF6">
        <w:fldChar w:fldCharType="begin"/>
      </w:r>
      <w:r w:rsidR="00935CF6">
        <w:instrText xml:space="preserve"> REF _Ref440791744 \w \h </w:instrText>
      </w:r>
      <w:r w:rsidR="00935CF6">
        <w:fldChar w:fldCharType="separate"/>
      </w:r>
      <w:r w:rsidR="0037258A">
        <w:t>5.16.10</w:t>
      </w:r>
      <w:r w:rsidR="00935CF6">
        <w:fldChar w:fldCharType="end"/>
      </w:r>
      <w:r w:rsidRPr="00BC7581">
        <w:t xml:space="preserve"> </w:t>
      </w:r>
      <w:r w:rsidR="00291B2E">
        <w:t>and delete Section</w:t>
      </w:r>
      <w:r w:rsidRPr="00BC7581">
        <w:t xml:space="preserve">s </w:t>
      </w:r>
      <w:r w:rsidR="00935CF6">
        <w:fldChar w:fldCharType="begin"/>
      </w:r>
      <w:r w:rsidR="00935CF6">
        <w:instrText xml:space="preserve"> REF _Ref440024306 \w \h </w:instrText>
      </w:r>
      <w:r w:rsidR="00935CF6">
        <w:fldChar w:fldCharType="separate"/>
      </w:r>
      <w:r w:rsidR="0037258A">
        <w:t>5.16.8</w:t>
      </w:r>
      <w:r w:rsidR="00935CF6">
        <w:fldChar w:fldCharType="end"/>
      </w:r>
      <w:r>
        <w:t xml:space="preserve">, </w:t>
      </w:r>
      <w:r w:rsidR="00935CF6">
        <w:fldChar w:fldCharType="begin"/>
      </w:r>
      <w:r w:rsidR="00935CF6">
        <w:instrText xml:space="preserve"> REF _Ref440040714 \w \h </w:instrText>
      </w:r>
      <w:r w:rsidR="00935CF6">
        <w:fldChar w:fldCharType="separate"/>
      </w:r>
      <w:r w:rsidR="0037258A">
        <w:t>5.16.9</w:t>
      </w:r>
      <w:r w:rsidR="00935CF6">
        <w:fldChar w:fldCharType="end"/>
      </w:r>
      <w:r>
        <w:t>,</w:t>
      </w:r>
      <w:r w:rsidRPr="00BC7581">
        <w:t xml:space="preserve"> and </w:t>
      </w:r>
      <w:r w:rsidR="00D851A8">
        <w:fldChar w:fldCharType="begin"/>
      </w:r>
      <w:r w:rsidR="00D851A8">
        <w:instrText xml:space="preserve"> REF _Ref440791768 \w \h </w:instrText>
      </w:r>
      <w:r w:rsidR="00D851A8">
        <w:fldChar w:fldCharType="separate"/>
      </w:r>
      <w:r w:rsidR="0037258A">
        <w:t>5.16.11</w:t>
      </w:r>
      <w:r w:rsidR="00D851A8">
        <w:fldChar w:fldCharType="end"/>
      </w:r>
      <w:r>
        <w:t>.</w:t>
      </w:r>
    </w:p>
    <w:p w14:paraId="5CEBDCD3" w14:textId="726C722A" w:rsidR="009045A3" w:rsidRPr="00BC7581" w:rsidRDefault="009045A3" w:rsidP="00B37EF3">
      <w:pPr>
        <w:pStyle w:val="Instrbox"/>
      </w:pPr>
      <w:r w:rsidRPr="00BC7581">
        <w:t xml:space="preserve">For AHUs using a return fan with airflow tracking control, </w:t>
      </w:r>
      <w:r w:rsidR="00291B2E">
        <w:t>use Section</w:t>
      </w:r>
      <w:r>
        <w:t xml:space="preserve"> </w:t>
      </w:r>
      <w:r w:rsidR="00D851A8">
        <w:fldChar w:fldCharType="begin"/>
      </w:r>
      <w:r w:rsidR="00D851A8">
        <w:instrText xml:space="preserve"> REF _Ref440791768 \w \h </w:instrText>
      </w:r>
      <w:r w:rsidR="00D851A8">
        <w:fldChar w:fldCharType="separate"/>
      </w:r>
      <w:r w:rsidR="0037258A">
        <w:t>5.16.11</w:t>
      </w:r>
      <w:r w:rsidR="00D851A8">
        <w:fldChar w:fldCharType="end"/>
      </w:r>
      <w:r w:rsidRPr="00BC7581">
        <w:t xml:space="preserve"> </w:t>
      </w:r>
      <w:r w:rsidR="00291B2E">
        <w:t>and delete Section</w:t>
      </w:r>
      <w:r w:rsidRPr="00BC7581">
        <w:t xml:space="preserve">s </w:t>
      </w:r>
      <w:r w:rsidR="00935CF6">
        <w:fldChar w:fldCharType="begin"/>
      </w:r>
      <w:r w:rsidR="00935CF6">
        <w:instrText xml:space="preserve"> REF _Ref440024306 \w \h </w:instrText>
      </w:r>
      <w:r w:rsidR="00935CF6">
        <w:fldChar w:fldCharType="separate"/>
      </w:r>
      <w:r w:rsidR="0037258A">
        <w:t>5.16.8</w:t>
      </w:r>
      <w:r w:rsidR="00935CF6">
        <w:fldChar w:fldCharType="end"/>
      </w:r>
      <w:r>
        <w:t xml:space="preserve">, </w:t>
      </w:r>
      <w:r w:rsidR="00935CF6">
        <w:fldChar w:fldCharType="begin"/>
      </w:r>
      <w:r w:rsidR="00935CF6">
        <w:instrText xml:space="preserve"> REF _Ref440040714 \w \h </w:instrText>
      </w:r>
      <w:r w:rsidR="00935CF6">
        <w:fldChar w:fldCharType="separate"/>
      </w:r>
      <w:r w:rsidR="0037258A">
        <w:t>5.16.9</w:t>
      </w:r>
      <w:r w:rsidR="00935CF6">
        <w:fldChar w:fldCharType="end"/>
      </w:r>
      <w:r>
        <w:t>,</w:t>
      </w:r>
      <w:r w:rsidRPr="00BC7581">
        <w:t xml:space="preserve"> and </w:t>
      </w:r>
      <w:r w:rsidR="00935CF6">
        <w:fldChar w:fldCharType="begin"/>
      </w:r>
      <w:r w:rsidR="00935CF6">
        <w:instrText xml:space="preserve"> REF _Ref440791744 \w \h </w:instrText>
      </w:r>
      <w:r w:rsidR="00935CF6">
        <w:fldChar w:fldCharType="separate"/>
      </w:r>
      <w:r w:rsidR="0037258A">
        <w:t>5.16.10</w:t>
      </w:r>
      <w:r w:rsidR="00935CF6">
        <w:fldChar w:fldCharType="end"/>
      </w:r>
      <w:r>
        <w:t>.</w:t>
      </w:r>
    </w:p>
    <w:p w14:paraId="5F8368FC" w14:textId="3B705F28" w:rsidR="009045A3" w:rsidRPr="00BC7581" w:rsidRDefault="009045A3" w:rsidP="00B37EF3">
      <w:pPr>
        <w:pStyle w:val="Instrbox"/>
      </w:pPr>
      <w:r w:rsidRPr="00BC7581">
        <w:t xml:space="preserve">For AHUs using </w:t>
      </w:r>
      <w:proofErr w:type="spellStart"/>
      <w:r>
        <w:t>nonactuated</w:t>
      </w:r>
      <w:proofErr w:type="spellEnd"/>
      <w:r w:rsidRPr="00BC7581">
        <w:t xml:space="preserve"> barometric relief only, delete all four </w:t>
      </w:r>
      <w:r>
        <w:t xml:space="preserve">Sections </w:t>
      </w:r>
      <w:r w:rsidR="00935CF6">
        <w:fldChar w:fldCharType="begin"/>
      </w:r>
      <w:r w:rsidR="00935CF6">
        <w:instrText xml:space="preserve"> REF _Ref440024306 \w \h </w:instrText>
      </w:r>
      <w:r w:rsidR="00935CF6">
        <w:fldChar w:fldCharType="separate"/>
      </w:r>
      <w:r w:rsidR="0037258A">
        <w:t>5.16.8</w:t>
      </w:r>
      <w:r w:rsidR="00935CF6">
        <w:fldChar w:fldCharType="end"/>
      </w:r>
      <w:r>
        <w:t xml:space="preserve">, </w:t>
      </w:r>
      <w:r w:rsidR="00935CF6">
        <w:fldChar w:fldCharType="begin"/>
      </w:r>
      <w:r w:rsidR="00935CF6">
        <w:instrText xml:space="preserve"> REF _Ref440040714 \w \h </w:instrText>
      </w:r>
      <w:r w:rsidR="00935CF6">
        <w:fldChar w:fldCharType="separate"/>
      </w:r>
      <w:r w:rsidR="0037258A">
        <w:t>5.16.9</w:t>
      </w:r>
      <w:r w:rsidR="00935CF6">
        <w:fldChar w:fldCharType="end"/>
      </w:r>
      <w:r>
        <w:t xml:space="preserve">, </w:t>
      </w:r>
      <w:r w:rsidR="00935CF6">
        <w:fldChar w:fldCharType="begin"/>
      </w:r>
      <w:r w:rsidR="00935CF6">
        <w:instrText xml:space="preserve"> REF _Ref440791744 \w \h </w:instrText>
      </w:r>
      <w:r w:rsidR="00935CF6">
        <w:fldChar w:fldCharType="separate"/>
      </w:r>
      <w:r w:rsidR="0037258A">
        <w:t>5.16.10</w:t>
      </w:r>
      <w:r w:rsidR="00935CF6">
        <w:fldChar w:fldCharType="end"/>
      </w:r>
      <w:r>
        <w:t>,</w:t>
      </w:r>
      <w:r w:rsidRPr="00BC7581">
        <w:t xml:space="preserve"> and </w:t>
      </w:r>
      <w:r w:rsidR="00D851A8">
        <w:fldChar w:fldCharType="begin"/>
      </w:r>
      <w:r w:rsidR="00D851A8">
        <w:instrText xml:space="preserve"> REF _Ref440791768 \w \h </w:instrText>
      </w:r>
      <w:r w:rsidR="00D851A8">
        <w:fldChar w:fldCharType="separate"/>
      </w:r>
      <w:r w:rsidR="0037258A">
        <w:t>5.16.11</w:t>
      </w:r>
      <w:r w:rsidR="00D851A8">
        <w:fldChar w:fldCharType="end"/>
      </w:r>
      <w:r>
        <w:t>.</w:t>
      </w:r>
    </w:p>
    <w:p w14:paraId="4F5F7FAF" w14:textId="1628F092" w:rsidR="009045A3" w:rsidRPr="00BC7581" w:rsidRDefault="009045A3" w:rsidP="00B37EF3">
      <w:pPr>
        <w:pStyle w:val="Instrbox"/>
      </w:pPr>
      <w:r w:rsidRPr="00BC7581">
        <w:t xml:space="preserve">A building pressure sensor is required for options </w:t>
      </w:r>
      <w:r>
        <w:t xml:space="preserve">in Sections </w:t>
      </w:r>
      <w:r w:rsidR="00935CF6">
        <w:fldChar w:fldCharType="begin"/>
      </w:r>
      <w:r w:rsidR="00935CF6">
        <w:instrText xml:space="preserve"> REF _Ref440024306 \w \h </w:instrText>
      </w:r>
      <w:r w:rsidR="00935CF6">
        <w:fldChar w:fldCharType="separate"/>
      </w:r>
      <w:r w:rsidR="0037258A">
        <w:t>5.16.8</w:t>
      </w:r>
      <w:r w:rsidR="00935CF6">
        <w:fldChar w:fldCharType="end"/>
      </w:r>
      <w:r>
        <w:t xml:space="preserve">, </w:t>
      </w:r>
      <w:r w:rsidR="00935CF6">
        <w:fldChar w:fldCharType="begin"/>
      </w:r>
      <w:r w:rsidR="00935CF6">
        <w:instrText xml:space="preserve"> REF _Ref440040714 \w \h </w:instrText>
      </w:r>
      <w:r w:rsidR="00935CF6">
        <w:fldChar w:fldCharType="separate"/>
      </w:r>
      <w:r w:rsidR="0037258A">
        <w:t>5.16.9</w:t>
      </w:r>
      <w:r w:rsidR="00935CF6">
        <w:fldChar w:fldCharType="end"/>
      </w:r>
      <w:r>
        <w:t xml:space="preserve">, </w:t>
      </w:r>
      <w:r w:rsidR="00935CF6">
        <w:fldChar w:fldCharType="begin"/>
      </w:r>
      <w:r w:rsidR="00935CF6">
        <w:instrText xml:space="preserve"> REF _Ref440791744 \w \h </w:instrText>
      </w:r>
      <w:r w:rsidR="00935CF6">
        <w:fldChar w:fldCharType="separate"/>
      </w:r>
      <w:r w:rsidR="0037258A">
        <w:t>5.16.10</w:t>
      </w:r>
      <w:r w:rsidR="00935CF6">
        <w:fldChar w:fldCharType="end"/>
      </w:r>
      <w:r>
        <w:t>.</w:t>
      </w:r>
    </w:p>
    <w:p w14:paraId="1DB24B3F" w14:textId="43232468" w:rsidR="009045A3" w:rsidRPr="00BC7581" w:rsidRDefault="001006F2" w:rsidP="0087618D">
      <w:pPr>
        <w:pStyle w:val="Heading3"/>
      </w:pPr>
      <w:bookmarkStart w:id="6393" w:name="_Ref440040714"/>
      <w:ins w:id="6394" w:author="Reece Kiriu" w:date="2022-10-19T14:51:00Z">
        <w:r w:rsidRPr="001006F2">
          <w:rPr>
            <w:rStyle w:val="Toggle"/>
            <w:rPrChange w:id="6395" w:author="Reece Kiriu" w:date="2022-10-19T14:52:00Z">
              <w:rPr/>
            </w:rPrChange>
          </w:rPr>
          <w:t xml:space="preserve">[EQUALS BSP </w:t>
        </w:r>
        <w:proofErr w:type="gramStart"/>
        <w:r w:rsidRPr="001006F2">
          <w:rPr>
            <w:rStyle w:val="Toggle"/>
            <w:rPrChange w:id="6396" w:author="Reece Kiriu" w:date="2022-10-19T14:52:00Z">
              <w:rPr/>
            </w:rPrChange>
          </w:rPr>
          <w:t>RELIEFDMPR]</w:t>
        </w:r>
      </w:ins>
      <w:r w:rsidR="009045A3" w:rsidRPr="00BC7581">
        <w:t>Relief</w:t>
      </w:r>
      <w:proofErr w:type="gramEnd"/>
      <w:r w:rsidR="009045A3">
        <w:rPr>
          <w:rFonts w:cs="Times New Roman PS MT"/>
          <w:szCs w:val="20"/>
        </w:rPr>
        <w:t>-</w:t>
      </w:r>
      <w:r w:rsidR="009045A3" w:rsidRPr="00BC7581">
        <w:t>Fan</w:t>
      </w:r>
      <w:bookmarkEnd w:id="6392"/>
      <w:r w:rsidR="009045A3" w:rsidRPr="00BC7581">
        <w:t xml:space="preserve"> Control</w:t>
      </w:r>
      <w:bookmarkEnd w:id="6393"/>
    </w:p>
    <w:p w14:paraId="065ADA47" w14:textId="77777777" w:rsidR="00CE2068" w:rsidRDefault="00CE2068" w:rsidP="00CE2068">
      <w:pPr>
        <w:pStyle w:val="Infobox"/>
      </w:pPr>
      <w:r>
        <w:t>A pressure zone is defined as an enclosed area with interconnected return paths.  The appropriate boundaries for pressure zones, establishing which relief fans run together and which building pressure sensors are used, will need to be determined by the engineer based on building geometry.</w:t>
      </w:r>
    </w:p>
    <w:p w14:paraId="5BFD6E3A" w14:textId="058513A4" w:rsidR="009045A3" w:rsidRPr="00BC7581" w:rsidRDefault="009045A3" w:rsidP="00B37EF3">
      <w:pPr>
        <w:pStyle w:val="Infobox"/>
      </w:pPr>
      <w:r w:rsidRPr="00BC7581">
        <w:t xml:space="preserve">Relief fans are enabled and disabled with their associated supply fans, but all relief fans that are running and serve a </w:t>
      </w:r>
      <w:r w:rsidR="00CE2068">
        <w:t>pressure zone</w:t>
      </w:r>
      <w:r w:rsidR="00CE2068" w:rsidRPr="00867923">
        <w:t xml:space="preserve"> </w:t>
      </w:r>
      <w:r w:rsidRPr="00BC7581">
        <w:t xml:space="preserve">run at the same speed. All operating relief fans that serve a </w:t>
      </w:r>
      <w:r w:rsidR="00CE2068">
        <w:t>pressure zone</w:t>
      </w:r>
      <w:r w:rsidR="00CE2068" w:rsidRPr="00867923">
        <w:t xml:space="preserve"> </w:t>
      </w:r>
      <w:r w:rsidRPr="00BC7581">
        <w:t xml:space="preserve">shall be controlled as if they were one system, running at the same speed and using the same control loop, even if they are associated with different </w:t>
      </w:r>
      <w:r>
        <w:rPr>
          <w:bCs/>
        </w:rPr>
        <w:t>AHUs.</w:t>
      </w:r>
      <w:r w:rsidRPr="00BC7581">
        <w:t xml:space="preserve"> </w:t>
      </w:r>
      <w:r w:rsidR="00CE2068">
        <w:t>For example, if two AHUs share a pressure zone, their relief fans should be controlled together as one system, while both AHUs are operating.</w:t>
      </w:r>
    </w:p>
    <w:p w14:paraId="247A85B5" w14:textId="6CE965E0" w:rsidR="009045A3" w:rsidRPr="00BC7581" w:rsidRDefault="009045A3" w:rsidP="00B37EF3">
      <w:pPr>
        <w:pStyle w:val="Infobox"/>
      </w:pPr>
      <w:r w:rsidRPr="00BC7581">
        <w:t xml:space="preserve">This prevents relief fans from fighting each other, which can lead to flow reversal or </w:t>
      </w:r>
      <w:r w:rsidR="00CE2068">
        <w:t>unstable fan speed control and</w:t>
      </w:r>
      <w:r w:rsidR="00CE2068" w:rsidRPr="00867923">
        <w:t xml:space="preserve"> </w:t>
      </w:r>
      <w:r w:rsidRPr="00BC7581">
        <w:t>space pressurization problems.</w:t>
      </w:r>
    </w:p>
    <w:p w14:paraId="0B68340B" w14:textId="392CA62A" w:rsidR="009045A3" w:rsidRPr="00BC7581" w:rsidRDefault="009045A3" w:rsidP="00B37EF3">
      <w:pPr>
        <w:pStyle w:val="Infobox"/>
      </w:pPr>
      <w:r w:rsidRPr="00BC7581">
        <w:t>The appropriate boundaries between relief systems, establishing which relief fans run together, will need to be determined by the engineer based on building geometry.</w:t>
      </w:r>
    </w:p>
    <w:p w14:paraId="07D512F9" w14:textId="476FF3F6" w:rsidR="003532E6" w:rsidRDefault="003532E6" w:rsidP="0087618D">
      <w:pPr>
        <w:pStyle w:val="Heading4"/>
      </w:pPr>
      <w:r>
        <w:t xml:space="preserve">See Section </w:t>
      </w:r>
      <w:r w:rsidR="001C2FCB">
        <w:fldChar w:fldCharType="begin"/>
      </w:r>
      <w:r w:rsidR="001C2FCB">
        <w:instrText xml:space="preserve"> REF _Ref73278462 \r \h </w:instrText>
      </w:r>
      <w:r w:rsidR="001C2FCB">
        <w:fldChar w:fldCharType="separate"/>
      </w:r>
      <w:r w:rsidR="0037258A">
        <w:t>3.1.4.5</w:t>
      </w:r>
      <w:r w:rsidR="001C2FCB">
        <w:fldChar w:fldCharType="end"/>
      </w:r>
      <w:r w:rsidR="001C2FCB">
        <w:t xml:space="preserve"> </w:t>
      </w:r>
      <w:r>
        <w:t xml:space="preserve">for pressure </w:t>
      </w:r>
      <w:r w:rsidR="00D21A33">
        <w:t>Zone Group</w:t>
      </w:r>
      <w:r>
        <w:t xml:space="preserve"> assignments.</w:t>
      </w:r>
    </w:p>
    <w:p w14:paraId="53705B09" w14:textId="138D704D" w:rsidR="002262C7" w:rsidRPr="00AC234B" w:rsidRDefault="00C87162" w:rsidP="0087618D">
      <w:pPr>
        <w:pStyle w:val="Heading4"/>
      </w:pPr>
      <w:ins w:id="6397" w:author="Reece Kiriu" w:date="2022-10-28T16:47:00Z">
        <w:r w:rsidRPr="00C87162">
          <w:rPr>
            <w:rStyle w:val="Toggle"/>
            <w:rPrChange w:id="6398" w:author="Reece Kiriu" w:date="2022-10-28T16:47:00Z">
              <w:rPr/>
            </w:rPrChange>
          </w:rPr>
          <w:t>[DELETE]</w:t>
        </w:r>
      </w:ins>
      <w:commentRangeStart w:id="6399"/>
      <w:commentRangeStart w:id="6400"/>
      <w:r w:rsidR="002262C7" w:rsidRPr="00AC234B">
        <w:t xml:space="preserve">Relief fans shall be lead/lag alternated per </w:t>
      </w:r>
      <w:r w:rsidR="002211AE">
        <w:t>Section</w:t>
      </w:r>
      <w:r w:rsidR="002262C7" w:rsidRPr="00AC234B">
        <w:t xml:space="preserve"> </w:t>
      </w:r>
      <w:r w:rsidR="002262C7" w:rsidRPr="00AC234B">
        <w:fldChar w:fldCharType="begin"/>
      </w:r>
      <w:r w:rsidR="002262C7" w:rsidRPr="00AC234B">
        <w:instrText xml:space="preserve"> REF _Ref508115757 \w \h </w:instrText>
      </w:r>
      <w:r w:rsidR="00AC234B">
        <w:instrText xml:space="preserve"> \* MERGEFORMAT </w:instrText>
      </w:r>
      <w:r w:rsidR="002262C7" w:rsidRPr="00AC234B">
        <w:fldChar w:fldCharType="separate"/>
      </w:r>
      <w:r w:rsidR="0037258A">
        <w:t>5.1.15.3</w:t>
      </w:r>
      <w:r w:rsidR="002262C7" w:rsidRPr="00AC234B">
        <w:fldChar w:fldCharType="end"/>
      </w:r>
      <w:r w:rsidR="002262C7" w:rsidRPr="00AC234B">
        <w:t>.</w:t>
      </w:r>
    </w:p>
    <w:p w14:paraId="37A141D2" w14:textId="7FB34B51" w:rsidR="009045A3" w:rsidRPr="00AC234B" w:rsidRDefault="00C87162" w:rsidP="0087618D">
      <w:pPr>
        <w:pStyle w:val="Heading4"/>
      </w:pPr>
      <w:ins w:id="6401" w:author="Reece Kiriu" w:date="2022-10-28T16:47:00Z">
        <w:r w:rsidRPr="006443C9">
          <w:rPr>
            <w:rStyle w:val="Toggle"/>
          </w:rPr>
          <w:t>[DELETE]</w:t>
        </w:r>
      </w:ins>
      <w:r w:rsidR="009045A3" w:rsidRPr="00AC234B">
        <w:t xml:space="preserve">All operating relief fans that serve a </w:t>
      </w:r>
      <w:r w:rsidR="00CE2068">
        <w:t>pressure zone</w:t>
      </w:r>
      <w:r w:rsidR="00CE2068" w:rsidRPr="00867923">
        <w:t xml:space="preserve"> </w:t>
      </w:r>
      <w:r w:rsidR="009045A3" w:rsidRPr="00AC234B">
        <w:t xml:space="preserve">shall be grouped and controlled as if they were one system, running at the same speed </w:t>
      </w:r>
      <w:r w:rsidR="00CE2068">
        <w:t xml:space="preserve">when enabled </w:t>
      </w:r>
      <w:r w:rsidR="009045A3" w:rsidRPr="00AC234B">
        <w:t xml:space="preserve">and using the same control loop, even if they are </w:t>
      </w:r>
      <w:r w:rsidR="009045A3" w:rsidRPr="00AC234B">
        <w:lastRenderedPageBreak/>
        <w:t>associated with different AHUs.</w:t>
      </w:r>
      <w:commentRangeEnd w:id="6399"/>
      <w:r w:rsidR="00CF2083">
        <w:rPr>
          <w:rStyle w:val="CommentReference"/>
          <w:rFonts w:cstheme="minorBidi"/>
          <w:iCs w:val="0"/>
        </w:rPr>
        <w:commentReference w:id="6399"/>
      </w:r>
      <w:commentRangeEnd w:id="6400"/>
      <w:r w:rsidR="00D0799F">
        <w:rPr>
          <w:rStyle w:val="CommentReference"/>
          <w:rFonts w:cstheme="minorBidi"/>
          <w:iCs w:val="0"/>
        </w:rPr>
        <w:commentReference w:id="6400"/>
      </w:r>
    </w:p>
    <w:p w14:paraId="4066D521" w14:textId="77777777" w:rsidR="009045A3" w:rsidRPr="00AC234B" w:rsidRDefault="009045A3" w:rsidP="0087618D">
      <w:pPr>
        <w:pStyle w:val="Heading4"/>
      </w:pPr>
      <w:r w:rsidRPr="00AC234B">
        <w:t xml:space="preserve">A relief fan shall be enabled when its associated supply fan is proven </w:t>
      </w:r>
      <w:proofErr w:type="gramStart"/>
      <w:r w:rsidRPr="00AC234B">
        <w:t>on, and</w:t>
      </w:r>
      <w:proofErr w:type="gramEnd"/>
      <w:r w:rsidRPr="00AC234B">
        <w:t xml:space="preserve"> shall be disabled otherwise.</w:t>
      </w:r>
    </w:p>
    <w:p w14:paraId="440B2389" w14:textId="2B4E2872" w:rsidR="009045A3" w:rsidRPr="00AC234B" w:rsidRDefault="009045A3" w:rsidP="0087618D">
      <w:pPr>
        <w:pStyle w:val="Heading4"/>
      </w:pPr>
      <w:r w:rsidRPr="00AC234B">
        <w:t>Building static pressure shall be time averaged with a sliding 5-minute window and 15 second sampling rate (to dampen fluctuations). The averaged value shall be that displayed and used for control.</w:t>
      </w:r>
    </w:p>
    <w:p w14:paraId="3BD3A69B" w14:textId="77777777" w:rsidR="00CE2068" w:rsidRPr="00BC7581" w:rsidRDefault="00CE2068" w:rsidP="007C1423">
      <w:pPr>
        <w:pStyle w:val="Heading5"/>
      </w:pPr>
      <w:r>
        <w:t>Where multiple building pressure sensors are used, each shall be time-averaged and the highest of the averaged values for sensors within a pressure zone shall be used for control.</w:t>
      </w:r>
    </w:p>
    <w:p w14:paraId="7A5F22B8" w14:textId="09698450" w:rsidR="009045A3" w:rsidRPr="00AC234B" w:rsidRDefault="009045A3" w:rsidP="0087618D">
      <w:pPr>
        <w:pStyle w:val="Heading4"/>
      </w:pPr>
      <w:r w:rsidRPr="00AC234B">
        <w:t xml:space="preserve">A </w:t>
      </w:r>
      <w:r w:rsidR="00CE2068">
        <w:t xml:space="preserve">single </w:t>
      </w:r>
      <w:r w:rsidRPr="00AC234B">
        <w:t xml:space="preserve">P-only control loop </w:t>
      </w:r>
      <w:r w:rsidR="00CE2068">
        <w:t>for each pressure zone shall</w:t>
      </w:r>
      <w:r w:rsidR="00CE2068" w:rsidRPr="00BC7581">
        <w:t xml:space="preserve"> </w:t>
      </w:r>
      <w:r w:rsidRPr="00AC234B">
        <w:t xml:space="preserve">maintains the building pressure at a </w:t>
      </w:r>
      <w:r w:rsidR="00D21A33">
        <w:t>setpoint</w:t>
      </w:r>
      <w:r w:rsidRPr="00AC234B">
        <w:t xml:space="preserve"> of </w:t>
      </w:r>
      <w:ins w:id="6402" w:author="Titus Ellison" w:date="2022-10-20T12:53:00Z">
        <w:r w:rsidR="00584C90" w:rsidRPr="00584C90">
          <w:rPr>
            <w:rStyle w:val="Toggle"/>
            <w:rPrChange w:id="6403" w:author="Titus Ellison" w:date="2022-10-20T12:54:00Z">
              <w:rPr/>
            </w:rPrChange>
          </w:rPr>
          <w:t>[UNITS [</w:t>
        </w:r>
      </w:ins>
      <w:r w:rsidRPr="00584C90">
        <w:rPr>
          <w:rStyle w:val="Toggle"/>
          <w:rPrChange w:id="6404" w:author="Titus Ellison" w:date="2022-10-20T12:54:00Z">
            <w:rPr/>
          </w:rPrChange>
        </w:rPr>
        <w:t>12 Pa</w:t>
      </w:r>
      <w:ins w:id="6405" w:author="Titus Ellison" w:date="2022-10-20T12:53:00Z">
        <w:r w:rsidR="00584C90" w:rsidRPr="00584C90">
          <w:rPr>
            <w:rStyle w:val="Toggle"/>
            <w:rPrChange w:id="6406" w:author="Titus Ellison" w:date="2022-10-20T12:54:00Z">
              <w:rPr/>
            </w:rPrChange>
          </w:rPr>
          <w:t>]</w:t>
        </w:r>
      </w:ins>
      <w:r w:rsidRPr="00584C90">
        <w:rPr>
          <w:rStyle w:val="Toggle"/>
          <w:rPrChange w:id="6407" w:author="Titus Ellison" w:date="2022-10-20T12:54:00Z">
            <w:rPr/>
          </w:rPrChange>
        </w:rPr>
        <w:t xml:space="preserve"> </w:t>
      </w:r>
      <w:ins w:id="6408" w:author="Titus Ellison" w:date="2022-10-20T12:53:00Z">
        <w:r w:rsidR="00584C90" w:rsidRPr="00584C90">
          <w:rPr>
            <w:rStyle w:val="Toggle"/>
            <w:rPrChange w:id="6409" w:author="Titus Ellison" w:date="2022-10-20T12:54:00Z">
              <w:rPr/>
            </w:rPrChange>
          </w:rPr>
          <w:t>[</w:t>
        </w:r>
      </w:ins>
      <w:del w:id="6410" w:author="Titus Ellison" w:date="2022-10-20T12:53:00Z">
        <w:r w:rsidRPr="00584C90" w:rsidDel="00584C90">
          <w:rPr>
            <w:rStyle w:val="Toggle"/>
            <w:rPrChange w:id="6411" w:author="Titus Ellison" w:date="2022-10-20T12:54:00Z">
              <w:rPr/>
            </w:rPrChange>
          </w:rPr>
          <w:delText>(</w:delText>
        </w:r>
      </w:del>
      <w:r w:rsidRPr="00584C90">
        <w:rPr>
          <w:rStyle w:val="Toggle"/>
          <w:rPrChange w:id="6412" w:author="Titus Ellison" w:date="2022-10-20T12:54:00Z">
            <w:rPr/>
          </w:rPrChange>
        </w:rPr>
        <w:t>0.05 in. of water</w:t>
      </w:r>
      <w:ins w:id="6413" w:author="Titus Ellison" w:date="2022-10-20T12:53:00Z">
        <w:r w:rsidR="00584C90" w:rsidRPr="00584C90">
          <w:rPr>
            <w:rStyle w:val="Toggle"/>
            <w:rPrChange w:id="6414" w:author="Titus Ellison" w:date="2022-10-20T12:54:00Z">
              <w:rPr/>
            </w:rPrChange>
          </w:rPr>
          <w:t>]]</w:t>
        </w:r>
      </w:ins>
      <w:del w:id="6415" w:author="Titus Ellison" w:date="2022-10-20T12:53:00Z">
        <w:r w:rsidRPr="00AC234B" w:rsidDel="00584C90">
          <w:delText>)</w:delText>
        </w:r>
      </w:del>
      <w:r w:rsidRPr="00AC234B">
        <w:t xml:space="preserve"> with an output ranging from 0% to 100%. </w:t>
      </w:r>
      <w:r w:rsidR="00CE2068">
        <w:t>The loop shall be enabled when any supply fan within the pressure zone is proven ON.</w:t>
      </w:r>
      <w:r w:rsidR="00CE2068" w:rsidRPr="00BC7581">
        <w:t xml:space="preserve"> </w:t>
      </w:r>
      <w:r w:rsidRPr="00AC234B">
        <w:t xml:space="preserve">The loop is disabled </w:t>
      </w:r>
      <w:r w:rsidR="00CE2068">
        <w:t>with</w:t>
      </w:r>
      <w:r w:rsidR="00CE2068" w:rsidRPr="00BC7581">
        <w:t xml:space="preserve"> </w:t>
      </w:r>
      <w:r w:rsidRPr="00AC234B">
        <w:t xml:space="preserve">output set to zero </w:t>
      </w:r>
      <w:r w:rsidR="00CE2068">
        <w:t>otherwise</w:t>
      </w:r>
      <w:r w:rsidRPr="00AC234B">
        <w:t>.</w:t>
      </w:r>
    </w:p>
    <w:p w14:paraId="2EC3F8E3" w14:textId="152D08C1" w:rsidR="009045A3" w:rsidRPr="00BC7581" w:rsidRDefault="009045A3" w:rsidP="00B37EF3">
      <w:pPr>
        <w:pStyle w:val="Infobox"/>
      </w:pPr>
      <w:r w:rsidRPr="00514417">
        <w:t xml:space="preserve">The following is intended to use barometric relief as the first stage and then maintain many fans on at low speed to minimize noise and reduce losses through discharge dampers and louvers. Fans are staged </w:t>
      </w:r>
      <w:r w:rsidRPr="00BC7581">
        <w:rPr>
          <w:smallCaps/>
        </w:rPr>
        <w:t>off</w:t>
      </w:r>
      <w:r w:rsidRPr="00BC7581">
        <w:t xml:space="preserve"> only when </w:t>
      </w:r>
      <w:r w:rsidR="00CE2068">
        <w:t>running at</w:t>
      </w:r>
      <w:r w:rsidR="00CE2068" w:rsidRPr="00BC7581">
        <w:t xml:space="preserve"> </w:t>
      </w:r>
      <w:r w:rsidRPr="00BC7581">
        <w:t>minimum speed.</w:t>
      </w:r>
    </w:p>
    <w:p w14:paraId="2F2FE2AD" w14:textId="41E4BBED" w:rsidR="009045A3" w:rsidRPr="00BC7581" w:rsidRDefault="009045A3" w:rsidP="00B37EF3">
      <w:pPr>
        <w:pStyle w:val="Infobox"/>
      </w:pPr>
      <w:r w:rsidRPr="00BC7581">
        <w:t>For best results, fan speed minimums should be set as low as possible.</w:t>
      </w:r>
    </w:p>
    <w:p w14:paraId="5B17C1E4" w14:textId="08D81310" w:rsidR="009045A3" w:rsidRPr="00BC7581" w:rsidRDefault="00CF2083" w:rsidP="0087618D">
      <w:pPr>
        <w:pStyle w:val="Heading4"/>
      </w:pPr>
      <w:bookmarkStart w:id="6416" w:name="_Ref38821062"/>
      <w:ins w:id="6417" w:author="Hwakong Cheng" w:date="2022-10-07T12:17:00Z">
        <w:r w:rsidRPr="00AD64AA">
          <w:rPr>
            <w:rStyle w:val="Toggle"/>
            <w:rPrChange w:id="6418" w:author="Reece Kiriu" w:date="2022-11-01T12:23:00Z">
              <w:rPr/>
            </w:rPrChange>
          </w:rPr>
          <w:t>[</w:t>
        </w:r>
      </w:ins>
      <w:ins w:id="6419" w:author="Reece Kiriu" w:date="2022-12-07T12:31:00Z">
        <w:r w:rsidR="005D01A4">
          <w:rPr>
            <w:rStyle w:val="Toggle"/>
          </w:rPr>
          <w:t>AND [</w:t>
        </w:r>
      </w:ins>
      <w:ins w:id="6420" w:author="Reece Kiriu" w:date="2022-11-01T12:22:00Z">
        <w:r w:rsidR="00AD64AA" w:rsidRPr="00AD64AA">
          <w:rPr>
            <w:rStyle w:val="Toggle"/>
          </w:rPr>
          <w:t xml:space="preserve">EQUALS BSP </w:t>
        </w:r>
      </w:ins>
      <w:ins w:id="6421" w:author="Reece Kiriu" w:date="2022-11-01T12:23:00Z">
        <w:r w:rsidR="00AD64AA" w:rsidRPr="00AD64AA">
          <w:rPr>
            <w:rStyle w:val="Toggle"/>
          </w:rPr>
          <w:t>RELIEFDMPR</w:t>
        </w:r>
      </w:ins>
      <w:ins w:id="6422" w:author="Reece Kiriu" w:date="2022-12-07T12:31:00Z">
        <w:r w:rsidR="005D01A4">
          <w:rPr>
            <w:rStyle w:val="Toggle"/>
          </w:rPr>
          <w:t>] [</w:t>
        </w:r>
      </w:ins>
      <w:ins w:id="6423" w:author="Reece Kiriu" w:date="2022-11-01T12:23:00Z">
        <w:r w:rsidR="00AD64AA" w:rsidRPr="00AD64AA">
          <w:rPr>
            <w:rStyle w:val="Toggle"/>
          </w:rPr>
          <w:t>YES MULT_RELIEF</w:t>
        </w:r>
      </w:ins>
      <w:proofErr w:type="gramStart"/>
      <w:ins w:id="6424" w:author="Reece Kiriu" w:date="2022-12-07T12:31:00Z">
        <w:r w:rsidR="005D01A4">
          <w:rPr>
            <w:rStyle w:val="Toggle"/>
          </w:rPr>
          <w:t>]</w:t>
        </w:r>
      </w:ins>
      <w:ins w:id="6425" w:author="Hwakong Cheng" w:date="2022-10-07T12:17:00Z">
        <w:r w:rsidRPr="00AD64AA">
          <w:rPr>
            <w:rStyle w:val="Toggle"/>
            <w:rPrChange w:id="6426" w:author="Reece Kiriu" w:date="2022-11-01T12:23:00Z">
              <w:rPr/>
            </w:rPrChange>
          </w:rPr>
          <w:t>]</w:t>
        </w:r>
      </w:ins>
      <w:r w:rsidR="009045A3" w:rsidRPr="00BC7581">
        <w:t>Fan</w:t>
      </w:r>
      <w:proofErr w:type="gramEnd"/>
      <w:r w:rsidR="009045A3" w:rsidRPr="00BC7581">
        <w:t xml:space="preserve"> speed signal to all operating fans in the relief system group shall be the same and shall be equal to the PID signal but no less than the minimum speed. Except for Stage 0, discharge dampers of all relief fans shall be open only when fan is commanded </w:t>
      </w:r>
      <w:r w:rsidR="009045A3" w:rsidRPr="00B87A61">
        <w:rPr>
          <w:smallCaps/>
        </w:rPr>
        <w:t>on</w:t>
      </w:r>
      <w:r w:rsidR="009045A3" w:rsidRPr="00BC7581">
        <w:t>.</w:t>
      </w:r>
      <w:bookmarkEnd w:id="6416"/>
      <w:r w:rsidR="009045A3" w:rsidRPr="00BC7581">
        <w:t xml:space="preserve"> </w:t>
      </w:r>
    </w:p>
    <w:p w14:paraId="74674CE8" w14:textId="77777777" w:rsidR="00B20DA7" w:rsidRDefault="00B20DA7" w:rsidP="00B20DA7">
      <w:pPr>
        <w:pStyle w:val="Infobox"/>
      </w:pPr>
      <w:r>
        <w:t xml:space="preserve">In some installations, the relief fan inlet plenum may also be the return plenum to the AHU mixed air plenum, in which case the pressure in this plenum may be drawn negative relative to the outdoors by the supply air fan drawing return air from this plenum.  This can occur when the return path has a </w:t>
      </w:r>
      <w:proofErr w:type="gramStart"/>
      <w:r>
        <w:t>fairly high</w:t>
      </w:r>
      <w:proofErr w:type="gramEnd"/>
      <w:r>
        <w:t xml:space="preserve"> pressure drop.  If the engineer is concerned that this may occur, Stage 0 and references to it should be deleted.</w:t>
      </w:r>
    </w:p>
    <w:p w14:paraId="397626C3" w14:textId="64B9069C" w:rsidR="009045A3" w:rsidRPr="00BC7581" w:rsidRDefault="009045A3" w:rsidP="007C1423">
      <w:pPr>
        <w:pStyle w:val="Heading5"/>
      </w:pPr>
      <w:r w:rsidRPr="00BC7581">
        <w:t>Stage 0 (barometric relief</w:t>
      </w:r>
      <w:r>
        <w:rPr>
          <w:rFonts w:cs="Times New Roman PS MT"/>
          <w:szCs w:val="20"/>
        </w:rPr>
        <w:t>).</w:t>
      </w:r>
      <w:r w:rsidRPr="00BC7581">
        <w:t xml:space="preserve"> When relief system is enabled</w:t>
      </w:r>
      <w:r>
        <w:rPr>
          <w:rFonts w:cs="Times New Roman PS MT"/>
          <w:bCs/>
          <w:szCs w:val="20"/>
        </w:rPr>
        <w:t>,</w:t>
      </w:r>
      <w:r w:rsidRPr="00BC7581">
        <w:t xml:space="preserve"> and the control loop output is above 5%, open the motorized dampers to all relief fans serving the relief system group that are enabled; close the dampers when the loop output drops to 0% for 5 minutes.</w:t>
      </w:r>
    </w:p>
    <w:p w14:paraId="37CBD899" w14:textId="77777777" w:rsidR="00EB4FF2" w:rsidRDefault="009045A3" w:rsidP="007C1423">
      <w:pPr>
        <w:pStyle w:val="Heading5"/>
      </w:pPr>
      <w:r w:rsidRPr="00BC7581">
        <w:t>Stage Up</w:t>
      </w:r>
      <w:r>
        <w:rPr>
          <w:rFonts w:cs="Times New Roman PS MT"/>
          <w:szCs w:val="20"/>
        </w:rPr>
        <w:t>.</w:t>
      </w:r>
      <w:r w:rsidRPr="00BC7581">
        <w:t xml:space="preserve"> When control loop is above minimum speed plus 15%, start </w:t>
      </w:r>
      <w:r>
        <w:rPr>
          <w:rFonts w:cs="Times New Roman PS MT"/>
          <w:bCs/>
          <w:szCs w:val="20"/>
        </w:rPr>
        <w:t>stage-up timer.</w:t>
      </w:r>
      <w:r w:rsidRPr="00BC7581">
        <w:t xml:space="preserve"> Each time </w:t>
      </w:r>
      <w:r>
        <w:rPr>
          <w:rFonts w:cs="Times New Roman PS MT"/>
          <w:bCs/>
          <w:szCs w:val="20"/>
        </w:rPr>
        <w:t>the timer</w:t>
      </w:r>
      <w:r w:rsidRPr="00BC7581">
        <w:t xml:space="preserve"> reaches 7 minutes, start </w:t>
      </w:r>
      <w:r>
        <w:rPr>
          <w:rFonts w:cs="Times New Roman PS MT"/>
          <w:bCs/>
          <w:szCs w:val="20"/>
        </w:rPr>
        <w:t xml:space="preserve">the </w:t>
      </w:r>
      <w:r w:rsidRPr="00BC7581">
        <w:t xml:space="preserve">next relief fan (and open </w:t>
      </w:r>
      <w:r>
        <w:rPr>
          <w:rFonts w:cs="Times New Roman PS MT"/>
          <w:bCs/>
          <w:szCs w:val="20"/>
        </w:rPr>
        <w:t xml:space="preserve">the </w:t>
      </w:r>
      <w:r w:rsidRPr="00BC7581">
        <w:t>associated damper) in the relief system group</w:t>
      </w:r>
      <w:r>
        <w:rPr>
          <w:rFonts w:cs="Times New Roman PS MT"/>
          <w:bCs/>
          <w:szCs w:val="20"/>
        </w:rPr>
        <w:t>,</w:t>
      </w:r>
      <w:r w:rsidRPr="00BC7581">
        <w:t xml:space="preserve"> per staging order</w:t>
      </w:r>
      <w:r>
        <w:rPr>
          <w:rFonts w:cs="Times New Roman PS MT"/>
          <w:bCs/>
          <w:szCs w:val="20"/>
        </w:rPr>
        <w:t>,</w:t>
      </w:r>
      <w:r w:rsidRPr="00BC7581">
        <w:t xml:space="preserve"> and reset </w:t>
      </w:r>
      <w:r>
        <w:rPr>
          <w:rFonts w:cs="Times New Roman PS MT"/>
          <w:bCs/>
          <w:szCs w:val="20"/>
        </w:rPr>
        <w:t>the timer</w:t>
      </w:r>
      <w:r w:rsidRPr="00BC7581">
        <w:t xml:space="preserve"> to 0. </w:t>
      </w:r>
      <w:r>
        <w:rPr>
          <w:rFonts w:cs="Times New Roman PS MT"/>
          <w:bCs/>
          <w:szCs w:val="20"/>
        </w:rPr>
        <w:t>The timer</w:t>
      </w:r>
      <w:r w:rsidRPr="00BC7581">
        <w:t xml:space="preserve"> is reset to 0 and frozen if control loop is below minimum speed plus 15%. </w:t>
      </w:r>
    </w:p>
    <w:p w14:paraId="04B9E601" w14:textId="052A738C" w:rsidR="009045A3" w:rsidRDefault="00EB4FF2" w:rsidP="007C1423">
      <w:pPr>
        <w:pStyle w:val="Heading6"/>
      </w:pPr>
      <w:r>
        <w:t>For systems where relief fans share a common relief fan inlet plenum:  When</w:t>
      </w:r>
      <w:r w:rsidRPr="00BC7581">
        <w:t xml:space="preserve"> </w:t>
      </w:r>
      <w:r w:rsidR="009045A3" w:rsidRPr="00BC7581">
        <w:t xml:space="preserve">staging from Stage 0 (no relief fans) to Stage 1 (one relief fan), the </w:t>
      </w:r>
      <w:r>
        <w:t>relief</w:t>
      </w:r>
      <w:r w:rsidRPr="00BC7581">
        <w:t xml:space="preserve"> </w:t>
      </w:r>
      <w:r w:rsidR="009045A3" w:rsidRPr="00BC7581">
        <w:t xml:space="preserve">dampers of all </w:t>
      </w:r>
      <w:r w:rsidR="009045A3">
        <w:rPr>
          <w:rFonts w:cs="Times New Roman PS MT"/>
          <w:bCs/>
          <w:szCs w:val="20"/>
        </w:rPr>
        <w:t>nonoperating</w:t>
      </w:r>
      <w:r w:rsidR="009045A3" w:rsidRPr="00BC7581">
        <w:t xml:space="preserve"> relief fans must be closed.</w:t>
      </w:r>
    </w:p>
    <w:p w14:paraId="55E07930" w14:textId="1F960872" w:rsidR="00EB4FF2" w:rsidRPr="00BC7581" w:rsidRDefault="00EB4FF2" w:rsidP="007C1423">
      <w:pPr>
        <w:pStyle w:val="Heading6"/>
      </w:pPr>
      <w:r>
        <w:t>For systems where relief fans do not share a common relief fan inlet plenum: When staging from Stage 0 (no relief fans) to Stage 1 (one relief fan), the discharge dampers of all nonoperating relief fans shall remain open when the associated supply fan is proven ON.</w:t>
      </w:r>
    </w:p>
    <w:p w14:paraId="6AB95BB3" w14:textId="0DF42ED5" w:rsidR="009045A3" w:rsidRPr="00BC7581" w:rsidRDefault="009045A3" w:rsidP="007C1423">
      <w:pPr>
        <w:pStyle w:val="Heading5"/>
      </w:pPr>
      <w:r w:rsidRPr="00BC7581">
        <w:t>Stage Down</w:t>
      </w:r>
      <w:r>
        <w:rPr>
          <w:rFonts w:cs="Times New Roman PS MT"/>
          <w:szCs w:val="20"/>
        </w:rPr>
        <w:t>.</w:t>
      </w:r>
      <w:r w:rsidRPr="00BC7581">
        <w:t xml:space="preserve"> When PID loop is below minimum speed, start </w:t>
      </w:r>
      <w:r>
        <w:rPr>
          <w:rFonts w:cs="Times New Roman PS MT"/>
          <w:bCs/>
          <w:szCs w:val="20"/>
        </w:rPr>
        <w:t>stage-down timer.</w:t>
      </w:r>
      <w:r w:rsidRPr="00BC7581">
        <w:t xml:space="preserve"> Each time </w:t>
      </w:r>
      <w:r>
        <w:rPr>
          <w:rFonts w:cs="Times New Roman PS MT"/>
          <w:bCs/>
          <w:szCs w:val="20"/>
        </w:rPr>
        <w:t>the timer</w:t>
      </w:r>
      <w:r w:rsidRPr="00BC7581">
        <w:t xml:space="preserve"> reaches 5 minutes, shut off lag fan per staging order and reset </w:t>
      </w:r>
      <w:r>
        <w:rPr>
          <w:rFonts w:cs="Times New Roman PS MT"/>
          <w:bCs/>
          <w:szCs w:val="20"/>
        </w:rPr>
        <w:t>the timer</w:t>
      </w:r>
      <w:r w:rsidRPr="00BC7581">
        <w:t xml:space="preserve"> to 0. </w:t>
      </w:r>
      <w:r>
        <w:rPr>
          <w:rFonts w:cs="Times New Roman PS MT"/>
          <w:bCs/>
          <w:szCs w:val="20"/>
        </w:rPr>
        <w:t>The timer</w:t>
      </w:r>
      <w:r w:rsidRPr="00BC7581">
        <w:t xml:space="preserve"> is reset to 0 and frozen if PID loop rises above minimum speed or all fans are </w:t>
      </w:r>
      <w:r w:rsidRPr="00BC7581">
        <w:rPr>
          <w:smallCaps/>
        </w:rPr>
        <w:t>off</w:t>
      </w:r>
      <w:r w:rsidRPr="00BC7581">
        <w:t xml:space="preserve">. If all fans are </w:t>
      </w:r>
      <w:r w:rsidRPr="00BC7581">
        <w:rPr>
          <w:smallCaps/>
        </w:rPr>
        <w:t>off</w:t>
      </w:r>
      <w:r w:rsidRPr="00BC7581">
        <w:t xml:space="preserve">, go to Stage 0 (all dampers open and all fans </w:t>
      </w:r>
      <w:r w:rsidRPr="00BC7581">
        <w:rPr>
          <w:smallCaps/>
        </w:rPr>
        <w:t>off</w:t>
      </w:r>
      <w:r w:rsidRPr="00BC7581">
        <w:t>).</w:t>
      </w:r>
    </w:p>
    <w:p w14:paraId="12730C36" w14:textId="02A326AD" w:rsidR="007B45C2" w:rsidRPr="00BC7581" w:rsidRDefault="007B45C2" w:rsidP="007B45C2">
      <w:pPr>
        <w:pStyle w:val="Heading4"/>
        <w:rPr>
          <w:ins w:id="6427" w:author="Hwakong Cheng" w:date="2022-10-07T12:54:00Z"/>
        </w:rPr>
      </w:pPr>
      <w:ins w:id="6428" w:author="Hwakong Cheng" w:date="2022-10-07T12:54:00Z">
        <w:r w:rsidRPr="0002456B">
          <w:rPr>
            <w:rStyle w:val="Toggle"/>
            <w:rPrChange w:id="6429" w:author="Hwakong Cheng" w:date="2022-10-07T14:49:00Z">
              <w:rPr/>
            </w:rPrChange>
          </w:rPr>
          <w:t>[</w:t>
        </w:r>
      </w:ins>
      <w:ins w:id="6430" w:author="Reece Kiriu" w:date="2022-12-07T12:31:00Z">
        <w:r w:rsidR="005D01A4">
          <w:rPr>
            <w:rStyle w:val="Toggle"/>
          </w:rPr>
          <w:t>AND [</w:t>
        </w:r>
      </w:ins>
      <w:ins w:id="6431" w:author="Reece Kiriu" w:date="2022-11-01T12:32:00Z">
        <w:r w:rsidR="00AD64AA">
          <w:rPr>
            <w:rStyle w:val="Toggle"/>
          </w:rPr>
          <w:t>EQUALS BSP R</w:t>
        </w:r>
      </w:ins>
      <w:ins w:id="6432" w:author="Reece Kiriu" w:date="2022-11-01T12:33:00Z">
        <w:r w:rsidR="00AD64AA">
          <w:rPr>
            <w:rStyle w:val="Toggle"/>
          </w:rPr>
          <w:t>ELIEF</w:t>
        </w:r>
      </w:ins>
      <w:ins w:id="6433" w:author="Reece Kiriu" w:date="2022-12-07T12:31:00Z">
        <w:r w:rsidR="005D01A4">
          <w:rPr>
            <w:rStyle w:val="Toggle"/>
          </w:rPr>
          <w:t>] [</w:t>
        </w:r>
      </w:ins>
      <w:ins w:id="6434" w:author="Reece Kiriu" w:date="2022-11-01T12:33:00Z">
        <w:r w:rsidR="00AD64AA">
          <w:rPr>
            <w:rStyle w:val="Toggle"/>
          </w:rPr>
          <w:t>YES MULT_RELIEF</w:t>
        </w:r>
      </w:ins>
      <w:proofErr w:type="gramStart"/>
      <w:ins w:id="6435" w:author="Reece Kiriu" w:date="2022-12-07T12:31:00Z">
        <w:r w:rsidR="005D01A4">
          <w:rPr>
            <w:rStyle w:val="Toggle"/>
          </w:rPr>
          <w:t>]</w:t>
        </w:r>
      </w:ins>
      <w:ins w:id="6436" w:author="Hwakong Cheng" w:date="2022-10-07T12:54:00Z">
        <w:r w:rsidRPr="0002456B">
          <w:rPr>
            <w:rStyle w:val="Toggle"/>
            <w:rPrChange w:id="6437" w:author="Hwakong Cheng" w:date="2022-10-07T14:49:00Z">
              <w:rPr/>
            </w:rPrChange>
          </w:rPr>
          <w:t>]</w:t>
        </w:r>
        <w:r w:rsidRPr="00BC7581">
          <w:t>Fan</w:t>
        </w:r>
        <w:proofErr w:type="gramEnd"/>
        <w:r w:rsidRPr="00BC7581">
          <w:t xml:space="preserve"> speed signal to all operating fans in the relief system group shall be the same and shall be equal to the PID signal but no less than the minimum speed. </w:t>
        </w:r>
      </w:ins>
    </w:p>
    <w:p w14:paraId="62A8297D" w14:textId="77777777" w:rsidR="007B45C2" w:rsidRDefault="007B45C2" w:rsidP="007B45C2">
      <w:pPr>
        <w:pStyle w:val="Infobox"/>
        <w:rPr>
          <w:ins w:id="6438" w:author="Hwakong Cheng" w:date="2022-10-07T12:54:00Z"/>
        </w:rPr>
      </w:pPr>
      <w:ins w:id="6439" w:author="Hwakong Cheng" w:date="2022-10-07T12:54:00Z">
        <w:r>
          <w:t xml:space="preserve">In some installations, the relief fan inlet plenum may also be the return plenum to the AHU mixed air plenum, in which case the pressure in this plenum may be drawn negative relative to the outdoors by the supply air fan drawing return air from </w:t>
        </w:r>
        <w:r>
          <w:lastRenderedPageBreak/>
          <w:t xml:space="preserve">this plenum.  This can occur when the return path has a </w:t>
        </w:r>
        <w:proofErr w:type="gramStart"/>
        <w:r>
          <w:t>fairly high</w:t>
        </w:r>
        <w:proofErr w:type="gramEnd"/>
        <w:r>
          <w:t xml:space="preserve"> pressure drop.  If the engineer is concerned that this may occur, Stage 0 and references to it should be deleted.</w:t>
        </w:r>
      </w:ins>
    </w:p>
    <w:p w14:paraId="5C6D3338" w14:textId="02C43412" w:rsidR="007B45C2" w:rsidRDefault="007B45C2" w:rsidP="007B45C2">
      <w:pPr>
        <w:pStyle w:val="Heading5"/>
        <w:rPr>
          <w:ins w:id="6440" w:author="Hwakong Cheng" w:date="2022-10-07T12:54:00Z"/>
        </w:rPr>
      </w:pPr>
      <w:ins w:id="6441" w:author="Hwakong Cheng" w:date="2022-10-07T12:54:00Z">
        <w:r w:rsidRPr="00BC7581">
          <w:t>Stage Up</w:t>
        </w:r>
        <w:r>
          <w:rPr>
            <w:rFonts w:cs="Times New Roman PS MT"/>
            <w:szCs w:val="20"/>
          </w:rPr>
          <w:t>.</w:t>
        </w:r>
        <w:r w:rsidRPr="00BC7581">
          <w:t xml:space="preserve"> When control loop is above minimum speed plus 15%, start </w:t>
        </w:r>
        <w:r>
          <w:rPr>
            <w:rFonts w:cs="Times New Roman PS MT"/>
            <w:bCs/>
            <w:szCs w:val="20"/>
          </w:rPr>
          <w:t>stage-up timer.</w:t>
        </w:r>
        <w:r w:rsidRPr="00BC7581">
          <w:t xml:space="preserve"> Each time </w:t>
        </w:r>
        <w:r>
          <w:rPr>
            <w:rFonts w:cs="Times New Roman PS MT"/>
            <w:bCs/>
            <w:szCs w:val="20"/>
          </w:rPr>
          <w:t>the timer</w:t>
        </w:r>
        <w:r w:rsidRPr="00BC7581">
          <w:t xml:space="preserve"> reaches 7 minutes, start </w:t>
        </w:r>
        <w:r>
          <w:rPr>
            <w:rFonts w:cs="Times New Roman PS MT"/>
            <w:bCs/>
            <w:szCs w:val="20"/>
          </w:rPr>
          <w:t xml:space="preserve">the </w:t>
        </w:r>
        <w:r w:rsidRPr="00BC7581">
          <w:t>next relief fan in the relief system group</w:t>
        </w:r>
        <w:r>
          <w:rPr>
            <w:rFonts w:cs="Times New Roman PS MT"/>
            <w:bCs/>
            <w:szCs w:val="20"/>
          </w:rPr>
          <w:t>,</w:t>
        </w:r>
        <w:r w:rsidRPr="00BC7581">
          <w:t xml:space="preserve"> per staging order</w:t>
        </w:r>
        <w:r>
          <w:rPr>
            <w:rFonts w:cs="Times New Roman PS MT"/>
            <w:bCs/>
            <w:szCs w:val="20"/>
          </w:rPr>
          <w:t>,</w:t>
        </w:r>
        <w:r w:rsidRPr="00BC7581">
          <w:t xml:space="preserve"> and reset </w:t>
        </w:r>
        <w:r>
          <w:rPr>
            <w:rFonts w:cs="Times New Roman PS MT"/>
            <w:bCs/>
            <w:szCs w:val="20"/>
          </w:rPr>
          <w:t>the timer</w:t>
        </w:r>
        <w:r w:rsidRPr="00BC7581">
          <w:t xml:space="preserve"> to 0. </w:t>
        </w:r>
        <w:r>
          <w:rPr>
            <w:rFonts w:cs="Times New Roman PS MT"/>
            <w:bCs/>
            <w:szCs w:val="20"/>
          </w:rPr>
          <w:t>The timer</w:t>
        </w:r>
        <w:r w:rsidRPr="00BC7581">
          <w:t xml:space="preserve"> is reset to 0 and frozen if control loop is below minimum speed plus 15%. </w:t>
        </w:r>
      </w:ins>
    </w:p>
    <w:p w14:paraId="66D6233A" w14:textId="6B8C2C18" w:rsidR="007B45C2" w:rsidRPr="00BC7581" w:rsidRDefault="007B45C2" w:rsidP="007B45C2">
      <w:pPr>
        <w:pStyle w:val="Heading5"/>
        <w:rPr>
          <w:ins w:id="6442" w:author="Hwakong Cheng" w:date="2022-10-07T12:54:00Z"/>
        </w:rPr>
      </w:pPr>
      <w:ins w:id="6443" w:author="Hwakong Cheng" w:date="2022-10-07T12:54:00Z">
        <w:r w:rsidRPr="00BC7581">
          <w:t>Stage Down</w:t>
        </w:r>
        <w:r>
          <w:rPr>
            <w:rFonts w:cs="Times New Roman PS MT"/>
            <w:szCs w:val="20"/>
          </w:rPr>
          <w:t>.</w:t>
        </w:r>
        <w:r w:rsidRPr="00BC7581">
          <w:t xml:space="preserve"> When PID loop is below minimum speed, start </w:t>
        </w:r>
        <w:r>
          <w:rPr>
            <w:rFonts w:cs="Times New Roman PS MT"/>
            <w:bCs/>
            <w:szCs w:val="20"/>
          </w:rPr>
          <w:t>stage-down timer.</w:t>
        </w:r>
        <w:r w:rsidRPr="00BC7581">
          <w:t xml:space="preserve"> Each time </w:t>
        </w:r>
        <w:r>
          <w:rPr>
            <w:rFonts w:cs="Times New Roman PS MT"/>
            <w:bCs/>
            <w:szCs w:val="20"/>
          </w:rPr>
          <w:t>the timer</w:t>
        </w:r>
        <w:r w:rsidRPr="00BC7581">
          <w:t xml:space="preserve"> reaches 5 minutes, shut off lag fan per staging order and reset </w:t>
        </w:r>
        <w:r>
          <w:rPr>
            <w:rFonts w:cs="Times New Roman PS MT"/>
            <w:bCs/>
            <w:szCs w:val="20"/>
          </w:rPr>
          <w:t>the timer</w:t>
        </w:r>
        <w:r w:rsidRPr="00BC7581">
          <w:t xml:space="preserve"> to 0. </w:t>
        </w:r>
        <w:r>
          <w:rPr>
            <w:rFonts w:cs="Times New Roman PS MT"/>
            <w:bCs/>
            <w:szCs w:val="20"/>
          </w:rPr>
          <w:t>The timer</w:t>
        </w:r>
        <w:r w:rsidRPr="00BC7581">
          <w:t xml:space="preserve"> is reset to 0 and frozen if PID loop rises above minimum speed or all fans are </w:t>
        </w:r>
        <w:r w:rsidRPr="00BC7581">
          <w:rPr>
            <w:smallCaps/>
          </w:rPr>
          <w:t>off</w:t>
        </w:r>
        <w:r w:rsidRPr="00BC7581">
          <w:t xml:space="preserve">. </w:t>
        </w:r>
      </w:ins>
    </w:p>
    <w:p w14:paraId="4A9FCEF1" w14:textId="32E15727" w:rsidR="00CF2083" w:rsidRPr="00BC7581" w:rsidRDefault="00CF2083" w:rsidP="00CF2083">
      <w:pPr>
        <w:pStyle w:val="Heading4"/>
        <w:rPr>
          <w:ins w:id="6444" w:author="Hwakong Cheng" w:date="2022-10-07T12:17:00Z"/>
        </w:rPr>
      </w:pPr>
      <w:ins w:id="6445" w:author="Hwakong Cheng" w:date="2022-10-07T12:17:00Z">
        <w:r w:rsidRPr="0002456B">
          <w:rPr>
            <w:rStyle w:val="Toggle"/>
            <w:rPrChange w:id="6446" w:author="Hwakong Cheng" w:date="2022-10-07T14:49:00Z">
              <w:rPr/>
            </w:rPrChange>
          </w:rPr>
          <w:t>[</w:t>
        </w:r>
      </w:ins>
      <w:ins w:id="6447" w:author="Reece Kiriu" w:date="2022-12-07T12:31:00Z">
        <w:r w:rsidR="005D01A4">
          <w:rPr>
            <w:rStyle w:val="Toggle"/>
          </w:rPr>
          <w:t>AND [</w:t>
        </w:r>
      </w:ins>
      <w:ins w:id="6448" w:author="Reece Kiriu" w:date="2022-11-01T12:33:00Z">
        <w:r w:rsidR="00AD64AA">
          <w:rPr>
            <w:rStyle w:val="Toggle"/>
          </w:rPr>
          <w:t>EQUALS BSP RELIEFDMPR</w:t>
        </w:r>
      </w:ins>
      <w:ins w:id="6449" w:author="Reece Kiriu" w:date="2022-12-07T12:31:00Z">
        <w:r w:rsidR="005D01A4">
          <w:rPr>
            <w:rStyle w:val="Toggle"/>
          </w:rPr>
          <w:t>] [</w:t>
        </w:r>
      </w:ins>
      <w:ins w:id="6450" w:author="Reece Kiriu" w:date="2022-11-01T12:33:00Z">
        <w:r w:rsidR="00AD64AA">
          <w:rPr>
            <w:rStyle w:val="Toggle"/>
          </w:rPr>
          <w:t>NO MULT_RELIEF</w:t>
        </w:r>
      </w:ins>
      <w:proofErr w:type="gramStart"/>
      <w:ins w:id="6451" w:author="Reece Kiriu" w:date="2022-12-07T12:31:00Z">
        <w:r w:rsidR="005D01A4">
          <w:rPr>
            <w:rStyle w:val="Toggle"/>
          </w:rPr>
          <w:t>]</w:t>
        </w:r>
      </w:ins>
      <w:ins w:id="6452" w:author="Hwakong Cheng" w:date="2022-10-07T12:17:00Z">
        <w:r w:rsidRPr="0002456B">
          <w:rPr>
            <w:rStyle w:val="Toggle"/>
            <w:rPrChange w:id="6453" w:author="Hwakong Cheng" w:date="2022-10-07T14:49:00Z">
              <w:rPr/>
            </w:rPrChange>
          </w:rPr>
          <w:t>]</w:t>
        </w:r>
        <w:r w:rsidRPr="00BC7581">
          <w:t>Fan</w:t>
        </w:r>
        <w:proofErr w:type="gramEnd"/>
        <w:r w:rsidRPr="00BC7581">
          <w:t xml:space="preserve"> speed signal shall be equal to the PID signal but no less than the minimum speed. </w:t>
        </w:r>
      </w:ins>
    </w:p>
    <w:p w14:paraId="6FD2C9DE" w14:textId="77777777" w:rsidR="00CF2083" w:rsidRDefault="00CF2083" w:rsidP="00CF2083">
      <w:pPr>
        <w:pStyle w:val="Infobox"/>
        <w:rPr>
          <w:ins w:id="6454" w:author="Hwakong Cheng" w:date="2022-10-07T12:17:00Z"/>
        </w:rPr>
      </w:pPr>
      <w:ins w:id="6455" w:author="Hwakong Cheng" w:date="2022-10-07T12:17:00Z">
        <w:r>
          <w:t xml:space="preserve">In some installations, the relief fan inlet plenum may also be the return plenum to the AHU mixed air plenum, in which case the pressure in this plenum may be drawn negative relative to the outdoors by the supply air fan drawing return air from this plenum.  This can occur when the return path has a </w:t>
        </w:r>
        <w:proofErr w:type="gramStart"/>
        <w:r>
          <w:t>fairly high</w:t>
        </w:r>
        <w:proofErr w:type="gramEnd"/>
        <w:r>
          <w:t xml:space="preserve"> pressure drop.  If the engineer is concerned that this may occur, Stage 0 and references to it should be deleted.</w:t>
        </w:r>
      </w:ins>
    </w:p>
    <w:p w14:paraId="04972D15" w14:textId="27A28380" w:rsidR="00CF2083" w:rsidRPr="00BC7581" w:rsidRDefault="00CF2083" w:rsidP="00CF2083">
      <w:pPr>
        <w:pStyle w:val="Heading5"/>
        <w:rPr>
          <w:ins w:id="6456" w:author="Hwakong Cheng" w:date="2022-10-07T12:17:00Z"/>
        </w:rPr>
      </w:pPr>
      <w:ins w:id="6457" w:author="Hwakong Cheng" w:date="2022-10-07T12:17:00Z">
        <w:r w:rsidRPr="00BC7581">
          <w:t>Stage 0 (barometric relief</w:t>
        </w:r>
        <w:r>
          <w:rPr>
            <w:rFonts w:cs="Times New Roman PS MT"/>
            <w:szCs w:val="20"/>
          </w:rPr>
          <w:t>).</w:t>
        </w:r>
        <w:r w:rsidRPr="00BC7581">
          <w:t xml:space="preserve"> When relief system is enabled</w:t>
        </w:r>
        <w:r>
          <w:rPr>
            <w:rFonts w:cs="Times New Roman PS MT"/>
            <w:bCs/>
            <w:szCs w:val="20"/>
          </w:rPr>
          <w:t>,</w:t>
        </w:r>
        <w:r w:rsidRPr="00BC7581">
          <w:t xml:space="preserve"> and the control loop output is above 5%, open the motorized dampers to relief fan serving the relief system group; close the dampers when the loop output drops to 0% for 5 minutes.</w:t>
        </w:r>
      </w:ins>
    </w:p>
    <w:p w14:paraId="36A9339B" w14:textId="6856BFFF" w:rsidR="00CF2083" w:rsidRDefault="00CF2083" w:rsidP="00CF2083">
      <w:pPr>
        <w:pStyle w:val="Heading5"/>
        <w:rPr>
          <w:ins w:id="6458" w:author="Hwakong Cheng" w:date="2022-10-07T12:17:00Z"/>
        </w:rPr>
      </w:pPr>
      <w:ins w:id="6459" w:author="Hwakong Cheng" w:date="2022-10-07T12:17:00Z">
        <w:r w:rsidRPr="00BC7581">
          <w:t>Stage Up</w:t>
        </w:r>
        <w:r>
          <w:rPr>
            <w:rFonts w:cs="Times New Roman PS MT"/>
            <w:szCs w:val="20"/>
          </w:rPr>
          <w:t>.</w:t>
        </w:r>
        <w:r w:rsidRPr="00BC7581">
          <w:t xml:space="preserve"> When control loop is above minimum speed plus 15%, start </w:t>
        </w:r>
        <w:r>
          <w:rPr>
            <w:rFonts w:cs="Times New Roman PS MT"/>
            <w:bCs/>
            <w:szCs w:val="20"/>
          </w:rPr>
          <w:t>stage-up timer.</w:t>
        </w:r>
        <w:r w:rsidRPr="00BC7581">
          <w:t xml:space="preserve"> Each time </w:t>
        </w:r>
        <w:r>
          <w:rPr>
            <w:rFonts w:cs="Times New Roman PS MT"/>
            <w:bCs/>
            <w:szCs w:val="20"/>
          </w:rPr>
          <w:t>the timer</w:t>
        </w:r>
        <w:r w:rsidRPr="00BC7581">
          <w:t xml:space="preserve"> reaches 7 minutes, start </w:t>
        </w:r>
        <w:r>
          <w:rPr>
            <w:rFonts w:cs="Times New Roman PS MT"/>
            <w:bCs/>
            <w:szCs w:val="20"/>
          </w:rPr>
          <w:t xml:space="preserve">the </w:t>
        </w:r>
        <w:r w:rsidRPr="00BC7581">
          <w:t xml:space="preserve">relief fan. </w:t>
        </w:r>
        <w:r>
          <w:rPr>
            <w:rFonts w:cs="Times New Roman PS MT"/>
            <w:bCs/>
            <w:szCs w:val="20"/>
          </w:rPr>
          <w:t>The timer</w:t>
        </w:r>
        <w:r w:rsidRPr="00BC7581">
          <w:t xml:space="preserve"> is reset to 0 and frozen if control loop is below minimum speed plus 15%. </w:t>
        </w:r>
      </w:ins>
    </w:p>
    <w:p w14:paraId="68D7922E" w14:textId="5E505842" w:rsidR="00CF2083" w:rsidRPr="00BC7581" w:rsidRDefault="00CF2083" w:rsidP="00CF2083">
      <w:pPr>
        <w:pStyle w:val="Heading5"/>
        <w:rPr>
          <w:ins w:id="6460" w:author="Hwakong Cheng" w:date="2022-10-07T12:17:00Z"/>
        </w:rPr>
      </w:pPr>
      <w:ins w:id="6461" w:author="Hwakong Cheng" w:date="2022-10-07T12:17:00Z">
        <w:r w:rsidRPr="00BC7581">
          <w:t>Stage Down</w:t>
        </w:r>
        <w:r>
          <w:rPr>
            <w:rFonts w:cs="Times New Roman PS MT"/>
            <w:szCs w:val="20"/>
          </w:rPr>
          <w:t>.</w:t>
        </w:r>
        <w:r w:rsidRPr="00BC7581">
          <w:t xml:space="preserve"> When PID loop is below minimum speed, start </w:t>
        </w:r>
        <w:r>
          <w:rPr>
            <w:rFonts w:cs="Times New Roman PS MT"/>
            <w:bCs/>
            <w:szCs w:val="20"/>
          </w:rPr>
          <w:t>stage-down timer.</w:t>
        </w:r>
        <w:r w:rsidRPr="00BC7581">
          <w:t xml:space="preserve"> Each time </w:t>
        </w:r>
        <w:r>
          <w:rPr>
            <w:rFonts w:cs="Times New Roman PS MT"/>
            <w:bCs/>
            <w:szCs w:val="20"/>
          </w:rPr>
          <w:t>the timer</w:t>
        </w:r>
        <w:r w:rsidRPr="00BC7581">
          <w:t xml:space="preserve"> reaches 5 minutes, shut off fan and reset </w:t>
        </w:r>
        <w:r>
          <w:rPr>
            <w:rFonts w:cs="Times New Roman PS MT"/>
            <w:bCs/>
            <w:szCs w:val="20"/>
          </w:rPr>
          <w:t>the timer</w:t>
        </w:r>
        <w:r w:rsidRPr="00BC7581">
          <w:t xml:space="preserve"> to 0. </w:t>
        </w:r>
        <w:r>
          <w:rPr>
            <w:rFonts w:cs="Times New Roman PS MT"/>
            <w:bCs/>
            <w:szCs w:val="20"/>
          </w:rPr>
          <w:t>The timer</w:t>
        </w:r>
        <w:r w:rsidRPr="00BC7581">
          <w:t xml:space="preserve"> is reset to 0 and frozen if PID loop rises above minimum speed or fan</w:t>
        </w:r>
      </w:ins>
      <w:ins w:id="6462" w:author="Hwakong Cheng" w:date="2022-10-07T12:22:00Z">
        <w:r w:rsidR="00DC6AB6">
          <w:t xml:space="preserve"> is </w:t>
        </w:r>
      </w:ins>
      <w:ins w:id="6463" w:author="Hwakong Cheng" w:date="2022-10-07T12:17:00Z">
        <w:r w:rsidRPr="00BC7581">
          <w:rPr>
            <w:smallCaps/>
          </w:rPr>
          <w:t>off</w:t>
        </w:r>
        <w:r w:rsidRPr="00BC7581">
          <w:t xml:space="preserve">. If fan </w:t>
        </w:r>
      </w:ins>
      <w:ins w:id="6464" w:author="Hwakong Cheng" w:date="2022-10-07T12:22:00Z">
        <w:r w:rsidR="00DC6AB6">
          <w:t>is</w:t>
        </w:r>
      </w:ins>
      <w:ins w:id="6465" w:author="Hwakong Cheng" w:date="2022-10-07T12:17:00Z">
        <w:r w:rsidRPr="00BC7581">
          <w:t xml:space="preserve"> </w:t>
        </w:r>
        <w:r w:rsidRPr="00BC7581">
          <w:rPr>
            <w:smallCaps/>
          </w:rPr>
          <w:t>off</w:t>
        </w:r>
        <w:r w:rsidRPr="00BC7581">
          <w:t xml:space="preserve">, go to Stage 0 (damper open and fan </w:t>
        </w:r>
        <w:r w:rsidRPr="00BC7581">
          <w:rPr>
            <w:smallCaps/>
          </w:rPr>
          <w:t>off</w:t>
        </w:r>
        <w:r w:rsidRPr="00BC7581">
          <w:t>).</w:t>
        </w:r>
      </w:ins>
    </w:p>
    <w:p w14:paraId="28D6014F" w14:textId="0188F6E7" w:rsidR="007B45C2" w:rsidRPr="00BC7581" w:rsidRDefault="007B45C2" w:rsidP="007B45C2">
      <w:pPr>
        <w:pStyle w:val="Heading4"/>
        <w:rPr>
          <w:ins w:id="6466" w:author="Hwakong Cheng" w:date="2022-10-07T12:55:00Z"/>
        </w:rPr>
      </w:pPr>
      <w:ins w:id="6467" w:author="Hwakong Cheng" w:date="2022-10-07T12:55:00Z">
        <w:r w:rsidRPr="0002456B">
          <w:rPr>
            <w:rStyle w:val="Toggle"/>
            <w:rPrChange w:id="6468" w:author="Hwakong Cheng" w:date="2022-10-07T14:50:00Z">
              <w:rPr/>
            </w:rPrChange>
          </w:rPr>
          <w:t>[</w:t>
        </w:r>
      </w:ins>
      <w:ins w:id="6469" w:author="Reece Kiriu" w:date="2022-12-07T12:31:00Z">
        <w:r w:rsidR="005D01A4">
          <w:rPr>
            <w:rStyle w:val="Toggle"/>
          </w:rPr>
          <w:t>AND [</w:t>
        </w:r>
      </w:ins>
      <w:ins w:id="6470" w:author="Reece Kiriu" w:date="2022-11-01T12:39:00Z">
        <w:r w:rsidR="00D21990">
          <w:rPr>
            <w:rStyle w:val="Toggle"/>
          </w:rPr>
          <w:t>EQUALS BSP RELIEF</w:t>
        </w:r>
      </w:ins>
      <w:ins w:id="6471" w:author="Reece Kiriu" w:date="2022-12-07T12:31:00Z">
        <w:r w:rsidR="005D01A4">
          <w:rPr>
            <w:rStyle w:val="Toggle"/>
          </w:rPr>
          <w:t>] [</w:t>
        </w:r>
      </w:ins>
      <w:ins w:id="6472" w:author="Reece Kiriu" w:date="2022-11-01T12:39:00Z">
        <w:r w:rsidR="00D21990">
          <w:rPr>
            <w:rStyle w:val="Toggle"/>
          </w:rPr>
          <w:t>NO MULT_RELIEF</w:t>
        </w:r>
      </w:ins>
      <w:proofErr w:type="gramStart"/>
      <w:ins w:id="6473" w:author="Reece Kiriu" w:date="2022-12-07T12:31:00Z">
        <w:r w:rsidR="005D01A4">
          <w:rPr>
            <w:rStyle w:val="Toggle"/>
          </w:rPr>
          <w:t>]</w:t>
        </w:r>
      </w:ins>
      <w:ins w:id="6474" w:author="Hwakong Cheng" w:date="2022-10-07T12:55:00Z">
        <w:r w:rsidRPr="0002456B">
          <w:rPr>
            <w:rStyle w:val="Toggle"/>
            <w:rPrChange w:id="6475" w:author="Hwakong Cheng" w:date="2022-10-07T14:50:00Z">
              <w:rPr/>
            </w:rPrChange>
          </w:rPr>
          <w:t>]</w:t>
        </w:r>
        <w:r w:rsidRPr="00BC7581">
          <w:t>Fan</w:t>
        </w:r>
        <w:proofErr w:type="gramEnd"/>
        <w:r w:rsidRPr="00BC7581">
          <w:t xml:space="preserve"> speed signal shall be equal to the PID signal but no less than the minimum speed. </w:t>
        </w:r>
      </w:ins>
    </w:p>
    <w:p w14:paraId="34FCFFFA" w14:textId="77777777" w:rsidR="007B45C2" w:rsidRDefault="007B45C2" w:rsidP="007B45C2">
      <w:pPr>
        <w:pStyle w:val="Infobox"/>
        <w:rPr>
          <w:ins w:id="6476" w:author="Hwakong Cheng" w:date="2022-10-07T12:55:00Z"/>
        </w:rPr>
      </w:pPr>
      <w:ins w:id="6477" w:author="Hwakong Cheng" w:date="2022-10-07T12:55:00Z">
        <w:r>
          <w:t xml:space="preserve">In some installations, the relief fan inlet plenum may also be the return plenum to the AHU mixed air plenum, in which case the pressure in this plenum may be drawn negative relative to the outdoors by the supply air fan drawing return air from this plenum.  This can occur when the return path has a </w:t>
        </w:r>
        <w:proofErr w:type="gramStart"/>
        <w:r>
          <w:t>fairly high</w:t>
        </w:r>
        <w:proofErr w:type="gramEnd"/>
        <w:r>
          <w:t xml:space="preserve"> pressure drop.  If the engineer is concerned that this may occur, Stage 0 and references to it should be deleted.</w:t>
        </w:r>
      </w:ins>
    </w:p>
    <w:p w14:paraId="17B03205" w14:textId="77777777" w:rsidR="007B45C2" w:rsidRDefault="007B45C2" w:rsidP="007B45C2">
      <w:pPr>
        <w:pStyle w:val="Heading5"/>
        <w:rPr>
          <w:ins w:id="6478" w:author="Hwakong Cheng" w:date="2022-10-07T12:55:00Z"/>
        </w:rPr>
      </w:pPr>
      <w:ins w:id="6479" w:author="Hwakong Cheng" w:date="2022-10-07T12:55:00Z">
        <w:r w:rsidRPr="00BC7581">
          <w:t>Stage Up</w:t>
        </w:r>
        <w:r>
          <w:rPr>
            <w:rFonts w:cs="Times New Roman PS MT"/>
            <w:szCs w:val="20"/>
          </w:rPr>
          <w:t>.</w:t>
        </w:r>
        <w:r w:rsidRPr="00BC7581">
          <w:t xml:space="preserve"> When control loop is above minimum speed plus 15%, start </w:t>
        </w:r>
        <w:r>
          <w:rPr>
            <w:rFonts w:cs="Times New Roman PS MT"/>
            <w:bCs/>
            <w:szCs w:val="20"/>
          </w:rPr>
          <w:t>stage-up timer.</w:t>
        </w:r>
        <w:r w:rsidRPr="00BC7581">
          <w:t xml:space="preserve"> Each time </w:t>
        </w:r>
        <w:r>
          <w:rPr>
            <w:rFonts w:cs="Times New Roman PS MT"/>
            <w:bCs/>
            <w:szCs w:val="20"/>
          </w:rPr>
          <w:t>the timer</w:t>
        </w:r>
        <w:r w:rsidRPr="00BC7581">
          <w:t xml:space="preserve"> reaches 7 minutes, start </w:t>
        </w:r>
        <w:r>
          <w:rPr>
            <w:rFonts w:cs="Times New Roman PS MT"/>
            <w:bCs/>
            <w:szCs w:val="20"/>
          </w:rPr>
          <w:t xml:space="preserve">the </w:t>
        </w:r>
        <w:r w:rsidRPr="00BC7581">
          <w:t xml:space="preserve">relief fan. </w:t>
        </w:r>
        <w:r>
          <w:rPr>
            <w:rFonts w:cs="Times New Roman PS MT"/>
            <w:bCs/>
            <w:szCs w:val="20"/>
          </w:rPr>
          <w:t>The timer</w:t>
        </w:r>
        <w:r w:rsidRPr="00BC7581">
          <w:t xml:space="preserve"> is reset to 0 and frozen if control loop is below minimum speed plus 15%. </w:t>
        </w:r>
      </w:ins>
    </w:p>
    <w:p w14:paraId="5D7B9A98" w14:textId="6BB8679A" w:rsidR="007B45C2" w:rsidRPr="00BC7581" w:rsidRDefault="007B45C2" w:rsidP="007B45C2">
      <w:pPr>
        <w:pStyle w:val="Heading5"/>
        <w:rPr>
          <w:ins w:id="6480" w:author="Hwakong Cheng" w:date="2022-10-07T12:55:00Z"/>
        </w:rPr>
      </w:pPr>
      <w:ins w:id="6481" w:author="Hwakong Cheng" w:date="2022-10-07T12:55:00Z">
        <w:r w:rsidRPr="00BC7581">
          <w:t>Stage Down</w:t>
        </w:r>
        <w:r>
          <w:rPr>
            <w:rFonts w:cs="Times New Roman PS MT"/>
            <w:szCs w:val="20"/>
          </w:rPr>
          <w:t>.</w:t>
        </w:r>
        <w:r w:rsidRPr="00BC7581">
          <w:t xml:space="preserve"> When PID loop is below minimum speed, start </w:t>
        </w:r>
        <w:r>
          <w:rPr>
            <w:rFonts w:cs="Times New Roman PS MT"/>
            <w:bCs/>
            <w:szCs w:val="20"/>
          </w:rPr>
          <w:t>stage-down timer.</w:t>
        </w:r>
        <w:r w:rsidRPr="00BC7581">
          <w:t xml:space="preserve"> Each time </w:t>
        </w:r>
        <w:r>
          <w:rPr>
            <w:rFonts w:cs="Times New Roman PS MT"/>
            <w:bCs/>
            <w:szCs w:val="20"/>
          </w:rPr>
          <w:t>the timer</w:t>
        </w:r>
        <w:r w:rsidRPr="00BC7581">
          <w:t xml:space="preserve"> reaches 5 minutes, shut off fan and reset </w:t>
        </w:r>
        <w:r>
          <w:rPr>
            <w:rFonts w:cs="Times New Roman PS MT"/>
            <w:bCs/>
            <w:szCs w:val="20"/>
          </w:rPr>
          <w:t>the timer</w:t>
        </w:r>
        <w:r w:rsidRPr="00BC7581">
          <w:t xml:space="preserve"> to 0. </w:t>
        </w:r>
        <w:r>
          <w:rPr>
            <w:rFonts w:cs="Times New Roman PS MT"/>
            <w:bCs/>
            <w:szCs w:val="20"/>
          </w:rPr>
          <w:t>The timer</w:t>
        </w:r>
        <w:r w:rsidRPr="00BC7581">
          <w:t xml:space="preserve"> is reset to 0 and frozen if PID loop rises above minimum speed or fan</w:t>
        </w:r>
        <w:r>
          <w:t xml:space="preserve"> is </w:t>
        </w:r>
        <w:r w:rsidRPr="00BC7581">
          <w:rPr>
            <w:smallCaps/>
          </w:rPr>
          <w:t>off</w:t>
        </w:r>
        <w:r w:rsidRPr="00BC7581">
          <w:t xml:space="preserve">. </w:t>
        </w:r>
      </w:ins>
    </w:p>
    <w:p w14:paraId="63FFC9BA" w14:textId="77777777" w:rsidR="009045A3" w:rsidRPr="00BC7581" w:rsidRDefault="009045A3" w:rsidP="0087618D">
      <w:pPr>
        <w:pStyle w:val="Heading4"/>
      </w:pPr>
      <w:r w:rsidRPr="00BC7581">
        <w:t xml:space="preserve">For fans in a Level 2 alarm and status is </w:t>
      </w:r>
      <w:r w:rsidRPr="00B87A61">
        <w:rPr>
          <w:smallCaps/>
        </w:rPr>
        <w:t>off</w:t>
      </w:r>
      <w:r w:rsidRPr="00BC7581">
        <w:t>, discharge damper shall be closed when stage is above Stage 0.</w:t>
      </w:r>
    </w:p>
    <w:p w14:paraId="66EACD65" w14:textId="77777777" w:rsidR="009045A3" w:rsidRPr="00BC7581" w:rsidRDefault="009045A3" w:rsidP="00B37EF3">
      <w:pPr>
        <w:pStyle w:val="Instrbox"/>
      </w:pPr>
      <w:bookmarkStart w:id="6482" w:name="_Ref440024320"/>
      <w:r w:rsidRPr="00BC7581">
        <w:t>The engineer must select among control logic options for return/relief/exhaust. This decision is based on the AHU configuration.</w:t>
      </w:r>
    </w:p>
    <w:p w14:paraId="58D679F3" w14:textId="77777777" w:rsidR="009045A3" w:rsidRPr="00BC7581" w:rsidRDefault="009045A3" w:rsidP="00B37EF3">
      <w:pPr>
        <w:pStyle w:val="Instrbox"/>
      </w:pPr>
      <w:r w:rsidRPr="00BC7581">
        <w:t>Control logic selections should be made as follows:</w:t>
      </w:r>
    </w:p>
    <w:p w14:paraId="37114C73" w14:textId="7888F5E1" w:rsidR="009045A3" w:rsidRDefault="009045A3" w:rsidP="00B37EF3">
      <w:pPr>
        <w:pStyle w:val="Instrbox"/>
      </w:pPr>
      <w:r>
        <w:t xml:space="preserve">For AHUs using a return fan with direct building pressure control, </w:t>
      </w:r>
      <w:r w:rsidR="00291B2E">
        <w:t>use Section</w:t>
      </w:r>
      <w:r>
        <w:t xml:space="preserve"> </w:t>
      </w:r>
      <w:r w:rsidR="00935CF6">
        <w:fldChar w:fldCharType="begin"/>
      </w:r>
      <w:r w:rsidR="00935CF6">
        <w:instrText xml:space="preserve"> REF _Ref440791744 \w \h </w:instrText>
      </w:r>
      <w:r w:rsidR="00935CF6">
        <w:fldChar w:fldCharType="separate"/>
      </w:r>
      <w:r w:rsidR="0037258A">
        <w:t>5.16.10</w:t>
      </w:r>
      <w:r w:rsidR="00935CF6">
        <w:fldChar w:fldCharType="end"/>
      </w:r>
      <w:r>
        <w:t xml:space="preserve"> </w:t>
      </w:r>
      <w:r w:rsidR="00291B2E">
        <w:t>and delete Section</w:t>
      </w:r>
      <w:r>
        <w:t xml:space="preserve">s </w:t>
      </w:r>
      <w:r w:rsidR="00935CF6">
        <w:fldChar w:fldCharType="begin"/>
      </w:r>
      <w:r w:rsidR="00935CF6">
        <w:instrText xml:space="preserve"> REF _Ref440024306 \w \h </w:instrText>
      </w:r>
      <w:r w:rsidR="00935CF6">
        <w:fldChar w:fldCharType="separate"/>
      </w:r>
      <w:r w:rsidR="0037258A">
        <w:t>5.16.8</w:t>
      </w:r>
      <w:r w:rsidR="00935CF6">
        <w:fldChar w:fldCharType="end"/>
      </w:r>
      <w:r>
        <w:t xml:space="preserve">, </w:t>
      </w:r>
      <w:r w:rsidR="00935CF6">
        <w:fldChar w:fldCharType="begin"/>
      </w:r>
      <w:r w:rsidR="00935CF6">
        <w:instrText xml:space="preserve"> REF _Ref440040714 \w \h </w:instrText>
      </w:r>
      <w:r w:rsidR="00935CF6">
        <w:fldChar w:fldCharType="separate"/>
      </w:r>
      <w:r w:rsidR="0037258A">
        <w:t>5.16.9</w:t>
      </w:r>
      <w:r w:rsidR="00935CF6">
        <w:fldChar w:fldCharType="end"/>
      </w:r>
      <w:r>
        <w:t xml:space="preserve">, and </w:t>
      </w:r>
      <w:r w:rsidR="00DE4880">
        <w:fldChar w:fldCharType="begin"/>
      </w:r>
      <w:r w:rsidR="00DE4880">
        <w:instrText xml:space="preserve"> REF _Ref440791768 \w \h </w:instrText>
      </w:r>
      <w:r w:rsidR="00DE4880">
        <w:fldChar w:fldCharType="separate"/>
      </w:r>
      <w:r w:rsidR="0037258A">
        <w:t>5.16.11</w:t>
      </w:r>
      <w:r w:rsidR="00DE4880">
        <w:fldChar w:fldCharType="end"/>
      </w:r>
      <w:r>
        <w:t>.</w:t>
      </w:r>
    </w:p>
    <w:p w14:paraId="2DAEA435" w14:textId="52918B9E" w:rsidR="009045A3" w:rsidRPr="00BC7581" w:rsidRDefault="009045A3" w:rsidP="00B37EF3">
      <w:pPr>
        <w:pStyle w:val="Instrbox"/>
      </w:pPr>
      <w:r w:rsidRPr="00BC7581">
        <w:t xml:space="preserve">For AHUs using actuated relief dampers without a fan, </w:t>
      </w:r>
      <w:r w:rsidR="00291B2E">
        <w:t>use Section</w:t>
      </w:r>
      <w:r>
        <w:t xml:space="preserve"> </w:t>
      </w:r>
      <w:r w:rsidR="00935CF6">
        <w:fldChar w:fldCharType="begin"/>
      </w:r>
      <w:r w:rsidR="00935CF6">
        <w:instrText xml:space="preserve"> REF _Ref440024306 \w \h </w:instrText>
      </w:r>
      <w:r w:rsidR="00935CF6">
        <w:fldChar w:fldCharType="separate"/>
      </w:r>
      <w:r w:rsidR="0037258A">
        <w:t>5.16.8</w:t>
      </w:r>
      <w:r w:rsidR="00935CF6">
        <w:fldChar w:fldCharType="end"/>
      </w:r>
      <w:r>
        <w:t xml:space="preserve"> </w:t>
      </w:r>
      <w:r w:rsidR="00291B2E">
        <w:t>and delete Section</w:t>
      </w:r>
      <w:r>
        <w:t xml:space="preserve">s </w:t>
      </w:r>
      <w:r w:rsidR="00935CF6">
        <w:fldChar w:fldCharType="begin"/>
      </w:r>
      <w:r w:rsidR="00935CF6">
        <w:instrText xml:space="preserve"> REF _Ref440040714 \w \h </w:instrText>
      </w:r>
      <w:r w:rsidR="00935CF6">
        <w:fldChar w:fldCharType="separate"/>
      </w:r>
      <w:r w:rsidR="0037258A">
        <w:t>5.16.9</w:t>
      </w:r>
      <w:r w:rsidR="00935CF6">
        <w:fldChar w:fldCharType="end"/>
      </w:r>
      <w:r>
        <w:t xml:space="preserve">, </w:t>
      </w:r>
      <w:r w:rsidR="00935CF6">
        <w:fldChar w:fldCharType="begin"/>
      </w:r>
      <w:r w:rsidR="00935CF6">
        <w:instrText xml:space="preserve"> REF _Ref440791744 \w \h </w:instrText>
      </w:r>
      <w:r w:rsidR="00935CF6">
        <w:fldChar w:fldCharType="separate"/>
      </w:r>
      <w:r w:rsidR="0037258A">
        <w:t>5.16.10</w:t>
      </w:r>
      <w:r w:rsidR="00935CF6">
        <w:fldChar w:fldCharType="end"/>
      </w:r>
      <w:r>
        <w:t xml:space="preserve">, and </w:t>
      </w:r>
      <w:r w:rsidR="00DE4880">
        <w:fldChar w:fldCharType="begin"/>
      </w:r>
      <w:r w:rsidR="00DE4880">
        <w:instrText xml:space="preserve"> REF _Ref440791768 \w \h </w:instrText>
      </w:r>
      <w:r w:rsidR="00DE4880">
        <w:fldChar w:fldCharType="separate"/>
      </w:r>
      <w:r w:rsidR="0037258A">
        <w:t>5.16.11</w:t>
      </w:r>
      <w:r w:rsidR="00DE4880">
        <w:fldChar w:fldCharType="end"/>
      </w:r>
      <w:r>
        <w:t>.</w:t>
      </w:r>
    </w:p>
    <w:p w14:paraId="1FDE4339" w14:textId="0323943C" w:rsidR="009045A3" w:rsidRPr="00BC7581" w:rsidRDefault="009045A3" w:rsidP="00B37EF3">
      <w:pPr>
        <w:pStyle w:val="Instrbox"/>
      </w:pPr>
      <w:r w:rsidRPr="00BC7581">
        <w:lastRenderedPageBreak/>
        <w:t xml:space="preserve">For AHUs using actuated relief dampers with relief fan(s), </w:t>
      </w:r>
      <w:r w:rsidR="00291B2E">
        <w:t>use Section</w:t>
      </w:r>
      <w:r>
        <w:t xml:space="preserve"> </w:t>
      </w:r>
      <w:r w:rsidR="00935CF6">
        <w:fldChar w:fldCharType="begin"/>
      </w:r>
      <w:r w:rsidR="00935CF6">
        <w:instrText xml:space="preserve"> REF _Ref440040714 \w \h </w:instrText>
      </w:r>
      <w:r w:rsidR="00935CF6">
        <w:fldChar w:fldCharType="separate"/>
      </w:r>
      <w:r w:rsidR="0037258A">
        <w:t>5.16.9</w:t>
      </w:r>
      <w:r w:rsidR="00935CF6">
        <w:fldChar w:fldCharType="end"/>
      </w:r>
      <w:r w:rsidRPr="00BC7581">
        <w:t xml:space="preserve"> </w:t>
      </w:r>
      <w:r w:rsidR="00291B2E">
        <w:t>and delete Section</w:t>
      </w:r>
      <w:r w:rsidRPr="00BC7581">
        <w:t xml:space="preserve">s </w:t>
      </w:r>
      <w:r w:rsidR="00935CF6">
        <w:fldChar w:fldCharType="begin"/>
      </w:r>
      <w:r w:rsidR="00935CF6">
        <w:instrText xml:space="preserve"> REF _Ref440024306 \w \h </w:instrText>
      </w:r>
      <w:r w:rsidR="00935CF6">
        <w:fldChar w:fldCharType="separate"/>
      </w:r>
      <w:r w:rsidR="0037258A">
        <w:t>5.16.8</w:t>
      </w:r>
      <w:r w:rsidR="00935CF6">
        <w:fldChar w:fldCharType="end"/>
      </w:r>
      <w:r>
        <w:t xml:space="preserve">, </w:t>
      </w:r>
      <w:r w:rsidR="00935CF6">
        <w:fldChar w:fldCharType="begin"/>
      </w:r>
      <w:r w:rsidR="00935CF6">
        <w:instrText xml:space="preserve"> REF _Ref440791744 \w \h </w:instrText>
      </w:r>
      <w:r w:rsidR="00935CF6">
        <w:fldChar w:fldCharType="separate"/>
      </w:r>
      <w:r w:rsidR="0037258A">
        <w:t>5.16.10</w:t>
      </w:r>
      <w:r w:rsidR="00935CF6">
        <w:fldChar w:fldCharType="end"/>
      </w:r>
      <w:r>
        <w:t>,</w:t>
      </w:r>
      <w:r w:rsidRPr="00BC7581">
        <w:t xml:space="preserve"> and </w:t>
      </w:r>
      <w:r w:rsidR="00935CF6">
        <w:fldChar w:fldCharType="begin"/>
      </w:r>
      <w:r w:rsidR="00935CF6">
        <w:instrText xml:space="preserve"> REF _Ref440791768 \w \h </w:instrText>
      </w:r>
      <w:r w:rsidR="00935CF6">
        <w:fldChar w:fldCharType="separate"/>
      </w:r>
      <w:r w:rsidR="0037258A">
        <w:t>5.16.11</w:t>
      </w:r>
      <w:r w:rsidR="00935CF6">
        <w:fldChar w:fldCharType="end"/>
      </w:r>
      <w:r>
        <w:t>.</w:t>
      </w:r>
    </w:p>
    <w:p w14:paraId="2CC59D80" w14:textId="056B1ABE" w:rsidR="009045A3" w:rsidRPr="00BC7581" w:rsidRDefault="009045A3" w:rsidP="00B37EF3">
      <w:pPr>
        <w:pStyle w:val="Instrbox"/>
      </w:pPr>
      <w:r w:rsidRPr="00BC7581">
        <w:t xml:space="preserve">For AHUs using a return fan with airflow tracking control, </w:t>
      </w:r>
      <w:r w:rsidR="00291B2E">
        <w:t>use Section</w:t>
      </w:r>
      <w:r>
        <w:t xml:space="preserve"> </w:t>
      </w:r>
      <w:r w:rsidR="00935CF6">
        <w:fldChar w:fldCharType="begin"/>
      </w:r>
      <w:r w:rsidR="00935CF6">
        <w:instrText xml:space="preserve"> REF _Ref440791768 \w \h </w:instrText>
      </w:r>
      <w:r w:rsidR="00935CF6">
        <w:fldChar w:fldCharType="separate"/>
      </w:r>
      <w:r w:rsidR="0037258A">
        <w:t>5.16.11</w:t>
      </w:r>
      <w:r w:rsidR="00935CF6">
        <w:fldChar w:fldCharType="end"/>
      </w:r>
      <w:r w:rsidRPr="00BC7581">
        <w:t xml:space="preserve"> </w:t>
      </w:r>
      <w:r w:rsidR="00291B2E">
        <w:t>and delete Section</w:t>
      </w:r>
      <w:r w:rsidRPr="00BC7581">
        <w:t xml:space="preserve">s </w:t>
      </w:r>
      <w:r w:rsidR="00935CF6">
        <w:fldChar w:fldCharType="begin"/>
      </w:r>
      <w:r w:rsidR="00935CF6">
        <w:instrText xml:space="preserve"> REF _Ref440024306 \w \h </w:instrText>
      </w:r>
      <w:r w:rsidR="00935CF6">
        <w:fldChar w:fldCharType="separate"/>
      </w:r>
      <w:r w:rsidR="0037258A">
        <w:t>5.16.8</w:t>
      </w:r>
      <w:r w:rsidR="00935CF6">
        <w:fldChar w:fldCharType="end"/>
      </w:r>
      <w:r>
        <w:t xml:space="preserve">, </w:t>
      </w:r>
      <w:r w:rsidR="00935CF6">
        <w:fldChar w:fldCharType="begin"/>
      </w:r>
      <w:r w:rsidR="00935CF6">
        <w:instrText xml:space="preserve"> REF _Ref440040714 \w \h </w:instrText>
      </w:r>
      <w:r w:rsidR="00935CF6">
        <w:fldChar w:fldCharType="separate"/>
      </w:r>
      <w:r w:rsidR="0037258A">
        <w:t>5.16.9</w:t>
      </w:r>
      <w:r w:rsidR="00935CF6">
        <w:fldChar w:fldCharType="end"/>
      </w:r>
      <w:r>
        <w:t>,</w:t>
      </w:r>
      <w:r w:rsidRPr="00BC7581">
        <w:t xml:space="preserve"> and </w:t>
      </w:r>
      <w:r w:rsidR="00935CF6">
        <w:fldChar w:fldCharType="begin"/>
      </w:r>
      <w:r w:rsidR="00935CF6">
        <w:instrText xml:space="preserve"> REF _Ref440791744 \w \h </w:instrText>
      </w:r>
      <w:r w:rsidR="00935CF6">
        <w:fldChar w:fldCharType="separate"/>
      </w:r>
      <w:r w:rsidR="0037258A">
        <w:t>5.16.10</w:t>
      </w:r>
      <w:r w:rsidR="00935CF6">
        <w:fldChar w:fldCharType="end"/>
      </w:r>
      <w:r>
        <w:t>.</w:t>
      </w:r>
    </w:p>
    <w:p w14:paraId="34380F64" w14:textId="03727B1B" w:rsidR="009045A3" w:rsidRPr="00BC7581" w:rsidRDefault="009045A3" w:rsidP="00B37EF3">
      <w:pPr>
        <w:pStyle w:val="Instrbox"/>
      </w:pPr>
      <w:r w:rsidRPr="00BC7581">
        <w:t xml:space="preserve">For AHUs using </w:t>
      </w:r>
      <w:proofErr w:type="spellStart"/>
      <w:r>
        <w:t>nonactuated</w:t>
      </w:r>
      <w:proofErr w:type="spellEnd"/>
      <w:r w:rsidRPr="00BC7581">
        <w:t xml:space="preserve"> barometric relief only, delete all four </w:t>
      </w:r>
      <w:r>
        <w:t xml:space="preserve">Sections </w:t>
      </w:r>
      <w:r w:rsidR="00935CF6">
        <w:fldChar w:fldCharType="begin"/>
      </w:r>
      <w:r w:rsidR="00935CF6">
        <w:instrText xml:space="preserve"> REF _Ref440024306 \w \h </w:instrText>
      </w:r>
      <w:r w:rsidR="00935CF6">
        <w:fldChar w:fldCharType="separate"/>
      </w:r>
      <w:r w:rsidR="0037258A">
        <w:t>5.16.8</w:t>
      </w:r>
      <w:r w:rsidR="00935CF6">
        <w:fldChar w:fldCharType="end"/>
      </w:r>
      <w:r>
        <w:t xml:space="preserve">, </w:t>
      </w:r>
      <w:r w:rsidR="00935CF6">
        <w:fldChar w:fldCharType="begin"/>
      </w:r>
      <w:r w:rsidR="00935CF6">
        <w:instrText xml:space="preserve"> REF _Ref440040714 \w \h </w:instrText>
      </w:r>
      <w:r w:rsidR="00935CF6">
        <w:fldChar w:fldCharType="separate"/>
      </w:r>
      <w:r w:rsidR="0037258A">
        <w:t>5.16.9</w:t>
      </w:r>
      <w:r w:rsidR="00935CF6">
        <w:fldChar w:fldCharType="end"/>
      </w:r>
      <w:r>
        <w:t xml:space="preserve">, </w:t>
      </w:r>
      <w:r w:rsidR="00935CF6">
        <w:fldChar w:fldCharType="begin"/>
      </w:r>
      <w:r w:rsidR="00935CF6">
        <w:instrText xml:space="preserve"> REF _Ref440791744 \w \h </w:instrText>
      </w:r>
      <w:r w:rsidR="00935CF6">
        <w:fldChar w:fldCharType="separate"/>
      </w:r>
      <w:r w:rsidR="0037258A">
        <w:t>5.16.10</w:t>
      </w:r>
      <w:r w:rsidR="00935CF6">
        <w:fldChar w:fldCharType="end"/>
      </w:r>
      <w:r>
        <w:t>,</w:t>
      </w:r>
      <w:r w:rsidRPr="00BC7581">
        <w:t xml:space="preserve"> and </w:t>
      </w:r>
      <w:r w:rsidR="00935CF6">
        <w:fldChar w:fldCharType="begin"/>
      </w:r>
      <w:r w:rsidR="00935CF6">
        <w:instrText xml:space="preserve"> REF _Ref440791768 \w \h </w:instrText>
      </w:r>
      <w:r w:rsidR="00935CF6">
        <w:fldChar w:fldCharType="separate"/>
      </w:r>
      <w:r w:rsidR="0037258A">
        <w:t>5.16.11</w:t>
      </w:r>
      <w:r w:rsidR="00935CF6">
        <w:fldChar w:fldCharType="end"/>
      </w:r>
      <w:r>
        <w:t>.</w:t>
      </w:r>
    </w:p>
    <w:p w14:paraId="65B34BA3" w14:textId="0381772F" w:rsidR="009045A3" w:rsidRPr="00BC7581" w:rsidRDefault="009045A3" w:rsidP="00B37EF3">
      <w:pPr>
        <w:pStyle w:val="Instrbox"/>
      </w:pPr>
      <w:r w:rsidRPr="00BC7581">
        <w:t xml:space="preserve">A building pressure sensor is required for options </w:t>
      </w:r>
      <w:r>
        <w:t xml:space="preserve">in Sections </w:t>
      </w:r>
      <w:r w:rsidR="00935CF6">
        <w:fldChar w:fldCharType="begin"/>
      </w:r>
      <w:r w:rsidR="00935CF6">
        <w:instrText xml:space="preserve"> REF _Ref440024306 \w \h </w:instrText>
      </w:r>
      <w:r w:rsidR="00935CF6">
        <w:fldChar w:fldCharType="separate"/>
      </w:r>
      <w:r w:rsidR="0037258A">
        <w:t>5.16.8</w:t>
      </w:r>
      <w:r w:rsidR="00935CF6">
        <w:fldChar w:fldCharType="end"/>
      </w:r>
      <w:r>
        <w:t xml:space="preserve">, </w:t>
      </w:r>
      <w:r w:rsidR="00935CF6">
        <w:fldChar w:fldCharType="begin"/>
      </w:r>
      <w:r w:rsidR="00935CF6">
        <w:instrText xml:space="preserve"> REF _Ref440040714 \w \h </w:instrText>
      </w:r>
      <w:r w:rsidR="00935CF6">
        <w:fldChar w:fldCharType="separate"/>
      </w:r>
      <w:r w:rsidR="0037258A">
        <w:t>5.16.9</w:t>
      </w:r>
      <w:r w:rsidR="00935CF6">
        <w:fldChar w:fldCharType="end"/>
      </w:r>
      <w:r>
        <w:t xml:space="preserve">, </w:t>
      </w:r>
      <w:r w:rsidR="00935CF6">
        <w:fldChar w:fldCharType="begin"/>
      </w:r>
      <w:r w:rsidR="00935CF6">
        <w:instrText xml:space="preserve"> REF _Ref440791744 \w \h </w:instrText>
      </w:r>
      <w:r w:rsidR="00935CF6">
        <w:fldChar w:fldCharType="separate"/>
      </w:r>
      <w:r w:rsidR="0037258A">
        <w:t>5.16.10</w:t>
      </w:r>
      <w:r w:rsidR="00935CF6">
        <w:fldChar w:fldCharType="end"/>
      </w:r>
      <w:r>
        <w:t>.</w:t>
      </w:r>
    </w:p>
    <w:p w14:paraId="2A69A407" w14:textId="4E4B50CC" w:rsidR="009045A3" w:rsidRPr="00BC7581" w:rsidRDefault="001006F2" w:rsidP="0087618D">
      <w:pPr>
        <w:pStyle w:val="Heading3"/>
      </w:pPr>
      <w:bookmarkStart w:id="6483" w:name="_Ref440040725"/>
      <w:bookmarkStart w:id="6484" w:name="_Ref440791744"/>
      <w:ins w:id="6485" w:author="Reece Kiriu" w:date="2022-10-19T14:53:00Z">
        <w:r w:rsidRPr="001006F2">
          <w:rPr>
            <w:rStyle w:val="Toggle"/>
            <w:rPrChange w:id="6486" w:author="Reece Kiriu" w:date="2022-10-19T14:54:00Z">
              <w:rPr/>
            </w:rPrChange>
          </w:rPr>
          <w:t xml:space="preserve">[EQUALS BSP </w:t>
        </w:r>
        <w:proofErr w:type="gramStart"/>
        <w:r w:rsidRPr="001006F2">
          <w:rPr>
            <w:rStyle w:val="Toggle"/>
            <w:rPrChange w:id="6487" w:author="Reece Kiriu" w:date="2022-10-19T14:54:00Z">
              <w:rPr/>
            </w:rPrChange>
          </w:rPr>
          <w:t>RETURNDP</w:t>
        </w:r>
      </w:ins>
      <w:ins w:id="6488" w:author="Reece Kiriu" w:date="2022-10-19T14:54:00Z">
        <w:r w:rsidRPr="001006F2">
          <w:rPr>
            <w:rStyle w:val="Toggle"/>
            <w:rPrChange w:id="6489" w:author="Reece Kiriu" w:date="2022-10-19T14:54:00Z">
              <w:rPr/>
            </w:rPrChange>
          </w:rPr>
          <w:t>]</w:t>
        </w:r>
      </w:ins>
      <w:r w:rsidR="009045A3" w:rsidRPr="00BC7581">
        <w:t>Return</w:t>
      </w:r>
      <w:proofErr w:type="gramEnd"/>
      <w:r w:rsidR="009045A3">
        <w:rPr>
          <w:rFonts w:cs="Times New Roman PS MT"/>
          <w:szCs w:val="20"/>
        </w:rPr>
        <w:t>-</w:t>
      </w:r>
      <w:r w:rsidR="009045A3" w:rsidRPr="00BC7581">
        <w:t>Fan Control</w:t>
      </w:r>
      <w:bookmarkEnd w:id="6482"/>
      <w:bookmarkEnd w:id="6483"/>
      <w:r w:rsidR="008E1372">
        <w:rPr>
          <w:rFonts w:cs="Times New Roman PS MT"/>
          <w:szCs w:val="20"/>
        </w:rPr>
        <w:t xml:space="preserve"> − </w:t>
      </w:r>
      <w:r w:rsidR="009045A3" w:rsidRPr="00BC7581">
        <w:t>Direct Building Pressure</w:t>
      </w:r>
      <w:bookmarkEnd w:id="6484"/>
    </w:p>
    <w:p w14:paraId="34E75D6C" w14:textId="7E0647C3" w:rsidR="001C2FCB" w:rsidRDefault="001C2FCB" w:rsidP="0087618D">
      <w:pPr>
        <w:pStyle w:val="Heading4"/>
      </w:pPr>
      <w:r>
        <w:t xml:space="preserve">See Section </w:t>
      </w:r>
      <w:r>
        <w:fldChar w:fldCharType="begin"/>
      </w:r>
      <w:r>
        <w:instrText xml:space="preserve"> REF _Ref73278462 \r \h </w:instrText>
      </w:r>
      <w:r>
        <w:fldChar w:fldCharType="separate"/>
      </w:r>
      <w:r w:rsidR="0037258A">
        <w:t>3.1.4.5</w:t>
      </w:r>
      <w:r>
        <w:fldChar w:fldCharType="end"/>
      </w:r>
      <w:r>
        <w:t xml:space="preserve"> for pressure </w:t>
      </w:r>
      <w:r w:rsidR="00D21A33">
        <w:t>Zone Group</w:t>
      </w:r>
      <w:r>
        <w:t xml:space="preserve"> assignments.</w:t>
      </w:r>
    </w:p>
    <w:p w14:paraId="31C66507" w14:textId="77777777" w:rsidR="009045A3" w:rsidRPr="00BC7581" w:rsidRDefault="009045A3" w:rsidP="0087618D">
      <w:pPr>
        <w:pStyle w:val="Heading4"/>
      </w:pPr>
      <w:r w:rsidRPr="00BC7581">
        <w:t>Return fan operates whenever</w:t>
      </w:r>
      <w:r w:rsidRPr="00B87A61">
        <w:rPr>
          <w:rFonts w:cs="Times New Roman PS MT"/>
          <w:bCs/>
          <w:szCs w:val="20"/>
        </w:rPr>
        <w:t xml:space="preserve"> the</w:t>
      </w:r>
      <w:r w:rsidRPr="00BC7581">
        <w:t xml:space="preserve"> associated supply fan is proven </w:t>
      </w:r>
      <w:r w:rsidRPr="00B87A61">
        <w:rPr>
          <w:smallCaps/>
        </w:rPr>
        <w:t>on</w:t>
      </w:r>
      <w:r w:rsidRPr="00BC7581">
        <w:t xml:space="preserve"> and shall be off otherwise.</w:t>
      </w:r>
    </w:p>
    <w:p w14:paraId="231E9822" w14:textId="4B8493B5" w:rsidR="009045A3" w:rsidRPr="00BC7581" w:rsidRDefault="009045A3" w:rsidP="0087618D">
      <w:pPr>
        <w:pStyle w:val="Heading4"/>
      </w:pPr>
      <w:r w:rsidRPr="00BC7581">
        <w:t>Return fans shall be controlled to maintain return</w:t>
      </w:r>
      <w:r w:rsidRPr="00B87A61">
        <w:rPr>
          <w:rFonts w:cs="Times New Roman PS MT"/>
          <w:bCs/>
          <w:szCs w:val="20"/>
        </w:rPr>
        <w:t>-</w:t>
      </w:r>
      <w:r w:rsidRPr="00BC7581">
        <w:t xml:space="preserve">fan discharge static pressure at </w:t>
      </w:r>
      <w:r w:rsidR="00D21A33">
        <w:rPr>
          <w:rFonts w:cs="Times New Roman PS MT"/>
          <w:bCs/>
          <w:szCs w:val="20"/>
        </w:rPr>
        <w:t>setpoint</w:t>
      </w:r>
      <w:r w:rsidRPr="00B87A61">
        <w:rPr>
          <w:rFonts w:cs="Times New Roman PS MT"/>
          <w:bCs/>
          <w:szCs w:val="20"/>
        </w:rPr>
        <w:t xml:space="preserve"> (Section </w:t>
      </w:r>
      <w:r w:rsidR="007F1352" w:rsidRPr="00B87A61">
        <w:rPr>
          <w:rFonts w:cs="Times New Roman PS MT"/>
          <w:bCs/>
          <w:szCs w:val="20"/>
        </w:rPr>
        <w:fldChar w:fldCharType="begin"/>
      </w:r>
      <w:r w:rsidR="007F1352" w:rsidRPr="00B87A61">
        <w:rPr>
          <w:rFonts w:cs="Times New Roman PS MT"/>
          <w:bCs/>
          <w:szCs w:val="20"/>
        </w:rPr>
        <w:instrText xml:space="preserve"> REF _Ref38821528 \w \h </w:instrText>
      </w:r>
      <w:r w:rsidR="007F1352" w:rsidRPr="00B87A61">
        <w:rPr>
          <w:rFonts w:cs="Times New Roman PS MT"/>
          <w:bCs/>
          <w:szCs w:val="20"/>
        </w:rPr>
      </w:r>
      <w:r w:rsidR="007F1352" w:rsidRPr="00B87A61">
        <w:rPr>
          <w:rFonts w:cs="Times New Roman PS MT"/>
          <w:bCs/>
          <w:szCs w:val="20"/>
        </w:rPr>
        <w:fldChar w:fldCharType="separate"/>
      </w:r>
      <w:r w:rsidR="0037258A">
        <w:rPr>
          <w:rFonts w:cs="Times New Roman PS MT"/>
          <w:bCs/>
          <w:szCs w:val="20"/>
        </w:rPr>
        <w:t>5.16.10.5</w:t>
      </w:r>
      <w:r w:rsidR="007F1352" w:rsidRPr="00B87A61">
        <w:rPr>
          <w:rFonts w:cs="Times New Roman PS MT"/>
          <w:bCs/>
          <w:szCs w:val="20"/>
        </w:rPr>
        <w:fldChar w:fldCharType="end"/>
      </w:r>
      <w:r w:rsidRPr="00BC7581">
        <w:t>).</w:t>
      </w:r>
    </w:p>
    <w:p w14:paraId="297AE5BA" w14:textId="125DD116" w:rsidR="009045A3" w:rsidRPr="00BC7581" w:rsidRDefault="009045A3" w:rsidP="0087618D">
      <w:pPr>
        <w:pStyle w:val="Heading4"/>
      </w:pPr>
      <w:r w:rsidRPr="00684E6D">
        <w:t>Building</w:t>
      </w:r>
      <w:r w:rsidRPr="00BC7581">
        <w:t xml:space="preserve"> static pressure shall be time averaged with a sliding 5-minute window </w:t>
      </w:r>
      <w:r w:rsidR="00803A15">
        <w:t>and 15 second sampling rate</w:t>
      </w:r>
      <w:r w:rsidR="00803A15" w:rsidRPr="00BC7581">
        <w:t xml:space="preserve"> </w:t>
      </w:r>
      <w:r w:rsidRPr="00BC7581">
        <w:t>(to dampen fluctuations). The averaged value shall be that displayed and used for control.</w:t>
      </w:r>
    </w:p>
    <w:p w14:paraId="60ED05A3" w14:textId="77777777" w:rsidR="00803A15" w:rsidRPr="00BC7581" w:rsidRDefault="00803A15" w:rsidP="007C1423">
      <w:pPr>
        <w:pStyle w:val="Heading5"/>
      </w:pPr>
      <w:bookmarkStart w:id="6490" w:name="_Ref440123766"/>
      <w:r w:rsidRPr="00684E6D">
        <w:t>Where</w:t>
      </w:r>
      <w:r>
        <w:t xml:space="preserve"> multiple building pressure sensors are used, the highest of the averaged values for sensors within a pressure zone shall be used for control.</w:t>
      </w:r>
    </w:p>
    <w:p w14:paraId="6ACBE28A" w14:textId="4F6C14DA" w:rsidR="009045A3" w:rsidRPr="00BC7581" w:rsidRDefault="009045A3" w:rsidP="00B37EF3">
      <w:pPr>
        <w:pStyle w:val="Infobox"/>
      </w:pPr>
      <w:r w:rsidRPr="00BC7581">
        <w:t>Due to the potential for interaction between the building pressurization and return</w:t>
      </w:r>
      <w:r>
        <w:rPr>
          <w:bCs/>
        </w:rPr>
        <w:t>-</w:t>
      </w:r>
      <w:r w:rsidRPr="00BC7581">
        <w:t>fan control loops, extra care must be taken in selecting the control loop gains. To prevent excessive control</w:t>
      </w:r>
      <w:r>
        <w:rPr>
          <w:bCs/>
        </w:rPr>
        <w:t>-</w:t>
      </w:r>
      <w:r w:rsidRPr="00BC7581">
        <w:t>loop interaction, the closed</w:t>
      </w:r>
      <w:r>
        <w:rPr>
          <w:bCs/>
        </w:rPr>
        <w:t>-</w:t>
      </w:r>
      <w:r w:rsidRPr="00BC7581">
        <w:t>loop response time of the building pressurization loop should not exceed 1/5 the closed</w:t>
      </w:r>
      <w:r>
        <w:rPr>
          <w:bCs/>
        </w:rPr>
        <w:t>-</w:t>
      </w:r>
      <w:r w:rsidRPr="00BC7581">
        <w:t>loop response time of the return</w:t>
      </w:r>
      <w:r>
        <w:rPr>
          <w:bCs/>
        </w:rPr>
        <w:t>-</w:t>
      </w:r>
      <w:r w:rsidRPr="00BC7581">
        <w:t>fan control loop. This can be accomplished by decreasing the gain of the building pressurization control loop.</w:t>
      </w:r>
    </w:p>
    <w:p w14:paraId="2ABEBD66" w14:textId="451D228E" w:rsidR="009045A3" w:rsidRPr="00BC7581" w:rsidRDefault="00803A15" w:rsidP="009E53CE">
      <w:pPr>
        <w:pStyle w:val="Heading4"/>
        <w:widowControl/>
        <w:ind w:left="1354" w:hanging="1066"/>
      </w:pPr>
      <w:bookmarkStart w:id="6491" w:name="_Ref38821528"/>
      <w:r>
        <w:t>A single P-only</w:t>
      </w:r>
      <w:r w:rsidRPr="00BC7581">
        <w:t xml:space="preserve"> control loop</w:t>
      </w:r>
      <w:r>
        <w:t xml:space="preserve"> for each pressure zone</w:t>
      </w:r>
      <w:r w:rsidRPr="00BC7581">
        <w:t xml:space="preserve"> shall modulate</w:t>
      </w:r>
      <w:r>
        <w:t xml:space="preserve"> to maintain the building pressure at a setpoint of </w:t>
      </w:r>
      <w:ins w:id="6492" w:author="Titus Ellison" w:date="2022-10-20T12:54:00Z">
        <w:r w:rsidR="00B1565E" w:rsidRPr="00B1565E">
          <w:rPr>
            <w:rStyle w:val="Toggle"/>
            <w:rPrChange w:id="6493" w:author="Titus Ellison" w:date="2022-10-20T12:55:00Z">
              <w:rPr/>
            </w:rPrChange>
          </w:rPr>
          <w:t>[UNITS [</w:t>
        </w:r>
      </w:ins>
      <w:r w:rsidRPr="00B1565E">
        <w:rPr>
          <w:rStyle w:val="Toggle"/>
          <w:rPrChange w:id="6494" w:author="Titus Ellison" w:date="2022-10-20T12:55:00Z">
            <w:rPr/>
          </w:rPrChange>
        </w:rPr>
        <w:t>12 Pa</w:t>
      </w:r>
      <w:ins w:id="6495" w:author="Titus Ellison" w:date="2022-10-20T12:55:00Z">
        <w:r w:rsidR="00B1565E" w:rsidRPr="00B1565E">
          <w:rPr>
            <w:rStyle w:val="Toggle"/>
            <w:rPrChange w:id="6496" w:author="Titus Ellison" w:date="2022-10-20T12:55:00Z">
              <w:rPr/>
            </w:rPrChange>
          </w:rPr>
          <w:t>]</w:t>
        </w:r>
      </w:ins>
      <w:r w:rsidRPr="00B1565E">
        <w:rPr>
          <w:rStyle w:val="Toggle"/>
          <w:rPrChange w:id="6497" w:author="Titus Ellison" w:date="2022-10-20T12:55:00Z">
            <w:rPr/>
          </w:rPrChange>
        </w:rPr>
        <w:t xml:space="preserve"> </w:t>
      </w:r>
      <w:ins w:id="6498" w:author="Titus Ellison" w:date="2022-10-20T12:55:00Z">
        <w:r w:rsidR="00B1565E" w:rsidRPr="00B1565E">
          <w:rPr>
            <w:rStyle w:val="Toggle"/>
            <w:rPrChange w:id="6499" w:author="Titus Ellison" w:date="2022-10-20T12:55:00Z">
              <w:rPr/>
            </w:rPrChange>
          </w:rPr>
          <w:t>[</w:t>
        </w:r>
      </w:ins>
      <w:del w:id="6500" w:author="Titus Ellison" w:date="2022-10-20T12:55:00Z">
        <w:r w:rsidRPr="00B1565E" w:rsidDel="00B1565E">
          <w:rPr>
            <w:rStyle w:val="Toggle"/>
            <w:rPrChange w:id="6501" w:author="Titus Ellison" w:date="2022-10-20T12:55:00Z">
              <w:rPr/>
            </w:rPrChange>
          </w:rPr>
          <w:delText>(</w:delText>
        </w:r>
      </w:del>
      <w:r w:rsidRPr="00B1565E">
        <w:rPr>
          <w:rStyle w:val="Toggle"/>
          <w:rPrChange w:id="6502" w:author="Titus Ellison" w:date="2022-10-20T12:55:00Z">
            <w:rPr/>
          </w:rPrChange>
        </w:rPr>
        <w:t>0.05 in. of water</w:t>
      </w:r>
      <w:ins w:id="6503" w:author="Titus Ellison" w:date="2022-10-20T12:55:00Z">
        <w:r w:rsidR="00B1565E" w:rsidRPr="00B1565E">
          <w:rPr>
            <w:rStyle w:val="Toggle"/>
            <w:rPrChange w:id="6504" w:author="Titus Ellison" w:date="2022-10-20T12:55:00Z">
              <w:rPr/>
            </w:rPrChange>
          </w:rPr>
          <w:t>]]</w:t>
        </w:r>
      </w:ins>
      <w:del w:id="6505" w:author="Titus Ellison" w:date="2022-10-20T12:55:00Z">
        <w:r w:rsidDel="00B1565E">
          <w:delText>)</w:delText>
        </w:r>
      </w:del>
      <w:r>
        <w:t xml:space="preserve"> with an output ranging from 0% to 100%.  The loop shall be enabled when the supply and return fans for any unit within the pressure zone are proven ON and the minimum outdoor air damper is open.  The exhaust dampers shall be closed with loop output set to zero otherwise.  All exhaust damper and return fan static pressure setpoints for units in an associated pressure zone shall be sequenced based on building pressure control loop output signal, as shown in Figure 5.16.10.5.</w:t>
      </w:r>
      <w:bookmarkEnd w:id="6490"/>
      <w:bookmarkEnd w:id="6491"/>
    </w:p>
    <w:p w14:paraId="510EC246" w14:textId="77777777" w:rsidR="00803A15" w:rsidRDefault="00803A15" w:rsidP="00803A15">
      <w:pPr>
        <w:pStyle w:val="Infobox"/>
      </w:pPr>
      <w:r>
        <w:t xml:space="preserve">A pressure zone is defined as an enclosed area with interconnected return air paths.  All operating relief dampers and return fans that serve a pressure zone shall be controlled as if they were one system, using the same control loop, even if they are associated with different AHUs. </w:t>
      </w:r>
    </w:p>
    <w:p w14:paraId="308E5E46" w14:textId="77777777" w:rsidR="00803A15" w:rsidRPr="00BC7581" w:rsidRDefault="00803A15" w:rsidP="00803A15">
      <w:pPr>
        <w:pStyle w:val="Infobox"/>
        <w:spacing w:after="240"/>
      </w:pPr>
      <w:r>
        <w:t>The appropriate boundaries for pressure zones, establishing which return fans run together, will need to be determined by the engineer based on building geometry.</w:t>
      </w:r>
    </w:p>
    <w:p w14:paraId="7274AFDE" w14:textId="16F27A39" w:rsidR="009045A3" w:rsidRPr="00BC7581" w:rsidRDefault="009045A3" w:rsidP="007C1423">
      <w:pPr>
        <w:pStyle w:val="Heading5"/>
      </w:pPr>
      <w:r w:rsidRPr="00BC7581">
        <w:t xml:space="preserve">From 0% </w:t>
      </w:r>
      <w:r>
        <w:rPr>
          <w:rFonts w:cs="Times New Roman PS MT"/>
          <w:bCs/>
          <w:szCs w:val="20"/>
        </w:rPr>
        <w:t>to</w:t>
      </w:r>
      <w:r w:rsidRPr="00BC7581">
        <w:t xml:space="preserve"> 50%, the building pressure control loop shall modulate the exhaust dampers from 0% to 100% open.</w:t>
      </w:r>
    </w:p>
    <w:p w14:paraId="018BD23C" w14:textId="3FB09F3A" w:rsidR="009045A3" w:rsidRDefault="009045A3" w:rsidP="007C1423">
      <w:pPr>
        <w:pStyle w:val="Heading5"/>
      </w:pPr>
      <w:r w:rsidRPr="00BC7581">
        <w:t xml:space="preserve">From 51% </w:t>
      </w:r>
      <w:r>
        <w:rPr>
          <w:rFonts w:cs="Times New Roman PS MT"/>
          <w:bCs/>
          <w:szCs w:val="20"/>
        </w:rPr>
        <w:t>to</w:t>
      </w:r>
      <w:r w:rsidRPr="00BC7581">
        <w:t xml:space="preserve"> 100%, the building pressure control loop shall reset the return</w:t>
      </w:r>
      <w:r>
        <w:rPr>
          <w:rFonts w:cs="Times New Roman PS MT"/>
          <w:bCs/>
          <w:szCs w:val="20"/>
        </w:rPr>
        <w:t>-</w:t>
      </w:r>
      <w:r w:rsidRPr="00BC7581">
        <w:t xml:space="preserve">fan discharge static pressure </w:t>
      </w:r>
      <w:r w:rsidR="00D21A33">
        <w:rPr>
          <w:rFonts w:cs="Times New Roman PS MT"/>
          <w:bCs/>
          <w:szCs w:val="20"/>
        </w:rPr>
        <w:t>setpoint</w:t>
      </w:r>
      <w:r w:rsidRPr="00BC7581">
        <w:t xml:space="preserve"> from </w:t>
      </w:r>
      <w:proofErr w:type="spellStart"/>
      <w:r w:rsidRPr="00BC7581">
        <w:t>RFDSPmin</w:t>
      </w:r>
      <w:proofErr w:type="spellEnd"/>
      <w:r w:rsidRPr="00BC7581">
        <w:t xml:space="preserve"> at 50% loop output to </w:t>
      </w:r>
      <w:proofErr w:type="spellStart"/>
      <w:r w:rsidRPr="00BC7581">
        <w:t>RFDSPmax</w:t>
      </w:r>
      <w:proofErr w:type="spellEnd"/>
      <w:r w:rsidRPr="00BC7581">
        <w:t xml:space="preserve"> at 100% of loop output. </w:t>
      </w:r>
      <w:r>
        <w:rPr>
          <w:rFonts w:cs="Times New Roman PS MT"/>
          <w:bCs/>
          <w:szCs w:val="20"/>
        </w:rPr>
        <w:t xml:space="preserve">See Section </w:t>
      </w:r>
      <w:r w:rsidR="00D66724">
        <w:rPr>
          <w:rFonts w:cs="Times New Roman PS MT"/>
          <w:bCs/>
          <w:szCs w:val="20"/>
        </w:rPr>
        <w:fldChar w:fldCharType="begin"/>
      </w:r>
      <w:r w:rsidR="00D66724">
        <w:rPr>
          <w:rFonts w:cs="Times New Roman PS MT"/>
          <w:bCs/>
          <w:szCs w:val="20"/>
        </w:rPr>
        <w:instrText xml:space="preserve"> REF _Ref38388315 \w \h </w:instrText>
      </w:r>
      <w:r w:rsidR="00D66724">
        <w:rPr>
          <w:rFonts w:cs="Times New Roman PS MT"/>
          <w:bCs/>
          <w:szCs w:val="20"/>
        </w:rPr>
      </w:r>
      <w:r w:rsidR="00D66724">
        <w:rPr>
          <w:rFonts w:cs="Times New Roman PS MT"/>
          <w:bCs/>
          <w:szCs w:val="20"/>
        </w:rPr>
        <w:fldChar w:fldCharType="separate"/>
      </w:r>
      <w:r w:rsidR="0037258A">
        <w:rPr>
          <w:rFonts w:cs="Times New Roman PS MT"/>
          <w:bCs/>
          <w:szCs w:val="20"/>
        </w:rPr>
        <w:t>3.2.1.4</w:t>
      </w:r>
      <w:r w:rsidR="00D66724">
        <w:rPr>
          <w:rFonts w:cs="Times New Roman PS MT"/>
          <w:bCs/>
          <w:szCs w:val="20"/>
        </w:rPr>
        <w:fldChar w:fldCharType="end"/>
      </w:r>
      <w:r w:rsidRPr="00BC7581">
        <w:t xml:space="preserve"> for </w:t>
      </w:r>
      <w:proofErr w:type="spellStart"/>
      <w:r w:rsidRPr="00BC7581">
        <w:t>RFDSPmin</w:t>
      </w:r>
      <w:proofErr w:type="spellEnd"/>
      <w:r w:rsidRPr="00BC7581">
        <w:t xml:space="preserve"> and </w:t>
      </w:r>
      <w:proofErr w:type="spellStart"/>
      <w:r w:rsidRPr="00BC7581">
        <w:t>RFDSPmax</w:t>
      </w:r>
      <w:proofErr w:type="spellEnd"/>
      <w:r w:rsidRPr="00BC7581">
        <w:t>.</w:t>
      </w:r>
    </w:p>
    <w:p w14:paraId="19ECC191" w14:textId="66A81A5E" w:rsidR="00841A0C" w:rsidRDefault="00841A0C" w:rsidP="00841A0C">
      <w:pPr>
        <w:jc w:val="center"/>
      </w:pPr>
      <w:r w:rsidRPr="008334CA">
        <w:rPr>
          <w:noProof/>
        </w:rPr>
        <w:lastRenderedPageBreak/>
        <mc:AlternateContent>
          <mc:Choice Requires="wpc">
            <w:drawing>
              <wp:inline distT="0" distB="0" distL="0" distR="0" wp14:anchorId="5A0863A2" wp14:editId="0EE335BD">
                <wp:extent cx="5813425" cy="2824480"/>
                <wp:effectExtent l="0" t="0" r="0" b="0"/>
                <wp:docPr id="1985" name="Canvas 198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868" name="Text Box 1987"/>
                        <wps:cNvSpPr txBox="1">
                          <a:spLocks noChangeArrowheads="1"/>
                        </wps:cNvSpPr>
                        <wps:spPr bwMode="auto">
                          <a:xfrm>
                            <a:off x="1359240" y="1568128"/>
                            <a:ext cx="1215919" cy="40887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3987A8D" w14:textId="77777777" w:rsidR="00D878EF" w:rsidRDefault="00D878EF" w:rsidP="00841A0C">
                              <w:pPr>
                                <w:rPr>
                                  <w:sz w:val="16"/>
                                </w:rPr>
                              </w:pPr>
                              <w:r>
                                <w:rPr>
                                  <w:sz w:val="16"/>
                                </w:rPr>
                                <w:t>Relief/exhaust air Damper</w:t>
                              </w:r>
                            </w:p>
                          </w:txbxContent>
                        </wps:txbx>
                        <wps:bodyPr rot="0" vert="horz" wrap="square" lIns="73152" tIns="36576" rIns="73152" bIns="36576" anchor="t" anchorCtr="0" upright="1">
                          <a:noAutofit/>
                        </wps:bodyPr>
                      </wps:wsp>
                      <wps:wsp>
                        <wps:cNvPr id="1869" name="Text Box 1988"/>
                        <wps:cNvSpPr txBox="1">
                          <a:spLocks noChangeArrowheads="1"/>
                        </wps:cNvSpPr>
                        <wps:spPr bwMode="auto">
                          <a:xfrm>
                            <a:off x="0" y="0"/>
                            <a:ext cx="422698" cy="18759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BA2512F" w14:textId="77777777" w:rsidR="00D878EF" w:rsidRDefault="00D878EF" w:rsidP="00841A0C">
                              <w:pPr>
                                <w:jc w:val="right"/>
                                <w:rPr>
                                  <w:sz w:val="13"/>
                                  <w:szCs w:val="16"/>
                                </w:rPr>
                              </w:pPr>
                              <w:r>
                                <w:rPr>
                                  <w:sz w:val="13"/>
                                  <w:szCs w:val="16"/>
                                </w:rPr>
                                <w:t xml:space="preserve">100% </w:t>
                              </w:r>
                            </w:p>
                          </w:txbxContent>
                        </wps:txbx>
                        <wps:bodyPr rot="0" vert="horz" wrap="square" lIns="73152" tIns="36576" rIns="73152" bIns="36576" anchor="t" anchorCtr="0" upright="1">
                          <a:noAutofit/>
                        </wps:bodyPr>
                      </wps:wsp>
                      <wps:wsp>
                        <wps:cNvPr id="1870" name="Text Box 1989"/>
                        <wps:cNvSpPr txBox="1">
                          <a:spLocks noChangeArrowheads="1"/>
                        </wps:cNvSpPr>
                        <wps:spPr bwMode="auto">
                          <a:xfrm>
                            <a:off x="22456" y="2339642"/>
                            <a:ext cx="423359" cy="18627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D11495F" w14:textId="77777777" w:rsidR="00D878EF" w:rsidRDefault="00D878EF" w:rsidP="00841A0C">
                              <w:pPr>
                                <w:jc w:val="right"/>
                                <w:rPr>
                                  <w:sz w:val="13"/>
                                  <w:szCs w:val="16"/>
                                </w:rPr>
                              </w:pPr>
                              <w:r>
                                <w:rPr>
                                  <w:sz w:val="13"/>
                                  <w:szCs w:val="16"/>
                                </w:rPr>
                                <w:t xml:space="preserve">0% </w:t>
                              </w:r>
                            </w:p>
                          </w:txbxContent>
                        </wps:txbx>
                        <wps:bodyPr rot="0" vert="horz" wrap="square" lIns="73152" tIns="36576" rIns="73152" bIns="36576" anchor="t" anchorCtr="0" upright="1">
                          <a:noAutofit/>
                        </wps:bodyPr>
                      </wps:wsp>
                      <wps:wsp>
                        <wps:cNvPr id="1871" name="Line 1990"/>
                        <wps:cNvCnPr>
                          <a:cxnSpLocks noChangeShapeType="1"/>
                        </wps:cNvCnPr>
                        <wps:spPr bwMode="auto">
                          <a:xfrm>
                            <a:off x="490727" y="2465145"/>
                            <a:ext cx="5028130" cy="1255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872" name="Line 1991"/>
                        <wps:cNvCnPr>
                          <a:cxnSpLocks noChangeShapeType="1"/>
                        </wps:cNvCnPr>
                        <wps:spPr bwMode="auto">
                          <a:xfrm flipV="1">
                            <a:off x="484782" y="44917"/>
                            <a:ext cx="660" cy="242551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873" name="Line 1992"/>
                        <wps:cNvCnPr>
                          <a:cxnSpLocks noChangeShapeType="1"/>
                        </wps:cNvCnPr>
                        <wps:spPr bwMode="auto">
                          <a:xfrm flipV="1">
                            <a:off x="499973" y="71339"/>
                            <a:ext cx="2328804" cy="240635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74" name="Line 1993"/>
                        <wps:cNvCnPr>
                          <a:cxnSpLocks noChangeShapeType="1"/>
                        </wps:cNvCnPr>
                        <wps:spPr bwMode="auto">
                          <a:xfrm flipV="1">
                            <a:off x="2775940" y="71339"/>
                            <a:ext cx="2267381" cy="2393806"/>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1875" name="Text Box 1994"/>
                        <wps:cNvSpPr txBox="1">
                          <a:spLocks noChangeArrowheads="1"/>
                        </wps:cNvSpPr>
                        <wps:spPr bwMode="auto">
                          <a:xfrm>
                            <a:off x="3564537" y="1634182"/>
                            <a:ext cx="1149872" cy="19618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B389E6D" w14:textId="77777777" w:rsidR="00D878EF" w:rsidRDefault="00D878EF" w:rsidP="00841A0C">
                              <w:pPr>
                                <w:rPr>
                                  <w:sz w:val="16"/>
                                </w:rPr>
                              </w:pPr>
                              <w:r>
                                <w:rPr>
                                  <w:sz w:val="16"/>
                                </w:rPr>
                                <w:t>RF DP setpoint</w:t>
                              </w:r>
                            </w:p>
                          </w:txbxContent>
                        </wps:txbx>
                        <wps:bodyPr rot="0" vert="horz" wrap="square" lIns="73152" tIns="36576" rIns="73152" bIns="36576" anchor="t" anchorCtr="0" upright="1">
                          <a:noAutofit/>
                        </wps:bodyPr>
                      </wps:wsp>
                      <wps:wsp>
                        <wps:cNvPr id="1876" name="Text Box 1995"/>
                        <wps:cNvSpPr txBox="1">
                          <a:spLocks noChangeArrowheads="1"/>
                        </wps:cNvSpPr>
                        <wps:spPr bwMode="auto">
                          <a:xfrm>
                            <a:off x="96428" y="436619"/>
                            <a:ext cx="305135" cy="17900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6227811" w14:textId="77777777" w:rsidR="00D878EF" w:rsidRDefault="00D878EF" w:rsidP="00841A0C">
                              <w:pPr>
                                <w:jc w:val="center"/>
                                <w:rPr>
                                  <w:sz w:val="16"/>
                                  <w:szCs w:val="16"/>
                                </w:rPr>
                              </w:pPr>
                              <w:r>
                                <w:rPr>
                                  <w:sz w:val="16"/>
                                  <w:szCs w:val="16"/>
                                </w:rPr>
                                <w:t>Damper Position, % open</w:t>
                              </w:r>
                            </w:p>
                          </w:txbxContent>
                        </wps:txbx>
                        <wps:bodyPr rot="0" vert="vert270" wrap="square" lIns="91440" tIns="45720" rIns="91440" bIns="45720" anchor="t" anchorCtr="0" upright="1">
                          <a:noAutofit/>
                        </wps:bodyPr>
                      </wps:wsp>
                      <wps:wsp>
                        <wps:cNvPr id="1877" name="Text Box 1996"/>
                        <wps:cNvSpPr txBox="1">
                          <a:spLocks noChangeArrowheads="1"/>
                        </wps:cNvSpPr>
                        <wps:spPr bwMode="auto">
                          <a:xfrm>
                            <a:off x="566680" y="2531860"/>
                            <a:ext cx="2409381" cy="24241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364EE0E" w14:textId="77777777" w:rsidR="00D878EF" w:rsidRDefault="00D878EF" w:rsidP="00841A0C">
                              <w:pPr>
                                <w:jc w:val="right"/>
                                <w:rPr>
                                  <w:sz w:val="16"/>
                                  <w:szCs w:val="16"/>
                                </w:rPr>
                              </w:pPr>
                              <w:r>
                                <w:rPr>
                                  <w:sz w:val="16"/>
                                  <w:szCs w:val="16"/>
                                </w:rPr>
                                <w:t>Building Pressure Control Loop Output Signal</w:t>
                              </w:r>
                            </w:p>
                          </w:txbxContent>
                        </wps:txbx>
                        <wps:bodyPr rot="0" vert="horz" wrap="square" lIns="91440" tIns="45720" rIns="91440" bIns="45720" anchor="t" anchorCtr="0" upright="1">
                          <a:noAutofit/>
                        </wps:bodyPr>
                      </wps:wsp>
                      <wps:wsp>
                        <wps:cNvPr id="1878" name="Line 1997"/>
                        <wps:cNvCnPr>
                          <a:cxnSpLocks noChangeShapeType="1"/>
                        </wps:cNvCnPr>
                        <wps:spPr bwMode="auto">
                          <a:xfrm flipH="1">
                            <a:off x="3094285" y="2642831"/>
                            <a:ext cx="436568" cy="661"/>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1879" name="Text Box 2006"/>
                        <wps:cNvSpPr txBox="1">
                          <a:spLocks noChangeArrowheads="1"/>
                        </wps:cNvSpPr>
                        <wps:spPr bwMode="auto">
                          <a:xfrm>
                            <a:off x="5020864" y="0"/>
                            <a:ext cx="587815" cy="3289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20D6CAD" w14:textId="77777777" w:rsidR="00D878EF" w:rsidRDefault="00D878EF" w:rsidP="00841A0C">
                              <w:pPr>
                                <w:jc w:val="right"/>
                                <w:rPr>
                                  <w:sz w:val="13"/>
                                  <w:szCs w:val="16"/>
                                </w:rPr>
                              </w:pPr>
                              <w:r>
                                <w:rPr>
                                  <w:sz w:val="13"/>
                                  <w:szCs w:val="16"/>
                                </w:rPr>
                                <w:t xml:space="preserve">RFDSPmax </w:t>
                              </w:r>
                            </w:p>
                          </w:txbxContent>
                        </wps:txbx>
                        <wps:bodyPr rot="0" vert="horz" wrap="square" lIns="73152" tIns="36576" rIns="73152" bIns="36576" anchor="t" anchorCtr="0" upright="1">
                          <a:noAutofit/>
                        </wps:bodyPr>
                      </wps:wsp>
                      <wps:wsp>
                        <wps:cNvPr id="1880" name="Text Box 2007"/>
                        <wps:cNvSpPr txBox="1">
                          <a:spLocks noChangeArrowheads="1"/>
                        </wps:cNvSpPr>
                        <wps:spPr bwMode="auto">
                          <a:xfrm>
                            <a:off x="5020865" y="2389843"/>
                            <a:ext cx="587815" cy="3038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80ED74E" w14:textId="77777777" w:rsidR="00D878EF" w:rsidRDefault="00D878EF" w:rsidP="00841A0C">
                              <w:pPr>
                                <w:rPr>
                                  <w:sz w:val="13"/>
                                  <w:szCs w:val="16"/>
                                </w:rPr>
                              </w:pPr>
                              <w:r>
                                <w:rPr>
                                  <w:sz w:val="13"/>
                                  <w:szCs w:val="16"/>
                                </w:rPr>
                                <w:t>RFDSPmin</w:t>
                              </w:r>
                            </w:p>
                          </w:txbxContent>
                        </wps:txbx>
                        <wps:bodyPr rot="0" vert="horz" wrap="square" lIns="73152" tIns="36576" rIns="73152" bIns="36576" anchor="t" anchorCtr="0" upright="1">
                          <a:noAutofit/>
                        </wps:bodyPr>
                      </wps:wsp>
                      <wps:wsp>
                        <wps:cNvPr id="1881" name="Line 2008"/>
                        <wps:cNvCnPr>
                          <a:cxnSpLocks noChangeShapeType="1"/>
                        </wps:cNvCnPr>
                        <wps:spPr bwMode="auto">
                          <a:xfrm flipV="1">
                            <a:off x="5043321" y="61430"/>
                            <a:ext cx="660" cy="242551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882" name="Text Box 2009"/>
                        <wps:cNvSpPr txBox="1">
                          <a:spLocks noChangeArrowheads="1"/>
                        </wps:cNvSpPr>
                        <wps:spPr bwMode="auto">
                          <a:xfrm>
                            <a:off x="5117293" y="436619"/>
                            <a:ext cx="305796" cy="17900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C66967D" w14:textId="77777777" w:rsidR="00D878EF" w:rsidRDefault="00D878EF" w:rsidP="00841A0C">
                              <w:pPr>
                                <w:jc w:val="center"/>
                                <w:rPr>
                                  <w:sz w:val="16"/>
                                  <w:szCs w:val="16"/>
                                </w:rPr>
                              </w:pPr>
                              <w:r>
                                <w:rPr>
                                  <w:sz w:val="16"/>
                                  <w:szCs w:val="16"/>
                                </w:rPr>
                                <w:t>RF DP setpoint</w:t>
                              </w:r>
                            </w:p>
                          </w:txbxContent>
                        </wps:txbx>
                        <wps:bodyPr rot="0" vert="vert270" wrap="square" lIns="91440" tIns="45720" rIns="91440" bIns="45720" anchor="t" anchorCtr="0" upright="1">
                          <a:noAutofit/>
                        </wps:bodyPr>
                      </wps:wsp>
                    </wpc:wpc>
                  </a:graphicData>
                </a:graphic>
              </wp:inline>
            </w:drawing>
          </mc:Choice>
          <mc:Fallback>
            <w:pict>
              <v:group w14:anchorId="5A0863A2" id="Canvas 1985" o:spid="_x0000_s1676" editas="canvas" style="width:457.75pt;height:222.4pt;mso-position-horizontal-relative:char;mso-position-vertical-relative:line" coordsize="58134,282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">
                <v:shape id="_x0000_s1677" type="#_x0000_t75" style="position:absolute;width:58134;height:28244;visibility:visible;mso-wrap-style:square">
                  <v:fill o:detectmouseclick="t"/>
                  <v:path o:connecttype="none"/>
                </v:shape>
                <v:shape id="Text Box 1987" o:spid="_x0000_s1678" type="#_x0000_t202" style="position:absolute;left:13592;top:15681;width:12159;height:4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" stroked="f">
                  <v:textbox inset="5.76pt,2.88pt,5.76pt,2.88pt">
                    <w:txbxContent>
                      <w:p w14:paraId="43987A8D" w14:textId="77777777" w:rsidR="00D878EF" w:rsidRDefault="00D878EF" w:rsidP="00841A0C">
                        <w:pPr>
                          <w:rPr>
                            <w:sz w:val="16"/>
                          </w:rPr>
                        </w:pPr>
                        <w:r>
                          <w:rPr>
                            <w:sz w:val="16"/>
                          </w:rPr>
                          <w:t>Relief/exhaust air Damper</w:t>
                        </w:r>
                      </w:p>
                    </w:txbxContent>
                  </v:textbox>
                </v:shape>
                <v:shape id="Text Box 1988" o:spid="_x0000_s1679" type="#_x0000_t202" style="position:absolute;width:4226;height:18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" stroked="f">
                  <v:textbox inset="5.76pt,2.88pt,5.76pt,2.88pt">
                    <w:txbxContent>
                      <w:p w14:paraId="4BA2512F" w14:textId="77777777" w:rsidR="00D878EF" w:rsidRDefault="00D878EF" w:rsidP="00841A0C">
                        <w:pPr>
                          <w:jc w:val="right"/>
                          <w:rPr>
                            <w:sz w:val="13"/>
                            <w:szCs w:val="16"/>
                          </w:rPr>
                        </w:pPr>
                        <w:r>
                          <w:rPr>
                            <w:sz w:val="13"/>
                            <w:szCs w:val="16"/>
                          </w:rPr>
                          <w:t xml:space="preserve">100% </w:t>
                        </w:r>
                      </w:p>
                    </w:txbxContent>
                  </v:textbox>
                </v:shape>
                <v:shape id="Text Box 1989" o:spid="_x0000_s1680" type="#_x0000_t202" style="position:absolute;left:224;top:23396;width:4234;height:1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" stroked="f">
                  <v:textbox inset="5.76pt,2.88pt,5.76pt,2.88pt">
                    <w:txbxContent>
                      <w:p w14:paraId="2D11495F" w14:textId="77777777" w:rsidR="00D878EF" w:rsidRDefault="00D878EF" w:rsidP="00841A0C">
                        <w:pPr>
                          <w:jc w:val="right"/>
                          <w:rPr>
                            <w:sz w:val="13"/>
                            <w:szCs w:val="16"/>
                          </w:rPr>
                        </w:pPr>
                        <w:r>
                          <w:rPr>
                            <w:sz w:val="13"/>
                            <w:szCs w:val="16"/>
                          </w:rPr>
                          <w:t xml:space="preserve">0% </w:t>
                        </w:r>
                      </w:p>
                    </w:txbxContent>
                  </v:textbox>
                </v:shape>
                <v:line id="Line 1990" o:spid="_x0000_s1681" style="position:absolute;visibility:visible;mso-wrap-style:square" from="4907,24651" to="55188,247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" strokeweight="1.5pt"/>
                <v:line id="Line 1991" o:spid="_x0000_s1682" style="position:absolute;flip:y;visibility:visible;mso-wrap-style:square" from="4847,449" to="4854,247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" strokeweight="1.5pt"/>
                <v:line id="Line 1992" o:spid="_x0000_s1683" style="position:absolute;flip:y;visibility:visible;mso-wrap-style:square" from="4999,713" to="28287,247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"/>
                <v:line id="Line 1993" o:spid="_x0000_s1684" style="position:absolute;flip:y;visibility:visible;mso-wrap-style:square" from="27759,713" to="50433,246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">
                  <v:stroke dashstyle="longDash"/>
                </v:line>
                <v:shape id="Text Box 1994" o:spid="_x0000_s1685" type="#_x0000_t202" style="position:absolute;left:35645;top:16341;width:11499;height:1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" stroked="f">
                  <v:textbox inset="5.76pt,2.88pt,5.76pt,2.88pt">
                    <w:txbxContent>
                      <w:p w14:paraId="0B389E6D" w14:textId="77777777" w:rsidR="00D878EF" w:rsidRDefault="00D878EF" w:rsidP="00841A0C">
                        <w:pPr>
                          <w:rPr>
                            <w:sz w:val="16"/>
                          </w:rPr>
                        </w:pPr>
                        <w:r>
                          <w:rPr>
                            <w:sz w:val="16"/>
                          </w:rPr>
                          <w:t>RF DP setpoint</w:t>
                        </w:r>
                      </w:p>
                    </w:txbxContent>
                  </v:textbox>
                </v:shape>
                <v:shape id="Text Box 1995" o:spid="_x0000_s1686" type="#_x0000_t202" style="position:absolute;left:964;top:4366;width:3051;height:17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" stroked="f">
                  <v:textbox style="layout-flow:vertical;mso-layout-flow-alt:bottom-to-top">
                    <w:txbxContent>
                      <w:p w14:paraId="16227811" w14:textId="77777777" w:rsidR="00D878EF" w:rsidRDefault="00D878EF" w:rsidP="00841A0C">
                        <w:pPr>
                          <w:jc w:val="center"/>
                          <w:rPr>
                            <w:sz w:val="16"/>
                            <w:szCs w:val="16"/>
                          </w:rPr>
                        </w:pPr>
                        <w:r>
                          <w:rPr>
                            <w:sz w:val="16"/>
                            <w:szCs w:val="16"/>
                          </w:rPr>
                          <w:t>Damper Position, % open</w:t>
                        </w:r>
                      </w:p>
                    </w:txbxContent>
                  </v:textbox>
                </v:shape>
                <v:shape id="Text Box 1996" o:spid="_x0000_s1687" type="#_x0000_t202" style="position:absolute;left:5666;top:25318;width:24094;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" stroked="f">
                  <v:textbox>
                    <w:txbxContent>
                      <w:p w14:paraId="4364EE0E" w14:textId="77777777" w:rsidR="00D878EF" w:rsidRDefault="00D878EF" w:rsidP="00841A0C">
                        <w:pPr>
                          <w:jc w:val="right"/>
                          <w:rPr>
                            <w:sz w:val="16"/>
                            <w:szCs w:val="16"/>
                          </w:rPr>
                        </w:pPr>
                        <w:r>
                          <w:rPr>
                            <w:sz w:val="16"/>
                            <w:szCs w:val="16"/>
                          </w:rPr>
                          <w:t>Building Pressure Control Loop Output Signal</w:t>
                        </w:r>
                      </w:p>
                    </w:txbxContent>
                  </v:textbox>
                </v:shape>
                <v:line id="Line 1997" o:spid="_x0000_s1688" style="position:absolute;flip:x;visibility:visible;mso-wrap-style:square" from="30942,26428" to="35308,264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">
                  <v:stroke startarrow="block"/>
                </v:line>
                <v:shape id="Text Box 2006" o:spid="_x0000_s1689" type="#_x0000_t202" style="position:absolute;left:50208;width:5878;height:32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" stroked="f">
                  <v:textbox inset="5.76pt,2.88pt,5.76pt,2.88pt">
                    <w:txbxContent>
                      <w:p w14:paraId="120D6CAD" w14:textId="77777777" w:rsidR="00D878EF" w:rsidRDefault="00D878EF" w:rsidP="00841A0C">
                        <w:pPr>
                          <w:jc w:val="right"/>
                          <w:rPr>
                            <w:sz w:val="13"/>
                            <w:szCs w:val="16"/>
                          </w:rPr>
                        </w:pPr>
                        <w:r>
                          <w:rPr>
                            <w:sz w:val="13"/>
                            <w:szCs w:val="16"/>
                          </w:rPr>
                          <w:t xml:space="preserve">RFDSPmax </w:t>
                        </w:r>
                      </w:p>
                    </w:txbxContent>
                  </v:textbox>
                </v:shape>
                <v:shape id="Text Box 2007" o:spid="_x0000_s1690" type="#_x0000_t202" style="position:absolute;left:50208;top:23898;width:5878;height:30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" stroked="f">
                  <v:textbox inset="5.76pt,2.88pt,5.76pt,2.88pt">
                    <w:txbxContent>
                      <w:p w14:paraId="280ED74E" w14:textId="77777777" w:rsidR="00D878EF" w:rsidRDefault="00D878EF" w:rsidP="00841A0C">
                        <w:pPr>
                          <w:rPr>
                            <w:sz w:val="13"/>
                            <w:szCs w:val="16"/>
                          </w:rPr>
                        </w:pPr>
                        <w:r>
                          <w:rPr>
                            <w:sz w:val="13"/>
                            <w:szCs w:val="16"/>
                          </w:rPr>
                          <w:t>RFDSPmin</w:t>
                        </w:r>
                      </w:p>
                    </w:txbxContent>
                  </v:textbox>
                </v:shape>
                <v:line id="Line 2008" o:spid="_x0000_s1691" style="position:absolute;flip:y;visibility:visible;mso-wrap-style:square" from="50433,614" to="50439,248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" strokeweight="1.5pt"/>
                <v:shape id="Text Box 2009" o:spid="_x0000_s1692" type="#_x0000_t202" style="position:absolute;left:51172;top:4366;width:3058;height:17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" stroked="f">
                  <v:textbox style="layout-flow:vertical;mso-layout-flow-alt:bottom-to-top">
                    <w:txbxContent>
                      <w:p w14:paraId="5C66967D" w14:textId="77777777" w:rsidR="00D878EF" w:rsidRDefault="00D878EF" w:rsidP="00841A0C">
                        <w:pPr>
                          <w:jc w:val="center"/>
                          <w:rPr>
                            <w:sz w:val="16"/>
                            <w:szCs w:val="16"/>
                          </w:rPr>
                        </w:pPr>
                        <w:r>
                          <w:rPr>
                            <w:sz w:val="16"/>
                            <w:szCs w:val="16"/>
                          </w:rPr>
                          <w:t>RF DP setpoint</w:t>
                        </w:r>
                      </w:p>
                    </w:txbxContent>
                  </v:textbox>
                </v:shape>
                <w10:anchorlock/>
              </v:group>
            </w:pict>
          </mc:Fallback>
        </mc:AlternateContent>
      </w:r>
    </w:p>
    <w:p w14:paraId="390994AA" w14:textId="707E4AFE" w:rsidR="00841A0C" w:rsidRPr="00841A0C" w:rsidRDefault="00841A0C" w:rsidP="00841A0C">
      <w:pPr>
        <w:jc w:val="center"/>
      </w:pPr>
      <w:r w:rsidRPr="00841A0C">
        <w:t>Figure 5.16.10.5 Exhaust damper position and return-fan DP reset</w:t>
      </w:r>
    </w:p>
    <w:p w14:paraId="6C0D0190" w14:textId="77777777" w:rsidR="009045A3" w:rsidRPr="00BC7581" w:rsidRDefault="009045A3" w:rsidP="00B37EF3">
      <w:pPr>
        <w:pStyle w:val="Instrbox"/>
      </w:pPr>
      <w:r w:rsidRPr="00BC7581">
        <w:t>The engineer must select among control logic options for return/relief/exhaust. This decision is based on the AHU configuration.</w:t>
      </w:r>
    </w:p>
    <w:p w14:paraId="4A01F33D" w14:textId="77777777" w:rsidR="009045A3" w:rsidRPr="00BC7581" w:rsidRDefault="009045A3" w:rsidP="00B37EF3">
      <w:pPr>
        <w:pStyle w:val="Instrbox"/>
      </w:pPr>
      <w:r w:rsidRPr="00BC7581">
        <w:t>Control logic selections should be made as follows:</w:t>
      </w:r>
    </w:p>
    <w:p w14:paraId="47DD4F30" w14:textId="749ADE81" w:rsidR="009045A3" w:rsidRDefault="009045A3" w:rsidP="00B37EF3">
      <w:pPr>
        <w:pStyle w:val="Instrbox"/>
      </w:pPr>
      <w:bookmarkStart w:id="6506" w:name="_Ref440790727"/>
      <w:r>
        <w:t xml:space="preserve">For AHUs using a return fan with airflow tracking control, </w:t>
      </w:r>
      <w:r w:rsidR="00291B2E">
        <w:t>use Section</w:t>
      </w:r>
      <w:r>
        <w:t xml:space="preserve"> </w:t>
      </w:r>
      <w:r w:rsidR="007F1352">
        <w:fldChar w:fldCharType="begin"/>
      </w:r>
      <w:r w:rsidR="007F1352">
        <w:instrText xml:space="preserve"> REF _Ref440791768 \w \h </w:instrText>
      </w:r>
      <w:r w:rsidR="007F1352">
        <w:fldChar w:fldCharType="separate"/>
      </w:r>
      <w:r w:rsidR="0037258A">
        <w:t>5.16.11</w:t>
      </w:r>
      <w:r w:rsidR="007F1352">
        <w:fldChar w:fldCharType="end"/>
      </w:r>
      <w:r>
        <w:t xml:space="preserve"> </w:t>
      </w:r>
      <w:r w:rsidR="00291B2E">
        <w:t>and delete Section</w:t>
      </w:r>
      <w:r>
        <w:t xml:space="preserve">s </w:t>
      </w:r>
      <w:r w:rsidR="00935CF6">
        <w:fldChar w:fldCharType="begin"/>
      </w:r>
      <w:r w:rsidR="00935CF6">
        <w:instrText xml:space="preserve"> REF _Ref440024306 \w \h </w:instrText>
      </w:r>
      <w:r w:rsidR="00935CF6">
        <w:fldChar w:fldCharType="separate"/>
      </w:r>
      <w:r w:rsidR="0037258A">
        <w:t>5.16.8</w:t>
      </w:r>
      <w:r w:rsidR="00935CF6">
        <w:fldChar w:fldCharType="end"/>
      </w:r>
      <w:r>
        <w:t xml:space="preserve">, </w:t>
      </w:r>
      <w:r w:rsidR="007F1352">
        <w:fldChar w:fldCharType="begin"/>
      </w:r>
      <w:r w:rsidR="007F1352">
        <w:instrText xml:space="preserve"> REF _Ref440040714 \w \h </w:instrText>
      </w:r>
      <w:r w:rsidR="007F1352">
        <w:fldChar w:fldCharType="separate"/>
      </w:r>
      <w:r w:rsidR="0037258A">
        <w:t>5.16.9</w:t>
      </w:r>
      <w:r w:rsidR="007F1352">
        <w:fldChar w:fldCharType="end"/>
      </w:r>
      <w:r>
        <w:t xml:space="preserve">, and </w:t>
      </w:r>
      <w:r w:rsidR="007F1352">
        <w:fldChar w:fldCharType="begin"/>
      </w:r>
      <w:r w:rsidR="007F1352">
        <w:instrText xml:space="preserve"> REF _Ref440791744 \w \h </w:instrText>
      </w:r>
      <w:r w:rsidR="007F1352">
        <w:fldChar w:fldCharType="separate"/>
      </w:r>
      <w:r w:rsidR="0037258A">
        <w:t>5.16.10</w:t>
      </w:r>
      <w:r w:rsidR="007F1352">
        <w:fldChar w:fldCharType="end"/>
      </w:r>
      <w:r>
        <w:t>.</w:t>
      </w:r>
    </w:p>
    <w:p w14:paraId="1033D116" w14:textId="52F8D989" w:rsidR="009045A3" w:rsidRPr="00BC7581" w:rsidRDefault="009045A3" w:rsidP="00B37EF3">
      <w:pPr>
        <w:pStyle w:val="Instrbox"/>
      </w:pPr>
      <w:r w:rsidRPr="00BC7581">
        <w:t xml:space="preserve">For AHUs using actuated relief dampers without a fan, </w:t>
      </w:r>
      <w:r w:rsidR="00291B2E">
        <w:t>use Section</w:t>
      </w:r>
      <w:r>
        <w:t xml:space="preserve"> </w:t>
      </w:r>
      <w:r w:rsidR="00935CF6">
        <w:fldChar w:fldCharType="begin"/>
      </w:r>
      <w:r w:rsidR="00935CF6">
        <w:instrText xml:space="preserve"> REF _Ref440024306 \w \h </w:instrText>
      </w:r>
      <w:r w:rsidR="00935CF6">
        <w:fldChar w:fldCharType="separate"/>
      </w:r>
      <w:r w:rsidR="0037258A">
        <w:t>5.16.8</w:t>
      </w:r>
      <w:r w:rsidR="00935CF6">
        <w:fldChar w:fldCharType="end"/>
      </w:r>
      <w:r>
        <w:t xml:space="preserve"> </w:t>
      </w:r>
      <w:r w:rsidR="00291B2E">
        <w:t>and delete Section</w:t>
      </w:r>
      <w:r>
        <w:t xml:space="preserve">s </w:t>
      </w:r>
      <w:r w:rsidR="007F1352">
        <w:fldChar w:fldCharType="begin"/>
      </w:r>
      <w:r w:rsidR="007F1352">
        <w:instrText xml:space="preserve"> REF _Ref440040714 \w \h </w:instrText>
      </w:r>
      <w:r w:rsidR="007F1352">
        <w:fldChar w:fldCharType="separate"/>
      </w:r>
      <w:r w:rsidR="0037258A">
        <w:t>5.16.9</w:t>
      </w:r>
      <w:r w:rsidR="007F1352">
        <w:fldChar w:fldCharType="end"/>
      </w:r>
      <w:r>
        <w:t xml:space="preserve">, </w:t>
      </w:r>
      <w:r w:rsidR="007F1352">
        <w:fldChar w:fldCharType="begin"/>
      </w:r>
      <w:r w:rsidR="007F1352">
        <w:instrText xml:space="preserve"> REF _Ref440791744 \w \h </w:instrText>
      </w:r>
      <w:r w:rsidR="007F1352">
        <w:fldChar w:fldCharType="separate"/>
      </w:r>
      <w:r w:rsidR="0037258A">
        <w:t>5.16.10</w:t>
      </w:r>
      <w:r w:rsidR="007F1352">
        <w:fldChar w:fldCharType="end"/>
      </w:r>
      <w:r>
        <w:t xml:space="preserve">, and </w:t>
      </w:r>
      <w:r w:rsidR="007F1352">
        <w:fldChar w:fldCharType="begin"/>
      </w:r>
      <w:r w:rsidR="007F1352">
        <w:instrText xml:space="preserve"> REF _Ref440791768 \w \h </w:instrText>
      </w:r>
      <w:r w:rsidR="007F1352">
        <w:fldChar w:fldCharType="separate"/>
      </w:r>
      <w:r w:rsidR="0037258A">
        <w:t>5.16.11</w:t>
      </w:r>
      <w:r w:rsidR="007F1352">
        <w:fldChar w:fldCharType="end"/>
      </w:r>
      <w:r>
        <w:t>.</w:t>
      </w:r>
    </w:p>
    <w:p w14:paraId="2EE8FB01" w14:textId="6E6A16AA" w:rsidR="009045A3" w:rsidRPr="00BC7581" w:rsidRDefault="009045A3" w:rsidP="00B37EF3">
      <w:pPr>
        <w:pStyle w:val="Instrbox"/>
      </w:pPr>
      <w:r w:rsidRPr="00BC7581">
        <w:t xml:space="preserve">For AHUs using actuated relief dampers with relief fan(s), </w:t>
      </w:r>
      <w:r w:rsidR="00291B2E">
        <w:t>use Section</w:t>
      </w:r>
      <w:r>
        <w:t xml:space="preserve"> </w:t>
      </w:r>
      <w:r w:rsidR="007F1352">
        <w:fldChar w:fldCharType="begin"/>
      </w:r>
      <w:r w:rsidR="007F1352">
        <w:instrText xml:space="preserve"> REF _Ref440040714 \w \h </w:instrText>
      </w:r>
      <w:r w:rsidR="007F1352">
        <w:fldChar w:fldCharType="separate"/>
      </w:r>
      <w:r w:rsidR="0037258A">
        <w:t>5.16.9</w:t>
      </w:r>
      <w:r w:rsidR="007F1352">
        <w:fldChar w:fldCharType="end"/>
      </w:r>
      <w:r>
        <w:t xml:space="preserve"> </w:t>
      </w:r>
      <w:r w:rsidR="00291B2E">
        <w:t>and delete Section</w:t>
      </w:r>
      <w:r>
        <w:t xml:space="preserve">s </w:t>
      </w:r>
      <w:r w:rsidR="007F1352">
        <w:fldChar w:fldCharType="begin"/>
      </w:r>
      <w:r w:rsidR="007F1352">
        <w:instrText xml:space="preserve"> REF _Ref440024306 \w \h </w:instrText>
      </w:r>
      <w:r w:rsidR="007F1352">
        <w:fldChar w:fldCharType="separate"/>
      </w:r>
      <w:r w:rsidR="0037258A">
        <w:t>5.16.8</w:t>
      </w:r>
      <w:r w:rsidR="007F1352">
        <w:fldChar w:fldCharType="end"/>
      </w:r>
      <w:r>
        <w:t xml:space="preserve">, </w:t>
      </w:r>
      <w:r w:rsidR="007F1352">
        <w:fldChar w:fldCharType="begin"/>
      </w:r>
      <w:r w:rsidR="007F1352">
        <w:instrText xml:space="preserve"> REF _Ref440791744 \w \h </w:instrText>
      </w:r>
      <w:r w:rsidR="007F1352">
        <w:fldChar w:fldCharType="separate"/>
      </w:r>
      <w:r w:rsidR="0037258A">
        <w:t>5.16.10</w:t>
      </w:r>
      <w:r w:rsidR="007F1352">
        <w:fldChar w:fldCharType="end"/>
      </w:r>
      <w:r>
        <w:t xml:space="preserve">, and </w:t>
      </w:r>
      <w:r w:rsidR="007F1352">
        <w:fldChar w:fldCharType="begin"/>
      </w:r>
      <w:r w:rsidR="007F1352">
        <w:instrText xml:space="preserve"> REF _Ref440791768 \w \h </w:instrText>
      </w:r>
      <w:r w:rsidR="007F1352">
        <w:fldChar w:fldCharType="separate"/>
      </w:r>
      <w:r w:rsidR="0037258A">
        <w:t>5.16.11</w:t>
      </w:r>
      <w:r w:rsidR="007F1352">
        <w:fldChar w:fldCharType="end"/>
      </w:r>
      <w:r>
        <w:t>.</w:t>
      </w:r>
    </w:p>
    <w:p w14:paraId="3AF2302D" w14:textId="08975069" w:rsidR="009045A3" w:rsidRPr="00BC7581" w:rsidRDefault="009045A3" w:rsidP="00B37EF3">
      <w:pPr>
        <w:pStyle w:val="Instrbox"/>
      </w:pPr>
      <w:r w:rsidRPr="00BC7581">
        <w:t xml:space="preserve">For AHUs using a return fan with direct building pressure control, </w:t>
      </w:r>
      <w:r w:rsidR="00291B2E">
        <w:t>use Section</w:t>
      </w:r>
      <w:r>
        <w:t xml:space="preserve"> </w:t>
      </w:r>
      <w:r w:rsidR="007F1352">
        <w:fldChar w:fldCharType="begin"/>
      </w:r>
      <w:r w:rsidR="007F1352">
        <w:instrText xml:space="preserve"> REF _Ref440791744 \w \h </w:instrText>
      </w:r>
      <w:r w:rsidR="007F1352">
        <w:fldChar w:fldCharType="separate"/>
      </w:r>
      <w:r w:rsidR="0037258A">
        <w:t>5.16.10</w:t>
      </w:r>
      <w:r w:rsidR="007F1352">
        <w:fldChar w:fldCharType="end"/>
      </w:r>
      <w:r w:rsidRPr="00BC7581">
        <w:t xml:space="preserve"> </w:t>
      </w:r>
      <w:r w:rsidR="00291B2E">
        <w:t>and delete Section</w:t>
      </w:r>
      <w:r w:rsidRPr="00BC7581">
        <w:t xml:space="preserve">s </w:t>
      </w:r>
      <w:r w:rsidR="00935CF6">
        <w:fldChar w:fldCharType="begin"/>
      </w:r>
      <w:r w:rsidR="00935CF6">
        <w:instrText xml:space="preserve"> REF _Ref440024306 \w \h </w:instrText>
      </w:r>
      <w:r w:rsidR="00935CF6">
        <w:fldChar w:fldCharType="separate"/>
      </w:r>
      <w:r w:rsidR="0037258A">
        <w:t>5.16.8</w:t>
      </w:r>
      <w:r w:rsidR="00935CF6">
        <w:fldChar w:fldCharType="end"/>
      </w:r>
      <w:r>
        <w:t xml:space="preserve">, </w:t>
      </w:r>
      <w:r w:rsidR="007F1352">
        <w:fldChar w:fldCharType="begin"/>
      </w:r>
      <w:r w:rsidR="007F1352">
        <w:instrText xml:space="preserve"> REF _Ref440040714 \w \h </w:instrText>
      </w:r>
      <w:r w:rsidR="007F1352">
        <w:fldChar w:fldCharType="separate"/>
      </w:r>
      <w:r w:rsidR="0037258A">
        <w:t>5.16.9</w:t>
      </w:r>
      <w:r w:rsidR="007F1352">
        <w:fldChar w:fldCharType="end"/>
      </w:r>
      <w:r>
        <w:t>,</w:t>
      </w:r>
      <w:r w:rsidRPr="00BC7581">
        <w:t xml:space="preserve"> and </w:t>
      </w:r>
      <w:r w:rsidR="007F1352">
        <w:fldChar w:fldCharType="begin"/>
      </w:r>
      <w:r w:rsidR="007F1352">
        <w:instrText xml:space="preserve"> REF _Ref440791768 \w \h </w:instrText>
      </w:r>
      <w:r w:rsidR="007F1352">
        <w:fldChar w:fldCharType="separate"/>
      </w:r>
      <w:r w:rsidR="0037258A">
        <w:t>5.16.11</w:t>
      </w:r>
      <w:r w:rsidR="007F1352">
        <w:fldChar w:fldCharType="end"/>
      </w:r>
      <w:r>
        <w:t>.</w:t>
      </w:r>
    </w:p>
    <w:p w14:paraId="782F0DE1" w14:textId="3EF57B5F" w:rsidR="009045A3" w:rsidRPr="00BC7581" w:rsidRDefault="009045A3" w:rsidP="00B37EF3">
      <w:pPr>
        <w:pStyle w:val="Instrbox"/>
      </w:pPr>
      <w:r w:rsidRPr="00BC7581">
        <w:t xml:space="preserve">For AHUs using </w:t>
      </w:r>
      <w:proofErr w:type="spellStart"/>
      <w:r>
        <w:t>nonactuated</w:t>
      </w:r>
      <w:proofErr w:type="spellEnd"/>
      <w:r w:rsidRPr="00BC7581">
        <w:t xml:space="preserve"> barometric relief only, delete all four </w:t>
      </w:r>
      <w:r>
        <w:t xml:space="preserve">Sections </w:t>
      </w:r>
      <w:r w:rsidR="00935CF6">
        <w:fldChar w:fldCharType="begin"/>
      </w:r>
      <w:r w:rsidR="00935CF6">
        <w:instrText xml:space="preserve"> REF _Ref440024306 \w \h </w:instrText>
      </w:r>
      <w:r w:rsidR="00935CF6">
        <w:fldChar w:fldCharType="separate"/>
      </w:r>
      <w:r w:rsidR="0037258A">
        <w:t>5.16.8</w:t>
      </w:r>
      <w:r w:rsidR="00935CF6">
        <w:fldChar w:fldCharType="end"/>
      </w:r>
      <w:r>
        <w:t xml:space="preserve">, </w:t>
      </w:r>
      <w:r w:rsidR="007F1352">
        <w:fldChar w:fldCharType="begin"/>
      </w:r>
      <w:r w:rsidR="007F1352">
        <w:instrText xml:space="preserve"> REF _Ref440040714 \w \h </w:instrText>
      </w:r>
      <w:r w:rsidR="007F1352">
        <w:fldChar w:fldCharType="separate"/>
      </w:r>
      <w:r w:rsidR="0037258A">
        <w:t>5.16.9</w:t>
      </w:r>
      <w:r w:rsidR="007F1352">
        <w:fldChar w:fldCharType="end"/>
      </w:r>
      <w:r>
        <w:t xml:space="preserve">, </w:t>
      </w:r>
      <w:r w:rsidR="007F1352">
        <w:fldChar w:fldCharType="begin"/>
      </w:r>
      <w:r w:rsidR="007F1352">
        <w:instrText xml:space="preserve"> REF _Ref440791744 \w \h </w:instrText>
      </w:r>
      <w:r w:rsidR="007F1352">
        <w:fldChar w:fldCharType="separate"/>
      </w:r>
      <w:r w:rsidR="0037258A">
        <w:t>5.16.10</w:t>
      </w:r>
      <w:r w:rsidR="007F1352">
        <w:fldChar w:fldCharType="end"/>
      </w:r>
      <w:r>
        <w:t>,</w:t>
      </w:r>
      <w:r w:rsidRPr="00BC7581">
        <w:t xml:space="preserve"> and </w:t>
      </w:r>
      <w:r w:rsidR="007F1352">
        <w:fldChar w:fldCharType="begin"/>
      </w:r>
      <w:r w:rsidR="007F1352">
        <w:instrText xml:space="preserve"> REF _Ref440791768 \w \h </w:instrText>
      </w:r>
      <w:r w:rsidR="007F1352">
        <w:fldChar w:fldCharType="separate"/>
      </w:r>
      <w:r w:rsidR="0037258A">
        <w:t>5.16.11</w:t>
      </w:r>
      <w:r w:rsidR="007F1352">
        <w:fldChar w:fldCharType="end"/>
      </w:r>
      <w:r>
        <w:t>.</w:t>
      </w:r>
    </w:p>
    <w:p w14:paraId="40346148" w14:textId="75FF648D" w:rsidR="009045A3" w:rsidRPr="00BC7581" w:rsidRDefault="009045A3" w:rsidP="00B37EF3">
      <w:pPr>
        <w:pStyle w:val="Instrbox"/>
      </w:pPr>
      <w:r w:rsidRPr="00BC7581">
        <w:t xml:space="preserve">A building pressure sensor is required for options </w:t>
      </w:r>
      <w:r>
        <w:t xml:space="preserve">in Sections </w:t>
      </w:r>
      <w:r w:rsidR="00935CF6">
        <w:fldChar w:fldCharType="begin"/>
      </w:r>
      <w:r w:rsidR="00935CF6">
        <w:instrText xml:space="preserve"> REF _Ref440024306 \w \h </w:instrText>
      </w:r>
      <w:r w:rsidR="00935CF6">
        <w:fldChar w:fldCharType="separate"/>
      </w:r>
      <w:r w:rsidR="0037258A">
        <w:t>5.16.8</w:t>
      </w:r>
      <w:r w:rsidR="00935CF6">
        <w:fldChar w:fldCharType="end"/>
      </w:r>
      <w:r>
        <w:t xml:space="preserve">, </w:t>
      </w:r>
      <w:r w:rsidR="007F1352">
        <w:fldChar w:fldCharType="begin"/>
      </w:r>
      <w:r w:rsidR="007F1352">
        <w:instrText xml:space="preserve"> REF _Ref440040714 \w \h </w:instrText>
      </w:r>
      <w:r w:rsidR="007F1352">
        <w:fldChar w:fldCharType="separate"/>
      </w:r>
      <w:r w:rsidR="0037258A">
        <w:t>5.16.9</w:t>
      </w:r>
      <w:r w:rsidR="007F1352">
        <w:fldChar w:fldCharType="end"/>
      </w:r>
      <w:r>
        <w:t xml:space="preserve">, </w:t>
      </w:r>
      <w:r w:rsidR="007F1352">
        <w:fldChar w:fldCharType="begin"/>
      </w:r>
      <w:r w:rsidR="007F1352">
        <w:instrText xml:space="preserve"> REF _Ref440791744 \w \h </w:instrText>
      </w:r>
      <w:r w:rsidR="007F1352">
        <w:fldChar w:fldCharType="separate"/>
      </w:r>
      <w:r w:rsidR="0037258A">
        <w:t>5.16.10</w:t>
      </w:r>
      <w:r w:rsidR="007F1352">
        <w:fldChar w:fldCharType="end"/>
      </w:r>
      <w:r>
        <w:t>.</w:t>
      </w:r>
    </w:p>
    <w:p w14:paraId="3484DA67" w14:textId="18EE12B6" w:rsidR="009045A3" w:rsidRPr="00BC7581" w:rsidRDefault="001006F2" w:rsidP="0087618D">
      <w:pPr>
        <w:pStyle w:val="Heading3"/>
      </w:pPr>
      <w:bookmarkStart w:id="6507" w:name="_Ref440791768"/>
      <w:ins w:id="6508" w:author="Reece Kiriu" w:date="2022-10-19T14:55:00Z">
        <w:r w:rsidRPr="001006F2">
          <w:rPr>
            <w:rStyle w:val="Toggle"/>
            <w:rPrChange w:id="6509" w:author="Reece Kiriu" w:date="2022-10-19T14:55:00Z">
              <w:rPr/>
            </w:rPrChange>
          </w:rPr>
          <w:t xml:space="preserve">[EQUALS BSP </w:t>
        </w:r>
        <w:proofErr w:type="gramStart"/>
        <w:r w:rsidRPr="001006F2">
          <w:rPr>
            <w:rStyle w:val="Toggle"/>
            <w:rPrChange w:id="6510" w:author="Reece Kiriu" w:date="2022-10-19T14:55:00Z">
              <w:rPr/>
            </w:rPrChange>
          </w:rPr>
          <w:t>RETURNTRACK]</w:t>
        </w:r>
      </w:ins>
      <w:r w:rsidR="009045A3" w:rsidRPr="00404DD9">
        <w:t>Return</w:t>
      </w:r>
      <w:proofErr w:type="gramEnd"/>
      <w:r w:rsidR="009045A3" w:rsidRPr="00404DD9">
        <w:t>-</w:t>
      </w:r>
      <w:r w:rsidR="009045A3" w:rsidRPr="00BC7581">
        <w:t>Fan Control</w:t>
      </w:r>
      <w:r w:rsidR="008E1372">
        <w:rPr>
          <w:rFonts w:cs="Times New Roman PS MT"/>
          <w:szCs w:val="20"/>
        </w:rPr>
        <w:t xml:space="preserve"> −</w:t>
      </w:r>
      <w:r w:rsidR="009045A3" w:rsidRPr="00BC7581">
        <w:t xml:space="preserve"> Airflow Tracking</w:t>
      </w:r>
      <w:bookmarkEnd w:id="6506"/>
      <w:bookmarkEnd w:id="6507"/>
    </w:p>
    <w:p w14:paraId="67BB73B0" w14:textId="77777777" w:rsidR="009045A3" w:rsidRPr="00BC7581" w:rsidRDefault="009045A3" w:rsidP="0087618D">
      <w:pPr>
        <w:pStyle w:val="Heading4"/>
      </w:pPr>
      <w:r w:rsidRPr="00BC7581">
        <w:t xml:space="preserve">Return fan operates whenever associated supply fan is proven </w:t>
      </w:r>
      <w:r w:rsidRPr="00B87A61">
        <w:rPr>
          <w:smallCaps/>
        </w:rPr>
        <w:t>on</w:t>
      </w:r>
      <w:r w:rsidRPr="00BC7581">
        <w:t>.</w:t>
      </w:r>
    </w:p>
    <w:p w14:paraId="71661D22" w14:textId="6A3D3CE7" w:rsidR="00F83487" w:rsidRDefault="00F83487" w:rsidP="0087618D">
      <w:pPr>
        <w:pStyle w:val="Heading4"/>
      </w:pPr>
      <w:r>
        <w:t xml:space="preserve">The active differential airflow setpoint S-R-DIFF* shall be S-R-DIFF for the entire system (see Section </w:t>
      </w:r>
      <w:r w:rsidR="0022692A">
        <w:fldChar w:fldCharType="begin"/>
      </w:r>
      <w:r w:rsidR="0022692A">
        <w:instrText xml:space="preserve"> REF _Ref38821778 \w \h </w:instrText>
      </w:r>
      <w:r w:rsidR="0022692A">
        <w:fldChar w:fldCharType="separate"/>
      </w:r>
      <w:r w:rsidR="0022692A">
        <w:t>3.2.1.5</w:t>
      </w:r>
      <w:r w:rsidR="0022692A">
        <w:fldChar w:fldCharType="end"/>
      </w:r>
      <w:r>
        <w:t xml:space="preserve">) adjusted by the sum of the area component of the breathing zone outdoor air flow rate of zones in </w:t>
      </w:r>
      <w:r w:rsidR="00D21A33">
        <w:t>Zone Group</w:t>
      </w:r>
      <w:r>
        <w:t xml:space="preserve">s that are in </w:t>
      </w:r>
      <w:r w:rsidR="00D21A33">
        <w:t>Occupied Mode</w:t>
      </w:r>
      <w:r>
        <w:t xml:space="preserve"> relative to that in all zones served by the system.</w:t>
      </w:r>
    </w:p>
    <w:p w14:paraId="3A0E8935" w14:textId="3348B342" w:rsidR="00F83487" w:rsidRDefault="00F83487" w:rsidP="00F83487">
      <w:pPr>
        <w:pStyle w:val="Infobox"/>
      </w:pPr>
      <w:r>
        <w:t xml:space="preserve">The equations below will result in S-R-DIFF set to zero if no zones are in </w:t>
      </w:r>
      <w:r w:rsidR="00D21A33">
        <w:t>Occupied Mode</w:t>
      </w:r>
      <w:r>
        <w:t xml:space="preserve">, e.g., during Warmup, Cooldown, Setback, and </w:t>
      </w:r>
      <w:r w:rsidR="005474F7">
        <w:t>Setup Mode</w:t>
      </w:r>
      <w:r>
        <w:t xml:space="preserve">s.  </w:t>
      </w:r>
    </w:p>
    <w:p w14:paraId="4048FBED" w14:textId="77777777" w:rsidR="00FA629C" w:rsidRPr="00015272" w:rsidRDefault="00FA629C" w:rsidP="00FA629C">
      <w:pPr>
        <w:pStyle w:val="Instrbox"/>
      </w:pPr>
      <w:r w:rsidRPr="00015272">
        <w:t xml:space="preserve">If the project is to comply with California Title 24 ventilation requirements, keep Equation b. and delete Equation a.  </w:t>
      </w:r>
    </w:p>
    <w:p w14:paraId="4AF59C4C" w14:textId="77777777" w:rsidR="00FA629C" w:rsidRPr="00015272" w:rsidRDefault="00FA629C" w:rsidP="00FA629C">
      <w:pPr>
        <w:pStyle w:val="Instrbox"/>
      </w:pPr>
      <w:r w:rsidRPr="00015272">
        <w:t>If the project is to comply with ASHRAE Standard 62.1 ventilation requirements, keep Equation a. and delete Equation b.</w:t>
      </w:r>
    </w:p>
    <w:p w14:paraId="4B79EA59" w14:textId="443CA769" w:rsidR="00FA629C" w:rsidRDefault="00C14199" w:rsidP="007C1423">
      <w:pPr>
        <w:pStyle w:val="Heading5"/>
      </w:pPr>
      <w:ins w:id="6511" w:author="Hwakong Cheng" w:date="2022-10-06T12:50:00Z">
        <w:r w:rsidRPr="0002456B">
          <w:rPr>
            <w:rStyle w:val="Toggle"/>
            <w:rPrChange w:id="6512" w:author="Hwakong Cheng" w:date="2022-10-07T14:50:00Z">
              <w:rPr/>
            </w:rPrChange>
          </w:rPr>
          <w:t>[VENT 621]</w:t>
        </w:r>
      </w:ins>
      <m:oMath>
        <m:sSup>
          <m:sSupPr>
            <m:ctrlPr>
              <w:rPr>
                <w:rFonts w:ascii="Cambria Math" w:hAnsi="Cambria Math"/>
              </w:rPr>
            </m:ctrlPr>
          </m:sSupPr>
          <m:e>
            <m:r>
              <w:rPr>
                <w:rFonts w:ascii="Cambria Math" w:hAnsi="Cambria Math"/>
              </w:rPr>
              <m:t>S</m:t>
            </m:r>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DIFF</m:t>
            </m:r>
          </m:e>
          <m:sup>
            <m:r>
              <m:rPr>
                <m:sty m:val="p"/>
              </m:rPr>
              <w:rPr>
                <w:rFonts w:ascii="Cambria Math" w:hAnsi="Cambria Math"/>
              </w:rPr>
              <m:t>*</m:t>
            </m:r>
          </m:sup>
        </m:sSup>
        <m:r>
          <m:rPr>
            <m:sty m:val="p"/>
          </m:rPr>
          <w:rPr>
            <w:rFonts w:ascii="Cambria Math" w:hAnsi="Cambria Math"/>
          </w:rPr>
          <m:t xml:space="preserve">= </m:t>
        </m:r>
        <m:r>
          <w:rPr>
            <w:rFonts w:ascii="Cambria Math" w:hAnsi="Cambria Math"/>
          </w:rPr>
          <m:t>S</m:t>
        </m:r>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DIFF</m:t>
        </m:r>
        <m:f>
          <m:fPr>
            <m:ctrlPr>
              <w:rPr>
                <w:rFonts w:ascii="Cambria Math" w:hAnsi="Cambria Math"/>
              </w:rPr>
            </m:ctrlPr>
          </m:fPr>
          <m:num>
            <m:nary>
              <m:naryPr>
                <m:chr m:val="∑"/>
                <m:limLoc m:val="undOvr"/>
                <m:supHide m:val="1"/>
                <m:ctrlPr>
                  <w:rPr>
                    <w:rFonts w:ascii="Cambria Math" w:hAnsi="Cambria Math"/>
                  </w:rPr>
                </m:ctrlPr>
              </m:naryPr>
              <m:sub>
                <m:r>
                  <w:rPr>
                    <w:rFonts w:ascii="Cambria Math" w:hAnsi="Cambria Math"/>
                  </w:rPr>
                  <m:t>all</m:t>
                </m:r>
                <m:r>
                  <m:rPr>
                    <m:sty m:val="p"/>
                  </m:rPr>
                  <w:rPr>
                    <w:rFonts w:ascii="Cambria Math" w:hAnsi="Cambria Math"/>
                  </w:rPr>
                  <m:t xml:space="preserve"> </m:t>
                </m:r>
                <m:r>
                  <w:rPr>
                    <w:rFonts w:ascii="Cambria Math" w:hAnsi="Cambria Math"/>
                  </w:rPr>
                  <m:t>Occupied</m:t>
                </m:r>
                <m:r>
                  <m:rPr>
                    <m:sty m:val="p"/>
                  </m:rPr>
                  <w:rPr>
                    <w:rFonts w:ascii="Cambria Math" w:hAnsi="Cambria Math"/>
                  </w:rPr>
                  <m:t xml:space="preserve"> </m:t>
                </m:r>
                <m:r>
                  <w:rPr>
                    <w:rFonts w:ascii="Cambria Math" w:hAnsi="Cambria Math"/>
                  </w:rPr>
                  <m:t>Zones</m:t>
                </m:r>
              </m:sub>
              <m:sup/>
              <m:e>
                <m:sSub>
                  <m:sSubPr>
                    <m:ctrlPr>
                      <w:rPr>
                        <w:rFonts w:ascii="Cambria Math" w:hAnsi="Cambria Math"/>
                      </w:rPr>
                    </m:ctrlPr>
                  </m:sSubPr>
                  <m:e>
                    <m:r>
                      <w:rPr>
                        <w:rFonts w:ascii="Cambria Math" w:hAnsi="Cambria Math"/>
                      </w:rPr>
                      <m:t>V</m:t>
                    </m:r>
                  </m:e>
                  <m:sub>
                    <m:r>
                      <w:rPr>
                        <w:rFonts w:ascii="Cambria Math" w:hAnsi="Cambria Math"/>
                      </w:rPr>
                      <m:t>bz</m:t>
                    </m:r>
                    <m:r>
                      <m:rPr>
                        <m:sty m:val="p"/>
                      </m:rPr>
                      <w:rPr>
                        <w:rFonts w:ascii="Cambria Math" w:hAnsi="Cambria Math"/>
                      </w:rPr>
                      <m:t>-</m:t>
                    </m:r>
                    <m:r>
                      <w:rPr>
                        <w:rFonts w:ascii="Cambria Math" w:hAnsi="Cambria Math"/>
                      </w:rPr>
                      <m:t>A</m:t>
                    </m:r>
                  </m:sub>
                </m:sSub>
              </m:e>
            </m:nary>
          </m:num>
          <m:den>
            <m:nary>
              <m:naryPr>
                <m:chr m:val="∑"/>
                <m:limLoc m:val="undOvr"/>
                <m:supHide m:val="1"/>
                <m:ctrlPr>
                  <w:rPr>
                    <w:rFonts w:ascii="Cambria Math" w:hAnsi="Cambria Math"/>
                  </w:rPr>
                </m:ctrlPr>
              </m:naryPr>
              <m:sub>
                <m:r>
                  <w:rPr>
                    <w:rFonts w:ascii="Cambria Math" w:hAnsi="Cambria Math"/>
                  </w:rPr>
                  <m:t>all</m:t>
                </m:r>
                <m:r>
                  <m:rPr>
                    <m:sty m:val="p"/>
                  </m:rPr>
                  <w:rPr>
                    <w:rFonts w:ascii="Cambria Math" w:hAnsi="Cambria Math"/>
                  </w:rPr>
                  <m:t xml:space="preserve"> </m:t>
                </m:r>
                <m:r>
                  <w:rPr>
                    <w:rFonts w:ascii="Cambria Math" w:hAnsi="Cambria Math"/>
                  </w:rPr>
                  <m:t>Zones</m:t>
                </m:r>
              </m:sub>
              <m:sup/>
              <m:e>
                <m:sSub>
                  <m:sSubPr>
                    <m:ctrlPr>
                      <w:rPr>
                        <w:rFonts w:ascii="Cambria Math" w:hAnsi="Cambria Math"/>
                      </w:rPr>
                    </m:ctrlPr>
                  </m:sSubPr>
                  <m:e>
                    <m:r>
                      <w:rPr>
                        <w:rFonts w:ascii="Cambria Math" w:hAnsi="Cambria Math"/>
                      </w:rPr>
                      <m:t>V</m:t>
                    </m:r>
                  </m:e>
                  <m:sub>
                    <m:r>
                      <w:rPr>
                        <w:rFonts w:ascii="Cambria Math" w:hAnsi="Cambria Math"/>
                      </w:rPr>
                      <m:t>bz</m:t>
                    </m:r>
                    <m:r>
                      <m:rPr>
                        <m:sty m:val="p"/>
                      </m:rPr>
                      <w:rPr>
                        <w:rFonts w:ascii="Cambria Math" w:hAnsi="Cambria Math"/>
                      </w:rPr>
                      <m:t>-</m:t>
                    </m:r>
                    <m:r>
                      <w:rPr>
                        <w:rFonts w:ascii="Cambria Math" w:hAnsi="Cambria Math"/>
                      </w:rPr>
                      <m:t>A</m:t>
                    </m:r>
                  </m:sub>
                </m:sSub>
              </m:e>
            </m:nary>
          </m:den>
        </m:f>
      </m:oMath>
    </w:p>
    <w:p w14:paraId="3100B5DB" w14:textId="226D193C" w:rsidR="00FA629C" w:rsidRPr="00D15431" w:rsidRDefault="00C14199" w:rsidP="007C1423">
      <w:pPr>
        <w:pStyle w:val="Heading5"/>
      </w:pPr>
      <w:ins w:id="6513" w:author="Hwakong Cheng" w:date="2022-10-06T12:50:00Z">
        <w:r w:rsidRPr="0002456B">
          <w:rPr>
            <w:rStyle w:val="Toggle"/>
            <w:rPrChange w:id="6514" w:author="Hwakong Cheng" w:date="2022-10-07T14:50:00Z">
              <w:rPr/>
            </w:rPrChange>
          </w:rPr>
          <w:lastRenderedPageBreak/>
          <w:t>[VENT T24]</w:t>
        </w:r>
      </w:ins>
      <m:oMath>
        <m:sSup>
          <m:sSupPr>
            <m:ctrlPr>
              <w:rPr>
                <w:rFonts w:ascii="Cambria Math" w:hAnsi="Cambria Math"/>
              </w:rPr>
            </m:ctrlPr>
          </m:sSupPr>
          <m:e>
            <m:r>
              <w:rPr>
                <w:rFonts w:ascii="Cambria Math" w:hAnsi="Cambria Math"/>
              </w:rPr>
              <m:t>S</m:t>
            </m:r>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DIFF</m:t>
            </m:r>
          </m:e>
          <m:sup>
            <m:r>
              <m:rPr>
                <m:sty m:val="p"/>
              </m:rPr>
              <w:rPr>
                <w:rFonts w:ascii="Cambria Math" w:hAnsi="Cambria Math"/>
              </w:rPr>
              <m:t>*</m:t>
            </m:r>
          </m:sup>
        </m:sSup>
        <m:r>
          <m:rPr>
            <m:sty m:val="p"/>
          </m:rPr>
          <w:rPr>
            <w:rFonts w:ascii="Cambria Math" w:hAnsi="Cambria Math"/>
          </w:rPr>
          <m:t xml:space="preserve">= </m:t>
        </m:r>
        <m:r>
          <w:rPr>
            <w:rFonts w:ascii="Cambria Math" w:hAnsi="Cambria Math"/>
          </w:rPr>
          <m:t>S</m:t>
        </m:r>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DIFF</m:t>
        </m:r>
        <m:f>
          <m:fPr>
            <m:ctrlPr>
              <w:rPr>
                <w:rFonts w:ascii="Cambria Math" w:hAnsi="Cambria Math"/>
              </w:rPr>
            </m:ctrlPr>
          </m:fPr>
          <m:num>
            <m:nary>
              <m:naryPr>
                <m:chr m:val="∑"/>
                <m:limLoc m:val="undOvr"/>
                <m:supHide m:val="1"/>
                <m:ctrlPr>
                  <w:rPr>
                    <w:rFonts w:ascii="Cambria Math" w:hAnsi="Cambria Math"/>
                  </w:rPr>
                </m:ctrlPr>
              </m:naryPr>
              <m:sub>
                <m:r>
                  <w:rPr>
                    <w:rFonts w:ascii="Cambria Math" w:hAnsi="Cambria Math"/>
                  </w:rPr>
                  <m:t>all</m:t>
                </m:r>
                <m:r>
                  <m:rPr>
                    <m:sty m:val="p"/>
                  </m:rPr>
                  <w:rPr>
                    <w:rFonts w:ascii="Cambria Math" w:hAnsi="Cambria Math"/>
                  </w:rPr>
                  <m:t xml:space="preserve"> </m:t>
                </m:r>
                <m:r>
                  <w:rPr>
                    <w:rFonts w:ascii="Cambria Math" w:hAnsi="Cambria Math"/>
                  </w:rPr>
                  <m:t>Occupied</m:t>
                </m:r>
                <m:r>
                  <m:rPr>
                    <m:sty m:val="p"/>
                  </m:rPr>
                  <w:rPr>
                    <w:rFonts w:ascii="Cambria Math" w:hAnsi="Cambria Math"/>
                  </w:rPr>
                  <m:t xml:space="preserve"> </m:t>
                </m:r>
                <m:r>
                  <w:rPr>
                    <w:rFonts w:ascii="Cambria Math" w:hAnsi="Cambria Math"/>
                  </w:rPr>
                  <m:t>Zones</m:t>
                </m:r>
              </m:sub>
              <m:sup/>
              <m:e>
                <m:sSub>
                  <m:sSubPr>
                    <m:ctrlPr>
                      <w:rPr>
                        <w:rFonts w:ascii="Cambria Math" w:hAnsi="Cambria Math"/>
                      </w:rPr>
                    </m:ctrlPr>
                  </m:sSubPr>
                  <m:e>
                    <m:r>
                      <w:rPr>
                        <w:rFonts w:ascii="Cambria Math" w:hAnsi="Cambria Math"/>
                      </w:rPr>
                      <m:t>V</m:t>
                    </m:r>
                  </m:e>
                  <m:sub>
                    <m:r>
                      <w:rPr>
                        <w:rFonts w:ascii="Cambria Math" w:hAnsi="Cambria Math"/>
                      </w:rPr>
                      <m:t>area</m:t>
                    </m:r>
                    <m:r>
                      <m:rPr>
                        <m:sty m:val="p"/>
                      </m:rPr>
                      <w:rPr>
                        <w:rFonts w:ascii="Cambria Math" w:hAnsi="Cambria Math"/>
                      </w:rPr>
                      <m:t>-</m:t>
                    </m:r>
                    <m:r>
                      <w:rPr>
                        <w:rFonts w:ascii="Cambria Math" w:hAnsi="Cambria Math"/>
                      </w:rPr>
                      <m:t>min</m:t>
                    </m:r>
                  </m:sub>
                </m:sSub>
              </m:e>
            </m:nary>
          </m:num>
          <m:den>
            <m:nary>
              <m:naryPr>
                <m:chr m:val="∑"/>
                <m:limLoc m:val="undOvr"/>
                <m:supHide m:val="1"/>
                <m:ctrlPr>
                  <w:rPr>
                    <w:rFonts w:ascii="Cambria Math" w:hAnsi="Cambria Math"/>
                  </w:rPr>
                </m:ctrlPr>
              </m:naryPr>
              <m:sub>
                <m:r>
                  <w:rPr>
                    <w:rFonts w:ascii="Cambria Math" w:hAnsi="Cambria Math"/>
                  </w:rPr>
                  <m:t>all</m:t>
                </m:r>
                <m:r>
                  <m:rPr>
                    <m:sty m:val="p"/>
                  </m:rPr>
                  <w:rPr>
                    <w:rFonts w:ascii="Cambria Math" w:hAnsi="Cambria Math"/>
                  </w:rPr>
                  <m:t xml:space="preserve"> </m:t>
                </m:r>
                <m:r>
                  <w:rPr>
                    <w:rFonts w:ascii="Cambria Math" w:hAnsi="Cambria Math"/>
                  </w:rPr>
                  <m:t>Zones</m:t>
                </m:r>
              </m:sub>
              <m:sup/>
              <m:e>
                <m:sSub>
                  <m:sSubPr>
                    <m:ctrlPr>
                      <w:rPr>
                        <w:rFonts w:ascii="Cambria Math" w:hAnsi="Cambria Math"/>
                      </w:rPr>
                    </m:ctrlPr>
                  </m:sSubPr>
                  <m:e>
                    <m:r>
                      <w:rPr>
                        <w:rFonts w:ascii="Cambria Math" w:hAnsi="Cambria Math"/>
                      </w:rPr>
                      <m:t>V</m:t>
                    </m:r>
                  </m:e>
                  <m:sub>
                    <m:r>
                      <w:rPr>
                        <w:rFonts w:ascii="Cambria Math" w:hAnsi="Cambria Math"/>
                      </w:rPr>
                      <m:t>area</m:t>
                    </m:r>
                    <m:r>
                      <m:rPr>
                        <m:sty m:val="p"/>
                      </m:rPr>
                      <w:rPr>
                        <w:rFonts w:ascii="Cambria Math" w:hAnsi="Cambria Math"/>
                      </w:rPr>
                      <m:t>-</m:t>
                    </m:r>
                    <m:r>
                      <w:rPr>
                        <w:rFonts w:ascii="Cambria Math" w:hAnsi="Cambria Math"/>
                      </w:rPr>
                      <m:t>min</m:t>
                    </m:r>
                  </m:sub>
                </m:sSub>
              </m:e>
            </m:nary>
          </m:den>
        </m:f>
      </m:oMath>
    </w:p>
    <w:p w14:paraId="1D5211B6" w14:textId="7727B2DE" w:rsidR="009045A3" w:rsidRPr="00BC7581" w:rsidRDefault="009045A3" w:rsidP="0087618D">
      <w:pPr>
        <w:pStyle w:val="Heading4"/>
      </w:pPr>
      <w:r w:rsidRPr="00BC7581">
        <w:t>Return</w:t>
      </w:r>
      <w:r w:rsidRPr="00B87A61">
        <w:t>-</w:t>
      </w:r>
      <w:r w:rsidRPr="00BC7581">
        <w:t>fan speed shall be controlled to maintain return airflow equal to supply airflow less differential S-R-DIFF</w:t>
      </w:r>
      <w:r w:rsidR="00FA629C">
        <w:t>*</w:t>
      </w:r>
      <w:r w:rsidRPr="00B87A61">
        <w:t>.</w:t>
      </w:r>
      <w:r w:rsidR="00803A15">
        <w:t xml:space="preserve"> Where multiple air handling units share a common return fan (</w:t>
      </w:r>
      <w:proofErr w:type="gramStart"/>
      <w:r w:rsidR="00803A15">
        <w:t>i.e.</w:t>
      </w:r>
      <w:proofErr w:type="gramEnd"/>
      <w:r w:rsidR="00803A15">
        <w:t xml:space="preserve"> dual fan dual duct), return fan speed shall be controlled to maintain return airflow equal to total supply airflow of all associated units less differential S-R-DIFF*.</w:t>
      </w:r>
    </w:p>
    <w:p w14:paraId="12FFAFA3" w14:textId="4BD8A437" w:rsidR="00FA629C" w:rsidRPr="00D15431" w:rsidRDefault="00FA629C" w:rsidP="00FA629C">
      <w:pPr>
        <w:pStyle w:val="Infobox"/>
      </w:pPr>
      <w:r w:rsidRPr="00D15431">
        <w:t>The following logic will keep supply airflow from exceeding the capability of the return fan, which is often designed to be smaller than the supply fan, which can result in excess outdoor air intake.  This becomes an issue when S-R-DIFF* is zero during Warmup, Cooldown, Setback</w:t>
      </w:r>
      <w:r>
        <w:t>,</w:t>
      </w:r>
      <w:r w:rsidRPr="00D15431">
        <w:t xml:space="preserve"> and </w:t>
      </w:r>
      <w:r w:rsidR="005474F7">
        <w:t>Setup Mode</w:t>
      </w:r>
      <w:r w:rsidRPr="00D15431">
        <w:t xml:space="preserve">s because the supply air fan can be at full speed due to VAV boxes operating at </w:t>
      </w:r>
      <w:proofErr w:type="spellStart"/>
      <w:r w:rsidRPr="00D15431">
        <w:t>Vcool</w:t>
      </w:r>
      <w:proofErr w:type="spellEnd"/>
      <w:r w:rsidRPr="00D15431">
        <w:t>-max during these modes.</w:t>
      </w:r>
    </w:p>
    <w:p w14:paraId="38E76F87" w14:textId="303BEDC6" w:rsidR="00FA629C" w:rsidRPr="00FA629C" w:rsidRDefault="00FA629C" w:rsidP="0087618D">
      <w:pPr>
        <w:pStyle w:val="Heading4"/>
      </w:pPr>
      <w:r w:rsidRPr="00FA629C">
        <w:t xml:space="preserve">Supply fan airflow shall be limited by a reverse-acting P-only loop whose </w:t>
      </w:r>
      <w:r w:rsidR="00D21A33">
        <w:t>setpoint</w:t>
      </w:r>
      <w:r w:rsidRPr="00FA629C">
        <w:t xml:space="preserve"> is (</w:t>
      </w:r>
      <w:proofErr w:type="spellStart"/>
      <w:r w:rsidRPr="00FA629C">
        <w:t>Vrf</w:t>
      </w:r>
      <w:proofErr w:type="spellEnd"/>
      <w:r w:rsidRPr="00FA629C">
        <w:t>-max + S-R-DIFF*) and whose output is maximum supply fan speed ranging from 0% to 100%.</w:t>
      </w:r>
    </w:p>
    <w:p w14:paraId="707E46BC" w14:textId="51E01517" w:rsidR="009045A3" w:rsidRPr="00BC7581" w:rsidRDefault="009045A3" w:rsidP="0087618D">
      <w:pPr>
        <w:pStyle w:val="Heading4"/>
      </w:pPr>
      <w:r w:rsidRPr="00BC7581">
        <w:t xml:space="preserve">Relief/exhaust dampers shall be enabled when the associated supply and return fans are proven </w:t>
      </w:r>
      <w:r w:rsidRPr="00B87A61">
        <w:rPr>
          <w:smallCaps/>
        </w:rPr>
        <w:t>on</w:t>
      </w:r>
      <w:r w:rsidRPr="00BC7581">
        <w:t xml:space="preserve"> and closed otherwise. Exhaust dampers shall modulate as the inverse of the return air damper per </w:t>
      </w:r>
      <w:r w:rsidRPr="00B87A61">
        <w:rPr>
          <w:rFonts w:cs="Times New Roman PS MT"/>
          <w:bCs/>
          <w:szCs w:val="20"/>
        </w:rPr>
        <w:t xml:space="preserve">Section </w:t>
      </w:r>
      <w:r w:rsidR="007F1352" w:rsidRPr="00B87A61">
        <w:rPr>
          <w:rFonts w:cs="Times New Roman PS MT"/>
          <w:bCs/>
          <w:szCs w:val="20"/>
        </w:rPr>
        <w:fldChar w:fldCharType="begin"/>
      </w:r>
      <w:r w:rsidR="007F1352" w:rsidRPr="00B87A61">
        <w:rPr>
          <w:rFonts w:cs="Times New Roman PS MT"/>
          <w:bCs/>
          <w:szCs w:val="20"/>
        </w:rPr>
        <w:instrText xml:space="preserve"> REF _Ref38821825 \w \h </w:instrText>
      </w:r>
      <w:r w:rsidR="007F1352" w:rsidRPr="00B87A61">
        <w:rPr>
          <w:rFonts w:cs="Times New Roman PS MT"/>
          <w:bCs/>
          <w:szCs w:val="20"/>
        </w:rPr>
      </w:r>
      <w:r w:rsidR="007F1352" w:rsidRPr="00B87A61">
        <w:rPr>
          <w:rFonts w:cs="Times New Roman PS MT"/>
          <w:bCs/>
          <w:szCs w:val="20"/>
        </w:rPr>
        <w:fldChar w:fldCharType="separate"/>
      </w:r>
      <w:r w:rsidR="0037258A">
        <w:rPr>
          <w:rFonts w:cs="Times New Roman PS MT"/>
          <w:bCs/>
          <w:szCs w:val="20"/>
        </w:rPr>
        <w:t>5.16.2.3</w:t>
      </w:r>
      <w:r w:rsidR="007F1352" w:rsidRPr="00B87A61">
        <w:rPr>
          <w:rFonts w:cs="Times New Roman PS MT"/>
          <w:bCs/>
          <w:szCs w:val="20"/>
        </w:rPr>
        <w:fldChar w:fldCharType="end"/>
      </w:r>
      <w:r w:rsidRPr="00B87A61">
        <w:rPr>
          <w:rFonts w:cs="Times New Roman PS MT"/>
          <w:bCs/>
          <w:szCs w:val="20"/>
        </w:rPr>
        <w:t>.</w:t>
      </w:r>
    </w:p>
    <w:p w14:paraId="376C8F69" w14:textId="62724D97" w:rsidR="009045A3" w:rsidRPr="00BC7581" w:rsidRDefault="009045A3" w:rsidP="00B37EF3">
      <w:pPr>
        <w:pStyle w:val="Infobox"/>
      </w:pPr>
      <w:r w:rsidRPr="00BC7581">
        <w:t xml:space="preserve">Airflow tracking requires a measurement of supply airflow and return airflow. </w:t>
      </w:r>
      <w:r w:rsidR="00E64738">
        <w:rPr>
          <w:bCs/>
        </w:rPr>
        <w:t>Appendix A-9</w:t>
      </w:r>
      <w:ins w:id="6515" w:author="Reece Kiriu" w:date="2022-10-11T14:13:00Z">
        <w:r w:rsidR="00C84A3C">
          <w:rPr>
            <w:bCs/>
          </w:rPr>
          <w:t xml:space="preserve"> </w:t>
        </w:r>
      </w:ins>
      <w:r w:rsidRPr="00BC7581">
        <w:t xml:space="preserve">shows AFMS at both fans. These are </w:t>
      </w:r>
      <w:proofErr w:type="gramStart"/>
      <w:r w:rsidRPr="00BC7581">
        <w:t>actually not</w:t>
      </w:r>
      <w:proofErr w:type="gramEnd"/>
      <w:r w:rsidRPr="00BC7581">
        <w:t xml:space="preserve"> mandatory, although they may improve accuracy if properly installed. The supply airflow can be calculated by summing VAV box airflow rates. Return airflow can be approximated by return</w:t>
      </w:r>
      <w:r>
        <w:rPr>
          <w:bCs/>
        </w:rPr>
        <w:t>-</w:t>
      </w:r>
      <w:r w:rsidRPr="00BC7581">
        <w:t>fan speed if there are no dampers in the return air path (the geometry of the return air system must be static for speed to track airflow.)</w:t>
      </w:r>
    </w:p>
    <w:p w14:paraId="5AC68563" w14:textId="34F9EFEF" w:rsidR="009045A3" w:rsidRPr="00BC7581" w:rsidRDefault="009045A3" w:rsidP="00B37EF3">
      <w:pPr>
        <w:pStyle w:val="Infobox"/>
      </w:pPr>
      <w:r w:rsidRPr="00BC7581">
        <w:t xml:space="preserve">S-R-DIFF is determined empirically during </w:t>
      </w:r>
      <w:r>
        <w:rPr>
          <w:bCs/>
        </w:rPr>
        <w:t xml:space="preserve">the </w:t>
      </w:r>
      <w:r w:rsidRPr="00BC7581">
        <w:t>TAB phase. If there are intermittent or variable</w:t>
      </w:r>
      <w:r>
        <w:rPr>
          <w:bCs/>
        </w:rPr>
        <w:t>-</w:t>
      </w:r>
      <w:r w:rsidRPr="00BC7581">
        <w:t xml:space="preserve">flow exhaust fans, this </w:t>
      </w:r>
      <w:r w:rsidR="00D21A33">
        <w:rPr>
          <w:bCs/>
        </w:rPr>
        <w:t>setpoint</w:t>
      </w:r>
      <w:r w:rsidRPr="00BC7581">
        <w:t xml:space="preserve"> should be dynamically adjusted based on exhaust fan status or airflow/speed.</w:t>
      </w:r>
    </w:p>
    <w:p w14:paraId="0CF8036E" w14:textId="77777777" w:rsidR="009045A3" w:rsidRPr="008E1372" w:rsidRDefault="009045A3" w:rsidP="00B37EF3">
      <w:pPr>
        <w:pStyle w:val="Instrbox"/>
      </w:pPr>
      <w:r w:rsidRPr="008E1372">
        <w:t>This concludes the section where the control logic for return/relief/exhaust is selected.</w:t>
      </w:r>
    </w:p>
    <w:p w14:paraId="21A84BFC" w14:textId="45735AFB" w:rsidR="009045A3" w:rsidRPr="008E1372" w:rsidRDefault="009045A3" w:rsidP="00B37EF3">
      <w:pPr>
        <w:pStyle w:val="Instrbox"/>
      </w:pPr>
      <w:r w:rsidRPr="008E1372">
        <w:t xml:space="preserve">When the sequences are complete, at most, one of Sections </w:t>
      </w:r>
      <w:r w:rsidR="00935CF6">
        <w:fldChar w:fldCharType="begin"/>
      </w:r>
      <w:r w:rsidR="00935CF6">
        <w:instrText xml:space="preserve"> REF _Ref440024306 \w \h </w:instrText>
      </w:r>
      <w:r w:rsidR="00935CF6">
        <w:fldChar w:fldCharType="separate"/>
      </w:r>
      <w:r w:rsidR="0037258A">
        <w:t>5.16.8</w:t>
      </w:r>
      <w:r w:rsidR="00935CF6">
        <w:fldChar w:fldCharType="end"/>
      </w:r>
      <w:r w:rsidRPr="008E1372">
        <w:t xml:space="preserve">, </w:t>
      </w:r>
      <w:r w:rsidR="00935CF6">
        <w:fldChar w:fldCharType="begin"/>
      </w:r>
      <w:r w:rsidR="00935CF6">
        <w:instrText xml:space="preserve"> REF _Ref440040714 \w \h </w:instrText>
      </w:r>
      <w:r w:rsidR="00935CF6">
        <w:fldChar w:fldCharType="separate"/>
      </w:r>
      <w:r w:rsidR="0037258A">
        <w:t>5.16.9</w:t>
      </w:r>
      <w:r w:rsidR="00935CF6">
        <w:fldChar w:fldCharType="end"/>
      </w:r>
      <w:r w:rsidRPr="008E1372">
        <w:t xml:space="preserve">, </w:t>
      </w:r>
      <w:r w:rsidR="007F1352">
        <w:fldChar w:fldCharType="begin"/>
      </w:r>
      <w:r w:rsidR="007F1352">
        <w:instrText xml:space="preserve"> REF _Ref440791744 \w \h </w:instrText>
      </w:r>
      <w:r w:rsidR="007F1352">
        <w:fldChar w:fldCharType="separate"/>
      </w:r>
      <w:r w:rsidR="0037258A">
        <w:t>5.16.10</w:t>
      </w:r>
      <w:r w:rsidR="007F1352">
        <w:fldChar w:fldCharType="end"/>
      </w:r>
      <w:r w:rsidRPr="008E1372">
        <w:t>, and 5.16.11 should remain. If relief is barometric (without actuators) only, then all four subsections should be deleted. Delete these flag notes after the decision has been made.</w:t>
      </w:r>
    </w:p>
    <w:p w14:paraId="5077BECA" w14:textId="6BF259E0" w:rsidR="009045A3" w:rsidRPr="00BC7581" w:rsidRDefault="009045A3" w:rsidP="00B37EF3">
      <w:pPr>
        <w:pStyle w:val="Infobox"/>
      </w:pPr>
      <w:r w:rsidRPr="00BC7581">
        <w:t>There are three stages of freeze protection. The first stage modulates the heating valve to maintain a safe SAT. The second stage eliminates outdoor air ventilation in case heating is not available for whatever reason. The third stage shuts down the unit and activates coil valves and pumps to circulate water in case the second stage does not work (e.g., stuck economizer damper).</w:t>
      </w:r>
    </w:p>
    <w:p w14:paraId="1CDF26B9" w14:textId="4E533C68" w:rsidR="009045A3" w:rsidRPr="00BC7581" w:rsidRDefault="009045A3" w:rsidP="00B37EF3">
      <w:pPr>
        <w:pStyle w:val="Infobox"/>
      </w:pPr>
      <w:r w:rsidRPr="00BC7581">
        <w:t xml:space="preserve">If a </w:t>
      </w:r>
      <w:r>
        <w:t>freeze-stat</w:t>
      </w:r>
      <w:r w:rsidRPr="00BC7581">
        <w:t xml:space="preserve"> is present, it may be hardwired to perform some or </w:t>
      </w:r>
      <w:proofErr w:type="gramStart"/>
      <w:r w:rsidRPr="00BC7581">
        <w:t>all of</w:t>
      </w:r>
      <w:proofErr w:type="gramEnd"/>
      <w:r w:rsidRPr="00BC7581">
        <w:t xml:space="preserve"> these functions. In that case, delete those functions from sequence logic in </w:t>
      </w:r>
      <w:r>
        <w:t xml:space="preserve">Section </w:t>
      </w:r>
      <w:r w:rsidR="00D851A8">
        <w:fldChar w:fldCharType="begin"/>
      </w:r>
      <w:r w:rsidR="00D851A8">
        <w:instrText xml:space="preserve"> REF _Ref440041860 \w \h </w:instrText>
      </w:r>
      <w:r w:rsidR="00D851A8">
        <w:fldChar w:fldCharType="separate"/>
      </w:r>
      <w:r w:rsidR="0037258A">
        <w:t>5.16.12</w:t>
      </w:r>
      <w:r w:rsidR="00D851A8">
        <w:fldChar w:fldCharType="end"/>
      </w:r>
      <w:r w:rsidRPr="00BC7581">
        <w:t xml:space="preserve"> but maintain the alarms. Delete this flag note when sequences are complete.</w:t>
      </w:r>
    </w:p>
    <w:p w14:paraId="37DD4ACB" w14:textId="3C0FB339" w:rsidR="009045A3" w:rsidRPr="00BC7581" w:rsidRDefault="0036742E" w:rsidP="0087618D">
      <w:pPr>
        <w:pStyle w:val="Heading3"/>
      </w:pPr>
      <w:bookmarkStart w:id="6516" w:name="_Ref440041860"/>
      <w:ins w:id="6517" w:author="Reece Kiriu" w:date="2022-10-19T14:32:00Z">
        <w:r w:rsidRPr="0036742E">
          <w:rPr>
            <w:rStyle w:val="Toggle"/>
            <w:rPrChange w:id="6518" w:author="Reece Kiriu" w:date="2022-10-19T14:32:00Z">
              <w:rPr/>
            </w:rPrChange>
          </w:rPr>
          <w:t>[YES F</w:t>
        </w:r>
      </w:ins>
      <w:ins w:id="6519" w:author="Reece Kiriu" w:date="2022-12-07T19:56:00Z">
        <w:r w:rsidR="00C0412B">
          <w:rPr>
            <w:rStyle w:val="Toggle"/>
          </w:rPr>
          <w:t>RZ_</w:t>
        </w:r>
        <w:proofErr w:type="gramStart"/>
        <w:r w:rsidR="00C0412B">
          <w:rPr>
            <w:rStyle w:val="Toggle"/>
          </w:rPr>
          <w:t>PROT</w:t>
        </w:r>
      </w:ins>
      <w:ins w:id="6520" w:author="Reece Kiriu" w:date="2022-10-19T14:32:00Z">
        <w:r w:rsidRPr="0036742E">
          <w:rPr>
            <w:rStyle w:val="Toggle"/>
            <w:rPrChange w:id="6521" w:author="Reece Kiriu" w:date="2022-10-19T14:32:00Z">
              <w:rPr/>
            </w:rPrChange>
          </w:rPr>
          <w:t>]</w:t>
        </w:r>
      </w:ins>
      <w:r w:rsidR="009045A3" w:rsidRPr="00BC7581">
        <w:t>Freeze</w:t>
      </w:r>
      <w:proofErr w:type="gramEnd"/>
      <w:r w:rsidR="009045A3" w:rsidRPr="00BC7581">
        <w:t xml:space="preserve"> Protection</w:t>
      </w:r>
      <w:bookmarkEnd w:id="6516"/>
    </w:p>
    <w:p w14:paraId="3F8B2171" w14:textId="6C8C2646" w:rsidR="009045A3" w:rsidRPr="00BC7581" w:rsidRDefault="009045A3" w:rsidP="00B37EF3">
      <w:pPr>
        <w:pStyle w:val="Infobox"/>
      </w:pPr>
      <w:r w:rsidRPr="00BC7581">
        <w:t>There are three stages of freeze protection. The first stage modulates the heating valve to maintain a safe SAT. The second stage eliminates outdoor air ventilation in case heating is not available for whatever reason. The third stage shuts down the unit and activates coil valves and pumps to circulate water in case the second stage does not work (e.g., stuck economizer damper).</w:t>
      </w:r>
    </w:p>
    <w:p w14:paraId="578EC1C5" w14:textId="6ACC76B8" w:rsidR="009045A3" w:rsidRPr="00BC7581" w:rsidRDefault="009045A3" w:rsidP="0087618D">
      <w:pPr>
        <w:pStyle w:val="Heading4"/>
      </w:pPr>
      <w:bookmarkStart w:id="6522" w:name="_Ref440026182"/>
      <w:r w:rsidRPr="00BC7581">
        <w:t xml:space="preserve">If the supply air temperature drops below </w:t>
      </w:r>
      <w:ins w:id="6523" w:author="Titus Ellison" w:date="2022-10-20T12:55:00Z">
        <w:r w:rsidR="005F51E7" w:rsidRPr="005F51E7">
          <w:rPr>
            <w:rStyle w:val="Toggle"/>
            <w:rPrChange w:id="6524" w:author="Titus Ellison" w:date="2022-10-20T12:56:00Z">
              <w:rPr/>
            </w:rPrChange>
          </w:rPr>
          <w:t>[UNITS [</w:t>
        </w:r>
      </w:ins>
      <w:r w:rsidRPr="005F51E7">
        <w:rPr>
          <w:rStyle w:val="Toggle"/>
          <w:rPrChange w:id="6525" w:author="Titus Ellison" w:date="2022-10-20T12:56:00Z">
            <w:rPr/>
          </w:rPrChange>
        </w:rPr>
        <w:t>4.4°C</w:t>
      </w:r>
      <w:ins w:id="6526" w:author="Titus Ellison" w:date="2022-10-20T12:56:00Z">
        <w:r w:rsidR="005F51E7" w:rsidRPr="005F51E7">
          <w:rPr>
            <w:rStyle w:val="Toggle"/>
            <w:rPrChange w:id="6527" w:author="Titus Ellison" w:date="2022-10-20T12:56:00Z">
              <w:rPr/>
            </w:rPrChange>
          </w:rPr>
          <w:t>]</w:t>
        </w:r>
      </w:ins>
      <w:r w:rsidRPr="005F51E7">
        <w:rPr>
          <w:rStyle w:val="Toggle"/>
          <w:rPrChange w:id="6528" w:author="Titus Ellison" w:date="2022-10-20T12:56:00Z">
            <w:rPr/>
          </w:rPrChange>
        </w:rPr>
        <w:t xml:space="preserve"> </w:t>
      </w:r>
      <w:ins w:id="6529" w:author="Titus Ellison" w:date="2022-10-20T12:56:00Z">
        <w:r w:rsidR="005F51E7" w:rsidRPr="005F51E7">
          <w:rPr>
            <w:rStyle w:val="Toggle"/>
            <w:rPrChange w:id="6530" w:author="Titus Ellison" w:date="2022-10-20T12:56:00Z">
              <w:rPr/>
            </w:rPrChange>
          </w:rPr>
          <w:t>[</w:t>
        </w:r>
      </w:ins>
      <w:del w:id="6531" w:author="Titus Ellison" w:date="2022-10-20T12:56:00Z">
        <w:r w:rsidRPr="005F51E7" w:rsidDel="005F51E7">
          <w:rPr>
            <w:rStyle w:val="Toggle"/>
            <w:rPrChange w:id="6532" w:author="Titus Ellison" w:date="2022-10-20T12:56:00Z">
              <w:rPr/>
            </w:rPrChange>
          </w:rPr>
          <w:delText>(</w:delText>
        </w:r>
      </w:del>
      <w:r w:rsidRPr="005F51E7">
        <w:rPr>
          <w:rStyle w:val="Toggle"/>
          <w:rPrChange w:id="6533" w:author="Titus Ellison" w:date="2022-10-20T12:56:00Z">
            <w:rPr/>
          </w:rPrChange>
        </w:rPr>
        <w:t>40°F</w:t>
      </w:r>
      <w:ins w:id="6534" w:author="Titus Ellison" w:date="2022-10-20T12:56:00Z">
        <w:r w:rsidR="005F51E7" w:rsidRPr="005F51E7">
          <w:rPr>
            <w:rStyle w:val="Toggle"/>
            <w:rPrChange w:id="6535" w:author="Titus Ellison" w:date="2022-10-20T12:56:00Z">
              <w:rPr/>
            </w:rPrChange>
          </w:rPr>
          <w:t>]]</w:t>
        </w:r>
      </w:ins>
      <w:del w:id="6536" w:author="Titus Ellison" w:date="2022-10-20T12:56:00Z">
        <w:r w:rsidRPr="00BC7581" w:rsidDel="005F51E7">
          <w:delText>)</w:delText>
        </w:r>
      </w:del>
      <w:r w:rsidRPr="00BC7581">
        <w:t xml:space="preserve"> for 5 minutes, send two (or more, as required to ensure that heating plant is active) </w:t>
      </w:r>
      <w:r w:rsidRPr="00B87A61">
        <w:rPr>
          <w:rFonts w:cs="Times New Roman PS MT"/>
          <w:bCs/>
          <w:szCs w:val="20"/>
        </w:rPr>
        <w:t>heating hot-water plant requests</w:t>
      </w:r>
      <w:r w:rsidRPr="00BC7581">
        <w:t xml:space="preserve">, override the outdoor air damper to the minimum position, and modulate the heating coil to maintain a supply air temperature of at least </w:t>
      </w:r>
      <w:ins w:id="6537" w:author="Titus Ellison" w:date="2022-10-20T12:56:00Z">
        <w:r w:rsidR="005F51E7" w:rsidRPr="005F51E7">
          <w:rPr>
            <w:rStyle w:val="Toggle"/>
            <w:rPrChange w:id="6538" w:author="Titus Ellison" w:date="2022-10-20T12:56:00Z">
              <w:rPr/>
            </w:rPrChange>
          </w:rPr>
          <w:t>[UNITS [</w:t>
        </w:r>
      </w:ins>
      <w:r w:rsidRPr="005F51E7">
        <w:rPr>
          <w:rStyle w:val="Toggle"/>
          <w:rPrChange w:id="6539" w:author="Titus Ellison" w:date="2022-10-20T12:56:00Z">
            <w:rPr/>
          </w:rPrChange>
        </w:rPr>
        <w:t>6°C</w:t>
      </w:r>
      <w:ins w:id="6540" w:author="Titus Ellison" w:date="2022-10-20T12:56:00Z">
        <w:r w:rsidR="005F51E7" w:rsidRPr="005F51E7">
          <w:rPr>
            <w:rStyle w:val="Toggle"/>
            <w:rPrChange w:id="6541" w:author="Titus Ellison" w:date="2022-10-20T12:56:00Z">
              <w:rPr/>
            </w:rPrChange>
          </w:rPr>
          <w:t>]</w:t>
        </w:r>
      </w:ins>
      <w:r w:rsidRPr="005F51E7">
        <w:rPr>
          <w:rStyle w:val="Toggle"/>
          <w:rPrChange w:id="6542" w:author="Titus Ellison" w:date="2022-10-20T12:56:00Z">
            <w:rPr/>
          </w:rPrChange>
        </w:rPr>
        <w:t xml:space="preserve"> </w:t>
      </w:r>
      <w:ins w:id="6543" w:author="Titus Ellison" w:date="2022-10-20T12:56:00Z">
        <w:r w:rsidR="005F51E7" w:rsidRPr="005F51E7">
          <w:rPr>
            <w:rStyle w:val="Toggle"/>
            <w:rPrChange w:id="6544" w:author="Titus Ellison" w:date="2022-10-20T12:56:00Z">
              <w:rPr/>
            </w:rPrChange>
          </w:rPr>
          <w:t>[</w:t>
        </w:r>
      </w:ins>
      <w:del w:id="6545" w:author="Titus Ellison" w:date="2022-10-20T12:56:00Z">
        <w:r w:rsidRPr="005F51E7" w:rsidDel="005F51E7">
          <w:rPr>
            <w:rStyle w:val="Toggle"/>
            <w:rPrChange w:id="6546" w:author="Titus Ellison" w:date="2022-10-20T12:56:00Z">
              <w:rPr/>
            </w:rPrChange>
          </w:rPr>
          <w:delText>(</w:delText>
        </w:r>
      </w:del>
      <w:r w:rsidRPr="005F51E7">
        <w:rPr>
          <w:rStyle w:val="Toggle"/>
          <w:rPrChange w:id="6547" w:author="Titus Ellison" w:date="2022-10-20T12:56:00Z">
            <w:rPr/>
          </w:rPrChange>
        </w:rPr>
        <w:t>42°F</w:t>
      </w:r>
      <w:ins w:id="6548" w:author="Titus Ellison" w:date="2022-10-20T12:56:00Z">
        <w:r w:rsidR="005F51E7" w:rsidRPr="005F51E7">
          <w:rPr>
            <w:rStyle w:val="Toggle"/>
            <w:rPrChange w:id="6549" w:author="Titus Ellison" w:date="2022-10-20T12:56:00Z">
              <w:rPr/>
            </w:rPrChange>
          </w:rPr>
          <w:t>]]</w:t>
        </w:r>
      </w:ins>
      <w:del w:id="6550" w:author="Titus Ellison" w:date="2022-10-20T12:56:00Z">
        <w:r w:rsidRPr="00BC7581" w:rsidDel="005F51E7">
          <w:delText>)</w:delText>
        </w:r>
      </w:del>
      <w:r w:rsidRPr="00BC7581">
        <w:t xml:space="preserve">. Disable this function when supply air temperature rises above </w:t>
      </w:r>
      <w:ins w:id="6551" w:author="Titus Ellison" w:date="2022-10-20T12:55:00Z">
        <w:r w:rsidR="005F51E7" w:rsidRPr="005F51E7">
          <w:rPr>
            <w:rStyle w:val="Toggle"/>
            <w:rPrChange w:id="6552" w:author="Titus Ellison" w:date="2022-10-20T12:55:00Z">
              <w:rPr/>
            </w:rPrChange>
          </w:rPr>
          <w:t>[UNITS [</w:t>
        </w:r>
      </w:ins>
      <w:r w:rsidRPr="005F51E7">
        <w:rPr>
          <w:rStyle w:val="Toggle"/>
          <w:rPrChange w:id="6553" w:author="Titus Ellison" w:date="2022-10-20T12:55:00Z">
            <w:rPr/>
          </w:rPrChange>
        </w:rPr>
        <w:t>7°C</w:t>
      </w:r>
      <w:ins w:id="6554" w:author="Titus Ellison" w:date="2022-10-20T12:55:00Z">
        <w:r w:rsidR="005F51E7" w:rsidRPr="005F51E7">
          <w:rPr>
            <w:rStyle w:val="Toggle"/>
            <w:rPrChange w:id="6555" w:author="Titus Ellison" w:date="2022-10-20T12:55:00Z">
              <w:rPr/>
            </w:rPrChange>
          </w:rPr>
          <w:t>]</w:t>
        </w:r>
      </w:ins>
      <w:r w:rsidRPr="005F51E7">
        <w:rPr>
          <w:rStyle w:val="Toggle"/>
          <w:rPrChange w:id="6556" w:author="Titus Ellison" w:date="2022-10-20T12:55:00Z">
            <w:rPr/>
          </w:rPrChange>
        </w:rPr>
        <w:t xml:space="preserve"> </w:t>
      </w:r>
      <w:ins w:id="6557" w:author="Titus Ellison" w:date="2022-10-20T12:55:00Z">
        <w:r w:rsidR="005F51E7" w:rsidRPr="005F51E7">
          <w:rPr>
            <w:rStyle w:val="Toggle"/>
            <w:rPrChange w:id="6558" w:author="Titus Ellison" w:date="2022-10-20T12:55:00Z">
              <w:rPr/>
            </w:rPrChange>
          </w:rPr>
          <w:t>[</w:t>
        </w:r>
      </w:ins>
      <w:del w:id="6559" w:author="Titus Ellison" w:date="2022-10-20T12:55:00Z">
        <w:r w:rsidRPr="005F51E7" w:rsidDel="005F51E7">
          <w:rPr>
            <w:rStyle w:val="Toggle"/>
            <w:rPrChange w:id="6560" w:author="Titus Ellison" w:date="2022-10-20T12:55:00Z">
              <w:rPr/>
            </w:rPrChange>
          </w:rPr>
          <w:delText>(</w:delText>
        </w:r>
      </w:del>
      <w:r w:rsidRPr="005F51E7">
        <w:rPr>
          <w:rStyle w:val="Toggle"/>
          <w:rPrChange w:id="6561" w:author="Titus Ellison" w:date="2022-10-20T12:55:00Z">
            <w:rPr/>
          </w:rPrChange>
        </w:rPr>
        <w:t>45°F</w:t>
      </w:r>
      <w:ins w:id="6562" w:author="Titus Ellison" w:date="2022-10-20T12:55:00Z">
        <w:r w:rsidR="005F51E7" w:rsidRPr="005F51E7">
          <w:rPr>
            <w:rStyle w:val="Toggle"/>
            <w:rPrChange w:id="6563" w:author="Titus Ellison" w:date="2022-10-20T12:55:00Z">
              <w:rPr/>
            </w:rPrChange>
          </w:rPr>
          <w:t>]]</w:t>
        </w:r>
      </w:ins>
      <w:del w:id="6564" w:author="Titus Ellison" w:date="2022-10-20T12:55:00Z">
        <w:r w:rsidRPr="00BC7581" w:rsidDel="005F51E7">
          <w:delText>)</w:delText>
        </w:r>
      </w:del>
      <w:r w:rsidRPr="00BC7581">
        <w:t xml:space="preserve"> for 5 minutes.</w:t>
      </w:r>
      <w:bookmarkEnd w:id="6522"/>
    </w:p>
    <w:p w14:paraId="1AAC749E" w14:textId="3436986F" w:rsidR="009045A3" w:rsidRPr="00BC7581" w:rsidRDefault="009045A3" w:rsidP="00B37EF3">
      <w:pPr>
        <w:pStyle w:val="Infobox"/>
      </w:pPr>
      <w:r w:rsidRPr="00BC7581">
        <w:t>The first stage of freeze protection locks out the economizer. Most likely this has already occurred by this time, but this logic provides insurance.</w:t>
      </w:r>
    </w:p>
    <w:p w14:paraId="650280E7" w14:textId="602E2EA1" w:rsidR="009045A3" w:rsidRPr="00BC7581" w:rsidRDefault="009045A3" w:rsidP="0087618D">
      <w:pPr>
        <w:pStyle w:val="Heading4"/>
      </w:pPr>
      <w:r w:rsidRPr="00BC7581">
        <w:t xml:space="preserve">If the supply air temperature drops below </w:t>
      </w:r>
      <w:ins w:id="6565" w:author="Titus Ellison" w:date="2022-10-20T12:56:00Z">
        <w:r w:rsidR="005F51E7" w:rsidRPr="005F51E7">
          <w:rPr>
            <w:rStyle w:val="Toggle"/>
            <w:rPrChange w:id="6566" w:author="Titus Ellison" w:date="2022-10-20T12:56:00Z">
              <w:rPr/>
            </w:rPrChange>
          </w:rPr>
          <w:t>[UNITS [</w:t>
        </w:r>
      </w:ins>
      <w:r w:rsidRPr="005F51E7">
        <w:rPr>
          <w:rStyle w:val="Toggle"/>
          <w:rPrChange w:id="6567" w:author="Titus Ellison" w:date="2022-10-20T12:56:00Z">
            <w:rPr/>
          </w:rPrChange>
        </w:rPr>
        <w:t>3.3°C</w:t>
      </w:r>
      <w:ins w:id="6568" w:author="Titus Ellison" w:date="2022-10-20T12:56:00Z">
        <w:r w:rsidR="005F51E7" w:rsidRPr="005F51E7">
          <w:rPr>
            <w:rStyle w:val="Toggle"/>
            <w:rPrChange w:id="6569" w:author="Titus Ellison" w:date="2022-10-20T12:56:00Z">
              <w:rPr/>
            </w:rPrChange>
          </w:rPr>
          <w:t>]</w:t>
        </w:r>
      </w:ins>
      <w:r w:rsidRPr="005F51E7">
        <w:rPr>
          <w:rStyle w:val="Toggle"/>
          <w:rPrChange w:id="6570" w:author="Titus Ellison" w:date="2022-10-20T12:56:00Z">
            <w:rPr/>
          </w:rPrChange>
        </w:rPr>
        <w:t xml:space="preserve"> </w:t>
      </w:r>
      <w:ins w:id="6571" w:author="Titus Ellison" w:date="2022-10-20T12:56:00Z">
        <w:r w:rsidR="005F51E7" w:rsidRPr="005F51E7">
          <w:rPr>
            <w:rStyle w:val="Toggle"/>
            <w:rPrChange w:id="6572" w:author="Titus Ellison" w:date="2022-10-20T12:56:00Z">
              <w:rPr/>
            </w:rPrChange>
          </w:rPr>
          <w:t>[</w:t>
        </w:r>
      </w:ins>
      <w:del w:id="6573" w:author="Titus Ellison" w:date="2022-10-20T12:56:00Z">
        <w:r w:rsidRPr="005F51E7" w:rsidDel="005F51E7">
          <w:rPr>
            <w:rStyle w:val="Toggle"/>
            <w:rPrChange w:id="6574" w:author="Titus Ellison" w:date="2022-10-20T12:56:00Z">
              <w:rPr/>
            </w:rPrChange>
          </w:rPr>
          <w:delText>(</w:delText>
        </w:r>
      </w:del>
      <w:r w:rsidRPr="005F51E7">
        <w:rPr>
          <w:rStyle w:val="Toggle"/>
          <w:rPrChange w:id="6575" w:author="Titus Ellison" w:date="2022-10-20T12:56:00Z">
            <w:rPr/>
          </w:rPrChange>
        </w:rPr>
        <w:t>38°F</w:t>
      </w:r>
      <w:ins w:id="6576" w:author="Titus Ellison" w:date="2022-10-20T12:56:00Z">
        <w:r w:rsidR="005F51E7" w:rsidRPr="005F51E7">
          <w:rPr>
            <w:rStyle w:val="Toggle"/>
            <w:rPrChange w:id="6577" w:author="Titus Ellison" w:date="2022-10-20T12:56:00Z">
              <w:rPr/>
            </w:rPrChange>
          </w:rPr>
          <w:t>]]</w:t>
        </w:r>
      </w:ins>
      <w:del w:id="6578" w:author="Titus Ellison" w:date="2022-10-20T12:56:00Z">
        <w:r w:rsidRPr="00BC7581" w:rsidDel="005F51E7">
          <w:delText>)</w:delText>
        </w:r>
      </w:del>
      <w:r w:rsidRPr="00BC7581">
        <w:t xml:space="preserve"> for 5 minutes, fully close both the economizer damper and the minimum outdoor air damper for </w:t>
      </w:r>
      <w:r w:rsidRPr="00B87A61">
        <w:rPr>
          <w:rFonts w:cs="Times New Roman PS MT"/>
          <w:bCs/>
          <w:szCs w:val="20"/>
        </w:rPr>
        <w:t>1</w:t>
      </w:r>
      <w:r w:rsidRPr="00BC7581">
        <w:t xml:space="preserve"> hour and set a Level 3 alarm noting that </w:t>
      </w:r>
      <w:r w:rsidRPr="00BC7581">
        <w:lastRenderedPageBreak/>
        <w:t xml:space="preserve">minimum ventilation was interrupted. After </w:t>
      </w:r>
      <w:r w:rsidRPr="00B87A61">
        <w:rPr>
          <w:rFonts w:cs="Times New Roman PS MT"/>
          <w:bCs/>
          <w:szCs w:val="20"/>
        </w:rPr>
        <w:t>1</w:t>
      </w:r>
      <w:r w:rsidRPr="00BC7581">
        <w:t xml:space="preserve"> hour, the unit shall resume minimum outdoor air ventilation and enter the previous stage of freeze protection (see </w:t>
      </w:r>
      <w:r w:rsidRPr="00B87A61">
        <w:rPr>
          <w:rFonts w:cs="Times New Roman PS MT"/>
          <w:bCs/>
          <w:szCs w:val="20"/>
        </w:rPr>
        <w:t xml:space="preserve">Section </w:t>
      </w:r>
      <w:r w:rsidR="00D66724" w:rsidRPr="00B87A61">
        <w:rPr>
          <w:rFonts w:cs="Times New Roman PS MT"/>
          <w:bCs/>
          <w:szCs w:val="20"/>
        </w:rPr>
        <w:fldChar w:fldCharType="begin"/>
      </w:r>
      <w:r w:rsidR="00D66724" w:rsidRPr="00B87A61">
        <w:rPr>
          <w:rFonts w:cs="Times New Roman PS MT"/>
          <w:bCs/>
          <w:szCs w:val="20"/>
        </w:rPr>
        <w:instrText xml:space="preserve"> REF _Ref440026182 \w \h </w:instrText>
      </w:r>
      <w:r w:rsidR="00D66724" w:rsidRPr="00B87A61">
        <w:rPr>
          <w:rFonts w:cs="Times New Roman PS MT"/>
          <w:bCs/>
          <w:szCs w:val="20"/>
        </w:rPr>
      </w:r>
      <w:r w:rsidR="00D66724" w:rsidRPr="00B87A61">
        <w:rPr>
          <w:rFonts w:cs="Times New Roman PS MT"/>
          <w:bCs/>
          <w:szCs w:val="20"/>
        </w:rPr>
        <w:fldChar w:fldCharType="separate"/>
      </w:r>
      <w:r w:rsidR="0037258A">
        <w:rPr>
          <w:rFonts w:cs="Times New Roman PS MT"/>
          <w:bCs/>
          <w:szCs w:val="20"/>
        </w:rPr>
        <w:t>5.16.12.1</w:t>
      </w:r>
      <w:r w:rsidR="00D66724" w:rsidRPr="00B87A61">
        <w:rPr>
          <w:rFonts w:cs="Times New Roman PS MT"/>
          <w:bCs/>
          <w:szCs w:val="20"/>
        </w:rPr>
        <w:fldChar w:fldCharType="end"/>
      </w:r>
      <w:r w:rsidRPr="00B87A61">
        <w:rPr>
          <w:rFonts w:cs="Times New Roman PS MT"/>
          <w:bCs/>
          <w:szCs w:val="20"/>
        </w:rPr>
        <w:t>).</w:t>
      </w:r>
    </w:p>
    <w:p w14:paraId="2C17FDE7" w14:textId="2C2CC48F" w:rsidR="009045A3" w:rsidRPr="00BC7581" w:rsidRDefault="009045A3" w:rsidP="00B37EF3">
      <w:pPr>
        <w:pStyle w:val="Infobox"/>
      </w:pPr>
      <w:r w:rsidRPr="00BC7581">
        <w:t>A timer is used (rather than an OAT threshold) to exit the second stage of freeze protection because a bad OAT sensor could lock out ventilation indefinitely</w:t>
      </w:r>
      <w:r>
        <w:rPr>
          <w:bCs/>
        </w:rPr>
        <w:t>; whereas</w:t>
      </w:r>
      <w:r w:rsidRPr="00BC7581">
        <w:t xml:space="preserve"> a timer should just work and thus avoid problems with the unit </w:t>
      </w:r>
      <w:r>
        <w:rPr>
          <w:bCs/>
        </w:rPr>
        <w:t xml:space="preserve">becoming </w:t>
      </w:r>
      <w:r w:rsidRPr="00BC7581">
        <w:t>stuck in this mode with no ventilation.</w:t>
      </w:r>
    </w:p>
    <w:p w14:paraId="2F74548C" w14:textId="31E0EF61" w:rsidR="009045A3" w:rsidRPr="00BC7581" w:rsidRDefault="009045A3" w:rsidP="00B37EF3">
      <w:pPr>
        <w:pStyle w:val="Infobox"/>
      </w:pPr>
      <w:r w:rsidRPr="00BC7581">
        <w:t xml:space="preserve">Upon timer expiration, the unit will </w:t>
      </w:r>
      <w:r>
        <w:rPr>
          <w:bCs/>
        </w:rPr>
        <w:t>reenter</w:t>
      </w:r>
      <w:r w:rsidRPr="00BC7581">
        <w:t xml:space="preserve"> the previous stage of freeze protection (</w:t>
      </w:r>
      <w:proofErr w:type="spellStart"/>
      <w:r>
        <w:rPr>
          <w:bCs/>
        </w:rPr>
        <w:t>MinOA</w:t>
      </w:r>
      <w:proofErr w:type="spellEnd"/>
      <w:r w:rsidRPr="00BC7581">
        <w:t xml:space="preserve"> ventilation, with heating to maintain SAT of </w:t>
      </w:r>
      <w:ins w:id="6579" w:author="Titus Ellison" w:date="2022-10-20T12:56:00Z">
        <w:r w:rsidR="005F51E7" w:rsidRPr="005F51E7">
          <w:rPr>
            <w:rStyle w:val="Toggle"/>
            <w:rPrChange w:id="6580" w:author="Titus Ellison" w:date="2022-10-20T12:57:00Z">
              <w:rPr/>
            </w:rPrChange>
          </w:rPr>
          <w:t>[</w:t>
        </w:r>
      </w:ins>
      <w:ins w:id="6581" w:author="Titus Ellison" w:date="2022-10-20T12:57:00Z">
        <w:r w:rsidR="005F51E7" w:rsidRPr="005F51E7">
          <w:rPr>
            <w:rStyle w:val="Toggle"/>
            <w:rPrChange w:id="6582" w:author="Titus Ellison" w:date="2022-10-20T12:57:00Z">
              <w:rPr/>
            </w:rPrChange>
          </w:rPr>
          <w:t>UNITS [</w:t>
        </w:r>
      </w:ins>
      <w:r w:rsidRPr="005F51E7">
        <w:rPr>
          <w:rStyle w:val="Toggle"/>
          <w:rPrChange w:id="6583" w:author="Titus Ellison" w:date="2022-10-20T12:57:00Z">
            <w:rPr/>
          </w:rPrChange>
        </w:rPr>
        <w:t>6°C</w:t>
      </w:r>
      <w:ins w:id="6584" w:author="Titus Ellison" w:date="2022-10-20T12:57:00Z">
        <w:r w:rsidR="005F51E7" w:rsidRPr="005F51E7">
          <w:rPr>
            <w:rStyle w:val="Toggle"/>
            <w:rPrChange w:id="6585" w:author="Titus Ellison" w:date="2022-10-20T12:57:00Z">
              <w:rPr/>
            </w:rPrChange>
          </w:rPr>
          <w:t>]</w:t>
        </w:r>
      </w:ins>
      <w:r w:rsidRPr="005F51E7">
        <w:rPr>
          <w:rStyle w:val="Toggle"/>
          <w:rPrChange w:id="6586" w:author="Titus Ellison" w:date="2022-10-20T12:57:00Z">
            <w:rPr/>
          </w:rPrChange>
        </w:rPr>
        <w:t xml:space="preserve"> </w:t>
      </w:r>
      <w:r w:rsidRPr="005F51E7">
        <w:rPr>
          <w:rStyle w:val="Toggle"/>
          <w:rPrChange w:id="6587" w:author="Titus Ellison" w:date="2022-10-20T12:57:00Z">
            <w:rPr>
              <w:bCs/>
            </w:rPr>
          </w:rPrChange>
        </w:rPr>
        <w:t>[</w:t>
      </w:r>
      <w:r w:rsidRPr="005F51E7">
        <w:rPr>
          <w:rStyle w:val="Toggle"/>
          <w:rPrChange w:id="6588" w:author="Titus Ellison" w:date="2022-10-20T12:57:00Z">
            <w:rPr/>
          </w:rPrChange>
        </w:rPr>
        <w:t>42°F</w:t>
      </w:r>
      <w:r w:rsidRPr="005F51E7">
        <w:rPr>
          <w:rStyle w:val="Toggle"/>
          <w:rPrChange w:id="6589" w:author="Titus Ellison" w:date="2022-10-20T12:57:00Z">
            <w:rPr>
              <w:bCs/>
            </w:rPr>
          </w:rPrChange>
        </w:rPr>
        <w:t>]</w:t>
      </w:r>
      <w:ins w:id="6590" w:author="Titus Ellison" w:date="2022-10-20T12:57:00Z">
        <w:r w:rsidR="005F51E7" w:rsidRPr="005F51E7">
          <w:rPr>
            <w:rStyle w:val="Toggle"/>
            <w:rPrChange w:id="6591" w:author="Titus Ellison" w:date="2022-10-20T12:57:00Z">
              <w:rPr>
                <w:bCs/>
              </w:rPr>
            </w:rPrChange>
          </w:rPr>
          <w:t>]</w:t>
        </w:r>
      </w:ins>
      <w:r>
        <w:rPr>
          <w:bCs/>
        </w:rPr>
        <w:t>),</w:t>
      </w:r>
      <w:r w:rsidRPr="00BC7581">
        <w:t xml:space="preserve"> after which one of three possibilities will occur:</w:t>
      </w:r>
    </w:p>
    <w:p w14:paraId="1CDC393B" w14:textId="12ABFFB0" w:rsidR="009045A3" w:rsidRPr="00BC7581" w:rsidRDefault="009045A3" w:rsidP="007C1423">
      <w:pPr>
        <w:pStyle w:val="Heading5"/>
      </w:pPr>
      <w:r w:rsidRPr="00BC7581">
        <w:t xml:space="preserve">If it is warm enough that the SAT rises above </w:t>
      </w:r>
      <w:ins w:id="6592" w:author="Titus Ellison" w:date="2022-10-20T12:57:00Z">
        <w:r w:rsidR="005F51E7" w:rsidRPr="005F51E7">
          <w:rPr>
            <w:rStyle w:val="Toggle"/>
            <w:rPrChange w:id="6593" w:author="Titus Ellison" w:date="2022-10-20T12:57:00Z">
              <w:rPr/>
            </w:rPrChange>
          </w:rPr>
          <w:t>[UNITS [</w:t>
        </w:r>
      </w:ins>
      <w:r w:rsidRPr="005F51E7">
        <w:rPr>
          <w:rStyle w:val="Toggle"/>
          <w:rPrChange w:id="6594" w:author="Titus Ellison" w:date="2022-10-20T12:57:00Z">
            <w:rPr/>
          </w:rPrChange>
        </w:rPr>
        <w:t>7°C</w:t>
      </w:r>
      <w:ins w:id="6595" w:author="Titus Ellison" w:date="2022-10-20T12:57:00Z">
        <w:r w:rsidR="005F51E7" w:rsidRPr="005F51E7">
          <w:rPr>
            <w:rStyle w:val="Toggle"/>
            <w:rPrChange w:id="6596" w:author="Titus Ellison" w:date="2022-10-20T12:57:00Z">
              <w:rPr/>
            </w:rPrChange>
          </w:rPr>
          <w:t>]</w:t>
        </w:r>
      </w:ins>
      <w:r w:rsidRPr="005F51E7">
        <w:rPr>
          <w:rStyle w:val="Toggle"/>
          <w:rPrChange w:id="6597" w:author="Titus Ellison" w:date="2022-10-20T12:57:00Z">
            <w:rPr/>
          </w:rPrChange>
        </w:rPr>
        <w:t xml:space="preserve"> </w:t>
      </w:r>
      <w:ins w:id="6598" w:author="Titus Ellison" w:date="2022-10-20T12:57:00Z">
        <w:r w:rsidR="005F51E7" w:rsidRPr="005F51E7">
          <w:rPr>
            <w:rStyle w:val="Toggle"/>
            <w:rPrChange w:id="6599" w:author="Titus Ellison" w:date="2022-10-20T12:57:00Z">
              <w:rPr/>
            </w:rPrChange>
          </w:rPr>
          <w:t>[</w:t>
        </w:r>
      </w:ins>
      <w:del w:id="6600" w:author="Titus Ellison" w:date="2022-10-20T12:57:00Z">
        <w:r w:rsidRPr="005F51E7" w:rsidDel="005F51E7">
          <w:rPr>
            <w:rStyle w:val="Toggle"/>
            <w:rPrChange w:id="6601" w:author="Titus Ellison" w:date="2022-10-20T12:57:00Z">
              <w:rPr/>
            </w:rPrChange>
          </w:rPr>
          <w:delText>(</w:delText>
        </w:r>
      </w:del>
      <w:r w:rsidRPr="005F51E7">
        <w:rPr>
          <w:rStyle w:val="Toggle"/>
          <w:rPrChange w:id="6602" w:author="Titus Ellison" w:date="2022-10-20T12:57:00Z">
            <w:rPr/>
          </w:rPrChange>
        </w:rPr>
        <w:t>45°F</w:t>
      </w:r>
      <w:ins w:id="6603" w:author="Titus Ellison" w:date="2022-10-20T12:57:00Z">
        <w:r w:rsidR="005F51E7" w:rsidRPr="005F51E7">
          <w:rPr>
            <w:rStyle w:val="Toggle"/>
            <w:rPrChange w:id="6604" w:author="Titus Ellison" w:date="2022-10-20T12:57:00Z">
              <w:rPr/>
            </w:rPrChange>
          </w:rPr>
          <w:t>]]</w:t>
        </w:r>
      </w:ins>
      <w:del w:id="6605" w:author="Titus Ellison" w:date="2022-10-20T12:57:00Z">
        <w:r w:rsidRPr="00BC7581" w:rsidDel="005F51E7">
          <w:delText>)</w:delText>
        </w:r>
      </w:del>
      <w:r w:rsidRPr="00BC7581">
        <w:t xml:space="preserve"> with minimum ventilation, the unit will remain in Stage </w:t>
      </w:r>
      <w:r>
        <w:rPr>
          <w:rFonts w:cs="Times New Roman PS MT"/>
          <w:bCs/>
          <w:szCs w:val="20"/>
        </w:rPr>
        <w:t>1</w:t>
      </w:r>
      <w:r w:rsidRPr="00BC7581">
        <w:t xml:space="preserve"> freeze protection for </w:t>
      </w:r>
      <w:r>
        <w:rPr>
          <w:rFonts w:cs="Times New Roman PS MT"/>
          <w:bCs/>
          <w:szCs w:val="20"/>
        </w:rPr>
        <w:t>5</w:t>
      </w:r>
      <w:r w:rsidRPr="00BC7581">
        <w:t xml:space="preserve"> minutes then resume normal operation.</w:t>
      </w:r>
    </w:p>
    <w:p w14:paraId="478C5304" w14:textId="2E4C5E7E" w:rsidR="009045A3" w:rsidRPr="00BC7581" w:rsidRDefault="009045A3" w:rsidP="00B37EF3">
      <w:pPr>
        <w:pStyle w:val="Infobox"/>
      </w:pPr>
      <w:r w:rsidRPr="00BC7581">
        <w:t xml:space="preserve">If it is cold enough that SAT remains between </w:t>
      </w:r>
      <w:ins w:id="6606" w:author="Titus Ellison" w:date="2022-10-20T12:57:00Z">
        <w:r w:rsidR="005F51E7" w:rsidRPr="005F51E7">
          <w:rPr>
            <w:rStyle w:val="Toggle"/>
            <w:rPrChange w:id="6607" w:author="Titus Ellison" w:date="2022-10-20T12:57:00Z">
              <w:rPr/>
            </w:rPrChange>
          </w:rPr>
          <w:t>[UNITS [</w:t>
        </w:r>
      </w:ins>
      <w:r w:rsidRPr="005F51E7">
        <w:rPr>
          <w:rStyle w:val="Toggle"/>
          <w:rPrChange w:id="6608" w:author="Titus Ellison" w:date="2022-10-20T12:57:00Z">
            <w:rPr/>
          </w:rPrChange>
        </w:rPr>
        <w:t>3.3°C</w:t>
      </w:r>
      <w:ins w:id="6609" w:author="Titus Ellison" w:date="2022-10-20T12:57:00Z">
        <w:r w:rsidR="005F51E7" w:rsidRPr="005F51E7">
          <w:rPr>
            <w:rStyle w:val="Toggle"/>
            <w:rPrChange w:id="6610" w:author="Titus Ellison" w:date="2022-10-20T12:57:00Z">
              <w:rPr/>
            </w:rPrChange>
          </w:rPr>
          <w:t>]</w:t>
        </w:r>
      </w:ins>
      <w:r w:rsidRPr="005F51E7">
        <w:rPr>
          <w:rStyle w:val="Toggle"/>
          <w:rPrChange w:id="6611" w:author="Titus Ellison" w:date="2022-10-20T12:57:00Z">
            <w:rPr/>
          </w:rPrChange>
        </w:rPr>
        <w:t xml:space="preserve"> </w:t>
      </w:r>
      <w:ins w:id="6612" w:author="Titus Ellison" w:date="2022-10-20T12:57:00Z">
        <w:r w:rsidR="005F51E7" w:rsidRPr="005F51E7">
          <w:rPr>
            <w:rStyle w:val="Toggle"/>
            <w:rPrChange w:id="6613" w:author="Titus Ellison" w:date="2022-10-20T12:57:00Z">
              <w:rPr/>
            </w:rPrChange>
          </w:rPr>
          <w:t>[</w:t>
        </w:r>
      </w:ins>
      <w:del w:id="6614" w:author="Titus Ellison" w:date="2022-10-20T12:57:00Z">
        <w:r w:rsidRPr="005F51E7" w:rsidDel="005F51E7">
          <w:rPr>
            <w:rStyle w:val="Toggle"/>
            <w:rPrChange w:id="6615" w:author="Titus Ellison" w:date="2022-10-20T12:57:00Z">
              <w:rPr/>
            </w:rPrChange>
          </w:rPr>
          <w:delText>(</w:delText>
        </w:r>
      </w:del>
      <w:r w:rsidRPr="005F51E7">
        <w:rPr>
          <w:rStyle w:val="Toggle"/>
          <w:rPrChange w:id="6616" w:author="Titus Ellison" w:date="2022-10-20T12:57:00Z">
            <w:rPr/>
          </w:rPrChange>
        </w:rPr>
        <w:t>38°F</w:t>
      </w:r>
      <w:ins w:id="6617" w:author="Titus Ellison" w:date="2022-10-20T12:57:00Z">
        <w:r w:rsidR="005F51E7" w:rsidRPr="005F51E7">
          <w:rPr>
            <w:rStyle w:val="Toggle"/>
            <w:rPrChange w:id="6618" w:author="Titus Ellison" w:date="2022-10-20T12:57:00Z">
              <w:rPr/>
            </w:rPrChange>
          </w:rPr>
          <w:t>]]</w:t>
        </w:r>
      </w:ins>
      <w:del w:id="6619" w:author="Titus Ellison" w:date="2022-10-20T12:57:00Z">
        <w:r w:rsidRPr="00BC7581" w:rsidDel="005F51E7">
          <w:delText>)</w:delText>
        </w:r>
      </w:del>
      <w:r w:rsidRPr="00BC7581">
        <w:t xml:space="preserve"> and </w:t>
      </w:r>
      <w:ins w:id="6620" w:author="Titus Ellison" w:date="2022-10-20T12:57:00Z">
        <w:r w:rsidR="005F51E7" w:rsidRPr="005F51E7">
          <w:rPr>
            <w:rStyle w:val="Toggle"/>
            <w:rPrChange w:id="6621" w:author="Titus Ellison" w:date="2022-10-20T12:57:00Z">
              <w:rPr/>
            </w:rPrChange>
          </w:rPr>
          <w:t>[UNITS [</w:t>
        </w:r>
      </w:ins>
      <w:r w:rsidRPr="005F51E7">
        <w:rPr>
          <w:rStyle w:val="Toggle"/>
          <w:rPrChange w:id="6622" w:author="Titus Ellison" w:date="2022-10-20T12:57:00Z">
            <w:rPr/>
          </w:rPrChange>
        </w:rPr>
        <w:t>7°C</w:t>
      </w:r>
      <w:ins w:id="6623" w:author="Titus Ellison" w:date="2022-10-20T12:57:00Z">
        <w:r w:rsidR="005F51E7" w:rsidRPr="005F51E7">
          <w:rPr>
            <w:rStyle w:val="Toggle"/>
            <w:rPrChange w:id="6624" w:author="Titus Ellison" w:date="2022-10-20T12:57:00Z">
              <w:rPr/>
            </w:rPrChange>
          </w:rPr>
          <w:t>]</w:t>
        </w:r>
      </w:ins>
      <w:r w:rsidRPr="005F51E7">
        <w:rPr>
          <w:rStyle w:val="Toggle"/>
          <w:rPrChange w:id="6625" w:author="Titus Ellison" w:date="2022-10-20T12:57:00Z">
            <w:rPr/>
          </w:rPrChange>
        </w:rPr>
        <w:t xml:space="preserve"> </w:t>
      </w:r>
      <w:ins w:id="6626" w:author="Titus Ellison" w:date="2022-10-20T12:57:00Z">
        <w:r w:rsidR="005F51E7" w:rsidRPr="005F51E7">
          <w:rPr>
            <w:rStyle w:val="Toggle"/>
            <w:rPrChange w:id="6627" w:author="Titus Ellison" w:date="2022-10-20T12:57:00Z">
              <w:rPr/>
            </w:rPrChange>
          </w:rPr>
          <w:t>[</w:t>
        </w:r>
      </w:ins>
      <w:del w:id="6628" w:author="Titus Ellison" w:date="2022-10-20T12:57:00Z">
        <w:r w:rsidRPr="005F51E7" w:rsidDel="005F51E7">
          <w:rPr>
            <w:rStyle w:val="Toggle"/>
            <w:rPrChange w:id="6629" w:author="Titus Ellison" w:date="2022-10-20T12:57:00Z">
              <w:rPr/>
            </w:rPrChange>
          </w:rPr>
          <w:delText>(</w:delText>
        </w:r>
      </w:del>
      <w:r w:rsidRPr="005F51E7">
        <w:rPr>
          <w:rStyle w:val="Toggle"/>
          <w:rPrChange w:id="6630" w:author="Titus Ellison" w:date="2022-10-20T12:57:00Z">
            <w:rPr/>
          </w:rPrChange>
        </w:rPr>
        <w:t>45°F</w:t>
      </w:r>
      <w:ins w:id="6631" w:author="Titus Ellison" w:date="2022-10-20T12:57:00Z">
        <w:r w:rsidR="005F51E7" w:rsidRPr="005F51E7">
          <w:rPr>
            <w:rStyle w:val="Toggle"/>
            <w:rPrChange w:id="6632" w:author="Titus Ellison" w:date="2022-10-20T12:57:00Z">
              <w:rPr/>
            </w:rPrChange>
          </w:rPr>
          <w:t>]]</w:t>
        </w:r>
      </w:ins>
      <w:del w:id="6633" w:author="Titus Ellison" w:date="2022-10-20T12:57:00Z">
        <w:r w:rsidRPr="00BC7581" w:rsidDel="005F51E7">
          <w:delText>)</w:delText>
        </w:r>
      </w:del>
      <w:r w:rsidRPr="00BC7581">
        <w:t xml:space="preserve"> with heating and minimum ventilation, the unit will remain in Stage </w:t>
      </w:r>
      <w:r>
        <w:rPr>
          <w:bCs/>
        </w:rPr>
        <w:t>1</w:t>
      </w:r>
      <w:r w:rsidRPr="00BC7581">
        <w:t xml:space="preserve"> freeze protection indefinitely until outdoor conditions warm up.</w:t>
      </w:r>
    </w:p>
    <w:p w14:paraId="6D599E56" w14:textId="2D428EB1" w:rsidR="009045A3" w:rsidRPr="00BC7581" w:rsidRDefault="009045A3" w:rsidP="00B37EF3">
      <w:pPr>
        <w:pStyle w:val="Infobox"/>
      </w:pPr>
      <w:r w:rsidRPr="00BC7581">
        <w:t xml:space="preserve">If it is so cold that SAT is less than </w:t>
      </w:r>
      <w:ins w:id="6634" w:author="Titus Ellison" w:date="2022-10-20T12:58:00Z">
        <w:r w:rsidR="005F51E7" w:rsidRPr="00C129FF">
          <w:rPr>
            <w:rStyle w:val="Toggle"/>
            <w:rPrChange w:id="6635" w:author="Titus Ellison" w:date="2022-10-20T12:58:00Z">
              <w:rPr/>
            </w:rPrChange>
          </w:rPr>
          <w:t>[UNITS [</w:t>
        </w:r>
      </w:ins>
      <w:r w:rsidRPr="00C129FF">
        <w:rPr>
          <w:rStyle w:val="Toggle"/>
          <w:rPrChange w:id="6636" w:author="Titus Ellison" w:date="2022-10-20T12:58:00Z">
            <w:rPr/>
          </w:rPrChange>
        </w:rPr>
        <w:t>3.3°</w:t>
      </w:r>
      <w:ins w:id="6637" w:author="Titus Ellison" w:date="2022-10-20T12:58:00Z">
        <w:r w:rsidR="00C129FF" w:rsidRPr="00C129FF">
          <w:rPr>
            <w:rStyle w:val="Toggle"/>
            <w:rPrChange w:id="6638" w:author="Titus Ellison" w:date="2022-10-20T12:58:00Z">
              <w:rPr/>
            </w:rPrChange>
          </w:rPr>
          <w:t>C]</w:t>
        </w:r>
      </w:ins>
      <w:del w:id="6639" w:author="Titus Ellison" w:date="2022-10-20T12:58:00Z">
        <w:r w:rsidRPr="00C129FF" w:rsidDel="00C129FF">
          <w:rPr>
            <w:rStyle w:val="Toggle"/>
            <w:rPrChange w:id="6640" w:author="Titus Ellison" w:date="2022-10-20T12:58:00Z">
              <w:rPr/>
            </w:rPrChange>
          </w:rPr>
          <w:delText>F</w:delText>
        </w:r>
      </w:del>
      <w:r w:rsidRPr="00C129FF">
        <w:rPr>
          <w:rStyle w:val="Toggle"/>
          <w:rPrChange w:id="6641" w:author="Titus Ellison" w:date="2022-10-20T12:58:00Z">
            <w:rPr/>
          </w:rPrChange>
        </w:rPr>
        <w:t xml:space="preserve"> </w:t>
      </w:r>
      <w:ins w:id="6642" w:author="Titus Ellison" w:date="2022-10-20T12:58:00Z">
        <w:r w:rsidR="00C129FF" w:rsidRPr="00C129FF">
          <w:rPr>
            <w:rStyle w:val="Toggle"/>
            <w:rPrChange w:id="6643" w:author="Titus Ellison" w:date="2022-10-20T12:58:00Z">
              <w:rPr/>
            </w:rPrChange>
          </w:rPr>
          <w:t>[</w:t>
        </w:r>
      </w:ins>
      <w:del w:id="6644" w:author="Titus Ellison" w:date="2022-10-20T12:58:00Z">
        <w:r w:rsidRPr="00C129FF" w:rsidDel="00C129FF">
          <w:rPr>
            <w:rStyle w:val="Toggle"/>
            <w:rPrChange w:id="6645" w:author="Titus Ellison" w:date="2022-10-20T12:58:00Z">
              <w:rPr/>
            </w:rPrChange>
          </w:rPr>
          <w:delText>(</w:delText>
        </w:r>
      </w:del>
      <w:r w:rsidRPr="00C129FF">
        <w:rPr>
          <w:rStyle w:val="Toggle"/>
          <w:rPrChange w:id="6646" w:author="Titus Ellison" w:date="2022-10-20T12:58:00Z">
            <w:rPr/>
          </w:rPrChange>
        </w:rPr>
        <w:t>38°F</w:t>
      </w:r>
      <w:ins w:id="6647" w:author="Titus Ellison" w:date="2022-10-20T12:58:00Z">
        <w:r w:rsidR="00C129FF" w:rsidRPr="00C129FF">
          <w:rPr>
            <w:rStyle w:val="Toggle"/>
            <w:rPrChange w:id="6648" w:author="Titus Ellison" w:date="2022-10-20T12:58:00Z">
              <w:rPr/>
            </w:rPrChange>
          </w:rPr>
          <w:t>]]</w:t>
        </w:r>
      </w:ins>
      <w:del w:id="6649" w:author="Titus Ellison" w:date="2022-10-20T12:58:00Z">
        <w:r w:rsidRPr="00BC7581" w:rsidDel="00C129FF">
          <w:delText>)</w:delText>
        </w:r>
      </w:del>
      <w:r w:rsidRPr="00BC7581">
        <w:t xml:space="preserve"> with minimum ventilation, despite heating, then the unit will revert to Stage </w:t>
      </w:r>
      <w:r>
        <w:rPr>
          <w:bCs/>
        </w:rPr>
        <w:t>2</w:t>
      </w:r>
      <w:r w:rsidRPr="00BC7581">
        <w:t xml:space="preserve"> freeze protection where it will remain for </w:t>
      </w:r>
      <w:r>
        <w:rPr>
          <w:bCs/>
        </w:rPr>
        <w:t>1</w:t>
      </w:r>
      <w:r w:rsidRPr="00BC7581">
        <w:t xml:space="preserve"> hour. This process will then repeat.</w:t>
      </w:r>
    </w:p>
    <w:p w14:paraId="221C39F0" w14:textId="7FFD380A" w:rsidR="009045A3" w:rsidRPr="00BC7581" w:rsidRDefault="00DC6AB6" w:rsidP="0087618D">
      <w:pPr>
        <w:pStyle w:val="Heading4"/>
      </w:pPr>
      <w:commentRangeStart w:id="6650"/>
      <w:ins w:id="6651" w:author="Hwakong Cheng" w:date="2022-10-07T12:25:00Z">
        <w:r w:rsidRPr="0002456B">
          <w:rPr>
            <w:rStyle w:val="Toggle"/>
            <w:rPrChange w:id="6652" w:author="Hwakong Cheng" w:date="2022-10-07T14:50:00Z">
              <w:rPr/>
            </w:rPrChange>
          </w:rPr>
          <w:t>[</w:t>
        </w:r>
      </w:ins>
      <w:ins w:id="6653" w:author="Hwakong Cheng" w:date="2022-10-24T21:24:00Z">
        <w:r w:rsidR="00404DD9">
          <w:rPr>
            <w:rStyle w:val="Toggle"/>
          </w:rPr>
          <w:t>EQUALS</w:t>
        </w:r>
      </w:ins>
      <w:ins w:id="6654" w:author="Reece Kiriu" w:date="2022-10-19T14:33:00Z">
        <w:r w:rsidR="0036742E">
          <w:rPr>
            <w:rStyle w:val="Toggle"/>
          </w:rPr>
          <w:t xml:space="preserve"> </w:t>
        </w:r>
      </w:ins>
      <w:ins w:id="6655" w:author="Hwakong Cheng" w:date="2022-10-07T14:50:00Z">
        <w:r w:rsidR="0002456B">
          <w:rPr>
            <w:rStyle w:val="Toggle"/>
          </w:rPr>
          <w:t>FRZ</w:t>
        </w:r>
      </w:ins>
      <w:ins w:id="6656" w:author="Reece Kiriu" w:date="2022-12-07T19:56:00Z">
        <w:r w:rsidR="00C0412B">
          <w:rPr>
            <w:rStyle w:val="Toggle"/>
          </w:rPr>
          <w:t>_PROT</w:t>
        </w:r>
      </w:ins>
      <w:ins w:id="6657" w:author="Hwakong Cheng" w:date="2022-10-24T21:24:00Z">
        <w:r w:rsidR="00404DD9">
          <w:rPr>
            <w:rStyle w:val="Toggle"/>
          </w:rPr>
          <w:t xml:space="preserve"> W</w:t>
        </w:r>
      </w:ins>
      <w:ins w:id="6658" w:author="Hwakong Cheng" w:date="2022-10-24T21:25:00Z">
        <w:r w:rsidR="00404DD9">
          <w:rPr>
            <w:rStyle w:val="Toggle"/>
          </w:rPr>
          <w:t>IRED</w:t>
        </w:r>
      </w:ins>
      <w:ins w:id="6659" w:author="Reece Kiriu" w:date="2022-12-07T19:39:00Z">
        <w:r w:rsidR="00685C02">
          <w:rPr>
            <w:rStyle w:val="Toggle"/>
          </w:rPr>
          <w:t>_</w:t>
        </w:r>
      </w:ins>
      <w:ins w:id="6660" w:author="Reece Kiriu" w:date="2022-12-07T19:43:00Z">
        <w:r w:rsidR="00685C02">
          <w:rPr>
            <w:rStyle w:val="Toggle"/>
          </w:rPr>
          <w:t>BAS</w:t>
        </w:r>
      </w:ins>
      <w:ins w:id="6661" w:author="Hwakong Cheng" w:date="2022-10-07T12:25:00Z">
        <w:r w:rsidRPr="0002456B">
          <w:rPr>
            <w:rStyle w:val="Toggle"/>
            <w:rPrChange w:id="6662" w:author="Hwakong Cheng" w:date="2022-10-07T14:50:00Z">
              <w:rPr/>
            </w:rPrChange>
          </w:rPr>
          <w:t>]</w:t>
        </w:r>
      </w:ins>
      <w:commentRangeEnd w:id="6650"/>
      <w:ins w:id="6663" w:author="Hwakong Cheng" w:date="2022-10-24T21:26:00Z">
        <w:r w:rsidR="00404DD9">
          <w:rPr>
            <w:rStyle w:val="CommentReference"/>
            <w:rFonts w:cstheme="minorBidi"/>
            <w:iCs w:val="0"/>
          </w:rPr>
          <w:commentReference w:id="6650"/>
        </w:r>
      </w:ins>
      <w:r w:rsidR="009045A3" w:rsidRPr="00BC7581">
        <w:t xml:space="preserve">Upon signal from the </w:t>
      </w:r>
      <w:r w:rsidR="009045A3" w:rsidRPr="00B87A61">
        <w:rPr>
          <w:rFonts w:cs="Times New Roman PS MT"/>
          <w:bCs/>
          <w:szCs w:val="20"/>
        </w:rPr>
        <w:t>freeze-stat</w:t>
      </w:r>
      <w:del w:id="6664" w:author="Reece Kiriu" w:date="2022-12-07T19:40:00Z">
        <w:r w:rsidR="009045A3" w:rsidRPr="00BC7581" w:rsidDel="00685C02">
          <w:delText xml:space="preserve"> (if installed</w:delText>
        </w:r>
        <w:r w:rsidR="009045A3" w:rsidRPr="00B87A61" w:rsidDel="00685C02">
          <w:rPr>
            <w:rFonts w:cs="Times New Roman PS MT"/>
            <w:bCs/>
            <w:szCs w:val="20"/>
          </w:rPr>
          <w:delText>)</w:delText>
        </w:r>
      </w:del>
      <w:r w:rsidR="009045A3" w:rsidRPr="00B87A61">
        <w:rPr>
          <w:rFonts w:cs="Times New Roman PS MT"/>
          <w:bCs/>
          <w:szCs w:val="20"/>
        </w:rPr>
        <w:t>,</w:t>
      </w:r>
      <w:r w:rsidR="009045A3" w:rsidRPr="00BC7581">
        <w:t xml:space="preserve"> or if supply air temperature drops below </w:t>
      </w:r>
      <w:ins w:id="6665" w:author="Titus Ellison" w:date="2022-10-20T12:58:00Z">
        <w:r w:rsidR="00C129FF" w:rsidRPr="00C129FF">
          <w:rPr>
            <w:rStyle w:val="Toggle"/>
            <w:rPrChange w:id="6666" w:author="Titus Ellison" w:date="2022-10-20T12:58:00Z">
              <w:rPr/>
            </w:rPrChange>
          </w:rPr>
          <w:t>[UNITS [</w:t>
        </w:r>
      </w:ins>
      <w:r w:rsidR="009045A3" w:rsidRPr="00C129FF">
        <w:rPr>
          <w:rStyle w:val="Toggle"/>
          <w:rPrChange w:id="6667" w:author="Titus Ellison" w:date="2022-10-20T12:58:00Z">
            <w:rPr/>
          </w:rPrChange>
        </w:rPr>
        <w:t>3.3°C</w:t>
      </w:r>
      <w:ins w:id="6668" w:author="Titus Ellison" w:date="2022-10-20T12:58:00Z">
        <w:r w:rsidR="00C129FF" w:rsidRPr="00C129FF">
          <w:rPr>
            <w:rStyle w:val="Toggle"/>
            <w:rPrChange w:id="6669" w:author="Titus Ellison" w:date="2022-10-20T12:58:00Z">
              <w:rPr/>
            </w:rPrChange>
          </w:rPr>
          <w:t>]</w:t>
        </w:r>
      </w:ins>
      <w:r w:rsidR="009045A3" w:rsidRPr="00C129FF">
        <w:rPr>
          <w:rStyle w:val="Toggle"/>
          <w:rPrChange w:id="6670" w:author="Titus Ellison" w:date="2022-10-20T12:58:00Z">
            <w:rPr/>
          </w:rPrChange>
        </w:rPr>
        <w:t xml:space="preserve"> </w:t>
      </w:r>
      <w:ins w:id="6671" w:author="Titus Ellison" w:date="2022-10-20T12:58:00Z">
        <w:r w:rsidR="00C129FF" w:rsidRPr="00C129FF">
          <w:rPr>
            <w:rStyle w:val="Toggle"/>
            <w:rPrChange w:id="6672" w:author="Titus Ellison" w:date="2022-10-20T12:58:00Z">
              <w:rPr/>
            </w:rPrChange>
          </w:rPr>
          <w:t>[</w:t>
        </w:r>
      </w:ins>
      <w:del w:id="6673" w:author="Titus Ellison" w:date="2022-10-20T12:58:00Z">
        <w:r w:rsidR="009045A3" w:rsidRPr="00C129FF" w:rsidDel="00C129FF">
          <w:rPr>
            <w:rStyle w:val="Toggle"/>
            <w:rPrChange w:id="6674" w:author="Titus Ellison" w:date="2022-10-20T12:58:00Z">
              <w:rPr/>
            </w:rPrChange>
          </w:rPr>
          <w:delText>(</w:delText>
        </w:r>
      </w:del>
      <w:r w:rsidR="009045A3" w:rsidRPr="00C129FF">
        <w:rPr>
          <w:rStyle w:val="Toggle"/>
          <w:rPrChange w:id="6675" w:author="Titus Ellison" w:date="2022-10-20T12:58:00Z">
            <w:rPr/>
          </w:rPrChange>
        </w:rPr>
        <w:t>38</w:t>
      </w:r>
      <w:r w:rsidR="00FB53DC" w:rsidRPr="00C129FF">
        <w:rPr>
          <w:rStyle w:val="Toggle"/>
          <w:rPrChange w:id="6676" w:author="Titus Ellison" w:date="2022-10-20T12:58:00Z">
            <w:rPr/>
          </w:rPrChange>
        </w:rPr>
        <w:t>°</w:t>
      </w:r>
      <w:r w:rsidR="009045A3" w:rsidRPr="00C129FF">
        <w:rPr>
          <w:rStyle w:val="Toggle"/>
          <w:rPrChange w:id="6677" w:author="Titus Ellison" w:date="2022-10-20T12:58:00Z">
            <w:rPr/>
          </w:rPrChange>
        </w:rPr>
        <w:t>F</w:t>
      </w:r>
      <w:ins w:id="6678" w:author="Titus Ellison" w:date="2022-10-20T12:58:00Z">
        <w:r w:rsidR="00C129FF" w:rsidRPr="00C129FF">
          <w:rPr>
            <w:rStyle w:val="Toggle"/>
            <w:rPrChange w:id="6679" w:author="Titus Ellison" w:date="2022-10-20T12:58:00Z">
              <w:rPr/>
            </w:rPrChange>
          </w:rPr>
          <w:t>]]</w:t>
        </w:r>
      </w:ins>
      <w:del w:id="6680" w:author="Titus Ellison" w:date="2022-10-20T12:58:00Z">
        <w:r w:rsidR="009045A3" w:rsidRPr="00BC7581" w:rsidDel="00C129FF">
          <w:delText>)</w:delText>
        </w:r>
      </w:del>
      <w:r w:rsidR="009045A3" w:rsidRPr="00BC7581">
        <w:t xml:space="preserve"> for 15 minutes or below </w:t>
      </w:r>
      <w:ins w:id="6681" w:author="Titus Ellison" w:date="2022-10-20T12:58:00Z">
        <w:r w:rsidR="00C129FF" w:rsidRPr="00C129FF">
          <w:rPr>
            <w:rStyle w:val="Toggle"/>
            <w:rPrChange w:id="6682" w:author="Titus Ellison" w:date="2022-10-20T12:59:00Z">
              <w:rPr/>
            </w:rPrChange>
          </w:rPr>
          <w:t>[UNITS [</w:t>
        </w:r>
      </w:ins>
      <w:r w:rsidR="009045A3" w:rsidRPr="00C129FF">
        <w:rPr>
          <w:rStyle w:val="Toggle"/>
          <w:rPrChange w:id="6683" w:author="Titus Ellison" w:date="2022-10-20T12:59:00Z">
            <w:rPr/>
          </w:rPrChange>
        </w:rPr>
        <w:t>1°C</w:t>
      </w:r>
      <w:ins w:id="6684" w:author="Titus Ellison" w:date="2022-10-20T12:58:00Z">
        <w:r w:rsidR="00C129FF" w:rsidRPr="00C129FF">
          <w:rPr>
            <w:rStyle w:val="Toggle"/>
            <w:rPrChange w:id="6685" w:author="Titus Ellison" w:date="2022-10-20T12:59:00Z">
              <w:rPr/>
            </w:rPrChange>
          </w:rPr>
          <w:t>]</w:t>
        </w:r>
      </w:ins>
      <w:r w:rsidR="009045A3" w:rsidRPr="00C129FF">
        <w:rPr>
          <w:rStyle w:val="Toggle"/>
          <w:rPrChange w:id="6686" w:author="Titus Ellison" w:date="2022-10-20T12:59:00Z">
            <w:rPr/>
          </w:rPrChange>
        </w:rPr>
        <w:t xml:space="preserve"> </w:t>
      </w:r>
      <w:ins w:id="6687" w:author="Titus Ellison" w:date="2022-10-20T12:58:00Z">
        <w:r w:rsidR="00C129FF" w:rsidRPr="00C129FF">
          <w:rPr>
            <w:rStyle w:val="Toggle"/>
            <w:rPrChange w:id="6688" w:author="Titus Ellison" w:date="2022-10-20T12:59:00Z">
              <w:rPr/>
            </w:rPrChange>
          </w:rPr>
          <w:t>[</w:t>
        </w:r>
      </w:ins>
      <w:del w:id="6689" w:author="Titus Ellison" w:date="2022-10-20T12:58:00Z">
        <w:r w:rsidR="009045A3" w:rsidRPr="00C129FF" w:rsidDel="00C129FF">
          <w:rPr>
            <w:rStyle w:val="Toggle"/>
            <w:rPrChange w:id="6690" w:author="Titus Ellison" w:date="2022-10-20T12:59:00Z">
              <w:rPr/>
            </w:rPrChange>
          </w:rPr>
          <w:delText>(</w:delText>
        </w:r>
      </w:del>
      <w:r w:rsidR="009045A3" w:rsidRPr="00C129FF">
        <w:rPr>
          <w:rStyle w:val="Toggle"/>
          <w:rPrChange w:id="6691" w:author="Titus Ellison" w:date="2022-10-20T12:59:00Z">
            <w:rPr/>
          </w:rPrChange>
        </w:rPr>
        <w:t>34°F</w:t>
      </w:r>
      <w:ins w:id="6692" w:author="Titus Ellison" w:date="2022-10-20T12:58:00Z">
        <w:r w:rsidR="00C129FF" w:rsidRPr="00C129FF">
          <w:rPr>
            <w:rStyle w:val="Toggle"/>
            <w:rPrChange w:id="6693" w:author="Titus Ellison" w:date="2022-10-20T12:59:00Z">
              <w:rPr/>
            </w:rPrChange>
          </w:rPr>
          <w:t>]]</w:t>
        </w:r>
      </w:ins>
      <w:del w:id="6694" w:author="Titus Ellison" w:date="2022-10-20T12:58:00Z">
        <w:r w:rsidR="009045A3" w:rsidRPr="00BC7581" w:rsidDel="00C129FF">
          <w:delText>)</w:delText>
        </w:r>
      </w:del>
      <w:r w:rsidR="009045A3" w:rsidRPr="00BC7581">
        <w:t xml:space="preserve"> for 5 minutes, shut down supply and return/relief fan(s), close outdoor air damper, open the cooling</w:t>
      </w:r>
      <w:r w:rsidR="009045A3" w:rsidRPr="00B87A61">
        <w:rPr>
          <w:rFonts w:cs="Times New Roman PS MT"/>
          <w:bCs/>
          <w:szCs w:val="20"/>
        </w:rPr>
        <w:t>-</w:t>
      </w:r>
      <w:r w:rsidR="009045A3" w:rsidRPr="00BC7581">
        <w:t xml:space="preserve">coil valve to 100%, and energize the </w:t>
      </w:r>
      <w:r w:rsidR="009045A3" w:rsidRPr="00B87A61">
        <w:rPr>
          <w:rFonts w:cs="Times New Roman PS MT"/>
          <w:bCs/>
          <w:szCs w:val="20"/>
        </w:rPr>
        <w:t xml:space="preserve">CHW </w:t>
      </w:r>
      <w:r w:rsidR="009045A3" w:rsidRPr="00BC7581">
        <w:t xml:space="preserve">pump system. Also send two (or more, as required to ensure that heating plant is active) </w:t>
      </w:r>
      <w:r w:rsidR="009045A3" w:rsidRPr="00B87A61">
        <w:rPr>
          <w:rFonts w:cs="Times New Roman PS MT"/>
          <w:bCs/>
          <w:szCs w:val="20"/>
        </w:rPr>
        <w:t>heating hot-water plant requests</w:t>
      </w:r>
      <w:r w:rsidR="009045A3" w:rsidRPr="00BC7581">
        <w:t xml:space="preserve">, modulate the heating coil to maintain the higher of the supply air temperature or the mixed air temperature at </w:t>
      </w:r>
      <w:ins w:id="6695" w:author="Titus Ellison" w:date="2022-10-20T12:59:00Z">
        <w:r w:rsidR="00C129FF" w:rsidRPr="00C129FF">
          <w:rPr>
            <w:rStyle w:val="Toggle"/>
            <w:rPrChange w:id="6696" w:author="Titus Ellison" w:date="2022-10-20T12:59:00Z">
              <w:rPr/>
            </w:rPrChange>
          </w:rPr>
          <w:t>[UNITS [</w:t>
        </w:r>
      </w:ins>
      <w:r w:rsidR="009045A3" w:rsidRPr="00C129FF">
        <w:rPr>
          <w:rStyle w:val="Toggle"/>
          <w:rPrChange w:id="6697" w:author="Titus Ellison" w:date="2022-10-20T12:59:00Z">
            <w:rPr/>
          </w:rPrChange>
        </w:rPr>
        <w:t>27°C</w:t>
      </w:r>
      <w:ins w:id="6698" w:author="Titus Ellison" w:date="2022-10-20T12:59:00Z">
        <w:r w:rsidR="00C129FF" w:rsidRPr="00C129FF">
          <w:rPr>
            <w:rStyle w:val="Toggle"/>
            <w:rPrChange w:id="6699" w:author="Titus Ellison" w:date="2022-10-20T12:59:00Z">
              <w:rPr/>
            </w:rPrChange>
          </w:rPr>
          <w:t>]</w:t>
        </w:r>
      </w:ins>
      <w:r w:rsidR="009045A3" w:rsidRPr="00C129FF">
        <w:rPr>
          <w:rStyle w:val="Toggle"/>
          <w:rPrChange w:id="6700" w:author="Titus Ellison" w:date="2022-10-20T12:59:00Z">
            <w:rPr/>
          </w:rPrChange>
        </w:rPr>
        <w:t xml:space="preserve"> </w:t>
      </w:r>
      <w:ins w:id="6701" w:author="Titus Ellison" w:date="2022-10-20T12:59:00Z">
        <w:r w:rsidR="00C129FF" w:rsidRPr="00C129FF">
          <w:rPr>
            <w:rStyle w:val="Toggle"/>
            <w:rPrChange w:id="6702" w:author="Titus Ellison" w:date="2022-10-20T12:59:00Z">
              <w:rPr/>
            </w:rPrChange>
          </w:rPr>
          <w:t>[</w:t>
        </w:r>
      </w:ins>
      <w:del w:id="6703" w:author="Titus Ellison" w:date="2022-10-20T12:59:00Z">
        <w:r w:rsidR="009045A3" w:rsidRPr="00C129FF" w:rsidDel="00C129FF">
          <w:rPr>
            <w:rStyle w:val="Toggle"/>
            <w:rPrChange w:id="6704" w:author="Titus Ellison" w:date="2022-10-20T12:59:00Z">
              <w:rPr/>
            </w:rPrChange>
          </w:rPr>
          <w:delText>(</w:delText>
        </w:r>
      </w:del>
      <w:r w:rsidR="009045A3" w:rsidRPr="00C129FF">
        <w:rPr>
          <w:rStyle w:val="Toggle"/>
          <w:rPrChange w:id="6705" w:author="Titus Ellison" w:date="2022-10-20T12:59:00Z">
            <w:rPr/>
          </w:rPrChange>
        </w:rPr>
        <w:t>80°F</w:t>
      </w:r>
      <w:ins w:id="6706" w:author="Titus Ellison" w:date="2022-10-20T12:59:00Z">
        <w:r w:rsidR="00C129FF" w:rsidRPr="00C129FF">
          <w:rPr>
            <w:rStyle w:val="Toggle"/>
            <w:rPrChange w:id="6707" w:author="Titus Ellison" w:date="2022-10-20T12:59:00Z">
              <w:rPr/>
            </w:rPrChange>
          </w:rPr>
          <w:t>]]</w:t>
        </w:r>
      </w:ins>
      <w:del w:id="6708" w:author="Titus Ellison" w:date="2022-10-20T12:59:00Z">
        <w:r w:rsidR="009045A3" w:rsidRPr="00BC7581" w:rsidDel="00C129FF">
          <w:delText>)</w:delText>
        </w:r>
      </w:del>
      <w:r w:rsidR="009045A3" w:rsidRPr="00BC7581">
        <w:t>, and set a Level 2 alarm indicating the unit is shut down by freeze protection.</w:t>
      </w:r>
    </w:p>
    <w:p w14:paraId="2FE766DC" w14:textId="34E40CBB" w:rsidR="009045A3" w:rsidRPr="00685C02" w:rsidRDefault="009045A3" w:rsidP="007C1423">
      <w:pPr>
        <w:pStyle w:val="Heading5"/>
        <w:rPr>
          <w:ins w:id="6709" w:author="Reece Kiriu" w:date="2022-12-07T19:40:00Z"/>
        </w:rPr>
      </w:pPr>
      <w:r>
        <w:rPr>
          <w:rFonts w:cs="Times New Roman PS MT"/>
          <w:szCs w:val="20"/>
        </w:rPr>
        <w:t>If a freeze-</w:t>
      </w:r>
      <w:r w:rsidRPr="00BC7581">
        <w:t>protection shutdown is triggered by a low air temperature sensor reading, it shall remain in effect until it is reset by a software switch from the operator’s workstation.</w:t>
      </w:r>
      <w:del w:id="6710" w:author="Reece Kiriu" w:date="2022-12-07T19:43:00Z">
        <w:r w:rsidRPr="00BC7581" w:rsidDel="00685C02">
          <w:delText xml:space="preserve"> (If a freeze</w:delText>
        </w:r>
        <w:r w:rsidDel="00685C02">
          <w:rPr>
            <w:rFonts w:cs="Times New Roman PS MT"/>
            <w:bCs/>
            <w:szCs w:val="20"/>
          </w:rPr>
          <w:delText>-</w:delText>
        </w:r>
        <w:r w:rsidRPr="00BC7581" w:rsidDel="00685C02">
          <w:delText>stat with a physical reset switch is used instead, there shall be no software reset switch</w:delText>
        </w:r>
        <w:r w:rsidDel="00685C02">
          <w:rPr>
            <w:rFonts w:cs="Times New Roman PS MT"/>
            <w:bCs/>
            <w:szCs w:val="20"/>
          </w:rPr>
          <w:delText>.)</w:delText>
        </w:r>
      </w:del>
    </w:p>
    <w:p w14:paraId="06B00014" w14:textId="6E4D6E27" w:rsidR="00685C02" w:rsidRPr="00BC7581" w:rsidRDefault="00685C02" w:rsidP="00685C02">
      <w:pPr>
        <w:pStyle w:val="Heading4"/>
        <w:rPr>
          <w:ins w:id="6711" w:author="Reece Kiriu" w:date="2022-12-07T19:40:00Z"/>
        </w:rPr>
      </w:pPr>
      <w:commentRangeStart w:id="6712"/>
      <w:ins w:id="6713" w:author="Reece Kiriu" w:date="2022-12-07T19:40:00Z">
        <w:r w:rsidRPr="00070AE4">
          <w:rPr>
            <w:rStyle w:val="Toggle"/>
          </w:rPr>
          <w:t>[</w:t>
        </w:r>
        <w:r>
          <w:rPr>
            <w:rStyle w:val="Toggle"/>
          </w:rPr>
          <w:t>EQUALS FRZ</w:t>
        </w:r>
      </w:ins>
      <w:ins w:id="6714" w:author="Reece Kiriu" w:date="2022-12-07T19:57:00Z">
        <w:r w:rsidR="00C0412B">
          <w:rPr>
            <w:rStyle w:val="Toggle"/>
          </w:rPr>
          <w:t>_PROT</w:t>
        </w:r>
      </w:ins>
      <w:ins w:id="6715" w:author="Reece Kiriu" w:date="2022-12-07T19:40:00Z">
        <w:r>
          <w:rPr>
            <w:rStyle w:val="Toggle"/>
          </w:rPr>
          <w:t xml:space="preserve"> WIRED_</w:t>
        </w:r>
      </w:ins>
      <w:ins w:id="6716" w:author="Reece Kiriu" w:date="2022-12-07T19:42:00Z">
        <w:r>
          <w:rPr>
            <w:rStyle w:val="Toggle"/>
          </w:rPr>
          <w:t>EQ</w:t>
        </w:r>
      </w:ins>
      <w:ins w:id="6717" w:author="Reece Kiriu" w:date="2022-12-07T19:40:00Z">
        <w:r w:rsidRPr="00070AE4">
          <w:rPr>
            <w:rStyle w:val="Toggle"/>
          </w:rPr>
          <w:t>]</w:t>
        </w:r>
        <w:commentRangeEnd w:id="6712"/>
        <w:r>
          <w:rPr>
            <w:rStyle w:val="CommentReference"/>
            <w:rFonts w:cstheme="minorBidi"/>
            <w:iCs w:val="0"/>
          </w:rPr>
          <w:commentReference w:id="6712"/>
        </w:r>
      </w:ins>
      <w:commentRangeStart w:id="6718"/>
      <w:ins w:id="6719" w:author="Reece Kiriu" w:date="2022-12-07T19:50:00Z">
        <w:r w:rsidR="009974FD" w:rsidRPr="006C23EC">
          <w:rPr>
            <w:rPrChange w:id="6720" w:author="Reece Kiriu" w:date="2022-12-09T11:30:00Z">
              <w:rPr>
                <w:rStyle w:val="Toggle"/>
              </w:rPr>
            </w:rPrChange>
          </w:rPr>
          <w:t>Upon signal from the freeze-stat, supply fan shall be shut down through</w:t>
        </w:r>
      </w:ins>
      <w:ins w:id="6721" w:author="Reece Kiriu" w:date="2022-12-07T19:51:00Z">
        <w:r w:rsidR="009974FD" w:rsidRPr="006C23EC">
          <w:rPr>
            <w:rPrChange w:id="6722" w:author="Reece Kiriu" w:date="2022-12-09T11:30:00Z">
              <w:rPr>
                <w:rStyle w:val="Toggle"/>
              </w:rPr>
            </w:rPrChange>
          </w:rPr>
          <w:t xml:space="preserve"> the</w:t>
        </w:r>
      </w:ins>
      <w:ins w:id="6723" w:author="Reece Kiriu" w:date="2022-12-07T19:50:00Z">
        <w:r w:rsidR="009974FD" w:rsidRPr="006C23EC">
          <w:rPr>
            <w:rPrChange w:id="6724" w:author="Reece Kiriu" w:date="2022-12-09T11:30:00Z">
              <w:rPr>
                <w:rStyle w:val="Toggle"/>
              </w:rPr>
            </w:rPrChange>
          </w:rPr>
          <w:t xml:space="preserve"> hardwired interlock.  </w:t>
        </w:r>
      </w:ins>
      <w:commentRangeEnd w:id="6718"/>
      <w:ins w:id="6725" w:author="Reece Kiriu" w:date="2022-12-07T20:00:00Z">
        <w:r w:rsidR="00C0412B" w:rsidRPr="006C23EC">
          <w:rPr>
            <w:rPrChange w:id="6726" w:author="Reece Kiriu" w:date="2022-12-09T11:30:00Z">
              <w:rPr>
                <w:rStyle w:val="CommentReference"/>
                <w:rFonts w:cstheme="minorBidi"/>
                <w:iCs w:val="0"/>
              </w:rPr>
            </w:rPrChange>
          </w:rPr>
          <w:commentReference w:id="6718"/>
        </w:r>
      </w:ins>
      <w:ins w:id="6727" w:author="Reece Kiriu" w:date="2022-12-07T19:40:00Z">
        <w:r>
          <w:t>I</w:t>
        </w:r>
        <w:r w:rsidRPr="00BC7581">
          <w:t xml:space="preserve">f supply air temperature drops below </w:t>
        </w:r>
        <w:r w:rsidRPr="00070AE4">
          <w:rPr>
            <w:rStyle w:val="Toggle"/>
          </w:rPr>
          <w:t>[UNITS [3.3°C] [38°F]]</w:t>
        </w:r>
        <w:r w:rsidRPr="00BC7581">
          <w:t xml:space="preserve"> for 15 minutes or below </w:t>
        </w:r>
        <w:r w:rsidRPr="00070AE4">
          <w:rPr>
            <w:rStyle w:val="Toggle"/>
          </w:rPr>
          <w:t>[UNITS [1°C] [34°F]]</w:t>
        </w:r>
        <w:r w:rsidRPr="00BC7581">
          <w:t xml:space="preserve"> for 5 minutes, </w:t>
        </w:r>
      </w:ins>
      <w:ins w:id="6728" w:author="Reece Kiriu" w:date="2022-12-07T19:53:00Z">
        <w:r w:rsidR="009974FD">
          <w:t>shut down</w:t>
        </w:r>
      </w:ins>
      <w:ins w:id="6729" w:author="Reece Kiriu" w:date="2022-12-07T19:40:00Z">
        <w:r w:rsidRPr="00BC7581">
          <w:t xml:space="preserve"> supply and return/relief fan(s), close outdoor air damper, open the cooling</w:t>
        </w:r>
        <w:r w:rsidRPr="00B87A61">
          <w:rPr>
            <w:rFonts w:cs="Times New Roman PS MT"/>
            <w:bCs/>
            <w:szCs w:val="20"/>
          </w:rPr>
          <w:t>-</w:t>
        </w:r>
        <w:r w:rsidRPr="00BC7581">
          <w:t xml:space="preserve">coil valve to 100%, and energize the </w:t>
        </w:r>
        <w:r w:rsidRPr="00B87A61">
          <w:rPr>
            <w:rFonts w:cs="Times New Roman PS MT"/>
            <w:bCs/>
            <w:szCs w:val="20"/>
          </w:rPr>
          <w:t xml:space="preserve">CHW </w:t>
        </w:r>
        <w:r w:rsidRPr="00BC7581">
          <w:t xml:space="preserve">pump system. Also send two (or more, as required to ensure that heating plant is active) </w:t>
        </w:r>
        <w:r w:rsidRPr="00B87A61">
          <w:rPr>
            <w:rFonts w:cs="Times New Roman PS MT"/>
            <w:bCs/>
            <w:szCs w:val="20"/>
          </w:rPr>
          <w:t>heating hot-water plant requests</w:t>
        </w:r>
        <w:r w:rsidRPr="00BC7581">
          <w:t xml:space="preserve">, modulate the heating coil to maintain the higher of the supply air temperature or the mixed air temperature at </w:t>
        </w:r>
        <w:r w:rsidRPr="00070AE4">
          <w:rPr>
            <w:rStyle w:val="Toggle"/>
          </w:rPr>
          <w:t>[UNITS [27°C] [80°F]]</w:t>
        </w:r>
        <w:r w:rsidRPr="00BC7581">
          <w:t>, and set a Level 2 alarm indicating the unit is shut down by freeze protection.</w:t>
        </w:r>
      </w:ins>
    </w:p>
    <w:p w14:paraId="0D336266" w14:textId="141FFBE9" w:rsidR="00DC6AB6" w:rsidRPr="00BC7581" w:rsidRDefault="00DC6AB6" w:rsidP="00DC6AB6">
      <w:pPr>
        <w:pStyle w:val="Heading4"/>
        <w:rPr>
          <w:ins w:id="6730" w:author="Hwakong Cheng" w:date="2022-10-07T12:25:00Z"/>
        </w:rPr>
      </w:pPr>
      <w:ins w:id="6731" w:author="Hwakong Cheng" w:date="2022-10-07T12:25:00Z">
        <w:r w:rsidRPr="0002456B">
          <w:rPr>
            <w:rStyle w:val="Toggle"/>
            <w:rPrChange w:id="6732" w:author="Hwakong Cheng" w:date="2022-10-07T14:50:00Z">
              <w:rPr/>
            </w:rPrChange>
          </w:rPr>
          <w:t>[</w:t>
        </w:r>
      </w:ins>
      <w:ins w:id="6733" w:author="Hwakong Cheng" w:date="2022-10-24T21:25:00Z">
        <w:r w:rsidR="00404DD9">
          <w:rPr>
            <w:rStyle w:val="Toggle"/>
          </w:rPr>
          <w:t xml:space="preserve">EQUALS </w:t>
        </w:r>
      </w:ins>
      <w:ins w:id="6734" w:author="Reece Kiriu" w:date="2022-12-07T19:57:00Z">
        <w:r w:rsidR="00C0412B">
          <w:rPr>
            <w:rStyle w:val="Toggle"/>
          </w:rPr>
          <w:t xml:space="preserve">FRZ_PROT </w:t>
        </w:r>
      </w:ins>
      <w:ins w:id="6735" w:author="Hwakong Cheng" w:date="2022-10-24T21:25:00Z">
        <w:r w:rsidR="00404DD9">
          <w:rPr>
            <w:rStyle w:val="Toggle"/>
          </w:rPr>
          <w:t>NO_</w:t>
        </w:r>
      </w:ins>
      <w:proofErr w:type="gramStart"/>
      <w:ins w:id="6736" w:author="Hwakong Cheng" w:date="2022-10-07T14:50:00Z">
        <w:r w:rsidR="0002456B">
          <w:rPr>
            <w:rStyle w:val="Toggle"/>
          </w:rPr>
          <w:t>FRZST</w:t>
        </w:r>
      </w:ins>
      <w:ins w:id="6737" w:author="Hwakong Cheng" w:date="2022-10-07T12:25:00Z">
        <w:r w:rsidRPr="0002456B">
          <w:rPr>
            <w:rStyle w:val="Toggle"/>
            <w:rPrChange w:id="6738" w:author="Hwakong Cheng" w:date="2022-10-07T14:50:00Z">
              <w:rPr/>
            </w:rPrChange>
          </w:rPr>
          <w:t>]</w:t>
        </w:r>
      </w:ins>
      <w:ins w:id="6739" w:author="Hwakong Cheng" w:date="2022-10-07T12:26:00Z">
        <w:r>
          <w:t>I</w:t>
        </w:r>
      </w:ins>
      <w:ins w:id="6740" w:author="Hwakong Cheng" w:date="2022-10-07T12:25:00Z">
        <w:r w:rsidRPr="00BC7581">
          <w:t>f</w:t>
        </w:r>
        <w:proofErr w:type="gramEnd"/>
        <w:r w:rsidRPr="00BC7581">
          <w:t xml:space="preserve"> supply air temperature drops below </w:t>
        </w:r>
      </w:ins>
      <w:ins w:id="6741" w:author="Titus Ellison" w:date="2022-10-20T12:59:00Z">
        <w:r w:rsidR="00C129FF" w:rsidRPr="00C129FF">
          <w:rPr>
            <w:rStyle w:val="Toggle"/>
            <w:rPrChange w:id="6742" w:author="Titus Ellison" w:date="2022-10-20T12:59:00Z">
              <w:rPr/>
            </w:rPrChange>
          </w:rPr>
          <w:t>[UNITS [</w:t>
        </w:r>
      </w:ins>
      <w:ins w:id="6743" w:author="Hwakong Cheng" w:date="2022-10-07T12:25:00Z">
        <w:r w:rsidRPr="00C129FF">
          <w:rPr>
            <w:rStyle w:val="Toggle"/>
            <w:rPrChange w:id="6744" w:author="Titus Ellison" w:date="2022-10-20T12:59:00Z">
              <w:rPr/>
            </w:rPrChange>
          </w:rPr>
          <w:t>3.3°C</w:t>
        </w:r>
      </w:ins>
      <w:ins w:id="6745" w:author="Titus Ellison" w:date="2022-10-20T12:59:00Z">
        <w:r w:rsidR="00C129FF" w:rsidRPr="00C129FF">
          <w:rPr>
            <w:rStyle w:val="Toggle"/>
            <w:rPrChange w:id="6746" w:author="Titus Ellison" w:date="2022-10-20T12:59:00Z">
              <w:rPr/>
            </w:rPrChange>
          </w:rPr>
          <w:t>]</w:t>
        </w:r>
      </w:ins>
      <w:ins w:id="6747" w:author="Hwakong Cheng" w:date="2022-10-07T12:25:00Z">
        <w:r w:rsidRPr="00C129FF">
          <w:rPr>
            <w:rStyle w:val="Toggle"/>
            <w:rPrChange w:id="6748" w:author="Titus Ellison" w:date="2022-10-20T12:59:00Z">
              <w:rPr/>
            </w:rPrChange>
          </w:rPr>
          <w:t xml:space="preserve"> </w:t>
        </w:r>
      </w:ins>
      <w:ins w:id="6749" w:author="Titus Ellison" w:date="2022-10-20T12:59:00Z">
        <w:r w:rsidR="00C129FF" w:rsidRPr="00C129FF">
          <w:rPr>
            <w:rStyle w:val="Toggle"/>
            <w:rPrChange w:id="6750" w:author="Titus Ellison" w:date="2022-10-20T12:59:00Z">
              <w:rPr/>
            </w:rPrChange>
          </w:rPr>
          <w:t>[</w:t>
        </w:r>
      </w:ins>
      <w:ins w:id="6751" w:author="Hwakong Cheng" w:date="2022-10-07T12:25:00Z">
        <w:del w:id="6752" w:author="Titus Ellison" w:date="2022-10-20T12:59:00Z">
          <w:r w:rsidRPr="00C129FF" w:rsidDel="00C129FF">
            <w:rPr>
              <w:rStyle w:val="Toggle"/>
              <w:rPrChange w:id="6753" w:author="Titus Ellison" w:date="2022-10-20T12:59:00Z">
                <w:rPr/>
              </w:rPrChange>
            </w:rPr>
            <w:delText>(</w:delText>
          </w:r>
        </w:del>
        <w:r w:rsidRPr="00C129FF">
          <w:rPr>
            <w:rStyle w:val="Toggle"/>
            <w:rPrChange w:id="6754" w:author="Titus Ellison" w:date="2022-10-20T12:59:00Z">
              <w:rPr/>
            </w:rPrChange>
          </w:rPr>
          <w:t>38°F</w:t>
        </w:r>
      </w:ins>
      <w:ins w:id="6755" w:author="Titus Ellison" w:date="2022-10-20T12:59:00Z">
        <w:r w:rsidR="00C129FF" w:rsidRPr="00C129FF">
          <w:rPr>
            <w:rStyle w:val="Toggle"/>
            <w:rPrChange w:id="6756" w:author="Titus Ellison" w:date="2022-10-20T12:59:00Z">
              <w:rPr/>
            </w:rPrChange>
          </w:rPr>
          <w:t>]]</w:t>
        </w:r>
      </w:ins>
      <w:ins w:id="6757" w:author="Hwakong Cheng" w:date="2022-10-07T12:25:00Z">
        <w:del w:id="6758" w:author="Titus Ellison" w:date="2022-10-20T12:59:00Z">
          <w:r w:rsidRPr="00BC7581" w:rsidDel="00C129FF">
            <w:delText>)</w:delText>
          </w:r>
        </w:del>
        <w:r w:rsidRPr="00BC7581">
          <w:t xml:space="preserve"> for 15 minutes or below </w:t>
        </w:r>
      </w:ins>
      <w:ins w:id="6759" w:author="Titus Ellison" w:date="2022-10-20T12:59:00Z">
        <w:r w:rsidR="00C129FF" w:rsidRPr="00C129FF">
          <w:rPr>
            <w:rStyle w:val="Toggle"/>
            <w:rPrChange w:id="6760" w:author="Titus Ellison" w:date="2022-10-20T12:59:00Z">
              <w:rPr/>
            </w:rPrChange>
          </w:rPr>
          <w:t>[UNITS [</w:t>
        </w:r>
      </w:ins>
      <w:ins w:id="6761" w:author="Hwakong Cheng" w:date="2022-10-07T12:25:00Z">
        <w:r w:rsidRPr="00C129FF">
          <w:rPr>
            <w:rStyle w:val="Toggle"/>
            <w:rPrChange w:id="6762" w:author="Titus Ellison" w:date="2022-10-20T12:59:00Z">
              <w:rPr/>
            </w:rPrChange>
          </w:rPr>
          <w:t>1°C</w:t>
        </w:r>
      </w:ins>
      <w:ins w:id="6763" w:author="Titus Ellison" w:date="2022-10-20T12:59:00Z">
        <w:r w:rsidR="00C129FF" w:rsidRPr="00C129FF">
          <w:rPr>
            <w:rStyle w:val="Toggle"/>
            <w:rPrChange w:id="6764" w:author="Titus Ellison" w:date="2022-10-20T12:59:00Z">
              <w:rPr/>
            </w:rPrChange>
          </w:rPr>
          <w:t>]</w:t>
        </w:r>
      </w:ins>
      <w:ins w:id="6765" w:author="Hwakong Cheng" w:date="2022-10-07T12:25:00Z">
        <w:r w:rsidRPr="00C129FF">
          <w:rPr>
            <w:rStyle w:val="Toggle"/>
            <w:rPrChange w:id="6766" w:author="Titus Ellison" w:date="2022-10-20T12:59:00Z">
              <w:rPr/>
            </w:rPrChange>
          </w:rPr>
          <w:t xml:space="preserve"> </w:t>
        </w:r>
      </w:ins>
      <w:ins w:id="6767" w:author="Titus Ellison" w:date="2022-10-20T12:59:00Z">
        <w:r w:rsidR="00C129FF" w:rsidRPr="00C129FF">
          <w:rPr>
            <w:rStyle w:val="Toggle"/>
            <w:rPrChange w:id="6768" w:author="Titus Ellison" w:date="2022-10-20T12:59:00Z">
              <w:rPr/>
            </w:rPrChange>
          </w:rPr>
          <w:t>[</w:t>
        </w:r>
      </w:ins>
      <w:ins w:id="6769" w:author="Hwakong Cheng" w:date="2022-10-07T12:25:00Z">
        <w:del w:id="6770" w:author="Titus Ellison" w:date="2022-10-20T12:59:00Z">
          <w:r w:rsidRPr="00C129FF" w:rsidDel="00C129FF">
            <w:rPr>
              <w:rStyle w:val="Toggle"/>
              <w:rPrChange w:id="6771" w:author="Titus Ellison" w:date="2022-10-20T12:59:00Z">
                <w:rPr/>
              </w:rPrChange>
            </w:rPr>
            <w:delText>(</w:delText>
          </w:r>
        </w:del>
        <w:r w:rsidRPr="00C129FF">
          <w:rPr>
            <w:rStyle w:val="Toggle"/>
            <w:rPrChange w:id="6772" w:author="Titus Ellison" w:date="2022-10-20T12:59:00Z">
              <w:rPr/>
            </w:rPrChange>
          </w:rPr>
          <w:t>34°F</w:t>
        </w:r>
      </w:ins>
      <w:ins w:id="6773" w:author="Titus Ellison" w:date="2022-10-20T12:59:00Z">
        <w:r w:rsidR="00C129FF" w:rsidRPr="00C129FF">
          <w:rPr>
            <w:rStyle w:val="Toggle"/>
            <w:rPrChange w:id="6774" w:author="Titus Ellison" w:date="2022-10-20T12:59:00Z">
              <w:rPr/>
            </w:rPrChange>
          </w:rPr>
          <w:t>]]</w:t>
        </w:r>
      </w:ins>
      <w:ins w:id="6775" w:author="Hwakong Cheng" w:date="2022-10-07T12:25:00Z">
        <w:del w:id="6776" w:author="Titus Ellison" w:date="2022-10-20T12:59:00Z">
          <w:r w:rsidRPr="00BC7581" w:rsidDel="00C129FF">
            <w:delText>)</w:delText>
          </w:r>
        </w:del>
        <w:r w:rsidRPr="00BC7581">
          <w:t xml:space="preserve"> for 5 minutes, shut down supply and return/relief fan(s), close outdoor air damper, open the cooling</w:t>
        </w:r>
        <w:r w:rsidRPr="00B87A61">
          <w:rPr>
            <w:rFonts w:cs="Times New Roman PS MT"/>
            <w:bCs/>
            <w:szCs w:val="20"/>
          </w:rPr>
          <w:t>-</w:t>
        </w:r>
        <w:r w:rsidRPr="00BC7581">
          <w:t xml:space="preserve">coil valve to 100%, and energize the </w:t>
        </w:r>
        <w:r w:rsidRPr="00B87A61">
          <w:rPr>
            <w:rFonts w:cs="Times New Roman PS MT"/>
            <w:bCs/>
            <w:szCs w:val="20"/>
          </w:rPr>
          <w:t xml:space="preserve">CHW </w:t>
        </w:r>
        <w:r w:rsidRPr="00BC7581">
          <w:t xml:space="preserve">pump system. Also send two (or more, as required to ensure that heating plant is active) </w:t>
        </w:r>
        <w:r w:rsidRPr="00B87A61">
          <w:rPr>
            <w:rFonts w:cs="Times New Roman PS MT"/>
            <w:bCs/>
            <w:szCs w:val="20"/>
          </w:rPr>
          <w:t>heating hot-water plant requests</w:t>
        </w:r>
        <w:r w:rsidRPr="00BC7581">
          <w:t xml:space="preserve">, modulate the heating coil to maintain the higher of the supply air temperature or the mixed air temperature at </w:t>
        </w:r>
      </w:ins>
      <w:ins w:id="6777" w:author="Titus Ellison" w:date="2022-10-20T12:59:00Z">
        <w:r w:rsidR="00C129FF" w:rsidRPr="00C129FF">
          <w:rPr>
            <w:rStyle w:val="Toggle"/>
            <w:rPrChange w:id="6778" w:author="Titus Ellison" w:date="2022-10-20T13:00:00Z">
              <w:rPr/>
            </w:rPrChange>
          </w:rPr>
          <w:t>[</w:t>
        </w:r>
      </w:ins>
      <w:ins w:id="6779" w:author="Titus Ellison" w:date="2022-10-20T13:00:00Z">
        <w:r w:rsidR="00C129FF" w:rsidRPr="00C129FF">
          <w:rPr>
            <w:rStyle w:val="Toggle"/>
            <w:rPrChange w:id="6780" w:author="Titus Ellison" w:date="2022-10-20T13:00:00Z">
              <w:rPr/>
            </w:rPrChange>
          </w:rPr>
          <w:t>UNITS [</w:t>
        </w:r>
      </w:ins>
      <w:ins w:id="6781" w:author="Hwakong Cheng" w:date="2022-10-07T12:25:00Z">
        <w:r w:rsidRPr="00C129FF">
          <w:rPr>
            <w:rStyle w:val="Toggle"/>
            <w:rPrChange w:id="6782" w:author="Titus Ellison" w:date="2022-10-20T13:00:00Z">
              <w:rPr/>
            </w:rPrChange>
          </w:rPr>
          <w:t>27°C</w:t>
        </w:r>
      </w:ins>
      <w:ins w:id="6783" w:author="Titus Ellison" w:date="2022-10-20T13:00:00Z">
        <w:r w:rsidR="00C129FF" w:rsidRPr="00C129FF">
          <w:rPr>
            <w:rStyle w:val="Toggle"/>
            <w:rPrChange w:id="6784" w:author="Titus Ellison" w:date="2022-10-20T13:00:00Z">
              <w:rPr/>
            </w:rPrChange>
          </w:rPr>
          <w:t>]</w:t>
        </w:r>
      </w:ins>
      <w:ins w:id="6785" w:author="Hwakong Cheng" w:date="2022-10-07T12:25:00Z">
        <w:r w:rsidRPr="00C129FF">
          <w:rPr>
            <w:rStyle w:val="Toggle"/>
            <w:rPrChange w:id="6786" w:author="Titus Ellison" w:date="2022-10-20T13:00:00Z">
              <w:rPr/>
            </w:rPrChange>
          </w:rPr>
          <w:t xml:space="preserve"> </w:t>
        </w:r>
      </w:ins>
      <w:ins w:id="6787" w:author="Titus Ellison" w:date="2022-10-20T13:00:00Z">
        <w:r w:rsidR="00C129FF" w:rsidRPr="00C129FF">
          <w:rPr>
            <w:rStyle w:val="Toggle"/>
            <w:rPrChange w:id="6788" w:author="Titus Ellison" w:date="2022-10-20T13:00:00Z">
              <w:rPr/>
            </w:rPrChange>
          </w:rPr>
          <w:t>[</w:t>
        </w:r>
      </w:ins>
      <w:ins w:id="6789" w:author="Hwakong Cheng" w:date="2022-10-07T12:25:00Z">
        <w:del w:id="6790" w:author="Titus Ellison" w:date="2022-10-20T13:00:00Z">
          <w:r w:rsidRPr="00C129FF" w:rsidDel="00C129FF">
            <w:rPr>
              <w:rStyle w:val="Toggle"/>
              <w:rPrChange w:id="6791" w:author="Titus Ellison" w:date="2022-10-20T13:00:00Z">
                <w:rPr/>
              </w:rPrChange>
            </w:rPr>
            <w:delText>(</w:delText>
          </w:r>
        </w:del>
        <w:r w:rsidRPr="00C129FF">
          <w:rPr>
            <w:rStyle w:val="Toggle"/>
            <w:rPrChange w:id="6792" w:author="Titus Ellison" w:date="2022-10-20T13:00:00Z">
              <w:rPr/>
            </w:rPrChange>
          </w:rPr>
          <w:t>80°F</w:t>
        </w:r>
      </w:ins>
      <w:ins w:id="6793" w:author="Titus Ellison" w:date="2022-10-20T13:00:00Z">
        <w:r w:rsidR="00C129FF" w:rsidRPr="00C129FF">
          <w:rPr>
            <w:rStyle w:val="Toggle"/>
            <w:rPrChange w:id="6794" w:author="Titus Ellison" w:date="2022-10-20T13:00:00Z">
              <w:rPr/>
            </w:rPrChange>
          </w:rPr>
          <w:t>]]</w:t>
        </w:r>
      </w:ins>
      <w:ins w:id="6795" w:author="Hwakong Cheng" w:date="2022-10-07T12:25:00Z">
        <w:del w:id="6796" w:author="Titus Ellison" w:date="2022-10-20T13:00:00Z">
          <w:r w:rsidRPr="00BC7581" w:rsidDel="00C129FF">
            <w:delText>)</w:delText>
          </w:r>
        </w:del>
        <w:r w:rsidRPr="00BC7581">
          <w:t>, and set a Level 2 alarm indicating the unit is shut down by freeze protection.</w:t>
        </w:r>
      </w:ins>
    </w:p>
    <w:p w14:paraId="07528F44" w14:textId="61B675BA" w:rsidR="00DC6AB6" w:rsidRPr="00BC7581" w:rsidRDefault="00DC6AB6" w:rsidP="00DC6AB6">
      <w:pPr>
        <w:pStyle w:val="Heading5"/>
        <w:rPr>
          <w:ins w:id="6797" w:author="Hwakong Cheng" w:date="2022-10-07T12:25:00Z"/>
        </w:rPr>
      </w:pPr>
      <w:ins w:id="6798" w:author="Hwakong Cheng" w:date="2022-10-07T12:25:00Z">
        <w:r>
          <w:rPr>
            <w:rFonts w:cs="Times New Roman PS MT"/>
            <w:szCs w:val="20"/>
          </w:rPr>
          <w:t>If a freeze-</w:t>
        </w:r>
        <w:r w:rsidRPr="00BC7581">
          <w:t xml:space="preserve">protection shutdown is triggered by a low air temperature sensor reading, it shall remain in effect until it is reset by a software switch from the operator’s workstation. </w:t>
        </w:r>
      </w:ins>
    </w:p>
    <w:p w14:paraId="5B61C203" w14:textId="52CFA2A4" w:rsidR="009045A3" w:rsidRPr="00BC7581" w:rsidRDefault="009045A3" w:rsidP="00B37EF3">
      <w:pPr>
        <w:pStyle w:val="Infobox"/>
      </w:pPr>
      <w:r w:rsidRPr="00BC7581">
        <w:t xml:space="preserve">Stage </w:t>
      </w:r>
      <w:r>
        <w:rPr>
          <w:bCs/>
        </w:rPr>
        <w:t>3</w:t>
      </w:r>
      <w:r w:rsidRPr="00BC7581">
        <w:t xml:space="preserve"> can be triggered by either of two conditions. The second condition is meant to respond to an extreme and sudden cold snap.</w:t>
      </w:r>
    </w:p>
    <w:p w14:paraId="505CE0DA" w14:textId="77777777" w:rsidR="009045A3" w:rsidRPr="00BC7581" w:rsidRDefault="009045A3" w:rsidP="00B37EF3">
      <w:pPr>
        <w:pStyle w:val="Infobox"/>
      </w:pPr>
      <w:r w:rsidRPr="00BC7581">
        <w:t>Protecting the cooling coil in this situation will require water movement through the coil, which means that the CHW pumps need to be energized.</w:t>
      </w:r>
    </w:p>
    <w:p w14:paraId="162AFD64" w14:textId="562FE619" w:rsidR="009045A3" w:rsidRPr="00BC7581" w:rsidRDefault="009045A3" w:rsidP="00B37EF3">
      <w:pPr>
        <w:pStyle w:val="Infobox"/>
      </w:pPr>
      <w:r w:rsidRPr="00514417">
        <w:t xml:space="preserve">Heating coil is controlled to an air temperature </w:t>
      </w:r>
      <w:r w:rsidR="00D21A33">
        <w:t>setpoint</w:t>
      </w:r>
      <w:r w:rsidRPr="00514417">
        <w:t xml:space="preserve">. The sensors will not read accurately with the fan </w:t>
      </w:r>
      <w:r w:rsidRPr="00BC7581">
        <w:rPr>
          <w:smallCaps/>
        </w:rPr>
        <w:t>off</w:t>
      </w:r>
      <w:r w:rsidRPr="00BC7581">
        <w:t xml:space="preserve">, but they will be influenced by proximity to the heating coil. A temperature of </w:t>
      </w:r>
      <w:ins w:id="6799" w:author="Titus Ellison" w:date="2022-10-20T13:00:00Z">
        <w:r w:rsidR="00596350" w:rsidRPr="00596350">
          <w:rPr>
            <w:rStyle w:val="Toggle"/>
            <w:rPrChange w:id="6800" w:author="Titus Ellison" w:date="2022-10-20T13:00:00Z">
              <w:rPr/>
            </w:rPrChange>
          </w:rPr>
          <w:t>[UNITS [</w:t>
        </w:r>
      </w:ins>
      <w:r w:rsidRPr="00596350">
        <w:rPr>
          <w:rStyle w:val="Toggle"/>
          <w:rPrChange w:id="6801" w:author="Titus Ellison" w:date="2022-10-20T13:00:00Z">
            <w:rPr/>
          </w:rPrChange>
        </w:rPr>
        <w:t>27°C</w:t>
      </w:r>
      <w:ins w:id="6802" w:author="Titus Ellison" w:date="2022-10-20T13:00:00Z">
        <w:r w:rsidR="00596350" w:rsidRPr="00596350">
          <w:rPr>
            <w:rStyle w:val="Toggle"/>
            <w:rPrChange w:id="6803" w:author="Titus Ellison" w:date="2022-10-20T13:00:00Z">
              <w:rPr/>
            </w:rPrChange>
          </w:rPr>
          <w:t>]</w:t>
        </w:r>
      </w:ins>
      <w:r w:rsidRPr="00596350">
        <w:rPr>
          <w:rStyle w:val="Toggle"/>
          <w:rPrChange w:id="6804" w:author="Titus Ellison" w:date="2022-10-20T13:00:00Z">
            <w:rPr/>
          </w:rPrChange>
        </w:rPr>
        <w:t xml:space="preserve"> </w:t>
      </w:r>
      <w:ins w:id="6805" w:author="Titus Ellison" w:date="2022-10-20T13:00:00Z">
        <w:r w:rsidR="00596350" w:rsidRPr="00596350">
          <w:rPr>
            <w:rStyle w:val="Toggle"/>
            <w:rPrChange w:id="6806" w:author="Titus Ellison" w:date="2022-10-20T13:00:00Z">
              <w:rPr/>
            </w:rPrChange>
          </w:rPr>
          <w:t>[</w:t>
        </w:r>
      </w:ins>
      <w:del w:id="6807" w:author="Titus Ellison" w:date="2022-10-20T13:00:00Z">
        <w:r w:rsidRPr="00596350" w:rsidDel="00596350">
          <w:rPr>
            <w:rStyle w:val="Toggle"/>
            <w:rPrChange w:id="6808" w:author="Titus Ellison" w:date="2022-10-20T13:00:00Z">
              <w:rPr/>
            </w:rPrChange>
          </w:rPr>
          <w:delText>(</w:delText>
        </w:r>
      </w:del>
      <w:r w:rsidRPr="00596350">
        <w:rPr>
          <w:rStyle w:val="Toggle"/>
          <w:rPrChange w:id="6809" w:author="Titus Ellison" w:date="2022-10-20T13:00:00Z">
            <w:rPr/>
          </w:rPrChange>
        </w:rPr>
        <w:t>80°F</w:t>
      </w:r>
      <w:ins w:id="6810" w:author="Titus Ellison" w:date="2022-10-20T13:00:00Z">
        <w:r w:rsidR="00596350" w:rsidRPr="00596350">
          <w:rPr>
            <w:rStyle w:val="Toggle"/>
            <w:rPrChange w:id="6811" w:author="Titus Ellison" w:date="2022-10-20T13:00:00Z">
              <w:rPr/>
            </w:rPrChange>
          </w:rPr>
          <w:t>]]</w:t>
        </w:r>
      </w:ins>
      <w:del w:id="6812" w:author="Titus Ellison" w:date="2022-10-20T13:00:00Z">
        <w:r w:rsidRPr="00BC7581" w:rsidDel="00596350">
          <w:delText>)</w:delText>
        </w:r>
      </w:del>
      <w:r w:rsidRPr="00BC7581">
        <w:t xml:space="preserve"> at either of these sensors indicates that the interior of the unit is sufficiently warm. This avoids the situation where a fixed valve position leads to very high (and potentially damaging) temperatures inside the unit.</w:t>
      </w:r>
    </w:p>
    <w:p w14:paraId="0A4791EA" w14:textId="77777777" w:rsidR="009045A3" w:rsidRPr="00BC7581" w:rsidRDefault="009045A3" w:rsidP="0087618D">
      <w:pPr>
        <w:pStyle w:val="Heading3"/>
      </w:pPr>
      <w:r w:rsidRPr="00BC7581">
        <w:lastRenderedPageBreak/>
        <w:t>Alarms</w:t>
      </w:r>
    </w:p>
    <w:p w14:paraId="76B57467" w14:textId="77777777" w:rsidR="009045A3" w:rsidRPr="00BC7581" w:rsidRDefault="009045A3" w:rsidP="0087618D">
      <w:pPr>
        <w:pStyle w:val="Heading4"/>
      </w:pPr>
      <w:r w:rsidRPr="00BC7581">
        <w:t xml:space="preserve">Maintenance interval alarm when fan has operated for more than </w:t>
      </w:r>
      <w:r w:rsidRPr="00B87A61">
        <w:rPr>
          <w:rFonts w:cs="Times New Roman PS MT"/>
          <w:bCs/>
          <w:szCs w:val="20"/>
        </w:rPr>
        <w:t>1500 hours: Level 4.</w:t>
      </w:r>
      <w:r w:rsidRPr="00BC7581">
        <w:t xml:space="preserve"> Reset interval count when alarm is acknowledged.</w:t>
      </w:r>
    </w:p>
    <w:p w14:paraId="2A3F8EAD" w14:textId="77777777" w:rsidR="009045A3" w:rsidRPr="00BC7581" w:rsidRDefault="009045A3" w:rsidP="0087618D">
      <w:pPr>
        <w:pStyle w:val="Heading4"/>
      </w:pPr>
      <w:r w:rsidRPr="00BC7581">
        <w:t>Fan alarm is indicated by the status being different from the command for a period of 15 seconds.</w:t>
      </w:r>
    </w:p>
    <w:p w14:paraId="6351550B" w14:textId="330A1327" w:rsidR="009045A3" w:rsidRPr="008E1372" w:rsidRDefault="009045A3" w:rsidP="007C1423">
      <w:pPr>
        <w:pStyle w:val="Heading5"/>
      </w:pPr>
      <w:r w:rsidRPr="008E1372">
        <w:t>Commanded on, status off: Level 2</w:t>
      </w:r>
    </w:p>
    <w:p w14:paraId="42386ACD" w14:textId="248D9B7B" w:rsidR="009045A3" w:rsidRPr="008E1372" w:rsidRDefault="009045A3" w:rsidP="007C1423">
      <w:pPr>
        <w:pStyle w:val="Heading5"/>
      </w:pPr>
      <w:r w:rsidRPr="008E1372">
        <w:t>Commanded off, status on: Level 4</w:t>
      </w:r>
    </w:p>
    <w:p w14:paraId="09661238" w14:textId="7C039DA4" w:rsidR="009045A3" w:rsidRPr="00BC7581" w:rsidRDefault="009045A3" w:rsidP="0087618D">
      <w:pPr>
        <w:pStyle w:val="Heading4"/>
      </w:pPr>
      <w:r>
        <w:t xml:space="preserve">Filter pressure drop exceeds </w:t>
      </w:r>
      <w:r w:rsidR="00CB7DF0">
        <w:t xml:space="preserve">the larger of the </w:t>
      </w:r>
      <w:r>
        <w:t>alarm limit</w:t>
      </w:r>
      <w:r w:rsidR="00CB7DF0" w:rsidRPr="00CB7DF0">
        <w:t xml:space="preserve"> or </w:t>
      </w:r>
      <w:ins w:id="6813" w:author="Titus Ellison" w:date="2022-10-20T13:00:00Z">
        <w:r w:rsidR="00596350" w:rsidRPr="00596350">
          <w:rPr>
            <w:rStyle w:val="Toggle"/>
            <w:rPrChange w:id="6814" w:author="Titus Ellison" w:date="2022-10-20T13:01:00Z">
              <w:rPr/>
            </w:rPrChange>
          </w:rPr>
          <w:t>[UNITS [</w:t>
        </w:r>
      </w:ins>
      <w:r w:rsidR="00CB7DF0" w:rsidRPr="00596350">
        <w:rPr>
          <w:rStyle w:val="Toggle"/>
          <w:rPrChange w:id="6815" w:author="Titus Ellison" w:date="2022-10-20T13:01:00Z">
            <w:rPr/>
          </w:rPrChange>
        </w:rPr>
        <w:t>12.5 Pa</w:t>
      </w:r>
      <w:ins w:id="6816" w:author="Titus Ellison" w:date="2022-10-20T13:00:00Z">
        <w:r w:rsidR="00596350" w:rsidRPr="00596350">
          <w:rPr>
            <w:rStyle w:val="Toggle"/>
            <w:rPrChange w:id="6817" w:author="Titus Ellison" w:date="2022-10-20T13:01:00Z">
              <w:rPr/>
            </w:rPrChange>
          </w:rPr>
          <w:t>]</w:t>
        </w:r>
      </w:ins>
      <w:r w:rsidR="00CB7DF0" w:rsidRPr="00596350">
        <w:rPr>
          <w:rStyle w:val="Toggle"/>
          <w:rPrChange w:id="6818" w:author="Titus Ellison" w:date="2022-10-20T13:01:00Z">
            <w:rPr/>
          </w:rPrChange>
        </w:rPr>
        <w:t xml:space="preserve"> </w:t>
      </w:r>
      <w:ins w:id="6819" w:author="Titus Ellison" w:date="2022-10-20T13:00:00Z">
        <w:r w:rsidR="00596350" w:rsidRPr="00596350">
          <w:rPr>
            <w:rStyle w:val="Toggle"/>
            <w:rPrChange w:id="6820" w:author="Titus Ellison" w:date="2022-10-20T13:01:00Z">
              <w:rPr/>
            </w:rPrChange>
          </w:rPr>
          <w:t>[</w:t>
        </w:r>
      </w:ins>
      <w:del w:id="6821" w:author="Titus Ellison" w:date="2022-10-20T13:00:00Z">
        <w:r w:rsidR="00CB7DF0" w:rsidRPr="00596350" w:rsidDel="00596350">
          <w:rPr>
            <w:rStyle w:val="Toggle"/>
            <w:rPrChange w:id="6822" w:author="Titus Ellison" w:date="2022-10-20T13:01:00Z">
              <w:rPr/>
            </w:rPrChange>
          </w:rPr>
          <w:delText>(</w:delText>
        </w:r>
      </w:del>
      <w:r w:rsidR="00CB7DF0" w:rsidRPr="00596350">
        <w:rPr>
          <w:rStyle w:val="Toggle"/>
          <w:rPrChange w:id="6823" w:author="Titus Ellison" w:date="2022-10-20T13:01:00Z">
            <w:rPr/>
          </w:rPrChange>
        </w:rPr>
        <w:t>0.05”</w:t>
      </w:r>
      <w:ins w:id="6824" w:author="Titus Ellison" w:date="2022-10-20T13:00:00Z">
        <w:r w:rsidR="00596350" w:rsidRPr="00596350">
          <w:rPr>
            <w:rStyle w:val="Toggle"/>
            <w:rPrChange w:id="6825" w:author="Titus Ellison" w:date="2022-10-20T13:01:00Z">
              <w:rPr/>
            </w:rPrChange>
          </w:rPr>
          <w:t>]]</w:t>
        </w:r>
      </w:ins>
      <w:del w:id="6826" w:author="Titus Ellison" w:date="2022-10-20T13:00:00Z">
        <w:r w:rsidR="00CB7DF0" w:rsidRPr="00CB7DF0" w:rsidDel="00596350">
          <w:delText>)</w:delText>
        </w:r>
      </w:del>
      <w:r w:rsidR="00CB7DF0" w:rsidRPr="00CB7DF0">
        <w:t xml:space="preserve"> for 10 minutes when airflow (expressed as a percentage of design airflow or design speed if total airflow is not known) exceeds 20%</w:t>
      </w:r>
      <w:r>
        <w:t>: Level 4.</w:t>
      </w:r>
      <w:r w:rsidRPr="00BC7581">
        <w:t xml:space="preserve"> The alarm limit shall vary with total airflow (if available; use fan speed if total airflow is not known) as follows:</w:t>
      </w:r>
    </w:p>
    <w:p w14:paraId="70150A8C" w14:textId="77777777" w:rsidR="00510D3F" w:rsidRPr="00E6225C" w:rsidRDefault="00510D3F" w:rsidP="00510D3F">
      <w:pPr>
        <w:jc w:val="center"/>
      </w:pPr>
      <m:oMathPara>
        <m:oMath>
          <m:r>
            <w:rPr>
              <w:rFonts w:ascii="Cambria Math"/>
            </w:rPr>
            <m:t>D</m:t>
          </m:r>
          <m:sSub>
            <m:sSubPr>
              <m:ctrlPr>
                <w:rPr>
                  <w:rFonts w:ascii="Cambria Math" w:hAnsi="Cambria Math"/>
                  <w:i/>
                </w:rPr>
              </m:ctrlPr>
            </m:sSubPr>
            <m:e>
              <m:r>
                <w:rPr>
                  <w:rFonts w:ascii="Cambria Math"/>
                </w:rPr>
                <m:t>P</m:t>
              </m:r>
            </m:e>
            <m:sub>
              <m:r>
                <w:rPr>
                  <w:rFonts w:ascii="Cambria Math"/>
                </w:rPr>
                <m:t>x</m:t>
              </m:r>
            </m:sub>
          </m:sSub>
          <m:r>
            <w:rPr>
              <w:rFonts w:ascii="Cambria Math"/>
            </w:rPr>
            <m:t>=D</m:t>
          </m:r>
          <m:sSub>
            <m:sSubPr>
              <m:ctrlPr>
                <w:rPr>
                  <w:rFonts w:ascii="Cambria Math" w:hAnsi="Cambria Math"/>
                  <w:i/>
                </w:rPr>
              </m:ctrlPr>
            </m:sSubPr>
            <m:e>
              <m:r>
                <w:rPr>
                  <w:rFonts w:ascii="Cambria Math"/>
                </w:rPr>
                <m:t>P</m:t>
              </m:r>
            </m:e>
            <m:sub>
              <m:r>
                <w:rPr>
                  <w:rFonts w:ascii="Cambria Math"/>
                </w:rPr>
                <m:t>100</m:t>
              </m:r>
            </m:sub>
          </m:sSub>
          <m:sSup>
            <m:sSupPr>
              <m:ctrlPr>
                <w:rPr>
                  <w:rFonts w:ascii="Cambria Math" w:hAnsi="Cambria Math"/>
                  <w:i/>
                </w:rPr>
              </m:ctrlPr>
            </m:sSupPr>
            <m:e>
              <m:d>
                <m:dPr>
                  <m:ctrlPr>
                    <w:rPr>
                      <w:rFonts w:ascii="Cambria Math" w:hAnsi="Cambria Math"/>
                      <w:i/>
                    </w:rPr>
                  </m:ctrlPr>
                </m:dPr>
                <m:e>
                  <m:r>
                    <w:rPr>
                      <w:rFonts w:ascii="Cambria Math"/>
                    </w:rPr>
                    <m:t>x</m:t>
                  </m:r>
                </m:e>
              </m:d>
            </m:e>
            <m:sup>
              <m:r>
                <w:rPr>
                  <w:rFonts w:ascii="Cambria Math"/>
                </w:rPr>
                <m:t>1.4</m:t>
              </m:r>
            </m:sup>
          </m:sSup>
        </m:oMath>
      </m:oMathPara>
    </w:p>
    <w:p w14:paraId="3BF5FAC0" w14:textId="4F1532CB" w:rsidR="009045A3" w:rsidRDefault="009045A3">
      <w:pPr>
        <w:ind w:left="1350"/>
        <w:pPrChange w:id="6827" w:author="Reece Kiriu" w:date="2022-10-31T18:00:00Z">
          <w:pPr>
            <w:ind w:left="990"/>
          </w:pPr>
        </w:pPrChange>
      </w:pPr>
      <w:r w:rsidRPr="00BC7581">
        <w:t>where DP100 is the high</w:t>
      </w:r>
      <w:r>
        <w:t xml:space="preserve">-limit pressure drop at design airflow (determine limit from filter manufacturer) and </w:t>
      </w:r>
      <w:proofErr w:type="spellStart"/>
      <w:r>
        <w:t>DPx</w:t>
      </w:r>
      <w:proofErr w:type="spellEnd"/>
      <w:r>
        <w:t xml:space="preserve"> is the high limit at the current airflow rate x (expressed as a fraction). For instance, the </w:t>
      </w:r>
      <w:r w:rsidR="00D21A33">
        <w:t>setpoint</w:t>
      </w:r>
      <w:r>
        <w:t xml:space="preserve"> at 50% of design airflow would be (0.5)</w:t>
      </w:r>
      <w:r>
        <w:rPr>
          <w:vertAlign w:val="superscript"/>
        </w:rPr>
        <w:t>1.4</w:t>
      </w:r>
      <w:r>
        <w:t>, or 38% of the design high-limit pressure drop.</w:t>
      </w:r>
      <w:r w:rsidR="00400C34">
        <w:t xml:space="preserve">  </w:t>
      </w:r>
      <w:r w:rsidR="00400C34" w:rsidRPr="00400C34">
        <w:t xml:space="preserve">See </w:t>
      </w:r>
      <w:r w:rsidR="000F103B">
        <w:t xml:space="preserve">Section </w:t>
      </w:r>
      <w:r w:rsidR="000F103B">
        <w:fldChar w:fldCharType="begin"/>
      </w:r>
      <w:r w:rsidR="000F103B">
        <w:instrText xml:space="preserve"> REF _Ref38873221 \r \h </w:instrText>
      </w:r>
      <w:r w:rsidR="000F103B">
        <w:fldChar w:fldCharType="separate"/>
      </w:r>
      <w:r w:rsidR="0037258A">
        <w:t>3.1.4.4</w:t>
      </w:r>
      <w:r w:rsidR="000F103B">
        <w:fldChar w:fldCharType="end"/>
      </w:r>
      <w:r w:rsidR="00400C34" w:rsidRPr="00400C34">
        <w:t xml:space="preserve"> for DP100.</w:t>
      </w:r>
    </w:p>
    <w:p w14:paraId="0B884101" w14:textId="77777777" w:rsidR="00400C34" w:rsidRPr="00400C34" w:rsidRDefault="00400C34" w:rsidP="00400C34">
      <w:pPr>
        <w:pStyle w:val="Infobox"/>
      </w:pPr>
      <w:r w:rsidRPr="00400C34">
        <w:t>The constant value threshold for the filter pressure drop alarm is a function of the transducer and A/D converter used to measure filter differential pressure.  The value used shall be determined as the minimum accuracy of the transducer and A/D converter combination.</w:t>
      </w:r>
    </w:p>
    <w:p w14:paraId="66A15B7C" w14:textId="53DC32B1" w:rsidR="009045A3" w:rsidRDefault="00121375" w:rsidP="0087618D">
      <w:pPr>
        <w:pStyle w:val="Heading4"/>
      </w:pPr>
      <w:ins w:id="6828" w:author="Reece Kiriu" w:date="2022-10-19T14:34:00Z">
        <w:r w:rsidRPr="00121375">
          <w:rPr>
            <w:rStyle w:val="Toggle"/>
            <w:rPrChange w:id="6829" w:author="Reece Kiriu" w:date="2022-10-19T14:35:00Z">
              <w:rPr/>
            </w:rPrChange>
          </w:rPr>
          <w:t>[ANY BSP DMPR RELIEFDMPR</w:t>
        </w:r>
      </w:ins>
      <w:ins w:id="6830" w:author="Reece Kiriu" w:date="2022-10-19T14:35:00Z">
        <w:r w:rsidRPr="00121375">
          <w:rPr>
            <w:rStyle w:val="Toggle"/>
            <w:rPrChange w:id="6831" w:author="Reece Kiriu" w:date="2022-10-19T14:35:00Z">
              <w:rPr/>
            </w:rPrChange>
          </w:rPr>
          <w:t xml:space="preserve"> </w:t>
        </w:r>
        <w:proofErr w:type="gramStart"/>
        <w:r w:rsidRPr="00121375">
          <w:rPr>
            <w:rStyle w:val="Toggle"/>
            <w:rPrChange w:id="6832" w:author="Reece Kiriu" w:date="2022-10-19T14:35:00Z">
              <w:rPr/>
            </w:rPrChange>
          </w:rPr>
          <w:t>RETURNDP]</w:t>
        </w:r>
      </w:ins>
      <w:r w:rsidR="009045A3">
        <w:t>High</w:t>
      </w:r>
      <w:proofErr w:type="gramEnd"/>
      <w:r w:rsidR="009045A3">
        <w:t xml:space="preserve"> building pressure (more than </w:t>
      </w:r>
      <w:ins w:id="6833" w:author="Titus Ellison" w:date="2022-10-20T13:01:00Z">
        <w:r w:rsidR="00596350" w:rsidRPr="00D33D94">
          <w:rPr>
            <w:rStyle w:val="Toggle"/>
            <w:rPrChange w:id="6834" w:author="Titus Ellison" w:date="2022-10-20T13:01:00Z">
              <w:rPr/>
            </w:rPrChange>
          </w:rPr>
          <w:t>[UNITS [</w:t>
        </w:r>
      </w:ins>
      <w:r w:rsidR="009045A3" w:rsidRPr="00D33D94">
        <w:rPr>
          <w:rStyle w:val="Toggle"/>
          <w:rPrChange w:id="6835" w:author="Titus Ellison" w:date="2022-10-20T13:01:00Z">
            <w:rPr/>
          </w:rPrChange>
        </w:rPr>
        <w:t>25 Pa</w:t>
      </w:r>
      <w:ins w:id="6836" w:author="Titus Ellison" w:date="2022-10-20T13:01:00Z">
        <w:r w:rsidR="00596350" w:rsidRPr="00D33D94">
          <w:rPr>
            <w:rStyle w:val="Toggle"/>
            <w:rPrChange w:id="6837" w:author="Titus Ellison" w:date="2022-10-20T13:01:00Z">
              <w:rPr/>
            </w:rPrChange>
          </w:rPr>
          <w:t>]</w:t>
        </w:r>
      </w:ins>
      <w:r w:rsidR="009045A3" w:rsidRPr="00D33D94">
        <w:rPr>
          <w:rStyle w:val="Toggle"/>
          <w:rPrChange w:id="6838" w:author="Titus Ellison" w:date="2022-10-20T13:01:00Z">
            <w:rPr/>
          </w:rPrChange>
        </w:rPr>
        <w:t xml:space="preserve"> [0.10 in. of water]</w:t>
      </w:r>
      <w:ins w:id="6839" w:author="Titus Ellison" w:date="2022-10-20T13:01:00Z">
        <w:r w:rsidR="00D33D94" w:rsidRPr="00D33D94">
          <w:rPr>
            <w:rStyle w:val="Toggle"/>
            <w:rPrChange w:id="6840" w:author="Titus Ellison" w:date="2022-10-20T13:01:00Z">
              <w:rPr/>
            </w:rPrChange>
          </w:rPr>
          <w:t>]</w:t>
        </w:r>
      </w:ins>
      <w:r w:rsidR="009045A3">
        <w:t>)</w:t>
      </w:r>
      <w:r w:rsidR="00A24895">
        <w:t xml:space="preserve"> for 5 minutes</w:t>
      </w:r>
      <w:r w:rsidR="009045A3">
        <w:t>: Level 3.</w:t>
      </w:r>
    </w:p>
    <w:p w14:paraId="573F85AD" w14:textId="5C5E0C27" w:rsidR="009045A3" w:rsidRDefault="00121375" w:rsidP="0087618D">
      <w:pPr>
        <w:pStyle w:val="Heading4"/>
      </w:pPr>
      <w:ins w:id="6841" w:author="Reece Kiriu" w:date="2022-10-19T14:35:00Z">
        <w:r w:rsidRPr="00121375">
          <w:rPr>
            <w:rStyle w:val="Toggle"/>
            <w:rPrChange w:id="6842" w:author="Reece Kiriu" w:date="2022-10-19T14:35:00Z">
              <w:rPr/>
            </w:rPrChange>
          </w:rPr>
          <w:t xml:space="preserve">[ANY BSP DMPR RELIEFDMPR </w:t>
        </w:r>
        <w:proofErr w:type="gramStart"/>
        <w:r w:rsidRPr="00121375">
          <w:rPr>
            <w:rStyle w:val="Toggle"/>
            <w:rPrChange w:id="6843" w:author="Reece Kiriu" w:date="2022-10-19T14:35:00Z">
              <w:rPr/>
            </w:rPrChange>
          </w:rPr>
          <w:t>RETURNDP]</w:t>
        </w:r>
      </w:ins>
      <w:r w:rsidR="009045A3">
        <w:t>Low</w:t>
      </w:r>
      <w:proofErr w:type="gramEnd"/>
      <w:r w:rsidR="009045A3">
        <w:t xml:space="preserve"> building pressure (less than </w:t>
      </w:r>
      <w:ins w:id="6844" w:author="Titus Ellison" w:date="2022-10-20T13:01:00Z">
        <w:r w:rsidR="00D33D94" w:rsidRPr="00D33D94">
          <w:rPr>
            <w:rStyle w:val="Toggle"/>
            <w:rPrChange w:id="6845" w:author="Titus Ellison" w:date="2022-10-20T13:01:00Z">
              <w:rPr/>
            </w:rPrChange>
          </w:rPr>
          <w:t>[UNITS [</w:t>
        </w:r>
      </w:ins>
      <w:r w:rsidR="009045A3" w:rsidRPr="00D33D94">
        <w:rPr>
          <w:rStyle w:val="Toggle"/>
          <w:rPrChange w:id="6846" w:author="Titus Ellison" w:date="2022-10-20T13:01:00Z">
            <w:rPr/>
          </w:rPrChange>
        </w:rPr>
        <w:t>0 Pa</w:t>
      </w:r>
      <w:ins w:id="6847" w:author="Titus Ellison" w:date="2022-10-20T13:01:00Z">
        <w:r w:rsidR="00D33D94" w:rsidRPr="00D33D94">
          <w:rPr>
            <w:rStyle w:val="Toggle"/>
            <w:rPrChange w:id="6848" w:author="Titus Ellison" w:date="2022-10-20T13:01:00Z">
              <w:rPr/>
            </w:rPrChange>
          </w:rPr>
          <w:t>]</w:t>
        </w:r>
      </w:ins>
      <w:r w:rsidR="009045A3" w:rsidRPr="00D33D94">
        <w:rPr>
          <w:rStyle w:val="Toggle"/>
          <w:rPrChange w:id="6849" w:author="Titus Ellison" w:date="2022-10-20T13:01:00Z">
            <w:rPr/>
          </w:rPrChange>
        </w:rPr>
        <w:t xml:space="preserve"> [0.0 in. of water]</w:t>
      </w:r>
      <w:ins w:id="6850" w:author="Titus Ellison" w:date="2022-10-20T13:01:00Z">
        <w:r w:rsidR="00D33D94" w:rsidRPr="00D33D94">
          <w:rPr>
            <w:rStyle w:val="Toggle"/>
            <w:rPrChange w:id="6851" w:author="Titus Ellison" w:date="2022-10-20T13:01:00Z">
              <w:rPr/>
            </w:rPrChange>
          </w:rPr>
          <w:t>]</w:t>
        </w:r>
      </w:ins>
      <w:r w:rsidR="009045A3">
        <w:t>, i.e., negative)</w:t>
      </w:r>
      <w:r w:rsidR="00A24895">
        <w:t xml:space="preserve"> for</w:t>
      </w:r>
      <w:r w:rsidR="00066964">
        <w:t xml:space="preserve"> </w:t>
      </w:r>
      <w:r w:rsidR="00A24895">
        <w:t>5 minutes</w:t>
      </w:r>
      <w:r w:rsidR="009045A3">
        <w:t>: Level 4.</w:t>
      </w:r>
    </w:p>
    <w:p w14:paraId="3AF831B0" w14:textId="4DF71F54" w:rsidR="009045A3" w:rsidRPr="00BC7581" w:rsidRDefault="009045A3" w:rsidP="00A24895">
      <w:pPr>
        <w:pStyle w:val="Infobox"/>
      </w:pPr>
      <w:r w:rsidRPr="00BC7581">
        <w:t xml:space="preserve">Automatic </w:t>
      </w:r>
      <w:r>
        <w:t>fault detection</w:t>
      </w:r>
      <w:r w:rsidRPr="00BC7581">
        <w:t xml:space="preserve"> and </w:t>
      </w:r>
      <w:r>
        <w:t>diagnostics</w:t>
      </w:r>
      <w:r w:rsidRPr="00BC7581">
        <w:t xml:space="preserve"> (AFDD) is a sophisticated system for detecting and diagnosing air</w:t>
      </w:r>
      <w:r>
        <w:t>-</w:t>
      </w:r>
      <w:r w:rsidRPr="00BC7581">
        <w:t>handler faults.</w:t>
      </w:r>
    </w:p>
    <w:p w14:paraId="5E96FFBB" w14:textId="15BC8461" w:rsidR="009045A3" w:rsidRPr="00BC7581" w:rsidRDefault="009045A3" w:rsidP="00A24895">
      <w:pPr>
        <w:pStyle w:val="Infobox"/>
      </w:pPr>
      <w:r w:rsidRPr="00BC7581">
        <w:t xml:space="preserve">To function correctly, </w:t>
      </w:r>
      <w:r>
        <w:t>AFDD</w:t>
      </w:r>
      <w:r w:rsidRPr="00BC7581">
        <w:t xml:space="preserve"> requires specific sensors and data be available, as detailed in the sequences below. If this information is not available, AFDD tests that do not apply should be deleted.</w:t>
      </w:r>
    </w:p>
    <w:p w14:paraId="61DD9E1F" w14:textId="26F8028A" w:rsidR="009045A3" w:rsidRPr="00BC7581" w:rsidRDefault="00121375" w:rsidP="0087618D">
      <w:pPr>
        <w:pStyle w:val="Heading3"/>
      </w:pPr>
      <w:bookmarkStart w:id="6852" w:name="_Ref440033356"/>
      <w:ins w:id="6853" w:author="Reece Kiriu" w:date="2022-10-19T14:36:00Z">
        <w:r w:rsidRPr="00121375">
          <w:rPr>
            <w:rStyle w:val="Toggle"/>
            <w:rPrChange w:id="6854" w:author="Reece Kiriu" w:date="2022-10-19T14:36:00Z">
              <w:rPr/>
            </w:rPrChange>
          </w:rPr>
          <w:t>[DELETE]</w:t>
        </w:r>
      </w:ins>
      <w:r w:rsidR="009045A3" w:rsidRPr="00BC7581">
        <w:t>Automatic Fault Detection and Diagnostics</w:t>
      </w:r>
      <w:bookmarkEnd w:id="6852"/>
    </w:p>
    <w:p w14:paraId="0E07E867" w14:textId="660A9DFB" w:rsidR="009045A3" w:rsidRPr="00A238F4" w:rsidRDefault="009045A3" w:rsidP="00B37EF3">
      <w:pPr>
        <w:pStyle w:val="Infobox"/>
      </w:pPr>
      <w:r w:rsidRPr="00A238F4">
        <w:t>The AFDD routines for AHUs continually assess AHU performance by comparing the values of BAS inputs and outputs to a subset of potential fault conditions. The subset of potential fault conditions that is assessed at any point depends on the operating state (OS) of the AHU, as determined by the position of the cooling and heating valves and the economizer damper. Time delays are applied to the evaluation and reporting of fault conditions to suppress false alarms. Fault conditions that pass these filters are reported to the building operator along with a series of possible causes.</w:t>
      </w:r>
    </w:p>
    <w:p w14:paraId="606B626D" w14:textId="77777777" w:rsidR="009045A3" w:rsidRPr="00A238F4" w:rsidRDefault="009045A3" w:rsidP="00B37EF3">
      <w:pPr>
        <w:pStyle w:val="Infobox"/>
      </w:pPr>
      <w:r w:rsidRPr="00A238F4">
        <w:t>These equations assume that the air handler is equipped with hydronic heating and cooling coils, as well as a fully integrated economizer. If any of these components are not present, the associated tests and variables should be omitted from the programming.</w:t>
      </w:r>
    </w:p>
    <w:p w14:paraId="12ABD37B" w14:textId="66C1D17D" w:rsidR="009045A3" w:rsidRPr="00A238F4" w:rsidRDefault="009045A3" w:rsidP="00B37EF3">
      <w:pPr>
        <w:pStyle w:val="Infobox"/>
      </w:pPr>
      <w:r w:rsidRPr="00A238F4">
        <w:t>Note that these alarms rely on reasonably accurate measurement of mixed air temperature. An MAT sensor is required for many of these alarms to work, and an averaging sensor is strongly recommended for best accuracy.</w:t>
      </w:r>
    </w:p>
    <w:p w14:paraId="64DCCE07" w14:textId="38CEDC16" w:rsidR="009045A3" w:rsidRDefault="009045A3" w:rsidP="0087618D">
      <w:pPr>
        <w:pStyle w:val="Heading4"/>
        <w:rPr>
          <w:rFonts w:cs="Times New Roman PS MT"/>
          <w:bCs/>
          <w:szCs w:val="20"/>
        </w:rPr>
      </w:pPr>
      <w:r w:rsidRPr="00BC7581">
        <w:t xml:space="preserve">AFDD conditions are evaluated continuously and separately for each operating </w:t>
      </w:r>
      <w:r w:rsidRPr="00B87A61">
        <w:rPr>
          <w:rFonts w:cs="Times New Roman PS MT"/>
          <w:bCs/>
          <w:szCs w:val="20"/>
        </w:rPr>
        <w:t>AHU.</w:t>
      </w:r>
    </w:p>
    <w:p w14:paraId="72DDFE0C" w14:textId="1E7B2D80" w:rsidR="001F323E" w:rsidRDefault="001F323E" w:rsidP="001F323E">
      <w:pPr>
        <w:pStyle w:val="Instrbox"/>
      </w:pPr>
      <w:r>
        <w:t>The engineer must specify whether the unit has a return fan, relief dampers or relief fans and a separate minimum outdoor air damper or relief dampers or relief fans and a single common damper for minimum outdoor air and economizer functions.</w:t>
      </w:r>
    </w:p>
    <w:p w14:paraId="768D40D1" w14:textId="7F9DF533" w:rsidR="001F323E" w:rsidRPr="00B43B84" w:rsidRDefault="001F323E" w:rsidP="00684E6D">
      <w:pPr>
        <w:pStyle w:val="Instrbox"/>
        <w:spacing w:before="100"/>
      </w:pPr>
      <w:r w:rsidRPr="00B43B84">
        <w:t xml:space="preserve">If there is a return fan, keep Section </w:t>
      </w:r>
      <w:r w:rsidR="00B43B84" w:rsidRPr="00B43B84">
        <w:fldChar w:fldCharType="begin"/>
      </w:r>
      <w:r w:rsidR="00B43B84" w:rsidRPr="00B43B84">
        <w:instrText xml:space="preserve"> REF _Ref73449755 \r \h </w:instrText>
      </w:r>
      <w:r w:rsidR="00B43B84">
        <w:instrText xml:space="preserve"> \* MERGEFORMAT </w:instrText>
      </w:r>
      <w:r w:rsidR="00B43B84" w:rsidRPr="00B43B84">
        <w:fldChar w:fldCharType="separate"/>
      </w:r>
      <w:r w:rsidR="0037258A">
        <w:t>5.16.14.2</w:t>
      </w:r>
      <w:r w:rsidR="00B43B84" w:rsidRPr="00B43B84">
        <w:fldChar w:fldCharType="end"/>
      </w:r>
      <w:r w:rsidRPr="00B43B84">
        <w:t xml:space="preserve"> and delete Sections </w:t>
      </w:r>
      <w:r w:rsidR="00B43B84" w:rsidRPr="00B43B84">
        <w:fldChar w:fldCharType="begin"/>
      </w:r>
      <w:r w:rsidR="00B43B84" w:rsidRPr="00B43B84">
        <w:instrText xml:space="preserve"> REF _Ref73450375 \r \h </w:instrText>
      </w:r>
      <w:r w:rsidR="00B43B84">
        <w:instrText xml:space="preserve"> \* MERGEFORMAT </w:instrText>
      </w:r>
      <w:r w:rsidR="00B43B84" w:rsidRPr="00B43B84">
        <w:fldChar w:fldCharType="separate"/>
      </w:r>
      <w:r w:rsidR="0037258A">
        <w:t>5.16.14.3</w:t>
      </w:r>
      <w:r w:rsidR="00B43B84" w:rsidRPr="00B43B84">
        <w:fldChar w:fldCharType="end"/>
      </w:r>
      <w:r w:rsidRPr="00B43B84">
        <w:t xml:space="preserve"> and </w:t>
      </w:r>
      <w:r w:rsidR="00B43B84" w:rsidRPr="00B43B84">
        <w:fldChar w:fldCharType="begin"/>
      </w:r>
      <w:r w:rsidR="00B43B84" w:rsidRPr="00B43B84">
        <w:instrText xml:space="preserve"> REF _Ref73450525 \r \h </w:instrText>
      </w:r>
      <w:r w:rsidR="00B43B84">
        <w:instrText xml:space="preserve"> \* MERGEFORMAT </w:instrText>
      </w:r>
      <w:r w:rsidR="00B43B84" w:rsidRPr="00B43B84">
        <w:fldChar w:fldCharType="separate"/>
      </w:r>
      <w:r w:rsidR="0037258A">
        <w:t>5.16.14.4</w:t>
      </w:r>
      <w:r w:rsidR="00B43B84" w:rsidRPr="00B43B84">
        <w:fldChar w:fldCharType="end"/>
      </w:r>
      <w:r w:rsidRPr="00B43B84">
        <w:t>.</w:t>
      </w:r>
    </w:p>
    <w:p w14:paraId="1640603E" w14:textId="646C5DC9" w:rsidR="001F323E" w:rsidRPr="00B43B84" w:rsidRDefault="001F323E" w:rsidP="00684E6D">
      <w:pPr>
        <w:pStyle w:val="Instrbox"/>
        <w:spacing w:before="100"/>
      </w:pPr>
      <w:r w:rsidRPr="00B43B84">
        <w:t xml:space="preserve">If there are relief dampers or relief fans and a separate minimum outdoor air damper, keep Section </w:t>
      </w:r>
      <w:r w:rsidR="00B43B84" w:rsidRPr="00B43B84">
        <w:fldChar w:fldCharType="begin"/>
      </w:r>
      <w:r w:rsidR="00B43B84" w:rsidRPr="00B43B84">
        <w:instrText xml:space="preserve"> REF _Ref73450375 \r \h </w:instrText>
      </w:r>
      <w:r w:rsidR="00B43B84">
        <w:instrText xml:space="preserve"> \* MERGEFORMAT </w:instrText>
      </w:r>
      <w:r w:rsidR="00B43B84" w:rsidRPr="00B43B84">
        <w:fldChar w:fldCharType="separate"/>
      </w:r>
      <w:r w:rsidR="0037258A">
        <w:t>5.16.14.3</w:t>
      </w:r>
      <w:r w:rsidR="00B43B84" w:rsidRPr="00B43B84">
        <w:fldChar w:fldCharType="end"/>
      </w:r>
      <w:r w:rsidRPr="00B43B84">
        <w:t xml:space="preserve"> and delete Sections </w:t>
      </w:r>
      <w:r w:rsidR="00B43B84" w:rsidRPr="00B43B84">
        <w:fldChar w:fldCharType="begin"/>
      </w:r>
      <w:r w:rsidR="00B43B84" w:rsidRPr="00B43B84">
        <w:instrText xml:space="preserve"> REF _Ref73449755 \r \h </w:instrText>
      </w:r>
      <w:r w:rsidR="00B43B84">
        <w:instrText xml:space="preserve"> \* MERGEFORMAT </w:instrText>
      </w:r>
      <w:r w:rsidR="00B43B84" w:rsidRPr="00B43B84">
        <w:fldChar w:fldCharType="separate"/>
      </w:r>
      <w:r w:rsidR="0037258A">
        <w:t>5.16.14.2</w:t>
      </w:r>
      <w:r w:rsidR="00B43B84" w:rsidRPr="00B43B84">
        <w:fldChar w:fldCharType="end"/>
      </w:r>
      <w:r w:rsidRPr="00B43B84">
        <w:t xml:space="preserve"> and </w:t>
      </w:r>
      <w:r w:rsidR="00B43B84" w:rsidRPr="00B43B84">
        <w:fldChar w:fldCharType="begin"/>
      </w:r>
      <w:r w:rsidR="00B43B84" w:rsidRPr="00B43B84">
        <w:instrText xml:space="preserve"> REF _Ref73450525 \r \h </w:instrText>
      </w:r>
      <w:r w:rsidR="00B43B84">
        <w:instrText xml:space="preserve"> \* MERGEFORMAT </w:instrText>
      </w:r>
      <w:r w:rsidR="00B43B84" w:rsidRPr="00B43B84">
        <w:fldChar w:fldCharType="separate"/>
      </w:r>
      <w:r w:rsidR="0037258A">
        <w:t>5.16.14.4</w:t>
      </w:r>
      <w:r w:rsidR="00B43B84" w:rsidRPr="00B43B84">
        <w:fldChar w:fldCharType="end"/>
      </w:r>
      <w:r w:rsidRPr="00B43B84">
        <w:t>.</w:t>
      </w:r>
    </w:p>
    <w:p w14:paraId="463C3587" w14:textId="758B7787" w:rsidR="001F323E" w:rsidRDefault="001F323E" w:rsidP="00684E6D">
      <w:pPr>
        <w:pStyle w:val="Instrbox"/>
        <w:spacing w:before="100"/>
      </w:pPr>
      <w:r w:rsidRPr="00B43B84">
        <w:lastRenderedPageBreak/>
        <w:t xml:space="preserve">If there are relief dampers or relief fans and a single common damper for minimum outdoor air and economizer functions, keep Section </w:t>
      </w:r>
      <w:r w:rsidR="00B43B84" w:rsidRPr="00B43B84">
        <w:fldChar w:fldCharType="begin"/>
      </w:r>
      <w:r w:rsidR="00B43B84" w:rsidRPr="00B43B84">
        <w:instrText xml:space="preserve"> REF _Ref73450525 \r \h </w:instrText>
      </w:r>
      <w:r w:rsidR="00B43B84">
        <w:instrText xml:space="preserve"> \* MERGEFORMAT </w:instrText>
      </w:r>
      <w:r w:rsidR="00B43B84" w:rsidRPr="00B43B84">
        <w:fldChar w:fldCharType="separate"/>
      </w:r>
      <w:r w:rsidR="0037258A">
        <w:t>5.16.14.4</w:t>
      </w:r>
      <w:r w:rsidR="00B43B84" w:rsidRPr="00B43B84">
        <w:fldChar w:fldCharType="end"/>
      </w:r>
      <w:r w:rsidRPr="00B43B84">
        <w:t xml:space="preserve"> and delete Sections </w:t>
      </w:r>
      <w:r w:rsidR="00B43B84" w:rsidRPr="00B43B84">
        <w:fldChar w:fldCharType="begin"/>
      </w:r>
      <w:r w:rsidR="00B43B84" w:rsidRPr="00B43B84">
        <w:instrText xml:space="preserve"> REF _Ref73449755 \r \h </w:instrText>
      </w:r>
      <w:r w:rsidR="00B43B84">
        <w:instrText xml:space="preserve"> \* MERGEFORMAT </w:instrText>
      </w:r>
      <w:r w:rsidR="00B43B84" w:rsidRPr="00B43B84">
        <w:fldChar w:fldCharType="separate"/>
      </w:r>
      <w:r w:rsidR="0037258A">
        <w:t>5.16.14.2</w:t>
      </w:r>
      <w:r w:rsidR="00B43B84" w:rsidRPr="00B43B84">
        <w:fldChar w:fldCharType="end"/>
      </w:r>
      <w:r w:rsidRPr="00B43B84">
        <w:t xml:space="preserve"> and </w:t>
      </w:r>
      <w:r w:rsidR="00B43B84" w:rsidRPr="00B43B84">
        <w:fldChar w:fldCharType="begin"/>
      </w:r>
      <w:r w:rsidR="00B43B84" w:rsidRPr="00B43B84">
        <w:instrText xml:space="preserve"> REF _Ref73450375 \r \h </w:instrText>
      </w:r>
      <w:r w:rsidR="00B43B84">
        <w:instrText xml:space="preserve"> \* MERGEFORMAT </w:instrText>
      </w:r>
      <w:r w:rsidR="00B43B84" w:rsidRPr="00B43B84">
        <w:fldChar w:fldCharType="separate"/>
      </w:r>
      <w:r w:rsidR="0037258A">
        <w:t>5.16.14.3</w:t>
      </w:r>
      <w:r w:rsidR="00B43B84" w:rsidRPr="00B43B84">
        <w:fldChar w:fldCharType="end"/>
      </w:r>
      <w:r w:rsidRPr="00B43B84">
        <w:t>.</w:t>
      </w:r>
    </w:p>
    <w:p w14:paraId="2B3CB0A3" w14:textId="32CECDED" w:rsidR="001F323E" w:rsidRPr="00B87A61" w:rsidRDefault="001F323E" w:rsidP="00684E6D">
      <w:pPr>
        <w:pStyle w:val="Instrbox"/>
        <w:spacing w:before="100"/>
      </w:pPr>
      <w:r>
        <w:t>Delete this flag note after selections have been made.</w:t>
      </w:r>
    </w:p>
    <w:p w14:paraId="79E28309" w14:textId="026889A3" w:rsidR="00B43B84" w:rsidRDefault="00B43B84" w:rsidP="0087618D">
      <w:pPr>
        <w:pStyle w:val="Heading4"/>
      </w:pPr>
      <w:bookmarkStart w:id="6855" w:name="_Ref73449755"/>
      <w:r>
        <w:t>For units with return fans:</w:t>
      </w:r>
      <w:bookmarkEnd w:id="6855"/>
    </w:p>
    <w:p w14:paraId="5CA43FE0" w14:textId="6DCAB1B4" w:rsidR="00B43B84" w:rsidRDefault="00B43B84" w:rsidP="007C1423">
      <w:pPr>
        <w:pStyle w:val="Heading5"/>
      </w:pPr>
      <w:bookmarkStart w:id="6856" w:name="_Ref73449741"/>
      <w:r>
        <w:t xml:space="preserve">The OS of each Ahu shall be defined by the commanded positions of the heating coil control valve, cooling coil control valve and the return air damper in accordance with Table </w:t>
      </w:r>
      <w:r>
        <w:fldChar w:fldCharType="begin"/>
      </w:r>
      <w:r>
        <w:instrText xml:space="preserve"> REF _Ref73449755 \r \h </w:instrText>
      </w:r>
      <w:r>
        <w:fldChar w:fldCharType="separate"/>
      </w:r>
      <w:r w:rsidR="0037258A">
        <w:t>5.16.14.2</w:t>
      </w:r>
      <w:r>
        <w:fldChar w:fldCharType="end"/>
      </w:r>
      <w:r>
        <w:t>.</w:t>
      </w:r>
      <w:bookmarkEnd w:id="6856"/>
    </w:p>
    <w:tbl>
      <w:tblPr>
        <w:tblW w:w="9540" w:type="dxa"/>
        <w:tblLayout w:type="fixed"/>
        <w:tblCellMar>
          <w:top w:w="80" w:type="dxa"/>
          <w:left w:w="40" w:type="dxa"/>
          <w:bottom w:w="40" w:type="dxa"/>
          <w:right w:w="40" w:type="dxa"/>
        </w:tblCellMar>
        <w:tblLook w:val="0000" w:firstRow="0" w:lastRow="0" w:firstColumn="0" w:lastColumn="0" w:noHBand="0" w:noVBand="0"/>
      </w:tblPr>
      <w:tblGrid>
        <w:gridCol w:w="3330"/>
        <w:gridCol w:w="1620"/>
        <w:gridCol w:w="2070"/>
        <w:gridCol w:w="2520"/>
      </w:tblGrid>
      <w:tr w:rsidR="00B43B84" w:rsidRPr="00EA594F" w14:paraId="5AE4650E" w14:textId="77777777" w:rsidTr="00684E6D">
        <w:tc>
          <w:tcPr>
            <w:tcW w:w="9540" w:type="dxa"/>
            <w:gridSpan w:val="4"/>
            <w:tcBorders>
              <w:top w:val="nil"/>
              <w:left w:val="nil"/>
              <w:bottom w:val="nil"/>
              <w:right w:val="nil"/>
            </w:tcBorders>
            <w:tcMar>
              <w:top w:w="80" w:type="dxa"/>
              <w:left w:w="40" w:type="dxa"/>
              <w:bottom w:w="40" w:type="dxa"/>
              <w:right w:w="40" w:type="dxa"/>
            </w:tcMar>
            <w:vAlign w:val="center"/>
          </w:tcPr>
          <w:p w14:paraId="051D94DC" w14:textId="4BB3E909" w:rsidR="00B43B84" w:rsidRPr="00EA594F" w:rsidRDefault="00B43B84" w:rsidP="00684E6D">
            <w:pPr>
              <w:pStyle w:val="TableTitle"/>
              <w:spacing w:before="0"/>
              <w:rPr>
                <w:sz w:val="16"/>
                <w:szCs w:val="16"/>
              </w:rPr>
            </w:pPr>
            <w:r>
              <w:t xml:space="preserve">Table </w:t>
            </w:r>
            <w:r>
              <w:fldChar w:fldCharType="begin"/>
            </w:r>
            <w:r>
              <w:instrText xml:space="preserve"> REF _Ref73449755 \r \h </w:instrText>
            </w:r>
            <w:r>
              <w:fldChar w:fldCharType="separate"/>
            </w:r>
            <w:r w:rsidR="0037258A">
              <w:t>5.16.14.2</w:t>
            </w:r>
            <w:r>
              <w:fldChar w:fldCharType="end"/>
            </w:r>
            <w:r>
              <w:t xml:space="preserve"> VAV AHU Operating States</w:t>
            </w:r>
          </w:p>
        </w:tc>
      </w:tr>
      <w:tr w:rsidR="00B43B84" w:rsidRPr="002C5CFA" w14:paraId="5ADA0459" w14:textId="77777777" w:rsidTr="00684E6D">
        <w:trPr>
          <w:trHeight w:val="360"/>
        </w:trPr>
        <w:tc>
          <w:tcPr>
            <w:tcW w:w="3330" w:type="dxa"/>
            <w:tcBorders>
              <w:top w:val="single" w:sz="16" w:space="0" w:color="000000"/>
              <w:left w:val="nil"/>
              <w:bottom w:val="single" w:sz="16" w:space="0" w:color="000000"/>
              <w:right w:val="single" w:sz="3" w:space="0" w:color="000000"/>
            </w:tcBorders>
            <w:tcMar>
              <w:top w:w="110" w:type="dxa"/>
              <w:left w:w="80" w:type="dxa"/>
              <w:bottom w:w="70" w:type="dxa"/>
              <w:right w:w="40" w:type="dxa"/>
            </w:tcMar>
            <w:vAlign w:val="bottom"/>
          </w:tcPr>
          <w:p w14:paraId="0705BF94" w14:textId="77777777" w:rsidR="00B43B84" w:rsidRPr="002C5CFA" w:rsidRDefault="00B43B84" w:rsidP="00CD535D">
            <w:pPr>
              <w:pStyle w:val="HeadingRunIn"/>
              <w:rPr>
                <w:b/>
                <w:bCs w:val="0"/>
              </w:rPr>
            </w:pPr>
            <w:r w:rsidRPr="002C5CFA">
              <w:rPr>
                <w:bCs w:val="0"/>
              </w:rPr>
              <w:t>Operating State</w:t>
            </w:r>
          </w:p>
        </w:tc>
        <w:tc>
          <w:tcPr>
            <w:tcW w:w="162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02933D0D" w14:textId="77777777" w:rsidR="00B43B84" w:rsidRPr="002C5CFA" w:rsidRDefault="00B43B84" w:rsidP="00CD535D">
            <w:pPr>
              <w:pStyle w:val="HeadingRunIn"/>
              <w:rPr>
                <w:b/>
                <w:bCs w:val="0"/>
              </w:rPr>
            </w:pPr>
            <w:r w:rsidRPr="002C5CFA">
              <w:rPr>
                <w:bCs w:val="0"/>
              </w:rPr>
              <w:t>Heating Valve Position</w:t>
            </w:r>
          </w:p>
        </w:tc>
        <w:tc>
          <w:tcPr>
            <w:tcW w:w="207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6599DC9C" w14:textId="77777777" w:rsidR="00B43B84" w:rsidRPr="002C5CFA" w:rsidRDefault="00B43B84" w:rsidP="00CD535D">
            <w:pPr>
              <w:pStyle w:val="HeadingRunIn"/>
              <w:rPr>
                <w:b/>
                <w:bCs w:val="0"/>
              </w:rPr>
            </w:pPr>
            <w:r w:rsidRPr="002C5CFA">
              <w:rPr>
                <w:bCs w:val="0"/>
              </w:rPr>
              <w:t>Cooling Valve Position</w:t>
            </w:r>
          </w:p>
        </w:tc>
        <w:tc>
          <w:tcPr>
            <w:tcW w:w="2520" w:type="dxa"/>
            <w:tcBorders>
              <w:top w:val="single" w:sz="16" w:space="0" w:color="000000"/>
              <w:left w:val="nil"/>
              <w:bottom w:val="single" w:sz="16" w:space="0" w:color="000000"/>
              <w:right w:val="nil"/>
            </w:tcBorders>
            <w:tcMar>
              <w:top w:w="110" w:type="dxa"/>
              <w:left w:w="80" w:type="dxa"/>
              <w:bottom w:w="70" w:type="dxa"/>
              <w:right w:w="40" w:type="dxa"/>
            </w:tcMar>
            <w:vAlign w:val="bottom"/>
          </w:tcPr>
          <w:p w14:paraId="5AB1320D" w14:textId="77777777" w:rsidR="00B43B84" w:rsidRPr="002C5CFA" w:rsidRDefault="00B43B84" w:rsidP="00CD535D">
            <w:pPr>
              <w:pStyle w:val="HeadingRunIn"/>
              <w:rPr>
                <w:b/>
                <w:bCs w:val="0"/>
              </w:rPr>
            </w:pPr>
            <w:r w:rsidRPr="002C5CFA">
              <w:rPr>
                <w:bCs w:val="0"/>
              </w:rPr>
              <w:t>Return Air Damper Position</w:t>
            </w:r>
          </w:p>
        </w:tc>
      </w:tr>
      <w:tr w:rsidR="00B43B84" w:rsidRPr="002C5CFA" w14:paraId="27DD78FF" w14:textId="77777777" w:rsidTr="00684E6D">
        <w:trPr>
          <w:trHeight w:val="238"/>
        </w:trPr>
        <w:tc>
          <w:tcPr>
            <w:tcW w:w="3330" w:type="dxa"/>
            <w:tcBorders>
              <w:top w:val="double" w:sz="4" w:space="0" w:color="000000"/>
              <w:left w:val="nil"/>
              <w:bottom w:val="single" w:sz="3" w:space="0" w:color="000000"/>
              <w:right w:val="single" w:sz="3" w:space="0" w:color="000000"/>
            </w:tcBorders>
            <w:tcMar>
              <w:top w:w="110" w:type="dxa"/>
              <w:left w:w="80" w:type="dxa"/>
              <w:bottom w:w="70" w:type="dxa"/>
              <w:right w:w="40" w:type="dxa"/>
            </w:tcMar>
          </w:tcPr>
          <w:p w14:paraId="78E5AC2F" w14:textId="77777777" w:rsidR="00B43B84" w:rsidRPr="002C5CFA" w:rsidRDefault="00B43B84" w:rsidP="00CD535D">
            <w:pPr>
              <w:pStyle w:val="HeadingRunIn"/>
              <w:rPr>
                <w:b/>
                <w:bCs w:val="0"/>
              </w:rPr>
            </w:pPr>
            <w:r w:rsidRPr="002C5CFA">
              <w:rPr>
                <w:bCs w:val="0"/>
              </w:rPr>
              <w:t>#1: Heating</w:t>
            </w:r>
          </w:p>
        </w:tc>
        <w:tc>
          <w:tcPr>
            <w:tcW w:w="1620" w:type="dxa"/>
            <w:tcBorders>
              <w:top w:val="double" w:sz="4"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1E0B8FD2" w14:textId="77777777" w:rsidR="00B43B84" w:rsidRPr="002C5CFA" w:rsidRDefault="00B43B84" w:rsidP="00CD535D">
            <w:pPr>
              <w:pStyle w:val="HeadingRunIn"/>
              <w:rPr>
                <w:b/>
                <w:bCs w:val="0"/>
              </w:rPr>
            </w:pPr>
            <w:r w:rsidRPr="002C5CFA">
              <w:rPr>
                <w:bCs w:val="0"/>
              </w:rPr>
              <w:t>&gt; 0</w:t>
            </w:r>
          </w:p>
        </w:tc>
        <w:tc>
          <w:tcPr>
            <w:tcW w:w="2070" w:type="dxa"/>
            <w:tcBorders>
              <w:top w:val="double" w:sz="4"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3C9931CC" w14:textId="77777777" w:rsidR="00B43B84" w:rsidRPr="002C5CFA" w:rsidRDefault="00B43B84" w:rsidP="00CD535D">
            <w:pPr>
              <w:pStyle w:val="HeadingRunIn"/>
              <w:rPr>
                <w:b/>
                <w:bCs w:val="0"/>
              </w:rPr>
            </w:pPr>
            <w:r w:rsidRPr="002C5CFA">
              <w:rPr>
                <w:bCs w:val="0"/>
              </w:rPr>
              <w:t>= 0</w:t>
            </w:r>
          </w:p>
        </w:tc>
        <w:tc>
          <w:tcPr>
            <w:tcW w:w="2520" w:type="dxa"/>
            <w:tcBorders>
              <w:top w:val="double" w:sz="4" w:space="0" w:color="000000"/>
              <w:left w:val="nil"/>
              <w:bottom w:val="single" w:sz="3" w:space="0" w:color="000000"/>
              <w:right w:val="nil"/>
            </w:tcBorders>
            <w:tcMar>
              <w:top w:w="110" w:type="dxa"/>
              <w:left w:w="80" w:type="dxa"/>
              <w:bottom w:w="70" w:type="dxa"/>
              <w:right w:w="40" w:type="dxa"/>
            </w:tcMar>
          </w:tcPr>
          <w:p w14:paraId="5C183606" w14:textId="77777777" w:rsidR="00B43B84" w:rsidRPr="002C5CFA" w:rsidRDefault="00B43B84" w:rsidP="00CD535D">
            <w:pPr>
              <w:pStyle w:val="HeadingRunIn"/>
              <w:rPr>
                <w:b/>
                <w:bCs w:val="0"/>
              </w:rPr>
            </w:pPr>
            <w:r w:rsidRPr="002C5CFA">
              <w:rPr>
                <w:bCs w:val="0"/>
              </w:rPr>
              <w:t xml:space="preserve">= </w:t>
            </w:r>
            <w:proofErr w:type="spellStart"/>
            <w:r w:rsidRPr="002C5CFA">
              <w:rPr>
                <w:bCs w:val="0"/>
              </w:rPr>
              <w:t>MaxRA</w:t>
            </w:r>
            <w:proofErr w:type="spellEnd"/>
            <w:r w:rsidRPr="002C5CFA">
              <w:rPr>
                <w:bCs w:val="0"/>
              </w:rPr>
              <w:t>-P</w:t>
            </w:r>
          </w:p>
        </w:tc>
      </w:tr>
      <w:tr w:rsidR="00B43B84" w:rsidRPr="002C5CFA" w14:paraId="40D22BD8" w14:textId="77777777" w:rsidTr="00684E6D">
        <w:trPr>
          <w:trHeight w:val="261"/>
        </w:trPr>
        <w:tc>
          <w:tcPr>
            <w:tcW w:w="3330" w:type="dxa"/>
            <w:tcBorders>
              <w:top w:val="single" w:sz="3" w:space="0" w:color="000000"/>
              <w:left w:val="nil"/>
              <w:bottom w:val="single" w:sz="3" w:space="0" w:color="000000"/>
              <w:right w:val="single" w:sz="3" w:space="0" w:color="000000"/>
            </w:tcBorders>
            <w:tcMar>
              <w:top w:w="110" w:type="dxa"/>
              <w:left w:w="80" w:type="dxa"/>
              <w:bottom w:w="70" w:type="dxa"/>
              <w:right w:w="40" w:type="dxa"/>
            </w:tcMar>
          </w:tcPr>
          <w:p w14:paraId="767788EE" w14:textId="77777777" w:rsidR="00B43B84" w:rsidRPr="002C5CFA" w:rsidRDefault="00B43B84" w:rsidP="00CD535D">
            <w:pPr>
              <w:pStyle w:val="HeadingRunIn"/>
              <w:rPr>
                <w:b/>
                <w:bCs w:val="0"/>
              </w:rPr>
            </w:pPr>
            <w:r w:rsidRPr="002C5CFA">
              <w:rPr>
                <w:bCs w:val="0"/>
              </w:rPr>
              <w:t>#2: Free cooling, modulating OA</w:t>
            </w:r>
          </w:p>
        </w:tc>
        <w:tc>
          <w:tcPr>
            <w:tcW w:w="162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62CCF870" w14:textId="77777777" w:rsidR="00B43B84" w:rsidRPr="002C5CFA" w:rsidRDefault="00B43B84" w:rsidP="00CD535D">
            <w:pPr>
              <w:pStyle w:val="HeadingRunIn"/>
              <w:rPr>
                <w:b/>
                <w:bCs w:val="0"/>
              </w:rPr>
            </w:pPr>
            <w:r w:rsidRPr="002C5CFA">
              <w:rPr>
                <w:bCs w:val="0"/>
              </w:rPr>
              <w:t>= 0</w:t>
            </w:r>
          </w:p>
        </w:tc>
        <w:tc>
          <w:tcPr>
            <w:tcW w:w="207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6C63C2C4" w14:textId="77777777" w:rsidR="00B43B84" w:rsidRPr="002C5CFA" w:rsidRDefault="00B43B84" w:rsidP="00CD535D">
            <w:pPr>
              <w:pStyle w:val="HeadingRunIn"/>
              <w:rPr>
                <w:b/>
                <w:bCs w:val="0"/>
              </w:rPr>
            </w:pPr>
            <w:r w:rsidRPr="002C5CFA">
              <w:rPr>
                <w:bCs w:val="0"/>
              </w:rPr>
              <w:t>= 0</w:t>
            </w:r>
          </w:p>
        </w:tc>
        <w:tc>
          <w:tcPr>
            <w:tcW w:w="2520" w:type="dxa"/>
            <w:tcBorders>
              <w:top w:val="single" w:sz="3" w:space="0" w:color="000000"/>
              <w:left w:val="nil"/>
              <w:bottom w:val="single" w:sz="3" w:space="0" w:color="000000"/>
              <w:right w:val="nil"/>
            </w:tcBorders>
            <w:tcMar>
              <w:top w:w="110" w:type="dxa"/>
              <w:left w:w="80" w:type="dxa"/>
              <w:bottom w:w="70" w:type="dxa"/>
              <w:right w:w="40" w:type="dxa"/>
            </w:tcMar>
          </w:tcPr>
          <w:p w14:paraId="4A33D07D" w14:textId="77777777" w:rsidR="00B43B84" w:rsidRPr="002C5CFA" w:rsidRDefault="00B43B84" w:rsidP="00CD535D">
            <w:pPr>
              <w:pStyle w:val="HeadingRunIn"/>
              <w:rPr>
                <w:b/>
                <w:bCs w:val="0"/>
              </w:rPr>
            </w:pPr>
            <w:proofErr w:type="spellStart"/>
            <w:r w:rsidRPr="002C5CFA">
              <w:rPr>
                <w:bCs w:val="0"/>
              </w:rPr>
              <w:t>MaxRA</w:t>
            </w:r>
            <w:proofErr w:type="spellEnd"/>
            <w:r w:rsidRPr="002C5CFA">
              <w:rPr>
                <w:bCs w:val="0"/>
              </w:rPr>
              <w:t>-P &gt; x &gt; 0%</w:t>
            </w:r>
          </w:p>
        </w:tc>
      </w:tr>
      <w:tr w:rsidR="00B43B84" w:rsidRPr="002C5CFA" w14:paraId="27EA7106" w14:textId="77777777" w:rsidTr="00684E6D">
        <w:trPr>
          <w:trHeight w:val="261"/>
        </w:trPr>
        <w:tc>
          <w:tcPr>
            <w:tcW w:w="3330" w:type="dxa"/>
            <w:tcBorders>
              <w:top w:val="single" w:sz="3" w:space="0" w:color="000000"/>
              <w:left w:val="nil"/>
              <w:bottom w:val="single" w:sz="3" w:space="0" w:color="000000"/>
              <w:right w:val="single" w:sz="3" w:space="0" w:color="000000"/>
            </w:tcBorders>
            <w:tcMar>
              <w:top w:w="110" w:type="dxa"/>
              <w:left w:w="80" w:type="dxa"/>
              <w:bottom w:w="70" w:type="dxa"/>
              <w:right w:w="40" w:type="dxa"/>
            </w:tcMar>
          </w:tcPr>
          <w:p w14:paraId="59E8CE8A" w14:textId="77777777" w:rsidR="00B43B84" w:rsidRPr="002C5CFA" w:rsidRDefault="00B43B84" w:rsidP="00CD535D">
            <w:pPr>
              <w:pStyle w:val="HeadingRunIn"/>
              <w:rPr>
                <w:b/>
                <w:bCs w:val="0"/>
              </w:rPr>
            </w:pPr>
            <w:r w:rsidRPr="002C5CFA">
              <w:rPr>
                <w:bCs w:val="0"/>
              </w:rPr>
              <w:t>#3: Mechanical + economizer cooling</w:t>
            </w:r>
          </w:p>
        </w:tc>
        <w:tc>
          <w:tcPr>
            <w:tcW w:w="162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53487280" w14:textId="77777777" w:rsidR="00B43B84" w:rsidRPr="002C5CFA" w:rsidRDefault="00B43B84" w:rsidP="00CD535D">
            <w:pPr>
              <w:pStyle w:val="HeadingRunIn"/>
              <w:rPr>
                <w:b/>
                <w:bCs w:val="0"/>
              </w:rPr>
            </w:pPr>
            <w:r w:rsidRPr="002C5CFA">
              <w:rPr>
                <w:bCs w:val="0"/>
              </w:rPr>
              <w:t>= 0</w:t>
            </w:r>
          </w:p>
        </w:tc>
        <w:tc>
          <w:tcPr>
            <w:tcW w:w="207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1D5D87B2" w14:textId="77777777" w:rsidR="00B43B84" w:rsidRPr="002C5CFA" w:rsidRDefault="00B43B84" w:rsidP="00CD535D">
            <w:pPr>
              <w:pStyle w:val="HeadingRunIn"/>
              <w:rPr>
                <w:b/>
                <w:bCs w:val="0"/>
              </w:rPr>
            </w:pPr>
            <w:r w:rsidRPr="002C5CFA">
              <w:rPr>
                <w:bCs w:val="0"/>
              </w:rPr>
              <w:t>&gt; 0</w:t>
            </w:r>
          </w:p>
        </w:tc>
        <w:tc>
          <w:tcPr>
            <w:tcW w:w="2520" w:type="dxa"/>
            <w:tcBorders>
              <w:top w:val="single" w:sz="3" w:space="0" w:color="000000"/>
              <w:left w:val="nil"/>
              <w:bottom w:val="single" w:sz="3" w:space="0" w:color="000000"/>
              <w:right w:val="nil"/>
            </w:tcBorders>
            <w:tcMar>
              <w:top w:w="110" w:type="dxa"/>
              <w:left w:w="80" w:type="dxa"/>
              <w:bottom w:w="70" w:type="dxa"/>
              <w:right w:w="40" w:type="dxa"/>
            </w:tcMar>
          </w:tcPr>
          <w:p w14:paraId="282B806C" w14:textId="77777777" w:rsidR="00B43B84" w:rsidRPr="002C5CFA" w:rsidRDefault="00B43B84" w:rsidP="00CD535D">
            <w:pPr>
              <w:pStyle w:val="HeadingRunIn"/>
              <w:rPr>
                <w:b/>
                <w:bCs w:val="0"/>
              </w:rPr>
            </w:pPr>
            <w:r w:rsidRPr="002C5CFA">
              <w:rPr>
                <w:bCs w:val="0"/>
              </w:rPr>
              <w:t>= 0%</w:t>
            </w:r>
          </w:p>
        </w:tc>
      </w:tr>
      <w:tr w:rsidR="00B43B84" w:rsidRPr="002C5CFA" w14:paraId="43D6EAA1" w14:textId="77777777" w:rsidTr="00684E6D">
        <w:trPr>
          <w:trHeight w:val="261"/>
        </w:trPr>
        <w:tc>
          <w:tcPr>
            <w:tcW w:w="3330" w:type="dxa"/>
            <w:tcBorders>
              <w:top w:val="single" w:sz="3" w:space="0" w:color="000000"/>
              <w:left w:val="nil"/>
              <w:bottom w:val="single" w:sz="3" w:space="0" w:color="000000"/>
              <w:right w:val="single" w:sz="3" w:space="0" w:color="000000"/>
            </w:tcBorders>
            <w:tcMar>
              <w:top w:w="110" w:type="dxa"/>
              <w:left w:w="80" w:type="dxa"/>
              <w:bottom w:w="70" w:type="dxa"/>
              <w:right w:w="40" w:type="dxa"/>
            </w:tcMar>
          </w:tcPr>
          <w:p w14:paraId="67FEB916" w14:textId="77777777" w:rsidR="00B43B84" w:rsidRPr="002C5CFA" w:rsidRDefault="00B43B84" w:rsidP="00CD535D">
            <w:pPr>
              <w:pStyle w:val="HeadingRunIn"/>
              <w:rPr>
                <w:b/>
                <w:bCs w:val="0"/>
              </w:rPr>
            </w:pPr>
            <w:r w:rsidRPr="002C5CFA">
              <w:rPr>
                <w:bCs w:val="0"/>
              </w:rPr>
              <w:t>#4: Mechanical cooling, minimum OA</w:t>
            </w:r>
          </w:p>
        </w:tc>
        <w:tc>
          <w:tcPr>
            <w:tcW w:w="162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320F6CE4" w14:textId="77777777" w:rsidR="00B43B84" w:rsidRPr="002C5CFA" w:rsidRDefault="00B43B84" w:rsidP="00CD535D">
            <w:pPr>
              <w:pStyle w:val="HeadingRunIn"/>
              <w:rPr>
                <w:b/>
                <w:bCs w:val="0"/>
              </w:rPr>
            </w:pPr>
            <w:r w:rsidRPr="002C5CFA">
              <w:rPr>
                <w:bCs w:val="0"/>
              </w:rPr>
              <w:t>= 0</w:t>
            </w:r>
          </w:p>
        </w:tc>
        <w:tc>
          <w:tcPr>
            <w:tcW w:w="207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14D12FE3" w14:textId="77777777" w:rsidR="00B43B84" w:rsidRPr="002C5CFA" w:rsidRDefault="00B43B84" w:rsidP="00CD535D">
            <w:pPr>
              <w:pStyle w:val="HeadingRunIn"/>
              <w:rPr>
                <w:b/>
                <w:bCs w:val="0"/>
              </w:rPr>
            </w:pPr>
            <w:r w:rsidRPr="002C5CFA">
              <w:rPr>
                <w:bCs w:val="0"/>
              </w:rPr>
              <w:t>&gt; 0</w:t>
            </w:r>
          </w:p>
        </w:tc>
        <w:tc>
          <w:tcPr>
            <w:tcW w:w="2520" w:type="dxa"/>
            <w:tcBorders>
              <w:top w:val="single" w:sz="3" w:space="0" w:color="000000"/>
              <w:left w:val="nil"/>
              <w:bottom w:val="single" w:sz="3" w:space="0" w:color="000000"/>
              <w:right w:val="nil"/>
            </w:tcBorders>
            <w:tcMar>
              <w:top w:w="110" w:type="dxa"/>
              <w:left w:w="80" w:type="dxa"/>
              <w:bottom w:w="70" w:type="dxa"/>
              <w:right w:w="40" w:type="dxa"/>
            </w:tcMar>
          </w:tcPr>
          <w:p w14:paraId="3826CEC3" w14:textId="77777777" w:rsidR="00B43B84" w:rsidRPr="002C5CFA" w:rsidRDefault="00B43B84" w:rsidP="00CD535D">
            <w:pPr>
              <w:pStyle w:val="HeadingRunIn"/>
              <w:rPr>
                <w:b/>
                <w:bCs w:val="0"/>
              </w:rPr>
            </w:pPr>
            <w:r w:rsidRPr="002C5CFA">
              <w:rPr>
                <w:bCs w:val="0"/>
              </w:rPr>
              <w:t xml:space="preserve">= </w:t>
            </w:r>
            <w:proofErr w:type="spellStart"/>
            <w:r w:rsidRPr="002C5CFA">
              <w:rPr>
                <w:bCs w:val="0"/>
              </w:rPr>
              <w:t>MaxRA</w:t>
            </w:r>
            <w:proofErr w:type="spellEnd"/>
            <w:r w:rsidRPr="002C5CFA">
              <w:rPr>
                <w:bCs w:val="0"/>
              </w:rPr>
              <w:t>-P</w:t>
            </w:r>
          </w:p>
        </w:tc>
      </w:tr>
      <w:tr w:rsidR="00B43B84" w:rsidRPr="002C5CFA" w14:paraId="5451DC45" w14:textId="77777777" w:rsidTr="00684E6D">
        <w:trPr>
          <w:trHeight w:val="180"/>
        </w:trPr>
        <w:tc>
          <w:tcPr>
            <w:tcW w:w="3330" w:type="dxa"/>
            <w:tcBorders>
              <w:top w:val="single" w:sz="3" w:space="0" w:color="000000"/>
              <w:left w:val="nil"/>
              <w:bottom w:val="single" w:sz="16" w:space="0" w:color="000000"/>
              <w:right w:val="single" w:sz="3" w:space="0" w:color="000000"/>
            </w:tcBorders>
            <w:tcMar>
              <w:top w:w="110" w:type="dxa"/>
              <w:left w:w="80" w:type="dxa"/>
              <w:bottom w:w="70" w:type="dxa"/>
              <w:right w:w="40" w:type="dxa"/>
            </w:tcMar>
          </w:tcPr>
          <w:p w14:paraId="26F3E986" w14:textId="77777777" w:rsidR="00B43B84" w:rsidRPr="002C5CFA" w:rsidRDefault="00B43B84" w:rsidP="00CD535D">
            <w:pPr>
              <w:pStyle w:val="HeadingRunIn"/>
              <w:rPr>
                <w:b/>
                <w:bCs w:val="0"/>
              </w:rPr>
            </w:pPr>
            <w:r w:rsidRPr="002C5CFA">
              <w:rPr>
                <w:bCs w:val="0"/>
              </w:rPr>
              <w:t>#5: Unknown or dehumidification</w:t>
            </w:r>
          </w:p>
        </w:tc>
        <w:tc>
          <w:tcPr>
            <w:tcW w:w="6210" w:type="dxa"/>
            <w:gridSpan w:val="3"/>
            <w:tcBorders>
              <w:top w:val="single" w:sz="3" w:space="0" w:color="000000"/>
              <w:left w:val="single" w:sz="3" w:space="0" w:color="000000"/>
              <w:bottom w:val="single" w:sz="16" w:space="0" w:color="000000"/>
              <w:right w:val="nil"/>
            </w:tcBorders>
            <w:tcMar>
              <w:top w:w="110" w:type="dxa"/>
              <w:left w:w="80" w:type="dxa"/>
              <w:bottom w:w="70" w:type="dxa"/>
              <w:right w:w="40" w:type="dxa"/>
            </w:tcMar>
          </w:tcPr>
          <w:p w14:paraId="765274A5" w14:textId="77777777" w:rsidR="00B43B84" w:rsidRPr="002C5CFA" w:rsidRDefault="00B43B84" w:rsidP="00CD535D">
            <w:pPr>
              <w:pStyle w:val="HeadingRunIn"/>
              <w:rPr>
                <w:b/>
                <w:bCs w:val="0"/>
              </w:rPr>
            </w:pPr>
            <w:r w:rsidRPr="002C5CFA">
              <w:rPr>
                <w:bCs w:val="0"/>
              </w:rPr>
              <w:t>No other OS applies</w:t>
            </w:r>
          </w:p>
        </w:tc>
      </w:tr>
    </w:tbl>
    <w:p w14:paraId="7ABA3891" w14:textId="6C1F3817" w:rsidR="00B43B84" w:rsidRDefault="00B43B84" w:rsidP="00684E6D">
      <w:pPr>
        <w:spacing w:before="120"/>
        <w:jc w:val="center"/>
      </w:pPr>
      <w:r>
        <w:rPr>
          <w:noProof/>
        </w:rPr>
        <mc:AlternateContent>
          <mc:Choice Requires="wpc">
            <w:drawing>
              <wp:inline distT="0" distB="0" distL="0" distR="0" wp14:anchorId="1FF50425" wp14:editId="1BE0805F">
                <wp:extent cx="4542790" cy="3507740"/>
                <wp:effectExtent l="0" t="0" r="0" b="0"/>
                <wp:docPr id="743" name="Canvas 74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g:wgp>
                        <wpg:cNvPr id="496" name="Group 544"/>
                        <wpg:cNvGrpSpPr>
                          <a:grpSpLocks noChangeAspect="1"/>
                        </wpg:cNvGrpSpPr>
                        <wpg:grpSpPr bwMode="auto">
                          <a:xfrm>
                            <a:off x="3491677" y="95976"/>
                            <a:ext cx="929541" cy="204184"/>
                            <a:chOff x="2158" y="2643"/>
                            <a:chExt cx="1304" cy="266"/>
                          </a:xfrm>
                        </wpg:grpSpPr>
                        <wps:wsp>
                          <wps:cNvPr id="497" name="Text Box 545"/>
                          <wps:cNvSpPr txBox="1">
                            <a:spLocks noChangeAspect="1" noChangeArrowheads="1"/>
                          </wps:cNvSpPr>
                          <wps:spPr bwMode="auto">
                            <a:xfrm>
                              <a:off x="2167" y="2643"/>
                              <a:ext cx="1295" cy="2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C5DAAFE" w14:textId="77777777" w:rsidR="00D878EF" w:rsidRPr="00505F90" w:rsidRDefault="00D878EF" w:rsidP="00B43B84">
                                <w:pPr>
                                  <w:pStyle w:val="NoSpacing"/>
                                  <w:jc w:val="center"/>
                                  <w:rPr>
                                    <w:sz w:val="20"/>
                                    <w:szCs w:val="20"/>
                                  </w:rPr>
                                </w:pPr>
                                <w:r w:rsidRPr="00505F90">
                                  <w:rPr>
                                    <w:sz w:val="20"/>
                                    <w:szCs w:val="20"/>
                                  </w:rPr>
                                  <w:t>OS#4</w:t>
                                </w:r>
                              </w:p>
                            </w:txbxContent>
                          </wps:txbx>
                          <wps:bodyPr rot="0" vert="horz" wrap="square" lIns="84891" tIns="42444" rIns="84891" bIns="42444" anchor="t" anchorCtr="0" upright="1">
                            <a:noAutofit/>
                          </wps:bodyPr>
                        </wps:wsp>
                        <wps:wsp>
                          <wps:cNvPr id="498" name="Line 546"/>
                          <wps:cNvCnPr>
                            <a:cxnSpLocks noChangeAspect="1" noChangeShapeType="1"/>
                          </wps:cNvCnPr>
                          <wps:spPr bwMode="auto">
                            <a:xfrm>
                              <a:off x="2158" y="2908"/>
                              <a:ext cx="1304" cy="1"/>
                            </a:xfrm>
                            <a:prstGeom prst="line">
                              <a:avLst/>
                            </a:prstGeom>
                            <a:noFill/>
                            <a:ln w="6350">
                              <a:solidFill>
                                <a:srgbClr val="000000"/>
                              </a:solidFill>
                              <a:round/>
                              <a:headEnd type="triangle" w="med" len="sm"/>
                              <a:tailEnd type="triangle" w="med" len="sm"/>
                            </a:ln>
                            <a:extLst>
                              <a:ext uri="{909E8E84-426E-40DD-AFC4-6F175D3DCCD1}">
                                <a14:hiddenFill xmlns:a14="http://schemas.microsoft.com/office/drawing/2010/main">
                                  <a:noFill/>
                                </a14:hiddenFill>
                              </a:ext>
                            </a:extLst>
                          </wps:spPr>
                          <wps:bodyPr/>
                        </wps:wsp>
                      </wpg:wgp>
                      <wps:wsp>
                        <wps:cNvPr id="499" name="Text Box 547"/>
                        <wps:cNvSpPr txBox="1">
                          <a:spLocks noChangeAspect="1" noChangeArrowheads="1"/>
                        </wps:cNvSpPr>
                        <wps:spPr bwMode="auto">
                          <a:xfrm>
                            <a:off x="2562225" y="1833020"/>
                            <a:ext cx="854900" cy="24883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3D61B88" w14:textId="77777777" w:rsidR="00D878EF" w:rsidRPr="00505F90" w:rsidRDefault="00D878EF" w:rsidP="00B43B84">
                              <w:pPr>
                                <w:pStyle w:val="NoSpacing"/>
                                <w:rPr>
                                  <w:sz w:val="20"/>
                                  <w:szCs w:val="20"/>
                                </w:rPr>
                              </w:pPr>
                              <w:r>
                                <w:rPr>
                                  <w:sz w:val="20"/>
                                  <w:szCs w:val="20"/>
                                </w:rPr>
                                <w:t>Cooling Coil</w:t>
                              </w:r>
                            </w:p>
                          </w:txbxContent>
                        </wps:txbx>
                        <wps:bodyPr rot="0" vert="horz" wrap="square" lIns="84891" tIns="42444" rIns="84891" bIns="42444" anchor="t" anchorCtr="0" upright="1">
                          <a:noAutofit/>
                        </wps:bodyPr>
                      </wps:wsp>
                      <wps:wsp>
                        <wps:cNvPr id="500" name="Text Box 548"/>
                        <wps:cNvSpPr txBox="1">
                          <a:spLocks noChangeAspect="1" noChangeArrowheads="1"/>
                        </wps:cNvSpPr>
                        <wps:spPr bwMode="auto">
                          <a:xfrm>
                            <a:off x="499488" y="2180780"/>
                            <a:ext cx="605412" cy="52131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F6ABF41" w14:textId="77777777" w:rsidR="00D878EF" w:rsidRPr="00505F90" w:rsidRDefault="00D878EF" w:rsidP="00B43B84">
                              <w:pPr>
                                <w:pStyle w:val="NoSpacing"/>
                                <w:rPr>
                                  <w:sz w:val="20"/>
                                  <w:szCs w:val="20"/>
                                </w:rPr>
                              </w:pPr>
                              <w:r>
                                <w:rPr>
                                  <w:sz w:val="20"/>
                                  <w:szCs w:val="20"/>
                                </w:rPr>
                                <w:t>Heating Coil</w:t>
                              </w:r>
                            </w:p>
                          </w:txbxContent>
                        </wps:txbx>
                        <wps:bodyPr rot="0" vert="horz" wrap="square" lIns="84891" tIns="42444" rIns="84891" bIns="42444" anchor="t" anchorCtr="0" upright="1">
                          <a:noAutofit/>
                        </wps:bodyPr>
                      </wps:wsp>
                      <wps:wsp>
                        <wps:cNvPr id="717" name="Text Box 549"/>
                        <wps:cNvSpPr txBox="1">
                          <a:spLocks noChangeAspect="1" noChangeArrowheads="1"/>
                        </wps:cNvSpPr>
                        <wps:spPr bwMode="auto">
                          <a:xfrm>
                            <a:off x="32086" y="462942"/>
                            <a:ext cx="491666" cy="21735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AEB7F24" w14:textId="77777777" w:rsidR="00D878EF" w:rsidRPr="00505F90" w:rsidRDefault="00D878EF" w:rsidP="00B43B84">
                              <w:pPr>
                                <w:pStyle w:val="NoSpacing"/>
                                <w:rPr>
                                  <w:sz w:val="20"/>
                                  <w:szCs w:val="20"/>
                                </w:rPr>
                              </w:pPr>
                              <w:r w:rsidRPr="00505F90">
                                <w:rPr>
                                  <w:sz w:val="20"/>
                                  <w:szCs w:val="20"/>
                                </w:rPr>
                                <w:t xml:space="preserve">100% </w:t>
                              </w:r>
                            </w:p>
                          </w:txbxContent>
                        </wps:txbx>
                        <wps:bodyPr rot="0" vert="horz" wrap="square" lIns="84891" tIns="42444" rIns="84891" bIns="42444" anchor="t" anchorCtr="0" upright="1">
                          <a:noAutofit/>
                        </wps:bodyPr>
                      </wps:wsp>
                      <wps:wsp>
                        <wps:cNvPr id="718" name="Text Box 550"/>
                        <wps:cNvSpPr txBox="1">
                          <a:spLocks noChangeAspect="1" noChangeArrowheads="1"/>
                        </wps:cNvSpPr>
                        <wps:spPr bwMode="auto">
                          <a:xfrm>
                            <a:off x="0" y="3244357"/>
                            <a:ext cx="492610" cy="21735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BAD6C7E" w14:textId="77777777" w:rsidR="00D878EF" w:rsidRPr="00505F90" w:rsidRDefault="00D878EF" w:rsidP="00B43B84">
                              <w:pPr>
                                <w:pStyle w:val="NoSpacing"/>
                                <w:rPr>
                                  <w:sz w:val="20"/>
                                  <w:szCs w:val="20"/>
                                </w:rPr>
                              </w:pPr>
                              <w:r w:rsidRPr="00505F90">
                                <w:rPr>
                                  <w:sz w:val="20"/>
                                  <w:szCs w:val="20"/>
                                </w:rPr>
                                <w:t xml:space="preserve">0% </w:t>
                              </w:r>
                            </w:p>
                          </w:txbxContent>
                        </wps:txbx>
                        <wps:bodyPr rot="0" vert="horz" wrap="square" lIns="84891" tIns="42444" rIns="84891" bIns="42444" anchor="t" anchorCtr="0" upright="1">
                          <a:noAutofit/>
                        </wps:bodyPr>
                      </wps:wsp>
                      <wps:wsp>
                        <wps:cNvPr id="719" name="Line 551"/>
                        <wps:cNvCnPr>
                          <a:cxnSpLocks noChangeAspect="1" noChangeShapeType="1"/>
                        </wps:cNvCnPr>
                        <wps:spPr bwMode="auto">
                          <a:xfrm>
                            <a:off x="485060" y="3321514"/>
                            <a:ext cx="4022035" cy="94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20" name="Line 552"/>
                        <wps:cNvCnPr>
                          <a:cxnSpLocks noChangeAspect="1" noChangeShapeType="1"/>
                        </wps:cNvCnPr>
                        <wps:spPr bwMode="auto">
                          <a:xfrm flipV="1">
                            <a:off x="491666" y="514694"/>
                            <a:ext cx="0" cy="281717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21" name="Text Box 553"/>
                        <wps:cNvSpPr txBox="1">
                          <a:spLocks noChangeAspect="1" noChangeArrowheads="1"/>
                        </wps:cNvSpPr>
                        <wps:spPr bwMode="auto">
                          <a:xfrm>
                            <a:off x="74552" y="956935"/>
                            <a:ext cx="355774" cy="207853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464276C" w14:textId="77777777" w:rsidR="00D878EF" w:rsidRPr="00505F90" w:rsidRDefault="00D878EF" w:rsidP="00B43B84">
                              <w:pPr>
                                <w:pStyle w:val="NoSpacing"/>
                                <w:rPr>
                                  <w:sz w:val="20"/>
                                  <w:szCs w:val="20"/>
                                </w:rPr>
                              </w:pPr>
                              <w:r w:rsidRPr="00505F90">
                                <w:rPr>
                                  <w:sz w:val="20"/>
                                  <w:szCs w:val="20"/>
                                </w:rPr>
                                <w:t>Damper/Valve Position, % Open</w:t>
                              </w:r>
                            </w:p>
                          </w:txbxContent>
                        </wps:txbx>
                        <wps:bodyPr rot="0" vert="vert270" wrap="square" lIns="106112" tIns="53056" rIns="106112" bIns="53056" anchor="t" anchorCtr="0" upright="1">
                          <a:noAutofit/>
                        </wps:bodyPr>
                      </wps:wsp>
                      <wps:wsp>
                        <wps:cNvPr id="722" name="Line 554"/>
                        <wps:cNvCnPr>
                          <a:cxnSpLocks noChangeAspect="1" noChangeShapeType="1"/>
                        </wps:cNvCnPr>
                        <wps:spPr bwMode="auto">
                          <a:xfrm flipV="1">
                            <a:off x="2475316" y="525985"/>
                            <a:ext cx="1945902" cy="279647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723" name="Line 555"/>
                        <wps:cNvCnPr>
                          <a:cxnSpLocks noChangeAspect="1" noChangeShapeType="1"/>
                        </wps:cNvCnPr>
                        <wps:spPr bwMode="auto">
                          <a:xfrm flipH="1" flipV="1">
                            <a:off x="491666" y="513753"/>
                            <a:ext cx="997487" cy="2807762"/>
                          </a:xfrm>
                          <a:prstGeom prst="line">
                            <a:avLst/>
                          </a:prstGeom>
                          <a:noFill/>
                          <a:ln w="19050">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724" name="Text Box 556"/>
                        <wps:cNvSpPr txBox="1">
                          <a:spLocks noChangeAspect="1" noChangeArrowheads="1"/>
                        </wps:cNvSpPr>
                        <wps:spPr bwMode="auto">
                          <a:xfrm>
                            <a:off x="1726709" y="1136857"/>
                            <a:ext cx="878960" cy="46969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F207CED" w14:textId="77777777" w:rsidR="00D878EF" w:rsidRPr="00505F90" w:rsidRDefault="00D878EF" w:rsidP="00B43B84">
                              <w:pPr>
                                <w:pStyle w:val="NoSpacing"/>
                                <w:rPr>
                                  <w:sz w:val="20"/>
                                  <w:szCs w:val="20"/>
                                </w:rPr>
                              </w:pPr>
                              <w:r>
                                <w:rPr>
                                  <w:sz w:val="20"/>
                                  <w:szCs w:val="20"/>
                                </w:rPr>
                                <w:t>Return</w:t>
                              </w:r>
                              <w:r w:rsidRPr="00505F90">
                                <w:rPr>
                                  <w:sz w:val="20"/>
                                  <w:szCs w:val="20"/>
                                </w:rPr>
                                <w:t xml:space="preserve"> Air Damper</w:t>
                              </w:r>
                            </w:p>
                          </w:txbxContent>
                        </wps:txbx>
                        <wps:bodyPr rot="0" vert="horz" wrap="square" lIns="84891" tIns="42444" rIns="84891" bIns="42444" anchor="t" anchorCtr="0" upright="1">
                          <a:noAutofit/>
                        </wps:bodyPr>
                      </wps:wsp>
                      <wps:wsp>
                        <wps:cNvPr id="725" name="Line 559"/>
                        <wps:cNvCnPr>
                          <a:cxnSpLocks noChangeAspect="1" noChangeShapeType="1"/>
                        </wps:cNvCnPr>
                        <wps:spPr bwMode="auto">
                          <a:xfrm flipH="1">
                            <a:off x="486004" y="789289"/>
                            <a:ext cx="997487" cy="94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26" name="Line 560"/>
                        <wps:cNvCnPr>
                          <a:cxnSpLocks noChangeAspect="1" noChangeShapeType="1"/>
                        </wps:cNvCnPr>
                        <wps:spPr bwMode="auto">
                          <a:xfrm flipV="1">
                            <a:off x="1489153" y="0"/>
                            <a:ext cx="944" cy="3460773"/>
                          </a:xfrm>
                          <a:prstGeom prst="line">
                            <a:avLst/>
                          </a:prstGeom>
                          <a:noFill/>
                          <a:ln w="12700"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727" name="Line 561"/>
                        <wps:cNvCnPr>
                          <a:cxnSpLocks noChangeAspect="1" noChangeShapeType="1"/>
                        </wps:cNvCnPr>
                        <wps:spPr bwMode="auto">
                          <a:xfrm flipV="1">
                            <a:off x="485060" y="0"/>
                            <a:ext cx="944" cy="552331"/>
                          </a:xfrm>
                          <a:prstGeom prst="line">
                            <a:avLst/>
                          </a:prstGeom>
                          <a:noFill/>
                          <a:ln w="12700"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728" name="Line 562"/>
                        <wps:cNvCnPr>
                          <a:cxnSpLocks noChangeAspect="1" noChangeShapeType="1"/>
                        </wps:cNvCnPr>
                        <wps:spPr bwMode="auto">
                          <a:xfrm flipV="1">
                            <a:off x="2474373" y="0"/>
                            <a:ext cx="944" cy="3460773"/>
                          </a:xfrm>
                          <a:prstGeom prst="line">
                            <a:avLst/>
                          </a:prstGeom>
                          <a:noFill/>
                          <a:ln w="12700"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729" name="Line 563"/>
                        <wps:cNvCnPr>
                          <a:cxnSpLocks noChangeAspect="1" noChangeShapeType="1"/>
                        </wps:cNvCnPr>
                        <wps:spPr bwMode="auto">
                          <a:xfrm flipV="1">
                            <a:off x="3492621" y="0"/>
                            <a:ext cx="944" cy="3460773"/>
                          </a:xfrm>
                          <a:prstGeom prst="line">
                            <a:avLst/>
                          </a:prstGeom>
                          <a:noFill/>
                          <a:ln w="12700"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730" name="Line 564"/>
                        <wps:cNvCnPr>
                          <a:cxnSpLocks noChangeAspect="1" noChangeShapeType="1"/>
                        </wps:cNvCnPr>
                        <wps:spPr bwMode="auto">
                          <a:xfrm>
                            <a:off x="3501114" y="798586"/>
                            <a:ext cx="922935" cy="94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31" name="Line 565"/>
                        <wps:cNvCnPr>
                          <a:cxnSpLocks noChangeAspect="1" noChangeShapeType="1"/>
                        </wps:cNvCnPr>
                        <wps:spPr bwMode="auto">
                          <a:xfrm flipV="1">
                            <a:off x="4418388" y="0"/>
                            <a:ext cx="944" cy="3460773"/>
                          </a:xfrm>
                          <a:prstGeom prst="line">
                            <a:avLst/>
                          </a:prstGeom>
                          <a:noFill/>
                          <a:ln w="12700"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732" name="Line 566"/>
                        <wps:cNvCnPr>
                          <a:cxnSpLocks noChangeAspect="1" noChangeShapeType="1"/>
                        </wps:cNvCnPr>
                        <wps:spPr bwMode="auto">
                          <a:xfrm flipV="1">
                            <a:off x="3498283" y="799528"/>
                            <a:ext cx="0" cy="253233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cNvPr id="733" name="Group 567"/>
                        <wpg:cNvGrpSpPr>
                          <a:grpSpLocks noChangeAspect="1"/>
                        </wpg:cNvGrpSpPr>
                        <wpg:grpSpPr bwMode="auto">
                          <a:xfrm>
                            <a:off x="1490097" y="97856"/>
                            <a:ext cx="978613" cy="237191"/>
                            <a:chOff x="2158" y="2643"/>
                            <a:chExt cx="1304" cy="309"/>
                          </a:xfrm>
                        </wpg:grpSpPr>
                        <wps:wsp>
                          <wps:cNvPr id="734" name="Text Box 568"/>
                          <wps:cNvSpPr txBox="1">
                            <a:spLocks noChangeAspect="1" noChangeArrowheads="1"/>
                          </wps:cNvSpPr>
                          <wps:spPr bwMode="auto">
                            <a:xfrm>
                              <a:off x="2167" y="2643"/>
                              <a:ext cx="1295" cy="30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EDC5D00" w14:textId="77777777" w:rsidR="00D878EF" w:rsidRPr="00505F90" w:rsidRDefault="00D878EF" w:rsidP="00B43B84">
                                <w:pPr>
                                  <w:pStyle w:val="NoSpacing"/>
                                  <w:jc w:val="center"/>
                                  <w:rPr>
                                    <w:sz w:val="20"/>
                                    <w:szCs w:val="20"/>
                                  </w:rPr>
                                </w:pPr>
                                <w:r w:rsidRPr="00505F90">
                                  <w:rPr>
                                    <w:sz w:val="20"/>
                                    <w:szCs w:val="20"/>
                                  </w:rPr>
                                  <w:t>OS#2</w:t>
                                </w:r>
                              </w:p>
                            </w:txbxContent>
                          </wps:txbx>
                          <wps:bodyPr rot="0" vert="horz" wrap="square" lIns="84891" tIns="42444" rIns="84891" bIns="42444" anchor="t" anchorCtr="0" upright="1">
                            <a:noAutofit/>
                          </wps:bodyPr>
                        </wps:wsp>
                        <wps:wsp>
                          <wps:cNvPr id="735" name="Line 569"/>
                          <wps:cNvCnPr>
                            <a:cxnSpLocks noChangeAspect="1" noChangeShapeType="1"/>
                          </wps:cNvCnPr>
                          <wps:spPr bwMode="auto">
                            <a:xfrm>
                              <a:off x="2158" y="2908"/>
                              <a:ext cx="1304" cy="1"/>
                            </a:xfrm>
                            <a:prstGeom prst="line">
                              <a:avLst/>
                            </a:prstGeom>
                            <a:noFill/>
                            <a:ln w="6350">
                              <a:solidFill>
                                <a:srgbClr val="000000"/>
                              </a:solidFill>
                              <a:round/>
                              <a:headEnd type="triangle" w="med" len="sm"/>
                              <a:tailEnd type="triangle" w="med" len="sm"/>
                            </a:ln>
                            <a:extLst>
                              <a:ext uri="{909E8E84-426E-40DD-AFC4-6F175D3DCCD1}">
                                <a14:hiddenFill xmlns:a14="http://schemas.microsoft.com/office/drawing/2010/main">
                                  <a:noFill/>
                                </a14:hiddenFill>
                              </a:ext>
                            </a:extLst>
                          </wps:spPr>
                          <wps:bodyPr/>
                        </wps:wsp>
                      </wpg:wgp>
                      <wpg:wgp>
                        <wpg:cNvPr id="736" name="Group 570"/>
                        <wpg:cNvGrpSpPr>
                          <a:grpSpLocks noChangeAspect="1"/>
                        </wpg:cNvGrpSpPr>
                        <wpg:grpSpPr bwMode="auto">
                          <a:xfrm>
                            <a:off x="2475316" y="95035"/>
                            <a:ext cx="1016361" cy="205125"/>
                            <a:chOff x="2158" y="2643"/>
                            <a:chExt cx="1304" cy="266"/>
                          </a:xfrm>
                        </wpg:grpSpPr>
                        <wps:wsp>
                          <wps:cNvPr id="737" name="Text Box 571"/>
                          <wps:cNvSpPr txBox="1">
                            <a:spLocks noChangeAspect="1" noChangeArrowheads="1"/>
                          </wps:cNvSpPr>
                          <wps:spPr bwMode="auto">
                            <a:xfrm>
                              <a:off x="2167" y="2643"/>
                              <a:ext cx="1295" cy="2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A4DCF4A" w14:textId="77777777" w:rsidR="00D878EF" w:rsidRPr="00505F90" w:rsidRDefault="00D878EF" w:rsidP="00B43B84">
                                <w:pPr>
                                  <w:pStyle w:val="NoSpacing"/>
                                  <w:jc w:val="center"/>
                                  <w:rPr>
                                    <w:sz w:val="20"/>
                                    <w:szCs w:val="20"/>
                                  </w:rPr>
                                </w:pPr>
                                <w:r w:rsidRPr="00505F90">
                                  <w:rPr>
                                    <w:sz w:val="20"/>
                                    <w:szCs w:val="20"/>
                                  </w:rPr>
                                  <w:t>OS#3</w:t>
                                </w:r>
                              </w:p>
                            </w:txbxContent>
                          </wps:txbx>
                          <wps:bodyPr rot="0" vert="horz" wrap="square" lIns="84891" tIns="42444" rIns="84891" bIns="42444" anchor="t" anchorCtr="0" upright="1">
                            <a:noAutofit/>
                          </wps:bodyPr>
                        </wps:wsp>
                        <wps:wsp>
                          <wps:cNvPr id="738" name="Line 572"/>
                          <wps:cNvCnPr>
                            <a:cxnSpLocks noChangeAspect="1" noChangeShapeType="1"/>
                          </wps:cNvCnPr>
                          <wps:spPr bwMode="auto">
                            <a:xfrm>
                              <a:off x="2158" y="2908"/>
                              <a:ext cx="1304" cy="1"/>
                            </a:xfrm>
                            <a:prstGeom prst="line">
                              <a:avLst/>
                            </a:prstGeom>
                            <a:noFill/>
                            <a:ln w="6350">
                              <a:solidFill>
                                <a:srgbClr val="000000"/>
                              </a:solidFill>
                              <a:round/>
                              <a:headEnd type="triangle" w="med" len="sm"/>
                              <a:tailEnd type="triangle" w="med" len="sm"/>
                            </a:ln>
                            <a:extLst>
                              <a:ext uri="{909E8E84-426E-40DD-AFC4-6F175D3DCCD1}">
                                <a14:hiddenFill xmlns:a14="http://schemas.microsoft.com/office/drawing/2010/main">
                                  <a:noFill/>
                                </a14:hiddenFill>
                              </a:ext>
                            </a:extLst>
                          </wps:spPr>
                          <wps:bodyPr/>
                        </wps:wsp>
                      </wpg:wgp>
                      <wpg:wgp>
                        <wpg:cNvPr id="739" name="Group 573"/>
                        <wpg:cNvGrpSpPr>
                          <a:grpSpLocks noChangeAspect="1"/>
                        </wpg:cNvGrpSpPr>
                        <wpg:grpSpPr bwMode="auto">
                          <a:xfrm>
                            <a:off x="492610" y="98798"/>
                            <a:ext cx="996544" cy="268189"/>
                            <a:chOff x="2158" y="2643"/>
                            <a:chExt cx="1304" cy="351"/>
                          </a:xfrm>
                        </wpg:grpSpPr>
                        <wps:wsp>
                          <wps:cNvPr id="740" name="Text Box 574"/>
                          <wps:cNvSpPr txBox="1">
                            <a:spLocks noChangeAspect="1" noChangeArrowheads="1"/>
                          </wps:cNvSpPr>
                          <wps:spPr bwMode="auto">
                            <a:xfrm>
                              <a:off x="2167" y="2643"/>
                              <a:ext cx="1295" cy="35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E05B841" w14:textId="77777777" w:rsidR="00D878EF" w:rsidRPr="00505F90" w:rsidRDefault="00D878EF" w:rsidP="00B43B84">
                                <w:pPr>
                                  <w:pStyle w:val="NoSpacing"/>
                                  <w:jc w:val="center"/>
                                  <w:rPr>
                                    <w:sz w:val="20"/>
                                    <w:szCs w:val="20"/>
                                  </w:rPr>
                                </w:pPr>
                                <w:r w:rsidRPr="00505F90">
                                  <w:rPr>
                                    <w:sz w:val="20"/>
                                    <w:szCs w:val="20"/>
                                  </w:rPr>
                                  <w:t>OS#1</w:t>
                                </w:r>
                              </w:p>
                            </w:txbxContent>
                          </wps:txbx>
                          <wps:bodyPr rot="0" vert="horz" wrap="square" lIns="84891" tIns="42444" rIns="84891" bIns="42444" anchor="t" anchorCtr="0" upright="1">
                            <a:noAutofit/>
                          </wps:bodyPr>
                        </wps:wsp>
                        <wps:wsp>
                          <wps:cNvPr id="741" name="Line 575"/>
                          <wps:cNvCnPr>
                            <a:cxnSpLocks noChangeAspect="1" noChangeShapeType="1"/>
                          </wps:cNvCnPr>
                          <wps:spPr bwMode="auto">
                            <a:xfrm>
                              <a:off x="2158" y="2908"/>
                              <a:ext cx="1304" cy="1"/>
                            </a:xfrm>
                            <a:prstGeom prst="line">
                              <a:avLst/>
                            </a:prstGeom>
                            <a:noFill/>
                            <a:ln w="6350">
                              <a:solidFill>
                                <a:srgbClr val="000000"/>
                              </a:solidFill>
                              <a:round/>
                              <a:headEnd type="triangle" w="med" len="sm"/>
                              <a:tailEnd type="triangle" w="med" len="sm"/>
                            </a:ln>
                            <a:extLst>
                              <a:ext uri="{909E8E84-426E-40DD-AFC4-6F175D3DCCD1}">
                                <a14:hiddenFill xmlns:a14="http://schemas.microsoft.com/office/drawing/2010/main">
                                  <a:noFill/>
                                </a14:hiddenFill>
                              </a:ext>
                            </a:extLst>
                          </wps:spPr>
                          <wps:bodyPr/>
                        </wps:wsp>
                      </wpg:wgp>
                      <wps:wsp>
                        <wps:cNvPr id="742" name="Straight Connector 742"/>
                        <wps:cNvCnPr/>
                        <wps:spPr>
                          <a:xfrm>
                            <a:off x="1490097" y="789289"/>
                            <a:ext cx="978613" cy="2532225"/>
                          </a:xfrm>
                          <a:prstGeom prst="line">
                            <a:avLst/>
                          </a:prstGeom>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1FF50425" id="Canvas 743" o:spid="_x0000_s1693" editas="canvas" style="width:357.7pt;height:276.2pt;mso-position-horizontal-relative:char;mso-position-vertical-relative:line" coordsize="45427,350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">
                <v:shape id="_x0000_s1694" type="#_x0000_t75" style="position:absolute;width:45427;height:35077;visibility:visible;mso-wrap-style:square">
                  <v:fill o:detectmouseclick="t"/>
                  <v:path o:connecttype="none"/>
                </v:shape>
                <v:group id="Group 544" o:spid="_x0000_s1695" style="position:absolute;left:34916;top:959;width:9296;height:2042" coordorigin="2158,2643" coordsize="1304,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">
                  <o:lock v:ext="edit" aspectratio="t"/>
                  <v:shape id="Text Box 545" o:spid="_x0000_s1696" type="#_x0000_t202" style="position:absolute;left:2167;top:2643;width:1295;height:2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" stroked="f">
                    <o:lock v:ext="edit" aspectratio="t"/>
                    <v:textbox inset="2.35808mm,1.179mm,2.35808mm,1.179mm">
                      <w:txbxContent>
                        <w:p w14:paraId="7C5DAAFE" w14:textId="77777777" w:rsidR="00D878EF" w:rsidRPr="00505F90" w:rsidRDefault="00D878EF" w:rsidP="00B43B84">
                          <w:pPr>
                            <w:pStyle w:val="NoSpacing"/>
                            <w:jc w:val="center"/>
                            <w:rPr>
                              <w:sz w:val="20"/>
                              <w:szCs w:val="20"/>
                            </w:rPr>
                          </w:pPr>
                          <w:r w:rsidRPr="00505F90">
                            <w:rPr>
                              <w:sz w:val="20"/>
                              <w:szCs w:val="20"/>
                            </w:rPr>
                            <w:t>OS#4</w:t>
                          </w:r>
                        </w:p>
                      </w:txbxContent>
                    </v:textbox>
                  </v:shape>
                  <v:line id="Line 546" o:spid="_x0000_s1697" style="position:absolute;visibility:visible;mso-wrap-style:square" from="2158,2908" to="3462,2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" strokeweight=".5pt">
                    <v:stroke startarrow="block" startarrowlength="short" endarrow="block" endarrowlength="short"/>
                    <o:lock v:ext="edit" aspectratio="t"/>
                  </v:line>
                </v:group>
                <v:shape id="Text Box 547" o:spid="_x0000_s1698" type="#_x0000_t202" style="position:absolute;left:25622;top:18330;width:8549;height:24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" stroked="f">
                  <o:lock v:ext="edit" aspectratio="t"/>
                  <v:textbox inset="2.35808mm,1.179mm,2.35808mm,1.179mm">
                    <w:txbxContent>
                      <w:p w14:paraId="33D61B88" w14:textId="77777777" w:rsidR="00D878EF" w:rsidRPr="00505F90" w:rsidRDefault="00D878EF" w:rsidP="00B43B84">
                        <w:pPr>
                          <w:pStyle w:val="NoSpacing"/>
                          <w:rPr>
                            <w:sz w:val="20"/>
                            <w:szCs w:val="20"/>
                          </w:rPr>
                        </w:pPr>
                        <w:r>
                          <w:rPr>
                            <w:sz w:val="20"/>
                            <w:szCs w:val="20"/>
                          </w:rPr>
                          <w:t>Cooling Coil</w:t>
                        </w:r>
                      </w:p>
                    </w:txbxContent>
                  </v:textbox>
                </v:shape>
                <v:shape id="Text Box 548" o:spid="_x0000_s1699" type="#_x0000_t202" style="position:absolute;left:4994;top:21807;width:6055;height:52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" stroked="f">
                  <o:lock v:ext="edit" aspectratio="t"/>
                  <v:textbox inset="2.35808mm,1.179mm,2.35808mm,1.179mm">
                    <w:txbxContent>
                      <w:p w14:paraId="4F6ABF41" w14:textId="77777777" w:rsidR="00D878EF" w:rsidRPr="00505F90" w:rsidRDefault="00D878EF" w:rsidP="00B43B84">
                        <w:pPr>
                          <w:pStyle w:val="NoSpacing"/>
                          <w:rPr>
                            <w:sz w:val="20"/>
                            <w:szCs w:val="20"/>
                          </w:rPr>
                        </w:pPr>
                        <w:r>
                          <w:rPr>
                            <w:sz w:val="20"/>
                            <w:szCs w:val="20"/>
                          </w:rPr>
                          <w:t>Heating Coil</w:t>
                        </w:r>
                      </w:p>
                    </w:txbxContent>
                  </v:textbox>
                </v:shape>
                <v:shape id="Text Box 549" o:spid="_x0000_s1700" type="#_x0000_t202" style="position:absolute;left:320;top:4629;width:4917;height:21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" stroked="f">
                  <o:lock v:ext="edit" aspectratio="t"/>
                  <v:textbox inset="2.35808mm,1.179mm,2.35808mm,1.179mm">
                    <w:txbxContent>
                      <w:p w14:paraId="7AEB7F24" w14:textId="77777777" w:rsidR="00D878EF" w:rsidRPr="00505F90" w:rsidRDefault="00D878EF" w:rsidP="00B43B84">
                        <w:pPr>
                          <w:pStyle w:val="NoSpacing"/>
                          <w:rPr>
                            <w:sz w:val="20"/>
                            <w:szCs w:val="20"/>
                          </w:rPr>
                        </w:pPr>
                        <w:r w:rsidRPr="00505F90">
                          <w:rPr>
                            <w:sz w:val="20"/>
                            <w:szCs w:val="20"/>
                          </w:rPr>
                          <w:t xml:space="preserve">100% </w:t>
                        </w:r>
                      </w:p>
                    </w:txbxContent>
                  </v:textbox>
                </v:shape>
                <v:shape id="Text Box 550" o:spid="_x0000_s1701" type="#_x0000_t202" style="position:absolute;top:32443;width:4926;height:21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" stroked="f">
                  <o:lock v:ext="edit" aspectratio="t"/>
                  <v:textbox inset="2.35808mm,1.179mm,2.35808mm,1.179mm">
                    <w:txbxContent>
                      <w:p w14:paraId="4BAD6C7E" w14:textId="77777777" w:rsidR="00D878EF" w:rsidRPr="00505F90" w:rsidRDefault="00D878EF" w:rsidP="00B43B84">
                        <w:pPr>
                          <w:pStyle w:val="NoSpacing"/>
                          <w:rPr>
                            <w:sz w:val="20"/>
                            <w:szCs w:val="20"/>
                          </w:rPr>
                        </w:pPr>
                        <w:r w:rsidRPr="00505F90">
                          <w:rPr>
                            <w:sz w:val="20"/>
                            <w:szCs w:val="20"/>
                          </w:rPr>
                          <w:t xml:space="preserve">0% </w:t>
                        </w:r>
                      </w:p>
                    </w:txbxContent>
                  </v:textbox>
                </v:shape>
                <v:line id="Line 551" o:spid="_x0000_s1702" style="position:absolute;visibility:visible;mso-wrap-style:square" from="4850,33215" to="45070,332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" strokeweight="1.5pt">
                  <o:lock v:ext="edit" aspectratio="t"/>
                </v:line>
                <v:line id="Line 552" o:spid="_x0000_s1703" style="position:absolute;flip:y;visibility:visible;mso-wrap-style:square" from="4916,5146" to="4916,33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" strokeweight="1.5pt">
                  <o:lock v:ext="edit" aspectratio="t"/>
                </v:line>
                <v:shape id="Text Box 553" o:spid="_x0000_s1704" type="#_x0000_t202" style="position:absolute;left:745;top:9569;width:3558;height:207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" stroked="f">
                  <o:lock v:ext="edit" aspectratio="t"/>
                  <v:textbox style="layout-flow:vertical;mso-layout-flow-alt:bottom-to-top" inset="2.94756mm,1.47378mm,2.94756mm,1.47378mm">
                    <w:txbxContent>
                      <w:p w14:paraId="3464276C" w14:textId="77777777" w:rsidR="00D878EF" w:rsidRPr="00505F90" w:rsidRDefault="00D878EF" w:rsidP="00B43B84">
                        <w:pPr>
                          <w:pStyle w:val="NoSpacing"/>
                          <w:rPr>
                            <w:sz w:val="20"/>
                            <w:szCs w:val="20"/>
                          </w:rPr>
                        </w:pPr>
                        <w:r w:rsidRPr="00505F90">
                          <w:rPr>
                            <w:sz w:val="20"/>
                            <w:szCs w:val="20"/>
                          </w:rPr>
                          <w:t>Damper/Valve Position, % Open</w:t>
                        </w:r>
                      </w:p>
                    </w:txbxContent>
                  </v:textbox>
                </v:shape>
                <v:line id="Line 554" o:spid="_x0000_s1705" style="position:absolute;flip:y;visibility:visible;mso-wrap-style:square" from="24753,5259" to="44212,332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" strokeweight="2.25pt">
                  <o:lock v:ext="edit" aspectratio="t"/>
                </v:line>
                <v:line id="Line 555" o:spid="_x0000_s1706" style="position:absolute;flip:x y;visibility:visible;mso-wrap-style:square" from="4916,5137" to="14891,332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" strokeweight="1.5pt">
                  <v:stroke dashstyle="longDash"/>
                  <o:lock v:ext="edit" aspectratio="t"/>
                </v:line>
                <v:shape id="Text Box 556" o:spid="_x0000_s1707" type="#_x0000_t202" style="position:absolute;left:17267;top:11368;width:8789;height:46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" stroked="f">
                  <o:lock v:ext="edit" aspectratio="t"/>
                  <v:textbox inset="2.35808mm,1.179mm,2.35808mm,1.179mm">
                    <w:txbxContent>
                      <w:p w14:paraId="6F207CED" w14:textId="77777777" w:rsidR="00D878EF" w:rsidRPr="00505F90" w:rsidRDefault="00D878EF" w:rsidP="00B43B84">
                        <w:pPr>
                          <w:pStyle w:val="NoSpacing"/>
                          <w:rPr>
                            <w:sz w:val="20"/>
                            <w:szCs w:val="20"/>
                          </w:rPr>
                        </w:pPr>
                        <w:r>
                          <w:rPr>
                            <w:sz w:val="20"/>
                            <w:szCs w:val="20"/>
                          </w:rPr>
                          <w:t>Return</w:t>
                        </w:r>
                        <w:r w:rsidRPr="00505F90">
                          <w:rPr>
                            <w:sz w:val="20"/>
                            <w:szCs w:val="20"/>
                          </w:rPr>
                          <w:t xml:space="preserve"> Air Damper</w:t>
                        </w:r>
                      </w:p>
                    </w:txbxContent>
                  </v:textbox>
                </v:shape>
                <v:line id="Line 559" o:spid="_x0000_s1708" style="position:absolute;flip:x;visibility:visible;mso-wrap-style:square" from="4860,7892" to="14834,79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">
                  <o:lock v:ext="edit" aspectratio="t"/>
                </v:line>
                <v:line id="Line 560" o:spid="_x0000_s1709" style="position:absolute;flip:y;visibility:visible;mso-wrap-style:square" from="14891,0" to="14900,346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" strokeweight="1pt">
                  <v:stroke dashstyle="1 1" endcap="round"/>
                  <o:lock v:ext="edit" aspectratio="t"/>
                </v:line>
                <v:line id="Line 561" o:spid="_x0000_s1710" style="position:absolute;flip:y;visibility:visible;mso-wrap-style:square" from="4850,0" to="4860,55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" strokeweight="1pt">
                  <v:stroke dashstyle="1 1" endcap="round"/>
                  <o:lock v:ext="edit" aspectratio="t"/>
                </v:line>
                <v:line id="Line 562" o:spid="_x0000_s1711" style="position:absolute;flip:y;visibility:visible;mso-wrap-style:square" from="24743,0" to="24753,346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" strokeweight="1pt">
                  <v:stroke dashstyle="1 1" endcap="round"/>
                  <o:lock v:ext="edit" aspectratio="t"/>
                </v:line>
                <v:line id="Line 563" o:spid="_x0000_s1712" style="position:absolute;flip:y;visibility:visible;mso-wrap-style:square" from="34926,0" to="34935,346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" strokeweight="1pt">
                  <v:stroke dashstyle="1 1" endcap="round"/>
                  <o:lock v:ext="edit" aspectratio="t"/>
                </v:line>
                <v:line id="Line 564" o:spid="_x0000_s1713" style="position:absolute;visibility:visible;mso-wrap-style:square" from="35011,7985" to="44240,79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">
                  <o:lock v:ext="edit" aspectratio="t"/>
                </v:line>
                <v:line id="Line 565" o:spid="_x0000_s1714" style="position:absolute;flip:y;visibility:visible;mso-wrap-style:square" from="44183,0" to="44193,346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" strokeweight="1pt">
                  <v:stroke dashstyle="1 1" endcap="round"/>
                  <o:lock v:ext="edit" aspectratio="t"/>
                </v:line>
                <v:line id="Line 566" o:spid="_x0000_s1715" style="position:absolute;flip:y;visibility:visible;mso-wrap-style:square" from="34982,7995" to="34982,33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">
                  <o:lock v:ext="edit" aspectratio="t"/>
                </v:line>
                <v:group id="Group 567" o:spid="_x0000_s1716" style="position:absolute;left:14900;top:978;width:9787;height:2372" coordorigin="2158,2643" coordsize="1304,3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">
                  <o:lock v:ext="edit" aspectratio="t"/>
                  <v:shape id="Text Box 568" o:spid="_x0000_s1717" type="#_x0000_t202" style="position:absolute;left:2167;top:2643;width:1295;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" stroked="f">
                    <o:lock v:ext="edit" aspectratio="t"/>
                    <v:textbox inset="2.35808mm,1.179mm,2.35808mm,1.179mm">
                      <w:txbxContent>
                        <w:p w14:paraId="6EDC5D00" w14:textId="77777777" w:rsidR="00D878EF" w:rsidRPr="00505F90" w:rsidRDefault="00D878EF" w:rsidP="00B43B84">
                          <w:pPr>
                            <w:pStyle w:val="NoSpacing"/>
                            <w:jc w:val="center"/>
                            <w:rPr>
                              <w:sz w:val="20"/>
                              <w:szCs w:val="20"/>
                            </w:rPr>
                          </w:pPr>
                          <w:r w:rsidRPr="00505F90">
                            <w:rPr>
                              <w:sz w:val="20"/>
                              <w:szCs w:val="20"/>
                            </w:rPr>
                            <w:t>OS#2</w:t>
                          </w:r>
                        </w:p>
                      </w:txbxContent>
                    </v:textbox>
                  </v:shape>
                  <v:line id="Line 569" o:spid="_x0000_s1718" style="position:absolute;visibility:visible;mso-wrap-style:square" from="2158,2908" to="3462,2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" strokeweight=".5pt">
                    <v:stroke startarrow="block" startarrowlength="short" endarrow="block" endarrowlength="short"/>
                    <o:lock v:ext="edit" aspectratio="t"/>
                  </v:line>
                </v:group>
                <v:group id="Group 570" o:spid="_x0000_s1719" style="position:absolute;left:24753;top:950;width:10163;height:2051" coordorigin="2158,2643" coordsize="1304,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">
                  <o:lock v:ext="edit" aspectratio="t"/>
                  <v:shape id="Text Box 571" o:spid="_x0000_s1720" type="#_x0000_t202" style="position:absolute;left:2167;top:2643;width:1295;height:2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" stroked="f">
                    <o:lock v:ext="edit" aspectratio="t"/>
                    <v:textbox inset="2.35808mm,1.179mm,2.35808mm,1.179mm">
                      <w:txbxContent>
                        <w:p w14:paraId="7A4DCF4A" w14:textId="77777777" w:rsidR="00D878EF" w:rsidRPr="00505F90" w:rsidRDefault="00D878EF" w:rsidP="00B43B84">
                          <w:pPr>
                            <w:pStyle w:val="NoSpacing"/>
                            <w:jc w:val="center"/>
                            <w:rPr>
                              <w:sz w:val="20"/>
                              <w:szCs w:val="20"/>
                            </w:rPr>
                          </w:pPr>
                          <w:r w:rsidRPr="00505F90">
                            <w:rPr>
                              <w:sz w:val="20"/>
                              <w:szCs w:val="20"/>
                            </w:rPr>
                            <w:t>OS#3</w:t>
                          </w:r>
                        </w:p>
                      </w:txbxContent>
                    </v:textbox>
                  </v:shape>
                  <v:line id="Line 572" o:spid="_x0000_s1721" style="position:absolute;visibility:visible;mso-wrap-style:square" from="2158,2908" to="3462,2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" strokeweight=".5pt">
                    <v:stroke startarrow="block" startarrowlength="short" endarrow="block" endarrowlength="short"/>
                    <o:lock v:ext="edit" aspectratio="t"/>
                  </v:line>
                </v:group>
                <v:group id="Group 573" o:spid="_x0000_s1722" style="position:absolute;left:4926;top:987;width:9965;height:2682" coordorigin="2158,2643" coordsize="1304,3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">
                  <o:lock v:ext="edit" aspectratio="t"/>
                  <v:shape id="Text Box 574" o:spid="_x0000_s1723" type="#_x0000_t202" style="position:absolute;left:2167;top:2643;width:1295;height:3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" stroked="f">
                    <o:lock v:ext="edit" aspectratio="t"/>
                    <v:textbox inset="2.35808mm,1.179mm,2.35808mm,1.179mm">
                      <w:txbxContent>
                        <w:p w14:paraId="6E05B841" w14:textId="77777777" w:rsidR="00D878EF" w:rsidRPr="00505F90" w:rsidRDefault="00D878EF" w:rsidP="00B43B84">
                          <w:pPr>
                            <w:pStyle w:val="NoSpacing"/>
                            <w:jc w:val="center"/>
                            <w:rPr>
                              <w:sz w:val="20"/>
                              <w:szCs w:val="20"/>
                            </w:rPr>
                          </w:pPr>
                          <w:r w:rsidRPr="00505F90">
                            <w:rPr>
                              <w:sz w:val="20"/>
                              <w:szCs w:val="20"/>
                            </w:rPr>
                            <w:t>OS#1</w:t>
                          </w:r>
                        </w:p>
                      </w:txbxContent>
                    </v:textbox>
                  </v:shape>
                  <v:line id="Line 575" o:spid="_x0000_s1724" style="position:absolute;visibility:visible;mso-wrap-style:square" from="2158,2908" to="3462,2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" strokeweight=".5pt">
                    <v:stroke startarrow="block" startarrowlength="short" endarrow="block" endarrowlength="short"/>
                    <o:lock v:ext="edit" aspectratio="t"/>
                  </v:line>
                </v:group>
                <v:line id="Straight Connector 742" o:spid="_x0000_s1725" style="position:absolute;visibility:visible;mso-wrap-style:square" from="14900,7892" to="24687,332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" strokecolor="black [3200]" strokeweight=".5pt">
                  <v:stroke joinstyle="miter"/>
                </v:line>
                <w10:anchorlock/>
              </v:group>
            </w:pict>
          </mc:Fallback>
        </mc:AlternateContent>
      </w:r>
    </w:p>
    <w:p w14:paraId="7BB519B9" w14:textId="23606F60" w:rsidR="00B43B84" w:rsidRPr="00841A0C" w:rsidRDefault="00B43B84" w:rsidP="00684E6D">
      <w:pPr>
        <w:pStyle w:val="FigureCaption"/>
      </w:pPr>
      <w:r w:rsidRPr="00841A0C">
        <w:t xml:space="preserve">Figure </w:t>
      </w:r>
      <w:r>
        <w:fldChar w:fldCharType="begin"/>
      </w:r>
      <w:r>
        <w:instrText xml:space="preserve"> REF _Ref73449755 \r \h </w:instrText>
      </w:r>
      <w:r>
        <w:fldChar w:fldCharType="separate"/>
      </w:r>
      <w:r w:rsidR="0037258A">
        <w:t>5.16.14.2</w:t>
      </w:r>
      <w:r>
        <w:fldChar w:fldCharType="end"/>
      </w:r>
      <w:r>
        <w:t xml:space="preserve"> </w:t>
      </w:r>
      <w:r w:rsidRPr="00841A0C">
        <w:t>VAV AHU operating states.</w:t>
      </w:r>
    </w:p>
    <w:p w14:paraId="4534CBD7" w14:textId="2B07668C" w:rsidR="00B43B84" w:rsidRDefault="00B43B84" w:rsidP="0087618D">
      <w:pPr>
        <w:pStyle w:val="Heading4"/>
      </w:pPr>
      <w:bookmarkStart w:id="6857" w:name="_Ref73450375"/>
      <w:r>
        <w:t>For units with relief dampers or relief fans and a separate minimum outdoor air damper:</w:t>
      </w:r>
      <w:bookmarkEnd w:id="6857"/>
    </w:p>
    <w:p w14:paraId="1070988C" w14:textId="1AA2200E" w:rsidR="00B43B84" w:rsidRDefault="00B43B84" w:rsidP="007C1423">
      <w:pPr>
        <w:pStyle w:val="Heading5"/>
      </w:pPr>
      <w:r>
        <w:t xml:space="preserve">The OS of each AHU shall be defined by the commanded positions of the heating-coil control valve, cooling-coil control valve, and economizer damper in accordance with Table </w:t>
      </w:r>
      <w:r>
        <w:fldChar w:fldCharType="begin"/>
      </w:r>
      <w:r>
        <w:instrText xml:space="preserve"> REF _Ref73450375 \r \h </w:instrText>
      </w:r>
      <w:r>
        <w:fldChar w:fldCharType="separate"/>
      </w:r>
      <w:r w:rsidR="0037258A">
        <w:t>5.16.14.3</w:t>
      </w:r>
      <w:r>
        <w:fldChar w:fldCharType="end"/>
      </w:r>
      <w:r>
        <w:t xml:space="preserve"> and Figure </w:t>
      </w:r>
      <w:r>
        <w:fldChar w:fldCharType="begin"/>
      </w:r>
      <w:r>
        <w:instrText xml:space="preserve"> REF _Ref73450375 \r \h </w:instrText>
      </w:r>
      <w:r>
        <w:fldChar w:fldCharType="separate"/>
      </w:r>
      <w:r w:rsidR="0037258A">
        <w:t>5.16.14.3</w:t>
      </w:r>
      <w:r>
        <w:fldChar w:fldCharType="end"/>
      </w:r>
      <w:r>
        <w:t>.</w:t>
      </w:r>
    </w:p>
    <w:tbl>
      <w:tblPr>
        <w:tblW w:w="9630" w:type="dxa"/>
        <w:tblLayout w:type="fixed"/>
        <w:tblCellMar>
          <w:top w:w="80" w:type="dxa"/>
          <w:left w:w="40" w:type="dxa"/>
          <w:bottom w:w="40" w:type="dxa"/>
          <w:right w:w="40" w:type="dxa"/>
        </w:tblCellMar>
        <w:tblLook w:val="0000" w:firstRow="0" w:lastRow="0" w:firstColumn="0" w:lastColumn="0" w:noHBand="0" w:noVBand="0"/>
      </w:tblPr>
      <w:tblGrid>
        <w:gridCol w:w="3420"/>
        <w:gridCol w:w="1530"/>
        <w:gridCol w:w="1530"/>
        <w:gridCol w:w="3150"/>
      </w:tblGrid>
      <w:tr w:rsidR="00B43B84" w14:paraId="680294D1" w14:textId="77777777" w:rsidTr="002A5D0A">
        <w:tc>
          <w:tcPr>
            <w:tcW w:w="9630" w:type="dxa"/>
            <w:gridSpan w:val="4"/>
            <w:tcBorders>
              <w:top w:val="nil"/>
              <w:left w:val="nil"/>
              <w:bottom w:val="nil"/>
              <w:right w:val="nil"/>
            </w:tcBorders>
            <w:tcMar>
              <w:top w:w="80" w:type="dxa"/>
              <w:left w:w="40" w:type="dxa"/>
              <w:bottom w:w="40" w:type="dxa"/>
              <w:right w:w="40" w:type="dxa"/>
            </w:tcMar>
            <w:vAlign w:val="center"/>
          </w:tcPr>
          <w:p w14:paraId="4A98EE81" w14:textId="215E8C51" w:rsidR="00B43B84" w:rsidRPr="00EA594F" w:rsidRDefault="00B43B84" w:rsidP="00122D20">
            <w:pPr>
              <w:pStyle w:val="TableTitle"/>
              <w:rPr>
                <w:sz w:val="16"/>
                <w:szCs w:val="16"/>
              </w:rPr>
            </w:pPr>
            <w:r>
              <w:lastRenderedPageBreak/>
              <w:t xml:space="preserve">Table </w:t>
            </w:r>
            <w:r>
              <w:fldChar w:fldCharType="begin"/>
            </w:r>
            <w:r>
              <w:instrText xml:space="preserve"> REF _Ref73450375 \r \h </w:instrText>
            </w:r>
            <w:r>
              <w:fldChar w:fldCharType="separate"/>
            </w:r>
            <w:r w:rsidR="0037258A">
              <w:t>5.16.14.3</w:t>
            </w:r>
            <w:r>
              <w:fldChar w:fldCharType="end"/>
            </w:r>
            <w:r>
              <w:t xml:space="preserve"> VAV AHU Operating States</w:t>
            </w:r>
          </w:p>
        </w:tc>
      </w:tr>
      <w:tr w:rsidR="00B43B84" w14:paraId="4A6B377B" w14:textId="77777777" w:rsidTr="002A5D0A">
        <w:trPr>
          <w:trHeight w:val="360"/>
        </w:trPr>
        <w:tc>
          <w:tcPr>
            <w:tcW w:w="3420" w:type="dxa"/>
            <w:tcBorders>
              <w:top w:val="single" w:sz="16" w:space="0" w:color="000000"/>
              <w:left w:val="nil"/>
              <w:bottom w:val="double" w:sz="4" w:space="0" w:color="000000"/>
              <w:right w:val="single" w:sz="3" w:space="0" w:color="000000"/>
            </w:tcBorders>
            <w:tcMar>
              <w:top w:w="110" w:type="dxa"/>
              <w:left w:w="80" w:type="dxa"/>
              <w:bottom w:w="70" w:type="dxa"/>
              <w:right w:w="40" w:type="dxa"/>
            </w:tcMar>
            <w:vAlign w:val="bottom"/>
          </w:tcPr>
          <w:p w14:paraId="4613FA7B" w14:textId="77777777" w:rsidR="00B43B84" w:rsidRPr="002C5CFA" w:rsidRDefault="00B43B84" w:rsidP="00CD535D">
            <w:pPr>
              <w:pStyle w:val="HeadingRunIn"/>
              <w:rPr>
                <w:b/>
                <w:bCs w:val="0"/>
              </w:rPr>
            </w:pPr>
            <w:r w:rsidRPr="002C5CFA">
              <w:rPr>
                <w:bCs w:val="0"/>
              </w:rPr>
              <w:t>Operating State</w:t>
            </w:r>
          </w:p>
        </w:tc>
        <w:tc>
          <w:tcPr>
            <w:tcW w:w="1530" w:type="dxa"/>
            <w:tcBorders>
              <w:top w:val="single" w:sz="16" w:space="0" w:color="000000"/>
              <w:left w:val="single" w:sz="3" w:space="0" w:color="000000"/>
              <w:bottom w:val="double" w:sz="4" w:space="0" w:color="000000"/>
              <w:right w:val="single" w:sz="3" w:space="0" w:color="000000"/>
            </w:tcBorders>
            <w:tcMar>
              <w:top w:w="110" w:type="dxa"/>
              <w:left w:w="80" w:type="dxa"/>
              <w:bottom w:w="70" w:type="dxa"/>
              <w:right w:w="40" w:type="dxa"/>
            </w:tcMar>
            <w:vAlign w:val="bottom"/>
          </w:tcPr>
          <w:p w14:paraId="077D1163" w14:textId="77777777" w:rsidR="00B43B84" w:rsidRPr="002C5CFA" w:rsidRDefault="00B43B84" w:rsidP="00CD535D">
            <w:pPr>
              <w:pStyle w:val="HeadingRunIn"/>
              <w:rPr>
                <w:b/>
                <w:bCs w:val="0"/>
              </w:rPr>
            </w:pPr>
            <w:r w:rsidRPr="002C5CFA">
              <w:rPr>
                <w:bCs w:val="0"/>
              </w:rPr>
              <w:t>Heating Valve Position</w:t>
            </w:r>
          </w:p>
        </w:tc>
        <w:tc>
          <w:tcPr>
            <w:tcW w:w="1530" w:type="dxa"/>
            <w:tcBorders>
              <w:top w:val="single" w:sz="16" w:space="0" w:color="000000"/>
              <w:left w:val="single" w:sz="3" w:space="0" w:color="000000"/>
              <w:bottom w:val="double" w:sz="4" w:space="0" w:color="000000"/>
              <w:right w:val="single" w:sz="3" w:space="0" w:color="000000"/>
            </w:tcBorders>
            <w:tcMar>
              <w:top w:w="110" w:type="dxa"/>
              <w:left w:w="80" w:type="dxa"/>
              <w:bottom w:w="70" w:type="dxa"/>
              <w:right w:w="40" w:type="dxa"/>
            </w:tcMar>
            <w:vAlign w:val="bottom"/>
          </w:tcPr>
          <w:p w14:paraId="6410A821" w14:textId="77777777" w:rsidR="00B43B84" w:rsidRPr="002C5CFA" w:rsidRDefault="00B43B84" w:rsidP="00CD535D">
            <w:pPr>
              <w:pStyle w:val="HeadingRunIn"/>
              <w:rPr>
                <w:b/>
                <w:bCs w:val="0"/>
              </w:rPr>
            </w:pPr>
            <w:r w:rsidRPr="002C5CFA">
              <w:rPr>
                <w:bCs w:val="0"/>
              </w:rPr>
              <w:t>Cooling Valve Position</w:t>
            </w:r>
          </w:p>
        </w:tc>
        <w:tc>
          <w:tcPr>
            <w:tcW w:w="3150" w:type="dxa"/>
            <w:tcBorders>
              <w:top w:val="single" w:sz="16" w:space="0" w:color="000000"/>
              <w:left w:val="nil"/>
              <w:bottom w:val="double" w:sz="4" w:space="0" w:color="000000"/>
              <w:right w:val="nil"/>
            </w:tcBorders>
            <w:tcMar>
              <w:top w:w="110" w:type="dxa"/>
              <w:left w:w="80" w:type="dxa"/>
              <w:bottom w:w="70" w:type="dxa"/>
              <w:right w:w="40" w:type="dxa"/>
            </w:tcMar>
            <w:vAlign w:val="bottom"/>
          </w:tcPr>
          <w:p w14:paraId="6E0ED76C" w14:textId="2FCAA66F" w:rsidR="00B43B84" w:rsidRPr="002C5CFA" w:rsidRDefault="00B43B84" w:rsidP="00CD535D">
            <w:pPr>
              <w:pStyle w:val="HeadingRunIn"/>
              <w:rPr>
                <w:b/>
                <w:bCs w:val="0"/>
              </w:rPr>
            </w:pPr>
            <w:r>
              <w:rPr>
                <w:bCs w:val="0"/>
              </w:rPr>
              <w:t xml:space="preserve">Economizer </w:t>
            </w:r>
            <w:r w:rsidRPr="002C5CFA">
              <w:rPr>
                <w:bCs w:val="0"/>
              </w:rPr>
              <w:t xml:space="preserve">Outdoor Air </w:t>
            </w:r>
            <w:r w:rsidR="002A5D0A">
              <w:rPr>
                <w:bCs w:val="0"/>
              </w:rPr>
              <w:br/>
            </w:r>
            <w:r w:rsidRPr="002C5CFA">
              <w:rPr>
                <w:bCs w:val="0"/>
              </w:rPr>
              <w:t>Damper Position</w:t>
            </w:r>
          </w:p>
        </w:tc>
      </w:tr>
      <w:tr w:rsidR="00B43B84" w14:paraId="15ABAE1B" w14:textId="77777777" w:rsidTr="002A5D0A">
        <w:trPr>
          <w:trHeight w:val="360"/>
        </w:trPr>
        <w:tc>
          <w:tcPr>
            <w:tcW w:w="3420" w:type="dxa"/>
            <w:tcBorders>
              <w:top w:val="double" w:sz="4" w:space="0" w:color="000000"/>
              <w:left w:val="nil"/>
              <w:bottom w:val="single" w:sz="4" w:space="0" w:color="000000"/>
              <w:right w:val="single" w:sz="4" w:space="0" w:color="000000"/>
            </w:tcBorders>
            <w:tcMar>
              <w:top w:w="110" w:type="dxa"/>
              <w:left w:w="80" w:type="dxa"/>
              <w:bottom w:w="70" w:type="dxa"/>
              <w:right w:w="40" w:type="dxa"/>
            </w:tcMar>
          </w:tcPr>
          <w:p w14:paraId="0E3C3D3B" w14:textId="77777777" w:rsidR="00B43B84" w:rsidRPr="002C5CFA" w:rsidRDefault="00B43B84" w:rsidP="00CD535D">
            <w:pPr>
              <w:pStyle w:val="HeadingRunIn"/>
              <w:rPr>
                <w:b/>
                <w:bCs w:val="0"/>
              </w:rPr>
            </w:pPr>
            <w:r w:rsidRPr="002C5CFA">
              <w:rPr>
                <w:bCs w:val="0"/>
              </w:rPr>
              <w:t>#1: Heating</w:t>
            </w:r>
          </w:p>
        </w:tc>
        <w:tc>
          <w:tcPr>
            <w:tcW w:w="1530" w:type="dxa"/>
            <w:tcBorders>
              <w:top w:val="double" w:sz="4" w:space="0" w:color="000000"/>
              <w:left w:val="single" w:sz="4" w:space="0" w:color="000000"/>
              <w:bottom w:val="single" w:sz="4" w:space="0" w:color="000000"/>
              <w:right w:val="single" w:sz="4" w:space="0" w:color="000000"/>
            </w:tcBorders>
            <w:tcMar>
              <w:top w:w="110" w:type="dxa"/>
              <w:left w:w="80" w:type="dxa"/>
              <w:bottom w:w="70" w:type="dxa"/>
              <w:right w:w="40" w:type="dxa"/>
            </w:tcMar>
          </w:tcPr>
          <w:p w14:paraId="3805C837" w14:textId="77777777" w:rsidR="00B43B84" w:rsidRPr="002C5CFA" w:rsidRDefault="00B43B84" w:rsidP="00CD535D">
            <w:pPr>
              <w:pStyle w:val="HeadingRunIn"/>
              <w:rPr>
                <w:b/>
                <w:bCs w:val="0"/>
              </w:rPr>
            </w:pPr>
            <w:r w:rsidRPr="002C5CFA">
              <w:rPr>
                <w:bCs w:val="0"/>
              </w:rPr>
              <w:t>&gt; 0</w:t>
            </w:r>
          </w:p>
        </w:tc>
        <w:tc>
          <w:tcPr>
            <w:tcW w:w="1530" w:type="dxa"/>
            <w:tcBorders>
              <w:top w:val="double" w:sz="4" w:space="0" w:color="000000"/>
              <w:left w:val="single" w:sz="4" w:space="0" w:color="000000"/>
              <w:bottom w:val="single" w:sz="4" w:space="0" w:color="000000"/>
              <w:right w:val="single" w:sz="4" w:space="0" w:color="000000"/>
            </w:tcBorders>
            <w:tcMar>
              <w:top w:w="110" w:type="dxa"/>
              <w:left w:w="80" w:type="dxa"/>
              <w:bottom w:w="70" w:type="dxa"/>
              <w:right w:w="40" w:type="dxa"/>
            </w:tcMar>
          </w:tcPr>
          <w:p w14:paraId="50DEC045" w14:textId="77777777" w:rsidR="00B43B84" w:rsidRPr="002C5CFA" w:rsidRDefault="00B43B84" w:rsidP="00CD535D">
            <w:pPr>
              <w:pStyle w:val="HeadingRunIn"/>
              <w:rPr>
                <w:b/>
                <w:bCs w:val="0"/>
              </w:rPr>
            </w:pPr>
            <w:r w:rsidRPr="002C5CFA">
              <w:rPr>
                <w:bCs w:val="0"/>
              </w:rPr>
              <w:t>= 0</w:t>
            </w:r>
          </w:p>
        </w:tc>
        <w:tc>
          <w:tcPr>
            <w:tcW w:w="3150" w:type="dxa"/>
            <w:tcBorders>
              <w:top w:val="double" w:sz="4" w:space="0" w:color="000000"/>
              <w:left w:val="single" w:sz="4" w:space="0" w:color="000000"/>
              <w:bottom w:val="single" w:sz="4" w:space="0" w:color="000000"/>
              <w:right w:val="nil"/>
            </w:tcBorders>
            <w:tcMar>
              <w:top w:w="110" w:type="dxa"/>
              <w:left w:w="80" w:type="dxa"/>
              <w:bottom w:w="70" w:type="dxa"/>
              <w:right w:w="40" w:type="dxa"/>
            </w:tcMar>
          </w:tcPr>
          <w:p w14:paraId="0C82EC30" w14:textId="77777777" w:rsidR="00B43B84" w:rsidRPr="002C5CFA" w:rsidRDefault="00B43B84" w:rsidP="00CD535D">
            <w:pPr>
              <w:pStyle w:val="HeadingRunIn"/>
              <w:rPr>
                <w:b/>
                <w:bCs w:val="0"/>
              </w:rPr>
            </w:pPr>
            <w:r w:rsidRPr="002C5CFA">
              <w:rPr>
                <w:bCs w:val="0"/>
              </w:rPr>
              <w:t>= 0%</w:t>
            </w:r>
          </w:p>
        </w:tc>
      </w:tr>
      <w:tr w:rsidR="00B43B84" w14:paraId="750C3D72" w14:textId="77777777" w:rsidTr="002A5D0A">
        <w:trPr>
          <w:trHeight w:val="360"/>
        </w:trPr>
        <w:tc>
          <w:tcPr>
            <w:tcW w:w="3420" w:type="dxa"/>
            <w:tcBorders>
              <w:top w:val="single" w:sz="4" w:space="0" w:color="000000"/>
              <w:left w:val="nil"/>
              <w:bottom w:val="single" w:sz="3" w:space="0" w:color="000000"/>
              <w:right w:val="single" w:sz="3" w:space="0" w:color="000000"/>
            </w:tcBorders>
            <w:tcMar>
              <w:top w:w="110" w:type="dxa"/>
              <w:left w:w="80" w:type="dxa"/>
              <w:bottom w:w="70" w:type="dxa"/>
              <w:right w:w="40" w:type="dxa"/>
            </w:tcMar>
          </w:tcPr>
          <w:p w14:paraId="7642EBEA" w14:textId="77777777" w:rsidR="00B43B84" w:rsidRPr="002C5CFA" w:rsidRDefault="00B43B84" w:rsidP="00CD535D">
            <w:pPr>
              <w:pStyle w:val="HeadingRunIn"/>
              <w:rPr>
                <w:b/>
                <w:bCs w:val="0"/>
              </w:rPr>
            </w:pPr>
            <w:r w:rsidRPr="002C5CFA">
              <w:rPr>
                <w:bCs w:val="0"/>
              </w:rPr>
              <w:t>#2: Free cooling, modulating OA</w:t>
            </w:r>
          </w:p>
        </w:tc>
        <w:tc>
          <w:tcPr>
            <w:tcW w:w="1530" w:type="dxa"/>
            <w:tcBorders>
              <w:top w:val="single" w:sz="4"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0061735C" w14:textId="77777777" w:rsidR="00B43B84" w:rsidRPr="002C5CFA" w:rsidRDefault="00B43B84" w:rsidP="00CD535D">
            <w:pPr>
              <w:pStyle w:val="HeadingRunIn"/>
              <w:rPr>
                <w:b/>
                <w:bCs w:val="0"/>
              </w:rPr>
            </w:pPr>
            <w:r w:rsidRPr="002C5CFA">
              <w:rPr>
                <w:bCs w:val="0"/>
              </w:rPr>
              <w:t>= 0</w:t>
            </w:r>
          </w:p>
        </w:tc>
        <w:tc>
          <w:tcPr>
            <w:tcW w:w="1530" w:type="dxa"/>
            <w:tcBorders>
              <w:top w:val="single" w:sz="4"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359353EF" w14:textId="77777777" w:rsidR="00B43B84" w:rsidRPr="002C5CFA" w:rsidRDefault="00B43B84" w:rsidP="00CD535D">
            <w:pPr>
              <w:pStyle w:val="HeadingRunIn"/>
              <w:rPr>
                <w:b/>
                <w:bCs w:val="0"/>
              </w:rPr>
            </w:pPr>
            <w:r w:rsidRPr="002C5CFA">
              <w:rPr>
                <w:bCs w:val="0"/>
              </w:rPr>
              <w:t>= 0</w:t>
            </w:r>
          </w:p>
        </w:tc>
        <w:tc>
          <w:tcPr>
            <w:tcW w:w="3150" w:type="dxa"/>
            <w:tcBorders>
              <w:top w:val="single" w:sz="4" w:space="0" w:color="000000"/>
              <w:left w:val="nil"/>
              <w:bottom w:val="single" w:sz="3" w:space="0" w:color="000000"/>
              <w:right w:val="nil"/>
            </w:tcBorders>
            <w:tcMar>
              <w:top w:w="110" w:type="dxa"/>
              <w:left w:w="80" w:type="dxa"/>
              <w:bottom w:w="70" w:type="dxa"/>
              <w:right w:w="40" w:type="dxa"/>
            </w:tcMar>
          </w:tcPr>
          <w:p w14:paraId="7007C48D" w14:textId="77777777" w:rsidR="00B43B84" w:rsidRPr="002C5CFA" w:rsidRDefault="00B43B84" w:rsidP="00CD535D">
            <w:pPr>
              <w:pStyle w:val="HeadingRunIn"/>
              <w:rPr>
                <w:b/>
                <w:bCs w:val="0"/>
              </w:rPr>
            </w:pPr>
            <w:r w:rsidRPr="002C5CFA">
              <w:rPr>
                <w:bCs w:val="0"/>
              </w:rPr>
              <w:t>0% &lt; x &lt; 100%</w:t>
            </w:r>
          </w:p>
        </w:tc>
      </w:tr>
      <w:tr w:rsidR="00B43B84" w14:paraId="7DF90650" w14:textId="77777777" w:rsidTr="002A5D0A">
        <w:trPr>
          <w:trHeight w:val="360"/>
        </w:trPr>
        <w:tc>
          <w:tcPr>
            <w:tcW w:w="3420" w:type="dxa"/>
            <w:tcBorders>
              <w:top w:val="single" w:sz="3" w:space="0" w:color="000000"/>
              <w:left w:val="nil"/>
              <w:bottom w:val="single" w:sz="3" w:space="0" w:color="000000"/>
              <w:right w:val="single" w:sz="3" w:space="0" w:color="000000"/>
            </w:tcBorders>
            <w:tcMar>
              <w:top w:w="110" w:type="dxa"/>
              <w:left w:w="80" w:type="dxa"/>
              <w:bottom w:w="70" w:type="dxa"/>
              <w:right w:w="40" w:type="dxa"/>
            </w:tcMar>
          </w:tcPr>
          <w:p w14:paraId="719E31BA" w14:textId="77777777" w:rsidR="00B43B84" w:rsidRPr="002C5CFA" w:rsidRDefault="00B43B84" w:rsidP="00CD535D">
            <w:pPr>
              <w:pStyle w:val="HeadingRunIn"/>
              <w:rPr>
                <w:b/>
                <w:bCs w:val="0"/>
              </w:rPr>
            </w:pPr>
            <w:r w:rsidRPr="002C5CFA">
              <w:rPr>
                <w:bCs w:val="0"/>
              </w:rPr>
              <w:t>#3: Mechanical + economizer cooling</w:t>
            </w:r>
          </w:p>
        </w:tc>
        <w:tc>
          <w:tcPr>
            <w:tcW w:w="153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5CE69B63" w14:textId="77777777" w:rsidR="00B43B84" w:rsidRPr="002C5CFA" w:rsidRDefault="00B43B84" w:rsidP="00CD535D">
            <w:pPr>
              <w:pStyle w:val="HeadingRunIn"/>
              <w:rPr>
                <w:b/>
                <w:bCs w:val="0"/>
              </w:rPr>
            </w:pPr>
            <w:r w:rsidRPr="002C5CFA">
              <w:rPr>
                <w:bCs w:val="0"/>
              </w:rPr>
              <w:t>= 0</w:t>
            </w:r>
          </w:p>
        </w:tc>
        <w:tc>
          <w:tcPr>
            <w:tcW w:w="153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15E417AF" w14:textId="77777777" w:rsidR="00B43B84" w:rsidRPr="002C5CFA" w:rsidRDefault="00B43B84" w:rsidP="00CD535D">
            <w:pPr>
              <w:pStyle w:val="HeadingRunIn"/>
              <w:rPr>
                <w:b/>
                <w:bCs w:val="0"/>
              </w:rPr>
            </w:pPr>
            <w:r w:rsidRPr="002C5CFA">
              <w:rPr>
                <w:bCs w:val="0"/>
              </w:rPr>
              <w:t>&gt; 0</w:t>
            </w:r>
          </w:p>
        </w:tc>
        <w:tc>
          <w:tcPr>
            <w:tcW w:w="3150" w:type="dxa"/>
            <w:tcBorders>
              <w:top w:val="single" w:sz="3" w:space="0" w:color="000000"/>
              <w:left w:val="nil"/>
              <w:bottom w:val="single" w:sz="3" w:space="0" w:color="000000"/>
              <w:right w:val="nil"/>
            </w:tcBorders>
            <w:tcMar>
              <w:top w:w="110" w:type="dxa"/>
              <w:left w:w="80" w:type="dxa"/>
              <w:bottom w:w="70" w:type="dxa"/>
              <w:right w:w="40" w:type="dxa"/>
            </w:tcMar>
          </w:tcPr>
          <w:p w14:paraId="6A6D4B92" w14:textId="77777777" w:rsidR="00B43B84" w:rsidRPr="002C5CFA" w:rsidRDefault="00B43B84" w:rsidP="00CD535D">
            <w:pPr>
              <w:pStyle w:val="HeadingRunIn"/>
              <w:rPr>
                <w:b/>
                <w:bCs w:val="0"/>
              </w:rPr>
            </w:pPr>
            <w:r w:rsidRPr="002C5CFA">
              <w:rPr>
                <w:bCs w:val="0"/>
              </w:rPr>
              <w:t>= 100%</w:t>
            </w:r>
          </w:p>
        </w:tc>
      </w:tr>
      <w:tr w:rsidR="00B43B84" w14:paraId="3E99E8DA" w14:textId="77777777" w:rsidTr="002A5D0A">
        <w:trPr>
          <w:trHeight w:val="360"/>
        </w:trPr>
        <w:tc>
          <w:tcPr>
            <w:tcW w:w="3420" w:type="dxa"/>
            <w:tcBorders>
              <w:top w:val="single" w:sz="3" w:space="0" w:color="000000"/>
              <w:left w:val="nil"/>
              <w:bottom w:val="single" w:sz="4" w:space="0" w:color="000000"/>
              <w:right w:val="single" w:sz="3" w:space="0" w:color="000000"/>
            </w:tcBorders>
            <w:tcMar>
              <w:top w:w="110" w:type="dxa"/>
              <w:left w:w="80" w:type="dxa"/>
              <w:bottom w:w="70" w:type="dxa"/>
              <w:right w:w="40" w:type="dxa"/>
            </w:tcMar>
          </w:tcPr>
          <w:p w14:paraId="557428F1" w14:textId="77777777" w:rsidR="00B43B84" w:rsidRPr="002C5CFA" w:rsidRDefault="00B43B84" w:rsidP="00CD535D">
            <w:pPr>
              <w:pStyle w:val="HeadingRunIn"/>
              <w:rPr>
                <w:b/>
                <w:bCs w:val="0"/>
              </w:rPr>
            </w:pPr>
            <w:r w:rsidRPr="002C5CFA">
              <w:rPr>
                <w:bCs w:val="0"/>
              </w:rPr>
              <w:t>#4: Mechanical cooling, minimum OA</w:t>
            </w:r>
          </w:p>
        </w:tc>
        <w:tc>
          <w:tcPr>
            <w:tcW w:w="1530" w:type="dxa"/>
            <w:tcBorders>
              <w:top w:val="single" w:sz="3" w:space="0" w:color="000000"/>
              <w:left w:val="single" w:sz="3" w:space="0" w:color="000000"/>
              <w:bottom w:val="single" w:sz="4" w:space="0" w:color="000000"/>
              <w:right w:val="single" w:sz="3" w:space="0" w:color="000000"/>
            </w:tcBorders>
            <w:tcMar>
              <w:top w:w="110" w:type="dxa"/>
              <w:left w:w="80" w:type="dxa"/>
              <w:bottom w:w="70" w:type="dxa"/>
              <w:right w:w="40" w:type="dxa"/>
            </w:tcMar>
          </w:tcPr>
          <w:p w14:paraId="64538562" w14:textId="77777777" w:rsidR="00B43B84" w:rsidRPr="002C5CFA" w:rsidRDefault="00B43B84" w:rsidP="00CD535D">
            <w:pPr>
              <w:pStyle w:val="HeadingRunIn"/>
              <w:rPr>
                <w:b/>
                <w:bCs w:val="0"/>
              </w:rPr>
            </w:pPr>
            <w:r w:rsidRPr="002C5CFA">
              <w:rPr>
                <w:bCs w:val="0"/>
              </w:rPr>
              <w:t>= 0</w:t>
            </w:r>
          </w:p>
        </w:tc>
        <w:tc>
          <w:tcPr>
            <w:tcW w:w="1530" w:type="dxa"/>
            <w:tcBorders>
              <w:top w:val="single" w:sz="3" w:space="0" w:color="000000"/>
              <w:left w:val="single" w:sz="3" w:space="0" w:color="000000"/>
              <w:bottom w:val="single" w:sz="4" w:space="0" w:color="000000"/>
              <w:right w:val="single" w:sz="3" w:space="0" w:color="000000"/>
            </w:tcBorders>
            <w:tcMar>
              <w:top w:w="110" w:type="dxa"/>
              <w:left w:w="80" w:type="dxa"/>
              <w:bottom w:w="70" w:type="dxa"/>
              <w:right w:w="40" w:type="dxa"/>
            </w:tcMar>
          </w:tcPr>
          <w:p w14:paraId="7330E6A7" w14:textId="77777777" w:rsidR="00B43B84" w:rsidRPr="002C5CFA" w:rsidRDefault="00B43B84" w:rsidP="00CD535D">
            <w:pPr>
              <w:pStyle w:val="HeadingRunIn"/>
              <w:rPr>
                <w:b/>
                <w:bCs w:val="0"/>
              </w:rPr>
            </w:pPr>
            <w:r w:rsidRPr="002C5CFA">
              <w:rPr>
                <w:bCs w:val="0"/>
              </w:rPr>
              <w:t>&gt; 0</w:t>
            </w:r>
          </w:p>
        </w:tc>
        <w:tc>
          <w:tcPr>
            <w:tcW w:w="3150" w:type="dxa"/>
            <w:tcBorders>
              <w:top w:val="single" w:sz="3" w:space="0" w:color="000000"/>
              <w:left w:val="nil"/>
              <w:bottom w:val="single" w:sz="4" w:space="0" w:color="000000"/>
              <w:right w:val="nil"/>
            </w:tcBorders>
            <w:tcMar>
              <w:top w:w="110" w:type="dxa"/>
              <w:left w:w="80" w:type="dxa"/>
              <w:bottom w:w="70" w:type="dxa"/>
              <w:right w:w="40" w:type="dxa"/>
            </w:tcMar>
          </w:tcPr>
          <w:p w14:paraId="360D7DA5" w14:textId="77777777" w:rsidR="00B43B84" w:rsidRPr="002C5CFA" w:rsidRDefault="00B43B84" w:rsidP="00CD535D">
            <w:pPr>
              <w:pStyle w:val="HeadingRunIn"/>
              <w:rPr>
                <w:b/>
                <w:bCs w:val="0"/>
              </w:rPr>
            </w:pPr>
            <w:r w:rsidRPr="002C5CFA">
              <w:rPr>
                <w:bCs w:val="0"/>
              </w:rPr>
              <w:t>= 0%</w:t>
            </w:r>
          </w:p>
        </w:tc>
      </w:tr>
      <w:tr w:rsidR="00B43B84" w14:paraId="28381593" w14:textId="77777777" w:rsidTr="002A5D0A">
        <w:trPr>
          <w:trHeight w:val="360"/>
        </w:trPr>
        <w:tc>
          <w:tcPr>
            <w:tcW w:w="3420" w:type="dxa"/>
            <w:tcBorders>
              <w:top w:val="single" w:sz="4" w:space="0" w:color="000000"/>
              <w:left w:val="nil"/>
              <w:bottom w:val="single" w:sz="12" w:space="0" w:color="000000"/>
              <w:right w:val="single" w:sz="4" w:space="0" w:color="000000"/>
            </w:tcBorders>
            <w:tcMar>
              <w:top w:w="110" w:type="dxa"/>
              <w:left w:w="80" w:type="dxa"/>
              <w:bottom w:w="70" w:type="dxa"/>
              <w:right w:w="40" w:type="dxa"/>
            </w:tcMar>
          </w:tcPr>
          <w:p w14:paraId="3186B8BB" w14:textId="77777777" w:rsidR="00B43B84" w:rsidRPr="002C5CFA" w:rsidRDefault="00B43B84" w:rsidP="00CD535D">
            <w:pPr>
              <w:pStyle w:val="HeadingRunIn"/>
              <w:rPr>
                <w:b/>
                <w:bCs w:val="0"/>
              </w:rPr>
            </w:pPr>
            <w:r w:rsidRPr="002C5CFA">
              <w:rPr>
                <w:bCs w:val="0"/>
              </w:rPr>
              <w:t>#5: Unknown or dehumidification</w:t>
            </w:r>
          </w:p>
        </w:tc>
        <w:tc>
          <w:tcPr>
            <w:tcW w:w="6210" w:type="dxa"/>
            <w:gridSpan w:val="3"/>
            <w:tcBorders>
              <w:top w:val="single" w:sz="4" w:space="0" w:color="000000"/>
              <w:left w:val="single" w:sz="4" w:space="0" w:color="000000"/>
              <w:bottom w:val="single" w:sz="12" w:space="0" w:color="000000"/>
              <w:right w:val="nil"/>
            </w:tcBorders>
            <w:tcMar>
              <w:top w:w="110" w:type="dxa"/>
              <w:left w:w="80" w:type="dxa"/>
              <w:bottom w:w="70" w:type="dxa"/>
              <w:right w:w="40" w:type="dxa"/>
            </w:tcMar>
          </w:tcPr>
          <w:p w14:paraId="1869A6FE" w14:textId="77777777" w:rsidR="00B43B84" w:rsidRPr="002C5CFA" w:rsidRDefault="00B43B84" w:rsidP="00CD535D">
            <w:pPr>
              <w:pStyle w:val="HeadingRunIn"/>
              <w:rPr>
                <w:b/>
                <w:bCs w:val="0"/>
              </w:rPr>
            </w:pPr>
            <w:r w:rsidRPr="002C5CFA">
              <w:rPr>
                <w:bCs w:val="0"/>
              </w:rPr>
              <w:t>No other OS applies</w:t>
            </w:r>
          </w:p>
        </w:tc>
      </w:tr>
    </w:tbl>
    <w:p w14:paraId="7F46CB57" w14:textId="77777777" w:rsidR="00B43B84" w:rsidRDefault="00B43B84" w:rsidP="00B43B84">
      <w:pPr>
        <w:jc w:val="center"/>
      </w:pPr>
      <w:r>
        <w:rPr>
          <w:noProof/>
        </w:rPr>
        <mc:AlternateContent>
          <mc:Choice Requires="wpc">
            <w:drawing>
              <wp:inline distT="0" distB="0" distL="0" distR="0" wp14:anchorId="77D045ED" wp14:editId="0C17942E">
                <wp:extent cx="4662805" cy="3600450"/>
                <wp:effectExtent l="0" t="0" r="0" b="0"/>
                <wp:docPr id="782" name="Canvas 78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g:wgp>
                        <wpg:cNvPr id="744" name="Group 544"/>
                        <wpg:cNvGrpSpPr>
                          <a:grpSpLocks noChangeAspect="1"/>
                        </wpg:cNvGrpSpPr>
                        <wpg:grpSpPr bwMode="auto">
                          <a:xfrm>
                            <a:off x="3491677" y="95976"/>
                            <a:ext cx="929541" cy="204184"/>
                            <a:chOff x="2158" y="2643"/>
                            <a:chExt cx="1304" cy="266"/>
                          </a:xfrm>
                        </wpg:grpSpPr>
                        <wps:wsp>
                          <wps:cNvPr id="745" name="Text Box 545"/>
                          <wps:cNvSpPr txBox="1">
                            <a:spLocks noChangeAspect="1" noChangeArrowheads="1"/>
                          </wps:cNvSpPr>
                          <wps:spPr bwMode="auto">
                            <a:xfrm>
                              <a:off x="2167" y="2643"/>
                              <a:ext cx="1295" cy="2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65F19A6" w14:textId="77777777" w:rsidR="00D878EF" w:rsidRPr="00505F90" w:rsidRDefault="00D878EF" w:rsidP="00B43B84">
                                <w:pPr>
                                  <w:pStyle w:val="NoSpacing"/>
                                  <w:jc w:val="center"/>
                                  <w:rPr>
                                    <w:sz w:val="20"/>
                                    <w:szCs w:val="20"/>
                                  </w:rPr>
                                </w:pPr>
                                <w:r w:rsidRPr="00505F90">
                                  <w:rPr>
                                    <w:sz w:val="20"/>
                                    <w:szCs w:val="20"/>
                                  </w:rPr>
                                  <w:t>OS#4</w:t>
                                </w:r>
                              </w:p>
                            </w:txbxContent>
                          </wps:txbx>
                          <wps:bodyPr rot="0" vert="horz" wrap="square" lIns="84891" tIns="42444" rIns="84891" bIns="42444" anchor="t" anchorCtr="0" upright="1">
                            <a:noAutofit/>
                          </wps:bodyPr>
                        </wps:wsp>
                        <wps:wsp>
                          <wps:cNvPr id="746" name="Line 546"/>
                          <wps:cNvCnPr>
                            <a:cxnSpLocks noChangeAspect="1" noChangeShapeType="1"/>
                          </wps:cNvCnPr>
                          <wps:spPr bwMode="auto">
                            <a:xfrm>
                              <a:off x="2158" y="2908"/>
                              <a:ext cx="1304" cy="1"/>
                            </a:xfrm>
                            <a:prstGeom prst="line">
                              <a:avLst/>
                            </a:prstGeom>
                            <a:noFill/>
                            <a:ln w="6350">
                              <a:solidFill>
                                <a:srgbClr val="000000"/>
                              </a:solidFill>
                              <a:round/>
                              <a:headEnd type="triangle" w="med" len="sm"/>
                              <a:tailEnd type="triangle" w="med" len="sm"/>
                            </a:ln>
                            <a:extLst>
                              <a:ext uri="{909E8E84-426E-40DD-AFC4-6F175D3DCCD1}">
                                <a14:hiddenFill xmlns:a14="http://schemas.microsoft.com/office/drawing/2010/main">
                                  <a:noFill/>
                                </a14:hiddenFill>
                              </a:ext>
                            </a:extLst>
                          </wps:spPr>
                          <wps:bodyPr/>
                        </wps:wsp>
                      </wpg:wgp>
                      <wps:wsp>
                        <wps:cNvPr id="747" name="Text Box 547"/>
                        <wps:cNvSpPr txBox="1">
                          <a:spLocks noChangeAspect="1" noChangeArrowheads="1"/>
                        </wps:cNvSpPr>
                        <wps:spPr bwMode="auto">
                          <a:xfrm>
                            <a:off x="2562225" y="1833020"/>
                            <a:ext cx="854900" cy="24883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C82E721" w14:textId="77777777" w:rsidR="00D878EF" w:rsidRPr="00505F90" w:rsidRDefault="00D878EF" w:rsidP="00B43B84">
                              <w:pPr>
                                <w:pStyle w:val="NoSpacing"/>
                                <w:rPr>
                                  <w:sz w:val="20"/>
                                  <w:szCs w:val="20"/>
                                </w:rPr>
                              </w:pPr>
                              <w:r>
                                <w:rPr>
                                  <w:sz w:val="20"/>
                                  <w:szCs w:val="20"/>
                                </w:rPr>
                                <w:t>Cooling Coil</w:t>
                              </w:r>
                            </w:p>
                          </w:txbxContent>
                        </wps:txbx>
                        <wps:bodyPr rot="0" vert="horz" wrap="square" lIns="84891" tIns="42444" rIns="84891" bIns="42444" anchor="t" anchorCtr="0" upright="1">
                          <a:noAutofit/>
                        </wps:bodyPr>
                      </wps:wsp>
                      <wps:wsp>
                        <wps:cNvPr id="748" name="Text Box 548"/>
                        <wps:cNvSpPr txBox="1">
                          <a:spLocks noChangeAspect="1" noChangeArrowheads="1"/>
                        </wps:cNvSpPr>
                        <wps:spPr bwMode="auto">
                          <a:xfrm>
                            <a:off x="499488" y="2180780"/>
                            <a:ext cx="605412" cy="52131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B786B4E" w14:textId="77777777" w:rsidR="00D878EF" w:rsidRPr="00505F90" w:rsidRDefault="00D878EF" w:rsidP="00B43B84">
                              <w:pPr>
                                <w:pStyle w:val="NoSpacing"/>
                                <w:rPr>
                                  <w:sz w:val="20"/>
                                  <w:szCs w:val="20"/>
                                </w:rPr>
                              </w:pPr>
                              <w:r>
                                <w:rPr>
                                  <w:sz w:val="20"/>
                                  <w:szCs w:val="20"/>
                                </w:rPr>
                                <w:t>Heating Coil</w:t>
                              </w:r>
                            </w:p>
                          </w:txbxContent>
                        </wps:txbx>
                        <wps:bodyPr rot="0" vert="horz" wrap="square" lIns="84891" tIns="42444" rIns="84891" bIns="42444" anchor="t" anchorCtr="0" upright="1">
                          <a:noAutofit/>
                        </wps:bodyPr>
                      </wps:wsp>
                      <wps:wsp>
                        <wps:cNvPr id="749" name="Text Box 549"/>
                        <wps:cNvSpPr txBox="1">
                          <a:spLocks noChangeAspect="1" noChangeArrowheads="1"/>
                        </wps:cNvSpPr>
                        <wps:spPr bwMode="auto">
                          <a:xfrm>
                            <a:off x="32086" y="462942"/>
                            <a:ext cx="491666" cy="21735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5E7CACE" w14:textId="77777777" w:rsidR="00D878EF" w:rsidRPr="00505F90" w:rsidRDefault="00D878EF" w:rsidP="00B43B84">
                              <w:pPr>
                                <w:pStyle w:val="NoSpacing"/>
                                <w:rPr>
                                  <w:sz w:val="20"/>
                                  <w:szCs w:val="20"/>
                                </w:rPr>
                              </w:pPr>
                              <w:r w:rsidRPr="00505F90">
                                <w:rPr>
                                  <w:sz w:val="20"/>
                                  <w:szCs w:val="20"/>
                                </w:rPr>
                                <w:t xml:space="preserve">100% </w:t>
                              </w:r>
                            </w:p>
                          </w:txbxContent>
                        </wps:txbx>
                        <wps:bodyPr rot="0" vert="horz" wrap="square" lIns="84891" tIns="42444" rIns="84891" bIns="42444" anchor="t" anchorCtr="0" upright="1">
                          <a:noAutofit/>
                        </wps:bodyPr>
                      </wps:wsp>
                      <wps:wsp>
                        <wps:cNvPr id="750" name="Text Box 550"/>
                        <wps:cNvSpPr txBox="1">
                          <a:spLocks noChangeAspect="1" noChangeArrowheads="1"/>
                        </wps:cNvSpPr>
                        <wps:spPr bwMode="auto">
                          <a:xfrm>
                            <a:off x="0" y="3244357"/>
                            <a:ext cx="492610" cy="21735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D9B3180" w14:textId="77777777" w:rsidR="00D878EF" w:rsidRPr="00505F90" w:rsidRDefault="00D878EF" w:rsidP="00B43B84">
                              <w:pPr>
                                <w:pStyle w:val="NoSpacing"/>
                                <w:rPr>
                                  <w:sz w:val="20"/>
                                  <w:szCs w:val="20"/>
                                </w:rPr>
                              </w:pPr>
                              <w:r w:rsidRPr="00505F90">
                                <w:rPr>
                                  <w:sz w:val="20"/>
                                  <w:szCs w:val="20"/>
                                </w:rPr>
                                <w:t xml:space="preserve">0% </w:t>
                              </w:r>
                            </w:p>
                          </w:txbxContent>
                        </wps:txbx>
                        <wps:bodyPr rot="0" vert="horz" wrap="square" lIns="84891" tIns="42444" rIns="84891" bIns="42444" anchor="t" anchorCtr="0" upright="1">
                          <a:noAutofit/>
                        </wps:bodyPr>
                      </wps:wsp>
                      <wps:wsp>
                        <wps:cNvPr id="751" name="Line 551"/>
                        <wps:cNvCnPr>
                          <a:cxnSpLocks noChangeAspect="1" noChangeShapeType="1"/>
                        </wps:cNvCnPr>
                        <wps:spPr bwMode="auto">
                          <a:xfrm>
                            <a:off x="485060" y="3321514"/>
                            <a:ext cx="4022035" cy="94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52" name="Line 552"/>
                        <wps:cNvCnPr>
                          <a:cxnSpLocks noChangeAspect="1" noChangeShapeType="1"/>
                        </wps:cNvCnPr>
                        <wps:spPr bwMode="auto">
                          <a:xfrm flipV="1">
                            <a:off x="491666" y="514694"/>
                            <a:ext cx="0" cy="281717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53" name="Text Box 553"/>
                        <wps:cNvSpPr txBox="1">
                          <a:spLocks noChangeAspect="1" noChangeArrowheads="1"/>
                        </wps:cNvSpPr>
                        <wps:spPr bwMode="auto">
                          <a:xfrm>
                            <a:off x="74552" y="956935"/>
                            <a:ext cx="355774" cy="207853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4640547" w14:textId="77777777" w:rsidR="00D878EF" w:rsidRPr="00505F90" w:rsidRDefault="00D878EF" w:rsidP="00B43B84">
                              <w:pPr>
                                <w:pStyle w:val="NoSpacing"/>
                                <w:rPr>
                                  <w:sz w:val="20"/>
                                  <w:szCs w:val="20"/>
                                </w:rPr>
                              </w:pPr>
                              <w:r w:rsidRPr="00505F90">
                                <w:rPr>
                                  <w:sz w:val="20"/>
                                  <w:szCs w:val="20"/>
                                </w:rPr>
                                <w:t>Damper/Valve Position, % Open</w:t>
                              </w:r>
                            </w:p>
                          </w:txbxContent>
                        </wps:txbx>
                        <wps:bodyPr rot="0" vert="vert270" wrap="square" lIns="106112" tIns="53056" rIns="106112" bIns="53056" anchor="t" anchorCtr="0" upright="1">
                          <a:noAutofit/>
                        </wps:bodyPr>
                      </wps:wsp>
                      <wps:wsp>
                        <wps:cNvPr id="754" name="Line 554"/>
                        <wps:cNvCnPr>
                          <a:cxnSpLocks noChangeAspect="1" noChangeShapeType="1"/>
                        </wps:cNvCnPr>
                        <wps:spPr bwMode="auto">
                          <a:xfrm flipV="1">
                            <a:off x="2475316" y="525985"/>
                            <a:ext cx="1945902" cy="279647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755" name="Line 555"/>
                        <wps:cNvCnPr>
                          <a:cxnSpLocks noChangeAspect="1" noChangeShapeType="1"/>
                        </wps:cNvCnPr>
                        <wps:spPr bwMode="auto">
                          <a:xfrm flipH="1" flipV="1">
                            <a:off x="491666" y="513753"/>
                            <a:ext cx="997487" cy="2807762"/>
                          </a:xfrm>
                          <a:prstGeom prst="line">
                            <a:avLst/>
                          </a:prstGeom>
                          <a:noFill/>
                          <a:ln w="19050">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756" name="Text Box 556"/>
                        <wps:cNvSpPr txBox="1">
                          <a:spLocks noChangeAspect="1" noChangeArrowheads="1"/>
                        </wps:cNvSpPr>
                        <wps:spPr bwMode="auto">
                          <a:xfrm>
                            <a:off x="1510809" y="940007"/>
                            <a:ext cx="878960" cy="46969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EF10E05" w14:textId="77777777" w:rsidR="00D878EF" w:rsidRPr="00505F90" w:rsidRDefault="00D878EF" w:rsidP="00B43B84">
                              <w:pPr>
                                <w:pStyle w:val="NoSpacing"/>
                                <w:rPr>
                                  <w:sz w:val="20"/>
                                  <w:szCs w:val="20"/>
                                </w:rPr>
                              </w:pPr>
                              <w:r w:rsidRPr="00505F90">
                                <w:rPr>
                                  <w:sz w:val="20"/>
                                  <w:szCs w:val="20"/>
                                </w:rPr>
                                <w:t>Outdoor Air Damper</w:t>
                              </w:r>
                            </w:p>
                          </w:txbxContent>
                        </wps:txbx>
                        <wps:bodyPr rot="0" vert="horz" wrap="square" lIns="84891" tIns="42444" rIns="84891" bIns="42444" anchor="t" anchorCtr="0" upright="1">
                          <a:noAutofit/>
                        </wps:bodyPr>
                      </wps:wsp>
                      <wps:wsp>
                        <wps:cNvPr id="757" name="Line 558"/>
                        <wps:cNvCnPr>
                          <a:cxnSpLocks noChangeAspect="1" noChangeShapeType="1"/>
                        </wps:cNvCnPr>
                        <wps:spPr bwMode="auto">
                          <a:xfrm>
                            <a:off x="2475316" y="555154"/>
                            <a:ext cx="1025798" cy="94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63" name="Line 560"/>
                        <wps:cNvCnPr>
                          <a:cxnSpLocks noChangeAspect="1" noChangeShapeType="1"/>
                        </wps:cNvCnPr>
                        <wps:spPr bwMode="auto">
                          <a:xfrm flipV="1">
                            <a:off x="1489153" y="0"/>
                            <a:ext cx="944" cy="3460773"/>
                          </a:xfrm>
                          <a:prstGeom prst="line">
                            <a:avLst/>
                          </a:prstGeom>
                          <a:noFill/>
                          <a:ln w="12700"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767" name="Line 561"/>
                        <wps:cNvCnPr>
                          <a:cxnSpLocks noChangeAspect="1" noChangeShapeType="1"/>
                        </wps:cNvCnPr>
                        <wps:spPr bwMode="auto">
                          <a:xfrm flipV="1">
                            <a:off x="485060" y="0"/>
                            <a:ext cx="944" cy="552331"/>
                          </a:xfrm>
                          <a:prstGeom prst="line">
                            <a:avLst/>
                          </a:prstGeom>
                          <a:noFill/>
                          <a:ln w="12700"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768" name="Line 562"/>
                        <wps:cNvCnPr>
                          <a:cxnSpLocks noChangeAspect="1" noChangeShapeType="1"/>
                        </wps:cNvCnPr>
                        <wps:spPr bwMode="auto">
                          <a:xfrm flipV="1">
                            <a:off x="2474373" y="0"/>
                            <a:ext cx="944" cy="3460773"/>
                          </a:xfrm>
                          <a:prstGeom prst="line">
                            <a:avLst/>
                          </a:prstGeom>
                          <a:noFill/>
                          <a:ln w="12700"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769" name="Line 563"/>
                        <wps:cNvCnPr>
                          <a:cxnSpLocks noChangeAspect="1" noChangeShapeType="1"/>
                        </wps:cNvCnPr>
                        <wps:spPr bwMode="auto">
                          <a:xfrm flipV="1">
                            <a:off x="3492621" y="0"/>
                            <a:ext cx="944" cy="3460773"/>
                          </a:xfrm>
                          <a:prstGeom prst="line">
                            <a:avLst/>
                          </a:prstGeom>
                          <a:noFill/>
                          <a:ln w="12700"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770" name="Line 565"/>
                        <wps:cNvCnPr>
                          <a:cxnSpLocks noChangeAspect="1" noChangeShapeType="1"/>
                        </wps:cNvCnPr>
                        <wps:spPr bwMode="auto">
                          <a:xfrm flipV="1">
                            <a:off x="4418388" y="0"/>
                            <a:ext cx="944" cy="3460773"/>
                          </a:xfrm>
                          <a:prstGeom prst="line">
                            <a:avLst/>
                          </a:prstGeom>
                          <a:noFill/>
                          <a:ln w="12700"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771" name="Line 566"/>
                        <wps:cNvCnPr>
                          <a:cxnSpLocks noChangeAspect="1" noChangeShapeType="1"/>
                        </wps:cNvCnPr>
                        <wps:spPr bwMode="auto">
                          <a:xfrm flipV="1">
                            <a:off x="3501114" y="555154"/>
                            <a:ext cx="0" cy="277671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cNvPr id="772" name="Group 567"/>
                        <wpg:cNvGrpSpPr>
                          <a:grpSpLocks noChangeAspect="1"/>
                        </wpg:cNvGrpSpPr>
                        <wpg:grpSpPr bwMode="auto">
                          <a:xfrm>
                            <a:off x="1490097" y="97858"/>
                            <a:ext cx="978613" cy="204184"/>
                            <a:chOff x="2158" y="2643"/>
                            <a:chExt cx="1304" cy="266"/>
                          </a:xfrm>
                        </wpg:grpSpPr>
                        <wps:wsp>
                          <wps:cNvPr id="773" name="Text Box 568"/>
                          <wps:cNvSpPr txBox="1">
                            <a:spLocks noChangeAspect="1" noChangeArrowheads="1"/>
                          </wps:cNvSpPr>
                          <wps:spPr bwMode="auto">
                            <a:xfrm>
                              <a:off x="2167" y="2643"/>
                              <a:ext cx="1295" cy="2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C9C815A" w14:textId="77777777" w:rsidR="00D878EF" w:rsidRPr="00505F90" w:rsidRDefault="00D878EF" w:rsidP="00B43B84">
                                <w:pPr>
                                  <w:pStyle w:val="NoSpacing"/>
                                  <w:jc w:val="center"/>
                                  <w:rPr>
                                    <w:sz w:val="20"/>
                                    <w:szCs w:val="20"/>
                                  </w:rPr>
                                </w:pPr>
                                <w:r w:rsidRPr="00505F90">
                                  <w:rPr>
                                    <w:sz w:val="20"/>
                                    <w:szCs w:val="20"/>
                                  </w:rPr>
                                  <w:t>OS#2</w:t>
                                </w:r>
                              </w:p>
                            </w:txbxContent>
                          </wps:txbx>
                          <wps:bodyPr rot="0" vert="horz" wrap="square" lIns="84891" tIns="42444" rIns="84891" bIns="42444" anchor="t" anchorCtr="0" upright="1">
                            <a:noAutofit/>
                          </wps:bodyPr>
                        </wps:wsp>
                        <wps:wsp>
                          <wps:cNvPr id="774" name="Line 569"/>
                          <wps:cNvCnPr>
                            <a:cxnSpLocks noChangeAspect="1" noChangeShapeType="1"/>
                          </wps:cNvCnPr>
                          <wps:spPr bwMode="auto">
                            <a:xfrm>
                              <a:off x="2158" y="2908"/>
                              <a:ext cx="1304" cy="1"/>
                            </a:xfrm>
                            <a:prstGeom prst="line">
                              <a:avLst/>
                            </a:prstGeom>
                            <a:noFill/>
                            <a:ln w="6350">
                              <a:solidFill>
                                <a:srgbClr val="000000"/>
                              </a:solidFill>
                              <a:round/>
                              <a:headEnd type="triangle" w="med" len="sm"/>
                              <a:tailEnd type="triangle" w="med" len="sm"/>
                            </a:ln>
                            <a:extLst>
                              <a:ext uri="{909E8E84-426E-40DD-AFC4-6F175D3DCCD1}">
                                <a14:hiddenFill xmlns:a14="http://schemas.microsoft.com/office/drawing/2010/main">
                                  <a:noFill/>
                                </a14:hiddenFill>
                              </a:ext>
                            </a:extLst>
                          </wps:spPr>
                          <wps:bodyPr/>
                        </wps:wsp>
                      </wpg:wgp>
                      <wpg:wgp>
                        <wpg:cNvPr id="775" name="Group 570"/>
                        <wpg:cNvGrpSpPr>
                          <a:grpSpLocks noChangeAspect="1"/>
                        </wpg:cNvGrpSpPr>
                        <wpg:grpSpPr bwMode="auto">
                          <a:xfrm>
                            <a:off x="2475316" y="95035"/>
                            <a:ext cx="1016361" cy="205125"/>
                            <a:chOff x="2158" y="2643"/>
                            <a:chExt cx="1304" cy="266"/>
                          </a:xfrm>
                        </wpg:grpSpPr>
                        <wps:wsp>
                          <wps:cNvPr id="776" name="Text Box 571"/>
                          <wps:cNvSpPr txBox="1">
                            <a:spLocks noChangeAspect="1" noChangeArrowheads="1"/>
                          </wps:cNvSpPr>
                          <wps:spPr bwMode="auto">
                            <a:xfrm>
                              <a:off x="2167" y="2643"/>
                              <a:ext cx="1295" cy="2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3B939DB" w14:textId="77777777" w:rsidR="00D878EF" w:rsidRPr="00505F90" w:rsidRDefault="00D878EF" w:rsidP="00B43B84">
                                <w:pPr>
                                  <w:pStyle w:val="NoSpacing"/>
                                  <w:jc w:val="center"/>
                                  <w:rPr>
                                    <w:sz w:val="20"/>
                                    <w:szCs w:val="20"/>
                                  </w:rPr>
                                </w:pPr>
                                <w:r w:rsidRPr="00505F90">
                                  <w:rPr>
                                    <w:sz w:val="20"/>
                                    <w:szCs w:val="20"/>
                                  </w:rPr>
                                  <w:t>OS#3</w:t>
                                </w:r>
                              </w:p>
                            </w:txbxContent>
                          </wps:txbx>
                          <wps:bodyPr rot="0" vert="horz" wrap="square" lIns="84891" tIns="42444" rIns="84891" bIns="42444" anchor="t" anchorCtr="0" upright="1">
                            <a:noAutofit/>
                          </wps:bodyPr>
                        </wps:wsp>
                        <wps:wsp>
                          <wps:cNvPr id="777" name="Line 572"/>
                          <wps:cNvCnPr>
                            <a:cxnSpLocks noChangeAspect="1" noChangeShapeType="1"/>
                          </wps:cNvCnPr>
                          <wps:spPr bwMode="auto">
                            <a:xfrm>
                              <a:off x="2158" y="2908"/>
                              <a:ext cx="1304" cy="1"/>
                            </a:xfrm>
                            <a:prstGeom prst="line">
                              <a:avLst/>
                            </a:prstGeom>
                            <a:noFill/>
                            <a:ln w="6350">
                              <a:solidFill>
                                <a:srgbClr val="000000"/>
                              </a:solidFill>
                              <a:round/>
                              <a:headEnd type="triangle" w="med" len="sm"/>
                              <a:tailEnd type="triangle" w="med" len="sm"/>
                            </a:ln>
                            <a:extLst>
                              <a:ext uri="{909E8E84-426E-40DD-AFC4-6F175D3DCCD1}">
                                <a14:hiddenFill xmlns:a14="http://schemas.microsoft.com/office/drawing/2010/main">
                                  <a:noFill/>
                                </a14:hiddenFill>
                              </a:ext>
                            </a:extLst>
                          </wps:spPr>
                          <wps:bodyPr/>
                        </wps:wsp>
                      </wpg:wgp>
                      <wpg:wgp>
                        <wpg:cNvPr id="778" name="Group 573"/>
                        <wpg:cNvGrpSpPr>
                          <a:grpSpLocks noChangeAspect="1"/>
                        </wpg:cNvGrpSpPr>
                        <wpg:grpSpPr bwMode="auto">
                          <a:xfrm>
                            <a:off x="492610" y="98799"/>
                            <a:ext cx="996544" cy="203243"/>
                            <a:chOff x="2158" y="2643"/>
                            <a:chExt cx="1304" cy="266"/>
                          </a:xfrm>
                        </wpg:grpSpPr>
                        <wps:wsp>
                          <wps:cNvPr id="779" name="Text Box 574"/>
                          <wps:cNvSpPr txBox="1">
                            <a:spLocks noChangeAspect="1" noChangeArrowheads="1"/>
                          </wps:cNvSpPr>
                          <wps:spPr bwMode="auto">
                            <a:xfrm>
                              <a:off x="2167" y="2643"/>
                              <a:ext cx="1295" cy="2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C7F77F8" w14:textId="77777777" w:rsidR="00D878EF" w:rsidRPr="00505F90" w:rsidRDefault="00D878EF" w:rsidP="00B43B84">
                                <w:pPr>
                                  <w:pStyle w:val="NoSpacing"/>
                                  <w:jc w:val="center"/>
                                  <w:rPr>
                                    <w:sz w:val="20"/>
                                    <w:szCs w:val="20"/>
                                  </w:rPr>
                                </w:pPr>
                                <w:r w:rsidRPr="00505F90">
                                  <w:rPr>
                                    <w:sz w:val="20"/>
                                    <w:szCs w:val="20"/>
                                  </w:rPr>
                                  <w:t>OS#1</w:t>
                                </w:r>
                              </w:p>
                            </w:txbxContent>
                          </wps:txbx>
                          <wps:bodyPr rot="0" vert="horz" wrap="square" lIns="84891" tIns="42444" rIns="84891" bIns="42444" anchor="t" anchorCtr="0" upright="1">
                            <a:noAutofit/>
                          </wps:bodyPr>
                        </wps:wsp>
                        <wps:wsp>
                          <wps:cNvPr id="780" name="Line 575"/>
                          <wps:cNvCnPr>
                            <a:cxnSpLocks noChangeAspect="1" noChangeShapeType="1"/>
                          </wps:cNvCnPr>
                          <wps:spPr bwMode="auto">
                            <a:xfrm>
                              <a:off x="2158" y="2908"/>
                              <a:ext cx="1304" cy="1"/>
                            </a:xfrm>
                            <a:prstGeom prst="line">
                              <a:avLst/>
                            </a:prstGeom>
                            <a:noFill/>
                            <a:ln w="6350">
                              <a:solidFill>
                                <a:srgbClr val="000000"/>
                              </a:solidFill>
                              <a:round/>
                              <a:headEnd type="triangle" w="med" len="sm"/>
                              <a:tailEnd type="triangle" w="med" len="sm"/>
                            </a:ln>
                            <a:extLst>
                              <a:ext uri="{909E8E84-426E-40DD-AFC4-6F175D3DCCD1}">
                                <a14:hiddenFill xmlns:a14="http://schemas.microsoft.com/office/drawing/2010/main">
                                  <a:noFill/>
                                </a14:hiddenFill>
                              </a:ext>
                            </a:extLst>
                          </wps:spPr>
                          <wps:bodyPr/>
                        </wps:wsp>
                      </wpg:wgp>
                      <wps:wsp>
                        <wps:cNvPr id="781" name="Straight Connector 781"/>
                        <wps:cNvCnPr/>
                        <wps:spPr>
                          <a:xfrm flipH="1">
                            <a:off x="1490097" y="552331"/>
                            <a:ext cx="985221" cy="2787769"/>
                          </a:xfrm>
                          <a:prstGeom prst="line">
                            <a:avLst/>
                          </a:prstGeom>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77D045ED" id="Canvas 782" o:spid="_x0000_s1726" editas="canvas" style="width:367.15pt;height:283.5pt;mso-position-horizontal-relative:char;mso-position-vertical-relative:line" coordsize="46628,36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">
                <v:shape id="_x0000_s1727" type="#_x0000_t75" style="position:absolute;width:46628;height:36004;visibility:visible;mso-wrap-style:square">
                  <v:fill o:detectmouseclick="t"/>
                  <v:path o:connecttype="none"/>
                </v:shape>
                <v:group id="Group 544" o:spid="_x0000_s1728" style="position:absolute;left:34916;top:959;width:9296;height:2042" coordorigin="2158,2643" coordsize="1304,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">
                  <o:lock v:ext="edit" aspectratio="t"/>
                  <v:shape id="Text Box 545" o:spid="_x0000_s1729" type="#_x0000_t202" style="position:absolute;left:2167;top:2643;width:1295;height:2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" stroked="f">
                    <o:lock v:ext="edit" aspectratio="t"/>
                    <v:textbox inset="2.35808mm,1.179mm,2.35808mm,1.179mm">
                      <w:txbxContent>
                        <w:p w14:paraId="165F19A6" w14:textId="77777777" w:rsidR="00D878EF" w:rsidRPr="00505F90" w:rsidRDefault="00D878EF" w:rsidP="00B43B84">
                          <w:pPr>
                            <w:pStyle w:val="NoSpacing"/>
                            <w:jc w:val="center"/>
                            <w:rPr>
                              <w:sz w:val="20"/>
                              <w:szCs w:val="20"/>
                            </w:rPr>
                          </w:pPr>
                          <w:r w:rsidRPr="00505F90">
                            <w:rPr>
                              <w:sz w:val="20"/>
                              <w:szCs w:val="20"/>
                            </w:rPr>
                            <w:t>OS#4</w:t>
                          </w:r>
                        </w:p>
                      </w:txbxContent>
                    </v:textbox>
                  </v:shape>
                  <v:line id="Line 546" o:spid="_x0000_s1730" style="position:absolute;visibility:visible;mso-wrap-style:square" from="2158,2908" to="3462,2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" strokeweight=".5pt">
                    <v:stroke startarrow="block" startarrowlength="short" endarrow="block" endarrowlength="short"/>
                    <o:lock v:ext="edit" aspectratio="t"/>
                  </v:line>
                </v:group>
                <v:shape id="Text Box 547" o:spid="_x0000_s1731" type="#_x0000_t202" style="position:absolute;left:25622;top:18330;width:8549;height:24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" stroked="f">
                  <o:lock v:ext="edit" aspectratio="t"/>
                  <v:textbox inset="2.35808mm,1.179mm,2.35808mm,1.179mm">
                    <w:txbxContent>
                      <w:p w14:paraId="7C82E721" w14:textId="77777777" w:rsidR="00D878EF" w:rsidRPr="00505F90" w:rsidRDefault="00D878EF" w:rsidP="00B43B84">
                        <w:pPr>
                          <w:pStyle w:val="NoSpacing"/>
                          <w:rPr>
                            <w:sz w:val="20"/>
                            <w:szCs w:val="20"/>
                          </w:rPr>
                        </w:pPr>
                        <w:r>
                          <w:rPr>
                            <w:sz w:val="20"/>
                            <w:szCs w:val="20"/>
                          </w:rPr>
                          <w:t>Cooling Coil</w:t>
                        </w:r>
                      </w:p>
                    </w:txbxContent>
                  </v:textbox>
                </v:shape>
                <v:shape id="Text Box 548" o:spid="_x0000_s1732" type="#_x0000_t202" style="position:absolute;left:4994;top:21807;width:6055;height:52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" stroked="f">
                  <o:lock v:ext="edit" aspectratio="t"/>
                  <v:textbox inset="2.35808mm,1.179mm,2.35808mm,1.179mm">
                    <w:txbxContent>
                      <w:p w14:paraId="5B786B4E" w14:textId="77777777" w:rsidR="00D878EF" w:rsidRPr="00505F90" w:rsidRDefault="00D878EF" w:rsidP="00B43B84">
                        <w:pPr>
                          <w:pStyle w:val="NoSpacing"/>
                          <w:rPr>
                            <w:sz w:val="20"/>
                            <w:szCs w:val="20"/>
                          </w:rPr>
                        </w:pPr>
                        <w:r>
                          <w:rPr>
                            <w:sz w:val="20"/>
                            <w:szCs w:val="20"/>
                          </w:rPr>
                          <w:t>Heating Coil</w:t>
                        </w:r>
                      </w:p>
                    </w:txbxContent>
                  </v:textbox>
                </v:shape>
                <v:shape id="Text Box 549" o:spid="_x0000_s1733" type="#_x0000_t202" style="position:absolute;left:320;top:4629;width:4917;height:21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" stroked="f">
                  <o:lock v:ext="edit" aspectratio="t"/>
                  <v:textbox inset="2.35808mm,1.179mm,2.35808mm,1.179mm">
                    <w:txbxContent>
                      <w:p w14:paraId="25E7CACE" w14:textId="77777777" w:rsidR="00D878EF" w:rsidRPr="00505F90" w:rsidRDefault="00D878EF" w:rsidP="00B43B84">
                        <w:pPr>
                          <w:pStyle w:val="NoSpacing"/>
                          <w:rPr>
                            <w:sz w:val="20"/>
                            <w:szCs w:val="20"/>
                          </w:rPr>
                        </w:pPr>
                        <w:r w:rsidRPr="00505F90">
                          <w:rPr>
                            <w:sz w:val="20"/>
                            <w:szCs w:val="20"/>
                          </w:rPr>
                          <w:t xml:space="preserve">100% </w:t>
                        </w:r>
                      </w:p>
                    </w:txbxContent>
                  </v:textbox>
                </v:shape>
                <v:shape id="Text Box 550" o:spid="_x0000_s1734" type="#_x0000_t202" style="position:absolute;top:32443;width:4926;height:21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" stroked="f">
                  <o:lock v:ext="edit" aspectratio="t"/>
                  <v:textbox inset="2.35808mm,1.179mm,2.35808mm,1.179mm">
                    <w:txbxContent>
                      <w:p w14:paraId="0D9B3180" w14:textId="77777777" w:rsidR="00D878EF" w:rsidRPr="00505F90" w:rsidRDefault="00D878EF" w:rsidP="00B43B84">
                        <w:pPr>
                          <w:pStyle w:val="NoSpacing"/>
                          <w:rPr>
                            <w:sz w:val="20"/>
                            <w:szCs w:val="20"/>
                          </w:rPr>
                        </w:pPr>
                        <w:r w:rsidRPr="00505F90">
                          <w:rPr>
                            <w:sz w:val="20"/>
                            <w:szCs w:val="20"/>
                          </w:rPr>
                          <w:t xml:space="preserve">0% </w:t>
                        </w:r>
                      </w:p>
                    </w:txbxContent>
                  </v:textbox>
                </v:shape>
                <v:line id="Line 551" o:spid="_x0000_s1735" style="position:absolute;visibility:visible;mso-wrap-style:square" from="4850,33215" to="45070,332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" strokeweight="1.5pt">
                  <o:lock v:ext="edit" aspectratio="t"/>
                </v:line>
                <v:line id="Line 552" o:spid="_x0000_s1736" style="position:absolute;flip:y;visibility:visible;mso-wrap-style:square" from="4916,5146" to="4916,33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" strokeweight="1.5pt">
                  <o:lock v:ext="edit" aspectratio="t"/>
                </v:line>
                <v:shape id="Text Box 553" o:spid="_x0000_s1737" type="#_x0000_t202" style="position:absolute;left:745;top:9569;width:3558;height:207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" stroked="f">
                  <o:lock v:ext="edit" aspectratio="t"/>
                  <v:textbox style="layout-flow:vertical;mso-layout-flow-alt:bottom-to-top" inset="2.94756mm,1.47378mm,2.94756mm,1.47378mm">
                    <w:txbxContent>
                      <w:p w14:paraId="04640547" w14:textId="77777777" w:rsidR="00D878EF" w:rsidRPr="00505F90" w:rsidRDefault="00D878EF" w:rsidP="00B43B84">
                        <w:pPr>
                          <w:pStyle w:val="NoSpacing"/>
                          <w:rPr>
                            <w:sz w:val="20"/>
                            <w:szCs w:val="20"/>
                          </w:rPr>
                        </w:pPr>
                        <w:r w:rsidRPr="00505F90">
                          <w:rPr>
                            <w:sz w:val="20"/>
                            <w:szCs w:val="20"/>
                          </w:rPr>
                          <w:t>Damper/Valve Position, % Open</w:t>
                        </w:r>
                      </w:p>
                    </w:txbxContent>
                  </v:textbox>
                </v:shape>
                <v:line id="Line 554" o:spid="_x0000_s1738" style="position:absolute;flip:y;visibility:visible;mso-wrap-style:square" from="24753,5259" to="44212,332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" strokeweight="2.25pt">
                  <o:lock v:ext="edit" aspectratio="t"/>
                </v:line>
                <v:line id="Line 555" o:spid="_x0000_s1739" style="position:absolute;flip:x y;visibility:visible;mso-wrap-style:square" from="4916,5137" to="14891,332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" strokeweight="1.5pt">
                  <v:stroke dashstyle="longDash"/>
                  <o:lock v:ext="edit" aspectratio="t"/>
                </v:line>
                <v:shape id="Text Box 556" o:spid="_x0000_s1740" type="#_x0000_t202" style="position:absolute;left:15108;top:9400;width:8789;height:46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" stroked="f">
                  <o:lock v:ext="edit" aspectratio="t"/>
                  <v:textbox inset="2.35808mm,1.179mm,2.35808mm,1.179mm">
                    <w:txbxContent>
                      <w:p w14:paraId="6EF10E05" w14:textId="77777777" w:rsidR="00D878EF" w:rsidRPr="00505F90" w:rsidRDefault="00D878EF" w:rsidP="00B43B84">
                        <w:pPr>
                          <w:pStyle w:val="NoSpacing"/>
                          <w:rPr>
                            <w:sz w:val="20"/>
                            <w:szCs w:val="20"/>
                          </w:rPr>
                        </w:pPr>
                        <w:r w:rsidRPr="00505F90">
                          <w:rPr>
                            <w:sz w:val="20"/>
                            <w:szCs w:val="20"/>
                          </w:rPr>
                          <w:t>Outdoor Air Damper</w:t>
                        </w:r>
                      </w:p>
                    </w:txbxContent>
                  </v:textbox>
                </v:shape>
                <v:line id="Line 558" o:spid="_x0000_s1741" style="position:absolute;visibility:visible;mso-wrap-style:square" from="24753,5551" to="35011,55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">
                  <o:lock v:ext="edit" aspectratio="t"/>
                </v:line>
                <v:line id="Line 560" o:spid="_x0000_s1742" style="position:absolute;flip:y;visibility:visible;mso-wrap-style:square" from="14891,0" to="14900,346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" strokeweight="1pt">
                  <v:stroke dashstyle="1 1" endcap="round"/>
                  <o:lock v:ext="edit" aspectratio="t"/>
                </v:line>
                <v:line id="Line 561" o:spid="_x0000_s1743" style="position:absolute;flip:y;visibility:visible;mso-wrap-style:square" from="4850,0" to="4860,55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" strokeweight="1pt">
                  <v:stroke dashstyle="1 1" endcap="round"/>
                  <o:lock v:ext="edit" aspectratio="t"/>
                </v:line>
                <v:line id="Line 562" o:spid="_x0000_s1744" style="position:absolute;flip:y;visibility:visible;mso-wrap-style:square" from="24743,0" to="24753,346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" strokeweight="1pt">
                  <v:stroke dashstyle="1 1" endcap="round"/>
                  <o:lock v:ext="edit" aspectratio="t"/>
                </v:line>
                <v:line id="Line 563" o:spid="_x0000_s1745" style="position:absolute;flip:y;visibility:visible;mso-wrap-style:square" from="34926,0" to="34935,346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" strokeweight="1pt">
                  <v:stroke dashstyle="1 1" endcap="round"/>
                  <o:lock v:ext="edit" aspectratio="t"/>
                </v:line>
                <v:line id="Line 565" o:spid="_x0000_s1746" style="position:absolute;flip:y;visibility:visible;mso-wrap-style:square" from="44183,0" to="44193,346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" strokeweight="1pt">
                  <v:stroke dashstyle="1 1" endcap="round"/>
                  <o:lock v:ext="edit" aspectratio="t"/>
                </v:line>
                <v:line id="Line 566" o:spid="_x0000_s1747" style="position:absolute;flip:y;visibility:visible;mso-wrap-style:square" from="35011,5551" to="35011,33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">
                  <o:lock v:ext="edit" aspectratio="t"/>
                </v:line>
                <v:group id="Group 567" o:spid="_x0000_s1748" style="position:absolute;left:14900;top:978;width:9787;height:2042" coordorigin="2158,2643" coordsize="1304,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">
                  <o:lock v:ext="edit" aspectratio="t"/>
                  <v:shape id="Text Box 568" o:spid="_x0000_s1749" type="#_x0000_t202" style="position:absolute;left:2167;top:2643;width:1295;height:2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" stroked="f">
                    <o:lock v:ext="edit" aspectratio="t"/>
                    <v:textbox inset="2.35808mm,1.179mm,2.35808mm,1.179mm">
                      <w:txbxContent>
                        <w:p w14:paraId="7C9C815A" w14:textId="77777777" w:rsidR="00D878EF" w:rsidRPr="00505F90" w:rsidRDefault="00D878EF" w:rsidP="00B43B84">
                          <w:pPr>
                            <w:pStyle w:val="NoSpacing"/>
                            <w:jc w:val="center"/>
                            <w:rPr>
                              <w:sz w:val="20"/>
                              <w:szCs w:val="20"/>
                            </w:rPr>
                          </w:pPr>
                          <w:r w:rsidRPr="00505F90">
                            <w:rPr>
                              <w:sz w:val="20"/>
                              <w:szCs w:val="20"/>
                            </w:rPr>
                            <w:t>OS#2</w:t>
                          </w:r>
                        </w:p>
                      </w:txbxContent>
                    </v:textbox>
                  </v:shape>
                  <v:line id="Line 569" o:spid="_x0000_s1750" style="position:absolute;visibility:visible;mso-wrap-style:square" from="2158,2908" to="3462,2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" strokeweight=".5pt">
                    <v:stroke startarrow="block" startarrowlength="short" endarrow="block" endarrowlength="short"/>
                    <o:lock v:ext="edit" aspectratio="t"/>
                  </v:line>
                </v:group>
                <v:group id="Group 570" o:spid="_x0000_s1751" style="position:absolute;left:24753;top:950;width:10163;height:2051" coordorigin="2158,2643" coordsize="1304,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">
                  <o:lock v:ext="edit" aspectratio="t"/>
                  <v:shape id="Text Box 571" o:spid="_x0000_s1752" type="#_x0000_t202" style="position:absolute;left:2167;top:2643;width:1295;height:2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" stroked="f">
                    <o:lock v:ext="edit" aspectratio="t"/>
                    <v:textbox inset="2.35808mm,1.179mm,2.35808mm,1.179mm">
                      <w:txbxContent>
                        <w:p w14:paraId="03B939DB" w14:textId="77777777" w:rsidR="00D878EF" w:rsidRPr="00505F90" w:rsidRDefault="00D878EF" w:rsidP="00B43B84">
                          <w:pPr>
                            <w:pStyle w:val="NoSpacing"/>
                            <w:jc w:val="center"/>
                            <w:rPr>
                              <w:sz w:val="20"/>
                              <w:szCs w:val="20"/>
                            </w:rPr>
                          </w:pPr>
                          <w:r w:rsidRPr="00505F90">
                            <w:rPr>
                              <w:sz w:val="20"/>
                              <w:szCs w:val="20"/>
                            </w:rPr>
                            <w:t>OS#3</w:t>
                          </w:r>
                        </w:p>
                      </w:txbxContent>
                    </v:textbox>
                  </v:shape>
                  <v:line id="Line 572" o:spid="_x0000_s1753" style="position:absolute;visibility:visible;mso-wrap-style:square" from="2158,2908" to="3462,2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" strokeweight=".5pt">
                    <v:stroke startarrow="block" startarrowlength="short" endarrow="block" endarrowlength="short"/>
                    <o:lock v:ext="edit" aspectratio="t"/>
                  </v:line>
                </v:group>
                <v:group id="Group 573" o:spid="_x0000_s1754" style="position:absolute;left:4926;top:987;width:9965;height:2033" coordorigin="2158,2643" coordsize="1304,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">
                  <o:lock v:ext="edit" aspectratio="t"/>
                  <v:shape id="Text Box 574" o:spid="_x0000_s1755" type="#_x0000_t202" style="position:absolute;left:2167;top:2643;width:1295;height:2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" stroked="f">
                    <o:lock v:ext="edit" aspectratio="t"/>
                    <v:textbox inset="2.35808mm,1.179mm,2.35808mm,1.179mm">
                      <w:txbxContent>
                        <w:p w14:paraId="6C7F77F8" w14:textId="77777777" w:rsidR="00D878EF" w:rsidRPr="00505F90" w:rsidRDefault="00D878EF" w:rsidP="00B43B84">
                          <w:pPr>
                            <w:pStyle w:val="NoSpacing"/>
                            <w:jc w:val="center"/>
                            <w:rPr>
                              <w:sz w:val="20"/>
                              <w:szCs w:val="20"/>
                            </w:rPr>
                          </w:pPr>
                          <w:r w:rsidRPr="00505F90">
                            <w:rPr>
                              <w:sz w:val="20"/>
                              <w:szCs w:val="20"/>
                            </w:rPr>
                            <w:t>OS#1</w:t>
                          </w:r>
                        </w:p>
                      </w:txbxContent>
                    </v:textbox>
                  </v:shape>
                  <v:line id="Line 575" o:spid="_x0000_s1756" style="position:absolute;visibility:visible;mso-wrap-style:square" from="2158,2908" to="3462,2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" strokeweight=".5pt">
                    <v:stroke startarrow="block" startarrowlength="short" endarrow="block" endarrowlength="short"/>
                    <o:lock v:ext="edit" aspectratio="t"/>
                  </v:line>
                </v:group>
                <v:line id="Straight Connector 781" o:spid="_x0000_s1757" style="position:absolute;flip:x;visibility:visible;mso-wrap-style:square" from="14900,5523" to="24753,334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" strokecolor="black [3200]" strokeweight=".5pt">
                  <v:stroke joinstyle="miter"/>
                </v:line>
                <w10:anchorlock/>
              </v:group>
            </w:pict>
          </mc:Fallback>
        </mc:AlternateContent>
      </w:r>
    </w:p>
    <w:p w14:paraId="59F3C4C3" w14:textId="19E9DE90" w:rsidR="00B43B84" w:rsidRPr="00841A0C" w:rsidRDefault="00B43B84" w:rsidP="007C1423">
      <w:pPr>
        <w:pStyle w:val="FigureCaption"/>
      </w:pPr>
      <w:r w:rsidRPr="00841A0C">
        <w:t xml:space="preserve">Figure </w:t>
      </w:r>
      <w:r>
        <w:fldChar w:fldCharType="begin"/>
      </w:r>
      <w:r>
        <w:instrText xml:space="preserve"> REF _Ref73450375 \r \h </w:instrText>
      </w:r>
      <w:r>
        <w:fldChar w:fldCharType="separate"/>
      </w:r>
      <w:r w:rsidR="0037258A">
        <w:t>5.16.14.3</w:t>
      </w:r>
      <w:r>
        <w:fldChar w:fldCharType="end"/>
      </w:r>
      <w:r>
        <w:t xml:space="preserve"> </w:t>
      </w:r>
      <w:r w:rsidRPr="00841A0C">
        <w:t>VAV AHU operating states.</w:t>
      </w:r>
    </w:p>
    <w:p w14:paraId="765ABBC5" w14:textId="0C78A0B7" w:rsidR="00B43B84" w:rsidRDefault="00B43B84" w:rsidP="0087618D">
      <w:pPr>
        <w:pStyle w:val="Heading4"/>
      </w:pPr>
      <w:bookmarkStart w:id="6858" w:name="_Ref73450525"/>
      <w:r>
        <w:t>For units with relief dampers or relief fans and a single common damper of minimum outdoor air and economizer functions.</w:t>
      </w:r>
      <w:bookmarkEnd w:id="6858"/>
    </w:p>
    <w:p w14:paraId="05D8D32A" w14:textId="468485B9" w:rsidR="009045A3" w:rsidRDefault="009045A3" w:rsidP="007C1423">
      <w:pPr>
        <w:pStyle w:val="Heading5"/>
      </w:pPr>
      <w:r>
        <w:t xml:space="preserve">The OS of each AHU shall be defined by the commanded positions of the heating-coil control valve, cooling-coil control valve, and economizer damper in accordance with Table </w:t>
      </w:r>
      <w:r w:rsidR="00B43B84">
        <w:fldChar w:fldCharType="begin"/>
      </w:r>
      <w:r w:rsidR="00B43B84">
        <w:instrText xml:space="preserve"> REF _Ref73450525 \r \h </w:instrText>
      </w:r>
      <w:r w:rsidR="00B43B84">
        <w:fldChar w:fldCharType="separate"/>
      </w:r>
      <w:r w:rsidR="0037258A">
        <w:t>5.16.14.4</w:t>
      </w:r>
      <w:r w:rsidR="00B43B84">
        <w:fldChar w:fldCharType="end"/>
      </w:r>
      <w:r>
        <w:t xml:space="preserve"> and Figure </w:t>
      </w:r>
      <w:r w:rsidR="00B43B84">
        <w:fldChar w:fldCharType="begin"/>
      </w:r>
      <w:r w:rsidR="00B43B84">
        <w:instrText xml:space="preserve"> REF _Ref73450525 \r \h </w:instrText>
      </w:r>
      <w:r w:rsidR="00B43B84">
        <w:fldChar w:fldCharType="separate"/>
      </w:r>
      <w:r w:rsidR="0037258A">
        <w:t>5.16.14.4</w:t>
      </w:r>
      <w:r w:rsidR="00B43B84">
        <w:fldChar w:fldCharType="end"/>
      </w:r>
      <w:r>
        <w:t>.</w:t>
      </w:r>
    </w:p>
    <w:tbl>
      <w:tblPr>
        <w:tblW w:w="9540" w:type="dxa"/>
        <w:tblLayout w:type="fixed"/>
        <w:tblCellMar>
          <w:top w:w="80" w:type="dxa"/>
          <w:left w:w="40" w:type="dxa"/>
          <w:bottom w:w="40" w:type="dxa"/>
          <w:right w:w="40" w:type="dxa"/>
        </w:tblCellMar>
        <w:tblLook w:val="0000" w:firstRow="0" w:lastRow="0" w:firstColumn="0" w:lastColumn="0" w:noHBand="0" w:noVBand="0"/>
      </w:tblPr>
      <w:tblGrid>
        <w:gridCol w:w="3380"/>
        <w:gridCol w:w="1660"/>
        <w:gridCol w:w="1620"/>
        <w:gridCol w:w="2880"/>
      </w:tblGrid>
      <w:tr w:rsidR="00841A0C" w14:paraId="65FE49DB" w14:textId="77777777" w:rsidTr="002A5D0A">
        <w:tc>
          <w:tcPr>
            <w:tcW w:w="9540" w:type="dxa"/>
            <w:gridSpan w:val="4"/>
            <w:tcBorders>
              <w:top w:val="nil"/>
              <w:left w:val="nil"/>
              <w:bottom w:val="nil"/>
              <w:right w:val="nil"/>
            </w:tcBorders>
            <w:tcMar>
              <w:top w:w="80" w:type="dxa"/>
              <w:left w:w="40" w:type="dxa"/>
              <w:bottom w:w="40" w:type="dxa"/>
              <w:right w:w="40" w:type="dxa"/>
            </w:tcMar>
            <w:vAlign w:val="center"/>
          </w:tcPr>
          <w:p w14:paraId="5A861C73" w14:textId="650AE877" w:rsidR="00841A0C" w:rsidRPr="00EA594F" w:rsidRDefault="00841A0C" w:rsidP="00122D20">
            <w:pPr>
              <w:pStyle w:val="TableTitle"/>
              <w:rPr>
                <w:sz w:val="16"/>
                <w:szCs w:val="16"/>
              </w:rPr>
            </w:pPr>
            <w:r>
              <w:t xml:space="preserve">Table </w:t>
            </w:r>
            <w:r w:rsidR="00B43B84">
              <w:fldChar w:fldCharType="begin"/>
            </w:r>
            <w:r w:rsidR="00B43B84">
              <w:instrText xml:space="preserve"> REF _Ref73450525 \r \h </w:instrText>
            </w:r>
            <w:r w:rsidR="00B43B84">
              <w:fldChar w:fldCharType="separate"/>
            </w:r>
            <w:r w:rsidR="0037258A">
              <w:t>5.16.14.4</w:t>
            </w:r>
            <w:r w:rsidR="00B43B84">
              <w:fldChar w:fldCharType="end"/>
            </w:r>
            <w:r>
              <w:t xml:space="preserve"> VAV AHU Operating States</w:t>
            </w:r>
          </w:p>
        </w:tc>
      </w:tr>
      <w:tr w:rsidR="00841A0C" w14:paraId="55437BFC" w14:textId="77777777" w:rsidTr="002A5D0A">
        <w:trPr>
          <w:trHeight w:val="360"/>
        </w:trPr>
        <w:tc>
          <w:tcPr>
            <w:tcW w:w="3380" w:type="dxa"/>
            <w:tcBorders>
              <w:top w:val="single" w:sz="16" w:space="0" w:color="000000"/>
              <w:left w:val="nil"/>
              <w:bottom w:val="double" w:sz="4" w:space="0" w:color="000000"/>
              <w:right w:val="single" w:sz="3" w:space="0" w:color="000000"/>
            </w:tcBorders>
            <w:tcMar>
              <w:top w:w="110" w:type="dxa"/>
              <w:left w:w="80" w:type="dxa"/>
              <w:bottom w:w="70" w:type="dxa"/>
              <w:right w:w="40" w:type="dxa"/>
            </w:tcMar>
            <w:vAlign w:val="bottom"/>
          </w:tcPr>
          <w:p w14:paraId="67644DD8" w14:textId="77777777" w:rsidR="00841A0C" w:rsidRDefault="00841A0C" w:rsidP="00B37EF3">
            <w:pPr>
              <w:pStyle w:val="HeadingRunIn"/>
            </w:pPr>
            <w:r>
              <w:t>Operating State</w:t>
            </w:r>
          </w:p>
        </w:tc>
        <w:tc>
          <w:tcPr>
            <w:tcW w:w="1660" w:type="dxa"/>
            <w:tcBorders>
              <w:top w:val="single" w:sz="16" w:space="0" w:color="000000"/>
              <w:left w:val="single" w:sz="3" w:space="0" w:color="000000"/>
              <w:bottom w:val="double" w:sz="4" w:space="0" w:color="000000"/>
              <w:right w:val="single" w:sz="3" w:space="0" w:color="000000"/>
            </w:tcBorders>
            <w:tcMar>
              <w:top w:w="110" w:type="dxa"/>
              <w:left w:w="80" w:type="dxa"/>
              <w:bottom w:w="70" w:type="dxa"/>
              <w:right w:w="40" w:type="dxa"/>
            </w:tcMar>
            <w:vAlign w:val="bottom"/>
          </w:tcPr>
          <w:p w14:paraId="0E0B37E8" w14:textId="77777777" w:rsidR="00841A0C" w:rsidRDefault="00841A0C" w:rsidP="00B37EF3">
            <w:pPr>
              <w:pStyle w:val="HeadingRunIn"/>
            </w:pPr>
            <w:r>
              <w:t>Heating Valve Position</w:t>
            </w:r>
          </w:p>
        </w:tc>
        <w:tc>
          <w:tcPr>
            <w:tcW w:w="1620" w:type="dxa"/>
            <w:tcBorders>
              <w:top w:val="single" w:sz="16" w:space="0" w:color="000000"/>
              <w:left w:val="single" w:sz="3" w:space="0" w:color="000000"/>
              <w:bottom w:val="double" w:sz="4" w:space="0" w:color="000000"/>
              <w:right w:val="single" w:sz="3" w:space="0" w:color="000000"/>
            </w:tcBorders>
            <w:tcMar>
              <w:top w:w="110" w:type="dxa"/>
              <w:left w:w="80" w:type="dxa"/>
              <w:bottom w:w="70" w:type="dxa"/>
              <w:right w:w="40" w:type="dxa"/>
            </w:tcMar>
            <w:vAlign w:val="bottom"/>
          </w:tcPr>
          <w:p w14:paraId="5F6C69FD" w14:textId="77777777" w:rsidR="00841A0C" w:rsidRDefault="00841A0C" w:rsidP="00B37EF3">
            <w:pPr>
              <w:pStyle w:val="HeadingRunIn"/>
            </w:pPr>
            <w:r>
              <w:t>Cooling Valve Position</w:t>
            </w:r>
          </w:p>
        </w:tc>
        <w:tc>
          <w:tcPr>
            <w:tcW w:w="2880" w:type="dxa"/>
            <w:tcBorders>
              <w:top w:val="single" w:sz="16" w:space="0" w:color="000000"/>
              <w:left w:val="nil"/>
              <w:bottom w:val="double" w:sz="4" w:space="0" w:color="000000"/>
              <w:right w:val="nil"/>
            </w:tcBorders>
            <w:tcMar>
              <w:top w:w="110" w:type="dxa"/>
              <w:left w:w="80" w:type="dxa"/>
              <w:bottom w:w="70" w:type="dxa"/>
              <w:right w:w="40" w:type="dxa"/>
            </w:tcMar>
            <w:vAlign w:val="bottom"/>
          </w:tcPr>
          <w:p w14:paraId="5D2AFD47" w14:textId="77777777" w:rsidR="00841A0C" w:rsidRDefault="00841A0C" w:rsidP="00B37EF3">
            <w:pPr>
              <w:pStyle w:val="HeadingRunIn"/>
            </w:pPr>
            <w:r>
              <w:t>Outdoor Air Damper Position</w:t>
            </w:r>
          </w:p>
        </w:tc>
      </w:tr>
      <w:tr w:rsidR="00841A0C" w14:paraId="4A156D51" w14:textId="77777777" w:rsidTr="002A5D0A">
        <w:trPr>
          <w:trHeight w:val="360"/>
        </w:trPr>
        <w:tc>
          <w:tcPr>
            <w:tcW w:w="3380" w:type="dxa"/>
            <w:tcBorders>
              <w:top w:val="double" w:sz="4" w:space="0" w:color="000000"/>
              <w:left w:val="nil"/>
              <w:bottom w:val="single" w:sz="4" w:space="0" w:color="000000"/>
              <w:right w:val="single" w:sz="4" w:space="0" w:color="000000"/>
            </w:tcBorders>
            <w:tcMar>
              <w:top w:w="110" w:type="dxa"/>
              <w:left w:w="80" w:type="dxa"/>
              <w:bottom w:w="70" w:type="dxa"/>
              <w:right w:w="40" w:type="dxa"/>
            </w:tcMar>
          </w:tcPr>
          <w:p w14:paraId="18F861AB" w14:textId="77777777" w:rsidR="00841A0C" w:rsidRDefault="00841A0C" w:rsidP="00B37EF3">
            <w:pPr>
              <w:pStyle w:val="HeadingRunIn"/>
            </w:pPr>
            <w:r>
              <w:lastRenderedPageBreak/>
              <w:t>#1: Heating</w:t>
            </w:r>
          </w:p>
        </w:tc>
        <w:tc>
          <w:tcPr>
            <w:tcW w:w="1660" w:type="dxa"/>
            <w:tcBorders>
              <w:top w:val="double" w:sz="4" w:space="0" w:color="000000"/>
              <w:left w:val="single" w:sz="4" w:space="0" w:color="000000"/>
              <w:bottom w:val="single" w:sz="4" w:space="0" w:color="000000"/>
              <w:right w:val="single" w:sz="4" w:space="0" w:color="000000"/>
            </w:tcBorders>
            <w:tcMar>
              <w:top w:w="110" w:type="dxa"/>
              <w:left w:w="80" w:type="dxa"/>
              <w:bottom w:w="70" w:type="dxa"/>
              <w:right w:w="40" w:type="dxa"/>
            </w:tcMar>
          </w:tcPr>
          <w:p w14:paraId="0BC79EE9" w14:textId="77777777" w:rsidR="00841A0C" w:rsidRDefault="00841A0C" w:rsidP="00B37EF3">
            <w:pPr>
              <w:pStyle w:val="HeadingRunIn"/>
            </w:pPr>
            <w:r>
              <w:t>&gt; 0</w:t>
            </w:r>
          </w:p>
        </w:tc>
        <w:tc>
          <w:tcPr>
            <w:tcW w:w="1620" w:type="dxa"/>
            <w:tcBorders>
              <w:top w:val="double" w:sz="4" w:space="0" w:color="000000"/>
              <w:left w:val="single" w:sz="4" w:space="0" w:color="000000"/>
              <w:bottom w:val="single" w:sz="4" w:space="0" w:color="000000"/>
              <w:right w:val="single" w:sz="4" w:space="0" w:color="000000"/>
            </w:tcBorders>
            <w:tcMar>
              <w:top w:w="110" w:type="dxa"/>
              <w:left w:w="80" w:type="dxa"/>
              <w:bottom w:w="70" w:type="dxa"/>
              <w:right w:w="40" w:type="dxa"/>
            </w:tcMar>
          </w:tcPr>
          <w:p w14:paraId="0428168E" w14:textId="77777777" w:rsidR="00841A0C" w:rsidRDefault="00841A0C" w:rsidP="00B37EF3">
            <w:pPr>
              <w:pStyle w:val="HeadingRunIn"/>
            </w:pPr>
            <w:r>
              <w:t>= 0</w:t>
            </w:r>
          </w:p>
        </w:tc>
        <w:tc>
          <w:tcPr>
            <w:tcW w:w="2880" w:type="dxa"/>
            <w:tcBorders>
              <w:top w:val="double" w:sz="4" w:space="0" w:color="000000"/>
              <w:left w:val="single" w:sz="4" w:space="0" w:color="000000"/>
              <w:bottom w:val="single" w:sz="4" w:space="0" w:color="000000"/>
              <w:right w:val="nil"/>
            </w:tcBorders>
            <w:tcMar>
              <w:top w:w="110" w:type="dxa"/>
              <w:left w:w="80" w:type="dxa"/>
              <w:bottom w:w="70" w:type="dxa"/>
              <w:right w:w="40" w:type="dxa"/>
            </w:tcMar>
          </w:tcPr>
          <w:p w14:paraId="10F60B1F" w14:textId="6E850A66" w:rsidR="00841A0C" w:rsidRDefault="00841A0C" w:rsidP="00B37EF3">
            <w:pPr>
              <w:pStyle w:val="HeadingRunIn"/>
            </w:pPr>
            <w:r>
              <w:t xml:space="preserve">= </w:t>
            </w:r>
            <w:proofErr w:type="spellStart"/>
            <w:r w:rsidR="00B43B84">
              <w:t>MinOA</w:t>
            </w:r>
            <w:proofErr w:type="spellEnd"/>
            <w:r w:rsidR="00B43B84">
              <w:t>-P</w:t>
            </w:r>
          </w:p>
        </w:tc>
      </w:tr>
      <w:tr w:rsidR="00841A0C" w14:paraId="320E4009" w14:textId="77777777" w:rsidTr="002A5D0A">
        <w:trPr>
          <w:trHeight w:val="360"/>
        </w:trPr>
        <w:tc>
          <w:tcPr>
            <w:tcW w:w="3380" w:type="dxa"/>
            <w:tcBorders>
              <w:top w:val="single" w:sz="4" w:space="0" w:color="000000"/>
              <w:left w:val="nil"/>
              <w:bottom w:val="single" w:sz="3" w:space="0" w:color="000000"/>
              <w:right w:val="single" w:sz="3" w:space="0" w:color="000000"/>
            </w:tcBorders>
            <w:tcMar>
              <w:top w:w="110" w:type="dxa"/>
              <w:left w:w="80" w:type="dxa"/>
              <w:bottom w:w="70" w:type="dxa"/>
              <w:right w:w="40" w:type="dxa"/>
            </w:tcMar>
          </w:tcPr>
          <w:p w14:paraId="330F9A16" w14:textId="77777777" w:rsidR="00841A0C" w:rsidRDefault="00841A0C" w:rsidP="00B37EF3">
            <w:pPr>
              <w:pStyle w:val="HeadingRunIn"/>
            </w:pPr>
            <w:r>
              <w:t>#2: Free cooling, modulating OA</w:t>
            </w:r>
          </w:p>
        </w:tc>
        <w:tc>
          <w:tcPr>
            <w:tcW w:w="1660" w:type="dxa"/>
            <w:tcBorders>
              <w:top w:val="single" w:sz="4"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789719C7" w14:textId="77777777" w:rsidR="00841A0C" w:rsidRDefault="00841A0C" w:rsidP="00B37EF3">
            <w:pPr>
              <w:pStyle w:val="HeadingRunIn"/>
            </w:pPr>
            <w:r>
              <w:t>= 0</w:t>
            </w:r>
          </w:p>
        </w:tc>
        <w:tc>
          <w:tcPr>
            <w:tcW w:w="1620" w:type="dxa"/>
            <w:tcBorders>
              <w:top w:val="single" w:sz="4"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57C4D4B0" w14:textId="77777777" w:rsidR="00841A0C" w:rsidRDefault="00841A0C" w:rsidP="00B37EF3">
            <w:pPr>
              <w:pStyle w:val="HeadingRunIn"/>
            </w:pPr>
            <w:r>
              <w:t>= 0</w:t>
            </w:r>
          </w:p>
        </w:tc>
        <w:tc>
          <w:tcPr>
            <w:tcW w:w="2880" w:type="dxa"/>
            <w:tcBorders>
              <w:top w:val="single" w:sz="4" w:space="0" w:color="000000"/>
              <w:left w:val="nil"/>
              <w:bottom w:val="single" w:sz="3" w:space="0" w:color="000000"/>
              <w:right w:val="nil"/>
            </w:tcBorders>
            <w:tcMar>
              <w:top w:w="110" w:type="dxa"/>
              <w:left w:w="80" w:type="dxa"/>
              <w:bottom w:w="70" w:type="dxa"/>
              <w:right w:w="40" w:type="dxa"/>
            </w:tcMar>
          </w:tcPr>
          <w:p w14:paraId="35204545" w14:textId="00ECDDD9" w:rsidR="00841A0C" w:rsidRDefault="00B43B84" w:rsidP="00B37EF3">
            <w:pPr>
              <w:pStyle w:val="HeadingRunIn"/>
            </w:pPr>
            <w:proofErr w:type="spellStart"/>
            <w:r>
              <w:t>MinOA</w:t>
            </w:r>
            <w:proofErr w:type="spellEnd"/>
            <w:r>
              <w:t xml:space="preserve">-P </w:t>
            </w:r>
            <w:r w:rsidR="00841A0C">
              <w:t>&lt; x &lt; 100%</w:t>
            </w:r>
          </w:p>
        </w:tc>
      </w:tr>
      <w:tr w:rsidR="00841A0C" w14:paraId="4EA8D020" w14:textId="77777777" w:rsidTr="002A5D0A">
        <w:trPr>
          <w:trHeight w:val="360"/>
        </w:trPr>
        <w:tc>
          <w:tcPr>
            <w:tcW w:w="3380" w:type="dxa"/>
            <w:tcBorders>
              <w:top w:val="single" w:sz="3" w:space="0" w:color="000000"/>
              <w:left w:val="nil"/>
              <w:bottom w:val="single" w:sz="3" w:space="0" w:color="000000"/>
              <w:right w:val="single" w:sz="3" w:space="0" w:color="000000"/>
            </w:tcBorders>
            <w:tcMar>
              <w:top w:w="110" w:type="dxa"/>
              <w:left w:w="80" w:type="dxa"/>
              <w:bottom w:w="70" w:type="dxa"/>
              <w:right w:w="40" w:type="dxa"/>
            </w:tcMar>
          </w:tcPr>
          <w:p w14:paraId="67BB562F" w14:textId="77777777" w:rsidR="00841A0C" w:rsidRDefault="00841A0C" w:rsidP="00B37EF3">
            <w:pPr>
              <w:pStyle w:val="HeadingRunIn"/>
            </w:pPr>
            <w:r>
              <w:t>#3: Mechanical + economizer cooling</w:t>
            </w:r>
          </w:p>
        </w:tc>
        <w:tc>
          <w:tcPr>
            <w:tcW w:w="166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18E63CC4" w14:textId="77777777" w:rsidR="00841A0C" w:rsidRDefault="00841A0C" w:rsidP="00B37EF3">
            <w:pPr>
              <w:pStyle w:val="HeadingRunIn"/>
            </w:pPr>
            <w:r>
              <w:t>= 0</w:t>
            </w:r>
          </w:p>
        </w:tc>
        <w:tc>
          <w:tcPr>
            <w:tcW w:w="162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53B5F010" w14:textId="77777777" w:rsidR="00841A0C" w:rsidRDefault="00841A0C" w:rsidP="00B37EF3">
            <w:pPr>
              <w:pStyle w:val="HeadingRunIn"/>
            </w:pPr>
            <w:r>
              <w:t>&gt; 0</w:t>
            </w:r>
          </w:p>
        </w:tc>
        <w:tc>
          <w:tcPr>
            <w:tcW w:w="2880" w:type="dxa"/>
            <w:tcBorders>
              <w:top w:val="single" w:sz="3" w:space="0" w:color="000000"/>
              <w:left w:val="nil"/>
              <w:bottom w:val="single" w:sz="3" w:space="0" w:color="000000"/>
              <w:right w:val="nil"/>
            </w:tcBorders>
            <w:tcMar>
              <w:top w:w="110" w:type="dxa"/>
              <w:left w:w="80" w:type="dxa"/>
              <w:bottom w:w="70" w:type="dxa"/>
              <w:right w:w="40" w:type="dxa"/>
            </w:tcMar>
          </w:tcPr>
          <w:p w14:paraId="05C76CE2" w14:textId="77777777" w:rsidR="00841A0C" w:rsidRDefault="00841A0C" w:rsidP="00B37EF3">
            <w:pPr>
              <w:pStyle w:val="HeadingRunIn"/>
            </w:pPr>
            <w:r>
              <w:t>= 100%</w:t>
            </w:r>
          </w:p>
        </w:tc>
      </w:tr>
      <w:tr w:rsidR="00841A0C" w14:paraId="12C7D9D8" w14:textId="77777777" w:rsidTr="002A5D0A">
        <w:trPr>
          <w:trHeight w:val="360"/>
        </w:trPr>
        <w:tc>
          <w:tcPr>
            <w:tcW w:w="3380" w:type="dxa"/>
            <w:tcBorders>
              <w:top w:val="single" w:sz="3" w:space="0" w:color="000000"/>
              <w:left w:val="nil"/>
              <w:bottom w:val="single" w:sz="3" w:space="0" w:color="000000"/>
              <w:right w:val="single" w:sz="3" w:space="0" w:color="000000"/>
            </w:tcBorders>
            <w:tcMar>
              <w:top w:w="110" w:type="dxa"/>
              <w:left w:w="80" w:type="dxa"/>
              <w:bottom w:w="70" w:type="dxa"/>
              <w:right w:w="40" w:type="dxa"/>
            </w:tcMar>
          </w:tcPr>
          <w:p w14:paraId="3D45340A" w14:textId="77777777" w:rsidR="00841A0C" w:rsidRDefault="00841A0C" w:rsidP="00B37EF3">
            <w:pPr>
              <w:pStyle w:val="HeadingRunIn"/>
            </w:pPr>
            <w:r>
              <w:t>#4: Mechanical cooling, minimum OA</w:t>
            </w:r>
          </w:p>
        </w:tc>
        <w:tc>
          <w:tcPr>
            <w:tcW w:w="166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22EA4A5D" w14:textId="77777777" w:rsidR="00841A0C" w:rsidRDefault="00841A0C" w:rsidP="00B37EF3">
            <w:pPr>
              <w:pStyle w:val="HeadingRunIn"/>
            </w:pPr>
            <w:r>
              <w:t>= 0</w:t>
            </w:r>
          </w:p>
        </w:tc>
        <w:tc>
          <w:tcPr>
            <w:tcW w:w="162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11338663" w14:textId="77777777" w:rsidR="00841A0C" w:rsidRDefault="00841A0C" w:rsidP="00B37EF3">
            <w:pPr>
              <w:pStyle w:val="HeadingRunIn"/>
            </w:pPr>
            <w:r>
              <w:t>&gt; 0</w:t>
            </w:r>
          </w:p>
        </w:tc>
        <w:tc>
          <w:tcPr>
            <w:tcW w:w="2880" w:type="dxa"/>
            <w:tcBorders>
              <w:top w:val="single" w:sz="3" w:space="0" w:color="000000"/>
              <w:left w:val="nil"/>
              <w:bottom w:val="single" w:sz="3" w:space="0" w:color="000000"/>
              <w:right w:val="nil"/>
            </w:tcBorders>
            <w:tcMar>
              <w:top w:w="110" w:type="dxa"/>
              <w:left w:w="80" w:type="dxa"/>
              <w:bottom w:w="70" w:type="dxa"/>
              <w:right w:w="40" w:type="dxa"/>
            </w:tcMar>
          </w:tcPr>
          <w:p w14:paraId="00B74B13" w14:textId="1A078BCD" w:rsidR="00841A0C" w:rsidRDefault="00841A0C" w:rsidP="00B37EF3">
            <w:pPr>
              <w:pStyle w:val="HeadingRunIn"/>
            </w:pPr>
            <w:r>
              <w:t xml:space="preserve">= </w:t>
            </w:r>
            <w:proofErr w:type="spellStart"/>
            <w:r w:rsidR="00B43B84">
              <w:t>MinOA</w:t>
            </w:r>
            <w:proofErr w:type="spellEnd"/>
            <w:r w:rsidR="00B43B84">
              <w:t>-P</w:t>
            </w:r>
          </w:p>
        </w:tc>
      </w:tr>
      <w:tr w:rsidR="00841A0C" w14:paraId="762CAFC6" w14:textId="77777777" w:rsidTr="002A5D0A">
        <w:trPr>
          <w:trHeight w:val="360"/>
        </w:trPr>
        <w:tc>
          <w:tcPr>
            <w:tcW w:w="3380" w:type="dxa"/>
            <w:tcBorders>
              <w:top w:val="single" w:sz="3" w:space="0" w:color="000000"/>
              <w:left w:val="nil"/>
              <w:bottom w:val="single" w:sz="16" w:space="0" w:color="000000"/>
              <w:right w:val="single" w:sz="3" w:space="0" w:color="000000"/>
            </w:tcBorders>
            <w:tcMar>
              <w:top w:w="110" w:type="dxa"/>
              <w:left w:w="80" w:type="dxa"/>
              <w:bottom w:w="70" w:type="dxa"/>
              <w:right w:w="40" w:type="dxa"/>
            </w:tcMar>
          </w:tcPr>
          <w:p w14:paraId="17FCE0F4" w14:textId="77777777" w:rsidR="00841A0C" w:rsidRDefault="00841A0C" w:rsidP="00B37EF3">
            <w:pPr>
              <w:pStyle w:val="HeadingRunIn"/>
            </w:pPr>
            <w:r>
              <w:t>#5: Unknown or dehumidification</w:t>
            </w:r>
          </w:p>
        </w:tc>
        <w:tc>
          <w:tcPr>
            <w:tcW w:w="6160" w:type="dxa"/>
            <w:gridSpan w:val="3"/>
            <w:tcBorders>
              <w:top w:val="single" w:sz="3" w:space="0" w:color="000000"/>
              <w:left w:val="single" w:sz="3" w:space="0" w:color="000000"/>
              <w:bottom w:val="single" w:sz="16" w:space="0" w:color="000000"/>
              <w:right w:val="nil"/>
            </w:tcBorders>
            <w:tcMar>
              <w:top w:w="110" w:type="dxa"/>
              <w:left w:w="80" w:type="dxa"/>
              <w:bottom w:w="70" w:type="dxa"/>
              <w:right w:w="40" w:type="dxa"/>
            </w:tcMar>
          </w:tcPr>
          <w:p w14:paraId="5B4EB96F" w14:textId="77777777" w:rsidR="00841A0C" w:rsidRDefault="00841A0C" w:rsidP="00B37EF3">
            <w:pPr>
              <w:pStyle w:val="HeadingRunIn"/>
            </w:pPr>
            <w:r>
              <w:t>No other OS applies</w:t>
            </w:r>
          </w:p>
        </w:tc>
      </w:tr>
    </w:tbl>
    <w:p w14:paraId="2B603C5C" w14:textId="77777777" w:rsidR="00841A0C" w:rsidRPr="00841A0C" w:rsidRDefault="00841A0C" w:rsidP="00841A0C"/>
    <w:p w14:paraId="2DEED665" w14:textId="77777777" w:rsidR="00841A0C" w:rsidRPr="00841A0C" w:rsidRDefault="00841A0C" w:rsidP="00841A0C"/>
    <w:p w14:paraId="486038D4" w14:textId="6D75BFAC" w:rsidR="00841A0C" w:rsidRDefault="00841A0C" w:rsidP="00841A0C">
      <w:pPr>
        <w:jc w:val="center"/>
      </w:pPr>
      <w:r>
        <w:rPr>
          <w:noProof/>
        </w:rPr>
        <mc:AlternateContent>
          <mc:Choice Requires="wpc">
            <w:drawing>
              <wp:inline distT="0" distB="0" distL="0" distR="0" wp14:anchorId="59472D48" wp14:editId="411D5E2A">
                <wp:extent cx="4662805" cy="3600450"/>
                <wp:effectExtent l="0" t="0" r="0" b="0"/>
                <wp:docPr id="542" name="Canvas 54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g:wgp>
                        <wpg:cNvPr id="914" name="Group 544"/>
                        <wpg:cNvGrpSpPr>
                          <a:grpSpLocks noChangeAspect="1"/>
                        </wpg:cNvGrpSpPr>
                        <wpg:grpSpPr bwMode="auto">
                          <a:xfrm>
                            <a:off x="3491677" y="95976"/>
                            <a:ext cx="929541" cy="204184"/>
                            <a:chOff x="2158" y="2643"/>
                            <a:chExt cx="1304" cy="266"/>
                          </a:xfrm>
                        </wpg:grpSpPr>
                        <wps:wsp>
                          <wps:cNvPr id="915" name="Text Box 545"/>
                          <wps:cNvSpPr txBox="1">
                            <a:spLocks noChangeAspect="1" noChangeArrowheads="1"/>
                          </wps:cNvSpPr>
                          <wps:spPr bwMode="auto">
                            <a:xfrm>
                              <a:off x="2167" y="2643"/>
                              <a:ext cx="1295" cy="2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91F023F" w14:textId="77777777" w:rsidR="00D878EF" w:rsidRPr="00505F90" w:rsidRDefault="00D878EF" w:rsidP="00841A0C">
                                <w:pPr>
                                  <w:pStyle w:val="NoSpacing"/>
                                  <w:jc w:val="center"/>
                                  <w:rPr>
                                    <w:sz w:val="20"/>
                                    <w:szCs w:val="20"/>
                                  </w:rPr>
                                </w:pPr>
                                <w:r w:rsidRPr="00505F90">
                                  <w:rPr>
                                    <w:sz w:val="20"/>
                                    <w:szCs w:val="20"/>
                                  </w:rPr>
                                  <w:t>OS#4</w:t>
                                </w:r>
                              </w:p>
                            </w:txbxContent>
                          </wps:txbx>
                          <wps:bodyPr rot="0" vert="horz" wrap="square" lIns="84891" tIns="42444" rIns="84891" bIns="42444" anchor="t" anchorCtr="0" upright="1">
                            <a:noAutofit/>
                          </wps:bodyPr>
                        </wps:wsp>
                        <wps:wsp>
                          <wps:cNvPr id="916" name="Line 546"/>
                          <wps:cNvCnPr>
                            <a:cxnSpLocks noChangeAspect="1" noChangeShapeType="1"/>
                          </wps:cNvCnPr>
                          <wps:spPr bwMode="auto">
                            <a:xfrm>
                              <a:off x="2158" y="2908"/>
                              <a:ext cx="1304" cy="1"/>
                            </a:xfrm>
                            <a:prstGeom prst="line">
                              <a:avLst/>
                            </a:prstGeom>
                            <a:noFill/>
                            <a:ln w="6350">
                              <a:solidFill>
                                <a:srgbClr val="000000"/>
                              </a:solidFill>
                              <a:round/>
                              <a:headEnd type="triangle" w="med" len="sm"/>
                              <a:tailEnd type="triangle" w="med" len="sm"/>
                            </a:ln>
                            <a:extLst>
                              <a:ext uri="{909E8E84-426E-40DD-AFC4-6F175D3DCCD1}">
                                <a14:hiddenFill xmlns:a14="http://schemas.microsoft.com/office/drawing/2010/main">
                                  <a:noFill/>
                                </a14:hiddenFill>
                              </a:ext>
                            </a:extLst>
                          </wps:spPr>
                          <wps:bodyPr/>
                        </wps:wsp>
                      </wpg:wgp>
                      <wps:wsp>
                        <wps:cNvPr id="917" name="Text Box 547"/>
                        <wps:cNvSpPr txBox="1">
                          <a:spLocks noChangeAspect="1" noChangeArrowheads="1"/>
                        </wps:cNvSpPr>
                        <wps:spPr bwMode="auto">
                          <a:xfrm>
                            <a:off x="2562225" y="1833020"/>
                            <a:ext cx="854900" cy="24883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5A5EB2E" w14:textId="77777777" w:rsidR="00D878EF" w:rsidRPr="00505F90" w:rsidRDefault="00D878EF" w:rsidP="00841A0C">
                              <w:pPr>
                                <w:pStyle w:val="NoSpacing"/>
                                <w:rPr>
                                  <w:sz w:val="20"/>
                                  <w:szCs w:val="20"/>
                                </w:rPr>
                              </w:pPr>
                              <w:r>
                                <w:rPr>
                                  <w:sz w:val="20"/>
                                  <w:szCs w:val="20"/>
                                </w:rPr>
                                <w:t>Cooling Coil</w:t>
                              </w:r>
                            </w:p>
                          </w:txbxContent>
                        </wps:txbx>
                        <wps:bodyPr rot="0" vert="horz" wrap="square" lIns="84891" tIns="42444" rIns="84891" bIns="42444" anchor="t" anchorCtr="0" upright="1">
                          <a:noAutofit/>
                        </wps:bodyPr>
                      </wps:wsp>
                      <wps:wsp>
                        <wps:cNvPr id="918" name="Text Box 548"/>
                        <wps:cNvSpPr txBox="1">
                          <a:spLocks noChangeAspect="1" noChangeArrowheads="1"/>
                        </wps:cNvSpPr>
                        <wps:spPr bwMode="auto">
                          <a:xfrm>
                            <a:off x="499488" y="2180780"/>
                            <a:ext cx="605412" cy="52131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93BFCD7" w14:textId="77777777" w:rsidR="00D878EF" w:rsidRPr="00505F90" w:rsidRDefault="00D878EF" w:rsidP="00841A0C">
                              <w:pPr>
                                <w:pStyle w:val="NoSpacing"/>
                                <w:rPr>
                                  <w:sz w:val="20"/>
                                  <w:szCs w:val="20"/>
                                </w:rPr>
                              </w:pPr>
                              <w:r>
                                <w:rPr>
                                  <w:sz w:val="20"/>
                                  <w:szCs w:val="20"/>
                                </w:rPr>
                                <w:t>Heating Coil</w:t>
                              </w:r>
                            </w:p>
                          </w:txbxContent>
                        </wps:txbx>
                        <wps:bodyPr rot="0" vert="horz" wrap="square" lIns="84891" tIns="42444" rIns="84891" bIns="42444" anchor="t" anchorCtr="0" upright="1">
                          <a:noAutofit/>
                        </wps:bodyPr>
                      </wps:wsp>
                      <wps:wsp>
                        <wps:cNvPr id="919" name="Text Box 549"/>
                        <wps:cNvSpPr txBox="1">
                          <a:spLocks noChangeAspect="1" noChangeArrowheads="1"/>
                        </wps:cNvSpPr>
                        <wps:spPr bwMode="auto">
                          <a:xfrm>
                            <a:off x="32086" y="462942"/>
                            <a:ext cx="491666" cy="21735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D5FC459" w14:textId="77777777" w:rsidR="00D878EF" w:rsidRPr="00505F90" w:rsidRDefault="00D878EF" w:rsidP="00841A0C">
                              <w:pPr>
                                <w:pStyle w:val="NoSpacing"/>
                                <w:rPr>
                                  <w:sz w:val="20"/>
                                  <w:szCs w:val="20"/>
                                </w:rPr>
                              </w:pPr>
                              <w:r w:rsidRPr="00505F90">
                                <w:rPr>
                                  <w:sz w:val="20"/>
                                  <w:szCs w:val="20"/>
                                </w:rPr>
                                <w:t xml:space="preserve">100% </w:t>
                              </w:r>
                            </w:p>
                          </w:txbxContent>
                        </wps:txbx>
                        <wps:bodyPr rot="0" vert="horz" wrap="square" lIns="84891" tIns="42444" rIns="84891" bIns="42444" anchor="t" anchorCtr="0" upright="1">
                          <a:noAutofit/>
                        </wps:bodyPr>
                      </wps:wsp>
                      <wps:wsp>
                        <wps:cNvPr id="920" name="Text Box 550"/>
                        <wps:cNvSpPr txBox="1">
                          <a:spLocks noChangeAspect="1" noChangeArrowheads="1"/>
                        </wps:cNvSpPr>
                        <wps:spPr bwMode="auto">
                          <a:xfrm>
                            <a:off x="0" y="3244357"/>
                            <a:ext cx="492610" cy="21735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DFC4C45" w14:textId="77777777" w:rsidR="00D878EF" w:rsidRPr="00505F90" w:rsidRDefault="00D878EF" w:rsidP="00841A0C">
                              <w:pPr>
                                <w:pStyle w:val="NoSpacing"/>
                                <w:rPr>
                                  <w:sz w:val="20"/>
                                  <w:szCs w:val="20"/>
                                </w:rPr>
                              </w:pPr>
                              <w:r w:rsidRPr="00505F90">
                                <w:rPr>
                                  <w:sz w:val="20"/>
                                  <w:szCs w:val="20"/>
                                </w:rPr>
                                <w:t xml:space="preserve">0% </w:t>
                              </w:r>
                            </w:p>
                          </w:txbxContent>
                        </wps:txbx>
                        <wps:bodyPr rot="0" vert="horz" wrap="square" lIns="84891" tIns="42444" rIns="84891" bIns="42444" anchor="t" anchorCtr="0" upright="1">
                          <a:noAutofit/>
                        </wps:bodyPr>
                      </wps:wsp>
                      <wps:wsp>
                        <wps:cNvPr id="921" name="Line 551"/>
                        <wps:cNvCnPr>
                          <a:cxnSpLocks noChangeAspect="1" noChangeShapeType="1"/>
                        </wps:cNvCnPr>
                        <wps:spPr bwMode="auto">
                          <a:xfrm>
                            <a:off x="485060" y="3321514"/>
                            <a:ext cx="4022035" cy="94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922" name="Line 552"/>
                        <wps:cNvCnPr>
                          <a:cxnSpLocks noChangeAspect="1" noChangeShapeType="1"/>
                        </wps:cNvCnPr>
                        <wps:spPr bwMode="auto">
                          <a:xfrm flipV="1">
                            <a:off x="491666" y="514694"/>
                            <a:ext cx="0" cy="281717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923" name="Text Box 553"/>
                        <wps:cNvSpPr txBox="1">
                          <a:spLocks noChangeAspect="1" noChangeArrowheads="1"/>
                        </wps:cNvSpPr>
                        <wps:spPr bwMode="auto">
                          <a:xfrm>
                            <a:off x="74552" y="956935"/>
                            <a:ext cx="355774" cy="207853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306C6E9" w14:textId="77777777" w:rsidR="00D878EF" w:rsidRPr="00505F90" w:rsidRDefault="00D878EF" w:rsidP="00841A0C">
                              <w:pPr>
                                <w:pStyle w:val="NoSpacing"/>
                                <w:rPr>
                                  <w:sz w:val="20"/>
                                  <w:szCs w:val="20"/>
                                </w:rPr>
                              </w:pPr>
                              <w:r w:rsidRPr="00505F90">
                                <w:rPr>
                                  <w:sz w:val="20"/>
                                  <w:szCs w:val="20"/>
                                </w:rPr>
                                <w:t>Damper/Valve Position, % Open</w:t>
                              </w:r>
                            </w:p>
                          </w:txbxContent>
                        </wps:txbx>
                        <wps:bodyPr rot="0" vert="vert270" wrap="square" lIns="106112" tIns="53056" rIns="106112" bIns="53056" anchor="t" anchorCtr="0" upright="1">
                          <a:noAutofit/>
                        </wps:bodyPr>
                      </wps:wsp>
                      <wps:wsp>
                        <wps:cNvPr id="924" name="Line 554"/>
                        <wps:cNvCnPr>
                          <a:cxnSpLocks noChangeAspect="1" noChangeShapeType="1"/>
                        </wps:cNvCnPr>
                        <wps:spPr bwMode="auto">
                          <a:xfrm flipV="1">
                            <a:off x="2475316" y="525985"/>
                            <a:ext cx="1945902" cy="279647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926" name="Line 555"/>
                        <wps:cNvCnPr>
                          <a:cxnSpLocks noChangeAspect="1" noChangeShapeType="1"/>
                        </wps:cNvCnPr>
                        <wps:spPr bwMode="auto">
                          <a:xfrm flipH="1" flipV="1">
                            <a:off x="491666" y="513753"/>
                            <a:ext cx="997487" cy="2807762"/>
                          </a:xfrm>
                          <a:prstGeom prst="line">
                            <a:avLst/>
                          </a:prstGeom>
                          <a:noFill/>
                          <a:ln w="19050">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927" name="Text Box 556"/>
                        <wps:cNvSpPr txBox="1">
                          <a:spLocks noChangeAspect="1" noChangeArrowheads="1"/>
                        </wps:cNvSpPr>
                        <wps:spPr bwMode="auto">
                          <a:xfrm>
                            <a:off x="1720359" y="2102057"/>
                            <a:ext cx="878960" cy="46969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609BC4C" w14:textId="77777777" w:rsidR="00D878EF" w:rsidRPr="00505F90" w:rsidRDefault="00D878EF" w:rsidP="00841A0C">
                              <w:pPr>
                                <w:pStyle w:val="NoSpacing"/>
                                <w:rPr>
                                  <w:sz w:val="20"/>
                                  <w:szCs w:val="20"/>
                                </w:rPr>
                              </w:pPr>
                              <w:r w:rsidRPr="00505F90">
                                <w:rPr>
                                  <w:sz w:val="20"/>
                                  <w:szCs w:val="20"/>
                                </w:rPr>
                                <w:t>Outdoor Air Damper</w:t>
                              </w:r>
                            </w:p>
                          </w:txbxContent>
                        </wps:txbx>
                        <wps:bodyPr rot="0" vert="horz" wrap="square" lIns="84891" tIns="42444" rIns="84891" bIns="42444" anchor="t" anchorCtr="0" upright="1">
                          <a:noAutofit/>
                        </wps:bodyPr>
                      </wps:wsp>
                      <wps:wsp>
                        <wps:cNvPr id="928" name="Line 557"/>
                        <wps:cNvCnPr>
                          <a:cxnSpLocks noChangeAspect="1" noChangeShapeType="1"/>
                        </wps:cNvCnPr>
                        <wps:spPr bwMode="auto">
                          <a:xfrm flipV="1">
                            <a:off x="1490097" y="553272"/>
                            <a:ext cx="985219" cy="230812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29" name="Line 558"/>
                        <wps:cNvCnPr>
                          <a:cxnSpLocks noChangeAspect="1" noChangeShapeType="1"/>
                        </wps:cNvCnPr>
                        <wps:spPr bwMode="auto">
                          <a:xfrm>
                            <a:off x="2475316" y="555154"/>
                            <a:ext cx="1025798" cy="94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30" name="Line 559"/>
                        <wps:cNvCnPr>
                          <a:cxnSpLocks noChangeAspect="1" noChangeShapeType="1"/>
                        </wps:cNvCnPr>
                        <wps:spPr bwMode="auto">
                          <a:xfrm flipH="1">
                            <a:off x="492610" y="2860454"/>
                            <a:ext cx="997487" cy="94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31" name="Line 560"/>
                        <wps:cNvCnPr>
                          <a:cxnSpLocks noChangeAspect="1" noChangeShapeType="1"/>
                        </wps:cNvCnPr>
                        <wps:spPr bwMode="auto">
                          <a:xfrm flipV="1">
                            <a:off x="1489153" y="0"/>
                            <a:ext cx="944" cy="3460773"/>
                          </a:xfrm>
                          <a:prstGeom prst="line">
                            <a:avLst/>
                          </a:prstGeom>
                          <a:noFill/>
                          <a:ln w="12700"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932" name="Line 561"/>
                        <wps:cNvCnPr>
                          <a:cxnSpLocks noChangeAspect="1" noChangeShapeType="1"/>
                        </wps:cNvCnPr>
                        <wps:spPr bwMode="auto">
                          <a:xfrm flipV="1">
                            <a:off x="485060" y="0"/>
                            <a:ext cx="944" cy="552331"/>
                          </a:xfrm>
                          <a:prstGeom prst="line">
                            <a:avLst/>
                          </a:prstGeom>
                          <a:noFill/>
                          <a:ln w="12700"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933" name="Line 562"/>
                        <wps:cNvCnPr>
                          <a:cxnSpLocks noChangeAspect="1" noChangeShapeType="1"/>
                        </wps:cNvCnPr>
                        <wps:spPr bwMode="auto">
                          <a:xfrm flipV="1">
                            <a:off x="2474373" y="0"/>
                            <a:ext cx="944" cy="3460773"/>
                          </a:xfrm>
                          <a:prstGeom prst="line">
                            <a:avLst/>
                          </a:prstGeom>
                          <a:noFill/>
                          <a:ln w="12700"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934" name="Line 563"/>
                        <wps:cNvCnPr>
                          <a:cxnSpLocks noChangeAspect="1" noChangeShapeType="1"/>
                        </wps:cNvCnPr>
                        <wps:spPr bwMode="auto">
                          <a:xfrm flipV="1">
                            <a:off x="3492621" y="0"/>
                            <a:ext cx="944" cy="3460773"/>
                          </a:xfrm>
                          <a:prstGeom prst="line">
                            <a:avLst/>
                          </a:prstGeom>
                          <a:noFill/>
                          <a:ln w="12700"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935" name="Line 564"/>
                        <wps:cNvCnPr>
                          <a:cxnSpLocks noChangeAspect="1" noChangeShapeType="1"/>
                        </wps:cNvCnPr>
                        <wps:spPr bwMode="auto">
                          <a:xfrm>
                            <a:off x="3498283" y="2862336"/>
                            <a:ext cx="922935" cy="94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36" name="Line 565"/>
                        <wps:cNvCnPr>
                          <a:cxnSpLocks noChangeAspect="1" noChangeShapeType="1"/>
                        </wps:cNvCnPr>
                        <wps:spPr bwMode="auto">
                          <a:xfrm flipV="1">
                            <a:off x="4418388" y="0"/>
                            <a:ext cx="944" cy="3460773"/>
                          </a:xfrm>
                          <a:prstGeom prst="line">
                            <a:avLst/>
                          </a:prstGeom>
                          <a:noFill/>
                          <a:ln w="12700"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937" name="Line 566"/>
                        <wps:cNvCnPr>
                          <a:cxnSpLocks noChangeAspect="1" noChangeShapeType="1"/>
                        </wps:cNvCnPr>
                        <wps:spPr bwMode="auto">
                          <a:xfrm flipV="1">
                            <a:off x="3498283" y="555154"/>
                            <a:ext cx="2831" cy="2305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cNvPr id="938" name="Group 567"/>
                        <wpg:cNvGrpSpPr>
                          <a:grpSpLocks noChangeAspect="1"/>
                        </wpg:cNvGrpSpPr>
                        <wpg:grpSpPr bwMode="auto">
                          <a:xfrm>
                            <a:off x="1490097" y="97855"/>
                            <a:ext cx="978613" cy="256381"/>
                            <a:chOff x="2158" y="2643"/>
                            <a:chExt cx="1304" cy="334"/>
                          </a:xfrm>
                        </wpg:grpSpPr>
                        <wps:wsp>
                          <wps:cNvPr id="939" name="Text Box 568"/>
                          <wps:cNvSpPr txBox="1">
                            <a:spLocks noChangeAspect="1" noChangeArrowheads="1"/>
                          </wps:cNvSpPr>
                          <wps:spPr bwMode="auto">
                            <a:xfrm>
                              <a:off x="2167" y="2643"/>
                              <a:ext cx="1295" cy="33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E899FEE" w14:textId="77777777" w:rsidR="00D878EF" w:rsidRPr="00505F90" w:rsidRDefault="00D878EF" w:rsidP="00841A0C">
                                <w:pPr>
                                  <w:pStyle w:val="NoSpacing"/>
                                  <w:jc w:val="center"/>
                                  <w:rPr>
                                    <w:sz w:val="20"/>
                                    <w:szCs w:val="20"/>
                                  </w:rPr>
                                </w:pPr>
                                <w:r w:rsidRPr="00505F90">
                                  <w:rPr>
                                    <w:sz w:val="20"/>
                                    <w:szCs w:val="20"/>
                                  </w:rPr>
                                  <w:t>OS#2</w:t>
                                </w:r>
                              </w:p>
                            </w:txbxContent>
                          </wps:txbx>
                          <wps:bodyPr rot="0" vert="horz" wrap="square" lIns="84891" tIns="42444" rIns="84891" bIns="42444" anchor="t" anchorCtr="0" upright="1">
                            <a:noAutofit/>
                          </wps:bodyPr>
                        </wps:wsp>
                        <wps:wsp>
                          <wps:cNvPr id="940" name="Line 569"/>
                          <wps:cNvCnPr>
                            <a:cxnSpLocks noChangeAspect="1" noChangeShapeType="1"/>
                          </wps:cNvCnPr>
                          <wps:spPr bwMode="auto">
                            <a:xfrm>
                              <a:off x="2158" y="2908"/>
                              <a:ext cx="1304" cy="1"/>
                            </a:xfrm>
                            <a:prstGeom prst="line">
                              <a:avLst/>
                            </a:prstGeom>
                            <a:noFill/>
                            <a:ln w="6350">
                              <a:solidFill>
                                <a:srgbClr val="000000"/>
                              </a:solidFill>
                              <a:round/>
                              <a:headEnd type="triangle" w="med" len="sm"/>
                              <a:tailEnd type="triangle" w="med" len="sm"/>
                            </a:ln>
                            <a:extLst>
                              <a:ext uri="{909E8E84-426E-40DD-AFC4-6F175D3DCCD1}">
                                <a14:hiddenFill xmlns:a14="http://schemas.microsoft.com/office/drawing/2010/main">
                                  <a:noFill/>
                                </a14:hiddenFill>
                              </a:ext>
                            </a:extLst>
                          </wps:spPr>
                          <wps:bodyPr/>
                        </wps:wsp>
                      </wpg:wgp>
                      <wpg:wgp>
                        <wpg:cNvPr id="941" name="Group 570"/>
                        <wpg:cNvGrpSpPr>
                          <a:grpSpLocks noChangeAspect="1"/>
                        </wpg:cNvGrpSpPr>
                        <wpg:grpSpPr bwMode="auto">
                          <a:xfrm>
                            <a:off x="2475316" y="95035"/>
                            <a:ext cx="1016361" cy="205125"/>
                            <a:chOff x="2158" y="2643"/>
                            <a:chExt cx="1304" cy="266"/>
                          </a:xfrm>
                        </wpg:grpSpPr>
                        <wps:wsp>
                          <wps:cNvPr id="942" name="Text Box 571"/>
                          <wps:cNvSpPr txBox="1">
                            <a:spLocks noChangeAspect="1" noChangeArrowheads="1"/>
                          </wps:cNvSpPr>
                          <wps:spPr bwMode="auto">
                            <a:xfrm>
                              <a:off x="2167" y="2643"/>
                              <a:ext cx="1295" cy="2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0C92BA7" w14:textId="77777777" w:rsidR="00D878EF" w:rsidRPr="00505F90" w:rsidRDefault="00D878EF" w:rsidP="00841A0C">
                                <w:pPr>
                                  <w:pStyle w:val="NoSpacing"/>
                                  <w:jc w:val="center"/>
                                  <w:rPr>
                                    <w:sz w:val="20"/>
                                    <w:szCs w:val="20"/>
                                  </w:rPr>
                                </w:pPr>
                                <w:r w:rsidRPr="00505F90">
                                  <w:rPr>
                                    <w:sz w:val="20"/>
                                    <w:szCs w:val="20"/>
                                  </w:rPr>
                                  <w:t>OS#3</w:t>
                                </w:r>
                              </w:p>
                            </w:txbxContent>
                          </wps:txbx>
                          <wps:bodyPr rot="0" vert="horz" wrap="square" lIns="84891" tIns="42444" rIns="84891" bIns="42444" anchor="t" anchorCtr="0" upright="1">
                            <a:noAutofit/>
                          </wps:bodyPr>
                        </wps:wsp>
                        <wps:wsp>
                          <wps:cNvPr id="943" name="Line 572"/>
                          <wps:cNvCnPr>
                            <a:cxnSpLocks noChangeAspect="1" noChangeShapeType="1"/>
                          </wps:cNvCnPr>
                          <wps:spPr bwMode="auto">
                            <a:xfrm>
                              <a:off x="2158" y="2908"/>
                              <a:ext cx="1304" cy="1"/>
                            </a:xfrm>
                            <a:prstGeom prst="line">
                              <a:avLst/>
                            </a:prstGeom>
                            <a:noFill/>
                            <a:ln w="6350">
                              <a:solidFill>
                                <a:srgbClr val="000000"/>
                              </a:solidFill>
                              <a:round/>
                              <a:headEnd type="triangle" w="med" len="sm"/>
                              <a:tailEnd type="triangle" w="med" len="sm"/>
                            </a:ln>
                            <a:extLst>
                              <a:ext uri="{909E8E84-426E-40DD-AFC4-6F175D3DCCD1}">
                                <a14:hiddenFill xmlns:a14="http://schemas.microsoft.com/office/drawing/2010/main">
                                  <a:noFill/>
                                </a14:hiddenFill>
                              </a:ext>
                            </a:extLst>
                          </wps:spPr>
                          <wps:bodyPr/>
                        </wps:wsp>
                      </wpg:wgp>
                      <wpg:wgp>
                        <wpg:cNvPr id="944" name="Group 573"/>
                        <wpg:cNvGrpSpPr>
                          <a:grpSpLocks noChangeAspect="1"/>
                        </wpg:cNvGrpSpPr>
                        <wpg:grpSpPr bwMode="auto">
                          <a:xfrm>
                            <a:off x="492610" y="98803"/>
                            <a:ext cx="996544" cy="229986"/>
                            <a:chOff x="2158" y="2643"/>
                            <a:chExt cx="1304" cy="301"/>
                          </a:xfrm>
                        </wpg:grpSpPr>
                        <wps:wsp>
                          <wps:cNvPr id="945" name="Text Box 574"/>
                          <wps:cNvSpPr txBox="1">
                            <a:spLocks noChangeAspect="1" noChangeArrowheads="1"/>
                          </wps:cNvSpPr>
                          <wps:spPr bwMode="auto">
                            <a:xfrm>
                              <a:off x="2167" y="2643"/>
                              <a:ext cx="1295" cy="30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09C765D" w14:textId="77777777" w:rsidR="00D878EF" w:rsidRPr="00505F90" w:rsidRDefault="00D878EF" w:rsidP="00841A0C">
                                <w:pPr>
                                  <w:pStyle w:val="NoSpacing"/>
                                  <w:jc w:val="center"/>
                                  <w:rPr>
                                    <w:sz w:val="20"/>
                                    <w:szCs w:val="20"/>
                                  </w:rPr>
                                </w:pPr>
                                <w:r w:rsidRPr="00505F90">
                                  <w:rPr>
                                    <w:sz w:val="20"/>
                                    <w:szCs w:val="20"/>
                                  </w:rPr>
                                  <w:t>OS#1</w:t>
                                </w:r>
                              </w:p>
                            </w:txbxContent>
                          </wps:txbx>
                          <wps:bodyPr rot="0" vert="horz" wrap="square" lIns="84891" tIns="42444" rIns="84891" bIns="42444" anchor="t" anchorCtr="0" upright="1">
                            <a:noAutofit/>
                          </wps:bodyPr>
                        </wps:wsp>
                        <wps:wsp>
                          <wps:cNvPr id="946" name="Line 575"/>
                          <wps:cNvCnPr>
                            <a:cxnSpLocks noChangeAspect="1" noChangeShapeType="1"/>
                          </wps:cNvCnPr>
                          <wps:spPr bwMode="auto">
                            <a:xfrm>
                              <a:off x="2158" y="2908"/>
                              <a:ext cx="1304" cy="1"/>
                            </a:xfrm>
                            <a:prstGeom prst="line">
                              <a:avLst/>
                            </a:prstGeom>
                            <a:noFill/>
                            <a:ln w="6350">
                              <a:solidFill>
                                <a:srgbClr val="000000"/>
                              </a:solidFill>
                              <a:round/>
                              <a:headEnd type="triangle" w="med" len="sm"/>
                              <a:tailEnd type="triangle" w="med" len="sm"/>
                            </a:ln>
                            <a:extLst>
                              <a:ext uri="{909E8E84-426E-40DD-AFC4-6F175D3DCCD1}">
                                <a14:hiddenFill xmlns:a14="http://schemas.microsoft.com/office/drawing/2010/main">
                                  <a:noFill/>
                                </a14:hiddenFill>
                              </a:ext>
                            </a:extLst>
                          </wps:spPr>
                          <wps:bodyPr/>
                        </wps:wsp>
                      </wpg:wgp>
                    </wpc:wpc>
                  </a:graphicData>
                </a:graphic>
              </wp:inline>
            </w:drawing>
          </mc:Choice>
          <mc:Fallback>
            <w:pict>
              <v:group w14:anchorId="59472D48" id="Canvas 542" o:spid="_x0000_s1758" editas="canvas" style="width:367.15pt;height:283.5pt;mso-position-horizontal-relative:char;mso-position-vertical-relative:line" coordsize="46628,36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">
                <v:shape id="_x0000_s1759" type="#_x0000_t75" style="position:absolute;width:46628;height:36004;visibility:visible;mso-wrap-style:square">
                  <v:fill o:detectmouseclick="t"/>
                  <v:path o:connecttype="none"/>
                </v:shape>
                <v:group id="Group 544" o:spid="_x0000_s1760" style="position:absolute;left:34916;top:959;width:9296;height:2042" coordorigin="2158,2643" coordsize="1304,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">
                  <o:lock v:ext="edit" aspectratio="t"/>
                  <v:shape id="Text Box 545" o:spid="_x0000_s1761" type="#_x0000_t202" style="position:absolute;left:2167;top:2643;width:1295;height:2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" stroked="f">
                    <o:lock v:ext="edit" aspectratio="t"/>
                    <v:textbox inset="2.35808mm,1.179mm,2.35808mm,1.179mm">
                      <w:txbxContent>
                        <w:p w14:paraId="291F023F" w14:textId="77777777" w:rsidR="00D878EF" w:rsidRPr="00505F90" w:rsidRDefault="00D878EF" w:rsidP="00841A0C">
                          <w:pPr>
                            <w:pStyle w:val="NoSpacing"/>
                            <w:jc w:val="center"/>
                            <w:rPr>
                              <w:sz w:val="20"/>
                              <w:szCs w:val="20"/>
                            </w:rPr>
                          </w:pPr>
                          <w:r w:rsidRPr="00505F90">
                            <w:rPr>
                              <w:sz w:val="20"/>
                              <w:szCs w:val="20"/>
                            </w:rPr>
                            <w:t>OS#4</w:t>
                          </w:r>
                        </w:p>
                      </w:txbxContent>
                    </v:textbox>
                  </v:shape>
                  <v:line id="Line 546" o:spid="_x0000_s1762" style="position:absolute;visibility:visible;mso-wrap-style:square" from="2158,2908" to="3462,2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" strokeweight=".5pt">
                    <v:stroke startarrow="block" startarrowlength="short" endarrow="block" endarrowlength="short"/>
                    <o:lock v:ext="edit" aspectratio="t"/>
                  </v:line>
                </v:group>
                <v:shape id="Text Box 547" o:spid="_x0000_s1763" type="#_x0000_t202" style="position:absolute;left:25622;top:18330;width:8549;height:24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" stroked="f">
                  <o:lock v:ext="edit" aspectratio="t"/>
                  <v:textbox inset="2.35808mm,1.179mm,2.35808mm,1.179mm">
                    <w:txbxContent>
                      <w:p w14:paraId="25A5EB2E" w14:textId="77777777" w:rsidR="00D878EF" w:rsidRPr="00505F90" w:rsidRDefault="00D878EF" w:rsidP="00841A0C">
                        <w:pPr>
                          <w:pStyle w:val="NoSpacing"/>
                          <w:rPr>
                            <w:sz w:val="20"/>
                            <w:szCs w:val="20"/>
                          </w:rPr>
                        </w:pPr>
                        <w:r>
                          <w:rPr>
                            <w:sz w:val="20"/>
                            <w:szCs w:val="20"/>
                          </w:rPr>
                          <w:t>Cooling Coil</w:t>
                        </w:r>
                      </w:p>
                    </w:txbxContent>
                  </v:textbox>
                </v:shape>
                <v:shape id="Text Box 548" o:spid="_x0000_s1764" type="#_x0000_t202" style="position:absolute;left:4994;top:21807;width:6055;height:52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" stroked="f">
                  <o:lock v:ext="edit" aspectratio="t"/>
                  <v:textbox inset="2.35808mm,1.179mm,2.35808mm,1.179mm">
                    <w:txbxContent>
                      <w:p w14:paraId="693BFCD7" w14:textId="77777777" w:rsidR="00D878EF" w:rsidRPr="00505F90" w:rsidRDefault="00D878EF" w:rsidP="00841A0C">
                        <w:pPr>
                          <w:pStyle w:val="NoSpacing"/>
                          <w:rPr>
                            <w:sz w:val="20"/>
                            <w:szCs w:val="20"/>
                          </w:rPr>
                        </w:pPr>
                        <w:r>
                          <w:rPr>
                            <w:sz w:val="20"/>
                            <w:szCs w:val="20"/>
                          </w:rPr>
                          <w:t>Heating Coil</w:t>
                        </w:r>
                      </w:p>
                    </w:txbxContent>
                  </v:textbox>
                </v:shape>
                <v:shape id="Text Box 549" o:spid="_x0000_s1765" type="#_x0000_t202" style="position:absolute;left:320;top:4629;width:4917;height:21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" stroked="f">
                  <o:lock v:ext="edit" aspectratio="t"/>
                  <v:textbox inset="2.35808mm,1.179mm,2.35808mm,1.179mm">
                    <w:txbxContent>
                      <w:p w14:paraId="3D5FC459" w14:textId="77777777" w:rsidR="00D878EF" w:rsidRPr="00505F90" w:rsidRDefault="00D878EF" w:rsidP="00841A0C">
                        <w:pPr>
                          <w:pStyle w:val="NoSpacing"/>
                          <w:rPr>
                            <w:sz w:val="20"/>
                            <w:szCs w:val="20"/>
                          </w:rPr>
                        </w:pPr>
                        <w:r w:rsidRPr="00505F90">
                          <w:rPr>
                            <w:sz w:val="20"/>
                            <w:szCs w:val="20"/>
                          </w:rPr>
                          <w:t xml:space="preserve">100% </w:t>
                        </w:r>
                      </w:p>
                    </w:txbxContent>
                  </v:textbox>
                </v:shape>
                <v:shape id="Text Box 550" o:spid="_x0000_s1766" type="#_x0000_t202" style="position:absolute;top:32443;width:4926;height:21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" stroked="f">
                  <o:lock v:ext="edit" aspectratio="t"/>
                  <v:textbox inset="2.35808mm,1.179mm,2.35808mm,1.179mm">
                    <w:txbxContent>
                      <w:p w14:paraId="1DFC4C45" w14:textId="77777777" w:rsidR="00D878EF" w:rsidRPr="00505F90" w:rsidRDefault="00D878EF" w:rsidP="00841A0C">
                        <w:pPr>
                          <w:pStyle w:val="NoSpacing"/>
                          <w:rPr>
                            <w:sz w:val="20"/>
                            <w:szCs w:val="20"/>
                          </w:rPr>
                        </w:pPr>
                        <w:r w:rsidRPr="00505F90">
                          <w:rPr>
                            <w:sz w:val="20"/>
                            <w:szCs w:val="20"/>
                          </w:rPr>
                          <w:t xml:space="preserve">0% </w:t>
                        </w:r>
                      </w:p>
                    </w:txbxContent>
                  </v:textbox>
                </v:shape>
                <v:line id="Line 551" o:spid="_x0000_s1767" style="position:absolute;visibility:visible;mso-wrap-style:square" from="4850,33215" to="45070,332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" strokeweight="1.5pt">
                  <o:lock v:ext="edit" aspectratio="t"/>
                </v:line>
                <v:line id="Line 552" o:spid="_x0000_s1768" style="position:absolute;flip:y;visibility:visible;mso-wrap-style:square" from="4916,5146" to="4916,33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" strokeweight="1.5pt">
                  <o:lock v:ext="edit" aspectratio="t"/>
                </v:line>
                <v:shape id="Text Box 553" o:spid="_x0000_s1769" type="#_x0000_t202" style="position:absolute;left:745;top:9569;width:3558;height:207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" stroked="f">
                  <o:lock v:ext="edit" aspectratio="t"/>
                  <v:textbox style="layout-flow:vertical;mso-layout-flow-alt:bottom-to-top" inset="2.94756mm,1.47378mm,2.94756mm,1.47378mm">
                    <w:txbxContent>
                      <w:p w14:paraId="7306C6E9" w14:textId="77777777" w:rsidR="00D878EF" w:rsidRPr="00505F90" w:rsidRDefault="00D878EF" w:rsidP="00841A0C">
                        <w:pPr>
                          <w:pStyle w:val="NoSpacing"/>
                          <w:rPr>
                            <w:sz w:val="20"/>
                            <w:szCs w:val="20"/>
                          </w:rPr>
                        </w:pPr>
                        <w:r w:rsidRPr="00505F90">
                          <w:rPr>
                            <w:sz w:val="20"/>
                            <w:szCs w:val="20"/>
                          </w:rPr>
                          <w:t>Damper/Valve Position, % Open</w:t>
                        </w:r>
                      </w:p>
                    </w:txbxContent>
                  </v:textbox>
                </v:shape>
                <v:line id="Line 554" o:spid="_x0000_s1770" style="position:absolute;flip:y;visibility:visible;mso-wrap-style:square" from="24753,5259" to="44212,332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" strokeweight="2.25pt">
                  <o:lock v:ext="edit" aspectratio="t"/>
                </v:line>
                <v:line id="Line 555" o:spid="_x0000_s1771" style="position:absolute;flip:x y;visibility:visible;mso-wrap-style:square" from="4916,5137" to="14891,332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" strokeweight="1.5pt">
                  <v:stroke dashstyle="longDash"/>
                  <o:lock v:ext="edit" aspectratio="t"/>
                </v:line>
                <v:shape id="Text Box 556" o:spid="_x0000_s1772" type="#_x0000_t202" style="position:absolute;left:17203;top:21020;width:8790;height:46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" stroked="f">
                  <o:lock v:ext="edit" aspectratio="t"/>
                  <v:textbox inset="2.35808mm,1.179mm,2.35808mm,1.179mm">
                    <w:txbxContent>
                      <w:p w14:paraId="6609BC4C" w14:textId="77777777" w:rsidR="00D878EF" w:rsidRPr="00505F90" w:rsidRDefault="00D878EF" w:rsidP="00841A0C">
                        <w:pPr>
                          <w:pStyle w:val="NoSpacing"/>
                          <w:rPr>
                            <w:sz w:val="20"/>
                            <w:szCs w:val="20"/>
                          </w:rPr>
                        </w:pPr>
                        <w:r w:rsidRPr="00505F90">
                          <w:rPr>
                            <w:sz w:val="20"/>
                            <w:szCs w:val="20"/>
                          </w:rPr>
                          <w:t>Outdoor Air Damper</w:t>
                        </w:r>
                      </w:p>
                    </w:txbxContent>
                  </v:textbox>
                </v:shape>
                <v:line id="Line 557" o:spid="_x0000_s1773" style="position:absolute;flip:y;visibility:visible;mso-wrap-style:square" from="14900,5532" to="24753,286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">
                  <o:lock v:ext="edit" aspectratio="t"/>
                </v:line>
                <v:line id="Line 558" o:spid="_x0000_s1774" style="position:absolute;visibility:visible;mso-wrap-style:square" from="24753,5551" to="35011,55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">
                  <o:lock v:ext="edit" aspectratio="t"/>
                </v:line>
                <v:line id="Line 559" o:spid="_x0000_s1775" style="position:absolute;flip:x;visibility:visible;mso-wrap-style:square" from="4926,28604" to="14900,286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">
                  <o:lock v:ext="edit" aspectratio="t"/>
                </v:line>
                <v:line id="Line 560" o:spid="_x0000_s1776" style="position:absolute;flip:y;visibility:visible;mso-wrap-style:square" from="14891,0" to="14900,346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" strokeweight="1pt">
                  <v:stroke dashstyle="1 1" endcap="round"/>
                  <o:lock v:ext="edit" aspectratio="t"/>
                </v:line>
                <v:line id="Line 561" o:spid="_x0000_s1777" style="position:absolute;flip:y;visibility:visible;mso-wrap-style:square" from="4850,0" to="4860,55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" strokeweight="1pt">
                  <v:stroke dashstyle="1 1" endcap="round"/>
                  <o:lock v:ext="edit" aspectratio="t"/>
                </v:line>
                <v:line id="Line 562" o:spid="_x0000_s1778" style="position:absolute;flip:y;visibility:visible;mso-wrap-style:square" from="24743,0" to="24753,346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" strokeweight="1pt">
                  <v:stroke dashstyle="1 1" endcap="round"/>
                  <o:lock v:ext="edit" aspectratio="t"/>
                </v:line>
                <v:line id="Line 563" o:spid="_x0000_s1779" style="position:absolute;flip:y;visibility:visible;mso-wrap-style:square" from="34926,0" to="34935,346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" strokeweight="1pt">
                  <v:stroke dashstyle="1 1" endcap="round"/>
                  <o:lock v:ext="edit" aspectratio="t"/>
                </v:line>
                <v:line id="Line 564" o:spid="_x0000_s1780" style="position:absolute;visibility:visible;mso-wrap-style:square" from="34982,28623" to="44212,286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">
                  <o:lock v:ext="edit" aspectratio="t"/>
                </v:line>
                <v:line id="Line 565" o:spid="_x0000_s1781" style="position:absolute;flip:y;visibility:visible;mso-wrap-style:square" from="44183,0" to="44193,346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" strokeweight="1pt">
                  <v:stroke dashstyle="1 1" endcap="round"/>
                  <o:lock v:ext="edit" aspectratio="t"/>
                </v:line>
                <v:line id="Line 566" o:spid="_x0000_s1782" style="position:absolute;flip:y;visibility:visible;mso-wrap-style:square" from="34982,5551" to="35011,286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">
                  <o:lock v:ext="edit" aspectratio="t"/>
                </v:line>
                <v:group id="Group 567" o:spid="_x0000_s1783" style="position:absolute;left:14900;top:978;width:9787;height:2564" coordorigin="2158,2643" coordsize="1304,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">
                  <o:lock v:ext="edit" aspectratio="t"/>
                  <v:shape id="Text Box 568" o:spid="_x0000_s1784" type="#_x0000_t202" style="position:absolute;left:2167;top:2643;width:1295;height: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" stroked="f">
                    <o:lock v:ext="edit" aspectratio="t"/>
                    <v:textbox inset="2.35808mm,1.179mm,2.35808mm,1.179mm">
                      <w:txbxContent>
                        <w:p w14:paraId="1E899FEE" w14:textId="77777777" w:rsidR="00D878EF" w:rsidRPr="00505F90" w:rsidRDefault="00D878EF" w:rsidP="00841A0C">
                          <w:pPr>
                            <w:pStyle w:val="NoSpacing"/>
                            <w:jc w:val="center"/>
                            <w:rPr>
                              <w:sz w:val="20"/>
                              <w:szCs w:val="20"/>
                            </w:rPr>
                          </w:pPr>
                          <w:r w:rsidRPr="00505F90">
                            <w:rPr>
                              <w:sz w:val="20"/>
                              <w:szCs w:val="20"/>
                            </w:rPr>
                            <w:t>OS#2</w:t>
                          </w:r>
                        </w:p>
                      </w:txbxContent>
                    </v:textbox>
                  </v:shape>
                  <v:line id="Line 569" o:spid="_x0000_s1785" style="position:absolute;visibility:visible;mso-wrap-style:square" from="2158,2908" to="3462,2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" strokeweight=".5pt">
                    <v:stroke startarrow="block" startarrowlength="short" endarrow="block" endarrowlength="short"/>
                    <o:lock v:ext="edit" aspectratio="t"/>
                  </v:line>
                </v:group>
                <v:group id="Group 570" o:spid="_x0000_s1786" style="position:absolute;left:24753;top:950;width:10163;height:2051" coordorigin="2158,2643" coordsize="1304,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">
                  <o:lock v:ext="edit" aspectratio="t"/>
                  <v:shape id="Text Box 571" o:spid="_x0000_s1787" type="#_x0000_t202" style="position:absolute;left:2167;top:2643;width:1295;height:2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" stroked="f">
                    <o:lock v:ext="edit" aspectratio="t"/>
                    <v:textbox inset="2.35808mm,1.179mm,2.35808mm,1.179mm">
                      <w:txbxContent>
                        <w:p w14:paraId="20C92BA7" w14:textId="77777777" w:rsidR="00D878EF" w:rsidRPr="00505F90" w:rsidRDefault="00D878EF" w:rsidP="00841A0C">
                          <w:pPr>
                            <w:pStyle w:val="NoSpacing"/>
                            <w:jc w:val="center"/>
                            <w:rPr>
                              <w:sz w:val="20"/>
                              <w:szCs w:val="20"/>
                            </w:rPr>
                          </w:pPr>
                          <w:r w:rsidRPr="00505F90">
                            <w:rPr>
                              <w:sz w:val="20"/>
                              <w:szCs w:val="20"/>
                            </w:rPr>
                            <w:t>OS#3</w:t>
                          </w:r>
                        </w:p>
                      </w:txbxContent>
                    </v:textbox>
                  </v:shape>
                  <v:line id="Line 572" o:spid="_x0000_s1788" style="position:absolute;visibility:visible;mso-wrap-style:square" from="2158,2908" to="3462,2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" strokeweight=".5pt">
                    <v:stroke startarrow="block" startarrowlength="short" endarrow="block" endarrowlength="short"/>
                    <o:lock v:ext="edit" aspectratio="t"/>
                  </v:line>
                </v:group>
                <v:group id="Group 573" o:spid="_x0000_s1789" style="position:absolute;left:4926;top:988;width:9965;height:2299" coordorigin="2158,2643" coordsize="1304,3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">
                  <o:lock v:ext="edit" aspectratio="t"/>
                  <v:shape id="Text Box 574" o:spid="_x0000_s1790" type="#_x0000_t202" style="position:absolute;left:2167;top:2643;width:1295;height: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" stroked="f">
                    <o:lock v:ext="edit" aspectratio="t"/>
                    <v:textbox inset="2.35808mm,1.179mm,2.35808mm,1.179mm">
                      <w:txbxContent>
                        <w:p w14:paraId="609C765D" w14:textId="77777777" w:rsidR="00D878EF" w:rsidRPr="00505F90" w:rsidRDefault="00D878EF" w:rsidP="00841A0C">
                          <w:pPr>
                            <w:pStyle w:val="NoSpacing"/>
                            <w:jc w:val="center"/>
                            <w:rPr>
                              <w:sz w:val="20"/>
                              <w:szCs w:val="20"/>
                            </w:rPr>
                          </w:pPr>
                          <w:r w:rsidRPr="00505F90">
                            <w:rPr>
                              <w:sz w:val="20"/>
                              <w:szCs w:val="20"/>
                            </w:rPr>
                            <w:t>OS#1</w:t>
                          </w:r>
                        </w:p>
                      </w:txbxContent>
                    </v:textbox>
                  </v:shape>
                  <v:line id="Line 575" o:spid="_x0000_s1791" style="position:absolute;visibility:visible;mso-wrap-style:square" from="2158,2908" to="3462,2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" strokeweight=".5pt">
                    <v:stroke startarrow="block" startarrowlength="short" endarrow="block" endarrowlength="short"/>
                    <o:lock v:ext="edit" aspectratio="t"/>
                  </v:line>
                </v:group>
                <w10:anchorlock/>
              </v:group>
            </w:pict>
          </mc:Fallback>
        </mc:AlternateContent>
      </w:r>
    </w:p>
    <w:p w14:paraId="417E216B" w14:textId="2E8AF345" w:rsidR="00841A0C" w:rsidRPr="00841A0C" w:rsidRDefault="00841A0C" w:rsidP="007C1423">
      <w:pPr>
        <w:pStyle w:val="FigureCaption"/>
      </w:pPr>
      <w:r w:rsidRPr="00841A0C">
        <w:t xml:space="preserve">Figure </w:t>
      </w:r>
      <w:r w:rsidR="00B43B84">
        <w:fldChar w:fldCharType="begin"/>
      </w:r>
      <w:r w:rsidR="00B43B84">
        <w:instrText xml:space="preserve"> REF _Ref73450525 \r \h </w:instrText>
      </w:r>
      <w:r w:rsidR="00B43B84">
        <w:fldChar w:fldCharType="separate"/>
      </w:r>
      <w:r w:rsidR="0037258A">
        <w:t>5.16.14.4</w:t>
      </w:r>
      <w:r w:rsidR="00B43B84">
        <w:fldChar w:fldCharType="end"/>
      </w:r>
      <w:r w:rsidRPr="00841A0C">
        <w:t xml:space="preserve"> VAV AHU operating states.</w:t>
      </w:r>
    </w:p>
    <w:p w14:paraId="6A29A5F5" w14:textId="34C3EB28" w:rsidR="009045A3" w:rsidRDefault="009045A3" w:rsidP="00B37EF3">
      <w:pPr>
        <w:pStyle w:val="Infobox"/>
      </w:pPr>
      <w:r>
        <w:t xml:space="preserve">The OS is distinct from, and should not be confused with, the zone status (cooling, heating, </w:t>
      </w:r>
      <w:proofErr w:type="spellStart"/>
      <w:r>
        <w:t>deadband</w:t>
      </w:r>
      <w:proofErr w:type="spellEnd"/>
      <w:r>
        <w:t xml:space="preserve">) or </w:t>
      </w:r>
      <w:r w:rsidR="00D21A33">
        <w:t>Zone Group</w:t>
      </w:r>
      <w:r>
        <w:t xml:space="preserve"> mode (occupied, </w:t>
      </w:r>
      <w:r w:rsidR="005474F7">
        <w:t>warmup</w:t>
      </w:r>
      <w:r>
        <w:t>, etc.).</w:t>
      </w:r>
    </w:p>
    <w:p w14:paraId="5AD08E94" w14:textId="4CEA92AE" w:rsidR="009045A3" w:rsidRDefault="009045A3" w:rsidP="00B37EF3">
      <w:pPr>
        <w:pStyle w:val="Infobox"/>
      </w:pPr>
      <w:r>
        <w:t>OS#1 through OS#4 (see Table</w:t>
      </w:r>
      <w:r w:rsidR="00815A6C">
        <w:t>s</w:t>
      </w:r>
      <w:r>
        <w:t xml:space="preserve"> </w:t>
      </w:r>
      <w:r w:rsidR="00815A6C">
        <w:fldChar w:fldCharType="begin"/>
      </w:r>
      <w:r w:rsidR="00815A6C">
        <w:instrText xml:space="preserve"> REF _Ref73449755 \r \h </w:instrText>
      </w:r>
      <w:r w:rsidR="00815A6C">
        <w:fldChar w:fldCharType="separate"/>
      </w:r>
      <w:r w:rsidR="0037258A">
        <w:t>5.16.14.2</w:t>
      </w:r>
      <w:r w:rsidR="00815A6C">
        <w:fldChar w:fldCharType="end"/>
      </w:r>
      <w:r w:rsidR="00815A6C">
        <w:t xml:space="preserve"> through </w:t>
      </w:r>
      <w:r w:rsidR="00815A6C">
        <w:fldChar w:fldCharType="begin"/>
      </w:r>
      <w:r w:rsidR="00815A6C">
        <w:instrText xml:space="preserve"> REF _Ref73450525 \r \h </w:instrText>
      </w:r>
      <w:r w:rsidR="00815A6C">
        <w:fldChar w:fldCharType="separate"/>
      </w:r>
      <w:r w:rsidR="0037258A">
        <w:t>5.16.14.4</w:t>
      </w:r>
      <w:r w:rsidR="00815A6C">
        <w:fldChar w:fldCharType="end"/>
      </w:r>
      <w:r>
        <w:t xml:space="preserve">) represent normal operation during which a fault may nevertheless occur if so determined by the fault condition tests in Section </w:t>
      </w:r>
      <w:r w:rsidR="00815A6C">
        <w:fldChar w:fldCharType="begin"/>
      </w:r>
      <w:r w:rsidR="00815A6C">
        <w:instrText xml:space="preserve"> REF _Ref38822284 \r \h </w:instrText>
      </w:r>
      <w:r w:rsidR="00815A6C">
        <w:fldChar w:fldCharType="separate"/>
      </w:r>
      <w:r w:rsidR="0037258A">
        <w:t>5.16.14.8</w:t>
      </w:r>
      <w:r w:rsidR="00815A6C">
        <w:fldChar w:fldCharType="end"/>
      </w:r>
      <w:r>
        <w:t>.</w:t>
      </w:r>
      <w:r w:rsidRPr="00BC7581">
        <w:t xml:space="preserve"> By contrast, OS#5 may represent an abnormal or incorrect condition (such as simultaneous heating and cooling) arising from a controller failure or programming error, but it may also occur normally, e.g., when dehumidification is active or during </w:t>
      </w:r>
      <w:r w:rsidR="005474F7">
        <w:t>warmup</w:t>
      </w:r>
      <w:r>
        <w:t>.</w:t>
      </w:r>
    </w:p>
    <w:p w14:paraId="0DFAB729" w14:textId="77777777" w:rsidR="009045A3" w:rsidRPr="00BC7581" w:rsidRDefault="009045A3" w:rsidP="009E53CE">
      <w:pPr>
        <w:pStyle w:val="Heading4"/>
        <w:keepNext/>
        <w:widowControl/>
        <w:ind w:left="1354" w:hanging="1066"/>
      </w:pPr>
      <w:r w:rsidRPr="00BC7581">
        <w:t>The following points must be available to the AFDD routines for each AHU:</w:t>
      </w:r>
    </w:p>
    <w:p w14:paraId="665148E1" w14:textId="77777777" w:rsidR="009045A3" w:rsidRDefault="009045A3" w:rsidP="00B37EF3">
      <w:pPr>
        <w:pStyle w:val="Infobox"/>
      </w:pPr>
      <w:r w:rsidRPr="00BC7581">
        <w:t xml:space="preserve">For the AFDD routines to be effective, an averaging sensor is recommended for </w:t>
      </w:r>
      <w:r>
        <w:t>SAT. An averaging sensor is essential for MAT, as the environment of the mixing box will be subject to nonuniform and fluctuating air temperatures. It is recommended that the OAT sensor be located at the AHU so that it accurately represents the temperature of the incoming air.</w:t>
      </w:r>
    </w:p>
    <w:p w14:paraId="5765C74A" w14:textId="77777777" w:rsidR="009045A3" w:rsidRDefault="009045A3" w:rsidP="007C1423">
      <w:pPr>
        <w:pStyle w:val="Heading5"/>
      </w:pPr>
      <w:r>
        <w:t>SAT = supply air temperature</w:t>
      </w:r>
    </w:p>
    <w:p w14:paraId="769B3CC5" w14:textId="77777777" w:rsidR="009045A3" w:rsidRDefault="009045A3" w:rsidP="007C1423">
      <w:pPr>
        <w:pStyle w:val="Heading5"/>
      </w:pPr>
      <w:r>
        <w:lastRenderedPageBreak/>
        <w:t>MAT = mixed air temperature</w:t>
      </w:r>
    </w:p>
    <w:p w14:paraId="3C773812" w14:textId="77777777" w:rsidR="009045A3" w:rsidRDefault="009045A3" w:rsidP="007C1423">
      <w:pPr>
        <w:pStyle w:val="Heading5"/>
      </w:pPr>
      <w:r>
        <w:t>RAT = return air temperature</w:t>
      </w:r>
    </w:p>
    <w:p w14:paraId="44AED099" w14:textId="77777777" w:rsidR="009045A3" w:rsidRDefault="009045A3" w:rsidP="007C1423">
      <w:pPr>
        <w:pStyle w:val="Heading5"/>
      </w:pPr>
      <w:r>
        <w:t>OAT = outdoor air temperature</w:t>
      </w:r>
    </w:p>
    <w:p w14:paraId="0185510E" w14:textId="77777777" w:rsidR="009045A3" w:rsidRDefault="009045A3" w:rsidP="007C1423">
      <w:pPr>
        <w:pStyle w:val="Heading5"/>
      </w:pPr>
      <w:r>
        <w:t>DSP = duct static pressure</w:t>
      </w:r>
    </w:p>
    <w:p w14:paraId="728346E5" w14:textId="7DDC34B5" w:rsidR="009045A3" w:rsidRDefault="009045A3" w:rsidP="007C1423">
      <w:pPr>
        <w:pStyle w:val="Heading5"/>
      </w:pPr>
      <w:r>
        <w:t xml:space="preserve">SATSP = supply air temperature </w:t>
      </w:r>
      <w:r w:rsidR="00D21A33">
        <w:t>setpoint</w:t>
      </w:r>
    </w:p>
    <w:p w14:paraId="3143C3F7" w14:textId="1B7FB895" w:rsidR="009045A3" w:rsidRDefault="009045A3" w:rsidP="007C1423">
      <w:pPr>
        <w:pStyle w:val="Heading5"/>
      </w:pPr>
      <w:r>
        <w:t xml:space="preserve">DSPSP = duct static pressure </w:t>
      </w:r>
      <w:r w:rsidR="00D21A33">
        <w:t>setpoint</w:t>
      </w:r>
    </w:p>
    <w:p w14:paraId="0FC1BB04" w14:textId="77777777" w:rsidR="009045A3" w:rsidRDefault="009045A3" w:rsidP="007C1423">
      <w:pPr>
        <w:pStyle w:val="Heading5"/>
      </w:pPr>
      <w:r>
        <w:t xml:space="preserve">HC = heating-coil valve position command; 0% </w:t>
      </w:r>
      <w:r>
        <w:rPr>
          <w:rFonts w:ascii="Symbol" w:hAnsi="Symbol" w:cs="Symbol"/>
        </w:rPr>
        <w:t></w:t>
      </w:r>
      <w:r>
        <w:t xml:space="preserve"> HC </w:t>
      </w:r>
      <w:r>
        <w:rPr>
          <w:rFonts w:ascii="Symbol" w:hAnsi="Symbol" w:cs="Symbol"/>
        </w:rPr>
        <w:t></w:t>
      </w:r>
      <w:r>
        <w:t xml:space="preserve"> 100%</w:t>
      </w:r>
    </w:p>
    <w:p w14:paraId="16304B97" w14:textId="77777777" w:rsidR="009045A3" w:rsidRDefault="009045A3" w:rsidP="007C1423">
      <w:pPr>
        <w:pStyle w:val="Heading5"/>
      </w:pPr>
      <w:r>
        <w:t xml:space="preserve">CC = cooling-coil valve position command; 0% </w:t>
      </w:r>
      <w:r>
        <w:rPr>
          <w:rFonts w:ascii="Symbol" w:hAnsi="Symbol" w:cs="Symbol"/>
        </w:rPr>
        <w:t></w:t>
      </w:r>
      <w:r>
        <w:t xml:space="preserve"> CC </w:t>
      </w:r>
      <w:r>
        <w:rPr>
          <w:rFonts w:ascii="Symbol" w:hAnsi="Symbol" w:cs="Symbol"/>
        </w:rPr>
        <w:t></w:t>
      </w:r>
      <w:r>
        <w:t xml:space="preserve"> 100%</w:t>
      </w:r>
    </w:p>
    <w:p w14:paraId="55D0B01A" w14:textId="77777777" w:rsidR="009045A3" w:rsidRDefault="009045A3" w:rsidP="007C1423">
      <w:pPr>
        <w:pStyle w:val="Heading5"/>
      </w:pPr>
      <w:r>
        <w:t xml:space="preserve">FS = fan speed command; 0% </w:t>
      </w:r>
      <w:r>
        <w:rPr>
          <w:rFonts w:ascii="Symbol" w:hAnsi="Symbol" w:cs="Symbol"/>
        </w:rPr>
        <w:t></w:t>
      </w:r>
      <w:r>
        <w:t xml:space="preserve"> FS </w:t>
      </w:r>
      <w:r>
        <w:rPr>
          <w:rFonts w:ascii="Symbol" w:hAnsi="Symbol" w:cs="Symbol"/>
        </w:rPr>
        <w:t></w:t>
      </w:r>
      <w:r>
        <w:t xml:space="preserve"> 100%</w:t>
      </w:r>
    </w:p>
    <w:p w14:paraId="4200C3E4" w14:textId="77777777" w:rsidR="009045A3" w:rsidRDefault="009045A3" w:rsidP="007C1423">
      <w:pPr>
        <w:pStyle w:val="Heading5"/>
      </w:pPr>
      <w:r>
        <w:t>CCET = cooling-coil entering temperature (Depending on the AHU configuration, this could be the MAT or a separate sensor for this specific purpose.)</w:t>
      </w:r>
    </w:p>
    <w:p w14:paraId="3267D1A1" w14:textId="77777777" w:rsidR="009045A3" w:rsidRDefault="009045A3" w:rsidP="007C1423">
      <w:pPr>
        <w:pStyle w:val="Heading5"/>
      </w:pPr>
      <w:r>
        <w:t>CCLT = cooling-coil leaving temperature (Depending on the AHU configuration, this could be the SAT or a separate sensor for this specific purpose.)</w:t>
      </w:r>
    </w:p>
    <w:p w14:paraId="53E1D21F" w14:textId="77777777" w:rsidR="009045A3" w:rsidRDefault="009045A3" w:rsidP="007C1423">
      <w:pPr>
        <w:pStyle w:val="Heading5"/>
      </w:pPr>
      <w:r>
        <w:t>HCET = heating-coil entering temperature (Depending on the AHU configuration, this could be the MAT or a separate sensor for this specific purpose.)</w:t>
      </w:r>
    </w:p>
    <w:p w14:paraId="1946D7CA" w14:textId="77777777" w:rsidR="009045A3" w:rsidRDefault="009045A3" w:rsidP="007C1423">
      <w:pPr>
        <w:pStyle w:val="Heading5"/>
      </w:pPr>
      <w:r>
        <w:t>HCLT = heating-coil leaving temperature (Depending on the AHU configuration, this could be the SAT or a separate sensor for this specific purpose.)</w:t>
      </w:r>
    </w:p>
    <w:p w14:paraId="4DD122C5" w14:textId="77777777" w:rsidR="009045A3" w:rsidRPr="00BC7581" w:rsidRDefault="009045A3" w:rsidP="0087618D">
      <w:pPr>
        <w:pStyle w:val="Heading4"/>
      </w:pPr>
      <w:r w:rsidRPr="00BC7581">
        <w:t>The following values must be continuously calculated by the AFDD routines for each AHU:</w:t>
      </w:r>
    </w:p>
    <w:p w14:paraId="6B2FB6DB" w14:textId="77777777" w:rsidR="009045A3" w:rsidRDefault="009045A3" w:rsidP="007C1423">
      <w:pPr>
        <w:pStyle w:val="Heading5"/>
      </w:pPr>
      <w:r>
        <w:t>Five-minute rolling averages with 1-minute sampling time of the following point values; operator shall have the ability to adjust the averaging window and sampling period for each point independently.</w:t>
      </w:r>
    </w:p>
    <w:p w14:paraId="2086E0DA" w14:textId="77777777" w:rsidR="009045A3" w:rsidRDefault="009045A3" w:rsidP="002A5D0A">
      <w:pPr>
        <w:pStyle w:val="Heading6"/>
        <w:spacing w:before="140" w:after="60"/>
        <w:ind w:left="1988" w:hanging="274"/>
      </w:pPr>
      <w:proofErr w:type="spellStart"/>
      <w:r>
        <w:t>SAT</w:t>
      </w:r>
      <w:r>
        <w:rPr>
          <w:sz w:val="17"/>
          <w:szCs w:val="17"/>
          <w:vertAlign w:val="subscript"/>
        </w:rPr>
        <w:t>avg</w:t>
      </w:r>
      <w:proofErr w:type="spellEnd"/>
      <w:r>
        <w:t xml:space="preserve"> = rolling average of supply air temperature</w:t>
      </w:r>
    </w:p>
    <w:p w14:paraId="716CD73F" w14:textId="77777777" w:rsidR="009045A3" w:rsidRDefault="009045A3" w:rsidP="002A5D0A">
      <w:pPr>
        <w:pStyle w:val="Heading6"/>
        <w:spacing w:before="140" w:after="60"/>
        <w:ind w:left="1988" w:hanging="274"/>
      </w:pPr>
      <w:proofErr w:type="spellStart"/>
      <w:r>
        <w:t>MAT</w:t>
      </w:r>
      <w:r>
        <w:rPr>
          <w:sz w:val="17"/>
          <w:szCs w:val="17"/>
          <w:vertAlign w:val="subscript"/>
        </w:rPr>
        <w:t>avg</w:t>
      </w:r>
      <w:proofErr w:type="spellEnd"/>
      <w:r>
        <w:t xml:space="preserve"> = rolling average of mixed air temperature</w:t>
      </w:r>
    </w:p>
    <w:p w14:paraId="778A73BC" w14:textId="77777777" w:rsidR="009045A3" w:rsidRDefault="009045A3" w:rsidP="002A5D0A">
      <w:pPr>
        <w:pStyle w:val="Heading6"/>
        <w:spacing w:before="140" w:after="60"/>
        <w:ind w:left="1988" w:hanging="274"/>
      </w:pPr>
      <w:proofErr w:type="spellStart"/>
      <w:r>
        <w:t>RAT</w:t>
      </w:r>
      <w:r>
        <w:rPr>
          <w:sz w:val="17"/>
          <w:szCs w:val="17"/>
          <w:vertAlign w:val="subscript"/>
        </w:rPr>
        <w:t>avg</w:t>
      </w:r>
      <w:proofErr w:type="spellEnd"/>
      <w:r>
        <w:t xml:space="preserve"> = rolling average of return air temperature</w:t>
      </w:r>
    </w:p>
    <w:p w14:paraId="1586EA36" w14:textId="77777777" w:rsidR="009045A3" w:rsidRDefault="009045A3" w:rsidP="002A5D0A">
      <w:pPr>
        <w:pStyle w:val="Heading6"/>
        <w:spacing w:before="140" w:after="60"/>
        <w:ind w:left="1988" w:hanging="274"/>
      </w:pPr>
      <w:proofErr w:type="spellStart"/>
      <w:r>
        <w:t>OAT</w:t>
      </w:r>
      <w:r>
        <w:rPr>
          <w:sz w:val="17"/>
          <w:szCs w:val="17"/>
          <w:vertAlign w:val="subscript"/>
        </w:rPr>
        <w:t>avg</w:t>
      </w:r>
      <w:proofErr w:type="spellEnd"/>
      <w:r>
        <w:t xml:space="preserve"> = rolling average of outdoor air temperature</w:t>
      </w:r>
    </w:p>
    <w:p w14:paraId="73D3D748" w14:textId="77777777" w:rsidR="009045A3" w:rsidRDefault="009045A3" w:rsidP="002A5D0A">
      <w:pPr>
        <w:pStyle w:val="Heading6"/>
        <w:spacing w:before="140" w:after="60"/>
        <w:ind w:left="1988" w:hanging="274"/>
      </w:pPr>
      <w:proofErr w:type="spellStart"/>
      <w:r>
        <w:t>DSP</w:t>
      </w:r>
      <w:r>
        <w:rPr>
          <w:sz w:val="17"/>
          <w:szCs w:val="17"/>
          <w:vertAlign w:val="subscript"/>
        </w:rPr>
        <w:t>avg</w:t>
      </w:r>
      <w:proofErr w:type="spellEnd"/>
      <w:r>
        <w:t xml:space="preserve"> = rolling average of duct static pressure</w:t>
      </w:r>
    </w:p>
    <w:p w14:paraId="20F6D1CE" w14:textId="77777777" w:rsidR="009045A3" w:rsidRDefault="009045A3" w:rsidP="002A5D0A">
      <w:pPr>
        <w:pStyle w:val="Heading6"/>
        <w:spacing w:before="140" w:after="60"/>
        <w:ind w:left="1988" w:hanging="274"/>
      </w:pPr>
      <w:proofErr w:type="spellStart"/>
      <w:r>
        <w:t>CCET</w:t>
      </w:r>
      <w:r>
        <w:rPr>
          <w:vertAlign w:val="subscript"/>
        </w:rPr>
        <w:t>avg</w:t>
      </w:r>
      <w:proofErr w:type="spellEnd"/>
      <w:r>
        <w:t xml:space="preserve"> = rolling average of cooling-coil entering temperature</w:t>
      </w:r>
    </w:p>
    <w:p w14:paraId="37DB8E00" w14:textId="77777777" w:rsidR="009045A3" w:rsidRDefault="009045A3" w:rsidP="002A5D0A">
      <w:pPr>
        <w:pStyle w:val="Heading6"/>
        <w:spacing w:before="140" w:after="60"/>
        <w:ind w:left="1988" w:hanging="274"/>
      </w:pPr>
      <w:proofErr w:type="spellStart"/>
      <w:r>
        <w:t>CCLT</w:t>
      </w:r>
      <w:r>
        <w:rPr>
          <w:vertAlign w:val="subscript"/>
        </w:rPr>
        <w:t>avg</w:t>
      </w:r>
      <w:proofErr w:type="spellEnd"/>
      <w:r>
        <w:t xml:space="preserve"> = rolling average of cooling-coil leaving temperature</w:t>
      </w:r>
    </w:p>
    <w:p w14:paraId="7CE35862" w14:textId="77777777" w:rsidR="009045A3" w:rsidRDefault="009045A3" w:rsidP="002A5D0A">
      <w:pPr>
        <w:pStyle w:val="Heading6"/>
        <w:spacing w:before="140" w:after="60"/>
        <w:ind w:left="1988" w:hanging="274"/>
      </w:pPr>
      <w:proofErr w:type="spellStart"/>
      <w:r>
        <w:t>HCET</w:t>
      </w:r>
      <w:r>
        <w:rPr>
          <w:sz w:val="17"/>
          <w:szCs w:val="17"/>
          <w:vertAlign w:val="subscript"/>
        </w:rPr>
        <w:t>avg</w:t>
      </w:r>
      <w:proofErr w:type="spellEnd"/>
      <w:r>
        <w:t xml:space="preserve"> = rolling average of heating-coil entering temperature</w:t>
      </w:r>
    </w:p>
    <w:p w14:paraId="2D5F7193" w14:textId="46CFE4B7" w:rsidR="009045A3" w:rsidRDefault="009045A3" w:rsidP="002A5D0A">
      <w:pPr>
        <w:pStyle w:val="Heading6"/>
        <w:spacing w:before="140" w:after="60"/>
        <w:ind w:left="1988" w:hanging="274"/>
      </w:pPr>
      <w:proofErr w:type="spellStart"/>
      <w:r>
        <w:t>HCLT</w:t>
      </w:r>
      <w:r>
        <w:rPr>
          <w:sz w:val="17"/>
          <w:szCs w:val="17"/>
          <w:vertAlign w:val="subscript"/>
        </w:rPr>
        <w:t>avg</w:t>
      </w:r>
      <w:proofErr w:type="spellEnd"/>
      <w:r>
        <w:t xml:space="preserve"> = rolling average of heating-coil leaving temperature</w:t>
      </w:r>
    </w:p>
    <w:p w14:paraId="4194F18A" w14:textId="77777777" w:rsidR="009045A3" w:rsidRDefault="009045A3" w:rsidP="007C1423">
      <w:pPr>
        <w:pStyle w:val="Heading5"/>
      </w:pPr>
      <w:r>
        <w:t>%OA = actual outdoor air fraction as a percentage = (MAT – RAT)</w:t>
      </w:r>
      <w:proofErr w:type="gramStart"/>
      <w:r>
        <w:t>/(</w:t>
      </w:r>
      <w:proofErr w:type="gramEnd"/>
      <w:r>
        <w:t>OAT – RAT), or per airflow measurement station if available.</w:t>
      </w:r>
    </w:p>
    <w:p w14:paraId="0A030C82" w14:textId="5898FA58" w:rsidR="009045A3" w:rsidRDefault="009045A3" w:rsidP="007C1423">
      <w:pPr>
        <w:pStyle w:val="Heading5"/>
      </w:pPr>
      <w:r>
        <w:t>%</w:t>
      </w:r>
      <w:proofErr w:type="spellStart"/>
      <w:r>
        <w:t>OAmin</w:t>
      </w:r>
      <w:proofErr w:type="spellEnd"/>
      <w:r>
        <w:t xml:space="preserve"> = active minimum OA </w:t>
      </w:r>
      <w:r w:rsidR="00D21A33">
        <w:t>setpoint</w:t>
      </w:r>
      <w:r>
        <w:t xml:space="preserve"> (</w:t>
      </w:r>
      <w:proofErr w:type="spellStart"/>
      <w:r>
        <w:t>MinOAsp</w:t>
      </w:r>
      <w:proofErr w:type="spellEnd"/>
      <w:r>
        <w:t>) divided by actual total airflow (from sum of VAV box flows or by airflow measurement station) as a percentage.</w:t>
      </w:r>
    </w:p>
    <w:p w14:paraId="320394BE" w14:textId="77777777" w:rsidR="009045A3" w:rsidRDefault="009045A3" w:rsidP="007C1423">
      <w:pPr>
        <w:pStyle w:val="Heading5"/>
      </w:pPr>
      <w:r>
        <w:t>OS = number of changes in operating state during the previous 60 minutes (moving window)</w:t>
      </w:r>
    </w:p>
    <w:p w14:paraId="4E6E1BBB" w14:textId="77777777" w:rsidR="009045A3" w:rsidRDefault="009045A3" w:rsidP="0087618D">
      <w:pPr>
        <w:pStyle w:val="Heading4"/>
      </w:pPr>
      <w:bookmarkStart w:id="6859" w:name="_Ref73451565"/>
      <w:r>
        <w:t xml:space="preserve">The internal variables shown in Table 5.16.14.5 shall be defined for each AHU. All parameters are </w:t>
      </w:r>
      <w:r>
        <w:lastRenderedPageBreak/>
        <w:t>adjustable by the operator, with initial values as shown.</w:t>
      </w:r>
      <w:bookmarkEnd w:id="6859"/>
    </w:p>
    <w:p w14:paraId="712AC58C" w14:textId="77777777" w:rsidR="009045A3" w:rsidRPr="00A238F4" w:rsidRDefault="009045A3" w:rsidP="00B37EF3">
      <w:pPr>
        <w:pStyle w:val="Infobox"/>
      </w:pPr>
      <w:r w:rsidRPr="00A238F4">
        <w:t>Default values are derived from NISTIR 7365 and have been validated in field trials. They are expected to be appropriate for most circumstances, but individual installations may benefit from tuning to improve sensitivity and reduce false alarms.</w:t>
      </w:r>
    </w:p>
    <w:p w14:paraId="10E98C4A" w14:textId="77777777" w:rsidR="009045A3" w:rsidRPr="00A238F4" w:rsidRDefault="009045A3" w:rsidP="00B37EF3">
      <w:pPr>
        <w:pStyle w:val="Infobox"/>
      </w:pPr>
      <w:r w:rsidRPr="00A238F4">
        <w:t>The default values have been intentionally biased toward minimizing false alarms—if necessary, at the expense of missing real alarms. This avoids excessive false alarms that will erode user confidence and responsiveness. However, if the goal is to achieve the best possible energy performance and system operation, these values should be adjusted based on field measurement and operational experience.</w:t>
      </w:r>
    </w:p>
    <w:p w14:paraId="6AB7B33E" w14:textId="77777777" w:rsidR="009045A3" w:rsidRPr="00A238F4" w:rsidRDefault="009045A3" w:rsidP="00B37EF3">
      <w:pPr>
        <w:pStyle w:val="Infobox"/>
      </w:pPr>
      <w:r w:rsidRPr="00A238F4">
        <w:t>Values for physical factors, such as fan heat, duct heat gain, and sensor error, can be measured in the field or derived from trend logs. Likewise, the occupancy delay and switch delays can be refined by observing in trend data the time required to achieve quasi steady-state operation.</w:t>
      </w:r>
    </w:p>
    <w:p w14:paraId="246452DA" w14:textId="77777777" w:rsidR="009045A3" w:rsidRPr="00A238F4" w:rsidRDefault="009045A3" w:rsidP="00B37EF3">
      <w:pPr>
        <w:pStyle w:val="Infobox"/>
      </w:pPr>
      <w:r w:rsidRPr="00A238F4">
        <w:t>Other factors can be tuned by observing false positives and false negatives (i.e., unreported faults). If transient conditions or noise cause false errors, increase the alarm delay. Likewise, failure to report real faults can be addressed by adjusting the heating coil, cooling coil, temperature, or flow thresholds.</w:t>
      </w:r>
    </w:p>
    <w:p w14:paraId="646C6ABF" w14:textId="77777777" w:rsidR="0040087E" w:rsidRPr="0040087E" w:rsidRDefault="0040087E" w:rsidP="0040087E"/>
    <w:p w14:paraId="2FAFECCE" w14:textId="5E09EF12" w:rsidR="008C0F0B" w:rsidRPr="008C0F0B" w:rsidRDefault="008C0F0B" w:rsidP="00122D20">
      <w:pPr>
        <w:pStyle w:val="TableTitle"/>
      </w:pPr>
      <w:r>
        <w:t xml:space="preserve">Table </w:t>
      </w:r>
      <w:r w:rsidR="00815A6C">
        <w:fldChar w:fldCharType="begin"/>
      </w:r>
      <w:r w:rsidR="00815A6C">
        <w:instrText xml:space="preserve"> REF _Ref73451565 \r \h </w:instrText>
      </w:r>
      <w:r w:rsidR="00815A6C">
        <w:fldChar w:fldCharType="separate"/>
      </w:r>
      <w:r w:rsidR="0037258A">
        <w:t>5.16.14.7</w:t>
      </w:r>
      <w:r w:rsidR="00815A6C">
        <w:fldChar w:fldCharType="end"/>
      </w:r>
      <w:r>
        <w:t xml:space="preserve"> VAV AHU AFDD Internal Variables</w:t>
      </w:r>
    </w:p>
    <w:tbl>
      <w:tblPr>
        <w:tblW w:w="9540" w:type="dxa"/>
        <w:tblLayout w:type="fixed"/>
        <w:tblCellMar>
          <w:top w:w="80" w:type="dxa"/>
          <w:left w:w="40" w:type="dxa"/>
          <w:bottom w:w="40" w:type="dxa"/>
          <w:right w:w="40" w:type="dxa"/>
        </w:tblCellMar>
        <w:tblLook w:val="0000" w:firstRow="0" w:lastRow="0" w:firstColumn="0" w:lastColumn="0" w:noHBand="0" w:noVBand="0"/>
      </w:tblPr>
      <w:tblGrid>
        <w:gridCol w:w="1530"/>
        <w:gridCol w:w="6300"/>
        <w:gridCol w:w="1710"/>
      </w:tblGrid>
      <w:tr w:rsidR="009045A3" w14:paraId="584E6982" w14:textId="77777777" w:rsidTr="002A5D0A">
        <w:trPr>
          <w:cantSplit/>
          <w:tblHeader/>
        </w:trPr>
        <w:tc>
          <w:tcPr>
            <w:tcW w:w="1530" w:type="dxa"/>
            <w:tcBorders>
              <w:top w:val="single" w:sz="16" w:space="0" w:color="000000"/>
              <w:left w:val="nil"/>
              <w:bottom w:val="double" w:sz="4" w:space="0" w:color="000000"/>
              <w:right w:val="single" w:sz="3" w:space="0" w:color="000000"/>
            </w:tcBorders>
            <w:tcMar>
              <w:top w:w="110" w:type="dxa"/>
              <w:left w:w="80" w:type="dxa"/>
              <w:bottom w:w="70" w:type="dxa"/>
              <w:right w:w="40" w:type="dxa"/>
            </w:tcMar>
            <w:vAlign w:val="bottom"/>
          </w:tcPr>
          <w:p w14:paraId="1AC97C16" w14:textId="77777777" w:rsidR="009045A3" w:rsidRPr="007C1423" w:rsidRDefault="009045A3" w:rsidP="00B37EF3">
            <w:pPr>
              <w:pStyle w:val="HeadingRunIn"/>
              <w:rPr>
                <w:szCs w:val="20"/>
              </w:rPr>
            </w:pPr>
            <w:r w:rsidRPr="007C1423">
              <w:rPr>
                <w:szCs w:val="20"/>
              </w:rPr>
              <w:t>Variable Name</w:t>
            </w:r>
          </w:p>
        </w:tc>
        <w:tc>
          <w:tcPr>
            <w:tcW w:w="6300" w:type="dxa"/>
            <w:tcBorders>
              <w:top w:val="single" w:sz="16" w:space="0" w:color="000000"/>
              <w:left w:val="single" w:sz="3" w:space="0" w:color="000000"/>
              <w:bottom w:val="double" w:sz="4" w:space="0" w:color="000000"/>
              <w:right w:val="single" w:sz="3" w:space="0" w:color="000000"/>
            </w:tcBorders>
            <w:tcMar>
              <w:top w:w="110" w:type="dxa"/>
              <w:left w:w="80" w:type="dxa"/>
              <w:bottom w:w="70" w:type="dxa"/>
              <w:right w:w="40" w:type="dxa"/>
            </w:tcMar>
            <w:vAlign w:val="bottom"/>
          </w:tcPr>
          <w:p w14:paraId="3EAA21CC" w14:textId="77777777" w:rsidR="009045A3" w:rsidRPr="007C1423" w:rsidRDefault="009045A3" w:rsidP="00B37EF3">
            <w:pPr>
              <w:pStyle w:val="HeadingRunIn"/>
              <w:rPr>
                <w:szCs w:val="20"/>
              </w:rPr>
            </w:pPr>
            <w:r w:rsidRPr="007C1423">
              <w:rPr>
                <w:szCs w:val="20"/>
              </w:rPr>
              <w:t>Description</w:t>
            </w:r>
          </w:p>
        </w:tc>
        <w:tc>
          <w:tcPr>
            <w:tcW w:w="1710" w:type="dxa"/>
            <w:tcBorders>
              <w:top w:val="single" w:sz="16" w:space="0" w:color="000000"/>
              <w:left w:val="nil"/>
              <w:bottom w:val="double" w:sz="4" w:space="0" w:color="000000"/>
              <w:right w:val="nil"/>
            </w:tcBorders>
            <w:tcMar>
              <w:top w:w="110" w:type="dxa"/>
              <w:left w:w="80" w:type="dxa"/>
              <w:bottom w:w="70" w:type="dxa"/>
              <w:right w:w="40" w:type="dxa"/>
            </w:tcMar>
            <w:vAlign w:val="bottom"/>
          </w:tcPr>
          <w:p w14:paraId="1FDF65BB" w14:textId="77777777" w:rsidR="009045A3" w:rsidRPr="007C1423" w:rsidRDefault="009045A3" w:rsidP="00B37EF3">
            <w:pPr>
              <w:pStyle w:val="HeadingRunIn"/>
              <w:rPr>
                <w:szCs w:val="20"/>
              </w:rPr>
            </w:pPr>
            <w:r w:rsidRPr="007C1423">
              <w:rPr>
                <w:szCs w:val="20"/>
              </w:rPr>
              <w:t>Default Value</w:t>
            </w:r>
          </w:p>
        </w:tc>
      </w:tr>
      <w:tr w:rsidR="00A60539" w14:paraId="4F3F54FE" w14:textId="77777777" w:rsidTr="002A5D0A">
        <w:trPr>
          <w:cantSplit/>
        </w:trPr>
        <w:tc>
          <w:tcPr>
            <w:tcW w:w="1530" w:type="dxa"/>
            <w:tcBorders>
              <w:top w:val="double" w:sz="4" w:space="0" w:color="000000"/>
              <w:left w:val="nil"/>
              <w:bottom w:val="single" w:sz="4" w:space="0" w:color="000000"/>
              <w:right w:val="single" w:sz="4" w:space="0" w:color="000000"/>
            </w:tcBorders>
            <w:tcMar>
              <w:top w:w="110" w:type="dxa"/>
              <w:left w:w="80" w:type="dxa"/>
              <w:bottom w:w="70" w:type="dxa"/>
              <w:right w:w="40" w:type="dxa"/>
            </w:tcMar>
            <w:vAlign w:val="center"/>
          </w:tcPr>
          <w:p w14:paraId="5332915E" w14:textId="1AEC8C02" w:rsidR="00A60539" w:rsidRPr="007C1423" w:rsidRDefault="00A60539" w:rsidP="00A60539">
            <w:pPr>
              <w:pStyle w:val="HeadingRunIn"/>
              <w:rPr>
                <w:szCs w:val="20"/>
              </w:rPr>
            </w:pPr>
            <w:r w:rsidRPr="007C1423">
              <w:rPr>
                <w:szCs w:val="20"/>
              </w:rPr>
              <w:sym w:font="Symbol" w:char="F044"/>
            </w:r>
            <w:r w:rsidRPr="007C1423">
              <w:rPr>
                <w:szCs w:val="20"/>
              </w:rPr>
              <w:t>T</w:t>
            </w:r>
            <w:r w:rsidRPr="007C1423">
              <w:rPr>
                <w:szCs w:val="20"/>
                <w:vertAlign w:val="subscript"/>
              </w:rPr>
              <w:t>SF</w:t>
            </w:r>
          </w:p>
        </w:tc>
        <w:tc>
          <w:tcPr>
            <w:tcW w:w="6300" w:type="dxa"/>
            <w:tcBorders>
              <w:top w:val="double" w:sz="4" w:space="0" w:color="000000"/>
              <w:left w:val="single" w:sz="4" w:space="0" w:color="000000"/>
              <w:bottom w:val="single" w:sz="4" w:space="0" w:color="000000"/>
              <w:right w:val="single" w:sz="4" w:space="0" w:color="000000"/>
            </w:tcBorders>
            <w:tcMar>
              <w:top w:w="110" w:type="dxa"/>
              <w:left w:w="80" w:type="dxa"/>
              <w:bottom w:w="70" w:type="dxa"/>
              <w:right w:w="40" w:type="dxa"/>
            </w:tcMar>
            <w:vAlign w:val="center"/>
          </w:tcPr>
          <w:p w14:paraId="55FFA7A0" w14:textId="1C6154D6" w:rsidR="00A60539" w:rsidRPr="007C1423" w:rsidRDefault="00A60539" w:rsidP="00A60539">
            <w:pPr>
              <w:pStyle w:val="HeadingRunIn"/>
              <w:rPr>
                <w:szCs w:val="20"/>
              </w:rPr>
            </w:pPr>
            <w:r w:rsidRPr="007C1423">
              <w:rPr>
                <w:szCs w:val="20"/>
              </w:rPr>
              <w:t xml:space="preserve">Temperature </w:t>
            </w:r>
            <w:proofErr w:type="gramStart"/>
            <w:r w:rsidRPr="007C1423">
              <w:rPr>
                <w:szCs w:val="20"/>
              </w:rPr>
              <w:t>rise</w:t>
            </w:r>
            <w:proofErr w:type="gramEnd"/>
            <w:r w:rsidRPr="007C1423">
              <w:rPr>
                <w:szCs w:val="20"/>
              </w:rPr>
              <w:t xml:space="preserve"> across supply fan</w:t>
            </w:r>
          </w:p>
        </w:tc>
        <w:tc>
          <w:tcPr>
            <w:tcW w:w="1710" w:type="dxa"/>
            <w:tcBorders>
              <w:top w:val="double" w:sz="4" w:space="0" w:color="000000"/>
              <w:left w:val="single" w:sz="4" w:space="0" w:color="000000"/>
              <w:bottom w:val="single" w:sz="4" w:space="0" w:color="000000"/>
              <w:right w:val="nil"/>
            </w:tcBorders>
            <w:tcMar>
              <w:top w:w="110" w:type="dxa"/>
              <w:left w:w="80" w:type="dxa"/>
              <w:bottom w:w="70" w:type="dxa"/>
              <w:right w:w="40" w:type="dxa"/>
            </w:tcMar>
            <w:vAlign w:val="center"/>
          </w:tcPr>
          <w:p w14:paraId="4BCE9538" w14:textId="022D0A9B" w:rsidR="00A60539" w:rsidRPr="00676DB9" w:rsidRDefault="00676DB9" w:rsidP="00A60539">
            <w:pPr>
              <w:pStyle w:val="HeadingRunIn"/>
              <w:rPr>
                <w:rStyle w:val="Toggle"/>
                <w:rPrChange w:id="6860" w:author="Titus Ellison" w:date="2022-10-20T13:02:00Z">
                  <w:rPr>
                    <w:szCs w:val="20"/>
                  </w:rPr>
                </w:rPrChange>
              </w:rPr>
            </w:pPr>
            <w:ins w:id="6861" w:author="Titus Ellison" w:date="2022-10-20T13:02:00Z">
              <w:r w:rsidRPr="00676DB9">
                <w:rPr>
                  <w:rStyle w:val="Toggle"/>
                  <w:rPrChange w:id="6862" w:author="Titus Ellison" w:date="2022-10-20T13:02:00Z">
                    <w:rPr>
                      <w:szCs w:val="20"/>
                    </w:rPr>
                  </w:rPrChange>
                </w:rPr>
                <w:t>[UNITS [</w:t>
              </w:r>
            </w:ins>
            <w:r w:rsidR="00A60539" w:rsidRPr="00676DB9">
              <w:rPr>
                <w:rStyle w:val="Toggle"/>
                <w:rPrChange w:id="6863" w:author="Titus Ellison" w:date="2022-10-20T13:02:00Z">
                  <w:rPr>
                    <w:szCs w:val="20"/>
                  </w:rPr>
                </w:rPrChange>
              </w:rPr>
              <w:t>1°C</w:t>
            </w:r>
            <w:ins w:id="6864" w:author="Titus Ellison" w:date="2022-10-20T13:02:00Z">
              <w:r w:rsidRPr="00676DB9">
                <w:rPr>
                  <w:rStyle w:val="Toggle"/>
                  <w:rPrChange w:id="6865" w:author="Titus Ellison" w:date="2022-10-20T13:02:00Z">
                    <w:rPr>
                      <w:szCs w:val="20"/>
                    </w:rPr>
                  </w:rPrChange>
                </w:rPr>
                <w:t>]</w:t>
              </w:r>
            </w:ins>
            <w:r w:rsidR="00A60539" w:rsidRPr="00676DB9">
              <w:rPr>
                <w:rStyle w:val="Toggle"/>
                <w:rPrChange w:id="6866" w:author="Titus Ellison" w:date="2022-10-20T13:02:00Z">
                  <w:rPr>
                    <w:szCs w:val="20"/>
                  </w:rPr>
                </w:rPrChange>
              </w:rPr>
              <w:t xml:space="preserve"> </w:t>
            </w:r>
            <w:ins w:id="6867" w:author="Titus Ellison" w:date="2022-10-20T13:02:00Z">
              <w:r w:rsidRPr="00676DB9">
                <w:rPr>
                  <w:rStyle w:val="Toggle"/>
                  <w:rPrChange w:id="6868" w:author="Titus Ellison" w:date="2022-10-20T13:02:00Z">
                    <w:rPr>
                      <w:szCs w:val="20"/>
                    </w:rPr>
                  </w:rPrChange>
                </w:rPr>
                <w:t>[</w:t>
              </w:r>
            </w:ins>
            <w:del w:id="6869" w:author="Titus Ellison" w:date="2022-10-20T13:02:00Z">
              <w:r w:rsidR="00A60539" w:rsidRPr="00676DB9" w:rsidDel="00676DB9">
                <w:rPr>
                  <w:rStyle w:val="Toggle"/>
                  <w:rPrChange w:id="6870" w:author="Titus Ellison" w:date="2022-10-20T13:02:00Z">
                    <w:rPr>
                      <w:szCs w:val="20"/>
                    </w:rPr>
                  </w:rPrChange>
                </w:rPr>
                <w:delText>(</w:delText>
              </w:r>
            </w:del>
            <w:r w:rsidR="00A60539" w:rsidRPr="00676DB9">
              <w:rPr>
                <w:rStyle w:val="Toggle"/>
                <w:rPrChange w:id="6871" w:author="Titus Ellison" w:date="2022-10-20T13:02:00Z">
                  <w:rPr>
                    <w:szCs w:val="20"/>
                  </w:rPr>
                </w:rPrChange>
              </w:rPr>
              <w:t>2°F</w:t>
            </w:r>
            <w:ins w:id="6872" w:author="Titus Ellison" w:date="2022-10-20T13:02:00Z">
              <w:r w:rsidRPr="00676DB9">
                <w:rPr>
                  <w:rStyle w:val="Toggle"/>
                  <w:rPrChange w:id="6873" w:author="Titus Ellison" w:date="2022-10-20T13:02:00Z">
                    <w:rPr>
                      <w:szCs w:val="20"/>
                    </w:rPr>
                  </w:rPrChange>
                </w:rPr>
                <w:t>]]</w:t>
              </w:r>
            </w:ins>
            <w:del w:id="6874" w:author="Titus Ellison" w:date="2022-10-20T13:02:00Z">
              <w:r w:rsidR="00A60539" w:rsidRPr="00676DB9" w:rsidDel="00676DB9">
                <w:rPr>
                  <w:rStyle w:val="Toggle"/>
                  <w:rPrChange w:id="6875" w:author="Titus Ellison" w:date="2022-10-20T13:02:00Z">
                    <w:rPr>
                      <w:szCs w:val="20"/>
                    </w:rPr>
                  </w:rPrChange>
                </w:rPr>
                <w:delText>)</w:delText>
              </w:r>
            </w:del>
          </w:p>
        </w:tc>
      </w:tr>
      <w:tr w:rsidR="00A60539" w14:paraId="324A82E3" w14:textId="77777777" w:rsidTr="002A5D0A">
        <w:trPr>
          <w:cantSplit/>
        </w:trPr>
        <w:tc>
          <w:tcPr>
            <w:tcW w:w="1530" w:type="dxa"/>
            <w:tcBorders>
              <w:top w:val="single" w:sz="4" w:space="0" w:color="000000"/>
              <w:left w:val="nil"/>
              <w:bottom w:val="single" w:sz="3" w:space="0" w:color="000000"/>
              <w:right w:val="single" w:sz="3" w:space="0" w:color="000000"/>
            </w:tcBorders>
            <w:tcMar>
              <w:top w:w="110" w:type="dxa"/>
              <w:left w:w="80" w:type="dxa"/>
              <w:bottom w:w="70" w:type="dxa"/>
              <w:right w:w="40" w:type="dxa"/>
            </w:tcMar>
            <w:vAlign w:val="center"/>
          </w:tcPr>
          <w:p w14:paraId="4BAC7156" w14:textId="011E2C35" w:rsidR="00A60539" w:rsidRPr="007C1423" w:rsidRDefault="00A60539" w:rsidP="00A60539">
            <w:pPr>
              <w:pStyle w:val="HeadingRunIn"/>
              <w:rPr>
                <w:szCs w:val="20"/>
              </w:rPr>
            </w:pPr>
            <w:r w:rsidRPr="007C1423">
              <w:rPr>
                <w:szCs w:val="20"/>
              </w:rPr>
              <w:sym w:font="Symbol" w:char="F044"/>
            </w:r>
            <w:r w:rsidRPr="007C1423">
              <w:rPr>
                <w:szCs w:val="20"/>
              </w:rPr>
              <w:t>T</w:t>
            </w:r>
            <w:r w:rsidRPr="007C1423">
              <w:rPr>
                <w:szCs w:val="20"/>
                <w:vertAlign w:val="subscript"/>
              </w:rPr>
              <w:t>MIN</w:t>
            </w:r>
          </w:p>
        </w:tc>
        <w:tc>
          <w:tcPr>
            <w:tcW w:w="6300" w:type="dxa"/>
            <w:tcBorders>
              <w:top w:val="single" w:sz="4" w:space="0" w:color="000000"/>
              <w:left w:val="single" w:sz="3" w:space="0" w:color="000000"/>
              <w:bottom w:val="single" w:sz="3" w:space="0" w:color="000000"/>
              <w:right w:val="single" w:sz="3" w:space="0" w:color="000000"/>
            </w:tcBorders>
            <w:tcMar>
              <w:top w:w="110" w:type="dxa"/>
              <w:left w:w="80" w:type="dxa"/>
              <w:bottom w:w="70" w:type="dxa"/>
              <w:right w:w="40" w:type="dxa"/>
            </w:tcMar>
            <w:vAlign w:val="center"/>
          </w:tcPr>
          <w:p w14:paraId="3184BAA6" w14:textId="7B894A7C" w:rsidR="00A60539" w:rsidRPr="007C1423" w:rsidRDefault="00A60539" w:rsidP="00A60539">
            <w:pPr>
              <w:pStyle w:val="HeadingRunIn"/>
              <w:rPr>
                <w:szCs w:val="20"/>
              </w:rPr>
            </w:pPr>
            <w:r w:rsidRPr="007C1423">
              <w:rPr>
                <w:szCs w:val="20"/>
              </w:rPr>
              <w:t>Minimum difference between OAT and RAT to evaluate economizer error conditions (FC#6)</w:t>
            </w:r>
          </w:p>
        </w:tc>
        <w:tc>
          <w:tcPr>
            <w:tcW w:w="1710" w:type="dxa"/>
            <w:tcBorders>
              <w:top w:val="single" w:sz="4" w:space="0" w:color="000000"/>
              <w:left w:val="nil"/>
              <w:bottom w:val="single" w:sz="3" w:space="0" w:color="000000"/>
              <w:right w:val="nil"/>
            </w:tcBorders>
            <w:tcMar>
              <w:top w:w="110" w:type="dxa"/>
              <w:left w:w="80" w:type="dxa"/>
              <w:bottom w:w="70" w:type="dxa"/>
              <w:right w:w="40" w:type="dxa"/>
            </w:tcMar>
            <w:vAlign w:val="center"/>
          </w:tcPr>
          <w:p w14:paraId="4BF933F1" w14:textId="65C7E11D" w:rsidR="00A60539" w:rsidRPr="00676DB9" w:rsidRDefault="00676DB9" w:rsidP="00A60539">
            <w:pPr>
              <w:pStyle w:val="HeadingRunIn"/>
              <w:rPr>
                <w:rStyle w:val="Toggle"/>
                <w:rPrChange w:id="6876" w:author="Titus Ellison" w:date="2022-10-20T13:03:00Z">
                  <w:rPr>
                    <w:szCs w:val="20"/>
                  </w:rPr>
                </w:rPrChange>
              </w:rPr>
            </w:pPr>
            <w:ins w:id="6877" w:author="Titus Ellison" w:date="2022-10-20T13:02:00Z">
              <w:r w:rsidRPr="00676DB9">
                <w:rPr>
                  <w:rStyle w:val="Toggle"/>
                  <w:rPrChange w:id="6878" w:author="Titus Ellison" w:date="2022-10-20T13:03:00Z">
                    <w:rPr>
                      <w:szCs w:val="20"/>
                    </w:rPr>
                  </w:rPrChange>
                </w:rPr>
                <w:t>[UNITS [</w:t>
              </w:r>
            </w:ins>
            <w:r w:rsidR="00A60539" w:rsidRPr="00676DB9">
              <w:rPr>
                <w:rStyle w:val="Toggle"/>
                <w:rPrChange w:id="6879" w:author="Titus Ellison" w:date="2022-10-20T13:03:00Z">
                  <w:rPr>
                    <w:szCs w:val="20"/>
                  </w:rPr>
                </w:rPrChange>
              </w:rPr>
              <w:t>6°C</w:t>
            </w:r>
            <w:ins w:id="6880" w:author="Titus Ellison" w:date="2022-10-20T13:02:00Z">
              <w:r w:rsidRPr="00676DB9">
                <w:rPr>
                  <w:rStyle w:val="Toggle"/>
                  <w:rPrChange w:id="6881" w:author="Titus Ellison" w:date="2022-10-20T13:03:00Z">
                    <w:rPr>
                      <w:szCs w:val="20"/>
                    </w:rPr>
                  </w:rPrChange>
                </w:rPr>
                <w:t>]</w:t>
              </w:r>
            </w:ins>
            <w:r w:rsidR="00A60539" w:rsidRPr="00676DB9">
              <w:rPr>
                <w:rStyle w:val="Toggle"/>
                <w:rPrChange w:id="6882" w:author="Titus Ellison" w:date="2022-10-20T13:03:00Z">
                  <w:rPr>
                    <w:szCs w:val="20"/>
                  </w:rPr>
                </w:rPrChange>
              </w:rPr>
              <w:t xml:space="preserve"> </w:t>
            </w:r>
            <w:r w:rsidR="00A60539" w:rsidRPr="00676DB9">
              <w:rPr>
                <w:rStyle w:val="Toggle"/>
                <w:rPrChange w:id="6883" w:author="Titus Ellison" w:date="2022-10-20T13:03:00Z">
                  <w:rPr>
                    <w:szCs w:val="20"/>
                  </w:rPr>
                </w:rPrChange>
              </w:rPr>
              <w:br/>
            </w:r>
            <w:del w:id="6884" w:author="Titus Ellison" w:date="2022-10-20T13:02:00Z">
              <w:r w:rsidR="00A60539" w:rsidRPr="00676DB9" w:rsidDel="00676DB9">
                <w:rPr>
                  <w:rStyle w:val="Toggle"/>
                  <w:rPrChange w:id="6885" w:author="Titus Ellison" w:date="2022-10-20T13:03:00Z">
                    <w:rPr>
                      <w:szCs w:val="20"/>
                    </w:rPr>
                  </w:rPrChange>
                </w:rPr>
                <w:delText>(</w:delText>
              </w:r>
            </w:del>
            <w:ins w:id="6886" w:author="Titus Ellison" w:date="2022-10-20T13:02:00Z">
              <w:r w:rsidRPr="00676DB9">
                <w:rPr>
                  <w:rStyle w:val="Toggle"/>
                  <w:rPrChange w:id="6887" w:author="Titus Ellison" w:date="2022-10-20T13:03:00Z">
                    <w:rPr>
                      <w:szCs w:val="20"/>
                    </w:rPr>
                  </w:rPrChange>
                </w:rPr>
                <w:t>[</w:t>
              </w:r>
            </w:ins>
            <w:r w:rsidR="00A60539" w:rsidRPr="00676DB9">
              <w:rPr>
                <w:rStyle w:val="Toggle"/>
                <w:rPrChange w:id="6888" w:author="Titus Ellison" w:date="2022-10-20T13:03:00Z">
                  <w:rPr>
                    <w:szCs w:val="20"/>
                  </w:rPr>
                </w:rPrChange>
              </w:rPr>
              <w:t>10° F</w:t>
            </w:r>
            <w:ins w:id="6889" w:author="Titus Ellison" w:date="2022-10-20T13:02:00Z">
              <w:r w:rsidRPr="00676DB9">
                <w:rPr>
                  <w:rStyle w:val="Toggle"/>
                  <w:rPrChange w:id="6890" w:author="Titus Ellison" w:date="2022-10-20T13:03:00Z">
                    <w:rPr>
                      <w:szCs w:val="20"/>
                    </w:rPr>
                  </w:rPrChange>
                </w:rPr>
                <w:t>]]</w:t>
              </w:r>
            </w:ins>
            <w:del w:id="6891" w:author="Titus Ellison" w:date="2022-10-20T13:02:00Z">
              <w:r w:rsidR="00A60539" w:rsidRPr="00676DB9" w:rsidDel="00676DB9">
                <w:rPr>
                  <w:rStyle w:val="Toggle"/>
                  <w:rPrChange w:id="6892" w:author="Titus Ellison" w:date="2022-10-20T13:03:00Z">
                    <w:rPr>
                      <w:szCs w:val="20"/>
                    </w:rPr>
                  </w:rPrChange>
                </w:rPr>
                <w:delText>)</w:delText>
              </w:r>
            </w:del>
          </w:p>
        </w:tc>
      </w:tr>
      <w:tr w:rsidR="00A60539" w14:paraId="1435145A" w14:textId="77777777" w:rsidTr="002A5D0A">
        <w:trPr>
          <w:cantSplit/>
        </w:trPr>
        <w:tc>
          <w:tcPr>
            <w:tcW w:w="1530" w:type="dxa"/>
            <w:tcBorders>
              <w:top w:val="single" w:sz="3" w:space="0" w:color="000000"/>
              <w:left w:val="nil"/>
              <w:bottom w:val="single" w:sz="3" w:space="0" w:color="000000"/>
              <w:right w:val="single" w:sz="3" w:space="0" w:color="000000"/>
            </w:tcBorders>
            <w:tcMar>
              <w:top w:w="110" w:type="dxa"/>
              <w:left w:w="80" w:type="dxa"/>
              <w:bottom w:w="70" w:type="dxa"/>
              <w:right w:w="40" w:type="dxa"/>
            </w:tcMar>
            <w:vAlign w:val="center"/>
          </w:tcPr>
          <w:p w14:paraId="6F8C0C3D" w14:textId="261A96E7" w:rsidR="00A60539" w:rsidRPr="007C1423" w:rsidRDefault="00A60539" w:rsidP="00A60539">
            <w:pPr>
              <w:pStyle w:val="HeadingRunIn"/>
              <w:rPr>
                <w:szCs w:val="20"/>
              </w:rPr>
            </w:pPr>
            <w:r w:rsidRPr="007C1423">
              <w:rPr>
                <w:szCs w:val="20"/>
              </w:rPr>
              <w:t>Ɛ</w:t>
            </w:r>
            <w:r w:rsidRPr="007C1423">
              <w:rPr>
                <w:szCs w:val="20"/>
                <w:vertAlign w:val="subscript"/>
              </w:rPr>
              <w:t>SAT</w:t>
            </w:r>
          </w:p>
        </w:tc>
        <w:tc>
          <w:tcPr>
            <w:tcW w:w="630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vAlign w:val="center"/>
          </w:tcPr>
          <w:p w14:paraId="6ABE6ED4" w14:textId="7C4589EE" w:rsidR="00A60539" w:rsidRPr="007C1423" w:rsidRDefault="00A60539" w:rsidP="00A60539">
            <w:pPr>
              <w:pStyle w:val="HeadingRunIn"/>
              <w:rPr>
                <w:szCs w:val="20"/>
              </w:rPr>
            </w:pPr>
            <w:r w:rsidRPr="007C1423">
              <w:rPr>
                <w:szCs w:val="20"/>
              </w:rPr>
              <w:t>Temperature error threshold for SAT sensor</w:t>
            </w:r>
          </w:p>
        </w:tc>
        <w:tc>
          <w:tcPr>
            <w:tcW w:w="1710" w:type="dxa"/>
            <w:tcBorders>
              <w:top w:val="single" w:sz="3" w:space="0" w:color="000000"/>
              <w:left w:val="nil"/>
              <w:bottom w:val="single" w:sz="3" w:space="0" w:color="000000"/>
              <w:right w:val="nil"/>
            </w:tcBorders>
            <w:tcMar>
              <w:top w:w="110" w:type="dxa"/>
              <w:left w:w="80" w:type="dxa"/>
              <w:bottom w:w="70" w:type="dxa"/>
              <w:right w:w="40" w:type="dxa"/>
            </w:tcMar>
            <w:vAlign w:val="center"/>
          </w:tcPr>
          <w:p w14:paraId="26AE9FCC" w14:textId="2E4175E5" w:rsidR="00A60539" w:rsidRPr="00676DB9" w:rsidRDefault="00676DB9" w:rsidP="00A60539">
            <w:pPr>
              <w:pStyle w:val="HeadingRunIn"/>
              <w:rPr>
                <w:rStyle w:val="Toggle"/>
                <w:rPrChange w:id="6893" w:author="Titus Ellison" w:date="2022-10-20T13:03:00Z">
                  <w:rPr>
                    <w:szCs w:val="20"/>
                  </w:rPr>
                </w:rPrChange>
              </w:rPr>
            </w:pPr>
            <w:ins w:id="6894" w:author="Titus Ellison" w:date="2022-10-20T13:03:00Z">
              <w:r w:rsidRPr="00676DB9">
                <w:rPr>
                  <w:rStyle w:val="Toggle"/>
                  <w:rPrChange w:id="6895" w:author="Titus Ellison" w:date="2022-10-20T13:03:00Z">
                    <w:rPr>
                      <w:szCs w:val="20"/>
                    </w:rPr>
                  </w:rPrChange>
                </w:rPr>
                <w:t>[UNITS [</w:t>
              </w:r>
            </w:ins>
            <w:r w:rsidR="00A60539" w:rsidRPr="00676DB9">
              <w:rPr>
                <w:rStyle w:val="Toggle"/>
                <w:rPrChange w:id="6896" w:author="Titus Ellison" w:date="2022-10-20T13:03:00Z">
                  <w:rPr>
                    <w:szCs w:val="20"/>
                  </w:rPr>
                </w:rPrChange>
              </w:rPr>
              <w:t>1°C</w:t>
            </w:r>
            <w:ins w:id="6897" w:author="Titus Ellison" w:date="2022-10-20T13:03:00Z">
              <w:r w:rsidRPr="00676DB9">
                <w:rPr>
                  <w:rStyle w:val="Toggle"/>
                  <w:rPrChange w:id="6898" w:author="Titus Ellison" w:date="2022-10-20T13:03:00Z">
                    <w:rPr>
                      <w:szCs w:val="20"/>
                    </w:rPr>
                  </w:rPrChange>
                </w:rPr>
                <w:t>]</w:t>
              </w:r>
            </w:ins>
            <w:r w:rsidR="00A60539" w:rsidRPr="00676DB9">
              <w:rPr>
                <w:rStyle w:val="Toggle"/>
                <w:rPrChange w:id="6899" w:author="Titus Ellison" w:date="2022-10-20T13:03:00Z">
                  <w:rPr>
                    <w:szCs w:val="20"/>
                  </w:rPr>
                </w:rPrChange>
              </w:rPr>
              <w:t xml:space="preserve"> </w:t>
            </w:r>
            <w:ins w:id="6900" w:author="Titus Ellison" w:date="2022-10-20T13:03:00Z">
              <w:r w:rsidRPr="00676DB9">
                <w:rPr>
                  <w:rStyle w:val="Toggle"/>
                  <w:rPrChange w:id="6901" w:author="Titus Ellison" w:date="2022-10-20T13:03:00Z">
                    <w:rPr>
                      <w:szCs w:val="20"/>
                    </w:rPr>
                  </w:rPrChange>
                </w:rPr>
                <w:t>[</w:t>
              </w:r>
            </w:ins>
            <w:del w:id="6902" w:author="Titus Ellison" w:date="2022-10-20T13:03:00Z">
              <w:r w:rsidR="00A60539" w:rsidRPr="00676DB9" w:rsidDel="00676DB9">
                <w:rPr>
                  <w:rStyle w:val="Toggle"/>
                  <w:rPrChange w:id="6903" w:author="Titus Ellison" w:date="2022-10-20T13:03:00Z">
                    <w:rPr>
                      <w:szCs w:val="20"/>
                    </w:rPr>
                  </w:rPrChange>
                </w:rPr>
                <w:delText>(</w:delText>
              </w:r>
            </w:del>
            <w:r w:rsidR="00A60539" w:rsidRPr="00676DB9">
              <w:rPr>
                <w:rStyle w:val="Toggle"/>
                <w:rPrChange w:id="6904" w:author="Titus Ellison" w:date="2022-10-20T13:03:00Z">
                  <w:rPr>
                    <w:szCs w:val="20"/>
                  </w:rPr>
                </w:rPrChange>
              </w:rPr>
              <w:t>2°F</w:t>
            </w:r>
            <w:ins w:id="6905" w:author="Titus Ellison" w:date="2022-10-20T13:03:00Z">
              <w:r w:rsidRPr="00676DB9">
                <w:rPr>
                  <w:rStyle w:val="Toggle"/>
                  <w:rPrChange w:id="6906" w:author="Titus Ellison" w:date="2022-10-20T13:03:00Z">
                    <w:rPr>
                      <w:szCs w:val="20"/>
                    </w:rPr>
                  </w:rPrChange>
                </w:rPr>
                <w:t>]]</w:t>
              </w:r>
            </w:ins>
            <w:del w:id="6907" w:author="Titus Ellison" w:date="2022-10-20T13:03:00Z">
              <w:r w:rsidR="00A60539" w:rsidRPr="00676DB9" w:rsidDel="00676DB9">
                <w:rPr>
                  <w:rStyle w:val="Toggle"/>
                  <w:rPrChange w:id="6908" w:author="Titus Ellison" w:date="2022-10-20T13:03:00Z">
                    <w:rPr>
                      <w:szCs w:val="20"/>
                    </w:rPr>
                  </w:rPrChange>
                </w:rPr>
                <w:delText>)</w:delText>
              </w:r>
            </w:del>
          </w:p>
        </w:tc>
      </w:tr>
      <w:tr w:rsidR="00A60539" w14:paraId="7478C017" w14:textId="77777777" w:rsidTr="002A5D0A">
        <w:trPr>
          <w:cantSplit/>
        </w:trPr>
        <w:tc>
          <w:tcPr>
            <w:tcW w:w="1530" w:type="dxa"/>
            <w:tcBorders>
              <w:top w:val="single" w:sz="3" w:space="0" w:color="000000"/>
              <w:left w:val="nil"/>
              <w:bottom w:val="single" w:sz="3" w:space="0" w:color="000000"/>
              <w:right w:val="single" w:sz="3" w:space="0" w:color="000000"/>
            </w:tcBorders>
            <w:tcMar>
              <w:top w:w="110" w:type="dxa"/>
              <w:left w:w="80" w:type="dxa"/>
              <w:bottom w:w="70" w:type="dxa"/>
              <w:right w:w="40" w:type="dxa"/>
            </w:tcMar>
            <w:vAlign w:val="center"/>
          </w:tcPr>
          <w:p w14:paraId="535A7FDC" w14:textId="55CD4611" w:rsidR="00A60539" w:rsidRPr="007C1423" w:rsidRDefault="00A60539" w:rsidP="00A60539">
            <w:pPr>
              <w:pStyle w:val="HeadingRunIn"/>
              <w:rPr>
                <w:szCs w:val="20"/>
              </w:rPr>
            </w:pPr>
            <w:r w:rsidRPr="007C1423">
              <w:rPr>
                <w:szCs w:val="20"/>
              </w:rPr>
              <w:t>Ɛ</w:t>
            </w:r>
            <w:r w:rsidRPr="007C1423">
              <w:rPr>
                <w:szCs w:val="20"/>
                <w:vertAlign w:val="subscript"/>
              </w:rPr>
              <w:t>RAT</w:t>
            </w:r>
          </w:p>
        </w:tc>
        <w:tc>
          <w:tcPr>
            <w:tcW w:w="630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vAlign w:val="center"/>
          </w:tcPr>
          <w:p w14:paraId="51E7F97B" w14:textId="5FCE362A" w:rsidR="00A60539" w:rsidRPr="007C1423" w:rsidRDefault="00A60539" w:rsidP="00A60539">
            <w:pPr>
              <w:pStyle w:val="HeadingRunIn"/>
              <w:rPr>
                <w:szCs w:val="20"/>
              </w:rPr>
            </w:pPr>
            <w:r w:rsidRPr="007C1423">
              <w:rPr>
                <w:szCs w:val="20"/>
              </w:rPr>
              <w:t>Temperature error threshold for RAT sensor</w:t>
            </w:r>
          </w:p>
        </w:tc>
        <w:tc>
          <w:tcPr>
            <w:tcW w:w="1710" w:type="dxa"/>
            <w:tcBorders>
              <w:top w:val="single" w:sz="3" w:space="0" w:color="000000"/>
              <w:left w:val="nil"/>
              <w:bottom w:val="single" w:sz="3" w:space="0" w:color="000000"/>
              <w:right w:val="nil"/>
            </w:tcBorders>
            <w:tcMar>
              <w:top w:w="110" w:type="dxa"/>
              <w:left w:w="80" w:type="dxa"/>
              <w:bottom w:w="70" w:type="dxa"/>
              <w:right w:w="40" w:type="dxa"/>
            </w:tcMar>
            <w:vAlign w:val="center"/>
          </w:tcPr>
          <w:p w14:paraId="4B5AC65D" w14:textId="468F1169" w:rsidR="00A60539" w:rsidRPr="00A978C8" w:rsidRDefault="00676DB9" w:rsidP="00A60539">
            <w:pPr>
              <w:pStyle w:val="HeadingRunIn"/>
              <w:rPr>
                <w:rStyle w:val="Toggle"/>
                <w:rPrChange w:id="6909" w:author="Titus Ellison" w:date="2022-10-20T13:03:00Z">
                  <w:rPr>
                    <w:szCs w:val="20"/>
                  </w:rPr>
                </w:rPrChange>
              </w:rPr>
            </w:pPr>
            <w:ins w:id="6910" w:author="Titus Ellison" w:date="2022-10-20T13:03:00Z">
              <w:r w:rsidRPr="00A978C8">
                <w:rPr>
                  <w:rStyle w:val="Toggle"/>
                  <w:rPrChange w:id="6911" w:author="Titus Ellison" w:date="2022-10-20T13:03:00Z">
                    <w:rPr>
                      <w:szCs w:val="20"/>
                    </w:rPr>
                  </w:rPrChange>
                </w:rPr>
                <w:t>[UNITS [</w:t>
              </w:r>
            </w:ins>
            <w:r w:rsidR="00A60539" w:rsidRPr="00A978C8">
              <w:rPr>
                <w:rStyle w:val="Toggle"/>
                <w:rPrChange w:id="6912" w:author="Titus Ellison" w:date="2022-10-20T13:03:00Z">
                  <w:rPr>
                    <w:szCs w:val="20"/>
                  </w:rPr>
                </w:rPrChange>
              </w:rPr>
              <w:t>1°C</w:t>
            </w:r>
            <w:ins w:id="6913" w:author="Titus Ellison" w:date="2022-10-20T13:03:00Z">
              <w:r w:rsidR="00A978C8" w:rsidRPr="00A978C8">
                <w:rPr>
                  <w:rStyle w:val="Toggle"/>
                  <w:rPrChange w:id="6914" w:author="Titus Ellison" w:date="2022-10-20T13:03:00Z">
                    <w:rPr>
                      <w:szCs w:val="20"/>
                    </w:rPr>
                  </w:rPrChange>
                </w:rPr>
                <w:t>]</w:t>
              </w:r>
            </w:ins>
            <w:r w:rsidR="00A60539" w:rsidRPr="00A978C8">
              <w:rPr>
                <w:rStyle w:val="Toggle"/>
                <w:rPrChange w:id="6915" w:author="Titus Ellison" w:date="2022-10-20T13:03:00Z">
                  <w:rPr>
                    <w:szCs w:val="20"/>
                  </w:rPr>
                </w:rPrChange>
              </w:rPr>
              <w:t xml:space="preserve"> </w:t>
            </w:r>
            <w:ins w:id="6916" w:author="Titus Ellison" w:date="2022-10-20T13:03:00Z">
              <w:r w:rsidR="00A978C8" w:rsidRPr="00A978C8">
                <w:rPr>
                  <w:rStyle w:val="Toggle"/>
                  <w:rPrChange w:id="6917" w:author="Titus Ellison" w:date="2022-10-20T13:03:00Z">
                    <w:rPr>
                      <w:szCs w:val="20"/>
                    </w:rPr>
                  </w:rPrChange>
                </w:rPr>
                <w:t>[</w:t>
              </w:r>
            </w:ins>
            <w:del w:id="6918" w:author="Titus Ellison" w:date="2022-10-20T13:03:00Z">
              <w:r w:rsidR="00A60539" w:rsidRPr="00A978C8" w:rsidDel="00A978C8">
                <w:rPr>
                  <w:rStyle w:val="Toggle"/>
                  <w:rPrChange w:id="6919" w:author="Titus Ellison" w:date="2022-10-20T13:03:00Z">
                    <w:rPr>
                      <w:szCs w:val="20"/>
                    </w:rPr>
                  </w:rPrChange>
                </w:rPr>
                <w:delText>(</w:delText>
              </w:r>
            </w:del>
            <w:r w:rsidR="00A60539" w:rsidRPr="00A978C8">
              <w:rPr>
                <w:rStyle w:val="Toggle"/>
                <w:rPrChange w:id="6920" w:author="Titus Ellison" w:date="2022-10-20T13:03:00Z">
                  <w:rPr>
                    <w:szCs w:val="20"/>
                  </w:rPr>
                </w:rPrChange>
              </w:rPr>
              <w:t>2°F</w:t>
            </w:r>
            <w:ins w:id="6921" w:author="Titus Ellison" w:date="2022-10-20T13:03:00Z">
              <w:r w:rsidR="00A978C8" w:rsidRPr="00A978C8">
                <w:rPr>
                  <w:rStyle w:val="Toggle"/>
                  <w:rPrChange w:id="6922" w:author="Titus Ellison" w:date="2022-10-20T13:03:00Z">
                    <w:rPr>
                      <w:szCs w:val="20"/>
                    </w:rPr>
                  </w:rPrChange>
                </w:rPr>
                <w:t>]]</w:t>
              </w:r>
            </w:ins>
            <w:del w:id="6923" w:author="Titus Ellison" w:date="2022-10-20T13:03:00Z">
              <w:r w:rsidR="00A60539" w:rsidRPr="00A978C8" w:rsidDel="00A978C8">
                <w:rPr>
                  <w:rStyle w:val="Toggle"/>
                  <w:rPrChange w:id="6924" w:author="Titus Ellison" w:date="2022-10-20T13:03:00Z">
                    <w:rPr>
                      <w:szCs w:val="20"/>
                    </w:rPr>
                  </w:rPrChange>
                </w:rPr>
                <w:delText>)</w:delText>
              </w:r>
            </w:del>
          </w:p>
        </w:tc>
      </w:tr>
      <w:tr w:rsidR="00A60539" w14:paraId="680912E8" w14:textId="77777777" w:rsidTr="002A5D0A">
        <w:trPr>
          <w:cantSplit/>
        </w:trPr>
        <w:tc>
          <w:tcPr>
            <w:tcW w:w="1530" w:type="dxa"/>
            <w:tcBorders>
              <w:top w:val="single" w:sz="3" w:space="0" w:color="000000"/>
              <w:left w:val="nil"/>
              <w:bottom w:val="single" w:sz="3" w:space="0" w:color="000000"/>
              <w:right w:val="single" w:sz="3" w:space="0" w:color="000000"/>
            </w:tcBorders>
            <w:tcMar>
              <w:top w:w="110" w:type="dxa"/>
              <w:left w:w="80" w:type="dxa"/>
              <w:bottom w:w="70" w:type="dxa"/>
              <w:right w:w="40" w:type="dxa"/>
            </w:tcMar>
            <w:vAlign w:val="center"/>
          </w:tcPr>
          <w:p w14:paraId="576E182F" w14:textId="31449DA7" w:rsidR="00A60539" w:rsidRPr="007C1423" w:rsidRDefault="00A60539" w:rsidP="00A60539">
            <w:pPr>
              <w:pStyle w:val="HeadingRunIn"/>
              <w:rPr>
                <w:szCs w:val="20"/>
              </w:rPr>
            </w:pPr>
            <w:r w:rsidRPr="007C1423">
              <w:rPr>
                <w:szCs w:val="20"/>
              </w:rPr>
              <w:t>Ɛ</w:t>
            </w:r>
            <w:r w:rsidRPr="007C1423">
              <w:rPr>
                <w:szCs w:val="20"/>
                <w:vertAlign w:val="subscript"/>
              </w:rPr>
              <w:t>MAT</w:t>
            </w:r>
          </w:p>
        </w:tc>
        <w:tc>
          <w:tcPr>
            <w:tcW w:w="630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vAlign w:val="center"/>
          </w:tcPr>
          <w:p w14:paraId="35A29738" w14:textId="0EA92BE5" w:rsidR="00A60539" w:rsidRPr="007C1423" w:rsidRDefault="00A60539" w:rsidP="00A60539">
            <w:pPr>
              <w:pStyle w:val="HeadingRunIn"/>
              <w:rPr>
                <w:szCs w:val="20"/>
              </w:rPr>
            </w:pPr>
            <w:r w:rsidRPr="007C1423">
              <w:rPr>
                <w:szCs w:val="20"/>
              </w:rPr>
              <w:t>Temperature error threshold for MAT sensor</w:t>
            </w:r>
          </w:p>
        </w:tc>
        <w:tc>
          <w:tcPr>
            <w:tcW w:w="1710" w:type="dxa"/>
            <w:tcBorders>
              <w:top w:val="single" w:sz="3" w:space="0" w:color="000000"/>
              <w:left w:val="nil"/>
              <w:bottom w:val="single" w:sz="3" w:space="0" w:color="000000"/>
              <w:right w:val="nil"/>
            </w:tcBorders>
            <w:tcMar>
              <w:top w:w="110" w:type="dxa"/>
              <w:left w:w="80" w:type="dxa"/>
              <w:bottom w:w="70" w:type="dxa"/>
              <w:right w:w="40" w:type="dxa"/>
            </w:tcMar>
            <w:vAlign w:val="center"/>
          </w:tcPr>
          <w:p w14:paraId="39901882" w14:textId="7638F21D" w:rsidR="00A60539" w:rsidRPr="00A978C8" w:rsidRDefault="00A978C8" w:rsidP="00A60539">
            <w:pPr>
              <w:pStyle w:val="HeadingRunIn"/>
              <w:rPr>
                <w:rStyle w:val="Toggle"/>
                <w:rPrChange w:id="6925" w:author="Titus Ellison" w:date="2022-10-20T13:03:00Z">
                  <w:rPr>
                    <w:szCs w:val="20"/>
                  </w:rPr>
                </w:rPrChange>
              </w:rPr>
            </w:pPr>
            <w:ins w:id="6926" w:author="Titus Ellison" w:date="2022-10-20T13:03:00Z">
              <w:r w:rsidRPr="00A978C8">
                <w:rPr>
                  <w:rStyle w:val="Toggle"/>
                  <w:rPrChange w:id="6927" w:author="Titus Ellison" w:date="2022-10-20T13:03:00Z">
                    <w:rPr>
                      <w:szCs w:val="20"/>
                    </w:rPr>
                  </w:rPrChange>
                </w:rPr>
                <w:t>[UNITS [</w:t>
              </w:r>
            </w:ins>
            <w:r w:rsidR="00A60539" w:rsidRPr="00A978C8">
              <w:rPr>
                <w:rStyle w:val="Toggle"/>
                <w:rPrChange w:id="6928" w:author="Titus Ellison" w:date="2022-10-20T13:03:00Z">
                  <w:rPr>
                    <w:szCs w:val="20"/>
                  </w:rPr>
                </w:rPrChange>
              </w:rPr>
              <w:t>3°C</w:t>
            </w:r>
            <w:ins w:id="6929" w:author="Titus Ellison" w:date="2022-10-20T13:03:00Z">
              <w:r w:rsidRPr="00A978C8">
                <w:rPr>
                  <w:rStyle w:val="Toggle"/>
                  <w:rPrChange w:id="6930" w:author="Titus Ellison" w:date="2022-10-20T13:03:00Z">
                    <w:rPr>
                      <w:szCs w:val="20"/>
                    </w:rPr>
                  </w:rPrChange>
                </w:rPr>
                <w:t>]</w:t>
              </w:r>
            </w:ins>
            <w:r w:rsidR="00A60539" w:rsidRPr="00A978C8">
              <w:rPr>
                <w:rStyle w:val="Toggle"/>
                <w:rPrChange w:id="6931" w:author="Titus Ellison" w:date="2022-10-20T13:03:00Z">
                  <w:rPr>
                    <w:szCs w:val="20"/>
                  </w:rPr>
                </w:rPrChange>
              </w:rPr>
              <w:t xml:space="preserve"> </w:t>
            </w:r>
            <w:ins w:id="6932" w:author="Titus Ellison" w:date="2022-10-20T13:03:00Z">
              <w:r w:rsidRPr="00A978C8">
                <w:rPr>
                  <w:rStyle w:val="Toggle"/>
                  <w:rPrChange w:id="6933" w:author="Titus Ellison" w:date="2022-10-20T13:03:00Z">
                    <w:rPr>
                      <w:szCs w:val="20"/>
                    </w:rPr>
                  </w:rPrChange>
                </w:rPr>
                <w:t>[</w:t>
              </w:r>
            </w:ins>
            <w:del w:id="6934" w:author="Titus Ellison" w:date="2022-10-20T13:03:00Z">
              <w:r w:rsidR="00A60539" w:rsidRPr="00A978C8" w:rsidDel="00A978C8">
                <w:rPr>
                  <w:rStyle w:val="Toggle"/>
                  <w:rPrChange w:id="6935" w:author="Titus Ellison" w:date="2022-10-20T13:03:00Z">
                    <w:rPr>
                      <w:szCs w:val="20"/>
                    </w:rPr>
                  </w:rPrChange>
                </w:rPr>
                <w:delText>(</w:delText>
              </w:r>
            </w:del>
            <w:r w:rsidR="00A60539" w:rsidRPr="00A978C8">
              <w:rPr>
                <w:rStyle w:val="Toggle"/>
                <w:rPrChange w:id="6936" w:author="Titus Ellison" w:date="2022-10-20T13:03:00Z">
                  <w:rPr>
                    <w:szCs w:val="20"/>
                  </w:rPr>
                </w:rPrChange>
              </w:rPr>
              <w:t>5°F</w:t>
            </w:r>
            <w:ins w:id="6937" w:author="Titus Ellison" w:date="2022-10-20T13:03:00Z">
              <w:r w:rsidRPr="00A978C8">
                <w:rPr>
                  <w:rStyle w:val="Toggle"/>
                  <w:rPrChange w:id="6938" w:author="Titus Ellison" w:date="2022-10-20T13:03:00Z">
                    <w:rPr>
                      <w:szCs w:val="20"/>
                    </w:rPr>
                  </w:rPrChange>
                </w:rPr>
                <w:t>]]</w:t>
              </w:r>
            </w:ins>
            <w:del w:id="6939" w:author="Titus Ellison" w:date="2022-10-20T13:03:00Z">
              <w:r w:rsidR="00A60539" w:rsidRPr="00A978C8" w:rsidDel="00A978C8">
                <w:rPr>
                  <w:rStyle w:val="Toggle"/>
                  <w:rPrChange w:id="6940" w:author="Titus Ellison" w:date="2022-10-20T13:03:00Z">
                    <w:rPr>
                      <w:szCs w:val="20"/>
                    </w:rPr>
                  </w:rPrChange>
                </w:rPr>
                <w:delText>)</w:delText>
              </w:r>
            </w:del>
          </w:p>
        </w:tc>
      </w:tr>
      <w:tr w:rsidR="00A60539" w14:paraId="150BEC73" w14:textId="77777777" w:rsidTr="002A5D0A">
        <w:trPr>
          <w:cantSplit/>
        </w:trPr>
        <w:tc>
          <w:tcPr>
            <w:tcW w:w="1530" w:type="dxa"/>
            <w:tcBorders>
              <w:top w:val="single" w:sz="3" w:space="0" w:color="000000"/>
              <w:left w:val="nil"/>
              <w:bottom w:val="single" w:sz="3" w:space="0" w:color="000000"/>
              <w:right w:val="single" w:sz="3" w:space="0" w:color="000000"/>
            </w:tcBorders>
            <w:tcMar>
              <w:top w:w="110" w:type="dxa"/>
              <w:left w:w="80" w:type="dxa"/>
              <w:bottom w:w="70" w:type="dxa"/>
              <w:right w:w="40" w:type="dxa"/>
            </w:tcMar>
            <w:vAlign w:val="center"/>
          </w:tcPr>
          <w:p w14:paraId="3F274CC3" w14:textId="32A11250" w:rsidR="00A60539" w:rsidRPr="007C1423" w:rsidRDefault="00A60539" w:rsidP="00A60539">
            <w:pPr>
              <w:pStyle w:val="HeadingRunIn"/>
              <w:rPr>
                <w:szCs w:val="20"/>
              </w:rPr>
            </w:pPr>
            <w:r w:rsidRPr="007C1423">
              <w:rPr>
                <w:szCs w:val="20"/>
              </w:rPr>
              <w:t>Ɛ</w:t>
            </w:r>
            <w:r w:rsidRPr="007C1423">
              <w:rPr>
                <w:szCs w:val="20"/>
                <w:vertAlign w:val="subscript"/>
              </w:rPr>
              <w:t>OAT</w:t>
            </w:r>
          </w:p>
        </w:tc>
        <w:tc>
          <w:tcPr>
            <w:tcW w:w="630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vAlign w:val="center"/>
          </w:tcPr>
          <w:p w14:paraId="61B89FB1" w14:textId="3A30814F" w:rsidR="00A60539" w:rsidRPr="007C1423" w:rsidRDefault="00A60539" w:rsidP="00A60539">
            <w:pPr>
              <w:pStyle w:val="HeadingRunIn"/>
              <w:rPr>
                <w:szCs w:val="20"/>
              </w:rPr>
            </w:pPr>
            <w:r w:rsidRPr="007C1423">
              <w:rPr>
                <w:szCs w:val="20"/>
              </w:rPr>
              <w:t>Temperature error threshold for OAT sensor</w:t>
            </w:r>
          </w:p>
        </w:tc>
        <w:tc>
          <w:tcPr>
            <w:tcW w:w="1710" w:type="dxa"/>
            <w:tcBorders>
              <w:top w:val="single" w:sz="3" w:space="0" w:color="000000"/>
              <w:left w:val="nil"/>
              <w:bottom w:val="single" w:sz="3" w:space="0" w:color="000000"/>
              <w:right w:val="nil"/>
            </w:tcBorders>
            <w:tcMar>
              <w:top w:w="110" w:type="dxa"/>
              <w:left w:w="80" w:type="dxa"/>
              <w:bottom w:w="70" w:type="dxa"/>
              <w:right w:w="40" w:type="dxa"/>
            </w:tcMar>
            <w:vAlign w:val="center"/>
          </w:tcPr>
          <w:p w14:paraId="59D9AC55" w14:textId="7DD7508A" w:rsidR="00A60539" w:rsidRPr="007C1423" w:rsidRDefault="00A978C8" w:rsidP="00B90087">
            <w:pPr>
              <w:tabs>
                <w:tab w:val="left" w:pos="720"/>
                <w:tab w:val="left" w:leader="dot" w:pos="9360"/>
              </w:tabs>
              <w:spacing w:after="120"/>
              <w:rPr>
                <w:szCs w:val="20"/>
              </w:rPr>
            </w:pPr>
            <w:ins w:id="6941" w:author="Titus Ellison" w:date="2022-10-20T13:03:00Z">
              <w:r w:rsidRPr="000B2E7F">
                <w:rPr>
                  <w:rStyle w:val="Toggle"/>
                  <w:rPrChange w:id="6942" w:author="Titus Ellison" w:date="2022-10-20T13:04:00Z">
                    <w:rPr>
                      <w:szCs w:val="20"/>
                    </w:rPr>
                  </w:rPrChange>
                </w:rPr>
                <w:t xml:space="preserve">[UNITS </w:t>
              </w:r>
              <w:r w:rsidR="000B2E7F" w:rsidRPr="000B2E7F">
                <w:rPr>
                  <w:rStyle w:val="Toggle"/>
                  <w:rPrChange w:id="6943" w:author="Titus Ellison" w:date="2022-10-20T13:04:00Z">
                    <w:rPr>
                      <w:szCs w:val="20"/>
                    </w:rPr>
                  </w:rPrChange>
                </w:rPr>
                <w:t>[</w:t>
              </w:r>
            </w:ins>
            <w:r w:rsidR="00A60539" w:rsidRPr="000B2E7F">
              <w:rPr>
                <w:rStyle w:val="Toggle"/>
                <w:rPrChange w:id="6944" w:author="Titus Ellison" w:date="2022-10-20T13:04:00Z">
                  <w:rPr>
                    <w:szCs w:val="20"/>
                  </w:rPr>
                </w:rPrChange>
              </w:rPr>
              <w:t>1°C</w:t>
            </w:r>
            <w:ins w:id="6945" w:author="Titus Ellison" w:date="2022-10-20T13:03:00Z">
              <w:r w:rsidR="000B2E7F" w:rsidRPr="000B2E7F">
                <w:rPr>
                  <w:rStyle w:val="Toggle"/>
                  <w:rPrChange w:id="6946" w:author="Titus Ellison" w:date="2022-10-20T13:04:00Z">
                    <w:rPr>
                      <w:szCs w:val="20"/>
                    </w:rPr>
                  </w:rPrChange>
                </w:rPr>
                <w:t>]</w:t>
              </w:r>
            </w:ins>
            <w:r w:rsidR="00A60539" w:rsidRPr="000B2E7F">
              <w:rPr>
                <w:rStyle w:val="Toggle"/>
                <w:rPrChange w:id="6947" w:author="Titus Ellison" w:date="2022-10-20T13:04:00Z">
                  <w:rPr>
                    <w:szCs w:val="20"/>
                  </w:rPr>
                </w:rPrChange>
              </w:rPr>
              <w:t xml:space="preserve"> </w:t>
            </w:r>
            <w:ins w:id="6948" w:author="Titus Ellison" w:date="2022-10-20T13:03:00Z">
              <w:r w:rsidR="000B2E7F" w:rsidRPr="000B2E7F">
                <w:rPr>
                  <w:rStyle w:val="Toggle"/>
                  <w:rPrChange w:id="6949" w:author="Titus Ellison" w:date="2022-10-20T13:04:00Z">
                    <w:rPr>
                      <w:szCs w:val="20"/>
                    </w:rPr>
                  </w:rPrChange>
                </w:rPr>
                <w:t>[</w:t>
              </w:r>
            </w:ins>
            <w:del w:id="6950" w:author="Titus Ellison" w:date="2022-10-20T13:03:00Z">
              <w:r w:rsidR="00A60539" w:rsidRPr="000B2E7F" w:rsidDel="000B2E7F">
                <w:rPr>
                  <w:rStyle w:val="Toggle"/>
                  <w:rPrChange w:id="6951" w:author="Titus Ellison" w:date="2022-10-20T13:04:00Z">
                    <w:rPr>
                      <w:szCs w:val="20"/>
                    </w:rPr>
                  </w:rPrChange>
                </w:rPr>
                <w:delText>(</w:delText>
              </w:r>
            </w:del>
            <w:r w:rsidR="00A60539" w:rsidRPr="000B2E7F">
              <w:rPr>
                <w:rStyle w:val="Toggle"/>
                <w:rPrChange w:id="6952" w:author="Titus Ellison" w:date="2022-10-20T13:04:00Z">
                  <w:rPr>
                    <w:szCs w:val="20"/>
                  </w:rPr>
                </w:rPrChange>
              </w:rPr>
              <w:t>2°F</w:t>
            </w:r>
            <w:ins w:id="6953" w:author="Titus Ellison" w:date="2022-10-20T13:03:00Z">
              <w:r w:rsidR="000B2E7F" w:rsidRPr="000B2E7F">
                <w:rPr>
                  <w:rStyle w:val="Toggle"/>
                  <w:rPrChange w:id="6954" w:author="Titus Ellison" w:date="2022-10-20T13:04:00Z">
                    <w:rPr>
                      <w:szCs w:val="20"/>
                    </w:rPr>
                  </w:rPrChange>
                </w:rPr>
                <w:t>]]</w:t>
              </w:r>
            </w:ins>
            <w:del w:id="6955" w:author="Titus Ellison" w:date="2022-10-20T13:03:00Z">
              <w:r w:rsidR="00A60539" w:rsidRPr="007C1423" w:rsidDel="000B2E7F">
                <w:rPr>
                  <w:szCs w:val="20"/>
                </w:rPr>
                <w:delText>)</w:delText>
              </w:r>
            </w:del>
            <w:r w:rsidR="00A60539" w:rsidRPr="007C1423">
              <w:rPr>
                <w:szCs w:val="20"/>
              </w:rPr>
              <w:t xml:space="preserve"> if local sensor @ unit.</w:t>
            </w:r>
          </w:p>
          <w:p w14:paraId="7B9B6F5B" w14:textId="35E70EB2" w:rsidR="00A60539" w:rsidRPr="007C1423" w:rsidRDefault="000B2E7F" w:rsidP="00A60539">
            <w:pPr>
              <w:pStyle w:val="HeadingRunIn"/>
              <w:rPr>
                <w:szCs w:val="20"/>
              </w:rPr>
            </w:pPr>
            <w:ins w:id="6956" w:author="Titus Ellison" w:date="2022-10-20T13:04:00Z">
              <w:r w:rsidRPr="000B2E7F">
                <w:rPr>
                  <w:rStyle w:val="Toggle"/>
                  <w:rPrChange w:id="6957" w:author="Titus Ellison" w:date="2022-10-20T13:04:00Z">
                    <w:rPr>
                      <w:szCs w:val="20"/>
                    </w:rPr>
                  </w:rPrChange>
                </w:rPr>
                <w:t>[UNITS [</w:t>
              </w:r>
            </w:ins>
            <w:r w:rsidR="00A60539" w:rsidRPr="000B2E7F">
              <w:rPr>
                <w:rStyle w:val="Toggle"/>
                <w:rPrChange w:id="6958" w:author="Titus Ellison" w:date="2022-10-20T13:04:00Z">
                  <w:rPr>
                    <w:szCs w:val="20"/>
                  </w:rPr>
                </w:rPrChange>
              </w:rPr>
              <w:t>3°C</w:t>
            </w:r>
            <w:ins w:id="6959" w:author="Titus Ellison" w:date="2022-10-20T13:04:00Z">
              <w:r w:rsidRPr="000B2E7F">
                <w:rPr>
                  <w:rStyle w:val="Toggle"/>
                  <w:rPrChange w:id="6960" w:author="Titus Ellison" w:date="2022-10-20T13:04:00Z">
                    <w:rPr>
                      <w:szCs w:val="20"/>
                    </w:rPr>
                  </w:rPrChange>
                </w:rPr>
                <w:t>]</w:t>
              </w:r>
            </w:ins>
            <w:r w:rsidR="00A60539" w:rsidRPr="000B2E7F">
              <w:rPr>
                <w:rStyle w:val="Toggle"/>
                <w:rPrChange w:id="6961" w:author="Titus Ellison" w:date="2022-10-20T13:04:00Z">
                  <w:rPr>
                    <w:szCs w:val="20"/>
                  </w:rPr>
                </w:rPrChange>
              </w:rPr>
              <w:t xml:space="preserve"> </w:t>
            </w:r>
            <w:ins w:id="6962" w:author="Titus Ellison" w:date="2022-10-20T13:04:00Z">
              <w:r w:rsidRPr="000B2E7F">
                <w:rPr>
                  <w:rStyle w:val="Toggle"/>
                  <w:rPrChange w:id="6963" w:author="Titus Ellison" w:date="2022-10-20T13:04:00Z">
                    <w:rPr>
                      <w:szCs w:val="20"/>
                    </w:rPr>
                  </w:rPrChange>
                </w:rPr>
                <w:t>[</w:t>
              </w:r>
            </w:ins>
            <w:del w:id="6964" w:author="Titus Ellison" w:date="2022-10-20T13:04:00Z">
              <w:r w:rsidR="00A60539" w:rsidRPr="000B2E7F" w:rsidDel="000B2E7F">
                <w:rPr>
                  <w:rStyle w:val="Toggle"/>
                  <w:rPrChange w:id="6965" w:author="Titus Ellison" w:date="2022-10-20T13:04:00Z">
                    <w:rPr>
                      <w:szCs w:val="20"/>
                    </w:rPr>
                  </w:rPrChange>
                </w:rPr>
                <w:delText>(</w:delText>
              </w:r>
            </w:del>
            <w:r w:rsidR="00A60539" w:rsidRPr="000B2E7F">
              <w:rPr>
                <w:rStyle w:val="Toggle"/>
                <w:rPrChange w:id="6966" w:author="Titus Ellison" w:date="2022-10-20T13:04:00Z">
                  <w:rPr>
                    <w:szCs w:val="20"/>
                  </w:rPr>
                </w:rPrChange>
              </w:rPr>
              <w:t>5°F</w:t>
            </w:r>
            <w:ins w:id="6967" w:author="Titus Ellison" w:date="2022-10-20T13:04:00Z">
              <w:r w:rsidRPr="000B2E7F">
                <w:rPr>
                  <w:rStyle w:val="Toggle"/>
                  <w:rPrChange w:id="6968" w:author="Titus Ellison" w:date="2022-10-20T13:04:00Z">
                    <w:rPr>
                      <w:szCs w:val="20"/>
                    </w:rPr>
                  </w:rPrChange>
                </w:rPr>
                <w:t>]]</w:t>
              </w:r>
            </w:ins>
            <w:del w:id="6969" w:author="Titus Ellison" w:date="2022-10-20T13:04:00Z">
              <w:r w:rsidR="00A60539" w:rsidRPr="007C1423" w:rsidDel="000B2E7F">
                <w:rPr>
                  <w:szCs w:val="20"/>
                </w:rPr>
                <w:delText>)</w:delText>
              </w:r>
            </w:del>
            <w:r w:rsidR="00A60539" w:rsidRPr="007C1423">
              <w:rPr>
                <w:szCs w:val="20"/>
              </w:rPr>
              <w:t xml:space="preserve"> if global sensor. </w:t>
            </w:r>
          </w:p>
        </w:tc>
      </w:tr>
      <w:tr w:rsidR="00A60539" w14:paraId="648F9982" w14:textId="77777777" w:rsidTr="002A5D0A">
        <w:trPr>
          <w:cantSplit/>
        </w:trPr>
        <w:tc>
          <w:tcPr>
            <w:tcW w:w="1530" w:type="dxa"/>
            <w:tcBorders>
              <w:top w:val="single" w:sz="3" w:space="0" w:color="000000"/>
              <w:left w:val="nil"/>
              <w:bottom w:val="single" w:sz="3" w:space="0" w:color="000000"/>
              <w:right w:val="single" w:sz="3" w:space="0" w:color="000000"/>
            </w:tcBorders>
            <w:tcMar>
              <w:top w:w="110" w:type="dxa"/>
              <w:left w:w="80" w:type="dxa"/>
              <w:bottom w:w="70" w:type="dxa"/>
              <w:right w:w="40" w:type="dxa"/>
            </w:tcMar>
            <w:vAlign w:val="center"/>
          </w:tcPr>
          <w:p w14:paraId="057AC209" w14:textId="25CEC389" w:rsidR="00A60539" w:rsidRPr="007C1423" w:rsidRDefault="00A60539" w:rsidP="00A60539">
            <w:pPr>
              <w:pStyle w:val="HeadingRunIn"/>
              <w:rPr>
                <w:szCs w:val="20"/>
              </w:rPr>
            </w:pPr>
            <w:r w:rsidRPr="007C1423">
              <w:rPr>
                <w:szCs w:val="20"/>
              </w:rPr>
              <w:t>Ɛ</w:t>
            </w:r>
            <w:r w:rsidRPr="007C1423">
              <w:rPr>
                <w:szCs w:val="20"/>
                <w:vertAlign w:val="subscript"/>
              </w:rPr>
              <w:t>F</w:t>
            </w:r>
          </w:p>
        </w:tc>
        <w:tc>
          <w:tcPr>
            <w:tcW w:w="630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vAlign w:val="center"/>
          </w:tcPr>
          <w:p w14:paraId="517286F8" w14:textId="3B8B7AC5" w:rsidR="00A60539" w:rsidRPr="007C1423" w:rsidRDefault="00A60539" w:rsidP="00A60539">
            <w:pPr>
              <w:pStyle w:val="HeadingRunIn"/>
              <w:rPr>
                <w:szCs w:val="20"/>
              </w:rPr>
            </w:pPr>
            <w:r w:rsidRPr="007C1423">
              <w:rPr>
                <w:szCs w:val="20"/>
              </w:rPr>
              <w:t>Airflow error threshold</w:t>
            </w:r>
          </w:p>
        </w:tc>
        <w:tc>
          <w:tcPr>
            <w:tcW w:w="1710" w:type="dxa"/>
            <w:tcBorders>
              <w:top w:val="single" w:sz="3" w:space="0" w:color="000000"/>
              <w:left w:val="nil"/>
              <w:bottom w:val="single" w:sz="3" w:space="0" w:color="000000"/>
              <w:right w:val="nil"/>
            </w:tcBorders>
            <w:tcMar>
              <w:top w:w="110" w:type="dxa"/>
              <w:left w:w="80" w:type="dxa"/>
              <w:bottom w:w="70" w:type="dxa"/>
              <w:right w:w="40" w:type="dxa"/>
            </w:tcMar>
            <w:vAlign w:val="center"/>
          </w:tcPr>
          <w:p w14:paraId="31B0BEAC" w14:textId="01106CE6" w:rsidR="00A60539" w:rsidRPr="007C1423" w:rsidRDefault="00A60539" w:rsidP="00A60539">
            <w:pPr>
              <w:pStyle w:val="HeadingRunIn"/>
              <w:rPr>
                <w:szCs w:val="20"/>
              </w:rPr>
            </w:pPr>
            <w:r w:rsidRPr="007C1423">
              <w:rPr>
                <w:szCs w:val="20"/>
              </w:rPr>
              <w:t>30%</w:t>
            </w:r>
          </w:p>
        </w:tc>
      </w:tr>
      <w:tr w:rsidR="00A60539" w14:paraId="53FC611A" w14:textId="77777777" w:rsidTr="002A5D0A">
        <w:trPr>
          <w:cantSplit/>
        </w:trPr>
        <w:tc>
          <w:tcPr>
            <w:tcW w:w="1530" w:type="dxa"/>
            <w:tcBorders>
              <w:top w:val="single" w:sz="3" w:space="0" w:color="000000"/>
              <w:left w:val="nil"/>
              <w:bottom w:val="single" w:sz="3" w:space="0" w:color="000000"/>
              <w:right w:val="single" w:sz="3" w:space="0" w:color="000000"/>
            </w:tcBorders>
            <w:tcMar>
              <w:top w:w="110" w:type="dxa"/>
              <w:left w:w="80" w:type="dxa"/>
              <w:bottom w:w="70" w:type="dxa"/>
              <w:right w:w="40" w:type="dxa"/>
            </w:tcMar>
            <w:vAlign w:val="center"/>
          </w:tcPr>
          <w:p w14:paraId="740105F0" w14:textId="06E29C2F" w:rsidR="00A60539" w:rsidRPr="007C1423" w:rsidRDefault="00A60539" w:rsidP="00A60539">
            <w:pPr>
              <w:pStyle w:val="HeadingRunIn"/>
              <w:rPr>
                <w:szCs w:val="20"/>
              </w:rPr>
            </w:pPr>
            <w:r w:rsidRPr="007C1423">
              <w:rPr>
                <w:szCs w:val="20"/>
              </w:rPr>
              <w:t>Ɛ</w:t>
            </w:r>
            <w:r w:rsidRPr="007C1423">
              <w:rPr>
                <w:szCs w:val="20"/>
                <w:vertAlign w:val="subscript"/>
              </w:rPr>
              <w:t>VFDSPD</w:t>
            </w:r>
          </w:p>
        </w:tc>
        <w:tc>
          <w:tcPr>
            <w:tcW w:w="630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vAlign w:val="center"/>
          </w:tcPr>
          <w:p w14:paraId="664DAFBD" w14:textId="799D2941" w:rsidR="00A60539" w:rsidRPr="007C1423" w:rsidRDefault="00A60539" w:rsidP="00A60539">
            <w:pPr>
              <w:pStyle w:val="HeadingRunIn"/>
              <w:rPr>
                <w:szCs w:val="20"/>
              </w:rPr>
            </w:pPr>
            <w:r w:rsidRPr="007C1423">
              <w:rPr>
                <w:szCs w:val="20"/>
              </w:rPr>
              <w:t>VFD speed error threshold</w:t>
            </w:r>
          </w:p>
        </w:tc>
        <w:tc>
          <w:tcPr>
            <w:tcW w:w="1710" w:type="dxa"/>
            <w:tcBorders>
              <w:top w:val="single" w:sz="3" w:space="0" w:color="000000"/>
              <w:left w:val="nil"/>
              <w:bottom w:val="single" w:sz="3" w:space="0" w:color="000000"/>
              <w:right w:val="nil"/>
            </w:tcBorders>
            <w:tcMar>
              <w:top w:w="110" w:type="dxa"/>
              <w:left w:w="80" w:type="dxa"/>
              <w:bottom w:w="70" w:type="dxa"/>
              <w:right w:w="40" w:type="dxa"/>
            </w:tcMar>
            <w:vAlign w:val="center"/>
          </w:tcPr>
          <w:p w14:paraId="4D5BC0B3" w14:textId="693EAAAD" w:rsidR="00A60539" w:rsidRPr="007C1423" w:rsidRDefault="00A60539" w:rsidP="00A60539">
            <w:pPr>
              <w:pStyle w:val="HeadingRunIn"/>
              <w:rPr>
                <w:szCs w:val="20"/>
              </w:rPr>
            </w:pPr>
            <w:r w:rsidRPr="007C1423">
              <w:rPr>
                <w:szCs w:val="20"/>
              </w:rPr>
              <w:t>5%</w:t>
            </w:r>
          </w:p>
        </w:tc>
      </w:tr>
      <w:tr w:rsidR="00A60539" w14:paraId="0B526D03" w14:textId="77777777" w:rsidTr="002A5D0A">
        <w:trPr>
          <w:cantSplit/>
        </w:trPr>
        <w:tc>
          <w:tcPr>
            <w:tcW w:w="1530" w:type="dxa"/>
            <w:tcBorders>
              <w:top w:val="single" w:sz="3" w:space="0" w:color="000000"/>
              <w:left w:val="nil"/>
              <w:bottom w:val="single" w:sz="4" w:space="0" w:color="000000"/>
              <w:right w:val="single" w:sz="3" w:space="0" w:color="000000"/>
            </w:tcBorders>
            <w:tcMar>
              <w:top w:w="110" w:type="dxa"/>
              <w:left w:w="80" w:type="dxa"/>
              <w:bottom w:w="70" w:type="dxa"/>
              <w:right w:w="40" w:type="dxa"/>
            </w:tcMar>
            <w:vAlign w:val="center"/>
          </w:tcPr>
          <w:p w14:paraId="142606A1" w14:textId="78841502" w:rsidR="00A60539" w:rsidRPr="007C1423" w:rsidRDefault="00A60539" w:rsidP="00A60539">
            <w:pPr>
              <w:pStyle w:val="HeadingRunIn"/>
              <w:rPr>
                <w:szCs w:val="20"/>
              </w:rPr>
            </w:pPr>
            <w:r w:rsidRPr="007C1423">
              <w:rPr>
                <w:szCs w:val="20"/>
              </w:rPr>
              <w:t>Ɛ</w:t>
            </w:r>
            <w:r w:rsidRPr="007C1423">
              <w:rPr>
                <w:szCs w:val="20"/>
                <w:vertAlign w:val="subscript"/>
              </w:rPr>
              <w:t>DSP</w:t>
            </w:r>
          </w:p>
        </w:tc>
        <w:tc>
          <w:tcPr>
            <w:tcW w:w="6300" w:type="dxa"/>
            <w:tcBorders>
              <w:top w:val="single" w:sz="3" w:space="0" w:color="000000"/>
              <w:left w:val="single" w:sz="3" w:space="0" w:color="000000"/>
              <w:bottom w:val="single" w:sz="4" w:space="0" w:color="000000"/>
              <w:right w:val="single" w:sz="3" w:space="0" w:color="000000"/>
            </w:tcBorders>
            <w:tcMar>
              <w:top w:w="110" w:type="dxa"/>
              <w:left w:w="80" w:type="dxa"/>
              <w:bottom w:w="70" w:type="dxa"/>
              <w:right w:w="40" w:type="dxa"/>
            </w:tcMar>
            <w:vAlign w:val="center"/>
          </w:tcPr>
          <w:p w14:paraId="11D8FC59" w14:textId="3424106C" w:rsidR="00A60539" w:rsidRPr="007C1423" w:rsidRDefault="00A60539" w:rsidP="00A60539">
            <w:pPr>
              <w:pStyle w:val="HeadingRunIn"/>
              <w:rPr>
                <w:szCs w:val="20"/>
              </w:rPr>
            </w:pPr>
            <w:r w:rsidRPr="007C1423">
              <w:rPr>
                <w:szCs w:val="20"/>
              </w:rPr>
              <w:t>Duct static pressure error threshold</w:t>
            </w:r>
          </w:p>
        </w:tc>
        <w:tc>
          <w:tcPr>
            <w:tcW w:w="1710" w:type="dxa"/>
            <w:tcBorders>
              <w:top w:val="single" w:sz="3" w:space="0" w:color="000000"/>
              <w:left w:val="nil"/>
              <w:bottom w:val="single" w:sz="4" w:space="0" w:color="000000"/>
              <w:right w:val="nil"/>
            </w:tcBorders>
            <w:tcMar>
              <w:top w:w="110" w:type="dxa"/>
              <w:left w:w="80" w:type="dxa"/>
              <w:bottom w:w="70" w:type="dxa"/>
              <w:right w:w="40" w:type="dxa"/>
            </w:tcMar>
            <w:vAlign w:val="center"/>
          </w:tcPr>
          <w:p w14:paraId="4C559C1A" w14:textId="6FAB04A6" w:rsidR="00A60539" w:rsidRPr="000B2E7F" w:rsidRDefault="000B2E7F" w:rsidP="00A60539">
            <w:pPr>
              <w:pStyle w:val="HeadingRunIn"/>
              <w:rPr>
                <w:rStyle w:val="Toggle"/>
                <w:rPrChange w:id="6970" w:author="Titus Ellison" w:date="2022-10-20T13:04:00Z">
                  <w:rPr>
                    <w:szCs w:val="20"/>
                  </w:rPr>
                </w:rPrChange>
              </w:rPr>
            </w:pPr>
            <w:ins w:id="6971" w:author="Titus Ellison" w:date="2022-10-20T13:04:00Z">
              <w:r w:rsidRPr="000B2E7F">
                <w:rPr>
                  <w:rStyle w:val="Toggle"/>
                  <w:rPrChange w:id="6972" w:author="Titus Ellison" w:date="2022-10-20T13:04:00Z">
                    <w:rPr>
                      <w:szCs w:val="20"/>
                    </w:rPr>
                  </w:rPrChange>
                </w:rPr>
                <w:t>[UNITS [</w:t>
              </w:r>
            </w:ins>
            <w:r w:rsidR="00A60539" w:rsidRPr="000B2E7F">
              <w:rPr>
                <w:rStyle w:val="Toggle"/>
                <w:rPrChange w:id="6973" w:author="Titus Ellison" w:date="2022-10-20T13:04:00Z">
                  <w:rPr>
                    <w:szCs w:val="20"/>
                  </w:rPr>
                </w:rPrChange>
              </w:rPr>
              <w:t>25 Pa</w:t>
            </w:r>
            <w:ins w:id="6974" w:author="Titus Ellison" w:date="2022-10-20T13:04:00Z">
              <w:r w:rsidRPr="000B2E7F">
                <w:rPr>
                  <w:rStyle w:val="Toggle"/>
                  <w:rPrChange w:id="6975" w:author="Titus Ellison" w:date="2022-10-20T13:04:00Z">
                    <w:rPr>
                      <w:szCs w:val="20"/>
                    </w:rPr>
                  </w:rPrChange>
                </w:rPr>
                <w:t>]</w:t>
              </w:r>
            </w:ins>
            <w:r w:rsidR="00A60539" w:rsidRPr="000B2E7F">
              <w:rPr>
                <w:rStyle w:val="Toggle"/>
                <w:rPrChange w:id="6976" w:author="Titus Ellison" w:date="2022-10-20T13:04:00Z">
                  <w:rPr>
                    <w:szCs w:val="20"/>
                  </w:rPr>
                </w:rPrChange>
              </w:rPr>
              <w:t xml:space="preserve"> </w:t>
            </w:r>
            <w:ins w:id="6977" w:author="Titus Ellison" w:date="2022-10-20T13:04:00Z">
              <w:r w:rsidRPr="000B2E7F">
                <w:rPr>
                  <w:rStyle w:val="Toggle"/>
                  <w:rPrChange w:id="6978" w:author="Titus Ellison" w:date="2022-10-20T13:04:00Z">
                    <w:rPr>
                      <w:szCs w:val="20"/>
                    </w:rPr>
                  </w:rPrChange>
                </w:rPr>
                <w:t>[</w:t>
              </w:r>
            </w:ins>
            <w:del w:id="6979" w:author="Titus Ellison" w:date="2022-10-20T13:04:00Z">
              <w:r w:rsidR="00A60539" w:rsidRPr="000B2E7F" w:rsidDel="000B2E7F">
                <w:rPr>
                  <w:rStyle w:val="Toggle"/>
                  <w:rPrChange w:id="6980" w:author="Titus Ellison" w:date="2022-10-20T13:04:00Z">
                    <w:rPr>
                      <w:szCs w:val="20"/>
                    </w:rPr>
                  </w:rPrChange>
                </w:rPr>
                <w:delText>(</w:delText>
              </w:r>
            </w:del>
            <w:r w:rsidR="00A60539" w:rsidRPr="000B2E7F">
              <w:rPr>
                <w:rStyle w:val="Toggle"/>
                <w:rPrChange w:id="6981" w:author="Titus Ellison" w:date="2022-10-20T13:04:00Z">
                  <w:rPr>
                    <w:szCs w:val="20"/>
                  </w:rPr>
                </w:rPrChange>
              </w:rPr>
              <w:t>0.1”</w:t>
            </w:r>
            <w:ins w:id="6982" w:author="Titus Ellison" w:date="2022-10-20T13:04:00Z">
              <w:r w:rsidRPr="000B2E7F">
                <w:rPr>
                  <w:rStyle w:val="Toggle"/>
                  <w:rPrChange w:id="6983" w:author="Titus Ellison" w:date="2022-10-20T13:04:00Z">
                    <w:rPr>
                      <w:szCs w:val="20"/>
                    </w:rPr>
                  </w:rPrChange>
                </w:rPr>
                <w:t>]]</w:t>
              </w:r>
            </w:ins>
            <w:del w:id="6984" w:author="Titus Ellison" w:date="2022-10-20T13:04:00Z">
              <w:r w:rsidR="00A60539" w:rsidRPr="000B2E7F" w:rsidDel="000B2E7F">
                <w:rPr>
                  <w:rStyle w:val="Toggle"/>
                  <w:rPrChange w:id="6985" w:author="Titus Ellison" w:date="2022-10-20T13:04:00Z">
                    <w:rPr>
                      <w:szCs w:val="20"/>
                    </w:rPr>
                  </w:rPrChange>
                </w:rPr>
                <w:delText>)</w:delText>
              </w:r>
            </w:del>
          </w:p>
        </w:tc>
      </w:tr>
      <w:tr w:rsidR="00A60539" w14:paraId="05DB9DDC" w14:textId="77777777" w:rsidTr="002A5D0A">
        <w:trPr>
          <w:cantSplit/>
        </w:trPr>
        <w:tc>
          <w:tcPr>
            <w:tcW w:w="1530" w:type="dxa"/>
            <w:tcBorders>
              <w:top w:val="single" w:sz="4" w:space="0" w:color="000000"/>
              <w:left w:val="nil"/>
              <w:bottom w:val="single" w:sz="12" w:space="0" w:color="000000"/>
              <w:right w:val="single" w:sz="4" w:space="0" w:color="000000"/>
            </w:tcBorders>
            <w:tcMar>
              <w:top w:w="110" w:type="dxa"/>
              <w:left w:w="80" w:type="dxa"/>
              <w:bottom w:w="70" w:type="dxa"/>
              <w:right w:w="40" w:type="dxa"/>
            </w:tcMar>
            <w:vAlign w:val="center"/>
          </w:tcPr>
          <w:p w14:paraId="742CBE37" w14:textId="3AE82D49" w:rsidR="00A60539" w:rsidRPr="007C1423" w:rsidRDefault="00A60539" w:rsidP="00A60539">
            <w:pPr>
              <w:pStyle w:val="HeadingRunIn"/>
              <w:rPr>
                <w:szCs w:val="20"/>
              </w:rPr>
            </w:pPr>
            <w:r w:rsidRPr="007C1423">
              <w:rPr>
                <w:szCs w:val="20"/>
              </w:rPr>
              <w:t>Ɛ</w:t>
            </w:r>
            <w:r w:rsidRPr="007C1423">
              <w:rPr>
                <w:szCs w:val="20"/>
                <w:vertAlign w:val="subscript"/>
              </w:rPr>
              <w:t>CCET</w:t>
            </w:r>
          </w:p>
        </w:tc>
        <w:tc>
          <w:tcPr>
            <w:tcW w:w="6300" w:type="dxa"/>
            <w:tcBorders>
              <w:top w:val="single" w:sz="4" w:space="0" w:color="000000"/>
              <w:left w:val="single" w:sz="4" w:space="0" w:color="000000"/>
              <w:bottom w:val="single" w:sz="12" w:space="0" w:color="000000"/>
              <w:right w:val="single" w:sz="4" w:space="0" w:color="000000"/>
            </w:tcBorders>
            <w:tcMar>
              <w:top w:w="110" w:type="dxa"/>
              <w:left w:w="80" w:type="dxa"/>
              <w:bottom w:w="70" w:type="dxa"/>
              <w:right w:w="40" w:type="dxa"/>
            </w:tcMar>
            <w:vAlign w:val="center"/>
          </w:tcPr>
          <w:p w14:paraId="738A31AC" w14:textId="3608E010" w:rsidR="00A60539" w:rsidRPr="007C1423" w:rsidRDefault="00A60539" w:rsidP="00A60539">
            <w:pPr>
              <w:pStyle w:val="HeadingRunIn"/>
              <w:rPr>
                <w:szCs w:val="20"/>
              </w:rPr>
            </w:pPr>
            <w:r w:rsidRPr="007C1423">
              <w:rPr>
                <w:szCs w:val="20"/>
              </w:rPr>
              <w:t>Cooling coil entering temperature sensor error. Equal to Ɛ</w:t>
            </w:r>
            <w:r w:rsidRPr="007C1423">
              <w:rPr>
                <w:szCs w:val="20"/>
                <w:vertAlign w:val="subscript"/>
              </w:rPr>
              <w:t>MAT</w:t>
            </w:r>
            <w:r w:rsidRPr="007C1423">
              <w:rPr>
                <w:szCs w:val="20"/>
              </w:rPr>
              <w:t xml:space="preserve"> or dedicated sensor error</w:t>
            </w:r>
          </w:p>
        </w:tc>
        <w:tc>
          <w:tcPr>
            <w:tcW w:w="1710" w:type="dxa"/>
            <w:vMerge w:val="restart"/>
            <w:tcBorders>
              <w:top w:val="single" w:sz="4" w:space="0" w:color="000000"/>
              <w:left w:val="single" w:sz="4" w:space="0" w:color="000000"/>
              <w:bottom w:val="single" w:sz="12" w:space="0" w:color="000000"/>
              <w:right w:val="nil"/>
            </w:tcBorders>
            <w:tcMar>
              <w:top w:w="110" w:type="dxa"/>
              <w:left w:w="80" w:type="dxa"/>
              <w:bottom w:w="70" w:type="dxa"/>
              <w:right w:w="40" w:type="dxa"/>
            </w:tcMar>
            <w:vAlign w:val="center"/>
          </w:tcPr>
          <w:p w14:paraId="17A090B1" w14:textId="4B0BB63D" w:rsidR="00A60539" w:rsidRPr="007C1423" w:rsidRDefault="00A60539" w:rsidP="00A60539">
            <w:pPr>
              <w:pStyle w:val="HeadingRunIn"/>
              <w:rPr>
                <w:szCs w:val="20"/>
              </w:rPr>
            </w:pPr>
            <w:r w:rsidRPr="007C1423">
              <w:rPr>
                <w:szCs w:val="20"/>
              </w:rPr>
              <w:t>Varies, see Description</w:t>
            </w:r>
          </w:p>
        </w:tc>
      </w:tr>
      <w:tr w:rsidR="00A60539" w14:paraId="71C0520D" w14:textId="77777777" w:rsidTr="002A5D0A">
        <w:trPr>
          <w:cantSplit/>
        </w:trPr>
        <w:tc>
          <w:tcPr>
            <w:tcW w:w="1530" w:type="dxa"/>
            <w:tcBorders>
              <w:top w:val="single" w:sz="12" w:space="0" w:color="000000"/>
              <w:left w:val="nil"/>
              <w:bottom w:val="single" w:sz="4" w:space="0" w:color="000000"/>
              <w:right w:val="single" w:sz="4" w:space="0" w:color="000000"/>
            </w:tcBorders>
            <w:tcMar>
              <w:top w:w="110" w:type="dxa"/>
              <w:left w:w="80" w:type="dxa"/>
              <w:bottom w:w="70" w:type="dxa"/>
              <w:right w:w="40" w:type="dxa"/>
            </w:tcMar>
            <w:vAlign w:val="center"/>
          </w:tcPr>
          <w:p w14:paraId="5543C64E" w14:textId="1336A7B1" w:rsidR="00A60539" w:rsidRPr="007C1423" w:rsidRDefault="00A60539" w:rsidP="00A60539">
            <w:pPr>
              <w:pStyle w:val="HeadingRunIn"/>
              <w:rPr>
                <w:szCs w:val="20"/>
              </w:rPr>
            </w:pPr>
            <w:r w:rsidRPr="007C1423">
              <w:rPr>
                <w:szCs w:val="20"/>
              </w:rPr>
              <w:t>Ɛ</w:t>
            </w:r>
            <w:r w:rsidRPr="007C1423">
              <w:rPr>
                <w:szCs w:val="20"/>
                <w:vertAlign w:val="subscript"/>
              </w:rPr>
              <w:t>CCLT</w:t>
            </w:r>
          </w:p>
        </w:tc>
        <w:tc>
          <w:tcPr>
            <w:tcW w:w="6300" w:type="dxa"/>
            <w:tcBorders>
              <w:top w:val="single" w:sz="12" w:space="0" w:color="000000"/>
              <w:left w:val="single" w:sz="4" w:space="0" w:color="000000"/>
              <w:bottom w:val="single" w:sz="4" w:space="0" w:color="000000"/>
              <w:right w:val="single" w:sz="4" w:space="0" w:color="000000"/>
            </w:tcBorders>
            <w:tcMar>
              <w:top w:w="110" w:type="dxa"/>
              <w:left w:w="80" w:type="dxa"/>
              <w:bottom w:w="70" w:type="dxa"/>
              <w:right w:w="40" w:type="dxa"/>
            </w:tcMar>
            <w:vAlign w:val="center"/>
          </w:tcPr>
          <w:p w14:paraId="241B7FD2" w14:textId="51820A12" w:rsidR="00A60539" w:rsidRPr="007C1423" w:rsidRDefault="00A60539" w:rsidP="00A60539">
            <w:pPr>
              <w:pStyle w:val="HeadingRunIn"/>
              <w:rPr>
                <w:szCs w:val="20"/>
              </w:rPr>
            </w:pPr>
            <w:r w:rsidRPr="007C1423">
              <w:rPr>
                <w:szCs w:val="20"/>
              </w:rPr>
              <w:t>Cooling coil leaving temperature sensor error. Equal to Ɛ</w:t>
            </w:r>
            <w:r w:rsidRPr="007C1423">
              <w:rPr>
                <w:szCs w:val="20"/>
                <w:vertAlign w:val="subscript"/>
              </w:rPr>
              <w:t>SAT</w:t>
            </w:r>
            <w:r w:rsidRPr="007C1423">
              <w:rPr>
                <w:szCs w:val="20"/>
              </w:rPr>
              <w:t xml:space="preserve"> or dedicated sensor error</w:t>
            </w:r>
          </w:p>
        </w:tc>
        <w:tc>
          <w:tcPr>
            <w:tcW w:w="1710" w:type="dxa"/>
            <w:vMerge/>
            <w:tcBorders>
              <w:top w:val="single" w:sz="12" w:space="0" w:color="000000"/>
              <w:left w:val="single" w:sz="4" w:space="0" w:color="000000"/>
              <w:bottom w:val="single" w:sz="4" w:space="0" w:color="000000"/>
              <w:right w:val="nil"/>
            </w:tcBorders>
            <w:vAlign w:val="center"/>
          </w:tcPr>
          <w:p w14:paraId="4E035AD4" w14:textId="77777777" w:rsidR="00A60539" w:rsidRPr="007C1423" w:rsidRDefault="00A60539" w:rsidP="00A60539">
            <w:pPr>
              <w:pStyle w:val="HeadingRunIn"/>
              <w:rPr>
                <w:szCs w:val="20"/>
              </w:rPr>
            </w:pPr>
          </w:p>
        </w:tc>
      </w:tr>
      <w:tr w:rsidR="00A60539" w14:paraId="365B980C" w14:textId="77777777" w:rsidTr="002A5D0A">
        <w:trPr>
          <w:cantSplit/>
        </w:trPr>
        <w:tc>
          <w:tcPr>
            <w:tcW w:w="1530" w:type="dxa"/>
            <w:tcBorders>
              <w:top w:val="single" w:sz="4" w:space="0" w:color="000000"/>
              <w:left w:val="nil"/>
              <w:bottom w:val="single" w:sz="3" w:space="0" w:color="000000"/>
              <w:right w:val="single" w:sz="3" w:space="0" w:color="000000"/>
            </w:tcBorders>
            <w:tcMar>
              <w:top w:w="110" w:type="dxa"/>
              <w:left w:w="80" w:type="dxa"/>
              <w:bottom w:w="70" w:type="dxa"/>
              <w:right w:w="40" w:type="dxa"/>
            </w:tcMar>
            <w:vAlign w:val="center"/>
          </w:tcPr>
          <w:p w14:paraId="7A18B128" w14:textId="352D4F1A" w:rsidR="00A60539" w:rsidRPr="007C1423" w:rsidRDefault="00A60539" w:rsidP="00A60539">
            <w:pPr>
              <w:pStyle w:val="HeadingRunIn"/>
              <w:rPr>
                <w:szCs w:val="20"/>
              </w:rPr>
            </w:pPr>
            <w:r w:rsidRPr="007C1423">
              <w:rPr>
                <w:szCs w:val="20"/>
              </w:rPr>
              <w:lastRenderedPageBreak/>
              <w:t>Ɛ</w:t>
            </w:r>
            <w:r w:rsidRPr="007C1423">
              <w:rPr>
                <w:szCs w:val="20"/>
                <w:vertAlign w:val="subscript"/>
              </w:rPr>
              <w:t>HCET</w:t>
            </w:r>
          </w:p>
        </w:tc>
        <w:tc>
          <w:tcPr>
            <w:tcW w:w="6300" w:type="dxa"/>
            <w:tcBorders>
              <w:top w:val="single" w:sz="4" w:space="0" w:color="000000"/>
              <w:left w:val="single" w:sz="3" w:space="0" w:color="000000"/>
              <w:bottom w:val="single" w:sz="3" w:space="0" w:color="000000"/>
              <w:right w:val="single" w:sz="3" w:space="0" w:color="000000"/>
            </w:tcBorders>
            <w:tcMar>
              <w:top w:w="110" w:type="dxa"/>
              <w:left w:w="80" w:type="dxa"/>
              <w:bottom w:w="70" w:type="dxa"/>
              <w:right w:w="40" w:type="dxa"/>
            </w:tcMar>
            <w:vAlign w:val="center"/>
          </w:tcPr>
          <w:p w14:paraId="2051563A" w14:textId="0E764E56" w:rsidR="00A60539" w:rsidRPr="007C1423" w:rsidRDefault="00A60539" w:rsidP="00A60539">
            <w:pPr>
              <w:pStyle w:val="HeadingRunIn"/>
              <w:rPr>
                <w:szCs w:val="20"/>
              </w:rPr>
            </w:pPr>
            <w:r w:rsidRPr="007C1423">
              <w:rPr>
                <w:szCs w:val="20"/>
              </w:rPr>
              <w:t>Heating coil entering temperature sensor error; equal to Ɛ</w:t>
            </w:r>
            <w:r w:rsidRPr="007C1423">
              <w:rPr>
                <w:szCs w:val="20"/>
                <w:vertAlign w:val="subscript"/>
              </w:rPr>
              <w:t>MAT</w:t>
            </w:r>
            <w:r w:rsidRPr="007C1423">
              <w:rPr>
                <w:szCs w:val="20"/>
              </w:rPr>
              <w:t xml:space="preserve"> or dedicated sensor error </w:t>
            </w:r>
          </w:p>
        </w:tc>
        <w:tc>
          <w:tcPr>
            <w:tcW w:w="1710" w:type="dxa"/>
            <w:vMerge/>
            <w:tcBorders>
              <w:top w:val="single" w:sz="4" w:space="0" w:color="000000"/>
              <w:left w:val="nil"/>
              <w:bottom w:val="single" w:sz="3" w:space="0" w:color="000000"/>
              <w:right w:val="nil"/>
            </w:tcBorders>
            <w:vAlign w:val="center"/>
          </w:tcPr>
          <w:p w14:paraId="6B65AAF0" w14:textId="77777777" w:rsidR="00A60539" w:rsidRPr="007C1423" w:rsidRDefault="00A60539" w:rsidP="00A60539">
            <w:pPr>
              <w:pStyle w:val="HeadingRunIn"/>
              <w:rPr>
                <w:szCs w:val="20"/>
              </w:rPr>
            </w:pPr>
          </w:p>
        </w:tc>
      </w:tr>
      <w:tr w:rsidR="00A60539" w14:paraId="2855E649" w14:textId="77777777" w:rsidTr="002A5D0A">
        <w:trPr>
          <w:cantSplit/>
        </w:trPr>
        <w:tc>
          <w:tcPr>
            <w:tcW w:w="1530" w:type="dxa"/>
            <w:tcBorders>
              <w:top w:val="single" w:sz="3" w:space="0" w:color="000000"/>
              <w:left w:val="nil"/>
              <w:bottom w:val="single" w:sz="3" w:space="0" w:color="000000"/>
              <w:right w:val="single" w:sz="3" w:space="0" w:color="000000"/>
            </w:tcBorders>
            <w:tcMar>
              <w:top w:w="110" w:type="dxa"/>
              <w:left w:w="80" w:type="dxa"/>
              <w:bottom w:w="70" w:type="dxa"/>
              <w:right w:w="40" w:type="dxa"/>
            </w:tcMar>
            <w:vAlign w:val="center"/>
          </w:tcPr>
          <w:p w14:paraId="72E4DCB2" w14:textId="2630C97F" w:rsidR="00A60539" w:rsidRPr="007C1423" w:rsidRDefault="00A60539" w:rsidP="00A60539">
            <w:pPr>
              <w:pStyle w:val="HeadingRunIn"/>
              <w:rPr>
                <w:szCs w:val="20"/>
              </w:rPr>
            </w:pPr>
            <w:r w:rsidRPr="007C1423">
              <w:rPr>
                <w:szCs w:val="20"/>
              </w:rPr>
              <w:t>Ɛ</w:t>
            </w:r>
            <w:r w:rsidRPr="007C1423">
              <w:rPr>
                <w:szCs w:val="20"/>
                <w:vertAlign w:val="subscript"/>
              </w:rPr>
              <w:t>HCLT</w:t>
            </w:r>
          </w:p>
        </w:tc>
        <w:tc>
          <w:tcPr>
            <w:tcW w:w="630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vAlign w:val="center"/>
          </w:tcPr>
          <w:p w14:paraId="50F39EC9" w14:textId="281C5F4A" w:rsidR="00A60539" w:rsidRPr="007C1423" w:rsidRDefault="00A60539" w:rsidP="00A60539">
            <w:pPr>
              <w:pStyle w:val="HeadingRunIn"/>
              <w:rPr>
                <w:szCs w:val="20"/>
              </w:rPr>
            </w:pPr>
            <w:r w:rsidRPr="007C1423">
              <w:rPr>
                <w:szCs w:val="20"/>
              </w:rPr>
              <w:t>Heating coil leaving temperature sensor error. Equal to Ɛ</w:t>
            </w:r>
            <w:r w:rsidRPr="007C1423">
              <w:rPr>
                <w:szCs w:val="20"/>
                <w:vertAlign w:val="subscript"/>
              </w:rPr>
              <w:t>SAT</w:t>
            </w:r>
            <w:r w:rsidRPr="007C1423">
              <w:rPr>
                <w:szCs w:val="20"/>
              </w:rPr>
              <w:t xml:space="preserve"> or dedicated sensor error</w:t>
            </w:r>
          </w:p>
        </w:tc>
        <w:tc>
          <w:tcPr>
            <w:tcW w:w="1710" w:type="dxa"/>
            <w:vMerge/>
            <w:tcBorders>
              <w:top w:val="single" w:sz="3" w:space="0" w:color="000000"/>
              <w:left w:val="nil"/>
              <w:bottom w:val="single" w:sz="3" w:space="0" w:color="000000"/>
              <w:right w:val="nil"/>
            </w:tcBorders>
            <w:vAlign w:val="center"/>
          </w:tcPr>
          <w:p w14:paraId="2D1F6441" w14:textId="77777777" w:rsidR="00A60539" w:rsidRPr="007C1423" w:rsidRDefault="00A60539" w:rsidP="00A60539">
            <w:pPr>
              <w:pStyle w:val="HeadingRunIn"/>
              <w:rPr>
                <w:szCs w:val="20"/>
              </w:rPr>
            </w:pPr>
          </w:p>
        </w:tc>
      </w:tr>
      <w:tr w:rsidR="00A60539" w14:paraId="5F5B3EF1" w14:textId="77777777" w:rsidTr="002A5D0A">
        <w:trPr>
          <w:cantSplit/>
        </w:trPr>
        <w:tc>
          <w:tcPr>
            <w:tcW w:w="1530" w:type="dxa"/>
            <w:tcBorders>
              <w:top w:val="single" w:sz="3" w:space="0" w:color="000000"/>
              <w:left w:val="nil"/>
              <w:bottom w:val="single" w:sz="3" w:space="0" w:color="000000"/>
              <w:right w:val="single" w:sz="3" w:space="0" w:color="000000"/>
            </w:tcBorders>
            <w:tcMar>
              <w:top w:w="110" w:type="dxa"/>
              <w:left w:w="80" w:type="dxa"/>
              <w:bottom w:w="70" w:type="dxa"/>
              <w:right w:w="40" w:type="dxa"/>
            </w:tcMar>
            <w:vAlign w:val="center"/>
          </w:tcPr>
          <w:p w14:paraId="02703BBD" w14:textId="4DD3C0B2" w:rsidR="00A60539" w:rsidRPr="007C1423" w:rsidRDefault="00A60539" w:rsidP="00A60539">
            <w:pPr>
              <w:pStyle w:val="HeadingRunIn"/>
              <w:rPr>
                <w:szCs w:val="20"/>
              </w:rPr>
            </w:pPr>
            <w:r w:rsidRPr="007C1423">
              <w:rPr>
                <w:szCs w:val="20"/>
              </w:rPr>
              <w:sym w:font="Symbol" w:char="F044"/>
            </w:r>
            <w:r w:rsidRPr="007C1423">
              <w:rPr>
                <w:szCs w:val="20"/>
              </w:rPr>
              <w:t>OS</w:t>
            </w:r>
            <w:r w:rsidRPr="007C1423">
              <w:rPr>
                <w:szCs w:val="20"/>
                <w:vertAlign w:val="subscript"/>
              </w:rPr>
              <w:t>MAX</w:t>
            </w:r>
          </w:p>
        </w:tc>
        <w:tc>
          <w:tcPr>
            <w:tcW w:w="630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vAlign w:val="center"/>
          </w:tcPr>
          <w:p w14:paraId="26B08480" w14:textId="05A99CD1" w:rsidR="00A60539" w:rsidRPr="007C1423" w:rsidRDefault="00A60539" w:rsidP="00A60539">
            <w:pPr>
              <w:pStyle w:val="HeadingRunIn"/>
              <w:rPr>
                <w:szCs w:val="20"/>
              </w:rPr>
            </w:pPr>
            <w:r w:rsidRPr="007C1423">
              <w:rPr>
                <w:szCs w:val="20"/>
              </w:rPr>
              <w:t>Maximum number of changes in Operating State during the previous 60 minutes (moving window)</w:t>
            </w:r>
          </w:p>
        </w:tc>
        <w:tc>
          <w:tcPr>
            <w:tcW w:w="1710" w:type="dxa"/>
            <w:tcBorders>
              <w:top w:val="single" w:sz="3" w:space="0" w:color="000000"/>
              <w:left w:val="nil"/>
              <w:bottom w:val="single" w:sz="3" w:space="0" w:color="000000"/>
              <w:right w:val="nil"/>
            </w:tcBorders>
            <w:tcMar>
              <w:top w:w="110" w:type="dxa"/>
              <w:left w:w="80" w:type="dxa"/>
              <w:bottom w:w="70" w:type="dxa"/>
              <w:right w:w="40" w:type="dxa"/>
            </w:tcMar>
            <w:vAlign w:val="center"/>
          </w:tcPr>
          <w:p w14:paraId="5CD7D6E0" w14:textId="10665725" w:rsidR="00A60539" w:rsidRPr="007C1423" w:rsidRDefault="00A60539" w:rsidP="00A60539">
            <w:pPr>
              <w:pStyle w:val="HeadingRunIn"/>
              <w:rPr>
                <w:szCs w:val="20"/>
              </w:rPr>
            </w:pPr>
            <w:r w:rsidRPr="007C1423">
              <w:rPr>
                <w:szCs w:val="20"/>
              </w:rPr>
              <w:t>7</w:t>
            </w:r>
          </w:p>
        </w:tc>
      </w:tr>
      <w:tr w:rsidR="00A60539" w14:paraId="13EA0E9D" w14:textId="77777777" w:rsidTr="002A5D0A">
        <w:trPr>
          <w:cantSplit/>
        </w:trPr>
        <w:tc>
          <w:tcPr>
            <w:tcW w:w="1530" w:type="dxa"/>
            <w:tcBorders>
              <w:top w:val="single" w:sz="3" w:space="0" w:color="000000"/>
              <w:left w:val="nil"/>
              <w:bottom w:val="single" w:sz="3" w:space="0" w:color="000000"/>
              <w:right w:val="single" w:sz="3" w:space="0" w:color="000000"/>
            </w:tcBorders>
            <w:tcMar>
              <w:top w:w="110" w:type="dxa"/>
              <w:left w:w="80" w:type="dxa"/>
              <w:bottom w:w="70" w:type="dxa"/>
              <w:right w:w="40" w:type="dxa"/>
            </w:tcMar>
            <w:vAlign w:val="center"/>
          </w:tcPr>
          <w:p w14:paraId="4A8A8F26" w14:textId="00853C6C" w:rsidR="00A60539" w:rsidRPr="007C1423" w:rsidRDefault="00A60539" w:rsidP="00A60539">
            <w:pPr>
              <w:pStyle w:val="HeadingRunIn"/>
              <w:rPr>
                <w:szCs w:val="20"/>
              </w:rPr>
            </w:pPr>
            <w:proofErr w:type="spellStart"/>
            <w:r w:rsidRPr="007C1423">
              <w:rPr>
                <w:szCs w:val="20"/>
              </w:rPr>
              <w:t>ModeDelay</w:t>
            </w:r>
            <w:proofErr w:type="spellEnd"/>
          </w:p>
        </w:tc>
        <w:tc>
          <w:tcPr>
            <w:tcW w:w="630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vAlign w:val="center"/>
          </w:tcPr>
          <w:p w14:paraId="40A2785A" w14:textId="487089E9" w:rsidR="00A60539" w:rsidRPr="007C1423" w:rsidRDefault="00A60539" w:rsidP="00A60539">
            <w:pPr>
              <w:pStyle w:val="HeadingRunIn"/>
              <w:rPr>
                <w:szCs w:val="20"/>
              </w:rPr>
            </w:pPr>
            <w:r w:rsidRPr="007C1423">
              <w:rPr>
                <w:szCs w:val="20"/>
              </w:rPr>
              <w:t>Time in minutes to suspend Fault Condition evaluation after a change in Mode</w:t>
            </w:r>
          </w:p>
        </w:tc>
        <w:tc>
          <w:tcPr>
            <w:tcW w:w="1710" w:type="dxa"/>
            <w:tcBorders>
              <w:top w:val="single" w:sz="3" w:space="0" w:color="000000"/>
              <w:left w:val="nil"/>
              <w:bottom w:val="single" w:sz="3" w:space="0" w:color="000000"/>
              <w:right w:val="nil"/>
            </w:tcBorders>
            <w:tcMar>
              <w:top w:w="110" w:type="dxa"/>
              <w:left w:w="80" w:type="dxa"/>
              <w:bottom w:w="70" w:type="dxa"/>
              <w:right w:w="40" w:type="dxa"/>
            </w:tcMar>
            <w:vAlign w:val="center"/>
          </w:tcPr>
          <w:p w14:paraId="33EFDC7A" w14:textId="3F72776D" w:rsidR="00A60539" w:rsidRPr="007C1423" w:rsidRDefault="00A60539" w:rsidP="00A60539">
            <w:pPr>
              <w:pStyle w:val="HeadingRunIn"/>
              <w:rPr>
                <w:szCs w:val="20"/>
              </w:rPr>
            </w:pPr>
            <w:r w:rsidRPr="007C1423">
              <w:rPr>
                <w:szCs w:val="20"/>
              </w:rPr>
              <w:t>30</w:t>
            </w:r>
          </w:p>
        </w:tc>
      </w:tr>
      <w:tr w:rsidR="00A60539" w14:paraId="67816962" w14:textId="77777777" w:rsidTr="002A5D0A">
        <w:trPr>
          <w:cantSplit/>
        </w:trPr>
        <w:tc>
          <w:tcPr>
            <w:tcW w:w="1530" w:type="dxa"/>
            <w:tcBorders>
              <w:top w:val="single" w:sz="3" w:space="0" w:color="000000"/>
              <w:left w:val="nil"/>
              <w:bottom w:val="single" w:sz="3" w:space="0" w:color="000000"/>
              <w:right w:val="single" w:sz="3" w:space="0" w:color="000000"/>
            </w:tcBorders>
            <w:tcMar>
              <w:top w:w="110" w:type="dxa"/>
              <w:left w:w="80" w:type="dxa"/>
              <w:bottom w:w="70" w:type="dxa"/>
              <w:right w:w="40" w:type="dxa"/>
            </w:tcMar>
            <w:vAlign w:val="center"/>
          </w:tcPr>
          <w:p w14:paraId="153F4BCB" w14:textId="626F7EC2" w:rsidR="00A60539" w:rsidRPr="007C1423" w:rsidRDefault="00A60539" w:rsidP="00A60539">
            <w:pPr>
              <w:pStyle w:val="HeadingRunIn"/>
              <w:rPr>
                <w:szCs w:val="20"/>
              </w:rPr>
            </w:pPr>
            <w:proofErr w:type="spellStart"/>
            <w:r w:rsidRPr="007C1423">
              <w:rPr>
                <w:szCs w:val="20"/>
              </w:rPr>
              <w:t>AlarmDelay</w:t>
            </w:r>
            <w:proofErr w:type="spellEnd"/>
          </w:p>
        </w:tc>
        <w:tc>
          <w:tcPr>
            <w:tcW w:w="630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vAlign w:val="center"/>
          </w:tcPr>
          <w:p w14:paraId="384B6B69" w14:textId="512779DA" w:rsidR="00A60539" w:rsidRPr="007C1423" w:rsidRDefault="00A60539" w:rsidP="00A60539">
            <w:pPr>
              <w:pStyle w:val="HeadingRunIn"/>
              <w:rPr>
                <w:szCs w:val="20"/>
              </w:rPr>
            </w:pPr>
            <w:r w:rsidRPr="007C1423">
              <w:rPr>
                <w:szCs w:val="20"/>
              </w:rPr>
              <w:t>Time in minutes to that a Fault Condition must persist before triggering an alarm</w:t>
            </w:r>
          </w:p>
        </w:tc>
        <w:tc>
          <w:tcPr>
            <w:tcW w:w="1710" w:type="dxa"/>
            <w:tcBorders>
              <w:top w:val="single" w:sz="3" w:space="0" w:color="000000"/>
              <w:left w:val="nil"/>
              <w:bottom w:val="single" w:sz="3" w:space="0" w:color="000000"/>
              <w:right w:val="nil"/>
            </w:tcBorders>
            <w:tcMar>
              <w:top w:w="110" w:type="dxa"/>
              <w:left w:w="80" w:type="dxa"/>
              <w:bottom w:w="70" w:type="dxa"/>
              <w:right w:w="40" w:type="dxa"/>
            </w:tcMar>
            <w:vAlign w:val="center"/>
          </w:tcPr>
          <w:p w14:paraId="40646B9E" w14:textId="5FF33994" w:rsidR="00A60539" w:rsidRPr="007C1423" w:rsidRDefault="00A60539" w:rsidP="00A60539">
            <w:pPr>
              <w:pStyle w:val="HeadingRunIn"/>
              <w:rPr>
                <w:szCs w:val="20"/>
              </w:rPr>
            </w:pPr>
            <w:r w:rsidRPr="007C1423">
              <w:rPr>
                <w:szCs w:val="20"/>
              </w:rPr>
              <w:t>30</w:t>
            </w:r>
          </w:p>
        </w:tc>
      </w:tr>
      <w:tr w:rsidR="00A60539" w14:paraId="659EA6FF" w14:textId="77777777" w:rsidTr="002A5D0A">
        <w:trPr>
          <w:cantSplit/>
        </w:trPr>
        <w:tc>
          <w:tcPr>
            <w:tcW w:w="1530" w:type="dxa"/>
            <w:tcBorders>
              <w:top w:val="single" w:sz="3" w:space="0" w:color="000000"/>
              <w:left w:val="nil"/>
              <w:bottom w:val="single" w:sz="16" w:space="0" w:color="000000"/>
              <w:right w:val="single" w:sz="3" w:space="0" w:color="000000"/>
            </w:tcBorders>
            <w:tcMar>
              <w:top w:w="110" w:type="dxa"/>
              <w:left w:w="80" w:type="dxa"/>
              <w:bottom w:w="70" w:type="dxa"/>
              <w:right w:w="40" w:type="dxa"/>
            </w:tcMar>
            <w:vAlign w:val="center"/>
          </w:tcPr>
          <w:p w14:paraId="6AB4BE66" w14:textId="1913CB0D" w:rsidR="00A60539" w:rsidRPr="007C1423" w:rsidRDefault="00A60539" w:rsidP="00A60539">
            <w:pPr>
              <w:pStyle w:val="HeadingRunIn"/>
              <w:rPr>
                <w:szCs w:val="20"/>
              </w:rPr>
            </w:pPr>
            <w:proofErr w:type="spellStart"/>
            <w:r w:rsidRPr="007C1423">
              <w:rPr>
                <w:szCs w:val="20"/>
              </w:rPr>
              <w:t>TestModeDelay</w:t>
            </w:r>
            <w:proofErr w:type="spellEnd"/>
          </w:p>
        </w:tc>
        <w:tc>
          <w:tcPr>
            <w:tcW w:w="630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vAlign w:val="center"/>
          </w:tcPr>
          <w:p w14:paraId="32F93B2D" w14:textId="5FDE56E7" w:rsidR="00A60539" w:rsidRPr="007C1423" w:rsidRDefault="00A60539" w:rsidP="00A60539">
            <w:pPr>
              <w:pStyle w:val="HeadingRunIn"/>
              <w:rPr>
                <w:szCs w:val="20"/>
              </w:rPr>
            </w:pPr>
            <w:r w:rsidRPr="007C1423">
              <w:rPr>
                <w:szCs w:val="20"/>
              </w:rPr>
              <w:t>Time in minutes that Test Mode is enabled</w:t>
            </w:r>
          </w:p>
        </w:tc>
        <w:tc>
          <w:tcPr>
            <w:tcW w:w="1710" w:type="dxa"/>
            <w:tcBorders>
              <w:top w:val="single" w:sz="3" w:space="0" w:color="000000"/>
              <w:left w:val="nil"/>
              <w:bottom w:val="single" w:sz="16" w:space="0" w:color="000000"/>
              <w:right w:val="nil"/>
            </w:tcBorders>
            <w:tcMar>
              <w:top w:w="110" w:type="dxa"/>
              <w:left w:w="80" w:type="dxa"/>
              <w:bottom w:w="70" w:type="dxa"/>
              <w:right w:w="40" w:type="dxa"/>
            </w:tcMar>
            <w:vAlign w:val="center"/>
          </w:tcPr>
          <w:p w14:paraId="1E600B4F" w14:textId="1EBC8726" w:rsidR="00A60539" w:rsidRPr="007C1423" w:rsidRDefault="00A60539" w:rsidP="00A60539">
            <w:pPr>
              <w:pStyle w:val="HeadingRunIn"/>
              <w:rPr>
                <w:szCs w:val="20"/>
              </w:rPr>
            </w:pPr>
            <w:r w:rsidRPr="007C1423">
              <w:rPr>
                <w:szCs w:val="20"/>
              </w:rPr>
              <w:t>120</w:t>
            </w:r>
          </w:p>
        </w:tc>
      </w:tr>
    </w:tbl>
    <w:p w14:paraId="1279618D" w14:textId="273E480A" w:rsidR="009045A3" w:rsidRDefault="009045A3" w:rsidP="00B37EF3">
      <w:pPr>
        <w:pStyle w:val="HeadingRunIn"/>
      </w:pPr>
    </w:p>
    <w:p w14:paraId="1229E130" w14:textId="77777777" w:rsidR="0040087E" w:rsidRDefault="0040087E" w:rsidP="0040087E">
      <w:pPr>
        <w:pStyle w:val="Infobox"/>
      </w:pPr>
      <w:r w:rsidRPr="00A238F4">
        <w:t xml:space="preserve">The purpose of </w:t>
      </w:r>
      <w:proofErr w:type="spellStart"/>
      <w:r>
        <w:t>ΔT</w:t>
      </w:r>
      <w:r w:rsidRPr="00A238F4">
        <w:t>min</w:t>
      </w:r>
      <w:proofErr w:type="spellEnd"/>
      <w:r w:rsidRPr="00A238F4">
        <w:t xml:space="preserve"> is to ensure that the mixing box/economizer damper tests are meaningful. These tests are based on the relationship between supply, return, and outdoor air. If RAT </w:t>
      </w:r>
      <w:r>
        <w:t>~</w:t>
      </w:r>
      <w:r w:rsidRPr="00A238F4">
        <w:t xml:space="preserve"> MAT, these tests will not be accurate and will produce false alarms.</w:t>
      </w:r>
    </w:p>
    <w:p w14:paraId="6BB097DF" w14:textId="3E255D35" w:rsidR="0040087E" w:rsidRDefault="0040087E" w:rsidP="0040087E">
      <w:pPr>
        <w:pStyle w:val="Infobox"/>
      </w:pPr>
      <w:r>
        <w:t xml:space="preserve">The purpose of </w:t>
      </w:r>
      <w:proofErr w:type="spellStart"/>
      <w:r>
        <w:t>TestModeDelay</w:t>
      </w:r>
      <w:proofErr w:type="spellEnd"/>
      <w:r>
        <w:t xml:space="preserve"> is to ensure that normal fault reporting occurs after the testing and commissioning process is completed as prescribed in Section </w:t>
      </w:r>
      <w:r w:rsidR="00815A6C">
        <w:fldChar w:fldCharType="begin"/>
      </w:r>
      <w:r w:rsidR="00815A6C">
        <w:instrText xml:space="preserve"> REF _Ref73451586 \r \h </w:instrText>
      </w:r>
      <w:r w:rsidR="00815A6C">
        <w:fldChar w:fldCharType="separate"/>
      </w:r>
      <w:r w:rsidR="0037258A">
        <w:t>5.16.14.14</w:t>
      </w:r>
      <w:r w:rsidR="00815A6C">
        <w:fldChar w:fldCharType="end"/>
      </w:r>
      <w:r>
        <w:t>.</w:t>
      </w:r>
    </w:p>
    <w:p w14:paraId="1B5E77E2" w14:textId="77777777" w:rsidR="0040087E" w:rsidRPr="0040087E" w:rsidRDefault="0040087E" w:rsidP="0040087E">
      <w:pPr>
        <w:pStyle w:val="Body"/>
      </w:pPr>
    </w:p>
    <w:p w14:paraId="7A2CC22D" w14:textId="3A7581A9" w:rsidR="009045A3" w:rsidRDefault="009045A3" w:rsidP="0087618D">
      <w:pPr>
        <w:pStyle w:val="Heading4"/>
      </w:pPr>
      <w:bookmarkStart w:id="6986" w:name="_Ref38822284"/>
      <w:r>
        <w:t xml:space="preserve">Table </w:t>
      </w:r>
      <w:r w:rsidR="00815A6C">
        <w:fldChar w:fldCharType="begin"/>
      </w:r>
      <w:r w:rsidR="00815A6C">
        <w:instrText xml:space="preserve"> REF _Ref38822284 \r \h </w:instrText>
      </w:r>
      <w:r w:rsidR="00815A6C">
        <w:fldChar w:fldCharType="separate"/>
      </w:r>
      <w:r w:rsidR="0037258A">
        <w:t>5.16.14.8</w:t>
      </w:r>
      <w:r w:rsidR="00815A6C">
        <w:fldChar w:fldCharType="end"/>
      </w:r>
      <w:r>
        <w:t xml:space="preserve"> shows potential fault conditions that can be evaluated by the AFDD routines. </w:t>
      </w:r>
      <w:r w:rsidRPr="00BC7581">
        <w:t xml:space="preserve">If the equation statement is </w:t>
      </w:r>
      <w:r w:rsidRPr="00B87A61">
        <w:rPr>
          <w:smallCaps/>
        </w:rPr>
        <w:t>true</w:t>
      </w:r>
      <w:r w:rsidRPr="00BC7581">
        <w:t xml:space="preserve">, then the specified fault condition exists. </w:t>
      </w:r>
      <w:r>
        <w:t>The fault conditions to be evaluated at any given time will depend on the OS of the AHU.</w:t>
      </w:r>
      <w:bookmarkEnd w:id="6986"/>
    </w:p>
    <w:p w14:paraId="22223C4C" w14:textId="28548A99" w:rsidR="009045A3" w:rsidRPr="00BC7581" w:rsidRDefault="009045A3" w:rsidP="00B37EF3">
      <w:pPr>
        <w:pStyle w:val="Infobox"/>
      </w:pPr>
      <w:r>
        <w:t xml:space="preserve">The equations in Table </w:t>
      </w:r>
      <w:r w:rsidR="00815A6C">
        <w:fldChar w:fldCharType="begin"/>
      </w:r>
      <w:r w:rsidR="00815A6C">
        <w:instrText xml:space="preserve"> REF _Ref38822284 \r \h </w:instrText>
      </w:r>
      <w:r w:rsidR="00815A6C">
        <w:fldChar w:fldCharType="separate"/>
      </w:r>
      <w:r w:rsidR="0037258A">
        <w:t>5.16.14.8</w:t>
      </w:r>
      <w:r w:rsidR="00815A6C">
        <w:fldChar w:fldCharType="end"/>
      </w:r>
      <w:r>
        <w:t xml:space="preserve"> assume that the SAT sensor is located downstream of the supply fan and the RAT sensor is located downstream of the return fan.</w:t>
      </w:r>
      <w:r w:rsidRPr="00BC7581">
        <w:t xml:space="preserve"> If actual sensor locations differ from these assumptions, it may be necessary to add or delete fan heat correction factors.</w:t>
      </w:r>
    </w:p>
    <w:p w14:paraId="16700482" w14:textId="57DEB660" w:rsidR="009045A3" w:rsidRPr="00BC7581" w:rsidRDefault="00022EBB" w:rsidP="00B37EF3">
      <w:pPr>
        <w:pStyle w:val="Infobox"/>
      </w:pPr>
      <w:ins w:id="6987" w:author="Hwakong Cheng" w:date="2022-10-06T13:21:00Z">
        <w:r w:rsidRPr="0002456B">
          <w:rPr>
            <w:rStyle w:val="Toggle"/>
            <w:rPrChange w:id="6988" w:author="Hwakong Cheng" w:date="2022-10-07T14:51:00Z">
              <w:rPr/>
            </w:rPrChange>
          </w:rPr>
          <w:t>[ENERGY T</w:t>
        </w:r>
        <w:proofErr w:type="gramStart"/>
        <w:r w:rsidRPr="0002456B">
          <w:rPr>
            <w:rStyle w:val="Toggle"/>
            <w:rPrChange w:id="6989" w:author="Hwakong Cheng" w:date="2022-10-07T14:51:00Z">
              <w:rPr/>
            </w:rPrChange>
          </w:rPr>
          <w:t>24]</w:t>
        </w:r>
      </w:ins>
      <w:r w:rsidR="009045A3">
        <w:t>To</w:t>
      </w:r>
      <w:proofErr w:type="gramEnd"/>
      <w:r w:rsidR="009045A3">
        <w:t xml:space="preserve"> detect the required economizer faults in California Title 24 section 120.2(i)7, use FC#2, #3, and #5 through #13 at a minimum.</w:t>
      </w:r>
      <w:r w:rsidR="009045A3" w:rsidRPr="00BC7581">
        <w:t xml:space="preserve"> Other Title 24 AFDD requirements, including acceptance tests, are not met through these fault conditions.</w:t>
      </w:r>
    </w:p>
    <w:p w14:paraId="3B010A52" w14:textId="4E55E453" w:rsidR="00F97D35" w:rsidRPr="00A60539" w:rsidRDefault="00F97D35" w:rsidP="00122D20">
      <w:pPr>
        <w:pStyle w:val="TableTitle"/>
      </w:pPr>
      <w:r>
        <w:t xml:space="preserve">Table </w:t>
      </w:r>
      <w:r w:rsidR="00815A6C">
        <w:fldChar w:fldCharType="begin"/>
      </w:r>
      <w:r w:rsidR="00815A6C">
        <w:instrText xml:space="preserve"> REF _Ref38822284 \r \h </w:instrText>
      </w:r>
      <w:r w:rsidR="00815A6C">
        <w:fldChar w:fldCharType="separate"/>
      </w:r>
      <w:r w:rsidR="0037258A">
        <w:t>5.16.14.8</w:t>
      </w:r>
      <w:r w:rsidR="00815A6C">
        <w:fldChar w:fldCharType="end"/>
      </w:r>
      <w:r>
        <w:t xml:space="preserve"> VAV AHU Fault Conditions</w:t>
      </w:r>
      <w:r w:rsidR="000B0386" w:rsidRPr="00EA594F" w:rsidDel="000B0386">
        <w:rPr>
          <w:i/>
          <w:iCs/>
        </w:rPr>
        <w:t xml:space="preserve"> </w:t>
      </w:r>
    </w:p>
    <w:tbl>
      <w:tblPr>
        <w:tblStyle w:val="TableGrid"/>
        <w:tblW w:w="8640" w:type="dxa"/>
        <w:tblInd w:w="435" w:type="dxa"/>
        <w:tblBorders>
          <w:top w:val="single" w:sz="12" w:space="0" w:color="auto"/>
          <w:left w:val="single" w:sz="12" w:space="0" w:color="auto"/>
          <w:bottom w:val="single" w:sz="12" w:space="0" w:color="auto"/>
          <w:right w:val="single" w:sz="12" w:space="0" w:color="auto"/>
          <w:insideH w:val="dotted" w:sz="4" w:space="0" w:color="auto"/>
          <w:insideV w:val="dotted" w:sz="4" w:space="0" w:color="auto"/>
        </w:tblBorders>
        <w:tblLayout w:type="fixed"/>
        <w:tblCellMar>
          <w:top w:w="43" w:type="dxa"/>
          <w:left w:w="115" w:type="dxa"/>
          <w:bottom w:w="43" w:type="dxa"/>
          <w:right w:w="115" w:type="dxa"/>
        </w:tblCellMar>
        <w:tblLook w:val="04A0" w:firstRow="1" w:lastRow="0" w:firstColumn="1" w:lastColumn="0" w:noHBand="0" w:noVBand="1"/>
      </w:tblPr>
      <w:tblGrid>
        <w:gridCol w:w="1008"/>
        <w:gridCol w:w="1440"/>
        <w:gridCol w:w="5184"/>
        <w:gridCol w:w="1008"/>
      </w:tblGrid>
      <w:tr w:rsidR="00F97D35" w:rsidRPr="004C4C8F" w14:paraId="5CBF9C74" w14:textId="77777777" w:rsidTr="00AD30BE">
        <w:trPr>
          <w:cantSplit/>
        </w:trPr>
        <w:tc>
          <w:tcPr>
            <w:tcW w:w="1008" w:type="dxa"/>
            <w:vMerge w:val="restart"/>
            <w:tcBorders>
              <w:top w:val="single" w:sz="12" w:space="0" w:color="auto"/>
              <w:bottom w:val="single" w:sz="4" w:space="0" w:color="auto"/>
            </w:tcBorders>
            <w:vAlign w:val="center"/>
          </w:tcPr>
          <w:p w14:paraId="31F5BC0A" w14:textId="77777777" w:rsidR="00F97D35" w:rsidRPr="004C4C8F" w:rsidRDefault="00F97D35" w:rsidP="00AD30BE">
            <w:pPr>
              <w:keepNext/>
              <w:keepLines/>
              <w:tabs>
                <w:tab w:val="left" w:pos="720"/>
                <w:tab w:val="left" w:leader="dot" w:pos="9360"/>
              </w:tabs>
              <w:jc w:val="center"/>
              <w:rPr>
                <w:b/>
              </w:rPr>
            </w:pPr>
            <w:r w:rsidRPr="004C4C8F">
              <w:rPr>
                <w:b/>
              </w:rPr>
              <w:t>FC#1</w:t>
            </w:r>
          </w:p>
        </w:tc>
        <w:tc>
          <w:tcPr>
            <w:tcW w:w="1440" w:type="dxa"/>
            <w:tcBorders>
              <w:top w:val="single" w:sz="12" w:space="0" w:color="auto"/>
              <w:bottom w:val="dotted" w:sz="4" w:space="0" w:color="auto"/>
            </w:tcBorders>
            <w:vAlign w:val="center"/>
          </w:tcPr>
          <w:p w14:paraId="3B3B93B7" w14:textId="77777777" w:rsidR="00F97D35" w:rsidRPr="004C4C8F" w:rsidRDefault="00F97D35" w:rsidP="00AD30BE">
            <w:pPr>
              <w:keepNext/>
              <w:keepLines/>
              <w:tabs>
                <w:tab w:val="left" w:pos="720"/>
                <w:tab w:val="left" w:leader="dot" w:pos="9360"/>
              </w:tabs>
              <w:jc w:val="right"/>
              <w:rPr>
                <w:b/>
              </w:rPr>
            </w:pPr>
            <w:r w:rsidRPr="004C4C8F">
              <w:rPr>
                <w:b/>
              </w:rPr>
              <w:t>Equation</w:t>
            </w:r>
          </w:p>
        </w:tc>
        <w:tc>
          <w:tcPr>
            <w:tcW w:w="5184" w:type="dxa"/>
            <w:tcBorders>
              <w:top w:val="single" w:sz="12" w:space="0" w:color="auto"/>
              <w:bottom w:val="dotted" w:sz="4" w:space="0" w:color="auto"/>
            </w:tcBorders>
          </w:tcPr>
          <w:p w14:paraId="779EA347" w14:textId="0BD79217" w:rsidR="00F97D35" w:rsidRPr="005E1509" w:rsidRDefault="00F97D35" w:rsidP="00AD30BE">
            <w:pPr>
              <w:keepNext/>
              <w:keepLines/>
              <w:tabs>
                <w:tab w:val="left" w:pos="720"/>
                <w:tab w:val="left" w:leader="dot" w:pos="9360"/>
              </w:tabs>
              <w:spacing w:before="60" w:after="60"/>
              <w:jc w:val="center"/>
            </w:pPr>
            <w:r w:rsidRPr="005E1509">
              <w:t>DSP</w:t>
            </w:r>
            <w:r w:rsidR="00815A6C">
              <w:rPr>
                <w:vertAlign w:val="subscript"/>
              </w:rPr>
              <w:t>AVG</w:t>
            </w:r>
            <w:r w:rsidRPr="005E1509">
              <w:t xml:space="preserve"> &lt; DSPSP - Ɛ</w:t>
            </w:r>
            <w:r w:rsidRPr="005E1509">
              <w:rPr>
                <w:vertAlign w:val="subscript"/>
              </w:rPr>
              <w:t>DSP</w:t>
            </w:r>
          </w:p>
          <w:p w14:paraId="1BEAC5CB" w14:textId="77777777" w:rsidR="00F97D35" w:rsidRPr="00C23A1B" w:rsidRDefault="00F97D35" w:rsidP="00AD30BE">
            <w:pPr>
              <w:keepNext/>
              <w:keepLines/>
              <w:tabs>
                <w:tab w:val="left" w:pos="720"/>
                <w:tab w:val="left" w:leader="dot" w:pos="9360"/>
              </w:tabs>
              <w:spacing w:before="60" w:after="60"/>
              <w:jc w:val="center"/>
            </w:pPr>
            <w:r w:rsidRPr="00C23A1B">
              <w:t>and</w:t>
            </w:r>
          </w:p>
          <w:p w14:paraId="18B2BEE9" w14:textId="77777777" w:rsidR="00F97D35" w:rsidRPr="005E1509" w:rsidRDefault="00F97D35" w:rsidP="00AD30BE">
            <w:pPr>
              <w:keepNext/>
              <w:keepLines/>
              <w:tabs>
                <w:tab w:val="left" w:pos="720"/>
                <w:tab w:val="left" w:leader="dot" w:pos="9360"/>
              </w:tabs>
              <w:spacing w:before="60" w:after="60"/>
              <w:jc w:val="center"/>
            </w:pPr>
            <w:r w:rsidRPr="005E1509">
              <w:t>VFDSPD ≥ 99% - Ɛ</w:t>
            </w:r>
            <w:r w:rsidRPr="005E1509">
              <w:rPr>
                <w:vertAlign w:val="subscript"/>
              </w:rPr>
              <w:t>VFDSPD</w:t>
            </w:r>
          </w:p>
        </w:tc>
        <w:tc>
          <w:tcPr>
            <w:tcW w:w="1008" w:type="dxa"/>
            <w:vMerge w:val="restart"/>
            <w:tcBorders>
              <w:top w:val="single" w:sz="12" w:space="0" w:color="auto"/>
              <w:bottom w:val="single" w:sz="4" w:space="0" w:color="auto"/>
            </w:tcBorders>
            <w:vAlign w:val="center"/>
          </w:tcPr>
          <w:p w14:paraId="1C52B309" w14:textId="77777777" w:rsidR="00F97D35" w:rsidRPr="004C4C8F" w:rsidRDefault="00F97D35" w:rsidP="00AD30BE">
            <w:pPr>
              <w:keepLines/>
              <w:tabs>
                <w:tab w:val="left" w:pos="720"/>
                <w:tab w:val="left" w:leader="dot" w:pos="9360"/>
              </w:tabs>
              <w:jc w:val="center"/>
              <w:rPr>
                <w:b/>
              </w:rPr>
            </w:pPr>
            <w:r w:rsidRPr="004C4C8F">
              <w:rPr>
                <w:b/>
              </w:rPr>
              <w:t>Applies to OS</w:t>
            </w:r>
          </w:p>
          <w:p w14:paraId="2BAB1133" w14:textId="77777777" w:rsidR="00F97D35" w:rsidRPr="004C4C8F" w:rsidRDefault="00F97D35" w:rsidP="00AD30BE">
            <w:pPr>
              <w:keepLines/>
              <w:tabs>
                <w:tab w:val="left" w:pos="720"/>
                <w:tab w:val="left" w:leader="dot" w:pos="9360"/>
              </w:tabs>
              <w:jc w:val="center"/>
            </w:pPr>
            <w:r w:rsidRPr="004C4C8F">
              <w:rPr>
                <w:b/>
              </w:rPr>
              <w:t>#1 – #5</w:t>
            </w:r>
          </w:p>
        </w:tc>
      </w:tr>
      <w:tr w:rsidR="00F97D35" w:rsidRPr="004C4C8F" w14:paraId="0D0CA0A6" w14:textId="77777777" w:rsidTr="00AD30BE">
        <w:trPr>
          <w:cantSplit/>
        </w:trPr>
        <w:tc>
          <w:tcPr>
            <w:tcW w:w="1008" w:type="dxa"/>
            <w:vMerge/>
            <w:tcBorders>
              <w:top w:val="dotted" w:sz="4" w:space="0" w:color="auto"/>
              <w:bottom w:val="single" w:sz="4" w:space="0" w:color="auto"/>
            </w:tcBorders>
          </w:tcPr>
          <w:p w14:paraId="3DE2008E" w14:textId="77777777" w:rsidR="00F97D35" w:rsidRPr="004C4C8F" w:rsidRDefault="00F97D35" w:rsidP="00AD30BE">
            <w:pPr>
              <w:keepNext/>
              <w:keepLines/>
              <w:tabs>
                <w:tab w:val="left" w:pos="720"/>
                <w:tab w:val="left" w:leader="dot" w:pos="9360"/>
              </w:tabs>
            </w:pPr>
          </w:p>
        </w:tc>
        <w:tc>
          <w:tcPr>
            <w:tcW w:w="1440" w:type="dxa"/>
            <w:tcBorders>
              <w:top w:val="dotted" w:sz="4" w:space="0" w:color="auto"/>
              <w:bottom w:val="dotted" w:sz="4" w:space="0" w:color="auto"/>
            </w:tcBorders>
            <w:vAlign w:val="center"/>
          </w:tcPr>
          <w:p w14:paraId="223C2F70" w14:textId="77777777" w:rsidR="00F97D35" w:rsidRPr="004C4C8F" w:rsidRDefault="00F97D35" w:rsidP="00AD30BE">
            <w:pPr>
              <w:keepNext/>
              <w:keepLines/>
              <w:tabs>
                <w:tab w:val="left" w:pos="720"/>
                <w:tab w:val="left" w:leader="dot" w:pos="9360"/>
              </w:tabs>
              <w:jc w:val="right"/>
              <w:rPr>
                <w:b/>
              </w:rPr>
            </w:pPr>
            <w:r w:rsidRPr="004C4C8F">
              <w:rPr>
                <w:b/>
              </w:rPr>
              <w:t>Description</w:t>
            </w:r>
          </w:p>
        </w:tc>
        <w:tc>
          <w:tcPr>
            <w:tcW w:w="5184" w:type="dxa"/>
            <w:tcBorders>
              <w:top w:val="dotted" w:sz="4" w:space="0" w:color="auto"/>
              <w:bottom w:val="dotted" w:sz="4" w:space="0" w:color="auto"/>
            </w:tcBorders>
            <w:vAlign w:val="center"/>
          </w:tcPr>
          <w:p w14:paraId="79F4AC15" w14:textId="77777777" w:rsidR="00F97D35" w:rsidRPr="004C4C8F" w:rsidRDefault="00F97D35" w:rsidP="00AD30BE">
            <w:pPr>
              <w:keepNext/>
              <w:keepLines/>
              <w:tabs>
                <w:tab w:val="left" w:pos="720"/>
                <w:tab w:val="left" w:leader="dot" w:pos="9360"/>
              </w:tabs>
            </w:pPr>
            <w:r w:rsidRPr="004C4C8F">
              <w:t>Duct static pressure is too low with fan at full speed</w:t>
            </w:r>
          </w:p>
        </w:tc>
        <w:tc>
          <w:tcPr>
            <w:tcW w:w="1008" w:type="dxa"/>
            <w:vMerge/>
            <w:tcBorders>
              <w:top w:val="dotted" w:sz="4" w:space="0" w:color="auto"/>
              <w:bottom w:val="single" w:sz="4" w:space="0" w:color="auto"/>
            </w:tcBorders>
          </w:tcPr>
          <w:p w14:paraId="3A7A9E03" w14:textId="77777777" w:rsidR="00F97D35" w:rsidRPr="004C4C8F" w:rsidRDefault="00F97D35" w:rsidP="00AD30BE">
            <w:pPr>
              <w:keepLines/>
              <w:tabs>
                <w:tab w:val="left" w:pos="720"/>
                <w:tab w:val="left" w:leader="dot" w:pos="9360"/>
              </w:tabs>
              <w:jc w:val="center"/>
            </w:pPr>
          </w:p>
        </w:tc>
      </w:tr>
      <w:tr w:rsidR="00F97D35" w:rsidRPr="004C4C8F" w14:paraId="10485EB5" w14:textId="77777777" w:rsidTr="00AD30BE">
        <w:trPr>
          <w:cantSplit/>
        </w:trPr>
        <w:tc>
          <w:tcPr>
            <w:tcW w:w="1008" w:type="dxa"/>
            <w:vMerge/>
            <w:tcBorders>
              <w:top w:val="dotted" w:sz="4" w:space="0" w:color="auto"/>
              <w:bottom w:val="single" w:sz="4" w:space="0" w:color="auto"/>
            </w:tcBorders>
          </w:tcPr>
          <w:p w14:paraId="387BC5B0" w14:textId="77777777" w:rsidR="00F97D35" w:rsidRPr="004C4C8F" w:rsidRDefault="00F97D35" w:rsidP="00AD30BE">
            <w:pPr>
              <w:keepLines/>
              <w:tabs>
                <w:tab w:val="left" w:pos="720"/>
                <w:tab w:val="left" w:leader="dot" w:pos="9360"/>
              </w:tabs>
            </w:pPr>
          </w:p>
        </w:tc>
        <w:tc>
          <w:tcPr>
            <w:tcW w:w="1440" w:type="dxa"/>
            <w:tcBorders>
              <w:top w:val="dotted" w:sz="4" w:space="0" w:color="auto"/>
              <w:bottom w:val="single" w:sz="4" w:space="0" w:color="auto"/>
            </w:tcBorders>
            <w:vAlign w:val="center"/>
          </w:tcPr>
          <w:p w14:paraId="7F5BD26A" w14:textId="77777777" w:rsidR="00F97D35" w:rsidRPr="004C4C8F" w:rsidRDefault="00F97D35" w:rsidP="00AD30BE">
            <w:pPr>
              <w:keepLines/>
              <w:tabs>
                <w:tab w:val="left" w:pos="720"/>
                <w:tab w:val="left" w:leader="dot" w:pos="9360"/>
              </w:tabs>
              <w:jc w:val="right"/>
              <w:rPr>
                <w:b/>
              </w:rPr>
            </w:pPr>
            <w:r w:rsidRPr="004C4C8F">
              <w:rPr>
                <w:b/>
              </w:rPr>
              <w:t>Possible Diagnosis</w:t>
            </w:r>
          </w:p>
        </w:tc>
        <w:tc>
          <w:tcPr>
            <w:tcW w:w="5184" w:type="dxa"/>
            <w:tcBorders>
              <w:top w:val="dotted" w:sz="4" w:space="0" w:color="auto"/>
              <w:bottom w:val="single" w:sz="4" w:space="0" w:color="auto"/>
            </w:tcBorders>
            <w:vAlign w:val="center"/>
          </w:tcPr>
          <w:p w14:paraId="00A438C7" w14:textId="77777777" w:rsidR="00F97D35" w:rsidRPr="004C4C8F" w:rsidRDefault="00F97D35" w:rsidP="00AD30BE">
            <w:pPr>
              <w:keepLines/>
              <w:tabs>
                <w:tab w:val="left" w:pos="720"/>
                <w:tab w:val="left" w:leader="dot" w:pos="9360"/>
              </w:tabs>
            </w:pPr>
            <w:r w:rsidRPr="004C4C8F">
              <w:t>Problem with VFD</w:t>
            </w:r>
          </w:p>
          <w:p w14:paraId="3722DEF8" w14:textId="77777777" w:rsidR="00F97D35" w:rsidRPr="004C4C8F" w:rsidRDefault="00F97D35" w:rsidP="00AD30BE">
            <w:pPr>
              <w:keepLines/>
              <w:tabs>
                <w:tab w:val="left" w:pos="720"/>
                <w:tab w:val="left" w:leader="dot" w:pos="9360"/>
              </w:tabs>
            </w:pPr>
            <w:r w:rsidRPr="004C4C8F">
              <w:t>Mechanical problem with fan</w:t>
            </w:r>
          </w:p>
          <w:p w14:paraId="4FD09E2B" w14:textId="77777777" w:rsidR="00F97D35" w:rsidRPr="004C4C8F" w:rsidRDefault="00F97D35" w:rsidP="00AD30BE">
            <w:pPr>
              <w:keepLines/>
              <w:tabs>
                <w:tab w:val="left" w:pos="720"/>
                <w:tab w:val="left" w:leader="dot" w:pos="9360"/>
              </w:tabs>
            </w:pPr>
            <w:r w:rsidRPr="004C4C8F">
              <w:t>Fan undersized</w:t>
            </w:r>
          </w:p>
          <w:p w14:paraId="1150C744" w14:textId="77777777" w:rsidR="00F97D35" w:rsidRPr="004C4C8F" w:rsidRDefault="00F97D35" w:rsidP="00AD30BE">
            <w:pPr>
              <w:keepLines/>
              <w:tabs>
                <w:tab w:val="left" w:pos="720"/>
                <w:tab w:val="left" w:leader="dot" w:pos="9360"/>
              </w:tabs>
            </w:pPr>
            <w:r w:rsidRPr="004C4C8F">
              <w:t>SAT Setpoint too high (too much zone demand)</w:t>
            </w:r>
          </w:p>
        </w:tc>
        <w:tc>
          <w:tcPr>
            <w:tcW w:w="1008" w:type="dxa"/>
            <w:vMerge/>
            <w:tcBorders>
              <w:top w:val="dotted" w:sz="4" w:space="0" w:color="auto"/>
              <w:bottom w:val="single" w:sz="4" w:space="0" w:color="auto"/>
            </w:tcBorders>
          </w:tcPr>
          <w:p w14:paraId="62F947E7" w14:textId="77777777" w:rsidR="00F97D35" w:rsidRPr="004C4C8F" w:rsidRDefault="00F97D35" w:rsidP="00AD30BE">
            <w:pPr>
              <w:keepLines/>
              <w:tabs>
                <w:tab w:val="left" w:pos="720"/>
                <w:tab w:val="left" w:leader="dot" w:pos="9360"/>
              </w:tabs>
              <w:jc w:val="center"/>
            </w:pPr>
          </w:p>
        </w:tc>
      </w:tr>
      <w:tr w:rsidR="00F97D35" w:rsidRPr="004C4C8F" w14:paraId="4D4E79A3" w14:textId="77777777" w:rsidTr="00AD30BE">
        <w:trPr>
          <w:cantSplit/>
        </w:trPr>
        <w:tc>
          <w:tcPr>
            <w:tcW w:w="1008" w:type="dxa"/>
            <w:vMerge w:val="restart"/>
            <w:tcBorders>
              <w:top w:val="single" w:sz="4" w:space="0" w:color="auto"/>
              <w:bottom w:val="single" w:sz="4" w:space="0" w:color="auto"/>
            </w:tcBorders>
            <w:vAlign w:val="center"/>
          </w:tcPr>
          <w:p w14:paraId="43660DE9" w14:textId="77777777" w:rsidR="00F97D35" w:rsidRDefault="00F97D35" w:rsidP="00AD30BE">
            <w:pPr>
              <w:keepNext/>
              <w:keepLines/>
              <w:tabs>
                <w:tab w:val="left" w:pos="720"/>
                <w:tab w:val="left" w:leader="dot" w:pos="9360"/>
              </w:tabs>
              <w:jc w:val="center"/>
              <w:rPr>
                <w:b/>
              </w:rPr>
            </w:pPr>
            <w:r w:rsidRPr="004C4C8F">
              <w:rPr>
                <w:b/>
              </w:rPr>
              <w:lastRenderedPageBreak/>
              <w:t>FC#2</w:t>
            </w:r>
          </w:p>
          <w:p w14:paraId="3D307A69" w14:textId="77777777" w:rsidR="00F97D35" w:rsidRPr="004C4C8F" w:rsidRDefault="00F97D35" w:rsidP="00AD30BE">
            <w:pPr>
              <w:keepNext/>
              <w:keepLines/>
              <w:tabs>
                <w:tab w:val="left" w:pos="720"/>
                <w:tab w:val="left" w:leader="dot" w:pos="9360"/>
              </w:tabs>
              <w:jc w:val="center"/>
              <w:rPr>
                <w:b/>
              </w:rPr>
            </w:pPr>
            <w:r w:rsidRPr="008C393A">
              <w:t>(</w:t>
            </w:r>
            <w:proofErr w:type="gramStart"/>
            <w:r w:rsidRPr="008C393A">
              <w:t>omit</w:t>
            </w:r>
            <w:proofErr w:type="gramEnd"/>
            <w:r w:rsidRPr="008C393A">
              <w:t xml:space="preserve"> if no MAT sensor)</w:t>
            </w:r>
          </w:p>
        </w:tc>
        <w:tc>
          <w:tcPr>
            <w:tcW w:w="1440" w:type="dxa"/>
            <w:tcBorders>
              <w:top w:val="single" w:sz="4" w:space="0" w:color="auto"/>
              <w:bottom w:val="dotted" w:sz="4" w:space="0" w:color="auto"/>
            </w:tcBorders>
            <w:vAlign w:val="center"/>
          </w:tcPr>
          <w:p w14:paraId="07D4F506" w14:textId="77777777" w:rsidR="00F97D35" w:rsidRPr="004C4C8F" w:rsidRDefault="00F97D35" w:rsidP="00AD30BE">
            <w:pPr>
              <w:keepNext/>
              <w:keepLines/>
              <w:tabs>
                <w:tab w:val="left" w:pos="720"/>
                <w:tab w:val="left" w:leader="dot" w:pos="9360"/>
              </w:tabs>
              <w:jc w:val="right"/>
              <w:rPr>
                <w:b/>
              </w:rPr>
            </w:pPr>
            <w:r w:rsidRPr="004C4C8F">
              <w:rPr>
                <w:b/>
              </w:rPr>
              <w:t>Equation</w:t>
            </w:r>
          </w:p>
        </w:tc>
        <w:tc>
          <w:tcPr>
            <w:tcW w:w="5184" w:type="dxa"/>
            <w:tcBorders>
              <w:top w:val="single" w:sz="4" w:space="0" w:color="auto"/>
              <w:bottom w:val="dotted" w:sz="4" w:space="0" w:color="auto"/>
            </w:tcBorders>
          </w:tcPr>
          <w:p w14:paraId="0FC8A9B8" w14:textId="77777777" w:rsidR="00F97D35" w:rsidRPr="005E1509" w:rsidRDefault="00F97D35" w:rsidP="00AD30BE">
            <w:pPr>
              <w:keepNext/>
              <w:keepLines/>
              <w:tabs>
                <w:tab w:val="left" w:pos="720"/>
                <w:tab w:val="left" w:leader="dot" w:pos="9360"/>
              </w:tabs>
              <w:spacing w:before="60" w:after="60"/>
              <w:jc w:val="center"/>
              <w:rPr>
                <w:b/>
              </w:rPr>
            </w:pPr>
            <w:r w:rsidRPr="005E1509">
              <w:t>MAT</w:t>
            </w:r>
            <w:r w:rsidRPr="005E1509">
              <w:rPr>
                <w:vertAlign w:val="subscript"/>
              </w:rPr>
              <w:t>AVG</w:t>
            </w:r>
            <w:r w:rsidRPr="005E1509">
              <w:t xml:space="preserve"> + Ɛ</w:t>
            </w:r>
            <w:r w:rsidRPr="005E1509">
              <w:rPr>
                <w:vertAlign w:val="subscript"/>
              </w:rPr>
              <w:t>MAT</w:t>
            </w:r>
            <w:r w:rsidRPr="005E1509">
              <w:t xml:space="preserve"> &lt; </w:t>
            </w:r>
            <w:proofErr w:type="gramStart"/>
            <w:r w:rsidRPr="005E1509">
              <w:t>min[</w:t>
            </w:r>
            <w:proofErr w:type="gramEnd"/>
            <w:r w:rsidRPr="005E1509">
              <w:t>(RAT</w:t>
            </w:r>
            <w:r w:rsidRPr="005E1509">
              <w:rPr>
                <w:vertAlign w:val="subscript"/>
              </w:rPr>
              <w:t>AVG</w:t>
            </w:r>
            <w:r w:rsidRPr="005E1509">
              <w:t xml:space="preserve"> - Ɛ</w:t>
            </w:r>
            <w:r w:rsidRPr="005E1509">
              <w:rPr>
                <w:vertAlign w:val="subscript"/>
              </w:rPr>
              <w:t>RAT</w:t>
            </w:r>
            <w:r w:rsidRPr="005E1509">
              <w:t>), (OAT</w:t>
            </w:r>
            <w:r w:rsidRPr="005E1509">
              <w:rPr>
                <w:vertAlign w:val="subscript"/>
              </w:rPr>
              <w:t>AVG</w:t>
            </w:r>
            <w:r w:rsidRPr="005E1509">
              <w:t xml:space="preserve"> - Ɛ</w:t>
            </w:r>
            <w:r w:rsidRPr="005E1509">
              <w:rPr>
                <w:vertAlign w:val="subscript"/>
              </w:rPr>
              <w:t>OAT</w:t>
            </w:r>
            <w:r w:rsidRPr="005E1509">
              <w:t>)]</w:t>
            </w:r>
          </w:p>
        </w:tc>
        <w:tc>
          <w:tcPr>
            <w:tcW w:w="1008" w:type="dxa"/>
            <w:vMerge w:val="restart"/>
            <w:tcBorders>
              <w:top w:val="single" w:sz="4" w:space="0" w:color="auto"/>
              <w:bottom w:val="single" w:sz="4" w:space="0" w:color="auto"/>
            </w:tcBorders>
            <w:vAlign w:val="center"/>
          </w:tcPr>
          <w:p w14:paraId="2023B6B6" w14:textId="77777777" w:rsidR="00F97D35" w:rsidRPr="004C4C8F" w:rsidRDefault="00F97D35" w:rsidP="00AD30BE">
            <w:pPr>
              <w:keepLines/>
              <w:tabs>
                <w:tab w:val="left" w:pos="720"/>
                <w:tab w:val="left" w:leader="dot" w:pos="9360"/>
              </w:tabs>
              <w:jc w:val="center"/>
              <w:rPr>
                <w:b/>
              </w:rPr>
            </w:pPr>
            <w:r w:rsidRPr="004C4C8F">
              <w:rPr>
                <w:b/>
              </w:rPr>
              <w:t>Applies to OS</w:t>
            </w:r>
          </w:p>
          <w:p w14:paraId="152526CE" w14:textId="77777777" w:rsidR="00F97D35" w:rsidRPr="004C4C8F" w:rsidRDefault="00F97D35" w:rsidP="00AD30BE">
            <w:pPr>
              <w:keepNext/>
              <w:keepLines/>
              <w:tabs>
                <w:tab w:val="left" w:pos="720"/>
                <w:tab w:val="left" w:leader="dot" w:pos="9360"/>
              </w:tabs>
              <w:jc w:val="center"/>
            </w:pPr>
            <w:r w:rsidRPr="004C4C8F">
              <w:rPr>
                <w:b/>
              </w:rPr>
              <w:t>#1 – #5</w:t>
            </w:r>
          </w:p>
        </w:tc>
      </w:tr>
      <w:tr w:rsidR="00F97D35" w:rsidRPr="004C4C8F" w14:paraId="5B0A3571" w14:textId="77777777" w:rsidTr="00AD30BE">
        <w:trPr>
          <w:cantSplit/>
        </w:trPr>
        <w:tc>
          <w:tcPr>
            <w:tcW w:w="1008" w:type="dxa"/>
            <w:vMerge/>
            <w:tcBorders>
              <w:top w:val="dotted" w:sz="4" w:space="0" w:color="auto"/>
              <w:bottom w:val="single" w:sz="4" w:space="0" w:color="auto"/>
            </w:tcBorders>
          </w:tcPr>
          <w:p w14:paraId="569D4305" w14:textId="77777777" w:rsidR="00F97D35" w:rsidRPr="004C4C8F" w:rsidRDefault="00F97D35" w:rsidP="00AD30BE">
            <w:pPr>
              <w:keepNext/>
              <w:keepLines/>
              <w:tabs>
                <w:tab w:val="left" w:pos="720"/>
                <w:tab w:val="left" w:leader="dot" w:pos="9360"/>
              </w:tabs>
            </w:pPr>
          </w:p>
        </w:tc>
        <w:tc>
          <w:tcPr>
            <w:tcW w:w="1440" w:type="dxa"/>
            <w:tcBorders>
              <w:top w:val="dotted" w:sz="4" w:space="0" w:color="auto"/>
              <w:bottom w:val="dotted" w:sz="4" w:space="0" w:color="auto"/>
            </w:tcBorders>
            <w:vAlign w:val="center"/>
          </w:tcPr>
          <w:p w14:paraId="6A210ABA" w14:textId="77777777" w:rsidR="00F97D35" w:rsidRPr="004C4C8F" w:rsidRDefault="00F97D35" w:rsidP="00AD30BE">
            <w:pPr>
              <w:keepNext/>
              <w:keepLines/>
              <w:tabs>
                <w:tab w:val="left" w:pos="720"/>
                <w:tab w:val="left" w:leader="dot" w:pos="9360"/>
              </w:tabs>
              <w:jc w:val="right"/>
              <w:rPr>
                <w:b/>
              </w:rPr>
            </w:pPr>
            <w:r w:rsidRPr="004C4C8F">
              <w:rPr>
                <w:b/>
              </w:rPr>
              <w:t>Description</w:t>
            </w:r>
          </w:p>
        </w:tc>
        <w:tc>
          <w:tcPr>
            <w:tcW w:w="5184" w:type="dxa"/>
            <w:tcBorders>
              <w:top w:val="dotted" w:sz="4" w:space="0" w:color="auto"/>
              <w:bottom w:val="dotted" w:sz="4" w:space="0" w:color="auto"/>
            </w:tcBorders>
            <w:vAlign w:val="center"/>
          </w:tcPr>
          <w:p w14:paraId="10A581B3" w14:textId="77777777" w:rsidR="00F97D35" w:rsidRPr="004C4C8F" w:rsidRDefault="00F97D35" w:rsidP="00AD30BE">
            <w:pPr>
              <w:keepNext/>
              <w:keepLines/>
              <w:tabs>
                <w:tab w:val="left" w:pos="720"/>
                <w:tab w:val="left" w:leader="dot" w:pos="9360"/>
              </w:tabs>
              <w:rPr>
                <w:b/>
              </w:rPr>
            </w:pPr>
            <w:r w:rsidRPr="004C4C8F">
              <w:t>MAT too low; should be between OAT and RAT</w:t>
            </w:r>
          </w:p>
        </w:tc>
        <w:tc>
          <w:tcPr>
            <w:tcW w:w="1008" w:type="dxa"/>
            <w:vMerge/>
            <w:tcBorders>
              <w:top w:val="dotted" w:sz="4" w:space="0" w:color="auto"/>
              <w:bottom w:val="single" w:sz="4" w:space="0" w:color="auto"/>
            </w:tcBorders>
          </w:tcPr>
          <w:p w14:paraId="386D7ABB" w14:textId="77777777" w:rsidR="00F97D35" w:rsidRPr="004C4C8F" w:rsidRDefault="00F97D35" w:rsidP="00AD30BE">
            <w:pPr>
              <w:keepLines/>
              <w:tabs>
                <w:tab w:val="left" w:pos="720"/>
                <w:tab w:val="left" w:leader="dot" w:pos="9360"/>
              </w:tabs>
              <w:jc w:val="center"/>
            </w:pPr>
          </w:p>
        </w:tc>
      </w:tr>
      <w:tr w:rsidR="00F97D35" w:rsidRPr="004C4C8F" w14:paraId="716EC615" w14:textId="77777777" w:rsidTr="00AD30BE">
        <w:trPr>
          <w:cantSplit/>
        </w:trPr>
        <w:tc>
          <w:tcPr>
            <w:tcW w:w="1008" w:type="dxa"/>
            <w:vMerge/>
            <w:tcBorders>
              <w:top w:val="dotted" w:sz="4" w:space="0" w:color="auto"/>
              <w:bottom w:val="single" w:sz="4" w:space="0" w:color="auto"/>
            </w:tcBorders>
          </w:tcPr>
          <w:p w14:paraId="31B12444" w14:textId="77777777" w:rsidR="00F97D35" w:rsidRPr="004C4C8F" w:rsidRDefault="00F97D35" w:rsidP="00AD30BE">
            <w:pPr>
              <w:keepLines/>
              <w:tabs>
                <w:tab w:val="left" w:pos="720"/>
                <w:tab w:val="left" w:leader="dot" w:pos="9360"/>
              </w:tabs>
            </w:pPr>
          </w:p>
        </w:tc>
        <w:tc>
          <w:tcPr>
            <w:tcW w:w="1440" w:type="dxa"/>
            <w:tcBorders>
              <w:top w:val="dotted" w:sz="4" w:space="0" w:color="auto"/>
              <w:bottom w:val="single" w:sz="4" w:space="0" w:color="auto"/>
            </w:tcBorders>
            <w:vAlign w:val="center"/>
          </w:tcPr>
          <w:p w14:paraId="73C913F9" w14:textId="77777777" w:rsidR="00F97D35" w:rsidRPr="004C4C8F" w:rsidRDefault="00F97D35" w:rsidP="00AD30BE">
            <w:pPr>
              <w:keepLines/>
              <w:tabs>
                <w:tab w:val="left" w:pos="720"/>
                <w:tab w:val="left" w:leader="dot" w:pos="9360"/>
              </w:tabs>
              <w:jc w:val="right"/>
              <w:rPr>
                <w:b/>
              </w:rPr>
            </w:pPr>
            <w:r w:rsidRPr="004C4C8F">
              <w:rPr>
                <w:b/>
              </w:rPr>
              <w:t>Possible Diagnosis</w:t>
            </w:r>
          </w:p>
        </w:tc>
        <w:tc>
          <w:tcPr>
            <w:tcW w:w="5184" w:type="dxa"/>
            <w:tcBorders>
              <w:top w:val="dotted" w:sz="4" w:space="0" w:color="auto"/>
              <w:bottom w:val="single" w:sz="4" w:space="0" w:color="auto"/>
            </w:tcBorders>
            <w:vAlign w:val="center"/>
          </w:tcPr>
          <w:p w14:paraId="04103E68" w14:textId="77777777" w:rsidR="00F97D35" w:rsidRPr="004C4C8F" w:rsidRDefault="00F97D35" w:rsidP="00AD30BE">
            <w:pPr>
              <w:keepLines/>
              <w:tabs>
                <w:tab w:val="left" w:pos="720"/>
                <w:tab w:val="left" w:leader="dot" w:pos="9360"/>
              </w:tabs>
            </w:pPr>
            <w:r w:rsidRPr="004C4C8F">
              <w:t>RAT sensor error</w:t>
            </w:r>
          </w:p>
          <w:p w14:paraId="7E36D480" w14:textId="77777777" w:rsidR="00F97D35" w:rsidRPr="004C4C8F" w:rsidRDefault="00F97D35" w:rsidP="00AD30BE">
            <w:pPr>
              <w:keepLines/>
              <w:tabs>
                <w:tab w:val="left" w:pos="720"/>
                <w:tab w:val="left" w:leader="dot" w:pos="9360"/>
              </w:tabs>
            </w:pPr>
            <w:r w:rsidRPr="004C4C8F">
              <w:t>MAT sensor error</w:t>
            </w:r>
          </w:p>
          <w:p w14:paraId="18831F99" w14:textId="77777777" w:rsidR="00F97D35" w:rsidRPr="004C4C8F" w:rsidRDefault="00F97D35" w:rsidP="00AD30BE">
            <w:pPr>
              <w:keepLines/>
              <w:tabs>
                <w:tab w:val="left" w:pos="720"/>
                <w:tab w:val="left" w:leader="dot" w:pos="9360"/>
              </w:tabs>
            </w:pPr>
            <w:r w:rsidRPr="004C4C8F">
              <w:t>OAT sensor error</w:t>
            </w:r>
          </w:p>
        </w:tc>
        <w:tc>
          <w:tcPr>
            <w:tcW w:w="1008" w:type="dxa"/>
            <w:vMerge/>
            <w:tcBorders>
              <w:top w:val="dotted" w:sz="4" w:space="0" w:color="auto"/>
              <w:bottom w:val="single" w:sz="4" w:space="0" w:color="auto"/>
            </w:tcBorders>
          </w:tcPr>
          <w:p w14:paraId="795FF60A" w14:textId="77777777" w:rsidR="00F97D35" w:rsidRPr="004C4C8F" w:rsidRDefault="00F97D35" w:rsidP="00AD30BE">
            <w:pPr>
              <w:keepLines/>
              <w:tabs>
                <w:tab w:val="left" w:pos="720"/>
                <w:tab w:val="left" w:leader="dot" w:pos="9360"/>
              </w:tabs>
              <w:jc w:val="center"/>
            </w:pPr>
          </w:p>
        </w:tc>
      </w:tr>
      <w:tr w:rsidR="00F97D35" w:rsidRPr="004C4C8F" w14:paraId="5BA40C8D" w14:textId="77777777" w:rsidTr="00AD30BE">
        <w:trPr>
          <w:cantSplit/>
        </w:trPr>
        <w:tc>
          <w:tcPr>
            <w:tcW w:w="1008" w:type="dxa"/>
            <w:vMerge w:val="restart"/>
            <w:tcBorders>
              <w:top w:val="single" w:sz="4" w:space="0" w:color="auto"/>
              <w:bottom w:val="single" w:sz="4" w:space="0" w:color="auto"/>
            </w:tcBorders>
            <w:vAlign w:val="center"/>
          </w:tcPr>
          <w:p w14:paraId="41B1F58F" w14:textId="77777777" w:rsidR="00F97D35" w:rsidRDefault="00F97D35" w:rsidP="00AD30BE">
            <w:pPr>
              <w:keepNext/>
              <w:keepLines/>
              <w:tabs>
                <w:tab w:val="left" w:pos="720"/>
                <w:tab w:val="left" w:leader="dot" w:pos="9360"/>
              </w:tabs>
              <w:jc w:val="center"/>
              <w:rPr>
                <w:b/>
              </w:rPr>
            </w:pPr>
            <w:r w:rsidRPr="004C4C8F">
              <w:rPr>
                <w:b/>
              </w:rPr>
              <w:t>FC#3</w:t>
            </w:r>
          </w:p>
          <w:p w14:paraId="6326585F" w14:textId="77777777" w:rsidR="00F97D35" w:rsidRPr="004C4C8F" w:rsidRDefault="00F97D35" w:rsidP="00AD30BE">
            <w:pPr>
              <w:keepNext/>
              <w:keepLines/>
              <w:tabs>
                <w:tab w:val="left" w:pos="720"/>
                <w:tab w:val="left" w:leader="dot" w:pos="9360"/>
              </w:tabs>
              <w:jc w:val="center"/>
              <w:rPr>
                <w:b/>
              </w:rPr>
            </w:pPr>
            <w:r w:rsidRPr="008C393A">
              <w:t>(</w:t>
            </w:r>
            <w:proofErr w:type="gramStart"/>
            <w:r w:rsidRPr="008C393A">
              <w:t>omit</w:t>
            </w:r>
            <w:proofErr w:type="gramEnd"/>
            <w:r w:rsidRPr="008C393A">
              <w:t xml:space="preserve"> if no MAT sensor)</w:t>
            </w:r>
          </w:p>
        </w:tc>
        <w:tc>
          <w:tcPr>
            <w:tcW w:w="1440" w:type="dxa"/>
            <w:tcBorders>
              <w:top w:val="single" w:sz="4" w:space="0" w:color="auto"/>
              <w:bottom w:val="dotted" w:sz="4" w:space="0" w:color="auto"/>
            </w:tcBorders>
            <w:vAlign w:val="center"/>
          </w:tcPr>
          <w:p w14:paraId="51192427" w14:textId="77777777" w:rsidR="00F97D35" w:rsidRPr="004C4C8F" w:rsidRDefault="00F97D35" w:rsidP="00AD30BE">
            <w:pPr>
              <w:keepNext/>
              <w:keepLines/>
              <w:tabs>
                <w:tab w:val="left" w:pos="720"/>
                <w:tab w:val="left" w:leader="dot" w:pos="9360"/>
              </w:tabs>
              <w:jc w:val="right"/>
              <w:rPr>
                <w:b/>
              </w:rPr>
            </w:pPr>
            <w:r w:rsidRPr="004C4C8F">
              <w:rPr>
                <w:b/>
              </w:rPr>
              <w:t>Equation</w:t>
            </w:r>
          </w:p>
        </w:tc>
        <w:tc>
          <w:tcPr>
            <w:tcW w:w="5184" w:type="dxa"/>
            <w:tcBorders>
              <w:top w:val="single" w:sz="4" w:space="0" w:color="auto"/>
              <w:bottom w:val="dotted" w:sz="4" w:space="0" w:color="auto"/>
            </w:tcBorders>
          </w:tcPr>
          <w:p w14:paraId="4C8CDEBC" w14:textId="77777777" w:rsidR="00F97D35" w:rsidRPr="005E1509" w:rsidRDefault="00F97D35" w:rsidP="00AD30BE">
            <w:pPr>
              <w:keepNext/>
              <w:keepLines/>
              <w:tabs>
                <w:tab w:val="left" w:pos="720"/>
                <w:tab w:val="left" w:leader="dot" w:pos="9360"/>
              </w:tabs>
              <w:spacing w:before="60" w:after="60"/>
              <w:jc w:val="center"/>
              <w:rPr>
                <w:b/>
              </w:rPr>
            </w:pPr>
            <w:r w:rsidRPr="005E1509">
              <w:t>MAT</w:t>
            </w:r>
            <w:r w:rsidRPr="005E1509">
              <w:rPr>
                <w:vertAlign w:val="subscript"/>
              </w:rPr>
              <w:t>AVG</w:t>
            </w:r>
            <w:r w:rsidRPr="005E1509">
              <w:t xml:space="preserve"> - Ɛ</w:t>
            </w:r>
            <w:r w:rsidRPr="005E1509">
              <w:rPr>
                <w:vertAlign w:val="subscript"/>
              </w:rPr>
              <w:t>MAT</w:t>
            </w:r>
            <w:r w:rsidRPr="005E1509">
              <w:t xml:space="preserve"> &gt; </w:t>
            </w:r>
            <w:proofErr w:type="gramStart"/>
            <w:r w:rsidRPr="005E1509">
              <w:t>max[</w:t>
            </w:r>
            <w:proofErr w:type="gramEnd"/>
            <w:r w:rsidRPr="005E1509">
              <w:t>(RAT</w:t>
            </w:r>
            <w:r w:rsidRPr="005E1509">
              <w:rPr>
                <w:vertAlign w:val="subscript"/>
              </w:rPr>
              <w:t>AVG</w:t>
            </w:r>
            <w:r w:rsidRPr="005E1509">
              <w:t xml:space="preserve"> + Ɛ</w:t>
            </w:r>
            <w:r w:rsidRPr="005E1509">
              <w:rPr>
                <w:vertAlign w:val="subscript"/>
              </w:rPr>
              <w:t>RAT</w:t>
            </w:r>
            <w:r w:rsidRPr="005E1509">
              <w:t>), (OAT</w:t>
            </w:r>
            <w:r w:rsidRPr="005E1509">
              <w:rPr>
                <w:vertAlign w:val="subscript"/>
              </w:rPr>
              <w:t>AVG</w:t>
            </w:r>
            <w:r w:rsidRPr="005E1509">
              <w:t xml:space="preserve"> + Ɛ</w:t>
            </w:r>
            <w:r w:rsidRPr="005E1509">
              <w:rPr>
                <w:vertAlign w:val="subscript"/>
              </w:rPr>
              <w:t>OAT</w:t>
            </w:r>
            <w:r w:rsidRPr="005E1509">
              <w:t>)]</w:t>
            </w:r>
          </w:p>
        </w:tc>
        <w:tc>
          <w:tcPr>
            <w:tcW w:w="1008" w:type="dxa"/>
            <w:vMerge w:val="restart"/>
            <w:tcBorders>
              <w:top w:val="single" w:sz="4" w:space="0" w:color="auto"/>
              <w:bottom w:val="single" w:sz="4" w:space="0" w:color="auto"/>
            </w:tcBorders>
            <w:vAlign w:val="center"/>
          </w:tcPr>
          <w:p w14:paraId="5349A1B8" w14:textId="77777777" w:rsidR="00F97D35" w:rsidRPr="004C4C8F" w:rsidRDefault="00F97D35" w:rsidP="00AD30BE">
            <w:pPr>
              <w:keepNext/>
              <w:keepLines/>
              <w:tabs>
                <w:tab w:val="left" w:pos="720"/>
                <w:tab w:val="left" w:leader="dot" w:pos="9360"/>
              </w:tabs>
              <w:jc w:val="center"/>
              <w:rPr>
                <w:b/>
              </w:rPr>
            </w:pPr>
            <w:r w:rsidRPr="004C4C8F">
              <w:rPr>
                <w:b/>
              </w:rPr>
              <w:t>Applies to OS</w:t>
            </w:r>
          </w:p>
          <w:p w14:paraId="4ACDFE5D" w14:textId="77777777" w:rsidR="00F97D35" w:rsidRPr="004C4C8F" w:rsidRDefault="00F97D35" w:rsidP="00AD30BE">
            <w:pPr>
              <w:keepNext/>
              <w:keepLines/>
              <w:tabs>
                <w:tab w:val="left" w:pos="720"/>
                <w:tab w:val="left" w:leader="dot" w:pos="9360"/>
              </w:tabs>
              <w:jc w:val="center"/>
            </w:pPr>
            <w:r w:rsidRPr="004C4C8F">
              <w:rPr>
                <w:b/>
              </w:rPr>
              <w:t>#1 – #5</w:t>
            </w:r>
          </w:p>
        </w:tc>
      </w:tr>
      <w:tr w:rsidR="00F97D35" w:rsidRPr="004C4C8F" w14:paraId="561734F7" w14:textId="77777777" w:rsidTr="00AD30BE">
        <w:trPr>
          <w:cantSplit/>
        </w:trPr>
        <w:tc>
          <w:tcPr>
            <w:tcW w:w="1008" w:type="dxa"/>
            <w:vMerge/>
            <w:tcBorders>
              <w:top w:val="dotted" w:sz="4" w:space="0" w:color="auto"/>
              <w:bottom w:val="single" w:sz="4" w:space="0" w:color="auto"/>
            </w:tcBorders>
          </w:tcPr>
          <w:p w14:paraId="3F826419" w14:textId="77777777" w:rsidR="00F97D35" w:rsidRPr="004C4C8F" w:rsidRDefault="00F97D35" w:rsidP="00AD30BE">
            <w:pPr>
              <w:keepNext/>
              <w:keepLines/>
              <w:tabs>
                <w:tab w:val="left" w:pos="720"/>
                <w:tab w:val="left" w:leader="dot" w:pos="9360"/>
              </w:tabs>
            </w:pPr>
          </w:p>
        </w:tc>
        <w:tc>
          <w:tcPr>
            <w:tcW w:w="1440" w:type="dxa"/>
            <w:tcBorders>
              <w:top w:val="dotted" w:sz="4" w:space="0" w:color="auto"/>
              <w:bottom w:val="dotted" w:sz="4" w:space="0" w:color="auto"/>
            </w:tcBorders>
            <w:vAlign w:val="center"/>
          </w:tcPr>
          <w:p w14:paraId="0846FBFC" w14:textId="77777777" w:rsidR="00F97D35" w:rsidRPr="004C4C8F" w:rsidRDefault="00F97D35" w:rsidP="00AD30BE">
            <w:pPr>
              <w:keepNext/>
              <w:keepLines/>
              <w:tabs>
                <w:tab w:val="left" w:pos="720"/>
                <w:tab w:val="left" w:leader="dot" w:pos="9360"/>
              </w:tabs>
              <w:jc w:val="right"/>
              <w:rPr>
                <w:b/>
              </w:rPr>
            </w:pPr>
            <w:r w:rsidRPr="004C4C8F">
              <w:rPr>
                <w:b/>
              </w:rPr>
              <w:t>Description</w:t>
            </w:r>
          </w:p>
        </w:tc>
        <w:tc>
          <w:tcPr>
            <w:tcW w:w="5184" w:type="dxa"/>
            <w:tcBorders>
              <w:top w:val="dotted" w:sz="4" w:space="0" w:color="auto"/>
              <w:bottom w:val="dotted" w:sz="4" w:space="0" w:color="auto"/>
            </w:tcBorders>
            <w:vAlign w:val="center"/>
          </w:tcPr>
          <w:p w14:paraId="263DB16A" w14:textId="77777777" w:rsidR="00F97D35" w:rsidRPr="004C4C8F" w:rsidRDefault="00F97D35" w:rsidP="00AD30BE">
            <w:pPr>
              <w:keepNext/>
              <w:keepLines/>
              <w:tabs>
                <w:tab w:val="left" w:pos="720"/>
                <w:tab w:val="left" w:leader="dot" w:pos="9360"/>
              </w:tabs>
              <w:rPr>
                <w:b/>
              </w:rPr>
            </w:pPr>
            <w:r w:rsidRPr="004C4C8F">
              <w:t>MAT too high; should be between OAT and RAT</w:t>
            </w:r>
          </w:p>
        </w:tc>
        <w:tc>
          <w:tcPr>
            <w:tcW w:w="1008" w:type="dxa"/>
            <w:vMerge/>
            <w:tcBorders>
              <w:top w:val="dotted" w:sz="4" w:space="0" w:color="auto"/>
              <w:bottom w:val="single" w:sz="4" w:space="0" w:color="auto"/>
            </w:tcBorders>
          </w:tcPr>
          <w:p w14:paraId="27CBF232" w14:textId="77777777" w:rsidR="00F97D35" w:rsidRPr="004C4C8F" w:rsidRDefault="00F97D35" w:rsidP="00AD30BE">
            <w:pPr>
              <w:keepLines/>
              <w:tabs>
                <w:tab w:val="left" w:pos="720"/>
                <w:tab w:val="left" w:leader="dot" w:pos="9360"/>
              </w:tabs>
              <w:jc w:val="center"/>
            </w:pPr>
          </w:p>
        </w:tc>
      </w:tr>
      <w:tr w:rsidR="00F97D35" w:rsidRPr="004C4C8F" w14:paraId="3C0F5DDE" w14:textId="77777777" w:rsidTr="00AD30BE">
        <w:trPr>
          <w:cantSplit/>
        </w:trPr>
        <w:tc>
          <w:tcPr>
            <w:tcW w:w="1008" w:type="dxa"/>
            <w:vMerge/>
            <w:tcBorders>
              <w:top w:val="dotted" w:sz="4" w:space="0" w:color="auto"/>
              <w:bottom w:val="single" w:sz="4" w:space="0" w:color="auto"/>
            </w:tcBorders>
          </w:tcPr>
          <w:p w14:paraId="5357C889" w14:textId="77777777" w:rsidR="00F97D35" w:rsidRPr="004C4C8F" w:rsidRDefault="00F97D35" w:rsidP="00AD30BE">
            <w:pPr>
              <w:keepLines/>
              <w:tabs>
                <w:tab w:val="left" w:pos="720"/>
                <w:tab w:val="left" w:leader="dot" w:pos="9360"/>
              </w:tabs>
            </w:pPr>
          </w:p>
        </w:tc>
        <w:tc>
          <w:tcPr>
            <w:tcW w:w="1440" w:type="dxa"/>
            <w:tcBorders>
              <w:top w:val="dotted" w:sz="4" w:space="0" w:color="auto"/>
              <w:bottom w:val="single" w:sz="4" w:space="0" w:color="auto"/>
            </w:tcBorders>
            <w:vAlign w:val="center"/>
          </w:tcPr>
          <w:p w14:paraId="69B523AE" w14:textId="77777777" w:rsidR="00F97D35" w:rsidRPr="004C4C8F" w:rsidRDefault="00F97D35" w:rsidP="00AD30BE">
            <w:pPr>
              <w:keepLines/>
              <w:tabs>
                <w:tab w:val="left" w:pos="720"/>
                <w:tab w:val="left" w:leader="dot" w:pos="9360"/>
              </w:tabs>
              <w:jc w:val="right"/>
              <w:rPr>
                <w:b/>
              </w:rPr>
            </w:pPr>
            <w:r w:rsidRPr="004C4C8F">
              <w:rPr>
                <w:b/>
              </w:rPr>
              <w:t>Possible Diagnosis</w:t>
            </w:r>
          </w:p>
        </w:tc>
        <w:tc>
          <w:tcPr>
            <w:tcW w:w="5184" w:type="dxa"/>
            <w:tcBorders>
              <w:top w:val="dotted" w:sz="4" w:space="0" w:color="auto"/>
              <w:bottom w:val="single" w:sz="4" w:space="0" w:color="auto"/>
            </w:tcBorders>
            <w:vAlign w:val="center"/>
          </w:tcPr>
          <w:p w14:paraId="6526CA56" w14:textId="77777777" w:rsidR="00F97D35" w:rsidRPr="004C4C8F" w:rsidRDefault="00F97D35" w:rsidP="00AD30BE">
            <w:pPr>
              <w:keepLines/>
              <w:tabs>
                <w:tab w:val="left" w:pos="720"/>
                <w:tab w:val="left" w:leader="dot" w:pos="9360"/>
              </w:tabs>
            </w:pPr>
            <w:r w:rsidRPr="004C4C8F">
              <w:t>RAT sensor error</w:t>
            </w:r>
          </w:p>
          <w:p w14:paraId="1C2D3650" w14:textId="77777777" w:rsidR="00F97D35" w:rsidRPr="004C4C8F" w:rsidRDefault="00F97D35" w:rsidP="00AD30BE">
            <w:pPr>
              <w:keepLines/>
              <w:tabs>
                <w:tab w:val="left" w:pos="720"/>
                <w:tab w:val="left" w:leader="dot" w:pos="9360"/>
              </w:tabs>
            </w:pPr>
            <w:r w:rsidRPr="004C4C8F">
              <w:t>MAT sensor error</w:t>
            </w:r>
          </w:p>
          <w:p w14:paraId="0D895237" w14:textId="77777777" w:rsidR="00F97D35" w:rsidRPr="004C4C8F" w:rsidRDefault="00F97D35" w:rsidP="00AD30BE">
            <w:pPr>
              <w:keepLines/>
              <w:tabs>
                <w:tab w:val="left" w:pos="720"/>
                <w:tab w:val="left" w:leader="dot" w:pos="9360"/>
              </w:tabs>
              <w:rPr>
                <w:b/>
              </w:rPr>
            </w:pPr>
            <w:r w:rsidRPr="004C4C8F">
              <w:t>OAT sensor error</w:t>
            </w:r>
          </w:p>
        </w:tc>
        <w:tc>
          <w:tcPr>
            <w:tcW w:w="1008" w:type="dxa"/>
            <w:vMerge/>
            <w:tcBorders>
              <w:top w:val="dotted" w:sz="4" w:space="0" w:color="auto"/>
              <w:bottom w:val="single" w:sz="4" w:space="0" w:color="auto"/>
            </w:tcBorders>
          </w:tcPr>
          <w:p w14:paraId="6823AF77" w14:textId="77777777" w:rsidR="00F97D35" w:rsidRPr="004C4C8F" w:rsidRDefault="00F97D35" w:rsidP="00AD30BE">
            <w:pPr>
              <w:keepLines/>
              <w:tabs>
                <w:tab w:val="left" w:pos="720"/>
                <w:tab w:val="left" w:leader="dot" w:pos="9360"/>
              </w:tabs>
              <w:jc w:val="center"/>
            </w:pPr>
          </w:p>
        </w:tc>
      </w:tr>
      <w:tr w:rsidR="00F97D35" w:rsidRPr="004C4C8F" w14:paraId="796BAC4F" w14:textId="77777777" w:rsidTr="00AD30BE">
        <w:trPr>
          <w:cantSplit/>
        </w:trPr>
        <w:tc>
          <w:tcPr>
            <w:tcW w:w="1008" w:type="dxa"/>
            <w:vMerge w:val="restart"/>
            <w:tcBorders>
              <w:top w:val="single" w:sz="4" w:space="0" w:color="auto"/>
              <w:bottom w:val="single" w:sz="4" w:space="0" w:color="auto"/>
            </w:tcBorders>
            <w:vAlign w:val="center"/>
          </w:tcPr>
          <w:p w14:paraId="3490EE3B" w14:textId="77777777" w:rsidR="00F97D35" w:rsidRPr="004C4C8F" w:rsidRDefault="00F97D35" w:rsidP="00AD30BE">
            <w:pPr>
              <w:keepNext/>
              <w:keepLines/>
              <w:tabs>
                <w:tab w:val="left" w:pos="720"/>
                <w:tab w:val="left" w:leader="dot" w:pos="9360"/>
              </w:tabs>
              <w:jc w:val="center"/>
              <w:rPr>
                <w:b/>
              </w:rPr>
            </w:pPr>
            <w:r w:rsidRPr="004C4C8F">
              <w:rPr>
                <w:b/>
              </w:rPr>
              <w:t>FC#4</w:t>
            </w:r>
          </w:p>
        </w:tc>
        <w:tc>
          <w:tcPr>
            <w:tcW w:w="1440" w:type="dxa"/>
            <w:tcBorders>
              <w:top w:val="single" w:sz="4" w:space="0" w:color="auto"/>
              <w:bottom w:val="dotted" w:sz="4" w:space="0" w:color="auto"/>
            </w:tcBorders>
            <w:vAlign w:val="center"/>
          </w:tcPr>
          <w:p w14:paraId="37102C72" w14:textId="77777777" w:rsidR="00F97D35" w:rsidRPr="004C4C8F" w:rsidRDefault="00F97D35" w:rsidP="00AD30BE">
            <w:pPr>
              <w:keepNext/>
              <w:keepLines/>
              <w:tabs>
                <w:tab w:val="left" w:pos="720"/>
                <w:tab w:val="left" w:leader="dot" w:pos="9360"/>
              </w:tabs>
              <w:jc w:val="right"/>
              <w:rPr>
                <w:b/>
              </w:rPr>
            </w:pPr>
            <w:r w:rsidRPr="004C4C8F">
              <w:rPr>
                <w:b/>
              </w:rPr>
              <w:t>Equation</w:t>
            </w:r>
          </w:p>
        </w:tc>
        <w:tc>
          <w:tcPr>
            <w:tcW w:w="5184" w:type="dxa"/>
            <w:tcBorders>
              <w:top w:val="single" w:sz="4" w:space="0" w:color="auto"/>
              <w:bottom w:val="dotted" w:sz="4" w:space="0" w:color="auto"/>
            </w:tcBorders>
          </w:tcPr>
          <w:p w14:paraId="0285D12F" w14:textId="77777777" w:rsidR="00F97D35" w:rsidRPr="005E1509" w:rsidRDefault="00F97D35" w:rsidP="00AD30BE">
            <w:pPr>
              <w:keepNext/>
              <w:keepLines/>
              <w:tabs>
                <w:tab w:val="left" w:pos="720"/>
                <w:tab w:val="left" w:leader="dot" w:pos="9360"/>
              </w:tabs>
              <w:spacing w:before="60" w:after="60"/>
              <w:jc w:val="center"/>
              <w:rPr>
                <w:b/>
              </w:rPr>
            </w:pPr>
            <w:r w:rsidRPr="005E1509">
              <w:sym w:font="Symbol" w:char="F044"/>
            </w:r>
            <w:r w:rsidRPr="005E1509">
              <w:t xml:space="preserve">OS &gt; </w:t>
            </w:r>
            <w:r w:rsidRPr="005E1509">
              <w:sym w:font="Symbol" w:char="F044"/>
            </w:r>
            <w:r w:rsidRPr="005E1509">
              <w:t>OS</w:t>
            </w:r>
            <w:r w:rsidRPr="005E1509">
              <w:rPr>
                <w:vertAlign w:val="subscript"/>
              </w:rPr>
              <w:t>MAX</w:t>
            </w:r>
          </w:p>
        </w:tc>
        <w:tc>
          <w:tcPr>
            <w:tcW w:w="1008" w:type="dxa"/>
            <w:vMerge w:val="restart"/>
            <w:tcBorders>
              <w:top w:val="single" w:sz="4" w:space="0" w:color="auto"/>
              <w:bottom w:val="single" w:sz="4" w:space="0" w:color="auto"/>
            </w:tcBorders>
            <w:vAlign w:val="center"/>
          </w:tcPr>
          <w:p w14:paraId="62B69B4A" w14:textId="77777777" w:rsidR="00F97D35" w:rsidRPr="004C4C8F" w:rsidRDefault="00F97D35" w:rsidP="00AD30BE">
            <w:pPr>
              <w:keepNext/>
              <w:keepLines/>
              <w:tabs>
                <w:tab w:val="left" w:pos="720"/>
                <w:tab w:val="left" w:leader="dot" w:pos="9360"/>
              </w:tabs>
              <w:jc w:val="center"/>
              <w:rPr>
                <w:b/>
              </w:rPr>
            </w:pPr>
            <w:r w:rsidRPr="004C4C8F">
              <w:rPr>
                <w:b/>
              </w:rPr>
              <w:t>Applies to OS</w:t>
            </w:r>
          </w:p>
          <w:p w14:paraId="12704DF7" w14:textId="77777777" w:rsidR="00F97D35" w:rsidRPr="004C4C8F" w:rsidRDefault="00F97D35" w:rsidP="00AD30BE">
            <w:pPr>
              <w:keepNext/>
              <w:keepLines/>
              <w:tabs>
                <w:tab w:val="left" w:pos="720"/>
                <w:tab w:val="left" w:leader="dot" w:pos="9360"/>
              </w:tabs>
              <w:jc w:val="center"/>
            </w:pPr>
            <w:r w:rsidRPr="004C4C8F">
              <w:rPr>
                <w:b/>
              </w:rPr>
              <w:t>#1 – #5</w:t>
            </w:r>
          </w:p>
        </w:tc>
      </w:tr>
      <w:tr w:rsidR="00F97D35" w:rsidRPr="004C4C8F" w14:paraId="664E0B57" w14:textId="77777777" w:rsidTr="00AD30BE">
        <w:trPr>
          <w:cantSplit/>
        </w:trPr>
        <w:tc>
          <w:tcPr>
            <w:tcW w:w="1008" w:type="dxa"/>
            <w:vMerge/>
            <w:tcBorders>
              <w:top w:val="dotted" w:sz="4" w:space="0" w:color="auto"/>
              <w:bottom w:val="single" w:sz="4" w:space="0" w:color="auto"/>
            </w:tcBorders>
          </w:tcPr>
          <w:p w14:paraId="32BE39A7" w14:textId="77777777" w:rsidR="00F97D35" w:rsidRPr="004C4C8F" w:rsidRDefault="00F97D35" w:rsidP="00AD30BE">
            <w:pPr>
              <w:keepNext/>
              <w:keepLines/>
              <w:tabs>
                <w:tab w:val="left" w:pos="720"/>
                <w:tab w:val="left" w:leader="dot" w:pos="9360"/>
              </w:tabs>
            </w:pPr>
          </w:p>
        </w:tc>
        <w:tc>
          <w:tcPr>
            <w:tcW w:w="1440" w:type="dxa"/>
            <w:tcBorders>
              <w:top w:val="dotted" w:sz="4" w:space="0" w:color="auto"/>
              <w:bottom w:val="dotted" w:sz="4" w:space="0" w:color="auto"/>
            </w:tcBorders>
            <w:vAlign w:val="center"/>
          </w:tcPr>
          <w:p w14:paraId="46B68553" w14:textId="77777777" w:rsidR="00F97D35" w:rsidRPr="004C4C8F" w:rsidRDefault="00F97D35" w:rsidP="00AD30BE">
            <w:pPr>
              <w:keepNext/>
              <w:keepLines/>
              <w:tabs>
                <w:tab w:val="left" w:pos="720"/>
                <w:tab w:val="left" w:leader="dot" w:pos="9360"/>
              </w:tabs>
              <w:jc w:val="right"/>
              <w:rPr>
                <w:b/>
              </w:rPr>
            </w:pPr>
            <w:r w:rsidRPr="004C4C8F">
              <w:rPr>
                <w:b/>
              </w:rPr>
              <w:t>Description</w:t>
            </w:r>
          </w:p>
        </w:tc>
        <w:tc>
          <w:tcPr>
            <w:tcW w:w="5184" w:type="dxa"/>
            <w:tcBorders>
              <w:top w:val="dotted" w:sz="4" w:space="0" w:color="auto"/>
              <w:bottom w:val="dotted" w:sz="4" w:space="0" w:color="auto"/>
            </w:tcBorders>
            <w:vAlign w:val="center"/>
          </w:tcPr>
          <w:p w14:paraId="632589D5" w14:textId="77777777" w:rsidR="00F97D35" w:rsidRPr="004C4C8F" w:rsidRDefault="00F97D35" w:rsidP="00AD30BE">
            <w:pPr>
              <w:keepNext/>
              <w:keepLines/>
              <w:tabs>
                <w:tab w:val="left" w:pos="720"/>
                <w:tab w:val="left" w:leader="dot" w:pos="9360"/>
              </w:tabs>
              <w:rPr>
                <w:b/>
              </w:rPr>
            </w:pPr>
            <w:r w:rsidRPr="004C4C8F">
              <w:t>Too many changes in Operating State</w:t>
            </w:r>
          </w:p>
        </w:tc>
        <w:tc>
          <w:tcPr>
            <w:tcW w:w="1008" w:type="dxa"/>
            <w:vMerge/>
            <w:tcBorders>
              <w:top w:val="dotted" w:sz="4" w:space="0" w:color="auto"/>
              <w:bottom w:val="single" w:sz="4" w:space="0" w:color="auto"/>
            </w:tcBorders>
          </w:tcPr>
          <w:p w14:paraId="32259190" w14:textId="77777777" w:rsidR="00F97D35" w:rsidRPr="004C4C8F" w:rsidRDefault="00F97D35" w:rsidP="00AD30BE">
            <w:pPr>
              <w:keepLines/>
              <w:tabs>
                <w:tab w:val="left" w:pos="720"/>
                <w:tab w:val="left" w:leader="dot" w:pos="9360"/>
              </w:tabs>
              <w:jc w:val="center"/>
            </w:pPr>
          </w:p>
        </w:tc>
      </w:tr>
      <w:tr w:rsidR="00F97D35" w:rsidRPr="004C4C8F" w14:paraId="1ED776B9" w14:textId="77777777" w:rsidTr="00AD30BE">
        <w:trPr>
          <w:cantSplit/>
        </w:trPr>
        <w:tc>
          <w:tcPr>
            <w:tcW w:w="1008" w:type="dxa"/>
            <w:vMerge/>
            <w:tcBorders>
              <w:top w:val="dotted" w:sz="4" w:space="0" w:color="auto"/>
              <w:bottom w:val="single" w:sz="4" w:space="0" w:color="auto"/>
            </w:tcBorders>
          </w:tcPr>
          <w:p w14:paraId="5B15F420" w14:textId="77777777" w:rsidR="00F97D35" w:rsidRPr="004C4C8F" w:rsidRDefault="00F97D35" w:rsidP="00AD30BE">
            <w:pPr>
              <w:keepLines/>
              <w:tabs>
                <w:tab w:val="left" w:pos="720"/>
                <w:tab w:val="left" w:leader="dot" w:pos="9360"/>
              </w:tabs>
            </w:pPr>
          </w:p>
        </w:tc>
        <w:tc>
          <w:tcPr>
            <w:tcW w:w="1440" w:type="dxa"/>
            <w:tcBorders>
              <w:top w:val="dotted" w:sz="4" w:space="0" w:color="auto"/>
              <w:bottom w:val="single" w:sz="4" w:space="0" w:color="auto"/>
            </w:tcBorders>
            <w:vAlign w:val="center"/>
          </w:tcPr>
          <w:p w14:paraId="74436290" w14:textId="77777777" w:rsidR="00F97D35" w:rsidRPr="004C4C8F" w:rsidRDefault="00F97D35" w:rsidP="00AD30BE">
            <w:pPr>
              <w:keepLines/>
              <w:tabs>
                <w:tab w:val="left" w:pos="720"/>
                <w:tab w:val="left" w:leader="dot" w:pos="9360"/>
              </w:tabs>
              <w:jc w:val="right"/>
              <w:rPr>
                <w:b/>
              </w:rPr>
            </w:pPr>
            <w:r w:rsidRPr="004C4C8F">
              <w:rPr>
                <w:b/>
              </w:rPr>
              <w:t>Possible Diagnosis</w:t>
            </w:r>
          </w:p>
        </w:tc>
        <w:tc>
          <w:tcPr>
            <w:tcW w:w="5184" w:type="dxa"/>
            <w:tcBorders>
              <w:top w:val="dotted" w:sz="4" w:space="0" w:color="auto"/>
              <w:bottom w:val="single" w:sz="4" w:space="0" w:color="auto"/>
            </w:tcBorders>
            <w:vAlign w:val="center"/>
          </w:tcPr>
          <w:p w14:paraId="58292094" w14:textId="77777777" w:rsidR="00F97D35" w:rsidRPr="004C4C8F" w:rsidRDefault="00F97D35" w:rsidP="00AD30BE">
            <w:pPr>
              <w:keepLines/>
              <w:tabs>
                <w:tab w:val="left" w:pos="720"/>
                <w:tab w:val="left" w:leader="dot" w:pos="9360"/>
              </w:tabs>
            </w:pPr>
            <w:r w:rsidRPr="004C4C8F">
              <w:t>Unstable control due to poorly tuned loop or mechanical problem</w:t>
            </w:r>
          </w:p>
        </w:tc>
        <w:tc>
          <w:tcPr>
            <w:tcW w:w="1008" w:type="dxa"/>
            <w:vMerge/>
            <w:tcBorders>
              <w:top w:val="dotted" w:sz="4" w:space="0" w:color="auto"/>
              <w:bottom w:val="single" w:sz="4" w:space="0" w:color="auto"/>
            </w:tcBorders>
          </w:tcPr>
          <w:p w14:paraId="3CD3A7C1" w14:textId="77777777" w:rsidR="00F97D35" w:rsidRPr="004C4C8F" w:rsidRDefault="00F97D35" w:rsidP="00AD30BE">
            <w:pPr>
              <w:keepLines/>
              <w:tabs>
                <w:tab w:val="left" w:pos="720"/>
                <w:tab w:val="left" w:leader="dot" w:pos="9360"/>
              </w:tabs>
              <w:jc w:val="center"/>
            </w:pPr>
          </w:p>
        </w:tc>
      </w:tr>
      <w:tr w:rsidR="00F97D35" w:rsidRPr="004C4C8F" w14:paraId="7F31A05E" w14:textId="77777777" w:rsidTr="00AD30BE">
        <w:trPr>
          <w:cantSplit/>
        </w:trPr>
        <w:tc>
          <w:tcPr>
            <w:tcW w:w="1008" w:type="dxa"/>
            <w:vMerge w:val="restart"/>
            <w:tcBorders>
              <w:top w:val="single" w:sz="4" w:space="0" w:color="auto"/>
              <w:bottom w:val="single" w:sz="4" w:space="0" w:color="auto"/>
            </w:tcBorders>
            <w:vAlign w:val="center"/>
          </w:tcPr>
          <w:p w14:paraId="4AF2685B" w14:textId="77777777" w:rsidR="00F97D35" w:rsidRDefault="00F97D35" w:rsidP="00AD30BE">
            <w:pPr>
              <w:keepNext/>
              <w:keepLines/>
              <w:tabs>
                <w:tab w:val="left" w:pos="720"/>
                <w:tab w:val="left" w:leader="dot" w:pos="9360"/>
              </w:tabs>
              <w:jc w:val="center"/>
              <w:rPr>
                <w:b/>
              </w:rPr>
            </w:pPr>
            <w:r w:rsidRPr="004C4C8F">
              <w:rPr>
                <w:b/>
              </w:rPr>
              <w:t>FC#5</w:t>
            </w:r>
          </w:p>
          <w:p w14:paraId="509A3A08" w14:textId="77777777" w:rsidR="00F97D35" w:rsidRPr="004C4C8F" w:rsidRDefault="00F97D35" w:rsidP="00AD30BE">
            <w:pPr>
              <w:keepNext/>
              <w:keepLines/>
              <w:tabs>
                <w:tab w:val="left" w:pos="720"/>
                <w:tab w:val="left" w:leader="dot" w:pos="9360"/>
              </w:tabs>
              <w:jc w:val="center"/>
              <w:rPr>
                <w:b/>
              </w:rPr>
            </w:pPr>
            <w:r w:rsidRPr="008C393A">
              <w:t>(</w:t>
            </w:r>
            <w:proofErr w:type="gramStart"/>
            <w:r w:rsidRPr="008C393A">
              <w:t>omit</w:t>
            </w:r>
            <w:proofErr w:type="gramEnd"/>
            <w:r w:rsidRPr="008C393A">
              <w:t xml:space="preserve"> if no MAT sensor)</w:t>
            </w:r>
          </w:p>
        </w:tc>
        <w:tc>
          <w:tcPr>
            <w:tcW w:w="1440" w:type="dxa"/>
            <w:tcBorders>
              <w:top w:val="single" w:sz="4" w:space="0" w:color="auto"/>
              <w:bottom w:val="dotted" w:sz="4" w:space="0" w:color="auto"/>
            </w:tcBorders>
            <w:vAlign w:val="center"/>
          </w:tcPr>
          <w:p w14:paraId="47B12FFB" w14:textId="77777777" w:rsidR="00F97D35" w:rsidRPr="004C4C8F" w:rsidRDefault="00F97D35" w:rsidP="00AD30BE">
            <w:pPr>
              <w:keepNext/>
              <w:keepLines/>
              <w:tabs>
                <w:tab w:val="left" w:pos="720"/>
                <w:tab w:val="left" w:leader="dot" w:pos="9360"/>
              </w:tabs>
              <w:jc w:val="right"/>
              <w:rPr>
                <w:b/>
              </w:rPr>
            </w:pPr>
            <w:r w:rsidRPr="004C4C8F">
              <w:rPr>
                <w:b/>
              </w:rPr>
              <w:t>Equation</w:t>
            </w:r>
          </w:p>
        </w:tc>
        <w:tc>
          <w:tcPr>
            <w:tcW w:w="5184" w:type="dxa"/>
            <w:tcBorders>
              <w:top w:val="single" w:sz="4" w:space="0" w:color="auto"/>
              <w:bottom w:val="dotted" w:sz="4" w:space="0" w:color="auto"/>
            </w:tcBorders>
          </w:tcPr>
          <w:p w14:paraId="738A7950" w14:textId="77777777" w:rsidR="00F97D35" w:rsidRPr="005E1509" w:rsidRDefault="00F97D35" w:rsidP="00AD30BE">
            <w:pPr>
              <w:keepNext/>
              <w:keepLines/>
              <w:tabs>
                <w:tab w:val="left" w:pos="720"/>
                <w:tab w:val="left" w:leader="dot" w:pos="9360"/>
              </w:tabs>
              <w:spacing w:before="60" w:after="60"/>
              <w:jc w:val="center"/>
              <w:rPr>
                <w:b/>
              </w:rPr>
            </w:pPr>
            <w:r w:rsidRPr="005E1509">
              <w:t>SAT</w:t>
            </w:r>
            <w:r w:rsidRPr="005E1509">
              <w:rPr>
                <w:vertAlign w:val="subscript"/>
              </w:rPr>
              <w:t>AVG</w:t>
            </w:r>
            <w:r w:rsidRPr="005E1509">
              <w:t xml:space="preserve"> + Ɛ</w:t>
            </w:r>
            <w:r w:rsidRPr="005E1509">
              <w:rPr>
                <w:vertAlign w:val="subscript"/>
              </w:rPr>
              <w:t>SAT</w:t>
            </w:r>
            <w:r w:rsidRPr="005E1509">
              <w:t xml:space="preserve"> ≤ MAT</w:t>
            </w:r>
            <w:r w:rsidRPr="005E1509">
              <w:rPr>
                <w:vertAlign w:val="subscript"/>
              </w:rPr>
              <w:t>AVG</w:t>
            </w:r>
            <w:r w:rsidRPr="005E1509">
              <w:t xml:space="preserve"> - Ɛ</w:t>
            </w:r>
            <w:r w:rsidRPr="005E1509">
              <w:rPr>
                <w:vertAlign w:val="subscript"/>
              </w:rPr>
              <w:t>MAT</w:t>
            </w:r>
            <w:r w:rsidRPr="005E1509">
              <w:t xml:space="preserve"> + </w:t>
            </w:r>
            <w:r w:rsidRPr="005E1509">
              <w:sym w:font="Symbol" w:char="F044"/>
            </w:r>
            <w:r w:rsidRPr="005E1509">
              <w:t>T</w:t>
            </w:r>
            <w:r w:rsidRPr="005E1509">
              <w:rPr>
                <w:vertAlign w:val="subscript"/>
              </w:rPr>
              <w:t>SF</w:t>
            </w:r>
          </w:p>
        </w:tc>
        <w:tc>
          <w:tcPr>
            <w:tcW w:w="1008" w:type="dxa"/>
            <w:vMerge w:val="restart"/>
            <w:tcBorders>
              <w:top w:val="single" w:sz="4" w:space="0" w:color="auto"/>
              <w:bottom w:val="single" w:sz="4" w:space="0" w:color="auto"/>
            </w:tcBorders>
            <w:vAlign w:val="center"/>
          </w:tcPr>
          <w:p w14:paraId="225CD6B1" w14:textId="77777777" w:rsidR="00F97D35" w:rsidRPr="004C4C8F" w:rsidRDefault="00F97D35" w:rsidP="00AD30BE">
            <w:pPr>
              <w:keepNext/>
              <w:keepLines/>
              <w:tabs>
                <w:tab w:val="left" w:pos="720"/>
                <w:tab w:val="left" w:leader="dot" w:pos="9360"/>
              </w:tabs>
              <w:jc w:val="center"/>
              <w:rPr>
                <w:b/>
              </w:rPr>
            </w:pPr>
            <w:r w:rsidRPr="004C4C8F">
              <w:rPr>
                <w:b/>
              </w:rPr>
              <w:t>Applies to OS</w:t>
            </w:r>
          </w:p>
          <w:p w14:paraId="5EA51C0A" w14:textId="77777777" w:rsidR="00F97D35" w:rsidRPr="004C4C8F" w:rsidRDefault="00F97D35" w:rsidP="00AD30BE">
            <w:pPr>
              <w:keepNext/>
              <w:keepLines/>
              <w:tabs>
                <w:tab w:val="left" w:pos="720"/>
                <w:tab w:val="left" w:leader="dot" w:pos="9360"/>
              </w:tabs>
              <w:jc w:val="center"/>
            </w:pPr>
            <w:r w:rsidRPr="004C4C8F">
              <w:rPr>
                <w:b/>
              </w:rPr>
              <w:t>#1</w:t>
            </w:r>
          </w:p>
        </w:tc>
      </w:tr>
      <w:tr w:rsidR="00F97D35" w:rsidRPr="004C4C8F" w14:paraId="782B85A3" w14:textId="77777777" w:rsidTr="00AD30BE">
        <w:trPr>
          <w:cantSplit/>
        </w:trPr>
        <w:tc>
          <w:tcPr>
            <w:tcW w:w="1008" w:type="dxa"/>
            <w:vMerge/>
            <w:tcBorders>
              <w:top w:val="dotted" w:sz="4" w:space="0" w:color="auto"/>
              <w:bottom w:val="single" w:sz="4" w:space="0" w:color="auto"/>
            </w:tcBorders>
          </w:tcPr>
          <w:p w14:paraId="2DE23634" w14:textId="77777777" w:rsidR="00F97D35" w:rsidRPr="004C4C8F" w:rsidRDefault="00F97D35" w:rsidP="00AD30BE">
            <w:pPr>
              <w:keepNext/>
              <w:keepLines/>
              <w:tabs>
                <w:tab w:val="left" w:pos="720"/>
                <w:tab w:val="left" w:leader="dot" w:pos="9360"/>
              </w:tabs>
            </w:pPr>
          </w:p>
        </w:tc>
        <w:tc>
          <w:tcPr>
            <w:tcW w:w="1440" w:type="dxa"/>
            <w:tcBorders>
              <w:top w:val="dotted" w:sz="4" w:space="0" w:color="auto"/>
              <w:bottom w:val="dotted" w:sz="4" w:space="0" w:color="auto"/>
            </w:tcBorders>
            <w:vAlign w:val="center"/>
          </w:tcPr>
          <w:p w14:paraId="5A462CB3" w14:textId="77777777" w:rsidR="00F97D35" w:rsidRPr="004C4C8F" w:rsidRDefault="00F97D35" w:rsidP="00AD30BE">
            <w:pPr>
              <w:keepNext/>
              <w:keepLines/>
              <w:tabs>
                <w:tab w:val="left" w:pos="720"/>
                <w:tab w:val="left" w:leader="dot" w:pos="9360"/>
              </w:tabs>
              <w:jc w:val="right"/>
              <w:rPr>
                <w:b/>
              </w:rPr>
            </w:pPr>
            <w:r w:rsidRPr="004C4C8F">
              <w:rPr>
                <w:b/>
              </w:rPr>
              <w:t>Description</w:t>
            </w:r>
          </w:p>
        </w:tc>
        <w:tc>
          <w:tcPr>
            <w:tcW w:w="5184" w:type="dxa"/>
            <w:tcBorders>
              <w:top w:val="dotted" w:sz="4" w:space="0" w:color="auto"/>
              <w:bottom w:val="dotted" w:sz="4" w:space="0" w:color="auto"/>
            </w:tcBorders>
            <w:vAlign w:val="center"/>
          </w:tcPr>
          <w:p w14:paraId="512DB7A0" w14:textId="77777777" w:rsidR="00F97D35" w:rsidRPr="004C4C8F" w:rsidRDefault="00F97D35" w:rsidP="00AD30BE">
            <w:pPr>
              <w:keepNext/>
              <w:keepLines/>
              <w:tabs>
                <w:tab w:val="left" w:pos="720"/>
                <w:tab w:val="left" w:leader="dot" w:pos="9360"/>
              </w:tabs>
              <w:rPr>
                <w:b/>
              </w:rPr>
            </w:pPr>
            <w:r w:rsidRPr="004C4C8F">
              <w:t>SAT too low; should be higher than MAT</w:t>
            </w:r>
          </w:p>
        </w:tc>
        <w:tc>
          <w:tcPr>
            <w:tcW w:w="1008" w:type="dxa"/>
            <w:vMerge/>
            <w:tcBorders>
              <w:top w:val="dotted" w:sz="4" w:space="0" w:color="auto"/>
              <w:bottom w:val="single" w:sz="4" w:space="0" w:color="auto"/>
            </w:tcBorders>
          </w:tcPr>
          <w:p w14:paraId="61EA64D7" w14:textId="77777777" w:rsidR="00F97D35" w:rsidRPr="004C4C8F" w:rsidRDefault="00F97D35" w:rsidP="00AD30BE">
            <w:pPr>
              <w:keepLines/>
              <w:tabs>
                <w:tab w:val="left" w:pos="720"/>
                <w:tab w:val="left" w:leader="dot" w:pos="9360"/>
              </w:tabs>
              <w:jc w:val="center"/>
            </w:pPr>
          </w:p>
        </w:tc>
      </w:tr>
      <w:tr w:rsidR="00F97D35" w:rsidRPr="004C4C8F" w14:paraId="0F665395" w14:textId="77777777" w:rsidTr="00AD30BE">
        <w:trPr>
          <w:cantSplit/>
        </w:trPr>
        <w:tc>
          <w:tcPr>
            <w:tcW w:w="1008" w:type="dxa"/>
            <w:vMerge/>
            <w:tcBorders>
              <w:top w:val="dotted" w:sz="4" w:space="0" w:color="auto"/>
              <w:bottom w:val="single" w:sz="4" w:space="0" w:color="auto"/>
            </w:tcBorders>
          </w:tcPr>
          <w:p w14:paraId="38B2AFE2" w14:textId="77777777" w:rsidR="00F97D35" w:rsidRPr="004C4C8F" w:rsidRDefault="00F97D35" w:rsidP="00AD30BE">
            <w:pPr>
              <w:keepLines/>
              <w:tabs>
                <w:tab w:val="left" w:pos="720"/>
                <w:tab w:val="left" w:leader="dot" w:pos="9360"/>
              </w:tabs>
            </w:pPr>
          </w:p>
        </w:tc>
        <w:tc>
          <w:tcPr>
            <w:tcW w:w="1440" w:type="dxa"/>
            <w:tcBorders>
              <w:top w:val="dotted" w:sz="4" w:space="0" w:color="auto"/>
              <w:bottom w:val="single" w:sz="4" w:space="0" w:color="auto"/>
            </w:tcBorders>
            <w:vAlign w:val="center"/>
          </w:tcPr>
          <w:p w14:paraId="3A1239B5" w14:textId="77777777" w:rsidR="00F97D35" w:rsidRPr="004C4C8F" w:rsidRDefault="00F97D35" w:rsidP="00AD30BE">
            <w:pPr>
              <w:keepLines/>
              <w:tabs>
                <w:tab w:val="left" w:pos="720"/>
                <w:tab w:val="left" w:leader="dot" w:pos="9360"/>
              </w:tabs>
              <w:jc w:val="right"/>
              <w:rPr>
                <w:b/>
              </w:rPr>
            </w:pPr>
            <w:r w:rsidRPr="004C4C8F">
              <w:rPr>
                <w:b/>
              </w:rPr>
              <w:t>Possible Diagnosis</w:t>
            </w:r>
          </w:p>
        </w:tc>
        <w:tc>
          <w:tcPr>
            <w:tcW w:w="5184" w:type="dxa"/>
            <w:tcBorders>
              <w:top w:val="dotted" w:sz="4" w:space="0" w:color="auto"/>
              <w:bottom w:val="single" w:sz="4" w:space="0" w:color="auto"/>
            </w:tcBorders>
            <w:vAlign w:val="center"/>
          </w:tcPr>
          <w:p w14:paraId="683CAEF7" w14:textId="77777777" w:rsidR="00F97D35" w:rsidRPr="004C4C8F" w:rsidRDefault="00F97D35" w:rsidP="00AD30BE">
            <w:pPr>
              <w:keepLines/>
              <w:tabs>
                <w:tab w:val="left" w:pos="720"/>
                <w:tab w:val="left" w:leader="dot" w:pos="9360"/>
              </w:tabs>
            </w:pPr>
            <w:r w:rsidRPr="004C4C8F">
              <w:t>SAT sensor error</w:t>
            </w:r>
          </w:p>
          <w:p w14:paraId="7B112E3E" w14:textId="77777777" w:rsidR="00F97D35" w:rsidRPr="004C4C8F" w:rsidRDefault="00F97D35" w:rsidP="00AD30BE">
            <w:pPr>
              <w:keepLines/>
              <w:tabs>
                <w:tab w:val="left" w:pos="720"/>
                <w:tab w:val="left" w:leader="dot" w:pos="9360"/>
              </w:tabs>
            </w:pPr>
            <w:r w:rsidRPr="004C4C8F">
              <w:t>MAT sensor error</w:t>
            </w:r>
          </w:p>
          <w:p w14:paraId="5D27EBAB" w14:textId="77777777" w:rsidR="00F97D35" w:rsidRPr="004C4C8F" w:rsidRDefault="00F97D35" w:rsidP="00AD30BE">
            <w:pPr>
              <w:keepLines/>
              <w:tabs>
                <w:tab w:val="left" w:pos="720"/>
                <w:tab w:val="left" w:leader="dot" w:pos="9360"/>
              </w:tabs>
            </w:pPr>
            <w:r w:rsidRPr="004C4C8F">
              <w:t>Cooling coil valve leaking or stuck open</w:t>
            </w:r>
          </w:p>
          <w:p w14:paraId="5F88F5BB" w14:textId="77777777" w:rsidR="00F97D35" w:rsidRPr="004C4C8F" w:rsidRDefault="00F97D35" w:rsidP="00AD30BE">
            <w:pPr>
              <w:keepLines/>
              <w:tabs>
                <w:tab w:val="left" w:pos="720"/>
                <w:tab w:val="left" w:leader="dot" w:pos="9360"/>
              </w:tabs>
            </w:pPr>
            <w:r w:rsidRPr="004C4C8F">
              <w:t>Heating coil valve stuck closed or actuator failure</w:t>
            </w:r>
          </w:p>
          <w:p w14:paraId="2447F561" w14:textId="77777777" w:rsidR="00F97D35" w:rsidRPr="004C4C8F" w:rsidRDefault="00F97D35" w:rsidP="00AD30BE">
            <w:pPr>
              <w:keepLines/>
              <w:tabs>
                <w:tab w:val="left" w:pos="720"/>
                <w:tab w:val="left" w:leader="dot" w:pos="9360"/>
              </w:tabs>
            </w:pPr>
            <w:r w:rsidRPr="004C4C8F">
              <w:t>Fouled or undersized heating coil</w:t>
            </w:r>
          </w:p>
          <w:p w14:paraId="779D5A09" w14:textId="77777777" w:rsidR="00F97D35" w:rsidRDefault="00F97D35" w:rsidP="00AD30BE">
            <w:pPr>
              <w:keepLines/>
              <w:tabs>
                <w:tab w:val="left" w:pos="720"/>
                <w:tab w:val="left" w:leader="dot" w:pos="9360"/>
              </w:tabs>
            </w:pPr>
            <w:r w:rsidRPr="004C4C8F">
              <w:t>HW temperature too low or HW unavailable</w:t>
            </w:r>
          </w:p>
          <w:p w14:paraId="6A93F644" w14:textId="77777777" w:rsidR="00F97D35" w:rsidRDefault="00F97D35" w:rsidP="00AD30BE">
            <w:pPr>
              <w:keepLines/>
              <w:tabs>
                <w:tab w:val="left" w:pos="720"/>
                <w:tab w:val="left" w:leader="dot" w:pos="9360"/>
              </w:tabs>
            </w:pPr>
            <w:r>
              <w:t>Gas or electric heat unavailable</w:t>
            </w:r>
          </w:p>
          <w:p w14:paraId="495B773A" w14:textId="77777777" w:rsidR="00F97D35" w:rsidRPr="004C4C8F" w:rsidRDefault="00F97D35" w:rsidP="00AD30BE">
            <w:pPr>
              <w:keepLines/>
              <w:tabs>
                <w:tab w:val="left" w:pos="720"/>
                <w:tab w:val="left" w:leader="dot" w:pos="9360"/>
              </w:tabs>
            </w:pPr>
            <w:r>
              <w:t>DX cooling stuck on</w:t>
            </w:r>
          </w:p>
        </w:tc>
        <w:tc>
          <w:tcPr>
            <w:tcW w:w="1008" w:type="dxa"/>
            <w:vMerge/>
            <w:tcBorders>
              <w:top w:val="dotted" w:sz="4" w:space="0" w:color="auto"/>
              <w:bottom w:val="single" w:sz="4" w:space="0" w:color="auto"/>
            </w:tcBorders>
          </w:tcPr>
          <w:p w14:paraId="54F9D4D2" w14:textId="77777777" w:rsidR="00F97D35" w:rsidRPr="004C4C8F" w:rsidRDefault="00F97D35" w:rsidP="00AD30BE">
            <w:pPr>
              <w:keepLines/>
              <w:tabs>
                <w:tab w:val="left" w:pos="720"/>
                <w:tab w:val="left" w:leader="dot" w:pos="9360"/>
              </w:tabs>
              <w:jc w:val="center"/>
            </w:pPr>
          </w:p>
        </w:tc>
      </w:tr>
      <w:tr w:rsidR="00F97D35" w:rsidRPr="004C4C8F" w14:paraId="2A35420E" w14:textId="77777777" w:rsidTr="00AD30BE">
        <w:trPr>
          <w:cantSplit/>
        </w:trPr>
        <w:tc>
          <w:tcPr>
            <w:tcW w:w="1008" w:type="dxa"/>
            <w:vMerge w:val="restart"/>
            <w:tcBorders>
              <w:top w:val="single" w:sz="4" w:space="0" w:color="auto"/>
              <w:bottom w:val="single" w:sz="4" w:space="0" w:color="auto"/>
            </w:tcBorders>
            <w:vAlign w:val="center"/>
          </w:tcPr>
          <w:p w14:paraId="63A1460E" w14:textId="77777777" w:rsidR="00F97D35" w:rsidRPr="004C4C8F" w:rsidRDefault="00F97D35" w:rsidP="00AD30BE">
            <w:pPr>
              <w:keepNext/>
              <w:keepLines/>
              <w:tabs>
                <w:tab w:val="left" w:pos="720"/>
                <w:tab w:val="left" w:leader="dot" w:pos="9360"/>
              </w:tabs>
              <w:jc w:val="center"/>
              <w:rPr>
                <w:b/>
              </w:rPr>
            </w:pPr>
            <w:r w:rsidRPr="004C4C8F">
              <w:rPr>
                <w:b/>
              </w:rPr>
              <w:t>FC#6</w:t>
            </w:r>
          </w:p>
        </w:tc>
        <w:tc>
          <w:tcPr>
            <w:tcW w:w="1440" w:type="dxa"/>
            <w:tcBorders>
              <w:top w:val="single" w:sz="4" w:space="0" w:color="auto"/>
              <w:bottom w:val="dotted" w:sz="4" w:space="0" w:color="auto"/>
            </w:tcBorders>
            <w:vAlign w:val="center"/>
          </w:tcPr>
          <w:p w14:paraId="3D097980" w14:textId="77777777" w:rsidR="00F97D35" w:rsidRPr="004C4C8F" w:rsidRDefault="00F97D35" w:rsidP="00AD30BE">
            <w:pPr>
              <w:keepNext/>
              <w:keepLines/>
              <w:tabs>
                <w:tab w:val="left" w:pos="720"/>
                <w:tab w:val="left" w:leader="dot" w:pos="9360"/>
              </w:tabs>
              <w:jc w:val="right"/>
              <w:rPr>
                <w:b/>
              </w:rPr>
            </w:pPr>
            <w:r w:rsidRPr="004C4C8F">
              <w:rPr>
                <w:b/>
              </w:rPr>
              <w:t>Equation</w:t>
            </w:r>
          </w:p>
        </w:tc>
        <w:tc>
          <w:tcPr>
            <w:tcW w:w="5184" w:type="dxa"/>
            <w:tcBorders>
              <w:top w:val="single" w:sz="4" w:space="0" w:color="auto"/>
              <w:bottom w:val="dotted" w:sz="4" w:space="0" w:color="auto"/>
            </w:tcBorders>
          </w:tcPr>
          <w:p w14:paraId="2F870B5A" w14:textId="77777777" w:rsidR="00F97D35" w:rsidRPr="005E1509" w:rsidRDefault="00F97D35" w:rsidP="00AD30BE">
            <w:pPr>
              <w:keepNext/>
              <w:keepLines/>
              <w:tabs>
                <w:tab w:val="left" w:pos="720"/>
                <w:tab w:val="left" w:leader="dot" w:pos="9360"/>
              </w:tabs>
              <w:spacing w:before="60" w:after="60"/>
              <w:jc w:val="center"/>
              <w:rPr>
                <w:vertAlign w:val="subscript"/>
              </w:rPr>
            </w:pPr>
            <w:r w:rsidRPr="005E1509">
              <w:t>| RAT</w:t>
            </w:r>
            <w:r w:rsidRPr="005E1509">
              <w:rPr>
                <w:vertAlign w:val="subscript"/>
              </w:rPr>
              <w:t>AVG</w:t>
            </w:r>
            <w:r w:rsidRPr="005E1509">
              <w:t xml:space="preserve"> - OAT</w:t>
            </w:r>
            <w:r w:rsidRPr="005E1509">
              <w:rPr>
                <w:vertAlign w:val="subscript"/>
              </w:rPr>
              <w:t>AVG</w:t>
            </w:r>
            <w:r w:rsidRPr="005E1509">
              <w:t xml:space="preserve"> | ≥ </w:t>
            </w:r>
            <w:r w:rsidRPr="005E1509">
              <w:sym w:font="Symbol" w:char="F044"/>
            </w:r>
            <w:r w:rsidRPr="005E1509">
              <w:t>T</w:t>
            </w:r>
            <w:r w:rsidRPr="005E1509">
              <w:rPr>
                <w:vertAlign w:val="subscript"/>
              </w:rPr>
              <w:t>MIN</w:t>
            </w:r>
          </w:p>
          <w:p w14:paraId="6ACB4C17" w14:textId="77777777" w:rsidR="00F97D35" w:rsidRPr="00C23A1B" w:rsidRDefault="00F97D35" w:rsidP="00AD30BE">
            <w:pPr>
              <w:keepNext/>
              <w:keepLines/>
              <w:tabs>
                <w:tab w:val="left" w:pos="720"/>
                <w:tab w:val="left" w:leader="dot" w:pos="9360"/>
              </w:tabs>
              <w:spacing w:before="60" w:after="60"/>
              <w:jc w:val="center"/>
              <w:rPr>
                <w:vertAlign w:val="subscript"/>
              </w:rPr>
            </w:pPr>
            <w:r w:rsidRPr="00C23A1B">
              <w:t>and</w:t>
            </w:r>
          </w:p>
          <w:p w14:paraId="14330ABD" w14:textId="77777777" w:rsidR="00F97D35" w:rsidRPr="005E1509" w:rsidRDefault="00F97D35" w:rsidP="00AD30BE">
            <w:pPr>
              <w:keepNext/>
              <w:keepLines/>
              <w:tabs>
                <w:tab w:val="left" w:pos="720"/>
                <w:tab w:val="left" w:leader="dot" w:pos="9360"/>
              </w:tabs>
              <w:spacing w:before="60" w:after="60"/>
              <w:jc w:val="center"/>
              <w:rPr>
                <w:b/>
              </w:rPr>
            </w:pPr>
            <w:r w:rsidRPr="005E1509">
              <w:t>| %OA - %OA</w:t>
            </w:r>
            <w:r w:rsidRPr="005E1509">
              <w:rPr>
                <w:vertAlign w:val="subscript"/>
              </w:rPr>
              <w:t>MIN</w:t>
            </w:r>
            <w:r w:rsidRPr="005E1509">
              <w:t xml:space="preserve"> | &gt; Ɛ</w:t>
            </w:r>
            <w:r w:rsidRPr="005E1509">
              <w:rPr>
                <w:vertAlign w:val="subscript"/>
              </w:rPr>
              <w:t>F</w:t>
            </w:r>
          </w:p>
        </w:tc>
        <w:tc>
          <w:tcPr>
            <w:tcW w:w="1008" w:type="dxa"/>
            <w:vMerge w:val="restart"/>
            <w:tcBorders>
              <w:top w:val="single" w:sz="4" w:space="0" w:color="auto"/>
              <w:bottom w:val="single" w:sz="4" w:space="0" w:color="auto"/>
            </w:tcBorders>
            <w:vAlign w:val="center"/>
          </w:tcPr>
          <w:p w14:paraId="052FBC38" w14:textId="77777777" w:rsidR="00F97D35" w:rsidRPr="004C4C8F" w:rsidRDefault="00F97D35" w:rsidP="00AD30BE">
            <w:pPr>
              <w:keepNext/>
              <w:keepLines/>
              <w:tabs>
                <w:tab w:val="left" w:pos="720"/>
                <w:tab w:val="left" w:leader="dot" w:pos="9360"/>
              </w:tabs>
              <w:jc w:val="center"/>
              <w:rPr>
                <w:b/>
              </w:rPr>
            </w:pPr>
            <w:r w:rsidRPr="004C4C8F">
              <w:rPr>
                <w:b/>
              </w:rPr>
              <w:t>Applies to OS</w:t>
            </w:r>
          </w:p>
          <w:p w14:paraId="135475BB" w14:textId="77777777" w:rsidR="00F97D35" w:rsidRPr="004C4C8F" w:rsidRDefault="00F97D35" w:rsidP="00AD30BE">
            <w:pPr>
              <w:keepNext/>
              <w:keepLines/>
              <w:tabs>
                <w:tab w:val="left" w:pos="720"/>
                <w:tab w:val="left" w:leader="dot" w:pos="9360"/>
              </w:tabs>
              <w:jc w:val="center"/>
            </w:pPr>
            <w:r w:rsidRPr="004C4C8F">
              <w:rPr>
                <w:b/>
              </w:rPr>
              <w:t>#1, #4</w:t>
            </w:r>
          </w:p>
        </w:tc>
      </w:tr>
      <w:tr w:rsidR="00F97D35" w:rsidRPr="004C4C8F" w14:paraId="3CA4CCAB" w14:textId="77777777" w:rsidTr="00AD30BE">
        <w:trPr>
          <w:cantSplit/>
        </w:trPr>
        <w:tc>
          <w:tcPr>
            <w:tcW w:w="1008" w:type="dxa"/>
            <w:vMerge/>
            <w:tcBorders>
              <w:top w:val="dotted" w:sz="4" w:space="0" w:color="auto"/>
              <w:bottom w:val="single" w:sz="4" w:space="0" w:color="auto"/>
            </w:tcBorders>
          </w:tcPr>
          <w:p w14:paraId="5833D2A0" w14:textId="77777777" w:rsidR="00F97D35" w:rsidRPr="004C4C8F" w:rsidRDefault="00F97D35" w:rsidP="00AD30BE">
            <w:pPr>
              <w:keepNext/>
              <w:keepLines/>
              <w:tabs>
                <w:tab w:val="left" w:pos="720"/>
                <w:tab w:val="left" w:leader="dot" w:pos="9360"/>
              </w:tabs>
            </w:pPr>
          </w:p>
        </w:tc>
        <w:tc>
          <w:tcPr>
            <w:tcW w:w="1440" w:type="dxa"/>
            <w:tcBorders>
              <w:top w:val="dotted" w:sz="4" w:space="0" w:color="auto"/>
              <w:bottom w:val="dotted" w:sz="4" w:space="0" w:color="auto"/>
            </w:tcBorders>
            <w:vAlign w:val="center"/>
          </w:tcPr>
          <w:p w14:paraId="57241F29" w14:textId="77777777" w:rsidR="00F97D35" w:rsidRPr="004C4C8F" w:rsidRDefault="00F97D35" w:rsidP="00AD30BE">
            <w:pPr>
              <w:keepNext/>
              <w:keepLines/>
              <w:tabs>
                <w:tab w:val="left" w:pos="720"/>
                <w:tab w:val="left" w:leader="dot" w:pos="9360"/>
              </w:tabs>
              <w:jc w:val="right"/>
              <w:rPr>
                <w:b/>
              </w:rPr>
            </w:pPr>
            <w:r w:rsidRPr="004C4C8F">
              <w:rPr>
                <w:b/>
              </w:rPr>
              <w:t>Description</w:t>
            </w:r>
          </w:p>
        </w:tc>
        <w:tc>
          <w:tcPr>
            <w:tcW w:w="5184" w:type="dxa"/>
            <w:tcBorders>
              <w:top w:val="dotted" w:sz="4" w:space="0" w:color="auto"/>
              <w:bottom w:val="dotted" w:sz="4" w:space="0" w:color="auto"/>
            </w:tcBorders>
            <w:vAlign w:val="center"/>
          </w:tcPr>
          <w:p w14:paraId="1FCC5C56" w14:textId="77777777" w:rsidR="00F97D35" w:rsidRPr="004C4C8F" w:rsidRDefault="00F97D35" w:rsidP="00AD30BE">
            <w:pPr>
              <w:keepNext/>
              <w:keepLines/>
              <w:tabs>
                <w:tab w:val="left" w:pos="720"/>
                <w:tab w:val="left" w:leader="dot" w:pos="9360"/>
              </w:tabs>
              <w:rPr>
                <w:b/>
              </w:rPr>
            </w:pPr>
            <w:r w:rsidRPr="004C4C8F">
              <w:t>OA fraction is too low or too high; should equal %OA</w:t>
            </w:r>
            <w:r w:rsidRPr="004C4C8F">
              <w:rPr>
                <w:vertAlign w:val="subscript"/>
              </w:rPr>
              <w:t>MIN</w:t>
            </w:r>
          </w:p>
        </w:tc>
        <w:tc>
          <w:tcPr>
            <w:tcW w:w="1008" w:type="dxa"/>
            <w:vMerge/>
            <w:tcBorders>
              <w:top w:val="dotted" w:sz="4" w:space="0" w:color="auto"/>
              <w:bottom w:val="single" w:sz="4" w:space="0" w:color="auto"/>
            </w:tcBorders>
          </w:tcPr>
          <w:p w14:paraId="7DFF0D0E" w14:textId="77777777" w:rsidR="00F97D35" w:rsidRPr="004C4C8F" w:rsidRDefault="00F97D35" w:rsidP="00AD30BE">
            <w:pPr>
              <w:keepLines/>
              <w:tabs>
                <w:tab w:val="left" w:pos="720"/>
                <w:tab w:val="left" w:leader="dot" w:pos="9360"/>
              </w:tabs>
              <w:jc w:val="center"/>
            </w:pPr>
          </w:p>
        </w:tc>
      </w:tr>
      <w:tr w:rsidR="00F97D35" w:rsidRPr="004C4C8F" w14:paraId="11A42221" w14:textId="77777777" w:rsidTr="00AD30BE">
        <w:trPr>
          <w:cantSplit/>
        </w:trPr>
        <w:tc>
          <w:tcPr>
            <w:tcW w:w="1008" w:type="dxa"/>
            <w:vMerge/>
            <w:tcBorders>
              <w:top w:val="dotted" w:sz="4" w:space="0" w:color="auto"/>
              <w:bottom w:val="single" w:sz="4" w:space="0" w:color="auto"/>
            </w:tcBorders>
          </w:tcPr>
          <w:p w14:paraId="194C9C42" w14:textId="77777777" w:rsidR="00F97D35" w:rsidRPr="004C4C8F" w:rsidRDefault="00F97D35" w:rsidP="00AD30BE">
            <w:pPr>
              <w:keepLines/>
              <w:tabs>
                <w:tab w:val="left" w:pos="720"/>
                <w:tab w:val="left" w:leader="dot" w:pos="9360"/>
              </w:tabs>
            </w:pPr>
          </w:p>
        </w:tc>
        <w:tc>
          <w:tcPr>
            <w:tcW w:w="1440" w:type="dxa"/>
            <w:tcBorders>
              <w:top w:val="dotted" w:sz="4" w:space="0" w:color="auto"/>
              <w:bottom w:val="single" w:sz="4" w:space="0" w:color="auto"/>
            </w:tcBorders>
            <w:vAlign w:val="center"/>
          </w:tcPr>
          <w:p w14:paraId="2B13452D" w14:textId="77777777" w:rsidR="00F97D35" w:rsidRPr="004C4C8F" w:rsidRDefault="00F97D35" w:rsidP="00AD30BE">
            <w:pPr>
              <w:keepLines/>
              <w:tabs>
                <w:tab w:val="left" w:pos="720"/>
                <w:tab w:val="left" w:leader="dot" w:pos="9360"/>
              </w:tabs>
              <w:jc w:val="right"/>
              <w:rPr>
                <w:b/>
              </w:rPr>
            </w:pPr>
            <w:r w:rsidRPr="004C4C8F">
              <w:rPr>
                <w:b/>
              </w:rPr>
              <w:t>Possible Diagnosis</w:t>
            </w:r>
          </w:p>
        </w:tc>
        <w:tc>
          <w:tcPr>
            <w:tcW w:w="5184" w:type="dxa"/>
            <w:tcBorders>
              <w:top w:val="dotted" w:sz="4" w:space="0" w:color="auto"/>
              <w:bottom w:val="single" w:sz="4" w:space="0" w:color="auto"/>
            </w:tcBorders>
            <w:vAlign w:val="center"/>
          </w:tcPr>
          <w:p w14:paraId="1D51A7D7" w14:textId="77777777" w:rsidR="00F97D35" w:rsidRPr="004C4C8F" w:rsidRDefault="00F97D35" w:rsidP="00AD30BE">
            <w:pPr>
              <w:keepLines/>
              <w:tabs>
                <w:tab w:val="left" w:pos="720"/>
                <w:tab w:val="left" w:leader="dot" w:pos="9360"/>
              </w:tabs>
            </w:pPr>
            <w:r w:rsidRPr="004C4C8F">
              <w:t>RAT sensor error</w:t>
            </w:r>
          </w:p>
          <w:p w14:paraId="60A0AA6F" w14:textId="77777777" w:rsidR="00F97D35" w:rsidRPr="004C4C8F" w:rsidRDefault="00F97D35" w:rsidP="00AD30BE">
            <w:pPr>
              <w:keepLines/>
              <w:tabs>
                <w:tab w:val="left" w:pos="720"/>
                <w:tab w:val="left" w:leader="dot" w:pos="9360"/>
              </w:tabs>
            </w:pPr>
            <w:r w:rsidRPr="004C4C8F">
              <w:t>MAT sensor error</w:t>
            </w:r>
          </w:p>
          <w:p w14:paraId="0EB76188" w14:textId="77777777" w:rsidR="00F97D35" w:rsidRPr="004C4C8F" w:rsidRDefault="00F97D35" w:rsidP="00AD30BE">
            <w:pPr>
              <w:keepLines/>
              <w:tabs>
                <w:tab w:val="left" w:pos="720"/>
                <w:tab w:val="left" w:leader="dot" w:pos="9360"/>
              </w:tabs>
            </w:pPr>
            <w:r w:rsidRPr="004C4C8F">
              <w:t>OAT sensor error</w:t>
            </w:r>
          </w:p>
          <w:p w14:paraId="2C2565E4" w14:textId="77777777" w:rsidR="00F97D35" w:rsidRPr="004C4C8F" w:rsidRDefault="00F97D35" w:rsidP="00AD30BE">
            <w:pPr>
              <w:keepLines/>
              <w:tabs>
                <w:tab w:val="left" w:pos="720"/>
                <w:tab w:val="left" w:leader="dot" w:pos="9360"/>
              </w:tabs>
              <w:rPr>
                <w:b/>
              </w:rPr>
            </w:pPr>
            <w:r w:rsidRPr="004C4C8F">
              <w:t>Leaking or stuck economizer damper or actuator</w:t>
            </w:r>
          </w:p>
        </w:tc>
        <w:tc>
          <w:tcPr>
            <w:tcW w:w="1008" w:type="dxa"/>
            <w:vMerge/>
            <w:tcBorders>
              <w:top w:val="dotted" w:sz="4" w:space="0" w:color="auto"/>
              <w:bottom w:val="single" w:sz="4" w:space="0" w:color="auto"/>
            </w:tcBorders>
          </w:tcPr>
          <w:p w14:paraId="31C29A3F" w14:textId="77777777" w:rsidR="00F97D35" w:rsidRPr="004C4C8F" w:rsidRDefault="00F97D35" w:rsidP="00AD30BE">
            <w:pPr>
              <w:keepLines/>
              <w:tabs>
                <w:tab w:val="left" w:pos="720"/>
                <w:tab w:val="left" w:leader="dot" w:pos="9360"/>
              </w:tabs>
              <w:jc w:val="center"/>
            </w:pPr>
          </w:p>
        </w:tc>
      </w:tr>
      <w:tr w:rsidR="00F97D35" w:rsidRPr="004C4C8F" w14:paraId="7A0A128A" w14:textId="77777777" w:rsidTr="00AD30BE">
        <w:trPr>
          <w:cantSplit/>
        </w:trPr>
        <w:tc>
          <w:tcPr>
            <w:tcW w:w="1008" w:type="dxa"/>
            <w:vMerge w:val="restart"/>
            <w:tcBorders>
              <w:top w:val="single" w:sz="4" w:space="0" w:color="auto"/>
              <w:bottom w:val="single" w:sz="4" w:space="0" w:color="auto"/>
            </w:tcBorders>
            <w:vAlign w:val="center"/>
          </w:tcPr>
          <w:p w14:paraId="60BE0B27" w14:textId="72E6E211" w:rsidR="00F97D35" w:rsidRPr="004C4C8F" w:rsidRDefault="00F97D35" w:rsidP="00AD30BE">
            <w:pPr>
              <w:keepNext/>
              <w:keepLines/>
              <w:tabs>
                <w:tab w:val="left" w:pos="720"/>
                <w:tab w:val="left" w:leader="dot" w:pos="9360"/>
              </w:tabs>
              <w:jc w:val="center"/>
              <w:rPr>
                <w:b/>
              </w:rPr>
            </w:pPr>
            <w:r w:rsidRPr="004C4C8F">
              <w:rPr>
                <w:b/>
              </w:rPr>
              <w:t>FC#7</w:t>
            </w:r>
            <w:r w:rsidR="00815A6C">
              <w:rPr>
                <w:b/>
              </w:rPr>
              <w:t xml:space="preserve"> </w:t>
            </w:r>
            <w:r w:rsidR="00815A6C" w:rsidRPr="00510D3F">
              <w:rPr>
                <w:bCs/>
              </w:rPr>
              <w:t>(omit if no heating coil)</w:t>
            </w:r>
          </w:p>
        </w:tc>
        <w:tc>
          <w:tcPr>
            <w:tcW w:w="1440" w:type="dxa"/>
            <w:tcBorders>
              <w:top w:val="single" w:sz="4" w:space="0" w:color="auto"/>
              <w:bottom w:val="dotted" w:sz="4" w:space="0" w:color="auto"/>
            </w:tcBorders>
            <w:vAlign w:val="center"/>
          </w:tcPr>
          <w:p w14:paraId="75BEB5B9" w14:textId="77777777" w:rsidR="00F97D35" w:rsidRPr="004C4C8F" w:rsidRDefault="00F97D35" w:rsidP="00AD30BE">
            <w:pPr>
              <w:keepNext/>
              <w:keepLines/>
              <w:tabs>
                <w:tab w:val="left" w:pos="720"/>
                <w:tab w:val="left" w:leader="dot" w:pos="9360"/>
              </w:tabs>
              <w:jc w:val="right"/>
              <w:rPr>
                <w:b/>
              </w:rPr>
            </w:pPr>
            <w:r w:rsidRPr="004C4C8F">
              <w:rPr>
                <w:b/>
              </w:rPr>
              <w:t>Equation</w:t>
            </w:r>
          </w:p>
        </w:tc>
        <w:tc>
          <w:tcPr>
            <w:tcW w:w="5184" w:type="dxa"/>
            <w:tcBorders>
              <w:top w:val="single" w:sz="4" w:space="0" w:color="auto"/>
              <w:bottom w:val="dotted" w:sz="4" w:space="0" w:color="auto"/>
            </w:tcBorders>
          </w:tcPr>
          <w:p w14:paraId="304E8341" w14:textId="77777777" w:rsidR="00F97D35" w:rsidRPr="005E1509" w:rsidRDefault="00F97D35" w:rsidP="00AD30BE">
            <w:pPr>
              <w:keepNext/>
              <w:keepLines/>
              <w:tabs>
                <w:tab w:val="left" w:pos="720"/>
                <w:tab w:val="left" w:leader="dot" w:pos="9360"/>
              </w:tabs>
              <w:spacing w:before="60" w:after="60"/>
              <w:jc w:val="center"/>
              <w:rPr>
                <w:sz w:val="22"/>
              </w:rPr>
            </w:pPr>
            <w:r w:rsidRPr="005E1509">
              <w:rPr>
                <w:sz w:val="22"/>
              </w:rPr>
              <w:t>SAT</w:t>
            </w:r>
            <w:r w:rsidRPr="005E1509">
              <w:rPr>
                <w:sz w:val="22"/>
                <w:vertAlign w:val="subscript"/>
              </w:rPr>
              <w:t>AVG</w:t>
            </w:r>
            <w:r w:rsidRPr="005E1509">
              <w:rPr>
                <w:sz w:val="22"/>
              </w:rPr>
              <w:t xml:space="preserve"> &lt; SATSP - Ɛ</w:t>
            </w:r>
            <w:r w:rsidRPr="005E1509">
              <w:rPr>
                <w:sz w:val="22"/>
                <w:vertAlign w:val="subscript"/>
              </w:rPr>
              <w:t>SAT</w:t>
            </w:r>
          </w:p>
          <w:p w14:paraId="4F0E10A1" w14:textId="77777777" w:rsidR="00F97D35" w:rsidRPr="00C23A1B" w:rsidRDefault="00F97D35" w:rsidP="00AD30BE">
            <w:pPr>
              <w:keepNext/>
              <w:keepLines/>
              <w:tabs>
                <w:tab w:val="left" w:pos="720"/>
                <w:tab w:val="left" w:leader="dot" w:pos="9360"/>
              </w:tabs>
              <w:spacing w:before="60" w:after="60"/>
              <w:jc w:val="center"/>
              <w:rPr>
                <w:sz w:val="22"/>
                <w:vertAlign w:val="subscript"/>
              </w:rPr>
            </w:pPr>
            <w:r w:rsidRPr="00C23A1B">
              <w:rPr>
                <w:sz w:val="22"/>
              </w:rPr>
              <w:t>and</w:t>
            </w:r>
          </w:p>
          <w:p w14:paraId="69A0DD48" w14:textId="77777777" w:rsidR="00F97D35" w:rsidRPr="005E1509" w:rsidRDefault="00F97D35" w:rsidP="00AD30BE">
            <w:pPr>
              <w:keepNext/>
              <w:keepLines/>
              <w:tabs>
                <w:tab w:val="left" w:pos="720"/>
                <w:tab w:val="left" w:leader="dot" w:pos="9360"/>
              </w:tabs>
              <w:spacing w:before="60" w:after="60"/>
              <w:jc w:val="center"/>
              <w:rPr>
                <w:b/>
                <w:sz w:val="22"/>
              </w:rPr>
            </w:pPr>
            <w:r w:rsidRPr="005E1509">
              <w:rPr>
                <w:sz w:val="22"/>
              </w:rPr>
              <w:t>HC ≥ 99%</w:t>
            </w:r>
          </w:p>
        </w:tc>
        <w:tc>
          <w:tcPr>
            <w:tcW w:w="1008" w:type="dxa"/>
            <w:vMerge w:val="restart"/>
            <w:tcBorders>
              <w:top w:val="single" w:sz="4" w:space="0" w:color="auto"/>
              <w:bottom w:val="single" w:sz="4" w:space="0" w:color="auto"/>
            </w:tcBorders>
            <w:vAlign w:val="center"/>
          </w:tcPr>
          <w:p w14:paraId="5B560977" w14:textId="77777777" w:rsidR="00F97D35" w:rsidRPr="004C4C8F" w:rsidRDefault="00F97D35" w:rsidP="00AD30BE">
            <w:pPr>
              <w:keepNext/>
              <w:keepLines/>
              <w:tabs>
                <w:tab w:val="left" w:pos="720"/>
                <w:tab w:val="left" w:leader="dot" w:pos="9360"/>
              </w:tabs>
              <w:jc w:val="center"/>
              <w:rPr>
                <w:b/>
              </w:rPr>
            </w:pPr>
            <w:r w:rsidRPr="004C4C8F">
              <w:rPr>
                <w:b/>
              </w:rPr>
              <w:t>Applies to OS</w:t>
            </w:r>
          </w:p>
          <w:p w14:paraId="0EB6132B" w14:textId="77777777" w:rsidR="00F97D35" w:rsidRPr="004C4C8F" w:rsidRDefault="00F97D35" w:rsidP="00AD30BE">
            <w:pPr>
              <w:keepNext/>
              <w:keepLines/>
              <w:tabs>
                <w:tab w:val="left" w:pos="720"/>
                <w:tab w:val="left" w:leader="dot" w:pos="9360"/>
              </w:tabs>
              <w:jc w:val="center"/>
            </w:pPr>
            <w:r w:rsidRPr="004C4C8F">
              <w:rPr>
                <w:b/>
              </w:rPr>
              <w:t>#1</w:t>
            </w:r>
          </w:p>
        </w:tc>
      </w:tr>
      <w:tr w:rsidR="00F97D35" w:rsidRPr="004C4C8F" w14:paraId="0C2A67FF" w14:textId="77777777" w:rsidTr="00AD30BE">
        <w:trPr>
          <w:cantSplit/>
        </w:trPr>
        <w:tc>
          <w:tcPr>
            <w:tcW w:w="1008" w:type="dxa"/>
            <w:vMerge/>
            <w:tcBorders>
              <w:top w:val="dotted" w:sz="4" w:space="0" w:color="auto"/>
              <w:bottom w:val="single" w:sz="4" w:space="0" w:color="auto"/>
            </w:tcBorders>
          </w:tcPr>
          <w:p w14:paraId="6F7621A1" w14:textId="77777777" w:rsidR="00F97D35" w:rsidRPr="004C4C8F" w:rsidRDefault="00F97D35" w:rsidP="00AD30BE">
            <w:pPr>
              <w:keepNext/>
              <w:keepLines/>
              <w:tabs>
                <w:tab w:val="left" w:pos="720"/>
                <w:tab w:val="left" w:leader="dot" w:pos="9360"/>
              </w:tabs>
            </w:pPr>
          </w:p>
        </w:tc>
        <w:tc>
          <w:tcPr>
            <w:tcW w:w="1440" w:type="dxa"/>
            <w:tcBorders>
              <w:top w:val="dotted" w:sz="4" w:space="0" w:color="auto"/>
              <w:bottom w:val="dotted" w:sz="4" w:space="0" w:color="auto"/>
            </w:tcBorders>
            <w:vAlign w:val="center"/>
          </w:tcPr>
          <w:p w14:paraId="21F5141A" w14:textId="77777777" w:rsidR="00F97D35" w:rsidRPr="004C4C8F" w:rsidRDefault="00F97D35" w:rsidP="00AD30BE">
            <w:pPr>
              <w:keepNext/>
              <w:keepLines/>
              <w:tabs>
                <w:tab w:val="left" w:pos="720"/>
                <w:tab w:val="left" w:leader="dot" w:pos="9360"/>
              </w:tabs>
              <w:jc w:val="right"/>
              <w:rPr>
                <w:b/>
              </w:rPr>
            </w:pPr>
            <w:r w:rsidRPr="004C4C8F">
              <w:rPr>
                <w:b/>
              </w:rPr>
              <w:t>Description</w:t>
            </w:r>
          </w:p>
        </w:tc>
        <w:tc>
          <w:tcPr>
            <w:tcW w:w="5184" w:type="dxa"/>
            <w:tcBorders>
              <w:top w:val="dotted" w:sz="4" w:space="0" w:color="auto"/>
              <w:bottom w:val="dotted" w:sz="4" w:space="0" w:color="auto"/>
            </w:tcBorders>
            <w:vAlign w:val="center"/>
          </w:tcPr>
          <w:p w14:paraId="5210F19A" w14:textId="77777777" w:rsidR="00F97D35" w:rsidRPr="004C4C8F" w:rsidRDefault="00F97D35" w:rsidP="00AD30BE">
            <w:pPr>
              <w:keepNext/>
              <w:keepLines/>
              <w:tabs>
                <w:tab w:val="left" w:pos="720"/>
                <w:tab w:val="left" w:leader="dot" w:pos="9360"/>
              </w:tabs>
              <w:rPr>
                <w:b/>
              </w:rPr>
            </w:pPr>
            <w:r w:rsidRPr="004C4C8F">
              <w:t xml:space="preserve">SAT too low in full heating </w:t>
            </w:r>
          </w:p>
        </w:tc>
        <w:tc>
          <w:tcPr>
            <w:tcW w:w="1008" w:type="dxa"/>
            <w:vMerge/>
            <w:tcBorders>
              <w:top w:val="dotted" w:sz="4" w:space="0" w:color="auto"/>
              <w:bottom w:val="single" w:sz="4" w:space="0" w:color="auto"/>
            </w:tcBorders>
          </w:tcPr>
          <w:p w14:paraId="6F1177B6" w14:textId="77777777" w:rsidR="00F97D35" w:rsidRPr="004C4C8F" w:rsidRDefault="00F97D35" w:rsidP="00AD30BE">
            <w:pPr>
              <w:keepLines/>
              <w:tabs>
                <w:tab w:val="left" w:pos="720"/>
                <w:tab w:val="left" w:leader="dot" w:pos="9360"/>
              </w:tabs>
              <w:jc w:val="center"/>
            </w:pPr>
          </w:p>
        </w:tc>
      </w:tr>
      <w:tr w:rsidR="00F97D35" w:rsidRPr="004C4C8F" w14:paraId="48F424B1" w14:textId="77777777" w:rsidTr="00AD30BE">
        <w:trPr>
          <w:cantSplit/>
        </w:trPr>
        <w:tc>
          <w:tcPr>
            <w:tcW w:w="1008" w:type="dxa"/>
            <w:vMerge/>
            <w:tcBorders>
              <w:top w:val="dotted" w:sz="4" w:space="0" w:color="auto"/>
              <w:bottom w:val="single" w:sz="4" w:space="0" w:color="auto"/>
            </w:tcBorders>
          </w:tcPr>
          <w:p w14:paraId="51E4643F" w14:textId="77777777" w:rsidR="00F97D35" w:rsidRPr="004C4C8F" w:rsidRDefault="00F97D35" w:rsidP="00AD30BE">
            <w:pPr>
              <w:keepLines/>
              <w:tabs>
                <w:tab w:val="left" w:pos="720"/>
                <w:tab w:val="left" w:leader="dot" w:pos="9360"/>
              </w:tabs>
            </w:pPr>
          </w:p>
        </w:tc>
        <w:tc>
          <w:tcPr>
            <w:tcW w:w="1440" w:type="dxa"/>
            <w:tcBorders>
              <w:top w:val="dotted" w:sz="4" w:space="0" w:color="auto"/>
              <w:bottom w:val="single" w:sz="4" w:space="0" w:color="auto"/>
            </w:tcBorders>
            <w:vAlign w:val="center"/>
          </w:tcPr>
          <w:p w14:paraId="41E6B115" w14:textId="77777777" w:rsidR="00F97D35" w:rsidRPr="004C4C8F" w:rsidRDefault="00F97D35" w:rsidP="00AD30BE">
            <w:pPr>
              <w:keepLines/>
              <w:tabs>
                <w:tab w:val="left" w:pos="720"/>
                <w:tab w:val="left" w:leader="dot" w:pos="9360"/>
              </w:tabs>
              <w:jc w:val="right"/>
              <w:rPr>
                <w:b/>
              </w:rPr>
            </w:pPr>
            <w:r w:rsidRPr="004C4C8F">
              <w:rPr>
                <w:b/>
              </w:rPr>
              <w:t>Possible Diagnosis</w:t>
            </w:r>
          </w:p>
        </w:tc>
        <w:tc>
          <w:tcPr>
            <w:tcW w:w="5184" w:type="dxa"/>
            <w:tcBorders>
              <w:top w:val="dotted" w:sz="4" w:space="0" w:color="auto"/>
              <w:bottom w:val="single" w:sz="4" w:space="0" w:color="auto"/>
            </w:tcBorders>
            <w:vAlign w:val="center"/>
          </w:tcPr>
          <w:p w14:paraId="4A24578F" w14:textId="77777777" w:rsidR="00F97D35" w:rsidRPr="004C4C8F" w:rsidRDefault="00F97D35" w:rsidP="00AD30BE">
            <w:pPr>
              <w:keepLines/>
              <w:tabs>
                <w:tab w:val="left" w:pos="720"/>
                <w:tab w:val="left" w:leader="dot" w:pos="9360"/>
              </w:tabs>
            </w:pPr>
            <w:r w:rsidRPr="004C4C8F">
              <w:t>SAT sensor error</w:t>
            </w:r>
          </w:p>
          <w:p w14:paraId="6F3FD61F" w14:textId="77777777" w:rsidR="00F97D35" w:rsidRPr="004C4C8F" w:rsidRDefault="00F97D35" w:rsidP="00AD30BE">
            <w:pPr>
              <w:keepLines/>
              <w:tabs>
                <w:tab w:val="left" w:pos="720"/>
                <w:tab w:val="left" w:leader="dot" w:pos="9360"/>
              </w:tabs>
            </w:pPr>
            <w:r w:rsidRPr="004C4C8F">
              <w:t>Cooling coil valve leaking or stuck open</w:t>
            </w:r>
          </w:p>
          <w:p w14:paraId="7F0666E8" w14:textId="77777777" w:rsidR="00F97D35" w:rsidRPr="004C4C8F" w:rsidRDefault="00F97D35" w:rsidP="00AD30BE">
            <w:pPr>
              <w:keepLines/>
              <w:tabs>
                <w:tab w:val="left" w:pos="720"/>
                <w:tab w:val="left" w:leader="dot" w:pos="9360"/>
              </w:tabs>
            </w:pPr>
            <w:r w:rsidRPr="004C4C8F">
              <w:t>Heating coil valve stuck closed or actuator failure</w:t>
            </w:r>
          </w:p>
          <w:p w14:paraId="33A6D808" w14:textId="77777777" w:rsidR="00F97D35" w:rsidRPr="004C4C8F" w:rsidRDefault="00F97D35" w:rsidP="00AD30BE">
            <w:pPr>
              <w:keepLines/>
              <w:tabs>
                <w:tab w:val="left" w:pos="720"/>
                <w:tab w:val="left" w:leader="dot" w:pos="9360"/>
              </w:tabs>
            </w:pPr>
            <w:r w:rsidRPr="004C4C8F">
              <w:t>Fouled or undersized heating coil</w:t>
            </w:r>
          </w:p>
          <w:p w14:paraId="22BA673A" w14:textId="77777777" w:rsidR="00F97D35" w:rsidRDefault="00F97D35" w:rsidP="00AD30BE">
            <w:pPr>
              <w:keepLines/>
              <w:tabs>
                <w:tab w:val="left" w:pos="720"/>
                <w:tab w:val="left" w:leader="dot" w:pos="9360"/>
              </w:tabs>
            </w:pPr>
            <w:r w:rsidRPr="004C4C8F">
              <w:t>HW temperature too low or HW unavailable</w:t>
            </w:r>
          </w:p>
          <w:p w14:paraId="6416D803" w14:textId="77777777" w:rsidR="00F97D35" w:rsidRDefault="00F97D35" w:rsidP="00AD30BE">
            <w:pPr>
              <w:keepLines/>
              <w:tabs>
                <w:tab w:val="left" w:pos="720"/>
                <w:tab w:val="left" w:leader="dot" w:pos="9360"/>
              </w:tabs>
            </w:pPr>
            <w:r>
              <w:t>Gas or electric heat unavailable</w:t>
            </w:r>
          </w:p>
          <w:p w14:paraId="5B69D0EB" w14:textId="77777777" w:rsidR="00F97D35" w:rsidRDefault="00F97D35" w:rsidP="00AD30BE">
            <w:pPr>
              <w:keepLines/>
              <w:tabs>
                <w:tab w:val="left" w:pos="720"/>
                <w:tab w:val="left" w:leader="dot" w:pos="9360"/>
              </w:tabs>
            </w:pPr>
            <w:r>
              <w:t>DX cooling stuck on</w:t>
            </w:r>
          </w:p>
          <w:p w14:paraId="05809B72" w14:textId="77777777" w:rsidR="00F97D35" w:rsidRPr="004C4C8F" w:rsidRDefault="00F97D35" w:rsidP="00AD30BE">
            <w:pPr>
              <w:keepLines/>
              <w:tabs>
                <w:tab w:val="left" w:pos="720"/>
                <w:tab w:val="left" w:leader="dot" w:pos="9360"/>
              </w:tabs>
            </w:pPr>
            <w:r w:rsidRPr="004C4C8F">
              <w:t>Leaking or stuck economizer damper or actuator</w:t>
            </w:r>
          </w:p>
        </w:tc>
        <w:tc>
          <w:tcPr>
            <w:tcW w:w="1008" w:type="dxa"/>
            <w:vMerge/>
            <w:tcBorders>
              <w:top w:val="dotted" w:sz="4" w:space="0" w:color="auto"/>
              <w:bottom w:val="single" w:sz="4" w:space="0" w:color="auto"/>
            </w:tcBorders>
          </w:tcPr>
          <w:p w14:paraId="31D81040" w14:textId="77777777" w:rsidR="00F97D35" w:rsidRPr="004C4C8F" w:rsidRDefault="00F97D35" w:rsidP="00AD30BE">
            <w:pPr>
              <w:keepLines/>
              <w:tabs>
                <w:tab w:val="left" w:pos="720"/>
                <w:tab w:val="left" w:leader="dot" w:pos="9360"/>
              </w:tabs>
              <w:jc w:val="center"/>
            </w:pPr>
          </w:p>
        </w:tc>
      </w:tr>
      <w:tr w:rsidR="00F97D35" w:rsidRPr="004C4C8F" w14:paraId="505D7B4E" w14:textId="77777777" w:rsidTr="00AD30BE">
        <w:trPr>
          <w:cantSplit/>
        </w:trPr>
        <w:tc>
          <w:tcPr>
            <w:tcW w:w="1008" w:type="dxa"/>
            <w:vMerge w:val="restart"/>
            <w:tcBorders>
              <w:top w:val="single" w:sz="4" w:space="0" w:color="auto"/>
              <w:bottom w:val="single" w:sz="4" w:space="0" w:color="auto"/>
            </w:tcBorders>
            <w:vAlign w:val="center"/>
          </w:tcPr>
          <w:p w14:paraId="5930720A" w14:textId="77777777" w:rsidR="00F97D35" w:rsidRDefault="00F97D35" w:rsidP="00AD30BE">
            <w:pPr>
              <w:keepNext/>
              <w:keepLines/>
              <w:tabs>
                <w:tab w:val="left" w:pos="720"/>
                <w:tab w:val="left" w:leader="dot" w:pos="9360"/>
              </w:tabs>
              <w:jc w:val="center"/>
              <w:rPr>
                <w:b/>
              </w:rPr>
            </w:pPr>
            <w:r w:rsidRPr="004C4C8F">
              <w:rPr>
                <w:b/>
              </w:rPr>
              <w:lastRenderedPageBreak/>
              <w:t>FC#8</w:t>
            </w:r>
          </w:p>
          <w:p w14:paraId="3293DE5F" w14:textId="77777777" w:rsidR="00F97D35" w:rsidRPr="004C4C8F" w:rsidRDefault="00F97D35" w:rsidP="00AD30BE">
            <w:pPr>
              <w:keepNext/>
              <w:keepLines/>
              <w:tabs>
                <w:tab w:val="left" w:pos="720"/>
                <w:tab w:val="left" w:leader="dot" w:pos="9360"/>
              </w:tabs>
              <w:jc w:val="center"/>
              <w:rPr>
                <w:b/>
              </w:rPr>
            </w:pPr>
            <w:r w:rsidRPr="008C393A">
              <w:t>(</w:t>
            </w:r>
            <w:proofErr w:type="gramStart"/>
            <w:r w:rsidRPr="008C393A">
              <w:t>omit</w:t>
            </w:r>
            <w:proofErr w:type="gramEnd"/>
            <w:r w:rsidRPr="008C393A">
              <w:t xml:space="preserve"> if no MAT sensor)</w:t>
            </w:r>
          </w:p>
        </w:tc>
        <w:tc>
          <w:tcPr>
            <w:tcW w:w="1440" w:type="dxa"/>
            <w:tcBorders>
              <w:top w:val="single" w:sz="4" w:space="0" w:color="auto"/>
              <w:bottom w:val="dotted" w:sz="4" w:space="0" w:color="auto"/>
            </w:tcBorders>
            <w:vAlign w:val="center"/>
          </w:tcPr>
          <w:p w14:paraId="6DC6BC33" w14:textId="77777777" w:rsidR="00F97D35" w:rsidRPr="004C4C8F" w:rsidRDefault="00F97D35" w:rsidP="00AD30BE">
            <w:pPr>
              <w:keepNext/>
              <w:keepLines/>
              <w:tabs>
                <w:tab w:val="left" w:pos="720"/>
                <w:tab w:val="left" w:leader="dot" w:pos="9360"/>
              </w:tabs>
              <w:jc w:val="right"/>
              <w:rPr>
                <w:b/>
              </w:rPr>
            </w:pPr>
            <w:r w:rsidRPr="004C4C8F">
              <w:rPr>
                <w:b/>
              </w:rPr>
              <w:t>Equation</w:t>
            </w:r>
          </w:p>
        </w:tc>
        <w:tc>
          <w:tcPr>
            <w:tcW w:w="5184" w:type="dxa"/>
            <w:tcBorders>
              <w:top w:val="single" w:sz="4" w:space="0" w:color="auto"/>
              <w:bottom w:val="dotted" w:sz="4" w:space="0" w:color="auto"/>
            </w:tcBorders>
          </w:tcPr>
          <w:p w14:paraId="7C2EDA9F" w14:textId="77777777" w:rsidR="00F97D35" w:rsidRPr="005E1509" w:rsidRDefault="00F97D35" w:rsidP="00AD30BE">
            <w:pPr>
              <w:tabs>
                <w:tab w:val="left" w:pos="720"/>
                <w:tab w:val="left" w:leader="dot" w:pos="9360"/>
              </w:tabs>
              <w:spacing w:before="60" w:after="60"/>
              <w:jc w:val="center"/>
            </w:pPr>
            <w:r w:rsidRPr="005E1509">
              <w:t>| SAT</w:t>
            </w:r>
            <w:r w:rsidRPr="005E1509">
              <w:rPr>
                <w:vertAlign w:val="subscript"/>
              </w:rPr>
              <w:t>AVG</w:t>
            </w:r>
            <w:r w:rsidRPr="005E1509">
              <w:t xml:space="preserve"> - </w:t>
            </w:r>
            <w:r w:rsidRPr="005E1509">
              <w:sym w:font="Symbol" w:char="F044"/>
            </w:r>
            <w:r w:rsidRPr="005E1509">
              <w:t>T</w:t>
            </w:r>
            <w:r w:rsidRPr="005E1509">
              <w:rPr>
                <w:vertAlign w:val="subscript"/>
              </w:rPr>
              <w:t>SF</w:t>
            </w:r>
            <w:r w:rsidRPr="005E1509">
              <w:t xml:space="preserve"> - MAT</w:t>
            </w:r>
            <w:r w:rsidRPr="005E1509">
              <w:rPr>
                <w:vertAlign w:val="subscript"/>
              </w:rPr>
              <w:t>AVG</w:t>
            </w:r>
            <w:r w:rsidRPr="005E1509">
              <w:t xml:space="preserve"> | &gt; </w:t>
            </w:r>
            <m:oMath>
              <m:r>
                <w:rPr>
                  <w:rFonts w:ascii="Cambria Math" w:hAnsi="Cambria Math"/>
                </w:rPr>
                <m:t xml:space="preserve"> </m:t>
              </m:r>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Ɛ</m:t>
                          </m:r>
                        </m:e>
                        <m:sub>
                          <m:r>
                            <m:rPr>
                              <m:sty m:val="p"/>
                            </m:rPr>
                            <w:rPr>
                              <w:rFonts w:ascii="Cambria Math" w:hAnsi="Cambria Math"/>
                              <w:vertAlign w:val="subscript"/>
                            </w:rPr>
                            <m:t>SAT</m:t>
                          </m:r>
                        </m:sub>
                      </m:sSub>
                    </m:e>
                    <m:sup>
                      <m:r>
                        <w:rPr>
                          <w:rFonts w:ascii="Cambria Math" w:hAnsi="Cambria Math"/>
                        </w:rPr>
                        <m:t>2</m:t>
                      </m:r>
                    </m:sup>
                  </m:sSup>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Ɛ</m:t>
                          </m:r>
                        </m:e>
                        <m:sub>
                          <m:r>
                            <m:rPr>
                              <m:sty m:val="p"/>
                            </m:rPr>
                            <w:rPr>
                              <w:rFonts w:ascii="Cambria Math" w:hAnsi="Cambria Math"/>
                              <w:vertAlign w:val="subscript"/>
                            </w:rPr>
                            <m:t>MAT</m:t>
                          </m:r>
                        </m:sub>
                      </m:sSub>
                    </m:e>
                    <m:sup>
                      <m:r>
                        <w:rPr>
                          <w:rFonts w:ascii="Cambria Math" w:hAnsi="Cambria Math"/>
                        </w:rPr>
                        <m:t>2</m:t>
                      </m:r>
                    </m:sup>
                  </m:sSup>
                </m:e>
              </m:rad>
            </m:oMath>
          </w:p>
        </w:tc>
        <w:tc>
          <w:tcPr>
            <w:tcW w:w="1008" w:type="dxa"/>
            <w:vMerge w:val="restart"/>
            <w:tcBorders>
              <w:top w:val="single" w:sz="4" w:space="0" w:color="auto"/>
              <w:bottom w:val="single" w:sz="4" w:space="0" w:color="auto"/>
            </w:tcBorders>
            <w:vAlign w:val="center"/>
          </w:tcPr>
          <w:p w14:paraId="2C860DC2" w14:textId="77777777" w:rsidR="00F97D35" w:rsidRPr="004C4C8F" w:rsidRDefault="00F97D35" w:rsidP="00AD30BE">
            <w:pPr>
              <w:keepNext/>
              <w:keepLines/>
              <w:tabs>
                <w:tab w:val="left" w:pos="720"/>
                <w:tab w:val="left" w:leader="dot" w:pos="9360"/>
              </w:tabs>
              <w:jc w:val="center"/>
              <w:rPr>
                <w:b/>
              </w:rPr>
            </w:pPr>
            <w:r w:rsidRPr="004C4C8F">
              <w:rPr>
                <w:b/>
              </w:rPr>
              <w:t>Applies to OS</w:t>
            </w:r>
          </w:p>
          <w:p w14:paraId="2DCA9907" w14:textId="77777777" w:rsidR="00F97D35" w:rsidRPr="004C4C8F" w:rsidRDefault="00F97D35" w:rsidP="00AD30BE">
            <w:pPr>
              <w:keepNext/>
              <w:keepLines/>
              <w:tabs>
                <w:tab w:val="left" w:pos="720"/>
                <w:tab w:val="left" w:leader="dot" w:pos="9360"/>
              </w:tabs>
              <w:jc w:val="center"/>
            </w:pPr>
            <w:r w:rsidRPr="004C4C8F">
              <w:rPr>
                <w:b/>
              </w:rPr>
              <w:t>#2</w:t>
            </w:r>
          </w:p>
        </w:tc>
      </w:tr>
      <w:tr w:rsidR="00F97D35" w:rsidRPr="004C4C8F" w14:paraId="60BBC3B2" w14:textId="77777777" w:rsidTr="00AD30BE">
        <w:trPr>
          <w:cantSplit/>
        </w:trPr>
        <w:tc>
          <w:tcPr>
            <w:tcW w:w="1008" w:type="dxa"/>
            <w:vMerge/>
            <w:tcBorders>
              <w:top w:val="dotted" w:sz="4" w:space="0" w:color="auto"/>
              <w:bottom w:val="single" w:sz="4" w:space="0" w:color="auto"/>
            </w:tcBorders>
          </w:tcPr>
          <w:p w14:paraId="2D505067" w14:textId="77777777" w:rsidR="00F97D35" w:rsidRPr="004C4C8F" w:rsidRDefault="00F97D35" w:rsidP="00AD30BE">
            <w:pPr>
              <w:keepNext/>
              <w:keepLines/>
              <w:tabs>
                <w:tab w:val="left" w:pos="720"/>
                <w:tab w:val="left" w:leader="dot" w:pos="9360"/>
              </w:tabs>
            </w:pPr>
          </w:p>
        </w:tc>
        <w:tc>
          <w:tcPr>
            <w:tcW w:w="1440" w:type="dxa"/>
            <w:tcBorders>
              <w:top w:val="dotted" w:sz="4" w:space="0" w:color="auto"/>
              <w:bottom w:val="dotted" w:sz="4" w:space="0" w:color="auto"/>
            </w:tcBorders>
            <w:vAlign w:val="center"/>
          </w:tcPr>
          <w:p w14:paraId="7D295CED" w14:textId="77777777" w:rsidR="00F97D35" w:rsidRPr="004C4C8F" w:rsidRDefault="00F97D35" w:rsidP="00AD30BE">
            <w:pPr>
              <w:keepNext/>
              <w:keepLines/>
              <w:tabs>
                <w:tab w:val="left" w:pos="720"/>
                <w:tab w:val="left" w:leader="dot" w:pos="9360"/>
              </w:tabs>
              <w:jc w:val="right"/>
              <w:rPr>
                <w:b/>
              </w:rPr>
            </w:pPr>
            <w:r w:rsidRPr="004C4C8F">
              <w:rPr>
                <w:b/>
              </w:rPr>
              <w:t>Description</w:t>
            </w:r>
          </w:p>
        </w:tc>
        <w:tc>
          <w:tcPr>
            <w:tcW w:w="5184" w:type="dxa"/>
            <w:tcBorders>
              <w:top w:val="dotted" w:sz="4" w:space="0" w:color="auto"/>
              <w:bottom w:val="dotted" w:sz="4" w:space="0" w:color="auto"/>
            </w:tcBorders>
            <w:vAlign w:val="center"/>
          </w:tcPr>
          <w:p w14:paraId="36DEE450" w14:textId="77777777" w:rsidR="00F97D35" w:rsidRPr="004C4C8F" w:rsidRDefault="00F97D35" w:rsidP="00AD30BE">
            <w:pPr>
              <w:keepNext/>
              <w:keepLines/>
              <w:tabs>
                <w:tab w:val="left" w:pos="720"/>
                <w:tab w:val="left" w:leader="dot" w:pos="9360"/>
              </w:tabs>
              <w:rPr>
                <w:b/>
              </w:rPr>
            </w:pPr>
            <w:r>
              <w:t>SAT and MAT should be approximately equal</w:t>
            </w:r>
          </w:p>
        </w:tc>
        <w:tc>
          <w:tcPr>
            <w:tcW w:w="1008" w:type="dxa"/>
            <w:vMerge/>
            <w:tcBorders>
              <w:top w:val="dotted" w:sz="4" w:space="0" w:color="auto"/>
              <w:bottom w:val="single" w:sz="4" w:space="0" w:color="auto"/>
            </w:tcBorders>
          </w:tcPr>
          <w:p w14:paraId="1FE9A06A" w14:textId="77777777" w:rsidR="00F97D35" w:rsidRPr="004C4C8F" w:rsidRDefault="00F97D35" w:rsidP="00AD30BE">
            <w:pPr>
              <w:keepLines/>
              <w:tabs>
                <w:tab w:val="left" w:pos="720"/>
                <w:tab w:val="left" w:leader="dot" w:pos="9360"/>
              </w:tabs>
              <w:jc w:val="center"/>
            </w:pPr>
          </w:p>
        </w:tc>
      </w:tr>
      <w:tr w:rsidR="00F97D35" w:rsidRPr="004C4C8F" w14:paraId="58A91CFC" w14:textId="77777777" w:rsidTr="00AD30BE">
        <w:trPr>
          <w:cantSplit/>
        </w:trPr>
        <w:tc>
          <w:tcPr>
            <w:tcW w:w="1008" w:type="dxa"/>
            <w:vMerge/>
            <w:tcBorders>
              <w:top w:val="dotted" w:sz="4" w:space="0" w:color="auto"/>
              <w:bottom w:val="single" w:sz="4" w:space="0" w:color="auto"/>
            </w:tcBorders>
          </w:tcPr>
          <w:p w14:paraId="1E4F5E8E" w14:textId="77777777" w:rsidR="00F97D35" w:rsidRPr="004C4C8F" w:rsidRDefault="00F97D35" w:rsidP="00AD30BE">
            <w:pPr>
              <w:keepLines/>
              <w:tabs>
                <w:tab w:val="left" w:pos="720"/>
                <w:tab w:val="left" w:leader="dot" w:pos="9360"/>
              </w:tabs>
            </w:pPr>
          </w:p>
        </w:tc>
        <w:tc>
          <w:tcPr>
            <w:tcW w:w="1440" w:type="dxa"/>
            <w:tcBorders>
              <w:top w:val="dotted" w:sz="4" w:space="0" w:color="auto"/>
              <w:bottom w:val="single" w:sz="4" w:space="0" w:color="auto"/>
            </w:tcBorders>
            <w:vAlign w:val="center"/>
          </w:tcPr>
          <w:p w14:paraId="65EB2DB9" w14:textId="77777777" w:rsidR="00F97D35" w:rsidRPr="004C4C8F" w:rsidRDefault="00F97D35" w:rsidP="00AD30BE">
            <w:pPr>
              <w:keepLines/>
              <w:tabs>
                <w:tab w:val="left" w:pos="720"/>
                <w:tab w:val="left" w:leader="dot" w:pos="9360"/>
              </w:tabs>
              <w:jc w:val="right"/>
              <w:rPr>
                <w:b/>
              </w:rPr>
            </w:pPr>
            <w:r w:rsidRPr="004C4C8F">
              <w:rPr>
                <w:b/>
              </w:rPr>
              <w:t>Possible Diagnosis</w:t>
            </w:r>
          </w:p>
        </w:tc>
        <w:tc>
          <w:tcPr>
            <w:tcW w:w="5184" w:type="dxa"/>
            <w:tcBorders>
              <w:top w:val="dotted" w:sz="4" w:space="0" w:color="auto"/>
              <w:bottom w:val="single" w:sz="4" w:space="0" w:color="auto"/>
            </w:tcBorders>
            <w:vAlign w:val="center"/>
          </w:tcPr>
          <w:p w14:paraId="0A45FEA2" w14:textId="77777777" w:rsidR="00F97D35" w:rsidRPr="004C4C8F" w:rsidRDefault="00F97D35" w:rsidP="00AD30BE">
            <w:pPr>
              <w:keepLines/>
              <w:tabs>
                <w:tab w:val="left" w:pos="720"/>
                <w:tab w:val="left" w:leader="dot" w:pos="9360"/>
              </w:tabs>
            </w:pPr>
            <w:r w:rsidRPr="004C4C8F">
              <w:t>SAT sensor error</w:t>
            </w:r>
          </w:p>
          <w:p w14:paraId="3A4639F6" w14:textId="77777777" w:rsidR="00F97D35" w:rsidRPr="004C4C8F" w:rsidRDefault="00F97D35" w:rsidP="00AD30BE">
            <w:pPr>
              <w:keepLines/>
              <w:tabs>
                <w:tab w:val="left" w:pos="720"/>
                <w:tab w:val="left" w:leader="dot" w:pos="9360"/>
              </w:tabs>
            </w:pPr>
            <w:r w:rsidRPr="004C4C8F">
              <w:t>MAT sensor error</w:t>
            </w:r>
          </w:p>
          <w:p w14:paraId="332A532E" w14:textId="77777777" w:rsidR="00F97D35" w:rsidRPr="004C4C8F" w:rsidRDefault="00F97D35" w:rsidP="00AD30BE">
            <w:pPr>
              <w:keepLines/>
              <w:tabs>
                <w:tab w:val="left" w:pos="720"/>
                <w:tab w:val="left" w:leader="dot" w:pos="9360"/>
              </w:tabs>
            </w:pPr>
            <w:r w:rsidRPr="004C4C8F">
              <w:t>Cooling coil valve leaking or stuck open</w:t>
            </w:r>
          </w:p>
          <w:p w14:paraId="79C5EA1E" w14:textId="77777777" w:rsidR="00F97D35" w:rsidRPr="004C4C8F" w:rsidRDefault="00F97D35" w:rsidP="00AD30BE">
            <w:pPr>
              <w:keepLines/>
              <w:tabs>
                <w:tab w:val="left" w:pos="720"/>
                <w:tab w:val="left" w:leader="dot" w:pos="9360"/>
              </w:tabs>
            </w:pPr>
            <w:r w:rsidRPr="004C4C8F">
              <w:t>Heating coil valve leaking or stuck open</w:t>
            </w:r>
          </w:p>
        </w:tc>
        <w:tc>
          <w:tcPr>
            <w:tcW w:w="1008" w:type="dxa"/>
            <w:vMerge/>
            <w:tcBorders>
              <w:top w:val="dotted" w:sz="4" w:space="0" w:color="auto"/>
              <w:bottom w:val="single" w:sz="4" w:space="0" w:color="auto"/>
            </w:tcBorders>
          </w:tcPr>
          <w:p w14:paraId="38B37C02" w14:textId="77777777" w:rsidR="00F97D35" w:rsidRPr="004C4C8F" w:rsidRDefault="00F97D35" w:rsidP="00AD30BE">
            <w:pPr>
              <w:keepLines/>
              <w:tabs>
                <w:tab w:val="left" w:pos="720"/>
                <w:tab w:val="left" w:leader="dot" w:pos="9360"/>
              </w:tabs>
              <w:jc w:val="center"/>
            </w:pPr>
          </w:p>
        </w:tc>
      </w:tr>
      <w:tr w:rsidR="00F97D35" w:rsidRPr="004C4C8F" w14:paraId="2AB7EC20" w14:textId="77777777" w:rsidTr="00AD30BE">
        <w:trPr>
          <w:cantSplit/>
        </w:trPr>
        <w:tc>
          <w:tcPr>
            <w:tcW w:w="1008" w:type="dxa"/>
            <w:vMerge w:val="restart"/>
            <w:tcBorders>
              <w:top w:val="single" w:sz="4" w:space="0" w:color="auto"/>
              <w:bottom w:val="single" w:sz="4" w:space="0" w:color="auto"/>
            </w:tcBorders>
            <w:vAlign w:val="center"/>
          </w:tcPr>
          <w:p w14:paraId="6AC9DB97" w14:textId="77777777" w:rsidR="00F97D35" w:rsidRPr="004C4C8F" w:rsidRDefault="00F97D35" w:rsidP="00AD30BE">
            <w:pPr>
              <w:keepNext/>
              <w:keepLines/>
              <w:tabs>
                <w:tab w:val="left" w:pos="720"/>
                <w:tab w:val="left" w:leader="dot" w:pos="9360"/>
              </w:tabs>
              <w:jc w:val="center"/>
              <w:rPr>
                <w:b/>
              </w:rPr>
            </w:pPr>
            <w:r w:rsidRPr="004C4C8F">
              <w:rPr>
                <w:b/>
              </w:rPr>
              <w:t>FC#9</w:t>
            </w:r>
          </w:p>
        </w:tc>
        <w:tc>
          <w:tcPr>
            <w:tcW w:w="1440" w:type="dxa"/>
            <w:tcBorders>
              <w:top w:val="single" w:sz="4" w:space="0" w:color="auto"/>
              <w:bottom w:val="dotted" w:sz="4" w:space="0" w:color="auto"/>
            </w:tcBorders>
            <w:vAlign w:val="center"/>
          </w:tcPr>
          <w:p w14:paraId="5CFA2D36" w14:textId="77777777" w:rsidR="00F97D35" w:rsidRPr="004C4C8F" w:rsidRDefault="00F97D35" w:rsidP="00AD30BE">
            <w:pPr>
              <w:keepNext/>
              <w:keepLines/>
              <w:tabs>
                <w:tab w:val="left" w:pos="720"/>
                <w:tab w:val="left" w:leader="dot" w:pos="9360"/>
              </w:tabs>
              <w:jc w:val="right"/>
              <w:rPr>
                <w:b/>
              </w:rPr>
            </w:pPr>
            <w:r w:rsidRPr="004C4C8F">
              <w:rPr>
                <w:b/>
              </w:rPr>
              <w:t>Equation</w:t>
            </w:r>
          </w:p>
        </w:tc>
        <w:tc>
          <w:tcPr>
            <w:tcW w:w="5184" w:type="dxa"/>
            <w:tcBorders>
              <w:top w:val="single" w:sz="4" w:space="0" w:color="auto"/>
              <w:bottom w:val="dotted" w:sz="4" w:space="0" w:color="auto"/>
            </w:tcBorders>
          </w:tcPr>
          <w:p w14:paraId="04A5461D" w14:textId="77777777" w:rsidR="00F97D35" w:rsidRPr="00083279" w:rsidRDefault="00F97D35" w:rsidP="00AD30BE">
            <w:pPr>
              <w:keepNext/>
              <w:keepLines/>
              <w:tabs>
                <w:tab w:val="left" w:pos="720"/>
                <w:tab w:val="left" w:leader="dot" w:pos="9360"/>
              </w:tabs>
              <w:spacing w:before="60" w:after="60"/>
              <w:jc w:val="center"/>
              <w:rPr>
                <w:b/>
              </w:rPr>
            </w:pPr>
            <w:r w:rsidRPr="00083279">
              <w:t>OAT</w:t>
            </w:r>
            <w:r w:rsidRPr="00083279">
              <w:rPr>
                <w:vertAlign w:val="subscript"/>
              </w:rPr>
              <w:t>AVG</w:t>
            </w:r>
            <w:r w:rsidRPr="00083279">
              <w:t xml:space="preserve"> - Ɛ</w:t>
            </w:r>
            <w:r w:rsidRPr="00083279">
              <w:rPr>
                <w:vertAlign w:val="subscript"/>
              </w:rPr>
              <w:t>OAT</w:t>
            </w:r>
            <w:r w:rsidRPr="00083279">
              <w:t xml:space="preserve"> &gt; SATSP - </w:t>
            </w:r>
            <w:r w:rsidRPr="00083279">
              <w:sym w:font="Symbol" w:char="F044"/>
            </w:r>
            <w:r w:rsidRPr="00083279">
              <w:t>T</w:t>
            </w:r>
            <w:r w:rsidRPr="00083279">
              <w:rPr>
                <w:vertAlign w:val="subscript"/>
              </w:rPr>
              <w:t>SF</w:t>
            </w:r>
            <w:r w:rsidRPr="00083279">
              <w:t xml:space="preserve"> + Ɛ</w:t>
            </w:r>
            <w:r w:rsidRPr="00083279">
              <w:rPr>
                <w:vertAlign w:val="subscript"/>
              </w:rPr>
              <w:t>SAT</w:t>
            </w:r>
          </w:p>
        </w:tc>
        <w:tc>
          <w:tcPr>
            <w:tcW w:w="1008" w:type="dxa"/>
            <w:vMerge w:val="restart"/>
            <w:tcBorders>
              <w:top w:val="single" w:sz="4" w:space="0" w:color="auto"/>
              <w:bottom w:val="single" w:sz="4" w:space="0" w:color="auto"/>
            </w:tcBorders>
            <w:vAlign w:val="center"/>
          </w:tcPr>
          <w:p w14:paraId="537F83AD" w14:textId="77777777" w:rsidR="00F97D35" w:rsidRPr="004C4C8F" w:rsidRDefault="00F97D35" w:rsidP="00AD30BE">
            <w:pPr>
              <w:keepNext/>
              <w:keepLines/>
              <w:tabs>
                <w:tab w:val="left" w:pos="720"/>
                <w:tab w:val="left" w:leader="dot" w:pos="9360"/>
              </w:tabs>
              <w:jc w:val="center"/>
              <w:rPr>
                <w:b/>
              </w:rPr>
            </w:pPr>
            <w:r w:rsidRPr="004C4C8F">
              <w:rPr>
                <w:b/>
              </w:rPr>
              <w:t>Applies to OS</w:t>
            </w:r>
          </w:p>
          <w:p w14:paraId="5DEB6614" w14:textId="77777777" w:rsidR="00F97D35" w:rsidRPr="004C4C8F" w:rsidRDefault="00F97D35" w:rsidP="00AD30BE">
            <w:pPr>
              <w:keepNext/>
              <w:keepLines/>
              <w:tabs>
                <w:tab w:val="left" w:pos="720"/>
                <w:tab w:val="left" w:leader="dot" w:pos="9360"/>
              </w:tabs>
              <w:jc w:val="center"/>
            </w:pPr>
            <w:r w:rsidRPr="004C4C8F">
              <w:rPr>
                <w:b/>
              </w:rPr>
              <w:t>#2</w:t>
            </w:r>
          </w:p>
        </w:tc>
      </w:tr>
      <w:tr w:rsidR="00F97D35" w:rsidRPr="004C4C8F" w14:paraId="59751FAD" w14:textId="77777777" w:rsidTr="00AD30BE">
        <w:trPr>
          <w:cantSplit/>
        </w:trPr>
        <w:tc>
          <w:tcPr>
            <w:tcW w:w="1008" w:type="dxa"/>
            <w:vMerge/>
            <w:tcBorders>
              <w:top w:val="dotted" w:sz="4" w:space="0" w:color="auto"/>
              <w:bottom w:val="single" w:sz="4" w:space="0" w:color="auto"/>
            </w:tcBorders>
          </w:tcPr>
          <w:p w14:paraId="6CEA5FD0" w14:textId="77777777" w:rsidR="00F97D35" w:rsidRPr="004C4C8F" w:rsidRDefault="00F97D35" w:rsidP="00AD30BE">
            <w:pPr>
              <w:keepNext/>
              <w:keepLines/>
              <w:tabs>
                <w:tab w:val="left" w:pos="720"/>
                <w:tab w:val="left" w:leader="dot" w:pos="9360"/>
              </w:tabs>
            </w:pPr>
          </w:p>
        </w:tc>
        <w:tc>
          <w:tcPr>
            <w:tcW w:w="1440" w:type="dxa"/>
            <w:tcBorders>
              <w:top w:val="dotted" w:sz="4" w:space="0" w:color="auto"/>
              <w:bottom w:val="dotted" w:sz="4" w:space="0" w:color="auto"/>
            </w:tcBorders>
            <w:vAlign w:val="center"/>
          </w:tcPr>
          <w:p w14:paraId="766AA6BF" w14:textId="77777777" w:rsidR="00F97D35" w:rsidRPr="004C4C8F" w:rsidRDefault="00F97D35" w:rsidP="00AD30BE">
            <w:pPr>
              <w:keepNext/>
              <w:keepLines/>
              <w:tabs>
                <w:tab w:val="left" w:pos="720"/>
                <w:tab w:val="left" w:leader="dot" w:pos="9360"/>
              </w:tabs>
              <w:jc w:val="right"/>
              <w:rPr>
                <w:b/>
              </w:rPr>
            </w:pPr>
            <w:r w:rsidRPr="004C4C8F">
              <w:rPr>
                <w:b/>
              </w:rPr>
              <w:t>Description</w:t>
            </w:r>
          </w:p>
        </w:tc>
        <w:tc>
          <w:tcPr>
            <w:tcW w:w="5184" w:type="dxa"/>
            <w:tcBorders>
              <w:top w:val="dotted" w:sz="4" w:space="0" w:color="auto"/>
              <w:bottom w:val="dotted" w:sz="4" w:space="0" w:color="auto"/>
            </w:tcBorders>
            <w:vAlign w:val="center"/>
          </w:tcPr>
          <w:p w14:paraId="748BD4B6" w14:textId="77777777" w:rsidR="00F97D35" w:rsidRPr="004C4C8F" w:rsidRDefault="00F97D35" w:rsidP="00AD30BE">
            <w:pPr>
              <w:keepNext/>
              <w:keepLines/>
              <w:tabs>
                <w:tab w:val="left" w:pos="720"/>
                <w:tab w:val="left" w:leader="dot" w:pos="9360"/>
              </w:tabs>
              <w:rPr>
                <w:b/>
              </w:rPr>
            </w:pPr>
            <w:r w:rsidRPr="004C4C8F">
              <w:t>OAT is too high for free cooling without additional mechanical cooling</w:t>
            </w:r>
          </w:p>
        </w:tc>
        <w:tc>
          <w:tcPr>
            <w:tcW w:w="1008" w:type="dxa"/>
            <w:vMerge/>
            <w:tcBorders>
              <w:top w:val="dotted" w:sz="4" w:space="0" w:color="auto"/>
              <w:bottom w:val="single" w:sz="4" w:space="0" w:color="auto"/>
            </w:tcBorders>
          </w:tcPr>
          <w:p w14:paraId="336C368A" w14:textId="77777777" w:rsidR="00F97D35" w:rsidRPr="004C4C8F" w:rsidRDefault="00F97D35" w:rsidP="00AD30BE">
            <w:pPr>
              <w:keepLines/>
              <w:tabs>
                <w:tab w:val="left" w:pos="720"/>
                <w:tab w:val="left" w:leader="dot" w:pos="9360"/>
              </w:tabs>
              <w:jc w:val="center"/>
            </w:pPr>
          </w:p>
        </w:tc>
      </w:tr>
      <w:tr w:rsidR="00F97D35" w:rsidRPr="004C4C8F" w14:paraId="1A403BD0" w14:textId="77777777" w:rsidTr="00AD30BE">
        <w:trPr>
          <w:cantSplit/>
        </w:trPr>
        <w:tc>
          <w:tcPr>
            <w:tcW w:w="1008" w:type="dxa"/>
            <w:vMerge/>
            <w:tcBorders>
              <w:top w:val="dotted" w:sz="4" w:space="0" w:color="auto"/>
              <w:bottom w:val="single" w:sz="4" w:space="0" w:color="auto"/>
            </w:tcBorders>
          </w:tcPr>
          <w:p w14:paraId="7D4D1DFD" w14:textId="77777777" w:rsidR="00F97D35" w:rsidRPr="004C4C8F" w:rsidRDefault="00F97D35" w:rsidP="00AD30BE">
            <w:pPr>
              <w:keepLines/>
              <w:tabs>
                <w:tab w:val="left" w:pos="720"/>
                <w:tab w:val="left" w:leader="dot" w:pos="9360"/>
              </w:tabs>
            </w:pPr>
          </w:p>
        </w:tc>
        <w:tc>
          <w:tcPr>
            <w:tcW w:w="1440" w:type="dxa"/>
            <w:tcBorders>
              <w:top w:val="dotted" w:sz="4" w:space="0" w:color="auto"/>
              <w:bottom w:val="single" w:sz="4" w:space="0" w:color="auto"/>
            </w:tcBorders>
            <w:vAlign w:val="center"/>
          </w:tcPr>
          <w:p w14:paraId="12847391" w14:textId="77777777" w:rsidR="00F97D35" w:rsidRPr="004C4C8F" w:rsidRDefault="00F97D35" w:rsidP="00AD30BE">
            <w:pPr>
              <w:keepLines/>
              <w:tabs>
                <w:tab w:val="left" w:pos="720"/>
                <w:tab w:val="left" w:leader="dot" w:pos="9360"/>
              </w:tabs>
              <w:jc w:val="right"/>
              <w:rPr>
                <w:b/>
              </w:rPr>
            </w:pPr>
            <w:r w:rsidRPr="004C4C8F">
              <w:rPr>
                <w:b/>
              </w:rPr>
              <w:t>Possible Diagnosis</w:t>
            </w:r>
          </w:p>
        </w:tc>
        <w:tc>
          <w:tcPr>
            <w:tcW w:w="5184" w:type="dxa"/>
            <w:tcBorders>
              <w:top w:val="dotted" w:sz="4" w:space="0" w:color="auto"/>
              <w:bottom w:val="single" w:sz="4" w:space="0" w:color="auto"/>
            </w:tcBorders>
            <w:vAlign w:val="center"/>
          </w:tcPr>
          <w:p w14:paraId="7E523081" w14:textId="77777777" w:rsidR="00F97D35" w:rsidRPr="004C4C8F" w:rsidRDefault="00F97D35" w:rsidP="00AD30BE">
            <w:pPr>
              <w:keepLines/>
              <w:tabs>
                <w:tab w:val="left" w:pos="720"/>
                <w:tab w:val="left" w:leader="dot" w:pos="9360"/>
              </w:tabs>
            </w:pPr>
            <w:r w:rsidRPr="004C4C8F">
              <w:t>SAT sensor error</w:t>
            </w:r>
          </w:p>
          <w:p w14:paraId="321BB2DC" w14:textId="77777777" w:rsidR="00F97D35" w:rsidRPr="004C4C8F" w:rsidRDefault="00F97D35" w:rsidP="00AD30BE">
            <w:pPr>
              <w:keepLines/>
              <w:tabs>
                <w:tab w:val="left" w:pos="720"/>
                <w:tab w:val="left" w:leader="dot" w:pos="9360"/>
              </w:tabs>
            </w:pPr>
            <w:r w:rsidRPr="004C4C8F">
              <w:t>OAT sensor error</w:t>
            </w:r>
          </w:p>
          <w:p w14:paraId="6BA96E45" w14:textId="77777777" w:rsidR="00F97D35" w:rsidRPr="004C4C8F" w:rsidRDefault="00F97D35" w:rsidP="00AD30BE">
            <w:pPr>
              <w:keepLines/>
              <w:tabs>
                <w:tab w:val="left" w:pos="720"/>
                <w:tab w:val="left" w:leader="dot" w:pos="9360"/>
              </w:tabs>
              <w:rPr>
                <w:b/>
              </w:rPr>
            </w:pPr>
            <w:r w:rsidRPr="004C4C8F">
              <w:t>Cooling coil valve leaking or stuck open</w:t>
            </w:r>
          </w:p>
        </w:tc>
        <w:tc>
          <w:tcPr>
            <w:tcW w:w="1008" w:type="dxa"/>
            <w:vMerge/>
            <w:tcBorders>
              <w:top w:val="dotted" w:sz="4" w:space="0" w:color="auto"/>
              <w:bottom w:val="single" w:sz="4" w:space="0" w:color="auto"/>
            </w:tcBorders>
          </w:tcPr>
          <w:p w14:paraId="5DF850CA" w14:textId="77777777" w:rsidR="00F97D35" w:rsidRPr="004C4C8F" w:rsidRDefault="00F97D35" w:rsidP="00AD30BE">
            <w:pPr>
              <w:keepLines/>
              <w:tabs>
                <w:tab w:val="left" w:pos="720"/>
                <w:tab w:val="left" w:leader="dot" w:pos="9360"/>
              </w:tabs>
              <w:jc w:val="center"/>
            </w:pPr>
          </w:p>
        </w:tc>
      </w:tr>
      <w:tr w:rsidR="00F97D35" w:rsidRPr="004C4C8F" w14:paraId="4F901F2A" w14:textId="77777777" w:rsidTr="00AD30BE">
        <w:trPr>
          <w:cantSplit/>
        </w:trPr>
        <w:tc>
          <w:tcPr>
            <w:tcW w:w="1008" w:type="dxa"/>
            <w:vMerge w:val="restart"/>
            <w:tcBorders>
              <w:top w:val="single" w:sz="4" w:space="0" w:color="auto"/>
              <w:bottom w:val="single" w:sz="4" w:space="0" w:color="auto"/>
            </w:tcBorders>
            <w:vAlign w:val="center"/>
          </w:tcPr>
          <w:p w14:paraId="2D4359A7" w14:textId="77777777" w:rsidR="00F97D35" w:rsidRDefault="00F97D35" w:rsidP="00AD30BE">
            <w:pPr>
              <w:keepNext/>
              <w:keepLines/>
              <w:tabs>
                <w:tab w:val="left" w:pos="720"/>
                <w:tab w:val="left" w:leader="dot" w:pos="9360"/>
              </w:tabs>
              <w:jc w:val="center"/>
              <w:rPr>
                <w:b/>
              </w:rPr>
            </w:pPr>
            <w:r w:rsidRPr="004C4C8F">
              <w:rPr>
                <w:b/>
              </w:rPr>
              <w:t>FC#10</w:t>
            </w:r>
          </w:p>
          <w:p w14:paraId="0BD33343" w14:textId="77777777" w:rsidR="00F97D35" w:rsidRPr="004C4C8F" w:rsidRDefault="00F97D35" w:rsidP="00AD30BE">
            <w:pPr>
              <w:keepNext/>
              <w:keepLines/>
              <w:tabs>
                <w:tab w:val="left" w:pos="720"/>
                <w:tab w:val="left" w:leader="dot" w:pos="9360"/>
              </w:tabs>
              <w:jc w:val="center"/>
              <w:rPr>
                <w:b/>
              </w:rPr>
            </w:pPr>
            <w:r w:rsidRPr="008C393A">
              <w:t>(</w:t>
            </w:r>
            <w:proofErr w:type="gramStart"/>
            <w:r w:rsidRPr="008C393A">
              <w:t>omit</w:t>
            </w:r>
            <w:proofErr w:type="gramEnd"/>
            <w:r w:rsidRPr="008C393A">
              <w:t xml:space="preserve"> if no MAT sensor)</w:t>
            </w:r>
          </w:p>
        </w:tc>
        <w:tc>
          <w:tcPr>
            <w:tcW w:w="1440" w:type="dxa"/>
            <w:tcBorders>
              <w:top w:val="single" w:sz="4" w:space="0" w:color="auto"/>
              <w:bottom w:val="dotted" w:sz="4" w:space="0" w:color="auto"/>
            </w:tcBorders>
            <w:vAlign w:val="center"/>
          </w:tcPr>
          <w:p w14:paraId="406251C7" w14:textId="77777777" w:rsidR="00F97D35" w:rsidRPr="004C4C8F" w:rsidRDefault="00F97D35" w:rsidP="00AD30BE">
            <w:pPr>
              <w:keepNext/>
              <w:keepLines/>
              <w:tabs>
                <w:tab w:val="left" w:pos="720"/>
                <w:tab w:val="left" w:leader="dot" w:pos="9360"/>
              </w:tabs>
              <w:jc w:val="right"/>
              <w:rPr>
                <w:b/>
              </w:rPr>
            </w:pPr>
            <w:r w:rsidRPr="004C4C8F">
              <w:rPr>
                <w:b/>
              </w:rPr>
              <w:t>Equation</w:t>
            </w:r>
          </w:p>
        </w:tc>
        <w:tc>
          <w:tcPr>
            <w:tcW w:w="5184" w:type="dxa"/>
            <w:tcBorders>
              <w:top w:val="single" w:sz="4" w:space="0" w:color="auto"/>
              <w:bottom w:val="dotted" w:sz="4" w:space="0" w:color="auto"/>
            </w:tcBorders>
          </w:tcPr>
          <w:p w14:paraId="16E8213A" w14:textId="77777777" w:rsidR="00F97D35" w:rsidRPr="00083279" w:rsidRDefault="00F97D35" w:rsidP="00AD30BE">
            <w:pPr>
              <w:keepNext/>
              <w:keepLines/>
              <w:tabs>
                <w:tab w:val="left" w:pos="720"/>
                <w:tab w:val="left" w:leader="dot" w:pos="9360"/>
              </w:tabs>
              <w:spacing w:before="60" w:after="60"/>
              <w:jc w:val="center"/>
              <w:rPr>
                <w:b/>
              </w:rPr>
            </w:pPr>
            <w:r w:rsidRPr="00083279">
              <w:t>| MAT</w:t>
            </w:r>
            <w:r w:rsidRPr="00083279">
              <w:rPr>
                <w:vertAlign w:val="subscript"/>
              </w:rPr>
              <w:t>AVG</w:t>
            </w:r>
            <w:r w:rsidRPr="00083279">
              <w:t xml:space="preserve"> - OAT</w:t>
            </w:r>
            <w:r w:rsidRPr="00083279">
              <w:rPr>
                <w:vertAlign w:val="subscript"/>
              </w:rPr>
              <w:t>AVG</w:t>
            </w:r>
            <w:r w:rsidRPr="00083279">
              <w:t xml:space="preserve"> | &gt; </w:t>
            </w:r>
            <m:oMath>
              <m:r>
                <w:rPr>
                  <w:rFonts w:ascii="Cambria Math" w:hAnsi="Cambria Math"/>
                </w:rPr>
                <m:t xml:space="preserve"> </m:t>
              </m:r>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Ɛ</m:t>
                          </m:r>
                        </m:e>
                        <m:sub>
                          <m:r>
                            <m:rPr>
                              <m:sty m:val="p"/>
                            </m:rPr>
                            <w:rPr>
                              <w:rFonts w:ascii="Cambria Math" w:hAnsi="Cambria Math"/>
                              <w:vertAlign w:val="subscript"/>
                            </w:rPr>
                            <m:t>MAT</m:t>
                          </m:r>
                        </m:sub>
                      </m:sSub>
                    </m:e>
                    <m:sup>
                      <m:r>
                        <w:rPr>
                          <w:rFonts w:ascii="Cambria Math" w:hAnsi="Cambria Math"/>
                        </w:rPr>
                        <m:t>2</m:t>
                      </m:r>
                    </m:sup>
                  </m:sSup>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Ɛ</m:t>
                          </m:r>
                        </m:e>
                        <m:sub>
                          <m:r>
                            <m:rPr>
                              <m:sty m:val="p"/>
                            </m:rPr>
                            <w:rPr>
                              <w:rFonts w:ascii="Cambria Math" w:hAnsi="Cambria Math"/>
                              <w:vertAlign w:val="subscript"/>
                            </w:rPr>
                            <m:t>OAT</m:t>
                          </m:r>
                        </m:sub>
                      </m:sSub>
                    </m:e>
                    <m:sup>
                      <m:r>
                        <w:rPr>
                          <w:rFonts w:ascii="Cambria Math" w:hAnsi="Cambria Math"/>
                        </w:rPr>
                        <m:t>2</m:t>
                      </m:r>
                    </m:sup>
                  </m:sSup>
                </m:e>
              </m:rad>
            </m:oMath>
          </w:p>
        </w:tc>
        <w:tc>
          <w:tcPr>
            <w:tcW w:w="1008" w:type="dxa"/>
            <w:vMerge w:val="restart"/>
            <w:tcBorders>
              <w:top w:val="single" w:sz="4" w:space="0" w:color="auto"/>
              <w:bottom w:val="single" w:sz="4" w:space="0" w:color="auto"/>
            </w:tcBorders>
            <w:vAlign w:val="center"/>
          </w:tcPr>
          <w:p w14:paraId="624F710E" w14:textId="77777777" w:rsidR="00F97D35" w:rsidRPr="004C4C8F" w:rsidRDefault="00F97D35" w:rsidP="00AD30BE">
            <w:pPr>
              <w:keepNext/>
              <w:keepLines/>
              <w:tabs>
                <w:tab w:val="left" w:pos="720"/>
                <w:tab w:val="left" w:leader="dot" w:pos="9360"/>
              </w:tabs>
              <w:jc w:val="center"/>
              <w:rPr>
                <w:b/>
              </w:rPr>
            </w:pPr>
            <w:r w:rsidRPr="004C4C8F">
              <w:rPr>
                <w:b/>
              </w:rPr>
              <w:t>Applies to OS</w:t>
            </w:r>
          </w:p>
          <w:p w14:paraId="1CB10EC3" w14:textId="77777777" w:rsidR="00F97D35" w:rsidRPr="004C4C8F" w:rsidRDefault="00F97D35" w:rsidP="00AD30BE">
            <w:pPr>
              <w:keepNext/>
              <w:keepLines/>
              <w:tabs>
                <w:tab w:val="left" w:pos="720"/>
                <w:tab w:val="left" w:leader="dot" w:pos="9360"/>
              </w:tabs>
              <w:jc w:val="center"/>
            </w:pPr>
            <w:r w:rsidRPr="004C4C8F">
              <w:rPr>
                <w:b/>
              </w:rPr>
              <w:t>#3</w:t>
            </w:r>
          </w:p>
        </w:tc>
      </w:tr>
      <w:tr w:rsidR="00F97D35" w:rsidRPr="004C4C8F" w14:paraId="4D3A34F9" w14:textId="77777777" w:rsidTr="00AD30BE">
        <w:trPr>
          <w:cantSplit/>
        </w:trPr>
        <w:tc>
          <w:tcPr>
            <w:tcW w:w="1008" w:type="dxa"/>
            <w:vMerge/>
            <w:tcBorders>
              <w:top w:val="dotted" w:sz="4" w:space="0" w:color="auto"/>
              <w:bottom w:val="single" w:sz="4" w:space="0" w:color="auto"/>
            </w:tcBorders>
          </w:tcPr>
          <w:p w14:paraId="67085D4E" w14:textId="77777777" w:rsidR="00F97D35" w:rsidRPr="004C4C8F" w:rsidRDefault="00F97D35" w:rsidP="00AD30BE">
            <w:pPr>
              <w:keepNext/>
              <w:keepLines/>
              <w:tabs>
                <w:tab w:val="left" w:pos="720"/>
                <w:tab w:val="left" w:leader="dot" w:pos="9360"/>
              </w:tabs>
            </w:pPr>
          </w:p>
        </w:tc>
        <w:tc>
          <w:tcPr>
            <w:tcW w:w="1440" w:type="dxa"/>
            <w:tcBorders>
              <w:top w:val="dotted" w:sz="4" w:space="0" w:color="auto"/>
              <w:bottom w:val="dotted" w:sz="4" w:space="0" w:color="auto"/>
            </w:tcBorders>
            <w:vAlign w:val="center"/>
          </w:tcPr>
          <w:p w14:paraId="46F06B60" w14:textId="77777777" w:rsidR="00F97D35" w:rsidRPr="004C4C8F" w:rsidRDefault="00F97D35" w:rsidP="00AD30BE">
            <w:pPr>
              <w:keepNext/>
              <w:keepLines/>
              <w:tabs>
                <w:tab w:val="left" w:pos="720"/>
                <w:tab w:val="left" w:leader="dot" w:pos="9360"/>
              </w:tabs>
              <w:jc w:val="right"/>
              <w:rPr>
                <w:b/>
              </w:rPr>
            </w:pPr>
            <w:r w:rsidRPr="004C4C8F">
              <w:rPr>
                <w:b/>
              </w:rPr>
              <w:t>Description</w:t>
            </w:r>
          </w:p>
        </w:tc>
        <w:tc>
          <w:tcPr>
            <w:tcW w:w="5184" w:type="dxa"/>
            <w:tcBorders>
              <w:top w:val="dotted" w:sz="4" w:space="0" w:color="auto"/>
              <w:bottom w:val="dotted" w:sz="4" w:space="0" w:color="auto"/>
            </w:tcBorders>
            <w:vAlign w:val="center"/>
          </w:tcPr>
          <w:p w14:paraId="10542D40" w14:textId="77777777" w:rsidR="00F97D35" w:rsidRPr="004C4C8F" w:rsidRDefault="00F97D35" w:rsidP="00AD30BE">
            <w:pPr>
              <w:keepNext/>
              <w:keepLines/>
              <w:tabs>
                <w:tab w:val="left" w:pos="720"/>
                <w:tab w:val="left" w:leader="dot" w:pos="9360"/>
              </w:tabs>
              <w:rPr>
                <w:b/>
              </w:rPr>
            </w:pPr>
            <w:r>
              <w:t xml:space="preserve">OAT and MAT should be approximately equal </w:t>
            </w:r>
          </w:p>
        </w:tc>
        <w:tc>
          <w:tcPr>
            <w:tcW w:w="1008" w:type="dxa"/>
            <w:vMerge/>
            <w:tcBorders>
              <w:top w:val="dotted" w:sz="4" w:space="0" w:color="auto"/>
              <w:bottom w:val="single" w:sz="4" w:space="0" w:color="auto"/>
            </w:tcBorders>
          </w:tcPr>
          <w:p w14:paraId="0858AEE5" w14:textId="77777777" w:rsidR="00F97D35" w:rsidRPr="004C4C8F" w:rsidRDefault="00F97D35" w:rsidP="00AD30BE">
            <w:pPr>
              <w:keepLines/>
              <w:tabs>
                <w:tab w:val="left" w:pos="720"/>
                <w:tab w:val="left" w:leader="dot" w:pos="9360"/>
              </w:tabs>
              <w:jc w:val="center"/>
            </w:pPr>
          </w:p>
        </w:tc>
      </w:tr>
      <w:tr w:rsidR="00F97D35" w:rsidRPr="004C4C8F" w14:paraId="17AA6C5B" w14:textId="77777777" w:rsidTr="00AD30BE">
        <w:trPr>
          <w:cantSplit/>
        </w:trPr>
        <w:tc>
          <w:tcPr>
            <w:tcW w:w="1008" w:type="dxa"/>
            <w:vMerge/>
            <w:tcBorders>
              <w:top w:val="dotted" w:sz="4" w:space="0" w:color="auto"/>
              <w:bottom w:val="single" w:sz="4" w:space="0" w:color="auto"/>
            </w:tcBorders>
          </w:tcPr>
          <w:p w14:paraId="4D0F0D9F" w14:textId="77777777" w:rsidR="00F97D35" w:rsidRPr="004C4C8F" w:rsidRDefault="00F97D35" w:rsidP="00AD30BE">
            <w:pPr>
              <w:keepLines/>
              <w:tabs>
                <w:tab w:val="left" w:pos="720"/>
                <w:tab w:val="left" w:leader="dot" w:pos="9360"/>
              </w:tabs>
            </w:pPr>
          </w:p>
        </w:tc>
        <w:tc>
          <w:tcPr>
            <w:tcW w:w="1440" w:type="dxa"/>
            <w:tcBorders>
              <w:top w:val="dotted" w:sz="4" w:space="0" w:color="auto"/>
              <w:bottom w:val="single" w:sz="4" w:space="0" w:color="auto"/>
            </w:tcBorders>
            <w:vAlign w:val="center"/>
          </w:tcPr>
          <w:p w14:paraId="558A6C72" w14:textId="77777777" w:rsidR="00F97D35" w:rsidRPr="004C4C8F" w:rsidRDefault="00F97D35" w:rsidP="00AD30BE">
            <w:pPr>
              <w:keepLines/>
              <w:tabs>
                <w:tab w:val="left" w:pos="720"/>
                <w:tab w:val="left" w:leader="dot" w:pos="9360"/>
              </w:tabs>
              <w:jc w:val="right"/>
              <w:rPr>
                <w:b/>
              </w:rPr>
            </w:pPr>
            <w:r w:rsidRPr="004C4C8F">
              <w:rPr>
                <w:b/>
              </w:rPr>
              <w:t>Possible Diagnosis</w:t>
            </w:r>
          </w:p>
        </w:tc>
        <w:tc>
          <w:tcPr>
            <w:tcW w:w="5184" w:type="dxa"/>
            <w:tcBorders>
              <w:top w:val="dotted" w:sz="4" w:space="0" w:color="auto"/>
              <w:bottom w:val="single" w:sz="4" w:space="0" w:color="auto"/>
            </w:tcBorders>
            <w:vAlign w:val="center"/>
          </w:tcPr>
          <w:p w14:paraId="3A6F2988" w14:textId="77777777" w:rsidR="00F97D35" w:rsidRPr="004C4C8F" w:rsidRDefault="00F97D35" w:rsidP="00AD30BE">
            <w:pPr>
              <w:keepLines/>
              <w:tabs>
                <w:tab w:val="left" w:pos="720"/>
                <w:tab w:val="left" w:leader="dot" w:pos="9360"/>
              </w:tabs>
            </w:pPr>
            <w:r w:rsidRPr="004C4C8F">
              <w:t>MAT sensor error</w:t>
            </w:r>
          </w:p>
          <w:p w14:paraId="55991142" w14:textId="77777777" w:rsidR="00F97D35" w:rsidRPr="004C4C8F" w:rsidRDefault="00F97D35" w:rsidP="00AD30BE">
            <w:pPr>
              <w:keepLines/>
              <w:tabs>
                <w:tab w:val="left" w:pos="720"/>
                <w:tab w:val="left" w:leader="dot" w:pos="9360"/>
              </w:tabs>
            </w:pPr>
            <w:r w:rsidRPr="004C4C8F">
              <w:t>OAT sensor error</w:t>
            </w:r>
          </w:p>
          <w:p w14:paraId="6C37FC6C" w14:textId="77777777" w:rsidR="00F97D35" w:rsidRPr="004C4C8F" w:rsidRDefault="00F97D35" w:rsidP="00AD30BE">
            <w:pPr>
              <w:keepLines/>
              <w:tabs>
                <w:tab w:val="left" w:pos="720"/>
                <w:tab w:val="left" w:leader="dot" w:pos="9360"/>
              </w:tabs>
              <w:rPr>
                <w:b/>
              </w:rPr>
            </w:pPr>
            <w:r w:rsidRPr="004C4C8F">
              <w:t>Leaking or stuck economizer damper or actuator</w:t>
            </w:r>
          </w:p>
        </w:tc>
        <w:tc>
          <w:tcPr>
            <w:tcW w:w="1008" w:type="dxa"/>
            <w:vMerge/>
            <w:tcBorders>
              <w:top w:val="dotted" w:sz="4" w:space="0" w:color="auto"/>
              <w:bottom w:val="single" w:sz="4" w:space="0" w:color="auto"/>
            </w:tcBorders>
          </w:tcPr>
          <w:p w14:paraId="3ADBA735" w14:textId="77777777" w:rsidR="00F97D35" w:rsidRPr="004C4C8F" w:rsidRDefault="00F97D35" w:rsidP="00AD30BE">
            <w:pPr>
              <w:keepLines/>
              <w:tabs>
                <w:tab w:val="left" w:pos="720"/>
                <w:tab w:val="left" w:leader="dot" w:pos="9360"/>
              </w:tabs>
              <w:jc w:val="center"/>
            </w:pPr>
          </w:p>
        </w:tc>
      </w:tr>
      <w:tr w:rsidR="00F97D35" w:rsidRPr="004C4C8F" w14:paraId="5B69C49C" w14:textId="77777777" w:rsidTr="00AD30BE">
        <w:trPr>
          <w:cantSplit/>
        </w:trPr>
        <w:tc>
          <w:tcPr>
            <w:tcW w:w="1008" w:type="dxa"/>
            <w:vMerge w:val="restart"/>
            <w:tcBorders>
              <w:top w:val="single" w:sz="4" w:space="0" w:color="auto"/>
              <w:bottom w:val="single" w:sz="4" w:space="0" w:color="auto"/>
            </w:tcBorders>
            <w:vAlign w:val="center"/>
          </w:tcPr>
          <w:p w14:paraId="000B9935" w14:textId="77777777" w:rsidR="00F97D35" w:rsidRPr="004C4C8F" w:rsidRDefault="00F97D35" w:rsidP="00AD30BE">
            <w:pPr>
              <w:keepNext/>
              <w:keepLines/>
              <w:tabs>
                <w:tab w:val="left" w:pos="720"/>
                <w:tab w:val="left" w:leader="dot" w:pos="9360"/>
              </w:tabs>
              <w:jc w:val="center"/>
              <w:rPr>
                <w:b/>
              </w:rPr>
            </w:pPr>
            <w:r w:rsidRPr="004C4C8F">
              <w:rPr>
                <w:b/>
              </w:rPr>
              <w:t>FC#11</w:t>
            </w:r>
          </w:p>
        </w:tc>
        <w:tc>
          <w:tcPr>
            <w:tcW w:w="1440" w:type="dxa"/>
            <w:tcBorders>
              <w:top w:val="single" w:sz="4" w:space="0" w:color="auto"/>
              <w:bottom w:val="dotted" w:sz="4" w:space="0" w:color="auto"/>
            </w:tcBorders>
            <w:vAlign w:val="center"/>
          </w:tcPr>
          <w:p w14:paraId="580137EE" w14:textId="77777777" w:rsidR="00F97D35" w:rsidRPr="004C4C8F" w:rsidRDefault="00F97D35" w:rsidP="00AD30BE">
            <w:pPr>
              <w:keepNext/>
              <w:keepLines/>
              <w:tabs>
                <w:tab w:val="left" w:pos="720"/>
                <w:tab w:val="left" w:leader="dot" w:pos="9360"/>
              </w:tabs>
              <w:jc w:val="right"/>
              <w:rPr>
                <w:b/>
              </w:rPr>
            </w:pPr>
            <w:r w:rsidRPr="004C4C8F">
              <w:rPr>
                <w:b/>
              </w:rPr>
              <w:t>Equation</w:t>
            </w:r>
          </w:p>
        </w:tc>
        <w:tc>
          <w:tcPr>
            <w:tcW w:w="5184" w:type="dxa"/>
            <w:tcBorders>
              <w:top w:val="single" w:sz="4" w:space="0" w:color="auto"/>
              <w:bottom w:val="dotted" w:sz="4" w:space="0" w:color="auto"/>
            </w:tcBorders>
          </w:tcPr>
          <w:p w14:paraId="41CB8FB6" w14:textId="77777777" w:rsidR="00F97D35" w:rsidRPr="00083279" w:rsidRDefault="00F97D35" w:rsidP="00AD30BE">
            <w:pPr>
              <w:keepNext/>
              <w:keepLines/>
              <w:tabs>
                <w:tab w:val="left" w:pos="720"/>
                <w:tab w:val="left" w:leader="dot" w:pos="9360"/>
              </w:tabs>
              <w:spacing w:before="60" w:after="60"/>
              <w:jc w:val="center"/>
              <w:rPr>
                <w:b/>
              </w:rPr>
            </w:pPr>
            <w:r w:rsidRPr="00083279">
              <w:t>OAT</w:t>
            </w:r>
            <w:r w:rsidRPr="00083279">
              <w:rPr>
                <w:vertAlign w:val="subscript"/>
              </w:rPr>
              <w:t>AVG</w:t>
            </w:r>
            <w:r w:rsidRPr="00083279">
              <w:t xml:space="preserve"> + Ɛ</w:t>
            </w:r>
            <w:r w:rsidRPr="00083279">
              <w:rPr>
                <w:vertAlign w:val="subscript"/>
              </w:rPr>
              <w:t>OAT</w:t>
            </w:r>
            <w:r w:rsidRPr="00083279">
              <w:t xml:space="preserve"> &lt; SATSP - </w:t>
            </w:r>
            <w:r w:rsidRPr="00083279">
              <w:sym w:font="Symbol" w:char="F044"/>
            </w:r>
            <w:r w:rsidRPr="00083279">
              <w:t>T</w:t>
            </w:r>
            <w:r w:rsidRPr="00083279">
              <w:rPr>
                <w:vertAlign w:val="subscript"/>
              </w:rPr>
              <w:t>SF</w:t>
            </w:r>
            <w:r w:rsidRPr="00083279">
              <w:t xml:space="preserve"> - Ɛ</w:t>
            </w:r>
            <w:r w:rsidRPr="00083279">
              <w:rPr>
                <w:vertAlign w:val="subscript"/>
              </w:rPr>
              <w:t>SAT</w:t>
            </w:r>
          </w:p>
        </w:tc>
        <w:tc>
          <w:tcPr>
            <w:tcW w:w="1008" w:type="dxa"/>
            <w:vMerge w:val="restart"/>
            <w:tcBorders>
              <w:top w:val="single" w:sz="4" w:space="0" w:color="auto"/>
              <w:bottom w:val="single" w:sz="4" w:space="0" w:color="auto"/>
            </w:tcBorders>
            <w:vAlign w:val="center"/>
          </w:tcPr>
          <w:p w14:paraId="39550FF6" w14:textId="77777777" w:rsidR="00F97D35" w:rsidRPr="004C4C8F" w:rsidRDefault="00F97D35" w:rsidP="00AD30BE">
            <w:pPr>
              <w:keepNext/>
              <w:keepLines/>
              <w:tabs>
                <w:tab w:val="left" w:pos="720"/>
                <w:tab w:val="left" w:leader="dot" w:pos="9360"/>
              </w:tabs>
              <w:jc w:val="center"/>
              <w:rPr>
                <w:b/>
              </w:rPr>
            </w:pPr>
            <w:r w:rsidRPr="004C4C8F">
              <w:rPr>
                <w:b/>
              </w:rPr>
              <w:t>Applies to OS</w:t>
            </w:r>
          </w:p>
          <w:p w14:paraId="0F5217DA" w14:textId="77777777" w:rsidR="00F97D35" w:rsidRPr="004C4C8F" w:rsidRDefault="00F97D35" w:rsidP="00AD30BE">
            <w:pPr>
              <w:keepNext/>
              <w:keepLines/>
              <w:tabs>
                <w:tab w:val="left" w:pos="720"/>
                <w:tab w:val="left" w:leader="dot" w:pos="9360"/>
              </w:tabs>
              <w:jc w:val="center"/>
            </w:pPr>
            <w:r w:rsidRPr="004C4C8F">
              <w:rPr>
                <w:b/>
              </w:rPr>
              <w:t>#3</w:t>
            </w:r>
          </w:p>
        </w:tc>
      </w:tr>
      <w:tr w:rsidR="00F97D35" w:rsidRPr="004C4C8F" w14:paraId="4BD71152" w14:textId="77777777" w:rsidTr="00AD30BE">
        <w:trPr>
          <w:cantSplit/>
        </w:trPr>
        <w:tc>
          <w:tcPr>
            <w:tcW w:w="1008" w:type="dxa"/>
            <w:vMerge/>
            <w:tcBorders>
              <w:top w:val="dotted" w:sz="4" w:space="0" w:color="auto"/>
              <w:bottom w:val="single" w:sz="4" w:space="0" w:color="auto"/>
            </w:tcBorders>
          </w:tcPr>
          <w:p w14:paraId="03A87A47" w14:textId="77777777" w:rsidR="00F97D35" w:rsidRPr="004C4C8F" w:rsidRDefault="00F97D35" w:rsidP="00AD30BE">
            <w:pPr>
              <w:keepNext/>
              <w:keepLines/>
              <w:tabs>
                <w:tab w:val="left" w:pos="720"/>
                <w:tab w:val="left" w:leader="dot" w:pos="9360"/>
              </w:tabs>
            </w:pPr>
          </w:p>
        </w:tc>
        <w:tc>
          <w:tcPr>
            <w:tcW w:w="1440" w:type="dxa"/>
            <w:tcBorders>
              <w:top w:val="dotted" w:sz="4" w:space="0" w:color="auto"/>
              <w:bottom w:val="dotted" w:sz="4" w:space="0" w:color="auto"/>
            </w:tcBorders>
            <w:vAlign w:val="center"/>
          </w:tcPr>
          <w:p w14:paraId="7167B4F4" w14:textId="77777777" w:rsidR="00F97D35" w:rsidRPr="004C4C8F" w:rsidRDefault="00F97D35" w:rsidP="00AD30BE">
            <w:pPr>
              <w:keepNext/>
              <w:keepLines/>
              <w:tabs>
                <w:tab w:val="left" w:pos="720"/>
                <w:tab w:val="left" w:leader="dot" w:pos="9360"/>
              </w:tabs>
              <w:jc w:val="right"/>
              <w:rPr>
                <w:b/>
              </w:rPr>
            </w:pPr>
            <w:r w:rsidRPr="004C4C8F">
              <w:rPr>
                <w:b/>
              </w:rPr>
              <w:t>Description</w:t>
            </w:r>
          </w:p>
        </w:tc>
        <w:tc>
          <w:tcPr>
            <w:tcW w:w="5184" w:type="dxa"/>
            <w:tcBorders>
              <w:top w:val="dotted" w:sz="4" w:space="0" w:color="auto"/>
              <w:bottom w:val="dotted" w:sz="4" w:space="0" w:color="auto"/>
            </w:tcBorders>
            <w:vAlign w:val="center"/>
          </w:tcPr>
          <w:p w14:paraId="3295F991" w14:textId="50252EB3" w:rsidR="00F97D35" w:rsidRPr="004C4C8F" w:rsidRDefault="00F97D35" w:rsidP="00AD30BE">
            <w:pPr>
              <w:keepNext/>
              <w:keepLines/>
              <w:tabs>
                <w:tab w:val="left" w:pos="720"/>
                <w:tab w:val="left" w:leader="dot" w:pos="9360"/>
              </w:tabs>
              <w:rPr>
                <w:b/>
              </w:rPr>
            </w:pPr>
            <w:r w:rsidRPr="004C4C8F">
              <w:t xml:space="preserve">OAT is too low for </w:t>
            </w:r>
            <w:r w:rsidR="00815A6C">
              <w:t>mechanical</w:t>
            </w:r>
            <w:r w:rsidRPr="004C4C8F">
              <w:t xml:space="preserve"> cooling</w:t>
            </w:r>
          </w:p>
        </w:tc>
        <w:tc>
          <w:tcPr>
            <w:tcW w:w="1008" w:type="dxa"/>
            <w:vMerge/>
            <w:tcBorders>
              <w:top w:val="dotted" w:sz="4" w:space="0" w:color="auto"/>
              <w:bottom w:val="single" w:sz="4" w:space="0" w:color="auto"/>
            </w:tcBorders>
          </w:tcPr>
          <w:p w14:paraId="3E93EC25" w14:textId="77777777" w:rsidR="00F97D35" w:rsidRPr="004C4C8F" w:rsidRDefault="00F97D35" w:rsidP="00AD30BE">
            <w:pPr>
              <w:keepLines/>
              <w:tabs>
                <w:tab w:val="left" w:pos="720"/>
                <w:tab w:val="left" w:leader="dot" w:pos="9360"/>
              </w:tabs>
              <w:jc w:val="center"/>
            </w:pPr>
          </w:p>
        </w:tc>
      </w:tr>
      <w:tr w:rsidR="00F97D35" w:rsidRPr="004C4C8F" w14:paraId="2FC0E02D" w14:textId="77777777" w:rsidTr="00AD30BE">
        <w:trPr>
          <w:cantSplit/>
        </w:trPr>
        <w:tc>
          <w:tcPr>
            <w:tcW w:w="1008" w:type="dxa"/>
            <w:vMerge/>
            <w:tcBorders>
              <w:top w:val="dotted" w:sz="4" w:space="0" w:color="auto"/>
              <w:bottom w:val="single" w:sz="4" w:space="0" w:color="auto"/>
            </w:tcBorders>
          </w:tcPr>
          <w:p w14:paraId="14C05461" w14:textId="77777777" w:rsidR="00F97D35" w:rsidRPr="004C4C8F" w:rsidRDefault="00F97D35" w:rsidP="00AD30BE">
            <w:pPr>
              <w:keepLines/>
              <w:tabs>
                <w:tab w:val="left" w:pos="720"/>
                <w:tab w:val="left" w:leader="dot" w:pos="9360"/>
              </w:tabs>
            </w:pPr>
          </w:p>
        </w:tc>
        <w:tc>
          <w:tcPr>
            <w:tcW w:w="1440" w:type="dxa"/>
            <w:tcBorders>
              <w:top w:val="dotted" w:sz="4" w:space="0" w:color="auto"/>
              <w:bottom w:val="single" w:sz="4" w:space="0" w:color="auto"/>
            </w:tcBorders>
            <w:vAlign w:val="center"/>
          </w:tcPr>
          <w:p w14:paraId="3171BBB2" w14:textId="77777777" w:rsidR="00F97D35" w:rsidRPr="004C4C8F" w:rsidRDefault="00F97D35" w:rsidP="00AD30BE">
            <w:pPr>
              <w:keepLines/>
              <w:tabs>
                <w:tab w:val="left" w:pos="720"/>
                <w:tab w:val="left" w:leader="dot" w:pos="9360"/>
              </w:tabs>
              <w:jc w:val="right"/>
              <w:rPr>
                <w:b/>
              </w:rPr>
            </w:pPr>
            <w:r w:rsidRPr="004C4C8F">
              <w:rPr>
                <w:b/>
              </w:rPr>
              <w:t>Possible Diagnosis</w:t>
            </w:r>
          </w:p>
        </w:tc>
        <w:tc>
          <w:tcPr>
            <w:tcW w:w="5184" w:type="dxa"/>
            <w:tcBorders>
              <w:top w:val="dotted" w:sz="4" w:space="0" w:color="auto"/>
              <w:bottom w:val="single" w:sz="4" w:space="0" w:color="auto"/>
            </w:tcBorders>
            <w:vAlign w:val="center"/>
          </w:tcPr>
          <w:p w14:paraId="733A66D0" w14:textId="77777777" w:rsidR="00F97D35" w:rsidRPr="004C4C8F" w:rsidRDefault="00F97D35" w:rsidP="00AD30BE">
            <w:pPr>
              <w:keepLines/>
              <w:tabs>
                <w:tab w:val="left" w:pos="720"/>
                <w:tab w:val="left" w:leader="dot" w:pos="9360"/>
              </w:tabs>
            </w:pPr>
            <w:r w:rsidRPr="004C4C8F">
              <w:t>SAT sensor error</w:t>
            </w:r>
          </w:p>
          <w:p w14:paraId="228740E3" w14:textId="77777777" w:rsidR="00F97D35" w:rsidRPr="004C4C8F" w:rsidRDefault="00F97D35" w:rsidP="00AD30BE">
            <w:pPr>
              <w:keepLines/>
              <w:tabs>
                <w:tab w:val="left" w:pos="720"/>
                <w:tab w:val="left" w:leader="dot" w:pos="9360"/>
              </w:tabs>
            </w:pPr>
            <w:r w:rsidRPr="004C4C8F">
              <w:t>OAT sensor error</w:t>
            </w:r>
          </w:p>
          <w:p w14:paraId="39D0F9BD" w14:textId="77777777" w:rsidR="00F97D35" w:rsidRPr="004C4C8F" w:rsidRDefault="00F97D35" w:rsidP="00AD30BE">
            <w:pPr>
              <w:keepLines/>
              <w:tabs>
                <w:tab w:val="left" w:pos="720"/>
                <w:tab w:val="left" w:leader="dot" w:pos="9360"/>
              </w:tabs>
            </w:pPr>
            <w:r w:rsidRPr="004C4C8F">
              <w:t>Heating coil valve leaking or stuck open</w:t>
            </w:r>
          </w:p>
          <w:p w14:paraId="2109A71F" w14:textId="77777777" w:rsidR="00F97D35" w:rsidRPr="004C4C8F" w:rsidRDefault="00F97D35" w:rsidP="00AD30BE">
            <w:pPr>
              <w:keepLines/>
              <w:tabs>
                <w:tab w:val="left" w:pos="720"/>
                <w:tab w:val="left" w:leader="dot" w:pos="9360"/>
              </w:tabs>
              <w:rPr>
                <w:b/>
              </w:rPr>
            </w:pPr>
            <w:r w:rsidRPr="004C4C8F">
              <w:t>Leaking or stuck economizer damper or actuator</w:t>
            </w:r>
          </w:p>
        </w:tc>
        <w:tc>
          <w:tcPr>
            <w:tcW w:w="1008" w:type="dxa"/>
            <w:vMerge/>
            <w:tcBorders>
              <w:top w:val="dotted" w:sz="4" w:space="0" w:color="auto"/>
              <w:bottom w:val="single" w:sz="4" w:space="0" w:color="auto"/>
            </w:tcBorders>
          </w:tcPr>
          <w:p w14:paraId="0A5D137A" w14:textId="77777777" w:rsidR="00F97D35" w:rsidRPr="004C4C8F" w:rsidRDefault="00F97D35" w:rsidP="00AD30BE">
            <w:pPr>
              <w:keepLines/>
              <w:tabs>
                <w:tab w:val="left" w:pos="720"/>
                <w:tab w:val="left" w:leader="dot" w:pos="9360"/>
              </w:tabs>
              <w:jc w:val="center"/>
            </w:pPr>
          </w:p>
        </w:tc>
      </w:tr>
      <w:tr w:rsidR="00F97D35" w:rsidRPr="004C4C8F" w14:paraId="1B5453F2" w14:textId="77777777" w:rsidTr="00AD30BE">
        <w:trPr>
          <w:cantSplit/>
        </w:trPr>
        <w:tc>
          <w:tcPr>
            <w:tcW w:w="1008" w:type="dxa"/>
            <w:vMerge w:val="restart"/>
            <w:tcBorders>
              <w:top w:val="single" w:sz="4" w:space="0" w:color="auto"/>
              <w:bottom w:val="single" w:sz="4" w:space="0" w:color="auto"/>
            </w:tcBorders>
            <w:vAlign w:val="center"/>
          </w:tcPr>
          <w:p w14:paraId="1564E24F" w14:textId="77777777" w:rsidR="00F97D35" w:rsidRDefault="00F97D35" w:rsidP="00AD30BE">
            <w:pPr>
              <w:keepNext/>
              <w:keepLines/>
              <w:tabs>
                <w:tab w:val="left" w:pos="720"/>
                <w:tab w:val="left" w:leader="dot" w:pos="9360"/>
              </w:tabs>
              <w:jc w:val="center"/>
              <w:rPr>
                <w:b/>
              </w:rPr>
            </w:pPr>
            <w:r w:rsidRPr="004C4C8F">
              <w:rPr>
                <w:b/>
              </w:rPr>
              <w:t>FC#12</w:t>
            </w:r>
          </w:p>
          <w:p w14:paraId="5A4AC0DF" w14:textId="77777777" w:rsidR="00F97D35" w:rsidRPr="004C4C8F" w:rsidRDefault="00F97D35" w:rsidP="00AD30BE">
            <w:pPr>
              <w:keepNext/>
              <w:keepLines/>
              <w:tabs>
                <w:tab w:val="left" w:pos="720"/>
                <w:tab w:val="left" w:leader="dot" w:pos="9360"/>
              </w:tabs>
              <w:jc w:val="center"/>
              <w:rPr>
                <w:b/>
              </w:rPr>
            </w:pPr>
            <w:r w:rsidRPr="008C393A">
              <w:t>(</w:t>
            </w:r>
            <w:proofErr w:type="gramStart"/>
            <w:r w:rsidRPr="008C393A">
              <w:t>omit</w:t>
            </w:r>
            <w:proofErr w:type="gramEnd"/>
            <w:r w:rsidRPr="008C393A">
              <w:t xml:space="preserve"> if no MAT sensor)</w:t>
            </w:r>
          </w:p>
        </w:tc>
        <w:tc>
          <w:tcPr>
            <w:tcW w:w="1440" w:type="dxa"/>
            <w:tcBorders>
              <w:top w:val="single" w:sz="4" w:space="0" w:color="auto"/>
              <w:bottom w:val="dotted" w:sz="4" w:space="0" w:color="auto"/>
            </w:tcBorders>
            <w:vAlign w:val="center"/>
          </w:tcPr>
          <w:p w14:paraId="00D6127E" w14:textId="77777777" w:rsidR="00F97D35" w:rsidRPr="004C4C8F" w:rsidRDefault="00F97D35" w:rsidP="00AD30BE">
            <w:pPr>
              <w:keepNext/>
              <w:keepLines/>
              <w:tabs>
                <w:tab w:val="left" w:pos="720"/>
                <w:tab w:val="left" w:leader="dot" w:pos="9360"/>
              </w:tabs>
              <w:jc w:val="right"/>
              <w:rPr>
                <w:b/>
              </w:rPr>
            </w:pPr>
            <w:r w:rsidRPr="004C4C8F">
              <w:rPr>
                <w:b/>
              </w:rPr>
              <w:t>Equation</w:t>
            </w:r>
          </w:p>
        </w:tc>
        <w:tc>
          <w:tcPr>
            <w:tcW w:w="5184" w:type="dxa"/>
            <w:tcBorders>
              <w:top w:val="single" w:sz="4" w:space="0" w:color="auto"/>
              <w:bottom w:val="dotted" w:sz="4" w:space="0" w:color="auto"/>
            </w:tcBorders>
          </w:tcPr>
          <w:p w14:paraId="2F901955" w14:textId="77777777" w:rsidR="00F97D35" w:rsidRPr="00083279" w:rsidRDefault="00F97D35" w:rsidP="00AD30BE">
            <w:pPr>
              <w:keepNext/>
              <w:keepLines/>
              <w:tabs>
                <w:tab w:val="left" w:pos="720"/>
                <w:tab w:val="left" w:leader="dot" w:pos="9360"/>
              </w:tabs>
              <w:spacing w:before="60" w:after="60"/>
              <w:jc w:val="center"/>
              <w:rPr>
                <w:b/>
              </w:rPr>
            </w:pPr>
            <w:r w:rsidRPr="00083279">
              <w:t>SAT</w:t>
            </w:r>
            <w:r w:rsidRPr="00083279">
              <w:rPr>
                <w:vertAlign w:val="subscript"/>
              </w:rPr>
              <w:t>AVG</w:t>
            </w:r>
            <w:r w:rsidRPr="00083279">
              <w:t xml:space="preserve"> - Ɛ</w:t>
            </w:r>
            <w:r w:rsidRPr="00083279">
              <w:rPr>
                <w:vertAlign w:val="subscript"/>
              </w:rPr>
              <w:t>SAT</w:t>
            </w:r>
            <w:r w:rsidRPr="00083279">
              <w:t xml:space="preserve"> - </w:t>
            </w:r>
            <w:r w:rsidRPr="00083279">
              <w:sym w:font="Symbol" w:char="F044"/>
            </w:r>
            <w:r w:rsidRPr="00083279">
              <w:t>T</w:t>
            </w:r>
            <w:r w:rsidRPr="00083279">
              <w:rPr>
                <w:vertAlign w:val="subscript"/>
              </w:rPr>
              <w:t>SF</w:t>
            </w:r>
            <w:r w:rsidRPr="00083279">
              <w:t xml:space="preserve"> ≥ MAT</w:t>
            </w:r>
            <w:r w:rsidRPr="00083279">
              <w:rPr>
                <w:vertAlign w:val="subscript"/>
              </w:rPr>
              <w:t>AVG</w:t>
            </w:r>
            <w:r w:rsidRPr="00083279">
              <w:t xml:space="preserve"> + Ɛ</w:t>
            </w:r>
            <w:r w:rsidRPr="00083279">
              <w:rPr>
                <w:vertAlign w:val="subscript"/>
              </w:rPr>
              <w:t>MAT</w:t>
            </w:r>
          </w:p>
        </w:tc>
        <w:tc>
          <w:tcPr>
            <w:tcW w:w="1008" w:type="dxa"/>
            <w:vMerge w:val="restart"/>
            <w:tcBorders>
              <w:top w:val="single" w:sz="4" w:space="0" w:color="auto"/>
              <w:bottom w:val="single" w:sz="4" w:space="0" w:color="auto"/>
            </w:tcBorders>
            <w:vAlign w:val="center"/>
          </w:tcPr>
          <w:p w14:paraId="46289624" w14:textId="77777777" w:rsidR="00F97D35" w:rsidRPr="004C4C8F" w:rsidRDefault="00F97D35" w:rsidP="00AD30BE">
            <w:pPr>
              <w:keepNext/>
              <w:keepLines/>
              <w:tabs>
                <w:tab w:val="left" w:pos="720"/>
                <w:tab w:val="left" w:leader="dot" w:pos="9360"/>
              </w:tabs>
              <w:jc w:val="center"/>
              <w:rPr>
                <w:b/>
              </w:rPr>
            </w:pPr>
            <w:r w:rsidRPr="004C4C8F">
              <w:rPr>
                <w:b/>
              </w:rPr>
              <w:t>Applies to OS</w:t>
            </w:r>
          </w:p>
          <w:p w14:paraId="1E14B444" w14:textId="0FF5DCED" w:rsidR="00F97D35" w:rsidRPr="004C4C8F" w:rsidRDefault="00F97D35" w:rsidP="00AD30BE">
            <w:pPr>
              <w:keepNext/>
              <w:keepLines/>
              <w:tabs>
                <w:tab w:val="left" w:pos="720"/>
                <w:tab w:val="left" w:leader="dot" w:pos="9360"/>
              </w:tabs>
              <w:jc w:val="center"/>
            </w:pPr>
            <w:r w:rsidRPr="004C4C8F">
              <w:rPr>
                <w:b/>
              </w:rPr>
              <w:t>#</w:t>
            </w:r>
            <w:r w:rsidR="00815A6C">
              <w:rPr>
                <w:b/>
              </w:rPr>
              <w:t xml:space="preserve">2 </w:t>
            </w:r>
            <w:r w:rsidR="00815A6C" w:rsidRPr="004C4C8F">
              <w:rPr>
                <w:b/>
              </w:rPr>
              <w:t xml:space="preserve">– </w:t>
            </w:r>
            <w:r w:rsidRPr="004C4C8F">
              <w:rPr>
                <w:b/>
              </w:rPr>
              <w:t>#4</w:t>
            </w:r>
          </w:p>
        </w:tc>
      </w:tr>
      <w:tr w:rsidR="00F97D35" w:rsidRPr="004C4C8F" w14:paraId="335F97E7" w14:textId="77777777" w:rsidTr="00AD30BE">
        <w:trPr>
          <w:cantSplit/>
        </w:trPr>
        <w:tc>
          <w:tcPr>
            <w:tcW w:w="1008" w:type="dxa"/>
            <w:vMerge/>
            <w:tcBorders>
              <w:top w:val="dotted" w:sz="4" w:space="0" w:color="auto"/>
              <w:bottom w:val="single" w:sz="4" w:space="0" w:color="auto"/>
            </w:tcBorders>
          </w:tcPr>
          <w:p w14:paraId="0D252A15" w14:textId="77777777" w:rsidR="00F97D35" w:rsidRPr="004C4C8F" w:rsidRDefault="00F97D35" w:rsidP="00AD30BE">
            <w:pPr>
              <w:keepNext/>
              <w:keepLines/>
              <w:tabs>
                <w:tab w:val="left" w:pos="720"/>
                <w:tab w:val="left" w:leader="dot" w:pos="9360"/>
              </w:tabs>
            </w:pPr>
          </w:p>
        </w:tc>
        <w:tc>
          <w:tcPr>
            <w:tcW w:w="1440" w:type="dxa"/>
            <w:tcBorders>
              <w:top w:val="dotted" w:sz="4" w:space="0" w:color="auto"/>
              <w:bottom w:val="dotted" w:sz="4" w:space="0" w:color="auto"/>
            </w:tcBorders>
            <w:vAlign w:val="center"/>
          </w:tcPr>
          <w:p w14:paraId="65CC1FD3" w14:textId="77777777" w:rsidR="00F97D35" w:rsidRPr="004C4C8F" w:rsidRDefault="00F97D35" w:rsidP="00AD30BE">
            <w:pPr>
              <w:keepNext/>
              <w:keepLines/>
              <w:tabs>
                <w:tab w:val="left" w:pos="720"/>
                <w:tab w:val="left" w:leader="dot" w:pos="9360"/>
              </w:tabs>
              <w:jc w:val="right"/>
              <w:rPr>
                <w:b/>
              </w:rPr>
            </w:pPr>
            <w:r w:rsidRPr="004C4C8F">
              <w:rPr>
                <w:b/>
              </w:rPr>
              <w:t>Description</w:t>
            </w:r>
          </w:p>
        </w:tc>
        <w:tc>
          <w:tcPr>
            <w:tcW w:w="5184" w:type="dxa"/>
            <w:tcBorders>
              <w:top w:val="dotted" w:sz="4" w:space="0" w:color="auto"/>
              <w:bottom w:val="dotted" w:sz="4" w:space="0" w:color="auto"/>
            </w:tcBorders>
            <w:vAlign w:val="center"/>
          </w:tcPr>
          <w:p w14:paraId="62EDC455" w14:textId="77777777" w:rsidR="00F97D35" w:rsidRPr="004C4C8F" w:rsidRDefault="00F97D35" w:rsidP="00AD30BE">
            <w:pPr>
              <w:keepNext/>
              <w:keepLines/>
              <w:tabs>
                <w:tab w:val="left" w:pos="720"/>
                <w:tab w:val="left" w:leader="dot" w:pos="9360"/>
              </w:tabs>
              <w:rPr>
                <w:b/>
              </w:rPr>
            </w:pPr>
            <w:r w:rsidRPr="004C4C8F">
              <w:t>SAT too high; should be less than MAT</w:t>
            </w:r>
          </w:p>
        </w:tc>
        <w:tc>
          <w:tcPr>
            <w:tcW w:w="1008" w:type="dxa"/>
            <w:vMerge/>
            <w:tcBorders>
              <w:top w:val="dotted" w:sz="4" w:space="0" w:color="auto"/>
              <w:bottom w:val="single" w:sz="4" w:space="0" w:color="auto"/>
            </w:tcBorders>
          </w:tcPr>
          <w:p w14:paraId="5691D32F" w14:textId="77777777" w:rsidR="00F97D35" w:rsidRPr="004C4C8F" w:rsidRDefault="00F97D35" w:rsidP="00AD30BE">
            <w:pPr>
              <w:keepLines/>
              <w:tabs>
                <w:tab w:val="left" w:pos="720"/>
                <w:tab w:val="left" w:leader="dot" w:pos="9360"/>
              </w:tabs>
              <w:jc w:val="center"/>
            </w:pPr>
          </w:p>
        </w:tc>
      </w:tr>
      <w:tr w:rsidR="00F97D35" w:rsidRPr="004C4C8F" w14:paraId="7A9EE62C" w14:textId="77777777" w:rsidTr="00A20E8E">
        <w:trPr>
          <w:cantSplit/>
        </w:trPr>
        <w:tc>
          <w:tcPr>
            <w:tcW w:w="1008" w:type="dxa"/>
            <w:vMerge/>
            <w:tcBorders>
              <w:top w:val="dotted" w:sz="4" w:space="0" w:color="auto"/>
              <w:bottom w:val="single" w:sz="4" w:space="0" w:color="auto"/>
            </w:tcBorders>
          </w:tcPr>
          <w:p w14:paraId="75534CFC" w14:textId="77777777" w:rsidR="00F97D35" w:rsidRPr="004C4C8F" w:rsidRDefault="00F97D35" w:rsidP="00AD30BE">
            <w:pPr>
              <w:keepLines/>
              <w:tabs>
                <w:tab w:val="left" w:pos="720"/>
                <w:tab w:val="left" w:leader="dot" w:pos="9360"/>
              </w:tabs>
            </w:pPr>
          </w:p>
        </w:tc>
        <w:tc>
          <w:tcPr>
            <w:tcW w:w="1440" w:type="dxa"/>
            <w:tcBorders>
              <w:top w:val="dotted" w:sz="4" w:space="0" w:color="auto"/>
              <w:bottom w:val="single" w:sz="4" w:space="0" w:color="auto"/>
            </w:tcBorders>
            <w:vAlign w:val="center"/>
          </w:tcPr>
          <w:p w14:paraId="17BD581C" w14:textId="77777777" w:rsidR="00F97D35" w:rsidRPr="004C4C8F" w:rsidRDefault="00F97D35" w:rsidP="00AD30BE">
            <w:pPr>
              <w:keepLines/>
              <w:tabs>
                <w:tab w:val="left" w:pos="720"/>
                <w:tab w:val="left" w:leader="dot" w:pos="9360"/>
              </w:tabs>
              <w:jc w:val="right"/>
              <w:rPr>
                <w:b/>
              </w:rPr>
            </w:pPr>
            <w:r w:rsidRPr="004C4C8F">
              <w:rPr>
                <w:b/>
              </w:rPr>
              <w:t>Possible Diagnosis</w:t>
            </w:r>
          </w:p>
        </w:tc>
        <w:tc>
          <w:tcPr>
            <w:tcW w:w="5184" w:type="dxa"/>
            <w:tcBorders>
              <w:top w:val="dotted" w:sz="4" w:space="0" w:color="auto"/>
              <w:bottom w:val="single" w:sz="4" w:space="0" w:color="auto"/>
            </w:tcBorders>
            <w:vAlign w:val="center"/>
          </w:tcPr>
          <w:p w14:paraId="55E9E7B0" w14:textId="77777777" w:rsidR="00F97D35" w:rsidRPr="004C4C8F" w:rsidRDefault="00F97D35" w:rsidP="00AD30BE">
            <w:pPr>
              <w:keepLines/>
              <w:tabs>
                <w:tab w:val="left" w:pos="720"/>
                <w:tab w:val="left" w:leader="dot" w:pos="9360"/>
              </w:tabs>
            </w:pPr>
            <w:r w:rsidRPr="004C4C8F">
              <w:t>SAT sensor error</w:t>
            </w:r>
          </w:p>
          <w:p w14:paraId="096A29A7" w14:textId="77777777" w:rsidR="00F97D35" w:rsidRPr="004C4C8F" w:rsidRDefault="00F97D35" w:rsidP="00AD30BE">
            <w:pPr>
              <w:keepLines/>
              <w:tabs>
                <w:tab w:val="left" w:pos="720"/>
                <w:tab w:val="left" w:leader="dot" w:pos="9360"/>
              </w:tabs>
            </w:pPr>
            <w:r w:rsidRPr="004C4C8F">
              <w:t>MAT sensor error</w:t>
            </w:r>
          </w:p>
          <w:p w14:paraId="48CC8F8F" w14:textId="77777777" w:rsidR="00F97D35" w:rsidRPr="004C4C8F" w:rsidRDefault="00F97D35" w:rsidP="00AD30BE">
            <w:pPr>
              <w:keepLines/>
              <w:tabs>
                <w:tab w:val="left" w:pos="720"/>
                <w:tab w:val="left" w:leader="dot" w:pos="9360"/>
              </w:tabs>
            </w:pPr>
            <w:r w:rsidRPr="004C4C8F">
              <w:t>Cooling coil valve stuck closed or actuator failure</w:t>
            </w:r>
          </w:p>
          <w:p w14:paraId="6AAC3B03" w14:textId="77777777" w:rsidR="00F97D35" w:rsidRPr="004C4C8F" w:rsidRDefault="00F97D35" w:rsidP="00AD30BE">
            <w:pPr>
              <w:keepLines/>
              <w:tabs>
                <w:tab w:val="left" w:pos="720"/>
                <w:tab w:val="left" w:leader="dot" w:pos="9360"/>
              </w:tabs>
            </w:pPr>
            <w:r w:rsidRPr="004C4C8F">
              <w:t>Fouled or undersized cooling coil</w:t>
            </w:r>
          </w:p>
          <w:p w14:paraId="6C60C8AA" w14:textId="77777777" w:rsidR="00F97D35" w:rsidRDefault="00F97D35" w:rsidP="00AD30BE">
            <w:pPr>
              <w:keepLines/>
              <w:tabs>
                <w:tab w:val="left" w:pos="720"/>
                <w:tab w:val="left" w:leader="dot" w:pos="9360"/>
              </w:tabs>
            </w:pPr>
            <w:r w:rsidRPr="004C4C8F">
              <w:t>CHW temperature too high or CHW unavailable</w:t>
            </w:r>
          </w:p>
          <w:p w14:paraId="57FF1525" w14:textId="77777777" w:rsidR="00F97D35" w:rsidRDefault="00F97D35" w:rsidP="00AD30BE">
            <w:pPr>
              <w:keepLines/>
              <w:tabs>
                <w:tab w:val="left" w:pos="720"/>
                <w:tab w:val="left" w:leader="dot" w:pos="9360"/>
              </w:tabs>
            </w:pPr>
            <w:r>
              <w:t>DX cooling unavailable</w:t>
            </w:r>
          </w:p>
          <w:p w14:paraId="6FDB2227" w14:textId="77777777" w:rsidR="00F97D35" w:rsidRPr="004C4C8F" w:rsidRDefault="00F97D35" w:rsidP="00AD30BE">
            <w:pPr>
              <w:keepLines/>
              <w:tabs>
                <w:tab w:val="left" w:pos="720"/>
                <w:tab w:val="left" w:leader="dot" w:pos="9360"/>
              </w:tabs>
            </w:pPr>
            <w:r>
              <w:t>Gas or electric heat stuck on</w:t>
            </w:r>
          </w:p>
          <w:p w14:paraId="44BA19B8" w14:textId="77777777" w:rsidR="00F97D35" w:rsidRPr="004C4C8F" w:rsidRDefault="00F97D35" w:rsidP="00AD30BE">
            <w:pPr>
              <w:keepLines/>
              <w:tabs>
                <w:tab w:val="left" w:pos="720"/>
                <w:tab w:val="left" w:leader="dot" w:pos="9360"/>
              </w:tabs>
              <w:rPr>
                <w:b/>
              </w:rPr>
            </w:pPr>
            <w:r w:rsidRPr="004C4C8F">
              <w:t>Heating coil valve leaking or stuck open</w:t>
            </w:r>
          </w:p>
        </w:tc>
        <w:tc>
          <w:tcPr>
            <w:tcW w:w="1008" w:type="dxa"/>
            <w:vMerge/>
            <w:tcBorders>
              <w:top w:val="dotted" w:sz="4" w:space="0" w:color="auto"/>
              <w:bottom w:val="single" w:sz="4" w:space="0" w:color="auto"/>
            </w:tcBorders>
          </w:tcPr>
          <w:p w14:paraId="327982E2" w14:textId="77777777" w:rsidR="00F97D35" w:rsidRPr="004C4C8F" w:rsidRDefault="00F97D35" w:rsidP="00AD30BE">
            <w:pPr>
              <w:keepLines/>
              <w:tabs>
                <w:tab w:val="left" w:pos="720"/>
                <w:tab w:val="left" w:leader="dot" w:pos="9360"/>
              </w:tabs>
              <w:jc w:val="center"/>
            </w:pPr>
          </w:p>
        </w:tc>
      </w:tr>
      <w:tr w:rsidR="00F97D35" w:rsidRPr="004C4C8F" w14:paraId="46EC9B28" w14:textId="77777777" w:rsidTr="00A20E8E">
        <w:trPr>
          <w:cantSplit/>
        </w:trPr>
        <w:tc>
          <w:tcPr>
            <w:tcW w:w="1008" w:type="dxa"/>
            <w:vMerge w:val="restart"/>
            <w:tcBorders>
              <w:top w:val="single" w:sz="4" w:space="0" w:color="auto"/>
              <w:bottom w:val="single" w:sz="2" w:space="0" w:color="auto"/>
            </w:tcBorders>
            <w:vAlign w:val="center"/>
          </w:tcPr>
          <w:p w14:paraId="3CF13087" w14:textId="77777777" w:rsidR="00F97D35" w:rsidRPr="004C4C8F" w:rsidRDefault="00F97D35" w:rsidP="00AD30BE">
            <w:pPr>
              <w:keepNext/>
              <w:keepLines/>
              <w:tabs>
                <w:tab w:val="left" w:pos="720"/>
                <w:tab w:val="left" w:leader="dot" w:pos="9360"/>
              </w:tabs>
              <w:jc w:val="center"/>
              <w:rPr>
                <w:b/>
              </w:rPr>
            </w:pPr>
            <w:r w:rsidRPr="004C4C8F">
              <w:rPr>
                <w:b/>
              </w:rPr>
              <w:lastRenderedPageBreak/>
              <w:t>FC#13</w:t>
            </w:r>
          </w:p>
        </w:tc>
        <w:tc>
          <w:tcPr>
            <w:tcW w:w="1440" w:type="dxa"/>
            <w:tcBorders>
              <w:top w:val="single" w:sz="4" w:space="0" w:color="auto"/>
              <w:bottom w:val="dotted" w:sz="4" w:space="0" w:color="auto"/>
            </w:tcBorders>
            <w:vAlign w:val="center"/>
          </w:tcPr>
          <w:p w14:paraId="0BDF7F57" w14:textId="77777777" w:rsidR="00F97D35" w:rsidRPr="004C4C8F" w:rsidRDefault="00F97D35" w:rsidP="00AD30BE">
            <w:pPr>
              <w:keepNext/>
              <w:keepLines/>
              <w:tabs>
                <w:tab w:val="left" w:pos="720"/>
                <w:tab w:val="left" w:leader="dot" w:pos="9360"/>
              </w:tabs>
              <w:jc w:val="right"/>
              <w:rPr>
                <w:b/>
              </w:rPr>
            </w:pPr>
            <w:r w:rsidRPr="004C4C8F">
              <w:rPr>
                <w:b/>
              </w:rPr>
              <w:t>Equation</w:t>
            </w:r>
          </w:p>
        </w:tc>
        <w:tc>
          <w:tcPr>
            <w:tcW w:w="5184" w:type="dxa"/>
            <w:tcBorders>
              <w:top w:val="single" w:sz="4" w:space="0" w:color="auto"/>
              <w:bottom w:val="dotted" w:sz="4" w:space="0" w:color="auto"/>
            </w:tcBorders>
            <w:vAlign w:val="center"/>
          </w:tcPr>
          <w:p w14:paraId="1824ED59" w14:textId="77777777" w:rsidR="00F97D35" w:rsidRPr="00083279" w:rsidRDefault="00F97D35" w:rsidP="00AD30BE">
            <w:pPr>
              <w:keepNext/>
              <w:keepLines/>
              <w:tabs>
                <w:tab w:val="left" w:pos="720"/>
                <w:tab w:val="left" w:leader="dot" w:pos="9360"/>
              </w:tabs>
              <w:spacing w:before="60" w:after="60"/>
              <w:jc w:val="center"/>
            </w:pPr>
            <w:r w:rsidRPr="00083279">
              <w:t>SAT</w:t>
            </w:r>
            <w:r w:rsidRPr="00083279">
              <w:rPr>
                <w:vertAlign w:val="subscript"/>
              </w:rPr>
              <w:t>AVG</w:t>
            </w:r>
            <w:r w:rsidRPr="00083279">
              <w:t xml:space="preserve"> &gt; SATSP + Ɛ</w:t>
            </w:r>
            <w:r w:rsidRPr="00083279">
              <w:rPr>
                <w:vertAlign w:val="subscript"/>
              </w:rPr>
              <w:t>SAT</w:t>
            </w:r>
          </w:p>
          <w:p w14:paraId="5BB22069" w14:textId="77777777" w:rsidR="00F97D35" w:rsidRPr="00C23A1B" w:rsidRDefault="00F97D35" w:rsidP="00AD30BE">
            <w:pPr>
              <w:keepNext/>
              <w:keepLines/>
              <w:tabs>
                <w:tab w:val="left" w:pos="720"/>
                <w:tab w:val="left" w:leader="dot" w:pos="9360"/>
              </w:tabs>
              <w:spacing w:before="60" w:after="60"/>
              <w:jc w:val="center"/>
            </w:pPr>
            <w:r w:rsidRPr="00C23A1B">
              <w:t>and</w:t>
            </w:r>
          </w:p>
          <w:p w14:paraId="5B923502" w14:textId="77777777" w:rsidR="00F97D35" w:rsidRPr="00083279" w:rsidRDefault="00F97D35" w:rsidP="00AD30BE">
            <w:pPr>
              <w:keepNext/>
              <w:keepLines/>
              <w:tabs>
                <w:tab w:val="left" w:pos="720"/>
                <w:tab w:val="left" w:leader="dot" w:pos="9360"/>
              </w:tabs>
              <w:spacing w:before="60" w:after="60"/>
              <w:jc w:val="center"/>
            </w:pPr>
            <w:r w:rsidRPr="00083279">
              <w:t>CC ≥ 99%</w:t>
            </w:r>
          </w:p>
        </w:tc>
        <w:tc>
          <w:tcPr>
            <w:tcW w:w="1008" w:type="dxa"/>
            <w:vMerge w:val="restart"/>
            <w:tcBorders>
              <w:top w:val="single" w:sz="4" w:space="0" w:color="auto"/>
              <w:bottom w:val="single" w:sz="2" w:space="0" w:color="auto"/>
            </w:tcBorders>
            <w:vAlign w:val="center"/>
          </w:tcPr>
          <w:p w14:paraId="130877E7" w14:textId="77777777" w:rsidR="00F97D35" w:rsidRPr="004C4C8F" w:rsidRDefault="00F97D35" w:rsidP="00AD30BE">
            <w:pPr>
              <w:keepNext/>
              <w:keepLines/>
              <w:tabs>
                <w:tab w:val="left" w:pos="720"/>
                <w:tab w:val="left" w:leader="dot" w:pos="9360"/>
              </w:tabs>
              <w:jc w:val="center"/>
              <w:rPr>
                <w:b/>
              </w:rPr>
            </w:pPr>
            <w:r w:rsidRPr="004C4C8F">
              <w:rPr>
                <w:b/>
              </w:rPr>
              <w:t>Applies to OS #3, #4</w:t>
            </w:r>
          </w:p>
        </w:tc>
      </w:tr>
      <w:tr w:rsidR="00F97D35" w:rsidRPr="004C4C8F" w14:paraId="62586ADB" w14:textId="77777777" w:rsidTr="00A20E8E">
        <w:trPr>
          <w:cantSplit/>
        </w:trPr>
        <w:tc>
          <w:tcPr>
            <w:tcW w:w="1008" w:type="dxa"/>
            <w:vMerge/>
            <w:tcBorders>
              <w:top w:val="single" w:sz="4" w:space="0" w:color="auto"/>
              <w:bottom w:val="single" w:sz="2" w:space="0" w:color="auto"/>
            </w:tcBorders>
          </w:tcPr>
          <w:p w14:paraId="7E0916E2" w14:textId="77777777" w:rsidR="00F97D35" w:rsidRPr="004C4C8F" w:rsidRDefault="00F97D35" w:rsidP="00AD30BE">
            <w:pPr>
              <w:keepNext/>
              <w:keepLines/>
              <w:tabs>
                <w:tab w:val="left" w:pos="720"/>
                <w:tab w:val="left" w:leader="dot" w:pos="9360"/>
              </w:tabs>
            </w:pPr>
          </w:p>
        </w:tc>
        <w:tc>
          <w:tcPr>
            <w:tcW w:w="1440" w:type="dxa"/>
            <w:tcBorders>
              <w:top w:val="dotted" w:sz="4" w:space="0" w:color="auto"/>
              <w:bottom w:val="dotted" w:sz="4" w:space="0" w:color="auto"/>
            </w:tcBorders>
            <w:vAlign w:val="center"/>
          </w:tcPr>
          <w:p w14:paraId="3DBFD5A3" w14:textId="77777777" w:rsidR="00F97D35" w:rsidRPr="004C4C8F" w:rsidRDefault="00F97D35" w:rsidP="00AD30BE">
            <w:pPr>
              <w:keepNext/>
              <w:keepLines/>
              <w:tabs>
                <w:tab w:val="left" w:pos="720"/>
                <w:tab w:val="left" w:leader="dot" w:pos="9360"/>
              </w:tabs>
              <w:jc w:val="right"/>
              <w:rPr>
                <w:b/>
              </w:rPr>
            </w:pPr>
            <w:r w:rsidRPr="004C4C8F">
              <w:rPr>
                <w:b/>
              </w:rPr>
              <w:t>Description</w:t>
            </w:r>
          </w:p>
        </w:tc>
        <w:tc>
          <w:tcPr>
            <w:tcW w:w="5184" w:type="dxa"/>
            <w:tcBorders>
              <w:top w:val="dotted" w:sz="4" w:space="0" w:color="auto"/>
              <w:bottom w:val="dotted" w:sz="4" w:space="0" w:color="auto"/>
            </w:tcBorders>
            <w:vAlign w:val="center"/>
          </w:tcPr>
          <w:p w14:paraId="037399AC" w14:textId="77777777" w:rsidR="00F97D35" w:rsidRPr="004C4C8F" w:rsidRDefault="00F97D35" w:rsidP="00AD30BE">
            <w:pPr>
              <w:keepNext/>
              <w:keepLines/>
              <w:tabs>
                <w:tab w:val="left" w:pos="720"/>
                <w:tab w:val="left" w:leader="dot" w:pos="9360"/>
              </w:tabs>
            </w:pPr>
            <w:r w:rsidRPr="004C4C8F">
              <w:t xml:space="preserve">SAT too high in full cooling </w:t>
            </w:r>
          </w:p>
        </w:tc>
        <w:tc>
          <w:tcPr>
            <w:tcW w:w="1008" w:type="dxa"/>
            <w:vMerge/>
            <w:tcBorders>
              <w:top w:val="single" w:sz="4" w:space="0" w:color="auto"/>
              <w:bottom w:val="single" w:sz="2" w:space="0" w:color="auto"/>
            </w:tcBorders>
          </w:tcPr>
          <w:p w14:paraId="04DB0B98" w14:textId="77777777" w:rsidR="00F97D35" w:rsidRPr="004C4C8F" w:rsidRDefault="00F97D35" w:rsidP="00AD30BE">
            <w:pPr>
              <w:keepLines/>
              <w:tabs>
                <w:tab w:val="left" w:pos="720"/>
                <w:tab w:val="left" w:leader="dot" w:pos="9360"/>
              </w:tabs>
              <w:jc w:val="center"/>
            </w:pPr>
          </w:p>
        </w:tc>
      </w:tr>
      <w:tr w:rsidR="00F97D35" w:rsidRPr="004C4C8F" w14:paraId="049D815E" w14:textId="77777777" w:rsidTr="00A20E8E">
        <w:trPr>
          <w:cantSplit/>
        </w:trPr>
        <w:tc>
          <w:tcPr>
            <w:tcW w:w="1008" w:type="dxa"/>
            <w:vMerge/>
            <w:tcBorders>
              <w:top w:val="single" w:sz="4" w:space="0" w:color="auto"/>
              <w:bottom w:val="single" w:sz="2" w:space="0" w:color="auto"/>
            </w:tcBorders>
          </w:tcPr>
          <w:p w14:paraId="75084CF1" w14:textId="77777777" w:rsidR="00F97D35" w:rsidRPr="004C4C8F" w:rsidRDefault="00F97D35" w:rsidP="00AD30BE">
            <w:pPr>
              <w:keepLines/>
              <w:tabs>
                <w:tab w:val="left" w:pos="720"/>
                <w:tab w:val="left" w:leader="dot" w:pos="9360"/>
              </w:tabs>
            </w:pPr>
          </w:p>
        </w:tc>
        <w:tc>
          <w:tcPr>
            <w:tcW w:w="1440" w:type="dxa"/>
            <w:tcBorders>
              <w:top w:val="dotted" w:sz="4" w:space="0" w:color="auto"/>
              <w:bottom w:val="single" w:sz="2" w:space="0" w:color="auto"/>
            </w:tcBorders>
            <w:vAlign w:val="center"/>
          </w:tcPr>
          <w:p w14:paraId="5A7C9D47" w14:textId="77777777" w:rsidR="00F97D35" w:rsidRPr="004C4C8F" w:rsidRDefault="00F97D35" w:rsidP="00AD30BE">
            <w:pPr>
              <w:keepLines/>
              <w:tabs>
                <w:tab w:val="left" w:pos="720"/>
                <w:tab w:val="left" w:leader="dot" w:pos="9360"/>
              </w:tabs>
              <w:jc w:val="right"/>
              <w:rPr>
                <w:b/>
              </w:rPr>
            </w:pPr>
            <w:r w:rsidRPr="004C4C8F">
              <w:rPr>
                <w:b/>
              </w:rPr>
              <w:t>Possible Diagnosis</w:t>
            </w:r>
          </w:p>
        </w:tc>
        <w:tc>
          <w:tcPr>
            <w:tcW w:w="5184" w:type="dxa"/>
            <w:tcBorders>
              <w:top w:val="dotted" w:sz="4" w:space="0" w:color="auto"/>
              <w:bottom w:val="single" w:sz="2" w:space="0" w:color="auto"/>
            </w:tcBorders>
            <w:vAlign w:val="center"/>
          </w:tcPr>
          <w:p w14:paraId="79AAA400" w14:textId="77777777" w:rsidR="00F97D35" w:rsidRPr="004C4C8F" w:rsidRDefault="00F97D35" w:rsidP="00AD30BE">
            <w:pPr>
              <w:keepLines/>
              <w:tabs>
                <w:tab w:val="left" w:pos="720"/>
                <w:tab w:val="left" w:leader="dot" w:pos="9360"/>
              </w:tabs>
            </w:pPr>
            <w:r w:rsidRPr="004C4C8F">
              <w:t>SAT sensor error</w:t>
            </w:r>
          </w:p>
          <w:p w14:paraId="226293D4" w14:textId="77777777" w:rsidR="00F97D35" w:rsidRPr="004C4C8F" w:rsidRDefault="00F97D35" w:rsidP="00AD30BE">
            <w:pPr>
              <w:keepLines/>
              <w:tabs>
                <w:tab w:val="left" w:pos="720"/>
                <w:tab w:val="left" w:leader="dot" w:pos="9360"/>
              </w:tabs>
            </w:pPr>
            <w:r w:rsidRPr="004C4C8F">
              <w:t>Cooling coil valve stuck closed or actuator failure</w:t>
            </w:r>
          </w:p>
          <w:p w14:paraId="3ACE015C" w14:textId="77777777" w:rsidR="00F97D35" w:rsidRPr="004C4C8F" w:rsidRDefault="00F97D35" w:rsidP="00AD30BE">
            <w:pPr>
              <w:keepLines/>
              <w:tabs>
                <w:tab w:val="left" w:pos="720"/>
                <w:tab w:val="left" w:leader="dot" w:pos="9360"/>
              </w:tabs>
            </w:pPr>
            <w:r w:rsidRPr="004C4C8F">
              <w:t>Fouled or undersized cooling coil</w:t>
            </w:r>
          </w:p>
          <w:p w14:paraId="0C16FBFE" w14:textId="77777777" w:rsidR="00F97D35" w:rsidRDefault="00F97D35" w:rsidP="00AD30BE">
            <w:pPr>
              <w:keepLines/>
              <w:tabs>
                <w:tab w:val="left" w:pos="720"/>
                <w:tab w:val="left" w:leader="dot" w:pos="9360"/>
              </w:tabs>
            </w:pPr>
            <w:r w:rsidRPr="004C4C8F">
              <w:t xml:space="preserve">CHW temperature too </w:t>
            </w:r>
            <w:r>
              <w:t>high</w:t>
            </w:r>
            <w:r w:rsidRPr="004C4C8F">
              <w:t xml:space="preserve"> or CHW unavailable</w:t>
            </w:r>
          </w:p>
          <w:p w14:paraId="68CE0362" w14:textId="77777777" w:rsidR="00F97D35" w:rsidRDefault="00F97D35" w:rsidP="00AD30BE">
            <w:pPr>
              <w:keepLines/>
              <w:tabs>
                <w:tab w:val="left" w:pos="720"/>
                <w:tab w:val="left" w:leader="dot" w:pos="9360"/>
              </w:tabs>
            </w:pPr>
            <w:r>
              <w:t>DX cooling unavailable</w:t>
            </w:r>
          </w:p>
          <w:p w14:paraId="4264A4B6" w14:textId="77777777" w:rsidR="00F97D35" w:rsidRPr="004C4C8F" w:rsidRDefault="00F97D35" w:rsidP="00AD30BE">
            <w:pPr>
              <w:keepLines/>
              <w:tabs>
                <w:tab w:val="left" w:pos="720"/>
                <w:tab w:val="left" w:leader="dot" w:pos="9360"/>
              </w:tabs>
            </w:pPr>
            <w:r>
              <w:t>Gas or electric heat stuck on</w:t>
            </w:r>
          </w:p>
          <w:p w14:paraId="2A0FB95A" w14:textId="77777777" w:rsidR="00F97D35" w:rsidRPr="004C4C8F" w:rsidRDefault="00F97D35" w:rsidP="00AD30BE">
            <w:pPr>
              <w:keepLines/>
              <w:tabs>
                <w:tab w:val="left" w:pos="720"/>
                <w:tab w:val="left" w:leader="dot" w:pos="9360"/>
              </w:tabs>
            </w:pPr>
            <w:r w:rsidRPr="004C4C8F">
              <w:t>Heating coil valve leaking or stuck open</w:t>
            </w:r>
          </w:p>
        </w:tc>
        <w:tc>
          <w:tcPr>
            <w:tcW w:w="1008" w:type="dxa"/>
            <w:vMerge/>
            <w:tcBorders>
              <w:top w:val="single" w:sz="4" w:space="0" w:color="auto"/>
              <w:bottom w:val="single" w:sz="2" w:space="0" w:color="auto"/>
            </w:tcBorders>
          </w:tcPr>
          <w:p w14:paraId="3846865D" w14:textId="77777777" w:rsidR="00F97D35" w:rsidRPr="004C4C8F" w:rsidRDefault="00F97D35" w:rsidP="00AD30BE">
            <w:pPr>
              <w:keepLines/>
              <w:tabs>
                <w:tab w:val="left" w:pos="720"/>
                <w:tab w:val="left" w:leader="dot" w:pos="9360"/>
              </w:tabs>
              <w:jc w:val="center"/>
            </w:pPr>
          </w:p>
        </w:tc>
      </w:tr>
      <w:tr w:rsidR="00F97D35" w:rsidRPr="008208FA" w14:paraId="60BB2D9C" w14:textId="77777777" w:rsidTr="00A20E8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Ex>
        <w:tc>
          <w:tcPr>
            <w:tcW w:w="1008" w:type="dxa"/>
            <w:vMerge w:val="restart"/>
            <w:tcBorders>
              <w:top w:val="single" w:sz="2" w:space="0" w:color="auto"/>
              <w:left w:val="single" w:sz="12" w:space="0" w:color="auto"/>
              <w:right w:val="dotted" w:sz="4" w:space="0" w:color="auto"/>
            </w:tcBorders>
          </w:tcPr>
          <w:p w14:paraId="2978B5FC" w14:textId="77777777" w:rsidR="00F97D35" w:rsidRPr="004C4C8F" w:rsidRDefault="00F97D35" w:rsidP="00AD30BE">
            <w:pPr>
              <w:keepNext/>
              <w:keepLines/>
              <w:tabs>
                <w:tab w:val="left" w:pos="720"/>
                <w:tab w:val="left" w:leader="dot" w:pos="9360"/>
              </w:tabs>
              <w:jc w:val="center"/>
              <w:rPr>
                <w:b/>
              </w:rPr>
            </w:pPr>
            <w:r w:rsidRPr="004C4C8F">
              <w:rPr>
                <w:b/>
              </w:rPr>
              <w:t>FC#1</w:t>
            </w:r>
            <w:r>
              <w:rPr>
                <w:b/>
              </w:rPr>
              <w:t>4</w:t>
            </w:r>
          </w:p>
        </w:tc>
        <w:tc>
          <w:tcPr>
            <w:tcW w:w="1440" w:type="dxa"/>
            <w:tcBorders>
              <w:top w:val="single" w:sz="2" w:space="0" w:color="auto"/>
              <w:left w:val="dotted" w:sz="4" w:space="0" w:color="auto"/>
              <w:bottom w:val="dotted" w:sz="4" w:space="0" w:color="auto"/>
              <w:right w:val="dotted" w:sz="4" w:space="0" w:color="auto"/>
            </w:tcBorders>
          </w:tcPr>
          <w:p w14:paraId="16EA5F4A" w14:textId="77777777" w:rsidR="00F97D35" w:rsidRPr="004C4C8F" w:rsidRDefault="00F97D35" w:rsidP="00AD30BE">
            <w:pPr>
              <w:keepNext/>
              <w:keepLines/>
              <w:tabs>
                <w:tab w:val="left" w:pos="720"/>
                <w:tab w:val="left" w:leader="dot" w:pos="9360"/>
              </w:tabs>
              <w:jc w:val="right"/>
              <w:rPr>
                <w:b/>
              </w:rPr>
            </w:pPr>
            <w:r w:rsidRPr="004C4C8F">
              <w:rPr>
                <w:b/>
              </w:rPr>
              <w:t>Equation</w:t>
            </w:r>
          </w:p>
        </w:tc>
        <w:tc>
          <w:tcPr>
            <w:tcW w:w="5184" w:type="dxa"/>
            <w:tcBorders>
              <w:top w:val="single" w:sz="2" w:space="0" w:color="auto"/>
              <w:left w:val="dotted" w:sz="4" w:space="0" w:color="auto"/>
              <w:bottom w:val="dotted" w:sz="4" w:space="0" w:color="auto"/>
            </w:tcBorders>
          </w:tcPr>
          <w:p w14:paraId="38564C16" w14:textId="77777777" w:rsidR="00F97D35" w:rsidRDefault="00F97D35" w:rsidP="00AD30BE">
            <w:pPr>
              <w:keepNext/>
              <w:keepLines/>
              <w:tabs>
                <w:tab w:val="left" w:pos="720"/>
                <w:tab w:val="left" w:leader="dot" w:pos="9360"/>
              </w:tabs>
              <w:spacing w:before="60" w:after="60"/>
              <w:jc w:val="center"/>
            </w:pPr>
            <w:r>
              <w:t>CCET</w:t>
            </w:r>
            <w:r w:rsidRPr="00083279">
              <w:rPr>
                <w:vertAlign w:val="subscript"/>
              </w:rPr>
              <w:t>AVG</w:t>
            </w:r>
            <w:r w:rsidRPr="00083279">
              <w:t xml:space="preserve"> - </w:t>
            </w:r>
            <w:r>
              <w:t>CCLT</w:t>
            </w:r>
            <w:r w:rsidRPr="00083279">
              <w:rPr>
                <w:vertAlign w:val="subscript"/>
              </w:rPr>
              <w:t>AVG</w:t>
            </w:r>
            <w:r w:rsidRPr="00083279">
              <w:t xml:space="preserve"> ≥  </w:t>
            </w:r>
            <m:oMath>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Ɛ</m:t>
                          </m:r>
                        </m:e>
                        <m:sub>
                          <m:r>
                            <m:rPr>
                              <m:sty m:val="p"/>
                            </m:rPr>
                            <w:rPr>
                              <w:rFonts w:ascii="Cambria Math" w:hAnsi="Cambria Math"/>
                              <w:vertAlign w:val="subscript"/>
                            </w:rPr>
                            <m:t>CCET</m:t>
                          </m:r>
                        </m:sub>
                      </m:sSub>
                    </m:e>
                    <m:sup>
                      <m:r>
                        <w:rPr>
                          <w:rFonts w:ascii="Cambria Math" w:hAnsi="Cambria Math"/>
                        </w:rPr>
                        <m:t>2</m:t>
                      </m:r>
                    </m:sup>
                  </m:sSup>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Ɛ</m:t>
                          </m:r>
                        </m:e>
                        <m:sub>
                          <m:r>
                            <m:rPr>
                              <m:sty m:val="p"/>
                            </m:rPr>
                            <w:rPr>
                              <w:rFonts w:ascii="Cambria Math" w:hAnsi="Cambria Math"/>
                              <w:vertAlign w:val="subscript"/>
                            </w:rPr>
                            <m:t>CCLT</m:t>
                          </m:r>
                        </m:sub>
                      </m:sSub>
                    </m:e>
                    <m:sup>
                      <m:r>
                        <w:rPr>
                          <w:rFonts w:ascii="Cambria Math" w:hAnsi="Cambria Math"/>
                        </w:rPr>
                        <m:t>2</m:t>
                      </m:r>
                    </m:sup>
                  </m:sSup>
                </m:e>
              </m:rad>
              <m:r>
                <w:rPr>
                  <w:rFonts w:ascii="Cambria Math" w:hAnsi="Cambria Math"/>
                </w:rPr>
                <m:t xml:space="preserve"> </m:t>
              </m:r>
            </m:oMath>
            <w:r>
              <w:t xml:space="preserve">+ </w:t>
            </w:r>
            <w:r w:rsidRPr="00083279">
              <w:sym w:font="Symbol" w:char="F044"/>
            </w:r>
            <w:r w:rsidRPr="00083279">
              <w:t>T</w:t>
            </w:r>
            <w:r w:rsidRPr="00083279">
              <w:rPr>
                <w:vertAlign w:val="subscript"/>
              </w:rPr>
              <w:t>SF</w:t>
            </w:r>
            <w:r w:rsidRPr="008208FA">
              <w:rPr>
                <w:vertAlign w:val="superscript"/>
              </w:rPr>
              <w:t>*</w:t>
            </w:r>
          </w:p>
          <w:p w14:paraId="61B1B64A" w14:textId="77777777" w:rsidR="00F97D35" w:rsidRPr="000770A3" w:rsidRDefault="00F97D35" w:rsidP="00AD30BE">
            <w:pPr>
              <w:keepNext/>
              <w:keepLines/>
              <w:tabs>
                <w:tab w:val="left" w:pos="720"/>
                <w:tab w:val="left" w:leader="dot" w:pos="9360"/>
              </w:tabs>
              <w:spacing w:before="60" w:after="60"/>
              <w:jc w:val="center"/>
              <w:rPr>
                <w:b/>
              </w:rPr>
            </w:pPr>
            <w:r>
              <w:t>*Fan heat factor included or not depending on location of sensors used for CCET and CCLT</w:t>
            </w:r>
          </w:p>
        </w:tc>
        <w:tc>
          <w:tcPr>
            <w:tcW w:w="1008" w:type="dxa"/>
            <w:vMerge w:val="restart"/>
            <w:tcBorders>
              <w:top w:val="single" w:sz="2" w:space="0" w:color="auto"/>
              <w:right w:val="single" w:sz="12" w:space="0" w:color="auto"/>
            </w:tcBorders>
          </w:tcPr>
          <w:p w14:paraId="79AB2DF7" w14:textId="77777777" w:rsidR="00F97D35" w:rsidRPr="004C4C8F" w:rsidRDefault="00F97D35" w:rsidP="00AD30BE">
            <w:pPr>
              <w:keepNext/>
              <w:keepLines/>
              <w:tabs>
                <w:tab w:val="left" w:pos="720"/>
                <w:tab w:val="left" w:leader="dot" w:pos="9360"/>
              </w:tabs>
              <w:jc w:val="center"/>
              <w:rPr>
                <w:b/>
              </w:rPr>
            </w:pPr>
            <w:r w:rsidRPr="004C4C8F">
              <w:rPr>
                <w:b/>
              </w:rPr>
              <w:t>Applies to OS</w:t>
            </w:r>
          </w:p>
          <w:p w14:paraId="370F4AF3" w14:textId="77777777" w:rsidR="00F97D35" w:rsidRPr="008208FA" w:rsidRDefault="00F97D35" w:rsidP="00AD30BE">
            <w:pPr>
              <w:keepNext/>
              <w:keepLines/>
              <w:tabs>
                <w:tab w:val="left" w:pos="720"/>
                <w:tab w:val="left" w:leader="dot" w:pos="9360"/>
              </w:tabs>
              <w:jc w:val="center"/>
              <w:rPr>
                <w:b/>
              </w:rPr>
            </w:pPr>
            <w:r w:rsidRPr="004C4C8F">
              <w:rPr>
                <w:b/>
              </w:rPr>
              <w:t>#</w:t>
            </w:r>
            <w:r>
              <w:rPr>
                <w:b/>
              </w:rPr>
              <w:t>1, #2</w:t>
            </w:r>
          </w:p>
        </w:tc>
      </w:tr>
      <w:tr w:rsidR="00F97D35" w:rsidRPr="004C4C8F" w14:paraId="28F2696D" w14:textId="77777777" w:rsidTr="00A20E8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Ex>
        <w:tc>
          <w:tcPr>
            <w:tcW w:w="1008" w:type="dxa"/>
            <w:vMerge/>
            <w:tcBorders>
              <w:left w:val="single" w:sz="12" w:space="0" w:color="auto"/>
              <w:right w:val="dotted" w:sz="4" w:space="0" w:color="auto"/>
            </w:tcBorders>
          </w:tcPr>
          <w:p w14:paraId="07D191A4" w14:textId="77777777" w:rsidR="00F97D35" w:rsidRPr="004C4C8F" w:rsidRDefault="00F97D35" w:rsidP="00AD30BE">
            <w:pPr>
              <w:keepNext/>
              <w:keepLines/>
              <w:tabs>
                <w:tab w:val="left" w:pos="720"/>
                <w:tab w:val="left" w:leader="dot" w:pos="9360"/>
              </w:tabs>
            </w:pPr>
          </w:p>
        </w:tc>
        <w:tc>
          <w:tcPr>
            <w:tcW w:w="1440" w:type="dxa"/>
            <w:tcBorders>
              <w:top w:val="dotted" w:sz="4" w:space="0" w:color="auto"/>
              <w:left w:val="dotted" w:sz="4" w:space="0" w:color="auto"/>
              <w:bottom w:val="dotted" w:sz="4" w:space="0" w:color="auto"/>
              <w:right w:val="dotted" w:sz="4" w:space="0" w:color="auto"/>
            </w:tcBorders>
          </w:tcPr>
          <w:p w14:paraId="0DCCFD80" w14:textId="77777777" w:rsidR="00F97D35" w:rsidRPr="004C4C8F" w:rsidRDefault="00F97D35" w:rsidP="00AD30BE">
            <w:pPr>
              <w:keepNext/>
              <w:keepLines/>
              <w:tabs>
                <w:tab w:val="left" w:pos="720"/>
                <w:tab w:val="left" w:leader="dot" w:pos="9360"/>
              </w:tabs>
              <w:jc w:val="right"/>
              <w:rPr>
                <w:b/>
              </w:rPr>
            </w:pPr>
            <w:r w:rsidRPr="004C4C8F">
              <w:rPr>
                <w:b/>
              </w:rPr>
              <w:t>Description</w:t>
            </w:r>
          </w:p>
        </w:tc>
        <w:tc>
          <w:tcPr>
            <w:tcW w:w="5184" w:type="dxa"/>
            <w:tcBorders>
              <w:top w:val="dotted" w:sz="4" w:space="0" w:color="auto"/>
              <w:left w:val="dotted" w:sz="4" w:space="0" w:color="auto"/>
              <w:bottom w:val="dotted" w:sz="4" w:space="0" w:color="auto"/>
            </w:tcBorders>
          </w:tcPr>
          <w:p w14:paraId="0C25BE77" w14:textId="77777777" w:rsidR="00F97D35" w:rsidRPr="004C4C8F" w:rsidRDefault="00F97D35" w:rsidP="00AD30BE">
            <w:pPr>
              <w:keepNext/>
              <w:keepLines/>
              <w:tabs>
                <w:tab w:val="left" w:pos="720"/>
                <w:tab w:val="left" w:leader="dot" w:pos="9360"/>
              </w:tabs>
              <w:rPr>
                <w:b/>
              </w:rPr>
            </w:pPr>
            <w:r>
              <w:t xml:space="preserve">Temperature </w:t>
            </w:r>
            <w:proofErr w:type="gramStart"/>
            <w:r>
              <w:t>drop</w:t>
            </w:r>
            <w:proofErr w:type="gramEnd"/>
            <w:r>
              <w:t xml:space="preserve"> across inactive cooling coil</w:t>
            </w:r>
          </w:p>
        </w:tc>
        <w:tc>
          <w:tcPr>
            <w:tcW w:w="1008" w:type="dxa"/>
            <w:vMerge/>
            <w:tcBorders>
              <w:right w:val="single" w:sz="12" w:space="0" w:color="auto"/>
            </w:tcBorders>
          </w:tcPr>
          <w:p w14:paraId="1F08A018" w14:textId="77777777" w:rsidR="00F97D35" w:rsidRPr="004C4C8F" w:rsidRDefault="00F97D35" w:rsidP="00AD30BE">
            <w:pPr>
              <w:keepLines/>
              <w:tabs>
                <w:tab w:val="left" w:pos="720"/>
                <w:tab w:val="left" w:leader="dot" w:pos="9360"/>
              </w:tabs>
              <w:jc w:val="center"/>
            </w:pPr>
          </w:p>
        </w:tc>
      </w:tr>
      <w:tr w:rsidR="00F97D35" w:rsidRPr="004C4C8F" w14:paraId="4E06333D" w14:textId="77777777" w:rsidTr="00A20E8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Ex>
        <w:tc>
          <w:tcPr>
            <w:tcW w:w="1008" w:type="dxa"/>
            <w:vMerge/>
            <w:tcBorders>
              <w:left w:val="single" w:sz="12" w:space="0" w:color="auto"/>
              <w:right w:val="dotted" w:sz="4" w:space="0" w:color="auto"/>
            </w:tcBorders>
          </w:tcPr>
          <w:p w14:paraId="76C3309E" w14:textId="77777777" w:rsidR="00F97D35" w:rsidRPr="004C4C8F" w:rsidRDefault="00F97D35" w:rsidP="00AD30BE">
            <w:pPr>
              <w:keepLines/>
              <w:tabs>
                <w:tab w:val="left" w:pos="720"/>
                <w:tab w:val="left" w:leader="dot" w:pos="9360"/>
              </w:tabs>
            </w:pPr>
          </w:p>
        </w:tc>
        <w:tc>
          <w:tcPr>
            <w:tcW w:w="1440" w:type="dxa"/>
            <w:tcBorders>
              <w:top w:val="dotted" w:sz="4" w:space="0" w:color="auto"/>
              <w:left w:val="dotted" w:sz="4" w:space="0" w:color="auto"/>
              <w:right w:val="dotted" w:sz="4" w:space="0" w:color="auto"/>
            </w:tcBorders>
          </w:tcPr>
          <w:p w14:paraId="392D1C2E" w14:textId="77777777" w:rsidR="00F97D35" w:rsidRPr="004C4C8F" w:rsidRDefault="00F97D35" w:rsidP="00AD30BE">
            <w:pPr>
              <w:keepLines/>
              <w:tabs>
                <w:tab w:val="left" w:pos="720"/>
                <w:tab w:val="left" w:leader="dot" w:pos="9360"/>
              </w:tabs>
              <w:jc w:val="right"/>
              <w:rPr>
                <w:b/>
              </w:rPr>
            </w:pPr>
            <w:r w:rsidRPr="004C4C8F">
              <w:rPr>
                <w:b/>
              </w:rPr>
              <w:t>Possible Diagnosis</w:t>
            </w:r>
          </w:p>
        </w:tc>
        <w:tc>
          <w:tcPr>
            <w:tcW w:w="5184" w:type="dxa"/>
            <w:tcBorders>
              <w:top w:val="dotted" w:sz="4" w:space="0" w:color="auto"/>
              <w:left w:val="dotted" w:sz="4" w:space="0" w:color="auto"/>
              <w:right w:val="dotted" w:sz="4" w:space="0" w:color="auto"/>
            </w:tcBorders>
          </w:tcPr>
          <w:p w14:paraId="129ED114" w14:textId="77777777" w:rsidR="00F97D35" w:rsidRPr="004C4C8F" w:rsidRDefault="00F97D35" w:rsidP="00AD30BE">
            <w:pPr>
              <w:keepLines/>
              <w:tabs>
                <w:tab w:val="left" w:pos="720"/>
                <w:tab w:val="left" w:leader="dot" w:pos="9360"/>
              </w:tabs>
            </w:pPr>
            <w:r>
              <w:t xml:space="preserve">CCET </w:t>
            </w:r>
            <w:r w:rsidRPr="004C4C8F">
              <w:t>sensor error</w:t>
            </w:r>
          </w:p>
          <w:p w14:paraId="71C7A0DD" w14:textId="77777777" w:rsidR="00F97D35" w:rsidRPr="004C4C8F" w:rsidRDefault="00F97D35" w:rsidP="00AD30BE">
            <w:pPr>
              <w:keepLines/>
              <w:tabs>
                <w:tab w:val="left" w:pos="720"/>
                <w:tab w:val="left" w:leader="dot" w:pos="9360"/>
              </w:tabs>
            </w:pPr>
            <w:r>
              <w:t>CCLT</w:t>
            </w:r>
            <w:r w:rsidRPr="004C4C8F">
              <w:t xml:space="preserve"> sensor error</w:t>
            </w:r>
          </w:p>
          <w:p w14:paraId="12732BC2" w14:textId="77777777" w:rsidR="00F97D35" w:rsidRDefault="00F97D35" w:rsidP="00AD30BE">
            <w:pPr>
              <w:keepLines/>
              <w:tabs>
                <w:tab w:val="left" w:pos="720"/>
                <w:tab w:val="left" w:leader="dot" w:pos="9360"/>
              </w:tabs>
            </w:pPr>
            <w:r w:rsidRPr="004C4C8F">
              <w:t>Cooling coil valve s</w:t>
            </w:r>
            <w:r>
              <w:t>tuck open or leaking</w:t>
            </w:r>
          </w:p>
          <w:p w14:paraId="6762737C" w14:textId="77777777" w:rsidR="00F97D35" w:rsidRPr="008208FA" w:rsidRDefault="00F97D35" w:rsidP="00AD30BE">
            <w:pPr>
              <w:keepLines/>
              <w:tabs>
                <w:tab w:val="left" w:pos="720"/>
                <w:tab w:val="left" w:leader="dot" w:pos="9360"/>
              </w:tabs>
            </w:pPr>
            <w:r>
              <w:t>DX cooling stuck on</w:t>
            </w:r>
          </w:p>
        </w:tc>
        <w:tc>
          <w:tcPr>
            <w:tcW w:w="1008" w:type="dxa"/>
            <w:vMerge/>
            <w:tcBorders>
              <w:left w:val="dotted" w:sz="4" w:space="0" w:color="auto"/>
              <w:right w:val="single" w:sz="12" w:space="0" w:color="auto"/>
            </w:tcBorders>
          </w:tcPr>
          <w:p w14:paraId="46F55D39" w14:textId="77777777" w:rsidR="00F97D35" w:rsidRPr="004C4C8F" w:rsidRDefault="00F97D35" w:rsidP="00AD30BE">
            <w:pPr>
              <w:keepLines/>
              <w:tabs>
                <w:tab w:val="left" w:pos="720"/>
                <w:tab w:val="left" w:leader="dot" w:pos="9360"/>
              </w:tabs>
              <w:jc w:val="center"/>
            </w:pPr>
          </w:p>
        </w:tc>
      </w:tr>
      <w:tr w:rsidR="00F97D35" w:rsidRPr="004C4C8F" w14:paraId="135446A9" w14:textId="77777777" w:rsidTr="00A20E8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Ex>
        <w:tc>
          <w:tcPr>
            <w:tcW w:w="1008" w:type="dxa"/>
            <w:vMerge w:val="restart"/>
            <w:tcBorders>
              <w:left w:val="single" w:sz="12" w:space="0" w:color="auto"/>
              <w:right w:val="dotted" w:sz="4" w:space="0" w:color="auto"/>
            </w:tcBorders>
          </w:tcPr>
          <w:p w14:paraId="5EE89BB3" w14:textId="77777777" w:rsidR="00F97D35" w:rsidRPr="004C4C8F" w:rsidRDefault="00F97D35" w:rsidP="00AD30BE">
            <w:pPr>
              <w:keepNext/>
              <w:keepLines/>
              <w:tabs>
                <w:tab w:val="left" w:pos="720"/>
                <w:tab w:val="left" w:leader="dot" w:pos="9360"/>
              </w:tabs>
              <w:jc w:val="center"/>
              <w:rPr>
                <w:b/>
              </w:rPr>
            </w:pPr>
            <w:r>
              <w:rPr>
                <w:b/>
              </w:rPr>
              <w:t>FC#15</w:t>
            </w:r>
          </w:p>
        </w:tc>
        <w:tc>
          <w:tcPr>
            <w:tcW w:w="1440" w:type="dxa"/>
            <w:tcBorders>
              <w:left w:val="dotted" w:sz="4" w:space="0" w:color="auto"/>
              <w:bottom w:val="dotted" w:sz="4" w:space="0" w:color="auto"/>
              <w:right w:val="dotted" w:sz="4" w:space="0" w:color="auto"/>
            </w:tcBorders>
          </w:tcPr>
          <w:p w14:paraId="1CAA1B7D" w14:textId="77777777" w:rsidR="00F97D35" w:rsidRPr="004C4C8F" w:rsidRDefault="00F97D35" w:rsidP="00AD30BE">
            <w:pPr>
              <w:keepNext/>
              <w:keepLines/>
              <w:tabs>
                <w:tab w:val="left" w:pos="720"/>
                <w:tab w:val="left" w:leader="dot" w:pos="9360"/>
              </w:tabs>
              <w:jc w:val="right"/>
              <w:rPr>
                <w:b/>
              </w:rPr>
            </w:pPr>
            <w:r w:rsidRPr="004C4C8F">
              <w:rPr>
                <w:b/>
              </w:rPr>
              <w:t>Equation</w:t>
            </w:r>
          </w:p>
        </w:tc>
        <w:tc>
          <w:tcPr>
            <w:tcW w:w="5184" w:type="dxa"/>
            <w:tcBorders>
              <w:left w:val="dotted" w:sz="4" w:space="0" w:color="auto"/>
              <w:bottom w:val="dotted" w:sz="4" w:space="0" w:color="auto"/>
              <w:right w:val="dotted" w:sz="4" w:space="0" w:color="auto"/>
            </w:tcBorders>
          </w:tcPr>
          <w:p w14:paraId="44ED4EBF" w14:textId="77777777" w:rsidR="00F97D35" w:rsidRDefault="00F97D35" w:rsidP="00AD30BE">
            <w:pPr>
              <w:keepNext/>
              <w:keepLines/>
              <w:tabs>
                <w:tab w:val="left" w:pos="720"/>
                <w:tab w:val="left" w:leader="dot" w:pos="9360"/>
              </w:tabs>
              <w:spacing w:before="60" w:after="60"/>
              <w:jc w:val="center"/>
            </w:pPr>
            <w:r>
              <w:t>HCLT</w:t>
            </w:r>
            <w:r w:rsidRPr="00083279">
              <w:rPr>
                <w:vertAlign w:val="subscript"/>
              </w:rPr>
              <w:t>AVG</w:t>
            </w:r>
            <w:r w:rsidRPr="00083279">
              <w:t xml:space="preserve"> - </w:t>
            </w:r>
            <w:r>
              <w:t>HCET</w:t>
            </w:r>
            <w:r w:rsidRPr="00083279">
              <w:rPr>
                <w:vertAlign w:val="subscript"/>
              </w:rPr>
              <w:t>AVG</w:t>
            </w:r>
            <w:r w:rsidRPr="00083279">
              <w:t xml:space="preserve"> ≥  </w:t>
            </w:r>
            <m:oMath>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Ɛ</m:t>
                          </m:r>
                        </m:e>
                        <m:sub>
                          <m:r>
                            <m:rPr>
                              <m:sty m:val="p"/>
                            </m:rPr>
                            <w:rPr>
                              <w:rFonts w:ascii="Cambria Math" w:hAnsi="Cambria Math"/>
                              <w:vertAlign w:val="subscript"/>
                            </w:rPr>
                            <m:t>HCET</m:t>
                          </m:r>
                        </m:sub>
                      </m:sSub>
                    </m:e>
                    <m:sup>
                      <m:r>
                        <w:rPr>
                          <w:rFonts w:ascii="Cambria Math" w:hAnsi="Cambria Math"/>
                        </w:rPr>
                        <m:t>2</m:t>
                      </m:r>
                    </m:sup>
                  </m:sSup>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Ɛ</m:t>
                          </m:r>
                        </m:e>
                        <m:sub>
                          <m:r>
                            <m:rPr>
                              <m:sty m:val="p"/>
                            </m:rPr>
                            <w:rPr>
                              <w:rFonts w:ascii="Cambria Math" w:hAnsi="Cambria Math"/>
                              <w:vertAlign w:val="subscript"/>
                            </w:rPr>
                            <m:t>HCLT</m:t>
                          </m:r>
                        </m:sub>
                      </m:sSub>
                    </m:e>
                    <m:sup>
                      <m:r>
                        <w:rPr>
                          <w:rFonts w:ascii="Cambria Math" w:hAnsi="Cambria Math"/>
                        </w:rPr>
                        <m:t>2</m:t>
                      </m:r>
                    </m:sup>
                  </m:sSup>
                </m:e>
              </m:rad>
              <m:r>
                <w:rPr>
                  <w:rFonts w:ascii="Cambria Math" w:hAnsi="Cambria Math"/>
                </w:rPr>
                <m:t xml:space="preserve"> </m:t>
              </m:r>
            </m:oMath>
            <w:r>
              <w:t xml:space="preserve">+ </w:t>
            </w:r>
            <w:r w:rsidRPr="00083279">
              <w:sym w:font="Symbol" w:char="F044"/>
            </w:r>
            <w:r w:rsidRPr="00083279">
              <w:t>T</w:t>
            </w:r>
            <w:r w:rsidRPr="00083279">
              <w:rPr>
                <w:vertAlign w:val="subscript"/>
              </w:rPr>
              <w:t>SF</w:t>
            </w:r>
            <w:r w:rsidRPr="00914DDB">
              <w:rPr>
                <w:vertAlign w:val="superscript"/>
              </w:rPr>
              <w:t>*</w:t>
            </w:r>
          </w:p>
          <w:p w14:paraId="5EF2C209" w14:textId="77777777" w:rsidR="00F97D35" w:rsidRPr="00083279" w:rsidRDefault="00F97D35" w:rsidP="00AD30BE">
            <w:pPr>
              <w:keepNext/>
              <w:keepLines/>
              <w:tabs>
                <w:tab w:val="left" w:pos="720"/>
                <w:tab w:val="left" w:leader="dot" w:pos="9360"/>
              </w:tabs>
              <w:spacing w:before="60" w:after="60"/>
              <w:jc w:val="center"/>
            </w:pPr>
            <w:r>
              <w:t>*Fan heat factor included or not depending on location of sensors used for HCET and HCLT</w:t>
            </w:r>
          </w:p>
        </w:tc>
        <w:tc>
          <w:tcPr>
            <w:tcW w:w="1008" w:type="dxa"/>
            <w:vMerge w:val="restart"/>
            <w:tcBorders>
              <w:left w:val="dotted" w:sz="4" w:space="0" w:color="auto"/>
              <w:right w:val="single" w:sz="12" w:space="0" w:color="auto"/>
            </w:tcBorders>
          </w:tcPr>
          <w:p w14:paraId="220ACC81" w14:textId="77777777" w:rsidR="00F97D35" w:rsidRPr="004C4C8F" w:rsidRDefault="00F97D35" w:rsidP="00AD30BE">
            <w:pPr>
              <w:keepNext/>
              <w:keepLines/>
              <w:tabs>
                <w:tab w:val="left" w:pos="720"/>
                <w:tab w:val="left" w:leader="dot" w:pos="9360"/>
              </w:tabs>
              <w:jc w:val="center"/>
              <w:rPr>
                <w:b/>
              </w:rPr>
            </w:pPr>
            <w:r>
              <w:rPr>
                <w:b/>
              </w:rPr>
              <w:t xml:space="preserve">Applies to OS #2 – </w:t>
            </w:r>
            <w:r w:rsidRPr="004C4C8F">
              <w:rPr>
                <w:b/>
              </w:rPr>
              <w:t>#4</w:t>
            </w:r>
          </w:p>
        </w:tc>
      </w:tr>
      <w:tr w:rsidR="00F97D35" w:rsidRPr="004C4C8F" w14:paraId="5E0730B2" w14:textId="77777777" w:rsidTr="00A20E8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Ex>
        <w:tc>
          <w:tcPr>
            <w:tcW w:w="1008" w:type="dxa"/>
            <w:vMerge/>
            <w:tcBorders>
              <w:left w:val="single" w:sz="12" w:space="0" w:color="auto"/>
              <w:right w:val="dotted" w:sz="4" w:space="0" w:color="auto"/>
            </w:tcBorders>
          </w:tcPr>
          <w:p w14:paraId="2327740C" w14:textId="77777777" w:rsidR="00F97D35" w:rsidRPr="004C4C8F" w:rsidRDefault="00F97D35" w:rsidP="00AD30BE">
            <w:pPr>
              <w:keepNext/>
              <w:keepLines/>
              <w:tabs>
                <w:tab w:val="left" w:pos="720"/>
                <w:tab w:val="left" w:leader="dot" w:pos="9360"/>
              </w:tabs>
            </w:pPr>
          </w:p>
        </w:tc>
        <w:tc>
          <w:tcPr>
            <w:tcW w:w="1440" w:type="dxa"/>
            <w:tcBorders>
              <w:top w:val="dotted" w:sz="4" w:space="0" w:color="auto"/>
              <w:left w:val="dotted" w:sz="4" w:space="0" w:color="auto"/>
              <w:bottom w:val="dotted" w:sz="4" w:space="0" w:color="auto"/>
              <w:right w:val="dotted" w:sz="4" w:space="0" w:color="auto"/>
            </w:tcBorders>
          </w:tcPr>
          <w:p w14:paraId="3B9BC21B" w14:textId="77777777" w:rsidR="00F97D35" w:rsidRPr="004C4C8F" w:rsidRDefault="00F97D35" w:rsidP="00AD30BE">
            <w:pPr>
              <w:keepNext/>
              <w:keepLines/>
              <w:tabs>
                <w:tab w:val="left" w:pos="720"/>
                <w:tab w:val="left" w:leader="dot" w:pos="9360"/>
              </w:tabs>
              <w:jc w:val="right"/>
              <w:rPr>
                <w:b/>
              </w:rPr>
            </w:pPr>
            <w:r w:rsidRPr="004C4C8F">
              <w:rPr>
                <w:b/>
              </w:rPr>
              <w:t>Description</w:t>
            </w:r>
          </w:p>
        </w:tc>
        <w:tc>
          <w:tcPr>
            <w:tcW w:w="5184" w:type="dxa"/>
            <w:tcBorders>
              <w:top w:val="dotted" w:sz="4" w:space="0" w:color="auto"/>
              <w:left w:val="dotted" w:sz="4" w:space="0" w:color="auto"/>
              <w:bottom w:val="dotted" w:sz="4" w:space="0" w:color="auto"/>
              <w:right w:val="dotted" w:sz="4" w:space="0" w:color="auto"/>
            </w:tcBorders>
          </w:tcPr>
          <w:p w14:paraId="6172662A" w14:textId="77777777" w:rsidR="00F97D35" w:rsidRPr="004C4C8F" w:rsidRDefault="00F97D35" w:rsidP="00AD30BE">
            <w:pPr>
              <w:keepNext/>
              <w:keepLines/>
              <w:tabs>
                <w:tab w:val="left" w:pos="720"/>
                <w:tab w:val="left" w:leader="dot" w:pos="9360"/>
              </w:tabs>
            </w:pPr>
            <w:r>
              <w:t xml:space="preserve">Temperature </w:t>
            </w:r>
            <w:proofErr w:type="gramStart"/>
            <w:r>
              <w:t>rise</w:t>
            </w:r>
            <w:proofErr w:type="gramEnd"/>
            <w:r>
              <w:t xml:space="preserve"> across inactive heating coil</w:t>
            </w:r>
          </w:p>
        </w:tc>
        <w:tc>
          <w:tcPr>
            <w:tcW w:w="1008" w:type="dxa"/>
            <w:vMerge/>
            <w:tcBorders>
              <w:left w:val="dotted" w:sz="4" w:space="0" w:color="auto"/>
              <w:right w:val="single" w:sz="12" w:space="0" w:color="auto"/>
            </w:tcBorders>
          </w:tcPr>
          <w:p w14:paraId="7CC649B9" w14:textId="77777777" w:rsidR="00F97D35" w:rsidRPr="004C4C8F" w:rsidRDefault="00F97D35" w:rsidP="00AD30BE">
            <w:pPr>
              <w:keepLines/>
              <w:tabs>
                <w:tab w:val="left" w:pos="720"/>
                <w:tab w:val="left" w:leader="dot" w:pos="9360"/>
              </w:tabs>
              <w:jc w:val="center"/>
            </w:pPr>
          </w:p>
        </w:tc>
      </w:tr>
      <w:tr w:rsidR="00F97D35" w:rsidRPr="004C4C8F" w14:paraId="2A18F5F7" w14:textId="77777777" w:rsidTr="00A20E8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Ex>
        <w:tc>
          <w:tcPr>
            <w:tcW w:w="1008" w:type="dxa"/>
            <w:vMerge/>
            <w:tcBorders>
              <w:left w:val="single" w:sz="12" w:space="0" w:color="auto"/>
              <w:bottom w:val="single" w:sz="12" w:space="0" w:color="auto"/>
              <w:right w:val="dotted" w:sz="4" w:space="0" w:color="auto"/>
            </w:tcBorders>
          </w:tcPr>
          <w:p w14:paraId="54E40B7B" w14:textId="77777777" w:rsidR="00F97D35" w:rsidRPr="004C4C8F" w:rsidRDefault="00F97D35" w:rsidP="00AD30BE">
            <w:pPr>
              <w:keepLines/>
              <w:tabs>
                <w:tab w:val="left" w:pos="720"/>
                <w:tab w:val="left" w:leader="dot" w:pos="9360"/>
              </w:tabs>
            </w:pPr>
          </w:p>
        </w:tc>
        <w:tc>
          <w:tcPr>
            <w:tcW w:w="1440" w:type="dxa"/>
            <w:tcBorders>
              <w:top w:val="dotted" w:sz="4" w:space="0" w:color="auto"/>
              <w:left w:val="dotted" w:sz="4" w:space="0" w:color="auto"/>
              <w:bottom w:val="single" w:sz="12" w:space="0" w:color="auto"/>
              <w:right w:val="dotted" w:sz="4" w:space="0" w:color="auto"/>
            </w:tcBorders>
          </w:tcPr>
          <w:p w14:paraId="4B996053" w14:textId="77777777" w:rsidR="00F97D35" w:rsidRPr="004C4C8F" w:rsidRDefault="00F97D35" w:rsidP="00AD30BE">
            <w:pPr>
              <w:keepLines/>
              <w:tabs>
                <w:tab w:val="left" w:pos="720"/>
                <w:tab w:val="left" w:leader="dot" w:pos="9360"/>
              </w:tabs>
              <w:jc w:val="right"/>
              <w:rPr>
                <w:b/>
              </w:rPr>
            </w:pPr>
            <w:r w:rsidRPr="004C4C8F">
              <w:rPr>
                <w:b/>
              </w:rPr>
              <w:t>Possible Diagnosis</w:t>
            </w:r>
          </w:p>
        </w:tc>
        <w:tc>
          <w:tcPr>
            <w:tcW w:w="5184" w:type="dxa"/>
            <w:tcBorders>
              <w:top w:val="dotted" w:sz="4" w:space="0" w:color="auto"/>
              <w:left w:val="dotted" w:sz="4" w:space="0" w:color="auto"/>
              <w:bottom w:val="single" w:sz="12" w:space="0" w:color="auto"/>
              <w:right w:val="dotted" w:sz="4" w:space="0" w:color="auto"/>
            </w:tcBorders>
          </w:tcPr>
          <w:p w14:paraId="5611268B" w14:textId="77777777" w:rsidR="00F97D35" w:rsidRPr="004C4C8F" w:rsidRDefault="00F97D35" w:rsidP="00AD30BE">
            <w:pPr>
              <w:keepLines/>
              <w:tabs>
                <w:tab w:val="left" w:pos="720"/>
                <w:tab w:val="left" w:leader="dot" w:pos="9360"/>
              </w:tabs>
            </w:pPr>
            <w:r>
              <w:t xml:space="preserve">HCET </w:t>
            </w:r>
            <w:r w:rsidRPr="004C4C8F">
              <w:t>sensor error</w:t>
            </w:r>
          </w:p>
          <w:p w14:paraId="6B008CE4" w14:textId="77777777" w:rsidR="00F97D35" w:rsidRPr="004C4C8F" w:rsidRDefault="00F97D35" w:rsidP="00AD30BE">
            <w:pPr>
              <w:keepLines/>
              <w:tabs>
                <w:tab w:val="left" w:pos="720"/>
                <w:tab w:val="left" w:leader="dot" w:pos="9360"/>
              </w:tabs>
            </w:pPr>
            <w:r>
              <w:t>HCLT</w:t>
            </w:r>
            <w:r w:rsidRPr="004C4C8F">
              <w:t xml:space="preserve"> sensor error</w:t>
            </w:r>
          </w:p>
          <w:p w14:paraId="0F2A0456" w14:textId="77777777" w:rsidR="00F97D35" w:rsidRPr="004C4C8F" w:rsidRDefault="00F97D35" w:rsidP="00AD30BE">
            <w:pPr>
              <w:keepLines/>
              <w:tabs>
                <w:tab w:val="left" w:pos="720"/>
                <w:tab w:val="left" w:leader="dot" w:pos="9360"/>
              </w:tabs>
            </w:pPr>
            <w:r>
              <w:t xml:space="preserve">Heating </w:t>
            </w:r>
            <w:r w:rsidRPr="004C4C8F">
              <w:t>coil valve s</w:t>
            </w:r>
            <w:r>
              <w:t>tuck open or leaking.</w:t>
            </w:r>
          </w:p>
        </w:tc>
        <w:tc>
          <w:tcPr>
            <w:tcW w:w="1008" w:type="dxa"/>
            <w:vMerge/>
            <w:tcBorders>
              <w:left w:val="dotted" w:sz="4" w:space="0" w:color="auto"/>
              <w:bottom w:val="single" w:sz="12" w:space="0" w:color="auto"/>
              <w:right w:val="single" w:sz="12" w:space="0" w:color="auto"/>
            </w:tcBorders>
          </w:tcPr>
          <w:p w14:paraId="59F5144F" w14:textId="77777777" w:rsidR="00F97D35" w:rsidRPr="004C4C8F" w:rsidRDefault="00F97D35" w:rsidP="00AD30BE">
            <w:pPr>
              <w:keepLines/>
              <w:tabs>
                <w:tab w:val="left" w:pos="720"/>
                <w:tab w:val="left" w:leader="dot" w:pos="9360"/>
              </w:tabs>
              <w:jc w:val="center"/>
            </w:pPr>
          </w:p>
        </w:tc>
      </w:tr>
    </w:tbl>
    <w:p w14:paraId="62699AFC" w14:textId="77777777" w:rsidR="009045A3" w:rsidRPr="00B87A61" w:rsidRDefault="009045A3" w:rsidP="0087618D">
      <w:pPr>
        <w:pStyle w:val="Heading4"/>
        <w:rPr>
          <w:rFonts w:cs="Times New Roman PS MT"/>
          <w:bCs/>
          <w:szCs w:val="20"/>
        </w:rPr>
      </w:pPr>
      <w:r w:rsidRPr="00BC7581">
        <w:t xml:space="preserve">A subset of all potential fault conditions is evaluated by the AFDD routines. </w:t>
      </w:r>
      <w:r w:rsidRPr="00B87A61">
        <w:rPr>
          <w:rFonts w:cs="Times New Roman PS MT"/>
          <w:bCs/>
          <w:szCs w:val="20"/>
        </w:rPr>
        <w:t>The set of applicable fault conditions depends on the OS of the AHU:</w:t>
      </w:r>
    </w:p>
    <w:p w14:paraId="086B9263" w14:textId="77777777" w:rsidR="009045A3" w:rsidRDefault="009045A3" w:rsidP="007C1423">
      <w:pPr>
        <w:pStyle w:val="Heading5"/>
      </w:pPr>
      <w:r>
        <w:t>In OS#1 (heating), the following fault conditions shall be evaluated:</w:t>
      </w:r>
    </w:p>
    <w:p w14:paraId="21DB9577" w14:textId="77777777" w:rsidR="009045A3" w:rsidRDefault="009045A3" w:rsidP="007C1423">
      <w:pPr>
        <w:pStyle w:val="Heading6"/>
      </w:pPr>
      <w:r>
        <w:t>FC#1: DSP too low with fan at full speed</w:t>
      </w:r>
    </w:p>
    <w:p w14:paraId="0001C43C" w14:textId="77777777" w:rsidR="009045A3" w:rsidRPr="00BC7581" w:rsidRDefault="009045A3" w:rsidP="007C1423">
      <w:pPr>
        <w:pStyle w:val="Heading6"/>
      </w:pPr>
      <w:r w:rsidRPr="00BC7581">
        <w:t>FC#2: MAT too low; should be between RAT and OAT</w:t>
      </w:r>
    </w:p>
    <w:p w14:paraId="5ED1E8A5" w14:textId="77777777" w:rsidR="009045A3" w:rsidRPr="00BC7581" w:rsidRDefault="009045A3" w:rsidP="007C1423">
      <w:pPr>
        <w:pStyle w:val="Heading6"/>
      </w:pPr>
      <w:r w:rsidRPr="00BC7581">
        <w:t>FC#3: MAT too high; should be between RAT and OAT</w:t>
      </w:r>
    </w:p>
    <w:p w14:paraId="35D6DA49" w14:textId="77777777" w:rsidR="009045A3" w:rsidRDefault="009045A3" w:rsidP="007C1423">
      <w:pPr>
        <w:pStyle w:val="Heading6"/>
      </w:pPr>
      <w:r w:rsidRPr="00BC7581">
        <w:t xml:space="preserve">FC#4: Too many changes in </w:t>
      </w:r>
      <w:r>
        <w:t>OS</w:t>
      </w:r>
    </w:p>
    <w:p w14:paraId="0E80E9C8" w14:textId="77777777" w:rsidR="009045A3" w:rsidRPr="00BC7581" w:rsidRDefault="009045A3" w:rsidP="007C1423">
      <w:pPr>
        <w:pStyle w:val="Heading6"/>
      </w:pPr>
      <w:r w:rsidRPr="00BC7581">
        <w:t>FC#5: SAT too low; should be higher than MAT</w:t>
      </w:r>
    </w:p>
    <w:p w14:paraId="0295472C" w14:textId="77777777" w:rsidR="009045A3" w:rsidRDefault="009045A3" w:rsidP="007C1423">
      <w:pPr>
        <w:pStyle w:val="Heading6"/>
      </w:pPr>
      <w:r>
        <w:t>FC#6: OA fraction too low or too high; should equal %</w:t>
      </w:r>
      <w:proofErr w:type="spellStart"/>
      <w:r>
        <w:t>OAmin</w:t>
      </w:r>
      <w:proofErr w:type="spellEnd"/>
    </w:p>
    <w:p w14:paraId="33D8083A" w14:textId="77777777" w:rsidR="009045A3" w:rsidRDefault="009045A3" w:rsidP="007C1423">
      <w:pPr>
        <w:pStyle w:val="Heading6"/>
      </w:pPr>
      <w:r>
        <w:t xml:space="preserve">FC#7: SAT too low in full heating </w:t>
      </w:r>
    </w:p>
    <w:p w14:paraId="01C0571E" w14:textId="77777777" w:rsidR="009045A3" w:rsidRPr="00BC7581" w:rsidRDefault="009045A3" w:rsidP="007C1423">
      <w:pPr>
        <w:pStyle w:val="Heading6"/>
      </w:pPr>
      <w:r w:rsidRPr="00BC7581">
        <w:t>FC#14: Temperature drop across inactive cooling coil</w:t>
      </w:r>
    </w:p>
    <w:p w14:paraId="4ADACD4D" w14:textId="77777777" w:rsidR="009045A3" w:rsidRDefault="009045A3" w:rsidP="007C1423">
      <w:pPr>
        <w:pStyle w:val="Heading5"/>
      </w:pPr>
      <w:r>
        <w:t>In OS#2 (modulating economizer), the following fault conditions shall be evaluated:</w:t>
      </w:r>
    </w:p>
    <w:p w14:paraId="4702CDAE" w14:textId="77777777" w:rsidR="009045A3" w:rsidRPr="00BC7581" w:rsidRDefault="009045A3" w:rsidP="007C1423">
      <w:pPr>
        <w:pStyle w:val="Heading6"/>
      </w:pPr>
      <w:r>
        <w:rPr>
          <w:rFonts w:cs="Times New Roman PS MT"/>
          <w:bCs/>
          <w:szCs w:val="20"/>
        </w:rPr>
        <w:t>FC#1: DSP</w:t>
      </w:r>
      <w:r w:rsidRPr="00BC7581">
        <w:t xml:space="preserve"> too low with fan at full speed </w:t>
      </w:r>
    </w:p>
    <w:p w14:paraId="51995A5C" w14:textId="77777777" w:rsidR="009045A3" w:rsidRPr="00BC7581" w:rsidRDefault="009045A3" w:rsidP="007C1423">
      <w:pPr>
        <w:pStyle w:val="Heading6"/>
      </w:pPr>
      <w:r w:rsidRPr="00BC7581">
        <w:t>FC#2: MAT too low; should be between RAT and OAT</w:t>
      </w:r>
    </w:p>
    <w:p w14:paraId="032C6693" w14:textId="77777777" w:rsidR="009045A3" w:rsidRPr="00BC7581" w:rsidRDefault="009045A3" w:rsidP="009E53CE">
      <w:pPr>
        <w:pStyle w:val="Heading6"/>
        <w:spacing w:before="140"/>
        <w:ind w:left="1988" w:hanging="274"/>
      </w:pPr>
      <w:r w:rsidRPr="00BC7581">
        <w:lastRenderedPageBreak/>
        <w:t>FC#3: MAT too high; should be between RAT and OAT</w:t>
      </w:r>
    </w:p>
    <w:p w14:paraId="5967BF23" w14:textId="77777777" w:rsidR="009045A3" w:rsidRDefault="009045A3" w:rsidP="009E53CE">
      <w:pPr>
        <w:pStyle w:val="Heading6"/>
        <w:spacing w:before="140"/>
        <w:ind w:left="1988" w:hanging="274"/>
        <w:rPr>
          <w:rFonts w:cs="Times New Roman PS MT"/>
          <w:bCs/>
          <w:szCs w:val="20"/>
        </w:rPr>
      </w:pPr>
      <w:r w:rsidRPr="00BC7581">
        <w:t xml:space="preserve">FC#4: Too many changes in </w:t>
      </w:r>
      <w:r>
        <w:rPr>
          <w:rFonts w:cs="Times New Roman PS MT"/>
          <w:bCs/>
          <w:szCs w:val="20"/>
        </w:rPr>
        <w:t>OS</w:t>
      </w:r>
    </w:p>
    <w:p w14:paraId="7C1C8239" w14:textId="77777777" w:rsidR="009045A3" w:rsidRPr="00BC7581" w:rsidRDefault="009045A3" w:rsidP="009E53CE">
      <w:pPr>
        <w:pStyle w:val="Heading6"/>
        <w:spacing w:before="140"/>
        <w:ind w:left="1988" w:hanging="274"/>
      </w:pPr>
      <w:r w:rsidRPr="00BC7581">
        <w:t>FC#8: SAT and MAT should be approximately equal</w:t>
      </w:r>
    </w:p>
    <w:p w14:paraId="6CBCB3C0" w14:textId="77777777" w:rsidR="009045A3" w:rsidRDefault="009045A3" w:rsidP="009E53CE">
      <w:pPr>
        <w:pStyle w:val="Heading6"/>
        <w:spacing w:before="140"/>
        <w:ind w:left="1988" w:hanging="274"/>
      </w:pPr>
      <w:r>
        <w:t>FC#9: OAT too high for free cooling without mechanical cooling</w:t>
      </w:r>
    </w:p>
    <w:p w14:paraId="023EDA24" w14:textId="13763245" w:rsidR="00815A6C" w:rsidRDefault="00815A6C" w:rsidP="009E53CE">
      <w:pPr>
        <w:pStyle w:val="Heading6"/>
        <w:spacing w:before="140"/>
        <w:ind w:left="1988" w:hanging="274"/>
      </w:pPr>
      <w:r>
        <w:t>FC#12:  SAT too high; should be less than MAT</w:t>
      </w:r>
    </w:p>
    <w:p w14:paraId="1E48AE16" w14:textId="4CF23096" w:rsidR="009045A3" w:rsidRDefault="009045A3" w:rsidP="009E53CE">
      <w:pPr>
        <w:pStyle w:val="Heading6"/>
        <w:spacing w:before="140"/>
        <w:ind w:left="1988" w:hanging="274"/>
      </w:pPr>
      <w:r>
        <w:t>FC#14: Temperature drop across inactive cooling coil</w:t>
      </w:r>
    </w:p>
    <w:p w14:paraId="654B33AB" w14:textId="77777777" w:rsidR="009045A3" w:rsidRDefault="009045A3" w:rsidP="009E53CE">
      <w:pPr>
        <w:pStyle w:val="Heading6"/>
        <w:spacing w:before="140"/>
        <w:ind w:left="1988" w:hanging="274"/>
      </w:pPr>
      <w:r>
        <w:t>FC#15: Temperature rise across inactive heating coil</w:t>
      </w:r>
    </w:p>
    <w:p w14:paraId="110A115F" w14:textId="53197D74" w:rsidR="009045A3" w:rsidRDefault="009045A3" w:rsidP="007C1423">
      <w:pPr>
        <w:pStyle w:val="Heading5"/>
      </w:pPr>
      <w:r>
        <w:t>In OS#3 (mechanical + 100% economizer cooling), the following fault conditions shall be evaluated:</w:t>
      </w:r>
    </w:p>
    <w:p w14:paraId="0CA667E0" w14:textId="77777777" w:rsidR="009045A3" w:rsidRPr="00BC7581" w:rsidRDefault="009045A3" w:rsidP="007C1423">
      <w:pPr>
        <w:pStyle w:val="Heading6"/>
      </w:pPr>
      <w:r>
        <w:rPr>
          <w:rFonts w:cs="Times New Roman PS MT"/>
          <w:bCs/>
          <w:szCs w:val="20"/>
        </w:rPr>
        <w:t>FC#1: DSP</w:t>
      </w:r>
      <w:r w:rsidRPr="00BC7581">
        <w:t xml:space="preserve"> too low with fan at full speed </w:t>
      </w:r>
    </w:p>
    <w:p w14:paraId="66EBBA0A" w14:textId="77777777" w:rsidR="009045A3" w:rsidRPr="00BC7581" w:rsidRDefault="009045A3" w:rsidP="007C1423">
      <w:pPr>
        <w:pStyle w:val="Heading6"/>
      </w:pPr>
      <w:r w:rsidRPr="00BC7581">
        <w:t>FC#2: MAT too low; should be between RAT and OAT</w:t>
      </w:r>
    </w:p>
    <w:p w14:paraId="7C4CFE47" w14:textId="77777777" w:rsidR="009045A3" w:rsidRPr="00BC7581" w:rsidRDefault="009045A3" w:rsidP="007C1423">
      <w:pPr>
        <w:pStyle w:val="Heading6"/>
      </w:pPr>
      <w:r w:rsidRPr="00BC7581">
        <w:t>FC#3: MAT too high; should be between RAT and OAT</w:t>
      </w:r>
    </w:p>
    <w:p w14:paraId="30C3D22B" w14:textId="77777777" w:rsidR="009045A3" w:rsidRDefault="009045A3" w:rsidP="007C1423">
      <w:pPr>
        <w:pStyle w:val="Heading6"/>
        <w:rPr>
          <w:rFonts w:cs="Times New Roman PS MT"/>
          <w:bCs/>
          <w:szCs w:val="20"/>
        </w:rPr>
      </w:pPr>
      <w:r w:rsidRPr="00BC7581">
        <w:t xml:space="preserve">FC#4: Too many changes in </w:t>
      </w:r>
      <w:r>
        <w:rPr>
          <w:rFonts w:cs="Times New Roman PS MT"/>
          <w:bCs/>
          <w:szCs w:val="20"/>
        </w:rPr>
        <w:t>OS</w:t>
      </w:r>
    </w:p>
    <w:p w14:paraId="63629682" w14:textId="77777777" w:rsidR="009045A3" w:rsidRPr="00BC7581" w:rsidRDefault="009045A3" w:rsidP="007C1423">
      <w:pPr>
        <w:pStyle w:val="Heading6"/>
      </w:pPr>
      <w:r w:rsidRPr="00BC7581">
        <w:t>FC#10: OAT and MAT should be approximately equal</w:t>
      </w:r>
    </w:p>
    <w:p w14:paraId="5834DFBA" w14:textId="528E985A" w:rsidR="009045A3" w:rsidRPr="00BC7581" w:rsidRDefault="009045A3" w:rsidP="007C1423">
      <w:pPr>
        <w:pStyle w:val="Heading6"/>
      </w:pPr>
      <w:r w:rsidRPr="00BC7581">
        <w:t xml:space="preserve">FC#11: OAT too low for </w:t>
      </w:r>
      <w:r w:rsidR="00815A6C">
        <w:t>mechanical cooling</w:t>
      </w:r>
    </w:p>
    <w:p w14:paraId="7F77CEFD" w14:textId="77777777" w:rsidR="009045A3" w:rsidRPr="00BC7581" w:rsidRDefault="009045A3" w:rsidP="007C1423">
      <w:pPr>
        <w:pStyle w:val="Heading6"/>
      </w:pPr>
      <w:r w:rsidRPr="00BC7581">
        <w:t>FC#12: SAT too high; should be less than MAT</w:t>
      </w:r>
    </w:p>
    <w:p w14:paraId="324CB9BF" w14:textId="77777777" w:rsidR="009045A3" w:rsidRPr="00BC7581" w:rsidRDefault="009045A3" w:rsidP="007C1423">
      <w:pPr>
        <w:pStyle w:val="Heading6"/>
      </w:pPr>
      <w:r w:rsidRPr="00BC7581">
        <w:t xml:space="preserve">FC#13: SAT too high in full cooling </w:t>
      </w:r>
    </w:p>
    <w:p w14:paraId="447E9559" w14:textId="77777777" w:rsidR="009045A3" w:rsidRPr="00BC7581" w:rsidRDefault="009045A3" w:rsidP="007C1423">
      <w:pPr>
        <w:pStyle w:val="Heading6"/>
      </w:pPr>
      <w:r w:rsidRPr="00BC7581">
        <w:t>FC#15: Temperature rise across inactive heating coil</w:t>
      </w:r>
    </w:p>
    <w:p w14:paraId="473463AE" w14:textId="77777777" w:rsidR="009045A3" w:rsidRDefault="009045A3" w:rsidP="007C1423">
      <w:pPr>
        <w:pStyle w:val="Heading5"/>
      </w:pPr>
      <w:r>
        <w:t>In OS#4 (mechanical Cooling, minimum OA), the following fault conditions shall be evaluated:</w:t>
      </w:r>
    </w:p>
    <w:p w14:paraId="3FE0D6B7" w14:textId="77777777" w:rsidR="009045A3" w:rsidRPr="00BC7581" w:rsidRDefault="009045A3" w:rsidP="007C1423">
      <w:pPr>
        <w:pStyle w:val="Heading6"/>
      </w:pPr>
      <w:r>
        <w:rPr>
          <w:rFonts w:cs="Times New Roman PS MT"/>
          <w:bCs/>
          <w:szCs w:val="20"/>
        </w:rPr>
        <w:t>FC#1: DSP</w:t>
      </w:r>
      <w:r w:rsidRPr="00BC7581">
        <w:t xml:space="preserve"> too low with fan at full speed </w:t>
      </w:r>
    </w:p>
    <w:p w14:paraId="2F99EF6A" w14:textId="77777777" w:rsidR="009045A3" w:rsidRPr="00BC7581" w:rsidRDefault="009045A3" w:rsidP="007C1423">
      <w:pPr>
        <w:pStyle w:val="Heading6"/>
      </w:pPr>
      <w:r w:rsidRPr="00BC7581">
        <w:t>FC#2: MAT too low; should be between RAT and OAT</w:t>
      </w:r>
    </w:p>
    <w:p w14:paraId="3F82938B" w14:textId="77777777" w:rsidR="009045A3" w:rsidRPr="00BC7581" w:rsidRDefault="009045A3" w:rsidP="007C1423">
      <w:pPr>
        <w:pStyle w:val="Heading6"/>
      </w:pPr>
      <w:r w:rsidRPr="00BC7581">
        <w:t>FC#3: MAT too high; should be between RAT and OAT</w:t>
      </w:r>
    </w:p>
    <w:p w14:paraId="0F6313C4" w14:textId="77777777" w:rsidR="009045A3" w:rsidRDefault="009045A3" w:rsidP="007C1423">
      <w:pPr>
        <w:pStyle w:val="Heading6"/>
      </w:pPr>
      <w:r>
        <w:t>FC#4: Too many changes in OS</w:t>
      </w:r>
    </w:p>
    <w:p w14:paraId="66F9F8A1" w14:textId="2AAD0621" w:rsidR="009045A3" w:rsidRDefault="009045A3" w:rsidP="007C1423">
      <w:pPr>
        <w:pStyle w:val="Heading6"/>
      </w:pPr>
      <w:r>
        <w:t>FC#6: OA fraction too low or too high; should equal</w:t>
      </w:r>
      <w:r w:rsidR="00815A6C">
        <w:t xml:space="preserve"> </w:t>
      </w:r>
      <w:r>
        <w:t>%</w:t>
      </w:r>
      <w:proofErr w:type="spellStart"/>
      <w:r>
        <w:t>OAmin</w:t>
      </w:r>
      <w:proofErr w:type="spellEnd"/>
    </w:p>
    <w:p w14:paraId="1EC41BB2" w14:textId="77777777" w:rsidR="009045A3" w:rsidRPr="00BC7581" w:rsidRDefault="009045A3" w:rsidP="007C1423">
      <w:pPr>
        <w:pStyle w:val="Heading6"/>
      </w:pPr>
      <w:r w:rsidRPr="00BC7581">
        <w:t>FC#12: SAT too high; should be less than MAT</w:t>
      </w:r>
    </w:p>
    <w:p w14:paraId="64674205" w14:textId="77777777" w:rsidR="009045A3" w:rsidRPr="00BC7581" w:rsidRDefault="009045A3" w:rsidP="007C1423">
      <w:pPr>
        <w:pStyle w:val="Heading6"/>
      </w:pPr>
      <w:r w:rsidRPr="00BC7581">
        <w:t xml:space="preserve">FC#13: SAT too high in full cooling </w:t>
      </w:r>
    </w:p>
    <w:p w14:paraId="685CA928" w14:textId="77777777" w:rsidR="009045A3" w:rsidRPr="00BC7581" w:rsidRDefault="009045A3" w:rsidP="007C1423">
      <w:pPr>
        <w:pStyle w:val="Heading6"/>
      </w:pPr>
      <w:r w:rsidRPr="00BC7581">
        <w:t>FC#15: Temperature rise across inactive heating coil</w:t>
      </w:r>
    </w:p>
    <w:p w14:paraId="45D26096" w14:textId="77777777" w:rsidR="009045A3" w:rsidRDefault="009045A3" w:rsidP="007C1423">
      <w:pPr>
        <w:pStyle w:val="Heading5"/>
      </w:pPr>
      <w:r>
        <w:t>In OS#5 (other), the following fault conditions shall be evaluated:</w:t>
      </w:r>
    </w:p>
    <w:p w14:paraId="32D03A67" w14:textId="77777777" w:rsidR="009045A3" w:rsidRPr="00BC7581" w:rsidRDefault="009045A3" w:rsidP="007C1423">
      <w:pPr>
        <w:pStyle w:val="Heading6"/>
      </w:pPr>
      <w:r>
        <w:rPr>
          <w:rFonts w:cs="Times New Roman PS MT"/>
          <w:bCs/>
          <w:szCs w:val="20"/>
        </w:rPr>
        <w:t>FC#1: DSP</w:t>
      </w:r>
      <w:r w:rsidRPr="00BC7581">
        <w:t xml:space="preserve"> too low with fan at full speed </w:t>
      </w:r>
    </w:p>
    <w:p w14:paraId="795D4812" w14:textId="77777777" w:rsidR="009045A3" w:rsidRPr="00BC7581" w:rsidRDefault="009045A3" w:rsidP="007C1423">
      <w:pPr>
        <w:pStyle w:val="Heading6"/>
      </w:pPr>
      <w:r w:rsidRPr="00BC7581">
        <w:t>FC#2: MAT too low; should be between RAT and OAT</w:t>
      </w:r>
    </w:p>
    <w:p w14:paraId="0AA2E5C2" w14:textId="77777777" w:rsidR="009045A3" w:rsidRPr="00BC7581" w:rsidRDefault="009045A3" w:rsidP="007C1423">
      <w:pPr>
        <w:pStyle w:val="Heading6"/>
      </w:pPr>
      <w:r w:rsidRPr="00BC7581">
        <w:t>FC#3: MAT too high; should be between RAT and OAT</w:t>
      </w:r>
    </w:p>
    <w:p w14:paraId="265509D6" w14:textId="77777777" w:rsidR="009045A3" w:rsidRDefault="009045A3" w:rsidP="007C1423">
      <w:pPr>
        <w:pStyle w:val="Heading6"/>
        <w:rPr>
          <w:rFonts w:cs="Times New Roman PS MT"/>
          <w:bCs/>
          <w:szCs w:val="20"/>
        </w:rPr>
      </w:pPr>
      <w:r w:rsidRPr="00BC7581">
        <w:t xml:space="preserve">FC#4: Too many changes in </w:t>
      </w:r>
      <w:r>
        <w:rPr>
          <w:rFonts w:cs="Times New Roman PS MT"/>
          <w:bCs/>
          <w:szCs w:val="20"/>
        </w:rPr>
        <w:t>OS</w:t>
      </w:r>
    </w:p>
    <w:p w14:paraId="27671FB9" w14:textId="77777777" w:rsidR="009045A3" w:rsidRDefault="009045A3" w:rsidP="0087618D">
      <w:pPr>
        <w:pStyle w:val="Heading4"/>
      </w:pPr>
      <w:r>
        <w:t>For each air handler, the operator shall be able to suppress the alarm for any fault condition.</w:t>
      </w:r>
    </w:p>
    <w:p w14:paraId="3A38D2E6" w14:textId="77777777" w:rsidR="009045A3" w:rsidRDefault="009045A3" w:rsidP="0087618D">
      <w:pPr>
        <w:pStyle w:val="Heading4"/>
      </w:pPr>
      <w:r>
        <w:lastRenderedPageBreak/>
        <w:t>Evaluation of fault conditions shall be suspended under the following conditions:</w:t>
      </w:r>
    </w:p>
    <w:p w14:paraId="30FFA177" w14:textId="77777777" w:rsidR="009045A3" w:rsidRDefault="009045A3" w:rsidP="007C1423">
      <w:pPr>
        <w:pStyle w:val="Heading5"/>
      </w:pPr>
      <w:r>
        <w:t>When AHU is not operating</w:t>
      </w:r>
    </w:p>
    <w:p w14:paraId="59E218E3" w14:textId="7A443660" w:rsidR="009045A3" w:rsidRDefault="009045A3" w:rsidP="007C1423">
      <w:pPr>
        <w:pStyle w:val="Heading5"/>
      </w:pPr>
      <w:r>
        <w:t xml:space="preserve">For a period of </w:t>
      </w:r>
      <w:proofErr w:type="spellStart"/>
      <w:r>
        <w:t>ModeDelay</w:t>
      </w:r>
      <w:proofErr w:type="spellEnd"/>
      <w:r>
        <w:t xml:space="preserve"> minutes following a change in mode (e.g., from </w:t>
      </w:r>
      <w:r w:rsidR="005474F7">
        <w:t>Warmup</w:t>
      </w:r>
      <w:r>
        <w:t xml:space="preserve"> </w:t>
      </w:r>
      <w:r w:rsidR="005474F7">
        <w:t xml:space="preserve">Mode </w:t>
      </w:r>
      <w:r>
        <w:t xml:space="preserve">to </w:t>
      </w:r>
      <w:r w:rsidR="005474F7">
        <w:t>Occupied Mode</w:t>
      </w:r>
      <w:r>
        <w:t xml:space="preserve">) of any </w:t>
      </w:r>
      <w:r w:rsidR="00D21A33">
        <w:t>Zone Group</w:t>
      </w:r>
      <w:r>
        <w:t xml:space="preserve"> served by the AHU</w:t>
      </w:r>
    </w:p>
    <w:p w14:paraId="51E1A151" w14:textId="77777777" w:rsidR="009045A3" w:rsidRDefault="009045A3" w:rsidP="0087618D">
      <w:pPr>
        <w:pStyle w:val="Heading4"/>
      </w:pPr>
      <w:r>
        <w:t>Fault conditions that are not applicable to the current OS shall not be evaluated.</w:t>
      </w:r>
    </w:p>
    <w:p w14:paraId="57F68CFF" w14:textId="77777777" w:rsidR="009045A3" w:rsidRDefault="009045A3" w:rsidP="0087618D">
      <w:pPr>
        <w:pStyle w:val="Heading4"/>
      </w:pPr>
      <w:r>
        <w:t xml:space="preserve">A fault condition that evaluates as </w:t>
      </w:r>
      <w:r w:rsidRPr="00B87A61">
        <w:rPr>
          <w:smallCaps/>
        </w:rPr>
        <w:t>true</w:t>
      </w:r>
      <w:r>
        <w:t xml:space="preserve"> must do so continuously for </w:t>
      </w:r>
      <w:proofErr w:type="spellStart"/>
      <w:r>
        <w:t>AlarmDelay</w:t>
      </w:r>
      <w:proofErr w:type="spellEnd"/>
      <w:r>
        <w:t xml:space="preserve"> minutes before it is reported to the operator.</w:t>
      </w:r>
    </w:p>
    <w:p w14:paraId="288BF40C" w14:textId="77777777" w:rsidR="009045A3" w:rsidRDefault="009045A3" w:rsidP="0087618D">
      <w:pPr>
        <w:pStyle w:val="Heading4"/>
      </w:pPr>
      <w:bookmarkStart w:id="6990" w:name="_Ref73451586"/>
      <w:r>
        <w:t xml:space="preserve">Test mode shall temporarily set </w:t>
      </w:r>
      <w:proofErr w:type="spellStart"/>
      <w:r>
        <w:t>ModeDelay</w:t>
      </w:r>
      <w:proofErr w:type="spellEnd"/>
      <w:r>
        <w:t xml:space="preserve"> and </w:t>
      </w:r>
      <w:proofErr w:type="spellStart"/>
      <w:r>
        <w:t>AlarmDelay</w:t>
      </w:r>
      <w:proofErr w:type="spellEnd"/>
      <w:r>
        <w:t xml:space="preserve"> to 0 minutes for a period of </w:t>
      </w:r>
      <w:proofErr w:type="spellStart"/>
      <w:r>
        <w:t>TestModeDelay</w:t>
      </w:r>
      <w:proofErr w:type="spellEnd"/>
      <w:r>
        <w:t xml:space="preserve"> minutes to allow instant testing of the AFDD </w:t>
      </w:r>
      <w:proofErr w:type="gramStart"/>
      <w:r>
        <w:t>system, and</w:t>
      </w:r>
      <w:proofErr w:type="gramEnd"/>
      <w:r>
        <w:t xml:space="preserve"> ensure normal fault detection occurs after testing is complete.</w:t>
      </w:r>
      <w:bookmarkEnd w:id="6990"/>
    </w:p>
    <w:p w14:paraId="1C1E28EF" w14:textId="4377894A" w:rsidR="009045A3" w:rsidRDefault="009045A3" w:rsidP="0087618D">
      <w:pPr>
        <w:pStyle w:val="Heading4"/>
      </w:pPr>
      <w:r>
        <w:t xml:space="preserve">When a fault condition is reported to the operator, it shall be a Level 3 alarm and shall include the description of the fault and the list of possible diagnoses from the table in Section </w:t>
      </w:r>
      <w:r w:rsidR="00621672">
        <w:fldChar w:fldCharType="begin"/>
      </w:r>
      <w:r w:rsidR="00621672">
        <w:instrText xml:space="preserve"> REF _Ref38822284 \r \h </w:instrText>
      </w:r>
      <w:r w:rsidR="00621672">
        <w:fldChar w:fldCharType="separate"/>
      </w:r>
      <w:r w:rsidR="0037258A">
        <w:t>5.16.14.8</w:t>
      </w:r>
      <w:r w:rsidR="00621672">
        <w:fldChar w:fldCharType="end"/>
      </w:r>
      <w:r>
        <w:t>.</w:t>
      </w:r>
    </w:p>
    <w:p w14:paraId="4C15119F" w14:textId="77777777" w:rsidR="009045A3" w:rsidRDefault="009045A3" w:rsidP="0087618D">
      <w:pPr>
        <w:pStyle w:val="Heading3"/>
      </w:pPr>
      <w:r>
        <w:t>Testing/Commissioning Overrides. Provide software switches that interlock to a CHW and hot-water plant level to</w:t>
      </w:r>
    </w:p>
    <w:p w14:paraId="5F51CE76" w14:textId="77777777" w:rsidR="009045A3" w:rsidRDefault="009045A3">
      <w:pPr>
        <w:pStyle w:val="Heading4"/>
        <w:pPrChange w:id="6991" w:author="Reece Kiriu" w:date="2022-12-07T11:38:00Z">
          <w:pPr>
            <w:pStyle w:val="Heading5"/>
          </w:pPr>
        </w:pPrChange>
      </w:pPr>
      <w:r>
        <w:t>force HW valve full open if there is a hot-water coil,</w:t>
      </w:r>
    </w:p>
    <w:p w14:paraId="606A6C91" w14:textId="77777777" w:rsidR="009045A3" w:rsidRDefault="009045A3">
      <w:pPr>
        <w:pStyle w:val="Heading4"/>
        <w:pPrChange w:id="6992" w:author="Reece Kiriu" w:date="2022-12-07T11:38:00Z">
          <w:pPr>
            <w:pStyle w:val="Heading5"/>
          </w:pPr>
        </w:pPrChange>
      </w:pPr>
      <w:r>
        <w:t>force HW valve full closed if there is a hot-water coil,</w:t>
      </w:r>
    </w:p>
    <w:p w14:paraId="6DD3DF7F" w14:textId="77777777" w:rsidR="009045A3" w:rsidRDefault="009045A3">
      <w:pPr>
        <w:pStyle w:val="Heading4"/>
        <w:pPrChange w:id="6993" w:author="Reece Kiriu" w:date="2022-12-07T11:38:00Z">
          <w:pPr>
            <w:pStyle w:val="Heading5"/>
          </w:pPr>
        </w:pPrChange>
      </w:pPr>
      <w:r>
        <w:t>force CHW valve full open, and</w:t>
      </w:r>
    </w:p>
    <w:p w14:paraId="74320FC2" w14:textId="77777777" w:rsidR="009045A3" w:rsidRDefault="009045A3">
      <w:pPr>
        <w:pStyle w:val="Heading4"/>
        <w:pPrChange w:id="6994" w:author="Reece Kiriu" w:date="2022-12-07T11:38:00Z">
          <w:pPr>
            <w:pStyle w:val="Heading5"/>
          </w:pPr>
        </w:pPrChange>
      </w:pPr>
      <w:r>
        <w:t>force CHW valve full closed.</w:t>
      </w:r>
    </w:p>
    <w:p w14:paraId="3F9372CC" w14:textId="629DA065" w:rsidR="009045A3" w:rsidRDefault="009045A3" w:rsidP="00B37EF3">
      <w:pPr>
        <w:pStyle w:val="Infobox"/>
      </w:pPr>
      <w:r>
        <w:t xml:space="preserve">Per Section </w:t>
      </w:r>
      <w:r w:rsidR="00291B2E">
        <w:fldChar w:fldCharType="begin"/>
      </w:r>
      <w:r w:rsidR="00291B2E">
        <w:instrText xml:space="preserve"> REF _Ref38822696 \r \h </w:instrText>
      </w:r>
      <w:r w:rsidR="00291B2E">
        <w:fldChar w:fldCharType="separate"/>
      </w:r>
      <w:r w:rsidR="0037258A">
        <w:t>5.1.11</w:t>
      </w:r>
      <w:r w:rsidR="00291B2E">
        <w:fldChar w:fldCharType="end"/>
      </w:r>
      <w:r>
        <w:t xml:space="preserve">, all hardware points can be overridden through the BAS. Each of the following points is interlocked so that they can be overridden together at a zone-group level, per Section </w:t>
      </w:r>
      <w:r w:rsidR="00291B2E">
        <w:rPr>
          <w:bCs/>
        </w:rPr>
        <w:fldChar w:fldCharType="begin"/>
      </w:r>
      <w:r w:rsidR="00291B2E">
        <w:rPr>
          <w:bCs/>
        </w:rPr>
        <w:instrText xml:space="preserve"> REF _Ref438200825 \w \h </w:instrText>
      </w:r>
      <w:r w:rsidR="00291B2E">
        <w:rPr>
          <w:bCs/>
        </w:rPr>
      </w:r>
      <w:r w:rsidR="00291B2E">
        <w:rPr>
          <w:bCs/>
        </w:rPr>
        <w:fldChar w:fldCharType="separate"/>
      </w:r>
      <w:r w:rsidR="0037258A">
        <w:rPr>
          <w:bCs/>
        </w:rPr>
        <w:t>5.4.5</w:t>
      </w:r>
      <w:r w:rsidR="00291B2E">
        <w:rPr>
          <w:bCs/>
        </w:rPr>
        <w:fldChar w:fldCharType="end"/>
      </w:r>
      <w:r>
        <w:t>.</w:t>
      </w:r>
    </w:p>
    <w:p w14:paraId="16A7D68D" w14:textId="50291DDD" w:rsidR="009045A3" w:rsidRDefault="009045A3" w:rsidP="00B37EF3">
      <w:pPr>
        <w:pStyle w:val="Infobox"/>
      </w:pPr>
      <w:r>
        <w:t xml:space="preserve">For example, the </w:t>
      </w:r>
      <w:proofErr w:type="spellStart"/>
      <w:r>
        <w:t>CxA</w:t>
      </w:r>
      <w:proofErr w:type="spellEnd"/>
      <w:r>
        <w:t xml:space="preserve"> can check for leaking dampers by forcing all VAV boxes in a </w:t>
      </w:r>
      <w:r w:rsidR="00D21A33">
        <w:t>Zone Group</w:t>
      </w:r>
      <w:r>
        <w:t xml:space="preserve"> closed and then recording airflow at the AHU.</w:t>
      </w:r>
    </w:p>
    <w:p w14:paraId="5B557A09" w14:textId="77777777" w:rsidR="009045A3" w:rsidRDefault="009045A3" w:rsidP="0087618D">
      <w:pPr>
        <w:pStyle w:val="Heading3"/>
      </w:pPr>
      <w:r>
        <w:t>Plant Requests</w:t>
      </w:r>
    </w:p>
    <w:p w14:paraId="79379238" w14:textId="77777777" w:rsidR="009045A3" w:rsidRDefault="009045A3" w:rsidP="0087618D">
      <w:pPr>
        <w:pStyle w:val="Heading4"/>
      </w:pPr>
      <w:r>
        <w:t>Chilled-Water Reset Requests</w:t>
      </w:r>
    </w:p>
    <w:p w14:paraId="63F15E36" w14:textId="06475F57" w:rsidR="009045A3" w:rsidRDefault="009045A3" w:rsidP="007C1423">
      <w:pPr>
        <w:pStyle w:val="Heading5"/>
      </w:pPr>
      <w:r>
        <w:t xml:space="preserve">If the supply air temperature exceeds the supply air temperature </w:t>
      </w:r>
      <w:r w:rsidR="00D21A33">
        <w:t>setpoint</w:t>
      </w:r>
      <w:r>
        <w:t xml:space="preserve"> by </w:t>
      </w:r>
      <w:ins w:id="6995" w:author="Titus Ellison" w:date="2022-10-20T13:05:00Z">
        <w:r w:rsidR="000B2E7F" w:rsidRPr="000B2E7F">
          <w:rPr>
            <w:rStyle w:val="Toggle"/>
            <w:rPrChange w:id="6996" w:author="Titus Ellison" w:date="2022-10-20T13:05:00Z">
              <w:rPr/>
            </w:rPrChange>
          </w:rPr>
          <w:t>[UNITS [</w:t>
        </w:r>
      </w:ins>
      <w:r w:rsidRPr="000B2E7F">
        <w:rPr>
          <w:rStyle w:val="Toggle"/>
          <w:rPrChange w:id="6997" w:author="Titus Ellison" w:date="2022-10-20T13:05:00Z">
            <w:rPr/>
          </w:rPrChange>
        </w:rPr>
        <w:t>3°C</w:t>
      </w:r>
      <w:ins w:id="6998" w:author="Titus Ellison" w:date="2022-10-20T13:05:00Z">
        <w:r w:rsidR="000B2E7F" w:rsidRPr="000B2E7F">
          <w:rPr>
            <w:rStyle w:val="Toggle"/>
            <w:rPrChange w:id="6999" w:author="Titus Ellison" w:date="2022-10-20T13:05:00Z">
              <w:rPr/>
            </w:rPrChange>
          </w:rPr>
          <w:t>]</w:t>
        </w:r>
      </w:ins>
      <w:r w:rsidRPr="000B2E7F">
        <w:rPr>
          <w:rStyle w:val="Toggle"/>
          <w:rPrChange w:id="7000" w:author="Titus Ellison" w:date="2022-10-20T13:05:00Z">
            <w:rPr/>
          </w:rPrChange>
        </w:rPr>
        <w:t xml:space="preserve"> </w:t>
      </w:r>
      <w:ins w:id="7001" w:author="Titus Ellison" w:date="2022-10-20T13:05:00Z">
        <w:r w:rsidR="000B2E7F" w:rsidRPr="000B2E7F">
          <w:rPr>
            <w:rStyle w:val="Toggle"/>
            <w:rPrChange w:id="7002" w:author="Titus Ellison" w:date="2022-10-20T13:05:00Z">
              <w:rPr/>
            </w:rPrChange>
          </w:rPr>
          <w:t>[</w:t>
        </w:r>
      </w:ins>
      <w:del w:id="7003" w:author="Titus Ellison" w:date="2022-10-20T13:05:00Z">
        <w:r w:rsidRPr="000B2E7F" w:rsidDel="000B2E7F">
          <w:rPr>
            <w:rStyle w:val="Toggle"/>
            <w:rPrChange w:id="7004" w:author="Titus Ellison" w:date="2022-10-20T13:05:00Z">
              <w:rPr/>
            </w:rPrChange>
          </w:rPr>
          <w:delText>(</w:delText>
        </w:r>
      </w:del>
      <w:r w:rsidRPr="000B2E7F">
        <w:rPr>
          <w:rStyle w:val="Toggle"/>
          <w:rPrChange w:id="7005" w:author="Titus Ellison" w:date="2022-10-20T13:05:00Z">
            <w:rPr/>
          </w:rPrChange>
        </w:rPr>
        <w:t>5°F</w:t>
      </w:r>
      <w:ins w:id="7006" w:author="Titus Ellison" w:date="2022-10-20T13:05:00Z">
        <w:r w:rsidR="000B2E7F" w:rsidRPr="000B2E7F">
          <w:rPr>
            <w:rStyle w:val="Toggle"/>
            <w:rPrChange w:id="7007" w:author="Titus Ellison" w:date="2022-10-20T13:05:00Z">
              <w:rPr/>
            </w:rPrChange>
          </w:rPr>
          <w:t>]]</w:t>
        </w:r>
      </w:ins>
      <w:del w:id="7008" w:author="Titus Ellison" w:date="2022-10-20T13:05:00Z">
        <w:r w:rsidDel="000B2E7F">
          <w:delText>)</w:delText>
        </w:r>
      </w:del>
      <w:r>
        <w:t xml:space="preserve"> for 2 minutes, send 3 requests.</w:t>
      </w:r>
    </w:p>
    <w:p w14:paraId="3DB81ECD" w14:textId="53104896" w:rsidR="009045A3" w:rsidRDefault="009045A3" w:rsidP="007C1423">
      <w:pPr>
        <w:pStyle w:val="Heading5"/>
      </w:pPr>
      <w:r>
        <w:t xml:space="preserve">Else if the supply air temperature exceeds the supply air temperature </w:t>
      </w:r>
      <w:r w:rsidR="00D21A33">
        <w:t>setpoint</w:t>
      </w:r>
      <w:r>
        <w:t xml:space="preserve"> by </w:t>
      </w:r>
      <w:ins w:id="7009" w:author="Titus Ellison" w:date="2022-10-20T13:05:00Z">
        <w:r w:rsidR="000B2E7F" w:rsidRPr="000B2E7F">
          <w:rPr>
            <w:rStyle w:val="Toggle"/>
            <w:rPrChange w:id="7010" w:author="Titus Ellison" w:date="2022-10-20T13:05:00Z">
              <w:rPr/>
            </w:rPrChange>
          </w:rPr>
          <w:t>[UNITS [</w:t>
        </w:r>
      </w:ins>
      <w:r w:rsidRPr="000B2E7F">
        <w:rPr>
          <w:rStyle w:val="Toggle"/>
          <w:rPrChange w:id="7011" w:author="Titus Ellison" w:date="2022-10-20T13:05:00Z">
            <w:rPr/>
          </w:rPrChange>
        </w:rPr>
        <w:t>2°C</w:t>
      </w:r>
      <w:ins w:id="7012" w:author="Titus Ellison" w:date="2022-10-20T13:05:00Z">
        <w:r w:rsidR="000B2E7F" w:rsidRPr="000B2E7F">
          <w:rPr>
            <w:rStyle w:val="Toggle"/>
            <w:rPrChange w:id="7013" w:author="Titus Ellison" w:date="2022-10-20T13:05:00Z">
              <w:rPr/>
            </w:rPrChange>
          </w:rPr>
          <w:t>]</w:t>
        </w:r>
      </w:ins>
      <w:r w:rsidRPr="000B2E7F">
        <w:rPr>
          <w:rStyle w:val="Toggle"/>
          <w:rPrChange w:id="7014" w:author="Titus Ellison" w:date="2022-10-20T13:05:00Z">
            <w:rPr/>
          </w:rPrChange>
        </w:rPr>
        <w:t xml:space="preserve"> </w:t>
      </w:r>
      <w:ins w:id="7015" w:author="Titus Ellison" w:date="2022-10-20T13:05:00Z">
        <w:r w:rsidR="000B2E7F" w:rsidRPr="000B2E7F">
          <w:rPr>
            <w:rStyle w:val="Toggle"/>
            <w:rPrChange w:id="7016" w:author="Titus Ellison" w:date="2022-10-20T13:05:00Z">
              <w:rPr/>
            </w:rPrChange>
          </w:rPr>
          <w:t>[</w:t>
        </w:r>
      </w:ins>
      <w:del w:id="7017" w:author="Titus Ellison" w:date="2022-10-20T13:05:00Z">
        <w:r w:rsidRPr="000B2E7F" w:rsidDel="000B2E7F">
          <w:rPr>
            <w:rStyle w:val="Toggle"/>
            <w:rPrChange w:id="7018" w:author="Titus Ellison" w:date="2022-10-20T13:05:00Z">
              <w:rPr/>
            </w:rPrChange>
          </w:rPr>
          <w:delText>(</w:delText>
        </w:r>
      </w:del>
      <w:r w:rsidRPr="000B2E7F">
        <w:rPr>
          <w:rStyle w:val="Toggle"/>
          <w:rPrChange w:id="7019" w:author="Titus Ellison" w:date="2022-10-20T13:05:00Z">
            <w:rPr/>
          </w:rPrChange>
        </w:rPr>
        <w:t>3°F</w:t>
      </w:r>
      <w:ins w:id="7020" w:author="Titus Ellison" w:date="2022-10-20T13:05:00Z">
        <w:r w:rsidR="000B2E7F" w:rsidRPr="000B2E7F">
          <w:rPr>
            <w:rStyle w:val="Toggle"/>
            <w:rPrChange w:id="7021" w:author="Titus Ellison" w:date="2022-10-20T13:05:00Z">
              <w:rPr/>
            </w:rPrChange>
          </w:rPr>
          <w:t>]]</w:t>
        </w:r>
      </w:ins>
      <w:del w:id="7022" w:author="Titus Ellison" w:date="2022-10-20T13:05:00Z">
        <w:r w:rsidDel="000B2E7F">
          <w:delText>)</w:delText>
        </w:r>
      </w:del>
      <w:r>
        <w:t xml:space="preserve"> for 2 minutes, send 2 requests.</w:t>
      </w:r>
    </w:p>
    <w:p w14:paraId="5B826880" w14:textId="77777777" w:rsidR="009045A3" w:rsidRDefault="009045A3" w:rsidP="007C1423">
      <w:pPr>
        <w:pStyle w:val="Heading5"/>
      </w:pPr>
      <w:r>
        <w:t>Else if the CHW valve position is greater than 95%, send 1 request until the CHW valve position is less than 85%.</w:t>
      </w:r>
    </w:p>
    <w:p w14:paraId="34EFE206" w14:textId="77777777" w:rsidR="009045A3" w:rsidRDefault="009045A3" w:rsidP="007C1423">
      <w:pPr>
        <w:pStyle w:val="Heading5"/>
      </w:pPr>
      <w:r>
        <w:t>Else if the CHW valve position is less than 95%, send 0 requests.</w:t>
      </w:r>
    </w:p>
    <w:p w14:paraId="71BECCC1" w14:textId="77777777" w:rsidR="009045A3" w:rsidRPr="00B87A61" w:rsidRDefault="009045A3" w:rsidP="009E53CE">
      <w:pPr>
        <w:pStyle w:val="Heading4"/>
        <w:pageBreakBefore/>
        <w:ind w:left="1354" w:hanging="1066"/>
        <w:rPr>
          <w:rFonts w:cs="Times New Roman PS MT"/>
          <w:bCs/>
          <w:szCs w:val="20"/>
        </w:rPr>
      </w:pPr>
      <w:r w:rsidRPr="00BC7581">
        <w:lastRenderedPageBreak/>
        <w:t xml:space="preserve">Chiller Plant Requests. Send the chiller plant that serves the system a </w:t>
      </w:r>
      <w:r w:rsidRPr="00B87A61">
        <w:rPr>
          <w:rFonts w:cs="Times New Roman PS MT"/>
          <w:bCs/>
          <w:szCs w:val="20"/>
        </w:rPr>
        <w:t>chiller plant request as follows:</w:t>
      </w:r>
    </w:p>
    <w:p w14:paraId="3FC1FA61" w14:textId="77777777" w:rsidR="009045A3" w:rsidRDefault="009045A3" w:rsidP="007C1423">
      <w:pPr>
        <w:pStyle w:val="Heading5"/>
      </w:pPr>
      <w:r>
        <w:t>If the CHW valve position is greater than 95%, send 1 request until the CHW valve position is less than 10%.</w:t>
      </w:r>
    </w:p>
    <w:p w14:paraId="0FAF353B" w14:textId="77777777" w:rsidR="009045A3" w:rsidRDefault="009045A3" w:rsidP="007C1423">
      <w:pPr>
        <w:pStyle w:val="Heading5"/>
      </w:pPr>
      <w:r>
        <w:t xml:space="preserve">Else if the CHW valve position is less than 95%, send 0 requests. </w:t>
      </w:r>
    </w:p>
    <w:p w14:paraId="4F99D1AE" w14:textId="77777777" w:rsidR="009045A3" w:rsidRDefault="009045A3" w:rsidP="0087618D">
      <w:pPr>
        <w:pStyle w:val="Heading4"/>
      </w:pPr>
      <w:r>
        <w:t>If There Is a Hot-Water Coil, Hot-Water Reset Requests</w:t>
      </w:r>
    </w:p>
    <w:p w14:paraId="5B0DD15B" w14:textId="1A528349" w:rsidR="009045A3" w:rsidRDefault="009045A3" w:rsidP="007C1423">
      <w:pPr>
        <w:pStyle w:val="Heading5"/>
      </w:pPr>
      <w:r>
        <w:t xml:space="preserve">If the supply air temperature is </w:t>
      </w:r>
      <w:ins w:id="7023" w:author="Titus Ellison" w:date="2022-10-20T13:05:00Z">
        <w:r w:rsidR="000B2E7F" w:rsidRPr="000B2E7F">
          <w:rPr>
            <w:rStyle w:val="Toggle"/>
            <w:rPrChange w:id="7024" w:author="Titus Ellison" w:date="2022-10-20T13:05:00Z">
              <w:rPr/>
            </w:rPrChange>
          </w:rPr>
          <w:t>[UNITS [</w:t>
        </w:r>
      </w:ins>
      <w:r w:rsidRPr="000B2E7F">
        <w:rPr>
          <w:rStyle w:val="Toggle"/>
          <w:rPrChange w:id="7025" w:author="Titus Ellison" w:date="2022-10-20T13:05:00Z">
            <w:rPr/>
          </w:rPrChange>
        </w:rPr>
        <w:t>17°C</w:t>
      </w:r>
      <w:ins w:id="7026" w:author="Titus Ellison" w:date="2022-10-20T13:05:00Z">
        <w:r w:rsidR="000B2E7F" w:rsidRPr="000B2E7F">
          <w:rPr>
            <w:rStyle w:val="Toggle"/>
            <w:rPrChange w:id="7027" w:author="Titus Ellison" w:date="2022-10-20T13:05:00Z">
              <w:rPr/>
            </w:rPrChange>
          </w:rPr>
          <w:t>]</w:t>
        </w:r>
      </w:ins>
      <w:r w:rsidRPr="000B2E7F">
        <w:rPr>
          <w:rStyle w:val="Toggle"/>
          <w:rPrChange w:id="7028" w:author="Titus Ellison" w:date="2022-10-20T13:05:00Z">
            <w:rPr/>
          </w:rPrChange>
        </w:rPr>
        <w:t xml:space="preserve"> </w:t>
      </w:r>
      <w:ins w:id="7029" w:author="Titus Ellison" w:date="2022-10-20T13:05:00Z">
        <w:r w:rsidR="000B2E7F" w:rsidRPr="000B2E7F">
          <w:rPr>
            <w:rStyle w:val="Toggle"/>
            <w:rPrChange w:id="7030" w:author="Titus Ellison" w:date="2022-10-20T13:05:00Z">
              <w:rPr/>
            </w:rPrChange>
          </w:rPr>
          <w:t>[</w:t>
        </w:r>
      </w:ins>
      <w:del w:id="7031" w:author="Titus Ellison" w:date="2022-10-20T13:05:00Z">
        <w:r w:rsidRPr="000B2E7F" w:rsidDel="000B2E7F">
          <w:rPr>
            <w:rStyle w:val="Toggle"/>
            <w:rPrChange w:id="7032" w:author="Titus Ellison" w:date="2022-10-20T13:05:00Z">
              <w:rPr/>
            </w:rPrChange>
          </w:rPr>
          <w:delText>(</w:delText>
        </w:r>
      </w:del>
      <w:r w:rsidRPr="000B2E7F">
        <w:rPr>
          <w:rStyle w:val="Toggle"/>
          <w:rPrChange w:id="7033" w:author="Titus Ellison" w:date="2022-10-20T13:05:00Z">
            <w:rPr/>
          </w:rPrChange>
        </w:rPr>
        <w:t>30°F</w:t>
      </w:r>
      <w:ins w:id="7034" w:author="Titus Ellison" w:date="2022-10-20T13:05:00Z">
        <w:r w:rsidR="000B2E7F" w:rsidRPr="000B2E7F">
          <w:rPr>
            <w:rStyle w:val="Toggle"/>
            <w:rPrChange w:id="7035" w:author="Titus Ellison" w:date="2022-10-20T13:05:00Z">
              <w:rPr/>
            </w:rPrChange>
          </w:rPr>
          <w:t>]]</w:t>
        </w:r>
      </w:ins>
      <w:del w:id="7036" w:author="Titus Ellison" w:date="2022-10-20T13:05:00Z">
        <w:r w:rsidDel="000B2E7F">
          <w:delText>)</w:delText>
        </w:r>
      </w:del>
      <w:r>
        <w:t xml:space="preserve"> less than </w:t>
      </w:r>
      <w:r w:rsidR="00D21A33">
        <w:t>setpoint</w:t>
      </w:r>
      <w:r>
        <w:t xml:space="preserve"> for 5 minutes, send 3 requests.</w:t>
      </w:r>
    </w:p>
    <w:p w14:paraId="3C258566" w14:textId="2C2A2B43" w:rsidR="009045A3" w:rsidRDefault="009045A3" w:rsidP="007C1423">
      <w:pPr>
        <w:pStyle w:val="Heading5"/>
      </w:pPr>
      <w:r>
        <w:t xml:space="preserve">Else if the supply air temperature is </w:t>
      </w:r>
      <w:ins w:id="7037" w:author="Titus Ellison" w:date="2022-10-20T13:05:00Z">
        <w:r w:rsidR="000B2E7F" w:rsidRPr="000B2E7F">
          <w:rPr>
            <w:rStyle w:val="Toggle"/>
            <w:rPrChange w:id="7038" w:author="Titus Ellison" w:date="2022-10-20T13:05:00Z">
              <w:rPr/>
            </w:rPrChange>
          </w:rPr>
          <w:t>[UNITS [</w:t>
        </w:r>
      </w:ins>
      <w:r w:rsidRPr="000B2E7F">
        <w:rPr>
          <w:rStyle w:val="Toggle"/>
          <w:rPrChange w:id="7039" w:author="Titus Ellison" w:date="2022-10-20T13:05:00Z">
            <w:rPr/>
          </w:rPrChange>
        </w:rPr>
        <w:t>8°C</w:t>
      </w:r>
      <w:ins w:id="7040" w:author="Titus Ellison" w:date="2022-10-20T13:05:00Z">
        <w:r w:rsidR="000B2E7F" w:rsidRPr="000B2E7F">
          <w:rPr>
            <w:rStyle w:val="Toggle"/>
            <w:rPrChange w:id="7041" w:author="Titus Ellison" w:date="2022-10-20T13:05:00Z">
              <w:rPr/>
            </w:rPrChange>
          </w:rPr>
          <w:t>]</w:t>
        </w:r>
      </w:ins>
      <w:r w:rsidRPr="000B2E7F">
        <w:rPr>
          <w:rStyle w:val="Toggle"/>
          <w:rPrChange w:id="7042" w:author="Titus Ellison" w:date="2022-10-20T13:05:00Z">
            <w:rPr/>
          </w:rPrChange>
        </w:rPr>
        <w:t xml:space="preserve"> </w:t>
      </w:r>
      <w:ins w:id="7043" w:author="Titus Ellison" w:date="2022-10-20T13:05:00Z">
        <w:r w:rsidR="000B2E7F" w:rsidRPr="000B2E7F">
          <w:rPr>
            <w:rStyle w:val="Toggle"/>
            <w:rPrChange w:id="7044" w:author="Titus Ellison" w:date="2022-10-20T13:05:00Z">
              <w:rPr/>
            </w:rPrChange>
          </w:rPr>
          <w:t>[</w:t>
        </w:r>
      </w:ins>
      <w:del w:id="7045" w:author="Titus Ellison" w:date="2022-10-20T13:05:00Z">
        <w:r w:rsidRPr="000B2E7F" w:rsidDel="000B2E7F">
          <w:rPr>
            <w:rStyle w:val="Toggle"/>
            <w:rPrChange w:id="7046" w:author="Titus Ellison" w:date="2022-10-20T13:05:00Z">
              <w:rPr/>
            </w:rPrChange>
          </w:rPr>
          <w:delText>(</w:delText>
        </w:r>
      </w:del>
      <w:r w:rsidRPr="000B2E7F">
        <w:rPr>
          <w:rStyle w:val="Toggle"/>
          <w:rPrChange w:id="7047" w:author="Titus Ellison" w:date="2022-10-20T13:05:00Z">
            <w:rPr/>
          </w:rPrChange>
        </w:rPr>
        <w:t>15°F</w:t>
      </w:r>
      <w:ins w:id="7048" w:author="Titus Ellison" w:date="2022-10-20T13:05:00Z">
        <w:r w:rsidR="000B2E7F" w:rsidRPr="000B2E7F">
          <w:rPr>
            <w:rStyle w:val="Toggle"/>
            <w:rPrChange w:id="7049" w:author="Titus Ellison" w:date="2022-10-20T13:05:00Z">
              <w:rPr/>
            </w:rPrChange>
          </w:rPr>
          <w:t>]]</w:t>
        </w:r>
      </w:ins>
      <w:del w:id="7050" w:author="Titus Ellison" w:date="2022-10-20T13:05:00Z">
        <w:r w:rsidDel="000B2E7F">
          <w:delText>)</w:delText>
        </w:r>
      </w:del>
      <w:r>
        <w:t xml:space="preserve"> less than </w:t>
      </w:r>
      <w:r w:rsidR="00D21A33">
        <w:t>setpoint</w:t>
      </w:r>
      <w:r>
        <w:t xml:space="preserve"> for 5 minutes, send 2 requests.</w:t>
      </w:r>
    </w:p>
    <w:p w14:paraId="067B5EC5" w14:textId="77777777" w:rsidR="009045A3" w:rsidRDefault="009045A3" w:rsidP="007C1423">
      <w:pPr>
        <w:pStyle w:val="Heading5"/>
      </w:pPr>
      <w:r>
        <w:t>Else if HW valve position is greater than 95%, send 1 request until the HW valve position is less than 85%.</w:t>
      </w:r>
    </w:p>
    <w:p w14:paraId="45EF4E55" w14:textId="77777777" w:rsidR="009045A3" w:rsidRDefault="009045A3" w:rsidP="007C1423">
      <w:pPr>
        <w:pStyle w:val="Heading5"/>
      </w:pPr>
      <w:r>
        <w:t>Else if the HW valve position is less than 95%, send 0 requests.</w:t>
      </w:r>
    </w:p>
    <w:p w14:paraId="089CF783" w14:textId="77777777" w:rsidR="009045A3" w:rsidRDefault="009045A3" w:rsidP="0087618D">
      <w:pPr>
        <w:pStyle w:val="Heading4"/>
      </w:pPr>
      <w:r>
        <w:t>If There Is a Hot-Water Coil, Heating Hot Water Plant Requests. Send the heating hot-water plant that serves the AHU a heating hot-water plant request as follows:</w:t>
      </w:r>
    </w:p>
    <w:p w14:paraId="08D00DE5" w14:textId="77777777" w:rsidR="009045A3" w:rsidRDefault="009045A3" w:rsidP="007C1423">
      <w:pPr>
        <w:pStyle w:val="Heading5"/>
      </w:pPr>
      <w:r>
        <w:t>If the HW valve position is greater than 95%, send 1 request until the HW valve position is less than 10%.</w:t>
      </w:r>
    </w:p>
    <w:p w14:paraId="30B1D199" w14:textId="77777777" w:rsidR="009045A3" w:rsidRDefault="009045A3" w:rsidP="007C1423">
      <w:pPr>
        <w:pStyle w:val="Heading5"/>
      </w:pPr>
      <w:r>
        <w:t>Else if the HW valve position is less than 95%, send 0 requests.</w:t>
      </w:r>
    </w:p>
    <w:p w14:paraId="20BEAF3D" w14:textId="008F3BDA" w:rsidR="009045A3" w:rsidRPr="00FB4192" w:rsidRDefault="009E5C6C" w:rsidP="0087618D">
      <w:pPr>
        <w:pStyle w:val="Heading2"/>
      </w:pPr>
      <w:bookmarkStart w:id="7051" w:name="_Toc121477567"/>
      <w:ins w:id="7052" w:author="Hwakong Cheng" w:date="2022-10-14T09:34:00Z">
        <w:r w:rsidRPr="00860104">
          <w:rPr>
            <w:rStyle w:val="Toggle"/>
          </w:rPr>
          <w:t>[</w:t>
        </w:r>
      </w:ins>
      <w:ins w:id="7053" w:author="Hwakong Cheng" w:date="2022-10-24T16:10:00Z">
        <w:r w:rsidR="005A3F23">
          <w:rPr>
            <w:rStyle w:val="Toggle"/>
          </w:rPr>
          <w:t xml:space="preserve">EQUALS AHU </w:t>
        </w:r>
        <w:proofErr w:type="gramStart"/>
        <w:r w:rsidR="005A3F23">
          <w:rPr>
            <w:rStyle w:val="Toggle"/>
          </w:rPr>
          <w:t>DFDD</w:t>
        </w:r>
      </w:ins>
      <w:ins w:id="7054" w:author="Hwakong Cheng" w:date="2022-10-14T09:34:00Z">
        <w:r w:rsidRPr="00860104">
          <w:rPr>
            <w:rStyle w:val="Toggle"/>
          </w:rPr>
          <w:t>]</w:t>
        </w:r>
      </w:ins>
      <w:r w:rsidR="009045A3" w:rsidRPr="00FB4192">
        <w:t>Dual</w:t>
      </w:r>
      <w:proofErr w:type="gramEnd"/>
      <w:r w:rsidR="009045A3" w:rsidRPr="00FB4192">
        <w:t>-Fan Dual-Duct Heating VAV Air-Handling Unit</w:t>
      </w:r>
      <w:bookmarkEnd w:id="7051"/>
    </w:p>
    <w:p w14:paraId="4E5583E3" w14:textId="77777777" w:rsidR="009045A3" w:rsidRPr="00BC7581" w:rsidRDefault="009045A3" w:rsidP="0087618D">
      <w:pPr>
        <w:pStyle w:val="Heading3"/>
      </w:pPr>
      <w:r w:rsidRPr="00BC7581">
        <w:t>Supply Fan Control</w:t>
      </w:r>
    </w:p>
    <w:p w14:paraId="41B1754E" w14:textId="77777777" w:rsidR="009045A3" w:rsidRPr="00BC7581" w:rsidRDefault="009045A3" w:rsidP="0087618D">
      <w:pPr>
        <w:pStyle w:val="Heading4"/>
      </w:pPr>
      <w:r w:rsidRPr="00BC7581">
        <w:t>Supply Fan Start/Stop</w:t>
      </w:r>
    </w:p>
    <w:p w14:paraId="4FEE0302" w14:textId="384FC153" w:rsidR="009045A3" w:rsidRDefault="009045A3" w:rsidP="007C1423">
      <w:pPr>
        <w:pStyle w:val="Heading5"/>
      </w:pPr>
      <w:r>
        <w:t xml:space="preserve">Fan shall run when system is in the </w:t>
      </w:r>
      <w:r w:rsidR="005474F7">
        <w:t>Warmup Mode</w:t>
      </w:r>
      <w:r>
        <w:t xml:space="preserve"> and </w:t>
      </w:r>
      <w:r w:rsidR="005474F7">
        <w:t>Setback Mode</w:t>
      </w:r>
      <w:r>
        <w:t xml:space="preserve">, and during </w:t>
      </w:r>
      <w:r w:rsidR="00D21A33">
        <w:t>Occupied Mode</w:t>
      </w:r>
      <w:r>
        <w:t xml:space="preserve"> while there are any heating-fan requests with a minimum runtime of 15 minutes.</w:t>
      </w:r>
    </w:p>
    <w:p w14:paraId="78F63D1D" w14:textId="70E4A717" w:rsidR="009045A3" w:rsidRPr="00BC7581" w:rsidRDefault="009045A3" w:rsidP="00B37EF3">
      <w:pPr>
        <w:pStyle w:val="Instrbox"/>
      </w:pPr>
      <w:r>
        <w:t xml:space="preserve">Delete the following </w:t>
      </w:r>
      <w:r w:rsidR="0079222B">
        <w:t xml:space="preserve">section </w:t>
      </w:r>
      <w:r>
        <w:t xml:space="preserve">if an air handler serves dual-duct boxes that do not have hot-duct inlet airflow sensors, </w:t>
      </w:r>
      <w:r w:rsidR="00A37F48">
        <w:t xml:space="preserve">i.e., </w:t>
      </w:r>
      <w:r w:rsidRPr="00BC7581">
        <w:t xml:space="preserve">those that have only a box discharge airflow sensor. This </w:t>
      </w:r>
      <w:r w:rsidR="0079222B">
        <w:t>section</w:t>
      </w:r>
      <w:r w:rsidR="0079222B" w:rsidRPr="00BC7581">
        <w:t xml:space="preserve"> </w:t>
      </w:r>
      <w:r w:rsidRPr="00BC7581">
        <w:t>may also be deleted if there is a supply AFMS.</w:t>
      </w:r>
    </w:p>
    <w:p w14:paraId="19937620" w14:textId="77777777" w:rsidR="009045A3" w:rsidRPr="00BC7581" w:rsidRDefault="009045A3" w:rsidP="007C1423">
      <w:pPr>
        <w:pStyle w:val="Heading5"/>
      </w:pPr>
      <w:r w:rsidRPr="00BC7581">
        <w:t xml:space="preserve">Totalize current airflow rate from VAV boxes to a software point. </w:t>
      </w:r>
    </w:p>
    <w:p w14:paraId="49277561" w14:textId="77777777" w:rsidR="009045A3" w:rsidRDefault="009045A3" w:rsidP="00B37EF3">
      <w:pPr>
        <w:pStyle w:val="Infobox"/>
      </w:pPr>
      <w:r>
        <w:t>VAV box airflow rates are summed to obtain overall supply air rate without the need for an AFMS at the air-handler discharge.</w:t>
      </w:r>
      <w:r w:rsidRPr="00BC7581">
        <w:t xml:space="preserve"> This is used only for display and diagnostics and filter alarm. </w:t>
      </w:r>
    </w:p>
    <w:p w14:paraId="09CED638" w14:textId="77777777" w:rsidR="009045A3" w:rsidRDefault="009045A3" w:rsidP="0087618D">
      <w:pPr>
        <w:pStyle w:val="Heading4"/>
      </w:pPr>
      <w:r>
        <w:t>Static Pressure Set-Point Reset</w:t>
      </w:r>
    </w:p>
    <w:p w14:paraId="5EFCDCDC" w14:textId="0EEB1E16" w:rsidR="009045A3" w:rsidRDefault="009045A3" w:rsidP="007C1423">
      <w:pPr>
        <w:pStyle w:val="Heading5"/>
      </w:pPr>
      <w:r>
        <w:t xml:space="preserve">Static pressure </w:t>
      </w:r>
      <w:r w:rsidR="00D21A33">
        <w:t>setpoint</w:t>
      </w:r>
      <w:r>
        <w:t xml:space="preserve">. </w:t>
      </w:r>
      <w:r w:rsidR="00D21A33">
        <w:t>Setpoint</w:t>
      </w:r>
      <w:r>
        <w:t xml:space="preserve"> shall be reset using T&amp;R logic (see </w:t>
      </w:r>
      <w:r w:rsidR="001F5EDA">
        <w:rPr>
          <w:rFonts w:cs="Times New Roman PS MT"/>
          <w:bCs/>
          <w:szCs w:val="20"/>
        </w:rPr>
        <w:t xml:space="preserve">Section </w:t>
      </w:r>
      <w:r w:rsidR="0022692A">
        <w:rPr>
          <w:bCs/>
        </w:rPr>
        <w:fldChar w:fldCharType="begin"/>
      </w:r>
      <w:r w:rsidR="0022692A">
        <w:rPr>
          <w:bCs/>
        </w:rPr>
        <w:instrText xml:space="preserve"> REF _Ref74049446 \w \h </w:instrText>
      </w:r>
      <w:r w:rsidR="0022692A">
        <w:rPr>
          <w:bCs/>
        </w:rPr>
      </w:r>
      <w:r w:rsidR="0022692A">
        <w:rPr>
          <w:bCs/>
        </w:rPr>
        <w:fldChar w:fldCharType="separate"/>
      </w:r>
      <w:r w:rsidR="0022692A">
        <w:rPr>
          <w:bCs/>
        </w:rPr>
        <w:t>5.1.14</w:t>
      </w:r>
      <w:r w:rsidR="0022692A">
        <w:rPr>
          <w:bCs/>
        </w:rPr>
        <w:fldChar w:fldCharType="end"/>
      </w:r>
      <w:r>
        <w:t xml:space="preserve">) using the parameters in Table 5.17.1.2. </w:t>
      </w:r>
    </w:p>
    <w:p w14:paraId="25B1DECE" w14:textId="77777777" w:rsidR="009045A3" w:rsidRDefault="009045A3" w:rsidP="00B37EF3">
      <w:pPr>
        <w:pStyle w:val="Infobox"/>
      </w:pPr>
      <w:r>
        <w:t>The T&amp;R reset parameters in Table 5.17.1.2 are suggested as a starting place; they will most likely require adjustment during the commissioning/tuning phase.</w:t>
      </w:r>
    </w:p>
    <w:tbl>
      <w:tblPr>
        <w:tblW w:w="0" w:type="auto"/>
        <w:jc w:val="center"/>
        <w:tblLayout w:type="fixed"/>
        <w:tblCellMar>
          <w:top w:w="80" w:type="dxa"/>
          <w:left w:w="40" w:type="dxa"/>
          <w:bottom w:w="40" w:type="dxa"/>
          <w:right w:w="40" w:type="dxa"/>
        </w:tblCellMar>
        <w:tblLook w:val="0000" w:firstRow="0" w:lastRow="0" w:firstColumn="0" w:lastColumn="0" w:noHBand="0" w:noVBand="0"/>
      </w:tblPr>
      <w:tblGrid>
        <w:gridCol w:w="1680"/>
        <w:gridCol w:w="3260"/>
      </w:tblGrid>
      <w:tr w:rsidR="000E15AD" w14:paraId="0B91A84F" w14:textId="77777777" w:rsidTr="000E15AD">
        <w:trPr>
          <w:cantSplit/>
          <w:jc w:val="center"/>
        </w:trPr>
        <w:tc>
          <w:tcPr>
            <w:tcW w:w="4940" w:type="dxa"/>
            <w:gridSpan w:val="2"/>
            <w:tcBorders>
              <w:top w:val="nil"/>
              <w:left w:val="nil"/>
              <w:bottom w:val="nil"/>
              <w:right w:val="nil"/>
            </w:tcBorders>
            <w:tcMar>
              <w:top w:w="80" w:type="dxa"/>
              <w:left w:w="40" w:type="dxa"/>
              <w:bottom w:w="40" w:type="dxa"/>
              <w:right w:w="40" w:type="dxa"/>
            </w:tcMar>
            <w:vAlign w:val="center"/>
          </w:tcPr>
          <w:p w14:paraId="05899E7C" w14:textId="0353B477" w:rsidR="000E15AD" w:rsidRPr="00EA594F" w:rsidRDefault="00F93BCF" w:rsidP="009E53CE">
            <w:pPr>
              <w:pStyle w:val="TableTitle"/>
              <w:pageBreakBefore/>
              <w:rPr>
                <w:sz w:val="16"/>
                <w:szCs w:val="16"/>
              </w:rPr>
            </w:pPr>
            <w:r>
              <w:lastRenderedPageBreak/>
              <w:t xml:space="preserve">Table 5.17.1.2 </w:t>
            </w:r>
            <w:r w:rsidR="000E15AD">
              <w:t>Trim &amp; Respond Variables</w:t>
            </w:r>
          </w:p>
        </w:tc>
      </w:tr>
      <w:tr w:rsidR="000E15AD" w14:paraId="6F125389" w14:textId="77777777" w:rsidTr="000E15AD">
        <w:trPr>
          <w:cantSplit/>
          <w:jc w:val="center"/>
        </w:trPr>
        <w:tc>
          <w:tcPr>
            <w:tcW w:w="1680" w:type="dxa"/>
            <w:tcBorders>
              <w:top w:val="single" w:sz="16" w:space="0" w:color="000000"/>
              <w:left w:val="nil"/>
              <w:bottom w:val="single" w:sz="16" w:space="0" w:color="000000"/>
              <w:right w:val="single" w:sz="3" w:space="0" w:color="000000"/>
            </w:tcBorders>
            <w:tcMar>
              <w:top w:w="110" w:type="dxa"/>
              <w:left w:w="80" w:type="dxa"/>
              <w:bottom w:w="70" w:type="dxa"/>
              <w:right w:w="40" w:type="dxa"/>
            </w:tcMar>
            <w:vAlign w:val="bottom"/>
          </w:tcPr>
          <w:p w14:paraId="6DF28715" w14:textId="77777777" w:rsidR="000E15AD" w:rsidRPr="00BC7581" w:rsidRDefault="000E15AD" w:rsidP="00B37EF3">
            <w:pPr>
              <w:pStyle w:val="HeadingRunIn"/>
              <w:rPr>
                <w:b/>
              </w:rPr>
            </w:pPr>
            <w:r w:rsidRPr="00BC7581">
              <w:t>Variable</w:t>
            </w:r>
          </w:p>
        </w:tc>
        <w:tc>
          <w:tcPr>
            <w:tcW w:w="3260" w:type="dxa"/>
            <w:tcBorders>
              <w:top w:val="single" w:sz="16" w:space="0" w:color="000000"/>
              <w:left w:val="nil"/>
              <w:bottom w:val="single" w:sz="16" w:space="0" w:color="000000"/>
              <w:right w:val="nil"/>
            </w:tcBorders>
            <w:tcMar>
              <w:top w:w="110" w:type="dxa"/>
              <w:left w:w="80" w:type="dxa"/>
              <w:bottom w:w="70" w:type="dxa"/>
              <w:right w:w="40" w:type="dxa"/>
            </w:tcMar>
            <w:vAlign w:val="bottom"/>
          </w:tcPr>
          <w:p w14:paraId="0C352D2A" w14:textId="77777777" w:rsidR="000E15AD" w:rsidRPr="00BC7581" w:rsidRDefault="000E15AD" w:rsidP="00B37EF3">
            <w:pPr>
              <w:pStyle w:val="HeadingRunIn"/>
              <w:rPr>
                <w:b/>
              </w:rPr>
            </w:pPr>
            <w:r w:rsidRPr="00BC7581">
              <w:t>Value</w:t>
            </w:r>
          </w:p>
        </w:tc>
      </w:tr>
      <w:tr w:rsidR="000E15AD" w14:paraId="3D5C06A9" w14:textId="77777777" w:rsidTr="000E15AD">
        <w:trPr>
          <w:cantSplit/>
          <w:jc w:val="center"/>
        </w:trPr>
        <w:tc>
          <w:tcPr>
            <w:tcW w:w="1680" w:type="dxa"/>
            <w:tcBorders>
              <w:top w:val="double" w:sz="4" w:space="0" w:color="000000"/>
              <w:left w:val="nil"/>
              <w:bottom w:val="single" w:sz="3" w:space="0" w:color="000000"/>
              <w:right w:val="single" w:sz="3" w:space="0" w:color="000000"/>
            </w:tcBorders>
            <w:tcMar>
              <w:top w:w="110" w:type="dxa"/>
              <w:left w:w="80" w:type="dxa"/>
              <w:bottom w:w="70" w:type="dxa"/>
              <w:right w:w="40" w:type="dxa"/>
            </w:tcMar>
          </w:tcPr>
          <w:p w14:paraId="2D1BA036" w14:textId="77777777" w:rsidR="000E15AD" w:rsidRDefault="000E15AD" w:rsidP="00B37EF3">
            <w:pPr>
              <w:pStyle w:val="HeadingRunIn"/>
            </w:pPr>
            <w:r>
              <w:t>Device</w:t>
            </w:r>
          </w:p>
        </w:tc>
        <w:tc>
          <w:tcPr>
            <w:tcW w:w="3260" w:type="dxa"/>
            <w:tcBorders>
              <w:top w:val="double" w:sz="4" w:space="0" w:color="000000"/>
              <w:left w:val="nil"/>
              <w:bottom w:val="single" w:sz="3" w:space="0" w:color="000000"/>
              <w:right w:val="nil"/>
            </w:tcBorders>
            <w:tcMar>
              <w:top w:w="110" w:type="dxa"/>
              <w:left w:w="80" w:type="dxa"/>
              <w:bottom w:w="70" w:type="dxa"/>
              <w:right w:w="40" w:type="dxa"/>
            </w:tcMar>
          </w:tcPr>
          <w:p w14:paraId="17DE11C2" w14:textId="77777777" w:rsidR="000E15AD" w:rsidRDefault="000E15AD" w:rsidP="00B37EF3">
            <w:pPr>
              <w:pStyle w:val="HeadingRunIn"/>
            </w:pPr>
            <w:r>
              <w:t>Supply fan</w:t>
            </w:r>
          </w:p>
        </w:tc>
      </w:tr>
      <w:tr w:rsidR="000E15AD" w14:paraId="7149FFB1" w14:textId="77777777" w:rsidTr="000E15AD">
        <w:trPr>
          <w:cantSplit/>
          <w:jc w:val="center"/>
        </w:trPr>
        <w:tc>
          <w:tcPr>
            <w:tcW w:w="1680" w:type="dxa"/>
            <w:tcBorders>
              <w:top w:val="single" w:sz="3" w:space="0" w:color="000000"/>
              <w:left w:val="nil"/>
              <w:bottom w:val="single" w:sz="3" w:space="0" w:color="000000"/>
              <w:right w:val="single" w:sz="3" w:space="0" w:color="000000"/>
            </w:tcBorders>
            <w:tcMar>
              <w:top w:w="110" w:type="dxa"/>
              <w:left w:w="80" w:type="dxa"/>
              <w:bottom w:w="70" w:type="dxa"/>
              <w:right w:w="40" w:type="dxa"/>
            </w:tcMar>
          </w:tcPr>
          <w:p w14:paraId="0E784A4E" w14:textId="77777777" w:rsidR="000E15AD" w:rsidRDefault="000E15AD" w:rsidP="00B37EF3">
            <w:pPr>
              <w:pStyle w:val="HeadingRunIn"/>
            </w:pPr>
            <w:r>
              <w:t>SP0</w:t>
            </w:r>
          </w:p>
        </w:tc>
        <w:tc>
          <w:tcPr>
            <w:tcW w:w="3260" w:type="dxa"/>
            <w:tcBorders>
              <w:top w:val="single" w:sz="3" w:space="0" w:color="000000"/>
              <w:left w:val="nil"/>
              <w:bottom w:val="single" w:sz="3" w:space="0" w:color="000000"/>
              <w:right w:val="nil"/>
            </w:tcBorders>
            <w:tcMar>
              <w:top w:w="110" w:type="dxa"/>
              <w:left w:w="80" w:type="dxa"/>
              <w:bottom w:w="70" w:type="dxa"/>
              <w:right w:w="40" w:type="dxa"/>
            </w:tcMar>
          </w:tcPr>
          <w:p w14:paraId="37C73BB2" w14:textId="27622798" w:rsidR="000E15AD" w:rsidRPr="001F0F3B" w:rsidRDefault="001F0F3B" w:rsidP="00B37EF3">
            <w:pPr>
              <w:pStyle w:val="HeadingRunIn"/>
              <w:rPr>
                <w:rStyle w:val="Toggle"/>
                <w:rPrChange w:id="7055" w:author="Titus Ellison" w:date="2022-10-20T13:06:00Z">
                  <w:rPr/>
                </w:rPrChange>
              </w:rPr>
            </w:pPr>
            <w:ins w:id="7056" w:author="Titus Ellison" w:date="2022-10-20T13:06:00Z">
              <w:r w:rsidRPr="001F0F3B">
                <w:rPr>
                  <w:rStyle w:val="Toggle"/>
                  <w:rPrChange w:id="7057" w:author="Titus Ellison" w:date="2022-10-20T13:06:00Z">
                    <w:rPr/>
                  </w:rPrChange>
                </w:rPr>
                <w:t>[UNITS [</w:t>
              </w:r>
            </w:ins>
            <w:r w:rsidR="000E15AD" w:rsidRPr="001F0F3B">
              <w:rPr>
                <w:rStyle w:val="Toggle"/>
                <w:rPrChange w:id="7058" w:author="Titus Ellison" w:date="2022-10-20T13:06:00Z">
                  <w:rPr/>
                </w:rPrChange>
              </w:rPr>
              <w:t>120 Pa</w:t>
            </w:r>
            <w:ins w:id="7059" w:author="Titus Ellison" w:date="2022-10-20T13:06:00Z">
              <w:r w:rsidRPr="001F0F3B">
                <w:rPr>
                  <w:rStyle w:val="Toggle"/>
                  <w:rPrChange w:id="7060" w:author="Titus Ellison" w:date="2022-10-20T13:06:00Z">
                    <w:rPr/>
                  </w:rPrChange>
                </w:rPr>
                <w:t>]</w:t>
              </w:r>
            </w:ins>
            <w:r w:rsidR="000E15AD" w:rsidRPr="001F0F3B">
              <w:rPr>
                <w:rStyle w:val="Toggle"/>
                <w:rPrChange w:id="7061" w:author="Titus Ellison" w:date="2022-10-20T13:06:00Z">
                  <w:rPr/>
                </w:rPrChange>
              </w:rPr>
              <w:t xml:space="preserve"> </w:t>
            </w:r>
            <w:ins w:id="7062" w:author="Titus Ellison" w:date="2022-10-20T13:06:00Z">
              <w:r w:rsidRPr="001F0F3B">
                <w:rPr>
                  <w:rStyle w:val="Toggle"/>
                  <w:rPrChange w:id="7063" w:author="Titus Ellison" w:date="2022-10-20T13:06:00Z">
                    <w:rPr/>
                  </w:rPrChange>
                </w:rPr>
                <w:t>[</w:t>
              </w:r>
            </w:ins>
            <w:del w:id="7064" w:author="Titus Ellison" w:date="2022-10-20T13:06:00Z">
              <w:r w:rsidR="000E15AD" w:rsidRPr="001F0F3B" w:rsidDel="001F0F3B">
                <w:rPr>
                  <w:rStyle w:val="Toggle"/>
                  <w:rPrChange w:id="7065" w:author="Titus Ellison" w:date="2022-10-20T13:06:00Z">
                    <w:rPr/>
                  </w:rPrChange>
                </w:rPr>
                <w:delText>(</w:delText>
              </w:r>
            </w:del>
            <w:r w:rsidR="000E15AD" w:rsidRPr="001F0F3B">
              <w:rPr>
                <w:rStyle w:val="Toggle"/>
                <w:rPrChange w:id="7066" w:author="Titus Ellison" w:date="2022-10-20T13:06:00Z">
                  <w:rPr/>
                </w:rPrChange>
              </w:rPr>
              <w:t>0.5 in. of water</w:t>
            </w:r>
            <w:ins w:id="7067" w:author="Titus Ellison" w:date="2022-10-20T13:06:00Z">
              <w:r w:rsidRPr="001F0F3B">
                <w:rPr>
                  <w:rStyle w:val="Toggle"/>
                  <w:rPrChange w:id="7068" w:author="Titus Ellison" w:date="2022-10-20T13:06:00Z">
                    <w:rPr/>
                  </w:rPrChange>
                </w:rPr>
                <w:t>]]</w:t>
              </w:r>
            </w:ins>
            <w:del w:id="7069" w:author="Titus Ellison" w:date="2022-10-20T13:06:00Z">
              <w:r w:rsidR="000E15AD" w:rsidRPr="001F0F3B" w:rsidDel="001F0F3B">
                <w:rPr>
                  <w:rStyle w:val="Toggle"/>
                  <w:rPrChange w:id="7070" w:author="Titus Ellison" w:date="2022-10-20T13:06:00Z">
                    <w:rPr/>
                  </w:rPrChange>
                </w:rPr>
                <w:delText>)</w:delText>
              </w:r>
            </w:del>
          </w:p>
        </w:tc>
      </w:tr>
      <w:tr w:rsidR="000E15AD" w14:paraId="7A4F2A6F" w14:textId="77777777" w:rsidTr="000E15AD">
        <w:trPr>
          <w:cantSplit/>
          <w:jc w:val="center"/>
        </w:trPr>
        <w:tc>
          <w:tcPr>
            <w:tcW w:w="1680" w:type="dxa"/>
            <w:tcBorders>
              <w:top w:val="single" w:sz="3" w:space="0" w:color="000000"/>
              <w:left w:val="nil"/>
              <w:bottom w:val="single" w:sz="3" w:space="0" w:color="000000"/>
              <w:right w:val="single" w:sz="3" w:space="0" w:color="000000"/>
            </w:tcBorders>
            <w:tcMar>
              <w:top w:w="110" w:type="dxa"/>
              <w:left w:w="80" w:type="dxa"/>
              <w:bottom w:w="70" w:type="dxa"/>
              <w:right w:w="40" w:type="dxa"/>
            </w:tcMar>
          </w:tcPr>
          <w:p w14:paraId="3EE315F2" w14:textId="77777777" w:rsidR="000E15AD" w:rsidRDefault="000E15AD" w:rsidP="00B37EF3">
            <w:pPr>
              <w:pStyle w:val="HeadingRunIn"/>
            </w:pPr>
            <w:proofErr w:type="spellStart"/>
            <w:r>
              <w:t>SPmin</w:t>
            </w:r>
            <w:proofErr w:type="spellEnd"/>
          </w:p>
        </w:tc>
        <w:tc>
          <w:tcPr>
            <w:tcW w:w="3260" w:type="dxa"/>
            <w:tcBorders>
              <w:top w:val="single" w:sz="3" w:space="0" w:color="000000"/>
              <w:left w:val="nil"/>
              <w:bottom w:val="single" w:sz="3" w:space="0" w:color="000000"/>
              <w:right w:val="nil"/>
            </w:tcBorders>
            <w:tcMar>
              <w:top w:w="110" w:type="dxa"/>
              <w:left w:w="80" w:type="dxa"/>
              <w:bottom w:w="70" w:type="dxa"/>
              <w:right w:w="40" w:type="dxa"/>
            </w:tcMar>
          </w:tcPr>
          <w:p w14:paraId="28CDCD71" w14:textId="68642D57" w:rsidR="000E15AD" w:rsidRPr="001F0F3B" w:rsidRDefault="001F0F3B" w:rsidP="00B37EF3">
            <w:pPr>
              <w:pStyle w:val="HeadingRunIn"/>
              <w:rPr>
                <w:rStyle w:val="Toggle"/>
                <w:rPrChange w:id="7071" w:author="Titus Ellison" w:date="2022-10-20T13:06:00Z">
                  <w:rPr/>
                </w:rPrChange>
              </w:rPr>
            </w:pPr>
            <w:ins w:id="7072" w:author="Titus Ellison" w:date="2022-10-20T13:06:00Z">
              <w:r w:rsidRPr="001F0F3B">
                <w:rPr>
                  <w:rStyle w:val="Toggle"/>
                  <w:rPrChange w:id="7073" w:author="Titus Ellison" w:date="2022-10-20T13:06:00Z">
                    <w:rPr/>
                  </w:rPrChange>
                </w:rPr>
                <w:t>[UNITS [</w:t>
              </w:r>
            </w:ins>
            <w:r w:rsidR="000E15AD" w:rsidRPr="001F0F3B">
              <w:rPr>
                <w:rStyle w:val="Toggle"/>
                <w:rPrChange w:id="7074" w:author="Titus Ellison" w:date="2022-10-20T13:06:00Z">
                  <w:rPr/>
                </w:rPrChange>
              </w:rPr>
              <w:t>25 Pa</w:t>
            </w:r>
            <w:ins w:id="7075" w:author="Titus Ellison" w:date="2022-10-20T13:06:00Z">
              <w:r w:rsidRPr="001F0F3B">
                <w:rPr>
                  <w:rStyle w:val="Toggle"/>
                  <w:rPrChange w:id="7076" w:author="Titus Ellison" w:date="2022-10-20T13:06:00Z">
                    <w:rPr/>
                  </w:rPrChange>
                </w:rPr>
                <w:t>]</w:t>
              </w:r>
            </w:ins>
            <w:r w:rsidR="000E15AD" w:rsidRPr="001F0F3B">
              <w:rPr>
                <w:rStyle w:val="Toggle"/>
                <w:rPrChange w:id="7077" w:author="Titus Ellison" w:date="2022-10-20T13:06:00Z">
                  <w:rPr/>
                </w:rPrChange>
              </w:rPr>
              <w:t xml:space="preserve"> </w:t>
            </w:r>
            <w:ins w:id="7078" w:author="Titus Ellison" w:date="2022-10-20T13:06:00Z">
              <w:r w:rsidRPr="001F0F3B">
                <w:rPr>
                  <w:rStyle w:val="Toggle"/>
                  <w:rPrChange w:id="7079" w:author="Titus Ellison" w:date="2022-10-20T13:06:00Z">
                    <w:rPr/>
                  </w:rPrChange>
                </w:rPr>
                <w:t>[</w:t>
              </w:r>
            </w:ins>
            <w:del w:id="7080" w:author="Titus Ellison" w:date="2022-10-20T13:06:00Z">
              <w:r w:rsidR="000E15AD" w:rsidRPr="001F0F3B" w:rsidDel="001F0F3B">
                <w:rPr>
                  <w:rStyle w:val="Toggle"/>
                  <w:rPrChange w:id="7081" w:author="Titus Ellison" w:date="2022-10-20T13:06:00Z">
                    <w:rPr/>
                  </w:rPrChange>
                </w:rPr>
                <w:delText>(</w:delText>
              </w:r>
            </w:del>
            <w:r w:rsidR="000E15AD" w:rsidRPr="001F0F3B">
              <w:rPr>
                <w:rStyle w:val="Toggle"/>
                <w:rPrChange w:id="7082" w:author="Titus Ellison" w:date="2022-10-20T13:06:00Z">
                  <w:rPr/>
                </w:rPrChange>
              </w:rPr>
              <w:t>0.1 in. of water</w:t>
            </w:r>
            <w:ins w:id="7083" w:author="Titus Ellison" w:date="2022-10-20T13:06:00Z">
              <w:r w:rsidRPr="001F0F3B">
                <w:rPr>
                  <w:rStyle w:val="Toggle"/>
                  <w:rPrChange w:id="7084" w:author="Titus Ellison" w:date="2022-10-20T13:06:00Z">
                    <w:rPr/>
                  </w:rPrChange>
                </w:rPr>
                <w:t>]]</w:t>
              </w:r>
            </w:ins>
            <w:del w:id="7085" w:author="Titus Ellison" w:date="2022-10-20T13:06:00Z">
              <w:r w:rsidR="000E15AD" w:rsidRPr="001F0F3B" w:rsidDel="001F0F3B">
                <w:rPr>
                  <w:rStyle w:val="Toggle"/>
                  <w:rPrChange w:id="7086" w:author="Titus Ellison" w:date="2022-10-20T13:06:00Z">
                    <w:rPr/>
                  </w:rPrChange>
                </w:rPr>
                <w:delText>)</w:delText>
              </w:r>
            </w:del>
          </w:p>
        </w:tc>
      </w:tr>
      <w:tr w:rsidR="000E15AD" w14:paraId="1BD47576" w14:textId="77777777" w:rsidTr="000E15AD">
        <w:trPr>
          <w:cantSplit/>
          <w:jc w:val="center"/>
        </w:trPr>
        <w:tc>
          <w:tcPr>
            <w:tcW w:w="1680" w:type="dxa"/>
            <w:tcBorders>
              <w:top w:val="single" w:sz="3" w:space="0" w:color="000000"/>
              <w:left w:val="nil"/>
              <w:bottom w:val="single" w:sz="3" w:space="0" w:color="000000"/>
              <w:right w:val="single" w:sz="3" w:space="0" w:color="000000"/>
            </w:tcBorders>
            <w:tcMar>
              <w:top w:w="110" w:type="dxa"/>
              <w:left w:w="80" w:type="dxa"/>
              <w:bottom w:w="70" w:type="dxa"/>
              <w:right w:w="40" w:type="dxa"/>
            </w:tcMar>
          </w:tcPr>
          <w:p w14:paraId="4A1BE1FB" w14:textId="77777777" w:rsidR="000E15AD" w:rsidRDefault="000E15AD" w:rsidP="00B37EF3">
            <w:pPr>
              <w:pStyle w:val="HeadingRunIn"/>
            </w:pPr>
            <w:proofErr w:type="spellStart"/>
            <w:r>
              <w:t>SPmax</w:t>
            </w:r>
            <w:proofErr w:type="spellEnd"/>
          </w:p>
        </w:tc>
        <w:tc>
          <w:tcPr>
            <w:tcW w:w="3260" w:type="dxa"/>
            <w:tcBorders>
              <w:top w:val="single" w:sz="3" w:space="0" w:color="000000"/>
              <w:left w:val="nil"/>
              <w:bottom w:val="single" w:sz="3" w:space="0" w:color="000000"/>
              <w:right w:val="nil"/>
            </w:tcBorders>
            <w:tcMar>
              <w:top w:w="110" w:type="dxa"/>
              <w:left w:w="80" w:type="dxa"/>
              <w:bottom w:w="70" w:type="dxa"/>
              <w:right w:w="40" w:type="dxa"/>
            </w:tcMar>
          </w:tcPr>
          <w:p w14:paraId="2AB92530" w14:textId="13B28720" w:rsidR="000E15AD" w:rsidRDefault="000E15AD" w:rsidP="00B37EF3">
            <w:pPr>
              <w:pStyle w:val="HeadingRunIn"/>
            </w:pPr>
            <w:proofErr w:type="spellStart"/>
            <w:r>
              <w:t>Max_DSP</w:t>
            </w:r>
            <w:proofErr w:type="spellEnd"/>
            <w:r>
              <w:t xml:space="preserve"> (See Section </w:t>
            </w:r>
            <w:r w:rsidR="00D66724">
              <w:fldChar w:fldCharType="begin"/>
            </w:r>
            <w:r w:rsidR="00D66724">
              <w:instrText xml:space="preserve"> REF _Ref38387711 \w \h </w:instrText>
            </w:r>
            <w:r w:rsidR="00D66724">
              <w:fldChar w:fldCharType="separate"/>
            </w:r>
            <w:r w:rsidR="0037258A">
              <w:t>3.2.1.1</w:t>
            </w:r>
            <w:r w:rsidR="00D66724">
              <w:fldChar w:fldCharType="end"/>
            </w:r>
            <w:r>
              <w:t>)</w:t>
            </w:r>
          </w:p>
        </w:tc>
      </w:tr>
      <w:tr w:rsidR="000E15AD" w14:paraId="78CF9E88" w14:textId="77777777" w:rsidTr="000E15AD">
        <w:trPr>
          <w:cantSplit/>
          <w:jc w:val="center"/>
        </w:trPr>
        <w:tc>
          <w:tcPr>
            <w:tcW w:w="1680" w:type="dxa"/>
            <w:tcBorders>
              <w:top w:val="single" w:sz="3" w:space="0" w:color="000000"/>
              <w:left w:val="nil"/>
              <w:bottom w:val="single" w:sz="3" w:space="0" w:color="000000"/>
              <w:right w:val="single" w:sz="3" w:space="0" w:color="000000"/>
            </w:tcBorders>
            <w:tcMar>
              <w:top w:w="110" w:type="dxa"/>
              <w:left w:w="80" w:type="dxa"/>
              <w:bottom w:w="70" w:type="dxa"/>
              <w:right w:w="40" w:type="dxa"/>
            </w:tcMar>
          </w:tcPr>
          <w:p w14:paraId="40AAED3C" w14:textId="77777777" w:rsidR="000E15AD" w:rsidRDefault="000E15AD" w:rsidP="00B37EF3">
            <w:pPr>
              <w:pStyle w:val="HeadingRunIn"/>
            </w:pPr>
            <w:r>
              <w:t>Td</w:t>
            </w:r>
          </w:p>
        </w:tc>
        <w:tc>
          <w:tcPr>
            <w:tcW w:w="3260" w:type="dxa"/>
            <w:tcBorders>
              <w:top w:val="single" w:sz="3" w:space="0" w:color="000000"/>
              <w:left w:val="nil"/>
              <w:bottom w:val="single" w:sz="3" w:space="0" w:color="000000"/>
              <w:right w:val="nil"/>
            </w:tcBorders>
            <w:tcMar>
              <w:top w:w="110" w:type="dxa"/>
              <w:left w:w="80" w:type="dxa"/>
              <w:bottom w:w="70" w:type="dxa"/>
              <w:right w:w="40" w:type="dxa"/>
            </w:tcMar>
          </w:tcPr>
          <w:p w14:paraId="785BE791" w14:textId="77777777" w:rsidR="000E15AD" w:rsidRDefault="000E15AD" w:rsidP="00B37EF3">
            <w:pPr>
              <w:pStyle w:val="HeadingRunIn"/>
            </w:pPr>
            <w:r>
              <w:t>10 min</w:t>
            </w:r>
          </w:p>
        </w:tc>
      </w:tr>
      <w:tr w:rsidR="000E15AD" w14:paraId="5B58D6E2" w14:textId="77777777" w:rsidTr="000E15AD">
        <w:trPr>
          <w:cantSplit/>
          <w:jc w:val="center"/>
        </w:trPr>
        <w:tc>
          <w:tcPr>
            <w:tcW w:w="1680" w:type="dxa"/>
            <w:tcBorders>
              <w:top w:val="single" w:sz="3" w:space="0" w:color="000000"/>
              <w:left w:val="nil"/>
              <w:bottom w:val="single" w:sz="3" w:space="0" w:color="000000"/>
              <w:right w:val="single" w:sz="3" w:space="0" w:color="000000"/>
            </w:tcBorders>
            <w:tcMar>
              <w:top w:w="110" w:type="dxa"/>
              <w:left w:w="80" w:type="dxa"/>
              <w:bottom w:w="70" w:type="dxa"/>
              <w:right w:w="40" w:type="dxa"/>
            </w:tcMar>
          </w:tcPr>
          <w:p w14:paraId="5001C729" w14:textId="77777777" w:rsidR="000E15AD" w:rsidRDefault="000E15AD" w:rsidP="00B37EF3">
            <w:pPr>
              <w:pStyle w:val="HeadingRunIn"/>
            </w:pPr>
            <w:r>
              <w:t>T</w:t>
            </w:r>
          </w:p>
        </w:tc>
        <w:tc>
          <w:tcPr>
            <w:tcW w:w="3260" w:type="dxa"/>
            <w:tcBorders>
              <w:top w:val="single" w:sz="3" w:space="0" w:color="000000"/>
              <w:left w:val="nil"/>
              <w:bottom w:val="single" w:sz="3" w:space="0" w:color="000000"/>
              <w:right w:val="nil"/>
            </w:tcBorders>
            <w:tcMar>
              <w:top w:w="110" w:type="dxa"/>
              <w:left w:w="80" w:type="dxa"/>
              <w:bottom w:w="70" w:type="dxa"/>
              <w:right w:w="40" w:type="dxa"/>
            </w:tcMar>
          </w:tcPr>
          <w:p w14:paraId="6F423E31" w14:textId="77777777" w:rsidR="000E15AD" w:rsidRDefault="000E15AD" w:rsidP="00B37EF3">
            <w:pPr>
              <w:pStyle w:val="HeadingRunIn"/>
            </w:pPr>
            <w:r>
              <w:t>2 min</w:t>
            </w:r>
          </w:p>
        </w:tc>
      </w:tr>
      <w:tr w:rsidR="000E15AD" w14:paraId="59DB9681" w14:textId="77777777" w:rsidTr="000E15AD">
        <w:trPr>
          <w:cantSplit/>
          <w:jc w:val="center"/>
        </w:trPr>
        <w:tc>
          <w:tcPr>
            <w:tcW w:w="1680" w:type="dxa"/>
            <w:tcBorders>
              <w:top w:val="single" w:sz="3" w:space="0" w:color="000000"/>
              <w:left w:val="nil"/>
              <w:bottom w:val="single" w:sz="3" w:space="0" w:color="000000"/>
              <w:right w:val="single" w:sz="3" w:space="0" w:color="000000"/>
            </w:tcBorders>
            <w:tcMar>
              <w:top w:w="110" w:type="dxa"/>
              <w:left w:w="80" w:type="dxa"/>
              <w:bottom w:w="70" w:type="dxa"/>
              <w:right w:w="40" w:type="dxa"/>
            </w:tcMar>
          </w:tcPr>
          <w:p w14:paraId="7A388A51" w14:textId="77777777" w:rsidR="000E15AD" w:rsidRPr="00BC7581" w:rsidRDefault="000E15AD" w:rsidP="00B37EF3">
            <w:pPr>
              <w:pStyle w:val="HeadingRunIn"/>
            </w:pPr>
            <w:r w:rsidRPr="00BC7581">
              <w:t>I</w:t>
            </w:r>
          </w:p>
        </w:tc>
        <w:tc>
          <w:tcPr>
            <w:tcW w:w="3260" w:type="dxa"/>
            <w:tcBorders>
              <w:top w:val="single" w:sz="3" w:space="0" w:color="000000"/>
              <w:left w:val="nil"/>
              <w:bottom w:val="single" w:sz="3" w:space="0" w:color="000000"/>
              <w:right w:val="nil"/>
            </w:tcBorders>
            <w:tcMar>
              <w:top w:w="110" w:type="dxa"/>
              <w:left w:w="80" w:type="dxa"/>
              <w:bottom w:w="70" w:type="dxa"/>
              <w:right w:w="40" w:type="dxa"/>
            </w:tcMar>
          </w:tcPr>
          <w:p w14:paraId="661F4D0B" w14:textId="77777777" w:rsidR="000E15AD" w:rsidRPr="00BC7581" w:rsidRDefault="000E15AD" w:rsidP="00B37EF3">
            <w:pPr>
              <w:pStyle w:val="HeadingRunIn"/>
            </w:pPr>
            <w:r w:rsidRPr="00BC7581">
              <w:t>2</w:t>
            </w:r>
          </w:p>
        </w:tc>
      </w:tr>
      <w:tr w:rsidR="000E15AD" w14:paraId="484BD813" w14:textId="77777777" w:rsidTr="000E15AD">
        <w:trPr>
          <w:cantSplit/>
          <w:jc w:val="center"/>
        </w:trPr>
        <w:tc>
          <w:tcPr>
            <w:tcW w:w="1680" w:type="dxa"/>
            <w:tcBorders>
              <w:top w:val="single" w:sz="3" w:space="0" w:color="000000"/>
              <w:left w:val="nil"/>
              <w:bottom w:val="single" w:sz="3" w:space="0" w:color="000000"/>
              <w:right w:val="single" w:sz="3" w:space="0" w:color="000000"/>
            </w:tcBorders>
            <w:tcMar>
              <w:top w:w="110" w:type="dxa"/>
              <w:left w:w="80" w:type="dxa"/>
              <w:bottom w:w="70" w:type="dxa"/>
              <w:right w:w="40" w:type="dxa"/>
            </w:tcMar>
          </w:tcPr>
          <w:p w14:paraId="5829C833" w14:textId="77777777" w:rsidR="000E15AD" w:rsidRDefault="000E15AD" w:rsidP="00B37EF3">
            <w:pPr>
              <w:pStyle w:val="HeadingRunIn"/>
            </w:pPr>
            <w:r>
              <w:t>R</w:t>
            </w:r>
          </w:p>
        </w:tc>
        <w:tc>
          <w:tcPr>
            <w:tcW w:w="3260" w:type="dxa"/>
            <w:tcBorders>
              <w:top w:val="single" w:sz="3" w:space="0" w:color="000000"/>
              <w:left w:val="nil"/>
              <w:bottom w:val="single" w:sz="3" w:space="0" w:color="000000"/>
              <w:right w:val="nil"/>
            </w:tcBorders>
            <w:tcMar>
              <w:top w:w="110" w:type="dxa"/>
              <w:left w:w="80" w:type="dxa"/>
              <w:bottom w:w="70" w:type="dxa"/>
              <w:right w:w="40" w:type="dxa"/>
            </w:tcMar>
          </w:tcPr>
          <w:p w14:paraId="55F23799" w14:textId="77777777" w:rsidR="000E15AD" w:rsidRDefault="000E15AD" w:rsidP="00B37EF3">
            <w:pPr>
              <w:pStyle w:val="HeadingRunIn"/>
            </w:pPr>
            <w:r>
              <w:t>Zone hot-duct static pressure reset requests</w:t>
            </w:r>
          </w:p>
        </w:tc>
      </w:tr>
      <w:tr w:rsidR="000E15AD" w14:paraId="77B6F24E" w14:textId="77777777" w:rsidTr="000E15AD">
        <w:trPr>
          <w:cantSplit/>
          <w:jc w:val="center"/>
        </w:trPr>
        <w:tc>
          <w:tcPr>
            <w:tcW w:w="1680" w:type="dxa"/>
            <w:tcBorders>
              <w:top w:val="single" w:sz="3" w:space="0" w:color="000000"/>
              <w:left w:val="nil"/>
              <w:bottom w:val="single" w:sz="3" w:space="0" w:color="000000"/>
              <w:right w:val="single" w:sz="3" w:space="0" w:color="000000"/>
            </w:tcBorders>
            <w:tcMar>
              <w:top w:w="110" w:type="dxa"/>
              <w:left w:w="80" w:type="dxa"/>
              <w:bottom w:w="70" w:type="dxa"/>
              <w:right w:w="40" w:type="dxa"/>
            </w:tcMar>
          </w:tcPr>
          <w:p w14:paraId="20AD3589" w14:textId="77777777" w:rsidR="000E15AD" w:rsidRDefault="000E15AD" w:rsidP="00B37EF3">
            <w:pPr>
              <w:pStyle w:val="HeadingRunIn"/>
            </w:pPr>
            <w:proofErr w:type="spellStart"/>
            <w:r>
              <w:t>SPtrim</w:t>
            </w:r>
            <w:proofErr w:type="spellEnd"/>
          </w:p>
        </w:tc>
        <w:tc>
          <w:tcPr>
            <w:tcW w:w="3260" w:type="dxa"/>
            <w:tcBorders>
              <w:top w:val="single" w:sz="3" w:space="0" w:color="000000"/>
              <w:left w:val="nil"/>
              <w:bottom w:val="single" w:sz="3" w:space="0" w:color="000000"/>
              <w:right w:val="nil"/>
            </w:tcBorders>
            <w:tcMar>
              <w:top w:w="110" w:type="dxa"/>
              <w:left w:w="80" w:type="dxa"/>
              <w:bottom w:w="70" w:type="dxa"/>
              <w:right w:w="40" w:type="dxa"/>
            </w:tcMar>
          </w:tcPr>
          <w:p w14:paraId="2FEB7A13" w14:textId="184191F0" w:rsidR="000E15AD" w:rsidRPr="001F0F3B" w:rsidRDefault="001F0F3B" w:rsidP="00B37EF3">
            <w:pPr>
              <w:pStyle w:val="HeadingRunIn"/>
              <w:rPr>
                <w:rStyle w:val="Toggle"/>
                <w:rPrChange w:id="7087" w:author="Titus Ellison" w:date="2022-10-20T13:07:00Z">
                  <w:rPr/>
                </w:rPrChange>
              </w:rPr>
            </w:pPr>
            <w:ins w:id="7088" w:author="Titus Ellison" w:date="2022-10-20T13:07:00Z">
              <w:r w:rsidRPr="001F0F3B">
                <w:rPr>
                  <w:rStyle w:val="Toggle"/>
                  <w:rPrChange w:id="7089" w:author="Titus Ellison" w:date="2022-10-20T13:07:00Z">
                    <w:rPr/>
                  </w:rPrChange>
                </w:rPr>
                <w:t>[UNITS [</w:t>
              </w:r>
            </w:ins>
            <w:r w:rsidR="000E15AD" w:rsidRPr="001F0F3B">
              <w:rPr>
                <w:rStyle w:val="Toggle"/>
                <w:rPrChange w:id="7090" w:author="Titus Ellison" w:date="2022-10-20T13:07:00Z">
                  <w:rPr/>
                </w:rPrChange>
              </w:rPr>
              <w:t>–12 Pa</w:t>
            </w:r>
            <w:ins w:id="7091" w:author="Titus Ellison" w:date="2022-10-20T13:07:00Z">
              <w:r w:rsidRPr="001F0F3B">
                <w:rPr>
                  <w:rStyle w:val="Toggle"/>
                  <w:rPrChange w:id="7092" w:author="Titus Ellison" w:date="2022-10-20T13:07:00Z">
                    <w:rPr/>
                  </w:rPrChange>
                </w:rPr>
                <w:t>]</w:t>
              </w:r>
            </w:ins>
            <w:r w:rsidR="000E15AD" w:rsidRPr="001F0F3B">
              <w:rPr>
                <w:rStyle w:val="Toggle"/>
                <w:rPrChange w:id="7093" w:author="Titus Ellison" w:date="2022-10-20T13:07:00Z">
                  <w:rPr/>
                </w:rPrChange>
              </w:rPr>
              <w:t xml:space="preserve"> </w:t>
            </w:r>
            <w:ins w:id="7094" w:author="Titus Ellison" w:date="2022-10-20T13:07:00Z">
              <w:r w:rsidRPr="001F0F3B">
                <w:rPr>
                  <w:rStyle w:val="Toggle"/>
                  <w:rPrChange w:id="7095" w:author="Titus Ellison" w:date="2022-10-20T13:07:00Z">
                    <w:rPr/>
                  </w:rPrChange>
                </w:rPr>
                <w:t>[</w:t>
              </w:r>
            </w:ins>
            <w:del w:id="7096" w:author="Titus Ellison" w:date="2022-10-20T13:07:00Z">
              <w:r w:rsidR="000E15AD" w:rsidRPr="001F0F3B" w:rsidDel="001F0F3B">
                <w:rPr>
                  <w:rStyle w:val="Toggle"/>
                  <w:rPrChange w:id="7097" w:author="Titus Ellison" w:date="2022-10-20T13:07:00Z">
                    <w:rPr/>
                  </w:rPrChange>
                </w:rPr>
                <w:delText>(</w:delText>
              </w:r>
            </w:del>
            <w:r w:rsidR="000E15AD" w:rsidRPr="001F0F3B">
              <w:rPr>
                <w:rStyle w:val="Toggle"/>
                <w:rPrChange w:id="7098" w:author="Titus Ellison" w:date="2022-10-20T13:07:00Z">
                  <w:rPr/>
                </w:rPrChange>
              </w:rPr>
              <w:t>–0.05 in. of water</w:t>
            </w:r>
            <w:ins w:id="7099" w:author="Titus Ellison" w:date="2022-10-20T13:07:00Z">
              <w:r w:rsidRPr="001F0F3B">
                <w:rPr>
                  <w:rStyle w:val="Toggle"/>
                  <w:rPrChange w:id="7100" w:author="Titus Ellison" w:date="2022-10-20T13:07:00Z">
                    <w:rPr/>
                  </w:rPrChange>
                </w:rPr>
                <w:t>]]</w:t>
              </w:r>
            </w:ins>
            <w:del w:id="7101" w:author="Titus Ellison" w:date="2022-10-20T13:07:00Z">
              <w:r w:rsidR="000E15AD" w:rsidRPr="001F0F3B" w:rsidDel="001F0F3B">
                <w:rPr>
                  <w:rStyle w:val="Toggle"/>
                  <w:rPrChange w:id="7102" w:author="Titus Ellison" w:date="2022-10-20T13:07:00Z">
                    <w:rPr/>
                  </w:rPrChange>
                </w:rPr>
                <w:delText>)</w:delText>
              </w:r>
            </w:del>
          </w:p>
        </w:tc>
      </w:tr>
      <w:tr w:rsidR="000E15AD" w14:paraId="4DB9B16E" w14:textId="77777777" w:rsidTr="000E15AD">
        <w:trPr>
          <w:cantSplit/>
          <w:jc w:val="center"/>
        </w:trPr>
        <w:tc>
          <w:tcPr>
            <w:tcW w:w="1680" w:type="dxa"/>
            <w:tcBorders>
              <w:top w:val="single" w:sz="3" w:space="0" w:color="000000"/>
              <w:left w:val="nil"/>
              <w:bottom w:val="single" w:sz="3" w:space="0" w:color="000000"/>
              <w:right w:val="single" w:sz="3" w:space="0" w:color="000000"/>
            </w:tcBorders>
            <w:tcMar>
              <w:top w:w="110" w:type="dxa"/>
              <w:left w:w="80" w:type="dxa"/>
              <w:bottom w:w="70" w:type="dxa"/>
              <w:right w:w="40" w:type="dxa"/>
            </w:tcMar>
          </w:tcPr>
          <w:p w14:paraId="407A9E82" w14:textId="77777777" w:rsidR="000E15AD" w:rsidRDefault="000E15AD" w:rsidP="00B37EF3">
            <w:pPr>
              <w:pStyle w:val="HeadingRunIn"/>
            </w:pPr>
            <w:proofErr w:type="spellStart"/>
            <w:r>
              <w:t>SPres</w:t>
            </w:r>
            <w:proofErr w:type="spellEnd"/>
          </w:p>
        </w:tc>
        <w:tc>
          <w:tcPr>
            <w:tcW w:w="3260" w:type="dxa"/>
            <w:tcBorders>
              <w:top w:val="single" w:sz="3" w:space="0" w:color="000000"/>
              <w:left w:val="nil"/>
              <w:bottom w:val="single" w:sz="3" w:space="0" w:color="000000"/>
              <w:right w:val="nil"/>
            </w:tcBorders>
            <w:tcMar>
              <w:top w:w="110" w:type="dxa"/>
              <w:left w:w="80" w:type="dxa"/>
              <w:bottom w:w="70" w:type="dxa"/>
              <w:right w:w="40" w:type="dxa"/>
            </w:tcMar>
          </w:tcPr>
          <w:p w14:paraId="3B1FCAF3" w14:textId="6D4645A1" w:rsidR="000E15AD" w:rsidRPr="001F0F3B" w:rsidRDefault="001F0F3B" w:rsidP="00B37EF3">
            <w:pPr>
              <w:pStyle w:val="HeadingRunIn"/>
              <w:rPr>
                <w:rStyle w:val="Toggle"/>
                <w:rPrChange w:id="7103" w:author="Titus Ellison" w:date="2022-10-20T13:07:00Z">
                  <w:rPr/>
                </w:rPrChange>
              </w:rPr>
            </w:pPr>
            <w:ins w:id="7104" w:author="Titus Ellison" w:date="2022-10-20T13:07:00Z">
              <w:r w:rsidRPr="001F0F3B">
                <w:rPr>
                  <w:rStyle w:val="Toggle"/>
                  <w:rPrChange w:id="7105" w:author="Titus Ellison" w:date="2022-10-20T13:07:00Z">
                    <w:rPr/>
                  </w:rPrChange>
                </w:rPr>
                <w:t>[UNITS [</w:t>
              </w:r>
            </w:ins>
            <w:ins w:id="7106" w:author="Titus Ellison" w:date="2022-10-20T13:06:00Z">
              <w:r w:rsidRPr="001F0F3B">
                <w:rPr>
                  <w:rStyle w:val="Toggle"/>
                  <w:rPrChange w:id="7107" w:author="Titus Ellison" w:date="2022-10-20T13:07:00Z">
                    <w:rPr/>
                  </w:rPrChange>
                </w:rPr>
                <w:t>+</w:t>
              </w:r>
            </w:ins>
            <w:r w:rsidR="000E15AD" w:rsidRPr="001F0F3B">
              <w:rPr>
                <w:rStyle w:val="Toggle"/>
                <w:rPrChange w:id="7108" w:author="Titus Ellison" w:date="2022-10-20T13:07:00Z">
                  <w:rPr/>
                </w:rPrChange>
              </w:rPr>
              <w:t>15 Pa</w:t>
            </w:r>
            <w:ins w:id="7109" w:author="Titus Ellison" w:date="2022-10-20T13:07:00Z">
              <w:r w:rsidRPr="001F0F3B">
                <w:rPr>
                  <w:rStyle w:val="Toggle"/>
                  <w:rPrChange w:id="7110" w:author="Titus Ellison" w:date="2022-10-20T13:07:00Z">
                    <w:rPr/>
                  </w:rPrChange>
                </w:rPr>
                <w:t>]</w:t>
              </w:r>
            </w:ins>
            <w:r w:rsidR="000E15AD" w:rsidRPr="001F0F3B">
              <w:rPr>
                <w:rStyle w:val="Toggle"/>
                <w:rPrChange w:id="7111" w:author="Titus Ellison" w:date="2022-10-20T13:07:00Z">
                  <w:rPr/>
                </w:rPrChange>
              </w:rPr>
              <w:t xml:space="preserve"> </w:t>
            </w:r>
            <w:ins w:id="7112" w:author="Titus Ellison" w:date="2022-10-20T13:07:00Z">
              <w:r w:rsidRPr="001F0F3B">
                <w:rPr>
                  <w:rStyle w:val="Toggle"/>
                  <w:rPrChange w:id="7113" w:author="Titus Ellison" w:date="2022-10-20T13:07:00Z">
                    <w:rPr/>
                  </w:rPrChange>
                </w:rPr>
                <w:t>[</w:t>
              </w:r>
            </w:ins>
            <w:del w:id="7114" w:author="Titus Ellison" w:date="2022-10-20T13:07:00Z">
              <w:r w:rsidR="000E15AD" w:rsidRPr="001F0F3B" w:rsidDel="001F0F3B">
                <w:rPr>
                  <w:rStyle w:val="Toggle"/>
                  <w:rPrChange w:id="7115" w:author="Titus Ellison" w:date="2022-10-20T13:07:00Z">
                    <w:rPr/>
                  </w:rPrChange>
                </w:rPr>
                <w:delText>(</w:delText>
              </w:r>
            </w:del>
            <w:r w:rsidR="000E15AD" w:rsidRPr="001F0F3B">
              <w:rPr>
                <w:rStyle w:val="Toggle"/>
                <w:rPrChange w:id="7116" w:author="Titus Ellison" w:date="2022-10-20T13:07:00Z">
                  <w:rPr/>
                </w:rPrChange>
              </w:rPr>
              <w:t>+0.06 in. of water</w:t>
            </w:r>
            <w:ins w:id="7117" w:author="Titus Ellison" w:date="2022-10-20T13:07:00Z">
              <w:r w:rsidRPr="001F0F3B">
                <w:rPr>
                  <w:rStyle w:val="Toggle"/>
                  <w:rPrChange w:id="7118" w:author="Titus Ellison" w:date="2022-10-20T13:07:00Z">
                    <w:rPr/>
                  </w:rPrChange>
                </w:rPr>
                <w:t>]]</w:t>
              </w:r>
            </w:ins>
            <w:del w:id="7119" w:author="Titus Ellison" w:date="2022-10-20T13:07:00Z">
              <w:r w:rsidR="000E15AD" w:rsidRPr="001F0F3B" w:rsidDel="001F0F3B">
                <w:rPr>
                  <w:rStyle w:val="Toggle"/>
                  <w:rPrChange w:id="7120" w:author="Titus Ellison" w:date="2022-10-20T13:07:00Z">
                    <w:rPr/>
                  </w:rPrChange>
                </w:rPr>
                <w:delText>)</w:delText>
              </w:r>
            </w:del>
          </w:p>
        </w:tc>
      </w:tr>
      <w:tr w:rsidR="000E15AD" w14:paraId="295238CE" w14:textId="77777777" w:rsidTr="000E15AD">
        <w:trPr>
          <w:cantSplit/>
          <w:jc w:val="center"/>
        </w:trPr>
        <w:tc>
          <w:tcPr>
            <w:tcW w:w="1680" w:type="dxa"/>
            <w:tcBorders>
              <w:top w:val="single" w:sz="3" w:space="0" w:color="000000"/>
              <w:left w:val="nil"/>
              <w:bottom w:val="single" w:sz="16" w:space="0" w:color="000000"/>
              <w:right w:val="single" w:sz="3" w:space="0" w:color="000000"/>
            </w:tcBorders>
            <w:tcMar>
              <w:top w:w="110" w:type="dxa"/>
              <w:left w:w="80" w:type="dxa"/>
              <w:bottom w:w="70" w:type="dxa"/>
              <w:right w:w="40" w:type="dxa"/>
            </w:tcMar>
          </w:tcPr>
          <w:p w14:paraId="67D8AB0A" w14:textId="77777777" w:rsidR="000E15AD" w:rsidRDefault="000E15AD" w:rsidP="00B37EF3">
            <w:pPr>
              <w:pStyle w:val="HeadingRunIn"/>
            </w:pPr>
            <w:proofErr w:type="spellStart"/>
            <w:r>
              <w:t>SPres</w:t>
            </w:r>
            <w:proofErr w:type="spellEnd"/>
            <w:r>
              <w:t>-max</w:t>
            </w:r>
          </w:p>
        </w:tc>
        <w:tc>
          <w:tcPr>
            <w:tcW w:w="3260" w:type="dxa"/>
            <w:tcBorders>
              <w:top w:val="single" w:sz="3" w:space="0" w:color="000000"/>
              <w:left w:val="nil"/>
              <w:bottom w:val="single" w:sz="16" w:space="0" w:color="000000"/>
              <w:right w:val="nil"/>
            </w:tcBorders>
            <w:tcMar>
              <w:top w:w="110" w:type="dxa"/>
              <w:left w:w="80" w:type="dxa"/>
              <w:bottom w:w="70" w:type="dxa"/>
              <w:right w:w="40" w:type="dxa"/>
            </w:tcMar>
          </w:tcPr>
          <w:p w14:paraId="7E2695EA" w14:textId="598C04D3" w:rsidR="000E15AD" w:rsidRPr="001F0F3B" w:rsidRDefault="001F0F3B" w:rsidP="00B37EF3">
            <w:pPr>
              <w:pStyle w:val="HeadingRunIn"/>
              <w:rPr>
                <w:rStyle w:val="Toggle"/>
                <w:rPrChange w:id="7121" w:author="Titus Ellison" w:date="2022-10-20T13:07:00Z">
                  <w:rPr/>
                </w:rPrChange>
              </w:rPr>
            </w:pPr>
            <w:ins w:id="7122" w:author="Titus Ellison" w:date="2022-10-20T13:07:00Z">
              <w:r w:rsidRPr="001F0F3B">
                <w:rPr>
                  <w:rStyle w:val="Toggle"/>
                  <w:rPrChange w:id="7123" w:author="Titus Ellison" w:date="2022-10-20T13:07:00Z">
                    <w:rPr/>
                  </w:rPrChange>
                </w:rPr>
                <w:t>[UNITS [+</w:t>
              </w:r>
            </w:ins>
            <w:r w:rsidR="000E15AD" w:rsidRPr="001F0F3B">
              <w:rPr>
                <w:rStyle w:val="Toggle"/>
                <w:rPrChange w:id="7124" w:author="Titus Ellison" w:date="2022-10-20T13:07:00Z">
                  <w:rPr/>
                </w:rPrChange>
              </w:rPr>
              <w:t>32 Pa</w:t>
            </w:r>
            <w:ins w:id="7125" w:author="Titus Ellison" w:date="2022-10-20T13:07:00Z">
              <w:r w:rsidRPr="001F0F3B">
                <w:rPr>
                  <w:rStyle w:val="Toggle"/>
                  <w:rPrChange w:id="7126" w:author="Titus Ellison" w:date="2022-10-20T13:07:00Z">
                    <w:rPr/>
                  </w:rPrChange>
                </w:rPr>
                <w:t>]</w:t>
              </w:r>
            </w:ins>
            <w:r w:rsidR="000E15AD" w:rsidRPr="001F0F3B">
              <w:rPr>
                <w:rStyle w:val="Toggle"/>
                <w:rPrChange w:id="7127" w:author="Titus Ellison" w:date="2022-10-20T13:07:00Z">
                  <w:rPr/>
                </w:rPrChange>
              </w:rPr>
              <w:t xml:space="preserve"> </w:t>
            </w:r>
            <w:ins w:id="7128" w:author="Titus Ellison" w:date="2022-10-20T13:07:00Z">
              <w:r w:rsidRPr="001F0F3B">
                <w:rPr>
                  <w:rStyle w:val="Toggle"/>
                  <w:rPrChange w:id="7129" w:author="Titus Ellison" w:date="2022-10-20T13:07:00Z">
                    <w:rPr/>
                  </w:rPrChange>
                </w:rPr>
                <w:t>[</w:t>
              </w:r>
            </w:ins>
            <w:del w:id="7130" w:author="Titus Ellison" w:date="2022-10-20T13:07:00Z">
              <w:r w:rsidR="000E15AD" w:rsidRPr="001F0F3B" w:rsidDel="001F0F3B">
                <w:rPr>
                  <w:rStyle w:val="Toggle"/>
                  <w:rPrChange w:id="7131" w:author="Titus Ellison" w:date="2022-10-20T13:07:00Z">
                    <w:rPr/>
                  </w:rPrChange>
                </w:rPr>
                <w:delText>(</w:delText>
              </w:r>
            </w:del>
            <w:r w:rsidR="000E15AD" w:rsidRPr="001F0F3B">
              <w:rPr>
                <w:rStyle w:val="Toggle"/>
                <w:rPrChange w:id="7132" w:author="Titus Ellison" w:date="2022-10-20T13:07:00Z">
                  <w:rPr/>
                </w:rPrChange>
              </w:rPr>
              <w:t>+0.13 in. of water</w:t>
            </w:r>
            <w:ins w:id="7133" w:author="Titus Ellison" w:date="2022-10-20T13:07:00Z">
              <w:r w:rsidRPr="001F0F3B">
                <w:rPr>
                  <w:rStyle w:val="Toggle"/>
                  <w:rPrChange w:id="7134" w:author="Titus Ellison" w:date="2022-10-20T13:07:00Z">
                    <w:rPr/>
                  </w:rPrChange>
                </w:rPr>
                <w:t>]]</w:t>
              </w:r>
            </w:ins>
            <w:del w:id="7135" w:author="Titus Ellison" w:date="2022-10-20T13:07:00Z">
              <w:r w:rsidR="000E15AD" w:rsidRPr="001F0F3B" w:rsidDel="001F0F3B">
                <w:rPr>
                  <w:rStyle w:val="Toggle"/>
                  <w:rPrChange w:id="7136" w:author="Titus Ellison" w:date="2022-10-20T13:07:00Z">
                    <w:rPr/>
                  </w:rPrChange>
                </w:rPr>
                <w:delText>)</w:delText>
              </w:r>
            </w:del>
          </w:p>
        </w:tc>
      </w:tr>
    </w:tbl>
    <w:p w14:paraId="525A07FC" w14:textId="77777777" w:rsidR="000E15AD" w:rsidRPr="00D761DB" w:rsidRDefault="000E15AD" w:rsidP="000E15AD"/>
    <w:p w14:paraId="33BD5A7B" w14:textId="77777777" w:rsidR="009045A3" w:rsidRDefault="009045A3" w:rsidP="0087618D">
      <w:pPr>
        <w:pStyle w:val="Heading4"/>
      </w:pPr>
      <w:r>
        <w:t>Static Pressure Control</w:t>
      </w:r>
    </w:p>
    <w:p w14:paraId="0244EBC4" w14:textId="0A9CD02C" w:rsidR="009045A3" w:rsidRDefault="009045A3" w:rsidP="007C1423">
      <w:pPr>
        <w:pStyle w:val="Heading5"/>
      </w:pPr>
      <w:r>
        <w:t xml:space="preserve">Supply fan speed is controlled to maintain DSP at </w:t>
      </w:r>
      <w:r w:rsidR="00D21A33">
        <w:t>setpoint</w:t>
      </w:r>
      <w:r>
        <w:t xml:space="preserve"> when the fan is proven </w:t>
      </w:r>
      <w:r>
        <w:rPr>
          <w:smallCaps/>
        </w:rPr>
        <w:t>on</w:t>
      </w:r>
      <w:r>
        <w:t xml:space="preserve">. Where the </w:t>
      </w:r>
      <w:r w:rsidR="00D21A33">
        <w:t>Zone Group</w:t>
      </w:r>
      <w:r>
        <w:t xml:space="preserve">s served by the system are small, provide multiple sets of gains that are used in the control loop as a function of a load indicator (such as supply-fan airflow rate, the area of the </w:t>
      </w:r>
      <w:r w:rsidR="00D21A33">
        <w:t>Zone Group</w:t>
      </w:r>
      <w:r>
        <w:t>s that are occupied, etc.).</w:t>
      </w:r>
    </w:p>
    <w:p w14:paraId="79B584A7" w14:textId="6DC74A1B" w:rsidR="009045A3" w:rsidRPr="00BC7581" w:rsidRDefault="009045A3" w:rsidP="00B37EF3">
      <w:pPr>
        <w:pStyle w:val="Infobox"/>
      </w:pPr>
      <w:r w:rsidRPr="00BC7581">
        <w:t>High</w:t>
      </w:r>
      <w:r>
        <w:rPr>
          <w:bCs/>
        </w:rPr>
        <w:t xml:space="preserve">-pressure trips may occur if all VAV boxes are closed (as in </w:t>
      </w:r>
      <w:r w:rsidR="00D21A33">
        <w:rPr>
          <w:bCs/>
        </w:rPr>
        <w:t>Unoccupied Mode</w:t>
      </w:r>
      <w:r w:rsidRPr="00BC7581">
        <w:t>) or if fire/smoke dampers are closed (in some FSD designs, the dampers are interlocked to the fan status rather than being controlled by smoke detectors).</w:t>
      </w:r>
    </w:p>
    <w:p w14:paraId="43AEE19F" w14:textId="77777777" w:rsidR="009045A3" w:rsidRPr="00BC7581" w:rsidRDefault="009045A3" w:rsidP="0087618D">
      <w:pPr>
        <w:pStyle w:val="Heading3"/>
      </w:pPr>
      <w:r w:rsidRPr="00BC7581">
        <w:t>Supply Air Temperature Control</w:t>
      </w:r>
    </w:p>
    <w:p w14:paraId="27125A6B" w14:textId="77777777" w:rsidR="009045A3" w:rsidRPr="00BC7581" w:rsidRDefault="009045A3" w:rsidP="0087618D">
      <w:pPr>
        <w:pStyle w:val="Heading4"/>
      </w:pPr>
      <w:r w:rsidRPr="00BC7581">
        <w:t xml:space="preserve">Control loop is enabled when the supply air fan is proven </w:t>
      </w:r>
      <w:proofErr w:type="gramStart"/>
      <w:r w:rsidRPr="00B87A61">
        <w:rPr>
          <w:smallCaps/>
        </w:rPr>
        <w:t>on</w:t>
      </w:r>
      <w:r w:rsidRPr="00BC7581">
        <w:t>, and</w:t>
      </w:r>
      <w:proofErr w:type="gramEnd"/>
      <w:r w:rsidRPr="00BC7581">
        <w:t xml:space="preserve"> disabled and output set to zero otherwise.</w:t>
      </w:r>
    </w:p>
    <w:p w14:paraId="0623838E" w14:textId="17570209" w:rsidR="009045A3" w:rsidRPr="00B87A61" w:rsidRDefault="009045A3" w:rsidP="0087618D">
      <w:pPr>
        <w:pStyle w:val="Heading4"/>
        <w:rPr>
          <w:rFonts w:cs="Times New Roman PS MT"/>
          <w:szCs w:val="20"/>
        </w:rPr>
      </w:pPr>
      <w:r w:rsidRPr="00BC7581">
        <w:t xml:space="preserve">Supply Air Temperature </w:t>
      </w:r>
      <w:r w:rsidR="00D21A33">
        <w:rPr>
          <w:rFonts w:cs="Times New Roman PS MT"/>
          <w:szCs w:val="20"/>
        </w:rPr>
        <w:t>Setpoint</w:t>
      </w:r>
    </w:p>
    <w:p w14:paraId="1B7A9968" w14:textId="1D0CA170" w:rsidR="009045A3" w:rsidRDefault="009045A3" w:rsidP="007C1423">
      <w:pPr>
        <w:pStyle w:val="Heading5"/>
      </w:pPr>
      <w:r>
        <w:t xml:space="preserve">During </w:t>
      </w:r>
      <w:r w:rsidR="00D21A33">
        <w:t>Occupied Mode</w:t>
      </w:r>
      <w:r w:rsidR="00EE38A1">
        <w:t>,</w:t>
      </w:r>
      <w:r>
        <w:t xml:space="preserve"> </w:t>
      </w:r>
      <w:r w:rsidR="00EE38A1">
        <w:t xml:space="preserve">setpoint </w:t>
      </w:r>
      <w:r>
        <w:t xml:space="preserve">shall be reset using T&amp;R logic (see </w:t>
      </w:r>
      <w:r w:rsidR="001F5EDA">
        <w:rPr>
          <w:rFonts w:cs="Times New Roman PS MT"/>
          <w:bCs/>
          <w:szCs w:val="20"/>
        </w:rPr>
        <w:t xml:space="preserve">Section </w:t>
      </w:r>
      <w:r w:rsidR="0022692A">
        <w:rPr>
          <w:bCs/>
        </w:rPr>
        <w:fldChar w:fldCharType="begin"/>
      </w:r>
      <w:r w:rsidR="0022692A">
        <w:rPr>
          <w:bCs/>
        </w:rPr>
        <w:instrText xml:space="preserve"> REF _Ref74049446 \w \h </w:instrText>
      </w:r>
      <w:r w:rsidR="0022692A">
        <w:rPr>
          <w:bCs/>
        </w:rPr>
      </w:r>
      <w:r w:rsidR="0022692A">
        <w:rPr>
          <w:bCs/>
        </w:rPr>
        <w:fldChar w:fldCharType="separate"/>
      </w:r>
      <w:r w:rsidR="0022692A">
        <w:rPr>
          <w:bCs/>
        </w:rPr>
        <w:t>5.1.14</w:t>
      </w:r>
      <w:r w:rsidR="0022692A">
        <w:rPr>
          <w:bCs/>
        </w:rPr>
        <w:fldChar w:fldCharType="end"/>
      </w:r>
      <w:r>
        <w:t xml:space="preserve">) between </w:t>
      </w:r>
      <w:ins w:id="7137" w:author="Titus Ellison" w:date="2022-10-20T13:08:00Z">
        <w:r w:rsidR="001F0F3B" w:rsidRPr="001F0F3B">
          <w:rPr>
            <w:rStyle w:val="Toggle"/>
            <w:rPrChange w:id="7138" w:author="Titus Ellison" w:date="2022-10-20T13:08:00Z">
              <w:rPr/>
            </w:rPrChange>
          </w:rPr>
          <w:t>[UNITS [</w:t>
        </w:r>
      </w:ins>
      <w:r w:rsidRPr="001F0F3B">
        <w:rPr>
          <w:rStyle w:val="Toggle"/>
          <w:rPrChange w:id="7139" w:author="Titus Ellison" w:date="2022-10-20T13:08:00Z">
            <w:rPr/>
          </w:rPrChange>
        </w:rPr>
        <w:t>21°C</w:t>
      </w:r>
      <w:ins w:id="7140" w:author="Titus Ellison" w:date="2022-10-20T13:08:00Z">
        <w:r w:rsidR="001F0F3B" w:rsidRPr="001F0F3B">
          <w:rPr>
            <w:rStyle w:val="Toggle"/>
            <w:rPrChange w:id="7141" w:author="Titus Ellison" w:date="2022-10-20T13:08:00Z">
              <w:rPr/>
            </w:rPrChange>
          </w:rPr>
          <w:t>]</w:t>
        </w:r>
      </w:ins>
      <w:r w:rsidRPr="001F0F3B">
        <w:rPr>
          <w:rStyle w:val="Toggle"/>
          <w:rPrChange w:id="7142" w:author="Titus Ellison" w:date="2022-10-20T13:08:00Z">
            <w:rPr/>
          </w:rPrChange>
        </w:rPr>
        <w:t xml:space="preserve"> </w:t>
      </w:r>
      <w:ins w:id="7143" w:author="Titus Ellison" w:date="2022-10-20T13:08:00Z">
        <w:r w:rsidR="001F0F3B" w:rsidRPr="001F0F3B">
          <w:rPr>
            <w:rStyle w:val="Toggle"/>
            <w:rPrChange w:id="7144" w:author="Titus Ellison" w:date="2022-10-20T13:08:00Z">
              <w:rPr/>
            </w:rPrChange>
          </w:rPr>
          <w:t>[</w:t>
        </w:r>
      </w:ins>
      <w:del w:id="7145" w:author="Titus Ellison" w:date="2022-10-20T13:08:00Z">
        <w:r w:rsidRPr="001F0F3B" w:rsidDel="001F0F3B">
          <w:rPr>
            <w:rStyle w:val="Toggle"/>
            <w:rPrChange w:id="7146" w:author="Titus Ellison" w:date="2022-10-20T13:08:00Z">
              <w:rPr/>
            </w:rPrChange>
          </w:rPr>
          <w:delText>(</w:delText>
        </w:r>
      </w:del>
      <w:r w:rsidRPr="001F0F3B">
        <w:rPr>
          <w:rStyle w:val="Toggle"/>
          <w:rPrChange w:id="7147" w:author="Titus Ellison" w:date="2022-10-20T13:08:00Z">
            <w:rPr/>
          </w:rPrChange>
        </w:rPr>
        <w:t>70°F</w:t>
      </w:r>
      <w:ins w:id="7148" w:author="Titus Ellison" w:date="2022-10-20T13:08:00Z">
        <w:r w:rsidR="001F0F3B" w:rsidRPr="001F0F3B">
          <w:rPr>
            <w:rStyle w:val="Toggle"/>
            <w:rPrChange w:id="7149" w:author="Titus Ellison" w:date="2022-10-20T13:08:00Z">
              <w:rPr/>
            </w:rPrChange>
          </w:rPr>
          <w:t>]]</w:t>
        </w:r>
      </w:ins>
      <w:del w:id="7150" w:author="Titus Ellison" w:date="2022-10-20T13:08:00Z">
        <w:r w:rsidDel="001F0F3B">
          <w:delText>)</w:delText>
        </w:r>
      </w:del>
      <w:r>
        <w:t xml:space="preserve"> and </w:t>
      </w:r>
      <w:proofErr w:type="spellStart"/>
      <w:r>
        <w:t>Max_HtgSAT</w:t>
      </w:r>
      <w:proofErr w:type="spellEnd"/>
      <w:r>
        <w:t xml:space="preserve">. See Section </w:t>
      </w:r>
      <w:r w:rsidR="00D66724">
        <w:fldChar w:fldCharType="begin"/>
      </w:r>
      <w:r w:rsidR="00D66724">
        <w:instrText xml:space="preserve"> REF _Ref38388435 \w \h </w:instrText>
      </w:r>
      <w:r w:rsidR="00D66724">
        <w:fldChar w:fldCharType="separate"/>
      </w:r>
      <w:r w:rsidR="0037258A">
        <w:t>3.1.5.1</w:t>
      </w:r>
      <w:r w:rsidR="00D66724">
        <w:fldChar w:fldCharType="end"/>
      </w:r>
      <w:r>
        <w:t xml:space="preserve"> for </w:t>
      </w:r>
      <w:proofErr w:type="spellStart"/>
      <w:r>
        <w:t>Max_HtgSAT</w:t>
      </w:r>
      <w:proofErr w:type="spellEnd"/>
      <w:r>
        <w:t xml:space="preserve">. </w:t>
      </w:r>
    </w:p>
    <w:p w14:paraId="495BF4CF" w14:textId="77777777" w:rsidR="009045A3" w:rsidRDefault="009045A3" w:rsidP="00B37EF3">
      <w:pPr>
        <w:pStyle w:val="Infobox"/>
      </w:pPr>
      <w:r>
        <w:t>The T&amp;R reset parameters in Table 5.17.2.2 are suggested as a starting place; they will most likely require adjustment during the commissioning/tuning phase.</w:t>
      </w:r>
    </w:p>
    <w:tbl>
      <w:tblPr>
        <w:tblW w:w="0" w:type="auto"/>
        <w:jc w:val="center"/>
        <w:tblLayout w:type="fixed"/>
        <w:tblCellMar>
          <w:top w:w="80" w:type="dxa"/>
          <w:left w:w="40" w:type="dxa"/>
          <w:bottom w:w="40" w:type="dxa"/>
          <w:right w:w="40" w:type="dxa"/>
        </w:tblCellMar>
        <w:tblLook w:val="0000" w:firstRow="0" w:lastRow="0" w:firstColumn="0" w:lastColumn="0" w:noHBand="0" w:noVBand="0"/>
      </w:tblPr>
      <w:tblGrid>
        <w:gridCol w:w="1980"/>
        <w:gridCol w:w="2960"/>
      </w:tblGrid>
      <w:tr w:rsidR="00F93BCF" w14:paraId="2356A09C" w14:textId="77777777" w:rsidTr="000E15AD">
        <w:trPr>
          <w:cantSplit/>
          <w:jc w:val="center"/>
        </w:trPr>
        <w:tc>
          <w:tcPr>
            <w:tcW w:w="4940" w:type="dxa"/>
            <w:gridSpan w:val="2"/>
            <w:tcBorders>
              <w:top w:val="nil"/>
              <w:left w:val="nil"/>
              <w:bottom w:val="nil"/>
              <w:right w:val="nil"/>
            </w:tcBorders>
            <w:tcMar>
              <w:top w:w="80" w:type="dxa"/>
              <w:left w:w="40" w:type="dxa"/>
              <w:bottom w:w="40" w:type="dxa"/>
              <w:right w:w="40" w:type="dxa"/>
            </w:tcMar>
            <w:vAlign w:val="center"/>
          </w:tcPr>
          <w:p w14:paraId="5B77F09D" w14:textId="5E14D1E3" w:rsidR="00F93BCF" w:rsidRPr="00EA594F" w:rsidRDefault="00F93BCF" w:rsidP="009E53CE">
            <w:pPr>
              <w:pStyle w:val="TableTitle"/>
              <w:pageBreakBefore/>
              <w:rPr>
                <w:sz w:val="16"/>
                <w:szCs w:val="16"/>
              </w:rPr>
            </w:pPr>
            <w:r>
              <w:lastRenderedPageBreak/>
              <w:t>Table 5.17.2.2 Trim &amp; Respond Variables</w:t>
            </w:r>
          </w:p>
        </w:tc>
      </w:tr>
      <w:tr w:rsidR="00F93BCF" w14:paraId="4546DA8E" w14:textId="77777777" w:rsidTr="000E15AD">
        <w:trPr>
          <w:cantSplit/>
          <w:jc w:val="center"/>
        </w:trPr>
        <w:tc>
          <w:tcPr>
            <w:tcW w:w="1980" w:type="dxa"/>
            <w:tcBorders>
              <w:top w:val="single" w:sz="16" w:space="0" w:color="000000"/>
              <w:left w:val="nil"/>
              <w:bottom w:val="single" w:sz="16" w:space="0" w:color="000000"/>
              <w:right w:val="single" w:sz="3" w:space="0" w:color="000000"/>
            </w:tcBorders>
            <w:tcMar>
              <w:top w:w="110" w:type="dxa"/>
              <w:left w:w="80" w:type="dxa"/>
              <w:bottom w:w="70" w:type="dxa"/>
              <w:right w:w="40" w:type="dxa"/>
            </w:tcMar>
            <w:vAlign w:val="bottom"/>
          </w:tcPr>
          <w:p w14:paraId="4D5C57E3" w14:textId="77777777" w:rsidR="00F93BCF" w:rsidRPr="00BC7581" w:rsidRDefault="00F93BCF" w:rsidP="00B37EF3">
            <w:pPr>
              <w:pStyle w:val="HeadingRunIn"/>
              <w:rPr>
                <w:b/>
              </w:rPr>
            </w:pPr>
            <w:r w:rsidRPr="00BC7581">
              <w:t>Variable</w:t>
            </w:r>
          </w:p>
        </w:tc>
        <w:tc>
          <w:tcPr>
            <w:tcW w:w="2960" w:type="dxa"/>
            <w:tcBorders>
              <w:top w:val="single" w:sz="16" w:space="0" w:color="000000"/>
              <w:left w:val="nil"/>
              <w:bottom w:val="single" w:sz="16" w:space="0" w:color="000000"/>
              <w:right w:val="nil"/>
            </w:tcBorders>
            <w:tcMar>
              <w:top w:w="110" w:type="dxa"/>
              <w:left w:w="80" w:type="dxa"/>
              <w:bottom w:w="70" w:type="dxa"/>
              <w:right w:w="40" w:type="dxa"/>
            </w:tcMar>
            <w:vAlign w:val="bottom"/>
          </w:tcPr>
          <w:p w14:paraId="6AA489C9" w14:textId="77777777" w:rsidR="00F93BCF" w:rsidRPr="00BC7581" w:rsidRDefault="00F93BCF" w:rsidP="00B37EF3">
            <w:pPr>
              <w:pStyle w:val="HeadingRunIn"/>
              <w:rPr>
                <w:b/>
              </w:rPr>
            </w:pPr>
            <w:r w:rsidRPr="00BC7581">
              <w:t>Value</w:t>
            </w:r>
          </w:p>
        </w:tc>
      </w:tr>
      <w:tr w:rsidR="00F93BCF" w14:paraId="3062CE8F" w14:textId="77777777" w:rsidTr="000E15AD">
        <w:trPr>
          <w:cantSplit/>
          <w:jc w:val="center"/>
        </w:trPr>
        <w:tc>
          <w:tcPr>
            <w:tcW w:w="1980" w:type="dxa"/>
            <w:tcBorders>
              <w:top w:val="double" w:sz="4" w:space="0" w:color="000000"/>
              <w:left w:val="nil"/>
              <w:bottom w:val="single" w:sz="3" w:space="0" w:color="000000"/>
              <w:right w:val="single" w:sz="3" w:space="0" w:color="000000"/>
            </w:tcBorders>
            <w:tcMar>
              <w:top w:w="110" w:type="dxa"/>
              <w:left w:w="80" w:type="dxa"/>
              <w:bottom w:w="70" w:type="dxa"/>
              <w:right w:w="40" w:type="dxa"/>
            </w:tcMar>
          </w:tcPr>
          <w:p w14:paraId="4A3B6110" w14:textId="77777777" w:rsidR="00F93BCF" w:rsidRDefault="00F93BCF" w:rsidP="00B37EF3">
            <w:pPr>
              <w:pStyle w:val="HeadingRunIn"/>
            </w:pPr>
            <w:r>
              <w:t>Device</w:t>
            </w:r>
          </w:p>
        </w:tc>
        <w:tc>
          <w:tcPr>
            <w:tcW w:w="2960" w:type="dxa"/>
            <w:tcBorders>
              <w:top w:val="double" w:sz="4" w:space="0" w:color="000000"/>
              <w:left w:val="nil"/>
              <w:bottom w:val="single" w:sz="3" w:space="0" w:color="000000"/>
              <w:right w:val="nil"/>
            </w:tcBorders>
            <w:tcMar>
              <w:top w:w="110" w:type="dxa"/>
              <w:left w:w="80" w:type="dxa"/>
              <w:bottom w:w="70" w:type="dxa"/>
              <w:right w:w="40" w:type="dxa"/>
            </w:tcMar>
          </w:tcPr>
          <w:p w14:paraId="630776BB" w14:textId="77777777" w:rsidR="00F93BCF" w:rsidRDefault="00F93BCF" w:rsidP="00B37EF3">
            <w:pPr>
              <w:pStyle w:val="HeadingRunIn"/>
            </w:pPr>
            <w:r>
              <w:t>Heating supply fan</w:t>
            </w:r>
          </w:p>
        </w:tc>
      </w:tr>
      <w:tr w:rsidR="00F93BCF" w14:paraId="0155CDE4" w14:textId="77777777" w:rsidTr="000E15AD">
        <w:trPr>
          <w:cantSplit/>
          <w:jc w:val="center"/>
        </w:trPr>
        <w:tc>
          <w:tcPr>
            <w:tcW w:w="1980" w:type="dxa"/>
            <w:tcBorders>
              <w:top w:val="single" w:sz="3" w:space="0" w:color="000000"/>
              <w:left w:val="nil"/>
              <w:bottom w:val="single" w:sz="3" w:space="0" w:color="000000"/>
              <w:right w:val="single" w:sz="3" w:space="0" w:color="000000"/>
            </w:tcBorders>
            <w:tcMar>
              <w:top w:w="110" w:type="dxa"/>
              <w:left w:w="80" w:type="dxa"/>
              <w:bottom w:w="70" w:type="dxa"/>
              <w:right w:w="40" w:type="dxa"/>
            </w:tcMar>
          </w:tcPr>
          <w:p w14:paraId="599B09A2" w14:textId="77777777" w:rsidR="00F93BCF" w:rsidRPr="00BC7581" w:rsidRDefault="00F93BCF" w:rsidP="00B37EF3">
            <w:pPr>
              <w:pStyle w:val="HeadingRunIn"/>
            </w:pPr>
            <w:r w:rsidRPr="00BC7581">
              <w:t>SP0</w:t>
            </w:r>
          </w:p>
        </w:tc>
        <w:tc>
          <w:tcPr>
            <w:tcW w:w="2960" w:type="dxa"/>
            <w:tcBorders>
              <w:top w:val="single" w:sz="3" w:space="0" w:color="000000"/>
              <w:left w:val="nil"/>
              <w:bottom w:val="single" w:sz="3" w:space="0" w:color="000000"/>
              <w:right w:val="nil"/>
            </w:tcBorders>
            <w:tcMar>
              <w:top w:w="110" w:type="dxa"/>
              <w:left w:w="80" w:type="dxa"/>
              <w:bottom w:w="70" w:type="dxa"/>
              <w:right w:w="40" w:type="dxa"/>
            </w:tcMar>
          </w:tcPr>
          <w:p w14:paraId="2BCD62D8" w14:textId="77777777" w:rsidR="00F93BCF" w:rsidRPr="00BC7581" w:rsidRDefault="00F93BCF" w:rsidP="00B37EF3">
            <w:pPr>
              <w:pStyle w:val="HeadingRunIn"/>
            </w:pPr>
            <w:proofErr w:type="spellStart"/>
            <w:r w:rsidRPr="00BC7581">
              <w:t>SPmax</w:t>
            </w:r>
            <w:proofErr w:type="spellEnd"/>
          </w:p>
        </w:tc>
      </w:tr>
      <w:tr w:rsidR="00F93BCF" w14:paraId="31AE9EA5" w14:textId="77777777" w:rsidTr="000E15AD">
        <w:trPr>
          <w:cantSplit/>
          <w:jc w:val="center"/>
        </w:trPr>
        <w:tc>
          <w:tcPr>
            <w:tcW w:w="1980" w:type="dxa"/>
            <w:tcBorders>
              <w:top w:val="single" w:sz="3" w:space="0" w:color="000000"/>
              <w:left w:val="nil"/>
              <w:bottom w:val="single" w:sz="3" w:space="0" w:color="000000"/>
              <w:right w:val="single" w:sz="3" w:space="0" w:color="000000"/>
            </w:tcBorders>
            <w:tcMar>
              <w:top w:w="110" w:type="dxa"/>
              <w:left w:w="80" w:type="dxa"/>
              <w:bottom w:w="70" w:type="dxa"/>
              <w:right w:w="40" w:type="dxa"/>
            </w:tcMar>
          </w:tcPr>
          <w:p w14:paraId="53C85A00" w14:textId="77777777" w:rsidR="00F93BCF" w:rsidRPr="00BC7581" w:rsidRDefault="00F93BCF" w:rsidP="00B37EF3">
            <w:pPr>
              <w:pStyle w:val="HeadingRunIn"/>
            </w:pPr>
            <w:proofErr w:type="spellStart"/>
            <w:r w:rsidRPr="00BC7581">
              <w:t>SPmin</w:t>
            </w:r>
            <w:proofErr w:type="spellEnd"/>
          </w:p>
        </w:tc>
        <w:tc>
          <w:tcPr>
            <w:tcW w:w="2960" w:type="dxa"/>
            <w:tcBorders>
              <w:top w:val="single" w:sz="3" w:space="0" w:color="000000"/>
              <w:left w:val="nil"/>
              <w:bottom w:val="single" w:sz="3" w:space="0" w:color="000000"/>
              <w:right w:val="nil"/>
            </w:tcBorders>
            <w:tcMar>
              <w:top w:w="110" w:type="dxa"/>
              <w:left w:w="80" w:type="dxa"/>
              <w:bottom w:w="70" w:type="dxa"/>
              <w:right w:w="40" w:type="dxa"/>
            </w:tcMar>
          </w:tcPr>
          <w:p w14:paraId="4831985A" w14:textId="6E79788F" w:rsidR="00F93BCF" w:rsidRPr="001F0F3B" w:rsidRDefault="001F0F3B" w:rsidP="00B37EF3">
            <w:pPr>
              <w:pStyle w:val="HeadingRunIn"/>
              <w:rPr>
                <w:rStyle w:val="Toggle"/>
                <w:rPrChange w:id="7151" w:author="Titus Ellison" w:date="2022-10-20T13:08:00Z">
                  <w:rPr/>
                </w:rPrChange>
              </w:rPr>
            </w:pPr>
            <w:ins w:id="7152" w:author="Titus Ellison" w:date="2022-10-20T13:08:00Z">
              <w:r w:rsidRPr="001F0F3B">
                <w:rPr>
                  <w:rStyle w:val="Toggle"/>
                  <w:rPrChange w:id="7153" w:author="Titus Ellison" w:date="2022-10-20T13:08:00Z">
                    <w:rPr/>
                  </w:rPrChange>
                </w:rPr>
                <w:t>[UNITS [</w:t>
              </w:r>
            </w:ins>
            <w:r w:rsidR="00F93BCF" w:rsidRPr="001F0F3B">
              <w:rPr>
                <w:rStyle w:val="Toggle"/>
                <w:rPrChange w:id="7154" w:author="Titus Ellison" w:date="2022-10-20T13:08:00Z">
                  <w:rPr/>
                </w:rPrChange>
              </w:rPr>
              <w:t>21°C</w:t>
            </w:r>
            <w:ins w:id="7155" w:author="Titus Ellison" w:date="2022-10-20T13:08:00Z">
              <w:r w:rsidRPr="001F0F3B">
                <w:rPr>
                  <w:rStyle w:val="Toggle"/>
                  <w:rPrChange w:id="7156" w:author="Titus Ellison" w:date="2022-10-20T13:08:00Z">
                    <w:rPr/>
                  </w:rPrChange>
                </w:rPr>
                <w:t>]</w:t>
              </w:r>
            </w:ins>
            <w:r w:rsidR="00F93BCF" w:rsidRPr="001F0F3B">
              <w:rPr>
                <w:rStyle w:val="Toggle"/>
                <w:rPrChange w:id="7157" w:author="Titus Ellison" w:date="2022-10-20T13:08:00Z">
                  <w:rPr/>
                </w:rPrChange>
              </w:rPr>
              <w:t xml:space="preserve"> </w:t>
            </w:r>
            <w:ins w:id="7158" w:author="Titus Ellison" w:date="2022-10-20T13:08:00Z">
              <w:r w:rsidRPr="001F0F3B">
                <w:rPr>
                  <w:rStyle w:val="Toggle"/>
                  <w:rPrChange w:id="7159" w:author="Titus Ellison" w:date="2022-10-20T13:08:00Z">
                    <w:rPr/>
                  </w:rPrChange>
                </w:rPr>
                <w:t>[</w:t>
              </w:r>
            </w:ins>
            <w:del w:id="7160" w:author="Titus Ellison" w:date="2022-10-20T13:08:00Z">
              <w:r w:rsidR="00F93BCF" w:rsidRPr="001F0F3B" w:rsidDel="001F0F3B">
                <w:rPr>
                  <w:rStyle w:val="Toggle"/>
                  <w:rPrChange w:id="7161" w:author="Titus Ellison" w:date="2022-10-20T13:08:00Z">
                    <w:rPr/>
                  </w:rPrChange>
                </w:rPr>
                <w:delText>(</w:delText>
              </w:r>
            </w:del>
            <w:r w:rsidR="00F93BCF" w:rsidRPr="001F0F3B">
              <w:rPr>
                <w:rStyle w:val="Toggle"/>
                <w:rPrChange w:id="7162" w:author="Titus Ellison" w:date="2022-10-20T13:08:00Z">
                  <w:rPr/>
                </w:rPrChange>
              </w:rPr>
              <w:t>70°F</w:t>
            </w:r>
            <w:ins w:id="7163" w:author="Titus Ellison" w:date="2022-10-20T13:08:00Z">
              <w:r w:rsidRPr="001F0F3B">
                <w:rPr>
                  <w:rStyle w:val="Toggle"/>
                  <w:rPrChange w:id="7164" w:author="Titus Ellison" w:date="2022-10-20T13:08:00Z">
                    <w:rPr/>
                  </w:rPrChange>
                </w:rPr>
                <w:t>]]</w:t>
              </w:r>
            </w:ins>
            <w:del w:id="7165" w:author="Titus Ellison" w:date="2022-10-20T13:08:00Z">
              <w:r w:rsidR="00F93BCF" w:rsidRPr="001F0F3B" w:rsidDel="001F0F3B">
                <w:rPr>
                  <w:rStyle w:val="Toggle"/>
                  <w:rPrChange w:id="7166" w:author="Titus Ellison" w:date="2022-10-20T13:08:00Z">
                    <w:rPr/>
                  </w:rPrChange>
                </w:rPr>
                <w:delText>)</w:delText>
              </w:r>
            </w:del>
            <w:r w:rsidR="00F93BCF" w:rsidRPr="001F0F3B">
              <w:rPr>
                <w:rStyle w:val="Toggle"/>
                <w:rPrChange w:id="7167" w:author="Titus Ellison" w:date="2022-10-20T13:08:00Z">
                  <w:rPr/>
                </w:rPrChange>
              </w:rPr>
              <w:t xml:space="preserve"> </w:t>
            </w:r>
          </w:p>
        </w:tc>
      </w:tr>
      <w:tr w:rsidR="00F93BCF" w14:paraId="59F367DF" w14:textId="77777777" w:rsidTr="000E15AD">
        <w:trPr>
          <w:cantSplit/>
          <w:jc w:val="center"/>
        </w:trPr>
        <w:tc>
          <w:tcPr>
            <w:tcW w:w="1980" w:type="dxa"/>
            <w:tcBorders>
              <w:top w:val="single" w:sz="3" w:space="0" w:color="000000"/>
              <w:left w:val="nil"/>
              <w:bottom w:val="single" w:sz="3" w:space="0" w:color="000000"/>
              <w:right w:val="single" w:sz="3" w:space="0" w:color="000000"/>
            </w:tcBorders>
            <w:tcMar>
              <w:top w:w="110" w:type="dxa"/>
              <w:left w:w="80" w:type="dxa"/>
              <w:bottom w:w="70" w:type="dxa"/>
              <w:right w:w="40" w:type="dxa"/>
            </w:tcMar>
          </w:tcPr>
          <w:p w14:paraId="1308F3A4" w14:textId="77777777" w:rsidR="00F93BCF" w:rsidRPr="00BC7581" w:rsidRDefault="00F93BCF" w:rsidP="00B37EF3">
            <w:pPr>
              <w:pStyle w:val="HeadingRunIn"/>
            </w:pPr>
            <w:proofErr w:type="spellStart"/>
            <w:r w:rsidRPr="00BC7581">
              <w:t>SPmax</w:t>
            </w:r>
            <w:proofErr w:type="spellEnd"/>
          </w:p>
        </w:tc>
        <w:tc>
          <w:tcPr>
            <w:tcW w:w="2960" w:type="dxa"/>
            <w:tcBorders>
              <w:top w:val="single" w:sz="3" w:space="0" w:color="000000"/>
              <w:left w:val="nil"/>
              <w:bottom w:val="single" w:sz="3" w:space="0" w:color="000000"/>
              <w:right w:val="nil"/>
            </w:tcBorders>
            <w:tcMar>
              <w:top w:w="110" w:type="dxa"/>
              <w:left w:w="80" w:type="dxa"/>
              <w:bottom w:w="70" w:type="dxa"/>
              <w:right w:w="40" w:type="dxa"/>
            </w:tcMar>
          </w:tcPr>
          <w:p w14:paraId="597789EE" w14:textId="77777777" w:rsidR="00F93BCF" w:rsidRPr="00BC7581" w:rsidRDefault="00F93BCF" w:rsidP="00B37EF3">
            <w:pPr>
              <w:pStyle w:val="HeadingRunIn"/>
            </w:pPr>
            <w:proofErr w:type="spellStart"/>
            <w:r w:rsidRPr="00BC7581">
              <w:t>Max_HtgSAT</w:t>
            </w:r>
            <w:proofErr w:type="spellEnd"/>
            <w:r w:rsidRPr="00BC7581">
              <w:t xml:space="preserve"> </w:t>
            </w:r>
          </w:p>
        </w:tc>
      </w:tr>
      <w:tr w:rsidR="00F93BCF" w14:paraId="7148A4D4" w14:textId="77777777" w:rsidTr="000E15AD">
        <w:trPr>
          <w:cantSplit/>
          <w:jc w:val="center"/>
        </w:trPr>
        <w:tc>
          <w:tcPr>
            <w:tcW w:w="1980" w:type="dxa"/>
            <w:tcBorders>
              <w:top w:val="single" w:sz="3" w:space="0" w:color="000000"/>
              <w:left w:val="nil"/>
              <w:bottom w:val="single" w:sz="3" w:space="0" w:color="000000"/>
              <w:right w:val="single" w:sz="3" w:space="0" w:color="000000"/>
            </w:tcBorders>
            <w:tcMar>
              <w:top w:w="110" w:type="dxa"/>
              <w:left w:w="80" w:type="dxa"/>
              <w:bottom w:w="70" w:type="dxa"/>
              <w:right w:w="40" w:type="dxa"/>
            </w:tcMar>
          </w:tcPr>
          <w:p w14:paraId="69E4ABE1" w14:textId="77777777" w:rsidR="00F93BCF" w:rsidRDefault="00F93BCF" w:rsidP="00B37EF3">
            <w:pPr>
              <w:pStyle w:val="HeadingRunIn"/>
            </w:pPr>
            <w:r>
              <w:t>Td</w:t>
            </w:r>
          </w:p>
        </w:tc>
        <w:tc>
          <w:tcPr>
            <w:tcW w:w="2960" w:type="dxa"/>
            <w:tcBorders>
              <w:top w:val="single" w:sz="3" w:space="0" w:color="000000"/>
              <w:left w:val="nil"/>
              <w:bottom w:val="single" w:sz="3" w:space="0" w:color="000000"/>
              <w:right w:val="nil"/>
            </w:tcBorders>
            <w:tcMar>
              <w:top w:w="110" w:type="dxa"/>
              <w:left w:w="80" w:type="dxa"/>
              <w:bottom w:w="70" w:type="dxa"/>
              <w:right w:w="40" w:type="dxa"/>
            </w:tcMar>
          </w:tcPr>
          <w:p w14:paraId="04A2B6BA" w14:textId="77777777" w:rsidR="00F93BCF" w:rsidRDefault="00F93BCF" w:rsidP="00B37EF3">
            <w:pPr>
              <w:pStyle w:val="HeadingRunIn"/>
            </w:pPr>
            <w:r>
              <w:t>10 min</w:t>
            </w:r>
          </w:p>
        </w:tc>
      </w:tr>
      <w:tr w:rsidR="00F93BCF" w14:paraId="3A39DFA8" w14:textId="77777777" w:rsidTr="000E15AD">
        <w:trPr>
          <w:cantSplit/>
          <w:jc w:val="center"/>
        </w:trPr>
        <w:tc>
          <w:tcPr>
            <w:tcW w:w="1980" w:type="dxa"/>
            <w:tcBorders>
              <w:top w:val="single" w:sz="3" w:space="0" w:color="000000"/>
              <w:left w:val="nil"/>
              <w:bottom w:val="single" w:sz="3" w:space="0" w:color="000000"/>
              <w:right w:val="single" w:sz="3" w:space="0" w:color="000000"/>
            </w:tcBorders>
            <w:tcMar>
              <w:top w:w="110" w:type="dxa"/>
              <w:left w:w="80" w:type="dxa"/>
              <w:bottom w:w="70" w:type="dxa"/>
              <w:right w:w="40" w:type="dxa"/>
            </w:tcMar>
          </w:tcPr>
          <w:p w14:paraId="0AE8601D" w14:textId="77777777" w:rsidR="00F93BCF" w:rsidRDefault="00F93BCF" w:rsidP="00B37EF3">
            <w:pPr>
              <w:pStyle w:val="HeadingRunIn"/>
            </w:pPr>
            <w:r>
              <w:t>T</w:t>
            </w:r>
          </w:p>
        </w:tc>
        <w:tc>
          <w:tcPr>
            <w:tcW w:w="2960" w:type="dxa"/>
            <w:tcBorders>
              <w:top w:val="single" w:sz="3" w:space="0" w:color="000000"/>
              <w:left w:val="nil"/>
              <w:bottom w:val="single" w:sz="3" w:space="0" w:color="000000"/>
              <w:right w:val="nil"/>
            </w:tcBorders>
            <w:tcMar>
              <w:top w:w="110" w:type="dxa"/>
              <w:left w:w="80" w:type="dxa"/>
              <w:bottom w:w="70" w:type="dxa"/>
              <w:right w:w="40" w:type="dxa"/>
            </w:tcMar>
          </w:tcPr>
          <w:p w14:paraId="0FBBFF32" w14:textId="77777777" w:rsidR="00F93BCF" w:rsidRDefault="00F93BCF" w:rsidP="00B37EF3">
            <w:pPr>
              <w:pStyle w:val="HeadingRunIn"/>
            </w:pPr>
            <w:r>
              <w:t>2 min</w:t>
            </w:r>
          </w:p>
        </w:tc>
      </w:tr>
      <w:tr w:rsidR="00F93BCF" w14:paraId="7F6C909B" w14:textId="77777777" w:rsidTr="000E15AD">
        <w:trPr>
          <w:cantSplit/>
          <w:jc w:val="center"/>
        </w:trPr>
        <w:tc>
          <w:tcPr>
            <w:tcW w:w="1980" w:type="dxa"/>
            <w:tcBorders>
              <w:top w:val="single" w:sz="3" w:space="0" w:color="000000"/>
              <w:left w:val="nil"/>
              <w:bottom w:val="single" w:sz="3" w:space="0" w:color="000000"/>
              <w:right w:val="single" w:sz="3" w:space="0" w:color="000000"/>
            </w:tcBorders>
            <w:tcMar>
              <w:top w:w="110" w:type="dxa"/>
              <w:left w:w="80" w:type="dxa"/>
              <w:bottom w:w="70" w:type="dxa"/>
              <w:right w:w="40" w:type="dxa"/>
            </w:tcMar>
          </w:tcPr>
          <w:p w14:paraId="5945F63D" w14:textId="77777777" w:rsidR="00F93BCF" w:rsidRDefault="00F93BCF" w:rsidP="00B37EF3">
            <w:pPr>
              <w:pStyle w:val="HeadingRunIn"/>
            </w:pPr>
            <w:r>
              <w:t>I</w:t>
            </w:r>
          </w:p>
        </w:tc>
        <w:tc>
          <w:tcPr>
            <w:tcW w:w="2960" w:type="dxa"/>
            <w:tcBorders>
              <w:top w:val="single" w:sz="3" w:space="0" w:color="000000"/>
              <w:left w:val="nil"/>
              <w:bottom w:val="single" w:sz="3" w:space="0" w:color="000000"/>
              <w:right w:val="nil"/>
            </w:tcBorders>
            <w:tcMar>
              <w:top w:w="110" w:type="dxa"/>
              <w:left w:w="80" w:type="dxa"/>
              <w:bottom w:w="70" w:type="dxa"/>
              <w:right w:w="40" w:type="dxa"/>
            </w:tcMar>
          </w:tcPr>
          <w:p w14:paraId="6C046391" w14:textId="77777777" w:rsidR="00F93BCF" w:rsidRDefault="00F93BCF" w:rsidP="00B37EF3">
            <w:pPr>
              <w:pStyle w:val="HeadingRunIn"/>
            </w:pPr>
            <w:r>
              <w:t>2</w:t>
            </w:r>
          </w:p>
        </w:tc>
      </w:tr>
      <w:tr w:rsidR="00F93BCF" w14:paraId="1CA5ACBC" w14:textId="77777777" w:rsidTr="000E15AD">
        <w:trPr>
          <w:cantSplit/>
          <w:jc w:val="center"/>
        </w:trPr>
        <w:tc>
          <w:tcPr>
            <w:tcW w:w="1980" w:type="dxa"/>
            <w:tcBorders>
              <w:top w:val="single" w:sz="3" w:space="0" w:color="000000"/>
              <w:left w:val="nil"/>
              <w:bottom w:val="single" w:sz="3" w:space="0" w:color="000000"/>
              <w:right w:val="single" w:sz="3" w:space="0" w:color="000000"/>
            </w:tcBorders>
            <w:tcMar>
              <w:top w:w="110" w:type="dxa"/>
              <w:left w:w="80" w:type="dxa"/>
              <w:bottom w:w="70" w:type="dxa"/>
              <w:right w:w="40" w:type="dxa"/>
            </w:tcMar>
          </w:tcPr>
          <w:p w14:paraId="02F48FE9" w14:textId="77777777" w:rsidR="00F93BCF" w:rsidRDefault="00F93BCF" w:rsidP="00B37EF3">
            <w:pPr>
              <w:pStyle w:val="HeadingRunIn"/>
            </w:pPr>
            <w:r>
              <w:t>R</w:t>
            </w:r>
          </w:p>
        </w:tc>
        <w:tc>
          <w:tcPr>
            <w:tcW w:w="2960" w:type="dxa"/>
            <w:tcBorders>
              <w:top w:val="single" w:sz="3" w:space="0" w:color="000000"/>
              <w:left w:val="nil"/>
              <w:bottom w:val="single" w:sz="3" w:space="0" w:color="000000"/>
              <w:right w:val="nil"/>
            </w:tcBorders>
            <w:tcMar>
              <w:top w:w="110" w:type="dxa"/>
              <w:left w:w="80" w:type="dxa"/>
              <w:bottom w:w="70" w:type="dxa"/>
              <w:right w:w="40" w:type="dxa"/>
            </w:tcMar>
          </w:tcPr>
          <w:p w14:paraId="7B418C06" w14:textId="77777777" w:rsidR="00F93BCF" w:rsidRDefault="00F93BCF" w:rsidP="00B37EF3">
            <w:pPr>
              <w:pStyle w:val="HeadingRunIn"/>
            </w:pPr>
            <w:r>
              <w:t>Zone heating SAT requests</w:t>
            </w:r>
          </w:p>
        </w:tc>
      </w:tr>
      <w:tr w:rsidR="00F93BCF" w14:paraId="279D733E" w14:textId="77777777" w:rsidTr="000E15AD">
        <w:trPr>
          <w:cantSplit/>
          <w:jc w:val="center"/>
        </w:trPr>
        <w:tc>
          <w:tcPr>
            <w:tcW w:w="1980" w:type="dxa"/>
            <w:tcBorders>
              <w:top w:val="single" w:sz="3" w:space="0" w:color="000000"/>
              <w:left w:val="nil"/>
              <w:bottom w:val="single" w:sz="3" w:space="0" w:color="000000"/>
              <w:right w:val="single" w:sz="3" w:space="0" w:color="000000"/>
            </w:tcBorders>
            <w:tcMar>
              <w:top w:w="110" w:type="dxa"/>
              <w:left w:w="80" w:type="dxa"/>
              <w:bottom w:w="70" w:type="dxa"/>
              <w:right w:w="40" w:type="dxa"/>
            </w:tcMar>
          </w:tcPr>
          <w:p w14:paraId="1AE057BB" w14:textId="77777777" w:rsidR="00F93BCF" w:rsidRDefault="00F93BCF" w:rsidP="00B37EF3">
            <w:pPr>
              <w:pStyle w:val="HeadingRunIn"/>
            </w:pPr>
            <w:proofErr w:type="spellStart"/>
            <w:r>
              <w:t>SPtrim</w:t>
            </w:r>
            <w:proofErr w:type="spellEnd"/>
          </w:p>
        </w:tc>
        <w:tc>
          <w:tcPr>
            <w:tcW w:w="2960" w:type="dxa"/>
            <w:tcBorders>
              <w:top w:val="single" w:sz="3" w:space="0" w:color="000000"/>
              <w:left w:val="nil"/>
              <w:bottom w:val="single" w:sz="3" w:space="0" w:color="000000"/>
              <w:right w:val="nil"/>
            </w:tcBorders>
            <w:tcMar>
              <w:top w:w="110" w:type="dxa"/>
              <w:left w:w="80" w:type="dxa"/>
              <w:bottom w:w="70" w:type="dxa"/>
              <w:right w:w="40" w:type="dxa"/>
            </w:tcMar>
          </w:tcPr>
          <w:p w14:paraId="2B925396" w14:textId="482D58C3" w:rsidR="00F93BCF" w:rsidRPr="001F0F3B" w:rsidRDefault="001F0F3B" w:rsidP="00B37EF3">
            <w:pPr>
              <w:pStyle w:val="HeadingRunIn"/>
              <w:rPr>
                <w:rStyle w:val="Toggle"/>
                <w:rPrChange w:id="7168" w:author="Titus Ellison" w:date="2022-10-20T13:08:00Z">
                  <w:rPr/>
                </w:rPrChange>
              </w:rPr>
            </w:pPr>
            <w:ins w:id="7169" w:author="Titus Ellison" w:date="2022-10-20T13:08:00Z">
              <w:r w:rsidRPr="001F0F3B">
                <w:rPr>
                  <w:rStyle w:val="Toggle"/>
                  <w:rPrChange w:id="7170" w:author="Titus Ellison" w:date="2022-10-20T13:08:00Z">
                    <w:rPr/>
                  </w:rPrChange>
                </w:rPr>
                <w:t>[UNITS [</w:t>
              </w:r>
            </w:ins>
            <w:r w:rsidR="00F93BCF" w:rsidRPr="001F0F3B">
              <w:rPr>
                <w:rStyle w:val="Toggle"/>
                <w:rPrChange w:id="7171" w:author="Titus Ellison" w:date="2022-10-20T13:08:00Z">
                  <w:rPr/>
                </w:rPrChange>
              </w:rPr>
              <w:t>–0.2°C</w:t>
            </w:r>
            <w:ins w:id="7172" w:author="Titus Ellison" w:date="2022-10-20T13:08:00Z">
              <w:r w:rsidRPr="001F0F3B">
                <w:rPr>
                  <w:rStyle w:val="Toggle"/>
                  <w:rPrChange w:id="7173" w:author="Titus Ellison" w:date="2022-10-20T13:08:00Z">
                    <w:rPr/>
                  </w:rPrChange>
                </w:rPr>
                <w:t>]</w:t>
              </w:r>
            </w:ins>
            <w:r w:rsidR="00F93BCF" w:rsidRPr="001F0F3B">
              <w:rPr>
                <w:rStyle w:val="Toggle"/>
                <w:rPrChange w:id="7174" w:author="Titus Ellison" w:date="2022-10-20T13:08:00Z">
                  <w:rPr/>
                </w:rPrChange>
              </w:rPr>
              <w:t xml:space="preserve"> </w:t>
            </w:r>
            <w:ins w:id="7175" w:author="Titus Ellison" w:date="2022-10-20T13:08:00Z">
              <w:r w:rsidRPr="001F0F3B">
                <w:rPr>
                  <w:rStyle w:val="Toggle"/>
                  <w:rPrChange w:id="7176" w:author="Titus Ellison" w:date="2022-10-20T13:08:00Z">
                    <w:rPr/>
                  </w:rPrChange>
                </w:rPr>
                <w:t>[</w:t>
              </w:r>
            </w:ins>
            <w:del w:id="7177" w:author="Titus Ellison" w:date="2022-10-20T13:08:00Z">
              <w:r w:rsidR="00F93BCF" w:rsidRPr="001F0F3B" w:rsidDel="001F0F3B">
                <w:rPr>
                  <w:rStyle w:val="Toggle"/>
                  <w:rPrChange w:id="7178" w:author="Titus Ellison" w:date="2022-10-20T13:08:00Z">
                    <w:rPr/>
                  </w:rPrChange>
                </w:rPr>
                <w:delText>(</w:delText>
              </w:r>
            </w:del>
            <w:r w:rsidR="00F93BCF" w:rsidRPr="001F0F3B">
              <w:rPr>
                <w:rStyle w:val="Toggle"/>
                <w:rPrChange w:id="7179" w:author="Titus Ellison" w:date="2022-10-20T13:08:00Z">
                  <w:rPr/>
                </w:rPrChange>
              </w:rPr>
              <w:t>–0.4°F</w:t>
            </w:r>
            <w:ins w:id="7180" w:author="Titus Ellison" w:date="2022-10-20T13:08:00Z">
              <w:r w:rsidRPr="001F0F3B">
                <w:rPr>
                  <w:rStyle w:val="Toggle"/>
                  <w:rPrChange w:id="7181" w:author="Titus Ellison" w:date="2022-10-20T13:08:00Z">
                    <w:rPr/>
                  </w:rPrChange>
                </w:rPr>
                <w:t>]]</w:t>
              </w:r>
            </w:ins>
            <w:del w:id="7182" w:author="Titus Ellison" w:date="2022-10-20T13:08:00Z">
              <w:r w:rsidR="00F93BCF" w:rsidRPr="001F0F3B" w:rsidDel="001F0F3B">
                <w:rPr>
                  <w:rStyle w:val="Toggle"/>
                  <w:rPrChange w:id="7183" w:author="Titus Ellison" w:date="2022-10-20T13:08:00Z">
                    <w:rPr/>
                  </w:rPrChange>
                </w:rPr>
                <w:delText>)</w:delText>
              </w:r>
            </w:del>
          </w:p>
        </w:tc>
      </w:tr>
      <w:tr w:rsidR="00F93BCF" w14:paraId="6378365C" w14:textId="77777777" w:rsidTr="000E15AD">
        <w:trPr>
          <w:cantSplit/>
          <w:jc w:val="center"/>
        </w:trPr>
        <w:tc>
          <w:tcPr>
            <w:tcW w:w="1980" w:type="dxa"/>
            <w:tcBorders>
              <w:top w:val="single" w:sz="3" w:space="0" w:color="000000"/>
              <w:left w:val="nil"/>
              <w:bottom w:val="single" w:sz="3" w:space="0" w:color="000000"/>
              <w:right w:val="single" w:sz="3" w:space="0" w:color="000000"/>
            </w:tcBorders>
            <w:tcMar>
              <w:top w:w="110" w:type="dxa"/>
              <w:left w:w="80" w:type="dxa"/>
              <w:bottom w:w="70" w:type="dxa"/>
              <w:right w:w="40" w:type="dxa"/>
            </w:tcMar>
          </w:tcPr>
          <w:p w14:paraId="5E5ACB84" w14:textId="77777777" w:rsidR="00F93BCF" w:rsidRDefault="00F93BCF" w:rsidP="00B37EF3">
            <w:pPr>
              <w:pStyle w:val="HeadingRunIn"/>
            </w:pPr>
            <w:proofErr w:type="spellStart"/>
            <w:r>
              <w:t>SPres</w:t>
            </w:r>
            <w:proofErr w:type="spellEnd"/>
          </w:p>
        </w:tc>
        <w:tc>
          <w:tcPr>
            <w:tcW w:w="2960" w:type="dxa"/>
            <w:tcBorders>
              <w:top w:val="single" w:sz="3" w:space="0" w:color="000000"/>
              <w:left w:val="nil"/>
              <w:bottom w:val="single" w:sz="3" w:space="0" w:color="000000"/>
              <w:right w:val="nil"/>
            </w:tcBorders>
            <w:tcMar>
              <w:top w:w="110" w:type="dxa"/>
              <w:left w:w="80" w:type="dxa"/>
              <w:bottom w:w="70" w:type="dxa"/>
              <w:right w:w="40" w:type="dxa"/>
            </w:tcMar>
          </w:tcPr>
          <w:p w14:paraId="5C3E776B" w14:textId="178046BF" w:rsidR="00F93BCF" w:rsidRPr="001F0F3B" w:rsidRDefault="001F0F3B" w:rsidP="00B37EF3">
            <w:pPr>
              <w:pStyle w:val="HeadingRunIn"/>
              <w:rPr>
                <w:rStyle w:val="Toggle"/>
                <w:rPrChange w:id="7184" w:author="Titus Ellison" w:date="2022-10-20T13:09:00Z">
                  <w:rPr/>
                </w:rPrChange>
              </w:rPr>
            </w:pPr>
            <w:ins w:id="7185" w:author="Titus Ellison" w:date="2022-10-20T13:08:00Z">
              <w:r w:rsidRPr="001F0F3B">
                <w:rPr>
                  <w:rStyle w:val="Toggle"/>
                  <w:rPrChange w:id="7186" w:author="Titus Ellison" w:date="2022-10-20T13:09:00Z">
                    <w:rPr/>
                  </w:rPrChange>
                </w:rPr>
                <w:t>[UNITS [</w:t>
              </w:r>
            </w:ins>
            <w:r w:rsidR="00F93BCF" w:rsidRPr="001F0F3B">
              <w:rPr>
                <w:rStyle w:val="Toggle"/>
                <w:rPrChange w:id="7187" w:author="Titus Ellison" w:date="2022-10-20T13:09:00Z">
                  <w:rPr/>
                </w:rPrChange>
              </w:rPr>
              <w:t>+0.3°C</w:t>
            </w:r>
            <w:ins w:id="7188" w:author="Titus Ellison" w:date="2022-10-20T13:09:00Z">
              <w:r w:rsidRPr="001F0F3B">
                <w:rPr>
                  <w:rStyle w:val="Toggle"/>
                  <w:rPrChange w:id="7189" w:author="Titus Ellison" w:date="2022-10-20T13:09:00Z">
                    <w:rPr/>
                  </w:rPrChange>
                </w:rPr>
                <w:t>]</w:t>
              </w:r>
            </w:ins>
            <w:r w:rsidR="00F93BCF" w:rsidRPr="001F0F3B">
              <w:rPr>
                <w:rStyle w:val="Toggle"/>
                <w:rPrChange w:id="7190" w:author="Titus Ellison" w:date="2022-10-20T13:09:00Z">
                  <w:rPr/>
                </w:rPrChange>
              </w:rPr>
              <w:t xml:space="preserve"> </w:t>
            </w:r>
            <w:ins w:id="7191" w:author="Titus Ellison" w:date="2022-10-20T13:09:00Z">
              <w:r w:rsidRPr="001F0F3B">
                <w:rPr>
                  <w:rStyle w:val="Toggle"/>
                  <w:rPrChange w:id="7192" w:author="Titus Ellison" w:date="2022-10-20T13:09:00Z">
                    <w:rPr/>
                  </w:rPrChange>
                </w:rPr>
                <w:t>[</w:t>
              </w:r>
            </w:ins>
            <w:del w:id="7193" w:author="Titus Ellison" w:date="2022-10-20T13:09:00Z">
              <w:r w:rsidR="00F93BCF" w:rsidRPr="001F0F3B" w:rsidDel="001F0F3B">
                <w:rPr>
                  <w:rStyle w:val="Toggle"/>
                  <w:rPrChange w:id="7194" w:author="Titus Ellison" w:date="2022-10-20T13:09:00Z">
                    <w:rPr/>
                  </w:rPrChange>
                </w:rPr>
                <w:delText>(</w:delText>
              </w:r>
            </w:del>
            <w:r w:rsidR="00F93BCF" w:rsidRPr="001F0F3B">
              <w:rPr>
                <w:rStyle w:val="Toggle"/>
                <w:rPrChange w:id="7195" w:author="Titus Ellison" w:date="2022-10-20T13:09:00Z">
                  <w:rPr/>
                </w:rPrChange>
              </w:rPr>
              <w:t>+0.6°F</w:t>
            </w:r>
            <w:ins w:id="7196" w:author="Titus Ellison" w:date="2022-10-20T13:09:00Z">
              <w:r w:rsidRPr="001F0F3B">
                <w:rPr>
                  <w:rStyle w:val="Toggle"/>
                  <w:rPrChange w:id="7197" w:author="Titus Ellison" w:date="2022-10-20T13:09:00Z">
                    <w:rPr/>
                  </w:rPrChange>
                </w:rPr>
                <w:t>]]</w:t>
              </w:r>
            </w:ins>
            <w:del w:id="7198" w:author="Titus Ellison" w:date="2022-10-20T13:09:00Z">
              <w:r w:rsidR="00F93BCF" w:rsidRPr="001F0F3B" w:rsidDel="001F0F3B">
                <w:rPr>
                  <w:rStyle w:val="Toggle"/>
                  <w:rPrChange w:id="7199" w:author="Titus Ellison" w:date="2022-10-20T13:09:00Z">
                    <w:rPr/>
                  </w:rPrChange>
                </w:rPr>
                <w:delText>)</w:delText>
              </w:r>
            </w:del>
          </w:p>
        </w:tc>
      </w:tr>
      <w:tr w:rsidR="00F93BCF" w14:paraId="60D112DD" w14:textId="77777777" w:rsidTr="000E15AD">
        <w:trPr>
          <w:cantSplit/>
          <w:jc w:val="center"/>
        </w:trPr>
        <w:tc>
          <w:tcPr>
            <w:tcW w:w="1980" w:type="dxa"/>
            <w:tcBorders>
              <w:top w:val="single" w:sz="3" w:space="0" w:color="000000"/>
              <w:left w:val="nil"/>
              <w:bottom w:val="single" w:sz="16" w:space="0" w:color="000000"/>
              <w:right w:val="single" w:sz="3" w:space="0" w:color="000000"/>
            </w:tcBorders>
            <w:tcMar>
              <w:top w:w="110" w:type="dxa"/>
              <w:left w:w="80" w:type="dxa"/>
              <w:bottom w:w="70" w:type="dxa"/>
              <w:right w:w="40" w:type="dxa"/>
            </w:tcMar>
          </w:tcPr>
          <w:p w14:paraId="15CA563E" w14:textId="77777777" w:rsidR="00F93BCF" w:rsidRDefault="00F93BCF" w:rsidP="00B37EF3">
            <w:pPr>
              <w:pStyle w:val="HeadingRunIn"/>
            </w:pPr>
            <w:proofErr w:type="spellStart"/>
            <w:r>
              <w:t>SPres</w:t>
            </w:r>
            <w:proofErr w:type="spellEnd"/>
            <w:r>
              <w:t>-max</w:t>
            </w:r>
          </w:p>
        </w:tc>
        <w:tc>
          <w:tcPr>
            <w:tcW w:w="2960" w:type="dxa"/>
            <w:tcBorders>
              <w:top w:val="single" w:sz="3" w:space="0" w:color="000000"/>
              <w:left w:val="nil"/>
              <w:bottom w:val="single" w:sz="16" w:space="0" w:color="000000"/>
              <w:right w:val="nil"/>
            </w:tcBorders>
            <w:tcMar>
              <w:top w:w="110" w:type="dxa"/>
              <w:left w:w="80" w:type="dxa"/>
              <w:bottom w:w="70" w:type="dxa"/>
              <w:right w:w="40" w:type="dxa"/>
            </w:tcMar>
          </w:tcPr>
          <w:p w14:paraId="0E5B54CE" w14:textId="2DEB1B98" w:rsidR="00F93BCF" w:rsidRPr="001F0F3B" w:rsidRDefault="001F0F3B" w:rsidP="00B37EF3">
            <w:pPr>
              <w:pStyle w:val="HeadingRunIn"/>
              <w:rPr>
                <w:rStyle w:val="Toggle"/>
                <w:rPrChange w:id="7200" w:author="Titus Ellison" w:date="2022-10-20T13:09:00Z">
                  <w:rPr/>
                </w:rPrChange>
              </w:rPr>
            </w:pPr>
            <w:ins w:id="7201" w:author="Titus Ellison" w:date="2022-10-20T13:09:00Z">
              <w:r w:rsidRPr="001F0F3B">
                <w:rPr>
                  <w:rStyle w:val="Toggle"/>
                  <w:rPrChange w:id="7202" w:author="Titus Ellison" w:date="2022-10-20T13:09:00Z">
                    <w:rPr/>
                  </w:rPrChange>
                </w:rPr>
                <w:t>[UNITS [</w:t>
              </w:r>
            </w:ins>
            <w:r w:rsidR="00F93BCF" w:rsidRPr="001F0F3B">
              <w:rPr>
                <w:rStyle w:val="Toggle"/>
                <w:rPrChange w:id="7203" w:author="Titus Ellison" w:date="2022-10-20T13:09:00Z">
                  <w:rPr/>
                </w:rPrChange>
              </w:rPr>
              <w:t>+0.8°C</w:t>
            </w:r>
            <w:ins w:id="7204" w:author="Titus Ellison" w:date="2022-10-20T13:09:00Z">
              <w:r w:rsidRPr="001F0F3B">
                <w:rPr>
                  <w:rStyle w:val="Toggle"/>
                  <w:rPrChange w:id="7205" w:author="Titus Ellison" w:date="2022-10-20T13:09:00Z">
                    <w:rPr/>
                  </w:rPrChange>
                </w:rPr>
                <w:t>]</w:t>
              </w:r>
            </w:ins>
            <w:r w:rsidR="00F93BCF" w:rsidRPr="001F0F3B">
              <w:rPr>
                <w:rStyle w:val="Toggle"/>
                <w:rPrChange w:id="7206" w:author="Titus Ellison" w:date="2022-10-20T13:09:00Z">
                  <w:rPr/>
                </w:rPrChange>
              </w:rPr>
              <w:t xml:space="preserve"> </w:t>
            </w:r>
            <w:ins w:id="7207" w:author="Titus Ellison" w:date="2022-10-20T13:09:00Z">
              <w:r w:rsidRPr="001F0F3B">
                <w:rPr>
                  <w:rStyle w:val="Toggle"/>
                  <w:rPrChange w:id="7208" w:author="Titus Ellison" w:date="2022-10-20T13:09:00Z">
                    <w:rPr/>
                  </w:rPrChange>
                </w:rPr>
                <w:t>[</w:t>
              </w:r>
            </w:ins>
            <w:del w:id="7209" w:author="Titus Ellison" w:date="2022-10-20T13:09:00Z">
              <w:r w:rsidR="00F93BCF" w:rsidRPr="001F0F3B" w:rsidDel="001F0F3B">
                <w:rPr>
                  <w:rStyle w:val="Toggle"/>
                  <w:rPrChange w:id="7210" w:author="Titus Ellison" w:date="2022-10-20T13:09:00Z">
                    <w:rPr/>
                  </w:rPrChange>
                </w:rPr>
                <w:delText>(</w:delText>
              </w:r>
            </w:del>
            <w:r w:rsidR="00F93BCF" w:rsidRPr="001F0F3B">
              <w:rPr>
                <w:rStyle w:val="Toggle"/>
                <w:rPrChange w:id="7211" w:author="Titus Ellison" w:date="2022-10-20T13:09:00Z">
                  <w:rPr/>
                </w:rPrChange>
              </w:rPr>
              <w:t>+1.4°F</w:t>
            </w:r>
            <w:ins w:id="7212" w:author="Titus Ellison" w:date="2022-10-20T13:09:00Z">
              <w:r w:rsidRPr="001F0F3B">
                <w:rPr>
                  <w:rStyle w:val="Toggle"/>
                  <w:rPrChange w:id="7213" w:author="Titus Ellison" w:date="2022-10-20T13:09:00Z">
                    <w:rPr/>
                  </w:rPrChange>
                </w:rPr>
                <w:t>]]</w:t>
              </w:r>
            </w:ins>
            <w:del w:id="7214" w:author="Titus Ellison" w:date="2022-10-20T13:09:00Z">
              <w:r w:rsidR="00F93BCF" w:rsidRPr="001F0F3B" w:rsidDel="001F0F3B">
                <w:rPr>
                  <w:rStyle w:val="Toggle"/>
                  <w:rPrChange w:id="7215" w:author="Titus Ellison" w:date="2022-10-20T13:09:00Z">
                    <w:rPr/>
                  </w:rPrChange>
                </w:rPr>
                <w:delText>)</w:delText>
              </w:r>
            </w:del>
          </w:p>
        </w:tc>
      </w:tr>
    </w:tbl>
    <w:p w14:paraId="4FCD92AF" w14:textId="77777777" w:rsidR="00F93BCF" w:rsidRPr="00D761DB" w:rsidRDefault="00F93BCF" w:rsidP="00F93BCF"/>
    <w:p w14:paraId="67CB94B8" w14:textId="6FD0D86B" w:rsidR="009045A3" w:rsidRDefault="009045A3" w:rsidP="007C1423">
      <w:pPr>
        <w:pStyle w:val="Heading5"/>
      </w:pPr>
      <w:r>
        <w:t xml:space="preserve">During </w:t>
      </w:r>
      <w:r w:rsidR="005474F7">
        <w:t xml:space="preserve">Warmup Mode </w:t>
      </w:r>
      <w:r>
        <w:t xml:space="preserve">and </w:t>
      </w:r>
      <w:r w:rsidR="005474F7">
        <w:t>Setback Mode</w:t>
      </w:r>
      <w:r>
        <w:t>.</w:t>
      </w:r>
      <w:r w:rsidRPr="00FB4192">
        <w:rPr>
          <w:b/>
          <w:bCs/>
        </w:rPr>
        <w:t xml:space="preserve"> </w:t>
      </w:r>
      <w:r w:rsidR="00D21A33">
        <w:t>Setpoint</w:t>
      </w:r>
      <w:r>
        <w:t xml:space="preserve"> shall be </w:t>
      </w:r>
      <w:proofErr w:type="spellStart"/>
      <w:r>
        <w:t>Max_HtgSAT</w:t>
      </w:r>
      <w:proofErr w:type="spellEnd"/>
      <w:r>
        <w:t>.</w:t>
      </w:r>
    </w:p>
    <w:p w14:paraId="081549CA" w14:textId="0978505D" w:rsidR="009045A3" w:rsidRDefault="009045A3" w:rsidP="0087618D">
      <w:pPr>
        <w:pStyle w:val="Heading4"/>
      </w:pPr>
      <w:r>
        <w:t xml:space="preserve">Supply air temperature shall be maintained at </w:t>
      </w:r>
      <w:r w:rsidR="00D21A33">
        <w:t>setpoint</w:t>
      </w:r>
      <w:r>
        <w:t xml:space="preserve"> by a PID loop modulating the heating coil.</w:t>
      </w:r>
    </w:p>
    <w:p w14:paraId="33BC6FEC" w14:textId="77777777" w:rsidR="009045A3" w:rsidRPr="00BC7581" w:rsidRDefault="009045A3" w:rsidP="0087618D">
      <w:pPr>
        <w:pStyle w:val="Heading3"/>
      </w:pPr>
      <w:r w:rsidRPr="00BC7581">
        <w:t>Alarms</w:t>
      </w:r>
    </w:p>
    <w:p w14:paraId="5F1E8AA6" w14:textId="77777777" w:rsidR="009045A3" w:rsidRPr="00BC7581" w:rsidRDefault="009045A3" w:rsidP="0087618D">
      <w:pPr>
        <w:pStyle w:val="Heading4"/>
      </w:pPr>
      <w:r>
        <w:t>Maintenance interval alarm when fan has operated for more than 1500 hours: Level 4.</w:t>
      </w:r>
      <w:r w:rsidRPr="00BC7581">
        <w:t xml:space="preserve"> Reset interval counter when alarm is acknowledged.</w:t>
      </w:r>
    </w:p>
    <w:p w14:paraId="31B9DAF2" w14:textId="77777777" w:rsidR="009045A3" w:rsidRPr="00BC7581" w:rsidRDefault="009045A3" w:rsidP="0087618D">
      <w:pPr>
        <w:pStyle w:val="Heading4"/>
      </w:pPr>
      <w:r w:rsidRPr="00BC7581">
        <w:t>Fan alarm is indicated by the status being different from the command for a period of 15 seconds.</w:t>
      </w:r>
    </w:p>
    <w:p w14:paraId="42114B2F" w14:textId="77777777" w:rsidR="009045A3" w:rsidRDefault="009045A3" w:rsidP="007C1423">
      <w:pPr>
        <w:pStyle w:val="Heading5"/>
      </w:pPr>
      <w:r w:rsidRPr="00BC7581">
        <w:t xml:space="preserve">Commanded </w:t>
      </w:r>
      <w:r w:rsidRPr="00BC7581">
        <w:rPr>
          <w:smallCaps/>
        </w:rPr>
        <w:t>on</w:t>
      </w:r>
      <w:r w:rsidRPr="00BC7581">
        <w:t xml:space="preserve">, status </w:t>
      </w:r>
      <w:r w:rsidRPr="00BC7581">
        <w:rPr>
          <w:smallCaps/>
        </w:rPr>
        <w:t>off</w:t>
      </w:r>
      <w:r w:rsidRPr="00BC7581">
        <w:t xml:space="preserve">: </w:t>
      </w:r>
      <w:r>
        <w:t>Level 2</w:t>
      </w:r>
    </w:p>
    <w:p w14:paraId="2C7E18AD" w14:textId="77777777" w:rsidR="009045A3" w:rsidRDefault="009045A3" w:rsidP="007C1423">
      <w:pPr>
        <w:pStyle w:val="Heading5"/>
      </w:pPr>
      <w:r>
        <w:t xml:space="preserve">Commanded </w:t>
      </w:r>
      <w:r>
        <w:rPr>
          <w:smallCaps/>
        </w:rPr>
        <w:t>off</w:t>
      </w:r>
      <w:r>
        <w:t xml:space="preserve">, status </w:t>
      </w:r>
      <w:r>
        <w:rPr>
          <w:smallCaps/>
        </w:rPr>
        <w:t>on</w:t>
      </w:r>
      <w:r>
        <w:t>: Level 4</w:t>
      </w:r>
    </w:p>
    <w:p w14:paraId="7C856D13" w14:textId="1A4EC1AF" w:rsidR="009045A3" w:rsidRPr="00BC7581" w:rsidRDefault="009045A3" w:rsidP="0087618D">
      <w:pPr>
        <w:pStyle w:val="Heading4"/>
      </w:pPr>
      <w:r w:rsidRPr="00B87A61">
        <w:rPr>
          <w:rFonts w:cs="Times New Roman PS MT"/>
          <w:bCs/>
          <w:szCs w:val="20"/>
        </w:rPr>
        <w:t xml:space="preserve">Filter pressure drop exceeds </w:t>
      </w:r>
      <w:r w:rsidR="001023CA">
        <w:t>the larger of the alarm limit</w:t>
      </w:r>
      <w:r w:rsidR="001023CA" w:rsidRPr="00CB7DF0">
        <w:t xml:space="preserve"> or </w:t>
      </w:r>
      <w:ins w:id="7216" w:author="Titus Ellison" w:date="2022-10-20T13:09:00Z">
        <w:r w:rsidR="001F0F3B" w:rsidRPr="001F0F3B">
          <w:rPr>
            <w:rStyle w:val="Toggle"/>
            <w:rPrChange w:id="7217" w:author="Titus Ellison" w:date="2022-10-20T13:09:00Z">
              <w:rPr/>
            </w:rPrChange>
          </w:rPr>
          <w:t>[UNITS [</w:t>
        </w:r>
      </w:ins>
      <w:r w:rsidR="001023CA" w:rsidRPr="001F0F3B">
        <w:rPr>
          <w:rStyle w:val="Toggle"/>
          <w:rPrChange w:id="7218" w:author="Titus Ellison" w:date="2022-10-20T13:09:00Z">
            <w:rPr/>
          </w:rPrChange>
        </w:rPr>
        <w:t>12.5 Pa</w:t>
      </w:r>
      <w:ins w:id="7219" w:author="Titus Ellison" w:date="2022-10-20T13:09:00Z">
        <w:r w:rsidR="001F0F3B" w:rsidRPr="001F0F3B">
          <w:rPr>
            <w:rStyle w:val="Toggle"/>
            <w:rPrChange w:id="7220" w:author="Titus Ellison" w:date="2022-10-20T13:09:00Z">
              <w:rPr/>
            </w:rPrChange>
          </w:rPr>
          <w:t>]</w:t>
        </w:r>
      </w:ins>
      <w:r w:rsidR="001023CA" w:rsidRPr="001F0F3B">
        <w:rPr>
          <w:rStyle w:val="Toggle"/>
          <w:rPrChange w:id="7221" w:author="Titus Ellison" w:date="2022-10-20T13:09:00Z">
            <w:rPr/>
          </w:rPrChange>
        </w:rPr>
        <w:t xml:space="preserve"> </w:t>
      </w:r>
      <w:ins w:id="7222" w:author="Titus Ellison" w:date="2022-10-20T13:09:00Z">
        <w:r w:rsidR="001F0F3B" w:rsidRPr="001F0F3B">
          <w:rPr>
            <w:rStyle w:val="Toggle"/>
            <w:rPrChange w:id="7223" w:author="Titus Ellison" w:date="2022-10-20T13:09:00Z">
              <w:rPr/>
            </w:rPrChange>
          </w:rPr>
          <w:t>[</w:t>
        </w:r>
      </w:ins>
      <w:del w:id="7224" w:author="Titus Ellison" w:date="2022-10-20T13:09:00Z">
        <w:r w:rsidR="001023CA" w:rsidRPr="001F0F3B" w:rsidDel="001F0F3B">
          <w:rPr>
            <w:rStyle w:val="Toggle"/>
            <w:rPrChange w:id="7225" w:author="Titus Ellison" w:date="2022-10-20T13:09:00Z">
              <w:rPr/>
            </w:rPrChange>
          </w:rPr>
          <w:delText>(</w:delText>
        </w:r>
      </w:del>
      <w:r w:rsidR="001023CA" w:rsidRPr="001F0F3B">
        <w:rPr>
          <w:rStyle w:val="Toggle"/>
          <w:rPrChange w:id="7226" w:author="Titus Ellison" w:date="2022-10-20T13:09:00Z">
            <w:rPr/>
          </w:rPrChange>
        </w:rPr>
        <w:t>0.05”</w:t>
      </w:r>
      <w:ins w:id="7227" w:author="Titus Ellison" w:date="2022-10-20T13:09:00Z">
        <w:r w:rsidR="001F0F3B" w:rsidRPr="001F0F3B">
          <w:rPr>
            <w:rStyle w:val="Toggle"/>
            <w:rPrChange w:id="7228" w:author="Titus Ellison" w:date="2022-10-20T13:09:00Z">
              <w:rPr/>
            </w:rPrChange>
          </w:rPr>
          <w:t>]]</w:t>
        </w:r>
      </w:ins>
      <w:del w:id="7229" w:author="Titus Ellison" w:date="2022-10-20T13:09:00Z">
        <w:r w:rsidR="001023CA" w:rsidRPr="00CB7DF0" w:rsidDel="001F0F3B">
          <w:delText>)</w:delText>
        </w:r>
      </w:del>
      <w:r w:rsidR="001023CA" w:rsidRPr="00CB7DF0">
        <w:t xml:space="preserve"> for 10 minutes when airflow (expressed as a percentage of design airflow or design speed if total airflow is not known) exceeds 20%</w:t>
      </w:r>
      <w:r w:rsidRPr="00B87A61">
        <w:rPr>
          <w:rFonts w:cs="Times New Roman PS MT"/>
          <w:bCs/>
          <w:szCs w:val="20"/>
        </w:rPr>
        <w:t>: Level 4.</w:t>
      </w:r>
      <w:r w:rsidRPr="00BC7581">
        <w:t xml:space="preserve"> The alarm limit shall vary with total airflow (if available; use fan speed if total airflow is not known) as follows:</w:t>
      </w:r>
    </w:p>
    <w:p w14:paraId="72429C76" w14:textId="77777777" w:rsidR="00510D3F" w:rsidRPr="00E6225C" w:rsidRDefault="00510D3F" w:rsidP="00510D3F">
      <w:pPr>
        <w:jc w:val="center"/>
      </w:pPr>
      <m:oMathPara>
        <m:oMath>
          <m:r>
            <w:rPr>
              <w:rFonts w:ascii="Cambria Math"/>
            </w:rPr>
            <m:t>D</m:t>
          </m:r>
          <m:sSub>
            <m:sSubPr>
              <m:ctrlPr>
                <w:rPr>
                  <w:rFonts w:ascii="Cambria Math" w:hAnsi="Cambria Math"/>
                  <w:i/>
                </w:rPr>
              </m:ctrlPr>
            </m:sSubPr>
            <m:e>
              <m:r>
                <w:rPr>
                  <w:rFonts w:ascii="Cambria Math"/>
                </w:rPr>
                <m:t>P</m:t>
              </m:r>
            </m:e>
            <m:sub>
              <m:r>
                <w:rPr>
                  <w:rFonts w:ascii="Cambria Math"/>
                </w:rPr>
                <m:t>x</m:t>
              </m:r>
            </m:sub>
          </m:sSub>
          <m:r>
            <w:rPr>
              <w:rFonts w:ascii="Cambria Math"/>
            </w:rPr>
            <m:t>=D</m:t>
          </m:r>
          <m:sSub>
            <m:sSubPr>
              <m:ctrlPr>
                <w:rPr>
                  <w:rFonts w:ascii="Cambria Math" w:hAnsi="Cambria Math"/>
                  <w:i/>
                </w:rPr>
              </m:ctrlPr>
            </m:sSubPr>
            <m:e>
              <m:r>
                <w:rPr>
                  <w:rFonts w:ascii="Cambria Math"/>
                </w:rPr>
                <m:t>P</m:t>
              </m:r>
            </m:e>
            <m:sub>
              <m:r>
                <w:rPr>
                  <w:rFonts w:ascii="Cambria Math"/>
                </w:rPr>
                <m:t>100</m:t>
              </m:r>
            </m:sub>
          </m:sSub>
          <m:sSup>
            <m:sSupPr>
              <m:ctrlPr>
                <w:rPr>
                  <w:rFonts w:ascii="Cambria Math" w:hAnsi="Cambria Math"/>
                  <w:i/>
                </w:rPr>
              </m:ctrlPr>
            </m:sSupPr>
            <m:e>
              <m:d>
                <m:dPr>
                  <m:ctrlPr>
                    <w:rPr>
                      <w:rFonts w:ascii="Cambria Math" w:hAnsi="Cambria Math"/>
                      <w:i/>
                    </w:rPr>
                  </m:ctrlPr>
                </m:dPr>
                <m:e>
                  <m:r>
                    <w:rPr>
                      <w:rFonts w:ascii="Cambria Math"/>
                    </w:rPr>
                    <m:t>x</m:t>
                  </m:r>
                </m:e>
              </m:d>
            </m:e>
            <m:sup>
              <m:r>
                <w:rPr>
                  <w:rFonts w:ascii="Cambria Math"/>
                </w:rPr>
                <m:t>1.4</m:t>
              </m:r>
            </m:sup>
          </m:sSup>
        </m:oMath>
      </m:oMathPara>
    </w:p>
    <w:p w14:paraId="5C2BD38A" w14:textId="4953D4D2" w:rsidR="00400C34" w:rsidRPr="00C23A1B" w:rsidRDefault="00400C34" w:rsidP="00400C34">
      <w:pPr>
        <w:spacing w:after="240"/>
        <w:ind w:left="990"/>
        <w:jc w:val="both"/>
        <w:outlineLvl w:val="2"/>
      </w:pPr>
      <w:r w:rsidRPr="00BC7581">
        <w:t>where DP100 is the high</w:t>
      </w:r>
      <w:r>
        <w:t xml:space="preserve">-limit pressure drop at design airflow (determine limit from filter manufacturer) and </w:t>
      </w:r>
      <w:proofErr w:type="spellStart"/>
      <w:r>
        <w:t>DPx</w:t>
      </w:r>
      <w:proofErr w:type="spellEnd"/>
      <w:r>
        <w:t xml:space="preserve"> is the high limit at the current airflow rate x (expressed as a fraction). For instance, the </w:t>
      </w:r>
      <w:r w:rsidR="00D21A33">
        <w:t>setpoint</w:t>
      </w:r>
      <w:r>
        <w:t xml:space="preserve"> at 50% of design airflow would be (0.5)</w:t>
      </w:r>
      <w:r>
        <w:rPr>
          <w:vertAlign w:val="superscript"/>
        </w:rPr>
        <w:t>1.4</w:t>
      </w:r>
      <w:r>
        <w:t>, or 38% of the design high-limit pressure drop.</w:t>
      </w:r>
      <w:r w:rsidR="000F103B" w:rsidRPr="000F103B">
        <w:t xml:space="preserve"> </w:t>
      </w:r>
      <w:r w:rsidR="000F103B" w:rsidRPr="00400C34">
        <w:t xml:space="preserve">See </w:t>
      </w:r>
      <w:r w:rsidR="000F103B">
        <w:t xml:space="preserve">Section </w:t>
      </w:r>
      <w:r w:rsidR="000F103B">
        <w:fldChar w:fldCharType="begin"/>
      </w:r>
      <w:r w:rsidR="000F103B">
        <w:instrText xml:space="preserve"> REF _Ref38873332 \r \h </w:instrText>
      </w:r>
      <w:r w:rsidR="000F103B">
        <w:fldChar w:fldCharType="separate"/>
      </w:r>
      <w:r w:rsidR="0037258A">
        <w:t>3.1.5.2</w:t>
      </w:r>
      <w:r w:rsidR="000F103B">
        <w:fldChar w:fldCharType="end"/>
      </w:r>
      <w:r w:rsidR="000F103B" w:rsidRPr="00400C34">
        <w:t xml:space="preserve"> for DP100.</w:t>
      </w:r>
    </w:p>
    <w:p w14:paraId="185F3E09" w14:textId="77777777" w:rsidR="00400C34" w:rsidRPr="00400C34" w:rsidRDefault="00400C34" w:rsidP="00400C34">
      <w:pPr>
        <w:pStyle w:val="Infobox"/>
      </w:pPr>
      <w:r w:rsidRPr="00400C34">
        <w:t>The constant value threshold for the filter pressure drop alarm is a function of the transducer and A/D converter used to measure filter differential pressure.  The value used shall be determined as the minimum accuracy of the transducer and A/D converter combination.</w:t>
      </w:r>
    </w:p>
    <w:p w14:paraId="33C77542" w14:textId="5E56198F" w:rsidR="009045A3" w:rsidRPr="00BC7581" w:rsidRDefault="005D01A4" w:rsidP="009E53CE">
      <w:pPr>
        <w:pStyle w:val="Heading3"/>
        <w:pageBreakBefore/>
        <w:ind w:left="806" w:hanging="806"/>
      </w:pPr>
      <w:ins w:id="7230" w:author="Reece Kiriu" w:date="2022-12-07T12:32:00Z">
        <w:r w:rsidRPr="005D01A4">
          <w:rPr>
            <w:rStyle w:val="Toggle"/>
            <w:rPrChange w:id="7231" w:author="Reece Kiriu" w:date="2022-12-07T12:33:00Z">
              <w:rPr/>
            </w:rPrChange>
          </w:rPr>
          <w:lastRenderedPageBreak/>
          <w:t>[DELETE</w:t>
        </w:r>
      </w:ins>
      <w:ins w:id="7232" w:author="Reece Kiriu" w:date="2022-12-07T12:33:00Z">
        <w:r w:rsidRPr="005D01A4">
          <w:rPr>
            <w:rStyle w:val="Toggle"/>
            <w:rPrChange w:id="7233" w:author="Reece Kiriu" w:date="2022-12-07T12:33:00Z">
              <w:rPr/>
            </w:rPrChange>
          </w:rPr>
          <w:t>]</w:t>
        </w:r>
      </w:ins>
      <w:r w:rsidR="009045A3" w:rsidRPr="00BC7581">
        <w:t>Automatic Fault Detection and Diagnostics</w:t>
      </w:r>
    </w:p>
    <w:p w14:paraId="05EA4291" w14:textId="5C686AF2" w:rsidR="009045A3" w:rsidRDefault="009045A3" w:rsidP="00B37EF3">
      <w:pPr>
        <w:pStyle w:val="Infobox"/>
      </w:pPr>
      <w:r>
        <w:t>The AFDD routines for AHUs continually assess AHU performance by comparing the values of BAS inputs and outputs to a subset of potential fault conditions. Time delays are applied to the evaluation and reporting of fault conditions to suppress false alarms.</w:t>
      </w:r>
      <w:r w:rsidRPr="00BC7581">
        <w:t xml:space="preserve"> Fault conditions that pass these filters are reported to the building operator along with a series of possible causes. </w:t>
      </w:r>
      <w:r>
        <w:t xml:space="preserve">The AFDD routines listed in this section are intended for heating ducts only; AFDD routines for cooling ducts are listed in Sections </w:t>
      </w:r>
      <w:r w:rsidR="00D851A8">
        <w:fldChar w:fldCharType="begin"/>
      </w:r>
      <w:r w:rsidR="00D851A8">
        <w:instrText xml:space="preserve"> REF _Ref440033356 \w \h </w:instrText>
      </w:r>
      <w:r w:rsidR="00D851A8">
        <w:fldChar w:fldCharType="separate"/>
      </w:r>
      <w:r w:rsidR="0037258A">
        <w:t>5.16.14</w:t>
      </w:r>
      <w:r w:rsidR="00D851A8">
        <w:fldChar w:fldCharType="end"/>
      </w:r>
      <w:r>
        <w:t xml:space="preserve"> and </w:t>
      </w:r>
      <w:r w:rsidR="00D851A8">
        <w:fldChar w:fldCharType="begin"/>
      </w:r>
      <w:r w:rsidR="00D851A8">
        <w:instrText xml:space="preserve"> REF _Ref38822803 \w \h </w:instrText>
      </w:r>
      <w:r w:rsidR="00D851A8">
        <w:fldChar w:fldCharType="separate"/>
      </w:r>
      <w:r w:rsidR="0037258A">
        <w:t>5.18.13</w:t>
      </w:r>
      <w:r w:rsidR="00D851A8">
        <w:fldChar w:fldCharType="end"/>
      </w:r>
      <w:r>
        <w:t>.</w:t>
      </w:r>
    </w:p>
    <w:p w14:paraId="07086323" w14:textId="77777777" w:rsidR="009045A3" w:rsidRDefault="009045A3" w:rsidP="0087618D">
      <w:pPr>
        <w:pStyle w:val="Heading4"/>
      </w:pPr>
      <w:r>
        <w:t>AFDD conditions are evaluated continuously and separately for each operating AHU.</w:t>
      </w:r>
    </w:p>
    <w:p w14:paraId="67CFDA81" w14:textId="77777777" w:rsidR="009045A3" w:rsidRPr="00BC7581" w:rsidRDefault="009045A3" w:rsidP="0087618D">
      <w:pPr>
        <w:pStyle w:val="Heading4"/>
      </w:pPr>
      <w:r w:rsidRPr="00BC7581">
        <w:t>The following points must be available to the AFDD routines for each AHU:</w:t>
      </w:r>
    </w:p>
    <w:p w14:paraId="2BFE67D2" w14:textId="77777777" w:rsidR="009045A3" w:rsidRPr="00BC7581" w:rsidRDefault="009045A3" w:rsidP="00B37EF3">
      <w:pPr>
        <w:pStyle w:val="Infobox"/>
      </w:pPr>
      <w:r w:rsidRPr="00BC7581">
        <w:t>For the AFDD routines to be effective, an averaging sensor is recommended for supply air temperature.</w:t>
      </w:r>
    </w:p>
    <w:p w14:paraId="59E1BEC6" w14:textId="77777777" w:rsidR="009045A3" w:rsidRDefault="009045A3" w:rsidP="007C1423">
      <w:pPr>
        <w:pStyle w:val="Heading5"/>
      </w:pPr>
      <w:r>
        <w:t>SAT = supply air temperature</w:t>
      </w:r>
    </w:p>
    <w:p w14:paraId="4460A9D1" w14:textId="77777777" w:rsidR="009045A3" w:rsidRDefault="009045A3" w:rsidP="007C1423">
      <w:pPr>
        <w:pStyle w:val="Heading5"/>
      </w:pPr>
      <w:r>
        <w:t xml:space="preserve">RAT = return air temperature </w:t>
      </w:r>
    </w:p>
    <w:p w14:paraId="4B5F8261" w14:textId="77777777" w:rsidR="009045A3" w:rsidRDefault="009045A3" w:rsidP="007C1423">
      <w:pPr>
        <w:pStyle w:val="Heading5"/>
      </w:pPr>
      <w:r>
        <w:t>DSP = duct static pressure</w:t>
      </w:r>
    </w:p>
    <w:p w14:paraId="2A1999B5" w14:textId="1BF74555" w:rsidR="009045A3" w:rsidRDefault="009045A3" w:rsidP="007C1423">
      <w:pPr>
        <w:pStyle w:val="Heading5"/>
      </w:pPr>
      <w:r>
        <w:t xml:space="preserve">SATSP = supply air temperature </w:t>
      </w:r>
      <w:r w:rsidR="00D21A33">
        <w:t>setpoint</w:t>
      </w:r>
    </w:p>
    <w:p w14:paraId="332A7FC2" w14:textId="37FFF261" w:rsidR="009045A3" w:rsidRDefault="009045A3" w:rsidP="007C1423">
      <w:pPr>
        <w:pStyle w:val="Heading5"/>
      </w:pPr>
      <w:r>
        <w:t xml:space="preserve">DSPSP = duct static pressure </w:t>
      </w:r>
      <w:r w:rsidR="00D21A33">
        <w:t>setpoint</w:t>
      </w:r>
    </w:p>
    <w:p w14:paraId="00740880" w14:textId="77777777" w:rsidR="009045A3" w:rsidRDefault="009045A3" w:rsidP="007C1423">
      <w:pPr>
        <w:pStyle w:val="Heading5"/>
      </w:pPr>
      <w:r>
        <w:t xml:space="preserve">HC = heating coil valve position command; 0% </w:t>
      </w:r>
      <w:r>
        <w:rPr>
          <w:rFonts w:ascii="Symbol" w:hAnsi="Symbol" w:cs="Symbol"/>
        </w:rPr>
        <w:t></w:t>
      </w:r>
      <w:r>
        <w:t xml:space="preserve"> HC </w:t>
      </w:r>
      <w:r>
        <w:rPr>
          <w:rFonts w:ascii="Symbol" w:hAnsi="Symbol" w:cs="Symbol"/>
        </w:rPr>
        <w:t></w:t>
      </w:r>
      <w:r>
        <w:t xml:space="preserve"> 100%</w:t>
      </w:r>
    </w:p>
    <w:p w14:paraId="7E76D3DD" w14:textId="77777777" w:rsidR="009045A3" w:rsidRDefault="009045A3" w:rsidP="007C1423">
      <w:pPr>
        <w:pStyle w:val="Heading5"/>
      </w:pPr>
      <w:r>
        <w:t xml:space="preserve">FS = fan speed command; 0% </w:t>
      </w:r>
      <w:r>
        <w:rPr>
          <w:rFonts w:ascii="Symbol" w:hAnsi="Symbol" w:cs="Symbol"/>
        </w:rPr>
        <w:t></w:t>
      </w:r>
      <w:r>
        <w:t xml:space="preserve"> FS </w:t>
      </w:r>
      <w:r>
        <w:rPr>
          <w:rFonts w:ascii="Symbol" w:hAnsi="Symbol" w:cs="Symbol"/>
        </w:rPr>
        <w:t></w:t>
      </w:r>
      <w:r>
        <w:t xml:space="preserve"> 100%</w:t>
      </w:r>
    </w:p>
    <w:p w14:paraId="2FAABC6C" w14:textId="77777777" w:rsidR="009045A3" w:rsidRPr="00BC7581" w:rsidRDefault="009045A3" w:rsidP="0087618D">
      <w:pPr>
        <w:pStyle w:val="Heading4"/>
      </w:pPr>
      <w:r w:rsidRPr="00BC7581">
        <w:t>The following values must be continuously calculated by the AFDD routines for each AHU:</w:t>
      </w:r>
    </w:p>
    <w:p w14:paraId="440B5945" w14:textId="77777777" w:rsidR="009045A3" w:rsidRDefault="009045A3" w:rsidP="007C1423">
      <w:pPr>
        <w:pStyle w:val="Heading5"/>
      </w:pPr>
      <w:r>
        <w:t>Five-minute rolling averages with 1-minute sampling time of the following point values; operator shall have the ability to adjust the averaging window and sampling period for each point independently</w:t>
      </w:r>
    </w:p>
    <w:p w14:paraId="026C8456" w14:textId="77777777" w:rsidR="009045A3" w:rsidRDefault="009045A3" w:rsidP="007C1423">
      <w:pPr>
        <w:pStyle w:val="Heading6"/>
      </w:pPr>
      <w:proofErr w:type="spellStart"/>
      <w:r>
        <w:t>SAT</w:t>
      </w:r>
      <w:r>
        <w:rPr>
          <w:sz w:val="17"/>
          <w:szCs w:val="17"/>
          <w:vertAlign w:val="subscript"/>
        </w:rPr>
        <w:t>avg</w:t>
      </w:r>
      <w:proofErr w:type="spellEnd"/>
      <w:r>
        <w:t xml:space="preserve"> = rolling average of supply air temperature</w:t>
      </w:r>
    </w:p>
    <w:p w14:paraId="181D89AC" w14:textId="77777777" w:rsidR="009045A3" w:rsidRDefault="009045A3" w:rsidP="007C1423">
      <w:pPr>
        <w:pStyle w:val="Heading6"/>
      </w:pPr>
      <w:proofErr w:type="spellStart"/>
      <w:r>
        <w:t>RAT</w:t>
      </w:r>
      <w:r>
        <w:rPr>
          <w:sz w:val="17"/>
          <w:szCs w:val="17"/>
          <w:vertAlign w:val="subscript"/>
        </w:rPr>
        <w:t>avg</w:t>
      </w:r>
      <w:proofErr w:type="spellEnd"/>
      <w:r>
        <w:t xml:space="preserve"> = rolling average of return air temperature</w:t>
      </w:r>
    </w:p>
    <w:p w14:paraId="40374854" w14:textId="77777777" w:rsidR="009045A3" w:rsidRDefault="009045A3" w:rsidP="007C1423">
      <w:pPr>
        <w:pStyle w:val="Heading6"/>
      </w:pPr>
      <w:proofErr w:type="spellStart"/>
      <w:r>
        <w:t>DSP</w:t>
      </w:r>
      <w:r>
        <w:rPr>
          <w:sz w:val="17"/>
          <w:szCs w:val="17"/>
          <w:vertAlign w:val="subscript"/>
        </w:rPr>
        <w:t>avg</w:t>
      </w:r>
      <w:proofErr w:type="spellEnd"/>
      <w:r>
        <w:t xml:space="preserve"> = rolling average of duct static pressure</w:t>
      </w:r>
    </w:p>
    <w:p w14:paraId="23DE9BE1" w14:textId="77777777" w:rsidR="009045A3" w:rsidRPr="00BC7581" w:rsidRDefault="009045A3" w:rsidP="0087618D">
      <w:pPr>
        <w:pStyle w:val="Heading4"/>
      </w:pPr>
      <w:r w:rsidRPr="00B87A61">
        <w:rPr>
          <w:rFonts w:cs="Times New Roman PS MT"/>
          <w:bCs/>
          <w:szCs w:val="20"/>
        </w:rPr>
        <w:t>The internal variables shown in Table 5.17.4.4 shall be defined for each AHU.</w:t>
      </w:r>
      <w:r w:rsidRPr="00BC7581">
        <w:t xml:space="preserve"> All parameters are adjustable by the operator, with initial values as given below:</w:t>
      </w:r>
    </w:p>
    <w:p w14:paraId="2E0EC6A7" w14:textId="77777777" w:rsidR="009045A3" w:rsidRPr="00D761DB" w:rsidRDefault="009045A3" w:rsidP="00B37EF3">
      <w:pPr>
        <w:pStyle w:val="Infobox"/>
      </w:pPr>
      <w:r w:rsidRPr="00D761DB">
        <w:t>Default values are derived from NISTIR 7365 and have been validated in field trials. They are expected to be appropriate for most circumstances, but individual installations may benefit from tuning to improve sensitivity and reduce false alarms.</w:t>
      </w:r>
    </w:p>
    <w:p w14:paraId="07E7CC30" w14:textId="77777777" w:rsidR="009045A3" w:rsidRPr="00D761DB" w:rsidRDefault="009045A3" w:rsidP="00B37EF3">
      <w:pPr>
        <w:pStyle w:val="Infobox"/>
      </w:pPr>
      <w:r w:rsidRPr="00D761DB">
        <w:t>The default values have been intentionally biased toward minimizing false alarms—if necessary, at the expense of missing real alarms. This avoids excessive false alarms that will erode user confidence and responsiveness. However, if the goal is to achieve the best possible energy performance and system operation, these values should be adjusted based on field measurement and operational experience.</w:t>
      </w:r>
    </w:p>
    <w:p w14:paraId="629106E8" w14:textId="77777777" w:rsidR="009045A3" w:rsidRPr="00D761DB" w:rsidRDefault="009045A3" w:rsidP="00B37EF3">
      <w:pPr>
        <w:pStyle w:val="Infobox"/>
      </w:pPr>
      <w:r w:rsidRPr="00D761DB">
        <w:t>Values for physical factors, such as fan heat, duct heat gain, and sensor error, can be measured in the field or derived from trend logs. Likewise, the occupancy delay and switch delays can be refined by observing in trend data the time required to achieve quasi steady-state operation.</w:t>
      </w:r>
    </w:p>
    <w:p w14:paraId="70C2D855" w14:textId="6A9BB480" w:rsidR="009045A3" w:rsidRDefault="009045A3" w:rsidP="00B37EF3">
      <w:pPr>
        <w:pStyle w:val="Infobox"/>
      </w:pPr>
      <w:r w:rsidRPr="00D761DB">
        <w:t>Other factors can be tuned by observing false positives and false negatives (i.e., unreported faults). If transient conditions or noise cause false errors, increase the alarm delay. Likewise, failure to report real faults can be addressed by adjusting the heating coil, cooling coil, temperature, or flow thresholds.</w:t>
      </w:r>
    </w:p>
    <w:p w14:paraId="726885E3" w14:textId="77777777" w:rsidR="00F97D35" w:rsidRPr="00F97D35" w:rsidRDefault="00F97D35" w:rsidP="00F97D35"/>
    <w:p w14:paraId="123F0161" w14:textId="77777777" w:rsidR="00F97D35" w:rsidRPr="00F97D35" w:rsidRDefault="00F97D35" w:rsidP="00122D20">
      <w:pPr>
        <w:pStyle w:val="TableTitle"/>
      </w:pPr>
      <w:r>
        <w:lastRenderedPageBreak/>
        <w:t>Table 5.17.4.4 DFDD Heating AHU AFDD Internal Variables</w:t>
      </w:r>
    </w:p>
    <w:tbl>
      <w:tblPr>
        <w:tblW w:w="9540" w:type="dxa"/>
        <w:tblLayout w:type="fixed"/>
        <w:tblCellMar>
          <w:top w:w="80" w:type="dxa"/>
          <w:left w:w="40" w:type="dxa"/>
          <w:bottom w:w="40" w:type="dxa"/>
          <w:right w:w="40" w:type="dxa"/>
        </w:tblCellMar>
        <w:tblLook w:val="0000" w:firstRow="0" w:lastRow="0" w:firstColumn="0" w:lastColumn="0" w:noHBand="0" w:noVBand="0"/>
      </w:tblPr>
      <w:tblGrid>
        <w:gridCol w:w="1620"/>
        <w:gridCol w:w="6480"/>
        <w:gridCol w:w="1440"/>
      </w:tblGrid>
      <w:tr w:rsidR="00F97D35" w14:paraId="14D382CC" w14:textId="77777777" w:rsidTr="002A5D0A">
        <w:trPr>
          <w:trHeight w:val="360"/>
        </w:trPr>
        <w:tc>
          <w:tcPr>
            <w:tcW w:w="1620" w:type="dxa"/>
            <w:tcBorders>
              <w:top w:val="single" w:sz="16" w:space="0" w:color="000000"/>
              <w:left w:val="nil"/>
              <w:bottom w:val="double" w:sz="4" w:space="0" w:color="000000"/>
              <w:right w:val="nil"/>
            </w:tcBorders>
            <w:tcMar>
              <w:top w:w="110" w:type="dxa"/>
              <w:left w:w="80" w:type="dxa"/>
              <w:bottom w:w="70" w:type="dxa"/>
              <w:right w:w="40" w:type="dxa"/>
            </w:tcMar>
            <w:vAlign w:val="bottom"/>
          </w:tcPr>
          <w:p w14:paraId="1624A508" w14:textId="77777777" w:rsidR="00F97D35" w:rsidRPr="007C1423" w:rsidRDefault="00F97D35" w:rsidP="00B37EF3">
            <w:pPr>
              <w:pStyle w:val="HeadingRunIn"/>
              <w:rPr>
                <w:b/>
                <w:szCs w:val="20"/>
              </w:rPr>
            </w:pPr>
            <w:r w:rsidRPr="007C1423">
              <w:rPr>
                <w:szCs w:val="20"/>
              </w:rPr>
              <w:t>Variable Name</w:t>
            </w:r>
          </w:p>
        </w:tc>
        <w:tc>
          <w:tcPr>
            <w:tcW w:w="6480" w:type="dxa"/>
            <w:tcBorders>
              <w:top w:val="single" w:sz="16" w:space="0" w:color="000000"/>
              <w:left w:val="single" w:sz="3" w:space="0" w:color="000000"/>
              <w:bottom w:val="double" w:sz="4" w:space="0" w:color="000000"/>
              <w:right w:val="single" w:sz="3" w:space="0" w:color="000000"/>
            </w:tcBorders>
            <w:tcMar>
              <w:top w:w="110" w:type="dxa"/>
              <w:left w:w="80" w:type="dxa"/>
              <w:bottom w:w="70" w:type="dxa"/>
              <w:right w:w="40" w:type="dxa"/>
            </w:tcMar>
            <w:vAlign w:val="bottom"/>
          </w:tcPr>
          <w:p w14:paraId="16DBDFA0" w14:textId="77777777" w:rsidR="00F97D35" w:rsidRPr="007C1423" w:rsidRDefault="00F97D35" w:rsidP="00B37EF3">
            <w:pPr>
              <w:pStyle w:val="HeadingRunIn"/>
              <w:rPr>
                <w:b/>
                <w:szCs w:val="20"/>
              </w:rPr>
            </w:pPr>
            <w:r w:rsidRPr="007C1423">
              <w:rPr>
                <w:szCs w:val="20"/>
              </w:rPr>
              <w:t>Description</w:t>
            </w:r>
          </w:p>
        </w:tc>
        <w:tc>
          <w:tcPr>
            <w:tcW w:w="1440" w:type="dxa"/>
            <w:tcBorders>
              <w:top w:val="single" w:sz="16" w:space="0" w:color="000000"/>
              <w:left w:val="nil"/>
              <w:bottom w:val="double" w:sz="4" w:space="0" w:color="000000"/>
              <w:right w:val="nil"/>
            </w:tcBorders>
            <w:tcMar>
              <w:top w:w="110" w:type="dxa"/>
              <w:left w:w="80" w:type="dxa"/>
              <w:bottom w:w="70" w:type="dxa"/>
              <w:right w:w="40" w:type="dxa"/>
            </w:tcMar>
            <w:vAlign w:val="bottom"/>
          </w:tcPr>
          <w:p w14:paraId="0C1ECE0D" w14:textId="77777777" w:rsidR="00F97D35" w:rsidRPr="007C1423" w:rsidRDefault="00F97D35" w:rsidP="00B37EF3">
            <w:pPr>
              <w:pStyle w:val="HeadingRunIn"/>
              <w:rPr>
                <w:b/>
                <w:szCs w:val="20"/>
              </w:rPr>
            </w:pPr>
            <w:r w:rsidRPr="007C1423">
              <w:rPr>
                <w:szCs w:val="20"/>
              </w:rPr>
              <w:t>Default Value</w:t>
            </w:r>
          </w:p>
        </w:tc>
      </w:tr>
      <w:tr w:rsidR="00F97D35" w14:paraId="671F41CE" w14:textId="77777777" w:rsidTr="002A5D0A">
        <w:trPr>
          <w:trHeight w:val="360"/>
        </w:trPr>
        <w:tc>
          <w:tcPr>
            <w:tcW w:w="1620" w:type="dxa"/>
            <w:tcBorders>
              <w:top w:val="double" w:sz="4" w:space="0" w:color="000000"/>
              <w:left w:val="nil"/>
              <w:bottom w:val="single" w:sz="4" w:space="0" w:color="000000"/>
              <w:right w:val="single" w:sz="4" w:space="0" w:color="000000"/>
            </w:tcBorders>
            <w:tcMar>
              <w:top w:w="110" w:type="dxa"/>
              <w:left w:w="80" w:type="dxa"/>
              <w:bottom w:w="70" w:type="dxa"/>
              <w:right w:w="40" w:type="dxa"/>
            </w:tcMar>
          </w:tcPr>
          <w:p w14:paraId="114D76D2" w14:textId="77777777" w:rsidR="00F97D35" w:rsidRPr="007C1423" w:rsidRDefault="00F97D35" w:rsidP="00F97D35">
            <w:pPr>
              <w:pStyle w:val="HeadingRunIn"/>
              <w:rPr>
                <w:szCs w:val="20"/>
              </w:rPr>
            </w:pPr>
            <w:r w:rsidRPr="007C1423">
              <w:rPr>
                <w:szCs w:val="20"/>
              </w:rPr>
              <w:sym w:font="Symbol" w:char="F044"/>
            </w:r>
            <w:r w:rsidRPr="007C1423">
              <w:rPr>
                <w:szCs w:val="20"/>
              </w:rPr>
              <w:t>T</w:t>
            </w:r>
            <w:r w:rsidRPr="007C1423">
              <w:rPr>
                <w:szCs w:val="20"/>
                <w:vertAlign w:val="subscript"/>
              </w:rPr>
              <w:t>SF</w:t>
            </w:r>
          </w:p>
        </w:tc>
        <w:tc>
          <w:tcPr>
            <w:tcW w:w="6480" w:type="dxa"/>
            <w:tcBorders>
              <w:top w:val="double" w:sz="4" w:space="0" w:color="000000"/>
              <w:left w:val="single" w:sz="4" w:space="0" w:color="000000"/>
              <w:bottom w:val="single" w:sz="4" w:space="0" w:color="000000"/>
              <w:right w:val="single" w:sz="4" w:space="0" w:color="000000"/>
            </w:tcBorders>
            <w:tcMar>
              <w:top w:w="110" w:type="dxa"/>
              <w:left w:w="80" w:type="dxa"/>
              <w:bottom w:w="70" w:type="dxa"/>
              <w:right w:w="40" w:type="dxa"/>
            </w:tcMar>
          </w:tcPr>
          <w:p w14:paraId="63D41E4B" w14:textId="77777777" w:rsidR="00F97D35" w:rsidRPr="007C1423" w:rsidRDefault="00F97D35" w:rsidP="00F97D35">
            <w:pPr>
              <w:pStyle w:val="HeadingRunIn"/>
              <w:rPr>
                <w:szCs w:val="20"/>
              </w:rPr>
            </w:pPr>
            <w:r w:rsidRPr="007C1423">
              <w:rPr>
                <w:szCs w:val="20"/>
              </w:rPr>
              <w:t xml:space="preserve">Temperature </w:t>
            </w:r>
            <w:proofErr w:type="gramStart"/>
            <w:r w:rsidRPr="007C1423">
              <w:rPr>
                <w:szCs w:val="20"/>
              </w:rPr>
              <w:t>rise</w:t>
            </w:r>
            <w:proofErr w:type="gramEnd"/>
            <w:r w:rsidRPr="007C1423">
              <w:rPr>
                <w:szCs w:val="20"/>
              </w:rPr>
              <w:t xml:space="preserve"> across supply fan</w:t>
            </w:r>
          </w:p>
        </w:tc>
        <w:tc>
          <w:tcPr>
            <w:tcW w:w="1440" w:type="dxa"/>
            <w:tcBorders>
              <w:top w:val="double" w:sz="4" w:space="0" w:color="000000"/>
              <w:left w:val="single" w:sz="4" w:space="0" w:color="000000"/>
              <w:bottom w:val="single" w:sz="4" w:space="0" w:color="000000"/>
              <w:right w:val="nil"/>
            </w:tcBorders>
            <w:tcMar>
              <w:top w:w="110" w:type="dxa"/>
              <w:left w:w="80" w:type="dxa"/>
              <w:bottom w:w="70" w:type="dxa"/>
              <w:right w:w="40" w:type="dxa"/>
            </w:tcMar>
          </w:tcPr>
          <w:p w14:paraId="5B9B1270" w14:textId="29B7337B" w:rsidR="00F97D35" w:rsidRPr="00E01186" w:rsidRDefault="001F0F3B" w:rsidP="00F97D35">
            <w:pPr>
              <w:pStyle w:val="HeadingRunIn"/>
              <w:rPr>
                <w:rStyle w:val="Toggle"/>
                <w:rPrChange w:id="7234" w:author="Titus Ellison" w:date="2022-10-20T13:10:00Z">
                  <w:rPr>
                    <w:szCs w:val="20"/>
                  </w:rPr>
                </w:rPrChange>
              </w:rPr>
            </w:pPr>
            <w:ins w:id="7235" w:author="Titus Ellison" w:date="2022-10-20T13:10:00Z">
              <w:r w:rsidRPr="00E01186">
                <w:rPr>
                  <w:rStyle w:val="Toggle"/>
                  <w:rPrChange w:id="7236" w:author="Titus Ellison" w:date="2022-10-20T13:10:00Z">
                    <w:rPr>
                      <w:szCs w:val="20"/>
                    </w:rPr>
                  </w:rPrChange>
                </w:rPr>
                <w:t>[UNITS [</w:t>
              </w:r>
            </w:ins>
            <w:r w:rsidR="00F97D35" w:rsidRPr="00E01186">
              <w:rPr>
                <w:rStyle w:val="Toggle"/>
                <w:rPrChange w:id="7237" w:author="Titus Ellison" w:date="2022-10-20T13:10:00Z">
                  <w:rPr>
                    <w:szCs w:val="20"/>
                  </w:rPr>
                </w:rPrChange>
              </w:rPr>
              <w:t>1°C</w:t>
            </w:r>
            <w:ins w:id="7238" w:author="Titus Ellison" w:date="2022-10-20T13:10:00Z">
              <w:r w:rsidRPr="00E01186">
                <w:rPr>
                  <w:rStyle w:val="Toggle"/>
                  <w:rPrChange w:id="7239" w:author="Titus Ellison" w:date="2022-10-20T13:10:00Z">
                    <w:rPr>
                      <w:szCs w:val="20"/>
                    </w:rPr>
                  </w:rPrChange>
                </w:rPr>
                <w:t>]</w:t>
              </w:r>
            </w:ins>
            <w:r w:rsidR="00F97D35" w:rsidRPr="00E01186">
              <w:rPr>
                <w:rStyle w:val="Toggle"/>
                <w:rPrChange w:id="7240" w:author="Titus Ellison" w:date="2022-10-20T13:10:00Z">
                  <w:rPr>
                    <w:szCs w:val="20"/>
                  </w:rPr>
                </w:rPrChange>
              </w:rPr>
              <w:t xml:space="preserve"> </w:t>
            </w:r>
            <w:ins w:id="7241" w:author="Titus Ellison" w:date="2022-10-20T13:10:00Z">
              <w:r w:rsidR="00E01186" w:rsidRPr="00E01186">
                <w:rPr>
                  <w:rStyle w:val="Toggle"/>
                  <w:rPrChange w:id="7242" w:author="Titus Ellison" w:date="2022-10-20T13:10:00Z">
                    <w:rPr>
                      <w:szCs w:val="20"/>
                    </w:rPr>
                  </w:rPrChange>
                </w:rPr>
                <w:t>[</w:t>
              </w:r>
            </w:ins>
            <w:del w:id="7243" w:author="Titus Ellison" w:date="2022-10-20T13:10:00Z">
              <w:r w:rsidR="00F97D35" w:rsidRPr="00E01186" w:rsidDel="001F0F3B">
                <w:rPr>
                  <w:rStyle w:val="Toggle"/>
                  <w:rPrChange w:id="7244" w:author="Titus Ellison" w:date="2022-10-20T13:10:00Z">
                    <w:rPr>
                      <w:szCs w:val="20"/>
                    </w:rPr>
                  </w:rPrChange>
                </w:rPr>
                <w:delText>(</w:delText>
              </w:r>
            </w:del>
            <w:r w:rsidR="00F97D35" w:rsidRPr="00E01186">
              <w:rPr>
                <w:rStyle w:val="Toggle"/>
                <w:rPrChange w:id="7245" w:author="Titus Ellison" w:date="2022-10-20T13:10:00Z">
                  <w:rPr>
                    <w:szCs w:val="20"/>
                  </w:rPr>
                </w:rPrChange>
              </w:rPr>
              <w:t>2° F</w:t>
            </w:r>
            <w:ins w:id="7246" w:author="Titus Ellison" w:date="2022-10-20T13:10:00Z">
              <w:r w:rsidR="00E01186" w:rsidRPr="00E01186">
                <w:rPr>
                  <w:rStyle w:val="Toggle"/>
                  <w:rPrChange w:id="7247" w:author="Titus Ellison" w:date="2022-10-20T13:10:00Z">
                    <w:rPr>
                      <w:szCs w:val="20"/>
                    </w:rPr>
                  </w:rPrChange>
                </w:rPr>
                <w:t>]]</w:t>
              </w:r>
            </w:ins>
            <w:del w:id="7248" w:author="Titus Ellison" w:date="2022-10-20T13:10:00Z">
              <w:r w:rsidR="00F97D35" w:rsidRPr="00E01186" w:rsidDel="00E01186">
                <w:rPr>
                  <w:rStyle w:val="Toggle"/>
                  <w:rPrChange w:id="7249" w:author="Titus Ellison" w:date="2022-10-20T13:10:00Z">
                    <w:rPr>
                      <w:szCs w:val="20"/>
                    </w:rPr>
                  </w:rPrChange>
                </w:rPr>
                <w:delText>)</w:delText>
              </w:r>
            </w:del>
          </w:p>
        </w:tc>
      </w:tr>
      <w:tr w:rsidR="00F97D35" w14:paraId="3280E6B6" w14:textId="77777777" w:rsidTr="002A5D0A">
        <w:trPr>
          <w:trHeight w:val="380"/>
        </w:trPr>
        <w:tc>
          <w:tcPr>
            <w:tcW w:w="1620" w:type="dxa"/>
            <w:tcBorders>
              <w:top w:val="single" w:sz="4" w:space="0" w:color="000000"/>
              <w:left w:val="nil"/>
              <w:bottom w:val="single" w:sz="3" w:space="0" w:color="000000"/>
              <w:right w:val="nil"/>
            </w:tcBorders>
            <w:tcMar>
              <w:top w:w="110" w:type="dxa"/>
              <w:left w:w="80" w:type="dxa"/>
              <w:bottom w:w="70" w:type="dxa"/>
              <w:right w:w="40" w:type="dxa"/>
            </w:tcMar>
            <w:vAlign w:val="center"/>
          </w:tcPr>
          <w:p w14:paraId="352C63FD" w14:textId="77777777" w:rsidR="00F97D35" w:rsidRPr="007C1423" w:rsidRDefault="00F97D35" w:rsidP="00F97D35">
            <w:pPr>
              <w:pStyle w:val="HeadingRunIn"/>
              <w:rPr>
                <w:szCs w:val="20"/>
              </w:rPr>
            </w:pPr>
            <w:r w:rsidRPr="007C1423">
              <w:rPr>
                <w:szCs w:val="20"/>
              </w:rPr>
              <w:t>Ɛ</w:t>
            </w:r>
            <w:r w:rsidRPr="007C1423">
              <w:rPr>
                <w:szCs w:val="20"/>
                <w:vertAlign w:val="subscript"/>
              </w:rPr>
              <w:t>SAT</w:t>
            </w:r>
          </w:p>
        </w:tc>
        <w:tc>
          <w:tcPr>
            <w:tcW w:w="6480" w:type="dxa"/>
            <w:tcBorders>
              <w:top w:val="single" w:sz="4" w:space="0" w:color="000000"/>
              <w:left w:val="single" w:sz="3" w:space="0" w:color="000000"/>
              <w:bottom w:val="single" w:sz="3" w:space="0" w:color="000000"/>
              <w:right w:val="single" w:sz="3" w:space="0" w:color="000000"/>
            </w:tcBorders>
            <w:tcMar>
              <w:top w:w="110" w:type="dxa"/>
              <w:left w:w="80" w:type="dxa"/>
              <w:bottom w:w="70" w:type="dxa"/>
              <w:right w:w="40" w:type="dxa"/>
            </w:tcMar>
            <w:vAlign w:val="center"/>
          </w:tcPr>
          <w:p w14:paraId="0304A6D3" w14:textId="77777777" w:rsidR="00F97D35" w:rsidRPr="007C1423" w:rsidRDefault="00F97D35" w:rsidP="00F97D35">
            <w:pPr>
              <w:pStyle w:val="HeadingRunIn"/>
              <w:rPr>
                <w:szCs w:val="20"/>
              </w:rPr>
            </w:pPr>
            <w:r w:rsidRPr="007C1423">
              <w:rPr>
                <w:szCs w:val="20"/>
              </w:rPr>
              <w:t>Temperature error threshold for SAT sensor</w:t>
            </w:r>
          </w:p>
        </w:tc>
        <w:tc>
          <w:tcPr>
            <w:tcW w:w="1440" w:type="dxa"/>
            <w:tcBorders>
              <w:top w:val="single" w:sz="4" w:space="0" w:color="000000"/>
              <w:left w:val="nil"/>
              <w:bottom w:val="single" w:sz="3" w:space="0" w:color="000000"/>
              <w:right w:val="nil"/>
            </w:tcBorders>
            <w:tcMar>
              <w:top w:w="110" w:type="dxa"/>
              <w:left w:w="80" w:type="dxa"/>
              <w:bottom w:w="70" w:type="dxa"/>
              <w:right w:w="40" w:type="dxa"/>
            </w:tcMar>
            <w:vAlign w:val="center"/>
          </w:tcPr>
          <w:p w14:paraId="64808BD2" w14:textId="2D748AAF" w:rsidR="00F97D35" w:rsidRPr="00E01186" w:rsidRDefault="00E01186" w:rsidP="00F97D35">
            <w:pPr>
              <w:pStyle w:val="HeadingRunIn"/>
              <w:rPr>
                <w:rStyle w:val="Toggle"/>
                <w:rPrChange w:id="7250" w:author="Titus Ellison" w:date="2022-10-20T13:10:00Z">
                  <w:rPr>
                    <w:szCs w:val="20"/>
                  </w:rPr>
                </w:rPrChange>
              </w:rPr>
            </w:pPr>
            <w:ins w:id="7251" w:author="Titus Ellison" w:date="2022-10-20T13:10:00Z">
              <w:r w:rsidRPr="00E01186">
                <w:rPr>
                  <w:rStyle w:val="Toggle"/>
                  <w:rPrChange w:id="7252" w:author="Titus Ellison" w:date="2022-10-20T13:10:00Z">
                    <w:rPr>
                      <w:szCs w:val="20"/>
                    </w:rPr>
                  </w:rPrChange>
                </w:rPr>
                <w:t>[UNITS [</w:t>
              </w:r>
            </w:ins>
            <w:r w:rsidR="00F97D35" w:rsidRPr="00E01186">
              <w:rPr>
                <w:rStyle w:val="Toggle"/>
                <w:rPrChange w:id="7253" w:author="Titus Ellison" w:date="2022-10-20T13:10:00Z">
                  <w:rPr>
                    <w:szCs w:val="20"/>
                  </w:rPr>
                </w:rPrChange>
              </w:rPr>
              <w:t>1°C</w:t>
            </w:r>
            <w:ins w:id="7254" w:author="Titus Ellison" w:date="2022-10-20T13:10:00Z">
              <w:r w:rsidRPr="00E01186">
                <w:rPr>
                  <w:rStyle w:val="Toggle"/>
                  <w:rPrChange w:id="7255" w:author="Titus Ellison" w:date="2022-10-20T13:10:00Z">
                    <w:rPr>
                      <w:szCs w:val="20"/>
                    </w:rPr>
                  </w:rPrChange>
                </w:rPr>
                <w:t>]</w:t>
              </w:r>
            </w:ins>
            <w:r w:rsidR="00F97D35" w:rsidRPr="00E01186">
              <w:rPr>
                <w:rStyle w:val="Toggle"/>
                <w:rPrChange w:id="7256" w:author="Titus Ellison" w:date="2022-10-20T13:10:00Z">
                  <w:rPr>
                    <w:szCs w:val="20"/>
                  </w:rPr>
                </w:rPrChange>
              </w:rPr>
              <w:t xml:space="preserve"> </w:t>
            </w:r>
            <w:ins w:id="7257" w:author="Titus Ellison" w:date="2022-10-20T13:10:00Z">
              <w:r w:rsidRPr="00E01186">
                <w:rPr>
                  <w:rStyle w:val="Toggle"/>
                  <w:rPrChange w:id="7258" w:author="Titus Ellison" w:date="2022-10-20T13:10:00Z">
                    <w:rPr>
                      <w:szCs w:val="20"/>
                    </w:rPr>
                  </w:rPrChange>
                </w:rPr>
                <w:t>[</w:t>
              </w:r>
            </w:ins>
            <w:del w:id="7259" w:author="Titus Ellison" w:date="2022-10-20T13:10:00Z">
              <w:r w:rsidR="00F97D35" w:rsidRPr="00E01186" w:rsidDel="00E01186">
                <w:rPr>
                  <w:rStyle w:val="Toggle"/>
                  <w:rPrChange w:id="7260" w:author="Titus Ellison" w:date="2022-10-20T13:10:00Z">
                    <w:rPr>
                      <w:szCs w:val="20"/>
                    </w:rPr>
                  </w:rPrChange>
                </w:rPr>
                <w:delText>(</w:delText>
              </w:r>
            </w:del>
            <w:r w:rsidR="00F97D35" w:rsidRPr="00E01186">
              <w:rPr>
                <w:rStyle w:val="Toggle"/>
                <w:rPrChange w:id="7261" w:author="Titus Ellison" w:date="2022-10-20T13:10:00Z">
                  <w:rPr>
                    <w:szCs w:val="20"/>
                  </w:rPr>
                </w:rPrChange>
              </w:rPr>
              <w:t>2° F</w:t>
            </w:r>
            <w:ins w:id="7262" w:author="Titus Ellison" w:date="2022-10-20T13:10:00Z">
              <w:r w:rsidRPr="00E01186">
                <w:rPr>
                  <w:rStyle w:val="Toggle"/>
                  <w:rPrChange w:id="7263" w:author="Titus Ellison" w:date="2022-10-20T13:10:00Z">
                    <w:rPr>
                      <w:szCs w:val="20"/>
                    </w:rPr>
                  </w:rPrChange>
                </w:rPr>
                <w:t>]]</w:t>
              </w:r>
            </w:ins>
            <w:del w:id="7264" w:author="Titus Ellison" w:date="2022-10-20T13:10:00Z">
              <w:r w:rsidR="00F97D35" w:rsidRPr="00E01186" w:rsidDel="00E01186">
                <w:rPr>
                  <w:rStyle w:val="Toggle"/>
                  <w:rPrChange w:id="7265" w:author="Titus Ellison" w:date="2022-10-20T13:10:00Z">
                    <w:rPr>
                      <w:szCs w:val="20"/>
                    </w:rPr>
                  </w:rPrChange>
                </w:rPr>
                <w:delText>)</w:delText>
              </w:r>
            </w:del>
          </w:p>
        </w:tc>
      </w:tr>
      <w:tr w:rsidR="00F97D35" w14:paraId="65B9CA28" w14:textId="77777777" w:rsidTr="002A5D0A">
        <w:trPr>
          <w:trHeight w:val="400"/>
        </w:trPr>
        <w:tc>
          <w:tcPr>
            <w:tcW w:w="1620" w:type="dxa"/>
            <w:tcBorders>
              <w:top w:val="single" w:sz="3" w:space="0" w:color="000000"/>
              <w:left w:val="nil"/>
              <w:bottom w:val="single" w:sz="3" w:space="0" w:color="000000"/>
              <w:right w:val="nil"/>
            </w:tcBorders>
            <w:tcMar>
              <w:top w:w="110" w:type="dxa"/>
              <w:left w:w="80" w:type="dxa"/>
              <w:bottom w:w="70" w:type="dxa"/>
              <w:right w:w="40" w:type="dxa"/>
            </w:tcMar>
          </w:tcPr>
          <w:p w14:paraId="161FA26C" w14:textId="77777777" w:rsidR="00F97D35" w:rsidRPr="007C1423" w:rsidRDefault="00F97D35" w:rsidP="00F97D35">
            <w:pPr>
              <w:pStyle w:val="HeadingRunIn"/>
              <w:rPr>
                <w:szCs w:val="20"/>
              </w:rPr>
            </w:pPr>
            <w:r w:rsidRPr="007C1423">
              <w:rPr>
                <w:szCs w:val="20"/>
              </w:rPr>
              <w:t>Ɛ</w:t>
            </w:r>
            <w:r w:rsidRPr="007C1423">
              <w:rPr>
                <w:szCs w:val="20"/>
                <w:vertAlign w:val="subscript"/>
              </w:rPr>
              <w:t>RAT</w:t>
            </w:r>
          </w:p>
        </w:tc>
        <w:tc>
          <w:tcPr>
            <w:tcW w:w="648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56A6B597" w14:textId="77777777" w:rsidR="00F97D35" w:rsidRPr="007C1423" w:rsidRDefault="00F97D35" w:rsidP="00F97D35">
            <w:pPr>
              <w:pStyle w:val="HeadingRunIn"/>
              <w:rPr>
                <w:szCs w:val="20"/>
              </w:rPr>
            </w:pPr>
            <w:r w:rsidRPr="007C1423">
              <w:rPr>
                <w:szCs w:val="20"/>
              </w:rPr>
              <w:t>Temperature error threshold for RAT sensor</w:t>
            </w:r>
          </w:p>
        </w:tc>
        <w:tc>
          <w:tcPr>
            <w:tcW w:w="1440" w:type="dxa"/>
            <w:tcBorders>
              <w:top w:val="single" w:sz="3" w:space="0" w:color="000000"/>
              <w:left w:val="nil"/>
              <w:bottom w:val="single" w:sz="3" w:space="0" w:color="000000"/>
              <w:right w:val="nil"/>
            </w:tcBorders>
            <w:tcMar>
              <w:top w:w="110" w:type="dxa"/>
              <w:left w:w="80" w:type="dxa"/>
              <w:bottom w:w="70" w:type="dxa"/>
              <w:right w:w="40" w:type="dxa"/>
            </w:tcMar>
          </w:tcPr>
          <w:p w14:paraId="54915013" w14:textId="4A7D72C6" w:rsidR="00F97D35" w:rsidRPr="00E01186" w:rsidRDefault="00E01186" w:rsidP="00F97D35">
            <w:pPr>
              <w:pStyle w:val="HeadingRunIn"/>
              <w:rPr>
                <w:rStyle w:val="Toggle"/>
                <w:rPrChange w:id="7266" w:author="Titus Ellison" w:date="2022-10-20T13:10:00Z">
                  <w:rPr>
                    <w:szCs w:val="20"/>
                  </w:rPr>
                </w:rPrChange>
              </w:rPr>
            </w:pPr>
            <w:ins w:id="7267" w:author="Titus Ellison" w:date="2022-10-20T13:10:00Z">
              <w:r w:rsidRPr="00E01186">
                <w:rPr>
                  <w:rStyle w:val="Toggle"/>
                  <w:rPrChange w:id="7268" w:author="Titus Ellison" w:date="2022-10-20T13:10:00Z">
                    <w:rPr>
                      <w:szCs w:val="20"/>
                    </w:rPr>
                  </w:rPrChange>
                </w:rPr>
                <w:t>[UNITS [</w:t>
              </w:r>
            </w:ins>
            <w:r w:rsidR="00F97D35" w:rsidRPr="00E01186">
              <w:rPr>
                <w:rStyle w:val="Toggle"/>
                <w:rPrChange w:id="7269" w:author="Titus Ellison" w:date="2022-10-20T13:10:00Z">
                  <w:rPr>
                    <w:szCs w:val="20"/>
                  </w:rPr>
                </w:rPrChange>
              </w:rPr>
              <w:t>1°C</w:t>
            </w:r>
            <w:ins w:id="7270" w:author="Titus Ellison" w:date="2022-10-20T13:10:00Z">
              <w:r w:rsidRPr="00E01186">
                <w:rPr>
                  <w:rStyle w:val="Toggle"/>
                  <w:rPrChange w:id="7271" w:author="Titus Ellison" w:date="2022-10-20T13:10:00Z">
                    <w:rPr>
                      <w:szCs w:val="20"/>
                    </w:rPr>
                  </w:rPrChange>
                </w:rPr>
                <w:t>]</w:t>
              </w:r>
            </w:ins>
            <w:r w:rsidR="00F97D35" w:rsidRPr="00E01186">
              <w:rPr>
                <w:rStyle w:val="Toggle"/>
                <w:rPrChange w:id="7272" w:author="Titus Ellison" w:date="2022-10-20T13:10:00Z">
                  <w:rPr>
                    <w:szCs w:val="20"/>
                  </w:rPr>
                </w:rPrChange>
              </w:rPr>
              <w:t xml:space="preserve"> </w:t>
            </w:r>
            <w:ins w:id="7273" w:author="Titus Ellison" w:date="2022-10-20T13:10:00Z">
              <w:r w:rsidRPr="00E01186">
                <w:rPr>
                  <w:rStyle w:val="Toggle"/>
                  <w:rPrChange w:id="7274" w:author="Titus Ellison" w:date="2022-10-20T13:10:00Z">
                    <w:rPr>
                      <w:szCs w:val="20"/>
                    </w:rPr>
                  </w:rPrChange>
                </w:rPr>
                <w:t>[</w:t>
              </w:r>
            </w:ins>
            <w:del w:id="7275" w:author="Titus Ellison" w:date="2022-10-20T13:10:00Z">
              <w:r w:rsidR="00F97D35" w:rsidRPr="00E01186" w:rsidDel="00E01186">
                <w:rPr>
                  <w:rStyle w:val="Toggle"/>
                  <w:rPrChange w:id="7276" w:author="Titus Ellison" w:date="2022-10-20T13:10:00Z">
                    <w:rPr>
                      <w:szCs w:val="20"/>
                    </w:rPr>
                  </w:rPrChange>
                </w:rPr>
                <w:delText>(</w:delText>
              </w:r>
            </w:del>
            <w:r w:rsidR="00F97D35" w:rsidRPr="00E01186">
              <w:rPr>
                <w:rStyle w:val="Toggle"/>
                <w:rPrChange w:id="7277" w:author="Titus Ellison" w:date="2022-10-20T13:10:00Z">
                  <w:rPr>
                    <w:szCs w:val="20"/>
                  </w:rPr>
                </w:rPrChange>
              </w:rPr>
              <w:t>2° F</w:t>
            </w:r>
            <w:ins w:id="7278" w:author="Titus Ellison" w:date="2022-10-20T13:10:00Z">
              <w:r w:rsidRPr="00E01186">
                <w:rPr>
                  <w:rStyle w:val="Toggle"/>
                  <w:rPrChange w:id="7279" w:author="Titus Ellison" w:date="2022-10-20T13:10:00Z">
                    <w:rPr>
                      <w:szCs w:val="20"/>
                    </w:rPr>
                  </w:rPrChange>
                </w:rPr>
                <w:t>]]</w:t>
              </w:r>
            </w:ins>
            <w:del w:id="7280" w:author="Titus Ellison" w:date="2022-10-20T13:10:00Z">
              <w:r w:rsidR="00F97D35" w:rsidRPr="00E01186" w:rsidDel="00E01186">
                <w:rPr>
                  <w:rStyle w:val="Toggle"/>
                  <w:rPrChange w:id="7281" w:author="Titus Ellison" w:date="2022-10-20T13:10:00Z">
                    <w:rPr>
                      <w:szCs w:val="20"/>
                    </w:rPr>
                  </w:rPrChange>
                </w:rPr>
                <w:delText>)</w:delText>
              </w:r>
            </w:del>
          </w:p>
        </w:tc>
      </w:tr>
      <w:tr w:rsidR="00F97D35" w14:paraId="014A075A" w14:textId="77777777" w:rsidTr="002A5D0A">
        <w:trPr>
          <w:trHeight w:val="400"/>
        </w:trPr>
        <w:tc>
          <w:tcPr>
            <w:tcW w:w="1620" w:type="dxa"/>
            <w:tcBorders>
              <w:top w:val="single" w:sz="3" w:space="0" w:color="000000"/>
              <w:left w:val="nil"/>
              <w:bottom w:val="single" w:sz="3" w:space="0" w:color="000000"/>
              <w:right w:val="nil"/>
            </w:tcBorders>
            <w:tcMar>
              <w:top w:w="110" w:type="dxa"/>
              <w:left w:w="80" w:type="dxa"/>
              <w:bottom w:w="70" w:type="dxa"/>
              <w:right w:w="40" w:type="dxa"/>
            </w:tcMar>
            <w:vAlign w:val="center"/>
          </w:tcPr>
          <w:p w14:paraId="238D57E5" w14:textId="77777777" w:rsidR="00F97D35" w:rsidRPr="007C1423" w:rsidRDefault="00F97D35" w:rsidP="00F97D35">
            <w:pPr>
              <w:pStyle w:val="HeadingRunIn"/>
              <w:rPr>
                <w:szCs w:val="20"/>
              </w:rPr>
            </w:pPr>
            <w:r w:rsidRPr="007C1423">
              <w:rPr>
                <w:szCs w:val="20"/>
              </w:rPr>
              <w:t>Ɛ</w:t>
            </w:r>
            <w:r w:rsidRPr="007C1423">
              <w:rPr>
                <w:szCs w:val="20"/>
                <w:vertAlign w:val="subscript"/>
              </w:rPr>
              <w:t>VFDSPD</w:t>
            </w:r>
          </w:p>
        </w:tc>
        <w:tc>
          <w:tcPr>
            <w:tcW w:w="648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vAlign w:val="center"/>
          </w:tcPr>
          <w:p w14:paraId="0071AD3C" w14:textId="77777777" w:rsidR="00F97D35" w:rsidRPr="007C1423" w:rsidRDefault="00F97D35" w:rsidP="00F97D35">
            <w:pPr>
              <w:pStyle w:val="HeadingRunIn"/>
              <w:rPr>
                <w:szCs w:val="20"/>
              </w:rPr>
            </w:pPr>
            <w:r w:rsidRPr="007C1423">
              <w:rPr>
                <w:szCs w:val="20"/>
              </w:rPr>
              <w:t>VFD speed error threshold</w:t>
            </w:r>
          </w:p>
        </w:tc>
        <w:tc>
          <w:tcPr>
            <w:tcW w:w="1440" w:type="dxa"/>
            <w:tcBorders>
              <w:top w:val="single" w:sz="3" w:space="0" w:color="000000"/>
              <w:left w:val="nil"/>
              <w:bottom w:val="single" w:sz="3" w:space="0" w:color="000000"/>
              <w:right w:val="nil"/>
            </w:tcBorders>
            <w:tcMar>
              <w:top w:w="110" w:type="dxa"/>
              <w:left w:w="80" w:type="dxa"/>
              <w:bottom w:w="70" w:type="dxa"/>
              <w:right w:w="40" w:type="dxa"/>
            </w:tcMar>
            <w:vAlign w:val="center"/>
          </w:tcPr>
          <w:p w14:paraId="240F7D63" w14:textId="77777777" w:rsidR="00F97D35" w:rsidRPr="007C1423" w:rsidRDefault="00F97D35" w:rsidP="00F97D35">
            <w:pPr>
              <w:pStyle w:val="HeadingRunIn"/>
              <w:rPr>
                <w:szCs w:val="20"/>
              </w:rPr>
            </w:pPr>
            <w:r w:rsidRPr="007C1423">
              <w:rPr>
                <w:szCs w:val="20"/>
              </w:rPr>
              <w:t>5%</w:t>
            </w:r>
          </w:p>
        </w:tc>
      </w:tr>
      <w:tr w:rsidR="00F97D35" w14:paraId="0224BF2E" w14:textId="77777777" w:rsidTr="002A5D0A">
        <w:trPr>
          <w:trHeight w:val="400"/>
        </w:trPr>
        <w:tc>
          <w:tcPr>
            <w:tcW w:w="1620" w:type="dxa"/>
            <w:tcBorders>
              <w:top w:val="single" w:sz="3" w:space="0" w:color="000000"/>
              <w:left w:val="nil"/>
              <w:bottom w:val="single" w:sz="3" w:space="0" w:color="000000"/>
              <w:right w:val="nil"/>
            </w:tcBorders>
            <w:tcMar>
              <w:top w:w="110" w:type="dxa"/>
              <w:left w:w="80" w:type="dxa"/>
              <w:bottom w:w="70" w:type="dxa"/>
              <w:right w:w="40" w:type="dxa"/>
            </w:tcMar>
            <w:vAlign w:val="center"/>
          </w:tcPr>
          <w:p w14:paraId="1008B225" w14:textId="77777777" w:rsidR="00F97D35" w:rsidRPr="007C1423" w:rsidRDefault="00F97D35" w:rsidP="00F97D35">
            <w:pPr>
              <w:pStyle w:val="HeadingRunIn"/>
              <w:rPr>
                <w:szCs w:val="20"/>
              </w:rPr>
            </w:pPr>
            <w:r w:rsidRPr="007C1423">
              <w:rPr>
                <w:szCs w:val="20"/>
              </w:rPr>
              <w:t>Ɛ</w:t>
            </w:r>
            <w:r w:rsidRPr="007C1423">
              <w:rPr>
                <w:szCs w:val="20"/>
                <w:vertAlign w:val="subscript"/>
              </w:rPr>
              <w:t>DSP</w:t>
            </w:r>
          </w:p>
        </w:tc>
        <w:tc>
          <w:tcPr>
            <w:tcW w:w="648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vAlign w:val="center"/>
          </w:tcPr>
          <w:p w14:paraId="38A6F83E" w14:textId="77777777" w:rsidR="00F97D35" w:rsidRPr="007C1423" w:rsidRDefault="00F97D35" w:rsidP="00F97D35">
            <w:pPr>
              <w:pStyle w:val="HeadingRunIn"/>
              <w:rPr>
                <w:szCs w:val="20"/>
              </w:rPr>
            </w:pPr>
            <w:r w:rsidRPr="007C1423">
              <w:rPr>
                <w:szCs w:val="20"/>
              </w:rPr>
              <w:t>Duct static pressure error threshold</w:t>
            </w:r>
          </w:p>
        </w:tc>
        <w:tc>
          <w:tcPr>
            <w:tcW w:w="1440" w:type="dxa"/>
            <w:tcBorders>
              <w:top w:val="single" w:sz="3" w:space="0" w:color="000000"/>
              <w:left w:val="nil"/>
              <w:bottom w:val="single" w:sz="3" w:space="0" w:color="000000"/>
              <w:right w:val="nil"/>
            </w:tcBorders>
            <w:tcMar>
              <w:top w:w="110" w:type="dxa"/>
              <w:left w:w="80" w:type="dxa"/>
              <w:bottom w:w="70" w:type="dxa"/>
              <w:right w:w="40" w:type="dxa"/>
            </w:tcMar>
            <w:vAlign w:val="center"/>
          </w:tcPr>
          <w:p w14:paraId="788E3218" w14:textId="6969DC10" w:rsidR="00F97D35" w:rsidRPr="004A68D0" w:rsidRDefault="00E01186" w:rsidP="00F97D35">
            <w:pPr>
              <w:pStyle w:val="HeadingRunIn"/>
              <w:rPr>
                <w:rStyle w:val="Toggle"/>
                <w:rPrChange w:id="7282" w:author="Titus Ellison" w:date="2022-10-20T13:11:00Z">
                  <w:rPr>
                    <w:szCs w:val="20"/>
                  </w:rPr>
                </w:rPrChange>
              </w:rPr>
            </w:pPr>
            <w:ins w:id="7283" w:author="Titus Ellison" w:date="2022-10-20T13:10:00Z">
              <w:r w:rsidRPr="004A68D0">
                <w:rPr>
                  <w:rStyle w:val="Toggle"/>
                  <w:rPrChange w:id="7284" w:author="Titus Ellison" w:date="2022-10-20T13:11:00Z">
                    <w:rPr>
                      <w:szCs w:val="20"/>
                    </w:rPr>
                  </w:rPrChange>
                </w:rPr>
                <w:t>[UNITS [</w:t>
              </w:r>
            </w:ins>
            <w:r w:rsidR="00F97D35" w:rsidRPr="004A68D0">
              <w:rPr>
                <w:rStyle w:val="Toggle"/>
                <w:rPrChange w:id="7285" w:author="Titus Ellison" w:date="2022-10-20T13:11:00Z">
                  <w:rPr>
                    <w:szCs w:val="20"/>
                  </w:rPr>
                </w:rPrChange>
              </w:rPr>
              <w:t>25 Pa</w:t>
            </w:r>
            <w:ins w:id="7286" w:author="Titus Ellison" w:date="2022-10-20T13:10:00Z">
              <w:r w:rsidRPr="004A68D0">
                <w:rPr>
                  <w:rStyle w:val="Toggle"/>
                  <w:rPrChange w:id="7287" w:author="Titus Ellison" w:date="2022-10-20T13:11:00Z">
                    <w:rPr>
                      <w:szCs w:val="20"/>
                    </w:rPr>
                  </w:rPrChange>
                </w:rPr>
                <w:t>]</w:t>
              </w:r>
            </w:ins>
            <w:r w:rsidR="00F97D35" w:rsidRPr="004A68D0">
              <w:rPr>
                <w:rStyle w:val="Toggle"/>
                <w:rPrChange w:id="7288" w:author="Titus Ellison" w:date="2022-10-20T13:11:00Z">
                  <w:rPr>
                    <w:szCs w:val="20"/>
                  </w:rPr>
                </w:rPrChange>
              </w:rPr>
              <w:t xml:space="preserve"> </w:t>
            </w:r>
            <w:ins w:id="7289" w:author="Titus Ellison" w:date="2022-10-20T13:10:00Z">
              <w:r w:rsidRPr="004A68D0">
                <w:rPr>
                  <w:rStyle w:val="Toggle"/>
                  <w:rPrChange w:id="7290" w:author="Titus Ellison" w:date="2022-10-20T13:11:00Z">
                    <w:rPr>
                      <w:szCs w:val="20"/>
                    </w:rPr>
                  </w:rPrChange>
                </w:rPr>
                <w:t>[</w:t>
              </w:r>
            </w:ins>
            <w:del w:id="7291" w:author="Titus Ellison" w:date="2022-10-20T13:10:00Z">
              <w:r w:rsidR="00F97D35" w:rsidRPr="004A68D0" w:rsidDel="00E01186">
                <w:rPr>
                  <w:rStyle w:val="Toggle"/>
                  <w:rPrChange w:id="7292" w:author="Titus Ellison" w:date="2022-10-20T13:11:00Z">
                    <w:rPr>
                      <w:szCs w:val="20"/>
                    </w:rPr>
                  </w:rPrChange>
                </w:rPr>
                <w:delText>(</w:delText>
              </w:r>
            </w:del>
            <w:r w:rsidR="00F97D35" w:rsidRPr="004A68D0">
              <w:rPr>
                <w:rStyle w:val="Toggle"/>
                <w:rPrChange w:id="7293" w:author="Titus Ellison" w:date="2022-10-20T13:11:00Z">
                  <w:rPr>
                    <w:szCs w:val="20"/>
                  </w:rPr>
                </w:rPrChange>
              </w:rPr>
              <w:t>0.1”</w:t>
            </w:r>
            <w:ins w:id="7294" w:author="Titus Ellison" w:date="2022-10-20T13:11:00Z">
              <w:r w:rsidR="004A68D0" w:rsidRPr="004A68D0">
                <w:rPr>
                  <w:rStyle w:val="Toggle"/>
                  <w:rPrChange w:id="7295" w:author="Titus Ellison" w:date="2022-10-20T13:11:00Z">
                    <w:rPr>
                      <w:szCs w:val="20"/>
                    </w:rPr>
                  </w:rPrChange>
                </w:rPr>
                <w:t>]]</w:t>
              </w:r>
            </w:ins>
            <w:del w:id="7296" w:author="Titus Ellison" w:date="2022-10-20T13:11:00Z">
              <w:r w:rsidR="00F97D35" w:rsidRPr="004A68D0" w:rsidDel="004A68D0">
                <w:rPr>
                  <w:rStyle w:val="Toggle"/>
                  <w:rPrChange w:id="7297" w:author="Titus Ellison" w:date="2022-10-20T13:11:00Z">
                    <w:rPr>
                      <w:szCs w:val="20"/>
                    </w:rPr>
                  </w:rPrChange>
                </w:rPr>
                <w:delText>)</w:delText>
              </w:r>
            </w:del>
          </w:p>
        </w:tc>
      </w:tr>
      <w:tr w:rsidR="00F97D35" w14:paraId="59991D6B" w14:textId="77777777" w:rsidTr="002A5D0A">
        <w:trPr>
          <w:trHeight w:val="360"/>
        </w:trPr>
        <w:tc>
          <w:tcPr>
            <w:tcW w:w="1620" w:type="dxa"/>
            <w:tcBorders>
              <w:top w:val="single" w:sz="3" w:space="0" w:color="000000"/>
              <w:left w:val="nil"/>
              <w:bottom w:val="single" w:sz="3" w:space="0" w:color="000000"/>
              <w:right w:val="nil"/>
            </w:tcBorders>
            <w:tcMar>
              <w:top w:w="110" w:type="dxa"/>
              <w:left w:w="80" w:type="dxa"/>
              <w:bottom w:w="70" w:type="dxa"/>
              <w:right w:w="40" w:type="dxa"/>
            </w:tcMar>
            <w:vAlign w:val="center"/>
          </w:tcPr>
          <w:p w14:paraId="56C6EFF2" w14:textId="77777777" w:rsidR="00F97D35" w:rsidRPr="007C1423" w:rsidRDefault="00F97D35" w:rsidP="00F97D35">
            <w:pPr>
              <w:pStyle w:val="HeadingRunIn"/>
              <w:rPr>
                <w:szCs w:val="20"/>
              </w:rPr>
            </w:pPr>
            <w:proofErr w:type="spellStart"/>
            <w:r w:rsidRPr="007C1423">
              <w:rPr>
                <w:szCs w:val="20"/>
              </w:rPr>
              <w:t>ModeDelay</w:t>
            </w:r>
            <w:proofErr w:type="spellEnd"/>
          </w:p>
        </w:tc>
        <w:tc>
          <w:tcPr>
            <w:tcW w:w="648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vAlign w:val="center"/>
          </w:tcPr>
          <w:p w14:paraId="28F00583" w14:textId="77777777" w:rsidR="00F97D35" w:rsidRPr="007C1423" w:rsidRDefault="00F97D35" w:rsidP="00F97D35">
            <w:pPr>
              <w:pStyle w:val="HeadingRunIn"/>
              <w:rPr>
                <w:szCs w:val="20"/>
              </w:rPr>
            </w:pPr>
            <w:r w:rsidRPr="007C1423">
              <w:rPr>
                <w:szCs w:val="20"/>
              </w:rPr>
              <w:t>Time in minutes to suspend Fault Condition evaluation after a change in Mode</w:t>
            </w:r>
          </w:p>
        </w:tc>
        <w:tc>
          <w:tcPr>
            <w:tcW w:w="1440" w:type="dxa"/>
            <w:tcBorders>
              <w:top w:val="single" w:sz="3" w:space="0" w:color="000000"/>
              <w:left w:val="nil"/>
              <w:bottom w:val="single" w:sz="3" w:space="0" w:color="000000"/>
              <w:right w:val="nil"/>
            </w:tcBorders>
            <w:tcMar>
              <w:top w:w="110" w:type="dxa"/>
              <w:left w:w="80" w:type="dxa"/>
              <w:bottom w:w="70" w:type="dxa"/>
              <w:right w:w="40" w:type="dxa"/>
            </w:tcMar>
            <w:vAlign w:val="center"/>
          </w:tcPr>
          <w:p w14:paraId="1B1040F8" w14:textId="77777777" w:rsidR="00F97D35" w:rsidRPr="007C1423" w:rsidRDefault="00F97D35" w:rsidP="00F97D35">
            <w:pPr>
              <w:pStyle w:val="HeadingRunIn"/>
              <w:rPr>
                <w:szCs w:val="20"/>
              </w:rPr>
            </w:pPr>
            <w:r w:rsidRPr="007C1423">
              <w:rPr>
                <w:szCs w:val="20"/>
              </w:rPr>
              <w:t>30</w:t>
            </w:r>
          </w:p>
        </w:tc>
      </w:tr>
      <w:tr w:rsidR="00F97D35" w14:paraId="7F398227" w14:textId="77777777" w:rsidTr="002A5D0A">
        <w:trPr>
          <w:trHeight w:val="360"/>
        </w:trPr>
        <w:tc>
          <w:tcPr>
            <w:tcW w:w="1620" w:type="dxa"/>
            <w:tcBorders>
              <w:top w:val="single" w:sz="3" w:space="0" w:color="000000"/>
              <w:left w:val="nil"/>
              <w:bottom w:val="single" w:sz="3" w:space="0" w:color="000000"/>
              <w:right w:val="nil"/>
            </w:tcBorders>
            <w:tcMar>
              <w:top w:w="110" w:type="dxa"/>
              <w:left w:w="80" w:type="dxa"/>
              <w:bottom w:w="70" w:type="dxa"/>
              <w:right w:w="40" w:type="dxa"/>
            </w:tcMar>
            <w:vAlign w:val="center"/>
          </w:tcPr>
          <w:p w14:paraId="620A7BF8" w14:textId="77777777" w:rsidR="00F97D35" w:rsidRPr="007C1423" w:rsidRDefault="00F97D35" w:rsidP="00F97D35">
            <w:pPr>
              <w:pStyle w:val="HeadingRunIn"/>
              <w:rPr>
                <w:szCs w:val="20"/>
              </w:rPr>
            </w:pPr>
            <w:proofErr w:type="spellStart"/>
            <w:r w:rsidRPr="007C1423">
              <w:rPr>
                <w:szCs w:val="20"/>
              </w:rPr>
              <w:t>AlarmDelay</w:t>
            </w:r>
            <w:proofErr w:type="spellEnd"/>
          </w:p>
        </w:tc>
        <w:tc>
          <w:tcPr>
            <w:tcW w:w="648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vAlign w:val="center"/>
          </w:tcPr>
          <w:p w14:paraId="4742BABA" w14:textId="77777777" w:rsidR="00F97D35" w:rsidRPr="007C1423" w:rsidRDefault="00F97D35" w:rsidP="00F97D35">
            <w:pPr>
              <w:pStyle w:val="HeadingRunIn"/>
              <w:rPr>
                <w:szCs w:val="20"/>
              </w:rPr>
            </w:pPr>
            <w:r w:rsidRPr="007C1423">
              <w:rPr>
                <w:szCs w:val="20"/>
              </w:rPr>
              <w:t>Time in minutes that a Fault Condition must persist before triggering an alarm</w:t>
            </w:r>
          </w:p>
        </w:tc>
        <w:tc>
          <w:tcPr>
            <w:tcW w:w="1440" w:type="dxa"/>
            <w:tcBorders>
              <w:top w:val="single" w:sz="3" w:space="0" w:color="000000"/>
              <w:left w:val="nil"/>
              <w:bottom w:val="single" w:sz="3" w:space="0" w:color="000000"/>
              <w:right w:val="nil"/>
            </w:tcBorders>
            <w:tcMar>
              <w:top w:w="110" w:type="dxa"/>
              <w:left w:w="80" w:type="dxa"/>
              <w:bottom w:w="70" w:type="dxa"/>
              <w:right w:w="40" w:type="dxa"/>
            </w:tcMar>
            <w:vAlign w:val="center"/>
          </w:tcPr>
          <w:p w14:paraId="66023F0B" w14:textId="77777777" w:rsidR="00F97D35" w:rsidRPr="007C1423" w:rsidRDefault="00F97D35" w:rsidP="00F97D35">
            <w:pPr>
              <w:pStyle w:val="HeadingRunIn"/>
              <w:rPr>
                <w:szCs w:val="20"/>
              </w:rPr>
            </w:pPr>
            <w:r w:rsidRPr="007C1423">
              <w:rPr>
                <w:szCs w:val="20"/>
              </w:rPr>
              <w:t>30</w:t>
            </w:r>
          </w:p>
        </w:tc>
      </w:tr>
      <w:tr w:rsidR="00F97D35" w14:paraId="3D51C1A6" w14:textId="77777777" w:rsidTr="002A5D0A">
        <w:trPr>
          <w:trHeight w:val="360"/>
        </w:trPr>
        <w:tc>
          <w:tcPr>
            <w:tcW w:w="1620" w:type="dxa"/>
            <w:tcBorders>
              <w:top w:val="single" w:sz="3" w:space="0" w:color="000000"/>
              <w:left w:val="nil"/>
              <w:bottom w:val="single" w:sz="16" w:space="0" w:color="000000"/>
              <w:right w:val="nil"/>
            </w:tcBorders>
            <w:tcMar>
              <w:top w:w="110" w:type="dxa"/>
              <w:left w:w="80" w:type="dxa"/>
              <w:bottom w:w="70" w:type="dxa"/>
              <w:right w:w="40" w:type="dxa"/>
            </w:tcMar>
            <w:vAlign w:val="center"/>
          </w:tcPr>
          <w:p w14:paraId="5C43075B" w14:textId="77777777" w:rsidR="00F97D35" w:rsidRPr="007C1423" w:rsidRDefault="00F97D35" w:rsidP="00F97D35">
            <w:pPr>
              <w:pStyle w:val="HeadingRunIn"/>
              <w:rPr>
                <w:szCs w:val="20"/>
              </w:rPr>
            </w:pPr>
            <w:proofErr w:type="spellStart"/>
            <w:r w:rsidRPr="007C1423">
              <w:rPr>
                <w:szCs w:val="20"/>
              </w:rPr>
              <w:t>TestModeDelay</w:t>
            </w:r>
            <w:proofErr w:type="spellEnd"/>
          </w:p>
        </w:tc>
        <w:tc>
          <w:tcPr>
            <w:tcW w:w="648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vAlign w:val="center"/>
          </w:tcPr>
          <w:p w14:paraId="127E0B33" w14:textId="77777777" w:rsidR="00F97D35" w:rsidRPr="007C1423" w:rsidRDefault="00F97D35" w:rsidP="00F97D35">
            <w:pPr>
              <w:pStyle w:val="HeadingRunIn"/>
              <w:rPr>
                <w:szCs w:val="20"/>
              </w:rPr>
            </w:pPr>
            <w:r w:rsidRPr="007C1423">
              <w:rPr>
                <w:szCs w:val="20"/>
              </w:rPr>
              <w:t>Time in minutes that Test Mode is enabled</w:t>
            </w:r>
          </w:p>
        </w:tc>
        <w:tc>
          <w:tcPr>
            <w:tcW w:w="1440" w:type="dxa"/>
            <w:tcBorders>
              <w:top w:val="single" w:sz="3" w:space="0" w:color="000000"/>
              <w:left w:val="nil"/>
              <w:bottom w:val="single" w:sz="16" w:space="0" w:color="000000"/>
              <w:right w:val="nil"/>
            </w:tcBorders>
            <w:tcMar>
              <w:top w:w="110" w:type="dxa"/>
              <w:left w:w="80" w:type="dxa"/>
              <w:bottom w:w="70" w:type="dxa"/>
              <w:right w:w="40" w:type="dxa"/>
            </w:tcMar>
            <w:vAlign w:val="center"/>
          </w:tcPr>
          <w:p w14:paraId="08804E8A" w14:textId="77777777" w:rsidR="00F97D35" w:rsidRPr="007C1423" w:rsidRDefault="00F97D35" w:rsidP="00F97D35">
            <w:pPr>
              <w:pStyle w:val="HeadingRunIn"/>
              <w:rPr>
                <w:szCs w:val="20"/>
              </w:rPr>
            </w:pPr>
            <w:r w:rsidRPr="007C1423">
              <w:rPr>
                <w:szCs w:val="20"/>
              </w:rPr>
              <w:t>120</w:t>
            </w:r>
          </w:p>
        </w:tc>
      </w:tr>
    </w:tbl>
    <w:p w14:paraId="7DF21DDA" w14:textId="227E788F" w:rsidR="009045A3" w:rsidRDefault="009045A3" w:rsidP="0087618D">
      <w:pPr>
        <w:pStyle w:val="Heading4"/>
      </w:pPr>
      <w:bookmarkStart w:id="7298" w:name="_Ref73452191"/>
      <w:r>
        <w:t xml:space="preserve">Table 5.17.4.5 shows potential fault conditions that can be evaluated by the AFDD routines. </w:t>
      </w:r>
      <w:r w:rsidRPr="00BC7581">
        <w:t xml:space="preserve">If the equation statement is </w:t>
      </w:r>
      <w:r w:rsidRPr="00B87A61">
        <w:rPr>
          <w:smallCaps/>
        </w:rPr>
        <w:t>true</w:t>
      </w:r>
      <w:r w:rsidRPr="00BC7581">
        <w:t>, then the specified fault condition exists.</w:t>
      </w:r>
      <w:bookmarkEnd w:id="7298"/>
      <w:r w:rsidRPr="00BC7581">
        <w:t xml:space="preserve"> </w:t>
      </w:r>
    </w:p>
    <w:p w14:paraId="253D94EC" w14:textId="3A2701C2" w:rsidR="00F97D35" w:rsidRPr="00F97D35" w:rsidRDefault="00F97D35" w:rsidP="00122D20">
      <w:pPr>
        <w:pStyle w:val="TableTitle"/>
      </w:pPr>
      <w:r w:rsidRPr="00F97D35">
        <w:t>Table 5.17.4.5 DFDD Heating AHU Fault Conditions</w:t>
      </w:r>
    </w:p>
    <w:tbl>
      <w:tblPr>
        <w:tblStyle w:val="TableGrid"/>
        <w:tblW w:w="7632" w:type="dxa"/>
        <w:tblInd w:w="1440" w:type="dxa"/>
        <w:tblBorders>
          <w:top w:val="single" w:sz="12" w:space="0" w:color="auto"/>
          <w:left w:val="single" w:sz="12" w:space="0" w:color="auto"/>
          <w:bottom w:val="single" w:sz="12" w:space="0" w:color="auto"/>
          <w:right w:val="single" w:sz="12" w:space="0" w:color="auto"/>
          <w:insideH w:val="dotted" w:sz="4" w:space="0" w:color="auto"/>
          <w:insideV w:val="dotted" w:sz="4" w:space="0" w:color="auto"/>
        </w:tblBorders>
        <w:tblLayout w:type="fixed"/>
        <w:tblCellMar>
          <w:top w:w="43" w:type="dxa"/>
          <w:left w:w="115" w:type="dxa"/>
          <w:bottom w:w="43" w:type="dxa"/>
          <w:right w:w="115" w:type="dxa"/>
        </w:tblCellMar>
        <w:tblLook w:val="04A0" w:firstRow="1" w:lastRow="0" w:firstColumn="1" w:lastColumn="0" w:noHBand="0" w:noVBand="1"/>
      </w:tblPr>
      <w:tblGrid>
        <w:gridCol w:w="1008"/>
        <w:gridCol w:w="1440"/>
        <w:gridCol w:w="5184"/>
      </w:tblGrid>
      <w:tr w:rsidR="00F97D35" w:rsidRPr="004C4C8F" w14:paraId="6F7DA311" w14:textId="77777777" w:rsidTr="00AD30BE">
        <w:trPr>
          <w:cantSplit/>
        </w:trPr>
        <w:tc>
          <w:tcPr>
            <w:tcW w:w="1008" w:type="dxa"/>
            <w:vMerge w:val="restart"/>
            <w:tcBorders>
              <w:top w:val="single" w:sz="12" w:space="0" w:color="auto"/>
              <w:bottom w:val="single" w:sz="4" w:space="0" w:color="auto"/>
            </w:tcBorders>
            <w:vAlign w:val="center"/>
          </w:tcPr>
          <w:p w14:paraId="19075862" w14:textId="77777777" w:rsidR="00F97D35" w:rsidRPr="004C4C8F" w:rsidRDefault="00F97D35" w:rsidP="00AD30BE">
            <w:pPr>
              <w:keepNext/>
              <w:keepLines/>
              <w:tabs>
                <w:tab w:val="left" w:pos="720"/>
                <w:tab w:val="left" w:leader="dot" w:pos="9360"/>
              </w:tabs>
              <w:jc w:val="center"/>
              <w:rPr>
                <w:b/>
              </w:rPr>
            </w:pPr>
            <w:r w:rsidRPr="004C4C8F">
              <w:rPr>
                <w:b/>
              </w:rPr>
              <w:t>FC#1</w:t>
            </w:r>
          </w:p>
        </w:tc>
        <w:tc>
          <w:tcPr>
            <w:tcW w:w="1440" w:type="dxa"/>
            <w:tcBorders>
              <w:top w:val="single" w:sz="12" w:space="0" w:color="auto"/>
              <w:bottom w:val="dotted" w:sz="4" w:space="0" w:color="auto"/>
            </w:tcBorders>
            <w:vAlign w:val="center"/>
          </w:tcPr>
          <w:p w14:paraId="49D67514" w14:textId="77777777" w:rsidR="00F97D35" w:rsidRPr="004C4C8F" w:rsidRDefault="00F97D35" w:rsidP="00AD30BE">
            <w:pPr>
              <w:keepNext/>
              <w:keepLines/>
              <w:tabs>
                <w:tab w:val="left" w:pos="720"/>
                <w:tab w:val="left" w:leader="dot" w:pos="9360"/>
              </w:tabs>
              <w:jc w:val="right"/>
              <w:rPr>
                <w:b/>
              </w:rPr>
            </w:pPr>
            <w:r w:rsidRPr="004C4C8F">
              <w:rPr>
                <w:b/>
              </w:rPr>
              <w:t>Equation</w:t>
            </w:r>
          </w:p>
        </w:tc>
        <w:tc>
          <w:tcPr>
            <w:tcW w:w="5184" w:type="dxa"/>
            <w:tcBorders>
              <w:top w:val="single" w:sz="12" w:space="0" w:color="auto"/>
              <w:bottom w:val="dotted" w:sz="4" w:space="0" w:color="auto"/>
            </w:tcBorders>
          </w:tcPr>
          <w:p w14:paraId="43565310" w14:textId="77777777" w:rsidR="00F97D35" w:rsidRPr="005E1509" w:rsidRDefault="00F97D35" w:rsidP="00AD30BE">
            <w:pPr>
              <w:keepNext/>
              <w:keepLines/>
              <w:tabs>
                <w:tab w:val="left" w:pos="720"/>
                <w:tab w:val="left" w:leader="dot" w:pos="9360"/>
              </w:tabs>
              <w:spacing w:before="60" w:after="60"/>
              <w:jc w:val="center"/>
            </w:pPr>
            <w:r w:rsidRPr="005E1509">
              <w:t>DSP &lt; DSPSP - Ɛ</w:t>
            </w:r>
            <w:r w:rsidRPr="005E1509">
              <w:rPr>
                <w:vertAlign w:val="subscript"/>
              </w:rPr>
              <w:t>DSP</w:t>
            </w:r>
          </w:p>
          <w:p w14:paraId="61BD5BA3" w14:textId="77777777" w:rsidR="00F97D35" w:rsidRPr="00C23A1B" w:rsidRDefault="00F97D35" w:rsidP="00AD30BE">
            <w:pPr>
              <w:keepNext/>
              <w:keepLines/>
              <w:tabs>
                <w:tab w:val="left" w:pos="720"/>
                <w:tab w:val="left" w:leader="dot" w:pos="9360"/>
              </w:tabs>
              <w:spacing w:before="60" w:after="60"/>
              <w:jc w:val="center"/>
            </w:pPr>
            <w:r w:rsidRPr="00C23A1B">
              <w:t>and</w:t>
            </w:r>
          </w:p>
          <w:p w14:paraId="3871595A" w14:textId="77777777" w:rsidR="00F97D35" w:rsidRPr="005E1509" w:rsidRDefault="00F97D35" w:rsidP="00AD30BE">
            <w:pPr>
              <w:keepNext/>
              <w:keepLines/>
              <w:tabs>
                <w:tab w:val="left" w:pos="720"/>
                <w:tab w:val="left" w:leader="dot" w:pos="9360"/>
              </w:tabs>
              <w:spacing w:before="60" w:after="60"/>
              <w:jc w:val="center"/>
            </w:pPr>
            <w:r w:rsidRPr="005E1509">
              <w:t>VFDSPD ≥ 99% - Ɛ</w:t>
            </w:r>
            <w:r w:rsidRPr="005E1509">
              <w:rPr>
                <w:vertAlign w:val="subscript"/>
              </w:rPr>
              <w:t>VFDSPD</w:t>
            </w:r>
          </w:p>
        </w:tc>
      </w:tr>
      <w:tr w:rsidR="00F97D35" w:rsidRPr="004C4C8F" w14:paraId="44D8D1BD" w14:textId="77777777" w:rsidTr="00AD30BE">
        <w:trPr>
          <w:cantSplit/>
        </w:trPr>
        <w:tc>
          <w:tcPr>
            <w:tcW w:w="1008" w:type="dxa"/>
            <w:vMerge/>
            <w:tcBorders>
              <w:top w:val="dotted" w:sz="4" w:space="0" w:color="auto"/>
              <w:bottom w:val="single" w:sz="4" w:space="0" w:color="auto"/>
            </w:tcBorders>
          </w:tcPr>
          <w:p w14:paraId="41E5A70E" w14:textId="77777777" w:rsidR="00F97D35" w:rsidRPr="004C4C8F" w:rsidRDefault="00F97D35" w:rsidP="00AD30BE">
            <w:pPr>
              <w:keepNext/>
              <w:keepLines/>
              <w:tabs>
                <w:tab w:val="left" w:pos="720"/>
                <w:tab w:val="left" w:leader="dot" w:pos="9360"/>
              </w:tabs>
            </w:pPr>
          </w:p>
        </w:tc>
        <w:tc>
          <w:tcPr>
            <w:tcW w:w="1440" w:type="dxa"/>
            <w:tcBorders>
              <w:top w:val="dotted" w:sz="4" w:space="0" w:color="auto"/>
              <w:bottom w:val="dotted" w:sz="4" w:space="0" w:color="auto"/>
            </w:tcBorders>
            <w:vAlign w:val="center"/>
          </w:tcPr>
          <w:p w14:paraId="2246A2DF" w14:textId="77777777" w:rsidR="00F97D35" w:rsidRPr="004C4C8F" w:rsidRDefault="00F97D35" w:rsidP="00AD30BE">
            <w:pPr>
              <w:keepNext/>
              <w:keepLines/>
              <w:tabs>
                <w:tab w:val="left" w:pos="720"/>
                <w:tab w:val="left" w:leader="dot" w:pos="9360"/>
              </w:tabs>
              <w:jc w:val="right"/>
              <w:rPr>
                <w:b/>
              </w:rPr>
            </w:pPr>
            <w:r w:rsidRPr="004C4C8F">
              <w:rPr>
                <w:b/>
              </w:rPr>
              <w:t>Description</w:t>
            </w:r>
          </w:p>
        </w:tc>
        <w:tc>
          <w:tcPr>
            <w:tcW w:w="5184" w:type="dxa"/>
            <w:tcBorders>
              <w:top w:val="dotted" w:sz="4" w:space="0" w:color="auto"/>
              <w:bottom w:val="dotted" w:sz="4" w:space="0" w:color="auto"/>
            </w:tcBorders>
            <w:vAlign w:val="center"/>
          </w:tcPr>
          <w:p w14:paraId="0AE3163D" w14:textId="77777777" w:rsidR="00F97D35" w:rsidRPr="004C4C8F" w:rsidRDefault="00F97D35" w:rsidP="00AD30BE">
            <w:pPr>
              <w:keepNext/>
              <w:keepLines/>
              <w:tabs>
                <w:tab w:val="left" w:pos="720"/>
                <w:tab w:val="left" w:leader="dot" w:pos="9360"/>
              </w:tabs>
            </w:pPr>
            <w:r w:rsidRPr="004C4C8F">
              <w:t>Duct static pressure is too low with fan at full speed</w:t>
            </w:r>
          </w:p>
        </w:tc>
      </w:tr>
      <w:tr w:rsidR="00F97D35" w:rsidRPr="004C4C8F" w14:paraId="16F7E0C7" w14:textId="77777777" w:rsidTr="00AD30BE">
        <w:trPr>
          <w:cantSplit/>
        </w:trPr>
        <w:tc>
          <w:tcPr>
            <w:tcW w:w="1008" w:type="dxa"/>
            <w:vMerge/>
            <w:tcBorders>
              <w:top w:val="dotted" w:sz="4" w:space="0" w:color="auto"/>
              <w:bottom w:val="single" w:sz="4" w:space="0" w:color="auto"/>
            </w:tcBorders>
          </w:tcPr>
          <w:p w14:paraId="4CF3269C" w14:textId="77777777" w:rsidR="00F97D35" w:rsidRPr="004C4C8F" w:rsidRDefault="00F97D35" w:rsidP="00AD30BE">
            <w:pPr>
              <w:keepLines/>
              <w:tabs>
                <w:tab w:val="left" w:pos="720"/>
                <w:tab w:val="left" w:leader="dot" w:pos="9360"/>
              </w:tabs>
            </w:pPr>
          </w:p>
        </w:tc>
        <w:tc>
          <w:tcPr>
            <w:tcW w:w="1440" w:type="dxa"/>
            <w:tcBorders>
              <w:top w:val="dotted" w:sz="4" w:space="0" w:color="auto"/>
              <w:bottom w:val="single" w:sz="4" w:space="0" w:color="auto"/>
            </w:tcBorders>
            <w:vAlign w:val="center"/>
          </w:tcPr>
          <w:p w14:paraId="271D1E8B" w14:textId="77777777" w:rsidR="00F97D35" w:rsidRPr="004C4C8F" w:rsidRDefault="00F97D35" w:rsidP="00AD30BE">
            <w:pPr>
              <w:keepLines/>
              <w:tabs>
                <w:tab w:val="left" w:pos="720"/>
                <w:tab w:val="left" w:leader="dot" w:pos="9360"/>
              </w:tabs>
              <w:jc w:val="right"/>
              <w:rPr>
                <w:b/>
              </w:rPr>
            </w:pPr>
            <w:r w:rsidRPr="004C4C8F">
              <w:rPr>
                <w:b/>
              </w:rPr>
              <w:t>Possible Diagnosis</w:t>
            </w:r>
          </w:p>
        </w:tc>
        <w:tc>
          <w:tcPr>
            <w:tcW w:w="5184" w:type="dxa"/>
            <w:tcBorders>
              <w:top w:val="dotted" w:sz="4" w:space="0" w:color="auto"/>
              <w:bottom w:val="single" w:sz="4" w:space="0" w:color="auto"/>
            </w:tcBorders>
            <w:vAlign w:val="center"/>
          </w:tcPr>
          <w:p w14:paraId="2329753E" w14:textId="77777777" w:rsidR="00F97D35" w:rsidRPr="004C4C8F" w:rsidRDefault="00F97D35" w:rsidP="00AD30BE">
            <w:pPr>
              <w:keepLines/>
              <w:tabs>
                <w:tab w:val="left" w:pos="720"/>
                <w:tab w:val="left" w:leader="dot" w:pos="9360"/>
              </w:tabs>
            </w:pPr>
            <w:r w:rsidRPr="004C4C8F">
              <w:t>Problem with VFD</w:t>
            </w:r>
          </w:p>
          <w:p w14:paraId="08838E97" w14:textId="77777777" w:rsidR="00F97D35" w:rsidRPr="004C4C8F" w:rsidRDefault="00F97D35" w:rsidP="00AD30BE">
            <w:pPr>
              <w:keepLines/>
              <w:tabs>
                <w:tab w:val="left" w:pos="720"/>
                <w:tab w:val="left" w:leader="dot" w:pos="9360"/>
              </w:tabs>
            </w:pPr>
            <w:r w:rsidRPr="004C4C8F">
              <w:t>Mechanical problem with fan</w:t>
            </w:r>
          </w:p>
          <w:p w14:paraId="3A01D9C6" w14:textId="77777777" w:rsidR="00F97D35" w:rsidRPr="004C4C8F" w:rsidRDefault="00F97D35" w:rsidP="00AD30BE">
            <w:pPr>
              <w:keepLines/>
              <w:tabs>
                <w:tab w:val="left" w:pos="720"/>
                <w:tab w:val="left" w:leader="dot" w:pos="9360"/>
              </w:tabs>
            </w:pPr>
            <w:r w:rsidRPr="004C4C8F">
              <w:t>Fan undersized</w:t>
            </w:r>
          </w:p>
          <w:p w14:paraId="740C4D21" w14:textId="77777777" w:rsidR="00F97D35" w:rsidRPr="004C4C8F" w:rsidRDefault="00F97D35" w:rsidP="00AD30BE">
            <w:pPr>
              <w:keepLines/>
              <w:tabs>
                <w:tab w:val="left" w:pos="720"/>
                <w:tab w:val="left" w:leader="dot" w:pos="9360"/>
              </w:tabs>
            </w:pPr>
            <w:r w:rsidRPr="004C4C8F">
              <w:t>SAT Setpoint too high (too much zone demand)</w:t>
            </w:r>
          </w:p>
        </w:tc>
      </w:tr>
      <w:tr w:rsidR="00F97D35" w:rsidRPr="004C4C8F" w14:paraId="2F97E474" w14:textId="77777777" w:rsidTr="00AD30BE">
        <w:trPr>
          <w:cantSplit/>
        </w:trPr>
        <w:tc>
          <w:tcPr>
            <w:tcW w:w="1008" w:type="dxa"/>
            <w:vMerge w:val="restart"/>
            <w:tcBorders>
              <w:top w:val="single" w:sz="4" w:space="0" w:color="auto"/>
              <w:bottom w:val="single" w:sz="4" w:space="0" w:color="auto"/>
            </w:tcBorders>
            <w:vAlign w:val="center"/>
          </w:tcPr>
          <w:p w14:paraId="3E76FA73" w14:textId="77777777" w:rsidR="00F97D35" w:rsidRPr="004C4C8F" w:rsidRDefault="00F97D35" w:rsidP="00AD30BE">
            <w:pPr>
              <w:keepNext/>
              <w:keepLines/>
              <w:tabs>
                <w:tab w:val="left" w:pos="720"/>
                <w:tab w:val="left" w:leader="dot" w:pos="9360"/>
              </w:tabs>
              <w:jc w:val="center"/>
              <w:rPr>
                <w:b/>
              </w:rPr>
            </w:pPr>
            <w:r w:rsidRPr="004C4C8F">
              <w:rPr>
                <w:b/>
              </w:rPr>
              <w:t>FC#</w:t>
            </w:r>
            <w:r>
              <w:rPr>
                <w:b/>
              </w:rPr>
              <w:t>2</w:t>
            </w:r>
          </w:p>
        </w:tc>
        <w:tc>
          <w:tcPr>
            <w:tcW w:w="1440" w:type="dxa"/>
            <w:tcBorders>
              <w:top w:val="single" w:sz="4" w:space="0" w:color="auto"/>
              <w:bottom w:val="dotted" w:sz="4" w:space="0" w:color="auto"/>
            </w:tcBorders>
            <w:vAlign w:val="center"/>
          </w:tcPr>
          <w:p w14:paraId="7572E48B" w14:textId="77777777" w:rsidR="00F97D35" w:rsidRPr="004C4C8F" w:rsidRDefault="00F97D35" w:rsidP="00AD30BE">
            <w:pPr>
              <w:keepNext/>
              <w:keepLines/>
              <w:tabs>
                <w:tab w:val="left" w:pos="720"/>
                <w:tab w:val="left" w:leader="dot" w:pos="9360"/>
              </w:tabs>
              <w:jc w:val="right"/>
              <w:rPr>
                <w:b/>
              </w:rPr>
            </w:pPr>
            <w:r w:rsidRPr="004C4C8F">
              <w:rPr>
                <w:b/>
              </w:rPr>
              <w:t>Equation</w:t>
            </w:r>
          </w:p>
        </w:tc>
        <w:tc>
          <w:tcPr>
            <w:tcW w:w="5184" w:type="dxa"/>
            <w:tcBorders>
              <w:top w:val="single" w:sz="4" w:space="0" w:color="auto"/>
              <w:bottom w:val="dotted" w:sz="4" w:space="0" w:color="auto"/>
            </w:tcBorders>
          </w:tcPr>
          <w:p w14:paraId="53B68F5F" w14:textId="77777777" w:rsidR="00F97D35" w:rsidRPr="005E1509" w:rsidRDefault="00F97D35" w:rsidP="00AD30BE">
            <w:pPr>
              <w:keepNext/>
              <w:keepLines/>
              <w:tabs>
                <w:tab w:val="left" w:pos="720"/>
                <w:tab w:val="left" w:leader="dot" w:pos="9360"/>
              </w:tabs>
              <w:spacing w:before="60" w:after="60"/>
              <w:jc w:val="center"/>
              <w:rPr>
                <w:sz w:val="22"/>
              </w:rPr>
            </w:pPr>
            <w:r w:rsidRPr="005E1509">
              <w:rPr>
                <w:sz w:val="22"/>
              </w:rPr>
              <w:t>SAT</w:t>
            </w:r>
            <w:r w:rsidRPr="005E1509">
              <w:rPr>
                <w:sz w:val="22"/>
                <w:vertAlign w:val="subscript"/>
              </w:rPr>
              <w:t>AVG</w:t>
            </w:r>
            <w:r w:rsidRPr="005E1509">
              <w:rPr>
                <w:sz w:val="22"/>
              </w:rPr>
              <w:t xml:space="preserve"> &lt; SATSP - Ɛ</w:t>
            </w:r>
            <w:r w:rsidRPr="005E1509">
              <w:rPr>
                <w:sz w:val="22"/>
                <w:vertAlign w:val="subscript"/>
              </w:rPr>
              <w:t>SAT</w:t>
            </w:r>
          </w:p>
          <w:p w14:paraId="1DA7187D" w14:textId="77777777" w:rsidR="00F97D35" w:rsidRPr="00C23A1B" w:rsidRDefault="00F97D35" w:rsidP="00AD30BE">
            <w:pPr>
              <w:keepNext/>
              <w:keepLines/>
              <w:tabs>
                <w:tab w:val="left" w:pos="720"/>
                <w:tab w:val="left" w:leader="dot" w:pos="9360"/>
              </w:tabs>
              <w:spacing w:before="60" w:after="60"/>
              <w:jc w:val="center"/>
              <w:rPr>
                <w:sz w:val="22"/>
                <w:vertAlign w:val="subscript"/>
              </w:rPr>
            </w:pPr>
            <w:r w:rsidRPr="00C23A1B">
              <w:rPr>
                <w:sz w:val="22"/>
              </w:rPr>
              <w:t>and</w:t>
            </w:r>
          </w:p>
          <w:p w14:paraId="2E63393F" w14:textId="77777777" w:rsidR="00F97D35" w:rsidRPr="005E1509" w:rsidRDefault="00F97D35" w:rsidP="00AD30BE">
            <w:pPr>
              <w:keepNext/>
              <w:keepLines/>
              <w:tabs>
                <w:tab w:val="left" w:pos="720"/>
                <w:tab w:val="left" w:leader="dot" w:pos="9360"/>
              </w:tabs>
              <w:spacing w:before="60" w:after="60"/>
              <w:jc w:val="center"/>
              <w:rPr>
                <w:b/>
                <w:sz w:val="22"/>
              </w:rPr>
            </w:pPr>
            <w:r w:rsidRPr="005E1509">
              <w:rPr>
                <w:sz w:val="22"/>
              </w:rPr>
              <w:t>HC ≥ 99%</w:t>
            </w:r>
          </w:p>
        </w:tc>
      </w:tr>
      <w:tr w:rsidR="00F97D35" w:rsidRPr="004C4C8F" w14:paraId="7AE0911A" w14:textId="77777777" w:rsidTr="00AD30BE">
        <w:trPr>
          <w:cantSplit/>
        </w:trPr>
        <w:tc>
          <w:tcPr>
            <w:tcW w:w="1008" w:type="dxa"/>
            <w:vMerge/>
            <w:tcBorders>
              <w:top w:val="dotted" w:sz="4" w:space="0" w:color="auto"/>
              <w:bottom w:val="single" w:sz="4" w:space="0" w:color="auto"/>
            </w:tcBorders>
          </w:tcPr>
          <w:p w14:paraId="71240350" w14:textId="77777777" w:rsidR="00F97D35" w:rsidRPr="004C4C8F" w:rsidRDefault="00F97D35" w:rsidP="00AD30BE">
            <w:pPr>
              <w:keepNext/>
              <w:keepLines/>
              <w:tabs>
                <w:tab w:val="left" w:pos="720"/>
                <w:tab w:val="left" w:leader="dot" w:pos="9360"/>
              </w:tabs>
            </w:pPr>
          </w:p>
        </w:tc>
        <w:tc>
          <w:tcPr>
            <w:tcW w:w="1440" w:type="dxa"/>
            <w:tcBorders>
              <w:top w:val="dotted" w:sz="4" w:space="0" w:color="auto"/>
              <w:bottom w:val="dotted" w:sz="4" w:space="0" w:color="auto"/>
            </w:tcBorders>
            <w:vAlign w:val="center"/>
          </w:tcPr>
          <w:p w14:paraId="0DA017B7" w14:textId="77777777" w:rsidR="00F97D35" w:rsidRPr="004C4C8F" w:rsidRDefault="00F97D35" w:rsidP="00AD30BE">
            <w:pPr>
              <w:keepNext/>
              <w:keepLines/>
              <w:tabs>
                <w:tab w:val="left" w:pos="720"/>
                <w:tab w:val="left" w:leader="dot" w:pos="9360"/>
              </w:tabs>
              <w:jc w:val="right"/>
              <w:rPr>
                <w:b/>
              </w:rPr>
            </w:pPr>
            <w:r w:rsidRPr="004C4C8F">
              <w:rPr>
                <w:b/>
              </w:rPr>
              <w:t>Description</w:t>
            </w:r>
          </w:p>
        </w:tc>
        <w:tc>
          <w:tcPr>
            <w:tcW w:w="5184" w:type="dxa"/>
            <w:tcBorders>
              <w:top w:val="dotted" w:sz="4" w:space="0" w:color="auto"/>
              <w:bottom w:val="dotted" w:sz="4" w:space="0" w:color="auto"/>
            </w:tcBorders>
            <w:vAlign w:val="center"/>
          </w:tcPr>
          <w:p w14:paraId="51BA8080" w14:textId="77777777" w:rsidR="00F97D35" w:rsidRPr="004C4C8F" w:rsidRDefault="00F97D35" w:rsidP="00AD30BE">
            <w:pPr>
              <w:keepNext/>
              <w:keepLines/>
              <w:tabs>
                <w:tab w:val="left" w:pos="720"/>
                <w:tab w:val="left" w:leader="dot" w:pos="9360"/>
              </w:tabs>
              <w:rPr>
                <w:b/>
              </w:rPr>
            </w:pPr>
            <w:r w:rsidRPr="004C4C8F">
              <w:t xml:space="preserve">SAT too low in full heating </w:t>
            </w:r>
          </w:p>
        </w:tc>
      </w:tr>
      <w:tr w:rsidR="00F97D35" w:rsidRPr="004C4C8F" w14:paraId="3512B1A4" w14:textId="77777777" w:rsidTr="003430AA">
        <w:trPr>
          <w:cantSplit/>
        </w:trPr>
        <w:tc>
          <w:tcPr>
            <w:tcW w:w="1008" w:type="dxa"/>
            <w:vMerge/>
            <w:tcBorders>
              <w:top w:val="dotted" w:sz="4" w:space="0" w:color="auto"/>
              <w:bottom w:val="single" w:sz="6" w:space="0" w:color="auto"/>
            </w:tcBorders>
          </w:tcPr>
          <w:p w14:paraId="142B9426" w14:textId="77777777" w:rsidR="00F97D35" w:rsidRPr="004C4C8F" w:rsidRDefault="00F97D35" w:rsidP="00AD30BE">
            <w:pPr>
              <w:keepLines/>
              <w:tabs>
                <w:tab w:val="left" w:pos="720"/>
                <w:tab w:val="left" w:leader="dot" w:pos="9360"/>
              </w:tabs>
            </w:pPr>
          </w:p>
        </w:tc>
        <w:tc>
          <w:tcPr>
            <w:tcW w:w="1440" w:type="dxa"/>
            <w:tcBorders>
              <w:top w:val="dotted" w:sz="4" w:space="0" w:color="auto"/>
              <w:bottom w:val="single" w:sz="6" w:space="0" w:color="auto"/>
            </w:tcBorders>
            <w:vAlign w:val="center"/>
          </w:tcPr>
          <w:p w14:paraId="66DF3977" w14:textId="77777777" w:rsidR="00F97D35" w:rsidRPr="004C4C8F" w:rsidRDefault="00F97D35" w:rsidP="00AD30BE">
            <w:pPr>
              <w:keepLines/>
              <w:tabs>
                <w:tab w:val="left" w:pos="720"/>
                <w:tab w:val="left" w:leader="dot" w:pos="9360"/>
              </w:tabs>
              <w:jc w:val="right"/>
              <w:rPr>
                <w:b/>
              </w:rPr>
            </w:pPr>
            <w:r w:rsidRPr="004C4C8F">
              <w:rPr>
                <w:b/>
              </w:rPr>
              <w:t>Possible Diagnosis</w:t>
            </w:r>
          </w:p>
        </w:tc>
        <w:tc>
          <w:tcPr>
            <w:tcW w:w="5184" w:type="dxa"/>
            <w:tcBorders>
              <w:top w:val="dotted" w:sz="4" w:space="0" w:color="auto"/>
              <w:bottom w:val="single" w:sz="6" w:space="0" w:color="auto"/>
            </w:tcBorders>
            <w:vAlign w:val="center"/>
          </w:tcPr>
          <w:p w14:paraId="1CAC64E5" w14:textId="77777777" w:rsidR="00F97D35" w:rsidRPr="004C4C8F" w:rsidRDefault="00F97D35" w:rsidP="00AD30BE">
            <w:pPr>
              <w:keepLines/>
              <w:tabs>
                <w:tab w:val="left" w:pos="720"/>
                <w:tab w:val="left" w:leader="dot" w:pos="9360"/>
              </w:tabs>
            </w:pPr>
            <w:r w:rsidRPr="004C4C8F">
              <w:t>SAT sensor error</w:t>
            </w:r>
          </w:p>
          <w:p w14:paraId="1CA776CA" w14:textId="77777777" w:rsidR="00F97D35" w:rsidRPr="004C4C8F" w:rsidRDefault="00F97D35" w:rsidP="00AD30BE">
            <w:pPr>
              <w:keepLines/>
              <w:tabs>
                <w:tab w:val="left" w:pos="720"/>
                <w:tab w:val="left" w:leader="dot" w:pos="9360"/>
              </w:tabs>
            </w:pPr>
            <w:r w:rsidRPr="004C4C8F">
              <w:t>Heating coil valve stuck closed or actuator failure</w:t>
            </w:r>
          </w:p>
          <w:p w14:paraId="5F84F5CD" w14:textId="77777777" w:rsidR="00F97D35" w:rsidRPr="004C4C8F" w:rsidRDefault="00F97D35" w:rsidP="00AD30BE">
            <w:pPr>
              <w:keepLines/>
              <w:tabs>
                <w:tab w:val="left" w:pos="720"/>
                <w:tab w:val="left" w:leader="dot" w:pos="9360"/>
              </w:tabs>
            </w:pPr>
            <w:r w:rsidRPr="004C4C8F">
              <w:t>Fouled or undersized heating coil</w:t>
            </w:r>
          </w:p>
          <w:p w14:paraId="0AD6B230" w14:textId="77777777" w:rsidR="00F97D35" w:rsidRDefault="00F97D35" w:rsidP="00AD30BE">
            <w:pPr>
              <w:keepLines/>
              <w:tabs>
                <w:tab w:val="left" w:pos="720"/>
                <w:tab w:val="left" w:leader="dot" w:pos="9360"/>
              </w:tabs>
            </w:pPr>
            <w:r w:rsidRPr="004C4C8F">
              <w:t>HW temperature too low or HW unavailable</w:t>
            </w:r>
          </w:p>
          <w:p w14:paraId="697E8073" w14:textId="77777777" w:rsidR="00F97D35" w:rsidRPr="004C4C8F" w:rsidRDefault="00F97D35" w:rsidP="00AD30BE">
            <w:pPr>
              <w:keepLines/>
              <w:tabs>
                <w:tab w:val="left" w:pos="720"/>
                <w:tab w:val="left" w:leader="dot" w:pos="9360"/>
              </w:tabs>
            </w:pPr>
            <w:r>
              <w:t>Gas or electric heat unavailable</w:t>
            </w:r>
          </w:p>
        </w:tc>
      </w:tr>
      <w:tr w:rsidR="00F97D35" w:rsidRPr="004C4C8F" w14:paraId="679D9E63" w14:textId="77777777" w:rsidTr="003430A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Ex>
        <w:tc>
          <w:tcPr>
            <w:tcW w:w="1008" w:type="dxa"/>
            <w:vMerge w:val="restart"/>
            <w:tcBorders>
              <w:top w:val="single" w:sz="6" w:space="0" w:color="auto"/>
              <w:left w:val="single" w:sz="12" w:space="0" w:color="auto"/>
              <w:bottom w:val="single" w:sz="6" w:space="0" w:color="auto"/>
              <w:right w:val="single" w:sz="6" w:space="0" w:color="auto"/>
            </w:tcBorders>
            <w:vAlign w:val="center"/>
          </w:tcPr>
          <w:p w14:paraId="2935AFB4" w14:textId="77777777" w:rsidR="00F97D35" w:rsidRPr="004C4C8F" w:rsidRDefault="00F97D35" w:rsidP="00AD30BE">
            <w:pPr>
              <w:keepNext/>
              <w:keepLines/>
              <w:tabs>
                <w:tab w:val="left" w:pos="720"/>
                <w:tab w:val="left" w:leader="dot" w:pos="9360"/>
              </w:tabs>
              <w:jc w:val="center"/>
              <w:rPr>
                <w:b/>
              </w:rPr>
            </w:pPr>
            <w:r>
              <w:rPr>
                <w:b/>
              </w:rPr>
              <w:lastRenderedPageBreak/>
              <w:t>FC#3</w:t>
            </w:r>
          </w:p>
        </w:tc>
        <w:tc>
          <w:tcPr>
            <w:tcW w:w="1440" w:type="dxa"/>
            <w:tcBorders>
              <w:top w:val="single" w:sz="6" w:space="0" w:color="auto"/>
              <w:left w:val="single" w:sz="6" w:space="0" w:color="auto"/>
              <w:bottom w:val="single" w:sz="6" w:space="0" w:color="auto"/>
              <w:right w:val="single" w:sz="6" w:space="0" w:color="auto"/>
            </w:tcBorders>
            <w:vAlign w:val="center"/>
          </w:tcPr>
          <w:p w14:paraId="0BA25F0A" w14:textId="77777777" w:rsidR="00F97D35" w:rsidRPr="004C4C8F" w:rsidRDefault="00F97D35" w:rsidP="00AD30BE">
            <w:pPr>
              <w:keepNext/>
              <w:keepLines/>
              <w:tabs>
                <w:tab w:val="left" w:pos="720"/>
                <w:tab w:val="left" w:leader="dot" w:pos="9360"/>
              </w:tabs>
              <w:jc w:val="right"/>
              <w:rPr>
                <w:b/>
              </w:rPr>
            </w:pPr>
            <w:r w:rsidRPr="004C4C8F">
              <w:rPr>
                <w:b/>
              </w:rPr>
              <w:t>Equation</w:t>
            </w:r>
          </w:p>
        </w:tc>
        <w:tc>
          <w:tcPr>
            <w:tcW w:w="5184" w:type="dxa"/>
            <w:tcBorders>
              <w:top w:val="single" w:sz="6" w:space="0" w:color="auto"/>
              <w:left w:val="single" w:sz="6" w:space="0" w:color="auto"/>
              <w:bottom w:val="single" w:sz="6" w:space="0" w:color="auto"/>
              <w:right w:val="single" w:sz="12" w:space="0" w:color="auto"/>
            </w:tcBorders>
          </w:tcPr>
          <w:p w14:paraId="6F24C385" w14:textId="77777777" w:rsidR="00F97D35" w:rsidRDefault="00F97D35" w:rsidP="00AD30BE">
            <w:pPr>
              <w:keepNext/>
              <w:keepLines/>
              <w:tabs>
                <w:tab w:val="left" w:pos="720"/>
                <w:tab w:val="left" w:leader="dot" w:pos="9360"/>
              </w:tabs>
              <w:spacing w:before="60" w:after="60"/>
              <w:jc w:val="center"/>
            </w:pPr>
            <w:r>
              <w:t>RAT</w:t>
            </w:r>
            <w:r w:rsidRPr="00083279">
              <w:rPr>
                <w:vertAlign w:val="subscript"/>
              </w:rPr>
              <w:t>AVG</w:t>
            </w:r>
            <w:r w:rsidRPr="00083279">
              <w:t xml:space="preserve"> - </w:t>
            </w:r>
            <w:r>
              <w:t>SAT</w:t>
            </w:r>
            <w:r w:rsidRPr="00083279">
              <w:rPr>
                <w:vertAlign w:val="subscript"/>
              </w:rPr>
              <w:t>AVG</w:t>
            </w:r>
            <w:r w:rsidRPr="00083279">
              <w:t xml:space="preserve"> ≥  </w:t>
            </w:r>
            <m:oMath>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Ɛ</m:t>
                          </m:r>
                        </m:e>
                        <m:sub>
                          <m:r>
                            <m:rPr>
                              <m:sty m:val="p"/>
                            </m:rPr>
                            <w:rPr>
                              <w:rFonts w:ascii="Cambria Math" w:hAnsi="Cambria Math"/>
                              <w:vertAlign w:val="subscript"/>
                            </w:rPr>
                            <m:t>SAT</m:t>
                          </m:r>
                        </m:sub>
                      </m:sSub>
                    </m:e>
                    <m:sup>
                      <m:r>
                        <w:rPr>
                          <w:rFonts w:ascii="Cambria Math" w:hAnsi="Cambria Math"/>
                        </w:rPr>
                        <m:t>2</m:t>
                      </m:r>
                    </m:sup>
                  </m:sSup>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Ɛ</m:t>
                          </m:r>
                        </m:e>
                        <m:sub>
                          <m:r>
                            <m:rPr>
                              <m:sty m:val="p"/>
                            </m:rPr>
                            <w:rPr>
                              <w:rFonts w:ascii="Cambria Math" w:hAnsi="Cambria Math"/>
                              <w:vertAlign w:val="subscript"/>
                            </w:rPr>
                            <m:t>RAT</m:t>
                          </m:r>
                        </m:sub>
                      </m:sSub>
                    </m:e>
                    <m:sup>
                      <m:r>
                        <w:rPr>
                          <w:rFonts w:ascii="Cambria Math" w:hAnsi="Cambria Math"/>
                        </w:rPr>
                        <m:t>2</m:t>
                      </m:r>
                    </m:sup>
                  </m:sSup>
                </m:e>
              </m:rad>
              <m:r>
                <w:rPr>
                  <w:rFonts w:ascii="Cambria Math" w:hAnsi="Cambria Math"/>
                </w:rPr>
                <m:t xml:space="preserve"> </m:t>
              </m:r>
            </m:oMath>
            <w:r>
              <w:t xml:space="preserve">+ </w:t>
            </w:r>
            <w:r w:rsidRPr="00083279">
              <w:sym w:font="Symbol" w:char="F044"/>
            </w:r>
            <w:r w:rsidRPr="00083279">
              <w:t>T</w:t>
            </w:r>
            <w:r w:rsidRPr="00083279">
              <w:rPr>
                <w:vertAlign w:val="subscript"/>
              </w:rPr>
              <w:t>SF</w:t>
            </w:r>
          </w:p>
          <w:p w14:paraId="706DAAB1" w14:textId="77777777" w:rsidR="00F97D35" w:rsidRPr="00C23A1B" w:rsidRDefault="00F97D35" w:rsidP="00AD30BE">
            <w:pPr>
              <w:keepNext/>
              <w:keepLines/>
              <w:tabs>
                <w:tab w:val="left" w:pos="720"/>
                <w:tab w:val="left" w:leader="dot" w:pos="9360"/>
              </w:tabs>
              <w:spacing w:before="60" w:after="60"/>
              <w:jc w:val="center"/>
              <w:rPr>
                <w:sz w:val="22"/>
                <w:vertAlign w:val="subscript"/>
              </w:rPr>
            </w:pPr>
            <w:r w:rsidRPr="00C23A1B">
              <w:rPr>
                <w:sz w:val="22"/>
              </w:rPr>
              <w:t>and</w:t>
            </w:r>
          </w:p>
          <w:p w14:paraId="3A3A3F5D" w14:textId="77777777" w:rsidR="00F97D35" w:rsidRPr="00083279" w:rsidRDefault="00F97D35" w:rsidP="00AD30BE">
            <w:pPr>
              <w:keepNext/>
              <w:keepLines/>
              <w:tabs>
                <w:tab w:val="left" w:pos="720"/>
                <w:tab w:val="left" w:leader="dot" w:pos="9360"/>
              </w:tabs>
              <w:spacing w:before="60" w:after="60"/>
              <w:jc w:val="center"/>
            </w:pPr>
            <w:r>
              <w:rPr>
                <w:sz w:val="22"/>
              </w:rPr>
              <w:t>HC = 0</w:t>
            </w:r>
            <w:r w:rsidRPr="005E1509">
              <w:rPr>
                <w:sz w:val="22"/>
              </w:rPr>
              <w:t>%</w:t>
            </w:r>
          </w:p>
        </w:tc>
      </w:tr>
      <w:tr w:rsidR="00F97D35" w:rsidRPr="004C4C8F" w14:paraId="2122C537" w14:textId="77777777" w:rsidTr="003430A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Ex>
        <w:tc>
          <w:tcPr>
            <w:tcW w:w="1008" w:type="dxa"/>
            <w:vMerge/>
            <w:tcBorders>
              <w:top w:val="single" w:sz="6" w:space="0" w:color="auto"/>
              <w:left w:val="single" w:sz="12" w:space="0" w:color="auto"/>
              <w:bottom w:val="single" w:sz="6" w:space="0" w:color="auto"/>
              <w:right w:val="single" w:sz="6" w:space="0" w:color="auto"/>
            </w:tcBorders>
          </w:tcPr>
          <w:p w14:paraId="24D2205F" w14:textId="77777777" w:rsidR="00F97D35" w:rsidRPr="004C4C8F" w:rsidRDefault="00F97D35" w:rsidP="00AD30BE">
            <w:pPr>
              <w:keepNext/>
              <w:keepLines/>
              <w:tabs>
                <w:tab w:val="left" w:pos="720"/>
                <w:tab w:val="left" w:leader="dot" w:pos="9360"/>
              </w:tabs>
            </w:pPr>
          </w:p>
        </w:tc>
        <w:tc>
          <w:tcPr>
            <w:tcW w:w="1440" w:type="dxa"/>
            <w:tcBorders>
              <w:top w:val="single" w:sz="6" w:space="0" w:color="auto"/>
              <w:left w:val="single" w:sz="6" w:space="0" w:color="auto"/>
              <w:bottom w:val="single" w:sz="6" w:space="0" w:color="auto"/>
              <w:right w:val="single" w:sz="6" w:space="0" w:color="auto"/>
            </w:tcBorders>
            <w:vAlign w:val="center"/>
          </w:tcPr>
          <w:p w14:paraId="2C309F46" w14:textId="77777777" w:rsidR="00F97D35" w:rsidRPr="004C4C8F" w:rsidRDefault="00F97D35" w:rsidP="00AD30BE">
            <w:pPr>
              <w:keepNext/>
              <w:keepLines/>
              <w:tabs>
                <w:tab w:val="left" w:pos="720"/>
                <w:tab w:val="left" w:leader="dot" w:pos="9360"/>
              </w:tabs>
              <w:jc w:val="right"/>
              <w:rPr>
                <w:b/>
              </w:rPr>
            </w:pPr>
            <w:r w:rsidRPr="004C4C8F">
              <w:rPr>
                <w:b/>
              </w:rPr>
              <w:t>Description</w:t>
            </w:r>
          </w:p>
        </w:tc>
        <w:tc>
          <w:tcPr>
            <w:tcW w:w="5184" w:type="dxa"/>
            <w:tcBorders>
              <w:top w:val="single" w:sz="6" w:space="0" w:color="auto"/>
              <w:left w:val="single" w:sz="6" w:space="0" w:color="auto"/>
              <w:bottom w:val="single" w:sz="6" w:space="0" w:color="auto"/>
              <w:right w:val="single" w:sz="12" w:space="0" w:color="auto"/>
            </w:tcBorders>
          </w:tcPr>
          <w:p w14:paraId="605B1433" w14:textId="77777777" w:rsidR="00F97D35" w:rsidRPr="004C4C8F" w:rsidRDefault="00F97D35" w:rsidP="00AD30BE">
            <w:pPr>
              <w:keepNext/>
              <w:keepLines/>
              <w:tabs>
                <w:tab w:val="left" w:pos="720"/>
                <w:tab w:val="left" w:leader="dot" w:pos="9360"/>
              </w:tabs>
            </w:pPr>
            <w:r>
              <w:t xml:space="preserve">Temperature </w:t>
            </w:r>
            <w:proofErr w:type="gramStart"/>
            <w:r>
              <w:t>rise</w:t>
            </w:r>
            <w:proofErr w:type="gramEnd"/>
            <w:r>
              <w:t xml:space="preserve"> across inactive heating coil</w:t>
            </w:r>
          </w:p>
        </w:tc>
      </w:tr>
      <w:tr w:rsidR="00F97D35" w:rsidRPr="004C4C8F" w14:paraId="2D18CC32" w14:textId="77777777" w:rsidTr="003430A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Ex>
        <w:tc>
          <w:tcPr>
            <w:tcW w:w="1008" w:type="dxa"/>
            <w:vMerge/>
            <w:tcBorders>
              <w:top w:val="single" w:sz="6" w:space="0" w:color="auto"/>
              <w:left w:val="single" w:sz="12" w:space="0" w:color="auto"/>
              <w:bottom w:val="single" w:sz="12" w:space="0" w:color="auto"/>
              <w:right w:val="single" w:sz="6" w:space="0" w:color="auto"/>
            </w:tcBorders>
          </w:tcPr>
          <w:p w14:paraId="4DF49CE8" w14:textId="77777777" w:rsidR="00F97D35" w:rsidRPr="004C4C8F" w:rsidRDefault="00F97D35" w:rsidP="00AD30BE">
            <w:pPr>
              <w:keepLines/>
              <w:tabs>
                <w:tab w:val="left" w:pos="720"/>
                <w:tab w:val="left" w:leader="dot" w:pos="9360"/>
              </w:tabs>
            </w:pPr>
          </w:p>
        </w:tc>
        <w:tc>
          <w:tcPr>
            <w:tcW w:w="1440" w:type="dxa"/>
            <w:tcBorders>
              <w:top w:val="single" w:sz="6" w:space="0" w:color="auto"/>
              <w:left w:val="single" w:sz="6" w:space="0" w:color="auto"/>
              <w:bottom w:val="single" w:sz="12" w:space="0" w:color="auto"/>
              <w:right w:val="single" w:sz="6" w:space="0" w:color="auto"/>
            </w:tcBorders>
            <w:vAlign w:val="center"/>
          </w:tcPr>
          <w:p w14:paraId="3C344686" w14:textId="77777777" w:rsidR="00F97D35" w:rsidRPr="004C4C8F" w:rsidRDefault="00F97D35" w:rsidP="00AD30BE">
            <w:pPr>
              <w:keepLines/>
              <w:tabs>
                <w:tab w:val="left" w:pos="720"/>
                <w:tab w:val="left" w:leader="dot" w:pos="9360"/>
              </w:tabs>
              <w:jc w:val="right"/>
              <w:rPr>
                <w:b/>
              </w:rPr>
            </w:pPr>
            <w:r w:rsidRPr="004C4C8F">
              <w:rPr>
                <w:b/>
              </w:rPr>
              <w:t>Possible Diagnosis</w:t>
            </w:r>
          </w:p>
        </w:tc>
        <w:tc>
          <w:tcPr>
            <w:tcW w:w="5184" w:type="dxa"/>
            <w:tcBorders>
              <w:top w:val="single" w:sz="6" w:space="0" w:color="auto"/>
              <w:left w:val="single" w:sz="6" w:space="0" w:color="auto"/>
              <w:bottom w:val="single" w:sz="12" w:space="0" w:color="auto"/>
              <w:right w:val="single" w:sz="12" w:space="0" w:color="auto"/>
            </w:tcBorders>
          </w:tcPr>
          <w:p w14:paraId="3C825F24" w14:textId="77777777" w:rsidR="00F97D35" w:rsidRPr="004C4C8F" w:rsidRDefault="00F97D35" w:rsidP="00AD30BE">
            <w:pPr>
              <w:keepLines/>
              <w:tabs>
                <w:tab w:val="left" w:pos="720"/>
                <w:tab w:val="left" w:leader="dot" w:pos="9360"/>
              </w:tabs>
            </w:pPr>
            <w:r>
              <w:t xml:space="preserve">HCET </w:t>
            </w:r>
            <w:r w:rsidRPr="004C4C8F">
              <w:t>sensor error</w:t>
            </w:r>
          </w:p>
          <w:p w14:paraId="7088C776" w14:textId="77777777" w:rsidR="00F97D35" w:rsidRPr="004C4C8F" w:rsidRDefault="00F97D35" w:rsidP="00AD30BE">
            <w:pPr>
              <w:keepLines/>
              <w:tabs>
                <w:tab w:val="left" w:pos="720"/>
                <w:tab w:val="left" w:leader="dot" w:pos="9360"/>
              </w:tabs>
            </w:pPr>
            <w:r>
              <w:t>HCLT</w:t>
            </w:r>
            <w:r w:rsidRPr="004C4C8F">
              <w:t xml:space="preserve"> sensor error</w:t>
            </w:r>
          </w:p>
          <w:p w14:paraId="4A58DC79" w14:textId="77777777" w:rsidR="00F97D35" w:rsidRDefault="00F97D35" w:rsidP="00AD30BE">
            <w:pPr>
              <w:keepLines/>
              <w:tabs>
                <w:tab w:val="left" w:pos="720"/>
                <w:tab w:val="left" w:leader="dot" w:pos="9360"/>
              </w:tabs>
            </w:pPr>
            <w:r>
              <w:t xml:space="preserve">Heating </w:t>
            </w:r>
            <w:r w:rsidRPr="004C4C8F">
              <w:t>coil valve s</w:t>
            </w:r>
            <w:r>
              <w:t>tuck open or leaking</w:t>
            </w:r>
          </w:p>
          <w:p w14:paraId="4E0EE94B" w14:textId="77777777" w:rsidR="00F97D35" w:rsidRPr="004C4C8F" w:rsidRDefault="00F97D35" w:rsidP="00AD30BE">
            <w:pPr>
              <w:keepLines/>
              <w:tabs>
                <w:tab w:val="left" w:pos="720"/>
                <w:tab w:val="left" w:leader="dot" w:pos="9360"/>
              </w:tabs>
            </w:pPr>
            <w:r>
              <w:t>Gas or electric heat stuck on</w:t>
            </w:r>
          </w:p>
        </w:tc>
      </w:tr>
    </w:tbl>
    <w:p w14:paraId="42FDED1E" w14:textId="77777777" w:rsidR="00F97D35" w:rsidRPr="00F97D35" w:rsidRDefault="00F97D35" w:rsidP="00F97D35"/>
    <w:p w14:paraId="4C702077" w14:textId="4686F8A7" w:rsidR="009045A3" w:rsidRDefault="009045A3" w:rsidP="0087618D">
      <w:pPr>
        <w:pStyle w:val="Heading4"/>
      </w:pPr>
      <w:r>
        <w:t>For each air handler, the operator shall be able to suppress the alarm for any fault condition.</w:t>
      </w:r>
    </w:p>
    <w:p w14:paraId="049A6135" w14:textId="77777777" w:rsidR="009045A3" w:rsidRDefault="009045A3" w:rsidP="0087618D">
      <w:pPr>
        <w:pStyle w:val="Heading4"/>
      </w:pPr>
      <w:r>
        <w:t>Evaluation of fault conditions shall be suspended under the following conditions:</w:t>
      </w:r>
    </w:p>
    <w:p w14:paraId="318FD7EA" w14:textId="77777777" w:rsidR="009045A3" w:rsidRDefault="009045A3" w:rsidP="007C1423">
      <w:pPr>
        <w:pStyle w:val="Heading5"/>
      </w:pPr>
      <w:r>
        <w:t>When AHU is not operating</w:t>
      </w:r>
    </w:p>
    <w:p w14:paraId="765B058B" w14:textId="605B3302" w:rsidR="009045A3" w:rsidRDefault="009045A3" w:rsidP="007C1423">
      <w:pPr>
        <w:pStyle w:val="Heading5"/>
      </w:pPr>
      <w:r>
        <w:t xml:space="preserve">For a period of </w:t>
      </w:r>
      <w:proofErr w:type="spellStart"/>
      <w:r>
        <w:t>ModeDelay</w:t>
      </w:r>
      <w:proofErr w:type="spellEnd"/>
      <w:r>
        <w:t xml:space="preserve"> minutes following a change in mode (e.g., from </w:t>
      </w:r>
      <w:r w:rsidR="005474F7">
        <w:t xml:space="preserve">Warmup Mode </w:t>
      </w:r>
      <w:r>
        <w:t xml:space="preserve">to </w:t>
      </w:r>
      <w:r w:rsidR="005474F7">
        <w:t>Occupied Mode</w:t>
      </w:r>
      <w:r>
        <w:t xml:space="preserve">) of any </w:t>
      </w:r>
      <w:r w:rsidR="00D21A33">
        <w:t>Zone Group</w:t>
      </w:r>
      <w:r>
        <w:t xml:space="preserve"> served by the AHU</w:t>
      </w:r>
    </w:p>
    <w:p w14:paraId="1CF0A806" w14:textId="77777777" w:rsidR="009045A3" w:rsidRDefault="009045A3" w:rsidP="0087618D">
      <w:pPr>
        <w:pStyle w:val="Heading4"/>
      </w:pPr>
      <w:r>
        <w:t xml:space="preserve">A fault condition that evaluates as </w:t>
      </w:r>
      <w:r w:rsidRPr="00B87A61">
        <w:rPr>
          <w:smallCaps/>
        </w:rPr>
        <w:t>true</w:t>
      </w:r>
      <w:r>
        <w:t xml:space="preserve"> must do so continuously for </w:t>
      </w:r>
      <w:proofErr w:type="spellStart"/>
      <w:r>
        <w:t>AlarmDelay</w:t>
      </w:r>
      <w:proofErr w:type="spellEnd"/>
      <w:r>
        <w:t xml:space="preserve"> minutes before it is reported to the operator.</w:t>
      </w:r>
    </w:p>
    <w:p w14:paraId="576AB1D7" w14:textId="77777777" w:rsidR="009045A3" w:rsidRDefault="009045A3" w:rsidP="0087618D">
      <w:pPr>
        <w:pStyle w:val="Heading4"/>
      </w:pPr>
      <w:r>
        <w:t xml:space="preserve">Test mode shall temporarily set </w:t>
      </w:r>
      <w:proofErr w:type="spellStart"/>
      <w:r>
        <w:t>ModeDelay</w:t>
      </w:r>
      <w:proofErr w:type="spellEnd"/>
      <w:r>
        <w:t xml:space="preserve"> and </w:t>
      </w:r>
      <w:proofErr w:type="spellStart"/>
      <w:r>
        <w:t>AlarmDelay</w:t>
      </w:r>
      <w:proofErr w:type="spellEnd"/>
      <w:r>
        <w:t xml:space="preserve"> to 0 minutes for a period of </w:t>
      </w:r>
      <w:proofErr w:type="spellStart"/>
      <w:r>
        <w:t>TestModeDelay</w:t>
      </w:r>
      <w:proofErr w:type="spellEnd"/>
      <w:r>
        <w:t xml:space="preserve"> minutes to allow instant testing of the AFDD system and ensure normal fault detection occurs after testing is complete.</w:t>
      </w:r>
    </w:p>
    <w:p w14:paraId="33355FC5" w14:textId="7DE4FA20" w:rsidR="009045A3" w:rsidRDefault="009045A3" w:rsidP="0087618D">
      <w:pPr>
        <w:pStyle w:val="Heading4"/>
      </w:pPr>
      <w:r>
        <w:t xml:space="preserve">When a fault condition is reported to the operator, it shall be a Level 3 alarm and shall include the description of the fault and the list of possible diagnoses from Table </w:t>
      </w:r>
      <w:r w:rsidR="00621672">
        <w:fldChar w:fldCharType="begin"/>
      </w:r>
      <w:r w:rsidR="00621672">
        <w:instrText xml:space="preserve"> REF _Ref73452191 \r \h </w:instrText>
      </w:r>
      <w:r w:rsidR="00621672">
        <w:fldChar w:fldCharType="separate"/>
      </w:r>
      <w:r w:rsidR="0037258A">
        <w:t>5.17.4.5</w:t>
      </w:r>
      <w:r w:rsidR="00621672">
        <w:fldChar w:fldCharType="end"/>
      </w:r>
      <w:r>
        <w:t>.</w:t>
      </w:r>
    </w:p>
    <w:p w14:paraId="21A7DA2A" w14:textId="77777777" w:rsidR="009045A3" w:rsidRDefault="009045A3" w:rsidP="0087618D">
      <w:pPr>
        <w:pStyle w:val="Heading3"/>
      </w:pPr>
      <w:r>
        <w:t>Testing/Commissioning Overrides. Provide software switches that interlock to a CHW and hot-water plant level to</w:t>
      </w:r>
    </w:p>
    <w:p w14:paraId="3F694FAE" w14:textId="77777777" w:rsidR="009045A3" w:rsidRDefault="009045A3" w:rsidP="007C1423">
      <w:pPr>
        <w:pStyle w:val="Heading5"/>
      </w:pPr>
      <w:r>
        <w:t>force hot water valve full open and</w:t>
      </w:r>
    </w:p>
    <w:p w14:paraId="4622988F" w14:textId="77777777" w:rsidR="009045A3" w:rsidRDefault="009045A3" w:rsidP="007C1423">
      <w:pPr>
        <w:pStyle w:val="Heading5"/>
      </w:pPr>
      <w:r>
        <w:t>force hot water valve full closed.</w:t>
      </w:r>
    </w:p>
    <w:p w14:paraId="38437154" w14:textId="398E20D8" w:rsidR="009045A3" w:rsidRDefault="009045A3" w:rsidP="00B37EF3">
      <w:pPr>
        <w:pStyle w:val="Infobox"/>
      </w:pPr>
      <w:r>
        <w:t xml:space="preserve">Per Section </w:t>
      </w:r>
      <w:r w:rsidR="00291B2E">
        <w:fldChar w:fldCharType="begin"/>
      </w:r>
      <w:r w:rsidR="00291B2E">
        <w:instrText xml:space="preserve"> REF _Ref38822696 \r \h </w:instrText>
      </w:r>
      <w:r w:rsidR="00291B2E">
        <w:fldChar w:fldCharType="separate"/>
      </w:r>
      <w:r w:rsidR="0037258A">
        <w:t>5.1.11</w:t>
      </w:r>
      <w:r w:rsidR="00291B2E">
        <w:fldChar w:fldCharType="end"/>
      </w:r>
      <w:r>
        <w:t xml:space="preserve">, all hardware points can be overridden through the BAS. Each of the following points is interlocked so that they can be overridden together at a zone-group level, per Section </w:t>
      </w:r>
      <w:r w:rsidR="00291B2E">
        <w:rPr>
          <w:bCs/>
        </w:rPr>
        <w:fldChar w:fldCharType="begin"/>
      </w:r>
      <w:r w:rsidR="00291B2E">
        <w:rPr>
          <w:bCs/>
        </w:rPr>
        <w:instrText xml:space="preserve"> REF _Ref438200825 \w \h </w:instrText>
      </w:r>
      <w:r w:rsidR="00291B2E">
        <w:rPr>
          <w:bCs/>
        </w:rPr>
      </w:r>
      <w:r w:rsidR="00291B2E">
        <w:rPr>
          <w:bCs/>
        </w:rPr>
        <w:fldChar w:fldCharType="separate"/>
      </w:r>
      <w:r w:rsidR="0037258A">
        <w:rPr>
          <w:bCs/>
        </w:rPr>
        <w:t>5.4.5</w:t>
      </w:r>
      <w:r w:rsidR="00291B2E">
        <w:rPr>
          <w:bCs/>
        </w:rPr>
        <w:fldChar w:fldCharType="end"/>
      </w:r>
      <w:r>
        <w:t>.</w:t>
      </w:r>
    </w:p>
    <w:p w14:paraId="0E5F7305" w14:textId="1F908E45" w:rsidR="009045A3" w:rsidRDefault="009045A3" w:rsidP="00B37EF3">
      <w:pPr>
        <w:pStyle w:val="Infobox"/>
      </w:pPr>
      <w:r>
        <w:t xml:space="preserve">For example, the </w:t>
      </w:r>
      <w:proofErr w:type="spellStart"/>
      <w:r>
        <w:t>CxA</w:t>
      </w:r>
      <w:proofErr w:type="spellEnd"/>
      <w:r>
        <w:t xml:space="preserve"> can check for leaking dampers by forcing all VAV boxes in a </w:t>
      </w:r>
      <w:r w:rsidR="00D21A33">
        <w:t>Zone Group</w:t>
      </w:r>
      <w:r>
        <w:t xml:space="preserve"> closed and then recording airflow at the AHU.</w:t>
      </w:r>
    </w:p>
    <w:p w14:paraId="3EF0198D" w14:textId="281FCE95" w:rsidR="00F97D35" w:rsidRDefault="00F97D35" w:rsidP="00F97D35">
      <w:pPr>
        <w:jc w:val="center"/>
      </w:pPr>
    </w:p>
    <w:p w14:paraId="6744F8CD" w14:textId="5C09C609" w:rsidR="00FB4192" w:rsidRDefault="00FB4192">
      <w:pPr>
        <w:pPrChange w:id="7299" w:author="Reece Kiriu" w:date="2022-12-07T12:33:00Z">
          <w:pPr>
            <w:jc w:val="center"/>
          </w:pPr>
        </w:pPrChange>
      </w:pPr>
    </w:p>
    <w:p w14:paraId="4E5F6867" w14:textId="77777777" w:rsidR="009045A3" w:rsidRDefault="009045A3" w:rsidP="00B37EF3">
      <w:pPr>
        <w:pStyle w:val="HeadingRunIn"/>
      </w:pPr>
    </w:p>
    <w:p w14:paraId="3D351933" w14:textId="7D9C293B" w:rsidR="009045A3" w:rsidRDefault="009045A3" w:rsidP="005274F2">
      <w:pPr>
        <w:pStyle w:val="Infobox"/>
        <w:spacing w:before="0"/>
      </w:pPr>
      <w:proofErr w:type="gramStart"/>
      <w:r>
        <w:t>Hot-water</w:t>
      </w:r>
      <w:proofErr w:type="gramEnd"/>
      <w:r>
        <w:t xml:space="preserve"> reset requests are used in T&amp;R loops to control supply water temperature and/or pump DP </w:t>
      </w:r>
      <w:r w:rsidR="00D21A33">
        <w:t>setpoint</w:t>
      </w:r>
      <w:r>
        <w:t>s based on zone and AHU demands.</w:t>
      </w:r>
    </w:p>
    <w:p w14:paraId="391494F1" w14:textId="77777777" w:rsidR="009045A3" w:rsidRPr="00BC7581" w:rsidRDefault="009045A3" w:rsidP="0087618D">
      <w:pPr>
        <w:pStyle w:val="Heading3"/>
      </w:pPr>
      <w:r w:rsidRPr="00BC7581">
        <w:t>Plant Requests</w:t>
      </w:r>
    </w:p>
    <w:p w14:paraId="65A2AC1A" w14:textId="77777777" w:rsidR="009045A3" w:rsidRDefault="009045A3" w:rsidP="0087618D">
      <w:pPr>
        <w:pStyle w:val="Heading4"/>
      </w:pPr>
      <w:r>
        <w:t>Hot-Water Reset Requests</w:t>
      </w:r>
    </w:p>
    <w:p w14:paraId="2CB15762" w14:textId="1303606D" w:rsidR="009045A3" w:rsidRDefault="009045A3" w:rsidP="005274F2">
      <w:pPr>
        <w:pStyle w:val="Heading5"/>
        <w:spacing w:before="120" w:after="40"/>
        <w:ind w:left="1714"/>
      </w:pPr>
      <w:r>
        <w:t xml:space="preserve">If the supply air temperature is </w:t>
      </w:r>
      <w:ins w:id="7300" w:author="Titus Ellison" w:date="2022-10-20T13:11:00Z">
        <w:r w:rsidR="004A68D0" w:rsidRPr="004A68D0">
          <w:rPr>
            <w:rStyle w:val="Toggle"/>
            <w:rPrChange w:id="7301" w:author="Titus Ellison" w:date="2022-10-20T13:11:00Z">
              <w:rPr/>
            </w:rPrChange>
          </w:rPr>
          <w:t>[UNITS [</w:t>
        </w:r>
      </w:ins>
      <w:r w:rsidRPr="004A68D0">
        <w:rPr>
          <w:rStyle w:val="Toggle"/>
          <w:rPrChange w:id="7302" w:author="Titus Ellison" w:date="2022-10-20T13:11:00Z">
            <w:rPr/>
          </w:rPrChange>
        </w:rPr>
        <w:t>17°C</w:t>
      </w:r>
      <w:ins w:id="7303" w:author="Titus Ellison" w:date="2022-10-20T13:11:00Z">
        <w:r w:rsidR="004A68D0" w:rsidRPr="004A68D0">
          <w:rPr>
            <w:rStyle w:val="Toggle"/>
            <w:rPrChange w:id="7304" w:author="Titus Ellison" w:date="2022-10-20T13:11:00Z">
              <w:rPr/>
            </w:rPrChange>
          </w:rPr>
          <w:t>]</w:t>
        </w:r>
      </w:ins>
      <w:r w:rsidRPr="004A68D0">
        <w:rPr>
          <w:rStyle w:val="Toggle"/>
          <w:rPrChange w:id="7305" w:author="Titus Ellison" w:date="2022-10-20T13:11:00Z">
            <w:rPr/>
          </w:rPrChange>
        </w:rPr>
        <w:t xml:space="preserve"> </w:t>
      </w:r>
      <w:ins w:id="7306" w:author="Titus Ellison" w:date="2022-10-20T13:11:00Z">
        <w:r w:rsidR="004A68D0" w:rsidRPr="004A68D0">
          <w:rPr>
            <w:rStyle w:val="Toggle"/>
            <w:rPrChange w:id="7307" w:author="Titus Ellison" w:date="2022-10-20T13:11:00Z">
              <w:rPr/>
            </w:rPrChange>
          </w:rPr>
          <w:t>[</w:t>
        </w:r>
      </w:ins>
      <w:del w:id="7308" w:author="Titus Ellison" w:date="2022-10-20T13:11:00Z">
        <w:r w:rsidRPr="004A68D0" w:rsidDel="004A68D0">
          <w:rPr>
            <w:rStyle w:val="Toggle"/>
            <w:rPrChange w:id="7309" w:author="Titus Ellison" w:date="2022-10-20T13:11:00Z">
              <w:rPr/>
            </w:rPrChange>
          </w:rPr>
          <w:delText>(</w:delText>
        </w:r>
      </w:del>
      <w:r w:rsidRPr="004A68D0">
        <w:rPr>
          <w:rStyle w:val="Toggle"/>
          <w:rPrChange w:id="7310" w:author="Titus Ellison" w:date="2022-10-20T13:11:00Z">
            <w:rPr/>
          </w:rPrChange>
        </w:rPr>
        <w:t>30°F</w:t>
      </w:r>
      <w:ins w:id="7311" w:author="Titus Ellison" w:date="2022-10-20T13:11:00Z">
        <w:r w:rsidR="004A68D0" w:rsidRPr="004A68D0">
          <w:rPr>
            <w:rStyle w:val="Toggle"/>
            <w:rPrChange w:id="7312" w:author="Titus Ellison" w:date="2022-10-20T13:11:00Z">
              <w:rPr/>
            </w:rPrChange>
          </w:rPr>
          <w:t>]]</w:t>
        </w:r>
      </w:ins>
      <w:del w:id="7313" w:author="Titus Ellison" w:date="2022-10-20T13:11:00Z">
        <w:r w:rsidDel="004A68D0">
          <w:delText>)</w:delText>
        </w:r>
      </w:del>
      <w:r>
        <w:t xml:space="preserve"> less than </w:t>
      </w:r>
      <w:r w:rsidR="00D21A33">
        <w:t>setpoint</w:t>
      </w:r>
      <w:r>
        <w:t xml:space="preserve"> for 5 minutes, send 3 requests.</w:t>
      </w:r>
    </w:p>
    <w:p w14:paraId="2A7220B2" w14:textId="16BF0360" w:rsidR="009045A3" w:rsidRDefault="009045A3" w:rsidP="005274F2">
      <w:pPr>
        <w:pStyle w:val="Heading5"/>
        <w:spacing w:before="120" w:after="40"/>
        <w:ind w:left="1714"/>
      </w:pPr>
      <w:r>
        <w:t xml:space="preserve">Else if the supply air temperature is </w:t>
      </w:r>
      <w:ins w:id="7314" w:author="Titus Ellison" w:date="2022-10-20T13:11:00Z">
        <w:r w:rsidR="004A68D0" w:rsidRPr="004A68D0">
          <w:rPr>
            <w:rStyle w:val="Toggle"/>
            <w:rPrChange w:id="7315" w:author="Titus Ellison" w:date="2022-10-20T13:11:00Z">
              <w:rPr/>
            </w:rPrChange>
          </w:rPr>
          <w:t>[UNITS [</w:t>
        </w:r>
      </w:ins>
      <w:r w:rsidRPr="004A68D0">
        <w:rPr>
          <w:rStyle w:val="Toggle"/>
          <w:rPrChange w:id="7316" w:author="Titus Ellison" w:date="2022-10-20T13:11:00Z">
            <w:rPr/>
          </w:rPrChange>
        </w:rPr>
        <w:t>8°C</w:t>
      </w:r>
      <w:ins w:id="7317" w:author="Titus Ellison" w:date="2022-10-20T13:11:00Z">
        <w:r w:rsidR="004A68D0" w:rsidRPr="004A68D0">
          <w:rPr>
            <w:rStyle w:val="Toggle"/>
            <w:rPrChange w:id="7318" w:author="Titus Ellison" w:date="2022-10-20T13:11:00Z">
              <w:rPr/>
            </w:rPrChange>
          </w:rPr>
          <w:t>]</w:t>
        </w:r>
      </w:ins>
      <w:r w:rsidRPr="004A68D0">
        <w:rPr>
          <w:rStyle w:val="Toggle"/>
          <w:rPrChange w:id="7319" w:author="Titus Ellison" w:date="2022-10-20T13:11:00Z">
            <w:rPr/>
          </w:rPrChange>
        </w:rPr>
        <w:t xml:space="preserve"> </w:t>
      </w:r>
      <w:ins w:id="7320" w:author="Titus Ellison" w:date="2022-10-20T13:11:00Z">
        <w:r w:rsidR="004A68D0" w:rsidRPr="004A68D0">
          <w:rPr>
            <w:rStyle w:val="Toggle"/>
            <w:rPrChange w:id="7321" w:author="Titus Ellison" w:date="2022-10-20T13:11:00Z">
              <w:rPr/>
            </w:rPrChange>
          </w:rPr>
          <w:t>[</w:t>
        </w:r>
      </w:ins>
      <w:del w:id="7322" w:author="Titus Ellison" w:date="2022-10-20T13:11:00Z">
        <w:r w:rsidRPr="004A68D0" w:rsidDel="004A68D0">
          <w:rPr>
            <w:rStyle w:val="Toggle"/>
            <w:rPrChange w:id="7323" w:author="Titus Ellison" w:date="2022-10-20T13:11:00Z">
              <w:rPr/>
            </w:rPrChange>
          </w:rPr>
          <w:delText>(</w:delText>
        </w:r>
      </w:del>
      <w:r w:rsidRPr="004A68D0">
        <w:rPr>
          <w:rStyle w:val="Toggle"/>
          <w:rPrChange w:id="7324" w:author="Titus Ellison" w:date="2022-10-20T13:11:00Z">
            <w:rPr/>
          </w:rPrChange>
        </w:rPr>
        <w:t>15°F</w:t>
      </w:r>
      <w:ins w:id="7325" w:author="Titus Ellison" w:date="2022-10-20T13:11:00Z">
        <w:r w:rsidR="004A68D0" w:rsidRPr="004A68D0">
          <w:rPr>
            <w:rStyle w:val="Toggle"/>
            <w:rPrChange w:id="7326" w:author="Titus Ellison" w:date="2022-10-20T13:11:00Z">
              <w:rPr/>
            </w:rPrChange>
          </w:rPr>
          <w:t>]]</w:t>
        </w:r>
      </w:ins>
      <w:del w:id="7327" w:author="Titus Ellison" w:date="2022-10-20T13:11:00Z">
        <w:r w:rsidDel="004A68D0">
          <w:delText>)</w:delText>
        </w:r>
      </w:del>
      <w:r>
        <w:t xml:space="preserve"> less than </w:t>
      </w:r>
      <w:r w:rsidR="00D21A33">
        <w:t>setpoint</w:t>
      </w:r>
      <w:r>
        <w:t xml:space="preserve"> for 5 minutes, send 2 requests.</w:t>
      </w:r>
    </w:p>
    <w:p w14:paraId="775D1B30" w14:textId="77777777" w:rsidR="009045A3" w:rsidRDefault="009045A3" w:rsidP="005274F2">
      <w:pPr>
        <w:pStyle w:val="Heading5"/>
        <w:spacing w:before="120" w:after="40"/>
        <w:ind w:left="1714"/>
      </w:pPr>
      <w:r>
        <w:t>Else if HW valve position is greater than 95%, send 1 request until the HW valve position is less than 85%.</w:t>
      </w:r>
    </w:p>
    <w:p w14:paraId="49E8E810" w14:textId="77777777" w:rsidR="009045A3" w:rsidRDefault="009045A3" w:rsidP="005274F2">
      <w:pPr>
        <w:pStyle w:val="Heading5"/>
        <w:spacing w:before="120" w:after="40"/>
        <w:ind w:left="1714"/>
      </w:pPr>
      <w:r>
        <w:lastRenderedPageBreak/>
        <w:t>Else if the HW valve position is less than 95%, send 0 requests.</w:t>
      </w:r>
    </w:p>
    <w:p w14:paraId="071B8FBF" w14:textId="77777777" w:rsidR="009045A3" w:rsidRDefault="009045A3" w:rsidP="0087618D">
      <w:pPr>
        <w:pStyle w:val="Heading4"/>
      </w:pPr>
      <w:r>
        <w:t>Heating Hot-Water Plant Requests. Send the heating hot-water plant that serves the AHU a heating hot-water plant request as follows:</w:t>
      </w:r>
    </w:p>
    <w:p w14:paraId="4766555F" w14:textId="77777777" w:rsidR="009045A3" w:rsidRDefault="009045A3" w:rsidP="007C1423">
      <w:pPr>
        <w:pStyle w:val="Heading5"/>
      </w:pPr>
      <w:r>
        <w:t>If the HW valve position is greater than 95%, send 1 request until the HW valve position is less than 10%.</w:t>
      </w:r>
    </w:p>
    <w:p w14:paraId="3BE60630" w14:textId="77777777" w:rsidR="009045A3" w:rsidRDefault="009045A3" w:rsidP="007C1423">
      <w:pPr>
        <w:pStyle w:val="Heading5"/>
      </w:pPr>
      <w:r>
        <w:t>Else if the HW valve position is less than 95%, send 0 requests.</w:t>
      </w:r>
    </w:p>
    <w:p w14:paraId="02882FC4" w14:textId="5473D226" w:rsidR="009045A3" w:rsidRPr="00FB4192" w:rsidRDefault="009E5C6C" w:rsidP="0087618D">
      <w:pPr>
        <w:pStyle w:val="Heading2"/>
      </w:pPr>
      <w:bookmarkStart w:id="7328" w:name="_Toc121477568"/>
      <w:ins w:id="7329" w:author="Hwakong Cheng" w:date="2022-10-14T09:34:00Z">
        <w:r w:rsidRPr="00860104">
          <w:rPr>
            <w:rStyle w:val="Toggle"/>
          </w:rPr>
          <w:t>[</w:t>
        </w:r>
      </w:ins>
      <w:ins w:id="7330" w:author="Hwakong Cheng" w:date="2022-10-24T16:10:00Z">
        <w:r w:rsidR="005A3F23">
          <w:rPr>
            <w:rStyle w:val="Toggle"/>
          </w:rPr>
          <w:t xml:space="preserve">EQUALS AHU </w:t>
        </w:r>
        <w:proofErr w:type="gramStart"/>
        <w:r w:rsidR="005A3F23">
          <w:rPr>
            <w:rStyle w:val="Toggle"/>
          </w:rPr>
          <w:t>SZVAV</w:t>
        </w:r>
      </w:ins>
      <w:ins w:id="7331" w:author="Hwakong Cheng" w:date="2022-10-14T09:34:00Z">
        <w:r w:rsidRPr="00860104">
          <w:rPr>
            <w:rStyle w:val="Toggle"/>
          </w:rPr>
          <w:t>]</w:t>
        </w:r>
      </w:ins>
      <w:r w:rsidR="009045A3" w:rsidRPr="00FB4192">
        <w:t>Single</w:t>
      </w:r>
      <w:proofErr w:type="gramEnd"/>
      <w:r w:rsidR="009045A3" w:rsidRPr="00FB4192">
        <w:t>-Zone VAV Air-Handling Unit</w:t>
      </w:r>
      <w:bookmarkEnd w:id="7328"/>
    </w:p>
    <w:p w14:paraId="3D9D1AE4" w14:textId="2F0760A2" w:rsidR="009045A3" w:rsidRDefault="009045A3" w:rsidP="0087618D">
      <w:pPr>
        <w:pStyle w:val="Heading3"/>
      </w:pPr>
      <w:r>
        <w:t xml:space="preserve">See “Generic Thermal Zones” (Section </w:t>
      </w:r>
      <w:r w:rsidR="00CA5DFF">
        <w:rPr>
          <w:rFonts w:cs="Times New Roman PS MT"/>
          <w:bCs/>
          <w:szCs w:val="20"/>
        </w:rPr>
        <w:fldChar w:fldCharType="begin"/>
      </w:r>
      <w:r w:rsidR="00CA5DFF">
        <w:rPr>
          <w:rFonts w:cs="Times New Roman PS MT"/>
          <w:bCs/>
          <w:szCs w:val="20"/>
        </w:rPr>
        <w:instrText xml:space="preserve"> REF _Ref495830888 \w \h </w:instrText>
      </w:r>
      <w:r w:rsidR="00CA5DFF">
        <w:rPr>
          <w:rFonts w:cs="Times New Roman PS MT"/>
          <w:bCs/>
          <w:szCs w:val="20"/>
        </w:rPr>
      </w:r>
      <w:r w:rsidR="00CA5DFF">
        <w:rPr>
          <w:rFonts w:cs="Times New Roman PS MT"/>
          <w:bCs/>
          <w:szCs w:val="20"/>
        </w:rPr>
        <w:fldChar w:fldCharType="separate"/>
      </w:r>
      <w:r w:rsidR="0037258A">
        <w:rPr>
          <w:rFonts w:cs="Times New Roman PS MT"/>
          <w:bCs/>
          <w:szCs w:val="20"/>
        </w:rPr>
        <w:t>5.2.2.3</w:t>
      </w:r>
      <w:r w:rsidR="00CA5DFF">
        <w:rPr>
          <w:rFonts w:cs="Times New Roman PS MT"/>
          <w:bCs/>
          <w:szCs w:val="20"/>
        </w:rPr>
        <w:fldChar w:fldCharType="end"/>
      </w:r>
      <w:r>
        <w:t xml:space="preserve">) for </w:t>
      </w:r>
      <w:r w:rsidR="00D21A33">
        <w:t>setpoint</w:t>
      </w:r>
      <w:r>
        <w:t>s, loops, control modes, alarms, etc.</w:t>
      </w:r>
    </w:p>
    <w:p w14:paraId="4F1D6882" w14:textId="74798CBC" w:rsidR="009045A3" w:rsidRDefault="009045A3" w:rsidP="0087618D">
      <w:pPr>
        <w:pStyle w:val="Heading3"/>
      </w:pPr>
      <w:r>
        <w:t xml:space="preserve">See Section </w:t>
      </w:r>
      <w:r w:rsidR="00D66724">
        <w:fldChar w:fldCharType="begin"/>
      </w:r>
      <w:r w:rsidR="00D66724">
        <w:instrText xml:space="preserve"> REF _Ref38388463 \w \h </w:instrText>
      </w:r>
      <w:r w:rsidR="00D66724">
        <w:fldChar w:fldCharType="separate"/>
      </w:r>
      <w:r w:rsidR="0037258A">
        <w:t>3.1.6.1</w:t>
      </w:r>
      <w:r w:rsidR="00D66724">
        <w:fldChar w:fldCharType="end"/>
      </w:r>
      <w:r>
        <w:t xml:space="preserve"> for </w:t>
      </w:r>
      <w:proofErr w:type="spellStart"/>
      <w:r>
        <w:t>Cool_SAT</w:t>
      </w:r>
      <w:proofErr w:type="spellEnd"/>
      <w:r>
        <w:t xml:space="preserve">, </w:t>
      </w:r>
      <w:proofErr w:type="spellStart"/>
      <w:r>
        <w:t>Heat_SAT</w:t>
      </w:r>
      <w:proofErr w:type="spellEnd"/>
      <w:r>
        <w:t xml:space="preserve">, and </w:t>
      </w:r>
      <w:proofErr w:type="spellStart"/>
      <w:r>
        <w:t>MaxDPT</w:t>
      </w:r>
      <w:proofErr w:type="spellEnd"/>
      <w:r>
        <w:t>.</w:t>
      </w:r>
    </w:p>
    <w:p w14:paraId="363F1F3D" w14:textId="3859B467" w:rsidR="009045A3" w:rsidRDefault="009045A3" w:rsidP="0087618D">
      <w:pPr>
        <w:pStyle w:val="Heading3"/>
      </w:pPr>
      <w:r>
        <w:t xml:space="preserve">See Section </w:t>
      </w:r>
      <w:r w:rsidR="00D66724">
        <w:fldChar w:fldCharType="begin"/>
      </w:r>
      <w:r w:rsidR="00D66724">
        <w:instrText xml:space="preserve"> REF _Ref495899882 \w \h </w:instrText>
      </w:r>
      <w:r w:rsidR="00D66724">
        <w:fldChar w:fldCharType="separate"/>
      </w:r>
      <w:r w:rsidR="0037258A">
        <w:t>3.2.2</w:t>
      </w:r>
      <w:r w:rsidR="00D66724">
        <w:fldChar w:fldCharType="end"/>
      </w:r>
      <w:r>
        <w:t xml:space="preserve"> for </w:t>
      </w:r>
      <w:proofErr w:type="spellStart"/>
      <w:r>
        <w:t>MinSpeed</w:t>
      </w:r>
      <w:proofErr w:type="spellEnd"/>
      <w:r>
        <w:t xml:space="preserve">, </w:t>
      </w:r>
      <w:proofErr w:type="spellStart"/>
      <w:r>
        <w:t>MaxHeatSpeed</w:t>
      </w:r>
      <w:proofErr w:type="spellEnd"/>
      <w:r>
        <w:t xml:space="preserve">, </w:t>
      </w:r>
      <w:proofErr w:type="spellStart"/>
      <w:r>
        <w:t>MaxCoolSpeed</w:t>
      </w:r>
      <w:proofErr w:type="spellEnd"/>
      <w:r>
        <w:t xml:space="preserve">, </w:t>
      </w:r>
      <w:proofErr w:type="spellStart"/>
      <w:r>
        <w:t>MinPosMin</w:t>
      </w:r>
      <w:proofErr w:type="spellEnd"/>
      <w:r>
        <w:t xml:space="preserve">, </w:t>
      </w:r>
      <w:proofErr w:type="spellStart"/>
      <w:r>
        <w:t>MinPosMax</w:t>
      </w:r>
      <w:proofErr w:type="spellEnd"/>
      <w:r>
        <w:t xml:space="preserve">, </w:t>
      </w:r>
      <w:proofErr w:type="spellStart"/>
      <w:r>
        <w:t>DesPosMin</w:t>
      </w:r>
      <w:proofErr w:type="spellEnd"/>
      <w:r>
        <w:t xml:space="preserve">, </w:t>
      </w:r>
      <w:proofErr w:type="spellStart"/>
      <w:r>
        <w:t>DesPosMax</w:t>
      </w:r>
      <w:proofErr w:type="spellEnd"/>
      <w:r>
        <w:t xml:space="preserve">, </w:t>
      </w:r>
      <w:proofErr w:type="spellStart"/>
      <w:r>
        <w:t>MinRelief</w:t>
      </w:r>
      <w:proofErr w:type="spellEnd"/>
      <w:r>
        <w:t xml:space="preserve">, </w:t>
      </w:r>
      <w:proofErr w:type="spellStart"/>
      <w:r>
        <w:t>MaxRelief</w:t>
      </w:r>
      <w:proofErr w:type="spellEnd"/>
      <w:r>
        <w:t>, and S-R-DIFF.</w:t>
      </w:r>
    </w:p>
    <w:p w14:paraId="2E9E4319" w14:textId="21743CAF" w:rsidR="009045A3" w:rsidRDefault="009045A3" w:rsidP="0087618D">
      <w:pPr>
        <w:pStyle w:val="Heading3"/>
      </w:pPr>
      <w:r>
        <w:t>Supply Fan Speed Control and</w:t>
      </w:r>
      <w:r w:rsidR="00D761DB">
        <w:t xml:space="preserve"> </w:t>
      </w:r>
      <w:r>
        <w:t>Supply Air Temperature Set-Point Reset</w:t>
      </w:r>
    </w:p>
    <w:p w14:paraId="0880EB0E" w14:textId="2A918F74" w:rsidR="009045A3" w:rsidRDefault="009045A3" w:rsidP="00B37EF3">
      <w:pPr>
        <w:pStyle w:val="Infobox"/>
      </w:pPr>
      <w:r>
        <w:t xml:space="preserve">These sequences use two supply air temperature </w:t>
      </w:r>
      <w:r w:rsidR="00D21A33">
        <w:t>setpoint</w:t>
      </w:r>
      <w:r>
        <w:t xml:space="preserve">s </w:t>
      </w:r>
      <w:proofErr w:type="spellStart"/>
      <w:r>
        <w:t>SATsp</w:t>
      </w:r>
      <w:proofErr w:type="spellEnd"/>
      <w:r>
        <w:t xml:space="preserve"> and </w:t>
      </w:r>
      <w:proofErr w:type="spellStart"/>
      <w:r>
        <w:t>SATsp</w:t>
      </w:r>
      <w:proofErr w:type="spellEnd"/>
      <w:r>
        <w:t>-C that are reset at different rates but are controlled using the same sensor and control loop, as well as a supply-fan speed reset that varies depending on outdoor air temperature. The goal of this scheme is to maximize free cooling and avoid chiller use when the outdoor air is cool, while avoiding excessive fan energy use and using the cooling coil when outdoor air is warm.</w:t>
      </w:r>
    </w:p>
    <w:p w14:paraId="54C62AD0" w14:textId="77777777" w:rsidR="009045A3" w:rsidRPr="00BC7581" w:rsidRDefault="009045A3" w:rsidP="00B37EF3">
      <w:pPr>
        <w:pStyle w:val="Infobox"/>
      </w:pPr>
      <w:r w:rsidRPr="00BC7581">
        <w:t xml:space="preserve">For this to work, it is essential that both </w:t>
      </w:r>
      <w:proofErr w:type="spellStart"/>
      <w:r w:rsidRPr="00BC7581">
        <w:t>SATsp</w:t>
      </w:r>
      <w:proofErr w:type="spellEnd"/>
      <w:r w:rsidRPr="00BC7581">
        <w:t xml:space="preserve"> and </w:t>
      </w:r>
      <w:proofErr w:type="spellStart"/>
      <w:r w:rsidRPr="00BC7581">
        <w:t>SATsp</w:t>
      </w:r>
      <w:proofErr w:type="spellEnd"/>
      <w:r w:rsidRPr="00BC7581">
        <w:t>-C are controlled off the same physical SAT sensor.</w:t>
      </w:r>
    </w:p>
    <w:p w14:paraId="51654647" w14:textId="2D1B3B42" w:rsidR="009045A3" w:rsidRPr="00BC7581" w:rsidRDefault="009045A3" w:rsidP="00B37EF3">
      <w:pPr>
        <w:pStyle w:val="Infobox"/>
      </w:pPr>
      <w:r>
        <w:t xml:space="preserve">It is also critical that the minimum value of the </w:t>
      </w:r>
      <w:r w:rsidR="00D21A33">
        <w:t>setpoint</w:t>
      </w:r>
      <w:r>
        <w:t xml:space="preserve"> that controls the economizer </w:t>
      </w:r>
      <w:proofErr w:type="spellStart"/>
      <w:r>
        <w:t>SATsp</w:t>
      </w:r>
      <w:proofErr w:type="spellEnd"/>
      <w:r>
        <w:t xml:space="preserve"> is lower than the minimum value of the </w:t>
      </w:r>
      <w:r w:rsidR="00D21A33">
        <w:t>setpoint</w:t>
      </w:r>
      <w:r>
        <w:t xml:space="preserve"> that controls the CHW valve </w:t>
      </w:r>
      <w:proofErr w:type="spellStart"/>
      <w:r>
        <w:t>SATsp</w:t>
      </w:r>
      <w:proofErr w:type="spellEnd"/>
      <w:r>
        <w:t>-C.</w:t>
      </w:r>
      <w:r w:rsidRPr="00BC7581">
        <w:t xml:space="preserve"> Otherwise, a brief temperature excursion due to the cooling coil will lead to short cycling of the economizer and subsequent unnecessary energy use by the cooling coil.</w:t>
      </w:r>
    </w:p>
    <w:p w14:paraId="3545EE08" w14:textId="7C4232F6" w:rsidR="009045A3" w:rsidRDefault="009045A3" w:rsidP="0087618D">
      <w:pPr>
        <w:pStyle w:val="Heading4"/>
      </w:pPr>
      <w:r w:rsidRPr="00BC7581">
        <w:t xml:space="preserve">The supply fan shall run whenever the unit is in any mode other than </w:t>
      </w:r>
      <w:r w:rsidR="00D21A33">
        <w:t>Unoccupied Mode</w:t>
      </w:r>
      <w:r>
        <w:t>.</w:t>
      </w:r>
    </w:p>
    <w:p w14:paraId="56C97362" w14:textId="77777777" w:rsidR="009045A3" w:rsidRPr="00BC7581" w:rsidRDefault="009045A3" w:rsidP="0087618D">
      <w:pPr>
        <w:pStyle w:val="Heading4"/>
      </w:pPr>
      <w:r w:rsidRPr="00BC7581">
        <w:t>Provide a ramp function to prevent changes in fan speed of more than 10% per minute.</w:t>
      </w:r>
    </w:p>
    <w:p w14:paraId="095C6593" w14:textId="77777777" w:rsidR="009045A3" w:rsidRPr="00BC7581" w:rsidRDefault="009045A3" w:rsidP="0087618D">
      <w:pPr>
        <w:pStyle w:val="Heading4"/>
      </w:pPr>
      <w:r w:rsidRPr="00BC7581">
        <w:t>Minimum, medium, and maximum fan speeds shall be as follows:</w:t>
      </w:r>
    </w:p>
    <w:p w14:paraId="38B16C41" w14:textId="6D123CCD" w:rsidR="009045A3" w:rsidRDefault="009045A3" w:rsidP="007C1423">
      <w:pPr>
        <w:pStyle w:val="Heading5"/>
      </w:pPr>
      <w:r>
        <w:t xml:space="preserve">Minimum speed </w:t>
      </w:r>
      <w:proofErr w:type="spellStart"/>
      <w:r>
        <w:t>MinSpeed</w:t>
      </w:r>
      <w:proofErr w:type="spellEnd"/>
      <w:r>
        <w:t xml:space="preserve">, maximum cooling speed </w:t>
      </w:r>
      <w:proofErr w:type="spellStart"/>
      <w:r>
        <w:t>MaxCoolSpeed</w:t>
      </w:r>
      <w:proofErr w:type="spellEnd"/>
      <w:r>
        <w:t xml:space="preserve">, and maximum heating speed </w:t>
      </w:r>
      <w:proofErr w:type="spellStart"/>
      <w:r>
        <w:t>MaxHeatSpeed</w:t>
      </w:r>
      <w:proofErr w:type="spellEnd"/>
      <w:r>
        <w:t xml:space="preserve"> shall be determined per Section </w:t>
      </w:r>
      <w:r w:rsidR="00D851A8">
        <w:fldChar w:fldCharType="begin"/>
      </w:r>
      <w:r w:rsidR="00D851A8">
        <w:instrText xml:space="preserve"> REF _Ref38822930 \w \h </w:instrText>
      </w:r>
      <w:r w:rsidR="00D851A8">
        <w:fldChar w:fldCharType="separate"/>
      </w:r>
      <w:r w:rsidR="0037258A">
        <w:t>3.2.1</w:t>
      </w:r>
      <w:r w:rsidR="00D851A8">
        <w:fldChar w:fldCharType="end"/>
      </w:r>
      <w:r>
        <w:t xml:space="preserve">. </w:t>
      </w:r>
    </w:p>
    <w:p w14:paraId="0992C7C4" w14:textId="77777777" w:rsidR="009045A3" w:rsidRDefault="009045A3" w:rsidP="007C1423">
      <w:pPr>
        <w:pStyle w:val="Heading5"/>
      </w:pPr>
      <w:r>
        <w:t xml:space="preserve">Medium fan speed </w:t>
      </w:r>
      <w:proofErr w:type="spellStart"/>
      <w:r>
        <w:t>MedSpeed</w:t>
      </w:r>
      <w:proofErr w:type="spellEnd"/>
      <w:r>
        <w:t xml:space="preserve"> shall be reset linearly based on outdoor air temperature from </w:t>
      </w:r>
      <w:proofErr w:type="spellStart"/>
      <w:r>
        <w:t>MinSpeed</w:t>
      </w:r>
      <w:proofErr w:type="spellEnd"/>
      <w:r>
        <w:t xml:space="preserve"> when outdoor air temperature is greater or equal to Endpoint #1 to </w:t>
      </w:r>
      <w:proofErr w:type="spellStart"/>
      <w:r>
        <w:t>MaxCoolSpeed</w:t>
      </w:r>
      <w:proofErr w:type="spellEnd"/>
      <w:r>
        <w:t xml:space="preserve"> when outdoor air temperature is less than or equal to Endpoint #2.</w:t>
      </w:r>
    </w:p>
    <w:p w14:paraId="5F066EFC" w14:textId="3FA7100A" w:rsidR="009045A3" w:rsidRDefault="009045A3" w:rsidP="007C1423">
      <w:pPr>
        <w:pStyle w:val="Heading6"/>
      </w:pPr>
      <w:r>
        <w:t xml:space="preserve">Endpoint #1: the lesser of zone temperature </w:t>
      </w:r>
      <w:proofErr w:type="gramStart"/>
      <w:r>
        <w:t>+</w:t>
      </w:r>
      <w:ins w:id="7332" w:author="Titus Ellison" w:date="2022-10-20T13:12:00Z">
        <w:r w:rsidR="004A68D0" w:rsidRPr="004A68D0">
          <w:rPr>
            <w:rStyle w:val="Toggle"/>
            <w:rPrChange w:id="7333" w:author="Titus Ellison" w:date="2022-10-20T13:12:00Z">
              <w:rPr/>
            </w:rPrChange>
          </w:rPr>
          <w:t>[</w:t>
        </w:r>
        <w:proofErr w:type="gramEnd"/>
        <w:r w:rsidR="004A68D0" w:rsidRPr="004A68D0">
          <w:rPr>
            <w:rStyle w:val="Toggle"/>
            <w:rPrChange w:id="7334" w:author="Titus Ellison" w:date="2022-10-20T13:12:00Z">
              <w:rPr/>
            </w:rPrChange>
          </w:rPr>
          <w:t>UNITS [</w:t>
        </w:r>
      </w:ins>
      <w:r w:rsidRPr="004A68D0">
        <w:rPr>
          <w:rStyle w:val="Toggle"/>
          <w:rPrChange w:id="7335" w:author="Titus Ellison" w:date="2022-10-20T13:12:00Z">
            <w:rPr/>
          </w:rPrChange>
        </w:rPr>
        <w:t>0.5°C</w:t>
      </w:r>
      <w:ins w:id="7336" w:author="Titus Ellison" w:date="2022-10-20T13:12:00Z">
        <w:r w:rsidR="004A68D0" w:rsidRPr="004A68D0">
          <w:rPr>
            <w:rStyle w:val="Toggle"/>
            <w:rPrChange w:id="7337" w:author="Titus Ellison" w:date="2022-10-20T13:12:00Z">
              <w:rPr/>
            </w:rPrChange>
          </w:rPr>
          <w:t>]</w:t>
        </w:r>
      </w:ins>
      <w:r w:rsidRPr="004A68D0">
        <w:rPr>
          <w:rStyle w:val="Toggle"/>
          <w:rPrChange w:id="7338" w:author="Titus Ellison" w:date="2022-10-20T13:12:00Z">
            <w:rPr/>
          </w:rPrChange>
        </w:rPr>
        <w:t xml:space="preserve"> </w:t>
      </w:r>
      <w:ins w:id="7339" w:author="Titus Ellison" w:date="2022-10-20T13:12:00Z">
        <w:r w:rsidR="004A68D0" w:rsidRPr="004A68D0">
          <w:rPr>
            <w:rStyle w:val="Toggle"/>
            <w:rPrChange w:id="7340" w:author="Titus Ellison" w:date="2022-10-20T13:12:00Z">
              <w:rPr/>
            </w:rPrChange>
          </w:rPr>
          <w:t>[</w:t>
        </w:r>
      </w:ins>
      <w:del w:id="7341" w:author="Titus Ellison" w:date="2022-10-20T13:12:00Z">
        <w:r w:rsidRPr="004A68D0" w:rsidDel="004A68D0">
          <w:rPr>
            <w:rStyle w:val="Toggle"/>
            <w:rPrChange w:id="7342" w:author="Titus Ellison" w:date="2022-10-20T13:12:00Z">
              <w:rPr/>
            </w:rPrChange>
          </w:rPr>
          <w:delText>(</w:delText>
        </w:r>
      </w:del>
      <w:r w:rsidRPr="004A68D0">
        <w:rPr>
          <w:rStyle w:val="Toggle"/>
          <w:rPrChange w:id="7343" w:author="Titus Ellison" w:date="2022-10-20T13:12:00Z">
            <w:rPr/>
          </w:rPrChange>
        </w:rPr>
        <w:t>1°F</w:t>
      </w:r>
      <w:ins w:id="7344" w:author="Titus Ellison" w:date="2022-10-20T13:12:00Z">
        <w:r w:rsidR="004A68D0" w:rsidRPr="004A68D0">
          <w:rPr>
            <w:rStyle w:val="Toggle"/>
            <w:rPrChange w:id="7345" w:author="Titus Ellison" w:date="2022-10-20T13:12:00Z">
              <w:rPr/>
            </w:rPrChange>
          </w:rPr>
          <w:t>]]</w:t>
        </w:r>
      </w:ins>
      <w:del w:id="7346" w:author="Titus Ellison" w:date="2022-10-20T13:12:00Z">
        <w:r w:rsidDel="004A68D0">
          <w:delText>)</w:delText>
        </w:r>
      </w:del>
      <w:r>
        <w:t xml:space="preserve"> and maximum supply air dew point </w:t>
      </w:r>
      <w:proofErr w:type="spellStart"/>
      <w:r>
        <w:t>MaxDPT</w:t>
      </w:r>
      <w:proofErr w:type="spellEnd"/>
      <w:r>
        <w:t>.</w:t>
      </w:r>
    </w:p>
    <w:p w14:paraId="14DCB003" w14:textId="32BC0980" w:rsidR="009045A3" w:rsidRDefault="009045A3" w:rsidP="007C1423">
      <w:pPr>
        <w:pStyle w:val="Heading6"/>
      </w:pPr>
      <w:r>
        <w:t xml:space="preserve">Endpoint #2: the lesser of zone temperature minus </w:t>
      </w:r>
      <w:ins w:id="7347" w:author="Titus Ellison" w:date="2022-10-20T13:12:00Z">
        <w:r w:rsidR="004A68D0" w:rsidRPr="004A68D0">
          <w:rPr>
            <w:rStyle w:val="Toggle"/>
            <w:rPrChange w:id="7348" w:author="Titus Ellison" w:date="2022-10-20T13:12:00Z">
              <w:rPr/>
            </w:rPrChange>
          </w:rPr>
          <w:t>[UNITS [</w:t>
        </w:r>
      </w:ins>
      <w:r w:rsidRPr="004A68D0">
        <w:rPr>
          <w:rStyle w:val="Toggle"/>
          <w:rPrChange w:id="7349" w:author="Titus Ellison" w:date="2022-10-20T13:12:00Z">
            <w:rPr/>
          </w:rPrChange>
        </w:rPr>
        <w:t>6°C</w:t>
      </w:r>
      <w:ins w:id="7350" w:author="Titus Ellison" w:date="2022-10-20T13:12:00Z">
        <w:r w:rsidR="004A68D0" w:rsidRPr="004A68D0">
          <w:rPr>
            <w:rStyle w:val="Toggle"/>
            <w:rPrChange w:id="7351" w:author="Titus Ellison" w:date="2022-10-20T13:12:00Z">
              <w:rPr/>
            </w:rPrChange>
          </w:rPr>
          <w:t>]</w:t>
        </w:r>
      </w:ins>
      <w:r w:rsidRPr="004A68D0">
        <w:rPr>
          <w:rStyle w:val="Toggle"/>
          <w:rPrChange w:id="7352" w:author="Titus Ellison" w:date="2022-10-20T13:12:00Z">
            <w:rPr/>
          </w:rPrChange>
        </w:rPr>
        <w:t xml:space="preserve"> </w:t>
      </w:r>
      <w:ins w:id="7353" w:author="Titus Ellison" w:date="2022-10-20T13:12:00Z">
        <w:r w:rsidR="004A68D0" w:rsidRPr="004A68D0">
          <w:rPr>
            <w:rStyle w:val="Toggle"/>
            <w:rPrChange w:id="7354" w:author="Titus Ellison" w:date="2022-10-20T13:12:00Z">
              <w:rPr/>
            </w:rPrChange>
          </w:rPr>
          <w:t>[</w:t>
        </w:r>
      </w:ins>
      <w:del w:id="7355" w:author="Titus Ellison" w:date="2022-10-20T13:12:00Z">
        <w:r w:rsidRPr="004A68D0" w:rsidDel="004A68D0">
          <w:rPr>
            <w:rStyle w:val="Toggle"/>
            <w:rPrChange w:id="7356" w:author="Titus Ellison" w:date="2022-10-20T13:12:00Z">
              <w:rPr/>
            </w:rPrChange>
          </w:rPr>
          <w:delText>(</w:delText>
        </w:r>
      </w:del>
      <w:r w:rsidRPr="004A68D0">
        <w:rPr>
          <w:rStyle w:val="Toggle"/>
          <w:rPrChange w:id="7357" w:author="Titus Ellison" w:date="2022-10-20T13:12:00Z">
            <w:rPr/>
          </w:rPrChange>
        </w:rPr>
        <w:t>10°F</w:t>
      </w:r>
      <w:ins w:id="7358" w:author="Titus Ellison" w:date="2022-10-20T13:12:00Z">
        <w:r w:rsidR="004A68D0" w:rsidRPr="004A68D0">
          <w:rPr>
            <w:rStyle w:val="Toggle"/>
            <w:rPrChange w:id="7359" w:author="Titus Ellison" w:date="2022-10-20T13:12:00Z">
              <w:rPr/>
            </w:rPrChange>
          </w:rPr>
          <w:t>]]</w:t>
        </w:r>
      </w:ins>
      <w:del w:id="7360" w:author="Titus Ellison" w:date="2022-10-20T13:12:00Z">
        <w:r w:rsidDel="004A68D0">
          <w:delText>)</w:delText>
        </w:r>
      </w:del>
      <w:r>
        <w:t xml:space="preserve"> and the maximum supply air dew point </w:t>
      </w:r>
      <w:proofErr w:type="spellStart"/>
      <w:r>
        <w:t>MaxDPT</w:t>
      </w:r>
      <w:proofErr w:type="spellEnd"/>
      <w:r>
        <w:t xml:space="preserve"> minus </w:t>
      </w:r>
      <w:ins w:id="7361" w:author="Titus Ellison" w:date="2022-10-20T13:12:00Z">
        <w:r w:rsidR="004A68D0" w:rsidRPr="00012FCA">
          <w:rPr>
            <w:rStyle w:val="Toggle"/>
            <w:rPrChange w:id="7362" w:author="Titus Ellison" w:date="2022-10-20T13:13:00Z">
              <w:rPr/>
            </w:rPrChange>
          </w:rPr>
          <w:t xml:space="preserve">[UNITS </w:t>
        </w:r>
        <w:r w:rsidR="00012FCA" w:rsidRPr="00012FCA">
          <w:rPr>
            <w:rStyle w:val="Toggle"/>
            <w:rPrChange w:id="7363" w:author="Titus Ellison" w:date="2022-10-20T13:13:00Z">
              <w:rPr/>
            </w:rPrChange>
          </w:rPr>
          <w:t>[</w:t>
        </w:r>
      </w:ins>
      <w:r w:rsidRPr="00012FCA">
        <w:rPr>
          <w:rStyle w:val="Toggle"/>
          <w:rPrChange w:id="7364" w:author="Titus Ellison" w:date="2022-10-20T13:13:00Z">
            <w:rPr/>
          </w:rPrChange>
        </w:rPr>
        <w:t>1°C</w:t>
      </w:r>
      <w:ins w:id="7365" w:author="Titus Ellison" w:date="2022-10-20T13:12:00Z">
        <w:r w:rsidR="00012FCA" w:rsidRPr="00012FCA">
          <w:rPr>
            <w:rStyle w:val="Toggle"/>
            <w:rPrChange w:id="7366" w:author="Titus Ellison" w:date="2022-10-20T13:13:00Z">
              <w:rPr/>
            </w:rPrChange>
          </w:rPr>
          <w:t>]</w:t>
        </w:r>
      </w:ins>
      <w:r w:rsidRPr="00012FCA">
        <w:rPr>
          <w:rStyle w:val="Toggle"/>
          <w:rPrChange w:id="7367" w:author="Titus Ellison" w:date="2022-10-20T13:13:00Z">
            <w:rPr/>
          </w:rPrChange>
        </w:rPr>
        <w:t xml:space="preserve"> </w:t>
      </w:r>
      <w:ins w:id="7368" w:author="Titus Ellison" w:date="2022-10-20T13:12:00Z">
        <w:r w:rsidR="00012FCA" w:rsidRPr="00012FCA">
          <w:rPr>
            <w:rStyle w:val="Toggle"/>
            <w:rPrChange w:id="7369" w:author="Titus Ellison" w:date="2022-10-20T13:13:00Z">
              <w:rPr/>
            </w:rPrChange>
          </w:rPr>
          <w:t>[</w:t>
        </w:r>
      </w:ins>
      <w:del w:id="7370" w:author="Titus Ellison" w:date="2022-10-20T13:12:00Z">
        <w:r w:rsidRPr="00012FCA" w:rsidDel="00012FCA">
          <w:rPr>
            <w:rStyle w:val="Toggle"/>
            <w:rPrChange w:id="7371" w:author="Titus Ellison" w:date="2022-10-20T13:13:00Z">
              <w:rPr/>
            </w:rPrChange>
          </w:rPr>
          <w:delText>(</w:delText>
        </w:r>
      </w:del>
      <w:r w:rsidRPr="00012FCA">
        <w:rPr>
          <w:rStyle w:val="Toggle"/>
          <w:rPrChange w:id="7372" w:author="Titus Ellison" w:date="2022-10-20T13:13:00Z">
            <w:rPr/>
          </w:rPrChange>
        </w:rPr>
        <w:t>2°F</w:t>
      </w:r>
      <w:ins w:id="7373" w:author="Titus Ellison" w:date="2022-10-20T13:13:00Z">
        <w:r w:rsidR="00012FCA" w:rsidRPr="00012FCA">
          <w:rPr>
            <w:rStyle w:val="Toggle"/>
            <w:rPrChange w:id="7374" w:author="Titus Ellison" w:date="2022-10-20T13:13:00Z">
              <w:rPr/>
            </w:rPrChange>
          </w:rPr>
          <w:t>]]</w:t>
        </w:r>
      </w:ins>
      <w:del w:id="7375" w:author="Titus Ellison" w:date="2022-10-20T13:13:00Z">
        <w:r w:rsidDel="00012FCA">
          <w:delText>)</w:delText>
        </w:r>
      </w:del>
      <w:r>
        <w:t>.</w:t>
      </w:r>
    </w:p>
    <w:p w14:paraId="71591D3B" w14:textId="34A5AE3A" w:rsidR="009045A3" w:rsidRDefault="009045A3" w:rsidP="00B37EF3">
      <w:pPr>
        <w:pStyle w:val="Infobox"/>
      </w:pPr>
      <w:r>
        <w:t xml:space="preserve">When outdoor air temperature is high, there is a potential for a high humidity ratio, and thus high space humidity, which can increase the risk of mold/mildew. Because dew point sensors are expensive and can quickly drift out of calibration, this sequence uses outdoor air dry-bulb temperature as a proxy for supply air dew point. When outdoor air temperature is above the maximum limit </w:t>
      </w:r>
      <w:proofErr w:type="spellStart"/>
      <w:r>
        <w:t>MaxDPT</w:t>
      </w:r>
      <w:proofErr w:type="spellEnd"/>
      <w:r>
        <w:t xml:space="preserve">, the medium speed </w:t>
      </w:r>
      <w:r w:rsidR="00D21A33">
        <w:t>setpoint</w:t>
      </w:r>
      <w:r>
        <w:t xml:space="preserve"> is kept at the minimum, which will reduce supply air temperature and thus lower supply air temperature </w:t>
      </w:r>
      <w:r w:rsidR="00D21A33">
        <w:t>setpoint</w:t>
      </w:r>
      <w:r>
        <w:t xml:space="preserve">. </w:t>
      </w:r>
    </w:p>
    <w:p w14:paraId="02C35ED7" w14:textId="1D3B85A1" w:rsidR="009045A3" w:rsidRDefault="009045A3" w:rsidP="0087618D">
      <w:pPr>
        <w:pStyle w:val="Heading4"/>
      </w:pPr>
      <w:r>
        <w:t xml:space="preserve">Minimum and maximum supply air temperature </w:t>
      </w:r>
      <w:r w:rsidR="00D21A33">
        <w:t>setpoint</w:t>
      </w:r>
      <w:r>
        <w:t>s shall be as follows:</w:t>
      </w:r>
    </w:p>
    <w:p w14:paraId="1C1A2211" w14:textId="184113E4" w:rsidR="009045A3" w:rsidRDefault="009045A3" w:rsidP="007C1423">
      <w:pPr>
        <w:pStyle w:val="Heading5"/>
      </w:pPr>
      <w:r>
        <w:t xml:space="preserve">The </w:t>
      </w:r>
      <w:proofErr w:type="spellStart"/>
      <w:r>
        <w:t>Deadband</w:t>
      </w:r>
      <w:proofErr w:type="spellEnd"/>
      <w:r>
        <w:t xml:space="preserve"> values of </w:t>
      </w:r>
      <w:proofErr w:type="spellStart"/>
      <w:r>
        <w:t>SATsp</w:t>
      </w:r>
      <w:proofErr w:type="spellEnd"/>
      <w:r>
        <w:t xml:space="preserve"> and </w:t>
      </w:r>
      <w:proofErr w:type="spellStart"/>
      <w:r>
        <w:t>SATsp</w:t>
      </w:r>
      <w:proofErr w:type="spellEnd"/>
      <w:r>
        <w:t xml:space="preserve">-C shall be the average of the zone heating </w:t>
      </w:r>
      <w:r w:rsidR="00D21A33">
        <w:t>setpoint</w:t>
      </w:r>
      <w:r>
        <w:t xml:space="preserve"> and the zone cooling </w:t>
      </w:r>
      <w:r w:rsidR="00D21A33">
        <w:t>setpoint</w:t>
      </w:r>
      <w:r>
        <w:t xml:space="preserve"> but shall be no lower than </w:t>
      </w:r>
      <w:ins w:id="7376" w:author="Titus Ellison" w:date="2022-10-20T13:13:00Z">
        <w:r w:rsidR="00012FCA" w:rsidRPr="00012FCA">
          <w:rPr>
            <w:rStyle w:val="Toggle"/>
            <w:rPrChange w:id="7377" w:author="Titus Ellison" w:date="2022-10-20T13:13:00Z">
              <w:rPr/>
            </w:rPrChange>
          </w:rPr>
          <w:t>[UNITS [</w:t>
        </w:r>
      </w:ins>
      <w:r w:rsidRPr="00012FCA">
        <w:rPr>
          <w:rStyle w:val="Toggle"/>
          <w:rPrChange w:id="7378" w:author="Titus Ellison" w:date="2022-10-20T13:13:00Z">
            <w:rPr/>
          </w:rPrChange>
        </w:rPr>
        <w:t>21°C</w:t>
      </w:r>
      <w:ins w:id="7379" w:author="Titus Ellison" w:date="2022-10-20T13:13:00Z">
        <w:r w:rsidR="00012FCA" w:rsidRPr="00012FCA">
          <w:rPr>
            <w:rStyle w:val="Toggle"/>
            <w:rPrChange w:id="7380" w:author="Titus Ellison" w:date="2022-10-20T13:13:00Z">
              <w:rPr/>
            </w:rPrChange>
          </w:rPr>
          <w:t>]</w:t>
        </w:r>
      </w:ins>
      <w:r w:rsidRPr="00012FCA">
        <w:rPr>
          <w:rStyle w:val="Toggle"/>
          <w:rPrChange w:id="7381" w:author="Titus Ellison" w:date="2022-10-20T13:13:00Z">
            <w:rPr/>
          </w:rPrChange>
        </w:rPr>
        <w:t xml:space="preserve"> </w:t>
      </w:r>
      <w:ins w:id="7382" w:author="Titus Ellison" w:date="2022-10-20T13:13:00Z">
        <w:r w:rsidR="00012FCA" w:rsidRPr="00012FCA">
          <w:rPr>
            <w:rStyle w:val="Toggle"/>
            <w:rPrChange w:id="7383" w:author="Titus Ellison" w:date="2022-10-20T13:13:00Z">
              <w:rPr/>
            </w:rPrChange>
          </w:rPr>
          <w:t>[</w:t>
        </w:r>
      </w:ins>
      <w:del w:id="7384" w:author="Titus Ellison" w:date="2022-10-20T13:13:00Z">
        <w:r w:rsidRPr="00012FCA" w:rsidDel="00012FCA">
          <w:rPr>
            <w:rStyle w:val="Toggle"/>
            <w:rPrChange w:id="7385" w:author="Titus Ellison" w:date="2022-10-20T13:13:00Z">
              <w:rPr/>
            </w:rPrChange>
          </w:rPr>
          <w:delText>(</w:delText>
        </w:r>
      </w:del>
      <w:r w:rsidRPr="00012FCA">
        <w:rPr>
          <w:rStyle w:val="Toggle"/>
          <w:rPrChange w:id="7386" w:author="Titus Ellison" w:date="2022-10-20T13:13:00Z">
            <w:rPr/>
          </w:rPrChange>
        </w:rPr>
        <w:t>70°F</w:t>
      </w:r>
      <w:ins w:id="7387" w:author="Titus Ellison" w:date="2022-10-20T13:13:00Z">
        <w:r w:rsidR="00012FCA" w:rsidRPr="00012FCA">
          <w:rPr>
            <w:rStyle w:val="Toggle"/>
            <w:rPrChange w:id="7388" w:author="Titus Ellison" w:date="2022-10-20T13:13:00Z">
              <w:rPr/>
            </w:rPrChange>
          </w:rPr>
          <w:t>]]</w:t>
        </w:r>
      </w:ins>
      <w:del w:id="7389" w:author="Titus Ellison" w:date="2022-10-20T13:13:00Z">
        <w:r w:rsidDel="00012FCA">
          <w:delText>)</w:delText>
        </w:r>
      </w:del>
      <w:r>
        <w:t xml:space="preserve"> and no higher than </w:t>
      </w:r>
      <w:ins w:id="7390" w:author="Titus Ellison" w:date="2022-10-20T13:13:00Z">
        <w:r w:rsidR="00012FCA" w:rsidRPr="00012FCA">
          <w:rPr>
            <w:rStyle w:val="Toggle"/>
            <w:rPrChange w:id="7391" w:author="Titus Ellison" w:date="2022-10-20T13:13:00Z">
              <w:rPr/>
            </w:rPrChange>
          </w:rPr>
          <w:t>[UNITS [</w:t>
        </w:r>
      </w:ins>
      <w:r w:rsidRPr="00012FCA">
        <w:rPr>
          <w:rStyle w:val="Toggle"/>
          <w:rPrChange w:id="7392" w:author="Titus Ellison" w:date="2022-10-20T13:13:00Z">
            <w:rPr/>
          </w:rPrChange>
        </w:rPr>
        <w:t>24°C</w:t>
      </w:r>
      <w:ins w:id="7393" w:author="Titus Ellison" w:date="2022-10-20T13:13:00Z">
        <w:r w:rsidR="00012FCA" w:rsidRPr="00012FCA">
          <w:rPr>
            <w:rStyle w:val="Toggle"/>
            <w:rPrChange w:id="7394" w:author="Titus Ellison" w:date="2022-10-20T13:13:00Z">
              <w:rPr/>
            </w:rPrChange>
          </w:rPr>
          <w:t>]</w:t>
        </w:r>
      </w:ins>
      <w:r w:rsidRPr="00012FCA">
        <w:rPr>
          <w:rStyle w:val="Toggle"/>
          <w:rPrChange w:id="7395" w:author="Titus Ellison" w:date="2022-10-20T13:13:00Z">
            <w:rPr/>
          </w:rPrChange>
        </w:rPr>
        <w:t xml:space="preserve"> </w:t>
      </w:r>
      <w:ins w:id="7396" w:author="Titus Ellison" w:date="2022-10-20T13:13:00Z">
        <w:r w:rsidR="00012FCA" w:rsidRPr="00012FCA">
          <w:rPr>
            <w:rStyle w:val="Toggle"/>
            <w:rPrChange w:id="7397" w:author="Titus Ellison" w:date="2022-10-20T13:13:00Z">
              <w:rPr/>
            </w:rPrChange>
          </w:rPr>
          <w:t>[</w:t>
        </w:r>
      </w:ins>
      <w:del w:id="7398" w:author="Titus Ellison" w:date="2022-10-20T13:13:00Z">
        <w:r w:rsidRPr="00012FCA" w:rsidDel="00012FCA">
          <w:rPr>
            <w:rStyle w:val="Toggle"/>
            <w:rPrChange w:id="7399" w:author="Titus Ellison" w:date="2022-10-20T13:13:00Z">
              <w:rPr/>
            </w:rPrChange>
          </w:rPr>
          <w:delText>(</w:delText>
        </w:r>
      </w:del>
      <w:r w:rsidRPr="00012FCA">
        <w:rPr>
          <w:rStyle w:val="Toggle"/>
          <w:rPrChange w:id="7400" w:author="Titus Ellison" w:date="2022-10-20T13:13:00Z">
            <w:rPr/>
          </w:rPrChange>
        </w:rPr>
        <w:t>75°F</w:t>
      </w:r>
      <w:ins w:id="7401" w:author="Titus Ellison" w:date="2022-10-20T13:13:00Z">
        <w:r w:rsidR="00012FCA" w:rsidRPr="00012FCA">
          <w:rPr>
            <w:rStyle w:val="Toggle"/>
            <w:rPrChange w:id="7402" w:author="Titus Ellison" w:date="2022-10-20T13:13:00Z">
              <w:rPr/>
            </w:rPrChange>
          </w:rPr>
          <w:t>]]</w:t>
        </w:r>
      </w:ins>
      <w:del w:id="7403" w:author="Titus Ellison" w:date="2022-10-20T13:13:00Z">
        <w:r w:rsidDel="00012FCA">
          <w:delText>)</w:delText>
        </w:r>
      </w:del>
      <w:r>
        <w:t>.</w:t>
      </w:r>
    </w:p>
    <w:p w14:paraId="3199B65A" w14:textId="66E36D1C" w:rsidR="009045A3" w:rsidRDefault="009045A3" w:rsidP="00B37EF3">
      <w:pPr>
        <w:pStyle w:val="Infobox"/>
      </w:pPr>
      <w:r>
        <w:lastRenderedPageBreak/>
        <w:t xml:space="preserve">The </w:t>
      </w:r>
      <w:proofErr w:type="spellStart"/>
      <w:r>
        <w:t>deadband</w:t>
      </w:r>
      <w:proofErr w:type="spellEnd"/>
      <w:r>
        <w:t xml:space="preserve"> </w:t>
      </w:r>
      <w:r w:rsidR="00D21A33">
        <w:t>setpoint</w:t>
      </w:r>
      <w:r>
        <w:t xml:space="preserve"> is intended to provide neutral temperature air when the </w:t>
      </w:r>
      <w:r w:rsidR="005474F7">
        <w:t>Zone State</w:t>
      </w:r>
      <w:r>
        <w:t xml:space="preserve"> is </w:t>
      </w:r>
      <w:proofErr w:type="spellStart"/>
      <w:r>
        <w:t>deadband</w:t>
      </w:r>
      <w:proofErr w:type="spellEnd"/>
      <w:r>
        <w:t xml:space="preserve">. The values of this </w:t>
      </w:r>
      <w:r w:rsidR="00D21A33">
        <w:t>setpoint</w:t>
      </w:r>
      <w:r>
        <w:t xml:space="preserve"> are limited to avoid the situation where an extreme value for zone temperature </w:t>
      </w:r>
      <w:r w:rsidR="00D21A33">
        <w:t>setpoint</w:t>
      </w:r>
      <w:r>
        <w:t xml:space="preserve"> forces unnecessary heating or cooling, e.g., a </w:t>
      </w:r>
      <w:proofErr w:type="gramStart"/>
      <w:r>
        <w:t>cold-aisle</w:t>
      </w:r>
      <w:proofErr w:type="gramEnd"/>
      <w:r>
        <w:t xml:space="preserve"> </w:t>
      </w:r>
      <w:r w:rsidR="00D21A33">
        <w:t>setpoint</w:t>
      </w:r>
      <w:r>
        <w:t xml:space="preserve"> of </w:t>
      </w:r>
      <w:ins w:id="7404" w:author="Titus Ellison" w:date="2022-10-20T13:13:00Z">
        <w:r w:rsidR="00012FCA" w:rsidRPr="004A40E9">
          <w:rPr>
            <w:rStyle w:val="Toggle"/>
            <w:rPrChange w:id="7405" w:author="Titus Ellison" w:date="2022-10-20T13:13:00Z">
              <w:rPr/>
            </w:rPrChange>
          </w:rPr>
          <w:t>[UNITS [</w:t>
        </w:r>
      </w:ins>
      <w:r w:rsidRPr="004A40E9">
        <w:rPr>
          <w:rStyle w:val="Toggle"/>
          <w:rPrChange w:id="7406" w:author="Titus Ellison" w:date="2022-10-20T13:13:00Z">
            <w:rPr/>
          </w:rPrChange>
        </w:rPr>
        <w:t>32°C</w:t>
      </w:r>
      <w:ins w:id="7407" w:author="Titus Ellison" w:date="2022-10-20T13:13:00Z">
        <w:r w:rsidR="00012FCA" w:rsidRPr="004A40E9">
          <w:rPr>
            <w:rStyle w:val="Toggle"/>
            <w:rPrChange w:id="7408" w:author="Titus Ellison" w:date="2022-10-20T13:13:00Z">
              <w:rPr/>
            </w:rPrChange>
          </w:rPr>
          <w:t>]</w:t>
        </w:r>
      </w:ins>
      <w:r w:rsidRPr="004A40E9">
        <w:rPr>
          <w:rStyle w:val="Toggle"/>
          <w:rPrChange w:id="7409" w:author="Titus Ellison" w:date="2022-10-20T13:13:00Z">
            <w:rPr/>
          </w:rPrChange>
        </w:rPr>
        <w:t xml:space="preserve"> </w:t>
      </w:r>
      <w:ins w:id="7410" w:author="Titus Ellison" w:date="2022-10-20T13:13:00Z">
        <w:r w:rsidR="004A40E9" w:rsidRPr="004A40E9">
          <w:rPr>
            <w:rStyle w:val="Toggle"/>
            <w:rPrChange w:id="7411" w:author="Titus Ellison" w:date="2022-10-20T13:13:00Z">
              <w:rPr/>
            </w:rPrChange>
          </w:rPr>
          <w:t>[</w:t>
        </w:r>
      </w:ins>
      <w:del w:id="7412" w:author="Titus Ellison" w:date="2022-10-20T13:13:00Z">
        <w:r w:rsidRPr="004A40E9" w:rsidDel="004A40E9">
          <w:rPr>
            <w:rStyle w:val="Toggle"/>
            <w:rPrChange w:id="7413" w:author="Titus Ellison" w:date="2022-10-20T13:13:00Z">
              <w:rPr/>
            </w:rPrChange>
          </w:rPr>
          <w:delText>(</w:delText>
        </w:r>
      </w:del>
      <w:r w:rsidRPr="004A40E9">
        <w:rPr>
          <w:rStyle w:val="Toggle"/>
          <w:rPrChange w:id="7414" w:author="Titus Ellison" w:date="2022-10-20T13:13:00Z">
            <w:rPr/>
          </w:rPrChange>
        </w:rPr>
        <w:t>90°F</w:t>
      </w:r>
      <w:ins w:id="7415" w:author="Titus Ellison" w:date="2022-10-20T13:13:00Z">
        <w:r w:rsidR="004A40E9" w:rsidRPr="004A40E9">
          <w:rPr>
            <w:rStyle w:val="Toggle"/>
            <w:rPrChange w:id="7416" w:author="Titus Ellison" w:date="2022-10-20T13:13:00Z">
              <w:rPr/>
            </w:rPrChange>
          </w:rPr>
          <w:t>]]</w:t>
        </w:r>
      </w:ins>
      <w:del w:id="7417" w:author="Titus Ellison" w:date="2022-10-20T13:13:00Z">
        <w:r w:rsidDel="004A40E9">
          <w:delText>)</w:delText>
        </w:r>
      </w:del>
      <w:r>
        <w:t xml:space="preserve"> in a datacenter could cause unnecessary heating if this limit were not in place.</w:t>
      </w:r>
    </w:p>
    <w:p w14:paraId="70F572CF" w14:textId="6C0CD8BE" w:rsidR="009045A3" w:rsidRDefault="009045A3" w:rsidP="005274F2">
      <w:pPr>
        <w:pStyle w:val="Heading4"/>
        <w:spacing w:after="240"/>
        <w:ind w:left="1354" w:hanging="1066"/>
      </w:pPr>
      <w:r>
        <w:t xml:space="preserve">When the supply fan is proven </w:t>
      </w:r>
      <w:r w:rsidRPr="00B87A61">
        <w:rPr>
          <w:smallCaps/>
        </w:rPr>
        <w:t>on</w:t>
      </w:r>
      <w:r>
        <w:t xml:space="preserve">, fan speed and supply air temperature </w:t>
      </w:r>
      <w:r w:rsidR="00D21A33">
        <w:t>setpoint</w:t>
      </w:r>
      <w:r>
        <w:t>s are controlled as shown in Figures 5.18.4.5-1 through 5.18.4.5-3. The points of transition along the x-axis shown and described are representative. Separate gains shall be provided for each section of the control map, that are determined by the contractor to provide stable control. Alternatively, the contractor shall adjust the precise value of the x-axis thresholds shown in Figure 5.18.4.5-1 to provide stable control.</w:t>
      </w:r>
    </w:p>
    <w:p w14:paraId="0C7EA610" w14:textId="77777777" w:rsidR="003430AA" w:rsidRDefault="003430AA" w:rsidP="003430AA">
      <w:pPr>
        <w:pStyle w:val="NoSpacing"/>
        <w:jc w:val="right"/>
      </w:pPr>
      <w:r>
        <w:rPr>
          <w:noProof/>
        </w:rPr>
        <mc:AlternateContent>
          <mc:Choice Requires="wpc">
            <w:drawing>
              <wp:inline distT="0" distB="0" distL="0" distR="0" wp14:anchorId="71B5638A" wp14:editId="56B89A05">
                <wp:extent cx="5181600" cy="2752992"/>
                <wp:effectExtent l="0" t="38100" r="0" b="66675"/>
                <wp:docPr id="955" name="Canvas 95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897" name="Text Box 986"/>
                        <wps:cNvSpPr txBox="1">
                          <a:spLocks noChangeArrowheads="1"/>
                        </wps:cNvSpPr>
                        <wps:spPr bwMode="auto">
                          <a:xfrm>
                            <a:off x="3067685" y="829955"/>
                            <a:ext cx="713740" cy="2552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F9F0C1A" w14:textId="77777777" w:rsidR="00D878EF" w:rsidRPr="003331AE" w:rsidRDefault="00D878EF" w:rsidP="003430AA">
                              <w:pPr>
                                <w:pStyle w:val="NoSpacing"/>
                                <w:rPr>
                                  <w:sz w:val="20"/>
                                  <w:szCs w:val="20"/>
                                </w:rPr>
                              </w:pPr>
                              <w:r w:rsidRPr="003331AE">
                                <w:rPr>
                                  <w:sz w:val="20"/>
                                  <w:szCs w:val="20"/>
                                </w:rPr>
                                <w:t>SATsp-C</w:t>
                              </w:r>
                            </w:p>
                          </w:txbxContent>
                        </wps:txbx>
                        <wps:bodyPr rot="0" vert="horz" wrap="square" lIns="73152" tIns="36576" rIns="73152" bIns="36576" anchor="t" anchorCtr="0" upright="1">
                          <a:noAutofit/>
                        </wps:bodyPr>
                      </wps:wsp>
                      <wps:wsp>
                        <wps:cNvPr id="867" name="Text Box 957"/>
                        <wps:cNvSpPr txBox="1">
                          <a:spLocks noChangeArrowheads="1"/>
                        </wps:cNvSpPr>
                        <wps:spPr bwMode="auto">
                          <a:xfrm>
                            <a:off x="4042410" y="163204"/>
                            <a:ext cx="815340" cy="5035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3A02FE4" w14:textId="77777777" w:rsidR="00D878EF" w:rsidRPr="003331AE" w:rsidRDefault="00D878EF" w:rsidP="003430AA">
                              <w:pPr>
                                <w:pStyle w:val="NoSpacing"/>
                                <w:jc w:val="center"/>
                                <w:rPr>
                                  <w:sz w:val="18"/>
                                  <w:szCs w:val="18"/>
                                </w:rPr>
                              </w:pPr>
                              <w:r w:rsidRPr="003331AE">
                                <w:rPr>
                                  <w:sz w:val="18"/>
                                  <w:szCs w:val="18"/>
                                </w:rPr>
                                <w:t>Fan Speed (varies based on OAT)</w:t>
                              </w:r>
                            </w:p>
                          </w:txbxContent>
                        </wps:txbx>
                        <wps:bodyPr rot="0" vert="horz" wrap="square" lIns="73152" tIns="36576" rIns="73152" bIns="36576" anchor="t" anchorCtr="0" upright="1">
                          <a:noAutofit/>
                        </wps:bodyPr>
                      </wps:wsp>
                      <wps:wsp>
                        <wps:cNvPr id="868" name="Text Box 958"/>
                        <wps:cNvSpPr txBox="1">
                          <a:spLocks noChangeArrowheads="1"/>
                        </wps:cNvSpPr>
                        <wps:spPr bwMode="auto">
                          <a:xfrm>
                            <a:off x="3661410" y="1772929"/>
                            <a:ext cx="501015" cy="2508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35A0DA0" w14:textId="77777777" w:rsidR="00D878EF" w:rsidRPr="003331AE" w:rsidRDefault="00D878EF" w:rsidP="003430AA">
                              <w:pPr>
                                <w:pStyle w:val="NoSpacing"/>
                                <w:rPr>
                                  <w:sz w:val="20"/>
                                  <w:szCs w:val="20"/>
                                </w:rPr>
                              </w:pPr>
                              <w:r w:rsidRPr="003331AE">
                                <w:rPr>
                                  <w:sz w:val="20"/>
                                  <w:szCs w:val="20"/>
                                </w:rPr>
                                <w:t>SATsp</w:t>
                              </w:r>
                            </w:p>
                          </w:txbxContent>
                        </wps:txbx>
                        <wps:bodyPr rot="0" vert="horz" wrap="square" lIns="73152" tIns="36576" rIns="73152" bIns="36576" anchor="t" anchorCtr="0" upright="1">
                          <a:noAutofit/>
                        </wps:bodyPr>
                      </wps:wsp>
                      <wps:wsp>
                        <wps:cNvPr id="869" name="Text Box 959"/>
                        <wps:cNvSpPr txBox="1">
                          <a:spLocks noChangeArrowheads="1"/>
                        </wps:cNvSpPr>
                        <wps:spPr bwMode="auto">
                          <a:xfrm>
                            <a:off x="2273935" y="403869"/>
                            <a:ext cx="564515" cy="2641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0C99E1F" w14:textId="77777777" w:rsidR="00D878EF" w:rsidRPr="003331AE" w:rsidRDefault="00D878EF" w:rsidP="003430AA">
                              <w:pPr>
                                <w:pStyle w:val="NoSpacing"/>
                                <w:rPr>
                                  <w:sz w:val="20"/>
                                  <w:szCs w:val="20"/>
                                </w:rPr>
                              </w:pPr>
                              <w:r w:rsidRPr="003331AE">
                                <w:rPr>
                                  <w:sz w:val="20"/>
                                  <w:szCs w:val="20"/>
                                </w:rPr>
                                <w:t>SATsp</w:t>
                              </w:r>
                            </w:p>
                          </w:txbxContent>
                        </wps:txbx>
                        <wps:bodyPr rot="0" vert="horz" wrap="square" lIns="73152" tIns="36576" rIns="73152" bIns="36576" anchor="t" anchorCtr="0" upright="1">
                          <a:noAutofit/>
                        </wps:bodyPr>
                      </wps:wsp>
                      <wps:wsp>
                        <wps:cNvPr id="870" name="Text Box 960"/>
                        <wps:cNvSpPr txBox="1">
                          <a:spLocks noChangeArrowheads="1"/>
                        </wps:cNvSpPr>
                        <wps:spPr bwMode="auto">
                          <a:xfrm>
                            <a:off x="1569720" y="1283979"/>
                            <a:ext cx="780415" cy="1981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1C3F3CA" w14:textId="77777777" w:rsidR="00D878EF" w:rsidRPr="003331AE" w:rsidRDefault="00D878EF" w:rsidP="003430AA">
                              <w:pPr>
                                <w:pStyle w:val="NoSpacing"/>
                                <w:rPr>
                                  <w:sz w:val="20"/>
                                  <w:szCs w:val="20"/>
                                </w:rPr>
                              </w:pPr>
                              <w:r w:rsidRPr="003331AE">
                                <w:rPr>
                                  <w:sz w:val="20"/>
                                  <w:szCs w:val="20"/>
                                </w:rPr>
                                <w:t>Fan Speed</w:t>
                              </w:r>
                            </w:p>
                          </w:txbxContent>
                        </wps:txbx>
                        <wps:bodyPr rot="0" vert="horz" wrap="square" lIns="73152" tIns="36576" rIns="73152" bIns="36576" anchor="t" anchorCtr="0" upright="1">
                          <a:noAutofit/>
                        </wps:bodyPr>
                      </wps:wsp>
                      <wps:wsp>
                        <wps:cNvPr id="871" name="Text Box 961"/>
                        <wps:cNvSpPr txBox="1">
                          <a:spLocks noChangeArrowheads="1"/>
                        </wps:cNvSpPr>
                        <wps:spPr bwMode="auto">
                          <a:xfrm>
                            <a:off x="88777" y="5"/>
                            <a:ext cx="358264" cy="24368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56C4EC5" w14:textId="77777777" w:rsidR="00D878EF" w:rsidRPr="003331AE" w:rsidRDefault="00D878EF" w:rsidP="003430AA">
                              <w:pPr>
                                <w:pStyle w:val="NoSpacing"/>
                                <w:rPr>
                                  <w:sz w:val="20"/>
                                  <w:szCs w:val="20"/>
                                </w:rPr>
                              </w:pPr>
                              <w:r w:rsidRPr="003331AE">
                                <w:rPr>
                                  <w:sz w:val="20"/>
                                  <w:szCs w:val="20"/>
                                </w:rPr>
                                <w:t>Supply Temperature or Fan Speed Setpoint</w:t>
                              </w:r>
                            </w:p>
                          </w:txbxContent>
                        </wps:txbx>
                        <wps:bodyPr rot="0" vert="vert270" wrap="square" lIns="91440" tIns="45720" rIns="91440" bIns="45720" anchor="t" anchorCtr="0" upright="1">
                          <a:noAutofit/>
                        </wps:bodyPr>
                      </wps:wsp>
                      <wps:wsp>
                        <wps:cNvPr id="872" name="Text Box 962"/>
                        <wps:cNvSpPr txBox="1">
                          <a:spLocks noChangeArrowheads="1"/>
                        </wps:cNvSpPr>
                        <wps:spPr bwMode="auto">
                          <a:xfrm>
                            <a:off x="876935" y="2459364"/>
                            <a:ext cx="1247140" cy="25590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716B2DC" w14:textId="668C4495" w:rsidR="00D878EF" w:rsidRPr="003331AE" w:rsidRDefault="00D878EF" w:rsidP="003430AA">
                              <w:pPr>
                                <w:pStyle w:val="NoSpacing"/>
                                <w:rPr>
                                  <w:sz w:val="20"/>
                                  <w:szCs w:val="20"/>
                                </w:rPr>
                              </w:pPr>
                              <w:r>
                                <w:rPr>
                                  <w:sz w:val="20"/>
                                  <w:szCs w:val="20"/>
                                </w:rPr>
                                <w:t>Heating Loop</w:t>
                              </w:r>
                              <w:r w:rsidRPr="003331AE">
                                <w:rPr>
                                  <w:sz w:val="20"/>
                                  <w:szCs w:val="20"/>
                                </w:rPr>
                                <w:t xml:space="preserve"> Signal</w:t>
                              </w:r>
                            </w:p>
                          </w:txbxContent>
                        </wps:txbx>
                        <wps:bodyPr rot="0" vert="horz" wrap="square" lIns="91440" tIns="45720" rIns="91440" bIns="45720" anchor="t" anchorCtr="0" upright="1">
                          <a:noAutofit/>
                        </wps:bodyPr>
                      </wps:wsp>
                      <wps:wsp>
                        <wps:cNvPr id="874" name="Text Box 963"/>
                        <wps:cNvSpPr txBox="1">
                          <a:spLocks noChangeArrowheads="1"/>
                        </wps:cNvSpPr>
                        <wps:spPr bwMode="auto">
                          <a:xfrm>
                            <a:off x="3333750" y="2463809"/>
                            <a:ext cx="1314450" cy="25145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CD86CDA" w14:textId="2625726D" w:rsidR="00D878EF" w:rsidRPr="003331AE" w:rsidRDefault="00D878EF" w:rsidP="003430AA">
                              <w:pPr>
                                <w:pStyle w:val="NoSpacing"/>
                                <w:rPr>
                                  <w:sz w:val="20"/>
                                  <w:szCs w:val="20"/>
                                </w:rPr>
                              </w:pPr>
                              <w:r>
                                <w:rPr>
                                  <w:sz w:val="20"/>
                                  <w:szCs w:val="20"/>
                                </w:rPr>
                                <w:t>Cooling Loop</w:t>
                              </w:r>
                              <w:r w:rsidRPr="003331AE">
                                <w:rPr>
                                  <w:sz w:val="20"/>
                                  <w:szCs w:val="20"/>
                                </w:rPr>
                                <w:t xml:space="preserve"> Signal</w:t>
                              </w:r>
                            </w:p>
                          </w:txbxContent>
                        </wps:txbx>
                        <wps:bodyPr rot="0" vert="horz" wrap="square" lIns="91440" tIns="45720" rIns="91440" bIns="45720" anchor="t" anchorCtr="0" upright="1">
                          <a:noAutofit/>
                        </wps:bodyPr>
                      </wps:wsp>
                      <wps:wsp>
                        <wps:cNvPr id="875" name="Text Box 964"/>
                        <wps:cNvSpPr txBox="1">
                          <a:spLocks noChangeArrowheads="1"/>
                        </wps:cNvSpPr>
                        <wps:spPr bwMode="auto">
                          <a:xfrm>
                            <a:off x="2363494" y="2461904"/>
                            <a:ext cx="808355" cy="2298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5D4B340" w14:textId="77777777" w:rsidR="00D878EF" w:rsidRPr="003331AE" w:rsidRDefault="00D878EF" w:rsidP="003430AA">
                              <w:pPr>
                                <w:pStyle w:val="NoSpacing"/>
                                <w:jc w:val="center"/>
                                <w:rPr>
                                  <w:sz w:val="20"/>
                                  <w:szCs w:val="20"/>
                                </w:rPr>
                              </w:pPr>
                              <w:r w:rsidRPr="003331AE">
                                <w:rPr>
                                  <w:sz w:val="20"/>
                                  <w:szCs w:val="20"/>
                                </w:rPr>
                                <w:t>Deadband</w:t>
                              </w:r>
                            </w:p>
                          </w:txbxContent>
                        </wps:txbx>
                        <wps:bodyPr rot="0" vert="horz" wrap="square" lIns="91440" tIns="45720" rIns="91440" bIns="45720" anchor="t" anchorCtr="0" upright="1">
                          <a:noAutofit/>
                        </wps:bodyPr>
                      </wps:wsp>
                      <wps:wsp>
                        <wps:cNvPr id="876" name="Line 965"/>
                        <wps:cNvCnPr>
                          <a:cxnSpLocks noChangeShapeType="1"/>
                        </wps:cNvCnPr>
                        <wps:spPr bwMode="auto">
                          <a:xfrm flipV="1">
                            <a:off x="421005" y="2439679"/>
                            <a:ext cx="4701540" cy="63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877" name="Line 966"/>
                        <wps:cNvCnPr>
                          <a:cxnSpLocks noChangeShapeType="1"/>
                        </wps:cNvCnPr>
                        <wps:spPr bwMode="auto">
                          <a:xfrm flipV="1">
                            <a:off x="429260" y="9"/>
                            <a:ext cx="635" cy="243713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878" name="Line 967"/>
                        <wps:cNvCnPr>
                          <a:cxnSpLocks noChangeShapeType="1"/>
                        </wps:cNvCnPr>
                        <wps:spPr bwMode="auto">
                          <a:xfrm flipV="1">
                            <a:off x="3505835" y="3819"/>
                            <a:ext cx="530860" cy="173609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79" name="Line 968"/>
                        <wps:cNvCnPr>
                          <a:cxnSpLocks noChangeShapeType="1"/>
                        </wps:cNvCnPr>
                        <wps:spPr bwMode="auto">
                          <a:xfrm>
                            <a:off x="4026535" y="1276359"/>
                            <a:ext cx="530860" cy="824230"/>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880" name="Line 969"/>
                        <wps:cNvCnPr>
                          <a:cxnSpLocks noChangeShapeType="1"/>
                        </wps:cNvCnPr>
                        <wps:spPr bwMode="auto">
                          <a:xfrm flipH="1">
                            <a:off x="2975610" y="1274454"/>
                            <a:ext cx="1061085" cy="635"/>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881" name="Line 970"/>
                        <wps:cNvCnPr>
                          <a:cxnSpLocks noChangeShapeType="1"/>
                        </wps:cNvCnPr>
                        <wps:spPr bwMode="auto">
                          <a:xfrm>
                            <a:off x="4037330" y="3184"/>
                            <a:ext cx="1062990"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82" name="Line 971"/>
                        <wps:cNvCnPr>
                          <a:cxnSpLocks noChangeShapeType="1"/>
                        </wps:cNvCnPr>
                        <wps:spPr bwMode="auto">
                          <a:xfrm flipH="1" flipV="1">
                            <a:off x="1503045" y="270519"/>
                            <a:ext cx="1039495" cy="1004570"/>
                          </a:xfrm>
                          <a:prstGeom prst="line">
                            <a:avLst/>
                          </a:prstGeom>
                          <a:noFill/>
                          <a:ln w="25400">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883" name="Line 972"/>
                        <wps:cNvCnPr>
                          <a:cxnSpLocks noChangeShapeType="1"/>
                        </wps:cNvCnPr>
                        <wps:spPr bwMode="auto">
                          <a:xfrm>
                            <a:off x="1481455" y="1739909"/>
                            <a:ext cx="2024380"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84" name="Line 973"/>
                        <wps:cNvCnPr>
                          <a:cxnSpLocks noChangeShapeType="1"/>
                        </wps:cNvCnPr>
                        <wps:spPr bwMode="auto">
                          <a:xfrm flipH="1" flipV="1">
                            <a:off x="2023745" y="1503689"/>
                            <a:ext cx="160655" cy="236855"/>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885" name="Line 974"/>
                        <wps:cNvCnPr>
                          <a:cxnSpLocks noChangeShapeType="1"/>
                        </wps:cNvCnPr>
                        <wps:spPr bwMode="auto">
                          <a:xfrm flipH="1">
                            <a:off x="2976245" y="2716539"/>
                            <a:ext cx="1912620" cy="635"/>
                          </a:xfrm>
                          <a:prstGeom prst="line">
                            <a:avLst/>
                          </a:prstGeom>
                          <a:noFill/>
                          <a:ln w="9525">
                            <a:solidFill>
                              <a:srgbClr val="000000"/>
                            </a:solidFill>
                            <a:round/>
                            <a:headEnd type="triangle" w="med" len="med"/>
                            <a:tailEnd type="oval" w="med" len="med"/>
                          </a:ln>
                          <a:extLst>
                            <a:ext uri="{909E8E84-426E-40DD-AFC4-6F175D3DCCD1}">
                              <a14:hiddenFill xmlns:a14="http://schemas.microsoft.com/office/drawing/2010/main">
                                <a:noFill/>
                              </a14:hiddenFill>
                            </a:ext>
                          </a:extLst>
                        </wps:spPr>
                        <wps:bodyPr/>
                      </wps:wsp>
                      <wps:wsp>
                        <wps:cNvPr id="886" name="Line 975"/>
                        <wps:cNvCnPr>
                          <a:cxnSpLocks noChangeShapeType="1"/>
                        </wps:cNvCnPr>
                        <wps:spPr bwMode="auto">
                          <a:xfrm>
                            <a:off x="629285" y="2715269"/>
                            <a:ext cx="1912620" cy="635"/>
                          </a:xfrm>
                          <a:prstGeom prst="line">
                            <a:avLst/>
                          </a:prstGeom>
                          <a:noFill/>
                          <a:ln w="9525">
                            <a:solidFill>
                              <a:srgbClr val="000000"/>
                            </a:solidFill>
                            <a:round/>
                            <a:headEnd type="triangle" w="med" len="med"/>
                            <a:tailEnd type="oval" w="med" len="med"/>
                          </a:ln>
                          <a:extLst>
                            <a:ext uri="{909E8E84-426E-40DD-AFC4-6F175D3DCCD1}">
                              <a14:hiddenFill xmlns:a14="http://schemas.microsoft.com/office/drawing/2010/main">
                                <a:noFill/>
                              </a14:hiddenFill>
                            </a:ext>
                          </a:extLst>
                        </wps:spPr>
                        <wps:bodyPr/>
                      </wps:wsp>
                      <wps:wsp>
                        <wps:cNvPr id="887" name="Line 976"/>
                        <wps:cNvCnPr>
                          <a:cxnSpLocks noChangeShapeType="1"/>
                        </wps:cNvCnPr>
                        <wps:spPr bwMode="auto">
                          <a:xfrm flipV="1">
                            <a:off x="4041775" y="871864"/>
                            <a:ext cx="525145"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88" name="Line 977"/>
                        <wps:cNvCnPr>
                          <a:cxnSpLocks noChangeShapeType="1"/>
                        </wps:cNvCnPr>
                        <wps:spPr bwMode="auto">
                          <a:xfrm flipV="1">
                            <a:off x="3506470" y="871229"/>
                            <a:ext cx="530860" cy="86741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89" name="Line 978"/>
                        <wps:cNvCnPr>
                          <a:cxnSpLocks noChangeShapeType="1"/>
                        </wps:cNvCnPr>
                        <wps:spPr bwMode="auto">
                          <a:xfrm flipV="1">
                            <a:off x="4564380" y="3184"/>
                            <a:ext cx="535940" cy="86931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90" name="Line 979"/>
                        <wps:cNvCnPr>
                          <a:cxnSpLocks noChangeShapeType="1"/>
                        </wps:cNvCnPr>
                        <wps:spPr bwMode="auto">
                          <a:xfrm flipH="1" flipV="1">
                            <a:off x="2541905" y="1275089"/>
                            <a:ext cx="433705" cy="635"/>
                          </a:xfrm>
                          <a:prstGeom prst="line">
                            <a:avLst/>
                          </a:prstGeom>
                          <a:noFill/>
                          <a:ln w="25400">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891" name="Line 980"/>
                        <wps:cNvCnPr>
                          <a:cxnSpLocks noChangeShapeType="1"/>
                        </wps:cNvCnPr>
                        <wps:spPr bwMode="auto">
                          <a:xfrm flipH="1" flipV="1">
                            <a:off x="2976245" y="1275089"/>
                            <a:ext cx="530225" cy="942340"/>
                          </a:xfrm>
                          <a:prstGeom prst="line">
                            <a:avLst/>
                          </a:prstGeom>
                          <a:noFill/>
                          <a:ln w="25400">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892" name="Line 981"/>
                        <wps:cNvCnPr>
                          <a:cxnSpLocks noChangeShapeType="1"/>
                        </wps:cNvCnPr>
                        <wps:spPr bwMode="auto">
                          <a:xfrm flipH="1" flipV="1">
                            <a:off x="3506470" y="2216794"/>
                            <a:ext cx="1593215" cy="635"/>
                          </a:xfrm>
                          <a:prstGeom prst="line">
                            <a:avLst/>
                          </a:prstGeom>
                          <a:noFill/>
                          <a:ln w="25400">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893" name="Line 982"/>
                        <wps:cNvCnPr>
                          <a:cxnSpLocks noChangeShapeType="1"/>
                        </wps:cNvCnPr>
                        <wps:spPr bwMode="auto">
                          <a:xfrm flipH="1">
                            <a:off x="4567555" y="2099319"/>
                            <a:ext cx="530225" cy="635"/>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894" name="Line 983"/>
                        <wps:cNvCnPr>
                          <a:cxnSpLocks noChangeShapeType="1"/>
                        </wps:cNvCnPr>
                        <wps:spPr bwMode="auto">
                          <a:xfrm flipV="1">
                            <a:off x="2082800" y="593099"/>
                            <a:ext cx="299085" cy="187325"/>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895" name="Line 984"/>
                        <wps:cNvCnPr>
                          <a:cxnSpLocks noChangeShapeType="1"/>
                        </wps:cNvCnPr>
                        <wps:spPr bwMode="auto">
                          <a:xfrm flipH="1" flipV="1">
                            <a:off x="3968115" y="1995814"/>
                            <a:ext cx="106045" cy="188595"/>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896" name="Line 985"/>
                        <wps:cNvCnPr>
                          <a:cxnSpLocks noChangeShapeType="1"/>
                        </wps:cNvCnPr>
                        <wps:spPr bwMode="auto">
                          <a:xfrm flipV="1">
                            <a:off x="3416300" y="1938029"/>
                            <a:ext cx="313690" cy="57785"/>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898" name="Line 987"/>
                        <wps:cNvCnPr>
                          <a:cxnSpLocks noChangeShapeType="1"/>
                        </wps:cNvCnPr>
                        <wps:spPr bwMode="auto">
                          <a:xfrm flipH="1" flipV="1">
                            <a:off x="3374390" y="1057284"/>
                            <a:ext cx="41910" cy="21717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899" name="Text Box 988"/>
                        <wps:cNvSpPr txBox="1">
                          <a:spLocks noChangeArrowheads="1"/>
                        </wps:cNvSpPr>
                        <wps:spPr bwMode="auto">
                          <a:xfrm>
                            <a:off x="4567554" y="1620529"/>
                            <a:ext cx="614046" cy="2425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BED5FBC" w14:textId="77777777" w:rsidR="00D878EF" w:rsidRPr="003331AE" w:rsidRDefault="00D878EF" w:rsidP="003430AA">
                              <w:pPr>
                                <w:pStyle w:val="NoSpacing"/>
                                <w:rPr>
                                  <w:sz w:val="18"/>
                                  <w:szCs w:val="18"/>
                                </w:rPr>
                              </w:pPr>
                              <w:r w:rsidRPr="003331AE">
                                <w:rPr>
                                  <w:sz w:val="18"/>
                                  <w:szCs w:val="18"/>
                                </w:rPr>
                                <w:t>SATsp-C</w:t>
                              </w:r>
                            </w:p>
                          </w:txbxContent>
                        </wps:txbx>
                        <wps:bodyPr rot="0" vert="horz" wrap="square" lIns="73152" tIns="36576" rIns="73152" bIns="36576" anchor="t" anchorCtr="0" upright="1">
                          <a:noAutofit/>
                        </wps:bodyPr>
                      </wps:wsp>
                      <wps:wsp>
                        <wps:cNvPr id="901" name="Line 989"/>
                        <wps:cNvCnPr>
                          <a:cxnSpLocks noChangeShapeType="1"/>
                        </wps:cNvCnPr>
                        <wps:spPr bwMode="auto">
                          <a:xfrm flipH="1" flipV="1">
                            <a:off x="4888865" y="1863099"/>
                            <a:ext cx="138430" cy="23622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902" name="Line 990"/>
                        <wps:cNvCnPr>
                          <a:cxnSpLocks noChangeShapeType="1"/>
                        </wps:cNvCnPr>
                        <wps:spPr bwMode="auto">
                          <a:xfrm flipV="1">
                            <a:off x="4394835" y="1800234"/>
                            <a:ext cx="211455" cy="34925"/>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903" name="Line 991"/>
                        <wps:cNvCnPr>
                          <a:cxnSpLocks noChangeShapeType="1"/>
                        </wps:cNvCnPr>
                        <wps:spPr bwMode="auto">
                          <a:xfrm flipH="1" flipV="1">
                            <a:off x="2542540" y="593099"/>
                            <a:ext cx="285115" cy="681355"/>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904" name="Line 992"/>
                        <wps:cNvCnPr>
                          <a:cxnSpLocks noChangeShapeType="1"/>
                          <a:endCxn id="867" idx="2"/>
                        </wps:cNvCnPr>
                        <wps:spPr bwMode="auto">
                          <a:xfrm flipH="1" flipV="1">
                            <a:off x="4450080" y="666759"/>
                            <a:ext cx="20320" cy="107315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905" name="Line 993"/>
                        <wps:cNvCnPr>
                          <a:cxnSpLocks noChangeShapeType="1"/>
                        </wps:cNvCnPr>
                        <wps:spPr bwMode="auto">
                          <a:xfrm flipV="1">
                            <a:off x="3860800" y="463559"/>
                            <a:ext cx="258445" cy="19050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906" name="Line 994"/>
                        <wps:cNvCnPr>
                          <a:cxnSpLocks noChangeShapeType="1"/>
                          <a:endCxn id="867" idx="0"/>
                        </wps:cNvCnPr>
                        <wps:spPr bwMode="auto">
                          <a:xfrm flipH="1">
                            <a:off x="4450080" y="3819"/>
                            <a:ext cx="95886" cy="159385"/>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907" name="Line 995"/>
                        <wps:cNvCnPr>
                          <a:cxnSpLocks noChangeShapeType="1"/>
                        </wps:cNvCnPr>
                        <wps:spPr bwMode="auto">
                          <a:xfrm flipH="1" flipV="1">
                            <a:off x="429895" y="269884"/>
                            <a:ext cx="1059815" cy="635"/>
                          </a:xfrm>
                          <a:prstGeom prst="line">
                            <a:avLst/>
                          </a:prstGeom>
                          <a:noFill/>
                          <a:ln w="25400">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908" name="Line 996"/>
                        <wps:cNvCnPr>
                          <a:cxnSpLocks noChangeShapeType="1"/>
                        </wps:cNvCnPr>
                        <wps:spPr bwMode="auto">
                          <a:xfrm flipH="1" flipV="1">
                            <a:off x="429260" y="752484"/>
                            <a:ext cx="1051560" cy="98615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09" name="Line 997"/>
                        <wps:cNvCnPr>
                          <a:cxnSpLocks noChangeShapeType="1"/>
                        </wps:cNvCnPr>
                        <wps:spPr bwMode="auto">
                          <a:xfrm flipV="1">
                            <a:off x="1332230" y="1446539"/>
                            <a:ext cx="285750" cy="15240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910" name="Line 998"/>
                        <wps:cNvCnPr>
                          <a:cxnSpLocks noChangeShapeType="1"/>
                        </wps:cNvCnPr>
                        <wps:spPr bwMode="auto">
                          <a:xfrm>
                            <a:off x="4041775" y="1741179"/>
                            <a:ext cx="541020"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11" name="Line 999"/>
                        <wps:cNvCnPr>
                          <a:cxnSpLocks noChangeShapeType="1"/>
                        </wps:cNvCnPr>
                        <wps:spPr bwMode="auto">
                          <a:xfrm>
                            <a:off x="3506470" y="1741179"/>
                            <a:ext cx="535305"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12" name="Line 1000"/>
                        <wps:cNvCnPr>
                          <a:cxnSpLocks noChangeShapeType="1"/>
                        </wps:cNvCnPr>
                        <wps:spPr bwMode="auto">
                          <a:xfrm flipV="1">
                            <a:off x="4582795" y="9"/>
                            <a:ext cx="521970" cy="174180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13" name="Line 1001"/>
                        <wps:cNvCnPr>
                          <a:cxnSpLocks noChangeShapeType="1"/>
                        </wps:cNvCnPr>
                        <wps:spPr bwMode="auto">
                          <a:xfrm flipV="1">
                            <a:off x="4139565" y="639454"/>
                            <a:ext cx="118110" cy="231776"/>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71B5638A" id="Canvas 955" o:spid="_x0000_s1792" editas="canvas" style="width:408pt;height:216.75pt;mso-position-horizontal-relative:char;mso-position-vertical-relative:line" coordsize="51816,275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">
                <v:shape id="_x0000_s1793" type="#_x0000_t75" style="position:absolute;width:51816;height:27527;visibility:visible;mso-wrap-style:square">
                  <v:fill o:detectmouseclick="t"/>
                  <v:path o:connecttype="none"/>
                </v:shape>
                <v:shape id="Text Box 986" o:spid="_x0000_s1794" type="#_x0000_t202" style="position:absolute;left:30676;top:8299;width:7138;height:2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" stroked="f">
                  <v:textbox inset="5.76pt,2.88pt,5.76pt,2.88pt">
                    <w:txbxContent>
                      <w:p w14:paraId="4F9F0C1A" w14:textId="77777777" w:rsidR="00D878EF" w:rsidRPr="003331AE" w:rsidRDefault="00D878EF" w:rsidP="003430AA">
                        <w:pPr>
                          <w:pStyle w:val="NoSpacing"/>
                          <w:rPr>
                            <w:sz w:val="20"/>
                            <w:szCs w:val="20"/>
                          </w:rPr>
                        </w:pPr>
                        <w:r w:rsidRPr="003331AE">
                          <w:rPr>
                            <w:sz w:val="20"/>
                            <w:szCs w:val="20"/>
                          </w:rPr>
                          <w:t>SATsp-C</w:t>
                        </w:r>
                      </w:p>
                    </w:txbxContent>
                  </v:textbox>
                </v:shape>
                <v:shape id="Text Box 957" o:spid="_x0000_s1795" type="#_x0000_t202" style="position:absolute;left:40424;top:1632;width:8153;height:50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" stroked="f">
                  <v:textbox inset="5.76pt,2.88pt,5.76pt,2.88pt">
                    <w:txbxContent>
                      <w:p w14:paraId="23A02FE4" w14:textId="77777777" w:rsidR="00D878EF" w:rsidRPr="003331AE" w:rsidRDefault="00D878EF" w:rsidP="003430AA">
                        <w:pPr>
                          <w:pStyle w:val="NoSpacing"/>
                          <w:jc w:val="center"/>
                          <w:rPr>
                            <w:sz w:val="18"/>
                            <w:szCs w:val="18"/>
                          </w:rPr>
                        </w:pPr>
                        <w:r w:rsidRPr="003331AE">
                          <w:rPr>
                            <w:sz w:val="18"/>
                            <w:szCs w:val="18"/>
                          </w:rPr>
                          <w:t>Fan Speed (varies based on OAT)</w:t>
                        </w:r>
                      </w:p>
                    </w:txbxContent>
                  </v:textbox>
                </v:shape>
                <v:shape id="Text Box 958" o:spid="_x0000_s1796" type="#_x0000_t202" style="position:absolute;left:36614;top:17729;width:5010;height:25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" stroked="f">
                  <v:textbox inset="5.76pt,2.88pt,5.76pt,2.88pt">
                    <w:txbxContent>
                      <w:p w14:paraId="535A0DA0" w14:textId="77777777" w:rsidR="00D878EF" w:rsidRPr="003331AE" w:rsidRDefault="00D878EF" w:rsidP="003430AA">
                        <w:pPr>
                          <w:pStyle w:val="NoSpacing"/>
                          <w:rPr>
                            <w:sz w:val="20"/>
                            <w:szCs w:val="20"/>
                          </w:rPr>
                        </w:pPr>
                        <w:r w:rsidRPr="003331AE">
                          <w:rPr>
                            <w:sz w:val="20"/>
                            <w:szCs w:val="20"/>
                          </w:rPr>
                          <w:t>SATsp</w:t>
                        </w:r>
                      </w:p>
                    </w:txbxContent>
                  </v:textbox>
                </v:shape>
                <v:shape id="Text Box 959" o:spid="_x0000_s1797" type="#_x0000_t202" style="position:absolute;left:22739;top:4038;width:5645;height:26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" stroked="f">
                  <v:textbox inset="5.76pt,2.88pt,5.76pt,2.88pt">
                    <w:txbxContent>
                      <w:p w14:paraId="40C99E1F" w14:textId="77777777" w:rsidR="00D878EF" w:rsidRPr="003331AE" w:rsidRDefault="00D878EF" w:rsidP="003430AA">
                        <w:pPr>
                          <w:pStyle w:val="NoSpacing"/>
                          <w:rPr>
                            <w:sz w:val="20"/>
                            <w:szCs w:val="20"/>
                          </w:rPr>
                        </w:pPr>
                        <w:r w:rsidRPr="003331AE">
                          <w:rPr>
                            <w:sz w:val="20"/>
                            <w:szCs w:val="20"/>
                          </w:rPr>
                          <w:t>SATsp</w:t>
                        </w:r>
                      </w:p>
                    </w:txbxContent>
                  </v:textbox>
                </v:shape>
                <v:shape id="Text Box 960" o:spid="_x0000_s1798" type="#_x0000_t202" style="position:absolute;left:15697;top:12839;width:7804;height:19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" stroked="f">
                  <v:textbox inset="5.76pt,2.88pt,5.76pt,2.88pt">
                    <w:txbxContent>
                      <w:p w14:paraId="11C3F3CA" w14:textId="77777777" w:rsidR="00D878EF" w:rsidRPr="003331AE" w:rsidRDefault="00D878EF" w:rsidP="003430AA">
                        <w:pPr>
                          <w:pStyle w:val="NoSpacing"/>
                          <w:rPr>
                            <w:sz w:val="20"/>
                            <w:szCs w:val="20"/>
                          </w:rPr>
                        </w:pPr>
                        <w:r w:rsidRPr="003331AE">
                          <w:rPr>
                            <w:sz w:val="20"/>
                            <w:szCs w:val="20"/>
                          </w:rPr>
                          <w:t>Fan Speed</w:t>
                        </w:r>
                      </w:p>
                    </w:txbxContent>
                  </v:textbox>
                </v:shape>
                <v:shape id="Text Box 961" o:spid="_x0000_s1799" type="#_x0000_t202" style="position:absolute;left:887;width:3583;height:24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" stroked="f">
                  <v:textbox style="layout-flow:vertical;mso-layout-flow-alt:bottom-to-top">
                    <w:txbxContent>
                      <w:p w14:paraId="256C4EC5" w14:textId="77777777" w:rsidR="00D878EF" w:rsidRPr="003331AE" w:rsidRDefault="00D878EF" w:rsidP="003430AA">
                        <w:pPr>
                          <w:pStyle w:val="NoSpacing"/>
                          <w:rPr>
                            <w:sz w:val="20"/>
                            <w:szCs w:val="20"/>
                          </w:rPr>
                        </w:pPr>
                        <w:r w:rsidRPr="003331AE">
                          <w:rPr>
                            <w:sz w:val="20"/>
                            <w:szCs w:val="20"/>
                          </w:rPr>
                          <w:t>Supply Temperature or Fan Speed Setpoint</w:t>
                        </w:r>
                      </w:p>
                    </w:txbxContent>
                  </v:textbox>
                </v:shape>
                <v:shape id="Text Box 962" o:spid="_x0000_s1800" type="#_x0000_t202" style="position:absolute;left:8769;top:24593;width:12471;height:25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" stroked="f">
                  <v:textbox>
                    <w:txbxContent>
                      <w:p w14:paraId="4716B2DC" w14:textId="668C4495" w:rsidR="00D878EF" w:rsidRPr="003331AE" w:rsidRDefault="00D878EF" w:rsidP="003430AA">
                        <w:pPr>
                          <w:pStyle w:val="NoSpacing"/>
                          <w:rPr>
                            <w:sz w:val="20"/>
                            <w:szCs w:val="20"/>
                          </w:rPr>
                        </w:pPr>
                        <w:r>
                          <w:rPr>
                            <w:sz w:val="20"/>
                            <w:szCs w:val="20"/>
                          </w:rPr>
                          <w:t>Heating Loop</w:t>
                        </w:r>
                        <w:r w:rsidRPr="003331AE">
                          <w:rPr>
                            <w:sz w:val="20"/>
                            <w:szCs w:val="20"/>
                          </w:rPr>
                          <w:t xml:space="preserve"> Signal</w:t>
                        </w:r>
                      </w:p>
                    </w:txbxContent>
                  </v:textbox>
                </v:shape>
                <v:shape id="Text Box 963" o:spid="_x0000_s1801" type="#_x0000_t202" style="position:absolute;left:33337;top:24638;width:13145;height:2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" stroked="f">
                  <v:textbox>
                    <w:txbxContent>
                      <w:p w14:paraId="4CD86CDA" w14:textId="2625726D" w:rsidR="00D878EF" w:rsidRPr="003331AE" w:rsidRDefault="00D878EF" w:rsidP="003430AA">
                        <w:pPr>
                          <w:pStyle w:val="NoSpacing"/>
                          <w:rPr>
                            <w:sz w:val="20"/>
                            <w:szCs w:val="20"/>
                          </w:rPr>
                        </w:pPr>
                        <w:r>
                          <w:rPr>
                            <w:sz w:val="20"/>
                            <w:szCs w:val="20"/>
                          </w:rPr>
                          <w:t>Cooling Loop</w:t>
                        </w:r>
                        <w:r w:rsidRPr="003331AE">
                          <w:rPr>
                            <w:sz w:val="20"/>
                            <w:szCs w:val="20"/>
                          </w:rPr>
                          <w:t xml:space="preserve"> Signal</w:t>
                        </w:r>
                      </w:p>
                    </w:txbxContent>
                  </v:textbox>
                </v:shape>
                <v:shape id="Text Box 964" o:spid="_x0000_s1802" type="#_x0000_t202" style="position:absolute;left:23634;top:24619;width:8084;height:22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" stroked="f">
                  <v:textbox>
                    <w:txbxContent>
                      <w:p w14:paraId="25D4B340" w14:textId="77777777" w:rsidR="00D878EF" w:rsidRPr="003331AE" w:rsidRDefault="00D878EF" w:rsidP="003430AA">
                        <w:pPr>
                          <w:pStyle w:val="NoSpacing"/>
                          <w:jc w:val="center"/>
                          <w:rPr>
                            <w:sz w:val="20"/>
                            <w:szCs w:val="20"/>
                          </w:rPr>
                        </w:pPr>
                        <w:r w:rsidRPr="003331AE">
                          <w:rPr>
                            <w:sz w:val="20"/>
                            <w:szCs w:val="20"/>
                          </w:rPr>
                          <w:t>Deadband</w:t>
                        </w:r>
                      </w:p>
                    </w:txbxContent>
                  </v:textbox>
                </v:shape>
                <v:line id="Line 965" o:spid="_x0000_s1803" style="position:absolute;flip:y;visibility:visible;mso-wrap-style:square" from="4210,24396" to="51225,244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" strokeweight="1.5pt"/>
                <v:line id="Line 966" o:spid="_x0000_s1804" style="position:absolute;flip:y;visibility:visible;mso-wrap-style:square" from="4292,0" to="4298,243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" strokeweight="1.5pt"/>
                <v:line id="Line 967" o:spid="_x0000_s1805" style="position:absolute;flip:y;visibility:visible;mso-wrap-style:square" from="35058,38" to="40366,173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"/>
                <v:line id="Line 968" o:spid="_x0000_s1806" style="position:absolute;visibility:visible;mso-wrap-style:square" from="40265,12763" to="45573,210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">
                  <v:stroke dashstyle="longDash"/>
                </v:line>
                <v:line id="Line 969" o:spid="_x0000_s1807" style="position:absolute;flip:x;visibility:visible;mso-wrap-style:square" from="29756,12744" to="40366,127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">
                  <v:stroke dashstyle="longDash"/>
                </v:line>
                <v:line id="Line 970" o:spid="_x0000_s1808" style="position:absolute;visibility:visible;mso-wrap-style:square" from="40373,31" to="51003,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"/>
                <v:line id="Line 971" o:spid="_x0000_s1809" style="position:absolute;flip:x y;visibility:visible;mso-wrap-style:square" from="15030,2705" to="25425,127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" strokeweight="2pt">
                  <v:stroke dashstyle="1 1"/>
                </v:line>
                <v:line id="Line 972" o:spid="_x0000_s1810" style="position:absolute;visibility:visible;mso-wrap-style:square" from="14814,17399" to="35058,174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"/>
                <v:line id="Line 973" o:spid="_x0000_s1811" style="position:absolute;flip:x y;visibility:visible;mso-wrap-style:square" from="20237,15036" to="21844,174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">
                  <v:stroke startarrow="block"/>
                </v:line>
                <v:line id="Line 974" o:spid="_x0000_s1812" style="position:absolute;flip:x;visibility:visible;mso-wrap-style:square" from="29762,27165" to="48888,271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">
                  <v:stroke startarrow="block" endarrow="oval"/>
                </v:line>
                <v:line id="Line 975" o:spid="_x0000_s1813" style="position:absolute;visibility:visible;mso-wrap-style:square" from="6292,27152" to="25419,271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">
                  <v:stroke startarrow="block" endarrow="oval"/>
                </v:line>
                <v:line id="Line 976" o:spid="_x0000_s1814" style="position:absolute;flip:y;visibility:visible;mso-wrap-style:square" from="40417,8718" to="45669,87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"/>
                <v:line id="Line 977" o:spid="_x0000_s1815" style="position:absolute;flip:y;visibility:visible;mso-wrap-style:square" from="35064,8712" to="40373,173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"/>
                <v:line id="Line 978" o:spid="_x0000_s1816" style="position:absolute;flip:y;visibility:visible;mso-wrap-style:square" from="45643,31" to="51003,87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"/>
                <v:line id="Line 979" o:spid="_x0000_s1817" style="position:absolute;flip:x y;visibility:visible;mso-wrap-style:square" from="25419,12750" to="29756,127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" strokeweight="2pt">
                  <v:stroke dashstyle="1 1"/>
                </v:line>
                <v:line id="Line 980" o:spid="_x0000_s1818" style="position:absolute;flip:x y;visibility:visible;mso-wrap-style:square" from="29762,12750" to="35064,22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" strokeweight="2pt">
                  <v:stroke dashstyle="1 1"/>
                </v:line>
                <v:line id="Line 981" o:spid="_x0000_s1819" style="position:absolute;flip:x y;visibility:visible;mso-wrap-style:square" from="35064,22167" to="50996,22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" strokeweight="2pt">
                  <v:stroke dashstyle="1 1"/>
                </v:line>
                <v:line id="Line 982" o:spid="_x0000_s1820" style="position:absolute;flip:x;visibility:visible;mso-wrap-style:square" from="45675,20993" to="50977,209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">
                  <v:stroke dashstyle="longDash"/>
                </v:line>
                <v:line id="Line 983" o:spid="_x0000_s1821" style="position:absolute;flip:y;visibility:visible;mso-wrap-style:square" from="20828,5930" to="23818,78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">
                  <v:stroke startarrow="block"/>
                </v:line>
                <v:line id="Line 984" o:spid="_x0000_s1822" style="position:absolute;flip:x y;visibility:visible;mso-wrap-style:square" from="39681,19958" to="40741,218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">
                  <v:stroke startarrow="block"/>
                </v:line>
                <v:line id="Line 985" o:spid="_x0000_s1823" style="position:absolute;flip:y;visibility:visible;mso-wrap-style:square" from="34163,19380" to="37299,199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">
                  <v:stroke startarrow="block"/>
                </v:line>
                <v:line id="Line 987" o:spid="_x0000_s1824" style="position:absolute;flip:x y;visibility:visible;mso-wrap-style:square" from="33743,10572" to="34163,127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">
                  <v:stroke startarrow="block"/>
                </v:line>
                <v:shape id="Text Box 988" o:spid="_x0000_s1825" type="#_x0000_t202" style="position:absolute;left:45675;top:16205;width:6141;height:24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" stroked="f">
                  <v:textbox inset="5.76pt,2.88pt,5.76pt,2.88pt">
                    <w:txbxContent>
                      <w:p w14:paraId="6BED5FBC" w14:textId="77777777" w:rsidR="00D878EF" w:rsidRPr="003331AE" w:rsidRDefault="00D878EF" w:rsidP="003430AA">
                        <w:pPr>
                          <w:pStyle w:val="NoSpacing"/>
                          <w:rPr>
                            <w:sz w:val="18"/>
                            <w:szCs w:val="18"/>
                          </w:rPr>
                        </w:pPr>
                        <w:r w:rsidRPr="003331AE">
                          <w:rPr>
                            <w:sz w:val="18"/>
                            <w:szCs w:val="18"/>
                          </w:rPr>
                          <w:t>SATsp-C</w:t>
                        </w:r>
                      </w:p>
                    </w:txbxContent>
                  </v:textbox>
                </v:shape>
                <v:line id="Line 989" o:spid="_x0000_s1826" style="position:absolute;flip:x y;visibility:visible;mso-wrap-style:square" from="48888,18630" to="50272,209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">
                  <v:stroke startarrow="block"/>
                </v:line>
                <v:line id="Line 990" o:spid="_x0000_s1827" style="position:absolute;flip:y;visibility:visible;mso-wrap-style:square" from="43948,18002" to="46062,183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">
                  <v:stroke startarrow="block"/>
                </v:line>
                <v:line id="Line 991" o:spid="_x0000_s1828" style="position:absolute;flip:x y;visibility:visible;mso-wrap-style:square" from="25425,5930" to="28276,127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">
                  <v:stroke startarrow="block"/>
                </v:line>
                <v:line id="Line 992" o:spid="_x0000_s1829" style="position:absolute;flip:x y;visibility:visible;mso-wrap-style:square" from="44500,6667" to="44704,173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">
                  <v:stroke startarrow="block"/>
                </v:line>
                <v:line id="Line 993" o:spid="_x0000_s1830" style="position:absolute;flip:y;visibility:visible;mso-wrap-style:square" from="38608,4635" to="41192,6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">
                  <v:stroke startarrow="block"/>
                </v:line>
                <v:line id="Line 994" o:spid="_x0000_s1831" style="position:absolute;flip:x;visibility:visible;mso-wrap-style:square" from="44500,38" to="45459,16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">
                  <v:stroke startarrow="block"/>
                </v:line>
                <v:line id="Line 995" o:spid="_x0000_s1832" style="position:absolute;flip:x y;visibility:visible;mso-wrap-style:square" from="4298,2698" to="14897,27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" strokeweight="2pt">
                  <v:stroke dashstyle="1 1"/>
                </v:line>
                <v:line id="Line 996" o:spid="_x0000_s1833" style="position:absolute;flip:x y;visibility:visible;mso-wrap-style:square" from="4292,7524" to="14808,173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"/>
                <v:line id="Line 997" o:spid="_x0000_s1834" style="position:absolute;flip:y;visibility:visible;mso-wrap-style:square" from="13322,14465" to="16179,15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">
                  <v:stroke startarrow="block"/>
                </v:line>
                <v:line id="Line 998" o:spid="_x0000_s1835" style="position:absolute;visibility:visible;mso-wrap-style:square" from="40417,17411" to="45827,174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"/>
                <v:line id="Line 999" o:spid="_x0000_s1836" style="position:absolute;visibility:visible;mso-wrap-style:square" from="35064,17411" to="40417,174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"/>
                <v:line id="Line 1000" o:spid="_x0000_s1837" style="position:absolute;flip:y;visibility:visible;mso-wrap-style:square" from="45827,0" to="51047,174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"/>
                <v:line id="Line 1001" o:spid="_x0000_s1838" style="position:absolute;flip:y;visibility:visible;mso-wrap-style:square" from="41395,6394" to="42576,87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">
                  <v:stroke startarrow="block"/>
                </v:line>
                <w10:anchorlock/>
              </v:group>
            </w:pict>
          </mc:Fallback>
        </mc:AlternateContent>
      </w:r>
    </w:p>
    <w:p w14:paraId="2320C914" w14:textId="4C427E2A" w:rsidR="003430AA" w:rsidRDefault="003430AA" w:rsidP="007C1423">
      <w:pPr>
        <w:pStyle w:val="FigureCaption"/>
      </w:pPr>
      <w:r w:rsidRPr="003430AA">
        <w:t>Figure 5.18.4.5-1 Control diagram for SZVAV AHU.</w:t>
      </w:r>
    </w:p>
    <w:p w14:paraId="1342606B" w14:textId="5709E5CD" w:rsidR="009045A3" w:rsidRDefault="009045A3" w:rsidP="0087618D">
      <w:pPr>
        <w:pStyle w:val="Heading4"/>
      </w:pPr>
      <w:r>
        <w:t xml:space="preserve">Figure 5.18.4.5-2 separates Figure 5.18.4.5-1 in two for clarity and to illustrate the relative </w:t>
      </w:r>
      <w:r w:rsidR="00D21A33">
        <w:t>setpoint</w:t>
      </w:r>
      <w:r>
        <w:t xml:space="preserve">s. However, both fan speed and supply air temperature </w:t>
      </w:r>
      <w:r w:rsidR="00D21A33">
        <w:t>setpoint</w:t>
      </w:r>
      <w:r>
        <w:t xml:space="preserve">s are reset simultaneously and by the same signal: the value of the </w:t>
      </w:r>
      <w:r w:rsidR="005474F7">
        <w:t>Heating Loop</w:t>
      </w:r>
      <w:r>
        <w:t xml:space="preserve"> or </w:t>
      </w:r>
      <w:r w:rsidR="005474F7">
        <w:t>Cooling Loop</w:t>
      </w:r>
      <w:r>
        <w:t>.</w:t>
      </w:r>
    </w:p>
    <w:p w14:paraId="7479AE07" w14:textId="77777777" w:rsidR="009045A3" w:rsidRDefault="009045A3" w:rsidP="007C1423">
      <w:pPr>
        <w:pStyle w:val="Heading5"/>
      </w:pPr>
      <w:r>
        <w:t xml:space="preserve">For a heating-loop signal of 100% to 50%, fan speed is reset from </w:t>
      </w:r>
      <w:proofErr w:type="spellStart"/>
      <w:r>
        <w:t>MaxHeatSpeed</w:t>
      </w:r>
      <w:proofErr w:type="spellEnd"/>
      <w:r>
        <w:t xml:space="preserve"> to </w:t>
      </w:r>
      <w:proofErr w:type="spellStart"/>
      <w:r>
        <w:t>MinSpeed</w:t>
      </w:r>
      <w:proofErr w:type="spellEnd"/>
      <w:r>
        <w:t>.</w:t>
      </w:r>
    </w:p>
    <w:p w14:paraId="7B16357B" w14:textId="1367C8A1" w:rsidR="009045A3" w:rsidRDefault="009045A3" w:rsidP="007C1423">
      <w:pPr>
        <w:pStyle w:val="Heading5"/>
      </w:pPr>
      <w:r>
        <w:t xml:space="preserve">For a heating-loop signal of 50% to 0%, fan speed </w:t>
      </w:r>
      <w:r w:rsidR="00D21A33">
        <w:t>setpoint</w:t>
      </w:r>
      <w:r>
        <w:t xml:space="preserve"> is </w:t>
      </w:r>
      <w:proofErr w:type="spellStart"/>
      <w:r>
        <w:t>MinSpeed</w:t>
      </w:r>
      <w:proofErr w:type="spellEnd"/>
      <w:r>
        <w:t>.</w:t>
      </w:r>
    </w:p>
    <w:p w14:paraId="1E0EA21A" w14:textId="00D7D21D" w:rsidR="009045A3" w:rsidRDefault="009045A3" w:rsidP="007C1423">
      <w:pPr>
        <w:pStyle w:val="Heading5"/>
      </w:pPr>
      <w:r>
        <w:t xml:space="preserve">In </w:t>
      </w:r>
      <w:proofErr w:type="spellStart"/>
      <w:r>
        <w:t>deadband</w:t>
      </w:r>
      <w:proofErr w:type="spellEnd"/>
      <w:r>
        <w:t xml:space="preserve">, fan speed </w:t>
      </w:r>
      <w:r w:rsidR="00D21A33">
        <w:t>setpoint</w:t>
      </w:r>
      <w:r>
        <w:t xml:space="preserve"> is </w:t>
      </w:r>
      <w:proofErr w:type="spellStart"/>
      <w:r>
        <w:t>MinSpeed</w:t>
      </w:r>
      <w:proofErr w:type="spellEnd"/>
      <w:r>
        <w:t>.</w:t>
      </w:r>
    </w:p>
    <w:p w14:paraId="326D8102" w14:textId="77777777" w:rsidR="009045A3" w:rsidRDefault="009045A3" w:rsidP="007C1423">
      <w:pPr>
        <w:pStyle w:val="Heading5"/>
      </w:pPr>
      <w:r>
        <w:t xml:space="preserve">For a cooling-loop signal of 0% to 25%, fan speed is </w:t>
      </w:r>
      <w:proofErr w:type="spellStart"/>
      <w:r>
        <w:t>MinSpeed</w:t>
      </w:r>
      <w:proofErr w:type="spellEnd"/>
      <w:r>
        <w:t>.</w:t>
      </w:r>
    </w:p>
    <w:p w14:paraId="2DFB0118" w14:textId="77777777" w:rsidR="009045A3" w:rsidRDefault="009045A3" w:rsidP="007C1423">
      <w:pPr>
        <w:pStyle w:val="Heading5"/>
      </w:pPr>
      <w:r>
        <w:t xml:space="preserve">For a cooling-loop signal of 25% to 50%, fan speed is reset from </w:t>
      </w:r>
      <w:proofErr w:type="spellStart"/>
      <w:r>
        <w:t>MinSpeed</w:t>
      </w:r>
      <w:proofErr w:type="spellEnd"/>
      <w:r>
        <w:t xml:space="preserve"> to </w:t>
      </w:r>
      <w:proofErr w:type="spellStart"/>
      <w:r>
        <w:t>MedSpeed</w:t>
      </w:r>
      <w:proofErr w:type="spellEnd"/>
      <w:r>
        <w:t xml:space="preserve">. </w:t>
      </w:r>
    </w:p>
    <w:p w14:paraId="1165C79E" w14:textId="77777777" w:rsidR="009045A3" w:rsidRDefault="009045A3" w:rsidP="007C1423">
      <w:pPr>
        <w:pStyle w:val="Heading5"/>
      </w:pPr>
      <w:r>
        <w:t xml:space="preserve">For a cooling-loop signal of 50% to 75%, fan speed is </w:t>
      </w:r>
      <w:proofErr w:type="spellStart"/>
      <w:r>
        <w:t>MedSpeed</w:t>
      </w:r>
      <w:proofErr w:type="spellEnd"/>
      <w:r>
        <w:t>.</w:t>
      </w:r>
    </w:p>
    <w:p w14:paraId="08A7C055" w14:textId="77777777" w:rsidR="009045A3" w:rsidRDefault="009045A3" w:rsidP="007C1423">
      <w:pPr>
        <w:pStyle w:val="Heading5"/>
      </w:pPr>
      <w:r>
        <w:t xml:space="preserve">For a cooling-loop signal of 75% to 100%, fan speed is reset from </w:t>
      </w:r>
      <w:proofErr w:type="spellStart"/>
      <w:r>
        <w:t>MedSpeed</w:t>
      </w:r>
      <w:proofErr w:type="spellEnd"/>
      <w:r>
        <w:t xml:space="preserve"> to </w:t>
      </w:r>
      <w:proofErr w:type="spellStart"/>
      <w:r>
        <w:t>MaxCoolSpeed</w:t>
      </w:r>
      <w:proofErr w:type="spellEnd"/>
      <w:r>
        <w:t>.</w:t>
      </w:r>
    </w:p>
    <w:p w14:paraId="268A3EBE" w14:textId="77777777" w:rsidR="009045A3" w:rsidRDefault="009045A3" w:rsidP="007C1423">
      <w:pPr>
        <w:pStyle w:val="Heading5"/>
      </w:pPr>
      <w:r>
        <w:t xml:space="preserve">For a heating-loop signal of 100% to 50%, </w:t>
      </w:r>
      <w:proofErr w:type="spellStart"/>
      <w:r>
        <w:t>SATsp</w:t>
      </w:r>
      <w:proofErr w:type="spellEnd"/>
      <w:r>
        <w:t xml:space="preserve"> is </w:t>
      </w:r>
      <w:proofErr w:type="spellStart"/>
      <w:r>
        <w:t>Heat_SAT</w:t>
      </w:r>
      <w:proofErr w:type="spellEnd"/>
      <w:r>
        <w:t>.</w:t>
      </w:r>
    </w:p>
    <w:p w14:paraId="2095CBE7" w14:textId="77777777" w:rsidR="009045A3" w:rsidRDefault="009045A3" w:rsidP="007C1423">
      <w:pPr>
        <w:pStyle w:val="Heading5"/>
      </w:pPr>
      <w:r>
        <w:t xml:space="preserve">For a heating-loop signal of 50% to 0%, </w:t>
      </w:r>
      <w:proofErr w:type="spellStart"/>
      <w:r>
        <w:t>SATsp</w:t>
      </w:r>
      <w:proofErr w:type="spellEnd"/>
      <w:r>
        <w:t xml:space="preserve"> is reset from </w:t>
      </w:r>
      <w:proofErr w:type="spellStart"/>
      <w:r>
        <w:t>Heat_SAT</w:t>
      </w:r>
      <w:proofErr w:type="spellEnd"/>
      <w:r>
        <w:t xml:space="preserve"> to the </w:t>
      </w:r>
      <w:proofErr w:type="spellStart"/>
      <w:r>
        <w:t>deadband</w:t>
      </w:r>
      <w:proofErr w:type="spellEnd"/>
      <w:r>
        <w:t xml:space="preserve"> value.</w:t>
      </w:r>
    </w:p>
    <w:p w14:paraId="2DBC1E55" w14:textId="77777777" w:rsidR="009045A3" w:rsidRDefault="009045A3" w:rsidP="007C1423">
      <w:pPr>
        <w:pStyle w:val="Heading5"/>
      </w:pPr>
      <w:r>
        <w:t xml:space="preserve">In </w:t>
      </w:r>
      <w:proofErr w:type="spellStart"/>
      <w:r>
        <w:t>deadband</w:t>
      </w:r>
      <w:proofErr w:type="spellEnd"/>
      <w:r>
        <w:t xml:space="preserve">, </w:t>
      </w:r>
      <w:proofErr w:type="spellStart"/>
      <w:r>
        <w:t>SATsp</w:t>
      </w:r>
      <w:proofErr w:type="spellEnd"/>
      <w:r>
        <w:t xml:space="preserve"> is the </w:t>
      </w:r>
      <w:proofErr w:type="spellStart"/>
      <w:r>
        <w:t>deadband</w:t>
      </w:r>
      <w:proofErr w:type="spellEnd"/>
      <w:r>
        <w:t xml:space="preserve"> value.</w:t>
      </w:r>
    </w:p>
    <w:p w14:paraId="24E46C50" w14:textId="0AD363C0" w:rsidR="009045A3" w:rsidRDefault="009045A3" w:rsidP="007C1423">
      <w:pPr>
        <w:pStyle w:val="Heading5"/>
      </w:pPr>
      <w:r>
        <w:lastRenderedPageBreak/>
        <w:t xml:space="preserve">For a cooling-loop signal of 0% to 25%, </w:t>
      </w:r>
      <w:proofErr w:type="spellStart"/>
      <w:r>
        <w:t>SATsp</w:t>
      </w:r>
      <w:proofErr w:type="spellEnd"/>
      <w:r>
        <w:t xml:space="preserve"> is reset from the </w:t>
      </w:r>
      <w:proofErr w:type="spellStart"/>
      <w:r>
        <w:t>deadband</w:t>
      </w:r>
      <w:proofErr w:type="spellEnd"/>
      <w:r>
        <w:t xml:space="preserve"> value to </w:t>
      </w:r>
      <w:proofErr w:type="spellStart"/>
      <w:r>
        <w:t>Cool_SAT</w:t>
      </w:r>
      <w:proofErr w:type="spellEnd"/>
      <w:r>
        <w:t xml:space="preserve"> minus </w:t>
      </w:r>
      <w:ins w:id="7418" w:author="Titus Ellison" w:date="2022-10-20T13:14:00Z">
        <w:r w:rsidR="004A40E9" w:rsidRPr="004A40E9">
          <w:rPr>
            <w:rStyle w:val="Toggle"/>
            <w:rPrChange w:id="7419" w:author="Titus Ellison" w:date="2022-10-20T13:14:00Z">
              <w:rPr/>
            </w:rPrChange>
          </w:rPr>
          <w:t>[UNITS [</w:t>
        </w:r>
      </w:ins>
      <w:r w:rsidRPr="004A40E9">
        <w:rPr>
          <w:rStyle w:val="Toggle"/>
          <w:rPrChange w:id="7420" w:author="Titus Ellison" w:date="2022-10-20T13:14:00Z">
            <w:rPr/>
          </w:rPrChange>
        </w:rPr>
        <w:t>1°C</w:t>
      </w:r>
      <w:ins w:id="7421" w:author="Titus Ellison" w:date="2022-10-20T13:14:00Z">
        <w:r w:rsidR="004A40E9" w:rsidRPr="004A40E9">
          <w:rPr>
            <w:rStyle w:val="Toggle"/>
            <w:rPrChange w:id="7422" w:author="Titus Ellison" w:date="2022-10-20T13:14:00Z">
              <w:rPr/>
            </w:rPrChange>
          </w:rPr>
          <w:t>]</w:t>
        </w:r>
      </w:ins>
      <w:r w:rsidRPr="004A40E9">
        <w:rPr>
          <w:rStyle w:val="Toggle"/>
          <w:rPrChange w:id="7423" w:author="Titus Ellison" w:date="2022-10-20T13:14:00Z">
            <w:rPr/>
          </w:rPrChange>
        </w:rPr>
        <w:t xml:space="preserve"> </w:t>
      </w:r>
      <w:ins w:id="7424" w:author="Titus Ellison" w:date="2022-10-20T13:14:00Z">
        <w:r w:rsidR="004A40E9" w:rsidRPr="004A40E9">
          <w:rPr>
            <w:rStyle w:val="Toggle"/>
            <w:rPrChange w:id="7425" w:author="Titus Ellison" w:date="2022-10-20T13:14:00Z">
              <w:rPr/>
            </w:rPrChange>
          </w:rPr>
          <w:t>[</w:t>
        </w:r>
      </w:ins>
      <w:del w:id="7426" w:author="Titus Ellison" w:date="2022-10-20T13:14:00Z">
        <w:r w:rsidRPr="004A40E9" w:rsidDel="004A40E9">
          <w:rPr>
            <w:rStyle w:val="Toggle"/>
            <w:rPrChange w:id="7427" w:author="Titus Ellison" w:date="2022-10-20T13:14:00Z">
              <w:rPr/>
            </w:rPrChange>
          </w:rPr>
          <w:delText>(</w:delText>
        </w:r>
      </w:del>
      <w:r w:rsidRPr="004A40E9">
        <w:rPr>
          <w:rStyle w:val="Toggle"/>
          <w:rPrChange w:id="7428" w:author="Titus Ellison" w:date="2022-10-20T13:14:00Z">
            <w:rPr/>
          </w:rPrChange>
        </w:rPr>
        <w:t>2°F</w:t>
      </w:r>
      <w:ins w:id="7429" w:author="Titus Ellison" w:date="2022-10-20T13:14:00Z">
        <w:r w:rsidR="004A40E9" w:rsidRPr="004A40E9">
          <w:rPr>
            <w:rStyle w:val="Toggle"/>
            <w:rPrChange w:id="7430" w:author="Titus Ellison" w:date="2022-10-20T13:14:00Z">
              <w:rPr/>
            </w:rPrChange>
          </w:rPr>
          <w:t>]]</w:t>
        </w:r>
      </w:ins>
      <w:del w:id="7431" w:author="Titus Ellison" w:date="2022-10-20T13:14:00Z">
        <w:r w:rsidDel="004A40E9">
          <w:delText>)</w:delText>
        </w:r>
      </w:del>
      <w:r>
        <w:t xml:space="preserve">, while </w:t>
      </w:r>
      <w:proofErr w:type="spellStart"/>
      <w:r>
        <w:t>SATsp</w:t>
      </w:r>
      <w:proofErr w:type="spellEnd"/>
      <w:r>
        <w:t xml:space="preserve">-C is the </w:t>
      </w:r>
      <w:proofErr w:type="spellStart"/>
      <w:r>
        <w:t>deadband</w:t>
      </w:r>
      <w:proofErr w:type="spellEnd"/>
      <w:r>
        <w:t xml:space="preserve"> value.</w:t>
      </w:r>
    </w:p>
    <w:p w14:paraId="6A1BECD6" w14:textId="77777777" w:rsidR="009045A3" w:rsidRDefault="009045A3" w:rsidP="007C1423">
      <w:pPr>
        <w:pStyle w:val="Heading5"/>
      </w:pPr>
      <w:r>
        <w:t xml:space="preserve">For a cooling-loop signal of 25% to 50%, </w:t>
      </w:r>
      <w:proofErr w:type="spellStart"/>
      <w:r>
        <w:t>SATsp</w:t>
      </w:r>
      <w:proofErr w:type="spellEnd"/>
      <w:r>
        <w:t xml:space="preserve"> and </w:t>
      </w:r>
      <w:proofErr w:type="spellStart"/>
      <w:r>
        <w:t>SATsp</w:t>
      </w:r>
      <w:proofErr w:type="spellEnd"/>
      <w:r>
        <w:t>-C are unchanged.</w:t>
      </w:r>
    </w:p>
    <w:p w14:paraId="4C59BB49" w14:textId="4667D134" w:rsidR="009045A3" w:rsidRDefault="009045A3" w:rsidP="007C1423">
      <w:pPr>
        <w:pStyle w:val="Heading5"/>
      </w:pPr>
      <w:r>
        <w:t xml:space="preserve">For a cooling-loop signal of 50% to 75%, </w:t>
      </w:r>
      <w:proofErr w:type="spellStart"/>
      <w:r>
        <w:t>SATsp</w:t>
      </w:r>
      <w:proofErr w:type="spellEnd"/>
      <w:r>
        <w:t xml:space="preserve"> remains at </w:t>
      </w:r>
      <w:proofErr w:type="spellStart"/>
      <w:r>
        <w:t>Cool_SAT</w:t>
      </w:r>
      <w:proofErr w:type="spellEnd"/>
      <w:r>
        <w:t xml:space="preserve"> minus </w:t>
      </w:r>
      <w:ins w:id="7432" w:author="Titus Ellison" w:date="2022-10-20T13:14:00Z">
        <w:r w:rsidR="004A40E9" w:rsidRPr="004A40E9">
          <w:rPr>
            <w:rStyle w:val="Toggle"/>
            <w:rPrChange w:id="7433" w:author="Titus Ellison" w:date="2022-10-20T13:14:00Z">
              <w:rPr/>
            </w:rPrChange>
          </w:rPr>
          <w:t>[UNITS [</w:t>
        </w:r>
      </w:ins>
      <w:r w:rsidRPr="004A40E9">
        <w:rPr>
          <w:rStyle w:val="Toggle"/>
          <w:rPrChange w:id="7434" w:author="Titus Ellison" w:date="2022-10-20T13:14:00Z">
            <w:rPr/>
          </w:rPrChange>
        </w:rPr>
        <w:t>1°C</w:t>
      </w:r>
      <w:ins w:id="7435" w:author="Titus Ellison" w:date="2022-10-20T13:14:00Z">
        <w:r w:rsidR="004A40E9" w:rsidRPr="004A40E9">
          <w:rPr>
            <w:rStyle w:val="Toggle"/>
            <w:rPrChange w:id="7436" w:author="Titus Ellison" w:date="2022-10-20T13:14:00Z">
              <w:rPr/>
            </w:rPrChange>
          </w:rPr>
          <w:t>]</w:t>
        </w:r>
      </w:ins>
      <w:r w:rsidRPr="004A40E9">
        <w:rPr>
          <w:rStyle w:val="Toggle"/>
          <w:rPrChange w:id="7437" w:author="Titus Ellison" w:date="2022-10-20T13:14:00Z">
            <w:rPr/>
          </w:rPrChange>
        </w:rPr>
        <w:t xml:space="preserve"> </w:t>
      </w:r>
      <w:ins w:id="7438" w:author="Titus Ellison" w:date="2022-10-20T13:14:00Z">
        <w:r w:rsidR="004A40E9" w:rsidRPr="004A40E9">
          <w:rPr>
            <w:rStyle w:val="Toggle"/>
            <w:rPrChange w:id="7439" w:author="Titus Ellison" w:date="2022-10-20T13:14:00Z">
              <w:rPr/>
            </w:rPrChange>
          </w:rPr>
          <w:t>[</w:t>
        </w:r>
      </w:ins>
      <w:del w:id="7440" w:author="Titus Ellison" w:date="2022-10-20T13:14:00Z">
        <w:r w:rsidRPr="004A40E9" w:rsidDel="004A40E9">
          <w:rPr>
            <w:rStyle w:val="Toggle"/>
            <w:rPrChange w:id="7441" w:author="Titus Ellison" w:date="2022-10-20T13:14:00Z">
              <w:rPr/>
            </w:rPrChange>
          </w:rPr>
          <w:delText>(</w:delText>
        </w:r>
      </w:del>
      <w:r w:rsidRPr="004A40E9">
        <w:rPr>
          <w:rStyle w:val="Toggle"/>
          <w:rPrChange w:id="7442" w:author="Titus Ellison" w:date="2022-10-20T13:14:00Z">
            <w:rPr/>
          </w:rPrChange>
        </w:rPr>
        <w:t>2°F</w:t>
      </w:r>
      <w:ins w:id="7443" w:author="Titus Ellison" w:date="2022-10-20T13:14:00Z">
        <w:r w:rsidR="004A40E9" w:rsidRPr="004A40E9">
          <w:rPr>
            <w:rStyle w:val="Toggle"/>
            <w:rPrChange w:id="7444" w:author="Titus Ellison" w:date="2022-10-20T13:14:00Z">
              <w:rPr/>
            </w:rPrChange>
          </w:rPr>
          <w:t>]]</w:t>
        </w:r>
      </w:ins>
      <w:del w:id="7445" w:author="Titus Ellison" w:date="2022-10-20T13:14:00Z">
        <w:r w:rsidDel="004A40E9">
          <w:delText>)</w:delText>
        </w:r>
      </w:del>
      <w:r>
        <w:t xml:space="preserve">, </w:t>
      </w:r>
      <w:proofErr w:type="spellStart"/>
      <w:r>
        <w:t>SATsp</w:t>
      </w:r>
      <w:proofErr w:type="spellEnd"/>
      <w:r>
        <w:t xml:space="preserve">-C is reset from the </w:t>
      </w:r>
      <w:proofErr w:type="spellStart"/>
      <w:r>
        <w:t>deadband</w:t>
      </w:r>
      <w:proofErr w:type="spellEnd"/>
      <w:r>
        <w:t xml:space="preserve"> value to </w:t>
      </w:r>
      <w:proofErr w:type="spellStart"/>
      <w:r>
        <w:t>Cool_SAT</w:t>
      </w:r>
      <w:proofErr w:type="spellEnd"/>
      <w:r>
        <w:t>.</w:t>
      </w:r>
    </w:p>
    <w:p w14:paraId="2972CECA" w14:textId="77777777" w:rsidR="009045A3" w:rsidRDefault="009045A3" w:rsidP="007C1423">
      <w:pPr>
        <w:pStyle w:val="Heading5"/>
        <w:rPr>
          <w:sz w:val="18"/>
          <w:szCs w:val="18"/>
        </w:rPr>
      </w:pPr>
      <w:r>
        <w:t xml:space="preserve">For a cooling-loop signal of 75% to 100%, </w:t>
      </w:r>
      <w:proofErr w:type="spellStart"/>
      <w:r>
        <w:t>SATsp</w:t>
      </w:r>
      <w:proofErr w:type="spellEnd"/>
      <w:r>
        <w:t xml:space="preserve"> and </w:t>
      </w:r>
      <w:proofErr w:type="spellStart"/>
      <w:r>
        <w:t>SATsp</w:t>
      </w:r>
      <w:proofErr w:type="spellEnd"/>
      <w:r>
        <w:t>-C are unchanged.</w:t>
      </w:r>
      <w:r>
        <w:rPr>
          <w:sz w:val="18"/>
          <w:szCs w:val="18"/>
        </w:rPr>
        <w:t xml:space="preserve">   </w:t>
      </w:r>
    </w:p>
    <w:p w14:paraId="3473EB1C" w14:textId="27AC69EF" w:rsidR="009045A3" w:rsidRDefault="009045A3" w:rsidP="00B37EF3">
      <w:pPr>
        <w:pStyle w:val="Infobox"/>
      </w:pPr>
      <w:r>
        <w:t xml:space="preserve">In cooling, the economizer is controlled to a lower </w:t>
      </w:r>
      <w:r w:rsidR="00D21A33">
        <w:t>setpoint</w:t>
      </w:r>
      <w:r>
        <w:t xml:space="preserve"> than the cooling coil (i.e., </w:t>
      </w:r>
      <w:proofErr w:type="spellStart"/>
      <w:r>
        <w:t>SATsp</w:t>
      </w:r>
      <w:proofErr w:type="spellEnd"/>
      <w:r>
        <w:t xml:space="preserve"> &lt; </w:t>
      </w:r>
      <w:proofErr w:type="spellStart"/>
      <w:r>
        <w:t>SATsp</w:t>
      </w:r>
      <w:proofErr w:type="spellEnd"/>
      <w:r>
        <w:t>-C) so that a low-temperature excursion does not cause the economizer to close inadvertently while cooling with mechanical cooling.</w:t>
      </w:r>
    </w:p>
    <w:p w14:paraId="62F127B4" w14:textId="77777777" w:rsidR="003430AA" w:rsidRDefault="003430AA" w:rsidP="003430AA">
      <w:pPr>
        <w:pStyle w:val="NoSpacing"/>
        <w:jc w:val="right"/>
      </w:pPr>
      <w:r w:rsidRPr="00620E46">
        <w:rPr>
          <w:noProof/>
        </w:rPr>
        <mc:AlternateContent>
          <mc:Choice Requires="wpc">
            <w:drawing>
              <wp:inline distT="0" distB="0" distL="0" distR="0" wp14:anchorId="0FCBF419" wp14:editId="1E600DCB">
                <wp:extent cx="5122545" cy="3133818"/>
                <wp:effectExtent l="0" t="0" r="20955" b="0"/>
                <wp:docPr id="2007" name="Canvas 200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865" name="Line 927"/>
                        <wps:cNvCnPr>
                          <a:cxnSpLocks noChangeShapeType="1"/>
                        </wps:cNvCnPr>
                        <wps:spPr bwMode="auto">
                          <a:xfrm flipH="1" flipV="1">
                            <a:off x="4394835" y="947420"/>
                            <a:ext cx="52070" cy="221615"/>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1866" name="Text Box 928"/>
                        <wps:cNvSpPr txBox="1">
                          <a:spLocks noChangeArrowheads="1"/>
                        </wps:cNvSpPr>
                        <wps:spPr bwMode="auto">
                          <a:xfrm>
                            <a:off x="3971925" y="371475"/>
                            <a:ext cx="790575" cy="60959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060927E" w14:textId="77777777" w:rsidR="00D878EF" w:rsidRPr="003A03D2" w:rsidRDefault="00D878EF" w:rsidP="003430AA">
                              <w:pPr>
                                <w:pStyle w:val="NoSpacing"/>
                                <w:jc w:val="center"/>
                                <w:rPr>
                                  <w:sz w:val="18"/>
                                  <w:szCs w:val="18"/>
                                </w:rPr>
                              </w:pPr>
                              <w:r w:rsidRPr="003A03D2">
                                <w:rPr>
                                  <w:sz w:val="18"/>
                                  <w:szCs w:val="18"/>
                                </w:rPr>
                                <w:t>Medium Fan Speed at intermediate OAT</w:t>
                              </w:r>
                            </w:p>
                          </w:txbxContent>
                        </wps:txbx>
                        <wps:bodyPr rot="0" vert="horz" wrap="square" lIns="73152" tIns="36576" rIns="73152" bIns="36576" anchor="t" anchorCtr="0" upright="1">
                          <a:noAutofit/>
                        </wps:bodyPr>
                      </wps:wsp>
                      <wps:wsp>
                        <wps:cNvPr id="1885" name="Text Box 929"/>
                        <wps:cNvSpPr txBox="1">
                          <a:spLocks noChangeArrowheads="1"/>
                        </wps:cNvSpPr>
                        <wps:spPr bwMode="auto">
                          <a:xfrm>
                            <a:off x="476250" y="918209"/>
                            <a:ext cx="1524000" cy="2343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3E0B9DA" w14:textId="77777777" w:rsidR="00D878EF" w:rsidRPr="003A03D2" w:rsidRDefault="00D878EF" w:rsidP="003430AA">
                              <w:pPr>
                                <w:pStyle w:val="NoSpacing"/>
                                <w:rPr>
                                  <w:sz w:val="20"/>
                                  <w:szCs w:val="20"/>
                                </w:rPr>
                              </w:pPr>
                              <w:r w:rsidRPr="003A03D2">
                                <w:rPr>
                                  <w:sz w:val="20"/>
                                  <w:szCs w:val="20"/>
                                </w:rPr>
                                <w:t>Maximum Heating Speed</w:t>
                              </w:r>
                            </w:p>
                          </w:txbxContent>
                        </wps:txbx>
                        <wps:bodyPr rot="0" vert="horz" wrap="square" lIns="73152" tIns="36576" rIns="73152" bIns="36576" anchor="t" anchorCtr="0" upright="1">
                          <a:noAutofit/>
                        </wps:bodyPr>
                      </wps:wsp>
                      <wps:wsp>
                        <wps:cNvPr id="1886" name="Text Box 930"/>
                        <wps:cNvSpPr txBox="1">
                          <a:spLocks noChangeArrowheads="1"/>
                        </wps:cNvSpPr>
                        <wps:spPr bwMode="auto">
                          <a:xfrm>
                            <a:off x="4314825" y="0"/>
                            <a:ext cx="785495" cy="342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F469E02" w14:textId="77777777" w:rsidR="00D878EF" w:rsidRPr="003A03D2" w:rsidRDefault="00D878EF" w:rsidP="003430AA">
                              <w:pPr>
                                <w:pStyle w:val="NoSpacing"/>
                                <w:rPr>
                                  <w:sz w:val="18"/>
                                  <w:szCs w:val="18"/>
                                </w:rPr>
                              </w:pPr>
                              <w:r w:rsidRPr="003A03D2">
                                <w:rPr>
                                  <w:sz w:val="18"/>
                                  <w:szCs w:val="18"/>
                                </w:rPr>
                                <w:t>Maximum Fan Speed</w:t>
                              </w:r>
                            </w:p>
                          </w:txbxContent>
                        </wps:txbx>
                        <wps:bodyPr rot="0" vert="horz" wrap="square" lIns="73152" tIns="36576" rIns="73152" bIns="36576" anchor="t" anchorCtr="0" upright="1">
                          <a:noAutofit/>
                        </wps:bodyPr>
                      </wps:wsp>
                      <wps:wsp>
                        <wps:cNvPr id="1887" name="Text Box 931"/>
                        <wps:cNvSpPr txBox="1">
                          <a:spLocks noChangeArrowheads="1"/>
                        </wps:cNvSpPr>
                        <wps:spPr bwMode="auto">
                          <a:xfrm>
                            <a:off x="1838960" y="1790701"/>
                            <a:ext cx="1312545" cy="2286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328AD4F" w14:textId="77777777" w:rsidR="00D878EF" w:rsidRPr="003A03D2" w:rsidRDefault="00D878EF" w:rsidP="003430AA">
                              <w:pPr>
                                <w:pStyle w:val="NoSpacing"/>
                                <w:rPr>
                                  <w:sz w:val="20"/>
                                  <w:szCs w:val="20"/>
                                </w:rPr>
                              </w:pPr>
                              <w:r w:rsidRPr="003A03D2">
                                <w:rPr>
                                  <w:sz w:val="20"/>
                                  <w:szCs w:val="20"/>
                                </w:rPr>
                                <w:t>Minimum Fan Speed</w:t>
                              </w:r>
                            </w:p>
                          </w:txbxContent>
                        </wps:txbx>
                        <wps:bodyPr rot="0" vert="horz" wrap="square" lIns="73152" tIns="36576" rIns="73152" bIns="36576" anchor="t" anchorCtr="0" upright="1">
                          <a:noAutofit/>
                        </wps:bodyPr>
                      </wps:wsp>
                      <wps:wsp>
                        <wps:cNvPr id="1888" name="Text Box 932"/>
                        <wps:cNvSpPr txBox="1">
                          <a:spLocks noChangeArrowheads="1"/>
                        </wps:cNvSpPr>
                        <wps:spPr bwMode="auto">
                          <a:xfrm>
                            <a:off x="876934" y="2760980"/>
                            <a:ext cx="1332865" cy="2463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A8D8FD5" w14:textId="00E53746" w:rsidR="00D878EF" w:rsidRPr="003A03D2" w:rsidRDefault="00D878EF" w:rsidP="003430AA">
                              <w:pPr>
                                <w:pStyle w:val="NoSpacing"/>
                                <w:rPr>
                                  <w:sz w:val="20"/>
                                  <w:szCs w:val="20"/>
                                </w:rPr>
                              </w:pPr>
                              <w:r>
                                <w:rPr>
                                  <w:sz w:val="20"/>
                                  <w:szCs w:val="20"/>
                                </w:rPr>
                                <w:t>Heating Loop</w:t>
                              </w:r>
                              <w:r w:rsidRPr="003A03D2">
                                <w:rPr>
                                  <w:sz w:val="20"/>
                                  <w:szCs w:val="20"/>
                                </w:rPr>
                                <w:t xml:space="preserve"> Signal</w:t>
                              </w:r>
                            </w:p>
                          </w:txbxContent>
                        </wps:txbx>
                        <wps:bodyPr rot="0" vert="horz" wrap="square" lIns="91440" tIns="45720" rIns="91440" bIns="45720" anchor="t" anchorCtr="0" upright="1">
                          <a:noAutofit/>
                        </wps:bodyPr>
                      </wps:wsp>
                      <wps:wsp>
                        <wps:cNvPr id="1893" name="Text Box 933"/>
                        <wps:cNvSpPr txBox="1">
                          <a:spLocks noChangeArrowheads="1"/>
                        </wps:cNvSpPr>
                        <wps:spPr bwMode="auto">
                          <a:xfrm>
                            <a:off x="3362325" y="2741931"/>
                            <a:ext cx="1390649" cy="29423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3D3B9F2" w14:textId="6F2E3BC6" w:rsidR="00D878EF" w:rsidRPr="003A03D2" w:rsidRDefault="00D878EF" w:rsidP="003430AA">
                              <w:pPr>
                                <w:pStyle w:val="NoSpacing"/>
                                <w:rPr>
                                  <w:sz w:val="20"/>
                                  <w:szCs w:val="20"/>
                                </w:rPr>
                              </w:pPr>
                              <w:r>
                                <w:rPr>
                                  <w:sz w:val="20"/>
                                  <w:szCs w:val="20"/>
                                </w:rPr>
                                <w:t>Cooling Loop</w:t>
                              </w:r>
                              <w:r w:rsidRPr="003A03D2">
                                <w:rPr>
                                  <w:sz w:val="20"/>
                                  <w:szCs w:val="20"/>
                                </w:rPr>
                                <w:t xml:space="preserve"> Signal</w:t>
                              </w:r>
                            </w:p>
                          </w:txbxContent>
                        </wps:txbx>
                        <wps:bodyPr rot="0" vert="horz" wrap="square" lIns="91440" tIns="45720" rIns="91440" bIns="45720" anchor="t" anchorCtr="0" upright="1">
                          <a:noAutofit/>
                        </wps:bodyPr>
                      </wps:wsp>
                      <wps:wsp>
                        <wps:cNvPr id="1894" name="Text Box 934"/>
                        <wps:cNvSpPr txBox="1">
                          <a:spLocks noChangeArrowheads="1"/>
                        </wps:cNvSpPr>
                        <wps:spPr bwMode="auto">
                          <a:xfrm>
                            <a:off x="2371725" y="2753995"/>
                            <a:ext cx="808355" cy="2298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C912B0A" w14:textId="77777777" w:rsidR="00D878EF" w:rsidRPr="003A03D2" w:rsidRDefault="00D878EF" w:rsidP="003430AA">
                              <w:pPr>
                                <w:pStyle w:val="NoSpacing"/>
                                <w:jc w:val="center"/>
                                <w:rPr>
                                  <w:sz w:val="20"/>
                                  <w:szCs w:val="20"/>
                                </w:rPr>
                              </w:pPr>
                              <w:r w:rsidRPr="003A03D2">
                                <w:rPr>
                                  <w:sz w:val="20"/>
                                  <w:szCs w:val="20"/>
                                </w:rPr>
                                <w:t>Deadband</w:t>
                              </w:r>
                            </w:p>
                          </w:txbxContent>
                        </wps:txbx>
                        <wps:bodyPr rot="0" vert="horz" wrap="square" lIns="91440" tIns="45720" rIns="91440" bIns="45720" anchor="t" anchorCtr="0" upright="1">
                          <a:noAutofit/>
                        </wps:bodyPr>
                      </wps:wsp>
                      <wps:wsp>
                        <wps:cNvPr id="1895" name="Line 935"/>
                        <wps:cNvCnPr>
                          <a:cxnSpLocks noChangeShapeType="1"/>
                        </wps:cNvCnPr>
                        <wps:spPr bwMode="auto">
                          <a:xfrm flipV="1">
                            <a:off x="421005" y="2731770"/>
                            <a:ext cx="4701540" cy="63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896" name="Line 936"/>
                        <wps:cNvCnPr>
                          <a:cxnSpLocks noChangeShapeType="1"/>
                        </wps:cNvCnPr>
                        <wps:spPr bwMode="auto">
                          <a:xfrm flipV="1">
                            <a:off x="429260" y="292100"/>
                            <a:ext cx="635" cy="243713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897" name="Line 937"/>
                        <wps:cNvCnPr>
                          <a:cxnSpLocks noChangeShapeType="1"/>
                        </wps:cNvCnPr>
                        <wps:spPr bwMode="auto">
                          <a:xfrm flipV="1">
                            <a:off x="3505835" y="295910"/>
                            <a:ext cx="530860" cy="173609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98" name="Line 938"/>
                        <wps:cNvCnPr>
                          <a:cxnSpLocks noChangeShapeType="1"/>
                        </wps:cNvCnPr>
                        <wps:spPr bwMode="auto">
                          <a:xfrm>
                            <a:off x="4037330" y="295910"/>
                            <a:ext cx="1062990"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99" name="Line 939"/>
                        <wps:cNvCnPr>
                          <a:cxnSpLocks noChangeShapeType="1"/>
                        </wps:cNvCnPr>
                        <wps:spPr bwMode="auto">
                          <a:xfrm flipH="1">
                            <a:off x="2976245" y="3008630"/>
                            <a:ext cx="1912620" cy="635"/>
                          </a:xfrm>
                          <a:prstGeom prst="line">
                            <a:avLst/>
                          </a:prstGeom>
                          <a:noFill/>
                          <a:ln w="9525">
                            <a:solidFill>
                              <a:srgbClr val="000000"/>
                            </a:solidFill>
                            <a:round/>
                            <a:headEnd type="triangle" w="med" len="med"/>
                            <a:tailEnd type="oval" w="med" len="med"/>
                          </a:ln>
                          <a:extLst>
                            <a:ext uri="{909E8E84-426E-40DD-AFC4-6F175D3DCCD1}">
                              <a14:hiddenFill xmlns:a14="http://schemas.microsoft.com/office/drawing/2010/main">
                                <a:noFill/>
                              </a14:hiddenFill>
                            </a:ext>
                          </a:extLst>
                        </wps:spPr>
                        <wps:bodyPr/>
                      </wps:wsp>
                      <wps:wsp>
                        <wps:cNvPr id="1900" name="Line 940"/>
                        <wps:cNvCnPr>
                          <a:cxnSpLocks noChangeShapeType="1"/>
                        </wps:cNvCnPr>
                        <wps:spPr bwMode="auto">
                          <a:xfrm>
                            <a:off x="629285" y="3007360"/>
                            <a:ext cx="1912620" cy="635"/>
                          </a:xfrm>
                          <a:prstGeom prst="line">
                            <a:avLst/>
                          </a:prstGeom>
                          <a:noFill/>
                          <a:ln w="9525">
                            <a:solidFill>
                              <a:srgbClr val="000000"/>
                            </a:solidFill>
                            <a:round/>
                            <a:headEnd type="triangle" w="med" len="med"/>
                            <a:tailEnd type="oval" w="med" len="med"/>
                          </a:ln>
                          <a:extLst>
                            <a:ext uri="{909E8E84-426E-40DD-AFC4-6F175D3DCCD1}">
                              <a14:hiddenFill xmlns:a14="http://schemas.microsoft.com/office/drawing/2010/main">
                                <a:noFill/>
                              </a14:hiddenFill>
                            </a:ext>
                          </a:extLst>
                        </wps:spPr>
                        <wps:bodyPr/>
                      </wps:wsp>
                      <wps:wsp>
                        <wps:cNvPr id="1901" name="Line 941"/>
                        <wps:cNvCnPr>
                          <a:cxnSpLocks noChangeShapeType="1"/>
                        </wps:cNvCnPr>
                        <wps:spPr bwMode="auto">
                          <a:xfrm>
                            <a:off x="4037330" y="2036445"/>
                            <a:ext cx="541020"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02" name="Line 942"/>
                        <wps:cNvCnPr>
                          <a:cxnSpLocks noChangeShapeType="1"/>
                        </wps:cNvCnPr>
                        <wps:spPr bwMode="auto">
                          <a:xfrm>
                            <a:off x="3502025" y="2036445"/>
                            <a:ext cx="535305"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03" name="Line 943"/>
                        <wps:cNvCnPr>
                          <a:cxnSpLocks noChangeShapeType="1"/>
                        </wps:cNvCnPr>
                        <wps:spPr bwMode="auto">
                          <a:xfrm flipV="1">
                            <a:off x="4578350" y="295275"/>
                            <a:ext cx="521970" cy="174180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05" name="Text Box 944"/>
                        <wps:cNvSpPr txBox="1">
                          <a:spLocks noChangeArrowheads="1"/>
                        </wps:cNvSpPr>
                        <wps:spPr bwMode="auto">
                          <a:xfrm>
                            <a:off x="62865" y="488950"/>
                            <a:ext cx="307975" cy="16922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82D0C55" w14:textId="77777777" w:rsidR="00D878EF" w:rsidRPr="003A03D2" w:rsidRDefault="00D878EF" w:rsidP="003430AA">
                              <w:pPr>
                                <w:pStyle w:val="NoSpacing"/>
                                <w:jc w:val="center"/>
                                <w:rPr>
                                  <w:sz w:val="20"/>
                                  <w:szCs w:val="20"/>
                                </w:rPr>
                              </w:pPr>
                              <w:r w:rsidRPr="003A03D2">
                                <w:rPr>
                                  <w:sz w:val="20"/>
                                  <w:szCs w:val="20"/>
                                </w:rPr>
                                <w:t>Fan Speed Setpoint</w:t>
                              </w:r>
                            </w:p>
                          </w:txbxContent>
                        </wps:txbx>
                        <wps:bodyPr rot="0" vert="vert270" wrap="square" lIns="91440" tIns="45720" rIns="91440" bIns="45720" anchor="t" anchorCtr="0" upright="1">
                          <a:noAutofit/>
                        </wps:bodyPr>
                      </wps:wsp>
                      <wps:wsp>
                        <wps:cNvPr id="1906" name="Text Box 945"/>
                        <wps:cNvSpPr txBox="1">
                          <a:spLocks noChangeArrowheads="1"/>
                        </wps:cNvSpPr>
                        <wps:spPr bwMode="auto">
                          <a:xfrm>
                            <a:off x="3305176" y="2271395"/>
                            <a:ext cx="1817369" cy="4419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33EC95C" w14:textId="77777777" w:rsidR="00D878EF" w:rsidRPr="003A03D2" w:rsidRDefault="00D878EF" w:rsidP="003430AA">
                              <w:pPr>
                                <w:pStyle w:val="NoSpacing"/>
                                <w:rPr>
                                  <w:sz w:val="20"/>
                                  <w:szCs w:val="20"/>
                                </w:rPr>
                              </w:pPr>
                              <w:r w:rsidRPr="003A03D2">
                                <w:rPr>
                                  <w:sz w:val="20"/>
                                  <w:szCs w:val="20"/>
                                </w:rPr>
                                <w:t>Medium Fan Speed at high OAT (equal to Minimum Speed)</w:t>
                              </w:r>
                            </w:p>
                          </w:txbxContent>
                        </wps:txbx>
                        <wps:bodyPr rot="0" vert="horz" wrap="square" lIns="73152" tIns="36576" rIns="73152" bIns="36576" anchor="t" anchorCtr="0" upright="1">
                          <a:noAutofit/>
                        </wps:bodyPr>
                      </wps:wsp>
                      <wps:wsp>
                        <wps:cNvPr id="1907" name="Text Box 946"/>
                        <wps:cNvSpPr txBox="1">
                          <a:spLocks noChangeArrowheads="1"/>
                        </wps:cNvSpPr>
                        <wps:spPr bwMode="auto">
                          <a:xfrm>
                            <a:off x="2324100" y="488949"/>
                            <a:ext cx="1202690" cy="5683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ABF95E7" w14:textId="77777777" w:rsidR="00D878EF" w:rsidRPr="003A03D2" w:rsidRDefault="00D878EF" w:rsidP="003430AA">
                              <w:pPr>
                                <w:pStyle w:val="NoSpacing"/>
                                <w:rPr>
                                  <w:sz w:val="20"/>
                                  <w:szCs w:val="20"/>
                                </w:rPr>
                              </w:pPr>
                              <w:r w:rsidRPr="003A03D2">
                                <w:rPr>
                                  <w:sz w:val="20"/>
                                  <w:szCs w:val="20"/>
                                </w:rPr>
                                <w:t>Medium Fan Speed at low OAT (equal to Maximum Speed)</w:t>
                              </w:r>
                            </w:p>
                          </w:txbxContent>
                        </wps:txbx>
                        <wps:bodyPr rot="0" vert="horz" wrap="square" lIns="73152" tIns="36576" rIns="73152" bIns="36576" anchor="t" anchorCtr="0" upright="1">
                          <a:noAutofit/>
                        </wps:bodyPr>
                      </wps:wsp>
                      <wps:wsp>
                        <wps:cNvPr id="1908" name="Line 947"/>
                        <wps:cNvCnPr>
                          <a:cxnSpLocks noChangeShapeType="1"/>
                        </wps:cNvCnPr>
                        <wps:spPr bwMode="auto">
                          <a:xfrm>
                            <a:off x="4243070" y="2061845"/>
                            <a:ext cx="93345" cy="20955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1909" name="Line 948"/>
                        <wps:cNvCnPr>
                          <a:cxnSpLocks noChangeShapeType="1"/>
                        </wps:cNvCnPr>
                        <wps:spPr bwMode="auto">
                          <a:xfrm flipH="1" flipV="1">
                            <a:off x="4076065" y="74295"/>
                            <a:ext cx="185420" cy="221615"/>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1911" name="Line 949"/>
                        <wps:cNvCnPr>
                          <a:cxnSpLocks noChangeShapeType="1"/>
                        </wps:cNvCnPr>
                        <wps:spPr bwMode="auto">
                          <a:xfrm flipV="1">
                            <a:off x="3394710" y="74295"/>
                            <a:ext cx="681355" cy="46037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12" name="Line 950"/>
                        <wps:cNvCnPr>
                          <a:cxnSpLocks noChangeShapeType="1"/>
                        </wps:cNvCnPr>
                        <wps:spPr bwMode="auto">
                          <a:xfrm>
                            <a:off x="1477010" y="2035810"/>
                            <a:ext cx="2028825" cy="127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6" name="Line 951"/>
                        <wps:cNvCnPr>
                          <a:cxnSpLocks noChangeShapeType="1"/>
                        </wps:cNvCnPr>
                        <wps:spPr bwMode="auto">
                          <a:xfrm flipH="1" flipV="1">
                            <a:off x="425450" y="1047750"/>
                            <a:ext cx="1051560" cy="98615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8" name="Line 952"/>
                        <wps:cNvCnPr>
                          <a:cxnSpLocks noChangeShapeType="1"/>
                        </wps:cNvCnPr>
                        <wps:spPr bwMode="auto">
                          <a:xfrm flipV="1">
                            <a:off x="4034790" y="1169670"/>
                            <a:ext cx="530225"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9" name="Line 953"/>
                        <wps:cNvCnPr>
                          <a:cxnSpLocks noChangeShapeType="1"/>
                        </wps:cNvCnPr>
                        <wps:spPr bwMode="auto">
                          <a:xfrm flipV="1">
                            <a:off x="3503930" y="1169670"/>
                            <a:ext cx="530860" cy="86741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0" name="Line 954"/>
                        <wps:cNvCnPr>
                          <a:cxnSpLocks noChangeShapeType="1"/>
                        </wps:cNvCnPr>
                        <wps:spPr bwMode="auto">
                          <a:xfrm flipV="1">
                            <a:off x="4564380" y="301625"/>
                            <a:ext cx="533400" cy="8686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0FCBF419" id="Canvas 2007" o:spid="_x0000_s1839" editas="canvas" style="width:403.35pt;height:246.75pt;mso-position-horizontal-relative:char;mso-position-vertical-relative:line" coordsize="51225,313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">
                <v:shape id="_x0000_s1840" type="#_x0000_t75" style="position:absolute;width:51225;height:31337;visibility:visible;mso-wrap-style:square">
                  <v:fill o:detectmouseclick="t"/>
                  <v:path o:connecttype="none"/>
                </v:shape>
                <v:line id="Line 927" o:spid="_x0000_s1841" style="position:absolute;flip:x y;visibility:visible;mso-wrap-style:square" from="43948,9474" to="44469,116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">
                  <v:stroke startarrow="block"/>
                </v:line>
                <v:shape id="Text Box 928" o:spid="_x0000_s1842" type="#_x0000_t202" style="position:absolute;left:39719;top:3714;width:7906;height:6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" stroked="f">
                  <v:textbox inset="5.76pt,2.88pt,5.76pt,2.88pt">
                    <w:txbxContent>
                      <w:p w14:paraId="5060927E" w14:textId="77777777" w:rsidR="00D878EF" w:rsidRPr="003A03D2" w:rsidRDefault="00D878EF" w:rsidP="003430AA">
                        <w:pPr>
                          <w:pStyle w:val="NoSpacing"/>
                          <w:jc w:val="center"/>
                          <w:rPr>
                            <w:sz w:val="18"/>
                            <w:szCs w:val="18"/>
                          </w:rPr>
                        </w:pPr>
                        <w:r w:rsidRPr="003A03D2">
                          <w:rPr>
                            <w:sz w:val="18"/>
                            <w:szCs w:val="18"/>
                          </w:rPr>
                          <w:t>Medium Fan Speed at intermediate OAT</w:t>
                        </w:r>
                      </w:p>
                    </w:txbxContent>
                  </v:textbox>
                </v:shape>
                <v:shape id="Text Box 929" o:spid="_x0000_s1843" type="#_x0000_t202" style="position:absolute;left:4762;top:9182;width:15240;height:23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" stroked="f">
                  <v:textbox inset="5.76pt,2.88pt,5.76pt,2.88pt">
                    <w:txbxContent>
                      <w:p w14:paraId="23E0B9DA" w14:textId="77777777" w:rsidR="00D878EF" w:rsidRPr="003A03D2" w:rsidRDefault="00D878EF" w:rsidP="003430AA">
                        <w:pPr>
                          <w:pStyle w:val="NoSpacing"/>
                          <w:rPr>
                            <w:sz w:val="20"/>
                            <w:szCs w:val="20"/>
                          </w:rPr>
                        </w:pPr>
                        <w:r w:rsidRPr="003A03D2">
                          <w:rPr>
                            <w:sz w:val="20"/>
                            <w:szCs w:val="20"/>
                          </w:rPr>
                          <w:t>Maximum Heating Speed</w:t>
                        </w:r>
                      </w:p>
                    </w:txbxContent>
                  </v:textbox>
                </v:shape>
                <v:shape id="Text Box 930" o:spid="_x0000_s1844" type="#_x0000_t202" style="position:absolute;left:43148;width:7855;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" stroked="f">
                  <v:textbox inset="5.76pt,2.88pt,5.76pt,2.88pt">
                    <w:txbxContent>
                      <w:p w14:paraId="7F469E02" w14:textId="77777777" w:rsidR="00D878EF" w:rsidRPr="003A03D2" w:rsidRDefault="00D878EF" w:rsidP="003430AA">
                        <w:pPr>
                          <w:pStyle w:val="NoSpacing"/>
                          <w:rPr>
                            <w:sz w:val="18"/>
                            <w:szCs w:val="18"/>
                          </w:rPr>
                        </w:pPr>
                        <w:r w:rsidRPr="003A03D2">
                          <w:rPr>
                            <w:sz w:val="18"/>
                            <w:szCs w:val="18"/>
                          </w:rPr>
                          <w:t>Maximum Fan Speed</w:t>
                        </w:r>
                      </w:p>
                    </w:txbxContent>
                  </v:textbox>
                </v:shape>
                <v:shape id="Text Box 931" o:spid="_x0000_s1845" type="#_x0000_t202" style="position:absolute;left:18389;top:17907;width:13126;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" stroked="f">
                  <v:textbox inset="5.76pt,2.88pt,5.76pt,2.88pt">
                    <w:txbxContent>
                      <w:p w14:paraId="5328AD4F" w14:textId="77777777" w:rsidR="00D878EF" w:rsidRPr="003A03D2" w:rsidRDefault="00D878EF" w:rsidP="003430AA">
                        <w:pPr>
                          <w:pStyle w:val="NoSpacing"/>
                          <w:rPr>
                            <w:sz w:val="20"/>
                            <w:szCs w:val="20"/>
                          </w:rPr>
                        </w:pPr>
                        <w:r w:rsidRPr="003A03D2">
                          <w:rPr>
                            <w:sz w:val="20"/>
                            <w:szCs w:val="20"/>
                          </w:rPr>
                          <w:t>Minimum Fan Speed</w:t>
                        </w:r>
                      </w:p>
                    </w:txbxContent>
                  </v:textbox>
                </v:shape>
                <v:shape id="Text Box 932" o:spid="_x0000_s1846" type="#_x0000_t202" style="position:absolute;left:8769;top:27609;width:13328;height:24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" stroked="f">
                  <v:textbox>
                    <w:txbxContent>
                      <w:p w14:paraId="5A8D8FD5" w14:textId="00E53746" w:rsidR="00D878EF" w:rsidRPr="003A03D2" w:rsidRDefault="00D878EF" w:rsidP="003430AA">
                        <w:pPr>
                          <w:pStyle w:val="NoSpacing"/>
                          <w:rPr>
                            <w:sz w:val="20"/>
                            <w:szCs w:val="20"/>
                          </w:rPr>
                        </w:pPr>
                        <w:r>
                          <w:rPr>
                            <w:sz w:val="20"/>
                            <w:szCs w:val="20"/>
                          </w:rPr>
                          <w:t>Heating Loop</w:t>
                        </w:r>
                        <w:r w:rsidRPr="003A03D2">
                          <w:rPr>
                            <w:sz w:val="20"/>
                            <w:szCs w:val="20"/>
                          </w:rPr>
                          <w:t xml:space="preserve"> Signal</w:t>
                        </w:r>
                      </w:p>
                    </w:txbxContent>
                  </v:textbox>
                </v:shape>
                <v:shape id="Text Box 933" o:spid="_x0000_s1847" type="#_x0000_t202" style="position:absolute;left:33623;top:27419;width:13906;height:29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" stroked="f">
                  <v:textbox>
                    <w:txbxContent>
                      <w:p w14:paraId="03D3B9F2" w14:textId="6F2E3BC6" w:rsidR="00D878EF" w:rsidRPr="003A03D2" w:rsidRDefault="00D878EF" w:rsidP="003430AA">
                        <w:pPr>
                          <w:pStyle w:val="NoSpacing"/>
                          <w:rPr>
                            <w:sz w:val="20"/>
                            <w:szCs w:val="20"/>
                          </w:rPr>
                        </w:pPr>
                        <w:r>
                          <w:rPr>
                            <w:sz w:val="20"/>
                            <w:szCs w:val="20"/>
                          </w:rPr>
                          <w:t>Cooling Loop</w:t>
                        </w:r>
                        <w:r w:rsidRPr="003A03D2">
                          <w:rPr>
                            <w:sz w:val="20"/>
                            <w:szCs w:val="20"/>
                          </w:rPr>
                          <w:t xml:space="preserve"> Signal</w:t>
                        </w:r>
                      </w:p>
                    </w:txbxContent>
                  </v:textbox>
                </v:shape>
                <v:shape id="Text Box 934" o:spid="_x0000_s1848" type="#_x0000_t202" style="position:absolute;left:23717;top:27539;width:8083;height:22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" stroked="f">
                  <v:textbox>
                    <w:txbxContent>
                      <w:p w14:paraId="6C912B0A" w14:textId="77777777" w:rsidR="00D878EF" w:rsidRPr="003A03D2" w:rsidRDefault="00D878EF" w:rsidP="003430AA">
                        <w:pPr>
                          <w:pStyle w:val="NoSpacing"/>
                          <w:jc w:val="center"/>
                          <w:rPr>
                            <w:sz w:val="20"/>
                            <w:szCs w:val="20"/>
                          </w:rPr>
                        </w:pPr>
                        <w:r w:rsidRPr="003A03D2">
                          <w:rPr>
                            <w:sz w:val="20"/>
                            <w:szCs w:val="20"/>
                          </w:rPr>
                          <w:t>Deadband</w:t>
                        </w:r>
                      </w:p>
                    </w:txbxContent>
                  </v:textbox>
                </v:shape>
                <v:line id="Line 935" o:spid="_x0000_s1849" style="position:absolute;flip:y;visibility:visible;mso-wrap-style:square" from="4210,27317" to="51225,273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" strokeweight="1.5pt"/>
                <v:line id="Line 936" o:spid="_x0000_s1850" style="position:absolute;flip:y;visibility:visible;mso-wrap-style:square" from="4292,2921" to="4298,272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" strokeweight="1.5pt"/>
                <v:line id="Line 937" o:spid="_x0000_s1851" style="position:absolute;flip:y;visibility:visible;mso-wrap-style:square" from="35058,2959" to="40366,203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"/>
                <v:line id="Line 938" o:spid="_x0000_s1852" style="position:absolute;visibility:visible;mso-wrap-style:square" from="40373,2959" to="51003,29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"/>
                <v:line id="Line 939" o:spid="_x0000_s1853" style="position:absolute;flip:x;visibility:visible;mso-wrap-style:square" from="29762,30086" to="48888,300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">
                  <v:stroke startarrow="block" endarrow="oval"/>
                </v:line>
                <v:line id="Line 940" o:spid="_x0000_s1854" style="position:absolute;visibility:visible;mso-wrap-style:square" from="6292,30073" to="25419,300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">
                  <v:stroke startarrow="block" endarrow="oval"/>
                </v:line>
                <v:line id="Line 941" o:spid="_x0000_s1855" style="position:absolute;visibility:visible;mso-wrap-style:square" from="40373,20364" to="45783,203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"/>
                <v:line id="Line 942" o:spid="_x0000_s1856" style="position:absolute;visibility:visible;mso-wrap-style:square" from="35020,20364" to="40373,203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"/>
                <v:line id="Line 943" o:spid="_x0000_s1857" style="position:absolute;flip:y;visibility:visible;mso-wrap-style:square" from="45783,2952" to="51003,203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"/>
                <v:shape id="Text Box 944" o:spid="_x0000_s1858" type="#_x0000_t202" style="position:absolute;left:628;top:4889;width:3080;height:169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" stroked="f">
                  <v:textbox style="layout-flow:vertical;mso-layout-flow-alt:bottom-to-top">
                    <w:txbxContent>
                      <w:p w14:paraId="182D0C55" w14:textId="77777777" w:rsidR="00D878EF" w:rsidRPr="003A03D2" w:rsidRDefault="00D878EF" w:rsidP="003430AA">
                        <w:pPr>
                          <w:pStyle w:val="NoSpacing"/>
                          <w:jc w:val="center"/>
                          <w:rPr>
                            <w:sz w:val="20"/>
                            <w:szCs w:val="20"/>
                          </w:rPr>
                        </w:pPr>
                        <w:r w:rsidRPr="003A03D2">
                          <w:rPr>
                            <w:sz w:val="20"/>
                            <w:szCs w:val="20"/>
                          </w:rPr>
                          <w:t>Fan Speed Setpoint</w:t>
                        </w:r>
                      </w:p>
                    </w:txbxContent>
                  </v:textbox>
                </v:shape>
                <v:shape id="Text Box 945" o:spid="_x0000_s1859" type="#_x0000_t202" style="position:absolute;left:33051;top:22713;width:18174;height:4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" stroked="f">
                  <v:textbox inset="5.76pt,2.88pt,5.76pt,2.88pt">
                    <w:txbxContent>
                      <w:p w14:paraId="133EC95C" w14:textId="77777777" w:rsidR="00D878EF" w:rsidRPr="003A03D2" w:rsidRDefault="00D878EF" w:rsidP="003430AA">
                        <w:pPr>
                          <w:pStyle w:val="NoSpacing"/>
                          <w:rPr>
                            <w:sz w:val="20"/>
                            <w:szCs w:val="20"/>
                          </w:rPr>
                        </w:pPr>
                        <w:r w:rsidRPr="003A03D2">
                          <w:rPr>
                            <w:sz w:val="20"/>
                            <w:szCs w:val="20"/>
                          </w:rPr>
                          <w:t>Medium Fan Speed at high OAT (equal to Minimum Speed)</w:t>
                        </w:r>
                      </w:p>
                    </w:txbxContent>
                  </v:textbox>
                </v:shape>
                <v:shape id="Text Box 946" o:spid="_x0000_s1860" type="#_x0000_t202" style="position:absolute;left:23241;top:4889;width:12026;height:5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" stroked="f">
                  <v:textbox inset="5.76pt,2.88pt,5.76pt,2.88pt">
                    <w:txbxContent>
                      <w:p w14:paraId="6ABF95E7" w14:textId="77777777" w:rsidR="00D878EF" w:rsidRPr="003A03D2" w:rsidRDefault="00D878EF" w:rsidP="003430AA">
                        <w:pPr>
                          <w:pStyle w:val="NoSpacing"/>
                          <w:rPr>
                            <w:sz w:val="20"/>
                            <w:szCs w:val="20"/>
                          </w:rPr>
                        </w:pPr>
                        <w:r w:rsidRPr="003A03D2">
                          <w:rPr>
                            <w:sz w:val="20"/>
                            <w:szCs w:val="20"/>
                          </w:rPr>
                          <w:t>Medium Fan Speed at low OAT (equal to Maximum Speed)</w:t>
                        </w:r>
                      </w:p>
                    </w:txbxContent>
                  </v:textbox>
                </v:shape>
                <v:line id="Line 947" o:spid="_x0000_s1861" style="position:absolute;visibility:visible;mso-wrap-style:square" from="42430,20618" to="43364,227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">
                  <v:stroke startarrow="block"/>
                </v:line>
                <v:line id="Line 948" o:spid="_x0000_s1862" style="position:absolute;flip:x y;visibility:visible;mso-wrap-style:square" from="40760,742" to="42614,29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">
                  <v:stroke startarrow="block"/>
                </v:line>
                <v:line id="Line 949" o:spid="_x0000_s1863" style="position:absolute;flip:y;visibility:visible;mso-wrap-style:square" from="33947,742" to="40760,53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"/>
                <v:line id="Line 950" o:spid="_x0000_s1864" style="position:absolute;visibility:visible;mso-wrap-style:square" from="14770,20358" to="35058,203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"/>
                <v:line id="Line 951" o:spid="_x0000_s1865" style="position:absolute;flip:x y;visibility:visible;mso-wrap-style:square" from="4254,10477" to="14770,203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"/>
                <v:line id="Line 952" o:spid="_x0000_s1866" style="position:absolute;flip:y;visibility:visible;mso-wrap-style:square" from="40347,11696" to="45650,117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"/>
                <v:line id="Line 953" o:spid="_x0000_s1867" style="position:absolute;flip:y;visibility:visible;mso-wrap-style:square" from="35039,11696" to="40347,203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"/>
                <v:line id="Line 954" o:spid="_x0000_s1868" style="position:absolute;flip:y;visibility:visible;mso-wrap-style:square" from="45643,3016" to="50977,117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"/>
                <w10:anchorlock/>
              </v:group>
            </w:pict>
          </mc:Fallback>
        </mc:AlternateContent>
      </w:r>
    </w:p>
    <w:p w14:paraId="588D0E1D" w14:textId="77777777" w:rsidR="003430AA" w:rsidRDefault="003430AA" w:rsidP="007C1423">
      <w:pPr>
        <w:pStyle w:val="FigureCaption"/>
      </w:pPr>
      <w:r w:rsidRPr="003430AA">
        <w:t>Figure 5.18.4.5-2 Control diagram for SZVAV AHU—fan speed.</w:t>
      </w:r>
    </w:p>
    <w:p w14:paraId="366353B0" w14:textId="77777777" w:rsidR="003430AA" w:rsidRDefault="003430AA" w:rsidP="003430AA">
      <w:pPr>
        <w:jc w:val="center"/>
      </w:pPr>
    </w:p>
    <w:p w14:paraId="1B8E6905" w14:textId="2816057A" w:rsidR="003430AA" w:rsidRDefault="003430AA" w:rsidP="003430AA">
      <w:pPr>
        <w:jc w:val="right"/>
      </w:pPr>
      <w:del w:id="7446" w:author="Titus Ellison" w:date="2022-10-14T09:39:00Z">
        <w:r>
          <w:rPr>
            <w:noProof/>
          </w:rPr>
          <w:lastRenderedPageBreak/>
          <mc:AlternateContent>
            <mc:Choice Requires="wpc">
              <w:drawing>
                <wp:inline distT="0" distB="0" distL="0" distR="0" wp14:anchorId="65FDECC0" wp14:editId="597070F1">
                  <wp:extent cx="5122545" cy="3009530"/>
                  <wp:effectExtent l="0" t="0" r="20955" b="0"/>
                  <wp:docPr id="39" name="Canvas 3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 name="Text Box 1002"/>
                          <wps:cNvSpPr txBox="1">
                            <a:spLocks noChangeArrowheads="1"/>
                          </wps:cNvSpPr>
                          <wps:spPr bwMode="auto">
                            <a:xfrm>
                              <a:off x="4255135" y="1302193"/>
                              <a:ext cx="686435" cy="38456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174A721" w14:textId="77777777" w:rsidR="00D878EF" w:rsidRPr="00571079" w:rsidRDefault="00D878EF" w:rsidP="003430AA">
                                <w:pPr>
                                  <w:pStyle w:val="NormalWeb"/>
                                  <w:tabs>
                                    <w:tab w:val="left" w:pos="720"/>
                                  </w:tabs>
                                  <w:spacing w:before="0" w:beforeAutospacing="0" w:after="0" w:afterAutospacing="0"/>
                                  <w:jc w:val="center"/>
                                  <w:rPr>
                                    <w:del w:id="7447" w:author="Titus Ellison" w:date="2022-10-14T09:39:00Z"/>
                                    <w:sz w:val="20"/>
                                    <w:szCs w:val="20"/>
                                  </w:rPr>
                                </w:pPr>
                                <w:del w:id="7448" w:author="Titus Ellison" w:date="2022-10-14T09:39:00Z">
                                  <w:r w:rsidRPr="00571079">
                                    <w:rPr>
                                      <w:rFonts w:eastAsia="Times New Roman"/>
                                      <w:sz w:val="20"/>
                                      <w:szCs w:val="20"/>
                                    </w:rPr>
                                    <w:delText>Minimum SATsp-C</w:delText>
                                  </w:r>
                                </w:del>
                              </w:p>
                            </w:txbxContent>
                          </wps:txbx>
                          <wps:bodyPr rot="0" vert="horz" wrap="square" lIns="73152" tIns="36576" rIns="73152" bIns="36576" anchor="t" anchorCtr="0" upright="1">
                            <a:noAutofit/>
                          </wps:bodyPr>
                        </wps:wsp>
                        <wps:wsp>
                          <wps:cNvPr id="3" name="Text Box 923"/>
                          <wps:cNvSpPr txBox="1">
                            <a:spLocks noChangeArrowheads="1"/>
                          </wps:cNvSpPr>
                          <wps:spPr bwMode="auto">
                            <a:xfrm>
                              <a:off x="3506469" y="2093743"/>
                              <a:ext cx="1132205" cy="2343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33C6C7E" w14:textId="77777777" w:rsidR="00D878EF" w:rsidRPr="00AA3B71" w:rsidRDefault="00D878EF" w:rsidP="003430AA">
                                <w:pPr>
                                  <w:pStyle w:val="NoSpacing"/>
                                  <w:rPr>
                                    <w:del w:id="7449" w:author="Titus Ellison" w:date="2022-10-14T09:39:00Z"/>
                                    <w:sz w:val="20"/>
                                    <w:szCs w:val="20"/>
                                  </w:rPr>
                                </w:pPr>
                                <w:del w:id="7450" w:author="Titus Ellison" w:date="2022-10-14T09:39:00Z">
                                  <w:r w:rsidRPr="00AA3B71">
                                    <w:rPr>
                                      <w:sz w:val="20"/>
                                      <w:szCs w:val="20"/>
                                    </w:rPr>
                                    <w:delText>Minimum SATsp</w:delText>
                                  </w:r>
                                </w:del>
                              </w:p>
                            </w:txbxContent>
                          </wps:txbx>
                          <wps:bodyPr rot="0" vert="horz" wrap="square" lIns="73152" tIns="36576" rIns="73152" bIns="36576" anchor="t" anchorCtr="0" upright="1">
                            <a:noAutofit/>
                          </wps:bodyPr>
                        </wps:wsp>
                        <wps:wsp>
                          <wps:cNvPr id="4" name="Text Box 902"/>
                          <wps:cNvSpPr txBox="1">
                            <a:spLocks noChangeArrowheads="1"/>
                          </wps:cNvSpPr>
                          <wps:spPr bwMode="auto">
                            <a:xfrm>
                              <a:off x="472439" y="169693"/>
                              <a:ext cx="1289685" cy="2197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01AC689" w14:textId="77777777" w:rsidR="00D878EF" w:rsidRPr="00AA3B71" w:rsidRDefault="00D878EF" w:rsidP="003430AA">
                                <w:pPr>
                                  <w:pStyle w:val="NoSpacing"/>
                                  <w:rPr>
                                    <w:del w:id="7451" w:author="Titus Ellison" w:date="2022-10-14T09:39:00Z"/>
                                    <w:sz w:val="20"/>
                                    <w:szCs w:val="20"/>
                                  </w:rPr>
                                </w:pPr>
                                <w:del w:id="7452" w:author="Titus Ellison" w:date="2022-10-14T09:39:00Z">
                                  <w:r w:rsidRPr="00AA3B71">
                                    <w:rPr>
                                      <w:sz w:val="20"/>
                                      <w:szCs w:val="20"/>
                                    </w:rPr>
                                    <w:delText>Maximum SATsp</w:delText>
                                  </w:r>
                                </w:del>
                              </w:p>
                            </w:txbxContent>
                          </wps:txbx>
                          <wps:bodyPr rot="0" vert="horz" wrap="square" lIns="73152" tIns="36576" rIns="73152" bIns="36576" anchor="t" anchorCtr="0" upright="1">
                            <a:noAutofit/>
                          </wps:bodyPr>
                        </wps:wsp>
                        <wps:wsp>
                          <wps:cNvPr id="5" name="Text Box 903"/>
                          <wps:cNvSpPr txBox="1">
                            <a:spLocks noChangeArrowheads="1"/>
                          </wps:cNvSpPr>
                          <wps:spPr bwMode="auto">
                            <a:xfrm>
                              <a:off x="2428874" y="630703"/>
                              <a:ext cx="1600201" cy="2139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E3F486B" w14:textId="77777777" w:rsidR="00D878EF" w:rsidRPr="00AA3B71" w:rsidRDefault="00D878EF" w:rsidP="003430AA">
                                <w:pPr>
                                  <w:pStyle w:val="NoSpacing"/>
                                  <w:rPr>
                                    <w:del w:id="7453" w:author="Titus Ellison" w:date="2022-10-14T09:39:00Z"/>
                                    <w:sz w:val="20"/>
                                    <w:szCs w:val="20"/>
                                  </w:rPr>
                                </w:pPr>
                                <w:del w:id="7454" w:author="Titus Ellison" w:date="2022-10-14T09:39:00Z">
                                  <w:r w:rsidRPr="00AA3B71">
                                    <w:rPr>
                                      <w:sz w:val="20"/>
                                      <w:szCs w:val="20"/>
                                    </w:rPr>
                                    <w:delText>SATsp = Deadband value</w:delText>
                                  </w:r>
                                </w:del>
                              </w:p>
                            </w:txbxContent>
                          </wps:txbx>
                          <wps:bodyPr rot="0" vert="horz" wrap="square" lIns="73152" tIns="36576" rIns="73152" bIns="36576" anchor="t" anchorCtr="0" upright="1">
                            <a:noAutofit/>
                          </wps:bodyPr>
                        </wps:wsp>
                        <wps:wsp>
                          <wps:cNvPr id="19" name="Text Box 904"/>
                          <wps:cNvSpPr txBox="1">
                            <a:spLocks noChangeArrowheads="1"/>
                          </wps:cNvSpPr>
                          <wps:spPr bwMode="auto">
                            <a:xfrm>
                              <a:off x="71023" y="308096"/>
                              <a:ext cx="376018" cy="20472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CCA08C3" w14:textId="77777777" w:rsidR="00D878EF" w:rsidRPr="00AA3B71" w:rsidRDefault="00D878EF" w:rsidP="003430AA">
                                <w:pPr>
                                  <w:pStyle w:val="NoSpacing"/>
                                  <w:jc w:val="center"/>
                                  <w:rPr>
                                    <w:del w:id="7455" w:author="Titus Ellison" w:date="2022-10-14T09:39:00Z"/>
                                    <w:sz w:val="20"/>
                                    <w:szCs w:val="20"/>
                                  </w:rPr>
                                </w:pPr>
                                <w:del w:id="7456" w:author="Titus Ellison" w:date="2022-10-14T09:39:00Z">
                                  <w:r w:rsidRPr="00AA3B71">
                                    <w:rPr>
                                      <w:sz w:val="20"/>
                                      <w:szCs w:val="20"/>
                                    </w:rPr>
                                    <w:delText>Supply Temperature Setpoint</w:delText>
                                  </w:r>
                                </w:del>
                              </w:p>
                            </w:txbxContent>
                          </wps:txbx>
                          <wps:bodyPr rot="0" vert="vert270" wrap="square" lIns="91440" tIns="45720" rIns="91440" bIns="45720" anchor="t" anchorCtr="0" upright="1">
                            <a:noAutofit/>
                          </wps:bodyPr>
                        </wps:wsp>
                        <wps:wsp>
                          <wps:cNvPr id="20" name="Text Box 905"/>
                          <wps:cNvSpPr txBox="1">
                            <a:spLocks noChangeArrowheads="1"/>
                          </wps:cNvSpPr>
                          <wps:spPr bwMode="auto">
                            <a:xfrm>
                              <a:off x="876935" y="2551579"/>
                              <a:ext cx="1475740" cy="2514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DBEFD27" w14:textId="77777777" w:rsidR="00D878EF" w:rsidRPr="00AA3B71" w:rsidRDefault="00D878EF" w:rsidP="003430AA">
                                <w:pPr>
                                  <w:pStyle w:val="NoSpacing"/>
                                  <w:rPr>
                                    <w:del w:id="7457" w:author="Titus Ellison" w:date="2022-10-14T09:39:00Z"/>
                                    <w:sz w:val="20"/>
                                    <w:szCs w:val="20"/>
                                  </w:rPr>
                                </w:pPr>
                                <w:del w:id="7458" w:author="Titus Ellison" w:date="2022-10-14T09:39:00Z">
                                  <w:r>
                                    <w:rPr>
                                      <w:sz w:val="20"/>
                                      <w:szCs w:val="20"/>
                                    </w:rPr>
                                    <w:delText>Heating Loop</w:delText>
                                  </w:r>
                                  <w:r w:rsidRPr="00AA3B71">
                                    <w:rPr>
                                      <w:sz w:val="20"/>
                                      <w:szCs w:val="20"/>
                                    </w:rPr>
                                    <w:delText xml:space="preserve"> Signal</w:delText>
                                  </w:r>
                                </w:del>
                              </w:p>
                            </w:txbxContent>
                          </wps:txbx>
                          <wps:bodyPr rot="0" vert="horz" wrap="square" lIns="91440" tIns="45720" rIns="91440" bIns="45720" anchor="t" anchorCtr="0" upright="1">
                            <a:noAutofit/>
                          </wps:bodyPr>
                        </wps:wsp>
                        <wps:wsp>
                          <wps:cNvPr id="21" name="Text Box 906"/>
                          <wps:cNvSpPr txBox="1">
                            <a:spLocks noChangeArrowheads="1"/>
                          </wps:cNvSpPr>
                          <wps:spPr bwMode="auto">
                            <a:xfrm>
                              <a:off x="3314700" y="2551579"/>
                              <a:ext cx="1349375" cy="2463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302929E" w14:textId="77777777" w:rsidR="00D878EF" w:rsidRPr="00AA3B71" w:rsidRDefault="00D878EF" w:rsidP="003430AA">
                                <w:pPr>
                                  <w:pStyle w:val="NoSpacing"/>
                                  <w:rPr>
                                    <w:del w:id="7459" w:author="Titus Ellison" w:date="2022-10-14T09:39:00Z"/>
                                    <w:sz w:val="20"/>
                                    <w:szCs w:val="20"/>
                                  </w:rPr>
                                </w:pPr>
                                <w:del w:id="7460" w:author="Titus Ellison" w:date="2022-10-14T09:39:00Z">
                                  <w:r>
                                    <w:rPr>
                                      <w:sz w:val="20"/>
                                      <w:szCs w:val="20"/>
                                    </w:rPr>
                                    <w:delText>Cooling Loop</w:delText>
                                  </w:r>
                                  <w:r w:rsidRPr="00AA3B71">
                                    <w:rPr>
                                      <w:sz w:val="20"/>
                                      <w:szCs w:val="20"/>
                                    </w:rPr>
                                    <w:delText xml:space="preserve"> Signal</w:delText>
                                  </w:r>
                                </w:del>
                              </w:p>
                            </w:txbxContent>
                          </wps:txbx>
                          <wps:bodyPr rot="0" vert="horz" wrap="square" lIns="91440" tIns="45720" rIns="91440" bIns="45720" anchor="t" anchorCtr="0" upright="1">
                            <a:noAutofit/>
                          </wps:bodyPr>
                        </wps:wsp>
                        <wps:wsp>
                          <wps:cNvPr id="22" name="Text Box 907"/>
                          <wps:cNvSpPr txBox="1">
                            <a:spLocks noChangeArrowheads="1"/>
                          </wps:cNvSpPr>
                          <wps:spPr bwMode="auto">
                            <a:xfrm>
                              <a:off x="2352675" y="2573168"/>
                              <a:ext cx="808355" cy="2298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4BF7BE2" w14:textId="77777777" w:rsidR="00D878EF" w:rsidRPr="00AA3B71" w:rsidRDefault="00D878EF" w:rsidP="003430AA">
                                <w:pPr>
                                  <w:pStyle w:val="NoSpacing"/>
                                  <w:jc w:val="center"/>
                                  <w:rPr>
                                    <w:del w:id="7461" w:author="Titus Ellison" w:date="2022-10-14T09:39:00Z"/>
                                    <w:sz w:val="20"/>
                                    <w:szCs w:val="20"/>
                                  </w:rPr>
                                </w:pPr>
                                <w:del w:id="7462" w:author="Titus Ellison" w:date="2022-10-14T09:39:00Z">
                                  <w:r w:rsidRPr="00AA3B71">
                                    <w:rPr>
                                      <w:sz w:val="20"/>
                                      <w:szCs w:val="20"/>
                                    </w:rPr>
                                    <w:delText>Deadband</w:delText>
                                  </w:r>
                                </w:del>
                              </w:p>
                            </w:txbxContent>
                          </wps:txbx>
                          <wps:bodyPr rot="0" vert="horz" wrap="square" lIns="91440" tIns="45720" rIns="91440" bIns="45720" anchor="t" anchorCtr="0" upright="1">
                            <a:noAutofit/>
                          </wps:bodyPr>
                        </wps:wsp>
                        <wps:wsp>
                          <wps:cNvPr id="23" name="Line 908"/>
                          <wps:cNvCnPr>
                            <a:cxnSpLocks noChangeShapeType="1"/>
                          </wps:cNvCnPr>
                          <wps:spPr bwMode="auto">
                            <a:xfrm flipV="1">
                              <a:off x="421005" y="2550943"/>
                              <a:ext cx="4701540" cy="63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4" name="Line 909"/>
                          <wps:cNvCnPr>
                            <a:cxnSpLocks noChangeShapeType="1"/>
                          </wps:cNvCnPr>
                          <wps:spPr bwMode="auto">
                            <a:xfrm flipV="1">
                              <a:off x="429260" y="111273"/>
                              <a:ext cx="635" cy="243713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5" name="Line 910"/>
                          <wps:cNvCnPr>
                            <a:cxnSpLocks noChangeShapeType="1"/>
                          </wps:cNvCnPr>
                          <wps:spPr bwMode="auto">
                            <a:xfrm>
                              <a:off x="4036695" y="1386988"/>
                              <a:ext cx="530860" cy="824230"/>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26" name="Line 911"/>
                          <wps:cNvCnPr>
                            <a:cxnSpLocks noChangeShapeType="1"/>
                          </wps:cNvCnPr>
                          <wps:spPr bwMode="auto">
                            <a:xfrm flipH="1">
                              <a:off x="2975610" y="1385718"/>
                              <a:ext cx="1061085" cy="635"/>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27" name="Line 912"/>
                          <wps:cNvCnPr>
                            <a:cxnSpLocks noChangeShapeType="1"/>
                          </wps:cNvCnPr>
                          <wps:spPr bwMode="auto">
                            <a:xfrm flipH="1">
                              <a:off x="2976245" y="2827803"/>
                              <a:ext cx="1912620" cy="635"/>
                            </a:xfrm>
                            <a:prstGeom prst="line">
                              <a:avLst/>
                            </a:prstGeom>
                            <a:noFill/>
                            <a:ln w="9525">
                              <a:solidFill>
                                <a:srgbClr val="000000"/>
                              </a:solidFill>
                              <a:round/>
                              <a:headEnd type="triangle" w="med" len="med"/>
                              <a:tailEnd type="oval" w="med" len="med"/>
                            </a:ln>
                            <a:extLst>
                              <a:ext uri="{909E8E84-426E-40DD-AFC4-6F175D3DCCD1}">
                                <a14:hiddenFill xmlns:a14="http://schemas.microsoft.com/office/drawing/2010/main">
                                  <a:noFill/>
                                </a14:hiddenFill>
                              </a:ext>
                            </a:extLst>
                          </wps:spPr>
                          <wps:bodyPr/>
                        </wps:wsp>
                        <wps:wsp>
                          <wps:cNvPr id="28" name="Line 913"/>
                          <wps:cNvCnPr>
                            <a:cxnSpLocks noChangeShapeType="1"/>
                          </wps:cNvCnPr>
                          <wps:spPr bwMode="auto">
                            <a:xfrm>
                              <a:off x="629285" y="2826533"/>
                              <a:ext cx="1912620" cy="635"/>
                            </a:xfrm>
                            <a:prstGeom prst="line">
                              <a:avLst/>
                            </a:prstGeom>
                            <a:noFill/>
                            <a:ln w="9525">
                              <a:solidFill>
                                <a:srgbClr val="000000"/>
                              </a:solidFill>
                              <a:round/>
                              <a:headEnd type="triangle" w="med" len="med"/>
                              <a:tailEnd type="oval" w="med" len="med"/>
                            </a:ln>
                            <a:extLst>
                              <a:ext uri="{909E8E84-426E-40DD-AFC4-6F175D3DCCD1}">
                                <a14:hiddenFill xmlns:a14="http://schemas.microsoft.com/office/drawing/2010/main">
                                  <a:noFill/>
                                </a14:hiddenFill>
                              </a:ext>
                            </a:extLst>
                          </wps:spPr>
                          <wps:bodyPr/>
                        </wps:wsp>
                        <wps:wsp>
                          <wps:cNvPr id="29" name="Line 914"/>
                          <wps:cNvCnPr>
                            <a:cxnSpLocks noChangeShapeType="1"/>
                          </wps:cNvCnPr>
                          <wps:spPr bwMode="auto">
                            <a:xfrm flipH="1" flipV="1">
                              <a:off x="2541905" y="1386353"/>
                              <a:ext cx="433705" cy="635"/>
                            </a:xfrm>
                            <a:prstGeom prst="line">
                              <a:avLst/>
                            </a:prstGeom>
                            <a:noFill/>
                            <a:ln w="25400">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30" name="Line 915"/>
                          <wps:cNvCnPr>
                            <a:cxnSpLocks noChangeShapeType="1"/>
                          </wps:cNvCnPr>
                          <wps:spPr bwMode="auto">
                            <a:xfrm flipH="1" flipV="1">
                              <a:off x="2976245" y="1386353"/>
                              <a:ext cx="530225" cy="942340"/>
                            </a:xfrm>
                            <a:prstGeom prst="line">
                              <a:avLst/>
                            </a:prstGeom>
                            <a:noFill/>
                            <a:ln w="25400">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31" name="Line 916"/>
                          <wps:cNvCnPr>
                            <a:cxnSpLocks noChangeShapeType="1"/>
                          </wps:cNvCnPr>
                          <wps:spPr bwMode="auto">
                            <a:xfrm flipH="1" flipV="1">
                              <a:off x="3506470" y="2328058"/>
                              <a:ext cx="1593215" cy="635"/>
                            </a:xfrm>
                            <a:prstGeom prst="line">
                              <a:avLst/>
                            </a:prstGeom>
                            <a:noFill/>
                            <a:ln w="25400">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32" name="Line 917"/>
                          <wps:cNvCnPr>
                            <a:cxnSpLocks noChangeShapeType="1"/>
                          </wps:cNvCnPr>
                          <wps:spPr bwMode="auto">
                            <a:xfrm flipH="1">
                              <a:off x="4567555" y="2210583"/>
                              <a:ext cx="530225" cy="635"/>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33" name="Text Box 918"/>
                          <wps:cNvSpPr txBox="1">
                            <a:spLocks noChangeArrowheads="1"/>
                          </wps:cNvSpPr>
                          <wps:spPr bwMode="auto">
                            <a:xfrm>
                              <a:off x="3343275" y="969793"/>
                              <a:ext cx="1676400" cy="2266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10067B1" w14:textId="77777777" w:rsidR="00D878EF" w:rsidRPr="00AA3B71" w:rsidRDefault="00D878EF" w:rsidP="003430AA">
                                <w:pPr>
                                  <w:pStyle w:val="NoSpacing"/>
                                  <w:rPr>
                                    <w:del w:id="7463" w:author="Titus Ellison" w:date="2022-10-14T09:39:00Z"/>
                                    <w:sz w:val="20"/>
                                    <w:szCs w:val="20"/>
                                  </w:rPr>
                                </w:pPr>
                                <w:del w:id="7464" w:author="Titus Ellison" w:date="2022-10-14T09:39:00Z">
                                  <w:r w:rsidRPr="00AA3B71">
                                    <w:rPr>
                                      <w:sz w:val="20"/>
                                      <w:szCs w:val="20"/>
                                    </w:rPr>
                                    <w:delText>SATsp-C = Deadband value</w:delText>
                                  </w:r>
                                </w:del>
                              </w:p>
                            </w:txbxContent>
                          </wps:txbx>
                          <wps:bodyPr rot="0" vert="horz" wrap="square" lIns="73152" tIns="36576" rIns="73152" bIns="36576" anchor="t" anchorCtr="0" upright="1">
                            <a:noAutofit/>
                          </wps:bodyPr>
                        </wps:wsp>
                        <wps:wsp>
                          <wps:cNvPr id="34" name="Line 919"/>
                          <wps:cNvCnPr>
                            <a:cxnSpLocks noChangeShapeType="1"/>
                          </wps:cNvCnPr>
                          <wps:spPr bwMode="auto">
                            <a:xfrm flipV="1">
                              <a:off x="3710940" y="1168548"/>
                              <a:ext cx="90170" cy="21717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35" name="Line 920"/>
                          <wps:cNvCnPr>
                            <a:cxnSpLocks noChangeShapeType="1"/>
                          </wps:cNvCnPr>
                          <wps:spPr bwMode="auto">
                            <a:xfrm flipV="1">
                              <a:off x="2731770" y="844698"/>
                              <a:ext cx="244475" cy="51943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36" name="Line 921"/>
                          <wps:cNvCnPr>
                            <a:cxnSpLocks noChangeShapeType="1"/>
                          </wps:cNvCnPr>
                          <wps:spPr bwMode="auto">
                            <a:xfrm flipH="1" flipV="1">
                              <a:off x="1472565" y="381783"/>
                              <a:ext cx="1061085" cy="1005205"/>
                            </a:xfrm>
                            <a:prstGeom prst="line">
                              <a:avLst/>
                            </a:prstGeom>
                            <a:noFill/>
                            <a:ln w="25400">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37" name="Line 922"/>
                          <wps:cNvCnPr>
                            <a:cxnSpLocks noChangeShapeType="1"/>
                          </wps:cNvCnPr>
                          <wps:spPr bwMode="auto">
                            <a:xfrm flipH="1" flipV="1">
                              <a:off x="421005" y="381783"/>
                              <a:ext cx="1059815" cy="635"/>
                            </a:xfrm>
                            <a:prstGeom prst="line">
                              <a:avLst/>
                            </a:prstGeom>
                            <a:noFill/>
                            <a:ln w="25400">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38" name="Line 924"/>
                          <wps:cNvCnPr>
                            <a:cxnSpLocks noChangeShapeType="1"/>
                          </wps:cNvCnPr>
                          <wps:spPr bwMode="auto">
                            <a:xfrm flipH="1" flipV="1">
                              <a:off x="4598353" y="1686608"/>
                              <a:ext cx="343218" cy="524416"/>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65FDECC0" id="Canvas 39" o:spid="_x0000_s1869" editas="canvas" style="width:403.35pt;height:236.95pt;mso-position-horizontal-relative:char;mso-position-vertical-relative:line" coordsize="51225,300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">
                  <v:shape id="_x0000_s1870" type="#_x0000_t75" style="position:absolute;width:51225;height:30092;visibility:visible;mso-wrap-style:square">
                    <v:fill o:detectmouseclick="t"/>
                    <v:path o:connecttype="none"/>
                  </v:shape>
                  <v:shape id="Text Box 1002" o:spid="_x0000_s1871" type="#_x0000_t202" style="position:absolute;left:42551;top:13021;width:6864;height:3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" stroked="f">
                    <v:textbox inset="5.76pt,2.88pt,5.76pt,2.88pt">
                      <w:txbxContent>
                        <w:p w14:paraId="5174A721" w14:textId="77777777" w:rsidR="00D878EF" w:rsidRPr="00571079" w:rsidRDefault="00D878EF" w:rsidP="003430AA">
                          <w:pPr>
                            <w:pStyle w:val="NormalWeb"/>
                            <w:tabs>
                              <w:tab w:val="left" w:pos="720"/>
                            </w:tabs>
                            <w:spacing w:before="0" w:beforeAutospacing="0" w:after="0" w:afterAutospacing="0"/>
                            <w:jc w:val="center"/>
                            <w:rPr>
                              <w:del w:id="7246" w:author="Titus Ellison" w:date="2022-10-14T09:39:00Z"/>
                              <w:sz w:val="20"/>
                              <w:szCs w:val="20"/>
                            </w:rPr>
                          </w:pPr>
                          <w:del w:id="7247" w:author="Titus Ellison" w:date="2022-10-14T09:39:00Z">
                            <w:r w:rsidRPr="00571079">
                              <w:rPr>
                                <w:rFonts w:eastAsia="Times New Roman"/>
                                <w:sz w:val="20"/>
                                <w:szCs w:val="20"/>
                              </w:rPr>
                              <w:delText>Minimum SATsp-C</w:delText>
                            </w:r>
                          </w:del>
                        </w:p>
                      </w:txbxContent>
                    </v:textbox>
                  </v:shape>
                  <v:shape id="Text Box 923" o:spid="_x0000_s1872" type="#_x0000_t202" style="position:absolute;left:35064;top:20937;width:11322;height:23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" stroked="f">
                    <v:textbox inset="5.76pt,2.88pt,5.76pt,2.88pt">
                      <w:txbxContent>
                        <w:p w14:paraId="033C6C7E" w14:textId="77777777" w:rsidR="00D878EF" w:rsidRPr="00AA3B71" w:rsidRDefault="00D878EF" w:rsidP="003430AA">
                          <w:pPr>
                            <w:pStyle w:val="NoSpacing"/>
                            <w:rPr>
                              <w:del w:id="7248" w:author="Titus Ellison" w:date="2022-10-14T09:39:00Z"/>
                              <w:sz w:val="20"/>
                              <w:szCs w:val="20"/>
                            </w:rPr>
                          </w:pPr>
                          <w:del w:id="7249" w:author="Titus Ellison" w:date="2022-10-14T09:39:00Z">
                            <w:r w:rsidRPr="00AA3B71">
                              <w:rPr>
                                <w:sz w:val="20"/>
                                <w:szCs w:val="20"/>
                              </w:rPr>
                              <w:delText>Minimum SATsp</w:delText>
                            </w:r>
                          </w:del>
                        </w:p>
                      </w:txbxContent>
                    </v:textbox>
                  </v:shape>
                  <v:shape id="Text Box 902" o:spid="_x0000_s1873" type="#_x0000_t202" style="position:absolute;left:4724;top:1696;width:12897;height:21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" stroked="f">
                    <v:textbox inset="5.76pt,2.88pt,5.76pt,2.88pt">
                      <w:txbxContent>
                        <w:p w14:paraId="401AC689" w14:textId="77777777" w:rsidR="00D878EF" w:rsidRPr="00AA3B71" w:rsidRDefault="00D878EF" w:rsidP="003430AA">
                          <w:pPr>
                            <w:pStyle w:val="NoSpacing"/>
                            <w:rPr>
                              <w:del w:id="7250" w:author="Titus Ellison" w:date="2022-10-14T09:39:00Z"/>
                              <w:sz w:val="20"/>
                              <w:szCs w:val="20"/>
                            </w:rPr>
                          </w:pPr>
                          <w:del w:id="7251" w:author="Titus Ellison" w:date="2022-10-14T09:39:00Z">
                            <w:r w:rsidRPr="00AA3B71">
                              <w:rPr>
                                <w:sz w:val="20"/>
                                <w:szCs w:val="20"/>
                              </w:rPr>
                              <w:delText>Maximum SATsp</w:delText>
                            </w:r>
                          </w:del>
                        </w:p>
                      </w:txbxContent>
                    </v:textbox>
                  </v:shape>
                  <v:shape id="Text Box 903" o:spid="_x0000_s1874" type="#_x0000_t202" style="position:absolute;left:24288;top:6307;width:16002;height:21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" stroked="f">
                    <v:textbox inset="5.76pt,2.88pt,5.76pt,2.88pt">
                      <w:txbxContent>
                        <w:p w14:paraId="5E3F486B" w14:textId="77777777" w:rsidR="00D878EF" w:rsidRPr="00AA3B71" w:rsidRDefault="00D878EF" w:rsidP="003430AA">
                          <w:pPr>
                            <w:pStyle w:val="NoSpacing"/>
                            <w:rPr>
                              <w:del w:id="7252" w:author="Titus Ellison" w:date="2022-10-14T09:39:00Z"/>
                              <w:sz w:val="20"/>
                              <w:szCs w:val="20"/>
                            </w:rPr>
                          </w:pPr>
                          <w:del w:id="7253" w:author="Titus Ellison" w:date="2022-10-14T09:39:00Z">
                            <w:r w:rsidRPr="00AA3B71">
                              <w:rPr>
                                <w:sz w:val="20"/>
                                <w:szCs w:val="20"/>
                              </w:rPr>
                              <w:delText>SATsp = Deadband value</w:delText>
                            </w:r>
                          </w:del>
                        </w:p>
                      </w:txbxContent>
                    </v:textbox>
                  </v:shape>
                  <v:shape id="Text Box 904" o:spid="_x0000_s1875" type="#_x0000_t202" style="position:absolute;left:710;top:3080;width:3760;height:204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" stroked="f">
                    <v:textbox style="layout-flow:vertical;mso-layout-flow-alt:bottom-to-top">
                      <w:txbxContent>
                        <w:p w14:paraId="3CCA08C3" w14:textId="77777777" w:rsidR="00D878EF" w:rsidRPr="00AA3B71" w:rsidRDefault="00D878EF" w:rsidP="003430AA">
                          <w:pPr>
                            <w:pStyle w:val="NoSpacing"/>
                            <w:jc w:val="center"/>
                            <w:rPr>
                              <w:del w:id="7254" w:author="Titus Ellison" w:date="2022-10-14T09:39:00Z"/>
                              <w:sz w:val="20"/>
                              <w:szCs w:val="20"/>
                            </w:rPr>
                          </w:pPr>
                          <w:del w:id="7255" w:author="Titus Ellison" w:date="2022-10-14T09:39:00Z">
                            <w:r w:rsidRPr="00AA3B71">
                              <w:rPr>
                                <w:sz w:val="20"/>
                                <w:szCs w:val="20"/>
                              </w:rPr>
                              <w:delText>Supply Temperature Setpoint</w:delText>
                            </w:r>
                          </w:del>
                        </w:p>
                      </w:txbxContent>
                    </v:textbox>
                  </v:shape>
                  <v:shape id="Text Box 905" o:spid="_x0000_s1876" type="#_x0000_t202" style="position:absolute;left:8769;top:25515;width:14757;height:25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" stroked="f">
                    <v:textbox>
                      <w:txbxContent>
                        <w:p w14:paraId="2DBEFD27" w14:textId="77777777" w:rsidR="00D878EF" w:rsidRPr="00AA3B71" w:rsidRDefault="00D878EF" w:rsidP="003430AA">
                          <w:pPr>
                            <w:pStyle w:val="NoSpacing"/>
                            <w:rPr>
                              <w:del w:id="7256" w:author="Titus Ellison" w:date="2022-10-14T09:39:00Z"/>
                              <w:sz w:val="20"/>
                              <w:szCs w:val="20"/>
                            </w:rPr>
                          </w:pPr>
                          <w:del w:id="7257" w:author="Titus Ellison" w:date="2022-10-14T09:39:00Z">
                            <w:r>
                              <w:rPr>
                                <w:sz w:val="20"/>
                                <w:szCs w:val="20"/>
                              </w:rPr>
                              <w:delText>Heating Loop</w:delText>
                            </w:r>
                            <w:r w:rsidRPr="00AA3B71">
                              <w:rPr>
                                <w:sz w:val="20"/>
                                <w:szCs w:val="20"/>
                              </w:rPr>
                              <w:delText xml:space="preserve"> Signal</w:delText>
                            </w:r>
                          </w:del>
                        </w:p>
                      </w:txbxContent>
                    </v:textbox>
                  </v:shape>
                  <v:shape id="Text Box 906" o:spid="_x0000_s1877" type="#_x0000_t202" style="position:absolute;left:33147;top:25515;width:13493;height:24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" stroked="f">
                    <v:textbox>
                      <w:txbxContent>
                        <w:p w14:paraId="1302929E" w14:textId="77777777" w:rsidR="00D878EF" w:rsidRPr="00AA3B71" w:rsidRDefault="00D878EF" w:rsidP="003430AA">
                          <w:pPr>
                            <w:pStyle w:val="NoSpacing"/>
                            <w:rPr>
                              <w:del w:id="7258" w:author="Titus Ellison" w:date="2022-10-14T09:39:00Z"/>
                              <w:sz w:val="20"/>
                              <w:szCs w:val="20"/>
                            </w:rPr>
                          </w:pPr>
                          <w:del w:id="7259" w:author="Titus Ellison" w:date="2022-10-14T09:39:00Z">
                            <w:r>
                              <w:rPr>
                                <w:sz w:val="20"/>
                                <w:szCs w:val="20"/>
                              </w:rPr>
                              <w:delText>Cooling Loop</w:delText>
                            </w:r>
                            <w:r w:rsidRPr="00AA3B71">
                              <w:rPr>
                                <w:sz w:val="20"/>
                                <w:szCs w:val="20"/>
                              </w:rPr>
                              <w:delText xml:space="preserve"> Signal</w:delText>
                            </w:r>
                          </w:del>
                        </w:p>
                      </w:txbxContent>
                    </v:textbox>
                  </v:shape>
                  <v:shape id="Text Box 907" o:spid="_x0000_s1878" type="#_x0000_t202" style="position:absolute;left:23526;top:25731;width:8084;height:22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" stroked="f">
                    <v:textbox>
                      <w:txbxContent>
                        <w:p w14:paraId="64BF7BE2" w14:textId="77777777" w:rsidR="00D878EF" w:rsidRPr="00AA3B71" w:rsidRDefault="00D878EF" w:rsidP="003430AA">
                          <w:pPr>
                            <w:pStyle w:val="NoSpacing"/>
                            <w:jc w:val="center"/>
                            <w:rPr>
                              <w:del w:id="7260" w:author="Titus Ellison" w:date="2022-10-14T09:39:00Z"/>
                              <w:sz w:val="20"/>
                              <w:szCs w:val="20"/>
                            </w:rPr>
                          </w:pPr>
                          <w:del w:id="7261" w:author="Titus Ellison" w:date="2022-10-14T09:39:00Z">
                            <w:r w:rsidRPr="00AA3B71">
                              <w:rPr>
                                <w:sz w:val="20"/>
                                <w:szCs w:val="20"/>
                              </w:rPr>
                              <w:delText>Deadband</w:delText>
                            </w:r>
                          </w:del>
                        </w:p>
                      </w:txbxContent>
                    </v:textbox>
                  </v:shape>
                  <v:line id="Line 908" o:spid="_x0000_s1879" style="position:absolute;flip:y;visibility:visible;mso-wrap-style:square" from="4210,25509" to="51225,255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" strokeweight="1.5pt"/>
                  <v:line id="Line 909" o:spid="_x0000_s1880" style="position:absolute;flip:y;visibility:visible;mso-wrap-style:square" from="4292,1112" to="4298,254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" strokeweight="1.5pt"/>
                  <v:line id="Line 910" o:spid="_x0000_s1881" style="position:absolute;visibility:visible;mso-wrap-style:square" from="40366,13869" to="45675,221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">
                    <v:stroke dashstyle="longDash"/>
                  </v:line>
                  <v:line id="Line 911" o:spid="_x0000_s1882" style="position:absolute;flip:x;visibility:visible;mso-wrap-style:square" from="29756,13857" to="40366,138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">
                    <v:stroke dashstyle="longDash"/>
                  </v:line>
                  <v:line id="Line 912" o:spid="_x0000_s1883" style="position:absolute;flip:x;visibility:visible;mso-wrap-style:square" from="29762,28278" to="48888,282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">
                    <v:stroke startarrow="block" endarrow="oval"/>
                  </v:line>
                  <v:line id="Line 913" o:spid="_x0000_s1884" style="position:absolute;visibility:visible;mso-wrap-style:square" from="6292,28265" to="25419,282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">
                    <v:stroke startarrow="block" endarrow="oval"/>
                  </v:line>
                  <v:line id="Line 914" o:spid="_x0000_s1885" style="position:absolute;flip:x y;visibility:visible;mso-wrap-style:square" from="25419,13863" to="29756,138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" strokeweight="2pt">
                    <v:stroke dashstyle="1 1"/>
                  </v:line>
                  <v:line id="Line 915" o:spid="_x0000_s1886" style="position:absolute;flip:x y;visibility:visible;mso-wrap-style:square" from="29762,13863" to="35064,232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" strokeweight="2pt">
                    <v:stroke dashstyle="1 1"/>
                  </v:line>
                  <v:line id="Line 916" o:spid="_x0000_s1887" style="position:absolute;flip:x y;visibility:visible;mso-wrap-style:square" from="35064,23280" to="50996,232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" strokeweight="2pt">
                    <v:stroke dashstyle="1 1"/>
                  </v:line>
                  <v:line id="Line 917" o:spid="_x0000_s1888" style="position:absolute;flip:x;visibility:visible;mso-wrap-style:square" from="45675,22105" to="50977,221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">
                    <v:stroke dashstyle="longDash"/>
                  </v:line>
                  <v:shape id="Text Box 918" o:spid="_x0000_s1889" type="#_x0000_t202" style="position:absolute;left:33432;top:9697;width:16764;height:22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" stroked="f">
                    <v:textbox inset="5.76pt,2.88pt,5.76pt,2.88pt">
                      <w:txbxContent>
                        <w:p w14:paraId="210067B1" w14:textId="77777777" w:rsidR="00D878EF" w:rsidRPr="00AA3B71" w:rsidRDefault="00D878EF" w:rsidP="003430AA">
                          <w:pPr>
                            <w:pStyle w:val="NoSpacing"/>
                            <w:rPr>
                              <w:del w:id="7262" w:author="Titus Ellison" w:date="2022-10-14T09:39:00Z"/>
                              <w:sz w:val="20"/>
                              <w:szCs w:val="20"/>
                            </w:rPr>
                          </w:pPr>
                          <w:del w:id="7263" w:author="Titus Ellison" w:date="2022-10-14T09:39:00Z">
                            <w:r w:rsidRPr="00AA3B71">
                              <w:rPr>
                                <w:sz w:val="20"/>
                                <w:szCs w:val="20"/>
                              </w:rPr>
                              <w:delText>SATsp-C = Deadband value</w:delText>
                            </w:r>
                          </w:del>
                        </w:p>
                      </w:txbxContent>
                    </v:textbox>
                  </v:shape>
                  <v:line id="Line 919" o:spid="_x0000_s1890" style="position:absolute;flip:y;visibility:visible;mso-wrap-style:square" from="37109,11685" to="38011,138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">
                    <v:stroke startarrow="block"/>
                  </v:line>
                  <v:line id="Line 920" o:spid="_x0000_s1891" style="position:absolute;flip:y;visibility:visible;mso-wrap-style:square" from="27317,8446" to="29762,136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">
                    <v:stroke startarrow="block"/>
                  </v:line>
                  <v:line id="Line 921" o:spid="_x0000_s1892" style="position:absolute;flip:x y;visibility:visible;mso-wrap-style:square" from="14725,3817" to="25336,138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" strokeweight="2pt">
                    <v:stroke dashstyle="1 1"/>
                  </v:line>
                  <v:line id="Line 922" o:spid="_x0000_s1893" style="position:absolute;flip:x y;visibility:visible;mso-wrap-style:square" from="4210,3817" to="14808,38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" strokeweight="2pt">
                    <v:stroke dashstyle="1 1"/>
                  </v:line>
                  <v:line id="Line 924" o:spid="_x0000_s1894" style="position:absolute;flip:x y;visibility:visible;mso-wrap-style:square" from="45983,16866" to="49415,221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">
                    <v:stroke startarrow="block"/>
                  </v:line>
                  <w10:anchorlock/>
                </v:group>
              </w:pict>
            </mc:Fallback>
          </mc:AlternateContent>
        </w:r>
      </w:del>
      <w:ins w:id="7465" w:author="Titus Ellison" w:date="2022-10-14T09:39:00Z">
        <w:r>
          <w:rPr>
            <w:noProof/>
          </w:rPr>
          <mc:AlternateContent>
            <mc:Choice Requires="wpc">
              <w:drawing>
                <wp:inline distT="0" distB="0" distL="0" distR="0" wp14:anchorId="65FDECC0" wp14:editId="597070F1">
                  <wp:extent cx="5122545" cy="3009530"/>
                  <wp:effectExtent l="0" t="0" r="20955" b="0"/>
                  <wp:docPr id="2008" name="Canvas 200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68" name="Text Box 1002"/>
                          <wps:cNvSpPr txBox="1">
                            <a:spLocks noChangeArrowheads="1"/>
                          </wps:cNvSpPr>
                          <wps:spPr bwMode="auto">
                            <a:xfrm>
                              <a:off x="4255135" y="1302193"/>
                              <a:ext cx="686435" cy="38456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2E6A3B2" w14:textId="77777777" w:rsidR="00D878EF" w:rsidRPr="00571079" w:rsidRDefault="00D878EF" w:rsidP="003430AA">
                                <w:pPr>
                                  <w:pStyle w:val="NormalWeb"/>
                                  <w:tabs>
                                    <w:tab w:val="left" w:pos="720"/>
                                  </w:tabs>
                                  <w:spacing w:before="0" w:beforeAutospacing="0" w:after="0" w:afterAutospacing="0"/>
                                  <w:jc w:val="center"/>
                                  <w:rPr>
                                    <w:ins w:id="7466" w:author="Titus Ellison" w:date="2022-10-14T09:39:00Z"/>
                                    <w:sz w:val="20"/>
                                    <w:szCs w:val="20"/>
                                  </w:rPr>
                                </w:pPr>
                                <w:ins w:id="7467" w:author="Titus Ellison" w:date="2022-10-14T09:39:00Z">
                                  <w:r w:rsidRPr="00571079">
                                    <w:rPr>
                                      <w:rFonts w:eastAsia="Times New Roman"/>
                                      <w:sz w:val="20"/>
                                      <w:szCs w:val="20"/>
                                    </w:rPr>
                                    <w:t>Minimum SATsp-C</w:t>
                                  </w:r>
                                </w:ins>
                              </w:p>
                            </w:txbxContent>
                          </wps:txbx>
                          <wps:bodyPr rot="0" vert="horz" wrap="square" lIns="73152" tIns="36576" rIns="73152" bIns="36576" anchor="t" anchorCtr="0" upright="1">
                            <a:noAutofit/>
                          </wps:bodyPr>
                        </wps:wsp>
                        <wps:wsp>
                          <wps:cNvPr id="190" name="Text Box 923"/>
                          <wps:cNvSpPr txBox="1">
                            <a:spLocks noChangeArrowheads="1"/>
                          </wps:cNvSpPr>
                          <wps:spPr bwMode="auto">
                            <a:xfrm>
                              <a:off x="3506469" y="2093743"/>
                              <a:ext cx="1132205" cy="2343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522C944" w14:textId="77777777" w:rsidR="00D878EF" w:rsidRPr="00AA3B71" w:rsidRDefault="00D878EF" w:rsidP="003430AA">
                                <w:pPr>
                                  <w:pStyle w:val="NoSpacing"/>
                                  <w:rPr>
                                    <w:ins w:id="7468" w:author="Titus Ellison" w:date="2022-10-14T09:39:00Z"/>
                                    <w:sz w:val="20"/>
                                    <w:szCs w:val="20"/>
                                  </w:rPr>
                                </w:pPr>
                                <w:ins w:id="7469" w:author="Titus Ellison" w:date="2022-10-14T09:39:00Z">
                                  <w:r w:rsidRPr="00AA3B71">
                                    <w:rPr>
                                      <w:sz w:val="20"/>
                                      <w:szCs w:val="20"/>
                                    </w:rPr>
                                    <w:t>Minimum SATsp</w:t>
                                  </w:r>
                                </w:ins>
                              </w:p>
                            </w:txbxContent>
                          </wps:txbx>
                          <wps:bodyPr rot="0" vert="horz" wrap="square" lIns="73152" tIns="36576" rIns="73152" bIns="36576" anchor="t" anchorCtr="0" upright="1">
                            <a:noAutofit/>
                          </wps:bodyPr>
                        </wps:wsp>
                        <wps:wsp>
                          <wps:cNvPr id="1984" name="Text Box 902"/>
                          <wps:cNvSpPr txBox="1">
                            <a:spLocks noChangeArrowheads="1"/>
                          </wps:cNvSpPr>
                          <wps:spPr bwMode="auto">
                            <a:xfrm>
                              <a:off x="472439" y="169693"/>
                              <a:ext cx="1289685" cy="2197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2901B3B" w14:textId="77777777" w:rsidR="00D878EF" w:rsidRPr="00AA3B71" w:rsidRDefault="00D878EF" w:rsidP="003430AA">
                                <w:pPr>
                                  <w:pStyle w:val="NoSpacing"/>
                                  <w:rPr>
                                    <w:ins w:id="7470" w:author="Titus Ellison" w:date="2022-10-14T09:39:00Z"/>
                                    <w:sz w:val="20"/>
                                    <w:szCs w:val="20"/>
                                  </w:rPr>
                                </w:pPr>
                                <w:ins w:id="7471" w:author="Titus Ellison" w:date="2022-10-14T09:39:00Z">
                                  <w:r w:rsidRPr="00AA3B71">
                                    <w:rPr>
                                      <w:sz w:val="20"/>
                                      <w:szCs w:val="20"/>
                                    </w:rPr>
                                    <w:t>Maximum SATsp</w:t>
                                  </w:r>
                                </w:ins>
                              </w:p>
                            </w:txbxContent>
                          </wps:txbx>
                          <wps:bodyPr rot="0" vert="horz" wrap="square" lIns="73152" tIns="36576" rIns="73152" bIns="36576" anchor="t" anchorCtr="0" upright="1">
                            <a:noAutofit/>
                          </wps:bodyPr>
                        </wps:wsp>
                        <wps:wsp>
                          <wps:cNvPr id="1986" name="Text Box 903"/>
                          <wps:cNvSpPr txBox="1">
                            <a:spLocks noChangeArrowheads="1"/>
                          </wps:cNvSpPr>
                          <wps:spPr bwMode="auto">
                            <a:xfrm>
                              <a:off x="2428874" y="630703"/>
                              <a:ext cx="1600201" cy="2139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D718511" w14:textId="77777777" w:rsidR="00D878EF" w:rsidRPr="00AA3B71" w:rsidRDefault="00D878EF" w:rsidP="003430AA">
                                <w:pPr>
                                  <w:pStyle w:val="NoSpacing"/>
                                  <w:rPr>
                                    <w:ins w:id="7472" w:author="Titus Ellison" w:date="2022-10-14T09:39:00Z"/>
                                    <w:sz w:val="20"/>
                                    <w:szCs w:val="20"/>
                                  </w:rPr>
                                </w:pPr>
                                <w:ins w:id="7473" w:author="Titus Ellison" w:date="2022-10-14T09:39:00Z">
                                  <w:r w:rsidRPr="00AA3B71">
                                    <w:rPr>
                                      <w:sz w:val="20"/>
                                      <w:szCs w:val="20"/>
                                    </w:rPr>
                                    <w:t>SATsp = Deadband value</w:t>
                                  </w:r>
                                </w:ins>
                              </w:p>
                            </w:txbxContent>
                          </wps:txbx>
                          <wps:bodyPr rot="0" vert="horz" wrap="square" lIns="73152" tIns="36576" rIns="73152" bIns="36576" anchor="t" anchorCtr="0" upright="1">
                            <a:noAutofit/>
                          </wps:bodyPr>
                        </wps:wsp>
                        <wps:wsp>
                          <wps:cNvPr id="1987" name="Text Box 904"/>
                          <wps:cNvSpPr txBox="1">
                            <a:spLocks noChangeArrowheads="1"/>
                          </wps:cNvSpPr>
                          <wps:spPr bwMode="auto">
                            <a:xfrm>
                              <a:off x="71023" y="308096"/>
                              <a:ext cx="376018" cy="20472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70AC6D4" w14:textId="77777777" w:rsidR="00D878EF" w:rsidRPr="00AA3B71" w:rsidRDefault="00D878EF" w:rsidP="003430AA">
                                <w:pPr>
                                  <w:pStyle w:val="NoSpacing"/>
                                  <w:jc w:val="center"/>
                                  <w:rPr>
                                    <w:ins w:id="7474" w:author="Titus Ellison" w:date="2022-10-14T09:39:00Z"/>
                                    <w:sz w:val="20"/>
                                    <w:szCs w:val="20"/>
                                  </w:rPr>
                                </w:pPr>
                                <w:ins w:id="7475" w:author="Titus Ellison" w:date="2022-10-14T09:39:00Z">
                                  <w:r w:rsidRPr="00AA3B71">
                                    <w:rPr>
                                      <w:sz w:val="20"/>
                                      <w:szCs w:val="20"/>
                                    </w:rPr>
                                    <w:t>Supply Temperature Setpoint</w:t>
                                  </w:r>
                                </w:ins>
                              </w:p>
                            </w:txbxContent>
                          </wps:txbx>
                          <wps:bodyPr rot="0" vert="vert270" wrap="square" lIns="91440" tIns="45720" rIns="91440" bIns="45720" anchor="t" anchorCtr="0" upright="1">
                            <a:noAutofit/>
                          </wps:bodyPr>
                        </wps:wsp>
                        <wps:wsp>
                          <wps:cNvPr id="1988" name="Text Box 905"/>
                          <wps:cNvSpPr txBox="1">
                            <a:spLocks noChangeArrowheads="1"/>
                          </wps:cNvSpPr>
                          <wps:spPr bwMode="auto">
                            <a:xfrm>
                              <a:off x="876935" y="2551579"/>
                              <a:ext cx="1475740" cy="2514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37A6AFD" w14:textId="5B4389F6" w:rsidR="00D878EF" w:rsidRPr="00AA3B71" w:rsidRDefault="00D878EF" w:rsidP="003430AA">
                                <w:pPr>
                                  <w:pStyle w:val="NoSpacing"/>
                                  <w:rPr>
                                    <w:ins w:id="7476" w:author="Titus Ellison" w:date="2022-10-14T09:39:00Z"/>
                                    <w:sz w:val="20"/>
                                    <w:szCs w:val="20"/>
                                  </w:rPr>
                                </w:pPr>
                                <w:ins w:id="7477" w:author="Titus Ellison" w:date="2022-10-14T09:39:00Z">
                                  <w:r>
                                    <w:rPr>
                                      <w:sz w:val="20"/>
                                      <w:szCs w:val="20"/>
                                    </w:rPr>
                                    <w:t>Heating Loop</w:t>
                                  </w:r>
                                  <w:r w:rsidRPr="00AA3B71">
                                    <w:rPr>
                                      <w:sz w:val="20"/>
                                      <w:szCs w:val="20"/>
                                    </w:rPr>
                                    <w:t xml:space="preserve"> Signal</w:t>
                                  </w:r>
                                </w:ins>
                              </w:p>
                            </w:txbxContent>
                          </wps:txbx>
                          <wps:bodyPr rot="0" vert="horz" wrap="square" lIns="91440" tIns="45720" rIns="91440" bIns="45720" anchor="t" anchorCtr="0" upright="1">
                            <a:noAutofit/>
                          </wps:bodyPr>
                        </wps:wsp>
                        <wps:wsp>
                          <wps:cNvPr id="1989" name="Text Box 906"/>
                          <wps:cNvSpPr txBox="1">
                            <a:spLocks noChangeArrowheads="1"/>
                          </wps:cNvSpPr>
                          <wps:spPr bwMode="auto">
                            <a:xfrm>
                              <a:off x="3314700" y="2551579"/>
                              <a:ext cx="1349375" cy="2463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A6739AF" w14:textId="3CF0A766" w:rsidR="00D878EF" w:rsidRPr="00AA3B71" w:rsidRDefault="00D878EF" w:rsidP="003430AA">
                                <w:pPr>
                                  <w:pStyle w:val="NoSpacing"/>
                                  <w:rPr>
                                    <w:ins w:id="7478" w:author="Titus Ellison" w:date="2022-10-14T09:39:00Z"/>
                                    <w:sz w:val="20"/>
                                    <w:szCs w:val="20"/>
                                  </w:rPr>
                                </w:pPr>
                                <w:ins w:id="7479" w:author="Titus Ellison" w:date="2022-10-14T09:39:00Z">
                                  <w:r>
                                    <w:rPr>
                                      <w:sz w:val="20"/>
                                      <w:szCs w:val="20"/>
                                    </w:rPr>
                                    <w:t>Cooling Loop</w:t>
                                  </w:r>
                                  <w:r w:rsidRPr="00AA3B71">
                                    <w:rPr>
                                      <w:sz w:val="20"/>
                                      <w:szCs w:val="20"/>
                                    </w:rPr>
                                    <w:t xml:space="preserve"> Signal</w:t>
                                  </w:r>
                                </w:ins>
                              </w:p>
                            </w:txbxContent>
                          </wps:txbx>
                          <wps:bodyPr rot="0" vert="horz" wrap="square" lIns="91440" tIns="45720" rIns="91440" bIns="45720" anchor="t" anchorCtr="0" upright="1">
                            <a:noAutofit/>
                          </wps:bodyPr>
                        </wps:wsp>
                        <wps:wsp>
                          <wps:cNvPr id="1990" name="Text Box 907"/>
                          <wps:cNvSpPr txBox="1">
                            <a:spLocks noChangeArrowheads="1"/>
                          </wps:cNvSpPr>
                          <wps:spPr bwMode="auto">
                            <a:xfrm>
                              <a:off x="2352675" y="2573168"/>
                              <a:ext cx="808355" cy="2298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51CDD3E" w14:textId="77777777" w:rsidR="00D878EF" w:rsidRPr="00AA3B71" w:rsidRDefault="00D878EF" w:rsidP="003430AA">
                                <w:pPr>
                                  <w:pStyle w:val="NoSpacing"/>
                                  <w:jc w:val="center"/>
                                  <w:rPr>
                                    <w:ins w:id="7480" w:author="Titus Ellison" w:date="2022-10-14T09:39:00Z"/>
                                    <w:sz w:val="20"/>
                                    <w:szCs w:val="20"/>
                                  </w:rPr>
                                </w:pPr>
                                <w:ins w:id="7481" w:author="Titus Ellison" w:date="2022-10-14T09:39:00Z">
                                  <w:r w:rsidRPr="00AA3B71">
                                    <w:rPr>
                                      <w:sz w:val="20"/>
                                      <w:szCs w:val="20"/>
                                    </w:rPr>
                                    <w:t>Deadband</w:t>
                                  </w:r>
                                </w:ins>
                              </w:p>
                            </w:txbxContent>
                          </wps:txbx>
                          <wps:bodyPr rot="0" vert="horz" wrap="square" lIns="91440" tIns="45720" rIns="91440" bIns="45720" anchor="t" anchorCtr="0" upright="1">
                            <a:noAutofit/>
                          </wps:bodyPr>
                        </wps:wsp>
                        <wps:wsp>
                          <wps:cNvPr id="1991" name="Line 908"/>
                          <wps:cNvCnPr>
                            <a:cxnSpLocks noChangeShapeType="1"/>
                          </wps:cNvCnPr>
                          <wps:spPr bwMode="auto">
                            <a:xfrm flipV="1">
                              <a:off x="421005" y="2550943"/>
                              <a:ext cx="4701540" cy="63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992" name="Line 909"/>
                          <wps:cNvCnPr>
                            <a:cxnSpLocks noChangeShapeType="1"/>
                          </wps:cNvCnPr>
                          <wps:spPr bwMode="auto">
                            <a:xfrm flipV="1">
                              <a:off x="429260" y="111273"/>
                              <a:ext cx="635" cy="243713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993" name="Line 910"/>
                          <wps:cNvCnPr>
                            <a:cxnSpLocks noChangeShapeType="1"/>
                          </wps:cNvCnPr>
                          <wps:spPr bwMode="auto">
                            <a:xfrm>
                              <a:off x="4036695" y="1386988"/>
                              <a:ext cx="530860" cy="824230"/>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1994" name="Line 911"/>
                          <wps:cNvCnPr>
                            <a:cxnSpLocks noChangeShapeType="1"/>
                          </wps:cNvCnPr>
                          <wps:spPr bwMode="auto">
                            <a:xfrm flipH="1">
                              <a:off x="2975610" y="1385718"/>
                              <a:ext cx="1061085" cy="635"/>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1995" name="Line 912"/>
                          <wps:cNvCnPr>
                            <a:cxnSpLocks noChangeShapeType="1"/>
                          </wps:cNvCnPr>
                          <wps:spPr bwMode="auto">
                            <a:xfrm flipH="1">
                              <a:off x="2976245" y="2827803"/>
                              <a:ext cx="1912620" cy="635"/>
                            </a:xfrm>
                            <a:prstGeom prst="line">
                              <a:avLst/>
                            </a:prstGeom>
                            <a:noFill/>
                            <a:ln w="9525">
                              <a:solidFill>
                                <a:srgbClr val="000000"/>
                              </a:solidFill>
                              <a:round/>
                              <a:headEnd type="triangle" w="med" len="med"/>
                              <a:tailEnd type="oval" w="med" len="med"/>
                            </a:ln>
                            <a:extLst>
                              <a:ext uri="{909E8E84-426E-40DD-AFC4-6F175D3DCCD1}">
                                <a14:hiddenFill xmlns:a14="http://schemas.microsoft.com/office/drawing/2010/main">
                                  <a:noFill/>
                                </a14:hiddenFill>
                              </a:ext>
                            </a:extLst>
                          </wps:spPr>
                          <wps:bodyPr/>
                        </wps:wsp>
                        <wps:wsp>
                          <wps:cNvPr id="1996" name="Line 913"/>
                          <wps:cNvCnPr>
                            <a:cxnSpLocks noChangeShapeType="1"/>
                          </wps:cNvCnPr>
                          <wps:spPr bwMode="auto">
                            <a:xfrm>
                              <a:off x="629285" y="2826533"/>
                              <a:ext cx="1912620" cy="635"/>
                            </a:xfrm>
                            <a:prstGeom prst="line">
                              <a:avLst/>
                            </a:prstGeom>
                            <a:noFill/>
                            <a:ln w="9525">
                              <a:solidFill>
                                <a:srgbClr val="000000"/>
                              </a:solidFill>
                              <a:round/>
                              <a:headEnd type="triangle" w="med" len="med"/>
                              <a:tailEnd type="oval" w="med" len="med"/>
                            </a:ln>
                            <a:extLst>
                              <a:ext uri="{909E8E84-426E-40DD-AFC4-6F175D3DCCD1}">
                                <a14:hiddenFill xmlns:a14="http://schemas.microsoft.com/office/drawing/2010/main">
                                  <a:noFill/>
                                </a14:hiddenFill>
                              </a:ext>
                            </a:extLst>
                          </wps:spPr>
                          <wps:bodyPr/>
                        </wps:wsp>
                        <wps:wsp>
                          <wps:cNvPr id="1997" name="Line 914"/>
                          <wps:cNvCnPr>
                            <a:cxnSpLocks noChangeShapeType="1"/>
                          </wps:cNvCnPr>
                          <wps:spPr bwMode="auto">
                            <a:xfrm flipH="1" flipV="1">
                              <a:off x="2541905" y="1386353"/>
                              <a:ext cx="433705" cy="635"/>
                            </a:xfrm>
                            <a:prstGeom prst="line">
                              <a:avLst/>
                            </a:prstGeom>
                            <a:noFill/>
                            <a:ln w="25400">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1998" name="Line 915"/>
                          <wps:cNvCnPr>
                            <a:cxnSpLocks noChangeShapeType="1"/>
                          </wps:cNvCnPr>
                          <wps:spPr bwMode="auto">
                            <a:xfrm flipH="1" flipV="1">
                              <a:off x="2976245" y="1386353"/>
                              <a:ext cx="530225" cy="942340"/>
                            </a:xfrm>
                            <a:prstGeom prst="line">
                              <a:avLst/>
                            </a:prstGeom>
                            <a:noFill/>
                            <a:ln w="25400">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1999" name="Line 916"/>
                          <wps:cNvCnPr>
                            <a:cxnSpLocks noChangeShapeType="1"/>
                          </wps:cNvCnPr>
                          <wps:spPr bwMode="auto">
                            <a:xfrm flipH="1" flipV="1">
                              <a:off x="3506470" y="2328058"/>
                              <a:ext cx="1593215" cy="635"/>
                            </a:xfrm>
                            <a:prstGeom prst="line">
                              <a:avLst/>
                            </a:prstGeom>
                            <a:noFill/>
                            <a:ln w="25400">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2000" name="Line 917"/>
                          <wps:cNvCnPr>
                            <a:cxnSpLocks noChangeShapeType="1"/>
                          </wps:cNvCnPr>
                          <wps:spPr bwMode="auto">
                            <a:xfrm flipH="1">
                              <a:off x="4567555" y="2210583"/>
                              <a:ext cx="530225" cy="635"/>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2001" name="Text Box 918"/>
                          <wps:cNvSpPr txBox="1">
                            <a:spLocks noChangeArrowheads="1"/>
                          </wps:cNvSpPr>
                          <wps:spPr bwMode="auto">
                            <a:xfrm>
                              <a:off x="3343275" y="969793"/>
                              <a:ext cx="1676400" cy="2266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F607839" w14:textId="77777777" w:rsidR="00D878EF" w:rsidRPr="00AA3B71" w:rsidRDefault="00D878EF" w:rsidP="003430AA">
                                <w:pPr>
                                  <w:pStyle w:val="NoSpacing"/>
                                  <w:rPr>
                                    <w:ins w:id="7482" w:author="Titus Ellison" w:date="2022-10-14T09:39:00Z"/>
                                    <w:sz w:val="20"/>
                                    <w:szCs w:val="20"/>
                                  </w:rPr>
                                </w:pPr>
                                <w:ins w:id="7483" w:author="Titus Ellison" w:date="2022-10-14T09:39:00Z">
                                  <w:r w:rsidRPr="00AA3B71">
                                    <w:rPr>
                                      <w:sz w:val="20"/>
                                      <w:szCs w:val="20"/>
                                    </w:rPr>
                                    <w:t>SATsp-C = Deadband value</w:t>
                                  </w:r>
                                </w:ins>
                              </w:p>
                            </w:txbxContent>
                          </wps:txbx>
                          <wps:bodyPr rot="0" vert="horz" wrap="square" lIns="73152" tIns="36576" rIns="73152" bIns="36576" anchor="t" anchorCtr="0" upright="1">
                            <a:noAutofit/>
                          </wps:bodyPr>
                        </wps:wsp>
                        <wps:wsp>
                          <wps:cNvPr id="2002" name="Line 919"/>
                          <wps:cNvCnPr>
                            <a:cxnSpLocks noChangeShapeType="1"/>
                          </wps:cNvCnPr>
                          <wps:spPr bwMode="auto">
                            <a:xfrm flipV="1">
                              <a:off x="3710940" y="1168548"/>
                              <a:ext cx="90170" cy="21717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2003" name="Line 920"/>
                          <wps:cNvCnPr>
                            <a:cxnSpLocks noChangeShapeType="1"/>
                          </wps:cNvCnPr>
                          <wps:spPr bwMode="auto">
                            <a:xfrm flipV="1">
                              <a:off x="2731770" y="844698"/>
                              <a:ext cx="244475" cy="51943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2004" name="Line 921"/>
                          <wps:cNvCnPr>
                            <a:cxnSpLocks noChangeShapeType="1"/>
                          </wps:cNvCnPr>
                          <wps:spPr bwMode="auto">
                            <a:xfrm flipH="1" flipV="1">
                              <a:off x="1472565" y="381783"/>
                              <a:ext cx="1061085" cy="1005205"/>
                            </a:xfrm>
                            <a:prstGeom prst="line">
                              <a:avLst/>
                            </a:prstGeom>
                            <a:noFill/>
                            <a:ln w="25400">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2005" name="Line 922"/>
                          <wps:cNvCnPr>
                            <a:cxnSpLocks noChangeShapeType="1"/>
                          </wps:cNvCnPr>
                          <wps:spPr bwMode="auto">
                            <a:xfrm flipH="1" flipV="1">
                              <a:off x="421005" y="381783"/>
                              <a:ext cx="1059815" cy="635"/>
                            </a:xfrm>
                            <a:prstGeom prst="line">
                              <a:avLst/>
                            </a:prstGeom>
                            <a:noFill/>
                            <a:ln w="25400">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2006" name="Line 924"/>
                          <wps:cNvCnPr>
                            <a:cxnSpLocks noChangeShapeType="1"/>
                          </wps:cNvCnPr>
                          <wps:spPr bwMode="auto">
                            <a:xfrm flipH="1" flipV="1">
                              <a:off x="4598353" y="1686608"/>
                              <a:ext cx="343218" cy="524416"/>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65FDECC0" id="Canvas 2008" o:spid="_x0000_s1895" editas="canvas" style="width:403.35pt;height:236.95pt;mso-position-horizontal-relative:char;mso-position-vertical-relative:line" coordsize="51225,300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">
                  <v:shape id="_x0000_s1896" type="#_x0000_t75" style="position:absolute;width:51225;height:30092;visibility:visible;mso-wrap-style:square">
                    <v:fill o:detectmouseclick="t"/>
                    <v:path o:connecttype="none"/>
                  </v:shape>
                  <v:shape id="Text Box 1002" o:spid="_x0000_s1897" type="#_x0000_t202" style="position:absolute;left:42551;top:13021;width:6864;height:3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" stroked="f">
                    <v:textbox inset="5.76pt,2.88pt,5.76pt,2.88pt">
                      <w:txbxContent>
                        <w:p w14:paraId="52E6A3B2" w14:textId="77777777" w:rsidR="00D878EF" w:rsidRPr="00571079" w:rsidRDefault="00D878EF" w:rsidP="003430AA">
                          <w:pPr>
                            <w:pStyle w:val="NormalWeb"/>
                            <w:tabs>
                              <w:tab w:val="left" w:pos="720"/>
                            </w:tabs>
                            <w:spacing w:before="0" w:beforeAutospacing="0" w:after="0" w:afterAutospacing="0"/>
                            <w:jc w:val="center"/>
                            <w:rPr>
                              <w:ins w:id="7283" w:author="Titus Ellison" w:date="2022-10-14T09:39:00Z"/>
                              <w:sz w:val="20"/>
                              <w:szCs w:val="20"/>
                            </w:rPr>
                          </w:pPr>
                          <w:ins w:id="7284" w:author="Titus Ellison" w:date="2022-10-14T09:39:00Z">
                            <w:r w:rsidRPr="00571079">
                              <w:rPr>
                                <w:rFonts w:eastAsia="Times New Roman"/>
                                <w:sz w:val="20"/>
                                <w:szCs w:val="20"/>
                              </w:rPr>
                              <w:t>Minimum SATsp-C</w:t>
                            </w:r>
                          </w:ins>
                        </w:p>
                      </w:txbxContent>
                    </v:textbox>
                  </v:shape>
                  <v:shape id="Text Box 923" o:spid="_x0000_s1898" type="#_x0000_t202" style="position:absolute;left:35064;top:20937;width:11322;height:23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" stroked="f">
                    <v:textbox inset="5.76pt,2.88pt,5.76pt,2.88pt">
                      <w:txbxContent>
                        <w:p w14:paraId="7522C944" w14:textId="77777777" w:rsidR="00D878EF" w:rsidRPr="00AA3B71" w:rsidRDefault="00D878EF" w:rsidP="003430AA">
                          <w:pPr>
                            <w:pStyle w:val="NoSpacing"/>
                            <w:rPr>
                              <w:ins w:id="7285" w:author="Titus Ellison" w:date="2022-10-14T09:39:00Z"/>
                              <w:sz w:val="20"/>
                              <w:szCs w:val="20"/>
                            </w:rPr>
                          </w:pPr>
                          <w:ins w:id="7286" w:author="Titus Ellison" w:date="2022-10-14T09:39:00Z">
                            <w:r w:rsidRPr="00AA3B71">
                              <w:rPr>
                                <w:sz w:val="20"/>
                                <w:szCs w:val="20"/>
                              </w:rPr>
                              <w:t>Minimum SATsp</w:t>
                            </w:r>
                          </w:ins>
                        </w:p>
                      </w:txbxContent>
                    </v:textbox>
                  </v:shape>
                  <v:shape id="Text Box 902" o:spid="_x0000_s1899" type="#_x0000_t202" style="position:absolute;left:4724;top:1696;width:12897;height:21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" stroked="f">
                    <v:textbox inset="5.76pt,2.88pt,5.76pt,2.88pt">
                      <w:txbxContent>
                        <w:p w14:paraId="52901B3B" w14:textId="77777777" w:rsidR="00D878EF" w:rsidRPr="00AA3B71" w:rsidRDefault="00D878EF" w:rsidP="003430AA">
                          <w:pPr>
                            <w:pStyle w:val="NoSpacing"/>
                            <w:rPr>
                              <w:ins w:id="7287" w:author="Titus Ellison" w:date="2022-10-14T09:39:00Z"/>
                              <w:sz w:val="20"/>
                              <w:szCs w:val="20"/>
                            </w:rPr>
                          </w:pPr>
                          <w:ins w:id="7288" w:author="Titus Ellison" w:date="2022-10-14T09:39:00Z">
                            <w:r w:rsidRPr="00AA3B71">
                              <w:rPr>
                                <w:sz w:val="20"/>
                                <w:szCs w:val="20"/>
                              </w:rPr>
                              <w:t>Maximum SATsp</w:t>
                            </w:r>
                          </w:ins>
                        </w:p>
                      </w:txbxContent>
                    </v:textbox>
                  </v:shape>
                  <v:shape id="Text Box 903" o:spid="_x0000_s1900" type="#_x0000_t202" style="position:absolute;left:24288;top:6307;width:16002;height:21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" stroked="f">
                    <v:textbox inset="5.76pt,2.88pt,5.76pt,2.88pt">
                      <w:txbxContent>
                        <w:p w14:paraId="7D718511" w14:textId="77777777" w:rsidR="00D878EF" w:rsidRPr="00AA3B71" w:rsidRDefault="00D878EF" w:rsidP="003430AA">
                          <w:pPr>
                            <w:pStyle w:val="NoSpacing"/>
                            <w:rPr>
                              <w:ins w:id="7289" w:author="Titus Ellison" w:date="2022-10-14T09:39:00Z"/>
                              <w:sz w:val="20"/>
                              <w:szCs w:val="20"/>
                            </w:rPr>
                          </w:pPr>
                          <w:ins w:id="7290" w:author="Titus Ellison" w:date="2022-10-14T09:39:00Z">
                            <w:r w:rsidRPr="00AA3B71">
                              <w:rPr>
                                <w:sz w:val="20"/>
                                <w:szCs w:val="20"/>
                              </w:rPr>
                              <w:t>SATsp = Deadband value</w:t>
                            </w:r>
                          </w:ins>
                        </w:p>
                      </w:txbxContent>
                    </v:textbox>
                  </v:shape>
                  <v:shape id="Text Box 904" o:spid="_x0000_s1901" type="#_x0000_t202" style="position:absolute;left:710;top:3080;width:3760;height:204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" stroked="f">
                    <v:textbox style="layout-flow:vertical;mso-layout-flow-alt:bottom-to-top">
                      <w:txbxContent>
                        <w:p w14:paraId="070AC6D4" w14:textId="77777777" w:rsidR="00D878EF" w:rsidRPr="00AA3B71" w:rsidRDefault="00D878EF" w:rsidP="003430AA">
                          <w:pPr>
                            <w:pStyle w:val="NoSpacing"/>
                            <w:jc w:val="center"/>
                            <w:rPr>
                              <w:ins w:id="7291" w:author="Titus Ellison" w:date="2022-10-14T09:39:00Z"/>
                              <w:sz w:val="20"/>
                              <w:szCs w:val="20"/>
                            </w:rPr>
                          </w:pPr>
                          <w:ins w:id="7292" w:author="Titus Ellison" w:date="2022-10-14T09:39:00Z">
                            <w:r w:rsidRPr="00AA3B71">
                              <w:rPr>
                                <w:sz w:val="20"/>
                                <w:szCs w:val="20"/>
                              </w:rPr>
                              <w:t>Supply Temperature Setpoint</w:t>
                            </w:r>
                          </w:ins>
                        </w:p>
                      </w:txbxContent>
                    </v:textbox>
                  </v:shape>
                  <v:shape id="Text Box 905" o:spid="_x0000_s1902" type="#_x0000_t202" style="position:absolute;left:8769;top:25515;width:14757;height:25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" stroked="f">
                    <v:textbox>
                      <w:txbxContent>
                        <w:p w14:paraId="437A6AFD" w14:textId="5B4389F6" w:rsidR="00D878EF" w:rsidRPr="00AA3B71" w:rsidRDefault="00D878EF" w:rsidP="003430AA">
                          <w:pPr>
                            <w:pStyle w:val="NoSpacing"/>
                            <w:rPr>
                              <w:ins w:id="7293" w:author="Titus Ellison" w:date="2022-10-14T09:39:00Z"/>
                              <w:sz w:val="20"/>
                              <w:szCs w:val="20"/>
                            </w:rPr>
                          </w:pPr>
                          <w:ins w:id="7294" w:author="Titus Ellison" w:date="2022-10-14T09:39:00Z">
                            <w:r>
                              <w:rPr>
                                <w:sz w:val="20"/>
                                <w:szCs w:val="20"/>
                              </w:rPr>
                              <w:t>Heating Loop</w:t>
                            </w:r>
                            <w:r w:rsidRPr="00AA3B71">
                              <w:rPr>
                                <w:sz w:val="20"/>
                                <w:szCs w:val="20"/>
                              </w:rPr>
                              <w:t xml:space="preserve"> Signal</w:t>
                            </w:r>
                          </w:ins>
                        </w:p>
                      </w:txbxContent>
                    </v:textbox>
                  </v:shape>
                  <v:shape id="Text Box 906" o:spid="_x0000_s1903" type="#_x0000_t202" style="position:absolute;left:33147;top:25515;width:13493;height:24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" stroked="f">
                    <v:textbox>
                      <w:txbxContent>
                        <w:p w14:paraId="4A6739AF" w14:textId="3CF0A766" w:rsidR="00D878EF" w:rsidRPr="00AA3B71" w:rsidRDefault="00D878EF" w:rsidP="003430AA">
                          <w:pPr>
                            <w:pStyle w:val="NoSpacing"/>
                            <w:rPr>
                              <w:ins w:id="7295" w:author="Titus Ellison" w:date="2022-10-14T09:39:00Z"/>
                              <w:sz w:val="20"/>
                              <w:szCs w:val="20"/>
                            </w:rPr>
                          </w:pPr>
                          <w:ins w:id="7296" w:author="Titus Ellison" w:date="2022-10-14T09:39:00Z">
                            <w:r>
                              <w:rPr>
                                <w:sz w:val="20"/>
                                <w:szCs w:val="20"/>
                              </w:rPr>
                              <w:t>Cooling Loop</w:t>
                            </w:r>
                            <w:r w:rsidRPr="00AA3B71">
                              <w:rPr>
                                <w:sz w:val="20"/>
                                <w:szCs w:val="20"/>
                              </w:rPr>
                              <w:t xml:space="preserve"> Signal</w:t>
                            </w:r>
                          </w:ins>
                        </w:p>
                      </w:txbxContent>
                    </v:textbox>
                  </v:shape>
                  <v:shape id="Text Box 907" o:spid="_x0000_s1904" type="#_x0000_t202" style="position:absolute;left:23526;top:25731;width:8084;height:22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" stroked="f">
                    <v:textbox>
                      <w:txbxContent>
                        <w:p w14:paraId="751CDD3E" w14:textId="77777777" w:rsidR="00D878EF" w:rsidRPr="00AA3B71" w:rsidRDefault="00D878EF" w:rsidP="003430AA">
                          <w:pPr>
                            <w:pStyle w:val="NoSpacing"/>
                            <w:jc w:val="center"/>
                            <w:rPr>
                              <w:ins w:id="7297" w:author="Titus Ellison" w:date="2022-10-14T09:39:00Z"/>
                              <w:sz w:val="20"/>
                              <w:szCs w:val="20"/>
                            </w:rPr>
                          </w:pPr>
                          <w:ins w:id="7298" w:author="Titus Ellison" w:date="2022-10-14T09:39:00Z">
                            <w:r w:rsidRPr="00AA3B71">
                              <w:rPr>
                                <w:sz w:val="20"/>
                                <w:szCs w:val="20"/>
                              </w:rPr>
                              <w:t>Deadband</w:t>
                            </w:r>
                          </w:ins>
                        </w:p>
                      </w:txbxContent>
                    </v:textbox>
                  </v:shape>
                  <v:line id="Line 908" o:spid="_x0000_s1905" style="position:absolute;flip:y;visibility:visible;mso-wrap-style:square" from="4210,25509" to="51225,255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" strokeweight="1.5pt"/>
                  <v:line id="Line 909" o:spid="_x0000_s1906" style="position:absolute;flip:y;visibility:visible;mso-wrap-style:square" from="4292,1112" to="4298,254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" strokeweight="1.5pt"/>
                  <v:line id="Line 910" o:spid="_x0000_s1907" style="position:absolute;visibility:visible;mso-wrap-style:square" from="40366,13869" to="45675,221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">
                    <v:stroke dashstyle="longDash"/>
                  </v:line>
                  <v:line id="Line 911" o:spid="_x0000_s1908" style="position:absolute;flip:x;visibility:visible;mso-wrap-style:square" from="29756,13857" to="40366,138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">
                    <v:stroke dashstyle="longDash"/>
                  </v:line>
                  <v:line id="Line 912" o:spid="_x0000_s1909" style="position:absolute;flip:x;visibility:visible;mso-wrap-style:square" from="29762,28278" to="48888,282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">
                    <v:stroke startarrow="block" endarrow="oval"/>
                  </v:line>
                  <v:line id="Line 913" o:spid="_x0000_s1910" style="position:absolute;visibility:visible;mso-wrap-style:square" from="6292,28265" to="25419,282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">
                    <v:stroke startarrow="block" endarrow="oval"/>
                  </v:line>
                  <v:line id="Line 914" o:spid="_x0000_s1911" style="position:absolute;flip:x y;visibility:visible;mso-wrap-style:square" from="25419,13863" to="29756,138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" strokeweight="2pt">
                    <v:stroke dashstyle="1 1"/>
                  </v:line>
                  <v:line id="Line 915" o:spid="_x0000_s1912" style="position:absolute;flip:x y;visibility:visible;mso-wrap-style:square" from="29762,13863" to="35064,232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" strokeweight="2pt">
                    <v:stroke dashstyle="1 1"/>
                  </v:line>
                  <v:line id="Line 916" o:spid="_x0000_s1913" style="position:absolute;flip:x y;visibility:visible;mso-wrap-style:square" from="35064,23280" to="50996,232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" strokeweight="2pt">
                    <v:stroke dashstyle="1 1"/>
                  </v:line>
                  <v:line id="Line 917" o:spid="_x0000_s1914" style="position:absolute;flip:x;visibility:visible;mso-wrap-style:square" from="45675,22105" to="50977,221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">
                    <v:stroke dashstyle="longDash"/>
                  </v:line>
                  <v:shape id="Text Box 918" o:spid="_x0000_s1915" type="#_x0000_t202" style="position:absolute;left:33432;top:9697;width:16764;height:22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" stroked="f">
                    <v:textbox inset="5.76pt,2.88pt,5.76pt,2.88pt">
                      <w:txbxContent>
                        <w:p w14:paraId="6F607839" w14:textId="77777777" w:rsidR="00D878EF" w:rsidRPr="00AA3B71" w:rsidRDefault="00D878EF" w:rsidP="003430AA">
                          <w:pPr>
                            <w:pStyle w:val="NoSpacing"/>
                            <w:rPr>
                              <w:ins w:id="7299" w:author="Titus Ellison" w:date="2022-10-14T09:39:00Z"/>
                              <w:sz w:val="20"/>
                              <w:szCs w:val="20"/>
                            </w:rPr>
                          </w:pPr>
                          <w:ins w:id="7300" w:author="Titus Ellison" w:date="2022-10-14T09:39:00Z">
                            <w:r w:rsidRPr="00AA3B71">
                              <w:rPr>
                                <w:sz w:val="20"/>
                                <w:szCs w:val="20"/>
                              </w:rPr>
                              <w:t>SATsp-C = Deadband value</w:t>
                            </w:r>
                          </w:ins>
                        </w:p>
                      </w:txbxContent>
                    </v:textbox>
                  </v:shape>
                  <v:line id="Line 919" o:spid="_x0000_s1916" style="position:absolute;flip:y;visibility:visible;mso-wrap-style:square" from="37109,11685" to="38011,138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">
                    <v:stroke startarrow="block"/>
                  </v:line>
                  <v:line id="Line 920" o:spid="_x0000_s1917" style="position:absolute;flip:y;visibility:visible;mso-wrap-style:square" from="27317,8446" to="29762,136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">
                    <v:stroke startarrow="block"/>
                  </v:line>
                  <v:line id="Line 921" o:spid="_x0000_s1918" style="position:absolute;flip:x y;visibility:visible;mso-wrap-style:square" from="14725,3817" to="25336,138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" strokeweight="2pt">
                    <v:stroke dashstyle="1 1"/>
                  </v:line>
                  <v:line id="Line 922" o:spid="_x0000_s1919" style="position:absolute;flip:x y;visibility:visible;mso-wrap-style:square" from="4210,3817" to="14808,38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" strokeweight="2pt">
                    <v:stroke dashstyle="1 1"/>
                  </v:line>
                  <v:line id="Line 924" o:spid="_x0000_s1920" style="position:absolute;flip:x y;visibility:visible;mso-wrap-style:square" from="45983,16866" to="49415,221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">
                    <v:stroke startarrow="block"/>
                  </v:line>
                  <w10:anchorlock/>
                </v:group>
              </w:pict>
            </mc:Fallback>
          </mc:AlternateContent>
        </w:r>
      </w:ins>
    </w:p>
    <w:p w14:paraId="415FB5BD" w14:textId="77777777" w:rsidR="003430AA" w:rsidRPr="003430AA" w:rsidRDefault="003430AA" w:rsidP="007C1423">
      <w:pPr>
        <w:pStyle w:val="FigureCaption"/>
      </w:pPr>
      <w:r w:rsidRPr="003430AA">
        <w:t>Figure 5.18.4.5-3 Control diagram for SZVAV AHU—supply air temperature.</w:t>
      </w:r>
    </w:p>
    <w:p w14:paraId="5E0F4ED6" w14:textId="77777777" w:rsidR="009045A3" w:rsidRDefault="009045A3" w:rsidP="005274F2">
      <w:pPr>
        <w:pStyle w:val="Heading3"/>
        <w:pageBreakBefore/>
        <w:ind w:left="806" w:hanging="806"/>
      </w:pPr>
      <w:r>
        <w:lastRenderedPageBreak/>
        <w:t>Supply Air Temperature Control</w:t>
      </w:r>
    </w:p>
    <w:p w14:paraId="0C505464" w14:textId="304E371F" w:rsidR="009045A3" w:rsidRDefault="009045A3" w:rsidP="0087618D">
      <w:pPr>
        <w:pStyle w:val="Heading4"/>
      </w:pPr>
      <w:r>
        <w:t xml:space="preserve">There are two supply air temperature </w:t>
      </w:r>
      <w:r w:rsidR="00D21A33">
        <w:t>setpoint</w:t>
      </w:r>
      <w:r>
        <w:t xml:space="preserve">s, </w:t>
      </w:r>
      <w:proofErr w:type="spellStart"/>
      <w:r>
        <w:t>SATsp</w:t>
      </w:r>
      <w:proofErr w:type="spellEnd"/>
      <w:r>
        <w:t xml:space="preserve"> and </w:t>
      </w:r>
      <w:proofErr w:type="spellStart"/>
      <w:r>
        <w:t>SATsp</w:t>
      </w:r>
      <w:proofErr w:type="spellEnd"/>
      <w:r>
        <w:t xml:space="preserve">-C. Each </w:t>
      </w:r>
      <w:r w:rsidR="00D21A33">
        <w:t>setpoint</w:t>
      </w:r>
      <w:r>
        <w:t xml:space="preserve"> is maintained by a separate control loop, but both loops use the same supply air temperature sensor. </w:t>
      </w:r>
    </w:p>
    <w:p w14:paraId="00C24258" w14:textId="77777777" w:rsidR="009045A3" w:rsidRDefault="009045A3" w:rsidP="0087618D">
      <w:pPr>
        <w:pStyle w:val="Heading4"/>
      </w:pPr>
      <w:r>
        <w:t xml:space="preserve">The control loop for </w:t>
      </w:r>
      <w:proofErr w:type="spellStart"/>
      <w:r>
        <w:t>SATsp</w:t>
      </w:r>
      <w:proofErr w:type="spellEnd"/>
      <w:r>
        <w:t xml:space="preserve"> is enabled when the supply air fan is proven </w:t>
      </w:r>
      <w:r w:rsidRPr="00B87A61">
        <w:rPr>
          <w:smallCaps/>
        </w:rPr>
        <w:t>on</w:t>
      </w:r>
      <w:r>
        <w:t xml:space="preserve"> and disabled and set to neutral otherwise. </w:t>
      </w:r>
    </w:p>
    <w:p w14:paraId="3777DE6B" w14:textId="25A02DF5" w:rsidR="009045A3" w:rsidRDefault="009045A3" w:rsidP="007C1423">
      <w:pPr>
        <w:pStyle w:val="Heading5"/>
      </w:pPr>
      <w:r>
        <w:t xml:space="preserve">Supply air temperature shall be controlled to </w:t>
      </w:r>
      <w:proofErr w:type="spellStart"/>
      <w:r>
        <w:t>SATsp</w:t>
      </w:r>
      <w:proofErr w:type="spellEnd"/>
      <w:r>
        <w:t xml:space="preserve"> by a control loop whose output is mapped to sequence the heating coil (if applicable) and economizer dampers as shown in the Figure 5.18.5.2. Outdoor air damper minimum </w:t>
      </w:r>
      <w:proofErr w:type="spellStart"/>
      <w:r>
        <w:t>MinOA</w:t>
      </w:r>
      <w:proofErr w:type="spellEnd"/>
      <w:r>
        <w:t xml:space="preserve">-P and maximum </w:t>
      </w:r>
      <w:proofErr w:type="spellStart"/>
      <w:r>
        <w:t>MaxOA</w:t>
      </w:r>
      <w:proofErr w:type="spellEnd"/>
      <w:r>
        <w:t xml:space="preserve">-P positions are limited for economizer lockout and to maintain minimum outdoor airflow rate as described in Sections </w:t>
      </w:r>
      <w:r w:rsidR="00D851A8">
        <w:fldChar w:fldCharType="begin"/>
      </w:r>
      <w:r w:rsidR="00D851A8">
        <w:instrText xml:space="preserve"> REF _Ref38388798 \w \h </w:instrText>
      </w:r>
      <w:r w:rsidR="00D851A8">
        <w:fldChar w:fldCharType="separate"/>
      </w:r>
      <w:r w:rsidR="0037258A">
        <w:t>5.18.6</w:t>
      </w:r>
      <w:r w:rsidR="00D851A8">
        <w:fldChar w:fldCharType="end"/>
      </w:r>
      <w:r>
        <w:t xml:space="preserve">and </w:t>
      </w:r>
      <w:r w:rsidR="00D851A8">
        <w:fldChar w:fldCharType="begin"/>
      </w:r>
      <w:r w:rsidR="00D851A8">
        <w:instrText xml:space="preserve"> REF _Ref38822974 \w \h </w:instrText>
      </w:r>
      <w:r w:rsidR="00D851A8">
        <w:fldChar w:fldCharType="separate"/>
      </w:r>
      <w:r w:rsidR="0037258A">
        <w:t>5.18.6.3</w:t>
      </w:r>
      <w:r w:rsidR="00D851A8">
        <w:fldChar w:fldCharType="end"/>
      </w:r>
      <w:r>
        <w:t>.</w:t>
      </w:r>
    </w:p>
    <w:p w14:paraId="0C9C8E69" w14:textId="3C02835F" w:rsidR="009045A3" w:rsidRDefault="009045A3" w:rsidP="00B37EF3">
      <w:pPr>
        <w:pStyle w:val="Infobox"/>
      </w:pPr>
      <w:r>
        <w:t xml:space="preserve">These sequences assume that the heat source can be modulated and thus control SAT to a </w:t>
      </w:r>
      <w:r w:rsidR="00D21A33">
        <w:t>setpoint</w:t>
      </w:r>
      <w:r>
        <w:t xml:space="preserve"> in heating. If this is not the case (e.g., because heating is by multistage furnace or electric coil), then the following will need to be modified to add appropriate staging logic.</w:t>
      </w:r>
    </w:p>
    <w:p w14:paraId="6D10016C" w14:textId="77777777" w:rsidR="009045A3" w:rsidRDefault="009045A3" w:rsidP="007C1423">
      <w:pPr>
        <w:pStyle w:val="Heading5"/>
      </w:pPr>
      <w:r>
        <w:t>The points of transition along the x-axis shown in Figure 5.18.5.2 are representative. Separate gains shall be provided for each section of the control map (heating coil, economizer) that are determined by the contractor to provide stable control. Alternatively, the contractor shall adjust the precise value of the x-axis thresholds shown in Figure 5.18.5.2 to provide stable control.</w:t>
      </w:r>
    </w:p>
    <w:p w14:paraId="1A137DAE" w14:textId="77777777" w:rsidR="009045A3" w:rsidRPr="00A40262" w:rsidRDefault="009045A3" w:rsidP="00B37EF3">
      <w:pPr>
        <w:pStyle w:val="Infobox"/>
      </w:pPr>
      <w:r w:rsidRPr="00A40262">
        <w:t>Dampers are complementary (rather than sequenced, as they are for multiple-zone VAV AHUs) to reduce equipment costs (avoiding multiple actuators) and to maintain a more-linear relationship between fan speed and outdoor air volume.</w:t>
      </w:r>
    </w:p>
    <w:p w14:paraId="78C92FFC" w14:textId="5906E7C3" w:rsidR="009045A3" w:rsidRDefault="009045A3" w:rsidP="00B37EF3">
      <w:pPr>
        <w:pStyle w:val="Infobox"/>
      </w:pPr>
      <w:proofErr w:type="gramStart"/>
      <w:r w:rsidRPr="00A40262">
        <w:t>In order to</w:t>
      </w:r>
      <w:proofErr w:type="gramEnd"/>
      <w:r w:rsidRPr="00A40262">
        <w:t xml:space="preserve"> make this relationship as linear as possible, the economizer should use parallel blade dampers.</w:t>
      </w:r>
    </w:p>
    <w:p w14:paraId="78F6017F" w14:textId="10A4674A" w:rsidR="006B68F5" w:rsidRDefault="006B68F5" w:rsidP="006B68F5">
      <w:pPr>
        <w:jc w:val="center"/>
      </w:pPr>
    </w:p>
    <w:p w14:paraId="0E1B48FE" w14:textId="37CC0D1A" w:rsidR="006B68F5" w:rsidRDefault="006B68F5" w:rsidP="006B68F5">
      <w:pPr>
        <w:jc w:val="center"/>
      </w:pPr>
      <w:r>
        <w:rPr>
          <w:noProof/>
        </w:rPr>
        <mc:AlternateContent>
          <mc:Choice Requires="wpc">
            <w:drawing>
              <wp:inline distT="0" distB="0" distL="0" distR="0" wp14:anchorId="2A1F8027" wp14:editId="15842C9D">
                <wp:extent cx="4591685" cy="3352800"/>
                <wp:effectExtent l="0" t="0" r="18415" b="0"/>
                <wp:docPr id="873" name="Canvas 87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812" name="Text Box 898"/>
                        <wps:cNvSpPr txBox="1">
                          <a:spLocks noChangeArrowheads="1"/>
                        </wps:cNvSpPr>
                        <wps:spPr bwMode="auto">
                          <a:xfrm>
                            <a:off x="2522978" y="2450184"/>
                            <a:ext cx="1153601" cy="38826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BA21A0E" w14:textId="77777777" w:rsidR="00D878EF" w:rsidRPr="006614E6" w:rsidRDefault="00D878EF" w:rsidP="006B68F5">
                              <w:pPr>
                                <w:pStyle w:val="NoSpacing"/>
                                <w:rPr>
                                  <w:sz w:val="20"/>
                                  <w:szCs w:val="20"/>
                                </w:rPr>
                              </w:pPr>
                              <w:r w:rsidRPr="006614E6">
                                <w:rPr>
                                  <w:sz w:val="20"/>
                                  <w:szCs w:val="20"/>
                                </w:rPr>
                                <w:t>Outdoor Air Damper Position</w:t>
                              </w:r>
                            </w:p>
                          </w:txbxContent>
                        </wps:txbx>
                        <wps:bodyPr rot="0" vert="horz" wrap="square" lIns="79773" tIns="39886" rIns="79773" bIns="39886" anchor="t" anchorCtr="0" upright="1">
                          <a:noAutofit/>
                        </wps:bodyPr>
                      </wps:wsp>
                      <wps:wsp>
                        <wps:cNvPr id="788" name="Text Box 875"/>
                        <wps:cNvSpPr txBox="1">
                          <a:spLocks noChangeArrowheads="1"/>
                        </wps:cNvSpPr>
                        <wps:spPr bwMode="auto">
                          <a:xfrm>
                            <a:off x="1510390" y="1328971"/>
                            <a:ext cx="1006753" cy="38099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4CE7B7B" w14:textId="77777777" w:rsidR="00D878EF" w:rsidRPr="006614E6" w:rsidRDefault="00D878EF" w:rsidP="006B68F5">
                              <w:pPr>
                                <w:pStyle w:val="NoSpacing"/>
                                <w:rPr>
                                  <w:sz w:val="20"/>
                                  <w:szCs w:val="20"/>
                                </w:rPr>
                              </w:pPr>
                              <w:r w:rsidRPr="006614E6">
                                <w:rPr>
                                  <w:sz w:val="20"/>
                                  <w:szCs w:val="20"/>
                                </w:rPr>
                                <w:t>H</w:t>
                              </w:r>
                              <w:r>
                                <w:rPr>
                                  <w:sz w:val="20"/>
                                  <w:szCs w:val="20"/>
                                </w:rPr>
                                <w:t xml:space="preserve">eating </w:t>
                              </w:r>
                              <w:r w:rsidRPr="006614E6">
                                <w:rPr>
                                  <w:sz w:val="20"/>
                                  <w:szCs w:val="20"/>
                                </w:rPr>
                                <w:t>Coil</w:t>
                              </w:r>
                            </w:p>
                            <w:p w14:paraId="5063E2D7" w14:textId="77777777" w:rsidR="00D878EF" w:rsidRPr="006614E6" w:rsidRDefault="00D878EF" w:rsidP="006B68F5">
                              <w:pPr>
                                <w:pStyle w:val="NoSpacing"/>
                                <w:rPr>
                                  <w:sz w:val="20"/>
                                  <w:szCs w:val="20"/>
                                </w:rPr>
                              </w:pPr>
                              <w:r w:rsidRPr="006614E6">
                                <w:rPr>
                                  <w:sz w:val="20"/>
                                  <w:szCs w:val="20"/>
                                </w:rPr>
                                <w:t>(if applicable)</w:t>
                              </w:r>
                            </w:p>
                          </w:txbxContent>
                        </wps:txbx>
                        <wps:bodyPr rot="0" vert="horz" wrap="square" lIns="79773" tIns="39886" rIns="79773" bIns="39886" anchor="t" anchorCtr="0" upright="1">
                          <a:noAutofit/>
                        </wps:bodyPr>
                      </wps:wsp>
                      <wps:wsp>
                        <wps:cNvPr id="789" name="Text Box 876"/>
                        <wps:cNvSpPr txBox="1">
                          <a:spLocks noChangeArrowheads="1"/>
                        </wps:cNvSpPr>
                        <wps:spPr bwMode="auto">
                          <a:xfrm>
                            <a:off x="459170" y="2500221"/>
                            <a:ext cx="760029" cy="25279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302450C" w14:textId="77777777" w:rsidR="00D878EF" w:rsidRPr="006614E6" w:rsidRDefault="00D878EF" w:rsidP="006B68F5">
                              <w:pPr>
                                <w:pStyle w:val="NoSpacing"/>
                                <w:rPr>
                                  <w:sz w:val="20"/>
                                  <w:szCs w:val="20"/>
                                </w:rPr>
                              </w:pPr>
                              <w:r w:rsidRPr="006614E6">
                                <w:rPr>
                                  <w:sz w:val="20"/>
                                  <w:szCs w:val="20"/>
                                </w:rPr>
                                <w:t>MinOA-P</w:t>
                              </w:r>
                            </w:p>
                          </w:txbxContent>
                        </wps:txbx>
                        <wps:bodyPr rot="0" vert="horz" wrap="square" lIns="99715" tIns="49859" rIns="99715" bIns="49859" anchor="t" anchorCtr="0" upright="1">
                          <a:noAutofit/>
                        </wps:bodyPr>
                      </wps:wsp>
                      <wps:wsp>
                        <wps:cNvPr id="790" name="Text Box 877"/>
                        <wps:cNvSpPr txBox="1">
                          <a:spLocks noChangeArrowheads="1"/>
                        </wps:cNvSpPr>
                        <wps:spPr bwMode="auto">
                          <a:xfrm>
                            <a:off x="3666422" y="2770"/>
                            <a:ext cx="791277" cy="2521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91FA943" w14:textId="77777777" w:rsidR="00D878EF" w:rsidRPr="006614E6" w:rsidRDefault="00D878EF" w:rsidP="006B68F5">
                              <w:pPr>
                                <w:pStyle w:val="NoSpacing"/>
                                <w:rPr>
                                  <w:sz w:val="20"/>
                                  <w:szCs w:val="20"/>
                                </w:rPr>
                              </w:pPr>
                              <w:r w:rsidRPr="006614E6">
                                <w:rPr>
                                  <w:sz w:val="20"/>
                                  <w:szCs w:val="20"/>
                                </w:rPr>
                                <w:t>MaxOA-P</w:t>
                              </w:r>
                            </w:p>
                          </w:txbxContent>
                        </wps:txbx>
                        <wps:bodyPr rot="0" vert="horz" wrap="square" lIns="99715" tIns="49859" rIns="99715" bIns="49859" anchor="t" anchorCtr="0" upright="1">
                          <a:noAutofit/>
                        </wps:bodyPr>
                      </wps:wsp>
                      <wps:wsp>
                        <wps:cNvPr id="791" name="Text Box 878"/>
                        <wps:cNvSpPr txBox="1">
                          <a:spLocks noChangeArrowheads="1"/>
                        </wps:cNvSpPr>
                        <wps:spPr bwMode="auto">
                          <a:xfrm>
                            <a:off x="3409950" y="664879"/>
                            <a:ext cx="1181043" cy="36382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EAD4941" w14:textId="77777777" w:rsidR="00D878EF" w:rsidRPr="006614E6" w:rsidRDefault="00D878EF" w:rsidP="006B68F5">
                              <w:pPr>
                                <w:pStyle w:val="NoSpacing"/>
                                <w:rPr>
                                  <w:sz w:val="20"/>
                                  <w:szCs w:val="20"/>
                                </w:rPr>
                              </w:pPr>
                              <w:r w:rsidRPr="006614E6">
                                <w:rPr>
                                  <w:sz w:val="20"/>
                                  <w:szCs w:val="20"/>
                                </w:rPr>
                                <w:t>Outdoor Air Damper Position</w:t>
                              </w:r>
                            </w:p>
                          </w:txbxContent>
                        </wps:txbx>
                        <wps:bodyPr rot="0" vert="horz" wrap="square" lIns="79773" tIns="39886" rIns="79773" bIns="39886" anchor="t" anchorCtr="0" upright="1">
                          <a:noAutofit/>
                        </wps:bodyPr>
                      </wps:wsp>
                      <wps:wsp>
                        <wps:cNvPr id="792" name="Text Box 879"/>
                        <wps:cNvSpPr txBox="1">
                          <a:spLocks noChangeArrowheads="1"/>
                        </wps:cNvSpPr>
                        <wps:spPr bwMode="auto">
                          <a:xfrm>
                            <a:off x="1164521" y="818502"/>
                            <a:ext cx="1026489" cy="3905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8E01B42" w14:textId="77777777" w:rsidR="00D878EF" w:rsidRPr="006614E6" w:rsidRDefault="00D878EF" w:rsidP="006B68F5">
                              <w:pPr>
                                <w:pStyle w:val="NoSpacing"/>
                                <w:jc w:val="right"/>
                                <w:rPr>
                                  <w:sz w:val="20"/>
                                  <w:szCs w:val="20"/>
                                </w:rPr>
                              </w:pPr>
                              <w:r w:rsidRPr="006614E6">
                                <w:rPr>
                                  <w:sz w:val="20"/>
                                  <w:szCs w:val="20"/>
                                </w:rPr>
                                <w:t>Return Air Damper Position</w:t>
                              </w:r>
                            </w:p>
                          </w:txbxContent>
                        </wps:txbx>
                        <wps:bodyPr rot="0" vert="horz" wrap="square" lIns="79773" tIns="39886" rIns="79773" bIns="39886" anchor="t" anchorCtr="0" upright="1">
                          <a:noAutofit/>
                        </wps:bodyPr>
                      </wps:wsp>
                      <wps:wsp>
                        <wps:cNvPr id="793" name="Text Box 880"/>
                        <wps:cNvSpPr txBox="1">
                          <a:spLocks noChangeArrowheads="1"/>
                        </wps:cNvSpPr>
                        <wps:spPr bwMode="auto">
                          <a:xfrm>
                            <a:off x="1" y="189076"/>
                            <a:ext cx="460566" cy="20431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88261E1" w14:textId="77777777" w:rsidR="00D878EF" w:rsidRPr="006614E6" w:rsidRDefault="00D878EF" w:rsidP="006B68F5">
                              <w:pPr>
                                <w:pStyle w:val="NoSpacing"/>
                                <w:rPr>
                                  <w:sz w:val="20"/>
                                  <w:szCs w:val="20"/>
                                </w:rPr>
                              </w:pPr>
                              <w:r w:rsidRPr="006614E6">
                                <w:rPr>
                                  <w:sz w:val="20"/>
                                  <w:szCs w:val="20"/>
                                </w:rPr>
                                <w:t xml:space="preserve">100% </w:t>
                              </w:r>
                            </w:p>
                          </w:txbxContent>
                        </wps:txbx>
                        <wps:bodyPr rot="0" vert="horz" wrap="square" lIns="79773" tIns="39886" rIns="79773" bIns="39886" anchor="t" anchorCtr="0" upright="1">
                          <a:noAutofit/>
                        </wps:bodyPr>
                      </wps:wsp>
                      <wps:wsp>
                        <wps:cNvPr id="794" name="Text Box 881"/>
                        <wps:cNvSpPr txBox="1">
                          <a:spLocks noChangeArrowheads="1"/>
                        </wps:cNvSpPr>
                        <wps:spPr bwMode="auto">
                          <a:xfrm>
                            <a:off x="7620" y="2801494"/>
                            <a:ext cx="461952" cy="20361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CF1E9B3" w14:textId="77777777" w:rsidR="00D878EF" w:rsidRPr="006614E6" w:rsidRDefault="00D878EF" w:rsidP="006B68F5">
                              <w:pPr>
                                <w:pStyle w:val="NoSpacing"/>
                                <w:rPr>
                                  <w:sz w:val="20"/>
                                  <w:szCs w:val="20"/>
                                </w:rPr>
                              </w:pPr>
                              <w:r w:rsidRPr="006614E6">
                                <w:rPr>
                                  <w:sz w:val="20"/>
                                  <w:szCs w:val="20"/>
                                </w:rPr>
                                <w:t xml:space="preserve">0% </w:t>
                              </w:r>
                            </w:p>
                          </w:txbxContent>
                        </wps:txbx>
                        <wps:bodyPr rot="0" vert="horz" wrap="square" lIns="79773" tIns="39886" rIns="79773" bIns="39886" anchor="t" anchorCtr="0" upright="1">
                          <a:noAutofit/>
                        </wps:bodyPr>
                      </wps:wsp>
                      <wps:wsp>
                        <wps:cNvPr id="795" name="Line 882"/>
                        <wps:cNvCnPr>
                          <a:cxnSpLocks noChangeShapeType="1"/>
                        </wps:cNvCnPr>
                        <wps:spPr bwMode="auto">
                          <a:xfrm>
                            <a:off x="459182" y="2898455"/>
                            <a:ext cx="4131941" cy="69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96" name="Line 883"/>
                        <wps:cNvCnPr>
                          <a:cxnSpLocks noChangeShapeType="1"/>
                        </wps:cNvCnPr>
                        <wps:spPr bwMode="auto">
                          <a:xfrm flipV="1">
                            <a:off x="468186" y="237556"/>
                            <a:ext cx="692" cy="2658128"/>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97" name="Line 884"/>
                        <wps:cNvCnPr>
                          <a:cxnSpLocks noChangeShapeType="1"/>
                        </wps:cNvCnPr>
                        <wps:spPr bwMode="auto">
                          <a:xfrm flipV="1">
                            <a:off x="2020954" y="242405"/>
                            <a:ext cx="1625488" cy="248775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98" name="Line 885"/>
                        <wps:cNvCnPr>
                          <a:cxnSpLocks noChangeShapeType="1"/>
                        </wps:cNvCnPr>
                        <wps:spPr bwMode="auto">
                          <a:xfrm>
                            <a:off x="2020260" y="492426"/>
                            <a:ext cx="1625488" cy="2403258"/>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799" name="Text Box 886"/>
                        <wps:cNvSpPr txBox="1">
                          <a:spLocks noChangeArrowheads="1"/>
                        </wps:cNvSpPr>
                        <wps:spPr bwMode="auto">
                          <a:xfrm>
                            <a:off x="77570" y="664879"/>
                            <a:ext cx="334517" cy="195238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79F66A0" w14:textId="77777777" w:rsidR="00D878EF" w:rsidRPr="006614E6" w:rsidRDefault="00D878EF" w:rsidP="006B68F5">
                              <w:pPr>
                                <w:pStyle w:val="NoSpacing"/>
                                <w:rPr>
                                  <w:sz w:val="20"/>
                                  <w:szCs w:val="20"/>
                                </w:rPr>
                              </w:pPr>
                              <w:r w:rsidRPr="006614E6">
                                <w:rPr>
                                  <w:sz w:val="20"/>
                                  <w:szCs w:val="20"/>
                                </w:rPr>
                                <w:t>Damper/valve Position, % open</w:t>
                              </w:r>
                            </w:p>
                          </w:txbxContent>
                        </wps:txbx>
                        <wps:bodyPr rot="0" vert="vert270" wrap="square" lIns="99715" tIns="49859" rIns="99715" bIns="49859" anchor="t" anchorCtr="0" upright="1">
                          <a:noAutofit/>
                        </wps:bodyPr>
                      </wps:wsp>
                      <wps:wsp>
                        <wps:cNvPr id="800" name="Text Box 887"/>
                        <wps:cNvSpPr txBox="1">
                          <a:spLocks noChangeArrowheads="1"/>
                        </wps:cNvSpPr>
                        <wps:spPr bwMode="auto">
                          <a:xfrm>
                            <a:off x="549910" y="2960094"/>
                            <a:ext cx="1543072" cy="26456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930BF7F" w14:textId="77777777" w:rsidR="00D878EF" w:rsidRPr="006614E6" w:rsidRDefault="00D878EF" w:rsidP="006B68F5">
                              <w:pPr>
                                <w:pStyle w:val="NoSpacing"/>
                                <w:rPr>
                                  <w:sz w:val="20"/>
                                  <w:szCs w:val="20"/>
                                </w:rPr>
                              </w:pPr>
                              <w:r w:rsidRPr="006614E6">
                                <w:rPr>
                                  <w:sz w:val="20"/>
                                  <w:szCs w:val="20"/>
                                </w:rPr>
                                <w:t>SATsp Control Loop Signal</w:t>
                              </w:r>
                            </w:p>
                          </w:txbxContent>
                        </wps:txbx>
                        <wps:bodyPr rot="0" vert="horz" wrap="square" lIns="99715" tIns="49859" rIns="99715" bIns="49859" anchor="t" anchorCtr="0" upright="1">
                          <a:noAutofit/>
                        </wps:bodyPr>
                      </wps:wsp>
                      <wps:wsp>
                        <wps:cNvPr id="801" name="Line 888"/>
                        <wps:cNvCnPr>
                          <a:cxnSpLocks noChangeShapeType="1"/>
                        </wps:cNvCnPr>
                        <wps:spPr bwMode="auto">
                          <a:xfrm flipH="1">
                            <a:off x="2020262" y="3081297"/>
                            <a:ext cx="743833" cy="692"/>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803" name="Line 889"/>
                        <wps:cNvCnPr>
                          <a:cxnSpLocks noChangeShapeType="1"/>
                        </wps:cNvCnPr>
                        <wps:spPr bwMode="auto">
                          <a:xfrm flipH="1">
                            <a:off x="469570" y="492427"/>
                            <a:ext cx="1550691" cy="692"/>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804" name="Line 890"/>
                        <wps:cNvCnPr>
                          <a:cxnSpLocks noChangeShapeType="1"/>
                        </wps:cNvCnPr>
                        <wps:spPr bwMode="auto">
                          <a:xfrm flipV="1">
                            <a:off x="3646442" y="239635"/>
                            <a:ext cx="945373" cy="69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05" name="Line 891"/>
                        <wps:cNvCnPr>
                          <a:cxnSpLocks noChangeShapeType="1"/>
                        </wps:cNvCnPr>
                        <wps:spPr bwMode="auto">
                          <a:xfrm flipV="1">
                            <a:off x="3771799" y="254871"/>
                            <a:ext cx="310277" cy="41000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06" name="Line 892"/>
                        <wps:cNvCnPr>
                          <a:cxnSpLocks noChangeShapeType="1"/>
                        </wps:cNvCnPr>
                        <wps:spPr bwMode="auto">
                          <a:xfrm flipH="1" flipV="1">
                            <a:off x="469570" y="286037"/>
                            <a:ext cx="1550691" cy="2609647"/>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807" name="Line 893"/>
                        <wps:cNvCnPr>
                          <a:cxnSpLocks noChangeShapeType="1"/>
                        </wps:cNvCnPr>
                        <wps:spPr bwMode="auto">
                          <a:xfrm>
                            <a:off x="469571" y="2729465"/>
                            <a:ext cx="1551383" cy="69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08" name="Line 894"/>
                        <wps:cNvCnPr>
                          <a:cxnSpLocks noChangeShapeType="1"/>
                        </wps:cNvCnPr>
                        <wps:spPr bwMode="auto">
                          <a:xfrm flipH="1">
                            <a:off x="1782012" y="580384"/>
                            <a:ext cx="287422" cy="270799"/>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809" name="Line 895"/>
                        <wps:cNvCnPr>
                          <a:cxnSpLocks noChangeShapeType="1"/>
                        </wps:cNvCnPr>
                        <wps:spPr bwMode="auto">
                          <a:xfrm flipH="1">
                            <a:off x="1372004" y="1633491"/>
                            <a:ext cx="181589" cy="14575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10" name="Text Box 896"/>
                        <wps:cNvSpPr txBox="1">
                          <a:spLocks noChangeArrowheads="1"/>
                        </wps:cNvSpPr>
                        <wps:spPr bwMode="auto">
                          <a:xfrm>
                            <a:off x="3482240" y="1636173"/>
                            <a:ext cx="1050924" cy="38859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E2F4DE5" w14:textId="77777777" w:rsidR="00D878EF" w:rsidRPr="006614E6" w:rsidRDefault="00D878EF" w:rsidP="006B68F5">
                              <w:pPr>
                                <w:pStyle w:val="NoSpacing"/>
                                <w:rPr>
                                  <w:sz w:val="20"/>
                                  <w:szCs w:val="20"/>
                                </w:rPr>
                              </w:pPr>
                              <w:r w:rsidRPr="006614E6">
                                <w:rPr>
                                  <w:sz w:val="20"/>
                                  <w:szCs w:val="20"/>
                                </w:rPr>
                                <w:t>Return Air Damper Position</w:t>
                              </w:r>
                            </w:p>
                          </w:txbxContent>
                        </wps:txbx>
                        <wps:bodyPr rot="0" vert="horz" wrap="square" lIns="79773" tIns="39886" rIns="79773" bIns="39886" anchor="t" anchorCtr="0" upright="1">
                          <a:noAutofit/>
                        </wps:bodyPr>
                      </wps:wsp>
                      <wps:wsp>
                        <wps:cNvPr id="811" name="Line 897"/>
                        <wps:cNvCnPr>
                          <a:cxnSpLocks noChangeShapeType="1"/>
                        </wps:cNvCnPr>
                        <wps:spPr bwMode="auto">
                          <a:xfrm flipV="1">
                            <a:off x="3140165" y="1818720"/>
                            <a:ext cx="376765" cy="282573"/>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813" name="Line 899"/>
                        <wps:cNvCnPr>
                          <a:cxnSpLocks noChangeShapeType="1"/>
                        </wps:cNvCnPr>
                        <wps:spPr bwMode="auto">
                          <a:xfrm flipH="1" flipV="1">
                            <a:off x="2410184" y="2156699"/>
                            <a:ext cx="175223" cy="33936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2A1F8027" id="Canvas 873" o:spid="_x0000_s1921" editas="canvas" style="width:361.55pt;height:264pt;mso-position-horizontal-relative:char;mso-position-vertical-relative:line" coordsize="45916,335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">
                <v:shape id="_x0000_s1922" type="#_x0000_t75" style="position:absolute;width:45916;height:33528;visibility:visible;mso-wrap-style:square">
                  <v:fill o:detectmouseclick="t"/>
                  <v:path o:connecttype="none"/>
                </v:shape>
                <v:shape id="Text Box 898" o:spid="_x0000_s1923" type="#_x0000_t202" style="position:absolute;left:25229;top:24501;width:11536;height:3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" stroked="f">
                  <v:textbox inset="2.21592mm,1.1079mm,2.21592mm,1.1079mm">
                    <w:txbxContent>
                      <w:p w14:paraId="7BA21A0E" w14:textId="77777777" w:rsidR="00D878EF" w:rsidRPr="006614E6" w:rsidRDefault="00D878EF" w:rsidP="006B68F5">
                        <w:pPr>
                          <w:pStyle w:val="NoSpacing"/>
                          <w:rPr>
                            <w:sz w:val="20"/>
                            <w:szCs w:val="20"/>
                          </w:rPr>
                        </w:pPr>
                        <w:r w:rsidRPr="006614E6">
                          <w:rPr>
                            <w:sz w:val="20"/>
                            <w:szCs w:val="20"/>
                          </w:rPr>
                          <w:t>Outdoor Air Damper Position</w:t>
                        </w:r>
                      </w:p>
                    </w:txbxContent>
                  </v:textbox>
                </v:shape>
                <v:shape id="Text Box 875" o:spid="_x0000_s1924" type="#_x0000_t202" style="position:absolute;left:15103;top:13289;width:10068;height:3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" stroked="f">
                  <v:textbox inset="2.21592mm,1.1079mm,2.21592mm,1.1079mm">
                    <w:txbxContent>
                      <w:p w14:paraId="14CE7B7B" w14:textId="77777777" w:rsidR="00D878EF" w:rsidRPr="006614E6" w:rsidRDefault="00D878EF" w:rsidP="006B68F5">
                        <w:pPr>
                          <w:pStyle w:val="NoSpacing"/>
                          <w:rPr>
                            <w:sz w:val="20"/>
                            <w:szCs w:val="20"/>
                          </w:rPr>
                        </w:pPr>
                        <w:r w:rsidRPr="006614E6">
                          <w:rPr>
                            <w:sz w:val="20"/>
                            <w:szCs w:val="20"/>
                          </w:rPr>
                          <w:t>H</w:t>
                        </w:r>
                        <w:r>
                          <w:rPr>
                            <w:sz w:val="20"/>
                            <w:szCs w:val="20"/>
                          </w:rPr>
                          <w:t xml:space="preserve">eating </w:t>
                        </w:r>
                        <w:r w:rsidRPr="006614E6">
                          <w:rPr>
                            <w:sz w:val="20"/>
                            <w:szCs w:val="20"/>
                          </w:rPr>
                          <w:t>Coil</w:t>
                        </w:r>
                      </w:p>
                      <w:p w14:paraId="5063E2D7" w14:textId="77777777" w:rsidR="00D878EF" w:rsidRPr="006614E6" w:rsidRDefault="00D878EF" w:rsidP="006B68F5">
                        <w:pPr>
                          <w:pStyle w:val="NoSpacing"/>
                          <w:rPr>
                            <w:sz w:val="20"/>
                            <w:szCs w:val="20"/>
                          </w:rPr>
                        </w:pPr>
                        <w:r w:rsidRPr="006614E6">
                          <w:rPr>
                            <w:sz w:val="20"/>
                            <w:szCs w:val="20"/>
                          </w:rPr>
                          <w:t>(if applicable)</w:t>
                        </w:r>
                      </w:p>
                    </w:txbxContent>
                  </v:textbox>
                </v:shape>
                <v:shape id="Text Box 876" o:spid="_x0000_s1925" type="#_x0000_t202" style="position:absolute;left:4591;top:25002;width:7600;height:25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" stroked="f">
                  <v:textbox inset="2.76986mm,1.385mm,2.76986mm,1.385mm">
                    <w:txbxContent>
                      <w:p w14:paraId="2302450C" w14:textId="77777777" w:rsidR="00D878EF" w:rsidRPr="006614E6" w:rsidRDefault="00D878EF" w:rsidP="006B68F5">
                        <w:pPr>
                          <w:pStyle w:val="NoSpacing"/>
                          <w:rPr>
                            <w:sz w:val="20"/>
                            <w:szCs w:val="20"/>
                          </w:rPr>
                        </w:pPr>
                        <w:r w:rsidRPr="006614E6">
                          <w:rPr>
                            <w:sz w:val="20"/>
                            <w:szCs w:val="20"/>
                          </w:rPr>
                          <w:t>MinOA-P</w:t>
                        </w:r>
                      </w:p>
                    </w:txbxContent>
                  </v:textbox>
                </v:shape>
                <v:shape id="Text Box 877" o:spid="_x0000_s1926" type="#_x0000_t202" style="position:absolute;left:36664;top:27;width:7912;height:2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" stroked="f">
                  <v:textbox inset="2.76986mm,1.385mm,2.76986mm,1.385mm">
                    <w:txbxContent>
                      <w:p w14:paraId="291FA943" w14:textId="77777777" w:rsidR="00D878EF" w:rsidRPr="006614E6" w:rsidRDefault="00D878EF" w:rsidP="006B68F5">
                        <w:pPr>
                          <w:pStyle w:val="NoSpacing"/>
                          <w:rPr>
                            <w:sz w:val="20"/>
                            <w:szCs w:val="20"/>
                          </w:rPr>
                        </w:pPr>
                        <w:r w:rsidRPr="006614E6">
                          <w:rPr>
                            <w:sz w:val="20"/>
                            <w:szCs w:val="20"/>
                          </w:rPr>
                          <w:t>MaxOA-P</w:t>
                        </w:r>
                      </w:p>
                    </w:txbxContent>
                  </v:textbox>
                </v:shape>
                <v:shape id="Text Box 878" o:spid="_x0000_s1927" type="#_x0000_t202" style="position:absolute;left:34099;top:6648;width:11810;height:3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" stroked="f">
                  <v:textbox inset="2.21592mm,1.1079mm,2.21592mm,1.1079mm">
                    <w:txbxContent>
                      <w:p w14:paraId="3EAD4941" w14:textId="77777777" w:rsidR="00D878EF" w:rsidRPr="006614E6" w:rsidRDefault="00D878EF" w:rsidP="006B68F5">
                        <w:pPr>
                          <w:pStyle w:val="NoSpacing"/>
                          <w:rPr>
                            <w:sz w:val="20"/>
                            <w:szCs w:val="20"/>
                          </w:rPr>
                        </w:pPr>
                        <w:r w:rsidRPr="006614E6">
                          <w:rPr>
                            <w:sz w:val="20"/>
                            <w:szCs w:val="20"/>
                          </w:rPr>
                          <w:t>Outdoor Air Damper Position</w:t>
                        </w:r>
                      </w:p>
                    </w:txbxContent>
                  </v:textbox>
                </v:shape>
                <v:shape id="Text Box 879" o:spid="_x0000_s1928" type="#_x0000_t202" style="position:absolute;left:11645;top:8185;width:10265;height:3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" stroked="f">
                  <v:textbox inset="2.21592mm,1.1079mm,2.21592mm,1.1079mm">
                    <w:txbxContent>
                      <w:p w14:paraId="18E01B42" w14:textId="77777777" w:rsidR="00D878EF" w:rsidRPr="006614E6" w:rsidRDefault="00D878EF" w:rsidP="006B68F5">
                        <w:pPr>
                          <w:pStyle w:val="NoSpacing"/>
                          <w:jc w:val="right"/>
                          <w:rPr>
                            <w:sz w:val="20"/>
                            <w:szCs w:val="20"/>
                          </w:rPr>
                        </w:pPr>
                        <w:r w:rsidRPr="006614E6">
                          <w:rPr>
                            <w:sz w:val="20"/>
                            <w:szCs w:val="20"/>
                          </w:rPr>
                          <w:t>Return Air Damper Position</w:t>
                        </w:r>
                      </w:p>
                    </w:txbxContent>
                  </v:textbox>
                </v:shape>
                <v:shape id="Text Box 880" o:spid="_x0000_s1929" type="#_x0000_t202" style="position:absolute;top:1890;width:4605;height:20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" stroked="f">
                  <v:textbox inset="2.21592mm,1.1079mm,2.21592mm,1.1079mm">
                    <w:txbxContent>
                      <w:p w14:paraId="688261E1" w14:textId="77777777" w:rsidR="00D878EF" w:rsidRPr="006614E6" w:rsidRDefault="00D878EF" w:rsidP="006B68F5">
                        <w:pPr>
                          <w:pStyle w:val="NoSpacing"/>
                          <w:rPr>
                            <w:sz w:val="20"/>
                            <w:szCs w:val="20"/>
                          </w:rPr>
                        </w:pPr>
                        <w:r w:rsidRPr="006614E6">
                          <w:rPr>
                            <w:sz w:val="20"/>
                            <w:szCs w:val="20"/>
                          </w:rPr>
                          <w:t xml:space="preserve">100% </w:t>
                        </w:r>
                      </w:p>
                    </w:txbxContent>
                  </v:textbox>
                </v:shape>
                <v:shape id="Text Box 881" o:spid="_x0000_s1930" type="#_x0000_t202" style="position:absolute;left:76;top:28014;width:4619;height:20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" stroked="f">
                  <v:textbox inset="2.21592mm,1.1079mm,2.21592mm,1.1079mm">
                    <w:txbxContent>
                      <w:p w14:paraId="6CF1E9B3" w14:textId="77777777" w:rsidR="00D878EF" w:rsidRPr="006614E6" w:rsidRDefault="00D878EF" w:rsidP="006B68F5">
                        <w:pPr>
                          <w:pStyle w:val="NoSpacing"/>
                          <w:rPr>
                            <w:sz w:val="20"/>
                            <w:szCs w:val="20"/>
                          </w:rPr>
                        </w:pPr>
                        <w:r w:rsidRPr="006614E6">
                          <w:rPr>
                            <w:sz w:val="20"/>
                            <w:szCs w:val="20"/>
                          </w:rPr>
                          <w:t xml:space="preserve">0% </w:t>
                        </w:r>
                      </w:p>
                    </w:txbxContent>
                  </v:textbox>
                </v:shape>
                <v:line id="Line 882" o:spid="_x0000_s1931" style="position:absolute;visibility:visible;mso-wrap-style:square" from="4591,28984" to="45911,289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" strokeweight="1.5pt"/>
                <v:line id="Line 883" o:spid="_x0000_s1932" style="position:absolute;flip:y;visibility:visible;mso-wrap-style:square" from="4681,2375" to="4688,289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" strokeweight="1.5pt"/>
                <v:line id="Line 884" o:spid="_x0000_s1933" style="position:absolute;flip:y;visibility:visible;mso-wrap-style:square" from="20209,2424" to="36464,273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"/>
                <v:line id="Line 885" o:spid="_x0000_s1934" style="position:absolute;visibility:visible;mso-wrap-style:square" from="20202,4924" to="36457,289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">
                  <v:stroke dashstyle="longDash"/>
                </v:line>
                <v:shape id="Text Box 886" o:spid="_x0000_s1935" type="#_x0000_t202" style="position:absolute;left:775;top:6648;width:3345;height:19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" stroked="f">
                  <v:textbox style="layout-flow:vertical;mso-layout-flow-alt:bottom-to-top" inset="2.76986mm,1.385mm,2.76986mm,1.385mm">
                    <w:txbxContent>
                      <w:p w14:paraId="179F66A0" w14:textId="77777777" w:rsidR="00D878EF" w:rsidRPr="006614E6" w:rsidRDefault="00D878EF" w:rsidP="006B68F5">
                        <w:pPr>
                          <w:pStyle w:val="NoSpacing"/>
                          <w:rPr>
                            <w:sz w:val="20"/>
                            <w:szCs w:val="20"/>
                          </w:rPr>
                        </w:pPr>
                        <w:r w:rsidRPr="006614E6">
                          <w:rPr>
                            <w:sz w:val="20"/>
                            <w:szCs w:val="20"/>
                          </w:rPr>
                          <w:t>Damper/valve Position, % open</w:t>
                        </w:r>
                      </w:p>
                    </w:txbxContent>
                  </v:textbox>
                </v:shape>
                <v:shape id="Text Box 887" o:spid="_x0000_s1936" type="#_x0000_t202" style="position:absolute;left:5499;top:29600;width:15430;height:26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" stroked="f">
                  <v:textbox inset="2.76986mm,1.385mm,2.76986mm,1.385mm">
                    <w:txbxContent>
                      <w:p w14:paraId="5930BF7F" w14:textId="77777777" w:rsidR="00D878EF" w:rsidRPr="006614E6" w:rsidRDefault="00D878EF" w:rsidP="006B68F5">
                        <w:pPr>
                          <w:pStyle w:val="NoSpacing"/>
                          <w:rPr>
                            <w:sz w:val="20"/>
                            <w:szCs w:val="20"/>
                          </w:rPr>
                        </w:pPr>
                        <w:r w:rsidRPr="006614E6">
                          <w:rPr>
                            <w:sz w:val="20"/>
                            <w:szCs w:val="20"/>
                          </w:rPr>
                          <w:t>SATsp Control Loop Signal</w:t>
                        </w:r>
                      </w:p>
                    </w:txbxContent>
                  </v:textbox>
                </v:shape>
                <v:line id="Line 888" o:spid="_x0000_s1937" style="position:absolute;flip:x;visibility:visible;mso-wrap-style:square" from="20202,30812" to="27640,308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">
                  <v:stroke startarrow="block"/>
                </v:line>
                <v:line id="Line 889" o:spid="_x0000_s1938" style="position:absolute;flip:x;visibility:visible;mso-wrap-style:square" from="4695,4924" to="20202,49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">
                  <v:stroke dashstyle="longDash"/>
                </v:line>
                <v:line id="Line 890" o:spid="_x0000_s1939" style="position:absolute;flip:y;visibility:visible;mso-wrap-style:square" from="36464,2396" to="45918,24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"/>
                <v:line id="Line 891" o:spid="_x0000_s1940" style="position:absolute;flip:y;visibility:visible;mso-wrap-style:square" from="37717,2548" to="40820,66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">
                  <v:stroke endarrow="block"/>
                </v:line>
                <v:line id="Line 892" o:spid="_x0000_s1941" style="position:absolute;flip:x y;visibility:visible;mso-wrap-style:square" from="4695,2860" to="20202,289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" strokeweight="2.25pt"/>
                <v:line id="Line 893" o:spid="_x0000_s1942" style="position:absolute;visibility:visible;mso-wrap-style:square" from="4695,27294" to="20209,273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"/>
                <v:line id="Line 894" o:spid="_x0000_s1943" style="position:absolute;flip:x;visibility:visible;mso-wrap-style:square" from="17820,5803" to="20694,85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">
                  <v:stroke startarrow="block"/>
                </v:line>
                <v:line id="Line 895" o:spid="_x0000_s1944" style="position:absolute;flip:x;visibility:visible;mso-wrap-style:square" from="13720,16334" to="15535,177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">
                  <v:stroke endarrow="block"/>
                </v:line>
                <v:shape id="Text Box 896" o:spid="_x0000_s1945" type="#_x0000_t202" style="position:absolute;left:34822;top:16361;width:10509;height:3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" stroked="f">
                  <v:textbox inset="2.21592mm,1.1079mm,2.21592mm,1.1079mm">
                    <w:txbxContent>
                      <w:p w14:paraId="3E2F4DE5" w14:textId="77777777" w:rsidR="00D878EF" w:rsidRPr="006614E6" w:rsidRDefault="00D878EF" w:rsidP="006B68F5">
                        <w:pPr>
                          <w:pStyle w:val="NoSpacing"/>
                          <w:rPr>
                            <w:sz w:val="20"/>
                            <w:szCs w:val="20"/>
                          </w:rPr>
                        </w:pPr>
                        <w:r w:rsidRPr="006614E6">
                          <w:rPr>
                            <w:sz w:val="20"/>
                            <w:szCs w:val="20"/>
                          </w:rPr>
                          <w:t>Return Air Damper Position</w:t>
                        </w:r>
                      </w:p>
                    </w:txbxContent>
                  </v:textbox>
                </v:shape>
                <v:line id="Line 897" o:spid="_x0000_s1946" style="position:absolute;flip:y;visibility:visible;mso-wrap-style:square" from="31401,18187" to="35169,210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">
                  <v:stroke startarrow="block"/>
                </v:line>
                <v:line id="Line 899" o:spid="_x0000_s1947" style="position:absolute;flip:x y;visibility:visible;mso-wrap-style:square" from="24101,21566" to="25854,249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">
                  <v:stroke endarrow="block"/>
                </v:line>
                <w10:anchorlock/>
              </v:group>
            </w:pict>
          </mc:Fallback>
        </mc:AlternateContent>
      </w:r>
    </w:p>
    <w:p w14:paraId="774ABD75" w14:textId="591F4DA2" w:rsidR="006B68F5" w:rsidRPr="006B68F5" w:rsidRDefault="006B68F5" w:rsidP="007C1423">
      <w:pPr>
        <w:pStyle w:val="FigureCaption"/>
      </w:pPr>
      <w:r w:rsidRPr="006B68F5">
        <w:t>Figure 5.18.5.2 SZVAV AHU supply air temperature loop mapping.</w:t>
      </w:r>
    </w:p>
    <w:p w14:paraId="5942C417" w14:textId="21B2B119" w:rsidR="009045A3" w:rsidRDefault="009045A3" w:rsidP="0087618D">
      <w:pPr>
        <w:pStyle w:val="Heading4"/>
      </w:pPr>
      <w:r>
        <w:t xml:space="preserve">The control loop for </w:t>
      </w:r>
      <w:proofErr w:type="spellStart"/>
      <w:r>
        <w:t>SATsp</w:t>
      </w:r>
      <w:proofErr w:type="spellEnd"/>
      <w:r>
        <w:t xml:space="preserve">-C is enabled when the supply fan is proven </w:t>
      </w:r>
      <w:r w:rsidRPr="00B87A61">
        <w:rPr>
          <w:smallCaps/>
        </w:rPr>
        <w:t>on</w:t>
      </w:r>
      <w:r>
        <w:t xml:space="preserve"> and the </w:t>
      </w:r>
      <w:r w:rsidR="005474F7">
        <w:t>Zone State</w:t>
      </w:r>
      <w:r>
        <w:t xml:space="preserve"> is cooling and disabled and set to neutral otherwise. </w:t>
      </w:r>
      <w:r w:rsidRPr="00BC7581">
        <w:t xml:space="preserve">When enabled, supply air temperature shall be controlled to </w:t>
      </w:r>
      <w:proofErr w:type="spellStart"/>
      <w:r w:rsidRPr="00BC7581">
        <w:t>SATsp</w:t>
      </w:r>
      <w:proofErr w:type="spellEnd"/>
      <w:r w:rsidRPr="00BC7581">
        <w:noBreakHyphen/>
        <w:t>C by modulating the cooling coil.</w:t>
      </w:r>
    </w:p>
    <w:p w14:paraId="716995C5" w14:textId="77777777" w:rsidR="009045A3" w:rsidRPr="00BC7581" w:rsidRDefault="009045A3" w:rsidP="0087618D">
      <w:pPr>
        <w:pStyle w:val="Heading3"/>
      </w:pPr>
      <w:bookmarkStart w:id="7484" w:name="_Ref38388798"/>
      <w:r w:rsidRPr="00BC7581">
        <w:lastRenderedPageBreak/>
        <w:t>Minimum Outdoor Air Control</w:t>
      </w:r>
      <w:bookmarkEnd w:id="7484"/>
    </w:p>
    <w:p w14:paraId="4ACC1384" w14:textId="358820C8" w:rsidR="009045A3" w:rsidRDefault="009045A3" w:rsidP="0087618D">
      <w:pPr>
        <w:pStyle w:val="Heading4"/>
      </w:pPr>
      <w:r>
        <w:t xml:space="preserve">See Section </w:t>
      </w:r>
      <w:r w:rsidR="00CA5DFF" w:rsidRPr="00B87A61">
        <w:rPr>
          <w:rFonts w:cs="Times New Roman PS MT"/>
          <w:bCs/>
          <w:szCs w:val="20"/>
        </w:rPr>
        <w:fldChar w:fldCharType="begin"/>
      </w:r>
      <w:r w:rsidR="00CA5DFF" w:rsidRPr="00B87A61">
        <w:rPr>
          <w:rFonts w:cs="Times New Roman PS MT"/>
          <w:bCs/>
          <w:szCs w:val="20"/>
        </w:rPr>
        <w:instrText xml:space="preserve"> REF _Ref38824255 \w \h </w:instrText>
      </w:r>
      <w:r w:rsidR="00CA5DFF" w:rsidRPr="00B87A61">
        <w:rPr>
          <w:rFonts w:cs="Times New Roman PS MT"/>
          <w:bCs/>
          <w:szCs w:val="20"/>
        </w:rPr>
      </w:r>
      <w:r w:rsidR="00CA5DFF" w:rsidRPr="00B87A61">
        <w:rPr>
          <w:rFonts w:cs="Times New Roman PS MT"/>
          <w:bCs/>
          <w:szCs w:val="20"/>
        </w:rPr>
        <w:fldChar w:fldCharType="separate"/>
      </w:r>
      <w:r w:rsidR="0037258A">
        <w:rPr>
          <w:rFonts w:cs="Times New Roman PS MT"/>
          <w:bCs/>
          <w:szCs w:val="20"/>
        </w:rPr>
        <w:t>5.2</w:t>
      </w:r>
      <w:r w:rsidR="00CA5DFF" w:rsidRPr="00B87A61">
        <w:rPr>
          <w:rFonts w:cs="Times New Roman PS MT"/>
          <w:bCs/>
          <w:szCs w:val="20"/>
        </w:rPr>
        <w:fldChar w:fldCharType="end"/>
      </w:r>
      <w:r>
        <w:t xml:space="preserve"> for calculation of zone minimum outdoor airflow </w:t>
      </w:r>
      <w:r w:rsidR="00D21A33">
        <w:t>setpoint</w:t>
      </w:r>
      <w:r>
        <w:t>.</w:t>
      </w:r>
    </w:p>
    <w:p w14:paraId="73FAEE55" w14:textId="77777777" w:rsidR="008B2412" w:rsidRPr="008B2412" w:rsidRDefault="008B2412" w:rsidP="005274F2">
      <w:pPr>
        <w:pStyle w:val="Instrbox"/>
        <w:spacing w:before="80"/>
      </w:pPr>
      <w:bookmarkStart w:id="7485" w:name="_Ref47335238"/>
      <w:r w:rsidRPr="008B2412">
        <w:t>The engineer must select among control logic options for minimum outdoor airflow control. This decision is based on whether the unit has an outdoor airflow measurement station.</w:t>
      </w:r>
    </w:p>
    <w:p w14:paraId="7C961F4C" w14:textId="77777777" w:rsidR="008B2412" w:rsidRPr="008B2412" w:rsidRDefault="008B2412" w:rsidP="005274F2">
      <w:pPr>
        <w:pStyle w:val="Instrbox"/>
        <w:spacing w:before="80"/>
      </w:pPr>
      <w:r w:rsidRPr="008B2412">
        <w:t>Control logic selections should be made as follows:</w:t>
      </w:r>
    </w:p>
    <w:p w14:paraId="263BA085" w14:textId="669DF838" w:rsidR="008B2412" w:rsidRPr="008B2412" w:rsidRDefault="008B2412" w:rsidP="005274F2">
      <w:pPr>
        <w:pStyle w:val="Instrbox"/>
        <w:spacing w:before="80"/>
      </w:pPr>
      <w:r w:rsidRPr="008B2412">
        <w:t xml:space="preserve">For AHUs without an outdoor airflow measurement station, use Section </w:t>
      </w:r>
      <w:r>
        <w:fldChar w:fldCharType="begin"/>
      </w:r>
      <w:r>
        <w:instrText xml:space="preserve"> REF _Ref47336718 \w \h </w:instrText>
      </w:r>
      <w:r>
        <w:fldChar w:fldCharType="separate"/>
      </w:r>
      <w:r w:rsidR="0037258A">
        <w:t>5.18.6.2</w:t>
      </w:r>
      <w:r>
        <w:fldChar w:fldCharType="end"/>
      </w:r>
      <w:r>
        <w:t xml:space="preserve"> </w:t>
      </w:r>
      <w:r w:rsidRPr="008B2412">
        <w:t>below and delete Section “</w:t>
      </w:r>
      <w:r w:rsidR="0042723C">
        <w:fldChar w:fldCharType="begin"/>
      </w:r>
      <w:r w:rsidR="0042723C">
        <w:instrText xml:space="preserve"> REF _Ref75935920 \w \h </w:instrText>
      </w:r>
      <w:r w:rsidR="0042723C">
        <w:fldChar w:fldCharType="separate"/>
      </w:r>
      <w:r w:rsidR="0042723C">
        <w:t>5.18.6.3</w:t>
      </w:r>
      <w:r w:rsidR="0042723C">
        <w:fldChar w:fldCharType="end"/>
      </w:r>
      <w:r w:rsidRPr="008B2412">
        <w:t>” below.</w:t>
      </w:r>
    </w:p>
    <w:p w14:paraId="5889D62C" w14:textId="56ED8EE7" w:rsidR="008B2412" w:rsidRPr="008B2412" w:rsidRDefault="008B2412" w:rsidP="005274F2">
      <w:pPr>
        <w:pStyle w:val="Instrbox"/>
        <w:spacing w:before="80"/>
      </w:pPr>
      <w:r w:rsidRPr="008B2412">
        <w:t>For AHUs with an outdoor airflow measurement station, use Section “</w:t>
      </w:r>
      <w:r w:rsidR="0042723C">
        <w:fldChar w:fldCharType="begin"/>
      </w:r>
      <w:r w:rsidR="0042723C">
        <w:instrText xml:space="preserve"> REF _Ref75935920 \w \h </w:instrText>
      </w:r>
      <w:r w:rsidR="0042723C">
        <w:fldChar w:fldCharType="separate"/>
      </w:r>
      <w:r w:rsidR="0042723C">
        <w:t>5.18.6.3</w:t>
      </w:r>
      <w:r w:rsidR="0042723C">
        <w:fldChar w:fldCharType="end"/>
      </w:r>
      <w:r w:rsidRPr="008B2412">
        <w:t>” below and delete Section “</w:t>
      </w:r>
      <w:r w:rsidR="0042723C">
        <w:fldChar w:fldCharType="begin"/>
      </w:r>
      <w:r w:rsidR="0042723C">
        <w:instrText xml:space="preserve"> REF _Ref47336718 \w \h </w:instrText>
      </w:r>
      <w:r w:rsidR="0042723C">
        <w:fldChar w:fldCharType="separate"/>
      </w:r>
      <w:r w:rsidR="0042723C">
        <w:t>5.18.6.2</w:t>
      </w:r>
      <w:r w:rsidR="0042723C">
        <w:fldChar w:fldCharType="end"/>
      </w:r>
      <w:r w:rsidRPr="008B2412">
        <w:t>” below.</w:t>
      </w:r>
    </w:p>
    <w:p w14:paraId="12158A85" w14:textId="0B8F121E" w:rsidR="009045A3" w:rsidRDefault="009045A3" w:rsidP="0087618D">
      <w:pPr>
        <w:pStyle w:val="Heading4"/>
      </w:pPr>
      <w:bookmarkStart w:id="7486" w:name="_Ref47336718"/>
      <w:r>
        <w:t>Outdoor Air Damper Control</w:t>
      </w:r>
      <w:bookmarkEnd w:id="7485"/>
      <w:bookmarkEnd w:id="7486"/>
      <w:r w:rsidR="0042723C">
        <w:t xml:space="preserve"> </w:t>
      </w:r>
      <w:r w:rsidR="0042723C" w:rsidRPr="008B2412">
        <w:t>for Units with</w:t>
      </w:r>
      <w:r w:rsidR="0042723C">
        <w:t>out</w:t>
      </w:r>
      <w:r w:rsidR="0042723C" w:rsidRPr="008B2412">
        <w:t xml:space="preserve"> an Outdoor Airflow Measurement Station</w:t>
      </w:r>
    </w:p>
    <w:p w14:paraId="33E53524" w14:textId="77777777" w:rsidR="008B2412" w:rsidRDefault="008B2412" w:rsidP="008B2412">
      <w:pPr>
        <w:pStyle w:val="Infobox"/>
      </w:pPr>
      <w:r>
        <w:t>This section describes minimum outdoor air control logic for a unit with a single common minimum OA and economizer damper (i.e., no separate minimum OA damper) and Demand Control Ventilation.</w:t>
      </w:r>
    </w:p>
    <w:p w14:paraId="7B34798C" w14:textId="77777777" w:rsidR="008B2412" w:rsidRDefault="008B2412" w:rsidP="008B2412">
      <w:pPr>
        <w:pStyle w:val="Infobox"/>
      </w:pPr>
      <w:r>
        <w:t>This logic assumes that there is no airflow measurement station across the outdoor air intake and controls OA volume indirectly via damper position setpoints.  This works for a single zone unit because there are no downstream dampers that would change the relationship between OA damper position and OA airflow.  This logic is not appropriate for a system with actuated dampers downstream of the AHU.</w:t>
      </w:r>
    </w:p>
    <w:p w14:paraId="7ADDEA44" w14:textId="77777777" w:rsidR="008B2412" w:rsidRDefault="008B2412" w:rsidP="008B2412">
      <w:pPr>
        <w:pStyle w:val="Infobox"/>
      </w:pPr>
      <w:r>
        <w:t xml:space="preserve">Other configurations are possible and would require modifications to the points list (above) and the control logic below. </w:t>
      </w:r>
    </w:p>
    <w:p w14:paraId="5F6FC271" w14:textId="3A615A92" w:rsidR="009045A3" w:rsidRDefault="009045A3" w:rsidP="005274F2">
      <w:pPr>
        <w:pStyle w:val="Heading5"/>
        <w:spacing w:before="120" w:after="40"/>
        <w:ind w:left="1714"/>
      </w:pPr>
      <w:r>
        <w:t xml:space="preserve">See Section </w:t>
      </w:r>
      <w:r w:rsidR="00D66724">
        <w:fldChar w:fldCharType="begin"/>
      </w:r>
      <w:r w:rsidR="00D66724">
        <w:instrText xml:space="preserve"> REF _Ref38385875 \w \h </w:instrText>
      </w:r>
      <w:r w:rsidR="00D66724">
        <w:fldChar w:fldCharType="separate"/>
      </w:r>
      <w:r w:rsidR="0037258A">
        <w:t>3.2.2.2</w:t>
      </w:r>
      <w:r w:rsidR="00D66724">
        <w:fldChar w:fldCharType="end"/>
      </w:r>
      <w:r>
        <w:t xml:space="preserve"> for minimum damper position </w:t>
      </w:r>
      <w:r w:rsidR="00D21A33">
        <w:t>setpoint</w:t>
      </w:r>
      <w:r>
        <w:t>s.</w:t>
      </w:r>
    </w:p>
    <w:p w14:paraId="5D8356BF" w14:textId="41B541BA" w:rsidR="009045A3" w:rsidRDefault="009045A3" w:rsidP="005274F2">
      <w:pPr>
        <w:pStyle w:val="Heading5"/>
        <w:spacing w:before="120" w:after="40"/>
        <w:ind w:left="1714"/>
      </w:pPr>
      <w:r>
        <w:t xml:space="preserve">At least once per minute while the zone is in </w:t>
      </w:r>
      <w:r w:rsidR="00D21A33">
        <w:t>Occupied Mode</w:t>
      </w:r>
      <w:r>
        <w:t xml:space="preserve">, the BAS shall calculate </w:t>
      </w:r>
      <w:proofErr w:type="spellStart"/>
      <w:r>
        <w:t>MinPos</w:t>
      </w:r>
      <w:proofErr w:type="spellEnd"/>
      <w:r>
        <w:t xml:space="preserve">* as a linear interpolation between </w:t>
      </w:r>
      <w:proofErr w:type="spellStart"/>
      <w:r>
        <w:t>MinPosMin</w:t>
      </w:r>
      <w:proofErr w:type="spellEnd"/>
      <w:r>
        <w:t xml:space="preserve"> and </w:t>
      </w:r>
      <w:proofErr w:type="spellStart"/>
      <w:r>
        <w:t>MinPosMax</w:t>
      </w:r>
      <w:proofErr w:type="spellEnd"/>
      <w:r>
        <w:t xml:space="preserve"> based on the current fan speed.</w:t>
      </w:r>
    </w:p>
    <w:p w14:paraId="12A3B43B" w14:textId="6BEA08F8" w:rsidR="009045A3" w:rsidRPr="00BC7581" w:rsidRDefault="009045A3" w:rsidP="005274F2">
      <w:pPr>
        <w:pStyle w:val="Heading5"/>
        <w:spacing w:before="120" w:after="40"/>
        <w:ind w:left="1714"/>
      </w:pPr>
      <w:r>
        <w:t xml:space="preserve">At least once per minute while the zone is in </w:t>
      </w:r>
      <w:r w:rsidR="00D21A33">
        <w:t>Occupied Mode</w:t>
      </w:r>
      <w:r w:rsidRPr="00BC7581">
        <w:t xml:space="preserve">, the BAS shall calculate </w:t>
      </w:r>
      <w:proofErr w:type="spellStart"/>
      <w:r w:rsidRPr="00BC7581">
        <w:t>DesPos</w:t>
      </w:r>
      <w:proofErr w:type="spellEnd"/>
      <w:r w:rsidRPr="00BC7581">
        <w:t xml:space="preserve">* as a linear interpolation between </w:t>
      </w:r>
      <w:proofErr w:type="spellStart"/>
      <w:r w:rsidRPr="00BC7581">
        <w:t>DesPosMin</w:t>
      </w:r>
      <w:proofErr w:type="spellEnd"/>
      <w:r w:rsidRPr="00BC7581">
        <w:t xml:space="preserve"> and </w:t>
      </w:r>
      <w:proofErr w:type="spellStart"/>
      <w:r w:rsidRPr="00BC7581">
        <w:t>DesPosMax</w:t>
      </w:r>
      <w:proofErr w:type="spellEnd"/>
      <w:r w:rsidRPr="00BC7581">
        <w:t xml:space="preserve"> based on the current fan speed.</w:t>
      </w:r>
    </w:p>
    <w:p w14:paraId="2D4602EB" w14:textId="77777777" w:rsidR="009045A3" w:rsidRPr="00BC7581" w:rsidRDefault="009045A3" w:rsidP="005274F2">
      <w:pPr>
        <w:pStyle w:val="Heading5"/>
        <w:spacing w:before="120" w:after="40"/>
        <w:ind w:left="1714"/>
      </w:pPr>
      <w:r w:rsidRPr="00BC7581">
        <w:t xml:space="preserve">If </w:t>
      </w:r>
      <w:proofErr w:type="spellStart"/>
      <w:r w:rsidRPr="00BC7581">
        <w:t>MinOAsp</w:t>
      </w:r>
      <w:proofErr w:type="spellEnd"/>
      <w:r w:rsidRPr="00BC7581">
        <w:t xml:space="preserve"> is zero, </w:t>
      </w:r>
      <w:proofErr w:type="spellStart"/>
      <w:r w:rsidRPr="00BC7581">
        <w:t>MinOA</w:t>
      </w:r>
      <w:proofErr w:type="spellEnd"/>
      <w:r w:rsidRPr="00BC7581">
        <w:t>-P shall be zero (i.e., outdoor air damper fully closed).</w:t>
      </w:r>
    </w:p>
    <w:p w14:paraId="71EAAFC9" w14:textId="48AD4FEE" w:rsidR="009045A3" w:rsidRDefault="009045A3" w:rsidP="005274F2">
      <w:pPr>
        <w:pStyle w:val="Heading5"/>
        <w:spacing w:before="120" w:after="40"/>
        <w:ind w:left="1714"/>
      </w:pPr>
      <w:r>
        <w:t xml:space="preserve">If </w:t>
      </w:r>
      <w:proofErr w:type="spellStart"/>
      <w:r>
        <w:t>MinOAsp</w:t>
      </w:r>
      <w:proofErr w:type="spellEnd"/>
      <w:r>
        <w:t xml:space="preserve"> is nonzero, then the outdoor air damper minimum position </w:t>
      </w:r>
      <w:proofErr w:type="spellStart"/>
      <w:r>
        <w:t>MinOA</w:t>
      </w:r>
      <w:proofErr w:type="spellEnd"/>
      <w:r>
        <w:t xml:space="preserve">-P shall be the value between </w:t>
      </w:r>
      <w:proofErr w:type="spellStart"/>
      <w:r>
        <w:t>MinPos</w:t>
      </w:r>
      <w:proofErr w:type="spellEnd"/>
      <w:r>
        <w:t xml:space="preserve">* and </w:t>
      </w:r>
      <w:proofErr w:type="spellStart"/>
      <w:r>
        <w:t>DesPos</w:t>
      </w:r>
      <w:proofErr w:type="spellEnd"/>
      <w:r>
        <w:t xml:space="preserve">* that is proportional to the value of </w:t>
      </w:r>
      <w:proofErr w:type="spellStart"/>
      <w:r>
        <w:t>MinOAsp</w:t>
      </w:r>
      <w:proofErr w:type="spellEnd"/>
      <w:r>
        <w:t xml:space="preserve"> between </w:t>
      </w:r>
      <w:proofErr w:type="spellStart"/>
      <w:r>
        <w:t>MinOA</w:t>
      </w:r>
      <w:proofErr w:type="spellEnd"/>
      <w:r>
        <w:t xml:space="preserve"> and </w:t>
      </w:r>
      <w:proofErr w:type="spellStart"/>
      <w:r>
        <w:t>DesOA</w:t>
      </w:r>
      <w:proofErr w:type="spellEnd"/>
      <w:r>
        <w:t>. Figure 5.18.6.2 illustrates this (points are chosen arbitrarily and are not meant to be representative).</w:t>
      </w:r>
    </w:p>
    <w:p w14:paraId="3BE03A26" w14:textId="242391BB" w:rsidR="00AD30BE" w:rsidRDefault="00AD30BE" w:rsidP="00AD30BE">
      <w:pPr>
        <w:jc w:val="center"/>
      </w:pPr>
    </w:p>
    <w:p w14:paraId="039A892E" w14:textId="2B532AAE" w:rsidR="00AD30BE" w:rsidRDefault="00AD30BE" w:rsidP="00AD30BE">
      <w:pPr>
        <w:jc w:val="center"/>
      </w:pPr>
      <w:r>
        <w:rPr>
          <w:noProof/>
        </w:rPr>
        <mc:AlternateContent>
          <mc:Choice Requires="wpc">
            <w:drawing>
              <wp:inline distT="0" distB="0" distL="0" distR="0" wp14:anchorId="30990F35" wp14:editId="7AE92E5B">
                <wp:extent cx="4493673" cy="2476500"/>
                <wp:effectExtent l="0" t="0" r="0" b="0"/>
                <wp:docPr id="493" name="Canvas 49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422" name="Text Box 838"/>
                        <wps:cNvSpPr txBox="1">
                          <a:spLocks noChangeArrowheads="1"/>
                        </wps:cNvSpPr>
                        <wps:spPr bwMode="auto">
                          <a:xfrm>
                            <a:off x="3207798" y="1617980"/>
                            <a:ext cx="697865" cy="2044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AC22A0" w14:textId="77777777" w:rsidR="00D878EF" w:rsidRPr="00593E38" w:rsidRDefault="00D878EF" w:rsidP="00AD30BE">
                              <w:pPr>
                                <w:pStyle w:val="NoSpacing"/>
                                <w:rPr>
                                  <w:sz w:val="16"/>
                                  <w:szCs w:val="16"/>
                                </w:rPr>
                              </w:pPr>
                              <w:r w:rsidRPr="00593E38">
                                <w:rPr>
                                  <w:sz w:val="16"/>
                                  <w:szCs w:val="16"/>
                                </w:rPr>
                                <w:t>MinPosMax</w:t>
                              </w:r>
                            </w:p>
                          </w:txbxContent>
                        </wps:txbx>
                        <wps:bodyPr rot="0" vert="horz" wrap="square" lIns="91440" tIns="45720" rIns="91440" bIns="45720" anchor="t" anchorCtr="0" upright="1">
                          <a:noAutofit/>
                        </wps:bodyPr>
                      </wps:wsp>
                      <wps:wsp>
                        <wps:cNvPr id="423" name="Text Box 839"/>
                        <wps:cNvSpPr txBox="1">
                          <a:spLocks noChangeArrowheads="1"/>
                        </wps:cNvSpPr>
                        <wps:spPr bwMode="auto">
                          <a:xfrm>
                            <a:off x="895763" y="1522730"/>
                            <a:ext cx="675005" cy="2044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B91ADC" w14:textId="77777777" w:rsidR="00D878EF" w:rsidRPr="00593E38" w:rsidRDefault="00D878EF" w:rsidP="00AD30BE">
                              <w:pPr>
                                <w:pStyle w:val="NoSpacing"/>
                                <w:rPr>
                                  <w:sz w:val="16"/>
                                  <w:szCs w:val="16"/>
                                </w:rPr>
                              </w:pPr>
                              <w:r w:rsidRPr="00593E38">
                                <w:rPr>
                                  <w:sz w:val="16"/>
                                  <w:szCs w:val="16"/>
                                </w:rPr>
                                <w:t>MinPosMin</w:t>
                              </w:r>
                            </w:p>
                          </w:txbxContent>
                        </wps:txbx>
                        <wps:bodyPr rot="0" vert="horz" wrap="square" lIns="91440" tIns="45720" rIns="91440" bIns="45720" anchor="t" anchorCtr="0" upright="1">
                          <a:noAutofit/>
                        </wps:bodyPr>
                      </wps:wsp>
                      <wps:wsp>
                        <wps:cNvPr id="424" name="Text Box 840"/>
                        <wps:cNvSpPr txBox="1">
                          <a:spLocks noChangeArrowheads="1"/>
                        </wps:cNvSpPr>
                        <wps:spPr bwMode="auto">
                          <a:xfrm>
                            <a:off x="1079278" y="2031365"/>
                            <a:ext cx="704850" cy="2038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482F61" w14:textId="77777777" w:rsidR="00D878EF" w:rsidRPr="00593E38" w:rsidRDefault="00D878EF" w:rsidP="00AD30BE">
                              <w:pPr>
                                <w:pStyle w:val="NoSpacing"/>
                                <w:rPr>
                                  <w:sz w:val="16"/>
                                  <w:szCs w:val="16"/>
                                </w:rPr>
                              </w:pPr>
                              <w:r w:rsidRPr="00593E38">
                                <w:rPr>
                                  <w:sz w:val="16"/>
                                  <w:szCs w:val="16"/>
                                </w:rPr>
                                <w:t>Min Speed</w:t>
                              </w:r>
                            </w:p>
                          </w:txbxContent>
                        </wps:txbx>
                        <wps:bodyPr rot="0" vert="horz" wrap="square" lIns="91440" tIns="45720" rIns="91440" bIns="45720" anchor="t" anchorCtr="0" upright="1">
                          <a:noAutofit/>
                        </wps:bodyPr>
                      </wps:wsp>
                      <wps:wsp>
                        <wps:cNvPr id="425" name="Text Box 841"/>
                        <wps:cNvSpPr txBox="1">
                          <a:spLocks noChangeArrowheads="1"/>
                        </wps:cNvSpPr>
                        <wps:spPr bwMode="auto">
                          <a:xfrm>
                            <a:off x="785057" y="638175"/>
                            <a:ext cx="1316355" cy="5715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64E84B0" w14:textId="77777777" w:rsidR="00D878EF" w:rsidRPr="00593E38" w:rsidRDefault="00D878EF" w:rsidP="00AD30BE">
                              <w:pPr>
                                <w:pStyle w:val="NoSpacing"/>
                                <w:rPr>
                                  <w:sz w:val="16"/>
                                  <w:szCs w:val="16"/>
                                </w:rPr>
                              </w:pPr>
                              <w:r w:rsidRPr="00593E38">
                                <w:rPr>
                                  <w:sz w:val="16"/>
                                  <w:szCs w:val="16"/>
                                </w:rPr>
                                <w:t>This line represents the range of OA volumes, from MinOA at MinPos* to DesOA at DesPos*.</w:t>
                              </w:r>
                            </w:p>
                          </w:txbxContent>
                        </wps:txbx>
                        <wps:bodyPr rot="0" vert="horz" wrap="square" lIns="73152" tIns="36576" rIns="73152" bIns="36576" anchor="t" anchorCtr="0" upright="1">
                          <a:noAutofit/>
                        </wps:bodyPr>
                      </wps:wsp>
                      <wps:wsp>
                        <wps:cNvPr id="426" name="Line 842"/>
                        <wps:cNvCnPr>
                          <a:cxnSpLocks noChangeShapeType="1"/>
                        </wps:cNvCnPr>
                        <wps:spPr bwMode="auto">
                          <a:xfrm flipV="1">
                            <a:off x="714153" y="1998345"/>
                            <a:ext cx="3026410" cy="63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27" name="Line 843"/>
                        <wps:cNvCnPr>
                          <a:cxnSpLocks noChangeShapeType="1"/>
                        </wps:cNvCnPr>
                        <wps:spPr bwMode="auto">
                          <a:xfrm flipV="1">
                            <a:off x="722408" y="81915"/>
                            <a:ext cx="635" cy="191325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28" name="Text Box 844"/>
                        <wps:cNvSpPr txBox="1">
                          <a:spLocks noChangeArrowheads="1"/>
                        </wps:cNvSpPr>
                        <wps:spPr bwMode="auto">
                          <a:xfrm>
                            <a:off x="803688" y="2153920"/>
                            <a:ext cx="1131644" cy="2608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4535B7" w14:textId="77777777" w:rsidR="00D878EF" w:rsidRPr="005526D7" w:rsidRDefault="00D878EF" w:rsidP="00AD30BE">
                              <w:pPr>
                                <w:pStyle w:val="NoSpacing"/>
                                <w:rPr>
                                  <w:sz w:val="20"/>
                                  <w:szCs w:val="16"/>
                                </w:rPr>
                              </w:pPr>
                              <w:r w:rsidRPr="005526D7">
                                <w:rPr>
                                  <w:sz w:val="20"/>
                                  <w:szCs w:val="16"/>
                                </w:rPr>
                                <w:t>Supply Fan Speed</w:t>
                              </w:r>
                            </w:p>
                          </w:txbxContent>
                        </wps:txbx>
                        <wps:bodyPr rot="0" vert="horz" wrap="square" lIns="91440" tIns="45720" rIns="91440" bIns="45720" anchor="t" anchorCtr="0" upright="1">
                          <a:noAutofit/>
                        </wps:bodyPr>
                      </wps:wsp>
                      <wps:wsp>
                        <wps:cNvPr id="429" name="Line 845"/>
                        <wps:cNvCnPr>
                          <a:cxnSpLocks noChangeShapeType="1"/>
                        </wps:cNvCnPr>
                        <wps:spPr bwMode="auto">
                          <a:xfrm flipH="1">
                            <a:off x="1902873" y="2252980"/>
                            <a:ext cx="707390" cy="635"/>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430" name="Line 846"/>
                        <wps:cNvCnPr>
                          <a:cxnSpLocks noChangeShapeType="1"/>
                        </wps:cNvCnPr>
                        <wps:spPr bwMode="auto">
                          <a:xfrm flipH="1" flipV="1">
                            <a:off x="2050828" y="834390"/>
                            <a:ext cx="511810" cy="74041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431" name="Oval 847"/>
                        <wps:cNvSpPr>
                          <a:spLocks noChangeArrowheads="1"/>
                        </wps:cNvSpPr>
                        <wps:spPr bwMode="auto">
                          <a:xfrm>
                            <a:off x="1407573" y="1522730"/>
                            <a:ext cx="51435" cy="52070"/>
                          </a:xfrm>
                          <a:prstGeom prst="ellipse">
                            <a:avLst/>
                          </a:prstGeom>
                          <a:solidFill>
                            <a:schemeClr val="tx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432" name="Line 848"/>
                        <wps:cNvCnPr>
                          <a:cxnSpLocks noChangeShapeType="1"/>
                        </wps:cNvCnPr>
                        <wps:spPr bwMode="auto">
                          <a:xfrm flipV="1">
                            <a:off x="1434243" y="1908810"/>
                            <a:ext cx="635" cy="182880"/>
                          </a:xfrm>
                          <a:prstGeom prst="line">
                            <a:avLst/>
                          </a:prstGeom>
                          <a:noFill/>
                          <a:ln w="25400">
                            <a:solidFill>
                              <a:srgbClr val="000000"/>
                            </a:solidFill>
                            <a:round/>
                            <a:headEnd type="triangle" w="sm" len="med"/>
                            <a:tailEnd type="triangle" w="sm" len="med"/>
                          </a:ln>
                          <a:extLst>
                            <a:ext uri="{909E8E84-426E-40DD-AFC4-6F175D3DCCD1}">
                              <a14:hiddenFill xmlns:a14="http://schemas.microsoft.com/office/drawing/2010/main">
                                <a:noFill/>
                              </a14:hiddenFill>
                            </a:ext>
                          </a:extLst>
                        </wps:spPr>
                        <wps:bodyPr/>
                      </wps:wsp>
                      <wps:wsp>
                        <wps:cNvPr id="433" name="Text Box 849"/>
                        <wps:cNvSpPr txBox="1">
                          <a:spLocks noChangeArrowheads="1"/>
                        </wps:cNvSpPr>
                        <wps:spPr bwMode="auto">
                          <a:xfrm>
                            <a:off x="3036983" y="2032635"/>
                            <a:ext cx="682625" cy="2038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2AAF41" w14:textId="77777777" w:rsidR="00D878EF" w:rsidRPr="00593E38" w:rsidRDefault="00D878EF" w:rsidP="00AD30BE">
                              <w:pPr>
                                <w:pStyle w:val="NoSpacing"/>
                                <w:rPr>
                                  <w:sz w:val="16"/>
                                  <w:szCs w:val="16"/>
                                </w:rPr>
                              </w:pPr>
                              <w:r w:rsidRPr="00593E38">
                                <w:rPr>
                                  <w:sz w:val="16"/>
                                  <w:szCs w:val="16"/>
                                </w:rPr>
                                <w:t>Max Speed</w:t>
                              </w:r>
                            </w:p>
                          </w:txbxContent>
                        </wps:txbx>
                        <wps:bodyPr rot="0" vert="horz" wrap="square" lIns="91440" tIns="45720" rIns="91440" bIns="45720" anchor="t" anchorCtr="0" upright="1">
                          <a:noAutofit/>
                        </wps:bodyPr>
                      </wps:wsp>
                      <wps:wsp>
                        <wps:cNvPr id="434" name="Line 850"/>
                        <wps:cNvCnPr>
                          <a:cxnSpLocks noChangeShapeType="1"/>
                        </wps:cNvCnPr>
                        <wps:spPr bwMode="auto">
                          <a:xfrm flipV="1">
                            <a:off x="3388773" y="1910080"/>
                            <a:ext cx="635" cy="182880"/>
                          </a:xfrm>
                          <a:prstGeom prst="line">
                            <a:avLst/>
                          </a:prstGeom>
                          <a:noFill/>
                          <a:ln w="25400">
                            <a:solidFill>
                              <a:srgbClr val="000000"/>
                            </a:solidFill>
                            <a:round/>
                            <a:headEnd type="triangle" w="sm" len="med"/>
                            <a:tailEnd type="triangle" w="sm" len="med"/>
                          </a:ln>
                          <a:extLst>
                            <a:ext uri="{909E8E84-426E-40DD-AFC4-6F175D3DCCD1}">
                              <a14:hiddenFill xmlns:a14="http://schemas.microsoft.com/office/drawing/2010/main">
                                <a:noFill/>
                              </a14:hiddenFill>
                            </a:ext>
                          </a:extLst>
                        </wps:spPr>
                        <wps:bodyPr/>
                      </wps:wsp>
                      <wps:wsp>
                        <wps:cNvPr id="435" name="Oval 851"/>
                        <wps:cNvSpPr>
                          <a:spLocks noChangeArrowheads="1"/>
                        </wps:cNvSpPr>
                        <wps:spPr bwMode="auto">
                          <a:xfrm>
                            <a:off x="1407573" y="152400"/>
                            <a:ext cx="51435" cy="52070"/>
                          </a:xfrm>
                          <a:prstGeom prst="ellipse">
                            <a:avLst/>
                          </a:prstGeom>
                          <a:solidFill>
                            <a:schemeClr val="tx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437" name="Oval 852"/>
                        <wps:cNvSpPr>
                          <a:spLocks noChangeArrowheads="1"/>
                        </wps:cNvSpPr>
                        <wps:spPr bwMode="auto">
                          <a:xfrm>
                            <a:off x="3362103" y="1617980"/>
                            <a:ext cx="51435" cy="52070"/>
                          </a:xfrm>
                          <a:prstGeom prst="ellipse">
                            <a:avLst/>
                          </a:prstGeom>
                          <a:solidFill>
                            <a:schemeClr val="tx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438" name="Oval 853"/>
                        <wps:cNvSpPr>
                          <a:spLocks noChangeArrowheads="1"/>
                        </wps:cNvSpPr>
                        <wps:spPr bwMode="auto">
                          <a:xfrm>
                            <a:off x="3362103" y="434340"/>
                            <a:ext cx="51435" cy="52070"/>
                          </a:xfrm>
                          <a:prstGeom prst="ellipse">
                            <a:avLst/>
                          </a:prstGeom>
                          <a:solidFill>
                            <a:schemeClr val="tx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439" name="Line 854"/>
                        <wps:cNvCnPr>
                          <a:cxnSpLocks noChangeShapeType="1"/>
                        </wps:cNvCnPr>
                        <wps:spPr bwMode="auto">
                          <a:xfrm flipH="1" flipV="1">
                            <a:off x="1434243" y="1549400"/>
                            <a:ext cx="1955165" cy="97155"/>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440" name="Line 855"/>
                        <wps:cNvCnPr>
                          <a:cxnSpLocks noChangeShapeType="1"/>
                        </wps:cNvCnPr>
                        <wps:spPr bwMode="auto">
                          <a:xfrm flipH="1" flipV="1">
                            <a:off x="1429798" y="175260"/>
                            <a:ext cx="1955165" cy="286385"/>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441" name="Text Box 856"/>
                        <wps:cNvSpPr txBox="1">
                          <a:spLocks noChangeArrowheads="1"/>
                        </wps:cNvSpPr>
                        <wps:spPr bwMode="auto">
                          <a:xfrm>
                            <a:off x="3207798" y="263525"/>
                            <a:ext cx="697865" cy="2044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924187" w14:textId="77777777" w:rsidR="00D878EF" w:rsidRPr="00593E38" w:rsidRDefault="00D878EF" w:rsidP="00AD30BE">
                              <w:pPr>
                                <w:pStyle w:val="NoSpacing"/>
                                <w:rPr>
                                  <w:sz w:val="16"/>
                                  <w:szCs w:val="16"/>
                                </w:rPr>
                              </w:pPr>
                              <w:r w:rsidRPr="00593E38">
                                <w:rPr>
                                  <w:sz w:val="16"/>
                                  <w:szCs w:val="16"/>
                                </w:rPr>
                                <w:t>DesPosMax</w:t>
                              </w:r>
                            </w:p>
                          </w:txbxContent>
                        </wps:txbx>
                        <wps:bodyPr rot="0" vert="horz" wrap="square" lIns="91440" tIns="45720" rIns="91440" bIns="45720" anchor="t" anchorCtr="0" upright="1">
                          <a:noAutofit/>
                        </wps:bodyPr>
                      </wps:wsp>
                      <wps:wsp>
                        <wps:cNvPr id="442" name="Text Box 857"/>
                        <wps:cNvSpPr txBox="1">
                          <a:spLocks noChangeArrowheads="1"/>
                        </wps:cNvSpPr>
                        <wps:spPr bwMode="auto">
                          <a:xfrm>
                            <a:off x="815753" y="0"/>
                            <a:ext cx="755015" cy="2044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E8CDFB" w14:textId="77777777" w:rsidR="00D878EF" w:rsidRPr="00593E38" w:rsidRDefault="00D878EF" w:rsidP="00AD30BE">
                              <w:pPr>
                                <w:pStyle w:val="NoSpacing"/>
                                <w:rPr>
                                  <w:sz w:val="16"/>
                                  <w:szCs w:val="16"/>
                                </w:rPr>
                              </w:pPr>
                              <w:r w:rsidRPr="00593E38">
                                <w:rPr>
                                  <w:sz w:val="16"/>
                                  <w:szCs w:val="16"/>
                                </w:rPr>
                                <w:t>DesPosMin</w:t>
                              </w:r>
                            </w:p>
                          </w:txbxContent>
                        </wps:txbx>
                        <wps:bodyPr rot="0" vert="horz" wrap="square" lIns="91440" tIns="45720" rIns="91440" bIns="45720" anchor="t" anchorCtr="0" upright="1">
                          <a:noAutofit/>
                        </wps:bodyPr>
                      </wps:wsp>
                      <wps:wsp>
                        <wps:cNvPr id="443" name="AutoShape 858"/>
                        <wps:cNvSpPr>
                          <a:spLocks noChangeArrowheads="1"/>
                        </wps:cNvSpPr>
                        <wps:spPr bwMode="auto">
                          <a:xfrm>
                            <a:off x="2562003" y="1555115"/>
                            <a:ext cx="91440" cy="91440"/>
                          </a:xfrm>
                          <a:prstGeom prst="star5">
                            <a:avLst/>
                          </a:prstGeom>
                          <a:solidFill>
                            <a:schemeClr val="tx1">
                              <a:lumMod val="100000"/>
                              <a:lumOff val="0"/>
                            </a:schemeClr>
                          </a:solidFill>
                          <a:ln w="9525">
                            <a:solidFill>
                              <a:srgbClr val="000000"/>
                            </a:solidFill>
                            <a:miter lim="800000"/>
                            <a:headEnd/>
                            <a:tailEnd/>
                          </a:ln>
                        </wps:spPr>
                        <wps:bodyPr rot="0" vert="horz" wrap="square" lIns="91440" tIns="45720" rIns="91440" bIns="45720" anchor="t" anchorCtr="0" upright="1">
                          <a:noAutofit/>
                        </wps:bodyPr>
                      </wps:wsp>
                      <wps:wsp>
                        <wps:cNvPr id="444" name="Text Box 859"/>
                        <wps:cNvSpPr txBox="1">
                          <a:spLocks noChangeArrowheads="1"/>
                        </wps:cNvSpPr>
                        <wps:spPr bwMode="auto">
                          <a:xfrm>
                            <a:off x="2175923" y="2031365"/>
                            <a:ext cx="855345" cy="2038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32EC6D" w14:textId="77777777" w:rsidR="00D878EF" w:rsidRPr="00593E38" w:rsidRDefault="00D878EF" w:rsidP="00AD30BE">
                              <w:pPr>
                                <w:pStyle w:val="NoSpacing"/>
                                <w:rPr>
                                  <w:sz w:val="16"/>
                                  <w:szCs w:val="16"/>
                                </w:rPr>
                              </w:pPr>
                              <w:r w:rsidRPr="00593E38">
                                <w:rPr>
                                  <w:sz w:val="16"/>
                                  <w:szCs w:val="16"/>
                                </w:rPr>
                                <w:t>Current Speed</w:t>
                              </w:r>
                            </w:p>
                          </w:txbxContent>
                        </wps:txbx>
                        <wps:bodyPr rot="0" vert="horz" wrap="square" lIns="91440" tIns="45720" rIns="91440" bIns="45720" anchor="t" anchorCtr="0" upright="1">
                          <a:noAutofit/>
                        </wps:bodyPr>
                      </wps:wsp>
                      <wps:wsp>
                        <wps:cNvPr id="445" name="Line 860"/>
                        <wps:cNvCnPr>
                          <a:cxnSpLocks noChangeShapeType="1"/>
                        </wps:cNvCnPr>
                        <wps:spPr bwMode="auto">
                          <a:xfrm flipV="1">
                            <a:off x="2607088" y="1908810"/>
                            <a:ext cx="635" cy="182880"/>
                          </a:xfrm>
                          <a:prstGeom prst="line">
                            <a:avLst/>
                          </a:prstGeom>
                          <a:noFill/>
                          <a:ln w="25400">
                            <a:solidFill>
                              <a:srgbClr val="000000"/>
                            </a:solidFill>
                            <a:round/>
                            <a:headEnd type="triangle" w="sm" len="med"/>
                            <a:tailEnd type="triangle" w="sm" len="med"/>
                          </a:ln>
                          <a:extLst>
                            <a:ext uri="{909E8E84-426E-40DD-AFC4-6F175D3DCCD1}">
                              <a14:hiddenFill xmlns:a14="http://schemas.microsoft.com/office/drawing/2010/main">
                                <a:noFill/>
                              </a14:hiddenFill>
                            </a:ext>
                          </a:extLst>
                        </wps:spPr>
                        <wps:bodyPr/>
                      </wps:wsp>
                      <wps:wsp>
                        <wps:cNvPr id="446" name="Line 861"/>
                        <wps:cNvCnPr>
                          <a:cxnSpLocks noChangeShapeType="1"/>
                        </wps:cNvCnPr>
                        <wps:spPr bwMode="auto">
                          <a:xfrm flipV="1">
                            <a:off x="2609628" y="342265"/>
                            <a:ext cx="635" cy="1275715"/>
                          </a:xfrm>
                          <a:prstGeom prst="line">
                            <a:avLst/>
                          </a:prstGeom>
                          <a:noFill/>
                          <a:ln w="6350">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447" name="AutoShape 862"/>
                        <wps:cNvSpPr>
                          <a:spLocks noChangeArrowheads="1"/>
                        </wps:cNvSpPr>
                        <wps:spPr bwMode="auto">
                          <a:xfrm>
                            <a:off x="2562003" y="290195"/>
                            <a:ext cx="91440" cy="91440"/>
                          </a:xfrm>
                          <a:prstGeom prst="star5">
                            <a:avLst/>
                          </a:prstGeom>
                          <a:solidFill>
                            <a:schemeClr val="tx1">
                              <a:lumMod val="100000"/>
                              <a:lumOff val="0"/>
                            </a:schemeClr>
                          </a:solidFill>
                          <a:ln w="9525">
                            <a:solidFill>
                              <a:srgbClr val="000000"/>
                            </a:solidFill>
                            <a:miter lim="800000"/>
                            <a:headEnd/>
                            <a:tailEnd/>
                          </a:ln>
                        </wps:spPr>
                        <wps:bodyPr rot="0" vert="horz" wrap="square" lIns="91440" tIns="45720" rIns="91440" bIns="45720" anchor="t" anchorCtr="0" upright="1">
                          <a:noAutofit/>
                        </wps:bodyPr>
                      </wps:wsp>
                      <wps:wsp>
                        <wps:cNvPr id="482" name="Text Box 863"/>
                        <wps:cNvSpPr txBox="1">
                          <a:spLocks noChangeArrowheads="1"/>
                        </wps:cNvSpPr>
                        <wps:spPr bwMode="auto">
                          <a:xfrm>
                            <a:off x="2351818" y="1670050"/>
                            <a:ext cx="605155" cy="231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A4EE0F" w14:textId="77777777" w:rsidR="00D878EF" w:rsidRPr="00593E38" w:rsidRDefault="00D878EF" w:rsidP="00AD30BE">
                              <w:pPr>
                                <w:pStyle w:val="NoSpacing"/>
                                <w:rPr>
                                  <w:sz w:val="16"/>
                                  <w:szCs w:val="16"/>
                                </w:rPr>
                              </w:pPr>
                              <w:r w:rsidRPr="00593E38">
                                <w:rPr>
                                  <w:sz w:val="16"/>
                                  <w:szCs w:val="16"/>
                                </w:rPr>
                                <w:t>MinPos*</w:t>
                              </w:r>
                            </w:p>
                          </w:txbxContent>
                        </wps:txbx>
                        <wps:bodyPr rot="0" vert="horz" wrap="square" lIns="91440" tIns="45720" rIns="91440" bIns="45720" anchor="t" anchorCtr="0" upright="1">
                          <a:noAutofit/>
                        </wps:bodyPr>
                      </wps:wsp>
                      <wps:wsp>
                        <wps:cNvPr id="483" name="Text Box 864"/>
                        <wps:cNvSpPr txBox="1">
                          <a:spLocks noChangeArrowheads="1"/>
                        </wps:cNvSpPr>
                        <wps:spPr bwMode="auto">
                          <a:xfrm>
                            <a:off x="2351818" y="120650"/>
                            <a:ext cx="662305" cy="2044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4D94D5" w14:textId="77777777" w:rsidR="00D878EF" w:rsidRPr="00593E38" w:rsidRDefault="00D878EF" w:rsidP="00AD30BE">
                              <w:pPr>
                                <w:pStyle w:val="NoSpacing"/>
                                <w:rPr>
                                  <w:sz w:val="16"/>
                                  <w:szCs w:val="16"/>
                                </w:rPr>
                              </w:pPr>
                              <w:r w:rsidRPr="00593E38">
                                <w:rPr>
                                  <w:sz w:val="16"/>
                                  <w:szCs w:val="16"/>
                                </w:rPr>
                                <w:t>DesPos*</w:t>
                              </w:r>
                            </w:p>
                          </w:txbxContent>
                        </wps:txbx>
                        <wps:bodyPr rot="0" vert="horz" wrap="square" lIns="91440" tIns="45720" rIns="91440" bIns="45720" anchor="t" anchorCtr="0" upright="1">
                          <a:noAutofit/>
                        </wps:bodyPr>
                      </wps:wsp>
                      <wps:wsp>
                        <wps:cNvPr id="485" name="AutoShape 865"/>
                        <wps:cNvSpPr>
                          <a:spLocks noChangeArrowheads="1"/>
                        </wps:cNvSpPr>
                        <wps:spPr bwMode="auto">
                          <a:xfrm>
                            <a:off x="2562638" y="1189355"/>
                            <a:ext cx="90805" cy="90805"/>
                          </a:xfrm>
                          <a:prstGeom prst="diamond">
                            <a:avLst/>
                          </a:prstGeom>
                          <a:solidFill>
                            <a:schemeClr val="tx1">
                              <a:lumMod val="100000"/>
                              <a:lumOff val="0"/>
                            </a:schemeClr>
                          </a:solidFill>
                          <a:ln w="9525">
                            <a:solidFill>
                              <a:srgbClr val="000000"/>
                            </a:solidFill>
                            <a:miter lim="800000"/>
                            <a:headEnd/>
                            <a:tailEnd/>
                          </a:ln>
                        </wps:spPr>
                        <wps:bodyPr rot="0" vert="horz" wrap="square" lIns="91440" tIns="45720" rIns="91440" bIns="45720" anchor="t" anchorCtr="0" upright="1">
                          <a:noAutofit/>
                        </wps:bodyPr>
                      </wps:wsp>
                      <wps:wsp>
                        <wps:cNvPr id="486" name="Line 866"/>
                        <wps:cNvCnPr>
                          <a:cxnSpLocks noChangeShapeType="1"/>
                        </wps:cNvCnPr>
                        <wps:spPr bwMode="auto">
                          <a:xfrm rot="5400000" flipV="1">
                            <a:off x="723678" y="1143000"/>
                            <a:ext cx="635" cy="182880"/>
                          </a:xfrm>
                          <a:prstGeom prst="line">
                            <a:avLst/>
                          </a:prstGeom>
                          <a:noFill/>
                          <a:ln w="25400">
                            <a:solidFill>
                              <a:srgbClr val="000000"/>
                            </a:solidFill>
                            <a:round/>
                            <a:headEnd type="triangle" w="sm" len="med"/>
                            <a:tailEnd type="triangle" w="sm" len="med"/>
                          </a:ln>
                          <a:extLst>
                            <a:ext uri="{909E8E84-426E-40DD-AFC4-6F175D3DCCD1}">
                              <a14:hiddenFill xmlns:a14="http://schemas.microsoft.com/office/drawing/2010/main">
                                <a:noFill/>
                              </a14:hiddenFill>
                            </a:ext>
                          </a:extLst>
                        </wps:spPr>
                        <wps:bodyPr/>
                      </wps:wsp>
                      <wps:wsp>
                        <wps:cNvPr id="487" name="Text Box 867"/>
                        <wps:cNvSpPr txBox="1">
                          <a:spLocks noChangeArrowheads="1"/>
                        </wps:cNvSpPr>
                        <wps:spPr bwMode="auto">
                          <a:xfrm>
                            <a:off x="441021" y="941034"/>
                            <a:ext cx="277495" cy="5404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5391FC" w14:textId="77777777" w:rsidR="00D878EF" w:rsidRPr="00593E38" w:rsidRDefault="00D878EF" w:rsidP="00AD30BE">
                              <w:pPr>
                                <w:pStyle w:val="NoSpacing"/>
                                <w:jc w:val="center"/>
                                <w:rPr>
                                  <w:sz w:val="16"/>
                                  <w:szCs w:val="16"/>
                                </w:rPr>
                              </w:pPr>
                              <w:r w:rsidRPr="00593E38">
                                <w:rPr>
                                  <w:sz w:val="16"/>
                                  <w:szCs w:val="16"/>
                                </w:rPr>
                                <w:t>MinOA-P</w:t>
                              </w:r>
                            </w:p>
                          </w:txbxContent>
                        </wps:txbx>
                        <wps:bodyPr rot="0" vert="vert270" wrap="square" lIns="91440" tIns="45720" rIns="91440" bIns="45720" anchor="t" anchorCtr="0" upright="1">
                          <a:noAutofit/>
                        </wps:bodyPr>
                      </wps:wsp>
                      <wps:wsp>
                        <wps:cNvPr id="488" name="Line 868"/>
                        <wps:cNvCnPr>
                          <a:cxnSpLocks noChangeShapeType="1"/>
                        </wps:cNvCnPr>
                        <wps:spPr bwMode="auto">
                          <a:xfrm flipH="1">
                            <a:off x="2050828" y="381635"/>
                            <a:ext cx="511810" cy="452755"/>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489" name="Text Box 869"/>
                        <wps:cNvSpPr txBox="1">
                          <a:spLocks noChangeArrowheads="1"/>
                        </wps:cNvSpPr>
                        <wps:spPr bwMode="auto">
                          <a:xfrm>
                            <a:off x="2985547" y="555624"/>
                            <a:ext cx="1069975" cy="101917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C144BE3" w14:textId="77777777" w:rsidR="00D878EF" w:rsidRPr="00593E38" w:rsidRDefault="00D878EF" w:rsidP="00AD30BE">
                              <w:pPr>
                                <w:pStyle w:val="NoSpacing"/>
                                <w:rPr>
                                  <w:sz w:val="16"/>
                                  <w:szCs w:val="16"/>
                                </w:rPr>
                              </w:pPr>
                              <w:r w:rsidRPr="00593E38">
                                <w:rPr>
                                  <w:sz w:val="16"/>
                                  <w:szCs w:val="16"/>
                                </w:rPr>
                                <w:t>The diamond represents MinOAsp at damper position MinOA-P.</w:t>
                              </w:r>
                            </w:p>
                            <w:p w14:paraId="71B0070C" w14:textId="77777777" w:rsidR="00D878EF" w:rsidRPr="00593E38" w:rsidRDefault="00D878EF" w:rsidP="00AD30BE">
                              <w:pPr>
                                <w:pStyle w:val="NoSpacing"/>
                                <w:rPr>
                                  <w:sz w:val="16"/>
                                  <w:szCs w:val="16"/>
                                </w:rPr>
                              </w:pPr>
                              <w:r w:rsidRPr="00593E38">
                                <w:rPr>
                                  <w:sz w:val="16"/>
                                  <w:szCs w:val="16"/>
                                </w:rPr>
                                <w:t>(MinOAsp is about ¼ of the way between MinOA and DesOA for this example.)</w:t>
                              </w:r>
                            </w:p>
                          </w:txbxContent>
                        </wps:txbx>
                        <wps:bodyPr rot="0" vert="horz" wrap="square" lIns="73152" tIns="36576" rIns="73152" bIns="36576" anchor="t" anchorCtr="0" upright="1">
                          <a:noAutofit/>
                        </wps:bodyPr>
                      </wps:wsp>
                      <wps:wsp>
                        <wps:cNvPr id="490" name="Line 870"/>
                        <wps:cNvCnPr>
                          <a:cxnSpLocks noChangeShapeType="1"/>
                        </wps:cNvCnPr>
                        <wps:spPr bwMode="auto">
                          <a:xfrm flipV="1">
                            <a:off x="2653443" y="904240"/>
                            <a:ext cx="360680" cy="305435"/>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491" name="Text Box 871"/>
                        <wps:cNvSpPr txBox="1">
                          <a:spLocks noChangeArrowheads="1"/>
                        </wps:cNvSpPr>
                        <wps:spPr bwMode="auto">
                          <a:xfrm>
                            <a:off x="292963" y="81915"/>
                            <a:ext cx="520250" cy="282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0B516C" w14:textId="77777777" w:rsidR="00D878EF" w:rsidRPr="005526D7" w:rsidRDefault="00D878EF" w:rsidP="00AD30BE">
                              <w:pPr>
                                <w:pStyle w:val="NoSpacing"/>
                                <w:rPr>
                                  <w:sz w:val="20"/>
                                  <w:szCs w:val="16"/>
                                </w:rPr>
                              </w:pPr>
                              <w:r w:rsidRPr="005526D7">
                                <w:rPr>
                                  <w:sz w:val="20"/>
                                  <w:szCs w:val="16"/>
                                </w:rPr>
                                <w:t>100%</w:t>
                              </w:r>
                            </w:p>
                          </w:txbxContent>
                        </wps:txbx>
                        <wps:bodyPr rot="0" vert="horz" wrap="square" lIns="91440" tIns="45720" rIns="91440" bIns="45720" anchor="t" anchorCtr="0" upright="1">
                          <a:noAutofit/>
                        </wps:bodyPr>
                      </wps:wsp>
                      <wps:wsp>
                        <wps:cNvPr id="492" name="Text Box 872"/>
                        <wps:cNvSpPr txBox="1">
                          <a:spLocks noChangeArrowheads="1"/>
                        </wps:cNvSpPr>
                        <wps:spPr bwMode="auto">
                          <a:xfrm>
                            <a:off x="392208" y="1901190"/>
                            <a:ext cx="455930" cy="2649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3F4BAB" w14:textId="77777777" w:rsidR="00D878EF" w:rsidRPr="005526D7" w:rsidRDefault="00D878EF" w:rsidP="00AD30BE">
                              <w:pPr>
                                <w:pStyle w:val="NoSpacing"/>
                                <w:rPr>
                                  <w:sz w:val="20"/>
                                  <w:szCs w:val="16"/>
                                </w:rPr>
                              </w:pPr>
                              <w:r w:rsidRPr="005526D7">
                                <w:rPr>
                                  <w:sz w:val="20"/>
                                  <w:szCs w:val="16"/>
                                </w:rPr>
                                <w:t>0%</w:t>
                              </w:r>
                            </w:p>
                          </w:txbxContent>
                        </wps:txbx>
                        <wps:bodyPr rot="0" vert="horz" wrap="square" lIns="91440" tIns="45720" rIns="91440" bIns="45720" anchor="t" anchorCtr="0" upright="1">
                          <a:noAutofit/>
                        </wps:bodyPr>
                      </wps:wsp>
                      <wps:wsp>
                        <wps:cNvPr id="836" name="Text Box 1003"/>
                        <wps:cNvSpPr txBox="1">
                          <a:spLocks noChangeArrowheads="1"/>
                        </wps:cNvSpPr>
                        <wps:spPr bwMode="auto">
                          <a:xfrm>
                            <a:off x="106520" y="621436"/>
                            <a:ext cx="346241" cy="16315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4691C6" w14:textId="77777777" w:rsidR="00D878EF" w:rsidRPr="005526D7" w:rsidRDefault="00D878EF" w:rsidP="00AD30BE">
                              <w:pPr>
                                <w:pStyle w:val="NormalWeb"/>
                                <w:tabs>
                                  <w:tab w:val="left" w:pos="720"/>
                                </w:tabs>
                                <w:spacing w:before="0" w:beforeAutospacing="0" w:after="0" w:afterAutospacing="0"/>
                                <w:rPr>
                                  <w:sz w:val="32"/>
                                </w:rPr>
                              </w:pPr>
                              <w:r w:rsidRPr="005526D7">
                                <w:rPr>
                                  <w:rFonts w:eastAsia="Times New Roman"/>
                                  <w:sz w:val="20"/>
                                  <w:szCs w:val="16"/>
                                </w:rPr>
                                <w:t>OA Damper Position, % open</w:t>
                              </w:r>
                            </w:p>
                          </w:txbxContent>
                        </wps:txbx>
                        <wps:bodyPr rot="0" vert="vert270" wrap="square" lIns="91440" tIns="45720" rIns="91440" bIns="45720" anchor="t" anchorCtr="0" upright="1">
                          <a:noAutofit/>
                        </wps:bodyPr>
                      </wps:wsp>
                      <wps:wsp>
                        <wps:cNvPr id="838" name="Line 1004"/>
                        <wps:cNvCnPr>
                          <a:cxnSpLocks noChangeShapeType="1"/>
                        </wps:cNvCnPr>
                        <wps:spPr bwMode="auto">
                          <a:xfrm>
                            <a:off x="268223" y="180000"/>
                            <a:ext cx="0" cy="375624"/>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30990F35" id="Canvas 493" o:spid="_x0000_s1948" editas="canvas" style="width:353.85pt;height:195pt;mso-position-horizontal-relative:char;mso-position-vertical-relative:line" coordsize="44932,247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">
                <v:shape id="_x0000_s1949" type="#_x0000_t75" style="position:absolute;width:44932;height:24765;visibility:visible;mso-wrap-style:square">
                  <v:fill o:detectmouseclick="t"/>
                  <v:path o:connecttype="none"/>
                </v:shape>
                <v:shape id="Text Box 838" o:spid="_x0000_s1950" type="#_x0000_t202" style="position:absolute;left:32077;top:16179;width:6979;height:20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" filled="f" stroked="f">
                  <v:textbox>
                    <w:txbxContent>
                      <w:p w14:paraId="0CAC22A0" w14:textId="77777777" w:rsidR="00D878EF" w:rsidRPr="00593E38" w:rsidRDefault="00D878EF" w:rsidP="00AD30BE">
                        <w:pPr>
                          <w:pStyle w:val="NoSpacing"/>
                          <w:rPr>
                            <w:sz w:val="16"/>
                            <w:szCs w:val="16"/>
                          </w:rPr>
                        </w:pPr>
                        <w:r w:rsidRPr="00593E38">
                          <w:rPr>
                            <w:sz w:val="16"/>
                            <w:szCs w:val="16"/>
                          </w:rPr>
                          <w:t>MinPosMax</w:t>
                        </w:r>
                      </w:p>
                    </w:txbxContent>
                  </v:textbox>
                </v:shape>
                <v:shape id="Text Box 839" o:spid="_x0000_s1951" type="#_x0000_t202" style="position:absolute;left:8957;top:15227;width:6750;height:20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" filled="f" stroked="f">
                  <v:textbox>
                    <w:txbxContent>
                      <w:p w14:paraId="42B91ADC" w14:textId="77777777" w:rsidR="00D878EF" w:rsidRPr="00593E38" w:rsidRDefault="00D878EF" w:rsidP="00AD30BE">
                        <w:pPr>
                          <w:pStyle w:val="NoSpacing"/>
                          <w:rPr>
                            <w:sz w:val="16"/>
                            <w:szCs w:val="16"/>
                          </w:rPr>
                        </w:pPr>
                        <w:r w:rsidRPr="00593E38">
                          <w:rPr>
                            <w:sz w:val="16"/>
                            <w:szCs w:val="16"/>
                          </w:rPr>
                          <w:t>MinPosMin</w:t>
                        </w:r>
                      </w:p>
                    </w:txbxContent>
                  </v:textbox>
                </v:shape>
                <v:shape id="Text Box 840" o:spid="_x0000_s1952" type="#_x0000_t202" style="position:absolute;left:10792;top:20313;width:7049;height:20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" filled="f" stroked="f">
                  <v:textbox>
                    <w:txbxContent>
                      <w:p w14:paraId="52482F61" w14:textId="77777777" w:rsidR="00D878EF" w:rsidRPr="00593E38" w:rsidRDefault="00D878EF" w:rsidP="00AD30BE">
                        <w:pPr>
                          <w:pStyle w:val="NoSpacing"/>
                          <w:rPr>
                            <w:sz w:val="16"/>
                            <w:szCs w:val="16"/>
                          </w:rPr>
                        </w:pPr>
                        <w:r w:rsidRPr="00593E38">
                          <w:rPr>
                            <w:sz w:val="16"/>
                            <w:szCs w:val="16"/>
                          </w:rPr>
                          <w:t>Min Speed</w:t>
                        </w:r>
                      </w:p>
                    </w:txbxContent>
                  </v:textbox>
                </v:shape>
                <v:shape id="Text Box 841" o:spid="_x0000_s1953" type="#_x0000_t202" style="position:absolute;left:7850;top:6381;width:13164;height:5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" stroked="f">
                  <v:textbox inset="5.76pt,2.88pt,5.76pt,2.88pt">
                    <w:txbxContent>
                      <w:p w14:paraId="364E84B0" w14:textId="77777777" w:rsidR="00D878EF" w:rsidRPr="00593E38" w:rsidRDefault="00D878EF" w:rsidP="00AD30BE">
                        <w:pPr>
                          <w:pStyle w:val="NoSpacing"/>
                          <w:rPr>
                            <w:sz w:val="16"/>
                            <w:szCs w:val="16"/>
                          </w:rPr>
                        </w:pPr>
                        <w:r w:rsidRPr="00593E38">
                          <w:rPr>
                            <w:sz w:val="16"/>
                            <w:szCs w:val="16"/>
                          </w:rPr>
                          <w:t>This line represents the range of OA volumes, from MinOA at MinPos* to DesOA at DesPos*.</w:t>
                        </w:r>
                      </w:p>
                    </w:txbxContent>
                  </v:textbox>
                </v:shape>
                <v:line id="Line 842" o:spid="_x0000_s1954" style="position:absolute;flip:y;visibility:visible;mso-wrap-style:square" from="7141,19983" to="3740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" strokeweight="1.5pt"/>
                <v:line id="Line 843" o:spid="_x0000_s1955" style="position:absolute;flip:y;visibility:visible;mso-wrap-style:square" from="7224,819" to="7230,199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" strokeweight="1.5pt"/>
                <v:shape id="Text Box 844" o:spid="_x0000_s1956" type="#_x0000_t202" style="position:absolute;left:8036;top:21539;width:11317;height:26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" filled="f" stroked="f">
                  <v:textbox>
                    <w:txbxContent>
                      <w:p w14:paraId="7D4535B7" w14:textId="77777777" w:rsidR="00D878EF" w:rsidRPr="005526D7" w:rsidRDefault="00D878EF" w:rsidP="00AD30BE">
                        <w:pPr>
                          <w:pStyle w:val="NoSpacing"/>
                          <w:rPr>
                            <w:sz w:val="20"/>
                            <w:szCs w:val="16"/>
                          </w:rPr>
                        </w:pPr>
                        <w:r w:rsidRPr="005526D7">
                          <w:rPr>
                            <w:sz w:val="20"/>
                            <w:szCs w:val="16"/>
                          </w:rPr>
                          <w:t>Supply Fan Speed</w:t>
                        </w:r>
                      </w:p>
                    </w:txbxContent>
                  </v:textbox>
                </v:shape>
                <v:line id="Line 845" o:spid="_x0000_s1957" style="position:absolute;flip:x;visibility:visible;mso-wrap-style:square" from="19028,22529" to="26102,225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">
                  <v:stroke startarrow="block"/>
                </v:line>
                <v:line id="Line 846" o:spid="_x0000_s1958" style="position:absolute;flip:x y;visibility:visible;mso-wrap-style:square" from="20508,8343" to="25626,157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">
                  <v:stroke startarrow="block"/>
                </v:line>
                <v:oval id="Oval 847" o:spid="_x0000_s1959" style="position:absolute;left:14075;top:15227;width:515;height: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" fillcolor="black [3213]"/>
                <v:line id="Line 848" o:spid="_x0000_s1960" style="position:absolute;flip:y;visibility:visible;mso-wrap-style:square" from="14342,19088" to="14348,209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" strokeweight="2pt">
                  <v:stroke startarrow="block" startarrowwidth="narrow" endarrow="block" endarrowwidth="narrow"/>
                </v:line>
                <v:shape id="Text Box 849" o:spid="_x0000_s1961" type="#_x0000_t202" style="position:absolute;left:30369;top:20326;width:6827;height:20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" filled="f" stroked="f">
                  <v:textbox>
                    <w:txbxContent>
                      <w:p w14:paraId="632AAF41" w14:textId="77777777" w:rsidR="00D878EF" w:rsidRPr="00593E38" w:rsidRDefault="00D878EF" w:rsidP="00AD30BE">
                        <w:pPr>
                          <w:pStyle w:val="NoSpacing"/>
                          <w:rPr>
                            <w:sz w:val="16"/>
                            <w:szCs w:val="16"/>
                          </w:rPr>
                        </w:pPr>
                        <w:r w:rsidRPr="00593E38">
                          <w:rPr>
                            <w:sz w:val="16"/>
                            <w:szCs w:val="16"/>
                          </w:rPr>
                          <w:t>Max Speed</w:t>
                        </w:r>
                      </w:p>
                    </w:txbxContent>
                  </v:textbox>
                </v:shape>
                <v:line id="Line 850" o:spid="_x0000_s1962" style="position:absolute;flip:y;visibility:visible;mso-wrap-style:square" from="33887,19100" to="33894,209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" strokeweight="2pt">
                  <v:stroke startarrow="block" startarrowwidth="narrow" endarrow="block" endarrowwidth="narrow"/>
                </v:line>
                <v:oval id="Oval 851" o:spid="_x0000_s1963" style="position:absolute;left:14075;top:1524;width:515;height: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" fillcolor="black [3213]"/>
                <v:oval id="Oval 852" o:spid="_x0000_s1964" style="position:absolute;left:33621;top:16179;width:514;height: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" fillcolor="black [3213]"/>
                <v:oval id="Oval 853" o:spid="_x0000_s1965" style="position:absolute;left:33621;top:4343;width:514;height: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" fillcolor="black [3213]"/>
                <v:line id="Line 854" o:spid="_x0000_s1966" style="position:absolute;flip:x y;visibility:visible;mso-wrap-style:square" from="14342,15494" to="33894,164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">
                  <v:stroke dashstyle="dash"/>
                </v:line>
                <v:line id="Line 855" o:spid="_x0000_s1967" style="position:absolute;flip:x y;visibility:visible;mso-wrap-style:square" from="14297,1752" to="33849,46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">
                  <v:stroke dashstyle="dash"/>
                </v:line>
                <v:shape id="Text Box 856" o:spid="_x0000_s1968" type="#_x0000_t202" style="position:absolute;left:32077;top:2635;width:6979;height:20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" filled="f" stroked="f">
                  <v:textbox>
                    <w:txbxContent>
                      <w:p w14:paraId="77924187" w14:textId="77777777" w:rsidR="00D878EF" w:rsidRPr="00593E38" w:rsidRDefault="00D878EF" w:rsidP="00AD30BE">
                        <w:pPr>
                          <w:pStyle w:val="NoSpacing"/>
                          <w:rPr>
                            <w:sz w:val="16"/>
                            <w:szCs w:val="16"/>
                          </w:rPr>
                        </w:pPr>
                        <w:r w:rsidRPr="00593E38">
                          <w:rPr>
                            <w:sz w:val="16"/>
                            <w:szCs w:val="16"/>
                          </w:rPr>
                          <w:t>DesPosMax</w:t>
                        </w:r>
                      </w:p>
                    </w:txbxContent>
                  </v:textbox>
                </v:shape>
                <v:shape id="Text Box 857" o:spid="_x0000_s1969" type="#_x0000_t202" style="position:absolute;left:8157;width:7550;height:20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" filled="f" stroked="f">
                  <v:textbox>
                    <w:txbxContent>
                      <w:p w14:paraId="40E8CDFB" w14:textId="77777777" w:rsidR="00D878EF" w:rsidRPr="00593E38" w:rsidRDefault="00D878EF" w:rsidP="00AD30BE">
                        <w:pPr>
                          <w:pStyle w:val="NoSpacing"/>
                          <w:rPr>
                            <w:sz w:val="16"/>
                            <w:szCs w:val="16"/>
                          </w:rPr>
                        </w:pPr>
                        <w:r w:rsidRPr="00593E38">
                          <w:rPr>
                            <w:sz w:val="16"/>
                            <w:szCs w:val="16"/>
                          </w:rPr>
                          <w:t>DesPosMin</w:t>
                        </w:r>
                      </w:p>
                    </w:txbxContent>
                  </v:textbox>
                </v:shape>
                <v:shape id="AutoShape 858" o:spid="_x0000_s1970" style="position:absolute;left:25620;top:15551;width:914;height:914;visibility:visible;mso-wrap-style:square;v-text-anchor:top" coordsize="9144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" path="m,34927r34927,l45720,,56513,34927r34927,l63183,56513,73976,91440,45720,69853,17464,91440,28257,56513,,34927xe" fillcolor="black [3213]">
                  <v:stroke joinstyle="miter"/>
                  <v:path o:connecttype="custom" o:connectlocs="0,34927;34927,34927;45720,0;56513,34927;91440,34927;63183,56513;73976,91440;45720,69853;17464,91440;28257,56513;0,34927" o:connectangles="0,0,0,0,0,0,0,0,0,0,0"/>
                </v:shape>
                <v:shape id="Text Box 859" o:spid="_x0000_s1971" type="#_x0000_t202" style="position:absolute;left:21759;top:20313;width:8553;height:20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" filled="f" stroked="f">
                  <v:textbox>
                    <w:txbxContent>
                      <w:p w14:paraId="3E32EC6D" w14:textId="77777777" w:rsidR="00D878EF" w:rsidRPr="00593E38" w:rsidRDefault="00D878EF" w:rsidP="00AD30BE">
                        <w:pPr>
                          <w:pStyle w:val="NoSpacing"/>
                          <w:rPr>
                            <w:sz w:val="16"/>
                            <w:szCs w:val="16"/>
                          </w:rPr>
                        </w:pPr>
                        <w:r w:rsidRPr="00593E38">
                          <w:rPr>
                            <w:sz w:val="16"/>
                            <w:szCs w:val="16"/>
                          </w:rPr>
                          <w:t>Current Speed</w:t>
                        </w:r>
                      </w:p>
                    </w:txbxContent>
                  </v:textbox>
                </v:shape>
                <v:line id="Line 860" o:spid="_x0000_s1972" style="position:absolute;flip:y;visibility:visible;mso-wrap-style:square" from="26070,19088" to="26077,209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" strokeweight="2pt">
                  <v:stroke startarrow="block" startarrowwidth="narrow" endarrow="block" endarrowwidth="narrow"/>
                </v:line>
                <v:line id="Line 861" o:spid="_x0000_s1973" style="position:absolute;flip:y;visibility:visible;mso-wrap-style:square" from="26096,3422" to="26102,161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" strokeweight=".5pt">
                  <v:stroke dashstyle="longDash"/>
                </v:line>
                <v:shape id="AutoShape 862" o:spid="_x0000_s1974" style="position:absolute;left:25620;top:2901;width:914;height:915;visibility:visible;mso-wrap-style:square;v-text-anchor:top" coordsize="9144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" path="m,34927r34927,l45720,,56513,34927r34927,l63183,56513,73976,91440,45720,69853,17464,91440,28257,56513,,34927xe" fillcolor="black [3213]">
                  <v:stroke joinstyle="miter"/>
                  <v:path o:connecttype="custom" o:connectlocs="0,34927;34927,34927;45720,0;56513,34927;91440,34927;63183,56513;73976,91440;45720,69853;17464,91440;28257,56513;0,34927" o:connectangles="0,0,0,0,0,0,0,0,0,0,0"/>
                </v:shape>
                <v:shape id="Text Box 863" o:spid="_x0000_s1975" type="#_x0000_t202" style="position:absolute;left:23518;top:16700;width:6051;height:2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" filled="f" stroked="f">
                  <v:textbox>
                    <w:txbxContent>
                      <w:p w14:paraId="42A4EE0F" w14:textId="77777777" w:rsidR="00D878EF" w:rsidRPr="00593E38" w:rsidRDefault="00D878EF" w:rsidP="00AD30BE">
                        <w:pPr>
                          <w:pStyle w:val="NoSpacing"/>
                          <w:rPr>
                            <w:sz w:val="16"/>
                            <w:szCs w:val="16"/>
                          </w:rPr>
                        </w:pPr>
                        <w:r w:rsidRPr="00593E38">
                          <w:rPr>
                            <w:sz w:val="16"/>
                            <w:szCs w:val="16"/>
                          </w:rPr>
                          <w:t>MinPos*</w:t>
                        </w:r>
                      </w:p>
                    </w:txbxContent>
                  </v:textbox>
                </v:shape>
                <v:shape id="Text Box 864" o:spid="_x0000_s1976" type="#_x0000_t202" style="position:absolute;left:23518;top:1206;width:6623;height:20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" filled="f" stroked="f">
                  <v:textbox>
                    <w:txbxContent>
                      <w:p w14:paraId="4C4D94D5" w14:textId="77777777" w:rsidR="00D878EF" w:rsidRPr="00593E38" w:rsidRDefault="00D878EF" w:rsidP="00AD30BE">
                        <w:pPr>
                          <w:pStyle w:val="NoSpacing"/>
                          <w:rPr>
                            <w:sz w:val="16"/>
                            <w:szCs w:val="16"/>
                          </w:rPr>
                        </w:pPr>
                        <w:r w:rsidRPr="00593E38">
                          <w:rPr>
                            <w:sz w:val="16"/>
                            <w:szCs w:val="16"/>
                          </w:rPr>
                          <w:t>DesPos*</w:t>
                        </w:r>
                      </w:p>
                    </w:txbxContent>
                  </v:textbox>
                </v:shape>
                <v:shapetype id="_x0000_t4" coordsize="21600,21600" o:spt="4" path="m10800,l,10800,10800,21600,21600,10800xe">
                  <v:stroke joinstyle="miter"/>
                  <v:path gradientshapeok="t" o:connecttype="rect" textboxrect="5400,5400,16200,16200"/>
                </v:shapetype>
                <v:shape id="AutoShape 865" o:spid="_x0000_s1977" type="#_x0000_t4" style="position:absolute;left:25626;top:11893;width:908;height:9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" fillcolor="black [3213]"/>
                <v:line id="Line 866" o:spid="_x0000_s1978" style="position:absolute;rotation:-90;flip:y;visibility:visible;mso-wrap-style:square" from="7237,11429" to="7243,132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" strokeweight="2pt">
                  <v:stroke startarrow="block" startarrowwidth="narrow" endarrow="block" endarrowwidth="narrow"/>
                </v:line>
                <v:shape id="Text Box 867" o:spid="_x0000_s1979" type="#_x0000_t202" style="position:absolute;left:4410;top:9410;width:2775;height:54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" filled="f" stroked="f">
                  <v:textbox style="layout-flow:vertical;mso-layout-flow-alt:bottom-to-top">
                    <w:txbxContent>
                      <w:p w14:paraId="575391FC" w14:textId="77777777" w:rsidR="00D878EF" w:rsidRPr="00593E38" w:rsidRDefault="00D878EF" w:rsidP="00AD30BE">
                        <w:pPr>
                          <w:pStyle w:val="NoSpacing"/>
                          <w:jc w:val="center"/>
                          <w:rPr>
                            <w:sz w:val="16"/>
                            <w:szCs w:val="16"/>
                          </w:rPr>
                        </w:pPr>
                        <w:r w:rsidRPr="00593E38">
                          <w:rPr>
                            <w:sz w:val="16"/>
                            <w:szCs w:val="16"/>
                          </w:rPr>
                          <w:t>MinOA-P</w:t>
                        </w:r>
                      </w:p>
                    </w:txbxContent>
                  </v:textbox>
                </v:shape>
                <v:line id="Line 868" o:spid="_x0000_s1980" style="position:absolute;flip:x;visibility:visible;mso-wrap-style:square" from="20508,3816" to="25626,83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">
                  <v:stroke startarrow="block"/>
                </v:line>
                <v:shape id="Text Box 869" o:spid="_x0000_s1981" type="#_x0000_t202" style="position:absolute;left:29855;top:5556;width:10700;height:101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" stroked="f">
                  <v:textbox inset="5.76pt,2.88pt,5.76pt,2.88pt">
                    <w:txbxContent>
                      <w:p w14:paraId="3C144BE3" w14:textId="77777777" w:rsidR="00D878EF" w:rsidRPr="00593E38" w:rsidRDefault="00D878EF" w:rsidP="00AD30BE">
                        <w:pPr>
                          <w:pStyle w:val="NoSpacing"/>
                          <w:rPr>
                            <w:sz w:val="16"/>
                            <w:szCs w:val="16"/>
                          </w:rPr>
                        </w:pPr>
                        <w:r w:rsidRPr="00593E38">
                          <w:rPr>
                            <w:sz w:val="16"/>
                            <w:szCs w:val="16"/>
                          </w:rPr>
                          <w:t>The diamond represents MinOAsp at damper position MinOA-P.</w:t>
                        </w:r>
                      </w:p>
                      <w:p w14:paraId="71B0070C" w14:textId="77777777" w:rsidR="00D878EF" w:rsidRPr="00593E38" w:rsidRDefault="00D878EF" w:rsidP="00AD30BE">
                        <w:pPr>
                          <w:pStyle w:val="NoSpacing"/>
                          <w:rPr>
                            <w:sz w:val="16"/>
                            <w:szCs w:val="16"/>
                          </w:rPr>
                        </w:pPr>
                        <w:r w:rsidRPr="00593E38">
                          <w:rPr>
                            <w:sz w:val="16"/>
                            <w:szCs w:val="16"/>
                          </w:rPr>
                          <w:t>(MinOAsp is about ¼ of the way between MinOA and DesOA for this example.)</w:t>
                        </w:r>
                      </w:p>
                    </w:txbxContent>
                  </v:textbox>
                </v:shape>
                <v:line id="Line 870" o:spid="_x0000_s1982" style="position:absolute;flip:y;visibility:visible;mso-wrap-style:square" from="26534,9042" to="30141,120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">
                  <v:stroke startarrow="block"/>
                </v:line>
                <v:shape id="Text Box 871" o:spid="_x0000_s1983" type="#_x0000_t202" style="position:absolute;left:2929;top:819;width:5203;height:2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" filled="f" stroked="f">
                  <v:textbox>
                    <w:txbxContent>
                      <w:p w14:paraId="090B516C" w14:textId="77777777" w:rsidR="00D878EF" w:rsidRPr="005526D7" w:rsidRDefault="00D878EF" w:rsidP="00AD30BE">
                        <w:pPr>
                          <w:pStyle w:val="NoSpacing"/>
                          <w:rPr>
                            <w:sz w:val="20"/>
                            <w:szCs w:val="16"/>
                          </w:rPr>
                        </w:pPr>
                        <w:r w:rsidRPr="005526D7">
                          <w:rPr>
                            <w:sz w:val="20"/>
                            <w:szCs w:val="16"/>
                          </w:rPr>
                          <w:t>100%</w:t>
                        </w:r>
                      </w:p>
                    </w:txbxContent>
                  </v:textbox>
                </v:shape>
                <v:shape id="Text Box 872" o:spid="_x0000_s1984" type="#_x0000_t202" style="position:absolute;left:3922;top:19011;width:4559;height:26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" filled="f" stroked="f">
                  <v:textbox>
                    <w:txbxContent>
                      <w:p w14:paraId="123F4BAB" w14:textId="77777777" w:rsidR="00D878EF" w:rsidRPr="005526D7" w:rsidRDefault="00D878EF" w:rsidP="00AD30BE">
                        <w:pPr>
                          <w:pStyle w:val="NoSpacing"/>
                          <w:rPr>
                            <w:sz w:val="20"/>
                            <w:szCs w:val="16"/>
                          </w:rPr>
                        </w:pPr>
                        <w:r w:rsidRPr="005526D7">
                          <w:rPr>
                            <w:sz w:val="20"/>
                            <w:szCs w:val="16"/>
                          </w:rPr>
                          <w:t>0%</w:t>
                        </w:r>
                      </w:p>
                    </w:txbxContent>
                  </v:textbox>
                </v:shape>
                <v:shape id="Text Box 1003" o:spid="_x0000_s1985" type="#_x0000_t202" style="position:absolute;left:1065;top:6214;width:3462;height:16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" filled="f" stroked="f">
                  <v:textbox style="layout-flow:vertical;mso-layout-flow-alt:bottom-to-top">
                    <w:txbxContent>
                      <w:p w14:paraId="214691C6" w14:textId="77777777" w:rsidR="00D878EF" w:rsidRPr="005526D7" w:rsidRDefault="00D878EF" w:rsidP="00AD30BE">
                        <w:pPr>
                          <w:pStyle w:val="NormalWeb"/>
                          <w:tabs>
                            <w:tab w:val="left" w:pos="720"/>
                          </w:tabs>
                          <w:spacing w:before="0" w:beforeAutospacing="0" w:after="0" w:afterAutospacing="0"/>
                          <w:rPr>
                            <w:sz w:val="32"/>
                          </w:rPr>
                        </w:pPr>
                        <w:r w:rsidRPr="005526D7">
                          <w:rPr>
                            <w:rFonts w:eastAsia="Times New Roman"/>
                            <w:sz w:val="20"/>
                            <w:szCs w:val="16"/>
                          </w:rPr>
                          <w:t>OA Damper Position, % open</w:t>
                        </w:r>
                      </w:p>
                    </w:txbxContent>
                  </v:textbox>
                </v:shape>
                <v:line id="Line 1004" o:spid="_x0000_s1986" style="position:absolute;visibility:visible;mso-wrap-style:square" from="2682,1800" to="2682,55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">
                  <v:stroke startarrow="block"/>
                </v:line>
                <w10:anchorlock/>
              </v:group>
            </w:pict>
          </mc:Fallback>
        </mc:AlternateContent>
      </w:r>
    </w:p>
    <w:p w14:paraId="7CA16794" w14:textId="0DBC84A3" w:rsidR="00AD30BE" w:rsidRPr="00AD30BE" w:rsidRDefault="00AD30BE" w:rsidP="007C1423">
      <w:pPr>
        <w:pStyle w:val="FigureCaption"/>
      </w:pPr>
      <w:r w:rsidRPr="00AD30BE">
        <w:t>Figure 5.18.6.2 SZVAV AHU minimum outdoor air control.</w:t>
      </w:r>
    </w:p>
    <w:p w14:paraId="6B4A22CC" w14:textId="34DBA6E8" w:rsidR="008B2412" w:rsidRPr="008B2412" w:rsidRDefault="008B2412" w:rsidP="0087618D">
      <w:pPr>
        <w:pStyle w:val="Heading4"/>
      </w:pPr>
      <w:bookmarkStart w:id="7487" w:name="_Ref75935920"/>
      <w:bookmarkStart w:id="7488" w:name="_Hlk74386449"/>
      <w:bookmarkStart w:id="7489" w:name="_Ref38822974"/>
      <w:r w:rsidRPr="008B2412">
        <w:lastRenderedPageBreak/>
        <w:t>Outdoor Air Damper Control for Units with an Outdoor Airflow Measurement Station</w:t>
      </w:r>
      <w:bookmarkEnd w:id="7487"/>
    </w:p>
    <w:p w14:paraId="1625CD5F" w14:textId="77777777" w:rsidR="008B2412" w:rsidRPr="00735335" w:rsidRDefault="008B2412" w:rsidP="008B2412">
      <w:pPr>
        <w:pStyle w:val="Infobox"/>
      </w:pPr>
      <w:r w:rsidRPr="00735335">
        <w:t>This section describes minimum outdoor air control logic for a unit with a single common minimum OA and economizer damper (i.e., no separate minimum OA damper) and Demand Control Ventilation.</w:t>
      </w:r>
    </w:p>
    <w:p w14:paraId="4344604C" w14:textId="77777777" w:rsidR="008B2412" w:rsidRPr="00735335" w:rsidRDefault="008B2412" w:rsidP="008B2412">
      <w:pPr>
        <w:pStyle w:val="Infobox"/>
      </w:pPr>
      <w:r w:rsidRPr="00735335">
        <w:t>This logic assumes that there is an airflow measurement station across the outdoor air intake and controls OA volume directly via control over the minimum OA damper position.</w:t>
      </w:r>
    </w:p>
    <w:p w14:paraId="312F1296" w14:textId="77777777" w:rsidR="008B2412" w:rsidRPr="00735335" w:rsidRDefault="008B2412" w:rsidP="008B2412">
      <w:pPr>
        <w:pStyle w:val="Infobox"/>
      </w:pPr>
      <w:r w:rsidRPr="00735335">
        <w:t>Other configurations are possible and would require modifications to the points list (above) and the control logic below.</w:t>
      </w:r>
    </w:p>
    <w:p w14:paraId="75E8C933" w14:textId="670DD82F" w:rsidR="008B2412" w:rsidRPr="008B2412" w:rsidRDefault="008B2412" w:rsidP="007C1423">
      <w:pPr>
        <w:pStyle w:val="Heading5"/>
      </w:pPr>
      <w:r w:rsidRPr="008B2412">
        <w:t xml:space="preserve">Minimum outdoor air control loop is enabled when the supply fan is proven on and in </w:t>
      </w:r>
      <w:r w:rsidR="00D21A33">
        <w:t>Occupied Mode</w:t>
      </w:r>
      <w:r w:rsidRPr="008B2412">
        <w:t xml:space="preserve"> and disabled and output set to zero otherwise.</w:t>
      </w:r>
    </w:p>
    <w:p w14:paraId="7E7B9904" w14:textId="77777777" w:rsidR="008B2412" w:rsidRPr="00735335" w:rsidRDefault="008B2412" w:rsidP="007C1423">
      <w:pPr>
        <w:pStyle w:val="Heading5"/>
      </w:pPr>
      <w:r w:rsidRPr="00735335">
        <w:t xml:space="preserve">The minimum outdoor airflow rate shall be maintained at the minimum outdoor air setpoint </w:t>
      </w:r>
      <w:proofErr w:type="spellStart"/>
      <w:r w:rsidRPr="00735335">
        <w:t>MinOAsp</w:t>
      </w:r>
      <w:proofErr w:type="spellEnd"/>
      <w:r w:rsidRPr="00735335">
        <w:t xml:space="preserve"> by a reverse-acting control loop whose output is mapped to </w:t>
      </w:r>
      <w:proofErr w:type="spellStart"/>
      <w:r w:rsidRPr="00735335">
        <w:t>MinOA</w:t>
      </w:r>
      <w:proofErr w:type="spellEnd"/>
      <w:r w:rsidRPr="00735335">
        <w:t>-P.</w:t>
      </w:r>
    </w:p>
    <w:bookmarkEnd w:id="7488"/>
    <w:p w14:paraId="5366979F" w14:textId="3792B475" w:rsidR="009045A3" w:rsidRPr="00BC7581" w:rsidRDefault="009045A3" w:rsidP="0087618D">
      <w:pPr>
        <w:pStyle w:val="Heading3"/>
      </w:pPr>
      <w:r w:rsidRPr="00BC7581">
        <w:t>Economizer Lockout</w:t>
      </w:r>
      <w:bookmarkEnd w:id="7489"/>
    </w:p>
    <w:p w14:paraId="21D3944B" w14:textId="77777777" w:rsidR="009045A3" w:rsidRPr="00BC7581" w:rsidRDefault="009045A3" w:rsidP="00B37EF3">
      <w:pPr>
        <w:pStyle w:val="Infobox"/>
      </w:pPr>
      <w:r w:rsidRPr="00BC7581">
        <w:t xml:space="preserve">This section describes economizer lockout logic for a unit with a common minimum OA and economizer damper (i.e., no separate minimum OA damper). Other configurations are </w:t>
      </w:r>
      <w:proofErr w:type="gramStart"/>
      <w:r w:rsidRPr="00BC7581">
        <w:t>possible, and</w:t>
      </w:r>
      <w:proofErr w:type="gramEnd"/>
      <w:r w:rsidRPr="00BC7581">
        <w:t xml:space="preserve"> would require modifications to the points list (above) and the control logic below.</w:t>
      </w:r>
    </w:p>
    <w:p w14:paraId="4CECB971" w14:textId="79AE8C64" w:rsidR="009045A3" w:rsidRDefault="009045A3" w:rsidP="0087618D">
      <w:pPr>
        <w:pStyle w:val="Heading4"/>
      </w:pPr>
      <w:r>
        <w:t xml:space="preserve">The normal sequencing of the economizer dampers shall be disabled in accordance with Section </w:t>
      </w:r>
      <w:r w:rsidR="003C68C1">
        <w:fldChar w:fldCharType="begin"/>
      </w:r>
      <w:r w:rsidR="003C68C1">
        <w:instrText xml:space="preserve"> REF _Ref440121208 \w \h </w:instrText>
      </w:r>
      <w:r w:rsidR="003C68C1">
        <w:fldChar w:fldCharType="separate"/>
      </w:r>
      <w:r w:rsidR="0037258A">
        <w:t>5.1.17</w:t>
      </w:r>
      <w:r w:rsidR="003C68C1">
        <w:fldChar w:fldCharType="end"/>
      </w:r>
      <w:r>
        <w:t>.</w:t>
      </w:r>
    </w:p>
    <w:p w14:paraId="309306BC" w14:textId="77777777" w:rsidR="009045A3" w:rsidRDefault="009045A3" w:rsidP="0087618D">
      <w:pPr>
        <w:pStyle w:val="Heading4"/>
      </w:pPr>
      <w:r>
        <w:t>Once the economizer is disabled, it shall not be reenabled within 10 minutes and vice versa.</w:t>
      </w:r>
    </w:p>
    <w:p w14:paraId="1376163E" w14:textId="5B044A66" w:rsidR="009045A3" w:rsidRDefault="009045A3" w:rsidP="0087618D">
      <w:pPr>
        <w:pStyle w:val="Heading4"/>
      </w:pPr>
      <w:r w:rsidRPr="00BC7581">
        <w:t xml:space="preserve">When economizer is enabled, </w:t>
      </w:r>
      <w:proofErr w:type="spellStart"/>
      <w:r w:rsidRPr="00BC7581">
        <w:t>MaxOA</w:t>
      </w:r>
      <w:proofErr w:type="spellEnd"/>
      <w:r w:rsidRPr="00BC7581">
        <w:t xml:space="preserve">-P = 100%. When economizer is disabled, set </w:t>
      </w:r>
      <w:proofErr w:type="spellStart"/>
      <w:r w:rsidRPr="00BC7581">
        <w:t>MaxOA</w:t>
      </w:r>
      <w:proofErr w:type="spellEnd"/>
      <w:r w:rsidRPr="00BC7581">
        <w:noBreakHyphen/>
        <w:t xml:space="preserve">P equal to </w:t>
      </w:r>
      <w:proofErr w:type="spellStart"/>
      <w:r w:rsidRPr="00BC7581">
        <w:t>MinOA</w:t>
      </w:r>
      <w:proofErr w:type="spellEnd"/>
      <w:r w:rsidRPr="00BC7581">
        <w:noBreakHyphen/>
        <w:t xml:space="preserve">P. </w:t>
      </w:r>
      <w:r>
        <w:t xml:space="preserve">See Section </w:t>
      </w:r>
      <w:r w:rsidR="00D66724">
        <w:fldChar w:fldCharType="begin"/>
      </w:r>
      <w:r w:rsidR="00D66724">
        <w:instrText xml:space="preserve"> REF _Ref38387843 \w \h </w:instrText>
      </w:r>
      <w:r w:rsidR="00D66724">
        <w:fldChar w:fldCharType="separate"/>
      </w:r>
      <w:r w:rsidR="0037258A">
        <w:t>5.16.5</w:t>
      </w:r>
      <w:r w:rsidR="00D66724">
        <w:fldChar w:fldCharType="end"/>
      </w:r>
      <w:r>
        <w:t xml:space="preserve">, “Supply Air Temperature Control,” and Section </w:t>
      </w:r>
      <w:r w:rsidR="003C68C1">
        <w:fldChar w:fldCharType="begin"/>
      </w:r>
      <w:r w:rsidR="003C68C1">
        <w:instrText xml:space="preserve"> REF _Ref38388798 \w \h </w:instrText>
      </w:r>
      <w:r w:rsidR="003C68C1">
        <w:fldChar w:fldCharType="separate"/>
      </w:r>
      <w:r w:rsidR="0037258A">
        <w:t>5.18.6</w:t>
      </w:r>
      <w:r w:rsidR="003C68C1">
        <w:fldChar w:fldCharType="end"/>
      </w:r>
      <w:r>
        <w:t xml:space="preserve">, “Minimum Outdoor Air Control,” for outdoor air damper minimum </w:t>
      </w:r>
      <w:r w:rsidR="00D21A33">
        <w:t>setpoint</w:t>
      </w:r>
      <w:r>
        <w:t>.</w:t>
      </w:r>
    </w:p>
    <w:p w14:paraId="344007FD" w14:textId="77777777" w:rsidR="009045A3" w:rsidRPr="00BC7581" w:rsidRDefault="009045A3" w:rsidP="00B37EF3">
      <w:pPr>
        <w:pStyle w:val="Instrbox"/>
      </w:pPr>
      <w:r>
        <w:t xml:space="preserve">The engineer must select </w:t>
      </w:r>
      <w:r w:rsidRPr="00BC7581">
        <w:t>among control logic options for return/relief/exhaust. This decision is based on the AHU configuration.</w:t>
      </w:r>
    </w:p>
    <w:p w14:paraId="177F48FC" w14:textId="77777777" w:rsidR="009045A3" w:rsidRPr="00BC7581" w:rsidRDefault="009045A3" w:rsidP="00B37EF3">
      <w:pPr>
        <w:pStyle w:val="Instrbox"/>
      </w:pPr>
      <w:r w:rsidRPr="00BC7581">
        <w:t>Control logic selections should be made as follows:</w:t>
      </w:r>
    </w:p>
    <w:p w14:paraId="091F9762" w14:textId="73328B6B" w:rsidR="009045A3" w:rsidRDefault="009045A3" w:rsidP="00B37EF3">
      <w:pPr>
        <w:pStyle w:val="Instrbox"/>
      </w:pPr>
      <w:r>
        <w:t xml:space="preserve">For AHUs using actuated relief dampers without a fan, use Section </w:t>
      </w:r>
      <w:r w:rsidR="00D851A8">
        <w:fldChar w:fldCharType="begin"/>
      </w:r>
      <w:r w:rsidR="00D851A8">
        <w:instrText xml:space="preserve"> REF _Ref38823008 \w \h </w:instrText>
      </w:r>
      <w:r w:rsidR="00D851A8">
        <w:fldChar w:fldCharType="separate"/>
      </w:r>
      <w:r w:rsidR="0037258A">
        <w:t>5.18.8</w:t>
      </w:r>
      <w:r w:rsidR="00D851A8">
        <w:fldChar w:fldCharType="end"/>
      </w:r>
      <w:r>
        <w:t xml:space="preserve"> and delete Section</w:t>
      </w:r>
      <w:r w:rsidR="00081740">
        <w:t>s</w:t>
      </w:r>
      <w:r>
        <w:t xml:space="preserve"> </w:t>
      </w:r>
      <w:r w:rsidR="00D851A8">
        <w:fldChar w:fldCharType="begin"/>
      </w:r>
      <w:r w:rsidR="00D851A8">
        <w:instrText xml:space="preserve"> REF _Ref38823053 \w \h </w:instrText>
      </w:r>
      <w:r w:rsidR="00D851A8">
        <w:fldChar w:fldCharType="separate"/>
      </w:r>
      <w:r w:rsidR="0037258A">
        <w:t>5.18.9</w:t>
      </w:r>
      <w:r w:rsidR="00D851A8">
        <w:fldChar w:fldCharType="end"/>
      </w:r>
      <w:r w:rsidR="00081740">
        <w:t>,</w:t>
      </w:r>
      <w:r>
        <w:t xml:space="preserve"> </w:t>
      </w:r>
      <w:r w:rsidR="00FC0E3B">
        <w:fldChar w:fldCharType="begin"/>
      </w:r>
      <w:r w:rsidR="00FC0E3B">
        <w:instrText xml:space="preserve"> REF _Ref38823106 \w \h </w:instrText>
      </w:r>
      <w:r w:rsidR="00FC0E3B">
        <w:fldChar w:fldCharType="separate"/>
      </w:r>
      <w:r w:rsidR="0037258A">
        <w:t>5.18.10</w:t>
      </w:r>
      <w:r w:rsidR="00FC0E3B">
        <w:fldChar w:fldCharType="end"/>
      </w:r>
      <w:r w:rsidR="00081740">
        <w:t xml:space="preserve">, and </w:t>
      </w:r>
      <w:r w:rsidR="00081740">
        <w:fldChar w:fldCharType="begin"/>
      </w:r>
      <w:r w:rsidR="00081740">
        <w:instrText xml:space="preserve"> REF _Ref47337566 \w \h </w:instrText>
      </w:r>
      <w:r w:rsidR="00081740">
        <w:fldChar w:fldCharType="separate"/>
      </w:r>
      <w:r w:rsidR="0037258A">
        <w:t>5.18.10.2</w:t>
      </w:r>
      <w:r w:rsidR="00081740">
        <w:fldChar w:fldCharType="end"/>
      </w:r>
      <w:r>
        <w:t>.</w:t>
      </w:r>
    </w:p>
    <w:p w14:paraId="1BFF480C" w14:textId="751B8F6A" w:rsidR="009045A3" w:rsidRDefault="009045A3" w:rsidP="00B37EF3">
      <w:pPr>
        <w:pStyle w:val="Instrbox"/>
      </w:pPr>
      <w:r>
        <w:t xml:space="preserve">For AHUs using actuated relief dampers with relief fan(s), use Section </w:t>
      </w:r>
      <w:r w:rsidR="00D851A8">
        <w:fldChar w:fldCharType="begin"/>
      </w:r>
      <w:r w:rsidR="00D851A8">
        <w:instrText xml:space="preserve"> REF _Ref38823053 \w \h </w:instrText>
      </w:r>
      <w:r w:rsidR="00D851A8">
        <w:fldChar w:fldCharType="separate"/>
      </w:r>
      <w:r w:rsidR="0037258A">
        <w:t>5.18.9</w:t>
      </w:r>
      <w:r w:rsidR="00D851A8">
        <w:fldChar w:fldCharType="end"/>
      </w:r>
      <w:r>
        <w:t xml:space="preserve"> and delete Section</w:t>
      </w:r>
      <w:r w:rsidR="00CB59C5">
        <w:t>s</w:t>
      </w:r>
      <w:r>
        <w:t xml:space="preserve"> </w:t>
      </w:r>
      <w:r w:rsidR="00D851A8">
        <w:fldChar w:fldCharType="begin"/>
      </w:r>
      <w:r w:rsidR="00D851A8">
        <w:instrText xml:space="preserve"> REF _Ref38823008 \w \h </w:instrText>
      </w:r>
      <w:r w:rsidR="00D851A8">
        <w:fldChar w:fldCharType="separate"/>
      </w:r>
      <w:r w:rsidR="0037258A">
        <w:t>5.18.8</w:t>
      </w:r>
      <w:r w:rsidR="00D851A8">
        <w:fldChar w:fldCharType="end"/>
      </w:r>
      <w:r w:rsidR="00CB59C5">
        <w:t>,</w:t>
      </w:r>
      <w:r>
        <w:t xml:space="preserve"> </w:t>
      </w:r>
      <w:r w:rsidR="00FC0E3B">
        <w:fldChar w:fldCharType="begin"/>
      </w:r>
      <w:r w:rsidR="00FC0E3B">
        <w:instrText xml:space="preserve"> REF _Ref38823106 \w \h </w:instrText>
      </w:r>
      <w:r w:rsidR="00FC0E3B">
        <w:fldChar w:fldCharType="separate"/>
      </w:r>
      <w:r w:rsidR="0037258A">
        <w:t>5.18.10</w:t>
      </w:r>
      <w:r w:rsidR="00FC0E3B">
        <w:fldChar w:fldCharType="end"/>
      </w:r>
      <w:r w:rsidR="00CB59C5">
        <w:t xml:space="preserve">, and </w:t>
      </w:r>
      <w:r w:rsidR="00CB59C5">
        <w:fldChar w:fldCharType="begin"/>
      </w:r>
      <w:r w:rsidR="00CB59C5">
        <w:instrText xml:space="preserve"> REF _Ref47337566 \w \h </w:instrText>
      </w:r>
      <w:r w:rsidR="00CB59C5">
        <w:fldChar w:fldCharType="separate"/>
      </w:r>
      <w:r w:rsidR="0037258A">
        <w:t>5.18.10.2</w:t>
      </w:r>
      <w:r w:rsidR="00CB59C5">
        <w:fldChar w:fldCharType="end"/>
      </w:r>
      <w:r>
        <w:t>.</w:t>
      </w:r>
    </w:p>
    <w:p w14:paraId="2B7BA5BD" w14:textId="3D59C5FA" w:rsidR="009045A3" w:rsidRDefault="009045A3" w:rsidP="00B37EF3">
      <w:pPr>
        <w:pStyle w:val="Instrbox"/>
      </w:pPr>
      <w:r>
        <w:t>For AHUs using a return fan</w:t>
      </w:r>
      <w:r w:rsidR="00CB59C5" w:rsidRPr="00CB59C5">
        <w:t xml:space="preserve"> with speed tracking</w:t>
      </w:r>
      <w:r>
        <w:t xml:space="preserve">, use Section </w:t>
      </w:r>
      <w:r w:rsidR="00FC0E3B">
        <w:fldChar w:fldCharType="begin"/>
      </w:r>
      <w:r w:rsidR="00FC0E3B">
        <w:instrText xml:space="preserve"> REF _Ref38823106 \w \h </w:instrText>
      </w:r>
      <w:r w:rsidR="00FC0E3B">
        <w:fldChar w:fldCharType="separate"/>
      </w:r>
      <w:r w:rsidR="0037258A">
        <w:t>5.18.10</w:t>
      </w:r>
      <w:r w:rsidR="00FC0E3B">
        <w:fldChar w:fldCharType="end"/>
      </w:r>
      <w:r>
        <w:t xml:space="preserve"> and delete Section</w:t>
      </w:r>
      <w:r w:rsidR="00CB59C5">
        <w:t>s</w:t>
      </w:r>
      <w:r>
        <w:t xml:space="preserve"> </w:t>
      </w:r>
      <w:r w:rsidR="00D851A8">
        <w:fldChar w:fldCharType="begin"/>
      </w:r>
      <w:r w:rsidR="00D851A8">
        <w:instrText xml:space="preserve"> REF _Ref38823008 \w \h </w:instrText>
      </w:r>
      <w:r w:rsidR="00D851A8">
        <w:fldChar w:fldCharType="separate"/>
      </w:r>
      <w:r w:rsidR="0037258A">
        <w:t>5.18.8</w:t>
      </w:r>
      <w:r w:rsidR="00D851A8">
        <w:fldChar w:fldCharType="end"/>
      </w:r>
      <w:r w:rsidR="00CB59C5">
        <w:t>,</w:t>
      </w:r>
      <w:r>
        <w:t xml:space="preserve"> </w:t>
      </w:r>
      <w:r w:rsidR="00D851A8">
        <w:fldChar w:fldCharType="begin"/>
      </w:r>
      <w:r w:rsidR="00D851A8">
        <w:instrText xml:space="preserve"> REF _Ref38823053 \w \h </w:instrText>
      </w:r>
      <w:r w:rsidR="00D851A8">
        <w:fldChar w:fldCharType="separate"/>
      </w:r>
      <w:r w:rsidR="0037258A">
        <w:t>5.18.9</w:t>
      </w:r>
      <w:r w:rsidR="00D851A8">
        <w:fldChar w:fldCharType="end"/>
      </w:r>
      <w:r w:rsidR="00CB59C5">
        <w:t xml:space="preserve">, and </w:t>
      </w:r>
      <w:r w:rsidR="00CB59C5">
        <w:fldChar w:fldCharType="begin"/>
      </w:r>
      <w:r w:rsidR="00CB59C5">
        <w:instrText xml:space="preserve"> REF _Ref47337566 \w \h </w:instrText>
      </w:r>
      <w:r w:rsidR="00CB59C5">
        <w:fldChar w:fldCharType="separate"/>
      </w:r>
      <w:r w:rsidR="0037258A">
        <w:t>5.18.10.2</w:t>
      </w:r>
      <w:r w:rsidR="00CB59C5">
        <w:fldChar w:fldCharType="end"/>
      </w:r>
      <w:r>
        <w:t>.</w:t>
      </w:r>
    </w:p>
    <w:p w14:paraId="098195C0" w14:textId="06C0B52E" w:rsidR="00CB59C5" w:rsidRDefault="00CB59C5" w:rsidP="00CB59C5">
      <w:pPr>
        <w:pStyle w:val="Instrbox"/>
      </w:pPr>
      <w:r>
        <w:t>For AHUs using a return fan</w:t>
      </w:r>
      <w:r w:rsidRPr="00CB59C5">
        <w:t xml:space="preserve"> with direct building pressure control</w:t>
      </w:r>
      <w:r>
        <w:t xml:space="preserve">, use Section </w:t>
      </w:r>
      <w:r>
        <w:fldChar w:fldCharType="begin"/>
      </w:r>
      <w:r>
        <w:instrText xml:space="preserve"> REF _Ref47337566 \w \h </w:instrText>
      </w:r>
      <w:r>
        <w:fldChar w:fldCharType="separate"/>
      </w:r>
      <w:r w:rsidR="0037258A">
        <w:t>5.18.10.2</w:t>
      </w:r>
      <w:r>
        <w:fldChar w:fldCharType="end"/>
      </w:r>
      <w:r>
        <w:t xml:space="preserve"> and delete Sections </w:t>
      </w:r>
      <w:r>
        <w:fldChar w:fldCharType="begin"/>
      </w:r>
      <w:r>
        <w:instrText xml:space="preserve"> REF _Ref38823008 \w \h </w:instrText>
      </w:r>
      <w:r>
        <w:fldChar w:fldCharType="separate"/>
      </w:r>
      <w:r w:rsidR="0037258A">
        <w:t>5.18.8</w:t>
      </w:r>
      <w:r>
        <w:fldChar w:fldCharType="end"/>
      </w:r>
      <w:r>
        <w:t xml:space="preserve">, </w:t>
      </w:r>
      <w:r>
        <w:fldChar w:fldCharType="begin"/>
      </w:r>
      <w:r>
        <w:instrText xml:space="preserve"> REF _Ref38823053 \w \h </w:instrText>
      </w:r>
      <w:r>
        <w:fldChar w:fldCharType="separate"/>
      </w:r>
      <w:r w:rsidR="0037258A">
        <w:t>5.18.9</w:t>
      </w:r>
      <w:r>
        <w:fldChar w:fldCharType="end"/>
      </w:r>
      <w:r>
        <w:t xml:space="preserve">, and </w:t>
      </w:r>
      <w:r>
        <w:fldChar w:fldCharType="begin"/>
      </w:r>
      <w:r>
        <w:instrText xml:space="preserve"> REF _Ref38823106 \w \h </w:instrText>
      </w:r>
      <w:r>
        <w:fldChar w:fldCharType="separate"/>
      </w:r>
      <w:r w:rsidR="0037258A">
        <w:t>5.18.10</w:t>
      </w:r>
      <w:r>
        <w:fldChar w:fldCharType="end"/>
      </w:r>
      <w:r>
        <w:t>.</w:t>
      </w:r>
    </w:p>
    <w:p w14:paraId="41921209" w14:textId="1E933778" w:rsidR="009045A3" w:rsidRDefault="009045A3" w:rsidP="00B37EF3">
      <w:pPr>
        <w:pStyle w:val="Instrbox"/>
      </w:pPr>
      <w:r>
        <w:t xml:space="preserve">For AHUs using </w:t>
      </w:r>
      <w:proofErr w:type="spellStart"/>
      <w:r>
        <w:t>nonactuated</w:t>
      </w:r>
      <w:proofErr w:type="spellEnd"/>
      <w:r>
        <w:t xml:space="preserve"> barometric relief only, delete </w:t>
      </w:r>
      <w:r>
        <w:rPr>
          <w:i/>
          <w:iCs/>
        </w:rPr>
        <w:t xml:space="preserve">all </w:t>
      </w:r>
      <w:r w:rsidR="00CB59C5">
        <w:rPr>
          <w:i/>
          <w:iCs/>
        </w:rPr>
        <w:t>four</w:t>
      </w:r>
      <w:r w:rsidR="00CB59C5">
        <w:t xml:space="preserve"> </w:t>
      </w:r>
      <w:r>
        <w:t xml:space="preserve">Sections </w:t>
      </w:r>
      <w:r w:rsidR="00D851A8">
        <w:fldChar w:fldCharType="begin"/>
      </w:r>
      <w:r w:rsidR="00D851A8">
        <w:instrText xml:space="preserve"> REF _Ref38823008 \w \h </w:instrText>
      </w:r>
      <w:r w:rsidR="00D851A8">
        <w:fldChar w:fldCharType="separate"/>
      </w:r>
      <w:r w:rsidR="0037258A">
        <w:t>5.18.8</w:t>
      </w:r>
      <w:r w:rsidR="00D851A8">
        <w:fldChar w:fldCharType="end"/>
      </w:r>
      <w:r>
        <w:t xml:space="preserve">, </w:t>
      </w:r>
      <w:r w:rsidR="00D851A8">
        <w:fldChar w:fldCharType="begin"/>
      </w:r>
      <w:r w:rsidR="00D851A8">
        <w:instrText xml:space="preserve"> REF _Ref38823053 \w \h </w:instrText>
      </w:r>
      <w:r w:rsidR="00D851A8">
        <w:fldChar w:fldCharType="separate"/>
      </w:r>
      <w:r w:rsidR="0037258A">
        <w:t>5.18.9</w:t>
      </w:r>
      <w:r w:rsidR="00D851A8">
        <w:fldChar w:fldCharType="end"/>
      </w:r>
      <w:r>
        <w:t xml:space="preserve">, </w:t>
      </w:r>
      <w:r w:rsidR="00FC0E3B">
        <w:fldChar w:fldCharType="begin"/>
      </w:r>
      <w:r w:rsidR="00FC0E3B">
        <w:instrText xml:space="preserve"> REF _Ref38823106 \w \h </w:instrText>
      </w:r>
      <w:r w:rsidR="00FC0E3B">
        <w:fldChar w:fldCharType="separate"/>
      </w:r>
      <w:r w:rsidR="0037258A">
        <w:t>5.18.10</w:t>
      </w:r>
      <w:r w:rsidR="00FC0E3B">
        <w:fldChar w:fldCharType="end"/>
      </w:r>
      <w:r w:rsidR="00CB59C5">
        <w:t xml:space="preserve">, and </w:t>
      </w:r>
      <w:r w:rsidR="00CB59C5">
        <w:fldChar w:fldCharType="begin"/>
      </w:r>
      <w:r w:rsidR="00CB59C5">
        <w:instrText xml:space="preserve"> REF _Ref47337566 \w \h </w:instrText>
      </w:r>
      <w:r w:rsidR="00CB59C5">
        <w:fldChar w:fldCharType="separate"/>
      </w:r>
      <w:r w:rsidR="0037258A">
        <w:t>5.18.10.2</w:t>
      </w:r>
      <w:r w:rsidR="00CB59C5">
        <w:fldChar w:fldCharType="end"/>
      </w:r>
      <w:r>
        <w:t>.</w:t>
      </w:r>
    </w:p>
    <w:p w14:paraId="1BCABCF6" w14:textId="2EFC3C23" w:rsidR="009045A3" w:rsidRDefault="009045A3" w:rsidP="00B37EF3">
      <w:pPr>
        <w:pStyle w:val="Instrbox"/>
      </w:pPr>
      <w:r>
        <w:t xml:space="preserve">A building pressure sensor is required for the option in Section </w:t>
      </w:r>
      <w:r w:rsidR="00FC0E3B">
        <w:fldChar w:fldCharType="begin"/>
      </w:r>
      <w:r w:rsidR="00FC0E3B">
        <w:instrText xml:space="preserve"> REF _Ref38823053 \w \h </w:instrText>
      </w:r>
      <w:r w:rsidR="00FC0E3B">
        <w:fldChar w:fldCharType="separate"/>
      </w:r>
      <w:r w:rsidR="0037258A">
        <w:t>5.18.9</w:t>
      </w:r>
      <w:r w:rsidR="00FC0E3B">
        <w:fldChar w:fldCharType="end"/>
      </w:r>
      <w:r w:rsidR="00CB59C5">
        <w:t xml:space="preserve"> </w:t>
      </w:r>
      <w:proofErr w:type="gramStart"/>
      <w:r w:rsidR="00CB59C5">
        <w:t>and ,</w:t>
      </w:r>
      <w:proofErr w:type="gramEnd"/>
      <w:r w:rsidR="00CB59C5">
        <w:t xml:space="preserve"> and </w:t>
      </w:r>
      <w:r w:rsidR="00CB59C5">
        <w:fldChar w:fldCharType="begin"/>
      </w:r>
      <w:r w:rsidR="00CB59C5">
        <w:instrText xml:space="preserve"> REF _Ref47337566 \w \h </w:instrText>
      </w:r>
      <w:r w:rsidR="00CB59C5">
        <w:fldChar w:fldCharType="separate"/>
      </w:r>
      <w:r w:rsidR="0037258A">
        <w:t>5.18.10.2</w:t>
      </w:r>
      <w:r w:rsidR="00CB59C5">
        <w:fldChar w:fldCharType="end"/>
      </w:r>
      <w:r>
        <w:t xml:space="preserve">. One is not required for Sections </w:t>
      </w:r>
      <w:r w:rsidR="00D851A8">
        <w:fldChar w:fldCharType="begin"/>
      </w:r>
      <w:r w:rsidR="00D851A8">
        <w:instrText xml:space="preserve"> REF _Ref38823008 \w \h </w:instrText>
      </w:r>
      <w:r w:rsidR="00D851A8">
        <w:fldChar w:fldCharType="separate"/>
      </w:r>
      <w:r w:rsidR="0037258A">
        <w:t>5.18.8</w:t>
      </w:r>
      <w:r w:rsidR="00D851A8">
        <w:fldChar w:fldCharType="end"/>
      </w:r>
      <w:r>
        <w:t xml:space="preserve"> or </w:t>
      </w:r>
      <w:r w:rsidR="00FC0E3B">
        <w:fldChar w:fldCharType="begin"/>
      </w:r>
      <w:r w:rsidR="00FC0E3B">
        <w:instrText xml:space="preserve"> REF _Ref38823106 \w \h </w:instrText>
      </w:r>
      <w:r w:rsidR="00FC0E3B">
        <w:fldChar w:fldCharType="separate"/>
      </w:r>
      <w:r w:rsidR="0037258A">
        <w:t>5.18.10</w:t>
      </w:r>
      <w:r w:rsidR="00FC0E3B">
        <w:fldChar w:fldCharType="end"/>
      </w:r>
      <w:r>
        <w:t>.</w:t>
      </w:r>
    </w:p>
    <w:p w14:paraId="4BBFED1A" w14:textId="1E348F9F" w:rsidR="009045A3" w:rsidRDefault="009045A3" w:rsidP="0087618D">
      <w:pPr>
        <w:pStyle w:val="Heading3"/>
      </w:pPr>
      <w:bookmarkStart w:id="7490" w:name="_Ref38823008"/>
      <w:r>
        <w:t>Control of Actuated Relief Dampers</w:t>
      </w:r>
      <w:r w:rsidR="003C68C1">
        <w:t xml:space="preserve"> </w:t>
      </w:r>
      <w:r>
        <w:t>without Fans</w:t>
      </w:r>
      <w:bookmarkEnd w:id="7490"/>
    </w:p>
    <w:p w14:paraId="0F5E1512" w14:textId="77777777" w:rsidR="005954F6" w:rsidRDefault="005954F6" w:rsidP="005954F6">
      <w:pPr>
        <w:pStyle w:val="Instrbox"/>
      </w:pPr>
      <w:r>
        <w:t>The engineer must specify whether a building pressure sensor is utilized.</w:t>
      </w:r>
    </w:p>
    <w:p w14:paraId="275B0F55" w14:textId="77777777" w:rsidR="005954F6" w:rsidRDefault="005954F6" w:rsidP="005954F6">
      <w:pPr>
        <w:pStyle w:val="Instrbox"/>
      </w:pPr>
      <w:r>
        <w:t>If a building pressure sensor is used, keep subsection (1</w:t>
      </w:r>
      <w:proofErr w:type="gramStart"/>
      <w:r>
        <w:t>)</w:t>
      </w:r>
      <w:proofErr w:type="gramEnd"/>
      <w:r>
        <w:t xml:space="preserve"> and delete subsection (2) for direct building pressure control.</w:t>
      </w:r>
    </w:p>
    <w:p w14:paraId="6B6807C4" w14:textId="77777777" w:rsidR="005954F6" w:rsidRDefault="005954F6" w:rsidP="005954F6">
      <w:pPr>
        <w:pStyle w:val="Instrbox"/>
      </w:pPr>
      <w:r>
        <w:t>If a building pressure is not used, keep subsection (2</w:t>
      </w:r>
      <w:proofErr w:type="gramStart"/>
      <w:r>
        <w:t>)</w:t>
      </w:r>
      <w:proofErr w:type="gramEnd"/>
      <w:r>
        <w:t xml:space="preserve"> and delete subsection (1) for passive building pressure control.</w:t>
      </w:r>
    </w:p>
    <w:p w14:paraId="10FEECE2" w14:textId="77777777" w:rsidR="005954F6" w:rsidRDefault="005954F6" w:rsidP="005954F6">
      <w:pPr>
        <w:pStyle w:val="Instrbox"/>
      </w:pPr>
      <w:r>
        <w:t>Delete this flag note after selection has been made.</w:t>
      </w:r>
    </w:p>
    <w:p w14:paraId="1ED24530" w14:textId="39B5D129" w:rsidR="005954F6" w:rsidRDefault="005954F6" w:rsidP="0087618D">
      <w:pPr>
        <w:pStyle w:val="Heading4"/>
      </w:pPr>
      <w:bookmarkStart w:id="7491" w:name="_Hlk74387733"/>
      <w:r>
        <w:t>Direct Building Pressure Control</w:t>
      </w:r>
    </w:p>
    <w:p w14:paraId="678FE34A" w14:textId="77777777" w:rsidR="00096412" w:rsidRPr="00BC7581" w:rsidRDefault="00096412" w:rsidP="007C1423">
      <w:pPr>
        <w:pStyle w:val="Heading5"/>
      </w:pPr>
      <w:r w:rsidRPr="00BC7581">
        <w:lastRenderedPageBreak/>
        <w:t xml:space="preserve">Relief dampers shall be enabled when the associated supply fan is proven </w:t>
      </w:r>
      <w:proofErr w:type="gramStart"/>
      <w:r w:rsidRPr="00B87A61">
        <w:rPr>
          <w:smallCaps/>
        </w:rPr>
        <w:t>on</w:t>
      </w:r>
      <w:r w:rsidRPr="00BC7581">
        <w:t>, and</w:t>
      </w:r>
      <w:proofErr w:type="gramEnd"/>
      <w:r w:rsidRPr="00BC7581">
        <w:t xml:space="preserve"> disabled otherwise. </w:t>
      </w:r>
    </w:p>
    <w:p w14:paraId="160F8D90" w14:textId="52D18CA7" w:rsidR="00096412" w:rsidRPr="00BC7581" w:rsidRDefault="00096412" w:rsidP="007C1423">
      <w:pPr>
        <w:pStyle w:val="Heading5"/>
      </w:pPr>
      <w:r w:rsidRPr="00BC7581">
        <w:t xml:space="preserve">When enabled, use a P-only control loop to modulate relief dampers to maintain </w:t>
      </w:r>
      <w:ins w:id="7492" w:author="Titus Ellison" w:date="2022-10-20T13:15:00Z">
        <w:r w:rsidR="00A65953" w:rsidRPr="00A65953">
          <w:rPr>
            <w:rStyle w:val="Toggle"/>
            <w:rPrChange w:id="7493" w:author="Titus Ellison" w:date="2022-10-20T13:16:00Z">
              <w:rPr/>
            </w:rPrChange>
          </w:rPr>
          <w:t>[UNITS [</w:t>
        </w:r>
      </w:ins>
      <w:r w:rsidRPr="00A65953">
        <w:rPr>
          <w:rStyle w:val="Toggle"/>
          <w:rPrChange w:id="7494" w:author="Titus Ellison" w:date="2022-10-20T13:16:00Z">
            <w:rPr>
              <w:rFonts w:cs="Times New Roman PS MT"/>
              <w:bCs/>
              <w:szCs w:val="20"/>
            </w:rPr>
          </w:rPrChange>
        </w:rPr>
        <w:t>12 Pa</w:t>
      </w:r>
      <w:ins w:id="7495" w:author="Titus Ellison" w:date="2022-10-20T13:16:00Z">
        <w:r w:rsidR="00A65953" w:rsidRPr="00A65953">
          <w:rPr>
            <w:rStyle w:val="Toggle"/>
            <w:rPrChange w:id="7496" w:author="Titus Ellison" w:date="2022-10-20T13:16:00Z">
              <w:rPr>
                <w:rFonts w:cs="Times New Roman PS MT"/>
                <w:bCs/>
                <w:szCs w:val="20"/>
              </w:rPr>
            </w:rPrChange>
          </w:rPr>
          <w:t>]</w:t>
        </w:r>
      </w:ins>
      <w:r w:rsidRPr="00A65953">
        <w:rPr>
          <w:rStyle w:val="Toggle"/>
          <w:rPrChange w:id="7497" w:author="Titus Ellison" w:date="2022-10-20T13:16:00Z">
            <w:rPr>
              <w:rFonts w:cs="Times New Roman PS MT"/>
              <w:bCs/>
              <w:szCs w:val="20"/>
            </w:rPr>
          </w:rPrChange>
        </w:rPr>
        <w:t xml:space="preserve"> </w:t>
      </w:r>
      <w:ins w:id="7498" w:author="Titus Ellison" w:date="2022-10-20T13:16:00Z">
        <w:r w:rsidR="00A65953" w:rsidRPr="00A65953">
          <w:rPr>
            <w:rStyle w:val="Toggle"/>
            <w:rPrChange w:id="7499" w:author="Titus Ellison" w:date="2022-10-20T13:16:00Z">
              <w:rPr>
                <w:rFonts w:cs="Times New Roman PS MT"/>
                <w:bCs/>
                <w:szCs w:val="20"/>
              </w:rPr>
            </w:rPrChange>
          </w:rPr>
          <w:t>[</w:t>
        </w:r>
      </w:ins>
      <w:del w:id="7500" w:author="Titus Ellison" w:date="2022-10-20T13:16:00Z">
        <w:r w:rsidRPr="00A65953" w:rsidDel="00A65953">
          <w:rPr>
            <w:rStyle w:val="Toggle"/>
            <w:rPrChange w:id="7501" w:author="Titus Ellison" w:date="2022-10-20T13:16:00Z">
              <w:rPr>
                <w:rFonts w:cs="Times New Roman PS MT"/>
                <w:bCs/>
                <w:szCs w:val="20"/>
              </w:rPr>
            </w:rPrChange>
          </w:rPr>
          <w:delText>(</w:delText>
        </w:r>
      </w:del>
      <w:r w:rsidRPr="00A65953">
        <w:rPr>
          <w:rStyle w:val="Toggle"/>
          <w:rPrChange w:id="7502" w:author="Titus Ellison" w:date="2022-10-20T13:16:00Z">
            <w:rPr/>
          </w:rPrChange>
        </w:rPr>
        <w:t>0.05</w:t>
      </w:r>
      <w:r w:rsidRPr="00A65953">
        <w:rPr>
          <w:rStyle w:val="Toggle"/>
          <w:rPrChange w:id="7503" w:author="Titus Ellison" w:date="2022-10-20T13:16:00Z">
            <w:rPr>
              <w:rFonts w:cs="Times New Roman PS MT"/>
              <w:bCs/>
              <w:szCs w:val="20"/>
            </w:rPr>
          </w:rPrChange>
        </w:rPr>
        <w:t xml:space="preserve"> in. of water</w:t>
      </w:r>
      <w:ins w:id="7504" w:author="Titus Ellison" w:date="2022-10-20T13:16:00Z">
        <w:r w:rsidR="00A65953" w:rsidRPr="00A65953">
          <w:rPr>
            <w:rStyle w:val="Toggle"/>
            <w:rPrChange w:id="7505" w:author="Titus Ellison" w:date="2022-10-20T13:16:00Z">
              <w:rPr>
                <w:rFonts w:cs="Times New Roman PS MT"/>
                <w:bCs/>
                <w:szCs w:val="20"/>
              </w:rPr>
            </w:rPrChange>
          </w:rPr>
          <w:t>]]</w:t>
        </w:r>
      </w:ins>
      <w:del w:id="7506" w:author="Titus Ellison" w:date="2022-10-20T13:16:00Z">
        <w:r w:rsidRPr="00B87A61" w:rsidDel="00A65953">
          <w:rPr>
            <w:rFonts w:cs="Times New Roman PS MT"/>
            <w:bCs/>
            <w:szCs w:val="20"/>
          </w:rPr>
          <w:delText>)</w:delText>
        </w:r>
      </w:del>
      <w:r w:rsidRPr="00BC7581">
        <w:t xml:space="preserve"> building static pressure. Close damper when disabled.</w:t>
      </w:r>
    </w:p>
    <w:bookmarkEnd w:id="7491"/>
    <w:p w14:paraId="2C7D48C8" w14:textId="6174E9F1" w:rsidR="005954F6" w:rsidRDefault="005954F6" w:rsidP="0087618D">
      <w:pPr>
        <w:pStyle w:val="Heading4"/>
      </w:pPr>
      <w:r>
        <w:t>Passive Building Pressure Control</w:t>
      </w:r>
    </w:p>
    <w:p w14:paraId="1CF7E014" w14:textId="7E6E4658" w:rsidR="009045A3" w:rsidRDefault="009045A3" w:rsidP="007C1423">
      <w:pPr>
        <w:pStyle w:val="Heading5"/>
      </w:pPr>
      <w:r>
        <w:t xml:space="preserve">See Section </w:t>
      </w:r>
      <w:r w:rsidR="003C68C1">
        <w:fldChar w:fldCharType="begin"/>
      </w:r>
      <w:r w:rsidR="003C68C1">
        <w:instrText xml:space="preserve"> REF _Ref440810583 \w \h </w:instrText>
      </w:r>
      <w:r w:rsidR="003C68C1">
        <w:fldChar w:fldCharType="separate"/>
      </w:r>
      <w:r w:rsidR="0037258A">
        <w:t>3.2.2.3</w:t>
      </w:r>
      <w:r w:rsidR="003C68C1">
        <w:fldChar w:fldCharType="end"/>
      </w:r>
      <w:r>
        <w:t xml:space="preserve"> for relief-damper position </w:t>
      </w:r>
      <w:r w:rsidR="00D21A33">
        <w:t>setpoint</w:t>
      </w:r>
      <w:r>
        <w:t>s.</w:t>
      </w:r>
    </w:p>
    <w:p w14:paraId="6C5C2CBD" w14:textId="77777777" w:rsidR="009045A3" w:rsidRDefault="009045A3" w:rsidP="007C1423">
      <w:pPr>
        <w:pStyle w:val="Heading5"/>
      </w:pPr>
      <w:r>
        <w:t xml:space="preserve">Relief dampers shall be enabled when the associated supply fan is proven </w:t>
      </w:r>
      <w:r w:rsidRPr="005954F6">
        <w:rPr>
          <w:smallCaps/>
        </w:rPr>
        <w:t>on</w:t>
      </w:r>
      <w:r>
        <w:t xml:space="preserve"> and any outdoor air damper is </w:t>
      </w:r>
      <w:proofErr w:type="gramStart"/>
      <w:r>
        <w:t>open, and</w:t>
      </w:r>
      <w:proofErr w:type="gramEnd"/>
      <w:r>
        <w:t xml:space="preserve"> disabled and closed otherwise.</w:t>
      </w:r>
    </w:p>
    <w:p w14:paraId="272D47D2" w14:textId="1316879B" w:rsidR="009045A3" w:rsidRDefault="009045A3" w:rsidP="007C1423">
      <w:pPr>
        <w:pStyle w:val="Heading5"/>
      </w:pPr>
      <w:r>
        <w:t xml:space="preserve">Relief-damper position shall be reset linearly from </w:t>
      </w:r>
      <w:proofErr w:type="spellStart"/>
      <w:r>
        <w:t>MinRelief</w:t>
      </w:r>
      <w:proofErr w:type="spellEnd"/>
      <w:r>
        <w:t xml:space="preserve"> to </w:t>
      </w:r>
      <w:proofErr w:type="spellStart"/>
      <w:r>
        <w:t>MaxRelief</w:t>
      </w:r>
      <w:proofErr w:type="spellEnd"/>
      <w:r>
        <w:t xml:space="preserve"> as the </w:t>
      </w:r>
      <w:r w:rsidR="005954F6">
        <w:t xml:space="preserve">minimum outdoor airflow setpoint, </w:t>
      </w:r>
      <w:proofErr w:type="spellStart"/>
      <w:r w:rsidR="005954F6">
        <w:t>MinOAsp</w:t>
      </w:r>
      <w:proofErr w:type="spellEnd"/>
      <w:r w:rsidR="005954F6">
        <w:t xml:space="preserve">, is reset from </w:t>
      </w:r>
      <w:proofErr w:type="spellStart"/>
      <w:r w:rsidR="005954F6">
        <w:t>MinOA</w:t>
      </w:r>
      <w:proofErr w:type="spellEnd"/>
      <w:r w:rsidR="005954F6">
        <w:t xml:space="preserve"> to </w:t>
      </w:r>
      <w:proofErr w:type="spellStart"/>
      <w:r w:rsidR="005954F6">
        <w:t>DesOA</w:t>
      </w:r>
      <w:proofErr w:type="spellEnd"/>
      <w:r>
        <w:t>.</w:t>
      </w:r>
    </w:p>
    <w:p w14:paraId="0F291231" w14:textId="5C0F09EF" w:rsidR="009045A3" w:rsidRDefault="009045A3" w:rsidP="00B37EF3">
      <w:pPr>
        <w:pStyle w:val="Instrbox"/>
      </w:pPr>
      <w:r>
        <w:t xml:space="preserve">Relief-fan control logic is incorporated by reference in Section </w:t>
      </w:r>
      <w:r w:rsidR="00FC0E3B">
        <w:fldChar w:fldCharType="begin"/>
      </w:r>
      <w:r w:rsidR="00FC0E3B">
        <w:instrText xml:space="preserve"> REF _Ref38823181 \w \h </w:instrText>
      </w:r>
      <w:r w:rsidR="00FC0E3B">
        <w:fldChar w:fldCharType="separate"/>
      </w:r>
      <w:r w:rsidR="0037258A">
        <w:t>5.18.9.1</w:t>
      </w:r>
      <w:r w:rsidR="00FC0E3B">
        <w:fldChar w:fldCharType="end"/>
      </w:r>
      <w:r>
        <w:t>.</w:t>
      </w:r>
      <w:r w:rsidRPr="00BC7581">
        <w:t xml:space="preserve"> If the project includes both single-zone and multiple-zone AHUs, then no change is required. </w:t>
      </w:r>
      <w:r>
        <w:t>However, if the project includes only single</w:t>
      </w:r>
      <w:r>
        <w:noBreakHyphen/>
        <w:t xml:space="preserve">zone AHUs, we recommend deleting Section </w:t>
      </w:r>
      <w:r w:rsidR="00FC0E3B">
        <w:fldChar w:fldCharType="begin"/>
      </w:r>
      <w:r w:rsidR="00FC0E3B">
        <w:instrText xml:space="preserve"> REF _Ref38823053 \w \h </w:instrText>
      </w:r>
      <w:r w:rsidR="00FC0E3B">
        <w:fldChar w:fldCharType="separate"/>
      </w:r>
      <w:r w:rsidR="0037258A">
        <w:t>5.18.9</w:t>
      </w:r>
      <w:r w:rsidR="00FC0E3B">
        <w:fldChar w:fldCharType="end"/>
      </w:r>
      <w:r>
        <w:t xml:space="preserve"> below and copying the full text of Section </w:t>
      </w:r>
      <w:r w:rsidR="00935CF6">
        <w:fldChar w:fldCharType="begin"/>
      </w:r>
      <w:r w:rsidR="00935CF6">
        <w:instrText xml:space="preserve"> REF _Ref440040714 \w \h </w:instrText>
      </w:r>
      <w:r w:rsidR="00935CF6">
        <w:fldChar w:fldCharType="separate"/>
      </w:r>
      <w:r w:rsidR="0037258A">
        <w:t>5.16.9</w:t>
      </w:r>
      <w:r w:rsidR="00935CF6">
        <w:fldChar w:fldCharType="end"/>
      </w:r>
      <w:r>
        <w:t xml:space="preserve"> in its place.</w:t>
      </w:r>
    </w:p>
    <w:p w14:paraId="35AB9F8B" w14:textId="77F4E6A6" w:rsidR="009045A3" w:rsidRDefault="009045A3" w:rsidP="0087618D">
      <w:pPr>
        <w:pStyle w:val="Heading3"/>
      </w:pPr>
      <w:bookmarkStart w:id="7507" w:name="_Ref38823053"/>
      <w:r>
        <w:t>Relief-Fan Control</w:t>
      </w:r>
      <w:bookmarkEnd w:id="7507"/>
    </w:p>
    <w:p w14:paraId="141464C0" w14:textId="3DFCDB1D" w:rsidR="009045A3" w:rsidRDefault="009045A3" w:rsidP="0087618D">
      <w:pPr>
        <w:pStyle w:val="Heading4"/>
      </w:pPr>
      <w:bookmarkStart w:id="7508" w:name="_Ref38823181"/>
      <w:r>
        <w:t xml:space="preserve">Refer to Section </w:t>
      </w:r>
      <w:r w:rsidR="00935CF6">
        <w:fldChar w:fldCharType="begin"/>
      </w:r>
      <w:r w:rsidR="00935CF6">
        <w:instrText xml:space="preserve"> REF _Ref440040714 \w \h </w:instrText>
      </w:r>
      <w:r w:rsidR="00935CF6">
        <w:fldChar w:fldCharType="separate"/>
      </w:r>
      <w:r w:rsidR="0037258A">
        <w:t>5.16.9</w:t>
      </w:r>
      <w:r w:rsidR="00935CF6">
        <w:fldChar w:fldCharType="end"/>
      </w:r>
      <w:r>
        <w:t>, “Relief-Fan Control” for multiple-zone air handlers.</w:t>
      </w:r>
      <w:bookmarkEnd w:id="7508"/>
    </w:p>
    <w:p w14:paraId="27C3A580" w14:textId="77777777" w:rsidR="00084DB2" w:rsidRDefault="009045A3" w:rsidP="0087618D">
      <w:pPr>
        <w:pStyle w:val="Heading3"/>
      </w:pPr>
      <w:bookmarkStart w:id="7509" w:name="_Ref38823106"/>
      <w:r>
        <w:rPr>
          <w:rFonts w:cs="Times New Roman PS MT"/>
          <w:szCs w:val="20"/>
        </w:rPr>
        <w:t>Return-</w:t>
      </w:r>
      <w:r w:rsidRPr="00BC7581">
        <w:t>Fan Control</w:t>
      </w:r>
      <w:bookmarkEnd w:id="7509"/>
    </w:p>
    <w:p w14:paraId="6D69D7A3" w14:textId="48DF96D4" w:rsidR="009045A3" w:rsidRPr="00BC7581" w:rsidRDefault="00084DB2" w:rsidP="0087618D">
      <w:pPr>
        <w:pStyle w:val="Heading4"/>
      </w:pPr>
      <w:r>
        <w:rPr>
          <w:rFonts w:cs="Times New Roman PS MT"/>
          <w:szCs w:val="20"/>
        </w:rPr>
        <w:t>Return-</w:t>
      </w:r>
      <w:r w:rsidRPr="00BC7581">
        <w:t>Fan Control</w:t>
      </w:r>
      <w:r w:rsidR="008A1E10">
        <w:t xml:space="preserve"> </w:t>
      </w:r>
      <w:r w:rsidR="008A1E10" w:rsidRPr="008A1E10">
        <w:t>– Speed Tracking</w:t>
      </w:r>
    </w:p>
    <w:p w14:paraId="108289C5" w14:textId="25B25252" w:rsidR="009045A3" w:rsidRDefault="009045A3" w:rsidP="00B37EF3">
      <w:pPr>
        <w:pStyle w:val="Instrbox"/>
      </w:pPr>
      <w:r w:rsidRPr="00BC7581">
        <w:t xml:space="preserve">Exhaust damper may be barometric (no actuator). </w:t>
      </w:r>
      <w:r>
        <w:t xml:space="preserve">In that case, delete Sections </w:t>
      </w:r>
      <w:r w:rsidR="00FC0E3B">
        <w:fldChar w:fldCharType="begin"/>
      </w:r>
      <w:r w:rsidR="00FC0E3B">
        <w:instrText xml:space="preserve"> REF _Ref38823196 \w \h </w:instrText>
      </w:r>
      <w:r w:rsidR="00FC0E3B">
        <w:fldChar w:fldCharType="separate"/>
      </w:r>
      <w:r w:rsidR="0037258A">
        <w:t>5.18.10.</w:t>
      </w:r>
      <w:proofErr w:type="gramStart"/>
      <w:r w:rsidR="0037258A">
        <w:t>1.a</w:t>
      </w:r>
      <w:proofErr w:type="gramEnd"/>
      <w:r w:rsidR="00FC0E3B">
        <w:fldChar w:fldCharType="end"/>
      </w:r>
      <w:r>
        <w:t>.</w:t>
      </w:r>
    </w:p>
    <w:p w14:paraId="7AEC0049" w14:textId="2E996285" w:rsidR="009045A3" w:rsidRPr="00BC7581" w:rsidRDefault="009045A3" w:rsidP="007C1423">
      <w:pPr>
        <w:pStyle w:val="Heading5"/>
      </w:pPr>
      <w:bookmarkStart w:id="7510" w:name="_Ref38823196"/>
      <w:r w:rsidRPr="00BC7581">
        <w:t xml:space="preserve">Exhaust damper shall open whenever associated supply fan </w:t>
      </w:r>
      <w:r w:rsidR="008A1E10" w:rsidRPr="008A1E10">
        <w:t xml:space="preserve">and return fan </w:t>
      </w:r>
      <w:r w:rsidR="008A1E10">
        <w:t>are</w:t>
      </w:r>
      <w:r w:rsidR="008A1E10" w:rsidRPr="00BC7581">
        <w:t xml:space="preserve"> </w:t>
      </w:r>
      <w:r w:rsidRPr="00BC7581">
        <w:t xml:space="preserve">proven </w:t>
      </w:r>
      <w:r w:rsidRPr="00084DB2">
        <w:rPr>
          <w:smallCaps/>
        </w:rPr>
        <w:t>on</w:t>
      </w:r>
      <w:r w:rsidR="008A1E10" w:rsidRPr="00C23A1B">
        <w:t xml:space="preserve"> </w:t>
      </w:r>
      <w:r w:rsidR="008A1E10" w:rsidRPr="008A1E10">
        <w:t>and shall be closed otherwise</w:t>
      </w:r>
      <w:r w:rsidRPr="00BC7581">
        <w:t>.</w:t>
      </w:r>
      <w:bookmarkEnd w:id="7510"/>
    </w:p>
    <w:p w14:paraId="4AD3F9CA" w14:textId="13DD6219" w:rsidR="009045A3" w:rsidRDefault="009045A3" w:rsidP="007C1423">
      <w:pPr>
        <w:pStyle w:val="Heading5"/>
      </w:pPr>
      <w:r w:rsidRPr="00BC7581">
        <w:t xml:space="preserve">Return fan shall run whenever associated supply fan is proven </w:t>
      </w:r>
      <w:r w:rsidRPr="00084DB2">
        <w:rPr>
          <w:smallCaps/>
        </w:rPr>
        <w:t>on</w:t>
      </w:r>
      <w:r w:rsidRPr="00BC7581">
        <w:t>.</w:t>
      </w:r>
    </w:p>
    <w:p w14:paraId="0A2DB060" w14:textId="57B3A7D0" w:rsidR="008A1E10" w:rsidRPr="004B1C8F" w:rsidRDefault="008A1E10" w:rsidP="007C1423">
      <w:pPr>
        <w:pStyle w:val="Heading5"/>
      </w:pPr>
      <w:r w:rsidRPr="00735335">
        <w:t xml:space="preserve">The active differential airflow setpoint S-R-SPD-DIFF* shall be S-R-SPD-DIFF (see Section </w:t>
      </w:r>
      <w:r w:rsidR="009C6795">
        <w:fldChar w:fldCharType="begin"/>
      </w:r>
      <w:r w:rsidR="009C6795">
        <w:instrText xml:space="preserve"> REF _Ref75935996 \w \h </w:instrText>
      </w:r>
      <w:r w:rsidR="009C6795">
        <w:fldChar w:fldCharType="separate"/>
      </w:r>
      <w:r w:rsidR="009C6795">
        <w:t>3.2.2.4</w:t>
      </w:r>
      <w:r w:rsidR="009C6795">
        <w:fldChar w:fldCharType="end"/>
      </w:r>
      <w:r w:rsidRPr="00735335">
        <w:t xml:space="preserve">) adjusted by the active minimum outdoor airflow setpoint, </w:t>
      </w:r>
      <w:proofErr w:type="spellStart"/>
      <w:r w:rsidRPr="00735335">
        <w:t>MinOAsp</w:t>
      </w:r>
      <w:proofErr w:type="spellEnd"/>
      <w:r w:rsidRPr="00735335">
        <w:t xml:space="preserve"> relative to the design outdoor airflow setpoint, </w:t>
      </w:r>
      <w:proofErr w:type="spellStart"/>
      <w:r w:rsidRPr="00735335">
        <w:t>DesOA</w:t>
      </w:r>
      <w:proofErr w:type="spellEnd"/>
      <w:r w:rsidRPr="00735335">
        <w:t>.</w:t>
      </w:r>
    </w:p>
    <w:p w14:paraId="15D3F8A4" w14:textId="77777777" w:rsidR="008A1E10" w:rsidRPr="00735335" w:rsidRDefault="00EF7855" w:rsidP="008A1E10">
      <w:pPr>
        <w:spacing w:after="240"/>
        <w:jc w:val="center"/>
      </w:pPr>
      <m:oMathPara>
        <m:oMath>
          <m:sSup>
            <m:sSupPr>
              <m:ctrlPr>
                <w:rPr>
                  <w:rFonts w:ascii="Cambria Math" w:hAnsi="Cambria Math"/>
                  <w:i/>
                </w:rPr>
              </m:ctrlPr>
            </m:sSupPr>
            <m:e>
              <m:r>
                <w:rPr>
                  <w:rFonts w:ascii="Cambria Math" w:hAnsi="Cambria Math"/>
                </w:rPr>
                <m:t>S-R-SPD-DIFF</m:t>
              </m:r>
            </m:e>
            <m:sup>
              <m:r>
                <w:rPr>
                  <w:rFonts w:ascii="Cambria Math" w:hAnsi="Cambria Math"/>
                </w:rPr>
                <m:t>*</m:t>
              </m:r>
            </m:sup>
          </m:sSup>
          <m:r>
            <w:rPr>
              <w:rFonts w:ascii="Cambria Math" w:hAnsi="Cambria Math"/>
            </w:rPr>
            <m:t>= S-R-SPD-DIFF</m:t>
          </m:r>
          <m:f>
            <m:fPr>
              <m:ctrlPr>
                <w:rPr>
                  <w:rFonts w:ascii="Cambria Math" w:hAnsi="Cambria Math"/>
                  <w:i/>
                </w:rPr>
              </m:ctrlPr>
            </m:fPr>
            <m:num>
              <m:r>
                <w:rPr>
                  <w:rFonts w:ascii="Cambria Math" w:hAnsi="Cambria Math"/>
                </w:rPr>
                <m:t>MinOAsp</m:t>
              </m:r>
            </m:num>
            <m:den>
              <m:r>
                <w:rPr>
                  <w:rFonts w:ascii="Cambria Math" w:hAnsi="Cambria Math"/>
                </w:rPr>
                <m:t>DesOA</m:t>
              </m:r>
            </m:den>
          </m:f>
        </m:oMath>
      </m:oMathPara>
    </w:p>
    <w:p w14:paraId="41228B3B" w14:textId="1BF19CEB" w:rsidR="009045A3" w:rsidRDefault="009045A3" w:rsidP="007C1423">
      <w:pPr>
        <w:pStyle w:val="Heading5"/>
      </w:pPr>
      <w:r>
        <w:t>Return-fan speed shall be the</w:t>
      </w:r>
      <w:r w:rsidR="008A1E10" w:rsidRPr="00C23A1B">
        <w:t xml:space="preserve"> controlled to maintain return fan speed equal to supply fan speed less differential</w:t>
      </w:r>
      <w:r w:rsidR="008A1E10">
        <w:t xml:space="preserve"> S-R-</w:t>
      </w:r>
      <w:r w:rsidR="008A1E10" w:rsidRPr="00C23A1B">
        <w:t>SPD-DIFF*.</w:t>
      </w:r>
    </w:p>
    <w:p w14:paraId="32E0BF30" w14:textId="384741CE" w:rsidR="008A1E10" w:rsidRPr="008A1E10" w:rsidRDefault="008A1E10" w:rsidP="0087618D">
      <w:pPr>
        <w:pStyle w:val="Heading4"/>
      </w:pPr>
      <w:bookmarkStart w:id="7511" w:name="_Ref47337566"/>
      <w:r w:rsidRPr="008A1E10">
        <w:t>Return Fan Control – Direct Building Pressure</w:t>
      </w:r>
      <w:bookmarkEnd w:id="7511"/>
    </w:p>
    <w:p w14:paraId="4BAA6E79" w14:textId="69044FE5" w:rsidR="008A1E10" w:rsidRPr="00081740" w:rsidRDefault="008A1E10" w:rsidP="00081740">
      <w:pPr>
        <w:pStyle w:val="Instrbox"/>
      </w:pPr>
      <w:r w:rsidRPr="00081740">
        <w:t xml:space="preserve">Return fan control logic is incorporated by reference in </w:t>
      </w:r>
      <w:r w:rsidR="00081740">
        <w:t>S</w:t>
      </w:r>
      <w:r w:rsidRPr="00081740">
        <w:t xml:space="preserve">ection </w:t>
      </w:r>
      <w:r w:rsidR="00081740">
        <w:fldChar w:fldCharType="begin"/>
      </w:r>
      <w:r w:rsidR="00081740">
        <w:instrText xml:space="preserve"> REF _Ref47337534 \w \h </w:instrText>
      </w:r>
      <w:r w:rsidR="00081740">
        <w:fldChar w:fldCharType="separate"/>
      </w:r>
      <w:r w:rsidR="0037258A">
        <w:t>5.18.10.</w:t>
      </w:r>
      <w:proofErr w:type="gramStart"/>
      <w:r w:rsidR="0037258A">
        <w:t>2.a</w:t>
      </w:r>
      <w:proofErr w:type="gramEnd"/>
      <w:r w:rsidR="00081740">
        <w:fldChar w:fldCharType="end"/>
      </w:r>
      <w:r w:rsidR="00081740">
        <w:t xml:space="preserve"> </w:t>
      </w:r>
      <w:r w:rsidRPr="00081740">
        <w:t>below.  If the project includes both single-zone and multiple-zone AHUs, then no change is required.  However, if the project includes only single</w:t>
      </w:r>
      <w:r w:rsidRPr="00081740">
        <w:noBreakHyphen/>
        <w:t xml:space="preserve">zone AHUs, we recommend deleting </w:t>
      </w:r>
      <w:r w:rsidR="00081740">
        <w:t>S</w:t>
      </w:r>
      <w:r w:rsidRPr="00081740">
        <w:t xml:space="preserve">ection </w:t>
      </w:r>
      <w:r w:rsidR="00081740">
        <w:fldChar w:fldCharType="begin"/>
      </w:r>
      <w:r w:rsidR="00081740">
        <w:instrText xml:space="preserve"> REF _Ref47337566 \w \h </w:instrText>
      </w:r>
      <w:r w:rsidR="00081740">
        <w:fldChar w:fldCharType="separate"/>
      </w:r>
      <w:r w:rsidR="0037258A">
        <w:t>5.18.10.2</w:t>
      </w:r>
      <w:r w:rsidR="00081740">
        <w:fldChar w:fldCharType="end"/>
      </w:r>
      <w:r w:rsidR="00081740">
        <w:t xml:space="preserve"> </w:t>
      </w:r>
      <w:r w:rsidRPr="00081740">
        <w:t xml:space="preserve">below and copying the full text of </w:t>
      </w:r>
      <w:r w:rsidR="00081740">
        <w:t xml:space="preserve">Section </w:t>
      </w:r>
      <w:r w:rsidR="00081740">
        <w:fldChar w:fldCharType="begin"/>
      </w:r>
      <w:r w:rsidR="00081740">
        <w:instrText xml:space="preserve"> REF _Ref440791744 \w \h </w:instrText>
      </w:r>
      <w:r w:rsidR="00081740">
        <w:fldChar w:fldCharType="separate"/>
      </w:r>
      <w:r w:rsidR="0037258A">
        <w:t>5.16.10</w:t>
      </w:r>
      <w:r w:rsidR="00081740">
        <w:fldChar w:fldCharType="end"/>
      </w:r>
      <w:r w:rsidR="00081740">
        <w:t xml:space="preserve"> </w:t>
      </w:r>
      <w:r w:rsidRPr="00081740">
        <w:t>in its place.</w:t>
      </w:r>
    </w:p>
    <w:p w14:paraId="7313722C" w14:textId="65F6D032" w:rsidR="008A1E10" w:rsidRPr="00081740" w:rsidRDefault="008A1E10" w:rsidP="007C1423">
      <w:pPr>
        <w:pStyle w:val="Heading5"/>
      </w:pPr>
      <w:bookmarkStart w:id="7512" w:name="_Ref47337534"/>
      <w:r w:rsidRPr="00081740">
        <w:t xml:space="preserve">Refer to </w:t>
      </w:r>
      <w:r w:rsidR="00081740">
        <w:t xml:space="preserve">Section </w:t>
      </w:r>
      <w:r w:rsidR="00081740">
        <w:fldChar w:fldCharType="begin"/>
      </w:r>
      <w:r w:rsidR="00081740">
        <w:instrText xml:space="preserve"> REF _Ref440791744 \w \h </w:instrText>
      </w:r>
      <w:r w:rsidR="00081740">
        <w:fldChar w:fldCharType="separate"/>
      </w:r>
      <w:r w:rsidR="0037258A">
        <w:t>5.16.10</w:t>
      </w:r>
      <w:r w:rsidR="00081740">
        <w:fldChar w:fldCharType="end"/>
      </w:r>
      <w:r w:rsidR="00081740">
        <w:t xml:space="preserve"> </w:t>
      </w:r>
      <w:r w:rsidRPr="00081740">
        <w:t>Return Fan Control – Direct Building Pressure for multiple-zone air handlers.</w:t>
      </w:r>
      <w:bookmarkEnd w:id="7512"/>
    </w:p>
    <w:p w14:paraId="03EE5FC1" w14:textId="77777777" w:rsidR="009045A3" w:rsidRPr="00BC7581" w:rsidRDefault="009045A3" w:rsidP="00B37EF3">
      <w:pPr>
        <w:pStyle w:val="Instrbox"/>
      </w:pPr>
      <w:r w:rsidRPr="00BC7581">
        <w:t>This concludes the section where the control logic for return/relief/exhaust is selected.</w:t>
      </w:r>
    </w:p>
    <w:p w14:paraId="6ADC1061" w14:textId="1256DE81" w:rsidR="009045A3" w:rsidRDefault="009045A3" w:rsidP="00B37EF3">
      <w:pPr>
        <w:pStyle w:val="Instrbox"/>
      </w:pPr>
      <w:r>
        <w:t xml:space="preserve">When the sequences are complete, </w:t>
      </w:r>
      <w:r>
        <w:rPr>
          <w:i/>
          <w:iCs/>
        </w:rPr>
        <w:t>at most</w:t>
      </w:r>
      <w:r>
        <w:t xml:space="preserve"> one of Sections </w:t>
      </w:r>
      <w:r w:rsidR="00FC0E3B">
        <w:fldChar w:fldCharType="begin"/>
      </w:r>
      <w:r w:rsidR="00FC0E3B">
        <w:instrText xml:space="preserve"> REF _Ref38823008 \w \h </w:instrText>
      </w:r>
      <w:r w:rsidR="00FC0E3B">
        <w:fldChar w:fldCharType="separate"/>
      </w:r>
      <w:r w:rsidR="0037258A">
        <w:t>5.18.8</w:t>
      </w:r>
      <w:r w:rsidR="00FC0E3B">
        <w:fldChar w:fldCharType="end"/>
      </w:r>
      <w:r>
        <w:t xml:space="preserve">, </w:t>
      </w:r>
      <w:r w:rsidR="00FC0E3B">
        <w:fldChar w:fldCharType="begin"/>
      </w:r>
      <w:r w:rsidR="00FC0E3B">
        <w:instrText xml:space="preserve"> REF _Ref38823053 \w \h </w:instrText>
      </w:r>
      <w:r w:rsidR="00FC0E3B">
        <w:fldChar w:fldCharType="separate"/>
      </w:r>
      <w:r w:rsidR="0037258A">
        <w:t>5.18.9</w:t>
      </w:r>
      <w:r w:rsidR="00FC0E3B">
        <w:fldChar w:fldCharType="end"/>
      </w:r>
      <w:r>
        <w:t xml:space="preserve">, </w:t>
      </w:r>
      <w:r w:rsidR="00FC0E3B">
        <w:fldChar w:fldCharType="begin"/>
      </w:r>
      <w:r w:rsidR="00FC0E3B">
        <w:instrText xml:space="preserve"> REF _Ref38823106 \w \h </w:instrText>
      </w:r>
      <w:r w:rsidR="00FC0E3B">
        <w:fldChar w:fldCharType="separate"/>
      </w:r>
      <w:r w:rsidR="0037258A">
        <w:t>5.18.10</w:t>
      </w:r>
      <w:r w:rsidR="00FC0E3B">
        <w:fldChar w:fldCharType="end"/>
      </w:r>
      <w:r w:rsidR="00081740">
        <w:t xml:space="preserve">, or </w:t>
      </w:r>
      <w:r w:rsidR="00081740">
        <w:fldChar w:fldCharType="begin"/>
      </w:r>
      <w:r w:rsidR="00081740">
        <w:instrText xml:space="preserve"> REF _Ref47337566 \w \h </w:instrText>
      </w:r>
      <w:r w:rsidR="00081740">
        <w:fldChar w:fldCharType="separate"/>
      </w:r>
      <w:r w:rsidR="0037258A">
        <w:t>5.18.10.2</w:t>
      </w:r>
      <w:r w:rsidR="00081740">
        <w:fldChar w:fldCharType="end"/>
      </w:r>
      <w:r>
        <w:t xml:space="preserve"> should remain.</w:t>
      </w:r>
      <w:r w:rsidRPr="00BC7581">
        <w:t xml:space="preserve"> If relief is barometric (without actuators) only, then all </w:t>
      </w:r>
      <w:r w:rsidR="00081740">
        <w:t>four</w:t>
      </w:r>
      <w:r w:rsidR="00081740" w:rsidRPr="00BC7581">
        <w:t xml:space="preserve"> </w:t>
      </w:r>
      <w:r w:rsidRPr="00BC7581">
        <w:t>subsections should be deleted. Delete these flag notes after the decision has been made.</w:t>
      </w:r>
    </w:p>
    <w:p w14:paraId="5DAF96F4" w14:textId="77777777" w:rsidR="00A40262" w:rsidRPr="00A40262" w:rsidRDefault="00A40262" w:rsidP="00A40262"/>
    <w:p w14:paraId="176D4BF5" w14:textId="788C200B" w:rsidR="009045A3" w:rsidRPr="00BC7581" w:rsidRDefault="009045A3" w:rsidP="00B37EF3">
      <w:pPr>
        <w:pStyle w:val="Instrbox"/>
      </w:pPr>
      <w:r>
        <w:t xml:space="preserve">If a freeze-stat is present, it may be hardwired to perform some or </w:t>
      </w:r>
      <w:proofErr w:type="gramStart"/>
      <w:r>
        <w:t>all of</w:t>
      </w:r>
      <w:proofErr w:type="gramEnd"/>
      <w:r>
        <w:t xml:space="preserve"> these functions. In that case, delete those functions from sequence logic but maintain the alarms. </w:t>
      </w:r>
      <w:r w:rsidRPr="00BC7581">
        <w:t>Delete this flag note when sequences are complete.</w:t>
      </w:r>
    </w:p>
    <w:p w14:paraId="5707AD13" w14:textId="77777777" w:rsidR="009045A3" w:rsidRPr="00BC7581" w:rsidRDefault="009045A3" w:rsidP="0087618D">
      <w:pPr>
        <w:pStyle w:val="Heading3"/>
      </w:pPr>
      <w:r w:rsidRPr="00BC7581">
        <w:lastRenderedPageBreak/>
        <w:t>Freeze Protection</w:t>
      </w:r>
    </w:p>
    <w:p w14:paraId="5C879F25" w14:textId="77777777" w:rsidR="009045A3" w:rsidRPr="00BC7581" w:rsidRDefault="009045A3" w:rsidP="00B37EF3">
      <w:pPr>
        <w:pStyle w:val="Infobox"/>
      </w:pPr>
      <w:r w:rsidRPr="00BC7581">
        <w:t xml:space="preserve">There are three stages of freeze protection. The first stage modulates the heating valve to maintain a safe SAT. </w:t>
      </w:r>
      <w:r>
        <w:t>The second stage eliminates outdoor air ventilation in case heating is not available for whatever reason. The third stage shuts down the unit and activates coil valves and pumps to circulate water</w:t>
      </w:r>
      <w:r w:rsidRPr="00BC7581">
        <w:t xml:space="preserve"> in case the second stage does not work (e.g., stuck economizer damper).</w:t>
      </w:r>
    </w:p>
    <w:p w14:paraId="59F14833" w14:textId="50EA2730" w:rsidR="009045A3" w:rsidRPr="00BC7581" w:rsidRDefault="009045A3" w:rsidP="0087618D">
      <w:pPr>
        <w:pStyle w:val="Heading4"/>
      </w:pPr>
      <w:bookmarkStart w:id="7513" w:name="_Ref38388877"/>
      <w:r>
        <w:t xml:space="preserve">If the supply air temperature drops below </w:t>
      </w:r>
      <w:ins w:id="7514" w:author="Titus Ellison" w:date="2022-10-20T13:16:00Z">
        <w:r w:rsidR="00A65953" w:rsidRPr="00866294">
          <w:rPr>
            <w:rStyle w:val="Toggle"/>
            <w:rPrChange w:id="7515" w:author="Titus Ellison" w:date="2022-10-20T13:16:00Z">
              <w:rPr/>
            </w:rPrChange>
          </w:rPr>
          <w:t xml:space="preserve">[UNITS </w:t>
        </w:r>
        <w:r w:rsidR="00866294" w:rsidRPr="00866294">
          <w:rPr>
            <w:rStyle w:val="Toggle"/>
            <w:rPrChange w:id="7516" w:author="Titus Ellison" w:date="2022-10-20T13:16:00Z">
              <w:rPr/>
            </w:rPrChange>
          </w:rPr>
          <w:t>[</w:t>
        </w:r>
      </w:ins>
      <w:r w:rsidRPr="00866294">
        <w:rPr>
          <w:rStyle w:val="Toggle"/>
          <w:rPrChange w:id="7517" w:author="Titus Ellison" w:date="2022-10-20T13:16:00Z">
            <w:rPr/>
          </w:rPrChange>
        </w:rPr>
        <w:t>4°C</w:t>
      </w:r>
      <w:ins w:id="7518" w:author="Titus Ellison" w:date="2022-10-20T13:16:00Z">
        <w:r w:rsidR="00866294" w:rsidRPr="00866294">
          <w:rPr>
            <w:rStyle w:val="Toggle"/>
            <w:rPrChange w:id="7519" w:author="Titus Ellison" w:date="2022-10-20T13:16:00Z">
              <w:rPr/>
            </w:rPrChange>
          </w:rPr>
          <w:t>]</w:t>
        </w:r>
      </w:ins>
      <w:r w:rsidRPr="00866294">
        <w:rPr>
          <w:rStyle w:val="Toggle"/>
          <w:rPrChange w:id="7520" w:author="Titus Ellison" w:date="2022-10-20T13:16:00Z">
            <w:rPr/>
          </w:rPrChange>
        </w:rPr>
        <w:t xml:space="preserve"> </w:t>
      </w:r>
      <w:ins w:id="7521" w:author="Titus Ellison" w:date="2022-10-20T13:16:00Z">
        <w:r w:rsidR="00866294" w:rsidRPr="00866294">
          <w:rPr>
            <w:rStyle w:val="Toggle"/>
            <w:rPrChange w:id="7522" w:author="Titus Ellison" w:date="2022-10-20T13:16:00Z">
              <w:rPr/>
            </w:rPrChange>
          </w:rPr>
          <w:t>[</w:t>
        </w:r>
      </w:ins>
      <w:del w:id="7523" w:author="Titus Ellison" w:date="2022-10-20T13:16:00Z">
        <w:r w:rsidRPr="00866294" w:rsidDel="00866294">
          <w:rPr>
            <w:rStyle w:val="Toggle"/>
            <w:rPrChange w:id="7524" w:author="Titus Ellison" w:date="2022-10-20T13:16:00Z">
              <w:rPr/>
            </w:rPrChange>
          </w:rPr>
          <w:delText>(</w:delText>
        </w:r>
      </w:del>
      <w:r w:rsidRPr="00866294">
        <w:rPr>
          <w:rStyle w:val="Toggle"/>
          <w:rPrChange w:id="7525" w:author="Titus Ellison" w:date="2022-10-20T13:16:00Z">
            <w:rPr/>
          </w:rPrChange>
        </w:rPr>
        <w:t>40°F</w:t>
      </w:r>
      <w:ins w:id="7526" w:author="Titus Ellison" w:date="2022-10-20T13:16:00Z">
        <w:r w:rsidR="00866294" w:rsidRPr="00866294">
          <w:rPr>
            <w:rStyle w:val="Toggle"/>
            <w:rPrChange w:id="7527" w:author="Titus Ellison" w:date="2022-10-20T13:16:00Z">
              <w:rPr/>
            </w:rPrChange>
          </w:rPr>
          <w:t>]]</w:t>
        </w:r>
      </w:ins>
      <w:del w:id="7528" w:author="Titus Ellison" w:date="2022-10-20T13:16:00Z">
        <w:r w:rsidDel="00866294">
          <w:delText>)</w:delText>
        </w:r>
      </w:del>
      <w:r>
        <w:t xml:space="preserve"> for 5 minutes, send two (or more, as required to ensure that heating plant is active) heating hot-water plant requests, override the outdoor air damper to the minimum position, and modulate the heating coil to maintain a supply air temperature of at least </w:t>
      </w:r>
      <w:ins w:id="7529" w:author="Titus Ellison" w:date="2022-10-20T13:18:00Z">
        <w:r w:rsidR="007E6296" w:rsidRPr="007E6296">
          <w:rPr>
            <w:rStyle w:val="Toggle"/>
            <w:rPrChange w:id="7530" w:author="Titus Ellison" w:date="2022-10-20T13:18:00Z">
              <w:rPr/>
            </w:rPrChange>
          </w:rPr>
          <w:t>[UNITS [</w:t>
        </w:r>
      </w:ins>
      <w:r w:rsidRPr="007E6296">
        <w:rPr>
          <w:rStyle w:val="Toggle"/>
          <w:rPrChange w:id="7531" w:author="Titus Ellison" w:date="2022-10-20T13:18:00Z">
            <w:rPr/>
          </w:rPrChange>
        </w:rPr>
        <w:t>6°C</w:t>
      </w:r>
      <w:ins w:id="7532" w:author="Titus Ellison" w:date="2022-10-20T13:18:00Z">
        <w:r w:rsidR="007E6296" w:rsidRPr="007E6296">
          <w:rPr>
            <w:rStyle w:val="Toggle"/>
            <w:rPrChange w:id="7533" w:author="Titus Ellison" w:date="2022-10-20T13:18:00Z">
              <w:rPr/>
            </w:rPrChange>
          </w:rPr>
          <w:t>]</w:t>
        </w:r>
      </w:ins>
      <w:r w:rsidRPr="007E6296">
        <w:rPr>
          <w:rStyle w:val="Toggle"/>
          <w:rPrChange w:id="7534" w:author="Titus Ellison" w:date="2022-10-20T13:18:00Z">
            <w:rPr/>
          </w:rPrChange>
        </w:rPr>
        <w:t xml:space="preserve"> </w:t>
      </w:r>
      <w:ins w:id="7535" w:author="Titus Ellison" w:date="2022-10-20T13:18:00Z">
        <w:r w:rsidR="007E6296" w:rsidRPr="007E6296">
          <w:rPr>
            <w:rStyle w:val="Toggle"/>
            <w:rPrChange w:id="7536" w:author="Titus Ellison" w:date="2022-10-20T13:18:00Z">
              <w:rPr/>
            </w:rPrChange>
          </w:rPr>
          <w:t>[</w:t>
        </w:r>
      </w:ins>
      <w:del w:id="7537" w:author="Titus Ellison" w:date="2022-10-20T13:18:00Z">
        <w:r w:rsidRPr="007E6296" w:rsidDel="007E6296">
          <w:rPr>
            <w:rStyle w:val="Toggle"/>
            <w:rPrChange w:id="7538" w:author="Titus Ellison" w:date="2022-10-20T13:18:00Z">
              <w:rPr/>
            </w:rPrChange>
          </w:rPr>
          <w:delText>(</w:delText>
        </w:r>
      </w:del>
      <w:r w:rsidRPr="007E6296">
        <w:rPr>
          <w:rStyle w:val="Toggle"/>
          <w:rPrChange w:id="7539" w:author="Titus Ellison" w:date="2022-10-20T13:18:00Z">
            <w:rPr/>
          </w:rPrChange>
        </w:rPr>
        <w:t>42°F</w:t>
      </w:r>
      <w:ins w:id="7540" w:author="Titus Ellison" w:date="2022-10-20T13:18:00Z">
        <w:r w:rsidR="007E6296" w:rsidRPr="007E6296">
          <w:rPr>
            <w:rStyle w:val="Toggle"/>
            <w:rPrChange w:id="7541" w:author="Titus Ellison" w:date="2022-10-20T13:18:00Z">
              <w:rPr/>
            </w:rPrChange>
          </w:rPr>
          <w:t>]]</w:t>
        </w:r>
      </w:ins>
      <w:del w:id="7542" w:author="Titus Ellison" w:date="2022-10-20T13:18:00Z">
        <w:r w:rsidDel="007E6296">
          <w:delText>)</w:delText>
        </w:r>
      </w:del>
      <w:r>
        <w:t xml:space="preserve">. </w:t>
      </w:r>
      <w:r w:rsidRPr="00BC7581">
        <w:t xml:space="preserve">Disable this function when supply air temperature rises above </w:t>
      </w:r>
      <w:ins w:id="7543" w:author="Titus Ellison" w:date="2022-10-20T13:18:00Z">
        <w:r w:rsidR="007E6296" w:rsidRPr="007E6296">
          <w:rPr>
            <w:rStyle w:val="Toggle"/>
            <w:rPrChange w:id="7544" w:author="Titus Ellison" w:date="2022-10-20T13:18:00Z">
              <w:rPr/>
            </w:rPrChange>
          </w:rPr>
          <w:t>[UNITS [</w:t>
        </w:r>
      </w:ins>
      <w:r w:rsidRPr="007E6296">
        <w:rPr>
          <w:rStyle w:val="Toggle"/>
          <w:rPrChange w:id="7545" w:author="Titus Ellison" w:date="2022-10-20T13:18:00Z">
            <w:rPr/>
          </w:rPrChange>
        </w:rPr>
        <w:t>7°C</w:t>
      </w:r>
      <w:ins w:id="7546" w:author="Titus Ellison" w:date="2022-10-20T13:18:00Z">
        <w:r w:rsidR="007E6296" w:rsidRPr="007E6296">
          <w:rPr>
            <w:rStyle w:val="Toggle"/>
            <w:rPrChange w:id="7547" w:author="Titus Ellison" w:date="2022-10-20T13:18:00Z">
              <w:rPr/>
            </w:rPrChange>
          </w:rPr>
          <w:t>]</w:t>
        </w:r>
      </w:ins>
      <w:r w:rsidRPr="007E6296">
        <w:rPr>
          <w:rStyle w:val="Toggle"/>
          <w:rPrChange w:id="7548" w:author="Titus Ellison" w:date="2022-10-20T13:18:00Z">
            <w:rPr/>
          </w:rPrChange>
        </w:rPr>
        <w:t xml:space="preserve"> </w:t>
      </w:r>
      <w:ins w:id="7549" w:author="Titus Ellison" w:date="2022-10-20T13:18:00Z">
        <w:r w:rsidR="007E6296" w:rsidRPr="007E6296">
          <w:rPr>
            <w:rStyle w:val="Toggle"/>
            <w:rPrChange w:id="7550" w:author="Titus Ellison" w:date="2022-10-20T13:18:00Z">
              <w:rPr/>
            </w:rPrChange>
          </w:rPr>
          <w:t>[</w:t>
        </w:r>
      </w:ins>
      <w:del w:id="7551" w:author="Titus Ellison" w:date="2022-10-20T13:18:00Z">
        <w:r w:rsidRPr="007E6296" w:rsidDel="007E6296">
          <w:rPr>
            <w:rStyle w:val="Toggle"/>
            <w:rPrChange w:id="7552" w:author="Titus Ellison" w:date="2022-10-20T13:18:00Z">
              <w:rPr/>
            </w:rPrChange>
          </w:rPr>
          <w:delText>(</w:delText>
        </w:r>
      </w:del>
      <w:r w:rsidRPr="007E6296">
        <w:rPr>
          <w:rStyle w:val="Toggle"/>
          <w:rPrChange w:id="7553" w:author="Titus Ellison" w:date="2022-10-20T13:18:00Z">
            <w:rPr/>
          </w:rPrChange>
        </w:rPr>
        <w:t>45°F</w:t>
      </w:r>
      <w:ins w:id="7554" w:author="Titus Ellison" w:date="2022-10-20T13:18:00Z">
        <w:r w:rsidR="007E6296" w:rsidRPr="007E6296">
          <w:rPr>
            <w:rStyle w:val="Toggle"/>
            <w:rPrChange w:id="7555" w:author="Titus Ellison" w:date="2022-10-20T13:18:00Z">
              <w:rPr/>
            </w:rPrChange>
          </w:rPr>
          <w:t>]]</w:t>
        </w:r>
      </w:ins>
      <w:del w:id="7556" w:author="Titus Ellison" w:date="2022-10-20T13:18:00Z">
        <w:r w:rsidRPr="00BC7581" w:rsidDel="007E6296">
          <w:delText>)</w:delText>
        </w:r>
      </w:del>
      <w:r w:rsidRPr="00BC7581">
        <w:t xml:space="preserve"> for 5 minutes.</w:t>
      </w:r>
      <w:bookmarkEnd w:id="7513"/>
    </w:p>
    <w:p w14:paraId="186BACBD" w14:textId="77777777" w:rsidR="009045A3" w:rsidRPr="00BC7581" w:rsidRDefault="009045A3" w:rsidP="00B37EF3">
      <w:pPr>
        <w:pStyle w:val="Infobox"/>
      </w:pPr>
      <w:r w:rsidRPr="00BC7581">
        <w:t>The first stage of freeze protection locks out the economizer. Most likely this has already occurred by this time, but this logic provides insurance.</w:t>
      </w:r>
    </w:p>
    <w:p w14:paraId="75CE8AD3" w14:textId="3CA3FB6D" w:rsidR="009045A3" w:rsidRPr="00B87A61" w:rsidRDefault="009045A3" w:rsidP="0087618D">
      <w:pPr>
        <w:pStyle w:val="Heading4"/>
        <w:rPr>
          <w:rFonts w:cs="Times New Roman PS MT"/>
          <w:bCs/>
          <w:szCs w:val="20"/>
        </w:rPr>
      </w:pPr>
      <w:r w:rsidRPr="00BC7581">
        <w:t xml:space="preserve">If the supply air temperature drops below </w:t>
      </w:r>
      <w:ins w:id="7557" w:author="Titus Ellison" w:date="2022-10-20T13:18:00Z">
        <w:r w:rsidR="007E6296" w:rsidRPr="007E6296">
          <w:rPr>
            <w:rStyle w:val="Toggle"/>
            <w:rPrChange w:id="7558" w:author="Titus Ellison" w:date="2022-10-20T13:19:00Z">
              <w:rPr/>
            </w:rPrChange>
          </w:rPr>
          <w:t>[</w:t>
        </w:r>
      </w:ins>
      <w:ins w:id="7559" w:author="Titus Ellison" w:date="2022-10-20T13:19:00Z">
        <w:r w:rsidR="007E6296" w:rsidRPr="007E6296">
          <w:rPr>
            <w:rStyle w:val="Toggle"/>
            <w:rPrChange w:id="7560" w:author="Titus Ellison" w:date="2022-10-20T13:19:00Z">
              <w:rPr/>
            </w:rPrChange>
          </w:rPr>
          <w:t>UNITS [</w:t>
        </w:r>
      </w:ins>
      <w:r w:rsidRPr="007E6296">
        <w:rPr>
          <w:rStyle w:val="Toggle"/>
          <w:rPrChange w:id="7561" w:author="Titus Ellison" w:date="2022-10-20T13:19:00Z">
            <w:rPr/>
          </w:rPrChange>
        </w:rPr>
        <w:t>3°C</w:t>
      </w:r>
      <w:ins w:id="7562" w:author="Titus Ellison" w:date="2022-10-20T13:19:00Z">
        <w:r w:rsidR="007E6296" w:rsidRPr="007E6296">
          <w:rPr>
            <w:rStyle w:val="Toggle"/>
            <w:rPrChange w:id="7563" w:author="Titus Ellison" w:date="2022-10-20T13:19:00Z">
              <w:rPr/>
            </w:rPrChange>
          </w:rPr>
          <w:t>]</w:t>
        </w:r>
      </w:ins>
      <w:r w:rsidRPr="007E6296">
        <w:rPr>
          <w:rStyle w:val="Toggle"/>
          <w:rPrChange w:id="7564" w:author="Titus Ellison" w:date="2022-10-20T13:19:00Z">
            <w:rPr/>
          </w:rPrChange>
        </w:rPr>
        <w:t xml:space="preserve"> </w:t>
      </w:r>
      <w:ins w:id="7565" w:author="Titus Ellison" w:date="2022-10-20T13:19:00Z">
        <w:r w:rsidR="007E6296" w:rsidRPr="007E6296">
          <w:rPr>
            <w:rStyle w:val="Toggle"/>
            <w:rPrChange w:id="7566" w:author="Titus Ellison" w:date="2022-10-20T13:19:00Z">
              <w:rPr/>
            </w:rPrChange>
          </w:rPr>
          <w:t>[</w:t>
        </w:r>
      </w:ins>
      <w:del w:id="7567" w:author="Titus Ellison" w:date="2022-10-20T13:19:00Z">
        <w:r w:rsidRPr="007E6296" w:rsidDel="007E6296">
          <w:rPr>
            <w:rStyle w:val="Toggle"/>
            <w:rPrChange w:id="7568" w:author="Titus Ellison" w:date="2022-10-20T13:19:00Z">
              <w:rPr/>
            </w:rPrChange>
          </w:rPr>
          <w:delText>(</w:delText>
        </w:r>
      </w:del>
      <w:r w:rsidRPr="007E6296">
        <w:rPr>
          <w:rStyle w:val="Toggle"/>
          <w:rPrChange w:id="7569" w:author="Titus Ellison" w:date="2022-10-20T13:19:00Z">
            <w:rPr/>
          </w:rPrChange>
        </w:rPr>
        <w:t>38°F</w:t>
      </w:r>
      <w:ins w:id="7570" w:author="Titus Ellison" w:date="2022-10-20T13:19:00Z">
        <w:r w:rsidR="007E6296" w:rsidRPr="007E6296">
          <w:rPr>
            <w:rStyle w:val="Toggle"/>
            <w:rPrChange w:id="7571" w:author="Titus Ellison" w:date="2022-10-20T13:19:00Z">
              <w:rPr/>
            </w:rPrChange>
          </w:rPr>
          <w:t>]]</w:t>
        </w:r>
      </w:ins>
      <w:del w:id="7572" w:author="Titus Ellison" w:date="2022-10-20T13:19:00Z">
        <w:r w:rsidRPr="00BC7581" w:rsidDel="007E6296">
          <w:delText>)</w:delText>
        </w:r>
      </w:del>
      <w:r w:rsidRPr="00BC7581">
        <w:t xml:space="preserve"> for 5 minutes, fully close both the economizer damper and the minimum outdoor air damper for </w:t>
      </w:r>
      <w:r w:rsidRPr="00B87A61">
        <w:rPr>
          <w:rFonts w:cs="Times New Roman PS MT"/>
          <w:bCs/>
          <w:szCs w:val="20"/>
        </w:rPr>
        <w:t xml:space="preserve">1 hour and set a Level 3 alarm noting that minimum ventilation was interrupted. After 1 hour, the unit shall resume minimum outdoor air ventilation and enter the previous stage of freeze protection (see Section </w:t>
      </w:r>
      <w:r w:rsidR="003C68C1" w:rsidRPr="00B87A61">
        <w:rPr>
          <w:rFonts w:cs="Times New Roman PS MT"/>
          <w:bCs/>
          <w:szCs w:val="20"/>
        </w:rPr>
        <w:fldChar w:fldCharType="begin"/>
      </w:r>
      <w:r w:rsidR="003C68C1" w:rsidRPr="00B87A61">
        <w:rPr>
          <w:rFonts w:cs="Times New Roman PS MT"/>
          <w:bCs/>
          <w:szCs w:val="20"/>
        </w:rPr>
        <w:instrText xml:space="preserve"> REF _Ref38388877 \w \h </w:instrText>
      </w:r>
      <w:r w:rsidR="003C68C1" w:rsidRPr="00B87A61">
        <w:rPr>
          <w:rFonts w:cs="Times New Roman PS MT"/>
          <w:bCs/>
          <w:szCs w:val="20"/>
        </w:rPr>
      </w:r>
      <w:r w:rsidR="003C68C1" w:rsidRPr="00B87A61">
        <w:rPr>
          <w:rFonts w:cs="Times New Roman PS MT"/>
          <w:bCs/>
          <w:szCs w:val="20"/>
        </w:rPr>
        <w:fldChar w:fldCharType="separate"/>
      </w:r>
      <w:r w:rsidR="0037258A">
        <w:rPr>
          <w:rFonts w:cs="Times New Roman PS MT"/>
          <w:bCs/>
          <w:szCs w:val="20"/>
        </w:rPr>
        <w:t>5.18.11.1</w:t>
      </w:r>
      <w:r w:rsidR="003C68C1" w:rsidRPr="00B87A61">
        <w:rPr>
          <w:rFonts w:cs="Times New Roman PS MT"/>
          <w:bCs/>
          <w:szCs w:val="20"/>
        </w:rPr>
        <w:fldChar w:fldCharType="end"/>
      </w:r>
      <w:r w:rsidRPr="00B87A61">
        <w:rPr>
          <w:rFonts w:cs="Times New Roman PS MT"/>
          <w:bCs/>
          <w:szCs w:val="20"/>
        </w:rPr>
        <w:t>).</w:t>
      </w:r>
    </w:p>
    <w:p w14:paraId="0FB0BB63" w14:textId="77777777" w:rsidR="009045A3" w:rsidRDefault="009045A3" w:rsidP="00B37EF3">
      <w:pPr>
        <w:pStyle w:val="Infobox"/>
      </w:pPr>
      <w:r>
        <w:t>A timer is used (rather than an OAT threshold) to exit the second stage of freeze protection because a bad OAT sensor could lock out ventilation indefinitely; whereas a timer should just work and thus avoid problems with the unit becoming stuck in this mode with no ventilation.</w:t>
      </w:r>
    </w:p>
    <w:p w14:paraId="0A118CD3" w14:textId="57C30440" w:rsidR="009045A3" w:rsidRDefault="009045A3" w:rsidP="00B37EF3">
      <w:pPr>
        <w:pStyle w:val="Infobox"/>
      </w:pPr>
      <w:r>
        <w:t>Upon timer expiration, the unit will reenter the previous stage of freeze protection (</w:t>
      </w:r>
      <w:proofErr w:type="spellStart"/>
      <w:r>
        <w:t>MinOA</w:t>
      </w:r>
      <w:proofErr w:type="spellEnd"/>
      <w:r>
        <w:t xml:space="preserve"> ventilation, with heating to maintain SAT of </w:t>
      </w:r>
      <w:ins w:id="7573" w:author="Titus Ellison" w:date="2022-10-20T13:19:00Z">
        <w:r w:rsidR="007E6296" w:rsidRPr="007E6296">
          <w:rPr>
            <w:rStyle w:val="Toggle"/>
            <w:rPrChange w:id="7574" w:author="Titus Ellison" w:date="2022-10-20T13:19:00Z">
              <w:rPr/>
            </w:rPrChange>
          </w:rPr>
          <w:t>[UNITS [</w:t>
        </w:r>
      </w:ins>
      <w:r w:rsidRPr="007E6296">
        <w:rPr>
          <w:rStyle w:val="Toggle"/>
          <w:rPrChange w:id="7575" w:author="Titus Ellison" w:date="2022-10-20T13:19:00Z">
            <w:rPr/>
          </w:rPrChange>
        </w:rPr>
        <w:t>6°C</w:t>
      </w:r>
      <w:ins w:id="7576" w:author="Titus Ellison" w:date="2022-10-20T13:19:00Z">
        <w:r w:rsidR="007E6296" w:rsidRPr="007E6296">
          <w:rPr>
            <w:rStyle w:val="Toggle"/>
            <w:rPrChange w:id="7577" w:author="Titus Ellison" w:date="2022-10-20T13:19:00Z">
              <w:rPr/>
            </w:rPrChange>
          </w:rPr>
          <w:t>]</w:t>
        </w:r>
      </w:ins>
      <w:r w:rsidRPr="007E6296">
        <w:rPr>
          <w:rStyle w:val="Toggle"/>
          <w:rPrChange w:id="7578" w:author="Titus Ellison" w:date="2022-10-20T13:19:00Z">
            <w:rPr/>
          </w:rPrChange>
        </w:rPr>
        <w:t xml:space="preserve"> [42°F]</w:t>
      </w:r>
      <w:ins w:id="7579" w:author="Titus Ellison" w:date="2022-10-20T13:19:00Z">
        <w:r w:rsidR="007E6296" w:rsidRPr="007E6296">
          <w:rPr>
            <w:rStyle w:val="Toggle"/>
            <w:rPrChange w:id="7580" w:author="Titus Ellison" w:date="2022-10-20T13:19:00Z">
              <w:rPr/>
            </w:rPrChange>
          </w:rPr>
          <w:t>]</w:t>
        </w:r>
      </w:ins>
      <w:r>
        <w:t>), after which one of three possibilities will occur:</w:t>
      </w:r>
    </w:p>
    <w:p w14:paraId="5E54358B" w14:textId="7E0ACA78" w:rsidR="009045A3" w:rsidRDefault="009045A3" w:rsidP="00B37EF3">
      <w:pPr>
        <w:pStyle w:val="Infobox"/>
      </w:pPr>
      <w:r>
        <w:t xml:space="preserve">If it is warm enough that the SAT rises above </w:t>
      </w:r>
      <w:ins w:id="7581" w:author="Titus Ellison" w:date="2022-10-20T13:19:00Z">
        <w:r w:rsidR="007E6296" w:rsidRPr="007E6296">
          <w:rPr>
            <w:rStyle w:val="Toggle"/>
            <w:rPrChange w:id="7582" w:author="Titus Ellison" w:date="2022-10-20T13:19:00Z">
              <w:rPr/>
            </w:rPrChange>
          </w:rPr>
          <w:t>[UNITS [</w:t>
        </w:r>
      </w:ins>
      <w:r w:rsidRPr="007E6296">
        <w:rPr>
          <w:rStyle w:val="Toggle"/>
          <w:rPrChange w:id="7583" w:author="Titus Ellison" w:date="2022-10-20T13:19:00Z">
            <w:rPr/>
          </w:rPrChange>
        </w:rPr>
        <w:t>7°C</w:t>
      </w:r>
      <w:ins w:id="7584" w:author="Titus Ellison" w:date="2022-10-20T13:19:00Z">
        <w:r w:rsidR="007E6296" w:rsidRPr="007E6296">
          <w:rPr>
            <w:rStyle w:val="Toggle"/>
            <w:rPrChange w:id="7585" w:author="Titus Ellison" w:date="2022-10-20T13:19:00Z">
              <w:rPr/>
            </w:rPrChange>
          </w:rPr>
          <w:t>]</w:t>
        </w:r>
      </w:ins>
      <w:r w:rsidRPr="007E6296">
        <w:rPr>
          <w:rStyle w:val="Toggle"/>
          <w:rPrChange w:id="7586" w:author="Titus Ellison" w:date="2022-10-20T13:19:00Z">
            <w:rPr/>
          </w:rPrChange>
        </w:rPr>
        <w:t xml:space="preserve"> </w:t>
      </w:r>
      <w:ins w:id="7587" w:author="Titus Ellison" w:date="2022-10-20T13:19:00Z">
        <w:r w:rsidR="007E6296" w:rsidRPr="007E6296">
          <w:rPr>
            <w:rStyle w:val="Toggle"/>
            <w:rPrChange w:id="7588" w:author="Titus Ellison" w:date="2022-10-20T13:19:00Z">
              <w:rPr/>
            </w:rPrChange>
          </w:rPr>
          <w:t>[</w:t>
        </w:r>
      </w:ins>
      <w:del w:id="7589" w:author="Titus Ellison" w:date="2022-10-20T13:19:00Z">
        <w:r w:rsidRPr="007E6296" w:rsidDel="007E6296">
          <w:rPr>
            <w:rStyle w:val="Toggle"/>
            <w:rPrChange w:id="7590" w:author="Titus Ellison" w:date="2022-10-20T13:19:00Z">
              <w:rPr/>
            </w:rPrChange>
          </w:rPr>
          <w:delText>(</w:delText>
        </w:r>
      </w:del>
      <w:r w:rsidRPr="007E6296">
        <w:rPr>
          <w:rStyle w:val="Toggle"/>
          <w:rPrChange w:id="7591" w:author="Titus Ellison" w:date="2022-10-20T13:19:00Z">
            <w:rPr/>
          </w:rPrChange>
        </w:rPr>
        <w:t>45°F</w:t>
      </w:r>
      <w:ins w:id="7592" w:author="Titus Ellison" w:date="2022-10-20T13:19:00Z">
        <w:r w:rsidR="007E6296" w:rsidRPr="007E6296">
          <w:rPr>
            <w:rStyle w:val="Toggle"/>
            <w:rPrChange w:id="7593" w:author="Titus Ellison" w:date="2022-10-20T13:19:00Z">
              <w:rPr/>
            </w:rPrChange>
          </w:rPr>
          <w:t>]]</w:t>
        </w:r>
      </w:ins>
      <w:del w:id="7594" w:author="Titus Ellison" w:date="2022-10-20T13:19:00Z">
        <w:r w:rsidDel="007E6296">
          <w:delText>)</w:delText>
        </w:r>
      </w:del>
      <w:r>
        <w:t xml:space="preserve"> with minimum ventilation, the unit will remain in Stage 1 freeze protection for 5 minutes then resume normal operation.</w:t>
      </w:r>
    </w:p>
    <w:p w14:paraId="5F970CDB" w14:textId="11CB06F2" w:rsidR="009045A3" w:rsidRDefault="009045A3" w:rsidP="00B37EF3">
      <w:pPr>
        <w:pStyle w:val="Infobox"/>
      </w:pPr>
      <w:r>
        <w:t xml:space="preserve">If it is cold enough that SAT remains between </w:t>
      </w:r>
      <w:ins w:id="7595" w:author="Titus Ellison" w:date="2022-10-20T13:19:00Z">
        <w:r w:rsidR="007E6296" w:rsidRPr="007E6296">
          <w:rPr>
            <w:rStyle w:val="Toggle"/>
            <w:rPrChange w:id="7596" w:author="Titus Ellison" w:date="2022-10-20T13:19:00Z">
              <w:rPr/>
            </w:rPrChange>
          </w:rPr>
          <w:t>[UNITS [</w:t>
        </w:r>
      </w:ins>
      <w:r w:rsidRPr="007E6296">
        <w:rPr>
          <w:rStyle w:val="Toggle"/>
          <w:rPrChange w:id="7597" w:author="Titus Ellison" w:date="2022-10-20T13:19:00Z">
            <w:rPr/>
          </w:rPrChange>
        </w:rPr>
        <w:t>3°C</w:t>
      </w:r>
      <w:ins w:id="7598" w:author="Titus Ellison" w:date="2022-10-20T13:19:00Z">
        <w:r w:rsidR="007E6296" w:rsidRPr="007E6296">
          <w:rPr>
            <w:rStyle w:val="Toggle"/>
            <w:rPrChange w:id="7599" w:author="Titus Ellison" w:date="2022-10-20T13:19:00Z">
              <w:rPr/>
            </w:rPrChange>
          </w:rPr>
          <w:t>]</w:t>
        </w:r>
      </w:ins>
      <w:r w:rsidRPr="007E6296">
        <w:rPr>
          <w:rStyle w:val="Toggle"/>
          <w:rPrChange w:id="7600" w:author="Titus Ellison" w:date="2022-10-20T13:19:00Z">
            <w:rPr/>
          </w:rPrChange>
        </w:rPr>
        <w:t xml:space="preserve"> </w:t>
      </w:r>
      <w:ins w:id="7601" w:author="Titus Ellison" w:date="2022-10-20T13:19:00Z">
        <w:r w:rsidR="007E6296" w:rsidRPr="007E6296">
          <w:rPr>
            <w:rStyle w:val="Toggle"/>
            <w:rPrChange w:id="7602" w:author="Titus Ellison" w:date="2022-10-20T13:19:00Z">
              <w:rPr/>
            </w:rPrChange>
          </w:rPr>
          <w:t>[</w:t>
        </w:r>
      </w:ins>
      <w:del w:id="7603" w:author="Titus Ellison" w:date="2022-10-20T13:19:00Z">
        <w:r w:rsidRPr="007E6296" w:rsidDel="007E6296">
          <w:rPr>
            <w:rStyle w:val="Toggle"/>
            <w:rPrChange w:id="7604" w:author="Titus Ellison" w:date="2022-10-20T13:19:00Z">
              <w:rPr/>
            </w:rPrChange>
          </w:rPr>
          <w:delText>(</w:delText>
        </w:r>
      </w:del>
      <w:r w:rsidRPr="007E6296">
        <w:rPr>
          <w:rStyle w:val="Toggle"/>
          <w:rPrChange w:id="7605" w:author="Titus Ellison" w:date="2022-10-20T13:19:00Z">
            <w:rPr/>
          </w:rPrChange>
        </w:rPr>
        <w:t>38°F</w:t>
      </w:r>
      <w:ins w:id="7606" w:author="Titus Ellison" w:date="2022-10-20T13:19:00Z">
        <w:r w:rsidR="007E6296" w:rsidRPr="007E6296">
          <w:rPr>
            <w:rStyle w:val="Toggle"/>
            <w:rPrChange w:id="7607" w:author="Titus Ellison" w:date="2022-10-20T13:19:00Z">
              <w:rPr/>
            </w:rPrChange>
          </w:rPr>
          <w:t>]]</w:t>
        </w:r>
      </w:ins>
      <w:del w:id="7608" w:author="Titus Ellison" w:date="2022-10-20T13:19:00Z">
        <w:r w:rsidDel="007E6296">
          <w:delText>)</w:delText>
        </w:r>
      </w:del>
      <w:r>
        <w:t xml:space="preserve"> and </w:t>
      </w:r>
      <w:ins w:id="7609" w:author="Titus Ellison" w:date="2022-10-20T13:19:00Z">
        <w:r w:rsidR="007E6296" w:rsidRPr="007E6296">
          <w:rPr>
            <w:rStyle w:val="Toggle"/>
            <w:rPrChange w:id="7610" w:author="Titus Ellison" w:date="2022-10-20T13:20:00Z">
              <w:rPr/>
            </w:rPrChange>
          </w:rPr>
          <w:t>[UNITS [</w:t>
        </w:r>
      </w:ins>
      <w:r w:rsidRPr="007E6296">
        <w:rPr>
          <w:rStyle w:val="Toggle"/>
          <w:rPrChange w:id="7611" w:author="Titus Ellison" w:date="2022-10-20T13:20:00Z">
            <w:rPr/>
          </w:rPrChange>
        </w:rPr>
        <w:t>7°C</w:t>
      </w:r>
      <w:ins w:id="7612" w:author="Titus Ellison" w:date="2022-10-20T13:19:00Z">
        <w:r w:rsidR="007E6296" w:rsidRPr="007E6296">
          <w:rPr>
            <w:rStyle w:val="Toggle"/>
            <w:rPrChange w:id="7613" w:author="Titus Ellison" w:date="2022-10-20T13:20:00Z">
              <w:rPr/>
            </w:rPrChange>
          </w:rPr>
          <w:t>]</w:t>
        </w:r>
      </w:ins>
      <w:r w:rsidRPr="007E6296">
        <w:rPr>
          <w:rStyle w:val="Toggle"/>
          <w:rPrChange w:id="7614" w:author="Titus Ellison" w:date="2022-10-20T13:20:00Z">
            <w:rPr/>
          </w:rPrChange>
        </w:rPr>
        <w:t xml:space="preserve"> </w:t>
      </w:r>
      <w:ins w:id="7615" w:author="Titus Ellison" w:date="2022-10-20T13:19:00Z">
        <w:r w:rsidR="007E6296" w:rsidRPr="007E6296">
          <w:rPr>
            <w:rStyle w:val="Toggle"/>
            <w:rPrChange w:id="7616" w:author="Titus Ellison" w:date="2022-10-20T13:20:00Z">
              <w:rPr/>
            </w:rPrChange>
          </w:rPr>
          <w:t>[</w:t>
        </w:r>
      </w:ins>
      <w:del w:id="7617" w:author="Titus Ellison" w:date="2022-10-20T13:19:00Z">
        <w:r w:rsidRPr="007E6296" w:rsidDel="007E6296">
          <w:rPr>
            <w:rStyle w:val="Toggle"/>
            <w:rPrChange w:id="7618" w:author="Titus Ellison" w:date="2022-10-20T13:20:00Z">
              <w:rPr/>
            </w:rPrChange>
          </w:rPr>
          <w:delText>(</w:delText>
        </w:r>
      </w:del>
      <w:r w:rsidRPr="007E6296">
        <w:rPr>
          <w:rStyle w:val="Toggle"/>
          <w:rPrChange w:id="7619" w:author="Titus Ellison" w:date="2022-10-20T13:20:00Z">
            <w:rPr/>
          </w:rPrChange>
        </w:rPr>
        <w:t>45°F</w:t>
      </w:r>
      <w:ins w:id="7620" w:author="Titus Ellison" w:date="2022-10-20T13:19:00Z">
        <w:r w:rsidR="007E6296" w:rsidRPr="007E6296">
          <w:rPr>
            <w:rStyle w:val="Toggle"/>
            <w:rPrChange w:id="7621" w:author="Titus Ellison" w:date="2022-10-20T13:20:00Z">
              <w:rPr/>
            </w:rPrChange>
          </w:rPr>
          <w:t>]]</w:t>
        </w:r>
      </w:ins>
      <w:del w:id="7622" w:author="Titus Ellison" w:date="2022-10-20T13:19:00Z">
        <w:r w:rsidDel="007E6296">
          <w:delText>)</w:delText>
        </w:r>
      </w:del>
      <w:r>
        <w:t xml:space="preserve"> with heating and minimum ventilation, the unit will remain in Stage 1 freeze protection indefinitely until outdoor conditions warm up.</w:t>
      </w:r>
    </w:p>
    <w:p w14:paraId="40D514F6" w14:textId="7D0DD86A" w:rsidR="009045A3" w:rsidRPr="00BC7581" w:rsidRDefault="009045A3" w:rsidP="00B37EF3">
      <w:pPr>
        <w:pStyle w:val="Infobox"/>
      </w:pPr>
      <w:r>
        <w:t xml:space="preserve">If it is so cold that SAT is less than </w:t>
      </w:r>
      <w:ins w:id="7623" w:author="Titus Ellison" w:date="2022-10-20T13:20:00Z">
        <w:r w:rsidR="007E6296" w:rsidRPr="007E6296">
          <w:rPr>
            <w:rStyle w:val="Toggle"/>
            <w:rPrChange w:id="7624" w:author="Titus Ellison" w:date="2022-10-20T13:20:00Z">
              <w:rPr/>
            </w:rPrChange>
          </w:rPr>
          <w:t>[UNITS [</w:t>
        </w:r>
      </w:ins>
      <w:r w:rsidRPr="007E6296">
        <w:rPr>
          <w:rStyle w:val="Toggle"/>
          <w:rPrChange w:id="7625" w:author="Titus Ellison" w:date="2022-10-20T13:20:00Z">
            <w:rPr/>
          </w:rPrChange>
        </w:rPr>
        <w:t>3°C</w:t>
      </w:r>
      <w:ins w:id="7626" w:author="Titus Ellison" w:date="2022-10-20T13:20:00Z">
        <w:r w:rsidR="007E6296" w:rsidRPr="007E6296">
          <w:rPr>
            <w:rStyle w:val="Toggle"/>
            <w:rPrChange w:id="7627" w:author="Titus Ellison" w:date="2022-10-20T13:20:00Z">
              <w:rPr/>
            </w:rPrChange>
          </w:rPr>
          <w:t>]</w:t>
        </w:r>
      </w:ins>
      <w:r w:rsidRPr="007E6296">
        <w:rPr>
          <w:rStyle w:val="Toggle"/>
          <w:rPrChange w:id="7628" w:author="Titus Ellison" w:date="2022-10-20T13:20:00Z">
            <w:rPr/>
          </w:rPrChange>
        </w:rPr>
        <w:t xml:space="preserve"> </w:t>
      </w:r>
      <w:ins w:id="7629" w:author="Titus Ellison" w:date="2022-10-20T13:20:00Z">
        <w:r w:rsidR="007E6296" w:rsidRPr="007E6296">
          <w:rPr>
            <w:rStyle w:val="Toggle"/>
            <w:rPrChange w:id="7630" w:author="Titus Ellison" w:date="2022-10-20T13:20:00Z">
              <w:rPr/>
            </w:rPrChange>
          </w:rPr>
          <w:t>[</w:t>
        </w:r>
      </w:ins>
      <w:del w:id="7631" w:author="Titus Ellison" w:date="2022-10-20T13:20:00Z">
        <w:r w:rsidRPr="007E6296" w:rsidDel="007E6296">
          <w:rPr>
            <w:rStyle w:val="Toggle"/>
            <w:rPrChange w:id="7632" w:author="Titus Ellison" w:date="2022-10-20T13:20:00Z">
              <w:rPr/>
            </w:rPrChange>
          </w:rPr>
          <w:delText>(</w:delText>
        </w:r>
      </w:del>
      <w:r w:rsidRPr="007E6296">
        <w:rPr>
          <w:rStyle w:val="Toggle"/>
          <w:rPrChange w:id="7633" w:author="Titus Ellison" w:date="2022-10-20T13:20:00Z">
            <w:rPr/>
          </w:rPrChange>
        </w:rPr>
        <w:t>38°F</w:t>
      </w:r>
      <w:ins w:id="7634" w:author="Titus Ellison" w:date="2022-10-20T13:20:00Z">
        <w:r w:rsidR="007E6296" w:rsidRPr="007E6296">
          <w:rPr>
            <w:rStyle w:val="Toggle"/>
            <w:rPrChange w:id="7635" w:author="Titus Ellison" w:date="2022-10-20T13:20:00Z">
              <w:rPr/>
            </w:rPrChange>
          </w:rPr>
          <w:t>]]</w:t>
        </w:r>
      </w:ins>
      <w:del w:id="7636" w:author="Titus Ellison" w:date="2022-10-20T13:20:00Z">
        <w:r w:rsidDel="007E6296">
          <w:delText>)</w:delText>
        </w:r>
      </w:del>
      <w:r>
        <w:t xml:space="preserve"> with minimum ventilation, despite heating, then the unit will revert to Stage 2 freeze protection where it will remain for 1 hour. </w:t>
      </w:r>
      <w:r w:rsidRPr="00BC7581">
        <w:t>This process will then repeat.</w:t>
      </w:r>
    </w:p>
    <w:p w14:paraId="4991EE51" w14:textId="11084882" w:rsidR="009045A3" w:rsidRDefault="009045A3" w:rsidP="0087618D">
      <w:pPr>
        <w:pStyle w:val="Heading4"/>
      </w:pPr>
      <w:r>
        <w:t xml:space="preserve">Upon signal from the freeze-stat (if installed), or if supply air temperature drops below </w:t>
      </w:r>
      <w:ins w:id="7637" w:author="Titus Ellison" w:date="2022-10-20T13:20:00Z">
        <w:r w:rsidR="007E6296" w:rsidRPr="007E6296">
          <w:rPr>
            <w:rStyle w:val="Toggle"/>
            <w:rPrChange w:id="7638" w:author="Titus Ellison" w:date="2022-10-20T13:20:00Z">
              <w:rPr/>
            </w:rPrChange>
          </w:rPr>
          <w:t>[UNITS [</w:t>
        </w:r>
      </w:ins>
      <w:r w:rsidRPr="007E6296">
        <w:rPr>
          <w:rStyle w:val="Toggle"/>
          <w:rPrChange w:id="7639" w:author="Titus Ellison" w:date="2022-10-20T13:20:00Z">
            <w:rPr/>
          </w:rPrChange>
        </w:rPr>
        <w:t>3°C</w:t>
      </w:r>
      <w:ins w:id="7640" w:author="Titus Ellison" w:date="2022-10-20T13:20:00Z">
        <w:r w:rsidR="007E6296" w:rsidRPr="007E6296">
          <w:rPr>
            <w:rStyle w:val="Toggle"/>
            <w:rPrChange w:id="7641" w:author="Titus Ellison" w:date="2022-10-20T13:20:00Z">
              <w:rPr/>
            </w:rPrChange>
          </w:rPr>
          <w:t>]</w:t>
        </w:r>
      </w:ins>
      <w:r w:rsidRPr="007E6296">
        <w:rPr>
          <w:rStyle w:val="Toggle"/>
          <w:rPrChange w:id="7642" w:author="Titus Ellison" w:date="2022-10-20T13:20:00Z">
            <w:rPr/>
          </w:rPrChange>
        </w:rPr>
        <w:t xml:space="preserve"> </w:t>
      </w:r>
      <w:ins w:id="7643" w:author="Titus Ellison" w:date="2022-10-20T13:20:00Z">
        <w:r w:rsidR="007E6296" w:rsidRPr="007E6296">
          <w:rPr>
            <w:rStyle w:val="Toggle"/>
            <w:rPrChange w:id="7644" w:author="Titus Ellison" w:date="2022-10-20T13:20:00Z">
              <w:rPr/>
            </w:rPrChange>
          </w:rPr>
          <w:t>[</w:t>
        </w:r>
      </w:ins>
      <w:del w:id="7645" w:author="Titus Ellison" w:date="2022-10-20T13:20:00Z">
        <w:r w:rsidRPr="007E6296" w:rsidDel="007E6296">
          <w:rPr>
            <w:rStyle w:val="Toggle"/>
            <w:rPrChange w:id="7646" w:author="Titus Ellison" w:date="2022-10-20T13:20:00Z">
              <w:rPr/>
            </w:rPrChange>
          </w:rPr>
          <w:delText>(</w:delText>
        </w:r>
      </w:del>
      <w:r w:rsidRPr="007E6296">
        <w:rPr>
          <w:rStyle w:val="Toggle"/>
          <w:rPrChange w:id="7647" w:author="Titus Ellison" w:date="2022-10-20T13:20:00Z">
            <w:rPr/>
          </w:rPrChange>
        </w:rPr>
        <w:t>38°F</w:t>
      </w:r>
      <w:ins w:id="7648" w:author="Titus Ellison" w:date="2022-10-20T13:20:00Z">
        <w:r w:rsidR="007E6296" w:rsidRPr="007E6296">
          <w:rPr>
            <w:rStyle w:val="Toggle"/>
            <w:rPrChange w:id="7649" w:author="Titus Ellison" w:date="2022-10-20T13:20:00Z">
              <w:rPr/>
            </w:rPrChange>
          </w:rPr>
          <w:t>]]</w:t>
        </w:r>
      </w:ins>
      <w:del w:id="7650" w:author="Titus Ellison" w:date="2022-10-20T13:20:00Z">
        <w:r w:rsidDel="007E6296">
          <w:delText>)</w:delText>
        </w:r>
      </w:del>
      <w:r>
        <w:t xml:space="preserve"> for 15 minutes or below </w:t>
      </w:r>
      <w:ins w:id="7651" w:author="Titus Ellison" w:date="2022-10-20T13:20:00Z">
        <w:r w:rsidR="007E6296" w:rsidRPr="007E6296">
          <w:rPr>
            <w:rStyle w:val="Toggle"/>
            <w:rPrChange w:id="7652" w:author="Titus Ellison" w:date="2022-10-20T13:20:00Z">
              <w:rPr/>
            </w:rPrChange>
          </w:rPr>
          <w:t>[UNITS [</w:t>
        </w:r>
      </w:ins>
      <w:r w:rsidRPr="007E6296">
        <w:rPr>
          <w:rStyle w:val="Toggle"/>
          <w:rPrChange w:id="7653" w:author="Titus Ellison" w:date="2022-10-20T13:20:00Z">
            <w:rPr/>
          </w:rPrChange>
        </w:rPr>
        <w:t>1°C</w:t>
      </w:r>
      <w:ins w:id="7654" w:author="Titus Ellison" w:date="2022-10-20T13:20:00Z">
        <w:r w:rsidR="007E6296" w:rsidRPr="007E6296">
          <w:rPr>
            <w:rStyle w:val="Toggle"/>
            <w:rPrChange w:id="7655" w:author="Titus Ellison" w:date="2022-10-20T13:20:00Z">
              <w:rPr/>
            </w:rPrChange>
          </w:rPr>
          <w:t>]</w:t>
        </w:r>
      </w:ins>
      <w:r w:rsidRPr="007E6296">
        <w:rPr>
          <w:rStyle w:val="Toggle"/>
          <w:rPrChange w:id="7656" w:author="Titus Ellison" w:date="2022-10-20T13:20:00Z">
            <w:rPr/>
          </w:rPrChange>
        </w:rPr>
        <w:t xml:space="preserve"> </w:t>
      </w:r>
      <w:ins w:id="7657" w:author="Titus Ellison" w:date="2022-10-20T13:20:00Z">
        <w:r w:rsidR="007E6296" w:rsidRPr="007E6296">
          <w:rPr>
            <w:rStyle w:val="Toggle"/>
            <w:rPrChange w:id="7658" w:author="Titus Ellison" w:date="2022-10-20T13:20:00Z">
              <w:rPr/>
            </w:rPrChange>
          </w:rPr>
          <w:t>[</w:t>
        </w:r>
      </w:ins>
      <w:del w:id="7659" w:author="Titus Ellison" w:date="2022-10-20T13:20:00Z">
        <w:r w:rsidRPr="007E6296" w:rsidDel="007E6296">
          <w:rPr>
            <w:rStyle w:val="Toggle"/>
            <w:rPrChange w:id="7660" w:author="Titus Ellison" w:date="2022-10-20T13:20:00Z">
              <w:rPr/>
            </w:rPrChange>
          </w:rPr>
          <w:delText>(</w:delText>
        </w:r>
      </w:del>
      <w:r w:rsidRPr="007E6296">
        <w:rPr>
          <w:rStyle w:val="Toggle"/>
          <w:rPrChange w:id="7661" w:author="Titus Ellison" w:date="2022-10-20T13:20:00Z">
            <w:rPr/>
          </w:rPrChange>
        </w:rPr>
        <w:t>34°F</w:t>
      </w:r>
      <w:ins w:id="7662" w:author="Titus Ellison" w:date="2022-10-20T13:20:00Z">
        <w:r w:rsidR="007E6296" w:rsidRPr="007E6296">
          <w:rPr>
            <w:rStyle w:val="Toggle"/>
            <w:rPrChange w:id="7663" w:author="Titus Ellison" w:date="2022-10-20T13:20:00Z">
              <w:rPr/>
            </w:rPrChange>
          </w:rPr>
          <w:t>]]</w:t>
        </w:r>
      </w:ins>
      <w:del w:id="7664" w:author="Titus Ellison" w:date="2022-10-20T13:20:00Z">
        <w:r w:rsidDel="007E6296">
          <w:delText>)</w:delText>
        </w:r>
      </w:del>
      <w:r>
        <w:t xml:space="preserve"> for 5 minutes, shut down supply and return/relief fan(s), close outdoor air damper, make the minimum cooling-coil valve position 100%, and energize the CHW pump system. Send two (or more, as required to ensure that heating plant is active) heating hot-water plant requests, modulate the heating coil to maintain the higher of the supply air temperature or the mixed air temperature at </w:t>
      </w:r>
      <w:ins w:id="7665" w:author="Titus Ellison" w:date="2022-10-20T13:20:00Z">
        <w:r w:rsidR="007E6296" w:rsidRPr="007E6296">
          <w:rPr>
            <w:rStyle w:val="Toggle"/>
            <w:rPrChange w:id="7666" w:author="Titus Ellison" w:date="2022-10-20T13:20:00Z">
              <w:rPr/>
            </w:rPrChange>
          </w:rPr>
          <w:t>[UNITS [</w:t>
        </w:r>
      </w:ins>
      <w:r w:rsidRPr="007E6296">
        <w:rPr>
          <w:rStyle w:val="Toggle"/>
          <w:rPrChange w:id="7667" w:author="Titus Ellison" w:date="2022-10-20T13:20:00Z">
            <w:rPr/>
          </w:rPrChange>
        </w:rPr>
        <w:t>27°C</w:t>
      </w:r>
      <w:ins w:id="7668" w:author="Titus Ellison" w:date="2022-10-20T13:20:00Z">
        <w:r w:rsidR="007E6296" w:rsidRPr="007E6296">
          <w:rPr>
            <w:rStyle w:val="Toggle"/>
            <w:rPrChange w:id="7669" w:author="Titus Ellison" w:date="2022-10-20T13:20:00Z">
              <w:rPr/>
            </w:rPrChange>
          </w:rPr>
          <w:t>]</w:t>
        </w:r>
      </w:ins>
      <w:r w:rsidRPr="007E6296">
        <w:rPr>
          <w:rStyle w:val="Toggle"/>
          <w:rPrChange w:id="7670" w:author="Titus Ellison" w:date="2022-10-20T13:20:00Z">
            <w:rPr/>
          </w:rPrChange>
        </w:rPr>
        <w:t xml:space="preserve"> </w:t>
      </w:r>
      <w:ins w:id="7671" w:author="Titus Ellison" w:date="2022-10-20T13:20:00Z">
        <w:r w:rsidR="007E6296" w:rsidRPr="007E6296">
          <w:rPr>
            <w:rStyle w:val="Toggle"/>
            <w:rPrChange w:id="7672" w:author="Titus Ellison" w:date="2022-10-20T13:20:00Z">
              <w:rPr/>
            </w:rPrChange>
          </w:rPr>
          <w:t>[</w:t>
        </w:r>
      </w:ins>
      <w:del w:id="7673" w:author="Titus Ellison" w:date="2022-10-20T13:20:00Z">
        <w:r w:rsidRPr="007E6296" w:rsidDel="007E6296">
          <w:rPr>
            <w:rStyle w:val="Toggle"/>
            <w:rPrChange w:id="7674" w:author="Titus Ellison" w:date="2022-10-20T13:20:00Z">
              <w:rPr/>
            </w:rPrChange>
          </w:rPr>
          <w:delText>(</w:delText>
        </w:r>
      </w:del>
      <w:r w:rsidRPr="007E6296">
        <w:rPr>
          <w:rStyle w:val="Toggle"/>
          <w:rPrChange w:id="7675" w:author="Titus Ellison" w:date="2022-10-20T13:20:00Z">
            <w:rPr/>
          </w:rPrChange>
        </w:rPr>
        <w:t>80°F</w:t>
      </w:r>
      <w:ins w:id="7676" w:author="Titus Ellison" w:date="2022-10-20T13:20:00Z">
        <w:r w:rsidR="007E6296" w:rsidRPr="007E6296">
          <w:rPr>
            <w:rStyle w:val="Toggle"/>
            <w:rPrChange w:id="7677" w:author="Titus Ellison" w:date="2022-10-20T13:20:00Z">
              <w:rPr/>
            </w:rPrChange>
          </w:rPr>
          <w:t>]]</w:t>
        </w:r>
      </w:ins>
      <w:del w:id="7678" w:author="Titus Ellison" w:date="2022-10-20T13:20:00Z">
        <w:r w:rsidDel="007E6296">
          <w:delText>)</w:delText>
        </w:r>
      </w:del>
      <w:r>
        <w:t>, and set a Level 2 alarm indicating the unit is shut down by freeze protection.</w:t>
      </w:r>
    </w:p>
    <w:p w14:paraId="7E70882B" w14:textId="77777777" w:rsidR="009045A3" w:rsidRDefault="009045A3" w:rsidP="007C1423">
      <w:pPr>
        <w:pStyle w:val="Heading5"/>
        <w:rPr>
          <w:rFonts w:cs="Times New Roman PS MT"/>
          <w:bCs/>
          <w:szCs w:val="20"/>
        </w:rPr>
      </w:pPr>
      <w:r w:rsidRPr="00BC7581">
        <w:t xml:space="preserve">If a freeze protection shutdown is triggered by a low air temperature sensor reading, it shall remain in effect until it is reset by a software switch from the operator’s workstation. </w:t>
      </w:r>
      <w:r>
        <w:rPr>
          <w:rFonts w:cs="Times New Roman PS MT"/>
          <w:bCs/>
          <w:szCs w:val="20"/>
        </w:rPr>
        <w:t>(If a freeze stat with a physical reset switch is used instead, there shall be no software reset switch).</w:t>
      </w:r>
    </w:p>
    <w:p w14:paraId="3E24C54B" w14:textId="77777777" w:rsidR="009045A3" w:rsidRPr="00BC7581" w:rsidRDefault="009045A3" w:rsidP="00B37EF3">
      <w:pPr>
        <w:pStyle w:val="Infobox"/>
      </w:pPr>
      <w:r>
        <w:rPr>
          <w:bCs/>
        </w:rPr>
        <w:t xml:space="preserve">Stage 3 can be triggered by either of two conditions. </w:t>
      </w:r>
      <w:r w:rsidRPr="00BC7581">
        <w:t>The second condition is meant to respond to an extreme and sudden cold snap.</w:t>
      </w:r>
    </w:p>
    <w:p w14:paraId="23B1A8D6" w14:textId="77777777" w:rsidR="009045A3" w:rsidRPr="00BC7581" w:rsidRDefault="009045A3" w:rsidP="00B37EF3">
      <w:pPr>
        <w:pStyle w:val="Infobox"/>
      </w:pPr>
      <w:r w:rsidRPr="00BC7581">
        <w:t>Protecting the cooling coil in this situation will require water movement through the coil, which means that the CHW pumps need to be energized.</w:t>
      </w:r>
    </w:p>
    <w:p w14:paraId="71A6E45E" w14:textId="658132F7" w:rsidR="009045A3" w:rsidRPr="00BC7581" w:rsidRDefault="009045A3" w:rsidP="00B37EF3">
      <w:pPr>
        <w:pStyle w:val="Infobox"/>
      </w:pPr>
      <w:r w:rsidRPr="00514417">
        <w:t xml:space="preserve">Heating coil is controlled to an air temperature </w:t>
      </w:r>
      <w:r w:rsidR="00D21A33">
        <w:t>setpoint</w:t>
      </w:r>
      <w:r w:rsidRPr="00514417">
        <w:t xml:space="preserve">. The sensors will not read accurately with the fan </w:t>
      </w:r>
      <w:r w:rsidRPr="00BC7581">
        <w:rPr>
          <w:smallCaps/>
        </w:rPr>
        <w:t>off</w:t>
      </w:r>
      <w:r w:rsidRPr="00BC7581">
        <w:t xml:space="preserve">, but they will be influenced by proximity to the heating coil. A temperature of </w:t>
      </w:r>
      <w:ins w:id="7679" w:author="Titus Ellison" w:date="2022-10-21T09:21:00Z">
        <w:r w:rsidR="002A0F17" w:rsidRPr="002A0F17">
          <w:rPr>
            <w:rStyle w:val="Toggle"/>
            <w:rPrChange w:id="7680" w:author="Titus Ellison" w:date="2022-10-21T09:21:00Z">
              <w:rPr/>
            </w:rPrChange>
          </w:rPr>
          <w:t>[UNITS [</w:t>
        </w:r>
      </w:ins>
      <w:r w:rsidRPr="002A0F17">
        <w:rPr>
          <w:rStyle w:val="Toggle"/>
          <w:rPrChange w:id="7681" w:author="Titus Ellison" w:date="2022-10-21T09:21:00Z">
            <w:rPr/>
          </w:rPrChange>
        </w:rPr>
        <w:t>27°C</w:t>
      </w:r>
      <w:ins w:id="7682" w:author="Titus Ellison" w:date="2022-10-21T09:21:00Z">
        <w:r w:rsidR="002A0F17" w:rsidRPr="002A0F17">
          <w:rPr>
            <w:rStyle w:val="Toggle"/>
            <w:rPrChange w:id="7683" w:author="Titus Ellison" w:date="2022-10-21T09:21:00Z">
              <w:rPr/>
            </w:rPrChange>
          </w:rPr>
          <w:t>]</w:t>
        </w:r>
      </w:ins>
      <w:r w:rsidRPr="002A0F17">
        <w:rPr>
          <w:rStyle w:val="Toggle"/>
          <w:rPrChange w:id="7684" w:author="Titus Ellison" w:date="2022-10-21T09:21:00Z">
            <w:rPr/>
          </w:rPrChange>
        </w:rPr>
        <w:t xml:space="preserve"> </w:t>
      </w:r>
      <w:ins w:id="7685" w:author="Titus Ellison" w:date="2022-10-21T09:21:00Z">
        <w:r w:rsidR="002A0F17" w:rsidRPr="002A0F17">
          <w:rPr>
            <w:rStyle w:val="Toggle"/>
            <w:rPrChange w:id="7686" w:author="Titus Ellison" w:date="2022-10-21T09:21:00Z">
              <w:rPr/>
            </w:rPrChange>
          </w:rPr>
          <w:t>[</w:t>
        </w:r>
      </w:ins>
      <w:del w:id="7687" w:author="Titus Ellison" w:date="2022-10-21T09:21:00Z">
        <w:r w:rsidRPr="002A0F17" w:rsidDel="002A0F17">
          <w:rPr>
            <w:rStyle w:val="Toggle"/>
            <w:rPrChange w:id="7688" w:author="Titus Ellison" w:date="2022-10-21T09:21:00Z">
              <w:rPr/>
            </w:rPrChange>
          </w:rPr>
          <w:delText>(</w:delText>
        </w:r>
      </w:del>
      <w:r w:rsidRPr="002A0F17">
        <w:rPr>
          <w:rStyle w:val="Toggle"/>
          <w:rPrChange w:id="7689" w:author="Titus Ellison" w:date="2022-10-21T09:21:00Z">
            <w:rPr/>
          </w:rPrChange>
        </w:rPr>
        <w:t>80°F</w:t>
      </w:r>
      <w:ins w:id="7690" w:author="Titus Ellison" w:date="2022-10-21T09:21:00Z">
        <w:r w:rsidR="002A0F17" w:rsidRPr="002A0F17">
          <w:rPr>
            <w:rStyle w:val="Toggle"/>
            <w:rPrChange w:id="7691" w:author="Titus Ellison" w:date="2022-10-21T09:21:00Z">
              <w:rPr/>
            </w:rPrChange>
          </w:rPr>
          <w:t>]]</w:t>
        </w:r>
      </w:ins>
      <w:del w:id="7692" w:author="Titus Ellison" w:date="2022-10-21T09:21:00Z">
        <w:r w:rsidRPr="00BC7581" w:rsidDel="002A0F17">
          <w:delText>)</w:delText>
        </w:r>
      </w:del>
      <w:r w:rsidRPr="00BC7581">
        <w:t xml:space="preserve"> at either of these sensors indicates that the interior of the unit is sufficiently warm. This avoids the situation where a fixed valve position leads to very high (and potentially damaging) temperatures inside the unit.</w:t>
      </w:r>
    </w:p>
    <w:p w14:paraId="2A93E70E" w14:textId="29A2A49A" w:rsidR="009045A3" w:rsidRPr="00BC7581" w:rsidRDefault="009045A3" w:rsidP="0087618D">
      <w:pPr>
        <w:pStyle w:val="Heading3"/>
      </w:pPr>
      <w:r w:rsidRPr="00BC7581">
        <w:lastRenderedPageBreak/>
        <w:t>Alarms</w:t>
      </w:r>
    </w:p>
    <w:p w14:paraId="0713D623" w14:textId="77777777" w:rsidR="009045A3" w:rsidRPr="00BC7581" w:rsidRDefault="009045A3" w:rsidP="0087618D">
      <w:pPr>
        <w:pStyle w:val="Heading4"/>
      </w:pPr>
      <w:r w:rsidRPr="00BC7581">
        <w:t xml:space="preserve">Maintenance interval alarm when fan has operated for more than </w:t>
      </w:r>
      <w:r w:rsidRPr="00B87A61">
        <w:rPr>
          <w:rFonts w:cs="Times New Roman PS MT"/>
          <w:bCs/>
          <w:szCs w:val="20"/>
        </w:rPr>
        <w:t>1500 hours: Level 4.</w:t>
      </w:r>
      <w:r w:rsidRPr="00BC7581">
        <w:t xml:space="preserve"> Reset interval counter when alarm is acknowledged.</w:t>
      </w:r>
    </w:p>
    <w:p w14:paraId="1F0AAC39" w14:textId="77777777" w:rsidR="009045A3" w:rsidRPr="00BC7581" w:rsidRDefault="009045A3" w:rsidP="0087618D">
      <w:pPr>
        <w:pStyle w:val="Heading4"/>
      </w:pPr>
      <w:r w:rsidRPr="00BC7581">
        <w:t>Fan alarm is indicated by the status being different from the command for a period of 15 seconds.</w:t>
      </w:r>
    </w:p>
    <w:p w14:paraId="777DC053" w14:textId="54A71509" w:rsidR="009045A3" w:rsidRDefault="009045A3" w:rsidP="007C1423">
      <w:pPr>
        <w:pStyle w:val="Heading5"/>
        <w:rPr>
          <w:rFonts w:cs="Times New Roman PS MT"/>
          <w:bCs/>
          <w:szCs w:val="20"/>
        </w:rPr>
      </w:pPr>
      <w:r w:rsidRPr="00BC7581">
        <w:t xml:space="preserve">Commanded </w:t>
      </w:r>
      <w:r w:rsidRPr="00BC7581">
        <w:rPr>
          <w:smallCaps/>
        </w:rPr>
        <w:t>on</w:t>
      </w:r>
      <w:r w:rsidRPr="00BC7581">
        <w:t xml:space="preserve">, status </w:t>
      </w:r>
      <w:r w:rsidRPr="00BC7581">
        <w:rPr>
          <w:smallCaps/>
        </w:rPr>
        <w:t>off</w:t>
      </w:r>
      <w:r w:rsidRPr="00BC7581">
        <w:t xml:space="preserve">: </w:t>
      </w:r>
      <w:r>
        <w:rPr>
          <w:rFonts w:cs="Times New Roman PS MT"/>
          <w:bCs/>
          <w:szCs w:val="20"/>
        </w:rPr>
        <w:t>Level 2</w:t>
      </w:r>
    </w:p>
    <w:p w14:paraId="3274983A" w14:textId="77777777" w:rsidR="009045A3" w:rsidRDefault="009045A3" w:rsidP="007C1423">
      <w:pPr>
        <w:pStyle w:val="Heading5"/>
        <w:rPr>
          <w:rFonts w:cs="Times New Roman PS MT"/>
          <w:bCs/>
          <w:szCs w:val="20"/>
        </w:rPr>
      </w:pPr>
      <w:r w:rsidRPr="00BC7581">
        <w:t xml:space="preserve">Commanded </w:t>
      </w:r>
      <w:r w:rsidRPr="00BC7581">
        <w:rPr>
          <w:smallCaps/>
        </w:rPr>
        <w:t>off</w:t>
      </w:r>
      <w:r w:rsidRPr="00BC7581">
        <w:t xml:space="preserve">, status </w:t>
      </w:r>
      <w:r w:rsidRPr="00BC7581">
        <w:rPr>
          <w:smallCaps/>
        </w:rPr>
        <w:t>on</w:t>
      </w:r>
      <w:r w:rsidRPr="00BC7581">
        <w:t xml:space="preserve">: </w:t>
      </w:r>
      <w:r>
        <w:rPr>
          <w:rFonts w:cs="Times New Roman PS MT"/>
          <w:bCs/>
          <w:szCs w:val="20"/>
        </w:rPr>
        <w:t>Level 4</w:t>
      </w:r>
    </w:p>
    <w:p w14:paraId="06B672CD" w14:textId="08E9866C" w:rsidR="00066964" w:rsidRPr="00233FCF" w:rsidRDefault="00066964" w:rsidP="0087618D">
      <w:pPr>
        <w:pStyle w:val="Heading4"/>
      </w:pPr>
      <w:bookmarkStart w:id="7693" w:name="_Hlk74388015"/>
      <w:r w:rsidRPr="00233FCF">
        <w:t xml:space="preserve">Filter pressure drop exceeds the larger of the alarm limit </w:t>
      </w:r>
      <w:r>
        <w:t>or</w:t>
      </w:r>
      <w:r w:rsidRPr="00233FCF">
        <w:t xml:space="preserve"> </w:t>
      </w:r>
      <w:ins w:id="7694" w:author="Titus Ellison" w:date="2022-10-21T09:21:00Z">
        <w:r w:rsidR="002A0F17" w:rsidRPr="002A0F17">
          <w:rPr>
            <w:rStyle w:val="Toggle"/>
            <w:rPrChange w:id="7695" w:author="Titus Ellison" w:date="2022-10-21T09:21:00Z">
              <w:rPr/>
            </w:rPrChange>
          </w:rPr>
          <w:t>[UNITS [</w:t>
        </w:r>
      </w:ins>
      <w:r w:rsidRPr="002A0F17">
        <w:rPr>
          <w:rStyle w:val="Toggle"/>
          <w:rPrChange w:id="7696" w:author="Titus Ellison" w:date="2022-10-21T09:21:00Z">
            <w:rPr/>
          </w:rPrChange>
        </w:rPr>
        <w:t>12.5 Pa</w:t>
      </w:r>
      <w:ins w:id="7697" w:author="Titus Ellison" w:date="2022-10-21T09:21:00Z">
        <w:r w:rsidR="002A0F17" w:rsidRPr="002A0F17">
          <w:rPr>
            <w:rStyle w:val="Toggle"/>
            <w:rPrChange w:id="7698" w:author="Titus Ellison" w:date="2022-10-21T09:21:00Z">
              <w:rPr/>
            </w:rPrChange>
          </w:rPr>
          <w:t>]</w:t>
        </w:r>
      </w:ins>
      <w:r w:rsidRPr="002A0F17">
        <w:rPr>
          <w:rStyle w:val="Toggle"/>
          <w:rPrChange w:id="7699" w:author="Titus Ellison" w:date="2022-10-21T09:21:00Z">
            <w:rPr/>
          </w:rPrChange>
        </w:rPr>
        <w:t xml:space="preserve"> </w:t>
      </w:r>
      <w:ins w:id="7700" w:author="Titus Ellison" w:date="2022-10-21T09:21:00Z">
        <w:r w:rsidR="002A0F17" w:rsidRPr="002A0F17">
          <w:rPr>
            <w:rStyle w:val="Toggle"/>
            <w:rPrChange w:id="7701" w:author="Titus Ellison" w:date="2022-10-21T09:21:00Z">
              <w:rPr/>
            </w:rPrChange>
          </w:rPr>
          <w:t>[</w:t>
        </w:r>
      </w:ins>
      <w:del w:id="7702" w:author="Titus Ellison" w:date="2022-10-21T09:21:00Z">
        <w:r w:rsidRPr="002A0F17" w:rsidDel="002A0F17">
          <w:rPr>
            <w:rStyle w:val="Toggle"/>
            <w:rPrChange w:id="7703" w:author="Titus Ellison" w:date="2022-10-21T09:21:00Z">
              <w:rPr/>
            </w:rPrChange>
          </w:rPr>
          <w:delText>(</w:delText>
        </w:r>
      </w:del>
      <w:r w:rsidRPr="002A0F17">
        <w:rPr>
          <w:rStyle w:val="Toggle"/>
          <w:rPrChange w:id="7704" w:author="Titus Ellison" w:date="2022-10-21T09:21:00Z">
            <w:rPr/>
          </w:rPrChange>
        </w:rPr>
        <w:t>0.05”</w:t>
      </w:r>
      <w:ins w:id="7705" w:author="Titus Ellison" w:date="2022-10-21T09:21:00Z">
        <w:r w:rsidR="002A0F17" w:rsidRPr="002A0F17">
          <w:rPr>
            <w:rStyle w:val="Toggle"/>
            <w:rPrChange w:id="7706" w:author="Titus Ellison" w:date="2022-10-21T09:21:00Z">
              <w:rPr/>
            </w:rPrChange>
          </w:rPr>
          <w:t>]]</w:t>
        </w:r>
      </w:ins>
      <w:del w:id="7707" w:author="Titus Ellison" w:date="2022-10-21T09:21:00Z">
        <w:r w:rsidRPr="00233FCF" w:rsidDel="002A0F17">
          <w:delText>)</w:delText>
        </w:r>
      </w:del>
      <w:r w:rsidRPr="00233FCF">
        <w:t xml:space="preserve"> for 10 minutes when </w:t>
      </w:r>
      <w:r>
        <w:t>fan speed</w:t>
      </w:r>
      <w:r w:rsidRPr="00233FCF">
        <w:t xml:space="preserve"> exceeds 20%</w:t>
      </w:r>
      <w:r>
        <w:t xml:space="preserve"> of </w:t>
      </w:r>
      <w:proofErr w:type="spellStart"/>
      <w:r>
        <w:t>MaxCoolSpeed</w:t>
      </w:r>
      <w:proofErr w:type="spellEnd"/>
      <w:r w:rsidRPr="00233FCF">
        <w:t xml:space="preserve">:  Level 4.  The alarm limit shall vary with </w:t>
      </w:r>
      <w:r>
        <w:t>fan speed</w:t>
      </w:r>
      <w:r w:rsidRPr="00233FCF">
        <w:t xml:space="preserve"> as follows:</w:t>
      </w:r>
    </w:p>
    <w:p w14:paraId="00794199" w14:textId="77777777" w:rsidR="00510D3F" w:rsidRPr="00E6225C" w:rsidRDefault="00510D3F" w:rsidP="00510D3F">
      <w:pPr>
        <w:jc w:val="center"/>
      </w:pPr>
      <m:oMathPara>
        <m:oMath>
          <m:r>
            <w:rPr>
              <w:rFonts w:ascii="Cambria Math"/>
            </w:rPr>
            <m:t>D</m:t>
          </m:r>
          <m:sSub>
            <m:sSubPr>
              <m:ctrlPr>
                <w:rPr>
                  <w:rFonts w:ascii="Cambria Math" w:hAnsi="Cambria Math"/>
                  <w:i/>
                </w:rPr>
              </m:ctrlPr>
            </m:sSubPr>
            <m:e>
              <m:r>
                <w:rPr>
                  <w:rFonts w:ascii="Cambria Math"/>
                </w:rPr>
                <m:t>P</m:t>
              </m:r>
            </m:e>
            <m:sub>
              <m:r>
                <w:rPr>
                  <w:rFonts w:ascii="Cambria Math"/>
                </w:rPr>
                <m:t>x</m:t>
              </m:r>
            </m:sub>
          </m:sSub>
          <m:r>
            <w:rPr>
              <w:rFonts w:ascii="Cambria Math"/>
            </w:rPr>
            <m:t>=D</m:t>
          </m:r>
          <m:sSub>
            <m:sSubPr>
              <m:ctrlPr>
                <w:rPr>
                  <w:rFonts w:ascii="Cambria Math" w:hAnsi="Cambria Math"/>
                  <w:i/>
                </w:rPr>
              </m:ctrlPr>
            </m:sSubPr>
            <m:e>
              <m:r>
                <w:rPr>
                  <w:rFonts w:ascii="Cambria Math"/>
                </w:rPr>
                <m:t>P</m:t>
              </m:r>
            </m:e>
            <m:sub>
              <m:r>
                <w:rPr>
                  <w:rFonts w:ascii="Cambria Math"/>
                </w:rPr>
                <m:t>100</m:t>
              </m:r>
            </m:sub>
          </m:sSub>
          <m:sSup>
            <m:sSupPr>
              <m:ctrlPr>
                <w:rPr>
                  <w:rFonts w:ascii="Cambria Math" w:hAnsi="Cambria Math"/>
                  <w:i/>
                </w:rPr>
              </m:ctrlPr>
            </m:sSupPr>
            <m:e>
              <m:d>
                <m:dPr>
                  <m:ctrlPr>
                    <w:rPr>
                      <w:rFonts w:ascii="Cambria Math" w:hAnsi="Cambria Math"/>
                      <w:i/>
                    </w:rPr>
                  </m:ctrlPr>
                </m:dPr>
                <m:e>
                  <m:r>
                    <w:rPr>
                      <w:rFonts w:ascii="Cambria Math"/>
                    </w:rPr>
                    <m:t>x</m:t>
                  </m:r>
                </m:e>
              </m:d>
            </m:e>
            <m:sup>
              <m:r>
                <w:rPr>
                  <w:rFonts w:ascii="Cambria Math"/>
                </w:rPr>
                <m:t>1.4</m:t>
              </m:r>
            </m:sup>
          </m:sSup>
        </m:oMath>
      </m:oMathPara>
    </w:p>
    <w:p w14:paraId="6EE1385D" w14:textId="5162EEEE" w:rsidR="00066964" w:rsidRPr="000F103B" w:rsidRDefault="00066964" w:rsidP="000F103B">
      <w:pPr>
        <w:ind w:left="990"/>
      </w:pPr>
      <w:r w:rsidRPr="000F103B">
        <w:t xml:space="preserve">where DP100 is the high limit pressure drop at design airflow (determine limit from filter manufacturer) and </w:t>
      </w:r>
      <w:proofErr w:type="spellStart"/>
      <w:r w:rsidRPr="000F103B">
        <w:t>DPx</w:t>
      </w:r>
      <w:proofErr w:type="spellEnd"/>
      <w:r w:rsidRPr="000F103B">
        <w:t xml:space="preserve"> is the high limit at the current fan speed x (expressed as a fraction).  For instance, the setpoint at 50% of design speed would be (0.5)</w:t>
      </w:r>
      <w:r w:rsidRPr="000F103B">
        <w:rPr>
          <w:vertAlign w:val="superscript"/>
        </w:rPr>
        <w:t>1.4</w:t>
      </w:r>
      <w:r w:rsidRPr="000F103B">
        <w:t xml:space="preserve"> or 38% of the design high limit pressure drop.  See </w:t>
      </w:r>
      <w:r w:rsidR="000F103B">
        <w:t xml:space="preserve">Section </w:t>
      </w:r>
      <w:r w:rsidR="000F103B">
        <w:fldChar w:fldCharType="begin"/>
      </w:r>
      <w:r w:rsidR="000F103B">
        <w:instrText xml:space="preserve"> REF _Ref38873166 \r \h </w:instrText>
      </w:r>
      <w:r w:rsidR="000F103B">
        <w:fldChar w:fldCharType="separate"/>
      </w:r>
      <w:r w:rsidR="0037258A">
        <w:t>3.2.2.1</w:t>
      </w:r>
      <w:r w:rsidR="000F103B">
        <w:fldChar w:fldCharType="end"/>
      </w:r>
      <w:r w:rsidRPr="000F103B">
        <w:t xml:space="preserve"> for </w:t>
      </w:r>
      <w:proofErr w:type="spellStart"/>
      <w:r w:rsidRPr="000F103B">
        <w:t>MaxCoolSpeed</w:t>
      </w:r>
      <w:proofErr w:type="spellEnd"/>
      <w:r w:rsidRPr="000F103B">
        <w:t xml:space="preserve"> and </w:t>
      </w:r>
      <w:r w:rsidR="000F103B">
        <w:t xml:space="preserve">Section </w:t>
      </w:r>
      <w:r w:rsidR="000F103B">
        <w:fldChar w:fldCharType="begin"/>
      </w:r>
      <w:r w:rsidR="000F103B">
        <w:instrText xml:space="preserve"> REF _Ref38873188 \r \h </w:instrText>
      </w:r>
      <w:r w:rsidR="000F103B">
        <w:fldChar w:fldCharType="separate"/>
      </w:r>
      <w:r w:rsidR="0037258A">
        <w:t>3.1.6.4</w:t>
      </w:r>
      <w:r w:rsidR="000F103B">
        <w:fldChar w:fldCharType="end"/>
      </w:r>
      <w:r w:rsidRPr="000F103B">
        <w:t xml:space="preserve"> for DP100.</w:t>
      </w:r>
    </w:p>
    <w:p w14:paraId="513C3ED8" w14:textId="77777777" w:rsidR="00066964" w:rsidRPr="000F103B" w:rsidRDefault="00066964" w:rsidP="000F103B">
      <w:pPr>
        <w:pStyle w:val="Infobox"/>
      </w:pPr>
      <w:r w:rsidRPr="000F103B">
        <w:t>The constant value threshold for the filter pressure drop alarm is a function of the transducer and A/D converter used to measure filter differential pressure.  The value used shall be determined as the minimum accuracy of the transducer and A/D converter combination.</w:t>
      </w:r>
    </w:p>
    <w:bookmarkEnd w:id="7693"/>
    <w:p w14:paraId="3E00ADDB" w14:textId="77777777" w:rsidR="009045A3" w:rsidRDefault="009045A3" w:rsidP="00B37EF3">
      <w:pPr>
        <w:pStyle w:val="Instrbox"/>
      </w:pPr>
      <w:r>
        <w:t>Automatic Fault Detection and Diagnostics (AFDD) is a sophisticated system for detecting and diagnosing air-handler faults.</w:t>
      </w:r>
    </w:p>
    <w:p w14:paraId="3B1A7AA8" w14:textId="36747EE4" w:rsidR="009045A3" w:rsidRPr="00BC7581" w:rsidRDefault="009045A3" w:rsidP="00B37EF3">
      <w:pPr>
        <w:pStyle w:val="Instrbox"/>
      </w:pPr>
      <w:r>
        <w:t xml:space="preserve">To function correctly, AFDD requires specific sensors and data be available, as detailed in the sequences below. </w:t>
      </w:r>
      <w:r w:rsidRPr="00BC7581">
        <w:t>If this information is not available, AFDD tests that do not apply should be deleted.</w:t>
      </w:r>
    </w:p>
    <w:p w14:paraId="01E05F8B" w14:textId="4F223356" w:rsidR="009045A3" w:rsidRPr="00BC7581" w:rsidRDefault="005D01A4" w:rsidP="0087618D">
      <w:pPr>
        <w:pStyle w:val="Heading3"/>
      </w:pPr>
      <w:bookmarkStart w:id="7708" w:name="_Ref38822803"/>
      <w:ins w:id="7709" w:author="Reece Kiriu" w:date="2022-12-07T12:33:00Z">
        <w:r w:rsidRPr="005D01A4">
          <w:rPr>
            <w:rStyle w:val="Toggle"/>
            <w:rPrChange w:id="7710" w:author="Reece Kiriu" w:date="2022-12-07T12:33:00Z">
              <w:rPr/>
            </w:rPrChange>
          </w:rPr>
          <w:t>[DELETE]</w:t>
        </w:r>
      </w:ins>
      <w:r w:rsidR="009045A3" w:rsidRPr="00BC7581">
        <w:t>Automatic Fault Detection and Diagnostics</w:t>
      </w:r>
      <w:bookmarkEnd w:id="7708"/>
    </w:p>
    <w:p w14:paraId="17BE092D" w14:textId="77777777" w:rsidR="009045A3" w:rsidRPr="00BC7581" w:rsidRDefault="009045A3" w:rsidP="00B37EF3">
      <w:pPr>
        <w:pStyle w:val="Infobox"/>
      </w:pPr>
      <w:r>
        <w:t>The AFDD routines for AHUs continually assess AHU performance by comparing the values of BAS inputs and outputs to a subset of potential fault conditions. The subset of potential fault conditions that is assessed at any point depends on the OS of the AHU, as determined by the position of the cooling and heating valves and the economizer damper. Time delays are applied to the evaluation and reporting of fault conditions to suppress false alarms.</w:t>
      </w:r>
      <w:r w:rsidRPr="00BC7581">
        <w:t xml:space="preserve"> Fault conditions that pass these filters are reported to the building operator along with a series of possible causes.</w:t>
      </w:r>
    </w:p>
    <w:p w14:paraId="7072C73B" w14:textId="18AC50A4" w:rsidR="009045A3" w:rsidRPr="00BC7581" w:rsidRDefault="009045A3" w:rsidP="00B37EF3">
      <w:pPr>
        <w:pStyle w:val="Infobox"/>
      </w:pPr>
      <w:r w:rsidRPr="00BC7581">
        <w:t>These equations assume that the air handler is equipped with hydronic heating and cooling coils, as well as a fully integrated economizer. If any of these components are not present, the associated tests and variables should be omitted from the programming.</w:t>
      </w:r>
    </w:p>
    <w:p w14:paraId="7E522900" w14:textId="63D767A8" w:rsidR="009045A3" w:rsidRPr="00BC7581" w:rsidRDefault="009045A3" w:rsidP="00B37EF3">
      <w:pPr>
        <w:pStyle w:val="Infobox"/>
      </w:pPr>
      <w:r w:rsidRPr="00BC7581">
        <w:t>Note that these alarms rely on reasonably accurate measurement of mixed air temperature. An MAT sensor is required for many of these alarms to work, and an averaging sensor is strongly recommended for best accuracy. If an MAT sensor is not installed, omit Fault Conditions #2, #3, #5, #8, #10, and #12.</w:t>
      </w:r>
      <w:r w:rsidR="00621672">
        <w:t xml:space="preserve">  If a heating coil is not installed, omit Fault Condition #7.</w:t>
      </w:r>
    </w:p>
    <w:p w14:paraId="30FBEDE5" w14:textId="3260E04E" w:rsidR="009045A3" w:rsidRPr="00BC7581" w:rsidRDefault="009045A3" w:rsidP="005274F2">
      <w:pPr>
        <w:pStyle w:val="Heading4"/>
        <w:pageBreakBefore/>
        <w:ind w:left="1354" w:hanging="1066"/>
      </w:pPr>
      <w:r w:rsidRPr="00BC7581">
        <w:lastRenderedPageBreak/>
        <w:t xml:space="preserve">AFDD conditions are evaluated continuously and separately for each operating </w:t>
      </w:r>
      <w:r w:rsidRPr="00B87A61">
        <w:rPr>
          <w:rFonts w:cs="Times New Roman PS MT"/>
          <w:bCs/>
          <w:szCs w:val="20"/>
        </w:rPr>
        <w:t>AHU</w:t>
      </w:r>
      <w:r w:rsidRPr="00BC7581">
        <w:t>.</w:t>
      </w:r>
    </w:p>
    <w:p w14:paraId="4BE23EA3" w14:textId="3ECF7E42" w:rsidR="009045A3" w:rsidRDefault="009045A3" w:rsidP="0087618D">
      <w:pPr>
        <w:pStyle w:val="Heading4"/>
      </w:pPr>
      <w:r w:rsidRPr="00BC7581">
        <w:t>The OS of each AHU shall be defined by the commanded positions of the heating</w:t>
      </w:r>
      <w:r w:rsidRPr="00B87A61">
        <w:rPr>
          <w:rFonts w:cs="Times New Roman PS MT"/>
          <w:bCs/>
          <w:szCs w:val="20"/>
        </w:rPr>
        <w:t>-</w:t>
      </w:r>
      <w:r w:rsidRPr="00BC7581">
        <w:t>coil control valve, cooling</w:t>
      </w:r>
      <w:r w:rsidRPr="00B87A61">
        <w:rPr>
          <w:rFonts w:cs="Times New Roman PS MT"/>
          <w:bCs/>
          <w:szCs w:val="20"/>
        </w:rPr>
        <w:t>-</w:t>
      </w:r>
      <w:r w:rsidRPr="00BC7581">
        <w:t xml:space="preserve">coil control valve, and economizer damper in accordance with </w:t>
      </w:r>
      <w:r w:rsidRPr="00B87A61">
        <w:rPr>
          <w:rFonts w:cs="Times New Roman PS MT"/>
          <w:bCs/>
          <w:szCs w:val="20"/>
        </w:rPr>
        <w:t>Table 5.18.13.2</w:t>
      </w:r>
      <w:r w:rsidRPr="00BC7581">
        <w:t xml:space="preserve"> and </w:t>
      </w:r>
      <w:r w:rsidRPr="00B87A61">
        <w:rPr>
          <w:rFonts w:cs="Times New Roman PS MT"/>
          <w:bCs/>
          <w:szCs w:val="20"/>
        </w:rPr>
        <w:t>Figure 5.18.13.2</w:t>
      </w:r>
      <w:r w:rsidRPr="00BC7581">
        <w:t>.</w:t>
      </w:r>
    </w:p>
    <w:p w14:paraId="4F006196" w14:textId="77777777" w:rsidR="00AD30BE" w:rsidRPr="00AD30BE" w:rsidRDefault="00AD30BE" w:rsidP="00122D20">
      <w:pPr>
        <w:pStyle w:val="TableTitle"/>
      </w:pPr>
      <w:r>
        <w:t>Table 5.18.13.2 SZVAV AHU Operating States</w:t>
      </w:r>
    </w:p>
    <w:tbl>
      <w:tblPr>
        <w:tblW w:w="10160" w:type="dxa"/>
        <w:jc w:val="center"/>
        <w:tblLayout w:type="fixed"/>
        <w:tblCellMar>
          <w:top w:w="80" w:type="dxa"/>
          <w:left w:w="40" w:type="dxa"/>
          <w:bottom w:w="40" w:type="dxa"/>
          <w:right w:w="40" w:type="dxa"/>
        </w:tblCellMar>
        <w:tblLook w:val="0000" w:firstRow="0" w:lastRow="0" w:firstColumn="0" w:lastColumn="0" w:noHBand="0" w:noVBand="0"/>
      </w:tblPr>
      <w:tblGrid>
        <w:gridCol w:w="3660"/>
        <w:gridCol w:w="2000"/>
        <w:gridCol w:w="2000"/>
        <w:gridCol w:w="2500"/>
      </w:tblGrid>
      <w:tr w:rsidR="00AD30BE" w14:paraId="60BA5874" w14:textId="77777777" w:rsidTr="00AD30BE">
        <w:trPr>
          <w:cantSplit/>
          <w:jc w:val="center"/>
        </w:trPr>
        <w:tc>
          <w:tcPr>
            <w:tcW w:w="3660" w:type="dxa"/>
            <w:tcBorders>
              <w:top w:val="single" w:sz="16" w:space="0" w:color="000000"/>
              <w:left w:val="nil"/>
              <w:bottom w:val="single" w:sz="16" w:space="0" w:color="000000"/>
              <w:right w:val="single" w:sz="3" w:space="0" w:color="000000"/>
            </w:tcBorders>
            <w:tcMar>
              <w:top w:w="110" w:type="dxa"/>
              <w:left w:w="80" w:type="dxa"/>
              <w:bottom w:w="70" w:type="dxa"/>
              <w:right w:w="40" w:type="dxa"/>
            </w:tcMar>
            <w:vAlign w:val="bottom"/>
          </w:tcPr>
          <w:p w14:paraId="5CAC89B0" w14:textId="77777777" w:rsidR="00AD30BE" w:rsidRDefault="00AD30BE" w:rsidP="00B37EF3">
            <w:pPr>
              <w:pStyle w:val="HeadingRunIn"/>
            </w:pPr>
            <w:r>
              <w:t>Operating State</w:t>
            </w:r>
          </w:p>
        </w:tc>
        <w:tc>
          <w:tcPr>
            <w:tcW w:w="200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622B08BD" w14:textId="77777777" w:rsidR="00AD30BE" w:rsidRDefault="00AD30BE" w:rsidP="00B37EF3">
            <w:pPr>
              <w:pStyle w:val="HeadingRunIn"/>
            </w:pPr>
            <w:r>
              <w:t>Heating Valve Position</w:t>
            </w:r>
          </w:p>
        </w:tc>
        <w:tc>
          <w:tcPr>
            <w:tcW w:w="200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27FB38C4" w14:textId="77777777" w:rsidR="00AD30BE" w:rsidRDefault="00AD30BE" w:rsidP="00B37EF3">
            <w:pPr>
              <w:pStyle w:val="HeadingRunIn"/>
            </w:pPr>
            <w:r>
              <w:t>Cooling Valve Position</w:t>
            </w:r>
          </w:p>
        </w:tc>
        <w:tc>
          <w:tcPr>
            <w:tcW w:w="2500" w:type="dxa"/>
            <w:tcBorders>
              <w:top w:val="single" w:sz="16" w:space="0" w:color="000000"/>
              <w:left w:val="nil"/>
              <w:bottom w:val="single" w:sz="16" w:space="0" w:color="000000"/>
              <w:right w:val="nil"/>
            </w:tcBorders>
            <w:tcMar>
              <w:top w:w="110" w:type="dxa"/>
              <w:left w:w="80" w:type="dxa"/>
              <w:bottom w:w="70" w:type="dxa"/>
              <w:right w:w="40" w:type="dxa"/>
            </w:tcMar>
            <w:vAlign w:val="bottom"/>
          </w:tcPr>
          <w:p w14:paraId="6BBD8593" w14:textId="77777777" w:rsidR="00AD30BE" w:rsidRDefault="00AD30BE" w:rsidP="00B37EF3">
            <w:pPr>
              <w:pStyle w:val="HeadingRunIn"/>
            </w:pPr>
            <w:r>
              <w:t>Outdoor Air Damper Position</w:t>
            </w:r>
          </w:p>
        </w:tc>
      </w:tr>
      <w:tr w:rsidR="00AD30BE" w14:paraId="4D20220F" w14:textId="77777777" w:rsidTr="00AD30BE">
        <w:trPr>
          <w:cantSplit/>
          <w:jc w:val="center"/>
        </w:trPr>
        <w:tc>
          <w:tcPr>
            <w:tcW w:w="3660" w:type="dxa"/>
            <w:tcBorders>
              <w:top w:val="double" w:sz="4" w:space="0" w:color="000000"/>
              <w:left w:val="nil"/>
              <w:bottom w:val="single" w:sz="3" w:space="0" w:color="000000"/>
              <w:right w:val="single" w:sz="3" w:space="0" w:color="000000"/>
            </w:tcBorders>
            <w:shd w:val="clear" w:color="000000" w:fill="auto"/>
            <w:tcMar>
              <w:top w:w="110" w:type="dxa"/>
              <w:left w:w="80" w:type="dxa"/>
              <w:bottom w:w="70" w:type="dxa"/>
              <w:right w:w="40" w:type="dxa"/>
            </w:tcMar>
          </w:tcPr>
          <w:p w14:paraId="67E04450" w14:textId="77777777" w:rsidR="00AD30BE" w:rsidRDefault="00AD30BE" w:rsidP="00B37EF3">
            <w:pPr>
              <w:pStyle w:val="HeadingRunIn"/>
            </w:pPr>
            <w:r>
              <w:t>#1: Heating</w:t>
            </w:r>
          </w:p>
        </w:tc>
        <w:tc>
          <w:tcPr>
            <w:tcW w:w="2000" w:type="dxa"/>
            <w:tcBorders>
              <w:top w:val="double" w:sz="4" w:space="0" w:color="000000"/>
              <w:left w:val="single" w:sz="3" w:space="0" w:color="000000"/>
              <w:bottom w:val="single" w:sz="3" w:space="0" w:color="000000"/>
              <w:right w:val="single" w:sz="3" w:space="0" w:color="000000"/>
            </w:tcBorders>
            <w:shd w:val="clear" w:color="000000" w:fill="auto"/>
            <w:tcMar>
              <w:top w:w="110" w:type="dxa"/>
              <w:left w:w="80" w:type="dxa"/>
              <w:bottom w:w="70" w:type="dxa"/>
              <w:right w:w="40" w:type="dxa"/>
            </w:tcMar>
          </w:tcPr>
          <w:p w14:paraId="21A999AA" w14:textId="77777777" w:rsidR="00AD30BE" w:rsidRDefault="00AD30BE" w:rsidP="00B37EF3">
            <w:pPr>
              <w:pStyle w:val="HeadingRunIn"/>
            </w:pPr>
            <w:r>
              <w:t>&gt; 0</w:t>
            </w:r>
          </w:p>
        </w:tc>
        <w:tc>
          <w:tcPr>
            <w:tcW w:w="2000" w:type="dxa"/>
            <w:tcBorders>
              <w:top w:val="double" w:sz="4" w:space="0" w:color="000000"/>
              <w:left w:val="single" w:sz="3" w:space="0" w:color="000000"/>
              <w:bottom w:val="single" w:sz="3" w:space="0" w:color="000000"/>
              <w:right w:val="single" w:sz="3" w:space="0" w:color="000000"/>
            </w:tcBorders>
            <w:shd w:val="clear" w:color="000000" w:fill="auto"/>
            <w:tcMar>
              <w:top w:w="110" w:type="dxa"/>
              <w:left w:w="80" w:type="dxa"/>
              <w:bottom w:w="70" w:type="dxa"/>
              <w:right w:w="40" w:type="dxa"/>
            </w:tcMar>
          </w:tcPr>
          <w:p w14:paraId="0278D81E" w14:textId="77777777" w:rsidR="00AD30BE" w:rsidRDefault="00AD30BE" w:rsidP="00B37EF3">
            <w:pPr>
              <w:pStyle w:val="HeadingRunIn"/>
            </w:pPr>
            <w:r>
              <w:t>= 0</w:t>
            </w:r>
          </w:p>
        </w:tc>
        <w:tc>
          <w:tcPr>
            <w:tcW w:w="2500" w:type="dxa"/>
            <w:tcBorders>
              <w:top w:val="double" w:sz="4" w:space="0" w:color="000000"/>
              <w:left w:val="nil"/>
              <w:bottom w:val="single" w:sz="3" w:space="0" w:color="000000"/>
              <w:right w:val="nil"/>
            </w:tcBorders>
            <w:shd w:val="clear" w:color="000000" w:fill="auto"/>
            <w:tcMar>
              <w:top w:w="110" w:type="dxa"/>
              <w:left w:w="80" w:type="dxa"/>
              <w:bottom w:w="70" w:type="dxa"/>
              <w:right w:w="40" w:type="dxa"/>
            </w:tcMar>
          </w:tcPr>
          <w:p w14:paraId="7107A3B4" w14:textId="5F1906F1" w:rsidR="00AD30BE" w:rsidRDefault="00AD30BE" w:rsidP="00B37EF3">
            <w:pPr>
              <w:pStyle w:val="HeadingRunIn"/>
            </w:pPr>
            <w:r>
              <w:t xml:space="preserve">= </w:t>
            </w:r>
            <w:proofErr w:type="spellStart"/>
            <w:r w:rsidR="00621672">
              <w:t>MinOA</w:t>
            </w:r>
            <w:proofErr w:type="spellEnd"/>
            <w:r w:rsidR="00621672">
              <w:t>-P</w:t>
            </w:r>
          </w:p>
        </w:tc>
      </w:tr>
      <w:tr w:rsidR="00AD30BE" w14:paraId="1C8C2428" w14:textId="77777777" w:rsidTr="00AD30BE">
        <w:trPr>
          <w:cantSplit/>
          <w:jc w:val="center"/>
        </w:trPr>
        <w:tc>
          <w:tcPr>
            <w:tcW w:w="3660" w:type="dxa"/>
            <w:tcBorders>
              <w:top w:val="single" w:sz="3" w:space="0" w:color="000000"/>
              <w:left w:val="nil"/>
              <w:bottom w:val="single" w:sz="3" w:space="0" w:color="000000"/>
              <w:right w:val="single" w:sz="3" w:space="0" w:color="000000"/>
            </w:tcBorders>
            <w:shd w:val="clear" w:color="000000" w:fill="auto"/>
            <w:tcMar>
              <w:top w:w="110" w:type="dxa"/>
              <w:left w:w="80" w:type="dxa"/>
              <w:bottom w:w="70" w:type="dxa"/>
              <w:right w:w="40" w:type="dxa"/>
            </w:tcMar>
          </w:tcPr>
          <w:p w14:paraId="64C778FB" w14:textId="77777777" w:rsidR="00AD30BE" w:rsidRDefault="00AD30BE" w:rsidP="00B37EF3">
            <w:pPr>
              <w:pStyle w:val="HeadingRunIn"/>
            </w:pPr>
            <w:r>
              <w:t>#2: Free cooling, modulating OA</w:t>
            </w:r>
          </w:p>
        </w:tc>
        <w:tc>
          <w:tcPr>
            <w:tcW w:w="2000" w:type="dxa"/>
            <w:tcBorders>
              <w:top w:val="single" w:sz="3" w:space="0" w:color="000000"/>
              <w:left w:val="single" w:sz="3" w:space="0" w:color="000000"/>
              <w:bottom w:val="single" w:sz="3" w:space="0" w:color="000000"/>
              <w:right w:val="single" w:sz="3" w:space="0" w:color="000000"/>
            </w:tcBorders>
            <w:shd w:val="clear" w:color="000000" w:fill="auto"/>
            <w:tcMar>
              <w:top w:w="110" w:type="dxa"/>
              <w:left w:w="80" w:type="dxa"/>
              <w:bottom w:w="70" w:type="dxa"/>
              <w:right w:w="40" w:type="dxa"/>
            </w:tcMar>
          </w:tcPr>
          <w:p w14:paraId="537925BA" w14:textId="77777777" w:rsidR="00AD30BE" w:rsidRDefault="00AD30BE" w:rsidP="00B37EF3">
            <w:pPr>
              <w:pStyle w:val="HeadingRunIn"/>
            </w:pPr>
            <w:r>
              <w:t>= 0</w:t>
            </w:r>
          </w:p>
        </w:tc>
        <w:tc>
          <w:tcPr>
            <w:tcW w:w="2000" w:type="dxa"/>
            <w:tcBorders>
              <w:top w:val="single" w:sz="3" w:space="0" w:color="000000"/>
              <w:left w:val="single" w:sz="3" w:space="0" w:color="000000"/>
              <w:bottom w:val="single" w:sz="3" w:space="0" w:color="000000"/>
              <w:right w:val="single" w:sz="3" w:space="0" w:color="000000"/>
            </w:tcBorders>
            <w:shd w:val="clear" w:color="000000" w:fill="auto"/>
            <w:tcMar>
              <w:top w:w="110" w:type="dxa"/>
              <w:left w:w="80" w:type="dxa"/>
              <w:bottom w:w="70" w:type="dxa"/>
              <w:right w:w="40" w:type="dxa"/>
            </w:tcMar>
          </w:tcPr>
          <w:p w14:paraId="69A923AA" w14:textId="77777777" w:rsidR="00AD30BE" w:rsidRDefault="00AD30BE" w:rsidP="00B37EF3">
            <w:pPr>
              <w:pStyle w:val="HeadingRunIn"/>
            </w:pPr>
            <w:r>
              <w:t>= 0</w:t>
            </w:r>
          </w:p>
        </w:tc>
        <w:tc>
          <w:tcPr>
            <w:tcW w:w="2500" w:type="dxa"/>
            <w:tcBorders>
              <w:top w:val="single" w:sz="3" w:space="0" w:color="000000"/>
              <w:left w:val="nil"/>
              <w:bottom w:val="single" w:sz="3" w:space="0" w:color="000000"/>
              <w:right w:val="nil"/>
            </w:tcBorders>
            <w:shd w:val="clear" w:color="000000" w:fill="auto"/>
            <w:tcMar>
              <w:top w:w="110" w:type="dxa"/>
              <w:left w:w="80" w:type="dxa"/>
              <w:bottom w:w="70" w:type="dxa"/>
              <w:right w:w="40" w:type="dxa"/>
            </w:tcMar>
          </w:tcPr>
          <w:p w14:paraId="18CA1B75" w14:textId="5E2C3C8B" w:rsidR="00AD30BE" w:rsidRDefault="00621672" w:rsidP="00B37EF3">
            <w:pPr>
              <w:pStyle w:val="HeadingRunIn"/>
            </w:pPr>
            <w:proofErr w:type="spellStart"/>
            <w:r>
              <w:t>MinOA</w:t>
            </w:r>
            <w:proofErr w:type="spellEnd"/>
            <w:r>
              <w:t xml:space="preserve">-P </w:t>
            </w:r>
            <w:r w:rsidR="00AD30BE">
              <w:t>&lt; x &lt; 100%</w:t>
            </w:r>
          </w:p>
        </w:tc>
      </w:tr>
      <w:tr w:rsidR="00AD30BE" w14:paraId="5AE44403" w14:textId="77777777" w:rsidTr="00AD30BE">
        <w:trPr>
          <w:cantSplit/>
          <w:jc w:val="center"/>
        </w:trPr>
        <w:tc>
          <w:tcPr>
            <w:tcW w:w="3660" w:type="dxa"/>
            <w:tcBorders>
              <w:top w:val="single" w:sz="3" w:space="0" w:color="000000"/>
              <w:left w:val="nil"/>
              <w:bottom w:val="single" w:sz="3" w:space="0" w:color="000000"/>
              <w:right w:val="single" w:sz="3" w:space="0" w:color="000000"/>
            </w:tcBorders>
            <w:tcMar>
              <w:top w:w="110" w:type="dxa"/>
              <w:left w:w="80" w:type="dxa"/>
              <w:bottom w:w="70" w:type="dxa"/>
              <w:right w:w="40" w:type="dxa"/>
            </w:tcMar>
          </w:tcPr>
          <w:p w14:paraId="4753E567" w14:textId="77777777" w:rsidR="00AD30BE" w:rsidRDefault="00AD30BE" w:rsidP="00B37EF3">
            <w:pPr>
              <w:pStyle w:val="HeadingRunIn"/>
            </w:pPr>
            <w:r>
              <w:t>#3: Mechanical + economizer cooling</w:t>
            </w:r>
          </w:p>
        </w:tc>
        <w:tc>
          <w:tcPr>
            <w:tcW w:w="200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78947635" w14:textId="77777777" w:rsidR="00AD30BE" w:rsidRDefault="00AD30BE" w:rsidP="00B37EF3">
            <w:pPr>
              <w:pStyle w:val="HeadingRunIn"/>
            </w:pPr>
            <w:r>
              <w:t>= 0</w:t>
            </w:r>
          </w:p>
        </w:tc>
        <w:tc>
          <w:tcPr>
            <w:tcW w:w="200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7287CEA1" w14:textId="77777777" w:rsidR="00AD30BE" w:rsidRDefault="00AD30BE" w:rsidP="00B37EF3">
            <w:pPr>
              <w:pStyle w:val="HeadingRunIn"/>
            </w:pPr>
            <w:r>
              <w:t>&gt; 0</w:t>
            </w:r>
          </w:p>
        </w:tc>
        <w:tc>
          <w:tcPr>
            <w:tcW w:w="2500" w:type="dxa"/>
            <w:tcBorders>
              <w:top w:val="single" w:sz="3" w:space="0" w:color="000000"/>
              <w:left w:val="nil"/>
              <w:bottom w:val="single" w:sz="3" w:space="0" w:color="000000"/>
              <w:right w:val="nil"/>
            </w:tcBorders>
            <w:tcMar>
              <w:top w:w="110" w:type="dxa"/>
              <w:left w:w="80" w:type="dxa"/>
              <w:bottom w:w="70" w:type="dxa"/>
              <w:right w:w="40" w:type="dxa"/>
            </w:tcMar>
          </w:tcPr>
          <w:p w14:paraId="5F0EEE99" w14:textId="77777777" w:rsidR="00AD30BE" w:rsidRDefault="00AD30BE" w:rsidP="00B37EF3">
            <w:pPr>
              <w:pStyle w:val="HeadingRunIn"/>
            </w:pPr>
            <w:r>
              <w:t>= 100%</w:t>
            </w:r>
          </w:p>
        </w:tc>
      </w:tr>
      <w:tr w:rsidR="00AD30BE" w14:paraId="31C53E0B" w14:textId="77777777" w:rsidTr="00AD30BE">
        <w:trPr>
          <w:cantSplit/>
          <w:jc w:val="center"/>
        </w:trPr>
        <w:tc>
          <w:tcPr>
            <w:tcW w:w="3660" w:type="dxa"/>
            <w:tcBorders>
              <w:top w:val="single" w:sz="3" w:space="0" w:color="000000"/>
              <w:left w:val="nil"/>
              <w:bottom w:val="single" w:sz="3" w:space="0" w:color="000000"/>
              <w:right w:val="single" w:sz="3" w:space="0" w:color="000000"/>
            </w:tcBorders>
            <w:tcMar>
              <w:top w:w="110" w:type="dxa"/>
              <w:left w:w="80" w:type="dxa"/>
              <w:bottom w:w="70" w:type="dxa"/>
              <w:right w:w="40" w:type="dxa"/>
            </w:tcMar>
          </w:tcPr>
          <w:p w14:paraId="02121E88" w14:textId="77777777" w:rsidR="00AD30BE" w:rsidRDefault="00AD30BE" w:rsidP="00B37EF3">
            <w:pPr>
              <w:pStyle w:val="HeadingRunIn"/>
            </w:pPr>
            <w:r>
              <w:t>#4: Mechanical cooling, minimum OA</w:t>
            </w:r>
          </w:p>
        </w:tc>
        <w:tc>
          <w:tcPr>
            <w:tcW w:w="200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0C29E90D" w14:textId="77777777" w:rsidR="00AD30BE" w:rsidRDefault="00AD30BE" w:rsidP="00B37EF3">
            <w:pPr>
              <w:pStyle w:val="HeadingRunIn"/>
            </w:pPr>
            <w:r>
              <w:t>= 0</w:t>
            </w:r>
          </w:p>
        </w:tc>
        <w:tc>
          <w:tcPr>
            <w:tcW w:w="200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3EDE608E" w14:textId="77777777" w:rsidR="00AD30BE" w:rsidRDefault="00AD30BE" w:rsidP="00B37EF3">
            <w:pPr>
              <w:pStyle w:val="HeadingRunIn"/>
            </w:pPr>
            <w:r>
              <w:t>&gt; 0</w:t>
            </w:r>
          </w:p>
        </w:tc>
        <w:tc>
          <w:tcPr>
            <w:tcW w:w="2500" w:type="dxa"/>
            <w:tcBorders>
              <w:top w:val="single" w:sz="3" w:space="0" w:color="000000"/>
              <w:left w:val="nil"/>
              <w:bottom w:val="single" w:sz="3" w:space="0" w:color="000000"/>
              <w:right w:val="nil"/>
            </w:tcBorders>
            <w:tcMar>
              <w:top w:w="110" w:type="dxa"/>
              <w:left w:w="80" w:type="dxa"/>
              <w:bottom w:w="70" w:type="dxa"/>
              <w:right w:w="40" w:type="dxa"/>
            </w:tcMar>
          </w:tcPr>
          <w:p w14:paraId="742B0755" w14:textId="621B7709" w:rsidR="00AD30BE" w:rsidRDefault="00AD30BE" w:rsidP="00B37EF3">
            <w:pPr>
              <w:pStyle w:val="HeadingRunIn"/>
            </w:pPr>
            <w:r>
              <w:t xml:space="preserve">= </w:t>
            </w:r>
            <w:proofErr w:type="spellStart"/>
            <w:r w:rsidR="00621672">
              <w:t>MinOA</w:t>
            </w:r>
            <w:proofErr w:type="spellEnd"/>
            <w:r w:rsidR="00621672">
              <w:t>-P</w:t>
            </w:r>
          </w:p>
        </w:tc>
      </w:tr>
      <w:tr w:rsidR="00AD30BE" w14:paraId="08FB7ABC" w14:textId="77777777" w:rsidTr="00AD30BE">
        <w:trPr>
          <w:cantSplit/>
          <w:jc w:val="center"/>
        </w:trPr>
        <w:tc>
          <w:tcPr>
            <w:tcW w:w="3660" w:type="dxa"/>
            <w:tcBorders>
              <w:top w:val="single" w:sz="3" w:space="0" w:color="000000"/>
              <w:left w:val="nil"/>
              <w:bottom w:val="single" w:sz="16" w:space="0" w:color="000000"/>
              <w:right w:val="single" w:sz="3" w:space="0" w:color="000000"/>
            </w:tcBorders>
            <w:shd w:val="clear" w:color="000000" w:fill="auto"/>
            <w:tcMar>
              <w:top w:w="110" w:type="dxa"/>
              <w:left w:w="80" w:type="dxa"/>
              <w:bottom w:w="70" w:type="dxa"/>
              <w:right w:w="40" w:type="dxa"/>
            </w:tcMar>
          </w:tcPr>
          <w:p w14:paraId="76E9F0B4" w14:textId="77777777" w:rsidR="00AD30BE" w:rsidRDefault="00AD30BE" w:rsidP="00B37EF3">
            <w:pPr>
              <w:pStyle w:val="HeadingRunIn"/>
            </w:pPr>
            <w:r>
              <w:t>#5: Unknown or dehumidification</w:t>
            </w:r>
          </w:p>
        </w:tc>
        <w:tc>
          <w:tcPr>
            <w:tcW w:w="6500" w:type="dxa"/>
            <w:gridSpan w:val="3"/>
            <w:tcBorders>
              <w:top w:val="single" w:sz="3" w:space="0" w:color="000000"/>
              <w:left w:val="single" w:sz="3" w:space="0" w:color="000000"/>
              <w:bottom w:val="single" w:sz="16" w:space="0" w:color="000000"/>
              <w:right w:val="nil"/>
            </w:tcBorders>
            <w:shd w:val="clear" w:color="000000" w:fill="auto"/>
            <w:tcMar>
              <w:top w:w="110" w:type="dxa"/>
              <w:left w:w="80" w:type="dxa"/>
              <w:bottom w:w="70" w:type="dxa"/>
              <w:right w:w="40" w:type="dxa"/>
            </w:tcMar>
          </w:tcPr>
          <w:p w14:paraId="07C418E3" w14:textId="77777777" w:rsidR="00AD30BE" w:rsidRDefault="00AD30BE" w:rsidP="00B37EF3">
            <w:pPr>
              <w:pStyle w:val="HeadingRunIn"/>
            </w:pPr>
            <w:r>
              <w:t>No other OS applies</w:t>
            </w:r>
          </w:p>
        </w:tc>
      </w:tr>
    </w:tbl>
    <w:p w14:paraId="32A02F9A" w14:textId="77777777" w:rsidR="00AD30BE" w:rsidRPr="007A5D47" w:rsidRDefault="00AD30BE" w:rsidP="00AD30BE"/>
    <w:p w14:paraId="37C154BF" w14:textId="77777777" w:rsidR="00AD30BE" w:rsidRDefault="00AD30BE" w:rsidP="00621672">
      <w:pPr>
        <w:jc w:val="center"/>
      </w:pPr>
      <w:r>
        <w:rPr>
          <w:noProof/>
        </w:rPr>
        <mc:AlternateContent>
          <mc:Choice Requires="wpc">
            <w:drawing>
              <wp:inline distT="0" distB="0" distL="0" distR="0" wp14:anchorId="0EDCF4D6" wp14:editId="1B668154">
                <wp:extent cx="4758055" cy="3819525"/>
                <wp:effectExtent l="0" t="0" r="0" b="0"/>
                <wp:docPr id="2042" name="Canvas 204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g:wgp>
                        <wpg:cNvPr id="2010" name="Group 804"/>
                        <wpg:cNvGrpSpPr>
                          <a:grpSpLocks noChangeAspect="1"/>
                        </wpg:cNvGrpSpPr>
                        <wpg:grpSpPr bwMode="auto">
                          <a:xfrm>
                            <a:off x="3586927" y="76200"/>
                            <a:ext cx="929541" cy="385885"/>
                            <a:chOff x="2158" y="2643"/>
                            <a:chExt cx="1304" cy="266"/>
                          </a:xfrm>
                        </wpg:grpSpPr>
                        <wps:wsp>
                          <wps:cNvPr id="2011" name="Text Box 805"/>
                          <wps:cNvSpPr txBox="1">
                            <a:spLocks noChangeAspect="1" noChangeArrowheads="1"/>
                          </wps:cNvSpPr>
                          <wps:spPr bwMode="auto">
                            <a:xfrm>
                              <a:off x="2167" y="2643"/>
                              <a:ext cx="1295" cy="2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4338392" w14:textId="77777777" w:rsidR="00D878EF" w:rsidRPr="00AF2283" w:rsidRDefault="00D878EF" w:rsidP="00AD30BE">
                                <w:pPr>
                                  <w:jc w:val="center"/>
                                  <w:rPr>
                                    <w:sz w:val="17"/>
                                  </w:rPr>
                                </w:pPr>
                                <w:r w:rsidRPr="00AF2283">
                                  <w:rPr>
                                    <w:sz w:val="17"/>
                                  </w:rPr>
                                  <w:t>OS#4</w:t>
                                </w:r>
                              </w:p>
                            </w:txbxContent>
                          </wps:txbx>
                          <wps:bodyPr rot="0" vert="horz" wrap="square" lIns="84891" tIns="42444" rIns="84891" bIns="42444" anchor="t" anchorCtr="0" upright="1">
                            <a:noAutofit/>
                          </wps:bodyPr>
                        </wps:wsp>
                        <wps:wsp>
                          <wps:cNvPr id="2012" name="Line 806"/>
                          <wps:cNvCnPr>
                            <a:cxnSpLocks noChangeAspect="1" noChangeShapeType="1"/>
                          </wps:cNvCnPr>
                          <wps:spPr bwMode="auto">
                            <a:xfrm>
                              <a:off x="2158" y="2908"/>
                              <a:ext cx="1304" cy="1"/>
                            </a:xfrm>
                            <a:prstGeom prst="line">
                              <a:avLst/>
                            </a:prstGeom>
                            <a:noFill/>
                            <a:ln w="6350">
                              <a:solidFill>
                                <a:srgbClr val="000000"/>
                              </a:solidFill>
                              <a:round/>
                              <a:headEnd type="triangle" w="med" len="sm"/>
                              <a:tailEnd type="triangle" w="med" len="sm"/>
                            </a:ln>
                            <a:extLst>
                              <a:ext uri="{909E8E84-426E-40DD-AFC4-6F175D3DCCD1}">
                                <a14:hiddenFill xmlns:a14="http://schemas.microsoft.com/office/drawing/2010/main">
                                  <a:noFill/>
                                </a14:hiddenFill>
                              </a:ext>
                            </a:extLst>
                          </wps:spPr>
                          <wps:bodyPr/>
                        </wps:wsp>
                      </wpg:wgp>
                      <wps:wsp>
                        <wps:cNvPr id="2013" name="Text Box 807"/>
                        <wps:cNvSpPr txBox="1">
                          <a:spLocks noChangeAspect="1" noChangeArrowheads="1"/>
                        </wps:cNvSpPr>
                        <wps:spPr bwMode="auto">
                          <a:xfrm>
                            <a:off x="2378729" y="2057400"/>
                            <a:ext cx="1000296" cy="29115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74B5900" w14:textId="77777777" w:rsidR="00D878EF" w:rsidRPr="005718FE" w:rsidRDefault="00D878EF" w:rsidP="00AD30BE">
                              <w:pPr>
                                <w:pStyle w:val="NoSpacing"/>
                                <w:jc w:val="right"/>
                                <w:rPr>
                                  <w:sz w:val="18"/>
                                  <w:szCs w:val="18"/>
                                </w:rPr>
                              </w:pPr>
                              <w:r>
                                <w:rPr>
                                  <w:sz w:val="18"/>
                                  <w:szCs w:val="18"/>
                                </w:rPr>
                                <w:t>Cooling Coil</w:t>
                              </w:r>
                            </w:p>
                          </w:txbxContent>
                        </wps:txbx>
                        <wps:bodyPr rot="0" vert="horz" wrap="square" lIns="84891" tIns="42444" rIns="84891" bIns="42444" anchor="t" anchorCtr="0" upright="1">
                          <a:noAutofit/>
                        </wps:bodyPr>
                      </wps:wsp>
                      <wps:wsp>
                        <wps:cNvPr id="2014" name="Text Box 808"/>
                        <wps:cNvSpPr txBox="1">
                          <a:spLocks noChangeAspect="1" noChangeArrowheads="1"/>
                        </wps:cNvSpPr>
                        <wps:spPr bwMode="auto">
                          <a:xfrm>
                            <a:off x="580310" y="2584066"/>
                            <a:ext cx="880619" cy="30524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0A20A21" w14:textId="77777777" w:rsidR="00D878EF" w:rsidRPr="007419B8" w:rsidRDefault="00D878EF" w:rsidP="00AD30BE">
                              <w:pPr>
                                <w:pStyle w:val="NoSpacing"/>
                                <w:rPr>
                                  <w:sz w:val="18"/>
                                  <w:szCs w:val="18"/>
                                </w:rPr>
                              </w:pPr>
                              <w:r>
                                <w:rPr>
                                  <w:sz w:val="18"/>
                                  <w:szCs w:val="18"/>
                                </w:rPr>
                                <w:t>Heating Coil</w:t>
                              </w:r>
                            </w:p>
                          </w:txbxContent>
                        </wps:txbx>
                        <wps:bodyPr rot="0" vert="horz" wrap="square" lIns="84891" tIns="42444" rIns="84891" bIns="42444" anchor="t" anchorCtr="0" upright="1">
                          <a:noAutofit/>
                        </wps:bodyPr>
                      </wps:wsp>
                      <wps:wsp>
                        <wps:cNvPr id="2015" name="Text Box 809"/>
                        <wps:cNvSpPr txBox="1">
                          <a:spLocks noChangeAspect="1" noChangeArrowheads="1"/>
                        </wps:cNvSpPr>
                        <wps:spPr bwMode="auto">
                          <a:xfrm>
                            <a:off x="95250" y="624867"/>
                            <a:ext cx="523752" cy="23154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36B3F26" w14:textId="77777777" w:rsidR="00D878EF" w:rsidRDefault="00D878EF" w:rsidP="00AD30BE">
                              <w:pPr>
                                <w:pStyle w:val="NoSpacing"/>
                                <w:jc w:val="right"/>
                              </w:pPr>
                              <w:r>
                                <w:t>100%</w:t>
                              </w:r>
                            </w:p>
                            <w:p w14:paraId="34626042" w14:textId="77777777" w:rsidR="00D878EF" w:rsidRDefault="00D878EF" w:rsidP="00AD30BE">
                              <w:pPr>
                                <w:pStyle w:val="NoSpacing"/>
                                <w:jc w:val="right"/>
                              </w:pPr>
                              <w:r w:rsidRPr="005718FE">
                                <w:rPr>
                                  <w:sz w:val="20"/>
                                  <w:szCs w:val="20"/>
                                </w:rPr>
                                <w:t>1</w:t>
                              </w:r>
                              <w:r>
                                <w:t>Vmin</w:t>
                              </w:r>
                            </w:p>
                          </w:txbxContent>
                        </wps:txbx>
                        <wps:bodyPr rot="0" vert="horz" wrap="square" lIns="84891" tIns="42444" rIns="84891" bIns="42444" anchor="t" anchorCtr="0" upright="1">
                          <a:noAutofit/>
                        </wps:bodyPr>
                      </wps:wsp>
                      <wps:wsp>
                        <wps:cNvPr id="2016" name="Text Box 810"/>
                        <wps:cNvSpPr txBox="1">
                          <a:spLocks noChangeAspect="1" noChangeArrowheads="1"/>
                        </wps:cNvSpPr>
                        <wps:spPr bwMode="auto">
                          <a:xfrm>
                            <a:off x="95250" y="3406282"/>
                            <a:ext cx="492610" cy="21735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D139A72" w14:textId="77777777" w:rsidR="00D878EF" w:rsidRDefault="00D878EF" w:rsidP="00AD30BE">
                              <w:pPr>
                                <w:pStyle w:val="NoSpacing"/>
                              </w:pPr>
                              <w:r>
                                <w:t>0%                                                50%                                                     100%</w:t>
                              </w:r>
                            </w:p>
                            <w:p w14:paraId="3418D26B" w14:textId="77777777" w:rsidR="00D878EF" w:rsidRPr="00AF2283" w:rsidRDefault="00D878EF" w:rsidP="00AD30BE">
                              <w:pPr>
                                <w:pStyle w:val="NoSpacing"/>
                                <w:jc w:val="right"/>
                              </w:pPr>
                              <w:r w:rsidRPr="00AF2283">
                                <w:t xml:space="preserve">0% </w:t>
                              </w:r>
                            </w:p>
                          </w:txbxContent>
                        </wps:txbx>
                        <wps:bodyPr rot="0" vert="horz" wrap="square" lIns="84891" tIns="42444" rIns="84891" bIns="42444" anchor="t" anchorCtr="0" upright="1">
                          <a:noAutofit/>
                        </wps:bodyPr>
                      </wps:wsp>
                      <wps:wsp>
                        <wps:cNvPr id="2017" name="Line 811"/>
                        <wps:cNvCnPr>
                          <a:cxnSpLocks noChangeAspect="1" noChangeShapeType="1"/>
                        </wps:cNvCnPr>
                        <wps:spPr bwMode="auto">
                          <a:xfrm>
                            <a:off x="580310" y="3483439"/>
                            <a:ext cx="4022035" cy="94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018" name="Line 812"/>
                        <wps:cNvCnPr>
                          <a:cxnSpLocks noChangeAspect="1" noChangeShapeType="1"/>
                        </wps:cNvCnPr>
                        <wps:spPr bwMode="auto">
                          <a:xfrm flipV="1">
                            <a:off x="586916" y="676619"/>
                            <a:ext cx="0" cy="281717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019" name="Text Box 813"/>
                        <wps:cNvSpPr txBox="1">
                          <a:spLocks noChangeAspect="1" noChangeArrowheads="1"/>
                        </wps:cNvSpPr>
                        <wps:spPr bwMode="auto">
                          <a:xfrm>
                            <a:off x="169802" y="1118860"/>
                            <a:ext cx="355774" cy="207853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74D25E4" w14:textId="77777777" w:rsidR="00D878EF" w:rsidRPr="00AF2283" w:rsidRDefault="00D878EF" w:rsidP="00AD30BE">
                              <w:pPr>
                                <w:pStyle w:val="NoSpacing"/>
                              </w:pPr>
                              <w:r w:rsidRPr="00AF2283">
                                <w:t>Damper/Valve Position, % Open</w:t>
                              </w:r>
                            </w:p>
                          </w:txbxContent>
                        </wps:txbx>
                        <wps:bodyPr rot="0" vert="vert270" wrap="square" lIns="106112" tIns="53056" rIns="106112" bIns="53056" anchor="t" anchorCtr="0" upright="1">
                          <a:noAutofit/>
                        </wps:bodyPr>
                      </wps:wsp>
                      <wps:wsp>
                        <wps:cNvPr id="2020" name="Line 814"/>
                        <wps:cNvCnPr>
                          <a:cxnSpLocks noChangeAspect="1" noChangeShapeType="1"/>
                        </wps:cNvCnPr>
                        <wps:spPr bwMode="auto">
                          <a:xfrm flipV="1">
                            <a:off x="2570566" y="687910"/>
                            <a:ext cx="1945902" cy="279647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021" name="Line 815"/>
                        <wps:cNvCnPr>
                          <a:cxnSpLocks noChangeAspect="1" noChangeShapeType="1"/>
                        </wps:cNvCnPr>
                        <wps:spPr bwMode="auto">
                          <a:xfrm flipH="1" flipV="1">
                            <a:off x="594738" y="697696"/>
                            <a:ext cx="989666" cy="2785744"/>
                          </a:xfrm>
                          <a:prstGeom prst="line">
                            <a:avLst/>
                          </a:prstGeom>
                          <a:noFill/>
                          <a:ln w="19050">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2022" name="Text Box 816"/>
                        <wps:cNvSpPr txBox="1">
                          <a:spLocks noChangeAspect="1" noChangeArrowheads="1"/>
                        </wps:cNvSpPr>
                        <wps:spPr bwMode="auto">
                          <a:xfrm>
                            <a:off x="1815609" y="2263982"/>
                            <a:ext cx="913870" cy="48834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5B37F8F" w14:textId="77777777" w:rsidR="00D878EF" w:rsidRPr="005718FE" w:rsidRDefault="00D878EF" w:rsidP="00AD30BE">
                              <w:pPr>
                                <w:pStyle w:val="NoSpacing"/>
                                <w:rPr>
                                  <w:sz w:val="18"/>
                                  <w:szCs w:val="18"/>
                                </w:rPr>
                              </w:pPr>
                              <w:r w:rsidRPr="005718FE">
                                <w:rPr>
                                  <w:sz w:val="18"/>
                                  <w:szCs w:val="18"/>
                                </w:rPr>
                                <w:t>Outdoor Air Damper</w:t>
                              </w:r>
                            </w:p>
                          </w:txbxContent>
                        </wps:txbx>
                        <wps:bodyPr rot="0" vert="horz" wrap="square" lIns="84891" tIns="42444" rIns="84891" bIns="42444" anchor="t" anchorCtr="0" upright="1">
                          <a:noAutofit/>
                        </wps:bodyPr>
                      </wps:wsp>
                      <wps:wsp>
                        <wps:cNvPr id="2023" name="Line 817"/>
                        <wps:cNvCnPr>
                          <a:cxnSpLocks noChangeAspect="1" noChangeShapeType="1"/>
                        </wps:cNvCnPr>
                        <wps:spPr bwMode="auto">
                          <a:xfrm flipV="1">
                            <a:off x="1585347" y="715197"/>
                            <a:ext cx="985219" cy="230812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24" name="Line 818"/>
                        <wps:cNvCnPr>
                          <a:cxnSpLocks noChangeAspect="1" noChangeShapeType="1"/>
                        </wps:cNvCnPr>
                        <wps:spPr bwMode="auto">
                          <a:xfrm>
                            <a:off x="2570566" y="717079"/>
                            <a:ext cx="1025798" cy="94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25" name="Line 819"/>
                        <wps:cNvCnPr>
                          <a:cxnSpLocks noChangeAspect="1" noChangeShapeType="1"/>
                        </wps:cNvCnPr>
                        <wps:spPr bwMode="auto">
                          <a:xfrm flipH="1">
                            <a:off x="587860" y="3022379"/>
                            <a:ext cx="997487" cy="94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26" name="Line 820"/>
                        <wps:cNvCnPr>
                          <a:cxnSpLocks noChangeAspect="1" noChangeShapeType="1"/>
                        </wps:cNvCnPr>
                        <wps:spPr bwMode="auto">
                          <a:xfrm flipV="1">
                            <a:off x="1584403" y="161925"/>
                            <a:ext cx="944" cy="3460773"/>
                          </a:xfrm>
                          <a:prstGeom prst="line">
                            <a:avLst/>
                          </a:prstGeom>
                          <a:noFill/>
                          <a:ln w="12700"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2027" name="Line 821"/>
                        <wps:cNvCnPr>
                          <a:cxnSpLocks noChangeAspect="1" noChangeShapeType="1"/>
                        </wps:cNvCnPr>
                        <wps:spPr bwMode="auto">
                          <a:xfrm flipV="1">
                            <a:off x="580310" y="161925"/>
                            <a:ext cx="944" cy="552331"/>
                          </a:xfrm>
                          <a:prstGeom prst="line">
                            <a:avLst/>
                          </a:prstGeom>
                          <a:noFill/>
                          <a:ln w="12700"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2028" name="Line 822"/>
                        <wps:cNvCnPr>
                          <a:cxnSpLocks noChangeAspect="1" noChangeShapeType="1"/>
                        </wps:cNvCnPr>
                        <wps:spPr bwMode="auto">
                          <a:xfrm flipV="1">
                            <a:off x="2569623" y="161925"/>
                            <a:ext cx="944" cy="3460773"/>
                          </a:xfrm>
                          <a:prstGeom prst="line">
                            <a:avLst/>
                          </a:prstGeom>
                          <a:noFill/>
                          <a:ln w="12700"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2029" name="Line 823"/>
                        <wps:cNvCnPr>
                          <a:cxnSpLocks noChangeAspect="1" noChangeShapeType="1"/>
                        </wps:cNvCnPr>
                        <wps:spPr bwMode="auto">
                          <a:xfrm flipV="1">
                            <a:off x="3587871" y="161925"/>
                            <a:ext cx="944" cy="3460773"/>
                          </a:xfrm>
                          <a:prstGeom prst="line">
                            <a:avLst/>
                          </a:prstGeom>
                          <a:noFill/>
                          <a:ln w="12700"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2030" name="Line 824"/>
                        <wps:cNvCnPr>
                          <a:cxnSpLocks noChangeAspect="1" noChangeShapeType="1"/>
                        </wps:cNvCnPr>
                        <wps:spPr bwMode="auto">
                          <a:xfrm>
                            <a:off x="3593533" y="3024261"/>
                            <a:ext cx="922935" cy="94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31" name="Line 825"/>
                        <wps:cNvCnPr>
                          <a:cxnSpLocks noChangeAspect="1" noChangeShapeType="1"/>
                        </wps:cNvCnPr>
                        <wps:spPr bwMode="auto">
                          <a:xfrm flipV="1">
                            <a:off x="4513638" y="161925"/>
                            <a:ext cx="944" cy="3460773"/>
                          </a:xfrm>
                          <a:prstGeom prst="line">
                            <a:avLst/>
                          </a:prstGeom>
                          <a:noFill/>
                          <a:ln w="12700"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2032" name="Line 826"/>
                        <wps:cNvCnPr>
                          <a:cxnSpLocks noChangeAspect="1" noChangeShapeType="1"/>
                        </wps:cNvCnPr>
                        <wps:spPr bwMode="auto">
                          <a:xfrm flipV="1">
                            <a:off x="3593533" y="717079"/>
                            <a:ext cx="2831" cy="2305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cNvPr id="2033" name="Group 827"/>
                        <wpg:cNvGrpSpPr>
                          <a:grpSpLocks noChangeAspect="1"/>
                        </wpg:cNvGrpSpPr>
                        <wpg:grpSpPr bwMode="auto">
                          <a:xfrm>
                            <a:off x="1585347" y="85725"/>
                            <a:ext cx="978613" cy="378242"/>
                            <a:chOff x="2158" y="2643"/>
                            <a:chExt cx="1304" cy="266"/>
                          </a:xfrm>
                        </wpg:grpSpPr>
                        <wps:wsp>
                          <wps:cNvPr id="2034" name="Text Box 828"/>
                          <wps:cNvSpPr txBox="1">
                            <a:spLocks noChangeAspect="1" noChangeArrowheads="1"/>
                          </wps:cNvSpPr>
                          <wps:spPr bwMode="auto">
                            <a:xfrm>
                              <a:off x="2167" y="2643"/>
                              <a:ext cx="1295" cy="2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23161B8" w14:textId="77777777" w:rsidR="00D878EF" w:rsidRPr="00AF2283" w:rsidRDefault="00D878EF" w:rsidP="00AD30BE">
                                <w:pPr>
                                  <w:jc w:val="center"/>
                                  <w:rPr>
                                    <w:sz w:val="17"/>
                                  </w:rPr>
                                </w:pPr>
                                <w:r w:rsidRPr="00AF2283">
                                  <w:rPr>
                                    <w:sz w:val="17"/>
                                  </w:rPr>
                                  <w:t>OS#2</w:t>
                                </w:r>
                              </w:p>
                            </w:txbxContent>
                          </wps:txbx>
                          <wps:bodyPr rot="0" vert="horz" wrap="square" lIns="84891" tIns="42444" rIns="84891" bIns="42444" anchor="t" anchorCtr="0" upright="1">
                            <a:noAutofit/>
                          </wps:bodyPr>
                        </wps:wsp>
                        <wps:wsp>
                          <wps:cNvPr id="2035" name="Line 829"/>
                          <wps:cNvCnPr>
                            <a:cxnSpLocks noChangeAspect="1" noChangeShapeType="1"/>
                          </wps:cNvCnPr>
                          <wps:spPr bwMode="auto">
                            <a:xfrm>
                              <a:off x="2158" y="2908"/>
                              <a:ext cx="1304" cy="1"/>
                            </a:xfrm>
                            <a:prstGeom prst="line">
                              <a:avLst/>
                            </a:prstGeom>
                            <a:noFill/>
                            <a:ln w="6350">
                              <a:solidFill>
                                <a:srgbClr val="000000"/>
                              </a:solidFill>
                              <a:round/>
                              <a:headEnd type="triangle" w="med" len="sm"/>
                              <a:tailEnd type="triangle" w="med" len="sm"/>
                            </a:ln>
                            <a:extLst>
                              <a:ext uri="{909E8E84-426E-40DD-AFC4-6F175D3DCCD1}">
                                <a14:hiddenFill xmlns:a14="http://schemas.microsoft.com/office/drawing/2010/main">
                                  <a:noFill/>
                                </a14:hiddenFill>
                              </a:ext>
                            </a:extLst>
                          </wps:spPr>
                          <wps:bodyPr/>
                        </wps:wsp>
                      </wpg:wgp>
                      <wpg:wgp>
                        <wpg:cNvPr id="2036" name="Group 830"/>
                        <wpg:cNvGrpSpPr>
                          <a:grpSpLocks noChangeAspect="1"/>
                        </wpg:cNvGrpSpPr>
                        <wpg:grpSpPr bwMode="auto">
                          <a:xfrm>
                            <a:off x="2570566" y="104776"/>
                            <a:ext cx="1016361" cy="357310"/>
                            <a:chOff x="2158" y="2643"/>
                            <a:chExt cx="1304" cy="266"/>
                          </a:xfrm>
                        </wpg:grpSpPr>
                        <wps:wsp>
                          <wps:cNvPr id="2037" name="Text Box 831"/>
                          <wps:cNvSpPr txBox="1">
                            <a:spLocks noChangeAspect="1" noChangeArrowheads="1"/>
                          </wps:cNvSpPr>
                          <wps:spPr bwMode="auto">
                            <a:xfrm>
                              <a:off x="2167" y="2643"/>
                              <a:ext cx="1295" cy="2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9E67AC7" w14:textId="77777777" w:rsidR="00D878EF" w:rsidRPr="00AF2283" w:rsidRDefault="00D878EF" w:rsidP="00AD30BE">
                                <w:pPr>
                                  <w:jc w:val="center"/>
                                  <w:rPr>
                                    <w:sz w:val="17"/>
                                  </w:rPr>
                                </w:pPr>
                                <w:r w:rsidRPr="00AF2283">
                                  <w:rPr>
                                    <w:sz w:val="17"/>
                                  </w:rPr>
                                  <w:t>OS#</w:t>
                                </w:r>
                                <w:r>
                                  <w:rPr>
                                    <w:sz w:val="17"/>
                                  </w:rPr>
                                  <w:t>3</w:t>
                                </w:r>
                              </w:p>
                            </w:txbxContent>
                          </wps:txbx>
                          <wps:bodyPr rot="0" vert="horz" wrap="square" lIns="84891" tIns="42444" rIns="84891" bIns="42444" anchor="t" anchorCtr="0" upright="1">
                            <a:noAutofit/>
                          </wps:bodyPr>
                        </wps:wsp>
                        <wps:wsp>
                          <wps:cNvPr id="2038" name="Line 832"/>
                          <wps:cNvCnPr>
                            <a:cxnSpLocks noChangeAspect="1" noChangeShapeType="1"/>
                          </wps:cNvCnPr>
                          <wps:spPr bwMode="auto">
                            <a:xfrm>
                              <a:off x="2158" y="2908"/>
                              <a:ext cx="1304" cy="1"/>
                            </a:xfrm>
                            <a:prstGeom prst="line">
                              <a:avLst/>
                            </a:prstGeom>
                            <a:noFill/>
                            <a:ln w="6350">
                              <a:solidFill>
                                <a:srgbClr val="000000"/>
                              </a:solidFill>
                              <a:round/>
                              <a:headEnd type="triangle" w="med" len="sm"/>
                              <a:tailEnd type="triangle" w="med" len="sm"/>
                            </a:ln>
                            <a:extLst>
                              <a:ext uri="{909E8E84-426E-40DD-AFC4-6F175D3DCCD1}">
                                <a14:hiddenFill xmlns:a14="http://schemas.microsoft.com/office/drawing/2010/main">
                                  <a:noFill/>
                                </a14:hiddenFill>
                              </a:ext>
                            </a:extLst>
                          </wps:spPr>
                          <wps:bodyPr/>
                        </wps:wsp>
                      </wpg:wgp>
                      <wpg:wgp>
                        <wpg:cNvPr id="2039" name="Group 833"/>
                        <wpg:cNvGrpSpPr>
                          <a:grpSpLocks noChangeAspect="1"/>
                        </wpg:cNvGrpSpPr>
                        <wpg:grpSpPr bwMode="auto">
                          <a:xfrm>
                            <a:off x="587860" y="57150"/>
                            <a:ext cx="996544" cy="406817"/>
                            <a:chOff x="2158" y="2643"/>
                            <a:chExt cx="1304" cy="266"/>
                          </a:xfrm>
                        </wpg:grpSpPr>
                        <wps:wsp>
                          <wps:cNvPr id="2040" name="Text Box 834"/>
                          <wps:cNvSpPr txBox="1">
                            <a:spLocks noChangeAspect="1" noChangeArrowheads="1"/>
                          </wps:cNvSpPr>
                          <wps:spPr bwMode="auto">
                            <a:xfrm>
                              <a:off x="2167" y="2643"/>
                              <a:ext cx="1295" cy="2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72741CD" w14:textId="77777777" w:rsidR="00D878EF" w:rsidRPr="00AF2283" w:rsidRDefault="00D878EF" w:rsidP="00AD30BE">
                                <w:pPr>
                                  <w:jc w:val="center"/>
                                  <w:rPr>
                                    <w:sz w:val="17"/>
                                  </w:rPr>
                                </w:pPr>
                                <w:r w:rsidRPr="00AF2283">
                                  <w:rPr>
                                    <w:sz w:val="17"/>
                                  </w:rPr>
                                  <w:t>OS#</w:t>
                                </w:r>
                                <w:r>
                                  <w:rPr>
                                    <w:sz w:val="17"/>
                                  </w:rPr>
                                  <w:t>1</w:t>
                                </w:r>
                              </w:p>
                            </w:txbxContent>
                          </wps:txbx>
                          <wps:bodyPr rot="0" vert="horz" wrap="square" lIns="84891" tIns="42444" rIns="84891" bIns="42444" anchor="t" anchorCtr="0" upright="1">
                            <a:noAutofit/>
                          </wps:bodyPr>
                        </wps:wsp>
                        <wps:wsp>
                          <wps:cNvPr id="2041" name="Line 835"/>
                          <wps:cNvCnPr>
                            <a:cxnSpLocks noChangeAspect="1" noChangeShapeType="1"/>
                          </wps:cNvCnPr>
                          <wps:spPr bwMode="auto">
                            <a:xfrm>
                              <a:off x="2158" y="2908"/>
                              <a:ext cx="1304" cy="1"/>
                            </a:xfrm>
                            <a:prstGeom prst="line">
                              <a:avLst/>
                            </a:prstGeom>
                            <a:noFill/>
                            <a:ln w="6350">
                              <a:solidFill>
                                <a:srgbClr val="000000"/>
                              </a:solidFill>
                              <a:round/>
                              <a:headEnd type="triangle" w="med" len="sm"/>
                              <a:tailEnd type="triangle" w="med" len="sm"/>
                            </a:ln>
                            <a:extLst>
                              <a:ext uri="{909E8E84-426E-40DD-AFC4-6F175D3DCCD1}">
                                <a14:hiddenFill xmlns:a14="http://schemas.microsoft.com/office/drawing/2010/main">
                                  <a:noFill/>
                                </a14:hiddenFill>
                              </a:ext>
                            </a:extLst>
                          </wps:spPr>
                          <wps:bodyPr/>
                        </wps:wsp>
                      </wpg:wgp>
                    </wpc:wpc>
                  </a:graphicData>
                </a:graphic>
              </wp:inline>
            </w:drawing>
          </mc:Choice>
          <mc:Fallback>
            <w:pict>
              <v:group w14:anchorId="0EDCF4D6" id="Canvas 2042" o:spid="_x0000_s1987" editas="canvas" style="width:374.65pt;height:300.75pt;mso-position-horizontal-relative:char;mso-position-vertical-relative:line" coordsize="47580,381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">
                <v:shape id="_x0000_s1988" type="#_x0000_t75" style="position:absolute;width:47580;height:38195;visibility:visible;mso-wrap-style:square">
                  <v:fill o:detectmouseclick="t"/>
                  <v:path o:connecttype="none"/>
                </v:shape>
                <v:group id="Group 804" o:spid="_x0000_s1989" style="position:absolute;left:35869;top:762;width:9295;height:3858" coordorigin="2158,2643" coordsize="1304,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">
                  <o:lock v:ext="edit" aspectratio="t"/>
                  <v:shape id="Text Box 805" o:spid="_x0000_s1990" type="#_x0000_t202" style="position:absolute;left:2167;top:2643;width:1295;height:2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" stroked="f">
                    <o:lock v:ext="edit" aspectratio="t"/>
                    <v:textbox inset="2.35808mm,1.179mm,2.35808mm,1.179mm">
                      <w:txbxContent>
                        <w:p w14:paraId="64338392" w14:textId="77777777" w:rsidR="00D878EF" w:rsidRPr="00AF2283" w:rsidRDefault="00D878EF" w:rsidP="00AD30BE">
                          <w:pPr>
                            <w:jc w:val="center"/>
                            <w:rPr>
                              <w:sz w:val="17"/>
                            </w:rPr>
                          </w:pPr>
                          <w:r w:rsidRPr="00AF2283">
                            <w:rPr>
                              <w:sz w:val="17"/>
                            </w:rPr>
                            <w:t>OS#4</w:t>
                          </w:r>
                        </w:p>
                      </w:txbxContent>
                    </v:textbox>
                  </v:shape>
                  <v:line id="Line 806" o:spid="_x0000_s1991" style="position:absolute;visibility:visible;mso-wrap-style:square" from="2158,2908" to="3462,2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" strokeweight=".5pt">
                    <v:stroke startarrow="block" startarrowlength="short" endarrow="block" endarrowlength="short"/>
                    <o:lock v:ext="edit" aspectratio="t"/>
                  </v:line>
                </v:group>
                <v:shape id="Text Box 807" o:spid="_x0000_s1992" type="#_x0000_t202" style="position:absolute;left:23787;top:20574;width:10003;height:29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" stroked="f">
                  <o:lock v:ext="edit" aspectratio="t"/>
                  <v:textbox inset="2.35808mm,1.179mm,2.35808mm,1.179mm">
                    <w:txbxContent>
                      <w:p w14:paraId="274B5900" w14:textId="77777777" w:rsidR="00D878EF" w:rsidRPr="005718FE" w:rsidRDefault="00D878EF" w:rsidP="00AD30BE">
                        <w:pPr>
                          <w:pStyle w:val="NoSpacing"/>
                          <w:jc w:val="right"/>
                          <w:rPr>
                            <w:sz w:val="18"/>
                            <w:szCs w:val="18"/>
                          </w:rPr>
                        </w:pPr>
                        <w:r>
                          <w:rPr>
                            <w:sz w:val="18"/>
                            <w:szCs w:val="18"/>
                          </w:rPr>
                          <w:t>Cooling Coil</w:t>
                        </w:r>
                      </w:p>
                    </w:txbxContent>
                  </v:textbox>
                </v:shape>
                <v:shape id="Text Box 808" o:spid="_x0000_s1993" type="#_x0000_t202" style="position:absolute;left:5803;top:25840;width:8806;height:30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" stroked="f">
                  <o:lock v:ext="edit" aspectratio="t"/>
                  <v:textbox inset="2.35808mm,1.179mm,2.35808mm,1.179mm">
                    <w:txbxContent>
                      <w:p w14:paraId="10A20A21" w14:textId="77777777" w:rsidR="00D878EF" w:rsidRPr="007419B8" w:rsidRDefault="00D878EF" w:rsidP="00AD30BE">
                        <w:pPr>
                          <w:pStyle w:val="NoSpacing"/>
                          <w:rPr>
                            <w:sz w:val="18"/>
                            <w:szCs w:val="18"/>
                          </w:rPr>
                        </w:pPr>
                        <w:r>
                          <w:rPr>
                            <w:sz w:val="18"/>
                            <w:szCs w:val="18"/>
                          </w:rPr>
                          <w:t>Heating Coil</w:t>
                        </w:r>
                      </w:p>
                    </w:txbxContent>
                  </v:textbox>
                </v:shape>
                <v:shape id="Text Box 809" o:spid="_x0000_s1994" type="#_x0000_t202" style="position:absolute;left:952;top:6248;width:5238;height:23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" stroked="f">
                  <o:lock v:ext="edit" aspectratio="t"/>
                  <v:textbox inset="2.35808mm,1.179mm,2.35808mm,1.179mm">
                    <w:txbxContent>
                      <w:p w14:paraId="336B3F26" w14:textId="77777777" w:rsidR="00D878EF" w:rsidRDefault="00D878EF" w:rsidP="00AD30BE">
                        <w:pPr>
                          <w:pStyle w:val="NoSpacing"/>
                          <w:jc w:val="right"/>
                        </w:pPr>
                        <w:r>
                          <w:t>100%</w:t>
                        </w:r>
                      </w:p>
                      <w:p w14:paraId="34626042" w14:textId="77777777" w:rsidR="00D878EF" w:rsidRDefault="00D878EF" w:rsidP="00AD30BE">
                        <w:pPr>
                          <w:pStyle w:val="NoSpacing"/>
                          <w:jc w:val="right"/>
                        </w:pPr>
                        <w:r w:rsidRPr="005718FE">
                          <w:rPr>
                            <w:sz w:val="20"/>
                            <w:szCs w:val="20"/>
                          </w:rPr>
                          <w:t>1</w:t>
                        </w:r>
                        <w:r>
                          <w:t>Vmin</w:t>
                        </w:r>
                      </w:p>
                    </w:txbxContent>
                  </v:textbox>
                </v:shape>
                <v:shape id="Text Box 810" o:spid="_x0000_s1995" type="#_x0000_t202" style="position:absolute;left:952;top:34062;width:4926;height:21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" stroked="f">
                  <o:lock v:ext="edit" aspectratio="t"/>
                  <v:textbox inset="2.35808mm,1.179mm,2.35808mm,1.179mm">
                    <w:txbxContent>
                      <w:p w14:paraId="3D139A72" w14:textId="77777777" w:rsidR="00D878EF" w:rsidRDefault="00D878EF" w:rsidP="00AD30BE">
                        <w:pPr>
                          <w:pStyle w:val="NoSpacing"/>
                        </w:pPr>
                        <w:r>
                          <w:t>0%                                                50%                                                     100%</w:t>
                        </w:r>
                      </w:p>
                      <w:p w14:paraId="3418D26B" w14:textId="77777777" w:rsidR="00D878EF" w:rsidRPr="00AF2283" w:rsidRDefault="00D878EF" w:rsidP="00AD30BE">
                        <w:pPr>
                          <w:pStyle w:val="NoSpacing"/>
                          <w:jc w:val="right"/>
                        </w:pPr>
                        <w:r w:rsidRPr="00AF2283">
                          <w:t xml:space="preserve">0% </w:t>
                        </w:r>
                      </w:p>
                    </w:txbxContent>
                  </v:textbox>
                </v:shape>
                <v:line id="Line 811" o:spid="_x0000_s1996" style="position:absolute;visibility:visible;mso-wrap-style:square" from="5803,34834" to="46023,348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" strokeweight="1.5pt">
                  <o:lock v:ext="edit" aspectratio="t"/>
                </v:line>
                <v:line id="Line 812" o:spid="_x0000_s1997" style="position:absolute;flip:y;visibility:visible;mso-wrap-style:square" from="5869,6766" to="5869,349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" strokeweight="1.5pt">
                  <o:lock v:ext="edit" aspectratio="t"/>
                </v:line>
                <v:shape id="Text Box 813" o:spid="_x0000_s1998" type="#_x0000_t202" style="position:absolute;left:1698;top:11188;width:3557;height:207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" stroked="f">
                  <o:lock v:ext="edit" aspectratio="t"/>
                  <v:textbox style="layout-flow:vertical;mso-layout-flow-alt:bottom-to-top" inset="2.94756mm,1.47378mm,2.94756mm,1.47378mm">
                    <w:txbxContent>
                      <w:p w14:paraId="374D25E4" w14:textId="77777777" w:rsidR="00D878EF" w:rsidRPr="00AF2283" w:rsidRDefault="00D878EF" w:rsidP="00AD30BE">
                        <w:pPr>
                          <w:pStyle w:val="NoSpacing"/>
                        </w:pPr>
                        <w:r w:rsidRPr="00AF2283">
                          <w:t>Damper/Valve Position, % Open</w:t>
                        </w:r>
                      </w:p>
                    </w:txbxContent>
                  </v:textbox>
                </v:shape>
                <v:line id="Line 814" o:spid="_x0000_s1999" style="position:absolute;flip:y;visibility:visible;mso-wrap-style:square" from="25705,6879" to="45164,348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" strokeweight="2.25pt">
                  <o:lock v:ext="edit" aspectratio="t"/>
                </v:line>
                <v:line id="Line 815" o:spid="_x0000_s2000" style="position:absolute;flip:x y;visibility:visible;mso-wrap-style:square" from="5947,6976" to="15844,348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" strokeweight="1.5pt">
                  <v:stroke dashstyle="longDash"/>
                  <o:lock v:ext="edit" aspectratio="t"/>
                </v:line>
                <v:shape id="Text Box 816" o:spid="_x0000_s2001" type="#_x0000_t202" style="position:absolute;left:18156;top:22639;width:9138;height:48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" stroked="f">
                  <o:lock v:ext="edit" aspectratio="t"/>
                  <v:textbox inset="2.35808mm,1.179mm,2.35808mm,1.179mm">
                    <w:txbxContent>
                      <w:p w14:paraId="25B37F8F" w14:textId="77777777" w:rsidR="00D878EF" w:rsidRPr="005718FE" w:rsidRDefault="00D878EF" w:rsidP="00AD30BE">
                        <w:pPr>
                          <w:pStyle w:val="NoSpacing"/>
                          <w:rPr>
                            <w:sz w:val="18"/>
                            <w:szCs w:val="18"/>
                          </w:rPr>
                        </w:pPr>
                        <w:r w:rsidRPr="005718FE">
                          <w:rPr>
                            <w:sz w:val="18"/>
                            <w:szCs w:val="18"/>
                          </w:rPr>
                          <w:t>Outdoor Air Damper</w:t>
                        </w:r>
                      </w:p>
                    </w:txbxContent>
                  </v:textbox>
                </v:shape>
                <v:line id="Line 817" o:spid="_x0000_s2002" style="position:absolute;flip:y;visibility:visible;mso-wrap-style:square" from="15853,7151" to="25705,302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">
                  <o:lock v:ext="edit" aspectratio="t"/>
                </v:line>
                <v:line id="Line 818" o:spid="_x0000_s2003" style="position:absolute;visibility:visible;mso-wrap-style:square" from="25705,7170" to="35963,71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">
                  <o:lock v:ext="edit" aspectratio="t"/>
                </v:line>
                <v:line id="Line 819" o:spid="_x0000_s2004" style="position:absolute;flip:x;visibility:visible;mso-wrap-style:square" from="5878,30223" to="15853,302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">
                  <o:lock v:ext="edit" aspectratio="t"/>
                </v:line>
                <v:line id="Line 820" o:spid="_x0000_s2005" style="position:absolute;flip:y;visibility:visible;mso-wrap-style:square" from="15844,1619" to="15853,362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" strokeweight="1pt">
                  <v:stroke dashstyle="1 1" endcap="round"/>
                  <o:lock v:ext="edit" aspectratio="t"/>
                </v:line>
                <v:line id="Line 821" o:spid="_x0000_s2006" style="position:absolute;flip:y;visibility:visible;mso-wrap-style:square" from="5803,1619" to="5812,71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" strokeweight="1pt">
                  <v:stroke dashstyle="1 1" endcap="round"/>
                  <o:lock v:ext="edit" aspectratio="t"/>
                </v:line>
                <v:line id="Line 822" o:spid="_x0000_s2007" style="position:absolute;flip:y;visibility:visible;mso-wrap-style:square" from="25696,1619" to="25705,362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" strokeweight="1pt">
                  <v:stroke dashstyle="1 1" endcap="round"/>
                  <o:lock v:ext="edit" aspectratio="t"/>
                </v:line>
                <v:line id="Line 823" o:spid="_x0000_s2008" style="position:absolute;flip:y;visibility:visible;mso-wrap-style:square" from="35878,1619" to="35888,362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" strokeweight="1pt">
                  <v:stroke dashstyle="1 1" endcap="round"/>
                  <o:lock v:ext="edit" aspectratio="t"/>
                </v:line>
                <v:line id="Line 824" o:spid="_x0000_s2009" style="position:absolute;visibility:visible;mso-wrap-style:square" from="35935,30242" to="45164,302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">
                  <o:lock v:ext="edit" aspectratio="t"/>
                </v:line>
                <v:line id="Line 825" o:spid="_x0000_s2010" style="position:absolute;flip:y;visibility:visible;mso-wrap-style:square" from="45136,1619" to="45145,362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" strokeweight="1pt">
                  <v:stroke dashstyle="1 1" endcap="round"/>
                  <o:lock v:ext="edit" aspectratio="t"/>
                </v:line>
                <v:line id="Line 826" o:spid="_x0000_s2011" style="position:absolute;flip:y;visibility:visible;mso-wrap-style:square" from="35935,7170" to="35963,302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">
                  <o:lock v:ext="edit" aspectratio="t"/>
                </v:line>
                <v:group id="Group 827" o:spid="_x0000_s2012" style="position:absolute;left:15853;top:857;width:9786;height:3782" coordorigin="2158,2643" coordsize="1304,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">
                  <o:lock v:ext="edit" aspectratio="t"/>
                  <v:shape id="Text Box 828" o:spid="_x0000_s2013" type="#_x0000_t202" style="position:absolute;left:2167;top:2643;width:1295;height:2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" stroked="f">
                    <o:lock v:ext="edit" aspectratio="t"/>
                    <v:textbox inset="2.35808mm,1.179mm,2.35808mm,1.179mm">
                      <w:txbxContent>
                        <w:p w14:paraId="723161B8" w14:textId="77777777" w:rsidR="00D878EF" w:rsidRPr="00AF2283" w:rsidRDefault="00D878EF" w:rsidP="00AD30BE">
                          <w:pPr>
                            <w:jc w:val="center"/>
                            <w:rPr>
                              <w:sz w:val="17"/>
                            </w:rPr>
                          </w:pPr>
                          <w:r w:rsidRPr="00AF2283">
                            <w:rPr>
                              <w:sz w:val="17"/>
                            </w:rPr>
                            <w:t>OS#2</w:t>
                          </w:r>
                        </w:p>
                      </w:txbxContent>
                    </v:textbox>
                  </v:shape>
                  <v:line id="Line 829" o:spid="_x0000_s2014" style="position:absolute;visibility:visible;mso-wrap-style:square" from="2158,2908" to="3462,2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" strokeweight=".5pt">
                    <v:stroke startarrow="block" startarrowlength="short" endarrow="block" endarrowlength="short"/>
                    <o:lock v:ext="edit" aspectratio="t"/>
                  </v:line>
                </v:group>
                <v:group id="Group 830" o:spid="_x0000_s2015" style="position:absolute;left:25705;top:1047;width:10164;height:3573" coordorigin="2158,2643" coordsize="1304,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">
                  <o:lock v:ext="edit" aspectratio="t"/>
                  <v:shape id="Text Box 831" o:spid="_x0000_s2016" type="#_x0000_t202" style="position:absolute;left:2167;top:2643;width:1295;height:2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" stroked="f">
                    <o:lock v:ext="edit" aspectratio="t"/>
                    <v:textbox inset="2.35808mm,1.179mm,2.35808mm,1.179mm">
                      <w:txbxContent>
                        <w:p w14:paraId="79E67AC7" w14:textId="77777777" w:rsidR="00D878EF" w:rsidRPr="00AF2283" w:rsidRDefault="00D878EF" w:rsidP="00AD30BE">
                          <w:pPr>
                            <w:jc w:val="center"/>
                            <w:rPr>
                              <w:sz w:val="17"/>
                            </w:rPr>
                          </w:pPr>
                          <w:r w:rsidRPr="00AF2283">
                            <w:rPr>
                              <w:sz w:val="17"/>
                            </w:rPr>
                            <w:t>OS#</w:t>
                          </w:r>
                          <w:r>
                            <w:rPr>
                              <w:sz w:val="17"/>
                            </w:rPr>
                            <w:t>3</w:t>
                          </w:r>
                        </w:p>
                      </w:txbxContent>
                    </v:textbox>
                  </v:shape>
                  <v:line id="Line 832" o:spid="_x0000_s2017" style="position:absolute;visibility:visible;mso-wrap-style:square" from="2158,2908" to="3462,2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" strokeweight=".5pt">
                    <v:stroke startarrow="block" startarrowlength="short" endarrow="block" endarrowlength="short"/>
                    <o:lock v:ext="edit" aspectratio="t"/>
                  </v:line>
                </v:group>
                <v:group id="Group 833" o:spid="_x0000_s2018" style="position:absolute;left:5878;top:571;width:9966;height:4068" coordorigin="2158,2643" coordsize="1304,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">
                  <o:lock v:ext="edit" aspectratio="t"/>
                  <v:shape id="Text Box 834" o:spid="_x0000_s2019" type="#_x0000_t202" style="position:absolute;left:2167;top:2643;width:1295;height:2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" stroked="f">
                    <o:lock v:ext="edit" aspectratio="t"/>
                    <v:textbox inset="2.35808mm,1.179mm,2.35808mm,1.179mm">
                      <w:txbxContent>
                        <w:p w14:paraId="372741CD" w14:textId="77777777" w:rsidR="00D878EF" w:rsidRPr="00AF2283" w:rsidRDefault="00D878EF" w:rsidP="00AD30BE">
                          <w:pPr>
                            <w:jc w:val="center"/>
                            <w:rPr>
                              <w:sz w:val="17"/>
                            </w:rPr>
                          </w:pPr>
                          <w:r w:rsidRPr="00AF2283">
                            <w:rPr>
                              <w:sz w:val="17"/>
                            </w:rPr>
                            <w:t>OS#</w:t>
                          </w:r>
                          <w:r>
                            <w:rPr>
                              <w:sz w:val="17"/>
                            </w:rPr>
                            <w:t>1</w:t>
                          </w:r>
                        </w:p>
                      </w:txbxContent>
                    </v:textbox>
                  </v:shape>
                  <v:line id="Line 835" o:spid="_x0000_s2020" style="position:absolute;visibility:visible;mso-wrap-style:square" from="2158,2908" to="3462,2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" strokeweight=".5pt">
                    <v:stroke startarrow="block" startarrowlength="short" endarrow="block" endarrowlength="short"/>
                    <o:lock v:ext="edit" aspectratio="t"/>
                  </v:line>
                </v:group>
                <w10:anchorlock/>
              </v:group>
            </w:pict>
          </mc:Fallback>
        </mc:AlternateContent>
      </w:r>
    </w:p>
    <w:p w14:paraId="69EA9663" w14:textId="55D1361C" w:rsidR="00AD30BE" w:rsidRPr="00AD30BE" w:rsidRDefault="00AD30BE" w:rsidP="007C1423">
      <w:pPr>
        <w:pStyle w:val="FigureCaption"/>
      </w:pPr>
      <w:r w:rsidRPr="00AD30BE">
        <w:t>Figure 5.18.13.2 SZVAV AHU operating states.</w:t>
      </w:r>
    </w:p>
    <w:p w14:paraId="4189C1E4" w14:textId="36214668" w:rsidR="009045A3" w:rsidRPr="00BC7581" w:rsidRDefault="009045A3" w:rsidP="00B37EF3">
      <w:pPr>
        <w:pStyle w:val="Infobox"/>
      </w:pPr>
      <w:r w:rsidRPr="00BC7581">
        <w:t xml:space="preserve">The </w:t>
      </w:r>
      <w:r>
        <w:t>OS</w:t>
      </w:r>
      <w:r w:rsidRPr="00BC7581">
        <w:t xml:space="preserve"> is distinct from</w:t>
      </w:r>
      <w:r>
        <w:t>,</w:t>
      </w:r>
      <w:r w:rsidRPr="00BC7581">
        <w:t xml:space="preserve"> and should not be confused with</w:t>
      </w:r>
      <w:r>
        <w:t xml:space="preserve">, the zone status (cooling, heating, </w:t>
      </w:r>
      <w:proofErr w:type="spellStart"/>
      <w:r>
        <w:t>deadband</w:t>
      </w:r>
      <w:proofErr w:type="spellEnd"/>
      <w:r w:rsidRPr="00BC7581">
        <w:t xml:space="preserve">) or </w:t>
      </w:r>
      <w:r w:rsidR="00D21A33">
        <w:t>Zone Group</w:t>
      </w:r>
      <w:r>
        <w:t xml:space="preserve"> mode (occupied, </w:t>
      </w:r>
      <w:r w:rsidR="005474F7">
        <w:t>warmup</w:t>
      </w:r>
      <w:r w:rsidRPr="00BC7581">
        <w:t>, etc.).</w:t>
      </w:r>
    </w:p>
    <w:p w14:paraId="5CE01707" w14:textId="3567C2F8" w:rsidR="009045A3" w:rsidRPr="00BC7581" w:rsidRDefault="009045A3" w:rsidP="00B37EF3">
      <w:pPr>
        <w:pStyle w:val="Infobox"/>
      </w:pPr>
      <w:r w:rsidRPr="00BC7581">
        <w:t xml:space="preserve">OS#1 </w:t>
      </w:r>
      <w:r>
        <w:rPr>
          <w:bCs/>
        </w:rPr>
        <w:t>through</w:t>
      </w:r>
      <w:r w:rsidRPr="00BC7581">
        <w:t xml:space="preserve"> OS#4</w:t>
      </w:r>
      <w:r>
        <w:rPr>
          <w:bCs/>
        </w:rPr>
        <w:t xml:space="preserve"> (see Table 5.18.13.2)</w:t>
      </w:r>
      <w:r w:rsidRPr="00BC7581">
        <w:t xml:space="preserve"> represent normal operation during which a fault may nevertheless occur if </w:t>
      </w:r>
      <w:proofErr w:type="gramStart"/>
      <w:r w:rsidRPr="00BC7581">
        <w:t>so</w:t>
      </w:r>
      <w:proofErr w:type="gramEnd"/>
      <w:r w:rsidRPr="00BC7581">
        <w:t xml:space="preserve"> determined by the fault condition tests in </w:t>
      </w:r>
      <w:r>
        <w:rPr>
          <w:bCs/>
        </w:rPr>
        <w:t xml:space="preserve">Section </w:t>
      </w:r>
      <w:r w:rsidR="003C68C1">
        <w:rPr>
          <w:bCs/>
        </w:rPr>
        <w:fldChar w:fldCharType="begin"/>
      </w:r>
      <w:r w:rsidR="003C68C1">
        <w:rPr>
          <w:bCs/>
        </w:rPr>
        <w:instrText xml:space="preserve"> REF _Ref38388919 \w \h </w:instrText>
      </w:r>
      <w:r w:rsidR="003C68C1">
        <w:rPr>
          <w:bCs/>
        </w:rPr>
      </w:r>
      <w:r w:rsidR="003C68C1">
        <w:rPr>
          <w:bCs/>
        </w:rPr>
        <w:fldChar w:fldCharType="separate"/>
      </w:r>
      <w:r w:rsidR="0037258A">
        <w:rPr>
          <w:bCs/>
        </w:rPr>
        <w:t>5.18.13.6</w:t>
      </w:r>
      <w:r w:rsidR="003C68C1">
        <w:rPr>
          <w:bCs/>
        </w:rPr>
        <w:fldChar w:fldCharType="end"/>
      </w:r>
      <w:r>
        <w:rPr>
          <w:bCs/>
        </w:rPr>
        <w:t>.</w:t>
      </w:r>
      <w:r w:rsidRPr="00BC7581">
        <w:t xml:space="preserve"> By contrast, OS#5 </w:t>
      </w:r>
      <w:r>
        <w:rPr>
          <w:bCs/>
        </w:rPr>
        <w:t>may represent</w:t>
      </w:r>
      <w:r w:rsidRPr="00BC7581">
        <w:t xml:space="preserve"> an abnormal or incorrect condition (such as simultaneous heating and cooling) arising from a controller failure or programming error, but it may also occur normally, e.g., when dehumidification is active</w:t>
      </w:r>
      <w:r>
        <w:rPr>
          <w:bCs/>
        </w:rPr>
        <w:t xml:space="preserve"> or during </w:t>
      </w:r>
      <w:r w:rsidR="005474F7">
        <w:rPr>
          <w:bCs/>
        </w:rPr>
        <w:t>warmup</w:t>
      </w:r>
      <w:r w:rsidRPr="00BC7581">
        <w:t>.</w:t>
      </w:r>
    </w:p>
    <w:p w14:paraId="1BE04129" w14:textId="77777777" w:rsidR="009045A3" w:rsidRPr="00BC7581" w:rsidRDefault="009045A3" w:rsidP="0087618D">
      <w:pPr>
        <w:pStyle w:val="Heading4"/>
      </w:pPr>
      <w:r w:rsidRPr="00BC7581">
        <w:lastRenderedPageBreak/>
        <w:t>The following points must be available to the AFDD routines for each AHU:</w:t>
      </w:r>
    </w:p>
    <w:p w14:paraId="05307EAA" w14:textId="207D9305" w:rsidR="009045A3" w:rsidRPr="00BC7581" w:rsidRDefault="009045A3" w:rsidP="00B37EF3">
      <w:pPr>
        <w:pStyle w:val="Infobox"/>
      </w:pPr>
      <w:r w:rsidRPr="00BC7581">
        <w:t xml:space="preserve">For the AFDD routines to be effective, an averaging sensor is recommended for supply air temperature. An averaging sensor is essential for mixed air temperature, as the environment of the mixing box will be subject to </w:t>
      </w:r>
      <w:r>
        <w:rPr>
          <w:bCs/>
        </w:rPr>
        <w:t>nonuniform</w:t>
      </w:r>
      <w:r w:rsidRPr="00BC7581">
        <w:t xml:space="preserve"> and fluctuating air temperatures. It is recommended that the OAT sensor be located at the AHU so that it accurately represents the temperature of the incoming air.</w:t>
      </w:r>
    </w:p>
    <w:p w14:paraId="3077FF26" w14:textId="0C7DEC34" w:rsidR="009045A3" w:rsidRPr="00BC7581" w:rsidRDefault="009045A3" w:rsidP="007C1423">
      <w:pPr>
        <w:pStyle w:val="Heading5"/>
      </w:pPr>
      <w:r w:rsidRPr="00BC7581">
        <w:t xml:space="preserve">SAT = </w:t>
      </w:r>
      <w:r>
        <w:rPr>
          <w:rFonts w:cs="Times New Roman PS MT"/>
          <w:bCs/>
          <w:szCs w:val="20"/>
        </w:rPr>
        <w:t>supply</w:t>
      </w:r>
      <w:r w:rsidRPr="00BC7581">
        <w:t xml:space="preserve"> air temperature</w:t>
      </w:r>
    </w:p>
    <w:p w14:paraId="068421E9" w14:textId="55DB4202" w:rsidR="009045A3" w:rsidRPr="00BC7581" w:rsidRDefault="009045A3" w:rsidP="007C1423">
      <w:pPr>
        <w:pStyle w:val="Heading5"/>
      </w:pPr>
      <w:r w:rsidRPr="00BC7581">
        <w:t xml:space="preserve">MAT = </w:t>
      </w:r>
      <w:r>
        <w:rPr>
          <w:rFonts w:cs="Times New Roman PS MT"/>
          <w:bCs/>
          <w:szCs w:val="20"/>
        </w:rPr>
        <w:t>mixed</w:t>
      </w:r>
      <w:r w:rsidRPr="00BC7581">
        <w:t xml:space="preserve"> air temperature</w:t>
      </w:r>
    </w:p>
    <w:p w14:paraId="1615979A" w14:textId="57802CA1" w:rsidR="009045A3" w:rsidRPr="00BC7581" w:rsidRDefault="009045A3" w:rsidP="007C1423">
      <w:pPr>
        <w:pStyle w:val="Heading5"/>
      </w:pPr>
      <w:r w:rsidRPr="00BC7581">
        <w:t xml:space="preserve">RAT = </w:t>
      </w:r>
      <w:r>
        <w:rPr>
          <w:rFonts w:cs="Times New Roman PS MT"/>
          <w:bCs/>
          <w:szCs w:val="20"/>
        </w:rPr>
        <w:t>return</w:t>
      </w:r>
      <w:r w:rsidRPr="00BC7581">
        <w:t xml:space="preserve"> air temperature</w:t>
      </w:r>
    </w:p>
    <w:p w14:paraId="5565AC03" w14:textId="6B3CF786" w:rsidR="009045A3" w:rsidRPr="00BC7581" w:rsidRDefault="009045A3" w:rsidP="007C1423">
      <w:pPr>
        <w:pStyle w:val="Heading5"/>
      </w:pPr>
      <w:r w:rsidRPr="00BC7581">
        <w:t xml:space="preserve">OAT = </w:t>
      </w:r>
      <w:r>
        <w:rPr>
          <w:rFonts w:cs="Times New Roman PS MT"/>
          <w:bCs/>
          <w:szCs w:val="20"/>
        </w:rPr>
        <w:t>outdoor</w:t>
      </w:r>
      <w:r w:rsidRPr="00BC7581">
        <w:t xml:space="preserve"> air temperature</w:t>
      </w:r>
    </w:p>
    <w:p w14:paraId="3884CA5A" w14:textId="1CF0C41F" w:rsidR="009045A3" w:rsidRPr="00BC7581" w:rsidRDefault="009045A3" w:rsidP="007C1423">
      <w:pPr>
        <w:pStyle w:val="Heading5"/>
      </w:pPr>
      <w:r w:rsidRPr="00BC7581">
        <w:t xml:space="preserve">DSP = </w:t>
      </w:r>
      <w:r>
        <w:rPr>
          <w:rFonts w:cs="Times New Roman PS MT"/>
          <w:bCs/>
          <w:szCs w:val="20"/>
        </w:rPr>
        <w:t>duct</w:t>
      </w:r>
      <w:r w:rsidRPr="00BC7581">
        <w:t xml:space="preserve"> static pressure</w:t>
      </w:r>
    </w:p>
    <w:p w14:paraId="5953C1AD" w14:textId="46A20830" w:rsidR="009045A3" w:rsidRPr="00BC7581" w:rsidRDefault="009045A3" w:rsidP="007C1423">
      <w:pPr>
        <w:pStyle w:val="Heading5"/>
      </w:pPr>
      <w:proofErr w:type="spellStart"/>
      <w:r w:rsidRPr="00BC7581">
        <w:t>SATsp</w:t>
      </w:r>
      <w:proofErr w:type="spellEnd"/>
      <w:r w:rsidRPr="00BC7581">
        <w:t xml:space="preserve"> = supply air temperature </w:t>
      </w:r>
      <w:r w:rsidR="00D21A33">
        <w:rPr>
          <w:rFonts w:cs="Times New Roman PS MT"/>
          <w:bCs/>
          <w:szCs w:val="20"/>
        </w:rPr>
        <w:t>setpoint</w:t>
      </w:r>
      <w:r w:rsidRPr="00BC7581">
        <w:t xml:space="preserve"> for heating coil </w:t>
      </w:r>
      <w:r>
        <w:rPr>
          <w:rFonts w:cs="Times New Roman PS MT"/>
          <w:bCs/>
          <w:szCs w:val="20"/>
        </w:rPr>
        <w:t>and</w:t>
      </w:r>
      <w:r w:rsidRPr="00BC7581">
        <w:t xml:space="preserve"> economizer control</w:t>
      </w:r>
    </w:p>
    <w:p w14:paraId="7D39E1A9" w14:textId="767E1ACF" w:rsidR="009045A3" w:rsidRPr="00BC7581" w:rsidRDefault="009045A3" w:rsidP="007C1423">
      <w:pPr>
        <w:pStyle w:val="Heading5"/>
      </w:pPr>
      <w:proofErr w:type="spellStart"/>
      <w:r w:rsidRPr="00BC7581">
        <w:t>SATsp</w:t>
      </w:r>
      <w:proofErr w:type="spellEnd"/>
      <w:r w:rsidRPr="00BC7581">
        <w:t xml:space="preserve">-C = supply air temperature </w:t>
      </w:r>
      <w:r w:rsidR="00D21A33">
        <w:rPr>
          <w:rFonts w:cs="Times New Roman PS MT"/>
          <w:bCs/>
          <w:szCs w:val="20"/>
        </w:rPr>
        <w:t>setpoint</w:t>
      </w:r>
      <w:r w:rsidRPr="00BC7581">
        <w:t xml:space="preserve"> for cooling coil control</w:t>
      </w:r>
    </w:p>
    <w:p w14:paraId="30930C1A" w14:textId="55BBA2E1" w:rsidR="009045A3" w:rsidRPr="00BC7581" w:rsidRDefault="009045A3" w:rsidP="007C1423">
      <w:pPr>
        <w:pStyle w:val="Heading5"/>
      </w:pPr>
      <w:r w:rsidRPr="00BC7581">
        <w:t>HC = heating</w:t>
      </w:r>
      <w:r>
        <w:rPr>
          <w:rFonts w:cs="Times New Roman PS MT"/>
          <w:bCs/>
          <w:szCs w:val="20"/>
        </w:rPr>
        <w:t>-</w:t>
      </w:r>
      <w:r w:rsidRPr="00BC7581">
        <w:t xml:space="preserve">coil valve position command; 0% </w:t>
      </w:r>
      <w:r>
        <w:rPr>
          <w:rFonts w:ascii="Symbol" w:hAnsi="Symbol" w:cs="Symbol"/>
          <w:bCs/>
          <w:szCs w:val="20"/>
        </w:rPr>
        <w:t></w:t>
      </w:r>
      <w:r w:rsidRPr="00BC7581">
        <w:t xml:space="preserve"> HC </w:t>
      </w:r>
      <w:r>
        <w:rPr>
          <w:rFonts w:ascii="Symbol" w:hAnsi="Symbol" w:cs="Symbol"/>
          <w:bCs/>
          <w:szCs w:val="20"/>
        </w:rPr>
        <w:t></w:t>
      </w:r>
      <w:r w:rsidRPr="00BC7581">
        <w:t xml:space="preserve"> 100%</w:t>
      </w:r>
    </w:p>
    <w:p w14:paraId="14441717" w14:textId="28456AFC" w:rsidR="009045A3" w:rsidRPr="00BC7581" w:rsidRDefault="009045A3" w:rsidP="007C1423">
      <w:pPr>
        <w:pStyle w:val="Heading5"/>
      </w:pPr>
      <w:r w:rsidRPr="00BC7581">
        <w:t>CC = cooling</w:t>
      </w:r>
      <w:r>
        <w:rPr>
          <w:rFonts w:cs="Times New Roman PS MT"/>
          <w:bCs/>
          <w:szCs w:val="20"/>
        </w:rPr>
        <w:t>-</w:t>
      </w:r>
      <w:r w:rsidRPr="00BC7581">
        <w:t xml:space="preserve">coil valve position command; 0% </w:t>
      </w:r>
      <w:r>
        <w:rPr>
          <w:rFonts w:ascii="Symbol" w:hAnsi="Symbol" w:cs="Symbol"/>
          <w:bCs/>
          <w:szCs w:val="20"/>
        </w:rPr>
        <w:t></w:t>
      </w:r>
      <w:r w:rsidRPr="00BC7581">
        <w:t xml:space="preserve"> CC </w:t>
      </w:r>
      <w:r>
        <w:rPr>
          <w:rFonts w:ascii="Symbol" w:hAnsi="Symbol" w:cs="Symbol"/>
          <w:bCs/>
          <w:szCs w:val="20"/>
        </w:rPr>
        <w:t></w:t>
      </w:r>
      <w:r w:rsidRPr="00BC7581">
        <w:t xml:space="preserve"> 100%</w:t>
      </w:r>
    </w:p>
    <w:p w14:paraId="13369870" w14:textId="11EADA16" w:rsidR="009045A3" w:rsidRPr="00BC7581" w:rsidRDefault="009045A3" w:rsidP="007C1423">
      <w:pPr>
        <w:pStyle w:val="Heading5"/>
      </w:pPr>
      <w:r w:rsidRPr="00BC7581">
        <w:t>FS = fan</w:t>
      </w:r>
      <w:r>
        <w:rPr>
          <w:rFonts w:cs="Times New Roman PS MT"/>
          <w:bCs/>
          <w:szCs w:val="20"/>
        </w:rPr>
        <w:t>-</w:t>
      </w:r>
      <w:r w:rsidRPr="00BC7581">
        <w:t xml:space="preserve">speed command; 0% </w:t>
      </w:r>
      <w:r>
        <w:rPr>
          <w:rFonts w:ascii="Symbol" w:hAnsi="Symbol" w:cs="Symbol"/>
          <w:bCs/>
          <w:szCs w:val="20"/>
        </w:rPr>
        <w:t></w:t>
      </w:r>
      <w:r w:rsidRPr="00BC7581">
        <w:t xml:space="preserve"> FS </w:t>
      </w:r>
      <w:r>
        <w:rPr>
          <w:rFonts w:ascii="Symbol" w:hAnsi="Symbol" w:cs="Symbol"/>
          <w:bCs/>
          <w:szCs w:val="20"/>
        </w:rPr>
        <w:t></w:t>
      </w:r>
      <w:r w:rsidRPr="00BC7581">
        <w:t xml:space="preserve"> 100%</w:t>
      </w:r>
    </w:p>
    <w:p w14:paraId="3082B450" w14:textId="6DFC6DC6" w:rsidR="009045A3" w:rsidRDefault="009045A3" w:rsidP="007C1423">
      <w:pPr>
        <w:pStyle w:val="Heading5"/>
      </w:pPr>
      <w:r w:rsidRPr="00BC7581">
        <w:t>CCET = cooling</w:t>
      </w:r>
      <w:r>
        <w:t>-</w:t>
      </w:r>
      <w:r w:rsidRPr="00BC7581">
        <w:t>coil entering temperature</w:t>
      </w:r>
      <w:r>
        <w:t xml:space="preserve"> (Depending on the AHU configuration, this could be the MAT or a separate sensor for this specific purpose).</w:t>
      </w:r>
    </w:p>
    <w:p w14:paraId="214C40AC" w14:textId="77777777" w:rsidR="009045A3" w:rsidRDefault="009045A3" w:rsidP="007C1423">
      <w:pPr>
        <w:pStyle w:val="Heading5"/>
      </w:pPr>
      <w:r>
        <w:t>CCLT = cooling-coil leaving temperature (Depending on the AHU configuration, this could be the SAT or a separate sensor for this specific purpose.)</w:t>
      </w:r>
    </w:p>
    <w:p w14:paraId="0559D7A3" w14:textId="080C46A2" w:rsidR="009045A3" w:rsidRPr="00BC7581" w:rsidRDefault="009045A3" w:rsidP="007C1423">
      <w:pPr>
        <w:pStyle w:val="Heading5"/>
      </w:pPr>
      <w:r>
        <w:rPr>
          <w:rFonts w:cs="Times New Roman PS MT"/>
          <w:bCs/>
          <w:szCs w:val="20"/>
        </w:rPr>
        <w:t>HCET = heating-coil entering temperature (Depending</w:t>
      </w:r>
      <w:r w:rsidRPr="00BC7581">
        <w:t xml:space="preserve"> on the AHU configuration, this could be the MAT or a separate sensor for this specific purpose</w:t>
      </w:r>
      <w:r>
        <w:rPr>
          <w:rFonts w:cs="Times New Roman PS MT"/>
          <w:bCs/>
          <w:szCs w:val="20"/>
        </w:rPr>
        <w:t>.)</w:t>
      </w:r>
    </w:p>
    <w:p w14:paraId="62B230D3" w14:textId="57AFD336" w:rsidR="009045A3" w:rsidRPr="00BC7581" w:rsidRDefault="009045A3" w:rsidP="007C1423">
      <w:pPr>
        <w:pStyle w:val="Heading5"/>
      </w:pPr>
      <w:r>
        <w:rPr>
          <w:rFonts w:cs="Times New Roman PS MT"/>
          <w:bCs/>
          <w:szCs w:val="20"/>
        </w:rPr>
        <w:t>HCLT = heating-</w:t>
      </w:r>
      <w:r w:rsidRPr="00BC7581">
        <w:t>coil leaving temperature</w:t>
      </w:r>
      <w:r>
        <w:rPr>
          <w:rFonts w:cs="Times New Roman PS MT"/>
          <w:bCs/>
          <w:szCs w:val="20"/>
        </w:rPr>
        <w:t xml:space="preserve"> (Depending</w:t>
      </w:r>
      <w:r w:rsidRPr="00BC7581">
        <w:t xml:space="preserve"> on the AHU configuration, this could be the SAT or a separate sensor for this specific purpose</w:t>
      </w:r>
      <w:r>
        <w:rPr>
          <w:rFonts w:cs="Times New Roman PS MT"/>
          <w:bCs/>
          <w:szCs w:val="20"/>
        </w:rPr>
        <w:t>.)</w:t>
      </w:r>
    </w:p>
    <w:p w14:paraId="6907F9B9" w14:textId="77777777" w:rsidR="009045A3" w:rsidRPr="00BC7581" w:rsidRDefault="009045A3" w:rsidP="0087618D">
      <w:pPr>
        <w:pStyle w:val="Heading4"/>
      </w:pPr>
      <w:r w:rsidRPr="00BC7581">
        <w:t>The following values must be continuously calculated by the AFDD routines for each AHU:</w:t>
      </w:r>
    </w:p>
    <w:p w14:paraId="72041DB3" w14:textId="59D38005" w:rsidR="009045A3" w:rsidRPr="00BC7581" w:rsidRDefault="009045A3" w:rsidP="007C1423">
      <w:pPr>
        <w:pStyle w:val="Heading5"/>
      </w:pPr>
      <w:r>
        <w:rPr>
          <w:rFonts w:cs="Times New Roman PS MT"/>
          <w:bCs/>
          <w:szCs w:val="20"/>
        </w:rPr>
        <w:t>Five</w:t>
      </w:r>
      <w:r w:rsidRPr="00BC7581">
        <w:t>-minute rolling averages with 1-minute sampling of the following point values; operator shall have the ability to adjust the averaging window and sampling period for each point independently.</w:t>
      </w:r>
    </w:p>
    <w:p w14:paraId="22F440A8" w14:textId="22EB7638" w:rsidR="009045A3" w:rsidRPr="00BC7581" w:rsidRDefault="009045A3" w:rsidP="005274F2">
      <w:pPr>
        <w:pStyle w:val="Heading6"/>
        <w:spacing w:before="140" w:after="60"/>
        <w:ind w:left="1988" w:hanging="274"/>
      </w:pPr>
      <w:proofErr w:type="spellStart"/>
      <w:r>
        <w:rPr>
          <w:rFonts w:cs="Times New Roman PS MT"/>
          <w:bCs/>
          <w:szCs w:val="20"/>
        </w:rPr>
        <w:t>SAT</w:t>
      </w:r>
      <w:r>
        <w:rPr>
          <w:rFonts w:cs="Times New Roman PS MT"/>
          <w:bCs/>
          <w:sz w:val="17"/>
          <w:szCs w:val="17"/>
          <w:vertAlign w:val="subscript"/>
        </w:rPr>
        <w:t>avg</w:t>
      </w:r>
      <w:proofErr w:type="spellEnd"/>
      <w:r w:rsidRPr="00BC7581">
        <w:t xml:space="preserve"> = rolling average of supply air temperature</w:t>
      </w:r>
    </w:p>
    <w:p w14:paraId="0F6144C7" w14:textId="61176A1C" w:rsidR="009045A3" w:rsidRPr="00BC7581" w:rsidRDefault="009045A3" w:rsidP="005274F2">
      <w:pPr>
        <w:pStyle w:val="Heading6"/>
        <w:spacing w:before="140" w:after="60"/>
        <w:ind w:left="1988" w:hanging="274"/>
      </w:pPr>
      <w:proofErr w:type="spellStart"/>
      <w:r>
        <w:rPr>
          <w:rFonts w:cs="Times New Roman PS MT"/>
          <w:bCs/>
          <w:szCs w:val="20"/>
        </w:rPr>
        <w:t>MAT</w:t>
      </w:r>
      <w:r>
        <w:rPr>
          <w:rFonts w:cs="Times New Roman PS MT"/>
          <w:bCs/>
          <w:sz w:val="17"/>
          <w:szCs w:val="17"/>
          <w:vertAlign w:val="subscript"/>
        </w:rPr>
        <w:t>avg</w:t>
      </w:r>
      <w:proofErr w:type="spellEnd"/>
      <w:r w:rsidRPr="00BC7581">
        <w:t xml:space="preserve"> = rolling average of mixed air temperature</w:t>
      </w:r>
    </w:p>
    <w:p w14:paraId="21982E4F" w14:textId="16B5AC35" w:rsidR="009045A3" w:rsidRPr="00BC7581" w:rsidRDefault="009045A3" w:rsidP="005274F2">
      <w:pPr>
        <w:pStyle w:val="Heading6"/>
        <w:spacing w:before="140" w:after="60"/>
        <w:ind w:left="1988" w:hanging="274"/>
      </w:pPr>
      <w:proofErr w:type="spellStart"/>
      <w:r>
        <w:rPr>
          <w:rFonts w:cs="Times New Roman PS MT"/>
          <w:bCs/>
          <w:szCs w:val="20"/>
        </w:rPr>
        <w:t>RAT</w:t>
      </w:r>
      <w:r>
        <w:rPr>
          <w:rFonts w:cs="Times New Roman PS MT"/>
          <w:bCs/>
          <w:sz w:val="17"/>
          <w:szCs w:val="17"/>
          <w:vertAlign w:val="subscript"/>
        </w:rPr>
        <w:t>avg</w:t>
      </w:r>
      <w:proofErr w:type="spellEnd"/>
      <w:r w:rsidRPr="00BC7581">
        <w:t xml:space="preserve"> = rolling average of return air temperature</w:t>
      </w:r>
    </w:p>
    <w:p w14:paraId="66354006" w14:textId="4C7222A7" w:rsidR="009045A3" w:rsidRPr="00BC7581" w:rsidRDefault="009045A3" w:rsidP="005274F2">
      <w:pPr>
        <w:pStyle w:val="Heading6"/>
        <w:spacing w:before="140" w:after="60"/>
        <w:ind w:left="1988" w:hanging="274"/>
      </w:pPr>
      <w:proofErr w:type="spellStart"/>
      <w:r>
        <w:rPr>
          <w:rFonts w:cs="Times New Roman PS MT"/>
          <w:bCs/>
          <w:szCs w:val="20"/>
        </w:rPr>
        <w:t>OAT</w:t>
      </w:r>
      <w:r>
        <w:rPr>
          <w:rFonts w:cs="Times New Roman PS MT"/>
          <w:bCs/>
          <w:sz w:val="17"/>
          <w:szCs w:val="17"/>
          <w:vertAlign w:val="subscript"/>
        </w:rPr>
        <w:t>avg</w:t>
      </w:r>
      <w:proofErr w:type="spellEnd"/>
      <w:r w:rsidRPr="00BC7581">
        <w:t xml:space="preserve"> = rolling average of outdoor air temperature</w:t>
      </w:r>
    </w:p>
    <w:p w14:paraId="23E61048" w14:textId="119E8E25" w:rsidR="009045A3" w:rsidRPr="00BC7581" w:rsidRDefault="009045A3" w:rsidP="005274F2">
      <w:pPr>
        <w:pStyle w:val="Heading6"/>
        <w:spacing w:before="140" w:after="60"/>
        <w:ind w:left="1988" w:hanging="274"/>
      </w:pPr>
      <w:proofErr w:type="spellStart"/>
      <w:r>
        <w:rPr>
          <w:rFonts w:cs="Times New Roman PS MT"/>
          <w:bCs/>
          <w:szCs w:val="20"/>
        </w:rPr>
        <w:t>CCET</w:t>
      </w:r>
      <w:r>
        <w:rPr>
          <w:rFonts w:cs="Times New Roman PS MT"/>
          <w:bCs/>
          <w:sz w:val="17"/>
          <w:szCs w:val="17"/>
          <w:vertAlign w:val="subscript"/>
        </w:rPr>
        <w:t>avg</w:t>
      </w:r>
      <w:proofErr w:type="spellEnd"/>
      <w:r w:rsidRPr="00BC7581">
        <w:t xml:space="preserve"> = rolling average of cooling</w:t>
      </w:r>
      <w:r>
        <w:rPr>
          <w:rFonts w:cs="Times New Roman PS MT"/>
          <w:bCs/>
          <w:szCs w:val="20"/>
        </w:rPr>
        <w:t>-</w:t>
      </w:r>
      <w:r w:rsidRPr="00BC7581">
        <w:t>coil entering temperature</w:t>
      </w:r>
    </w:p>
    <w:p w14:paraId="4C0B556D" w14:textId="1F43FF4A" w:rsidR="009045A3" w:rsidRPr="00BC7581" w:rsidRDefault="009045A3" w:rsidP="005274F2">
      <w:pPr>
        <w:pStyle w:val="Heading6"/>
        <w:spacing w:before="140" w:after="60"/>
        <w:ind w:left="1988" w:hanging="274"/>
      </w:pPr>
      <w:proofErr w:type="spellStart"/>
      <w:r>
        <w:rPr>
          <w:rFonts w:cs="Times New Roman PS MT"/>
          <w:bCs/>
          <w:szCs w:val="20"/>
        </w:rPr>
        <w:t>CCLT</w:t>
      </w:r>
      <w:r>
        <w:rPr>
          <w:rFonts w:cs="Times New Roman PS MT"/>
          <w:bCs/>
          <w:sz w:val="17"/>
          <w:szCs w:val="17"/>
          <w:vertAlign w:val="subscript"/>
        </w:rPr>
        <w:t>avg</w:t>
      </w:r>
      <w:proofErr w:type="spellEnd"/>
      <w:r w:rsidRPr="00BC7581">
        <w:t xml:space="preserve"> = rolling average of cooling</w:t>
      </w:r>
      <w:r>
        <w:rPr>
          <w:rFonts w:cs="Times New Roman PS MT"/>
          <w:bCs/>
          <w:szCs w:val="20"/>
        </w:rPr>
        <w:t>-</w:t>
      </w:r>
      <w:r w:rsidRPr="00BC7581">
        <w:t>coil leaving temperature</w:t>
      </w:r>
    </w:p>
    <w:p w14:paraId="69D90412" w14:textId="38D15F50" w:rsidR="009045A3" w:rsidRPr="00BC7581" w:rsidRDefault="009045A3" w:rsidP="005274F2">
      <w:pPr>
        <w:pStyle w:val="Heading6"/>
        <w:spacing w:before="140" w:after="60"/>
        <w:ind w:left="1988" w:hanging="274"/>
      </w:pPr>
      <w:proofErr w:type="spellStart"/>
      <w:r>
        <w:rPr>
          <w:rFonts w:cs="Times New Roman PS MT"/>
          <w:bCs/>
          <w:szCs w:val="20"/>
        </w:rPr>
        <w:t>HCET</w:t>
      </w:r>
      <w:r>
        <w:rPr>
          <w:rFonts w:cs="Times New Roman PS MT"/>
          <w:bCs/>
          <w:sz w:val="17"/>
          <w:szCs w:val="17"/>
          <w:vertAlign w:val="subscript"/>
        </w:rPr>
        <w:t>avg</w:t>
      </w:r>
      <w:proofErr w:type="spellEnd"/>
      <w:r w:rsidRPr="00BC7581">
        <w:t xml:space="preserve"> = rolling average of heating</w:t>
      </w:r>
      <w:r>
        <w:rPr>
          <w:rFonts w:cs="Times New Roman PS MT"/>
          <w:bCs/>
          <w:szCs w:val="20"/>
        </w:rPr>
        <w:t>-</w:t>
      </w:r>
      <w:r w:rsidRPr="00BC7581">
        <w:t>coil entering temperature</w:t>
      </w:r>
    </w:p>
    <w:p w14:paraId="457E1FB3" w14:textId="2679864E" w:rsidR="009045A3" w:rsidRPr="00BC7581" w:rsidRDefault="009045A3" w:rsidP="005274F2">
      <w:pPr>
        <w:pStyle w:val="Heading6"/>
        <w:spacing w:before="140" w:after="60"/>
        <w:ind w:left="1988" w:hanging="274"/>
      </w:pPr>
      <w:proofErr w:type="spellStart"/>
      <w:r>
        <w:rPr>
          <w:rFonts w:cs="Times New Roman PS MT"/>
          <w:bCs/>
          <w:szCs w:val="20"/>
        </w:rPr>
        <w:t>HCLT</w:t>
      </w:r>
      <w:r>
        <w:rPr>
          <w:rFonts w:cs="Times New Roman PS MT"/>
          <w:bCs/>
          <w:sz w:val="17"/>
          <w:szCs w:val="17"/>
          <w:vertAlign w:val="subscript"/>
        </w:rPr>
        <w:t>avg</w:t>
      </w:r>
      <w:proofErr w:type="spellEnd"/>
      <w:r w:rsidRPr="00BC7581">
        <w:t xml:space="preserve"> = rolling average of heating</w:t>
      </w:r>
      <w:r>
        <w:rPr>
          <w:rFonts w:cs="Times New Roman PS MT"/>
          <w:bCs/>
          <w:szCs w:val="20"/>
        </w:rPr>
        <w:t>-</w:t>
      </w:r>
      <w:r w:rsidRPr="00BC7581">
        <w:t>coil leaving temperature</w:t>
      </w:r>
    </w:p>
    <w:p w14:paraId="1292E4DB" w14:textId="7BB2CBF8" w:rsidR="009045A3" w:rsidRPr="00BC7581" w:rsidRDefault="009045A3" w:rsidP="005274F2">
      <w:pPr>
        <w:pStyle w:val="Heading6"/>
        <w:spacing w:before="140" w:after="60"/>
        <w:ind w:left="1988" w:hanging="274"/>
      </w:pPr>
      <w:r>
        <w:rPr>
          <w:rFonts w:ascii="Symbol" w:hAnsi="Symbol" w:cs="Symbol"/>
          <w:bCs/>
          <w:szCs w:val="20"/>
        </w:rPr>
        <w:t></w:t>
      </w:r>
      <w:r w:rsidRPr="00BC7581">
        <w:t xml:space="preserve">OS = number of changes in </w:t>
      </w:r>
      <w:r>
        <w:rPr>
          <w:rFonts w:cs="Times New Roman PS MT"/>
          <w:bCs/>
          <w:szCs w:val="20"/>
        </w:rPr>
        <w:t>OS</w:t>
      </w:r>
      <w:r w:rsidRPr="00BC7581">
        <w:t xml:space="preserve"> during the previous 60 minutes (moving window)</w:t>
      </w:r>
    </w:p>
    <w:p w14:paraId="28625C55" w14:textId="715745B9" w:rsidR="009045A3" w:rsidRPr="00BC7581" w:rsidRDefault="009045A3" w:rsidP="0087618D">
      <w:pPr>
        <w:pStyle w:val="Heading4"/>
      </w:pPr>
      <w:r w:rsidRPr="00BC7581">
        <w:lastRenderedPageBreak/>
        <w:t xml:space="preserve">The internal variables </w:t>
      </w:r>
      <w:r w:rsidRPr="00B87A61">
        <w:rPr>
          <w:rFonts w:cs="Times New Roman PS MT"/>
          <w:bCs/>
          <w:szCs w:val="20"/>
        </w:rPr>
        <w:t xml:space="preserve">shown in Table 5.18.13.5 </w:t>
      </w:r>
      <w:r w:rsidRPr="00BC7581">
        <w:t>shall be defined for each AHU. All parameters are adjustable by the operator, with initial values as given below</w:t>
      </w:r>
      <w:r w:rsidRPr="00B87A61">
        <w:rPr>
          <w:rFonts w:cs="Times New Roman PS MT"/>
          <w:bCs/>
          <w:szCs w:val="20"/>
        </w:rPr>
        <w:t>.</w:t>
      </w:r>
    </w:p>
    <w:p w14:paraId="607CFA40" w14:textId="6E90C444" w:rsidR="009045A3" w:rsidRPr="007A5D47" w:rsidRDefault="009045A3" w:rsidP="00B37EF3">
      <w:pPr>
        <w:pStyle w:val="Infobox"/>
      </w:pPr>
      <w:r w:rsidRPr="007A5D47">
        <w:t>Default values are derived from NISTIR 7365 and have been validated in field trials. They are expected to be appropriate for most circumstances, but individual installations may benefit from tuning to improve sensitivity and reduce false alarms.</w:t>
      </w:r>
    </w:p>
    <w:p w14:paraId="35994D21" w14:textId="75C2CCBA" w:rsidR="009045A3" w:rsidRPr="007A5D47" w:rsidRDefault="009045A3" w:rsidP="00B37EF3">
      <w:pPr>
        <w:pStyle w:val="Infobox"/>
      </w:pPr>
      <w:r w:rsidRPr="007A5D47">
        <w:t xml:space="preserve">The default values have been intentionally biased toward minimizing false alarms, if </w:t>
      </w:r>
      <w:proofErr w:type="gramStart"/>
      <w:r w:rsidRPr="007A5D47">
        <w:t>necessary</w:t>
      </w:r>
      <w:proofErr w:type="gramEnd"/>
      <w:r w:rsidRPr="007A5D47">
        <w:t xml:space="preserve"> at the expense of missing real alarms. This avoids excessive false alarms that will erode user confidence and responsiveness. However, if the goal is to achieve the best possible energy performance and system operation, these values should be adjusted based on field measurement and operational experience.</w:t>
      </w:r>
    </w:p>
    <w:p w14:paraId="5530C9B2" w14:textId="4D34EE6F" w:rsidR="009045A3" w:rsidRPr="00BC7581" w:rsidRDefault="009045A3" w:rsidP="00B37EF3">
      <w:pPr>
        <w:pStyle w:val="Infobox"/>
      </w:pPr>
      <w:r w:rsidRPr="00BC7581">
        <w:t>Values for physical factors such as fan heat, duct heat gain, and sensor error can be measured in the field or derived from trend logs. Likewise, the occupancy delay and switch delays can be refined by observing in trend data the time required to achieve quasi steady state operation.</w:t>
      </w:r>
    </w:p>
    <w:p w14:paraId="4BB6A248" w14:textId="1C16A8AB" w:rsidR="009045A3" w:rsidRPr="00BC7581" w:rsidRDefault="009045A3" w:rsidP="00B37EF3">
      <w:pPr>
        <w:pStyle w:val="Infobox"/>
      </w:pPr>
      <w:r w:rsidRPr="00BC7581">
        <w:t>Other factors can be tuned by observing false positives and false negatives (i.e., unreported faults). If transient conditions or noise cause false errors, increase the alarm delay. Likewise, failure to report real faults can be addressed by adjusting the heating coil, cooling coil, temperature, or flow thresholds.</w:t>
      </w:r>
    </w:p>
    <w:p w14:paraId="5D1AD081" w14:textId="68BDCE96" w:rsidR="00AD30BE" w:rsidRDefault="00AD30BE" w:rsidP="00AD30BE"/>
    <w:p w14:paraId="54AB35A5" w14:textId="786D0019" w:rsidR="00AD30BE" w:rsidRPr="00AD30BE" w:rsidRDefault="00AD30BE" w:rsidP="00122D20">
      <w:pPr>
        <w:pStyle w:val="TableTitle"/>
      </w:pPr>
      <w:r w:rsidRPr="00AD30BE">
        <w:t>Table 5.18.13.5 SZVAV AHU Internal Variables</w:t>
      </w:r>
    </w:p>
    <w:p w14:paraId="35B6E430" w14:textId="77777777" w:rsidR="0002449B" w:rsidRPr="0002449B" w:rsidRDefault="0002449B" w:rsidP="0002449B"/>
    <w:tbl>
      <w:tblPr>
        <w:tblW w:w="9630" w:type="dxa"/>
        <w:tblLayout w:type="fixed"/>
        <w:tblCellMar>
          <w:top w:w="60" w:type="dxa"/>
          <w:left w:w="40" w:type="dxa"/>
          <w:bottom w:w="40" w:type="dxa"/>
          <w:right w:w="40" w:type="dxa"/>
        </w:tblCellMar>
        <w:tblLook w:val="0000" w:firstRow="0" w:lastRow="0" w:firstColumn="0" w:lastColumn="0" w:noHBand="0" w:noVBand="0"/>
      </w:tblPr>
      <w:tblGrid>
        <w:gridCol w:w="1440"/>
        <w:gridCol w:w="5940"/>
        <w:gridCol w:w="2250"/>
      </w:tblGrid>
      <w:tr w:rsidR="009045A3" w14:paraId="7662DB43" w14:textId="77777777" w:rsidTr="002A5D0A">
        <w:trPr>
          <w:trHeight w:val="340"/>
        </w:trPr>
        <w:tc>
          <w:tcPr>
            <w:tcW w:w="1440" w:type="dxa"/>
            <w:tcBorders>
              <w:top w:val="single" w:sz="16" w:space="0" w:color="000000"/>
              <w:left w:val="nil"/>
              <w:bottom w:val="single" w:sz="16" w:space="0" w:color="000000"/>
              <w:right w:val="single" w:sz="3" w:space="0" w:color="000000"/>
            </w:tcBorders>
            <w:tcMar>
              <w:top w:w="90" w:type="dxa"/>
              <w:left w:w="80" w:type="dxa"/>
              <w:bottom w:w="70" w:type="dxa"/>
              <w:right w:w="40" w:type="dxa"/>
            </w:tcMar>
            <w:vAlign w:val="bottom"/>
          </w:tcPr>
          <w:p w14:paraId="50A8A6CC" w14:textId="77777777" w:rsidR="009045A3" w:rsidRPr="00BC7581" w:rsidRDefault="009045A3" w:rsidP="00B37EF3">
            <w:pPr>
              <w:pStyle w:val="HeadingRunIn"/>
              <w:rPr>
                <w:b/>
              </w:rPr>
            </w:pPr>
            <w:r w:rsidRPr="00BC7581">
              <w:t>Variable Name</w:t>
            </w:r>
          </w:p>
        </w:tc>
        <w:tc>
          <w:tcPr>
            <w:tcW w:w="5940" w:type="dxa"/>
            <w:tcBorders>
              <w:top w:val="single" w:sz="16" w:space="0" w:color="000000"/>
              <w:left w:val="single" w:sz="3" w:space="0" w:color="000000"/>
              <w:bottom w:val="single" w:sz="16" w:space="0" w:color="000000"/>
              <w:right w:val="single" w:sz="3" w:space="0" w:color="000000"/>
            </w:tcBorders>
            <w:tcMar>
              <w:top w:w="90" w:type="dxa"/>
              <w:left w:w="80" w:type="dxa"/>
              <w:bottom w:w="70" w:type="dxa"/>
              <w:right w:w="40" w:type="dxa"/>
            </w:tcMar>
            <w:vAlign w:val="bottom"/>
          </w:tcPr>
          <w:p w14:paraId="7113C69C" w14:textId="77777777" w:rsidR="009045A3" w:rsidRPr="00BC7581" w:rsidRDefault="009045A3" w:rsidP="00B37EF3">
            <w:pPr>
              <w:pStyle w:val="HeadingRunIn"/>
              <w:rPr>
                <w:b/>
              </w:rPr>
            </w:pPr>
            <w:r w:rsidRPr="00BC7581">
              <w:t>Description</w:t>
            </w:r>
          </w:p>
        </w:tc>
        <w:tc>
          <w:tcPr>
            <w:tcW w:w="2250" w:type="dxa"/>
            <w:tcBorders>
              <w:top w:val="single" w:sz="16" w:space="0" w:color="000000"/>
              <w:left w:val="nil"/>
              <w:bottom w:val="single" w:sz="16" w:space="0" w:color="000000"/>
              <w:right w:val="nil"/>
            </w:tcBorders>
            <w:tcMar>
              <w:top w:w="90" w:type="dxa"/>
              <w:left w:w="80" w:type="dxa"/>
              <w:bottom w:w="70" w:type="dxa"/>
              <w:right w:w="40" w:type="dxa"/>
            </w:tcMar>
            <w:vAlign w:val="bottom"/>
          </w:tcPr>
          <w:p w14:paraId="1EB73B18" w14:textId="77777777" w:rsidR="009045A3" w:rsidRPr="00BC7581" w:rsidRDefault="009045A3" w:rsidP="00B37EF3">
            <w:pPr>
              <w:pStyle w:val="HeadingRunIn"/>
              <w:rPr>
                <w:b/>
              </w:rPr>
            </w:pPr>
            <w:r w:rsidRPr="00BC7581">
              <w:t>Default Value</w:t>
            </w:r>
          </w:p>
        </w:tc>
      </w:tr>
      <w:tr w:rsidR="0002449B" w14:paraId="20F5263B" w14:textId="77777777" w:rsidTr="002A5D0A">
        <w:trPr>
          <w:trHeight w:val="340"/>
        </w:trPr>
        <w:tc>
          <w:tcPr>
            <w:tcW w:w="1440" w:type="dxa"/>
            <w:tcBorders>
              <w:top w:val="double" w:sz="4" w:space="0" w:color="000000"/>
              <w:left w:val="nil"/>
              <w:bottom w:val="single" w:sz="3" w:space="0" w:color="000000"/>
              <w:right w:val="single" w:sz="3" w:space="0" w:color="000000"/>
            </w:tcBorders>
            <w:shd w:val="clear" w:color="000000" w:fill="auto"/>
            <w:tcMar>
              <w:top w:w="90" w:type="dxa"/>
              <w:left w:w="80" w:type="dxa"/>
              <w:bottom w:w="70" w:type="dxa"/>
              <w:right w:w="40" w:type="dxa"/>
            </w:tcMar>
            <w:vAlign w:val="center"/>
          </w:tcPr>
          <w:p w14:paraId="4982877C" w14:textId="72E8E63F" w:rsidR="0002449B" w:rsidRPr="00BC7581" w:rsidRDefault="0002449B" w:rsidP="0002449B">
            <w:pPr>
              <w:pStyle w:val="HeadingRunIn"/>
            </w:pPr>
            <w:r w:rsidRPr="00E20EED">
              <w:sym w:font="Symbol" w:char="F044"/>
            </w:r>
            <w:r w:rsidRPr="00E20EED">
              <w:t>T</w:t>
            </w:r>
            <w:r w:rsidRPr="00E20EED">
              <w:rPr>
                <w:vertAlign w:val="subscript"/>
              </w:rPr>
              <w:t>SF</w:t>
            </w:r>
          </w:p>
        </w:tc>
        <w:tc>
          <w:tcPr>
            <w:tcW w:w="5940" w:type="dxa"/>
            <w:tcBorders>
              <w:top w:val="double" w:sz="4" w:space="0" w:color="000000"/>
              <w:left w:val="single" w:sz="3" w:space="0" w:color="000000"/>
              <w:bottom w:val="single" w:sz="3" w:space="0" w:color="000000"/>
              <w:right w:val="single" w:sz="3" w:space="0" w:color="000000"/>
            </w:tcBorders>
            <w:shd w:val="clear" w:color="000000" w:fill="auto"/>
            <w:tcMar>
              <w:top w:w="90" w:type="dxa"/>
              <w:left w:w="80" w:type="dxa"/>
              <w:bottom w:w="70" w:type="dxa"/>
              <w:right w:w="40" w:type="dxa"/>
            </w:tcMar>
          </w:tcPr>
          <w:p w14:paraId="2F947A7D" w14:textId="77777777" w:rsidR="0002449B" w:rsidRPr="00BC7581" w:rsidRDefault="0002449B" w:rsidP="0002449B">
            <w:pPr>
              <w:pStyle w:val="HeadingRunIn"/>
            </w:pPr>
            <w:r w:rsidRPr="00BC7581">
              <w:t xml:space="preserve">Temperature </w:t>
            </w:r>
            <w:proofErr w:type="gramStart"/>
            <w:r w:rsidRPr="00BC7581">
              <w:t>rise</w:t>
            </w:r>
            <w:proofErr w:type="gramEnd"/>
            <w:r w:rsidRPr="00BC7581">
              <w:t xml:space="preserve"> across supply fan</w:t>
            </w:r>
          </w:p>
        </w:tc>
        <w:tc>
          <w:tcPr>
            <w:tcW w:w="2250" w:type="dxa"/>
            <w:tcBorders>
              <w:top w:val="double" w:sz="4" w:space="0" w:color="000000"/>
              <w:left w:val="nil"/>
              <w:bottom w:val="single" w:sz="3" w:space="0" w:color="000000"/>
              <w:right w:val="nil"/>
            </w:tcBorders>
            <w:shd w:val="clear" w:color="000000" w:fill="auto"/>
            <w:tcMar>
              <w:top w:w="90" w:type="dxa"/>
              <w:left w:w="80" w:type="dxa"/>
              <w:bottom w:w="70" w:type="dxa"/>
              <w:right w:w="40" w:type="dxa"/>
            </w:tcMar>
          </w:tcPr>
          <w:p w14:paraId="6E2BCA19" w14:textId="365D6DB3" w:rsidR="0002449B" w:rsidRPr="00B243FF" w:rsidRDefault="00B243FF" w:rsidP="0002449B">
            <w:pPr>
              <w:pStyle w:val="HeadingRunIn"/>
              <w:rPr>
                <w:rStyle w:val="Toggle"/>
                <w:rPrChange w:id="7711" w:author="Titus Ellison" w:date="2022-10-21T09:23:00Z">
                  <w:rPr/>
                </w:rPrChange>
              </w:rPr>
            </w:pPr>
            <w:ins w:id="7712" w:author="Titus Ellison" w:date="2022-10-21T09:23:00Z">
              <w:r w:rsidRPr="00B243FF">
                <w:rPr>
                  <w:rStyle w:val="Toggle"/>
                  <w:rPrChange w:id="7713" w:author="Titus Ellison" w:date="2022-10-21T09:23:00Z">
                    <w:rPr/>
                  </w:rPrChange>
                </w:rPr>
                <w:t>[UNITS [</w:t>
              </w:r>
            </w:ins>
            <w:r w:rsidR="0002449B" w:rsidRPr="00B243FF">
              <w:rPr>
                <w:rStyle w:val="Toggle"/>
                <w:rPrChange w:id="7714" w:author="Titus Ellison" w:date="2022-10-21T09:23:00Z">
                  <w:rPr/>
                </w:rPrChange>
              </w:rPr>
              <w:t>0.5°C</w:t>
            </w:r>
            <w:ins w:id="7715" w:author="Titus Ellison" w:date="2022-10-21T09:23:00Z">
              <w:r w:rsidRPr="00B243FF">
                <w:rPr>
                  <w:rStyle w:val="Toggle"/>
                  <w:rPrChange w:id="7716" w:author="Titus Ellison" w:date="2022-10-21T09:23:00Z">
                    <w:rPr/>
                  </w:rPrChange>
                </w:rPr>
                <w:t>]</w:t>
              </w:r>
            </w:ins>
            <w:r w:rsidR="0002449B" w:rsidRPr="00B243FF">
              <w:rPr>
                <w:rStyle w:val="Toggle"/>
                <w:rPrChange w:id="7717" w:author="Titus Ellison" w:date="2022-10-21T09:23:00Z">
                  <w:rPr/>
                </w:rPrChange>
              </w:rPr>
              <w:t xml:space="preserve"> </w:t>
            </w:r>
            <w:ins w:id="7718" w:author="Titus Ellison" w:date="2022-10-21T09:23:00Z">
              <w:r w:rsidRPr="00B243FF">
                <w:rPr>
                  <w:rStyle w:val="Toggle"/>
                  <w:rPrChange w:id="7719" w:author="Titus Ellison" w:date="2022-10-21T09:23:00Z">
                    <w:rPr/>
                  </w:rPrChange>
                </w:rPr>
                <w:t>[</w:t>
              </w:r>
            </w:ins>
            <w:del w:id="7720" w:author="Titus Ellison" w:date="2022-10-21T09:23:00Z">
              <w:r w:rsidR="0002449B" w:rsidRPr="00B243FF" w:rsidDel="00B243FF">
                <w:rPr>
                  <w:rStyle w:val="Toggle"/>
                  <w:rPrChange w:id="7721" w:author="Titus Ellison" w:date="2022-10-21T09:23:00Z">
                    <w:rPr/>
                  </w:rPrChange>
                </w:rPr>
                <w:delText>(</w:delText>
              </w:r>
            </w:del>
            <w:r w:rsidR="0002449B" w:rsidRPr="00B243FF">
              <w:rPr>
                <w:rStyle w:val="Toggle"/>
                <w:rPrChange w:id="7722" w:author="Titus Ellison" w:date="2022-10-21T09:23:00Z">
                  <w:rPr/>
                </w:rPrChange>
              </w:rPr>
              <w:t>1°F</w:t>
            </w:r>
            <w:ins w:id="7723" w:author="Titus Ellison" w:date="2022-10-21T09:23:00Z">
              <w:r w:rsidRPr="00B243FF">
                <w:rPr>
                  <w:rStyle w:val="Toggle"/>
                  <w:rPrChange w:id="7724" w:author="Titus Ellison" w:date="2022-10-21T09:23:00Z">
                    <w:rPr/>
                  </w:rPrChange>
                </w:rPr>
                <w:t>]]</w:t>
              </w:r>
            </w:ins>
            <w:del w:id="7725" w:author="Titus Ellison" w:date="2022-10-21T09:23:00Z">
              <w:r w:rsidR="0002449B" w:rsidRPr="00B243FF" w:rsidDel="00B243FF">
                <w:rPr>
                  <w:rStyle w:val="Toggle"/>
                  <w:rPrChange w:id="7726" w:author="Titus Ellison" w:date="2022-10-21T09:23:00Z">
                    <w:rPr/>
                  </w:rPrChange>
                </w:rPr>
                <w:delText>)</w:delText>
              </w:r>
            </w:del>
          </w:p>
        </w:tc>
      </w:tr>
      <w:tr w:rsidR="0002449B" w14:paraId="073CB0DB" w14:textId="77777777" w:rsidTr="002A5D0A">
        <w:trPr>
          <w:trHeight w:val="560"/>
        </w:trPr>
        <w:tc>
          <w:tcPr>
            <w:tcW w:w="1440" w:type="dxa"/>
            <w:tcBorders>
              <w:top w:val="single" w:sz="3" w:space="0" w:color="000000"/>
              <w:left w:val="nil"/>
              <w:bottom w:val="single" w:sz="3" w:space="0" w:color="000000"/>
              <w:right w:val="single" w:sz="3" w:space="0" w:color="000000"/>
            </w:tcBorders>
            <w:shd w:val="clear" w:color="000000" w:fill="auto"/>
            <w:tcMar>
              <w:top w:w="90" w:type="dxa"/>
              <w:left w:w="80" w:type="dxa"/>
              <w:bottom w:w="70" w:type="dxa"/>
              <w:right w:w="40" w:type="dxa"/>
            </w:tcMar>
            <w:vAlign w:val="center"/>
          </w:tcPr>
          <w:p w14:paraId="77C876BA" w14:textId="08D94770" w:rsidR="0002449B" w:rsidRPr="00BC7581" w:rsidRDefault="0002449B" w:rsidP="0002449B">
            <w:pPr>
              <w:pStyle w:val="HeadingRunIn"/>
            </w:pPr>
            <w:r w:rsidRPr="00E20EED">
              <w:sym w:font="Symbol" w:char="F044"/>
            </w:r>
            <w:r w:rsidRPr="00E20EED">
              <w:t>T</w:t>
            </w:r>
            <w:r w:rsidRPr="00E20EED">
              <w:rPr>
                <w:vertAlign w:val="subscript"/>
              </w:rPr>
              <w:t>MIN</w:t>
            </w:r>
          </w:p>
        </w:tc>
        <w:tc>
          <w:tcPr>
            <w:tcW w:w="5940" w:type="dxa"/>
            <w:tcBorders>
              <w:top w:val="single" w:sz="3" w:space="0" w:color="000000"/>
              <w:left w:val="single" w:sz="3" w:space="0" w:color="000000"/>
              <w:bottom w:val="single" w:sz="3" w:space="0" w:color="000000"/>
              <w:right w:val="single" w:sz="3" w:space="0" w:color="000000"/>
            </w:tcBorders>
            <w:shd w:val="clear" w:color="000000" w:fill="auto"/>
            <w:tcMar>
              <w:top w:w="90" w:type="dxa"/>
              <w:left w:w="80" w:type="dxa"/>
              <w:bottom w:w="70" w:type="dxa"/>
              <w:right w:w="40" w:type="dxa"/>
            </w:tcMar>
          </w:tcPr>
          <w:p w14:paraId="607FC0D8" w14:textId="77777777" w:rsidR="0002449B" w:rsidRPr="00BC7581" w:rsidRDefault="0002449B" w:rsidP="0002449B">
            <w:pPr>
              <w:pStyle w:val="HeadingRunIn"/>
            </w:pPr>
            <w:r w:rsidRPr="00BC7581">
              <w:t>Minimum difference between OAT and RAT to evaluate economizer error conditions (FC#6)</w:t>
            </w:r>
          </w:p>
        </w:tc>
        <w:tc>
          <w:tcPr>
            <w:tcW w:w="2250" w:type="dxa"/>
            <w:tcBorders>
              <w:top w:val="single" w:sz="3" w:space="0" w:color="000000"/>
              <w:left w:val="nil"/>
              <w:bottom w:val="single" w:sz="3" w:space="0" w:color="000000"/>
              <w:right w:val="nil"/>
            </w:tcBorders>
            <w:shd w:val="clear" w:color="000000" w:fill="auto"/>
            <w:tcMar>
              <w:top w:w="90" w:type="dxa"/>
              <w:left w:w="80" w:type="dxa"/>
              <w:bottom w:w="70" w:type="dxa"/>
              <w:right w:w="40" w:type="dxa"/>
            </w:tcMar>
          </w:tcPr>
          <w:p w14:paraId="2016014D" w14:textId="63ABF09F" w:rsidR="0002449B" w:rsidRPr="00B243FF" w:rsidRDefault="00B243FF" w:rsidP="0002449B">
            <w:pPr>
              <w:pStyle w:val="HeadingRunIn"/>
              <w:rPr>
                <w:rStyle w:val="Toggle"/>
                <w:rPrChange w:id="7727" w:author="Titus Ellison" w:date="2022-10-21T09:23:00Z">
                  <w:rPr/>
                </w:rPrChange>
              </w:rPr>
            </w:pPr>
            <w:ins w:id="7728" w:author="Titus Ellison" w:date="2022-10-21T09:23:00Z">
              <w:r w:rsidRPr="00B243FF">
                <w:rPr>
                  <w:rStyle w:val="Toggle"/>
                  <w:rPrChange w:id="7729" w:author="Titus Ellison" w:date="2022-10-21T09:23:00Z">
                    <w:rPr/>
                  </w:rPrChange>
                </w:rPr>
                <w:t>[UNITS [</w:t>
              </w:r>
            </w:ins>
            <w:r w:rsidR="0002449B" w:rsidRPr="00B243FF">
              <w:rPr>
                <w:rStyle w:val="Toggle"/>
                <w:rPrChange w:id="7730" w:author="Titus Ellison" w:date="2022-10-21T09:23:00Z">
                  <w:rPr/>
                </w:rPrChange>
              </w:rPr>
              <w:t>6°C</w:t>
            </w:r>
            <w:ins w:id="7731" w:author="Titus Ellison" w:date="2022-10-21T09:23:00Z">
              <w:r w:rsidRPr="00B243FF">
                <w:rPr>
                  <w:rStyle w:val="Toggle"/>
                  <w:rPrChange w:id="7732" w:author="Titus Ellison" w:date="2022-10-21T09:23:00Z">
                    <w:rPr/>
                  </w:rPrChange>
                </w:rPr>
                <w:t>]</w:t>
              </w:r>
            </w:ins>
            <w:r w:rsidR="0002449B" w:rsidRPr="00B243FF">
              <w:rPr>
                <w:rStyle w:val="Toggle"/>
                <w:rPrChange w:id="7733" w:author="Titus Ellison" w:date="2022-10-21T09:23:00Z">
                  <w:rPr/>
                </w:rPrChange>
              </w:rPr>
              <w:t xml:space="preserve"> </w:t>
            </w:r>
            <w:ins w:id="7734" w:author="Titus Ellison" w:date="2022-10-21T09:23:00Z">
              <w:r w:rsidRPr="00B243FF">
                <w:rPr>
                  <w:rStyle w:val="Toggle"/>
                  <w:rPrChange w:id="7735" w:author="Titus Ellison" w:date="2022-10-21T09:23:00Z">
                    <w:rPr/>
                  </w:rPrChange>
                </w:rPr>
                <w:t>[</w:t>
              </w:r>
            </w:ins>
            <w:del w:id="7736" w:author="Titus Ellison" w:date="2022-10-21T09:23:00Z">
              <w:r w:rsidR="0002449B" w:rsidRPr="00B243FF" w:rsidDel="00B243FF">
                <w:rPr>
                  <w:rStyle w:val="Toggle"/>
                  <w:rPrChange w:id="7737" w:author="Titus Ellison" w:date="2022-10-21T09:23:00Z">
                    <w:rPr/>
                  </w:rPrChange>
                </w:rPr>
                <w:delText>(</w:delText>
              </w:r>
            </w:del>
            <w:r w:rsidR="0002449B" w:rsidRPr="00B243FF">
              <w:rPr>
                <w:rStyle w:val="Toggle"/>
                <w:rPrChange w:id="7738" w:author="Titus Ellison" w:date="2022-10-21T09:23:00Z">
                  <w:rPr/>
                </w:rPrChange>
              </w:rPr>
              <w:t>10°F</w:t>
            </w:r>
            <w:ins w:id="7739" w:author="Titus Ellison" w:date="2022-10-21T09:23:00Z">
              <w:r w:rsidRPr="00B243FF">
                <w:rPr>
                  <w:rStyle w:val="Toggle"/>
                  <w:rPrChange w:id="7740" w:author="Titus Ellison" w:date="2022-10-21T09:23:00Z">
                    <w:rPr/>
                  </w:rPrChange>
                </w:rPr>
                <w:t>]]</w:t>
              </w:r>
            </w:ins>
            <w:del w:id="7741" w:author="Titus Ellison" w:date="2022-10-21T09:23:00Z">
              <w:r w:rsidR="0002449B" w:rsidRPr="00B243FF" w:rsidDel="00B243FF">
                <w:rPr>
                  <w:rStyle w:val="Toggle"/>
                  <w:rPrChange w:id="7742" w:author="Titus Ellison" w:date="2022-10-21T09:23:00Z">
                    <w:rPr/>
                  </w:rPrChange>
                </w:rPr>
                <w:delText>)</w:delText>
              </w:r>
            </w:del>
          </w:p>
        </w:tc>
      </w:tr>
      <w:tr w:rsidR="009045A3" w14:paraId="78AE36E9" w14:textId="77777777" w:rsidTr="002A5D0A">
        <w:trPr>
          <w:trHeight w:val="380"/>
        </w:trPr>
        <w:tc>
          <w:tcPr>
            <w:tcW w:w="1440" w:type="dxa"/>
            <w:tcBorders>
              <w:top w:val="single" w:sz="3" w:space="0" w:color="000000"/>
              <w:left w:val="nil"/>
              <w:bottom w:val="single" w:sz="3" w:space="0" w:color="000000"/>
              <w:right w:val="single" w:sz="3" w:space="0" w:color="000000"/>
            </w:tcBorders>
            <w:tcMar>
              <w:top w:w="90" w:type="dxa"/>
              <w:left w:w="80" w:type="dxa"/>
              <w:bottom w:w="70" w:type="dxa"/>
              <w:right w:w="40" w:type="dxa"/>
            </w:tcMar>
          </w:tcPr>
          <w:p w14:paraId="3E5978C8" w14:textId="55F5D9D9" w:rsidR="009045A3" w:rsidRPr="00BC7581" w:rsidRDefault="009045A3" w:rsidP="00B37EF3">
            <w:pPr>
              <w:pStyle w:val="HeadingRunIn"/>
            </w:pPr>
            <w:r>
              <w:rPr>
                <w:rFonts w:ascii="Symbol" w:hAnsi="Symbol" w:cs="Symbol"/>
                <w:sz w:val="22"/>
                <w:szCs w:val="22"/>
              </w:rPr>
              <w:t></w:t>
            </w:r>
            <w:r>
              <w:rPr>
                <w:vertAlign w:val="subscript"/>
              </w:rPr>
              <w:t>SAT</w:t>
            </w:r>
          </w:p>
        </w:tc>
        <w:tc>
          <w:tcPr>
            <w:tcW w:w="5940" w:type="dxa"/>
            <w:tcBorders>
              <w:top w:val="single" w:sz="3" w:space="0" w:color="000000"/>
              <w:left w:val="single" w:sz="3" w:space="0" w:color="000000"/>
              <w:bottom w:val="single" w:sz="3" w:space="0" w:color="000000"/>
              <w:right w:val="single" w:sz="3" w:space="0" w:color="000000"/>
            </w:tcBorders>
            <w:tcMar>
              <w:top w:w="90" w:type="dxa"/>
              <w:left w:w="80" w:type="dxa"/>
              <w:bottom w:w="70" w:type="dxa"/>
              <w:right w:w="40" w:type="dxa"/>
            </w:tcMar>
          </w:tcPr>
          <w:p w14:paraId="097B657B" w14:textId="77777777" w:rsidR="009045A3" w:rsidRPr="00BC7581" w:rsidRDefault="009045A3" w:rsidP="00B37EF3">
            <w:pPr>
              <w:pStyle w:val="HeadingRunIn"/>
            </w:pPr>
            <w:r w:rsidRPr="00BC7581">
              <w:t>Temperature error threshold for SAT sensor</w:t>
            </w:r>
          </w:p>
        </w:tc>
        <w:tc>
          <w:tcPr>
            <w:tcW w:w="2250" w:type="dxa"/>
            <w:tcBorders>
              <w:top w:val="single" w:sz="3" w:space="0" w:color="000000"/>
              <w:left w:val="nil"/>
              <w:bottom w:val="single" w:sz="3" w:space="0" w:color="000000"/>
              <w:right w:val="nil"/>
            </w:tcBorders>
            <w:tcMar>
              <w:top w:w="90" w:type="dxa"/>
              <w:left w:w="80" w:type="dxa"/>
              <w:bottom w:w="70" w:type="dxa"/>
              <w:right w:w="40" w:type="dxa"/>
            </w:tcMar>
          </w:tcPr>
          <w:p w14:paraId="5DF0C479" w14:textId="3597FCCC" w:rsidR="009045A3" w:rsidRPr="00B243FF" w:rsidRDefault="00B243FF" w:rsidP="00B37EF3">
            <w:pPr>
              <w:pStyle w:val="HeadingRunIn"/>
              <w:rPr>
                <w:rStyle w:val="Toggle"/>
                <w:rPrChange w:id="7743" w:author="Titus Ellison" w:date="2022-10-21T09:23:00Z">
                  <w:rPr/>
                </w:rPrChange>
              </w:rPr>
            </w:pPr>
            <w:ins w:id="7744" w:author="Titus Ellison" w:date="2022-10-21T09:23:00Z">
              <w:r w:rsidRPr="00B243FF">
                <w:rPr>
                  <w:rStyle w:val="Toggle"/>
                  <w:rPrChange w:id="7745" w:author="Titus Ellison" w:date="2022-10-21T09:23:00Z">
                    <w:rPr/>
                  </w:rPrChange>
                </w:rPr>
                <w:t>[UNITS [</w:t>
              </w:r>
            </w:ins>
            <w:r w:rsidR="009045A3" w:rsidRPr="00B243FF">
              <w:rPr>
                <w:rStyle w:val="Toggle"/>
                <w:rPrChange w:id="7746" w:author="Titus Ellison" w:date="2022-10-21T09:23:00Z">
                  <w:rPr/>
                </w:rPrChange>
              </w:rPr>
              <w:t>1°C</w:t>
            </w:r>
            <w:ins w:id="7747" w:author="Titus Ellison" w:date="2022-10-21T09:23:00Z">
              <w:r w:rsidRPr="00B243FF">
                <w:rPr>
                  <w:rStyle w:val="Toggle"/>
                  <w:rPrChange w:id="7748" w:author="Titus Ellison" w:date="2022-10-21T09:23:00Z">
                    <w:rPr/>
                  </w:rPrChange>
                </w:rPr>
                <w:t>]</w:t>
              </w:r>
            </w:ins>
            <w:r w:rsidR="009045A3" w:rsidRPr="00B243FF">
              <w:rPr>
                <w:rStyle w:val="Toggle"/>
                <w:rPrChange w:id="7749" w:author="Titus Ellison" w:date="2022-10-21T09:23:00Z">
                  <w:rPr/>
                </w:rPrChange>
              </w:rPr>
              <w:t xml:space="preserve"> </w:t>
            </w:r>
            <w:ins w:id="7750" w:author="Titus Ellison" w:date="2022-10-21T09:23:00Z">
              <w:r w:rsidRPr="00B243FF">
                <w:rPr>
                  <w:rStyle w:val="Toggle"/>
                  <w:rPrChange w:id="7751" w:author="Titus Ellison" w:date="2022-10-21T09:23:00Z">
                    <w:rPr/>
                  </w:rPrChange>
                </w:rPr>
                <w:t>[</w:t>
              </w:r>
            </w:ins>
            <w:del w:id="7752" w:author="Titus Ellison" w:date="2022-10-21T09:23:00Z">
              <w:r w:rsidR="009045A3" w:rsidRPr="00B243FF" w:rsidDel="00B243FF">
                <w:rPr>
                  <w:rStyle w:val="Toggle"/>
                  <w:rPrChange w:id="7753" w:author="Titus Ellison" w:date="2022-10-21T09:23:00Z">
                    <w:rPr/>
                  </w:rPrChange>
                </w:rPr>
                <w:delText>(</w:delText>
              </w:r>
            </w:del>
            <w:r w:rsidR="009045A3" w:rsidRPr="00B243FF">
              <w:rPr>
                <w:rStyle w:val="Toggle"/>
                <w:rPrChange w:id="7754" w:author="Titus Ellison" w:date="2022-10-21T09:23:00Z">
                  <w:rPr/>
                </w:rPrChange>
              </w:rPr>
              <w:t>2°F</w:t>
            </w:r>
            <w:ins w:id="7755" w:author="Titus Ellison" w:date="2022-10-21T09:23:00Z">
              <w:r w:rsidRPr="00B243FF">
                <w:rPr>
                  <w:rStyle w:val="Toggle"/>
                  <w:rPrChange w:id="7756" w:author="Titus Ellison" w:date="2022-10-21T09:23:00Z">
                    <w:rPr/>
                  </w:rPrChange>
                </w:rPr>
                <w:t>]]</w:t>
              </w:r>
            </w:ins>
            <w:del w:id="7757" w:author="Titus Ellison" w:date="2022-10-21T09:23:00Z">
              <w:r w:rsidR="009045A3" w:rsidRPr="00B243FF" w:rsidDel="00B243FF">
                <w:rPr>
                  <w:rStyle w:val="Toggle"/>
                  <w:rPrChange w:id="7758" w:author="Titus Ellison" w:date="2022-10-21T09:23:00Z">
                    <w:rPr/>
                  </w:rPrChange>
                </w:rPr>
                <w:delText>)</w:delText>
              </w:r>
            </w:del>
          </w:p>
        </w:tc>
      </w:tr>
      <w:tr w:rsidR="009045A3" w14:paraId="1F3ABE31" w14:textId="77777777" w:rsidTr="002A5D0A">
        <w:trPr>
          <w:trHeight w:val="380"/>
        </w:trPr>
        <w:tc>
          <w:tcPr>
            <w:tcW w:w="1440" w:type="dxa"/>
            <w:tcBorders>
              <w:top w:val="single" w:sz="3" w:space="0" w:color="000000"/>
              <w:left w:val="nil"/>
              <w:bottom w:val="single" w:sz="3" w:space="0" w:color="000000"/>
              <w:right w:val="single" w:sz="3" w:space="0" w:color="000000"/>
            </w:tcBorders>
            <w:tcMar>
              <w:top w:w="90" w:type="dxa"/>
              <w:left w:w="80" w:type="dxa"/>
              <w:bottom w:w="70" w:type="dxa"/>
              <w:right w:w="40" w:type="dxa"/>
            </w:tcMar>
          </w:tcPr>
          <w:p w14:paraId="4E7D8A7F" w14:textId="1D4DB999" w:rsidR="009045A3" w:rsidRPr="00BC7581" w:rsidRDefault="009045A3" w:rsidP="00B37EF3">
            <w:pPr>
              <w:pStyle w:val="HeadingRunIn"/>
            </w:pPr>
            <w:r>
              <w:rPr>
                <w:rFonts w:ascii="Symbol" w:hAnsi="Symbol" w:cs="Symbol"/>
                <w:sz w:val="22"/>
                <w:szCs w:val="22"/>
              </w:rPr>
              <w:t></w:t>
            </w:r>
            <w:r>
              <w:rPr>
                <w:vertAlign w:val="subscript"/>
              </w:rPr>
              <w:t>RAT</w:t>
            </w:r>
          </w:p>
        </w:tc>
        <w:tc>
          <w:tcPr>
            <w:tcW w:w="5940" w:type="dxa"/>
            <w:tcBorders>
              <w:top w:val="single" w:sz="3" w:space="0" w:color="000000"/>
              <w:left w:val="single" w:sz="3" w:space="0" w:color="000000"/>
              <w:bottom w:val="single" w:sz="3" w:space="0" w:color="000000"/>
              <w:right w:val="single" w:sz="3" w:space="0" w:color="000000"/>
            </w:tcBorders>
            <w:tcMar>
              <w:top w:w="90" w:type="dxa"/>
              <w:left w:w="80" w:type="dxa"/>
              <w:bottom w:w="70" w:type="dxa"/>
              <w:right w:w="40" w:type="dxa"/>
            </w:tcMar>
          </w:tcPr>
          <w:p w14:paraId="4136FBBC" w14:textId="77777777" w:rsidR="009045A3" w:rsidRPr="00BC7581" w:rsidRDefault="009045A3" w:rsidP="00B37EF3">
            <w:pPr>
              <w:pStyle w:val="HeadingRunIn"/>
            </w:pPr>
            <w:r w:rsidRPr="00BC7581">
              <w:t>Temperature error threshold for RAT sensor</w:t>
            </w:r>
          </w:p>
        </w:tc>
        <w:tc>
          <w:tcPr>
            <w:tcW w:w="2250" w:type="dxa"/>
            <w:tcBorders>
              <w:top w:val="single" w:sz="3" w:space="0" w:color="000000"/>
              <w:left w:val="nil"/>
              <w:bottom w:val="single" w:sz="3" w:space="0" w:color="000000"/>
              <w:right w:val="nil"/>
            </w:tcBorders>
            <w:tcMar>
              <w:top w:w="90" w:type="dxa"/>
              <w:left w:w="80" w:type="dxa"/>
              <w:bottom w:w="70" w:type="dxa"/>
              <w:right w:w="40" w:type="dxa"/>
            </w:tcMar>
          </w:tcPr>
          <w:p w14:paraId="75642DB7" w14:textId="3CB5B186" w:rsidR="009045A3" w:rsidRPr="00B243FF" w:rsidRDefault="00B243FF" w:rsidP="00B37EF3">
            <w:pPr>
              <w:pStyle w:val="HeadingRunIn"/>
              <w:rPr>
                <w:rStyle w:val="Toggle"/>
                <w:rPrChange w:id="7759" w:author="Titus Ellison" w:date="2022-10-21T09:24:00Z">
                  <w:rPr/>
                </w:rPrChange>
              </w:rPr>
            </w:pPr>
            <w:ins w:id="7760" w:author="Titus Ellison" w:date="2022-10-21T09:23:00Z">
              <w:r w:rsidRPr="00B243FF">
                <w:rPr>
                  <w:rStyle w:val="Toggle"/>
                  <w:rPrChange w:id="7761" w:author="Titus Ellison" w:date="2022-10-21T09:24:00Z">
                    <w:rPr/>
                  </w:rPrChange>
                </w:rPr>
                <w:t>[UNITS [</w:t>
              </w:r>
            </w:ins>
            <w:r w:rsidR="009045A3" w:rsidRPr="00B243FF">
              <w:rPr>
                <w:rStyle w:val="Toggle"/>
                <w:rPrChange w:id="7762" w:author="Titus Ellison" w:date="2022-10-21T09:24:00Z">
                  <w:rPr/>
                </w:rPrChange>
              </w:rPr>
              <w:t>1°C</w:t>
            </w:r>
            <w:ins w:id="7763" w:author="Titus Ellison" w:date="2022-10-21T09:24:00Z">
              <w:r w:rsidRPr="00B243FF">
                <w:rPr>
                  <w:rStyle w:val="Toggle"/>
                  <w:rPrChange w:id="7764" w:author="Titus Ellison" w:date="2022-10-21T09:24:00Z">
                    <w:rPr/>
                  </w:rPrChange>
                </w:rPr>
                <w:t>]</w:t>
              </w:r>
            </w:ins>
            <w:r w:rsidR="009045A3" w:rsidRPr="00B243FF">
              <w:rPr>
                <w:rStyle w:val="Toggle"/>
                <w:rPrChange w:id="7765" w:author="Titus Ellison" w:date="2022-10-21T09:24:00Z">
                  <w:rPr/>
                </w:rPrChange>
              </w:rPr>
              <w:t xml:space="preserve"> </w:t>
            </w:r>
            <w:ins w:id="7766" w:author="Titus Ellison" w:date="2022-10-21T09:24:00Z">
              <w:r w:rsidRPr="00B243FF">
                <w:rPr>
                  <w:rStyle w:val="Toggle"/>
                  <w:rPrChange w:id="7767" w:author="Titus Ellison" w:date="2022-10-21T09:24:00Z">
                    <w:rPr/>
                  </w:rPrChange>
                </w:rPr>
                <w:t>[</w:t>
              </w:r>
            </w:ins>
            <w:del w:id="7768" w:author="Titus Ellison" w:date="2022-10-21T09:24:00Z">
              <w:r w:rsidR="009045A3" w:rsidRPr="00B243FF" w:rsidDel="00B243FF">
                <w:rPr>
                  <w:rStyle w:val="Toggle"/>
                  <w:rPrChange w:id="7769" w:author="Titus Ellison" w:date="2022-10-21T09:24:00Z">
                    <w:rPr/>
                  </w:rPrChange>
                </w:rPr>
                <w:delText>(</w:delText>
              </w:r>
            </w:del>
            <w:r w:rsidR="009045A3" w:rsidRPr="00B243FF">
              <w:rPr>
                <w:rStyle w:val="Toggle"/>
                <w:rPrChange w:id="7770" w:author="Titus Ellison" w:date="2022-10-21T09:24:00Z">
                  <w:rPr/>
                </w:rPrChange>
              </w:rPr>
              <w:t>2°F</w:t>
            </w:r>
            <w:ins w:id="7771" w:author="Titus Ellison" w:date="2022-10-21T09:24:00Z">
              <w:r w:rsidRPr="00B243FF">
                <w:rPr>
                  <w:rStyle w:val="Toggle"/>
                  <w:rPrChange w:id="7772" w:author="Titus Ellison" w:date="2022-10-21T09:24:00Z">
                    <w:rPr/>
                  </w:rPrChange>
                </w:rPr>
                <w:t>]]</w:t>
              </w:r>
            </w:ins>
            <w:del w:id="7773" w:author="Titus Ellison" w:date="2022-10-21T09:24:00Z">
              <w:r w:rsidR="009045A3" w:rsidRPr="00B243FF" w:rsidDel="00B243FF">
                <w:rPr>
                  <w:rStyle w:val="Toggle"/>
                  <w:rPrChange w:id="7774" w:author="Titus Ellison" w:date="2022-10-21T09:24:00Z">
                    <w:rPr/>
                  </w:rPrChange>
                </w:rPr>
                <w:delText>)</w:delText>
              </w:r>
            </w:del>
          </w:p>
        </w:tc>
      </w:tr>
      <w:tr w:rsidR="00E00634" w14:paraId="26B14AE0" w14:textId="77777777" w:rsidTr="002A5D0A">
        <w:trPr>
          <w:trHeight w:val="380"/>
        </w:trPr>
        <w:tc>
          <w:tcPr>
            <w:tcW w:w="1440" w:type="dxa"/>
            <w:tcBorders>
              <w:top w:val="single" w:sz="3" w:space="0" w:color="000000"/>
              <w:left w:val="nil"/>
              <w:bottom w:val="single" w:sz="3" w:space="0" w:color="000000"/>
              <w:right w:val="single" w:sz="3" w:space="0" w:color="000000"/>
            </w:tcBorders>
            <w:shd w:val="clear" w:color="000000" w:fill="auto"/>
            <w:tcMar>
              <w:top w:w="90" w:type="dxa"/>
              <w:left w:w="80" w:type="dxa"/>
              <w:bottom w:w="70" w:type="dxa"/>
              <w:right w:w="40" w:type="dxa"/>
            </w:tcMar>
          </w:tcPr>
          <w:p w14:paraId="2B9F2941" w14:textId="2DA116AE" w:rsidR="009045A3" w:rsidRPr="00BC7581" w:rsidRDefault="009045A3" w:rsidP="00B37EF3">
            <w:pPr>
              <w:pStyle w:val="HeadingRunIn"/>
            </w:pPr>
            <w:r>
              <w:rPr>
                <w:rFonts w:ascii="Symbol" w:hAnsi="Symbol" w:cs="Symbol"/>
                <w:sz w:val="22"/>
                <w:szCs w:val="22"/>
              </w:rPr>
              <w:t></w:t>
            </w:r>
            <w:r>
              <w:rPr>
                <w:vertAlign w:val="subscript"/>
              </w:rPr>
              <w:t>MAT</w:t>
            </w:r>
          </w:p>
        </w:tc>
        <w:tc>
          <w:tcPr>
            <w:tcW w:w="5940" w:type="dxa"/>
            <w:tcBorders>
              <w:top w:val="single" w:sz="3" w:space="0" w:color="000000"/>
              <w:left w:val="single" w:sz="3" w:space="0" w:color="000000"/>
              <w:bottom w:val="single" w:sz="3" w:space="0" w:color="000000"/>
              <w:right w:val="single" w:sz="3" w:space="0" w:color="000000"/>
            </w:tcBorders>
            <w:shd w:val="clear" w:color="000000" w:fill="auto"/>
            <w:tcMar>
              <w:top w:w="90" w:type="dxa"/>
              <w:left w:w="80" w:type="dxa"/>
              <w:bottom w:w="70" w:type="dxa"/>
              <w:right w:w="40" w:type="dxa"/>
            </w:tcMar>
          </w:tcPr>
          <w:p w14:paraId="13FE7915" w14:textId="77777777" w:rsidR="009045A3" w:rsidRPr="00BC7581" w:rsidRDefault="009045A3" w:rsidP="00B37EF3">
            <w:pPr>
              <w:pStyle w:val="HeadingRunIn"/>
            </w:pPr>
            <w:r w:rsidRPr="00BC7581">
              <w:t>Temperature error threshold for MAT sensor</w:t>
            </w:r>
          </w:p>
        </w:tc>
        <w:tc>
          <w:tcPr>
            <w:tcW w:w="2250" w:type="dxa"/>
            <w:tcBorders>
              <w:top w:val="single" w:sz="3" w:space="0" w:color="000000"/>
              <w:left w:val="nil"/>
              <w:bottom w:val="single" w:sz="3" w:space="0" w:color="000000"/>
              <w:right w:val="nil"/>
            </w:tcBorders>
            <w:shd w:val="clear" w:color="000000" w:fill="auto"/>
            <w:tcMar>
              <w:top w:w="90" w:type="dxa"/>
              <w:left w:w="80" w:type="dxa"/>
              <w:bottom w:w="70" w:type="dxa"/>
              <w:right w:w="40" w:type="dxa"/>
            </w:tcMar>
          </w:tcPr>
          <w:p w14:paraId="2477E5A2" w14:textId="203392FE" w:rsidR="009045A3" w:rsidRPr="00B243FF" w:rsidRDefault="00B243FF" w:rsidP="00B37EF3">
            <w:pPr>
              <w:pStyle w:val="HeadingRunIn"/>
              <w:rPr>
                <w:rStyle w:val="Toggle"/>
                <w:rPrChange w:id="7775" w:author="Titus Ellison" w:date="2022-10-21T09:24:00Z">
                  <w:rPr/>
                </w:rPrChange>
              </w:rPr>
            </w:pPr>
            <w:ins w:id="7776" w:author="Titus Ellison" w:date="2022-10-21T09:24:00Z">
              <w:r w:rsidRPr="00B243FF">
                <w:rPr>
                  <w:rStyle w:val="Toggle"/>
                  <w:rPrChange w:id="7777" w:author="Titus Ellison" w:date="2022-10-21T09:24:00Z">
                    <w:rPr/>
                  </w:rPrChange>
                </w:rPr>
                <w:t>[UNITS [</w:t>
              </w:r>
            </w:ins>
            <w:r w:rsidR="009045A3" w:rsidRPr="00B243FF">
              <w:rPr>
                <w:rStyle w:val="Toggle"/>
                <w:rPrChange w:id="7778" w:author="Titus Ellison" w:date="2022-10-21T09:24:00Z">
                  <w:rPr/>
                </w:rPrChange>
              </w:rPr>
              <w:t>3°C</w:t>
            </w:r>
            <w:ins w:id="7779" w:author="Titus Ellison" w:date="2022-10-21T09:24:00Z">
              <w:r w:rsidRPr="00B243FF">
                <w:rPr>
                  <w:rStyle w:val="Toggle"/>
                  <w:rPrChange w:id="7780" w:author="Titus Ellison" w:date="2022-10-21T09:24:00Z">
                    <w:rPr/>
                  </w:rPrChange>
                </w:rPr>
                <w:t>]</w:t>
              </w:r>
            </w:ins>
            <w:r w:rsidR="009045A3" w:rsidRPr="00B243FF">
              <w:rPr>
                <w:rStyle w:val="Toggle"/>
                <w:rPrChange w:id="7781" w:author="Titus Ellison" w:date="2022-10-21T09:24:00Z">
                  <w:rPr/>
                </w:rPrChange>
              </w:rPr>
              <w:t xml:space="preserve"> </w:t>
            </w:r>
            <w:ins w:id="7782" w:author="Titus Ellison" w:date="2022-10-21T09:24:00Z">
              <w:r w:rsidRPr="00B243FF">
                <w:rPr>
                  <w:rStyle w:val="Toggle"/>
                  <w:rPrChange w:id="7783" w:author="Titus Ellison" w:date="2022-10-21T09:24:00Z">
                    <w:rPr/>
                  </w:rPrChange>
                </w:rPr>
                <w:t>[</w:t>
              </w:r>
            </w:ins>
            <w:del w:id="7784" w:author="Titus Ellison" w:date="2022-10-21T09:24:00Z">
              <w:r w:rsidR="009045A3" w:rsidRPr="00B243FF" w:rsidDel="00B243FF">
                <w:rPr>
                  <w:rStyle w:val="Toggle"/>
                  <w:rPrChange w:id="7785" w:author="Titus Ellison" w:date="2022-10-21T09:24:00Z">
                    <w:rPr/>
                  </w:rPrChange>
                </w:rPr>
                <w:delText>(</w:delText>
              </w:r>
            </w:del>
            <w:r w:rsidR="009045A3" w:rsidRPr="00B243FF">
              <w:rPr>
                <w:rStyle w:val="Toggle"/>
                <w:rPrChange w:id="7786" w:author="Titus Ellison" w:date="2022-10-21T09:24:00Z">
                  <w:rPr/>
                </w:rPrChange>
              </w:rPr>
              <w:t>5°F</w:t>
            </w:r>
            <w:ins w:id="7787" w:author="Titus Ellison" w:date="2022-10-21T09:24:00Z">
              <w:r w:rsidRPr="00B243FF">
                <w:rPr>
                  <w:rStyle w:val="Toggle"/>
                  <w:rPrChange w:id="7788" w:author="Titus Ellison" w:date="2022-10-21T09:24:00Z">
                    <w:rPr/>
                  </w:rPrChange>
                </w:rPr>
                <w:t>]]</w:t>
              </w:r>
            </w:ins>
            <w:del w:id="7789" w:author="Titus Ellison" w:date="2022-10-21T09:24:00Z">
              <w:r w:rsidR="009045A3" w:rsidRPr="00B243FF" w:rsidDel="00B243FF">
                <w:rPr>
                  <w:rStyle w:val="Toggle"/>
                  <w:rPrChange w:id="7790" w:author="Titus Ellison" w:date="2022-10-21T09:24:00Z">
                    <w:rPr/>
                  </w:rPrChange>
                </w:rPr>
                <w:delText>)</w:delText>
              </w:r>
            </w:del>
          </w:p>
        </w:tc>
      </w:tr>
      <w:tr w:rsidR="00E00634" w14:paraId="7F039D29" w14:textId="77777777" w:rsidTr="002A5D0A">
        <w:trPr>
          <w:trHeight w:val="560"/>
        </w:trPr>
        <w:tc>
          <w:tcPr>
            <w:tcW w:w="1440" w:type="dxa"/>
            <w:tcBorders>
              <w:top w:val="single" w:sz="3" w:space="0" w:color="000000"/>
              <w:left w:val="nil"/>
              <w:bottom w:val="single" w:sz="3" w:space="0" w:color="000000"/>
              <w:right w:val="single" w:sz="3" w:space="0" w:color="000000"/>
            </w:tcBorders>
            <w:shd w:val="clear" w:color="000000" w:fill="auto"/>
            <w:tcMar>
              <w:top w:w="90" w:type="dxa"/>
              <w:left w:w="80" w:type="dxa"/>
              <w:bottom w:w="70" w:type="dxa"/>
              <w:right w:w="40" w:type="dxa"/>
            </w:tcMar>
          </w:tcPr>
          <w:p w14:paraId="7A9230BD" w14:textId="684A5837" w:rsidR="009045A3" w:rsidRPr="00BC7581" w:rsidRDefault="009045A3" w:rsidP="00B37EF3">
            <w:pPr>
              <w:pStyle w:val="HeadingRunIn"/>
            </w:pPr>
            <w:r>
              <w:rPr>
                <w:rFonts w:ascii="Symbol" w:hAnsi="Symbol" w:cs="Symbol"/>
                <w:sz w:val="22"/>
                <w:szCs w:val="22"/>
              </w:rPr>
              <w:t></w:t>
            </w:r>
            <w:r>
              <w:rPr>
                <w:vertAlign w:val="subscript"/>
              </w:rPr>
              <w:t>OAT</w:t>
            </w:r>
          </w:p>
        </w:tc>
        <w:tc>
          <w:tcPr>
            <w:tcW w:w="5940" w:type="dxa"/>
            <w:tcBorders>
              <w:top w:val="single" w:sz="3" w:space="0" w:color="000000"/>
              <w:left w:val="single" w:sz="3" w:space="0" w:color="000000"/>
              <w:bottom w:val="single" w:sz="3" w:space="0" w:color="000000"/>
              <w:right w:val="single" w:sz="3" w:space="0" w:color="000000"/>
            </w:tcBorders>
            <w:shd w:val="clear" w:color="000000" w:fill="auto"/>
            <w:tcMar>
              <w:top w:w="90" w:type="dxa"/>
              <w:left w:w="80" w:type="dxa"/>
              <w:bottom w:w="70" w:type="dxa"/>
              <w:right w:w="40" w:type="dxa"/>
            </w:tcMar>
          </w:tcPr>
          <w:p w14:paraId="5564B9CC" w14:textId="77777777" w:rsidR="009045A3" w:rsidRPr="00BC7581" w:rsidRDefault="009045A3" w:rsidP="00B37EF3">
            <w:pPr>
              <w:pStyle w:val="HeadingRunIn"/>
            </w:pPr>
            <w:r w:rsidRPr="00BC7581">
              <w:t>Temperature error threshold for OAT sensor</w:t>
            </w:r>
          </w:p>
        </w:tc>
        <w:tc>
          <w:tcPr>
            <w:tcW w:w="2250" w:type="dxa"/>
            <w:tcBorders>
              <w:top w:val="single" w:sz="3" w:space="0" w:color="000000"/>
              <w:left w:val="nil"/>
              <w:bottom w:val="single" w:sz="3" w:space="0" w:color="000000"/>
              <w:right w:val="nil"/>
            </w:tcBorders>
            <w:shd w:val="clear" w:color="000000" w:fill="auto"/>
            <w:tcMar>
              <w:top w:w="90" w:type="dxa"/>
              <w:left w:w="80" w:type="dxa"/>
              <w:bottom w:w="70" w:type="dxa"/>
              <w:right w:w="40" w:type="dxa"/>
            </w:tcMar>
          </w:tcPr>
          <w:p w14:paraId="143899C2" w14:textId="68BB4B14" w:rsidR="009045A3" w:rsidRPr="00BC7581" w:rsidRDefault="00B243FF" w:rsidP="00B37EF3">
            <w:pPr>
              <w:pStyle w:val="HeadingRunIn"/>
            </w:pPr>
            <w:ins w:id="7791" w:author="Titus Ellison" w:date="2022-10-21T09:24:00Z">
              <w:r w:rsidRPr="00B243FF">
                <w:rPr>
                  <w:rStyle w:val="Toggle"/>
                  <w:rPrChange w:id="7792" w:author="Titus Ellison" w:date="2022-10-21T09:24:00Z">
                    <w:rPr/>
                  </w:rPrChange>
                </w:rPr>
                <w:t>[UNITS [</w:t>
              </w:r>
            </w:ins>
            <w:r w:rsidR="009045A3" w:rsidRPr="00B243FF">
              <w:rPr>
                <w:rStyle w:val="Toggle"/>
                <w:rPrChange w:id="7793" w:author="Titus Ellison" w:date="2022-10-21T09:24:00Z">
                  <w:rPr/>
                </w:rPrChange>
              </w:rPr>
              <w:t>1°C</w:t>
            </w:r>
            <w:ins w:id="7794" w:author="Titus Ellison" w:date="2022-10-21T09:24:00Z">
              <w:r w:rsidRPr="00B243FF">
                <w:rPr>
                  <w:rStyle w:val="Toggle"/>
                  <w:rPrChange w:id="7795" w:author="Titus Ellison" w:date="2022-10-21T09:24:00Z">
                    <w:rPr/>
                  </w:rPrChange>
                </w:rPr>
                <w:t>]</w:t>
              </w:r>
            </w:ins>
            <w:r w:rsidR="009045A3" w:rsidRPr="00B243FF">
              <w:rPr>
                <w:rStyle w:val="Toggle"/>
                <w:rPrChange w:id="7796" w:author="Titus Ellison" w:date="2022-10-21T09:24:00Z">
                  <w:rPr/>
                </w:rPrChange>
              </w:rPr>
              <w:t xml:space="preserve"> </w:t>
            </w:r>
            <w:ins w:id="7797" w:author="Titus Ellison" w:date="2022-10-21T09:24:00Z">
              <w:r w:rsidRPr="00B243FF">
                <w:rPr>
                  <w:rStyle w:val="Toggle"/>
                  <w:rPrChange w:id="7798" w:author="Titus Ellison" w:date="2022-10-21T09:24:00Z">
                    <w:rPr/>
                  </w:rPrChange>
                </w:rPr>
                <w:t>[</w:t>
              </w:r>
            </w:ins>
            <w:del w:id="7799" w:author="Titus Ellison" w:date="2022-10-21T09:24:00Z">
              <w:r w:rsidR="009045A3" w:rsidRPr="00B243FF" w:rsidDel="00B243FF">
                <w:rPr>
                  <w:rStyle w:val="Toggle"/>
                  <w:rPrChange w:id="7800" w:author="Titus Ellison" w:date="2022-10-21T09:24:00Z">
                    <w:rPr/>
                  </w:rPrChange>
                </w:rPr>
                <w:delText>(</w:delText>
              </w:r>
            </w:del>
            <w:r w:rsidR="009045A3" w:rsidRPr="00B243FF">
              <w:rPr>
                <w:rStyle w:val="Toggle"/>
                <w:rPrChange w:id="7801" w:author="Titus Ellison" w:date="2022-10-21T09:24:00Z">
                  <w:rPr/>
                </w:rPrChange>
              </w:rPr>
              <w:t>2°F</w:t>
            </w:r>
            <w:ins w:id="7802" w:author="Titus Ellison" w:date="2022-10-21T09:24:00Z">
              <w:r w:rsidRPr="00B243FF">
                <w:rPr>
                  <w:rStyle w:val="Toggle"/>
                  <w:rPrChange w:id="7803" w:author="Titus Ellison" w:date="2022-10-21T09:24:00Z">
                    <w:rPr/>
                  </w:rPrChange>
                </w:rPr>
                <w:t>]]</w:t>
              </w:r>
            </w:ins>
            <w:del w:id="7804" w:author="Titus Ellison" w:date="2022-10-21T09:24:00Z">
              <w:r w:rsidR="009045A3" w:rsidRPr="00BC7581" w:rsidDel="00B243FF">
                <w:delText>)</w:delText>
              </w:r>
            </w:del>
            <w:r w:rsidR="009045A3" w:rsidRPr="00BC7581">
              <w:t xml:space="preserve"> if local sensor @ unit.</w:t>
            </w:r>
          </w:p>
          <w:p w14:paraId="5A6F685D" w14:textId="26AE1ED6" w:rsidR="009045A3" w:rsidRPr="00BC7581" w:rsidRDefault="00B243FF" w:rsidP="00B37EF3">
            <w:pPr>
              <w:pStyle w:val="HeadingRunIn"/>
            </w:pPr>
            <w:ins w:id="7805" w:author="Titus Ellison" w:date="2022-10-21T09:24:00Z">
              <w:r w:rsidRPr="00B243FF">
                <w:rPr>
                  <w:rStyle w:val="Toggle"/>
                  <w:rPrChange w:id="7806" w:author="Titus Ellison" w:date="2022-10-21T09:24:00Z">
                    <w:rPr/>
                  </w:rPrChange>
                </w:rPr>
                <w:t>[UNITS [</w:t>
              </w:r>
            </w:ins>
            <w:r w:rsidR="009045A3" w:rsidRPr="00B243FF">
              <w:rPr>
                <w:rStyle w:val="Toggle"/>
                <w:rPrChange w:id="7807" w:author="Titus Ellison" w:date="2022-10-21T09:24:00Z">
                  <w:rPr/>
                </w:rPrChange>
              </w:rPr>
              <w:t>3°C</w:t>
            </w:r>
            <w:ins w:id="7808" w:author="Titus Ellison" w:date="2022-10-21T09:24:00Z">
              <w:r w:rsidRPr="00B243FF">
                <w:rPr>
                  <w:rStyle w:val="Toggle"/>
                  <w:rPrChange w:id="7809" w:author="Titus Ellison" w:date="2022-10-21T09:24:00Z">
                    <w:rPr/>
                  </w:rPrChange>
                </w:rPr>
                <w:t>]</w:t>
              </w:r>
            </w:ins>
            <w:r w:rsidR="009045A3" w:rsidRPr="00B243FF">
              <w:rPr>
                <w:rStyle w:val="Toggle"/>
                <w:rPrChange w:id="7810" w:author="Titus Ellison" w:date="2022-10-21T09:24:00Z">
                  <w:rPr/>
                </w:rPrChange>
              </w:rPr>
              <w:t xml:space="preserve"> </w:t>
            </w:r>
            <w:ins w:id="7811" w:author="Titus Ellison" w:date="2022-10-21T09:24:00Z">
              <w:r w:rsidRPr="00B243FF">
                <w:rPr>
                  <w:rStyle w:val="Toggle"/>
                  <w:rPrChange w:id="7812" w:author="Titus Ellison" w:date="2022-10-21T09:24:00Z">
                    <w:rPr/>
                  </w:rPrChange>
                </w:rPr>
                <w:t>[</w:t>
              </w:r>
            </w:ins>
            <w:del w:id="7813" w:author="Titus Ellison" w:date="2022-10-21T09:24:00Z">
              <w:r w:rsidR="009045A3" w:rsidRPr="00B243FF" w:rsidDel="00B243FF">
                <w:rPr>
                  <w:rStyle w:val="Toggle"/>
                  <w:rPrChange w:id="7814" w:author="Titus Ellison" w:date="2022-10-21T09:24:00Z">
                    <w:rPr/>
                  </w:rPrChange>
                </w:rPr>
                <w:delText>(</w:delText>
              </w:r>
            </w:del>
            <w:r w:rsidR="009045A3" w:rsidRPr="00B243FF">
              <w:rPr>
                <w:rStyle w:val="Toggle"/>
                <w:rPrChange w:id="7815" w:author="Titus Ellison" w:date="2022-10-21T09:24:00Z">
                  <w:rPr/>
                </w:rPrChange>
              </w:rPr>
              <w:t>5°F</w:t>
            </w:r>
            <w:ins w:id="7816" w:author="Titus Ellison" w:date="2022-10-21T09:24:00Z">
              <w:r w:rsidRPr="00B243FF">
                <w:rPr>
                  <w:rStyle w:val="Toggle"/>
                  <w:rPrChange w:id="7817" w:author="Titus Ellison" w:date="2022-10-21T09:24:00Z">
                    <w:rPr/>
                  </w:rPrChange>
                </w:rPr>
                <w:t>]]</w:t>
              </w:r>
            </w:ins>
            <w:del w:id="7818" w:author="Titus Ellison" w:date="2022-10-21T09:24:00Z">
              <w:r w:rsidR="009045A3" w:rsidRPr="00BC7581" w:rsidDel="00B243FF">
                <w:delText>)</w:delText>
              </w:r>
            </w:del>
            <w:r w:rsidR="009045A3" w:rsidRPr="00BC7581">
              <w:t xml:space="preserve"> if global sensor. </w:t>
            </w:r>
          </w:p>
        </w:tc>
      </w:tr>
      <w:tr w:rsidR="009045A3" w14:paraId="42972126" w14:textId="77777777" w:rsidTr="002A5D0A">
        <w:trPr>
          <w:trHeight w:val="600"/>
        </w:trPr>
        <w:tc>
          <w:tcPr>
            <w:tcW w:w="1440" w:type="dxa"/>
            <w:tcBorders>
              <w:top w:val="single" w:sz="3" w:space="0" w:color="000000"/>
              <w:left w:val="nil"/>
              <w:bottom w:val="single" w:sz="3" w:space="0" w:color="000000"/>
              <w:right w:val="single" w:sz="3" w:space="0" w:color="000000"/>
            </w:tcBorders>
            <w:tcMar>
              <w:top w:w="90" w:type="dxa"/>
              <w:left w:w="80" w:type="dxa"/>
              <w:bottom w:w="70" w:type="dxa"/>
              <w:right w:w="40" w:type="dxa"/>
            </w:tcMar>
          </w:tcPr>
          <w:p w14:paraId="48B124E1" w14:textId="77777777" w:rsidR="009045A3" w:rsidRDefault="009045A3" w:rsidP="00B37EF3">
            <w:pPr>
              <w:pStyle w:val="HeadingRunIn"/>
            </w:pPr>
            <w:r>
              <w:rPr>
                <w:rFonts w:ascii="Symbol" w:hAnsi="Symbol" w:cs="Symbol"/>
                <w:sz w:val="22"/>
                <w:szCs w:val="22"/>
              </w:rPr>
              <w:t></w:t>
            </w:r>
            <w:r>
              <w:rPr>
                <w:vertAlign w:val="subscript"/>
              </w:rPr>
              <w:t>CCET</w:t>
            </w:r>
          </w:p>
        </w:tc>
        <w:tc>
          <w:tcPr>
            <w:tcW w:w="5940" w:type="dxa"/>
            <w:tcBorders>
              <w:top w:val="single" w:sz="3" w:space="0" w:color="000000"/>
              <w:left w:val="single" w:sz="3" w:space="0" w:color="000000"/>
              <w:bottom w:val="single" w:sz="3" w:space="0" w:color="000000"/>
              <w:right w:val="single" w:sz="3" w:space="0" w:color="000000"/>
            </w:tcBorders>
            <w:tcMar>
              <w:top w:w="90" w:type="dxa"/>
              <w:left w:w="80" w:type="dxa"/>
              <w:bottom w:w="70" w:type="dxa"/>
              <w:right w:w="40" w:type="dxa"/>
            </w:tcMar>
          </w:tcPr>
          <w:p w14:paraId="4EE0B6A9" w14:textId="77777777" w:rsidR="009045A3" w:rsidRDefault="009045A3" w:rsidP="00B37EF3">
            <w:pPr>
              <w:pStyle w:val="HeadingRunIn"/>
            </w:pPr>
            <w:r>
              <w:t xml:space="preserve">Cooling coil entering temperature sensor error. Equal to </w:t>
            </w:r>
            <w:r>
              <w:rPr>
                <w:rFonts w:ascii="Symbol" w:hAnsi="Symbol" w:cs="Symbol"/>
                <w:sz w:val="22"/>
                <w:szCs w:val="22"/>
              </w:rPr>
              <w:t></w:t>
            </w:r>
            <w:r>
              <w:rPr>
                <w:vertAlign w:val="subscript"/>
              </w:rPr>
              <w:t>MAT</w:t>
            </w:r>
            <w:r>
              <w:t xml:space="preserve"> or dedicated sensor error</w:t>
            </w:r>
          </w:p>
        </w:tc>
        <w:tc>
          <w:tcPr>
            <w:tcW w:w="2250" w:type="dxa"/>
            <w:vMerge w:val="restart"/>
            <w:tcBorders>
              <w:top w:val="single" w:sz="3" w:space="0" w:color="000000"/>
              <w:left w:val="nil"/>
              <w:bottom w:val="single" w:sz="3" w:space="0" w:color="000000"/>
              <w:right w:val="nil"/>
            </w:tcBorders>
            <w:tcMar>
              <w:top w:w="90" w:type="dxa"/>
              <w:left w:w="80" w:type="dxa"/>
              <w:bottom w:w="70" w:type="dxa"/>
              <w:right w:w="40" w:type="dxa"/>
            </w:tcMar>
          </w:tcPr>
          <w:p w14:paraId="1DCC52F4" w14:textId="77777777" w:rsidR="009045A3" w:rsidRDefault="009045A3" w:rsidP="00B37EF3">
            <w:pPr>
              <w:pStyle w:val="HeadingRunIn"/>
            </w:pPr>
            <w:r>
              <w:t>Varies; see description.</w:t>
            </w:r>
          </w:p>
        </w:tc>
      </w:tr>
      <w:tr w:rsidR="009045A3" w14:paraId="7AAA96E9" w14:textId="77777777" w:rsidTr="002A5D0A">
        <w:trPr>
          <w:trHeight w:val="380"/>
        </w:trPr>
        <w:tc>
          <w:tcPr>
            <w:tcW w:w="1440" w:type="dxa"/>
            <w:tcBorders>
              <w:top w:val="single" w:sz="3" w:space="0" w:color="000000"/>
              <w:left w:val="nil"/>
              <w:bottom w:val="single" w:sz="3" w:space="0" w:color="000000"/>
              <w:right w:val="single" w:sz="3" w:space="0" w:color="000000"/>
            </w:tcBorders>
            <w:tcMar>
              <w:top w:w="90" w:type="dxa"/>
              <w:left w:w="80" w:type="dxa"/>
              <w:bottom w:w="70" w:type="dxa"/>
              <w:right w:w="40" w:type="dxa"/>
            </w:tcMar>
          </w:tcPr>
          <w:p w14:paraId="3ADF85B9" w14:textId="77777777" w:rsidR="009045A3" w:rsidRDefault="009045A3" w:rsidP="00B37EF3">
            <w:pPr>
              <w:pStyle w:val="HeadingRunIn"/>
            </w:pPr>
            <w:r>
              <w:rPr>
                <w:rFonts w:ascii="Symbol" w:hAnsi="Symbol" w:cs="Symbol"/>
                <w:sz w:val="22"/>
                <w:szCs w:val="22"/>
              </w:rPr>
              <w:t></w:t>
            </w:r>
            <w:r>
              <w:rPr>
                <w:vertAlign w:val="subscript"/>
              </w:rPr>
              <w:t>CCLT</w:t>
            </w:r>
          </w:p>
        </w:tc>
        <w:tc>
          <w:tcPr>
            <w:tcW w:w="5940" w:type="dxa"/>
            <w:tcBorders>
              <w:top w:val="single" w:sz="3" w:space="0" w:color="000000"/>
              <w:left w:val="single" w:sz="3" w:space="0" w:color="000000"/>
              <w:bottom w:val="single" w:sz="3" w:space="0" w:color="000000"/>
              <w:right w:val="single" w:sz="3" w:space="0" w:color="000000"/>
            </w:tcBorders>
            <w:tcMar>
              <w:top w:w="90" w:type="dxa"/>
              <w:left w:w="80" w:type="dxa"/>
              <w:bottom w:w="70" w:type="dxa"/>
              <w:right w:w="40" w:type="dxa"/>
            </w:tcMar>
          </w:tcPr>
          <w:p w14:paraId="2C19D8A9" w14:textId="77777777" w:rsidR="009045A3" w:rsidRDefault="009045A3" w:rsidP="00B37EF3">
            <w:pPr>
              <w:pStyle w:val="HeadingRunIn"/>
            </w:pPr>
            <w:r>
              <w:t xml:space="preserve">Cooling coil leaving temperature sensor error. Equal to </w:t>
            </w:r>
            <w:r>
              <w:rPr>
                <w:rFonts w:ascii="Symbol" w:hAnsi="Symbol" w:cs="Symbol"/>
                <w:sz w:val="22"/>
                <w:szCs w:val="22"/>
              </w:rPr>
              <w:t></w:t>
            </w:r>
            <w:r>
              <w:rPr>
                <w:vertAlign w:val="subscript"/>
              </w:rPr>
              <w:t>SAT</w:t>
            </w:r>
            <w:r>
              <w:t xml:space="preserve"> or dedicated sensor error</w:t>
            </w:r>
          </w:p>
        </w:tc>
        <w:tc>
          <w:tcPr>
            <w:tcW w:w="2250" w:type="dxa"/>
            <w:vMerge/>
            <w:tcBorders>
              <w:top w:val="single" w:sz="3" w:space="0" w:color="000000"/>
              <w:left w:val="nil"/>
              <w:bottom w:val="single" w:sz="3" w:space="0" w:color="000000"/>
              <w:right w:val="nil"/>
            </w:tcBorders>
          </w:tcPr>
          <w:p w14:paraId="769985B0" w14:textId="77777777" w:rsidR="009045A3" w:rsidRDefault="009045A3" w:rsidP="00B37EF3">
            <w:pPr>
              <w:pStyle w:val="HeadingRunIn"/>
            </w:pPr>
          </w:p>
        </w:tc>
      </w:tr>
      <w:tr w:rsidR="009045A3" w14:paraId="6B238FE7" w14:textId="77777777" w:rsidTr="002A5D0A">
        <w:trPr>
          <w:trHeight w:val="340"/>
        </w:trPr>
        <w:tc>
          <w:tcPr>
            <w:tcW w:w="1440" w:type="dxa"/>
            <w:tcBorders>
              <w:top w:val="single" w:sz="3" w:space="0" w:color="000000"/>
              <w:left w:val="nil"/>
              <w:bottom w:val="single" w:sz="3" w:space="0" w:color="000000"/>
              <w:right w:val="single" w:sz="3" w:space="0" w:color="000000"/>
            </w:tcBorders>
            <w:shd w:val="clear" w:color="000000" w:fill="auto"/>
            <w:tcMar>
              <w:top w:w="90" w:type="dxa"/>
              <w:left w:w="80" w:type="dxa"/>
              <w:bottom w:w="70" w:type="dxa"/>
              <w:right w:w="40" w:type="dxa"/>
            </w:tcMar>
          </w:tcPr>
          <w:p w14:paraId="7D6C7116" w14:textId="77777777" w:rsidR="009045A3" w:rsidRDefault="009045A3" w:rsidP="00B37EF3">
            <w:pPr>
              <w:pStyle w:val="HeadingRunIn"/>
            </w:pPr>
            <w:r>
              <w:rPr>
                <w:rFonts w:ascii="Symbol" w:hAnsi="Symbol" w:cs="Symbol"/>
                <w:sz w:val="22"/>
                <w:szCs w:val="22"/>
              </w:rPr>
              <w:t></w:t>
            </w:r>
            <w:r>
              <w:rPr>
                <w:vertAlign w:val="subscript"/>
              </w:rPr>
              <w:t>HCET</w:t>
            </w:r>
          </w:p>
        </w:tc>
        <w:tc>
          <w:tcPr>
            <w:tcW w:w="5940" w:type="dxa"/>
            <w:tcBorders>
              <w:top w:val="single" w:sz="3" w:space="0" w:color="000000"/>
              <w:left w:val="single" w:sz="3" w:space="0" w:color="000000"/>
              <w:bottom w:val="single" w:sz="3" w:space="0" w:color="000000"/>
              <w:right w:val="single" w:sz="3" w:space="0" w:color="000000"/>
            </w:tcBorders>
            <w:shd w:val="clear" w:color="000000" w:fill="auto"/>
            <w:tcMar>
              <w:top w:w="90" w:type="dxa"/>
              <w:left w:w="80" w:type="dxa"/>
              <w:bottom w:w="70" w:type="dxa"/>
              <w:right w:w="40" w:type="dxa"/>
            </w:tcMar>
          </w:tcPr>
          <w:p w14:paraId="443B505A" w14:textId="77777777" w:rsidR="009045A3" w:rsidRDefault="009045A3" w:rsidP="00B37EF3">
            <w:pPr>
              <w:pStyle w:val="HeadingRunIn"/>
            </w:pPr>
            <w:r>
              <w:t xml:space="preserve">Heating coil entering temperature sensor error; equal to </w:t>
            </w:r>
            <w:r>
              <w:rPr>
                <w:rFonts w:ascii="Symbol" w:hAnsi="Symbol" w:cs="Symbol"/>
                <w:sz w:val="22"/>
                <w:szCs w:val="22"/>
              </w:rPr>
              <w:t></w:t>
            </w:r>
            <w:r>
              <w:rPr>
                <w:vertAlign w:val="subscript"/>
              </w:rPr>
              <w:t>MAT</w:t>
            </w:r>
            <w:r>
              <w:t xml:space="preserve"> or dedicated sensor error </w:t>
            </w:r>
          </w:p>
        </w:tc>
        <w:tc>
          <w:tcPr>
            <w:tcW w:w="2250" w:type="dxa"/>
            <w:vMerge/>
            <w:tcBorders>
              <w:top w:val="single" w:sz="3" w:space="0" w:color="000000"/>
              <w:left w:val="nil"/>
              <w:bottom w:val="single" w:sz="3" w:space="0" w:color="000000"/>
              <w:right w:val="nil"/>
            </w:tcBorders>
          </w:tcPr>
          <w:p w14:paraId="3286742C" w14:textId="77777777" w:rsidR="009045A3" w:rsidRDefault="009045A3" w:rsidP="00B37EF3">
            <w:pPr>
              <w:pStyle w:val="HeadingRunIn"/>
            </w:pPr>
          </w:p>
        </w:tc>
      </w:tr>
      <w:tr w:rsidR="009045A3" w14:paraId="382D78B3" w14:textId="77777777" w:rsidTr="002A5D0A">
        <w:trPr>
          <w:trHeight w:val="340"/>
        </w:trPr>
        <w:tc>
          <w:tcPr>
            <w:tcW w:w="1440" w:type="dxa"/>
            <w:tcBorders>
              <w:top w:val="single" w:sz="3" w:space="0" w:color="000000"/>
              <w:left w:val="nil"/>
              <w:bottom w:val="single" w:sz="3" w:space="0" w:color="000000"/>
              <w:right w:val="single" w:sz="3" w:space="0" w:color="000000"/>
            </w:tcBorders>
            <w:shd w:val="clear" w:color="000000" w:fill="auto"/>
            <w:tcMar>
              <w:top w:w="90" w:type="dxa"/>
              <w:left w:w="80" w:type="dxa"/>
              <w:bottom w:w="70" w:type="dxa"/>
              <w:right w:w="40" w:type="dxa"/>
            </w:tcMar>
          </w:tcPr>
          <w:p w14:paraId="4E547B8A" w14:textId="77777777" w:rsidR="009045A3" w:rsidRDefault="009045A3" w:rsidP="00B37EF3">
            <w:pPr>
              <w:pStyle w:val="HeadingRunIn"/>
            </w:pPr>
            <w:r>
              <w:rPr>
                <w:rFonts w:ascii="Symbol" w:hAnsi="Symbol" w:cs="Symbol"/>
                <w:sz w:val="22"/>
                <w:szCs w:val="22"/>
              </w:rPr>
              <w:t></w:t>
            </w:r>
            <w:r>
              <w:rPr>
                <w:vertAlign w:val="subscript"/>
              </w:rPr>
              <w:t>HCLT</w:t>
            </w:r>
          </w:p>
        </w:tc>
        <w:tc>
          <w:tcPr>
            <w:tcW w:w="5940" w:type="dxa"/>
            <w:tcBorders>
              <w:top w:val="single" w:sz="3" w:space="0" w:color="000000"/>
              <w:left w:val="single" w:sz="3" w:space="0" w:color="000000"/>
              <w:bottom w:val="single" w:sz="3" w:space="0" w:color="000000"/>
              <w:right w:val="single" w:sz="3" w:space="0" w:color="000000"/>
            </w:tcBorders>
            <w:shd w:val="clear" w:color="000000" w:fill="auto"/>
            <w:tcMar>
              <w:top w:w="90" w:type="dxa"/>
              <w:left w:w="80" w:type="dxa"/>
              <w:bottom w:w="70" w:type="dxa"/>
              <w:right w:w="40" w:type="dxa"/>
            </w:tcMar>
          </w:tcPr>
          <w:p w14:paraId="1A144942" w14:textId="77777777" w:rsidR="009045A3" w:rsidRDefault="009045A3" w:rsidP="00B37EF3">
            <w:pPr>
              <w:pStyle w:val="HeadingRunIn"/>
            </w:pPr>
            <w:r>
              <w:t xml:space="preserve">Heating coil leaving temperature sensor error. Equal to </w:t>
            </w:r>
            <w:r>
              <w:rPr>
                <w:rFonts w:ascii="Symbol" w:hAnsi="Symbol" w:cs="Symbol"/>
                <w:sz w:val="22"/>
                <w:szCs w:val="22"/>
              </w:rPr>
              <w:t></w:t>
            </w:r>
            <w:r>
              <w:rPr>
                <w:vertAlign w:val="subscript"/>
              </w:rPr>
              <w:t>SAT</w:t>
            </w:r>
            <w:r>
              <w:t xml:space="preserve"> or dedicated sensor error</w:t>
            </w:r>
          </w:p>
        </w:tc>
        <w:tc>
          <w:tcPr>
            <w:tcW w:w="2250" w:type="dxa"/>
            <w:vMerge/>
            <w:tcBorders>
              <w:top w:val="single" w:sz="3" w:space="0" w:color="000000"/>
              <w:left w:val="nil"/>
              <w:bottom w:val="single" w:sz="3" w:space="0" w:color="000000"/>
              <w:right w:val="nil"/>
            </w:tcBorders>
          </w:tcPr>
          <w:p w14:paraId="174B2093" w14:textId="77777777" w:rsidR="009045A3" w:rsidRDefault="009045A3" w:rsidP="00B37EF3">
            <w:pPr>
              <w:pStyle w:val="HeadingRunIn"/>
            </w:pPr>
          </w:p>
        </w:tc>
      </w:tr>
      <w:tr w:rsidR="009045A3" w14:paraId="6F9ADC3F" w14:textId="77777777" w:rsidTr="002A5D0A">
        <w:trPr>
          <w:trHeight w:val="560"/>
        </w:trPr>
        <w:tc>
          <w:tcPr>
            <w:tcW w:w="1440" w:type="dxa"/>
            <w:tcBorders>
              <w:top w:val="single" w:sz="3" w:space="0" w:color="000000"/>
              <w:left w:val="nil"/>
              <w:bottom w:val="single" w:sz="3" w:space="0" w:color="000000"/>
              <w:right w:val="single" w:sz="3" w:space="0" w:color="000000"/>
            </w:tcBorders>
            <w:tcMar>
              <w:top w:w="90" w:type="dxa"/>
              <w:left w:w="80" w:type="dxa"/>
              <w:bottom w:w="70" w:type="dxa"/>
              <w:right w:w="40" w:type="dxa"/>
            </w:tcMar>
          </w:tcPr>
          <w:p w14:paraId="437C47F0" w14:textId="77777777" w:rsidR="009045A3" w:rsidRDefault="009045A3" w:rsidP="00B37EF3">
            <w:pPr>
              <w:pStyle w:val="HeadingRunIn"/>
            </w:pPr>
            <w:r>
              <w:rPr>
                <w:rFonts w:ascii="Symbol" w:hAnsi="Symbol" w:cs="Symbol"/>
              </w:rPr>
              <w:t></w:t>
            </w:r>
            <w:proofErr w:type="spellStart"/>
            <w:r>
              <w:t>OSmax</w:t>
            </w:r>
            <w:proofErr w:type="spellEnd"/>
          </w:p>
        </w:tc>
        <w:tc>
          <w:tcPr>
            <w:tcW w:w="5940" w:type="dxa"/>
            <w:tcBorders>
              <w:top w:val="single" w:sz="3" w:space="0" w:color="000000"/>
              <w:left w:val="single" w:sz="3" w:space="0" w:color="000000"/>
              <w:bottom w:val="single" w:sz="3" w:space="0" w:color="000000"/>
              <w:right w:val="single" w:sz="3" w:space="0" w:color="000000"/>
            </w:tcBorders>
            <w:tcMar>
              <w:top w:w="90" w:type="dxa"/>
              <w:left w:w="80" w:type="dxa"/>
              <w:bottom w:w="70" w:type="dxa"/>
              <w:right w:w="40" w:type="dxa"/>
            </w:tcMar>
          </w:tcPr>
          <w:p w14:paraId="11E0A505" w14:textId="77777777" w:rsidR="009045A3" w:rsidRDefault="009045A3" w:rsidP="00B37EF3">
            <w:pPr>
              <w:pStyle w:val="HeadingRunIn"/>
            </w:pPr>
            <w:r>
              <w:t>Maximum number of changes in Operating State during the previous 60 minutes (moving window)</w:t>
            </w:r>
          </w:p>
        </w:tc>
        <w:tc>
          <w:tcPr>
            <w:tcW w:w="2250" w:type="dxa"/>
            <w:tcBorders>
              <w:top w:val="single" w:sz="3" w:space="0" w:color="000000"/>
              <w:left w:val="nil"/>
              <w:bottom w:val="single" w:sz="3" w:space="0" w:color="000000"/>
              <w:right w:val="nil"/>
            </w:tcBorders>
            <w:tcMar>
              <w:top w:w="90" w:type="dxa"/>
              <w:left w:w="80" w:type="dxa"/>
              <w:bottom w:w="70" w:type="dxa"/>
              <w:right w:w="40" w:type="dxa"/>
            </w:tcMar>
          </w:tcPr>
          <w:p w14:paraId="72277AB1" w14:textId="77777777" w:rsidR="009045A3" w:rsidRDefault="009045A3" w:rsidP="00B37EF3">
            <w:pPr>
              <w:pStyle w:val="HeadingRunIn"/>
            </w:pPr>
            <w:r>
              <w:t>7</w:t>
            </w:r>
          </w:p>
        </w:tc>
      </w:tr>
      <w:tr w:rsidR="009045A3" w14:paraId="3077C18F" w14:textId="77777777" w:rsidTr="002A5D0A">
        <w:trPr>
          <w:trHeight w:val="340"/>
        </w:trPr>
        <w:tc>
          <w:tcPr>
            <w:tcW w:w="1440" w:type="dxa"/>
            <w:tcBorders>
              <w:top w:val="single" w:sz="3" w:space="0" w:color="000000"/>
              <w:left w:val="nil"/>
              <w:bottom w:val="single" w:sz="3" w:space="0" w:color="000000"/>
              <w:right w:val="single" w:sz="3" w:space="0" w:color="000000"/>
            </w:tcBorders>
            <w:tcMar>
              <w:top w:w="90" w:type="dxa"/>
              <w:left w:w="80" w:type="dxa"/>
              <w:bottom w:w="70" w:type="dxa"/>
              <w:right w:w="40" w:type="dxa"/>
            </w:tcMar>
          </w:tcPr>
          <w:p w14:paraId="23005825" w14:textId="77777777" w:rsidR="009045A3" w:rsidRDefault="009045A3" w:rsidP="00B37EF3">
            <w:pPr>
              <w:pStyle w:val="HeadingRunIn"/>
            </w:pPr>
            <w:proofErr w:type="spellStart"/>
            <w:r>
              <w:lastRenderedPageBreak/>
              <w:t>ModeDelay</w:t>
            </w:r>
            <w:proofErr w:type="spellEnd"/>
          </w:p>
        </w:tc>
        <w:tc>
          <w:tcPr>
            <w:tcW w:w="5940" w:type="dxa"/>
            <w:tcBorders>
              <w:top w:val="single" w:sz="3" w:space="0" w:color="000000"/>
              <w:left w:val="single" w:sz="3" w:space="0" w:color="000000"/>
              <w:bottom w:val="single" w:sz="3" w:space="0" w:color="000000"/>
              <w:right w:val="single" w:sz="3" w:space="0" w:color="000000"/>
            </w:tcBorders>
            <w:tcMar>
              <w:top w:w="90" w:type="dxa"/>
              <w:left w:w="80" w:type="dxa"/>
              <w:bottom w:w="70" w:type="dxa"/>
              <w:right w:w="40" w:type="dxa"/>
            </w:tcMar>
          </w:tcPr>
          <w:p w14:paraId="5F4255A3" w14:textId="77777777" w:rsidR="009045A3" w:rsidRDefault="009045A3" w:rsidP="00B37EF3">
            <w:pPr>
              <w:pStyle w:val="HeadingRunIn"/>
            </w:pPr>
            <w:r>
              <w:t>Time in minutes to suspend Fault Condition evaluation after a change in mode</w:t>
            </w:r>
          </w:p>
        </w:tc>
        <w:tc>
          <w:tcPr>
            <w:tcW w:w="2250" w:type="dxa"/>
            <w:tcBorders>
              <w:top w:val="single" w:sz="3" w:space="0" w:color="000000"/>
              <w:left w:val="nil"/>
              <w:bottom w:val="single" w:sz="3" w:space="0" w:color="000000"/>
              <w:right w:val="nil"/>
            </w:tcBorders>
            <w:tcMar>
              <w:top w:w="90" w:type="dxa"/>
              <w:left w:w="80" w:type="dxa"/>
              <w:bottom w:w="70" w:type="dxa"/>
              <w:right w:w="40" w:type="dxa"/>
            </w:tcMar>
          </w:tcPr>
          <w:p w14:paraId="0EDC3206" w14:textId="77777777" w:rsidR="009045A3" w:rsidRDefault="009045A3" w:rsidP="00B37EF3">
            <w:pPr>
              <w:pStyle w:val="HeadingRunIn"/>
            </w:pPr>
            <w:r>
              <w:t>30</w:t>
            </w:r>
          </w:p>
        </w:tc>
      </w:tr>
      <w:tr w:rsidR="00E00634" w14:paraId="313EF465" w14:textId="77777777" w:rsidTr="002A5D0A">
        <w:trPr>
          <w:trHeight w:val="340"/>
        </w:trPr>
        <w:tc>
          <w:tcPr>
            <w:tcW w:w="1440" w:type="dxa"/>
            <w:tcBorders>
              <w:top w:val="single" w:sz="3" w:space="0" w:color="000000"/>
              <w:left w:val="nil"/>
              <w:bottom w:val="single" w:sz="3" w:space="0" w:color="000000"/>
              <w:right w:val="single" w:sz="3" w:space="0" w:color="000000"/>
            </w:tcBorders>
            <w:shd w:val="clear" w:color="000000" w:fill="auto"/>
            <w:tcMar>
              <w:top w:w="90" w:type="dxa"/>
              <w:left w:w="80" w:type="dxa"/>
              <w:bottom w:w="70" w:type="dxa"/>
              <w:right w:w="40" w:type="dxa"/>
            </w:tcMar>
          </w:tcPr>
          <w:p w14:paraId="7D495952" w14:textId="77777777" w:rsidR="009045A3" w:rsidRPr="00BC7581" w:rsidRDefault="009045A3" w:rsidP="00B37EF3">
            <w:pPr>
              <w:pStyle w:val="HeadingRunIn"/>
            </w:pPr>
            <w:proofErr w:type="spellStart"/>
            <w:r w:rsidRPr="00BC7581">
              <w:t>AlarmDelay</w:t>
            </w:r>
            <w:proofErr w:type="spellEnd"/>
          </w:p>
        </w:tc>
        <w:tc>
          <w:tcPr>
            <w:tcW w:w="5940" w:type="dxa"/>
            <w:tcBorders>
              <w:top w:val="single" w:sz="3" w:space="0" w:color="000000"/>
              <w:left w:val="single" w:sz="3" w:space="0" w:color="000000"/>
              <w:bottom w:val="single" w:sz="3" w:space="0" w:color="000000"/>
              <w:right w:val="single" w:sz="3" w:space="0" w:color="000000"/>
            </w:tcBorders>
            <w:shd w:val="clear" w:color="000000" w:fill="auto"/>
            <w:tcMar>
              <w:top w:w="90" w:type="dxa"/>
              <w:left w:w="80" w:type="dxa"/>
              <w:bottom w:w="70" w:type="dxa"/>
              <w:right w:w="40" w:type="dxa"/>
            </w:tcMar>
          </w:tcPr>
          <w:p w14:paraId="01F49ED8" w14:textId="77777777" w:rsidR="009045A3" w:rsidRPr="00BC7581" w:rsidRDefault="009045A3" w:rsidP="00B37EF3">
            <w:pPr>
              <w:pStyle w:val="HeadingRunIn"/>
            </w:pPr>
            <w:r w:rsidRPr="00BC7581">
              <w:t>Time in minutes that a Fault Condition must persist before triggering an alarm</w:t>
            </w:r>
          </w:p>
        </w:tc>
        <w:tc>
          <w:tcPr>
            <w:tcW w:w="2250" w:type="dxa"/>
            <w:tcBorders>
              <w:top w:val="single" w:sz="3" w:space="0" w:color="000000"/>
              <w:left w:val="nil"/>
              <w:bottom w:val="single" w:sz="3" w:space="0" w:color="000000"/>
              <w:right w:val="nil"/>
            </w:tcBorders>
            <w:shd w:val="clear" w:color="000000" w:fill="auto"/>
            <w:tcMar>
              <w:top w:w="90" w:type="dxa"/>
              <w:left w:w="80" w:type="dxa"/>
              <w:bottom w:w="70" w:type="dxa"/>
              <w:right w:w="40" w:type="dxa"/>
            </w:tcMar>
          </w:tcPr>
          <w:p w14:paraId="207E8848" w14:textId="77777777" w:rsidR="009045A3" w:rsidRPr="00BC7581" w:rsidRDefault="009045A3" w:rsidP="00B37EF3">
            <w:pPr>
              <w:pStyle w:val="HeadingRunIn"/>
            </w:pPr>
            <w:r w:rsidRPr="00BC7581">
              <w:t>30</w:t>
            </w:r>
          </w:p>
        </w:tc>
      </w:tr>
      <w:tr w:rsidR="00E00634" w14:paraId="669BDFE5" w14:textId="77777777" w:rsidTr="002A5D0A">
        <w:trPr>
          <w:trHeight w:val="340"/>
        </w:trPr>
        <w:tc>
          <w:tcPr>
            <w:tcW w:w="1440" w:type="dxa"/>
            <w:tcBorders>
              <w:top w:val="single" w:sz="3" w:space="0" w:color="000000"/>
              <w:left w:val="nil"/>
              <w:bottom w:val="single" w:sz="16" w:space="0" w:color="000000"/>
              <w:right w:val="single" w:sz="3" w:space="0" w:color="000000"/>
            </w:tcBorders>
            <w:shd w:val="clear" w:color="000000" w:fill="auto"/>
            <w:tcMar>
              <w:top w:w="90" w:type="dxa"/>
              <w:left w:w="80" w:type="dxa"/>
              <w:bottom w:w="70" w:type="dxa"/>
              <w:right w:w="40" w:type="dxa"/>
            </w:tcMar>
          </w:tcPr>
          <w:p w14:paraId="5732A70C" w14:textId="77777777" w:rsidR="009045A3" w:rsidRPr="00BC7581" w:rsidRDefault="009045A3" w:rsidP="00B37EF3">
            <w:pPr>
              <w:pStyle w:val="HeadingRunIn"/>
            </w:pPr>
            <w:proofErr w:type="spellStart"/>
            <w:r w:rsidRPr="00BC7581">
              <w:t>TestModeDelay</w:t>
            </w:r>
            <w:proofErr w:type="spellEnd"/>
          </w:p>
        </w:tc>
        <w:tc>
          <w:tcPr>
            <w:tcW w:w="5940" w:type="dxa"/>
            <w:tcBorders>
              <w:top w:val="single" w:sz="3" w:space="0" w:color="000000"/>
              <w:left w:val="single" w:sz="3" w:space="0" w:color="000000"/>
              <w:bottom w:val="single" w:sz="16" w:space="0" w:color="000000"/>
              <w:right w:val="single" w:sz="3" w:space="0" w:color="000000"/>
            </w:tcBorders>
            <w:shd w:val="clear" w:color="000000" w:fill="auto"/>
            <w:tcMar>
              <w:top w:w="90" w:type="dxa"/>
              <w:left w:w="80" w:type="dxa"/>
              <w:bottom w:w="70" w:type="dxa"/>
              <w:right w:w="40" w:type="dxa"/>
            </w:tcMar>
          </w:tcPr>
          <w:p w14:paraId="4D3F67D4" w14:textId="77777777" w:rsidR="009045A3" w:rsidRPr="00BC7581" w:rsidRDefault="009045A3" w:rsidP="00B37EF3">
            <w:pPr>
              <w:pStyle w:val="HeadingRunIn"/>
            </w:pPr>
            <w:r w:rsidRPr="00BC7581">
              <w:t>Time in minutes that Test Mode is enabled</w:t>
            </w:r>
          </w:p>
        </w:tc>
        <w:tc>
          <w:tcPr>
            <w:tcW w:w="2250" w:type="dxa"/>
            <w:tcBorders>
              <w:top w:val="single" w:sz="3" w:space="0" w:color="000000"/>
              <w:left w:val="nil"/>
              <w:bottom w:val="single" w:sz="16" w:space="0" w:color="000000"/>
              <w:right w:val="nil"/>
            </w:tcBorders>
            <w:shd w:val="clear" w:color="000000" w:fill="auto"/>
            <w:tcMar>
              <w:top w:w="90" w:type="dxa"/>
              <w:left w:w="80" w:type="dxa"/>
              <w:bottom w:w="70" w:type="dxa"/>
              <w:right w:w="40" w:type="dxa"/>
            </w:tcMar>
          </w:tcPr>
          <w:p w14:paraId="147EFC25" w14:textId="77777777" w:rsidR="009045A3" w:rsidRPr="00BC7581" w:rsidRDefault="009045A3" w:rsidP="00B37EF3">
            <w:pPr>
              <w:pStyle w:val="HeadingRunIn"/>
            </w:pPr>
            <w:r w:rsidRPr="00BC7581">
              <w:t>120</w:t>
            </w:r>
          </w:p>
        </w:tc>
      </w:tr>
    </w:tbl>
    <w:p w14:paraId="04E946D6" w14:textId="07BA534A" w:rsidR="009045A3" w:rsidRDefault="009045A3" w:rsidP="007A5D47"/>
    <w:p w14:paraId="6B58B545" w14:textId="77777777" w:rsidR="0002449B" w:rsidRDefault="0002449B" w:rsidP="0002449B">
      <w:pPr>
        <w:pStyle w:val="Infobox"/>
      </w:pPr>
      <w:r w:rsidRPr="00514417">
        <w:t xml:space="preserve">The purpose of </w:t>
      </w:r>
      <w:r>
        <w:rPr>
          <w:rFonts w:ascii="Symbol" w:hAnsi="Symbol" w:cs="Symbol"/>
        </w:rPr>
        <w:t></w:t>
      </w:r>
      <w:proofErr w:type="spellStart"/>
      <w:r w:rsidRPr="00514417">
        <w:t>Tmin</w:t>
      </w:r>
      <w:proofErr w:type="spellEnd"/>
      <w:r>
        <w:rPr>
          <w:vertAlign w:val="subscript"/>
        </w:rPr>
        <w:t xml:space="preserve"> </w:t>
      </w:r>
      <w:r w:rsidRPr="00514417">
        <w:t xml:space="preserve">is to ensure that the mixing box/economizer damper tests are meaningful. These tests are based on the relationship between supply, return, and outdoor air. If RAT </w:t>
      </w:r>
      <w:r>
        <w:rPr>
          <w:rFonts w:ascii="Symbol" w:hAnsi="Symbol" w:cs="Symbol"/>
        </w:rPr>
        <w:t></w:t>
      </w:r>
      <w:r>
        <w:t xml:space="preserve"> MAT, these tests will not be accurate and will produce false alarms.</w:t>
      </w:r>
    </w:p>
    <w:p w14:paraId="452F1246" w14:textId="2CD8AA05" w:rsidR="0002449B" w:rsidRDefault="0002449B" w:rsidP="0002449B">
      <w:pPr>
        <w:pStyle w:val="Infobox"/>
      </w:pPr>
      <w:r>
        <w:t xml:space="preserve">The purpose of </w:t>
      </w:r>
      <w:proofErr w:type="spellStart"/>
      <w:r>
        <w:t>TestModeDelay</w:t>
      </w:r>
      <w:proofErr w:type="spellEnd"/>
      <w:r>
        <w:t xml:space="preserve"> is to ensure that normal fault reporting occurs after the testing and commissioning process is completed as described in Section </w:t>
      </w:r>
      <w:r w:rsidR="00FC0E3B">
        <w:fldChar w:fldCharType="begin"/>
      </w:r>
      <w:r w:rsidR="00FC0E3B">
        <w:instrText xml:space="preserve"> REF _Ref478209921 \w \h </w:instrText>
      </w:r>
      <w:r w:rsidR="00FC0E3B">
        <w:fldChar w:fldCharType="separate"/>
      </w:r>
      <w:r w:rsidR="0037258A">
        <w:t>5.18.13.12</w:t>
      </w:r>
      <w:r w:rsidR="00FC0E3B">
        <w:fldChar w:fldCharType="end"/>
      </w:r>
      <w:r>
        <w:t>.</w:t>
      </w:r>
    </w:p>
    <w:p w14:paraId="1219FE40" w14:textId="0A3B91DA" w:rsidR="0002449B" w:rsidRDefault="0002449B" w:rsidP="007A5D47"/>
    <w:p w14:paraId="347D10A1" w14:textId="77777777" w:rsidR="0002449B" w:rsidRPr="007C1423" w:rsidRDefault="0002449B" w:rsidP="0087618D">
      <w:pPr>
        <w:pStyle w:val="Heading4"/>
      </w:pPr>
      <w:bookmarkStart w:id="7819" w:name="_Ref38388919"/>
      <w:r w:rsidRPr="007C1423">
        <w:t xml:space="preserve">Table 5.18.13.6 shows potential fault conditions that can be evaluated by the AFDD routines. (At most, 14 of the 15 fault conditions are actively evaluated, but numbering was carried over from multiple-zone AHUs for consistency.) If the equation statement is </w:t>
      </w:r>
      <w:r w:rsidRPr="007C1423">
        <w:rPr>
          <w:smallCaps/>
        </w:rPr>
        <w:t>true</w:t>
      </w:r>
      <w:r w:rsidRPr="007C1423">
        <w:t>, then the specified fault condition exists. The fault conditions to be evaluated at any given time will depend on the OS of the AHU.</w:t>
      </w:r>
      <w:bookmarkEnd w:id="7819"/>
    </w:p>
    <w:p w14:paraId="1E5AF69F" w14:textId="77777777" w:rsidR="0002449B" w:rsidRPr="00BC7581" w:rsidRDefault="0002449B" w:rsidP="0002449B">
      <w:pPr>
        <w:pStyle w:val="Infobox"/>
      </w:pPr>
      <w:r w:rsidRPr="00BC7581">
        <w:rPr>
          <w:rFonts w:eastAsia="Times New Roman"/>
        </w:rPr>
        <w:t xml:space="preserve">The </w:t>
      </w:r>
      <w:r w:rsidRPr="00BC7581">
        <w:t xml:space="preserve">equations </w:t>
      </w:r>
      <w:r>
        <w:rPr>
          <w:bCs/>
        </w:rPr>
        <w:t xml:space="preserve">in Table 5.18.13.6 </w:t>
      </w:r>
      <w:r w:rsidRPr="00BC7581">
        <w:t>assume that the SAT sensor is located downstream of the supply fan and the RAT sensor is located downstream of the return fan. If actual sensor locations differ from these assumptions, it may be necessary to add or delete fan heat correction factors.</w:t>
      </w:r>
    </w:p>
    <w:p w14:paraId="22B3E4CA" w14:textId="0FEB6227" w:rsidR="0002449B" w:rsidRDefault="00022EBB" w:rsidP="0002449B">
      <w:pPr>
        <w:pStyle w:val="Infobox"/>
      </w:pPr>
      <w:ins w:id="7820" w:author="Hwakong Cheng" w:date="2022-10-06T13:24:00Z">
        <w:r w:rsidRPr="0002456B">
          <w:rPr>
            <w:rStyle w:val="Toggle"/>
            <w:rPrChange w:id="7821" w:author="Hwakong Cheng" w:date="2022-10-07T14:51:00Z">
              <w:rPr/>
            </w:rPrChange>
          </w:rPr>
          <w:t>[ENERGY T</w:t>
        </w:r>
        <w:proofErr w:type="gramStart"/>
        <w:r w:rsidRPr="0002456B">
          <w:rPr>
            <w:rStyle w:val="Toggle"/>
            <w:rPrChange w:id="7822" w:author="Hwakong Cheng" w:date="2022-10-07T14:51:00Z">
              <w:rPr/>
            </w:rPrChange>
          </w:rPr>
          <w:t>24]</w:t>
        </w:r>
      </w:ins>
      <w:r w:rsidR="0002449B" w:rsidRPr="00BC7581">
        <w:t>To</w:t>
      </w:r>
      <w:proofErr w:type="gramEnd"/>
      <w:r w:rsidR="0002449B" w:rsidRPr="00BC7581">
        <w:t xml:space="preserve"> detect the required economizer faults in </w:t>
      </w:r>
      <w:r w:rsidR="0002449B">
        <w:rPr>
          <w:bCs/>
        </w:rPr>
        <w:t xml:space="preserve">California </w:t>
      </w:r>
      <w:r w:rsidR="0002449B" w:rsidRPr="00BC7581">
        <w:t xml:space="preserve">Title 24 section 120.2(i)7, use </w:t>
      </w:r>
      <w:r w:rsidR="0002449B">
        <w:rPr>
          <w:bCs/>
        </w:rPr>
        <w:t>FC</w:t>
      </w:r>
      <w:r w:rsidR="0002449B" w:rsidRPr="00BC7581">
        <w:t xml:space="preserve">#2, </w:t>
      </w:r>
      <w:r w:rsidR="0002449B">
        <w:rPr>
          <w:bCs/>
        </w:rPr>
        <w:t>#</w:t>
      </w:r>
      <w:r w:rsidR="0002449B" w:rsidRPr="00BC7581">
        <w:t xml:space="preserve">3, and </w:t>
      </w:r>
      <w:r w:rsidR="0002449B">
        <w:rPr>
          <w:bCs/>
        </w:rPr>
        <w:t>#</w:t>
      </w:r>
      <w:r w:rsidR="0002449B" w:rsidRPr="00BC7581">
        <w:t>5</w:t>
      </w:r>
      <w:r w:rsidR="0002449B">
        <w:rPr>
          <w:bCs/>
        </w:rPr>
        <w:t xml:space="preserve"> through #</w:t>
      </w:r>
      <w:r w:rsidR="0002449B" w:rsidRPr="00BC7581">
        <w:t>13 at a minimum. Other Title 24 AFDD requirements, including acceptance tests, are not met through these fault conditions.</w:t>
      </w:r>
    </w:p>
    <w:p w14:paraId="65556547" w14:textId="181B33E1" w:rsidR="0002449B" w:rsidRPr="0002449B" w:rsidRDefault="0002449B" w:rsidP="0002449B">
      <w:pPr>
        <w:jc w:val="center"/>
      </w:pPr>
    </w:p>
    <w:p w14:paraId="66A20578" w14:textId="3496CF4A" w:rsidR="0002449B" w:rsidRDefault="0002449B" w:rsidP="00122D20">
      <w:pPr>
        <w:pStyle w:val="TableTitle"/>
      </w:pPr>
      <w:r w:rsidRPr="0002449B">
        <w:t>Table 5.18.13.6 SZVAV AHU Fault Conditions</w:t>
      </w:r>
    </w:p>
    <w:tbl>
      <w:tblPr>
        <w:tblStyle w:val="TableGrid3"/>
        <w:tblW w:w="9180" w:type="dxa"/>
        <w:tblInd w:w="165" w:type="dxa"/>
        <w:tblBorders>
          <w:top w:val="single" w:sz="12" w:space="0" w:color="auto"/>
          <w:left w:val="single" w:sz="12" w:space="0" w:color="auto"/>
          <w:bottom w:val="single" w:sz="12" w:space="0" w:color="auto"/>
          <w:right w:val="single" w:sz="12" w:space="0" w:color="auto"/>
          <w:insideH w:val="dotted" w:sz="4" w:space="0" w:color="auto"/>
          <w:insideV w:val="dotted" w:sz="4" w:space="0" w:color="auto"/>
        </w:tblBorders>
        <w:tblLayout w:type="fixed"/>
        <w:tblCellMar>
          <w:top w:w="43" w:type="dxa"/>
          <w:left w:w="115" w:type="dxa"/>
          <w:bottom w:w="43" w:type="dxa"/>
          <w:right w:w="115" w:type="dxa"/>
        </w:tblCellMar>
        <w:tblLook w:val="04A0" w:firstRow="1" w:lastRow="0" w:firstColumn="1" w:lastColumn="0" w:noHBand="0" w:noVBand="1"/>
      </w:tblPr>
      <w:tblGrid>
        <w:gridCol w:w="1710"/>
        <w:gridCol w:w="1890"/>
        <w:gridCol w:w="3690"/>
        <w:gridCol w:w="1890"/>
      </w:tblGrid>
      <w:tr w:rsidR="00A54C1C" w:rsidRPr="008C393A" w14:paraId="1E747505" w14:textId="77777777" w:rsidTr="007C1423">
        <w:trPr>
          <w:cantSplit/>
          <w:trHeight w:val="1685"/>
        </w:trPr>
        <w:tc>
          <w:tcPr>
            <w:tcW w:w="1710" w:type="dxa"/>
            <w:tcBorders>
              <w:top w:val="single" w:sz="12" w:space="0" w:color="auto"/>
              <w:bottom w:val="single" w:sz="4" w:space="0" w:color="auto"/>
            </w:tcBorders>
            <w:vAlign w:val="center"/>
          </w:tcPr>
          <w:p w14:paraId="10C21863" w14:textId="77777777" w:rsidR="00A54C1C" w:rsidRPr="008C393A" w:rsidRDefault="00A54C1C" w:rsidP="00C01685">
            <w:pPr>
              <w:keepNext/>
              <w:keepLines/>
              <w:tabs>
                <w:tab w:val="left" w:pos="720"/>
                <w:tab w:val="left" w:leader="dot" w:pos="9360"/>
              </w:tabs>
              <w:jc w:val="center"/>
              <w:rPr>
                <w:b/>
              </w:rPr>
            </w:pPr>
            <w:r w:rsidRPr="008C393A">
              <w:rPr>
                <w:b/>
              </w:rPr>
              <w:t>FC #1</w:t>
            </w:r>
          </w:p>
        </w:tc>
        <w:tc>
          <w:tcPr>
            <w:tcW w:w="5580" w:type="dxa"/>
            <w:gridSpan w:val="2"/>
            <w:tcBorders>
              <w:top w:val="single" w:sz="12" w:space="0" w:color="auto"/>
            </w:tcBorders>
            <w:vAlign w:val="center"/>
          </w:tcPr>
          <w:p w14:paraId="012E3528" w14:textId="77777777" w:rsidR="00A54C1C" w:rsidRPr="008C393A" w:rsidRDefault="00A54C1C" w:rsidP="00C01685">
            <w:pPr>
              <w:keepNext/>
              <w:keepLines/>
              <w:tabs>
                <w:tab w:val="left" w:pos="720"/>
                <w:tab w:val="left" w:leader="dot" w:pos="9360"/>
              </w:tabs>
              <w:jc w:val="center"/>
            </w:pPr>
            <w:r w:rsidRPr="008C393A">
              <w:t>This fault condition is not used in single zone units, as it requires a static pressure setpoint.</w:t>
            </w:r>
          </w:p>
        </w:tc>
        <w:tc>
          <w:tcPr>
            <w:tcW w:w="1890" w:type="dxa"/>
            <w:tcBorders>
              <w:top w:val="single" w:sz="12" w:space="0" w:color="auto"/>
              <w:bottom w:val="single" w:sz="4" w:space="0" w:color="auto"/>
            </w:tcBorders>
            <w:vAlign w:val="center"/>
          </w:tcPr>
          <w:p w14:paraId="64B9F2EE" w14:textId="77777777" w:rsidR="00A54C1C" w:rsidRPr="008C393A" w:rsidRDefault="00A54C1C" w:rsidP="00C01685">
            <w:pPr>
              <w:keepLines/>
              <w:tabs>
                <w:tab w:val="left" w:pos="720"/>
                <w:tab w:val="left" w:leader="dot" w:pos="9360"/>
              </w:tabs>
              <w:jc w:val="center"/>
              <w:rPr>
                <w:b/>
              </w:rPr>
            </w:pPr>
            <w:r w:rsidRPr="008C393A">
              <w:rPr>
                <w:b/>
              </w:rPr>
              <w:t>Applies to OS</w:t>
            </w:r>
          </w:p>
          <w:p w14:paraId="4CA98587" w14:textId="77777777" w:rsidR="00A54C1C" w:rsidRPr="008C393A" w:rsidRDefault="00A54C1C" w:rsidP="00C01685">
            <w:pPr>
              <w:keepLines/>
              <w:tabs>
                <w:tab w:val="left" w:pos="720"/>
                <w:tab w:val="left" w:leader="dot" w:pos="9360"/>
              </w:tabs>
              <w:jc w:val="center"/>
            </w:pPr>
            <w:r w:rsidRPr="008C393A">
              <w:rPr>
                <w:b/>
              </w:rPr>
              <w:t>#1 – #5</w:t>
            </w:r>
          </w:p>
        </w:tc>
      </w:tr>
      <w:tr w:rsidR="00A54C1C" w:rsidRPr="008C393A" w14:paraId="28EC90C8" w14:textId="77777777" w:rsidTr="007C1423">
        <w:trPr>
          <w:cantSplit/>
        </w:trPr>
        <w:tc>
          <w:tcPr>
            <w:tcW w:w="1710" w:type="dxa"/>
            <w:vMerge w:val="restart"/>
            <w:tcBorders>
              <w:top w:val="single" w:sz="4" w:space="0" w:color="auto"/>
              <w:bottom w:val="single" w:sz="4" w:space="0" w:color="auto"/>
            </w:tcBorders>
            <w:vAlign w:val="center"/>
          </w:tcPr>
          <w:p w14:paraId="74BA06A6" w14:textId="77777777" w:rsidR="00A54C1C" w:rsidRPr="008C393A" w:rsidRDefault="00A54C1C" w:rsidP="00C01685">
            <w:pPr>
              <w:keepNext/>
              <w:keepLines/>
              <w:tabs>
                <w:tab w:val="left" w:pos="720"/>
                <w:tab w:val="left" w:leader="dot" w:pos="9360"/>
              </w:tabs>
              <w:jc w:val="center"/>
              <w:rPr>
                <w:b/>
              </w:rPr>
            </w:pPr>
            <w:r w:rsidRPr="008C393A">
              <w:rPr>
                <w:b/>
              </w:rPr>
              <w:t>FC #2</w:t>
            </w:r>
          </w:p>
          <w:p w14:paraId="1F9DF33C" w14:textId="77777777" w:rsidR="00A54C1C" w:rsidRPr="008C393A" w:rsidRDefault="00A54C1C" w:rsidP="00C01685">
            <w:pPr>
              <w:keepNext/>
              <w:keepLines/>
              <w:tabs>
                <w:tab w:val="left" w:pos="720"/>
                <w:tab w:val="left" w:leader="dot" w:pos="9360"/>
              </w:tabs>
              <w:jc w:val="center"/>
            </w:pPr>
            <w:r w:rsidRPr="008C393A">
              <w:t>(</w:t>
            </w:r>
            <w:proofErr w:type="gramStart"/>
            <w:r w:rsidRPr="008C393A">
              <w:t>omit</w:t>
            </w:r>
            <w:proofErr w:type="gramEnd"/>
            <w:r w:rsidRPr="008C393A">
              <w:t xml:space="preserve"> if no MAT sensor)</w:t>
            </w:r>
          </w:p>
        </w:tc>
        <w:tc>
          <w:tcPr>
            <w:tcW w:w="1890" w:type="dxa"/>
            <w:tcBorders>
              <w:top w:val="single" w:sz="4" w:space="0" w:color="auto"/>
              <w:bottom w:val="dotted" w:sz="4" w:space="0" w:color="auto"/>
            </w:tcBorders>
            <w:vAlign w:val="center"/>
          </w:tcPr>
          <w:p w14:paraId="0989120D" w14:textId="77777777" w:rsidR="00A54C1C" w:rsidRPr="008C393A" w:rsidRDefault="00A54C1C" w:rsidP="00C01685">
            <w:pPr>
              <w:keepNext/>
              <w:keepLines/>
              <w:tabs>
                <w:tab w:val="left" w:pos="720"/>
                <w:tab w:val="left" w:leader="dot" w:pos="9360"/>
              </w:tabs>
              <w:jc w:val="right"/>
              <w:rPr>
                <w:b/>
              </w:rPr>
            </w:pPr>
            <w:r w:rsidRPr="008C393A">
              <w:rPr>
                <w:b/>
              </w:rPr>
              <w:t>Equation</w:t>
            </w:r>
          </w:p>
        </w:tc>
        <w:tc>
          <w:tcPr>
            <w:tcW w:w="3690" w:type="dxa"/>
            <w:tcBorders>
              <w:top w:val="single" w:sz="4" w:space="0" w:color="auto"/>
              <w:bottom w:val="dotted" w:sz="4" w:space="0" w:color="auto"/>
            </w:tcBorders>
          </w:tcPr>
          <w:p w14:paraId="6A863A9C" w14:textId="77777777" w:rsidR="00A54C1C" w:rsidRPr="00A76BCF" w:rsidRDefault="00A54C1C" w:rsidP="00C01685">
            <w:pPr>
              <w:keepNext/>
              <w:keepLines/>
              <w:tabs>
                <w:tab w:val="left" w:pos="720"/>
                <w:tab w:val="left" w:leader="dot" w:pos="9360"/>
              </w:tabs>
              <w:jc w:val="center"/>
              <w:rPr>
                <w:b/>
              </w:rPr>
            </w:pPr>
            <w:r w:rsidRPr="00A76BCF">
              <w:t>MAT</w:t>
            </w:r>
            <w:r w:rsidRPr="00A76BCF">
              <w:rPr>
                <w:vertAlign w:val="subscript"/>
              </w:rPr>
              <w:t>AVG</w:t>
            </w:r>
            <w:r w:rsidRPr="00A76BCF">
              <w:t xml:space="preserve"> + Ɛ</w:t>
            </w:r>
            <w:r w:rsidRPr="00A76BCF">
              <w:rPr>
                <w:vertAlign w:val="subscript"/>
              </w:rPr>
              <w:t>MAT</w:t>
            </w:r>
            <w:r w:rsidRPr="00A76BCF">
              <w:t xml:space="preserve"> &lt; </w:t>
            </w:r>
            <w:proofErr w:type="gramStart"/>
            <w:r w:rsidRPr="00A76BCF">
              <w:t>min[</w:t>
            </w:r>
            <w:proofErr w:type="gramEnd"/>
            <w:r w:rsidRPr="00A76BCF">
              <w:t>(RAT</w:t>
            </w:r>
            <w:r w:rsidRPr="00A76BCF">
              <w:rPr>
                <w:vertAlign w:val="subscript"/>
              </w:rPr>
              <w:t>AVG</w:t>
            </w:r>
            <w:r w:rsidRPr="00A76BCF">
              <w:t xml:space="preserve"> - Ɛ</w:t>
            </w:r>
            <w:r w:rsidRPr="00A76BCF">
              <w:rPr>
                <w:vertAlign w:val="subscript"/>
              </w:rPr>
              <w:t>RAT</w:t>
            </w:r>
            <w:r w:rsidRPr="00A76BCF">
              <w:t>), (OAT</w:t>
            </w:r>
            <w:r w:rsidRPr="00A76BCF">
              <w:rPr>
                <w:vertAlign w:val="subscript"/>
              </w:rPr>
              <w:t>AVG</w:t>
            </w:r>
            <w:r w:rsidRPr="00A76BCF">
              <w:t xml:space="preserve"> - Ɛ</w:t>
            </w:r>
            <w:r w:rsidRPr="00A76BCF">
              <w:rPr>
                <w:vertAlign w:val="subscript"/>
              </w:rPr>
              <w:t>OAT</w:t>
            </w:r>
            <w:r w:rsidRPr="00A76BCF">
              <w:t>)]</w:t>
            </w:r>
          </w:p>
        </w:tc>
        <w:tc>
          <w:tcPr>
            <w:tcW w:w="1890" w:type="dxa"/>
            <w:vMerge w:val="restart"/>
            <w:tcBorders>
              <w:top w:val="single" w:sz="4" w:space="0" w:color="auto"/>
              <w:bottom w:val="single" w:sz="4" w:space="0" w:color="auto"/>
            </w:tcBorders>
            <w:vAlign w:val="center"/>
          </w:tcPr>
          <w:p w14:paraId="3A837439" w14:textId="77777777" w:rsidR="00A54C1C" w:rsidRPr="008C393A" w:rsidRDefault="00A54C1C" w:rsidP="00C01685">
            <w:pPr>
              <w:keepLines/>
              <w:tabs>
                <w:tab w:val="left" w:pos="720"/>
                <w:tab w:val="left" w:leader="dot" w:pos="9360"/>
              </w:tabs>
              <w:jc w:val="center"/>
              <w:rPr>
                <w:b/>
              </w:rPr>
            </w:pPr>
            <w:r w:rsidRPr="008C393A">
              <w:rPr>
                <w:b/>
              </w:rPr>
              <w:t>Applies to OS</w:t>
            </w:r>
          </w:p>
          <w:p w14:paraId="600E8AB8" w14:textId="77777777" w:rsidR="00A54C1C" w:rsidRPr="008C393A" w:rsidRDefault="00A54C1C" w:rsidP="00C01685">
            <w:pPr>
              <w:keepNext/>
              <w:keepLines/>
              <w:tabs>
                <w:tab w:val="left" w:pos="720"/>
                <w:tab w:val="left" w:leader="dot" w:pos="9360"/>
              </w:tabs>
              <w:jc w:val="center"/>
            </w:pPr>
            <w:r w:rsidRPr="008C393A">
              <w:rPr>
                <w:b/>
              </w:rPr>
              <w:t>#1 – #5</w:t>
            </w:r>
          </w:p>
        </w:tc>
      </w:tr>
      <w:tr w:rsidR="00A54C1C" w:rsidRPr="008C393A" w14:paraId="4E45E265" w14:textId="77777777" w:rsidTr="007C1423">
        <w:trPr>
          <w:cantSplit/>
        </w:trPr>
        <w:tc>
          <w:tcPr>
            <w:tcW w:w="1710" w:type="dxa"/>
            <w:vMerge/>
            <w:tcBorders>
              <w:top w:val="dotted" w:sz="4" w:space="0" w:color="auto"/>
              <w:bottom w:val="single" w:sz="4" w:space="0" w:color="auto"/>
            </w:tcBorders>
          </w:tcPr>
          <w:p w14:paraId="167B1DA1" w14:textId="77777777" w:rsidR="00A54C1C" w:rsidRPr="008C393A" w:rsidRDefault="00A54C1C" w:rsidP="00C01685">
            <w:pPr>
              <w:keepNext/>
              <w:keepLines/>
              <w:tabs>
                <w:tab w:val="left" w:pos="720"/>
                <w:tab w:val="left" w:leader="dot" w:pos="9360"/>
              </w:tabs>
            </w:pPr>
          </w:p>
        </w:tc>
        <w:tc>
          <w:tcPr>
            <w:tcW w:w="1890" w:type="dxa"/>
            <w:tcBorders>
              <w:top w:val="dotted" w:sz="4" w:space="0" w:color="auto"/>
              <w:bottom w:val="dotted" w:sz="4" w:space="0" w:color="auto"/>
            </w:tcBorders>
            <w:vAlign w:val="center"/>
          </w:tcPr>
          <w:p w14:paraId="0C2C5C38" w14:textId="77777777" w:rsidR="00A54C1C" w:rsidRPr="008C393A" w:rsidRDefault="00A54C1C" w:rsidP="00C01685">
            <w:pPr>
              <w:keepNext/>
              <w:keepLines/>
              <w:tabs>
                <w:tab w:val="left" w:pos="720"/>
                <w:tab w:val="left" w:leader="dot" w:pos="9360"/>
              </w:tabs>
              <w:jc w:val="right"/>
              <w:rPr>
                <w:b/>
              </w:rPr>
            </w:pPr>
            <w:r w:rsidRPr="008C393A">
              <w:rPr>
                <w:b/>
              </w:rPr>
              <w:t>Description</w:t>
            </w:r>
          </w:p>
        </w:tc>
        <w:tc>
          <w:tcPr>
            <w:tcW w:w="3690" w:type="dxa"/>
            <w:tcBorders>
              <w:top w:val="dotted" w:sz="4" w:space="0" w:color="auto"/>
              <w:bottom w:val="dotted" w:sz="4" w:space="0" w:color="auto"/>
            </w:tcBorders>
            <w:vAlign w:val="center"/>
          </w:tcPr>
          <w:p w14:paraId="1CDA82B3" w14:textId="77777777" w:rsidR="00A54C1C" w:rsidRPr="008C393A" w:rsidRDefault="00A54C1C" w:rsidP="00C01685">
            <w:pPr>
              <w:keepNext/>
              <w:keepLines/>
              <w:tabs>
                <w:tab w:val="left" w:pos="720"/>
                <w:tab w:val="left" w:leader="dot" w:pos="9360"/>
              </w:tabs>
              <w:rPr>
                <w:b/>
              </w:rPr>
            </w:pPr>
            <w:r w:rsidRPr="008C393A">
              <w:t>MAT too low; should be between OAT and RAT</w:t>
            </w:r>
          </w:p>
        </w:tc>
        <w:tc>
          <w:tcPr>
            <w:tcW w:w="1890" w:type="dxa"/>
            <w:vMerge/>
            <w:tcBorders>
              <w:top w:val="dotted" w:sz="4" w:space="0" w:color="auto"/>
              <w:bottom w:val="single" w:sz="4" w:space="0" w:color="auto"/>
            </w:tcBorders>
          </w:tcPr>
          <w:p w14:paraId="05D4C2E8" w14:textId="77777777" w:rsidR="00A54C1C" w:rsidRPr="008C393A" w:rsidRDefault="00A54C1C" w:rsidP="00C01685">
            <w:pPr>
              <w:keepLines/>
              <w:tabs>
                <w:tab w:val="left" w:pos="720"/>
                <w:tab w:val="left" w:leader="dot" w:pos="9360"/>
              </w:tabs>
              <w:jc w:val="center"/>
            </w:pPr>
          </w:p>
        </w:tc>
      </w:tr>
      <w:tr w:rsidR="00A54C1C" w:rsidRPr="008C393A" w14:paraId="32BA6716" w14:textId="77777777" w:rsidTr="007C1423">
        <w:trPr>
          <w:cantSplit/>
        </w:trPr>
        <w:tc>
          <w:tcPr>
            <w:tcW w:w="1710" w:type="dxa"/>
            <w:vMerge/>
            <w:tcBorders>
              <w:top w:val="dotted" w:sz="4" w:space="0" w:color="auto"/>
              <w:bottom w:val="single" w:sz="4" w:space="0" w:color="auto"/>
            </w:tcBorders>
          </w:tcPr>
          <w:p w14:paraId="6A0B2BA8" w14:textId="77777777" w:rsidR="00A54C1C" w:rsidRPr="008C393A" w:rsidRDefault="00A54C1C" w:rsidP="00C01685">
            <w:pPr>
              <w:keepLines/>
              <w:tabs>
                <w:tab w:val="left" w:pos="720"/>
                <w:tab w:val="left" w:leader="dot" w:pos="9360"/>
              </w:tabs>
            </w:pPr>
          </w:p>
        </w:tc>
        <w:tc>
          <w:tcPr>
            <w:tcW w:w="1890" w:type="dxa"/>
            <w:tcBorders>
              <w:top w:val="dotted" w:sz="4" w:space="0" w:color="auto"/>
              <w:bottom w:val="single" w:sz="4" w:space="0" w:color="auto"/>
            </w:tcBorders>
            <w:vAlign w:val="center"/>
          </w:tcPr>
          <w:p w14:paraId="4996CC9C" w14:textId="77777777" w:rsidR="00A54C1C" w:rsidRPr="008C393A" w:rsidRDefault="00A54C1C" w:rsidP="00C01685">
            <w:pPr>
              <w:keepLines/>
              <w:tabs>
                <w:tab w:val="left" w:pos="720"/>
                <w:tab w:val="left" w:leader="dot" w:pos="9360"/>
              </w:tabs>
              <w:jc w:val="right"/>
              <w:rPr>
                <w:b/>
              </w:rPr>
            </w:pPr>
            <w:r w:rsidRPr="008C393A">
              <w:rPr>
                <w:b/>
              </w:rPr>
              <w:t>Possible Diagnosis</w:t>
            </w:r>
          </w:p>
        </w:tc>
        <w:tc>
          <w:tcPr>
            <w:tcW w:w="3690" w:type="dxa"/>
            <w:tcBorders>
              <w:top w:val="dotted" w:sz="4" w:space="0" w:color="auto"/>
              <w:bottom w:val="single" w:sz="4" w:space="0" w:color="auto"/>
            </w:tcBorders>
            <w:vAlign w:val="center"/>
          </w:tcPr>
          <w:p w14:paraId="39344AD3" w14:textId="77777777" w:rsidR="00A54C1C" w:rsidRPr="008C393A" w:rsidRDefault="00A54C1C" w:rsidP="00C01685">
            <w:pPr>
              <w:keepLines/>
              <w:tabs>
                <w:tab w:val="left" w:pos="720"/>
                <w:tab w:val="left" w:leader="dot" w:pos="9360"/>
              </w:tabs>
            </w:pPr>
            <w:r w:rsidRPr="008C393A">
              <w:t>RAT sensor error</w:t>
            </w:r>
          </w:p>
          <w:p w14:paraId="26274570" w14:textId="77777777" w:rsidR="00A54C1C" w:rsidRPr="008C393A" w:rsidRDefault="00A54C1C" w:rsidP="00C01685">
            <w:pPr>
              <w:keepLines/>
              <w:tabs>
                <w:tab w:val="left" w:pos="720"/>
                <w:tab w:val="left" w:leader="dot" w:pos="9360"/>
              </w:tabs>
            </w:pPr>
            <w:r w:rsidRPr="008C393A">
              <w:t>MAT sensor error</w:t>
            </w:r>
          </w:p>
          <w:p w14:paraId="4B9FA9C9" w14:textId="77777777" w:rsidR="00A54C1C" w:rsidRPr="008C393A" w:rsidRDefault="00A54C1C" w:rsidP="00C01685">
            <w:pPr>
              <w:keepLines/>
              <w:tabs>
                <w:tab w:val="left" w:pos="720"/>
                <w:tab w:val="left" w:leader="dot" w:pos="9360"/>
              </w:tabs>
            </w:pPr>
            <w:r w:rsidRPr="008C393A">
              <w:t>OAT sensor error</w:t>
            </w:r>
          </w:p>
        </w:tc>
        <w:tc>
          <w:tcPr>
            <w:tcW w:w="1890" w:type="dxa"/>
            <w:vMerge/>
            <w:tcBorders>
              <w:top w:val="dotted" w:sz="4" w:space="0" w:color="auto"/>
              <w:bottom w:val="single" w:sz="4" w:space="0" w:color="auto"/>
            </w:tcBorders>
          </w:tcPr>
          <w:p w14:paraId="47416487" w14:textId="77777777" w:rsidR="00A54C1C" w:rsidRPr="008C393A" w:rsidRDefault="00A54C1C" w:rsidP="00C01685">
            <w:pPr>
              <w:keepLines/>
              <w:tabs>
                <w:tab w:val="left" w:pos="720"/>
                <w:tab w:val="left" w:leader="dot" w:pos="9360"/>
              </w:tabs>
              <w:jc w:val="center"/>
            </w:pPr>
          </w:p>
        </w:tc>
      </w:tr>
      <w:tr w:rsidR="00A54C1C" w:rsidRPr="008C393A" w14:paraId="23204FCB" w14:textId="77777777" w:rsidTr="007C1423">
        <w:trPr>
          <w:cantSplit/>
        </w:trPr>
        <w:tc>
          <w:tcPr>
            <w:tcW w:w="1710" w:type="dxa"/>
            <w:vMerge w:val="restart"/>
            <w:tcBorders>
              <w:top w:val="single" w:sz="4" w:space="0" w:color="auto"/>
              <w:bottom w:val="single" w:sz="4" w:space="0" w:color="auto"/>
            </w:tcBorders>
            <w:vAlign w:val="center"/>
          </w:tcPr>
          <w:p w14:paraId="34117AE1" w14:textId="77777777" w:rsidR="00A54C1C" w:rsidRPr="008C393A" w:rsidRDefault="00A54C1C" w:rsidP="00C01685">
            <w:pPr>
              <w:keepNext/>
              <w:keepLines/>
              <w:tabs>
                <w:tab w:val="left" w:pos="720"/>
                <w:tab w:val="left" w:leader="dot" w:pos="9360"/>
              </w:tabs>
              <w:jc w:val="center"/>
              <w:rPr>
                <w:b/>
              </w:rPr>
            </w:pPr>
            <w:r w:rsidRPr="008C393A">
              <w:rPr>
                <w:b/>
              </w:rPr>
              <w:t>FC #3</w:t>
            </w:r>
          </w:p>
          <w:p w14:paraId="1DA3D2F2" w14:textId="77777777" w:rsidR="00A54C1C" w:rsidRPr="008C393A" w:rsidRDefault="00A54C1C" w:rsidP="00C01685">
            <w:pPr>
              <w:keepNext/>
              <w:keepLines/>
              <w:tabs>
                <w:tab w:val="left" w:pos="720"/>
                <w:tab w:val="left" w:leader="dot" w:pos="9360"/>
              </w:tabs>
              <w:jc w:val="center"/>
            </w:pPr>
            <w:r w:rsidRPr="008C393A">
              <w:t>(</w:t>
            </w:r>
            <w:proofErr w:type="gramStart"/>
            <w:r w:rsidRPr="008C393A">
              <w:t>omit</w:t>
            </w:r>
            <w:proofErr w:type="gramEnd"/>
            <w:r w:rsidRPr="008C393A">
              <w:t xml:space="preserve"> if no MAT sensor)</w:t>
            </w:r>
          </w:p>
        </w:tc>
        <w:tc>
          <w:tcPr>
            <w:tcW w:w="1890" w:type="dxa"/>
            <w:tcBorders>
              <w:top w:val="single" w:sz="4" w:space="0" w:color="auto"/>
              <w:bottom w:val="dotted" w:sz="4" w:space="0" w:color="auto"/>
            </w:tcBorders>
            <w:vAlign w:val="center"/>
          </w:tcPr>
          <w:p w14:paraId="30E05326" w14:textId="77777777" w:rsidR="00A54C1C" w:rsidRPr="008C393A" w:rsidRDefault="00A54C1C" w:rsidP="00C01685">
            <w:pPr>
              <w:keepNext/>
              <w:keepLines/>
              <w:tabs>
                <w:tab w:val="left" w:pos="720"/>
                <w:tab w:val="left" w:leader="dot" w:pos="9360"/>
              </w:tabs>
              <w:jc w:val="right"/>
              <w:rPr>
                <w:b/>
              </w:rPr>
            </w:pPr>
            <w:r w:rsidRPr="008C393A">
              <w:rPr>
                <w:b/>
              </w:rPr>
              <w:t>Equation</w:t>
            </w:r>
          </w:p>
        </w:tc>
        <w:tc>
          <w:tcPr>
            <w:tcW w:w="3690" w:type="dxa"/>
            <w:tcBorders>
              <w:top w:val="single" w:sz="4" w:space="0" w:color="auto"/>
              <w:bottom w:val="dotted" w:sz="4" w:space="0" w:color="auto"/>
            </w:tcBorders>
          </w:tcPr>
          <w:p w14:paraId="28E2AC5A" w14:textId="77777777" w:rsidR="00A54C1C" w:rsidRPr="00A76BCF" w:rsidRDefault="00A54C1C" w:rsidP="00C01685">
            <w:pPr>
              <w:keepNext/>
              <w:keepLines/>
              <w:tabs>
                <w:tab w:val="left" w:pos="720"/>
                <w:tab w:val="left" w:leader="dot" w:pos="9360"/>
              </w:tabs>
              <w:jc w:val="center"/>
              <w:rPr>
                <w:b/>
              </w:rPr>
            </w:pPr>
            <w:r w:rsidRPr="00A76BCF">
              <w:t>MAT</w:t>
            </w:r>
            <w:r w:rsidRPr="00A76BCF">
              <w:rPr>
                <w:vertAlign w:val="subscript"/>
              </w:rPr>
              <w:t>AVG</w:t>
            </w:r>
            <w:r w:rsidRPr="00A76BCF">
              <w:t xml:space="preserve"> - Ɛ</w:t>
            </w:r>
            <w:r w:rsidRPr="00A76BCF">
              <w:rPr>
                <w:vertAlign w:val="subscript"/>
              </w:rPr>
              <w:t>MAT</w:t>
            </w:r>
            <w:r w:rsidRPr="00A76BCF">
              <w:t xml:space="preserve"> &gt; </w:t>
            </w:r>
            <w:proofErr w:type="gramStart"/>
            <w:r w:rsidRPr="00A76BCF">
              <w:t>min[</w:t>
            </w:r>
            <w:proofErr w:type="gramEnd"/>
            <w:r w:rsidRPr="00A76BCF">
              <w:t>(RAT</w:t>
            </w:r>
            <w:r w:rsidRPr="00A76BCF">
              <w:rPr>
                <w:vertAlign w:val="subscript"/>
              </w:rPr>
              <w:t>AVG</w:t>
            </w:r>
            <w:r w:rsidRPr="00A76BCF">
              <w:t xml:space="preserve"> + Ɛ</w:t>
            </w:r>
            <w:r w:rsidRPr="00A76BCF">
              <w:rPr>
                <w:vertAlign w:val="subscript"/>
              </w:rPr>
              <w:t>RAT</w:t>
            </w:r>
            <w:r w:rsidRPr="00A76BCF">
              <w:t>), (OAT</w:t>
            </w:r>
            <w:r w:rsidRPr="00A76BCF">
              <w:rPr>
                <w:vertAlign w:val="subscript"/>
              </w:rPr>
              <w:t>AVG</w:t>
            </w:r>
            <w:r w:rsidRPr="00A76BCF">
              <w:t xml:space="preserve"> + Ɛ</w:t>
            </w:r>
            <w:r w:rsidRPr="00A76BCF">
              <w:rPr>
                <w:vertAlign w:val="subscript"/>
              </w:rPr>
              <w:t>OAT</w:t>
            </w:r>
            <w:r w:rsidRPr="00A76BCF">
              <w:t>)]</w:t>
            </w:r>
          </w:p>
        </w:tc>
        <w:tc>
          <w:tcPr>
            <w:tcW w:w="1890" w:type="dxa"/>
            <w:vMerge w:val="restart"/>
            <w:tcBorders>
              <w:top w:val="single" w:sz="4" w:space="0" w:color="auto"/>
              <w:bottom w:val="single" w:sz="4" w:space="0" w:color="auto"/>
            </w:tcBorders>
            <w:vAlign w:val="center"/>
          </w:tcPr>
          <w:p w14:paraId="1AFAC07B" w14:textId="77777777" w:rsidR="00A54C1C" w:rsidRPr="008C393A" w:rsidRDefault="00A54C1C" w:rsidP="00C01685">
            <w:pPr>
              <w:keepNext/>
              <w:keepLines/>
              <w:tabs>
                <w:tab w:val="left" w:pos="720"/>
                <w:tab w:val="left" w:leader="dot" w:pos="9360"/>
              </w:tabs>
              <w:jc w:val="center"/>
              <w:rPr>
                <w:b/>
              </w:rPr>
            </w:pPr>
            <w:r w:rsidRPr="008C393A">
              <w:rPr>
                <w:b/>
              </w:rPr>
              <w:t>Applies to OS</w:t>
            </w:r>
          </w:p>
          <w:p w14:paraId="20B6E29C" w14:textId="77777777" w:rsidR="00A54C1C" w:rsidRPr="008C393A" w:rsidRDefault="00A54C1C" w:rsidP="00C01685">
            <w:pPr>
              <w:keepNext/>
              <w:keepLines/>
              <w:tabs>
                <w:tab w:val="left" w:pos="720"/>
                <w:tab w:val="left" w:leader="dot" w:pos="9360"/>
              </w:tabs>
              <w:jc w:val="center"/>
            </w:pPr>
            <w:r w:rsidRPr="008C393A">
              <w:rPr>
                <w:b/>
              </w:rPr>
              <w:t>#1 – #5</w:t>
            </w:r>
          </w:p>
        </w:tc>
      </w:tr>
      <w:tr w:rsidR="00A54C1C" w:rsidRPr="008C393A" w14:paraId="0339EF2E" w14:textId="77777777" w:rsidTr="007C1423">
        <w:trPr>
          <w:cantSplit/>
        </w:trPr>
        <w:tc>
          <w:tcPr>
            <w:tcW w:w="1710" w:type="dxa"/>
            <w:vMerge/>
            <w:tcBorders>
              <w:top w:val="dotted" w:sz="4" w:space="0" w:color="auto"/>
              <w:bottom w:val="single" w:sz="4" w:space="0" w:color="auto"/>
            </w:tcBorders>
          </w:tcPr>
          <w:p w14:paraId="29A1DF69" w14:textId="77777777" w:rsidR="00A54C1C" w:rsidRPr="008C393A" w:rsidRDefault="00A54C1C" w:rsidP="00C01685">
            <w:pPr>
              <w:keepNext/>
              <w:keepLines/>
              <w:tabs>
                <w:tab w:val="left" w:pos="720"/>
                <w:tab w:val="left" w:leader="dot" w:pos="9360"/>
              </w:tabs>
            </w:pPr>
          </w:p>
        </w:tc>
        <w:tc>
          <w:tcPr>
            <w:tcW w:w="1890" w:type="dxa"/>
            <w:tcBorders>
              <w:top w:val="dotted" w:sz="4" w:space="0" w:color="auto"/>
              <w:bottom w:val="dotted" w:sz="4" w:space="0" w:color="auto"/>
            </w:tcBorders>
            <w:vAlign w:val="center"/>
          </w:tcPr>
          <w:p w14:paraId="42048F9E" w14:textId="77777777" w:rsidR="00A54C1C" w:rsidRPr="008C393A" w:rsidRDefault="00A54C1C" w:rsidP="00C01685">
            <w:pPr>
              <w:keepNext/>
              <w:keepLines/>
              <w:tabs>
                <w:tab w:val="left" w:pos="720"/>
                <w:tab w:val="left" w:leader="dot" w:pos="9360"/>
              </w:tabs>
              <w:jc w:val="right"/>
              <w:rPr>
                <w:b/>
              </w:rPr>
            </w:pPr>
            <w:r w:rsidRPr="008C393A">
              <w:rPr>
                <w:b/>
              </w:rPr>
              <w:t>Description</w:t>
            </w:r>
          </w:p>
        </w:tc>
        <w:tc>
          <w:tcPr>
            <w:tcW w:w="3690" w:type="dxa"/>
            <w:tcBorders>
              <w:top w:val="dotted" w:sz="4" w:space="0" w:color="auto"/>
              <w:bottom w:val="dotted" w:sz="4" w:space="0" w:color="auto"/>
            </w:tcBorders>
            <w:vAlign w:val="center"/>
          </w:tcPr>
          <w:p w14:paraId="44067D62" w14:textId="77777777" w:rsidR="00A54C1C" w:rsidRPr="008C393A" w:rsidRDefault="00A54C1C" w:rsidP="00C01685">
            <w:pPr>
              <w:keepNext/>
              <w:keepLines/>
              <w:tabs>
                <w:tab w:val="left" w:pos="720"/>
                <w:tab w:val="left" w:leader="dot" w:pos="9360"/>
              </w:tabs>
              <w:rPr>
                <w:b/>
              </w:rPr>
            </w:pPr>
            <w:r w:rsidRPr="008C393A">
              <w:t>MAT too high; should be between OAT and RAT</w:t>
            </w:r>
          </w:p>
        </w:tc>
        <w:tc>
          <w:tcPr>
            <w:tcW w:w="1890" w:type="dxa"/>
            <w:vMerge/>
            <w:tcBorders>
              <w:top w:val="dotted" w:sz="4" w:space="0" w:color="auto"/>
              <w:bottom w:val="single" w:sz="4" w:space="0" w:color="auto"/>
            </w:tcBorders>
          </w:tcPr>
          <w:p w14:paraId="48050266" w14:textId="77777777" w:rsidR="00A54C1C" w:rsidRPr="008C393A" w:rsidRDefault="00A54C1C" w:rsidP="00C01685">
            <w:pPr>
              <w:keepLines/>
              <w:tabs>
                <w:tab w:val="left" w:pos="720"/>
                <w:tab w:val="left" w:leader="dot" w:pos="9360"/>
              </w:tabs>
              <w:jc w:val="center"/>
            </w:pPr>
          </w:p>
        </w:tc>
      </w:tr>
      <w:tr w:rsidR="00A54C1C" w:rsidRPr="008C393A" w14:paraId="19795EEA" w14:textId="77777777" w:rsidTr="007C1423">
        <w:trPr>
          <w:cantSplit/>
        </w:trPr>
        <w:tc>
          <w:tcPr>
            <w:tcW w:w="1710" w:type="dxa"/>
            <w:vMerge/>
            <w:tcBorders>
              <w:top w:val="dotted" w:sz="4" w:space="0" w:color="auto"/>
              <w:bottom w:val="single" w:sz="4" w:space="0" w:color="auto"/>
            </w:tcBorders>
          </w:tcPr>
          <w:p w14:paraId="60996F4E" w14:textId="77777777" w:rsidR="00A54C1C" w:rsidRPr="008C393A" w:rsidRDefault="00A54C1C" w:rsidP="00C01685">
            <w:pPr>
              <w:keepLines/>
              <w:tabs>
                <w:tab w:val="left" w:pos="720"/>
                <w:tab w:val="left" w:leader="dot" w:pos="9360"/>
              </w:tabs>
            </w:pPr>
          </w:p>
        </w:tc>
        <w:tc>
          <w:tcPr>
            <w:tcW w:w="1890" w:type="dxa"/>
            <w:tcBorders>
              <w:top w:val="dotted" w:sz="4" w:space="0" w:color="auto"/>
              <w:bottom w:val="single" w:sz="4" w:space="0" w:color="auto"/>
            </w:tcBorders>
            <w:vAlign w:val="center"/>
          </w:tcPr>
          <w:p w14:paraId="794FFAFF" w14:textId="77777777" w:rsidR="00A54C1C" w:rsidRPr="008C393A" w:rsidRDefault="00A54C1C" w:rsidP="00C01685">
            <w:pPr>
              <w:keepLines/>
              <w:tabs>
                <w:tab w:val="left" w:pos="720"/>
                <w:tab w:val="left" w:leader="dot" w:pos="9360"/>
              </w:tabs>
              <w:jc w:val="right"/>
              <w:rPr>
                <w:b/>
              </w:rPr>
            </w:pPr>
            <w:r w:rsidRPr="008C393A">
              <w:rPr>
                <w:b/>
              </w:rPr>
              <w:t>Possible Diagnosis</w:t>
            </w:r>
          </w:p>
        </w:tc>
        <w:tc>
          <w:tcPr>
            <w:tcW w:w="3690" w:type="dxa"/>
            <w:tcBorders>
              <w:top w:val="dotted" w:sz="4" w:space="0" w:color="auto"/>
              <w:bottom w:val="single" w:sz="4" w:space="0" w:color="auto"/>
            </w:tcBorders>
            <w:vAlign w:val="center"/>
          </w:tcPr>
          <w:p w14:paraId="0C5CFC8E" w14:textId="77777777" w:rsidR="00A54C1C" w:rsidRPr="008C393A" w:rsidRDefault="00A54C1C" w:rsidP="00C01685">
            <w:pPr>
              <w:keepLines/>
              <w:tabs>
                <w:tab w:val="left" w:pos="720"/>
                <w:tab w:val="left" w:leader="dot" w:pos="9360"/>
              </w:tabs>
            </w:pPr>
            <w:r w:rsidRPr="008C393A">
              <w:t>RAT sensor error</w:t>
            </w:r>
          </w:p>
          <w:p w14:paraId="6651870F" w14:textId="77777777" w:rsidR="00A54C1C" w:rsidRPr="008C393A" w:rsidRDefault="00A54C1C" w:rsidP="00C01685">
            <w:pPr>
              <w:keepLines/>
              <w:tabs>
                <w:tab w:val="left" w:pos="720"/>
                <w:tab w:val="left" w:leader="dot" w:pos="9360"/>
              </w:tabs>
            </w:pPr>
            <w:r w:rsidRPr="008C393A">
              <w:t>MAT sensor error</w:t>
            </w:r>
          </w:p>
          <w:p w14:paraId="60B7427C" w14:textId="77777777" w:rsidR="00A54C1C" w:rsidRPr="008C393A" w:rsidRDefault="00A54C1C" w:rsidP="00C01685">
            <w:pPr>
              <w:keepLines/>
              <w:tabs>
                <w:tab w:val="left" w:pos="720"/>
                <w:tab w:val="left" w:leader="dot" w:pos="9360"/>
              </w:tabs>
              <w:rPr>
                <w:b/>
              </w:rPr>
            </w:pPr>
            <w:r w:rsidRPr="008C393A">
              <w:t>OAT sensor error</w:t>
            </w:r>
          </w:p>
        </w:tc>
        <w:tc>
          <w:tcPr>
            <w:tcW w:w="1890" w:type="dxa"/>
            <w:vMerge/>
            <w:tcBorders>
              <w:top w:val="dotted" w:sz="4" w:space="0" w:color="auto"/>
              <w:bottom w:val="single" w:sz="4" w:space="0" w:color="auto"/>
            </w:tcBorders>
          </w:tcPr>
          <w:p w14:paraId="717E686F" w14:textId="77777777" w:rsidR="00A54C1C" w:rsidRPr="008C393A" w:rsidRDefault="00A54C1C" w:rsidP="00C01685">
            <w:pPr>
              <w:keepLines/>
              <w:tabs>
                <w:tab w:val="left" w:pos="720"/>
                <w:tab w:val="left" w:leader="dot" w:pos="9360"/>
              </w:tabs>
              <w:jc w:val="center"/>
            </w:pPr>
          </w:p>
        </w:tc>
      </w:tr>
      <w:tr w:rsidR="00A54C1C" w:rsidRPr="008C393A" w14:paraId="35CEC790" w14:textId="77777777" w:rsidTr="007C1423">
        <w:trPr>
          <w:cantSplit/>
        </w:trPr>
        <w:tc>
          <w:tcPr>
            <w:tcW w:w="1710" w:type="dxa"/>
            <w:vMerge w:val="restart"/>
            <w:tcBorders>
              <w:top w:val="single" w:sz="4" w:space="0" w:color="auto"/>
              <w:bottom w:val="single" w:sz="4" w:space="0" w:color="auto"/>
            </w:tcBorders>
            <w:vAlign w:val="center"/>
          </w:tcPr>
          <w:p w14:paraId="603B02C2" w14:textId="77777777" w:rsidR="00A54C1C" w:rsidRPr="008C393A" w:rsidRDefault="00A54C1C" w:rsidP="00C01685">
            <w:pPr>
              <w:keepNext/>
              <w:keepLines/>
              <w:tabs>
                <w:tab w:val="left" w:pos="720"/>
                <w:tab w:val="left" w:leader="dot" w:pos="9360"/>
              </w:tabs>
              <w:jc w:val="center"/>
              <w:rPr>
                <w:b/>
              </w:rPr>
            </w:pPr>
            <w:r w:rsidRPr="008C393A">
              <w:rPr>
                <w:b/>
              </w:rPr>
              <w:lastRenderedPageBreak/>
              <w:t>FC #4</w:t>
            </w:r>
          </w:p>
        </w:tc>
        <w:tc>
          <w:tcPr>
            <w:tcW w:w="1890" w:type="dxa"/>
            <w:tcBorders>
              <w:top w:val="single" w:sz="4" w:space="0" w:color="auto"/>
              <w:bottom w:val="dotted" w:sz="4" w:space="0" w:color="auto"/>
            </w:tcBorders>
            <w:vAlign w:val="center"/>
          </w:tcPr>
          <w:p w14:paraId="52E5BED1" w14:textId="77777777" w:rsidR="00A54C1C" w:rsidRPr="008C393A" w:rsidRDefault="00A54C1C" w:rsidP="00C01685">
            <w:pPr>
              <w:keepNext/>
              <w:keepLines/>
              <w:tabs>
                <w:tab w:val="left" w:pos="720"/>
                <w:tab w:val="left" w:leader="dot" w:pos="9360"/>
              </w:tabs>
              <w:jc w:val="right"/>
              <w:rPr>
                <w:b/>
              </w:rPr>
            </w:pPr>
            <w:r w:rsidRPr="008C393A">
              <w:rPr>
                <w:b/>
              </w:rPr>
              <w:t>Equation</w:t>
            </w:r>
          </w:p>
        </w:tc>
        <w:tc>
          <w:tcPr>
            <w:tcW w:w="3690" w:type="dxa"/>
            <w:tcBorders>
              <w:top w:val="single" w:sz="4" w:space="0" w:color="auto"/>
              <w:bottom w:val="dotted" w:sz="4" w:space="0" w:color="auto"/>
            </w:tcBorders>
          </w:tcPr>
          <w:p w14:paraId="52D638CF" w14:textId="77777777" w:rsidR="00A54C1C" w:rsidRPr="00A76BCF" w:rsidRDefault="00A54C1C" w:rsidP="00C01685">
            <w:pPr>
              <w:keepNext/>
              <w:keepLines/>
              <w:tabs>
                <w:tab w:val="left" w:pos="720"/>
                <w:tab w:val="left" w:leader="dot" w:pos="9360"/>
              </w:tabs>
              <w:jc w:val="center"/>
              <w:rPr>
                <w:b/>
              </w:rPr>
            </w:pPr>
            <w:r w:rsidRPr="00A76BCF">
              <w:sym w:font="Symbol" w:char="F044"/>
            </w:r>
            <w:r w:rsidRPr="00A76BCF">
              <w:t xml:space="preserve">OS &gt; </w:t>
            </w:r>
            <w:r w:rsidRPr="00A76BCF">
              <w:sym w:font="Symbol" w:char="F044"/>
            </w:r>
            <w:r w:rsidRPr="00A76BCF">
              <w:t>OS</w:t>
            </w:r>
            <w:r w:rsidRPr="00A76BCF">
              <w:rPr>
                <w:vertAlign w:val="subscript"/>
              </w:rPr>
              <w:t>MAX</w:t>
            </w:r>
          </w:p>
        </w:tc>
        <w:tc>
          <w:tcPr>
            <w:tcW w:w="1890" w:type="dxa"/>
            <w:vMerge w:val="restart"/>
            <w:tcBorders>
              <w:top w:val="single" w:sz="4" w:space="0" w:color="auto"/>
              <w:bottom w:val="single" w:sz="4" w:space="0" w:color="auto"/>
            </w:tcBorders>
            <w:vAlign w:val="center"/>
          </w:tcPr>
          <w:p w14:paraId="7F4E31B7" w14:textId="77777777" w:rsidR="00A54C1C" w:rsidRPr="008C393A" w:rsidRDefault="00A54C1C" w:rsidP="00C01685">
            <w:pPr>
              <w:keepNext/>
              <w:keepLines/>
              <w:tabs>
                <w:tab w:val="left" w:pos="720"/>
                <w:tab w:val="left" w:leader="dot" w:pos="9360"/>
              </w:tabs>
              <w:jc w:val="center"/>
              <w:rPr>
                <w:b/>
              </w:rPr>
            </w:pPr>
            <w:r w:rsidRPr="008C393A">
              <w:rPr>
                <w:b/>
              </w:rPr>
              <w:t>Applies to OS</w:t>
            </w:r>
          </w:p>
          <w:p w14:paraId="75D6357C" w14:textId="77777777" w:rsidR="00A54C1C" w:rsidRPr="008C393A" w:rsidRDefault="00A54C1C" w:rsidP="00C01685">
            <w:pPr>
              <w:keepNext/>
              <w:keepLines/>
              <w:tabs>
                <w:tab w:val="left" w:pos="720"/>
                <w:tab w:val="left" w:leader="dot" w:pos="9360"/>
              </w:tabs>
              <w:jc w:val="center"/>
            </w:pPr>
            <w:r w:rsidRPr="008C393A">
              <w:rPr>
                <w:b/>
              </w:rPr>
              <w:t>#1 – #5</w:t>
            </w:r>
          </w:p>
        </w:tc>
      </w:tr>
      <w:tr w:rsidR="00A54C1C" w:rsidRPr="008C393A" w14:paraId="0B07CBE9" w14:textId="77777777" w:rsidTr="007C1423">
        <w:trPr>
          <w:cantSplit/>
        </w:trPr>
        <w:tc>
          <w:tcPr>
            <w:tcW w:w="1710" w:type="dxa"/>
            <w:vMerge/>
            <w:tcBorders>
              <w:top w:val="dotted" w:sz="4" w:space="0" w:color="auto"/>
              <w:bottom w:val="single" w:sz="4" w:space="0" w:color="auto"/>
            </w:tcBorders>
          </w:tcPr>
          <w:p w14:paraId="58CAC058" w14:textId="77777777" w:rsidR="00A54C1C" w:rsidRPr="008C393A" w:rsidRDefault="00A54C1C" w:rsidP="00C01685">
            <w:pPr>
              <w:keepNext/>
              <w:keepLines/>
              <w:tabs>
                <w:tab w:val="left" w:pos="720"/>
                <w:tab w:val="left" w:leader="dot" w:pos="9360"/>
              </w:tabs>
            </w:pPr>
          </w:p>
        </w:tc>
        <w:tc>
          <w:tcPr>
            <w:tcW w:w="1890" w:type="dxa"/>
            <w:tcBorders>
              <w:top w:val="dotted" w:sz="4" w:space="0" w:color="auto"/>
              <w:bottom w:val="dotted" w:sz="4" w:space="0" w:color="auto"/>
            </w:tcBorders>
            <w:vAlign w:val="center"/>
          </w:tcPr>
          <w:p w14:paraId="7541D26C" w14:textId="77777777" w:rsidR="00A54C1C" w:rsidRPr="008C393A" w:rsidRDefault="00A54C1C" w:rsidP="00C01685">
            <w:pPr>
              <w:keepNext/>
              <w:keepLines/>
              <w:tabs>
                <w:tab w:val="left" w:pos="720"/>
                <w:tab w:val="left" w:leader="dot" w:pos="9360"/>
              </w:tabs>
              <w:jc w:val="right"/>
              <w:rPr>
                <w:b/>
              </w:rPr>
            </w:pPr>
            <w:r w:rsidRPr="008C393A">
              <w:rPr>
                <w:b/>
              </w:rPr>
              <w:t>Description</w:t>
            </w:r>
          </w:p>
        </w:tc>
        <w:tc>
          <w:tcPr>
            <w:tcW w:w="3690" w:type="dxa"/>
            <w:tcBorders>
              <w:top w:val="dotted" w:sz="4" w:space="0" w:color="auto"/>
              <w:bottom w:val="dotted" w:sz="4" w:space="0" w:color="auto"/>
            </w:tcBorders>
            <w:vAlign w:val="center"/>
          </w:tcPr>
          <w:p w14:paraId="79326CFF" w14:textId="77777777" w:rsidR="00A54C1C" w:rsidRPr="008C393A" w:rsidRDefault="00A54C1C" w:rsidP="00C01685">
            <w:pPr>
              <w:keepNext/>
              <w:keepLines/>
              <w:tabs>
                <w:tab w:val="left" w:pos="720"/>
                <w:tab w:val="left" w:leader="dot" w:pos="9360"/>
              </w:tabs>
              <w:rPr>
                <w:b/>
              </w:rPr>
            </w:pPr>
            <w:r w:rsidRPr="008C393A">
              <w:t>Too many changes in Operating State</w:t>
            </w:r>
          </w:p>
        </w:tc>
        <w:tc>
          <w:tcPr>
            <w:tcW w:w="1890" w:type="dxa"/>
            <w:vMerge/>
            <w:tcBorders>
              <w:top w:val="dotted" w:sz="4" w:space="0" w:color="auto"/>
              <w:bottom w:val="single" w:sz="4" w:space="0" w:color="auto"/>
            </w:tcBorders>
          </w:tcPr>
          <w:p w14:paraId="1E8C64E8" w14:textId="77777777" w:rsidR="00A54C1C" w:rsidRPr="008C393A" w:rsidRDefault="00A54C1C" w:rsidP="00C01685">
            <w:pPr>
              <w:keepLines/>
              <w:tabs>
                <w:tab w:val="left" w:pos="720"/>
                <w:tab w:val="left" w:leader="dot" w:pos="9360"/>
              </w:tabs>
              <w:jc w:val="center"/>
            </w:pPr>
          </w:p>
        </w:tc>
      </w:tr>
      <w:tr w:rsidR="00A54C1C" w:rsidRPr="008C393A" w14:paraId="1DE4552A" w14:textId="77777777" w:rsidTr="007C1423">
        <w:trPr>
          <w:cantSplit/>
        </w:trPr>
        <w:tc>
          <w:tcPr>
            <w:tcW w:w="1710" w:type="dxa"/>
            <w:vMerge/>
            <w:tcBorders>
              <w:top w:val="dotted" w:sz="4" w:space="0" w:color="auto"/>
              <w:bottom w:val="single" w:sz="4" w:space="0" w:color="auto"/>
            </w:tcBorders>
          </w:tcPr>
          <w:p w14:paraId="452662E4" w14:textId="77777777" w:rsidR="00A54C1C" w:rsidRPr="008C393A" w:rsidRDefault="00A54C1C" w:rsidP="00C01685">
            <w:pPr>
              <w:keepLines/>
              <w:tabs>
                <w:tab w:val="left" w:pos="720"/>
                <w:tab w:val="left" w:leader="dot" w:pos="9360"/>
              </w:tabs>
            </w:pPr>
          </w:p>
        </w:tc>
        <w:tc>
          <w:tcPr>
            <w:tcW w:w="1890" w:type="dxa"/>
            <w:tcBorders>
              <w:top w:val="dotted" w:sz="4" w:space="0" w:color="auto"/>
              <w:bottom w:val="single" w:sz="4" w:space="0" w:color="auto"/>
            </w:tcBorders>
            <w:vAlign w:val="center"/>
          </w:tcPr>
          <w:p w14:paraId="6CAC95F9" w14:textId="77777777" w:rsidR="00A54C1C" w:rsidRPr="008C393A" w:rsidRDefault="00A54C1C" w:rsidP="00C01685">
            <w:pPr>
              <w:keepLines/>
              <w:tabs>
                <w:tab w:val="left" w:pos="720"/>
                <w:tab w:val="left" w:leader="dot" w:pos="9360"/>
              </w:tabs>
              <w:jc w:val="right"/>
              <w:rPr>
                <w:b/>
              </w:rPr>
            </w:pPr>
            <w:r w:rsidRPr="008C393A">
              <w:rPr>
                <w:b/>
              </w:rPr>
              <w:t>Possible Diagnosis</w:t>
            </w:r>
          </w:p>
        </w:tc>
        <w:tc>
          <w:tcPr>
            <w:tcW w:w="3690" w:type="dxa"/>
            <w:tcBorders>
              <w:top w:val="dotted" w:sz="4" w:space="0" w:color="auto"/>
              <w:bottom w:val="single" w:sz="4" w:space="0" w:color="auto"/>
            </w:tcBorders>
            <w:vAlign w:val="center"/>
          </w:tcPr>
          <w:p w14:paraId="340266CC" w14:textId="77777777" w:rsidR="00A54C1C" w:rsidRPr="008C393A" w:rsidRDefault="00A54C1C" w:rsidP="00C01685">
            <w:pPr>
              <w:keepLines/>
              <w:tabs>
                <w:tab w:val="left" w:pos="720"/>
                <w:tab w:val="left" w:leader="dot" w:pos="9360"/>
              </w:tabs>
            </w:pPr>
            <w:r w:rsidRPr="008C393A">
              <w:t>Unstable control due to poorly tuned loop or mechanical problem</w:t>
            </w:r>
          </w:p>
        </w:tc>
        <w:tc>
          <w:tcPr>
            <w:tcW w:w="1890" w:type="dxa"/>
            <w:vMerge/>
            <w:tcBorders>
              <w:top w:val="dotted" w:sz="4" w:space="0" w:color="auto"/>
              <w:bottom w:val="single" w:sz="4" w:space="0" w:color="auto"/>
            </w:tcBorders>
          </w:tcPr>
          <w:p w14:paraId="5B2E64F8" w14:textId="77777777" w:rsidR="00A54C1C" w:rsidRPr="008C393A" w:rsidRDefault="00A54C1C" w:rsidP="00C01685">
            <w:pPr>
              <w:keepLines/>
              <w:tabs>
                <w:tab w:val="left" w:pos="720"/>
                <w:tab w:val="left" w:leader="dot" w:pos="9360"/>
              </w:tabs>
              <w:jc w:val="center"/>
            </w:pPr>
          </w:p>
        </w:tc>
      </w:tr>
      <w:tr w:rsidR="00A54C1C" w:rsidRPr="008C393A" w14:paraId="2A0A26DC" w14:textId="77777777" w:rsidTr="007C1423">
        <w:trPr>
          <w:cantSplit/>
        </w:trPr>
        <w:tc>
          <w:tcPr>
            <w:tcW w:w="1710" w:type="dxa"/>
            <w:vMerge w:val="restart"/>
            <w:tcBorders>
              <w:top w:val="single" w:sz="4" w:space="0" w:color="auto"/>
              <w:bottom w:val="single" w:sz="4" w:space="0" w:color="auto"/>
            </w:tcBorders>
            <w:vAlign w:val="center"/>
          </w:tcPr>
          <w:p w14:paraId="5BA3E248" w14:textId="77777777" w:rsidR="00A54C1C" w:rsidRPr="008C393A" w:rsidRDefault="00A54C1C" w:rsidP="00C01685">
            <w:pPr>
              <w:keepNext/>
              <w:keepLines/>
              <w:tabs>
                <w:tab w:val="left" w:pos="720"/>
                <w:tab w:val="left" w:leader="dot" w:pos="9360"/>
              </w:tabs>
              <w:jc w:val="center"/>
              <w:rPr>
                <w:b/>
              </w:rPr>
            </w:pPr>
            <w:r w:rsidRPr="008C393A">
              <w:rPr>
                <w:b/>
              </w:rPr>
              <w:t>FC #5</w:t>
            </w:r>
          </w:p>
          <w:p w14:paraId="392CBC93" w14:textId="77777777" w:rsidR="00A54C1C" w:rsidRPr="008C393A" w:rsidRDefault="00A54C1C" w:rsidP="00C01685">
            <w:pPr>
              <w:keepNext/>
              <w:keepLines/>
              <w:tabs>
                <w:tab w:val="left" w:pos="720"/>
                <w:tab w:val="left" w:leader="dot" w:pos="9360"/>
              </w:tabs>
              <w:jc w:val="center"/>
            </w:pPr>
            <w:r w:rsidRPr="008C393A">
              <w:t>(</w:t>
            </w:r>
            <w:proofErr w:type="gramStart"/>
            <w:r w:rsidRPr="008C393A">
              <w:t>omit</w:t>
            </w:r>
            <w:proofErr w:type="gramEnd"/>
            <w:r w:rsidRPr="008C393A">
              <w:t xml:space="preserve"> if no MAT sensor)</w:t>
            </w:r>
          </w:p>
        </w:tc>
        <w:tc>
          <w:tcPr>
            <w:tcW w:w="1890" w:type="dxa"/>
            <w:tcBorders>
              <w:top w:val="single" w:sz="4" w:space="0" w:color="auto"/>
              <w:bottom w:val="dotted" w:sz="4" w:space="0" w:color="auto"/>
            </w:tcBorders>
            <w:vAlign w:val="center"/>
          </w:tcPr>
          <w:p w14:paraId="044B13C5" w14:textId="77777777" w:rsidR="00A54C1C" w:rsidRPr="008C393A" w:rsidRDefault="00A54C1C" w:rsidP="00C01685">
            <w:pPr>
              <w:keepNext/>
              <w:keepLines/>
              <w:tabs>
                <w:tab w:val="left" w:pos="720"/>
                <w:tab w:val="left" w:leader="dot" w:pos="9360"/>
              </w:tabs>
              <w:jc w:val="right"/>
              <w:rPr>
                <w:b/>
              </w:rPr>
            </w:pPr>
            <w:r w:rsidRPr="008C393A">
              <w:rPr>
                <w:b/>
              </w:rPr>
              <w:t>Equation</w:t>
            </w:r>
          </w:p>
        </w:tc>
        <w:tc>
          <w:tcPr>
            <w:tcW w:w="3690" w:type="dxa"/>
            <w:tcBorders>
              <w:top w:val="single" w:sz="4" w:space="0" w:color="auto"/>
              <w:bottom w:val="dotted" w:sz="4" w:space="0" w:color="auto"/>
            </w:tcBorders>
          </w:tcPr>
          <w:p w14:paraId="4F42212A" w14:textId="77777777" w:rsidR="00A54C1C" w:rsidRPr="00A76BCF" w:rsidRDefault="00A54C1C" w:rsidP="00C01685">
            <w:pPr>
              <w:keepNext/>
              <w:keepLines/>
              <w:tabs>
                <w:tab w:val="left" w:pos="720"/>
                <w:tab w:val="left" w:leader="dot" w:pos="9360"/>
              </w:tabs>
              <w:jc w:val="center"/>
              <w:rPr>
                <w:b/>
              </w:rPr>
            </w:pPr>
            <w:r w:rsidRPr="00A76BCF">
              <w:t>SAT</w:t>
            </w:r>
            <w:r w:rsidRPr="00A76BCF">
              <w:rPr>
                <w:vertAlign w:val="subscript"/>
              </w:rPr>
              <w:t>AVG</w:t>
            </w:r>
            <w:r w:rsidRPr="00A76BCF">
              <w:t xml:space="preserve"> + Ɛ</w:t>
            </w:r>
            <w:r w:rsidRPr="00A76BCF">
              <w:rPr>
                <w:vertAlign w:val="subscript"/>
              </w:rPr>
              <w:t>SAT</w:t>
            </w:r>
            <w:r w:rsidRPr="00A76BCF">
              <w:t xml:space="preserve"> ≤ MAT</w:t>
            </w:r>
            <w:r w:rsidRPr="00A76BCF">
              <w:rPr>
                <w:vertAlign w:val="subscript"/>
              </w:rPr>
              <w:t>AVG</w:t>
            </w:r>
            <w:r w:rsidRPr="00A76BCF">
              <w:t xml:space="preserve"> - Ɛ</w:t>
            </w:r>
            <w:r w:rsidRPr="00A76BCF">
              <w:rPr>
                <w:vertAlign w:val="subscript"/>
              </w:rPr>
              <w:t>MAT</w:t>
            </w:r>
            <w:r w:rsidRPr="00A76BCF">
              <w:t xml:space="preserve"> + </w:t>
            </w:r>
            <w:r w:rsidRPr="00A76BCF">
              <w:sym w:font="Symbol" w:char="F044"/>
            </w:r>
            <w:r w:rsidRPr="00A76BCF">
              <w:t>T</w:t>
            </w:r>
            <w:r w:rsidRPr="00A76BCF">
              <w:rPr>
                <w:vertAlign w:val="subscript"/>
              </w:rPr>
              <w:t>SF</w:t>
            </w:r>
          </w:p>
        </w:tc>
        <w:tc>
          <w:tcPr>
            <w:tcW w:w="1890" w:type="dxa"/>
            <w:vMerge w:val="restart"/>
            <w:tcBorders>
              <w:top w:val="single" w:sz="4" w:space="0" w:color="auto"/>
              <w:bottom w:val="single" w:sz="4" w:space="0" w:color="auto"/>
            </w:tcBorders>
            <w:vAlign w:val="center"/>
          </w:tcPr>
          <w:p w14:paraId="36FF35BB" w14:textId="77777777" w:rsidR="00A54C1C" w:rsidRPr="008C393A" w:rsidRDefault="00A54C1C" w:rsidP="00C01685">
            <w:pPr>
              <w:keepNext/>
              <w:keepLines/>
              <w:tabs>
                <w:tab w:val="left" w:pos="720"/>
                <w:tab w:val="left" w:leader="dot" w:pos="9360"/>
              </w:tabs>
              <w:jc w:val="center"/>
              <w:rPr>
                <w:b/>
              </w:rPr>
            </w:pPr>
            <w:r w:rsidRPr="008C393A">
              <w:rPr>
                <w:b/>
              </w:rPr>
              <w:t>Applies to OS</w:t>
            </w:r>
          </w:p>
          <w:p w14:paraId="77BD08DE" w14:textId="77777777" w:rsidR="00A54C1C" w:rsidRPr="008C393A" w:rsidRDefault="00A54C1C" w:rsidP="00C01685">
            <w:pPr>
              <w:keepNext/>
              <w:keepLines/>
              <w:tabs>
                <w:tab w:val="left" w:pos="720"/>
                <w:tab w:val="left" w:leader="dot" w:pos="9360"/>
              </w:tabs>
              <w:jc w:val="center"/>
            </w:pPr>
            <w:r w:rsidRPr="008C393A">
              <w:rPr>
                <w:b/>
              </w:rPr>
              <w:t>#1</w:t>
            </w:r>
          </w:p>
        </w:tc>
      </w:tr>
      <w:tr w:rsidR="00A54C1C" w:rsidRPr="008C393A" w14:paraId="7E8F81AD" w14:textId="77777777" w:rsidTr="007C1423">
        <w:trPr>
          <w:cantSplit/>
        </w:trPr>
        <w:tc>
          <w:tcPr>
            <w:tcW w:w="1710" w:type="dxa"/>
            <w:vMerge/>
            <w:tcBorders>
              <w:top w:val="dotted" w:sz="4" w:space="0" w:color="auto"/>
              <w:bottom w:val="single" w:sz="4" w:space="0" w:color="auto"/>
            </w:tcBorders>
          </w:tcPr>
          <w:p w14:paraId="62818349" w14:textId="77777777" w:rsidR="00A54C1C" w:rsidRPr="008C393A" w:rsidRDefault="00A54C1C" w:rsidP="00C01685">
            <w:pPr>
              <w:keepNext/>
              <w:keepLines/>
              <w:tabs>
                <w:tab w:val="left" w:pos="720"/>
                <w:tab w:val="left" w:leader="dot" w:pos="9360"/>
              </w:tabs>
            </w:pPr>
          </w:p>
        </w:tc>
        <w:tc>
          <w:tcPr>
            <w:tcW w:w="1890" w:type="dxa"/>
            <w:tcBorders>
              <w:top w:val="dotted" w:sz="4" w:space="0" w:color="auto"/>
              <w:bottom w:val="dotted" w:sz="4" w:space="0" w:color="auto"/>
            </w:tcBorders>
            <w:vAlign w:val="center"/>
          </w:tcPr>
          <w:p w14:paraId="1D967EA8" w14:textId="77777777" w:rsidR="00A54C1C" w:rsidRPr="008C393A" w:rsidRDefault="00A54C1C" w:rsidP="00C01685">
            <w:pPr>
              <w:keepNext/>
              <w:keepLines/>
              <w:tabs>
                <w:tab w:val="left" w:pos="720"/>
                <w:tab w:val="left" w:leader="dot" w:pos="9360"/>
              </w:tabs>
              <w:jc w:val="right"/>
              <w:rPr>
                <w:b/>
              </w:rPr>
            </w:pPr>
            <w:r w:rsidRPr="008C393A">
              <w:rPr>
                <w:b/>
              </w:rPr>
              <w:t>Description</w:t>
            </w:r>
          </w:p>
        </w:tc>
        <w:tc>
          <w:tcPr>
            <w:tcW w:w="3690" w:type="dxa"/>
            <w:tcBorders>
              <w:top w:val="dotted" w:sz="4" w:space="0" w:color="auto"/>
              <w:bottom w:val="dotted" w:sz="4" w:space="0" w:color="auto"/>
            </w:tcBorders>
            <w:vAlign w:val="center"/>
          </w:tcPr>
          <w:p w14:paraId="3185C587" w14:textId="77777777" w:rsidR="00A54C1C" w:rsidRPr="008C393A" w:rsidRDefault="00A54C1C" w:rsidP="00C01685">
            <w:pPr>
              <w:keepNext/>
              <w:keepLines/>
              <w:tabs>
                <w:tab w:val="left" w:pos="720"/>
                <w:tab w:val="left" w:leader="dot" w:pos="9360"/>
              </w:tabs>
              <w:rPr>
                <w:b/>
              </w:rPr>
            </w:pPr>
            <w:r w:rsidRPr="008C393A">
              <w:t>SAT too low; should be higher than MAT</w:t>
            </w:r>
          </w:p>
        </w:tc>
        <w:tc>
          <w:tcPr>
            <w:tcW w:w="1890" w:type="dxa"/>
            <w:vMerge/>
            <w:tcBorders>
              <w:top w:val="dotted" w:sz="4" w:space="0" w:color="auto"/>
              <w:bottom w:val="single" w:sz="4" w:space="0" w:color="auto"/>
            </w:tcBorders>
          </w:tcPr>
          <w:p w14:paraId="73F7A55B" w14:textId="77777777" w:rsidR="00A54C1C" w:rsidRPr="008C393A" w:rsidRDefault="00A54C1C" w:rsidP="00C01685">
            <w:pPr>
              <w:keepLines/>
              <w:tabs>
                <w:tab w:val="left" w:pos="720"/>
                <w:tab w:val="left" w:leader="dot" w:pos="9360"/>
              </w:tabs>
              <w:jc w:val="center"/>
            </w:pPr>
          </w:p>
        </w:tc>
      </w:tr>
      <w:tr w:rsidR="00A54C1C" w:rsidRPr="008C393A" w14:paraId="0441B299" w14:textId="77777777" w:rsidTr="007C1423">
        <w:trPr>
          <w:cantSplit/>
        </w:trPr>
        <w:tc>
          <w:tcPr>
            <w:tcW w:w="1710" w:type="dxa"/>
            <w:vMerge/>
            <w:tcBorders>
              <w:top w:val="dotted" w:sz="4" w:space="0" w:color="auto"/>
              <w:bottom w:val="single" w:sz="4" w:space="0" w:color="auto"/>
            </w:tcBorders>
          </w:tcPr>
          <w:p w14:paraId="626EC028" w14:textId="77777777" w:rsidR="00A54C1C" w:rsidRPr="008C393A" w:rsidRDefault="00A54C1C" w:rsidP="00C01685">
            <w:pPr>
              <w:keepLines/>
              <w:tabs>
                <w:tab w:val="left" w:pos="720"/>
                <w:tab w:val="left" w:leader="dot" w:pos="9360"/>
              </w:tabs>
            </w:pPr>
          </w:p>
        </w:tc>
        <w:tc>
          <w:tcPr>
            <w:tcW w:w="1890" w:type="dxa"/>
            <w:tcBorders>
              <w:top w:val="dotted" w:sz="4" w:space="0" w:color="auto"/>
              <w:bottom w:val="single" w:sz="4" w:space="0" w:color="auto"/>
            </w:tcBorders>
            <w:vAlign w:val="center"/>
          </w:tcPr>
          <w:p w14:paraId="4DCEB78A" w14:textId="77777777" w:rsidR="00A54C1C" w:rsidRPr="008C393A" w:rsidRDefault="00A54C1C" w:rsidP="00C01685">
            <w:pPr>
              <w:keepLines/>
              <w:tabs>
                <w:tab w:val="left" w:pos="720"/>
                <w:tab w:val="left" w:leader="dot" w:pos="9360"/>
              </w:tabs>
              <w:jc w:val="right"/>
              <w:rPr>
                <w:b/>
              </w:rPr>
            </w:pPr>
            <w:r w:rsidRPr="008C393A">
              <w:rPr>
                <w:b/>
              </w:rPr>
              <w:t>Possible Diagnosis</w:t>
            </w:r>
          </w:p>
        </w:tc>
        <w:tc>
          <w:tcPr>
            <w:tcW w:w="3690" w:type="dxa"/>
            <w:tcBorders>
              <w:top w:val="dotted" w:sz="4" w:space="0" w:color="auto"/>
              <w:bottom w:val="single" w:sz="4" w:space="0" w:color="auto"/>
            </w:tcBorders>
            <w:vAlign w:val="center"/>
          </w:tcPr>
          <w:p w14:paraId="0E641063" w14:textId="77777777" w:rsidR="00A54C1C" w:rsidRPr="008C393A" w:rsidRDefault="00A54C1C" w:rsidP="00C01685">
            <w:pPr>
              <w:keepLines/>
              <w:tabs>
                <w:tab w:val="left" w:pos="720"/>
                <w:tab w:val="left" w:leader="dot" w:pos="9360"/>
              </w:tabs>
            </w:pPr>
            <w:r w:rsidRPr="008C393A">
              <w:t>SAT sensor error</w:t>
            </w:r>
          </w:p>
          <w:p w14:paraId="2FD564FB" w14:textId="77777777" w:rsidR="00A54C1C" w:rsidRPr="008C393A" w:rsidRDefault="00A54C1C" w:rsidP="00C01685">
            <w:pPr>
              <w:keepLines/>
              <w:tabs>
                <w:tab w:val="left" w:pos="720"/>
                <w:tab w:val="left" w:leader="dot" w:pos="9360"/>
              </w:tabs>
            </w:pPr>
            <w:r w:rsidRPr="008C393A">
              <w:t>MAT sensor error</w:t>
            </w:r>
          </w:p>
          <w:p w14:paraId="288FC1CF" w14:textId="77777777" w:rsidR="00A54C1C" w:rsidRPr="008C393A" w:rsidRDefault="00A54C1C" w:rsidP="00C01685">
            <w:pPr>
              <w:keepLines/>
              <w:tabs>
                <w:tab w:val="left" w:pos="720"/>
                <w:tab w:val="left" w:leader="dot" w:pos="9360"/>
              </w:tabs>
            </w:pPr>
            <w:r w:rsidRPr="008C393A">
              <w:t>Cooling coil valve leaking or stuck open</w:t>
            </w:r>
          </w:p>
          <w:p w14:paraId="2E0AE6C3" w14:textId="77777777" w:rsidR="00A54C1C" w:rsidRPr="008C393A" w:rsidRDefault="00A54C1C" w:rsidP="00C01685">
            <w:pPr>
              <w:keepLines/>
              <w:tabs>
                <w:tab w:val="left" w:pos="720"/>
                <w:tab w:val="left" w:leader="dot" w:pos="9360"/>
              </w:tabs>
            </w:pPr>
            <w:r w:rsidRPr="008C393A">
              <w:t>Heating coil valve stuck closed or actuator failure</w:t>
            </w:r>
          </w:p>
          <w:p w14:paraId="73438208" w14:textId="77777777" w:rsidR="00A54C1C" w:rsidRPr="008C393A" w:rsidRDefault="00A54C1C" w:rsidP="00C01685">
            <w:pPr>
              <w:keepLines/>
              <w:tabs>
                <w:tab w:val="left" w:pos="720"/>
                <w:tab w:val="left" w:leader="dot" w:pos="9360"/>
              </w:tabs>
            </w:pPr>
            <w:r w:rsidRPr="008C393A">
              <w:t>Fouled or undersized heating coil</w:t>
            </w:r>
          </w:p>
          <w:p w14:paraId="7FE059C6" w14:textId="77777777" w:rsidR="00A54C1C" w:rsidRDefault="00A54C1C" w:rsidP="00C01685">
            <w:pPr>
              <w:keepLines/>
              <w:tabs>
                <w:tab w:val="left" w:pos="720"/>
                <w:tab w:val="left" w:leader="dot" w:pos="9360"/>
              </w:tabs>
            </w:pPr>
            <w:r>
              <w:t xml:space="preserve">HW temperature too low or </w:t>
            </w:r>
            <w:r w:rsidRPr="008C393A">
              <w:t>HW unavailable</w:t>
            </w:r>
          </w:p>
          <w:p w14:paraId="5CE0FE49" w14:textId="77777777" w:rsidR="00A54C1C" w:rsidRPr="008C393A" w:rsidRDefault="00A54C1C" w:rsidP="00C01685">
            <w:pPr>
              <w:keepLines/>
              <w:tabs>
                <w:tab w:val="left" w:pos="720"/>
                <w:tab w:val="left" w:leader="dot" w:pos="9360"/>
              </w:tabs>
            </w:pPr>
            <w:r>
              <w:t>Gas or electric heat unavailable</w:t>
            </w:r>
          </w:p>
        </w:tc>
        <w:tc>
          <w:tcPr>
            <w:tcW w:w="1890" w:type="dxa"/>
            <w:vMerge/>
            <w:tcBorders>
              <w:top w:val="dotted" w:sz="4" w:space="0" w:color="auto"/>
              <w:bottom w:val="single" w:sz="4" w:space="0" w:color="auto"/>
            </w:tcBorders>
          </w:tcPr>
          <w:p w14:paraId="3E880C03" w14:textId="77777777" w:rsidR="00A54C1C" w:rsidRPr="008C393A" w:rsidRDefault="00A54C1C" w:rsidP="00C01685">
            <w:pPr>
              <w:keepLines/>
              <w:tabs>
                <w:tab w:val="left" w:pos="720"/>
                <w:tab w:val="left" w:leader="dot" w:pos="9360"/>
              </w:tabs>
              <w:jc w:val="center"/>
            </w:pPr>
          </w:p>
        </w:tc>
      </w:tr>
      <w:tr w:rsidR="00A54C1C" w:rsidRPr="008C393A" w14:paraId="556C9E06" w14:textId="77777777" w:rsidTr="007C1423">
        <w:trPr>
          <w:cantSplit/>
        </w:trPr>
        <w:tc>
          <w:tcPr>
            <w:tcW w:w="1710" w:type="dxa"/>
            <w:vMerge w:val="restart"/>
            <w:tcBorders>
              <w:top w:val="single" w:sz="4" w:space="0" w:color="auto"/>
              <w:bottom w:val="single" w:sz="4" w:space="0" w:color="auto"/>
            </w:tcBorders>
            <w:vAlign w:val="center"/>
          </w:tcPr>
          <w:p w14:paraId="676D5373" w14:textId="77777777" w:rsidR="00A54C1C" w:rsidRPr="008C393A" w:rsidRDefault="00A54C1C" w:rsidP="00C01685">
            <w:pPr>
              <w:keepNext/>
              <w:keepLines/>
              <w:tabs>
                <w:tab w:val="left" w:pos="720"/>
                <w:tab w:val="left" w:leader="dot" w:pos="9360"/>
              </w:tabs>
              <w:jc w:val="center"/>
              <w:rPr>
                <w:b/>
              </w:rPr>
            </w:pPr>
            <w:r w:rsidRPr="008C393A">
              <w:rPr>
                <w:b/>
              </w:rPr>
              <w:t>FC #6</w:t>
            </w:r>
          </w:p>
        </w:tc>
        <w:tc>
          <w:tcPr>
            <w:tcW w:w="1890" w:type="dxa"/>
            <w:tcBorders>
              <w:top w:val="single" w:sz="4" w:space="0" w:color="auto"/>
              <w:bottom w:val="dotted" w:sz="4" w:space="0" w:color="auto"/>
            </w:tcBorders>
            <w:vAlign w:val="center"/>
          </w:tcPr>
          <w:p w14:paraId="682741A2" w14:textId="77777777" w:rsidR="00A54C1C" w:rsidRPr="008C393A" w:rsidRDefault="00A54C1C" w:rsidP="00C01685">
            <w:pPr>
              <w:keepNext/>
              <w:keepLines/>
              <w:tabs>
                <w:tab w:val="left" w:pos="720"/>
                <w:tab w:val="left" w:leader="dot" w:pos="9360"/>
              </w:tabs>
              <w:jc w:val="right"/>
              <w:rPr>
                <w:b/>
              </w:rPr>
            </w:pPr>
            <w:r w:rsidRPr="008C393A">
              <w:rPr>
                <w:b/>
              </w:rPr>
              <w:t>Equation</w:t>
            </w:r>
          </w:p>
        </w:tc>
        <w:tc>
          <w:tcPr>
            <w:tcW w:w="3690" w:type="dxa"/>
            <w:tcBorders>
              <w:top w:val="single" w:sz="4" w:space="0" w:color="auto"/>
              <w:bottom w:val="dotted" w:sz="4" w:space="0" w:color="auto"/>
            </w:tcBorders>
          </w:tcPr>
          <w:p w14:paraId="450DE268" w14:textId="77777777" w:rsidR="00A54C1C" w:rsidRPr="00A76BCF" w:rsidRDefault="00A54C1C" w:rsidP="00C01685">
            <w:pPr>
              <w:keepNext/>
              <w:keepLines/>
              <w:tabs>
                <w:tab w:val="left" w:pos="720"/>
                <w:tab w:val="left" w:leader="dot" w:pos="9360"/>
              </w:tabs>
              <w:jc w:val="center"/>
              <w:rPr>
                <w:vertAlign w:val="subscript"/>
              </w:rPr>
            </w:pPr>
            <w:r w:rsidRPr="00A76BCF">
              <w:t>| RAT</w:t>
            </w:r>
            <w:r w:rsidRPr="00A76BCF">
              <w:rPr>
                <w:vertAlign w:val="subscript"/>
              </w:rPr>
              <w:t>AVG</w:t>
            </w:r>
            <w:r w:rsidRPr="00A76BCF">
              <w:t xml:space="preserve"> - OAT</w:t>
            </w:r>
            <w:r w:rsidRPr="00A76BCF">
              <w:rPr>
                <w:vertAlign w:val="subscript"/>
              </w:rPr>
              <w:t>AVG</w:t>
            </w:r>
            <w:r w:rsidRPr="00A76BCF">
              <w:t xml:space="preserve"> | ≥ </w:t>
            </w:r>
            <w:r w:rsidRPr="00A76BCF">
              <w:sym w:font="Symbol" w:char="F044"/>
            </w:r>
            <w:r w:rsidRPr="00A76BCF">
              <w:t>T</w:t>
            </w:r>
            <w:r w:rsidRPr="00A76BCF">
              <w:rPr>
                <w:vertAlign w:val="subscript"/>
              </w:rPr>
              <w:t>MIN</w:t>
            </w:r>
          </w:p>
          <w:p w14:paraId="40B3819A" w14:textId="77777777" w:rsidR="00A54C1C" w:rsidRPr="00C23A1B" w:rsidRDefault="00A54C1C" w:rsidP="00C01685">
            <w:pPr>
              <w:keepNext/>
              <w:keepLines/>
              <w:tabs>
                <w:tab w:val="left" w:pos="720"/>
                <w:tab w:val="left" w:leader="dot" w:pos="9360"/>
              </w:tabs>
              <w:spacing w:before="60" w:after="120"/>
              <w:jc w:val="center"/>
              <w:rPr>
                <w:vertAlign w:val="subscript"/>
              </w:rPr>
            </w:pPr>
            <w:r w:rsidRPr="00C23A1B">
              <w:t>and</w:t>
            </w:r>
          </w:p>
          <w:p w14:paraId="417FD846" w14:textId="77777777" w:rsidR="00A54C1C" w:rsidRPr="00A76BCF" w:rsidRDefault="00A54C1C" w:rsidP="00C01685">
            <w:pPr>
              <w:keepNext/>
              <w:keepLines/>
              <w:tabs>
                <w:tab w:val="left" w:pos="720"/>
                <w:tab w:val="left" w:leader="dot" w:pos="9360"/>
              </w:tabs>
              <w:jc w:val="center"/>
              <w:rPr>
                <w:b/>
              </w:rPr>
            </w:pPr>
            <w:r w:rsidRPr="00A76BCF">
              <w:t>| RAT</w:t>
            </w:r>
            <w:r w:rsidRPr="00A76BCF">
              <w:rPr>
                <w:vertAlign w:val="subscript"/>
              </w:rPr>
              <w:t>AVG</w:t>
            </w:r>
            <w:r w:rsidRPr="00A76BCF">
              <w:t xml:space="preserve"> - MAT</w:t>
            </w:r>
            <w:r w:rsidRPr="00A76BCF">
              <w:rPr>
                <w:vertAlign w:val="subscript"/>
              </w:rPr>
              <w:t>AVG</w:t>
            </w:r>
            <w:r w:rsidRPr="00A76BCF">
              <w:t xml:space="preserve"> | &gt; | OAT</w:t>
            </w:r>
            <w:r w:rsidRPr="00A76BCF">
              <w:rPr>
                <w:vertAlign w:val="subscript"/>
              </w:rPr>
              <w:t>AVG</w:t>
            </w:r>
            <w:r w:rsidRPr="00A76BCF">
              <w:t xml:space="preserve"> - MAT</w:t>
            </w:r>
            <w:r w:rsidRPr="00A76BCF">
              <w:rPr>
                <w:vertAlign w:val="subscript"/>
              </w:rPr>
              <w:t>AVG</w:t>
            </w:r>
            <w:r w:rsidRPr="00A76BCF">
              <w:t xml:space="preserve"> |</w:t>
            </w:r>
          </w:p>
        </w:tc>
        <w:tc>
          <w:tcPr>
            <w:tcW w:w="1890" w:type="dxa"/>
            <w:vMerge w:val="restart"/>
            <w:tcBorders>
              <w:top w:val="single" w:sz="4" w:space="0" w:color="auto"/>
              <w:bottom w:val="single" w:sz="4" w:space="0" w:color="auto"/>
            </w:tcBorders>
            <w:vAlign w:val="center"/>
          </w:tcPr>
          <w:p w14:paraId="6098BB69" w14:textId="77777777" w:rsidR="00A54C1C" w:rsidRPr="008C393A" w:rsidRDefault="00A54C1C" w:rsidP="00C01685">
            <w:pPr>
              <w:keepNext/>
              <w:keepLines/>
              <w:tabs>
                <w:tab w:val="left" w:pos="720"/>
                <w:tab w:val="left" w:leader="dot" w:pos="9360"/>
              </w:tabs>
              <w:jc w:val="center"/>
              <w:rPr>
                <w:b/>
              </w:rPr>
            </w:pPr>
            <w:r w:rsidRPr="008C393A">
              <w:rPr>
                <w:b/>
              </w:rPr>
              <w:t>Applies to OS</w:t>
            </w:r>
          </w:p>
          <w:p w14:paraId="5E5A9E02" w14:textId="77777777" w:rsidR="00A54C1C" w:rsidRPr="008C393A" w:rsidRDefault="00A54C1C" w:rsidP="00C01685">
            <w:pPr>
              <w:keepNext/>
              <w:keepLines/>
              <w:tabs>
                <w:tab w:val="left" w:pos="720"/>
                <w:tab w:val="left" w:leader="dot" w:pos="9360"/>
              </w:tabs>
              <w:jc w:val="center"/>
            </w:pPr>
            <w:r w:rsidRPr="008C393A">
              <w:rPr>
                <w:b/>
              </w:rPr>
              <w:t>#1, #4</w:t>
            </w:r>
          </w:p>
        </w:tc>
      </w:tr>
      <w:tr w:rsidR="00A54C1C" w:rsidRPr="008C393A" w14:paraId="6AB57871" w14:textId="77777777" w:rsidTr="007C1423">
        <w:trPr>
          <w:cantSplit/>
        </w:trPr>
        <w:tc>
          <w:tcPr>
            <w:tcW w:w="1710" w:type="dxa"/>
            <w:vMerge/>
            <w:tcBorders>
              <w:top w:val="dotted" w:sz="4" w:space="0" w:color="auto"/>
              <w:bottom w:val="single" w:sz="4" w:space="0" w:color="auto"/>
            </w:tcBorders>
          </w:tcPr>
          <w:p w14:paraId="42F72A37" w14:textId="77777777" w:rsidR="00A54C1C" w:rsidRPr="008C393A" w:rsidRDefault="00A54C1C" w:rsidP="00C01685">
            <w:pPr>
              <w:keepNext/>
              <w:keepLines/>
              <w:tabs>
                <w:tab w:val="left" w:pos="720"/>
                <w:tab w:val="left" w:leader="dot" w:pos="9360"/>
              </w:tabs>
            </w:pPr>
          </w:p>
        </w:tc>
        <w:tc>
          <w:tcPr>
            <w:tcW w:w="1890" w:type="dxa"/>
            <w:tcBorders>
              <w:top w:val="dotted" w:sz="4" w:space="0" w:color="auto"/>
              <w:bottom w:val="dotted" w:sz="4" w:space="0" w:color="auto"/>
            </w:tcBorders>
            <w:vAlign w:val="center"/>
          </w:tcPr>
          <w:p w14:paraId="1F1B5840" w14:textId="77777777" w:rsidR="00A54C1C" w:rsidRPr="008C393A" w:rsidRDefault="00A54C1C" w:rsidP="00C01685">
            <w:pPr>
              <w:keepNext/>
              <w:keepLines/>
              <w:tabs>
                <w:tab w:val="left" w:pos="720"/>
                <w:tab w:val="left" w:leader="dot" w:pos="9360"/>
              </w:tabs>
              <w:jc w:val="right"/>
              <w:rPr>
                <w:b/>
              </w:rPr>
            </w:pPr>
            <w:r w:rsidRPr="008C393A">
              <w:rPr>
                <w:b/>
              </w:rPr>
              <w:t>Description</w:t>
            </w:r>
          </w:p>
        </w:tc>
        <w:tc>
          <w:tcPr>
            <w:tcW w:w="3690" w:type="dxa"/>
            <w:tcBorders>
              <w:top w:val="dotted" w:sz="4" w:space="0" w:color="auto"/>
              <w:bottom w:val="dotted" w:sz="4" w:space="0" w:color="auto"/>
            </w:tcBorders>
            <w:vAlign w:val="center"/>
          </w:tcPr>
          <w:p w14:paraId="771541AC" w14:textId="77777777" w:rsidR="00A54C1C" w:rsidRPr="008C393A" w:rsidRDefault="00A54C1C" w:rsidP="00C01685">
            <w:pPr>
              <w:keepNext/>
              <w:keepLines/>
              <w:tabs>
                <w:tab w:val="left" w:pos="720"/>
                <w:tab w:val="left" w:leader="dot" w:pos="9360"/>
              </w:tabs>
              <w:rPr>
                <w:b/>
              </w:rPr>
            </w:pPr>
            <w:r w:rsidRPr="008C393A">
              <w:t>OA fraction is too high; MAT should be closer to RAT than to OAT</w:t>
            </w:r>
          </w:p>
        </w:tc>
        <w:tc>
          <w:tcPr>
            <w:tcW w:w="1890" w:type="dxa"/>
            <w:vMerge/>
            <w:tcBorders>
              <w:top w:val="dotted" w:sz="4" w:space="0" w:color="auto"/>
              <w:bottom w:val="single" w:sz="4" w:space="0" w:color="auto"/>
            </w:tcBorders>
          </w:tcPr>
          <w:p w14:paraId="05856D0E" w14:textId="77777777" w:rsidR="00A54C1C" w:rsidRPr="008C393A" w:rsidRDefault="00A54C1C" w:rsidP="00C01685">
            <w:pPr>
              <w:keepLines/>
              <w:tabs>
                <w:tab w:val="left" w:pos="720"/>
                <w:tab w:val="left" w:leader="dot" w:pos="9360"/>
              </w:tabs>
              <w:jc w:val="center"/>
            </w:pPr>
          </w:p>
        </w:tc>
      </w:tr>
      <w:tr w:rsidR="00A54C1C" w:rsidRPr="008C393A" w14:paraId="5253590A" w14:textId="77777777" w:rsidTr="007C1423">
        <w:trPr>
          <w:cantSplit/>
        </w:trPr>
        <w:tc>
          <w:tcPr>
            <w:tcW w:w="1710" w:type="dxa"/>
            <w:vMerge/>
            <w:tcBorders>
              <w:top w:val="dotted" w:sz="4" w:space="0" w:color="auto"/>
              <w:bottom w:val="single" w:sz="4" w:space="0" w:color="auto"/>
            </w:tcBorders>
          </w:tcPr>
          <w:p w14:paraId="4EDA7665" w14:textId="77777777" w:rsidR="00A54C1C" w:rsidRPr="008C393A" w:rsidRDefault="00A54C1C" w:rsidP="00C01685">
            <w:pPr>
              <w:keepLines/>
              <w:tabs>
                <w:tab w:val="left" w:pos="720"/>
                <w:tab w:val="left" w:leader="dot" w:pos="9360"/>
              </w:tabs>
            </w:pPr>
          </w:p>
        </w:tc>
        <w:tc>
          <w:tcPr>
            <w:tcW w:w="1890" w:type="dxa"/>
            <w:tcBorders>
              <w:top w:val="dotted" w:sz="4" w:space="0" w:color="auto"/>
              <w:bottom w:val="single" w:sz="4" w:space="0" w:color="auto"/>
            </w:tcBorders>
            <w:vAlign w:val="center"/>
          </w:tcPr>
          <w:p w14:paraId="2DFCD763" w14:textId="77777777" w:rsidR="00A54C1C" w:rsidRPr="008C393A" w:rsidRDefault="00A54C1C" w:rsidP="00C01685">
            <w:pPr>
              <w:keepLines/>
              <w:tabs>
                <w:tab w:val="left" w:pos="720"/>
                <w:tab w:val="left" w:leader="dot" w:pos="9360"/>
              </w:tabs>
              <w:jc w:val="right"/>
              <w:rPr>
                <w:b/>
              </w:rPr>
            </w:pPr>
            <w:r w:rsidRPr="008C393A">
              <w:rPr>
                <w:b/>
              </w:rPr>
              <w:t>Possible Diagnosis</w:t>
            </w:r>
          </w:p>
        </w:tc>
        <w:tc>
          <w:tcPr>
            <w:tcW w:w="3690" w:type="dxa"/>
            <w:tcBorders>
              <w:top w:val="dotted" w:sz="4" w:space="0" w:color="auto"/>
              <w:bottom w:val="single" w:sz="4" w:space="0" w:color="auto"/>
            </w:tcBorders>
            <w:vAlign w:val="center"/>
          </w:tcPr>
          <w:p w14:paraId="57DFAA82" w14:textId="77777777" w:rsidR="00A54C1C" w:rsidRPr="008C393A" w:rsidRDefault="00A54C1C" w:rsidP="00C01685">
            <w:pPr>
              <w:keepLines/>
              <w:tabs>
                <w:tab w:val="left" w:pos="720"/>
                <w:tab w:val="left" w:leader="dot" w:pos="9360"/>
              </w:tabs>
            </w:pPr>
            <w:r w:rsidRPr="008C393A">
              <w:t>RAT sensor error</w:t>
            </w:r>
          </w:p>
          <w:p w14:paraId="3A9D2A3F" w14:textId="77777777" w:rsidR="00A54C1C" w:rsidRPr="008C393A" w:rsidRDefault="00A54C1C" w:rsidP="00C01685">
            <w:pPr>
              <w:keepLines/>
              <w:tabs>
                <w:tab w:val="left" w:pos="720"/>
                <w:tab w:val="left" w:leader="dot" w:pos="9360"/>
              </w:tabs>
            </w:pPr>
            <w:r w:rsidRPr="008C393A">
              <w:t>MAT sensor error</w:t>
            </w:r>
          </w:p>
          <w:p w14:paraId="3A6A97BE" w14:textId="77777777" w:rsidR="00A54C1C" w:rsidRPr="008C393A" w:rsidRDefault="00A54C1C" w:rsidP="00C01685">
            <w:pPr>
              <w:keepLines/>
              <w:tabs>
                <w:tab w:val="left" w:pos="720"/>
                <w:tab w:val="left" w:leader="dot" w:pos="9360"/>
              </w:tabs>
            </w:pPr>
            <w:r w:rsidRPr="008C393A">
              <w:t>OAT sensor error</w:t>
            </w:r>
          </w:p>
          <w:p w14:paraId="264C1A3C" w14:textId="77777777" w:rsidR="00A54C1C" w:rsidRPr="008C393A" w:rsidRDefault="00A54C1C" w:rsidP="00C01685">
            <w:pPr>
              <w:keepLines/>
              <w:tabs>
                <w:tab w:val="left" w:pos="720"/>
                <w:tab w:val="left" w:leader="dot" w:pos="9360"/>
              </w:tabs>
              <w:rPr>
                <w:b/>
              </w:rPr>
            </w:pPr>
            <w:r w:rsidRPr="008C393A">
              <w:t>Leaking or stuck economizer damper or actuator</w:t>
            </w:r>
          </w:p>
        </w:tc>
        <w:tc>
          <w:tcPr>
            <w:tcW w:w="1890" w:type="dxa"/>
            <w:vMerge/>
            <w:tcBorders>
              <w:top w:val="dotted" w:sz="4" w:space="0" w:color="auto"/>
              <w:bottom w:val="single" w:sz="4" w:space="0" w:color="auto"/>
            </w:tcBorders>
          </w:tcPr>
          <w:p w14:paraId="50972AD7" w14:textId="77777777" w:rsidR="00A54C1C" w:rsidRPr="008C393A" w:rsidRDefault="00A54C1C" w:rsidP="00C01685">
            <w:pPr>
              <w:keepLines/>
              <w:tabs>
                <w:tab w:val="left" w:pos="720"/>
                <w:tab w:val="left" w:leader="dot" w:pos="9360"/>
              </w:tabs>
              <w:jc w:val="center"/>
            </w:pPr>
          </w:p>
        </w:tc>
      </w:tr>
      <w:tr w:rsidR="00A54C1C" w:rsidRPr="008C393A" w14:paraId="7C623113" w14:textId="77777777" w:rsidTr="007C1423">
        <w:trPr>
          <w:cantSplit/>
        </w:trPr>
        <w:tc>
          <w:tcPr>
            <w:tcW w:w="1710" w:type="dxa"/>
            <w:vMerge w:val="restart"/>
            <w:tcBorders>
              <w:top w:val="single" w:sz="4" w:space="0" w:color="auto"/>
              <w:bottom w:val="single" w:sz="4" w:space="0" w:color="auto"/>
            </w:tcBorders>
            <w:vAlign w:val="center"/>
          </w:tcPr>
          <w:p w14:paraId="56DC0CA4" w14:textId="77777777" w:rsidR="00A54C1C" w:rsidRDefault="00A54C1C" w:rsidP="00C01685">
            <w:pPr>
              <w:keepNext/>
              <w:keepLines/>
              <w:tabs>
                <w:tab w:val="left" w:pos="720"/>
                <w:tab w:val="left" w:leader="dot" w:pos="9360"/>
              </w:tabs>
              <w:jc w:val="center"/>
              <w:rPr>
                <w:b/>
              </w:rPr>
            </w:pPr>
            <w:r w:rsidRPr="008C393A">
              <w:rPr>
                <w:b/>
              </w:rPr>
              <w:t>FC #7</w:t>
            </w:r>
          </w:p>
          <w:p w14:paraId="628BB3CA" w14:textId="634EC0FF" w:rsidR="00621672" w:rsidRPr="008C393A" w:rsidRDefault="00621672" w:rsidP="00C01685">
            <w:pPr>
              <w:keepNext/>
              <w:keepLines/>
              <w:tabs>
                <w:tab w:val="left" w:pos="720"/>
                <w:tab w:val="left" w:leader="dot" w:pos="9360"/>
              </w:tabs>
              <w:jc w:val="center"/>
              <w:rPr>
                <w:b/>
              </w:rPr>
            </w:pPr>
            <w:r>
              <w:rPr>
                <w:b/>
              </w:rPr>
              <w:t>(</w:t>
            </w:r>
            <w:proofErr w:type="gramStart"/>
            <w:r>
              <w:rPr>
                <w:b/>
              </w:rPr>
              <w:t>omit</w:t>
            </w:r>
            <w:proofErr w:type="gramEnd"/>
            <w:r>
              <w:rPr>
                <w:b/>
              </w:rPr>
              <w:t xml:space="preserve"> if no heating coil)</w:t>
            </w:r>
          </w:p>
        </w:tc>
        <w:tc>
          <w:tcPr>
            <w:tcW w:w="1890" w:type="dxa"/>
            <w:tcBorders>
              <w:top w:val="single" w:sz="4" w:space="0" w:color="auto"/>
              <w:bottom w:val="dotted" w:sz="4" w:space="0" w:color="auto"/>
            </w:tcBorders>
            <w:vAlign w:val="center"/>
          </w:tcPr>
          <w:p w14:paraId="247D4073" w14:textId="77777777" w:rsidR="00A54C1C" w:rsidRPr="008C393A" w:rsidRDefault="00A54C1C" w:rsidP="00C01685">
            <w:pPr>
              <w:keepNext/>
              <w:keepLines/>
              <w:tabs>
                <w:tab w:val="left" w:pos="720"/>
                <w:tab w:val="left" w:leader="dot" w:pos="9360"/>
              </w:tabs>
              <w:jc w:val="right"/>
              <w:rPr>
                <w:b/>
              </w:rPr>
            </w:pPr>
            <w:r w:rsidRPr="008C393A">
              <w:rPr>
                <w:b/>
              </w:rPr>
              <w:t>Equation</w:t>
            </w:r>
          </w:p>
        </w:tc>
        <w:tc>
          <w:tcPr>
            <w:tcW w:w="3690" w:type="dxa"/>
            <w:tcBorders>
              <w:top w:val="single" w:sz="4" w:space="0" w:color="auto"/>
              <w:bottom w:val="dotted" w:sz="4" w:space="0" w:color="auto"/>
            </w:tcBorders>
          </w:tcPr>
          <w:p w14:paraId="741E3D1D" w14:textId="77777777" w:rsidR="00A54C1C" w:rsidRPr="00A76BCF" w:rsidRDefault="00A54C1C" w:rsidP="00C01685">
            <w:pPr>
              <w:keepNext/>
              <w:keepLines/>
              <w:tabs>
                <w:tab w:val="left" w:pos="720"/>
                <w:tab w:val="left" w:leader="dot" w:pos="9360"/>
              </w:tabs>
              <w:jc w:val="center"/>
            </w:pPr>
            <w:r w:rsidRPr="00A76BCF">
              <w:t>SAT</w:t>
            </w:r>
            <w:r w:rsidRPr="00A76BCF">
              <w:rPr>
                <w:vertAlign w:val="subscript"/>
              </w:rPr>
              <w:t>AVG</w:t>
            </w:r>
            <w:r w:rsidRPr="00A76BCF">
              <w:t xml:space="preserve"> &lt; SATSP - Ɛ</w:t>
            </w:r>
            <w:r w:rsidRPr="00A76BCF">
              <w:rPr>
                <w:vertAlign w:val="subscript"/>
              </w:rPr>
              <w:t>SAT</w:t>
            </w:r>
          </w:p>
          <w:p w14:paraId="471B6A5C" w14:textId="77777777" w:rsidR="00A54C1C" w:rsidRPr="00C23A1B" w:rsidRDefault="00A54C1C" w:rsidP="00C01685">
            <w:pPr>
              <w:keepNext/>
              <w:keepLines/>
              <w:tabs>
                <w:tab w:val="left" w:pos="720"/>
                <w:tab w:val="left" w:leader="dot" w:pos="9360"/>
              </w:tabs>
              <w:spacing w:before="60" w:after="120"/>
              <w:jc w:val="center"/>
              <w:rPr>
                <w:vertAlign w:val="subscript"/>
              </w:rPr>
            </w:pPr>
            <w:r w:rsidRPr="00C23A1B">
              <w:t>and</w:t>
            </w:r>
          </w:p>
          <w:p w14:paraId="01CC29C3" w14:textId="77777777" w:rsidR="00A54C1C" w:rsidRPr="00A76BCF" w:rsidRDefault="00A54C1C" w:rsidP="00C01685">
            <w:pPr>
              <w:keepNext/>
              <w:keepLines/>
              <w:tabs>
                <w:tab w:val="left" w:pos="720"/>
                <w:tab w:val="left" w:leader="dot" w:pos="9360"/>
              </w:tabs>
              <w:jc w:val="center"/>
              <w:rPr>
                <w:b/>
              </w:rPr>
            </w:pPr>
            <w:r w:rsidRPr="00A76BCF">
              <w:t>HC ≥ 99%</w:t>
            </w:r>
          </w:p>
        </w:tc>
        <w:tc>
          <w:tcPr>
            <w:tcW w:w="1890" w:type="dxa"/>
            <w:vMerge w:val="restart"/>
            <w:tcBorders>
              <w:top w:val="single" w:sz="4" w:space="0" w:color="auto"/>
              <w:bottom w:val="single" w:sz="4" w:space="0" w:color="auto"/>
            </w:tcBorders>
            <w:vAlign w:val="center"/>
          </w:tcPr>
          <w:p w14:paraId="106AC541" w14:textId="77777777" w:rsidR="00A54C1C" w:rsidRPr="008C393A" w:rsidRDefault="00A54C1C" w:rsidP="00C01685">
            <w:pPr>
              <w:keepNext/>
              <w:keepLines/>
              <w:tabs>
                <w:tab w:val="left" w:pos="720"/>
                <w:tab w:val="left" w:leader="dot" w:pos="9360"/>
              </w:tabs>
              <w:jc w:val="center"/>
              <w:rPr>
                <w:b/>
              </w:rPr>
            </w:pPr>
            <w:r w:rsidRPr="008C393A">
              <w:rPr>
                <w:b/>
              </w:rPr>
              <w:t>Applies to OS</w:t>
            </w:r>
          </w:p>
          <w:p w14:paraId="6B1E16EB" w14:textId="77777777" w:rsidR="00A54C1C" w:rsidRPr="008C393A" w:rsidRDefault="00A54C1C" w:rsidP="00C01685">
            <w:pPr>
              <w:keepNext/>
              <w:keepLines/>
              <w:tabs>
                <w:tab w:val="left" w:pos="720"/>
                <w:tab w:val="left" w:leader="dot" w:pos="9360"/>
              </w:tabs>
              <w:jc w:val="center"/>
            </w:pPr>
            <w:r w:rsidRPr="008C393A">
              <w:rPr>
                <w:b/>
              </w:rPr>
              <w:t>#1</w:t>
            </w:r>
          </w:p>
        </w:tc>
      </w:tr>
      <w:tr w:rsidR="00A54C1C" w:rsidRPr="008C393A" w14:paraId="7284BB05" w14:textId="77777777" w:rsidTr="007C1423">
        <w:trPr>
          <w:cantSplit/>
        </w:trPr>
        <w:tc>
          <w:tcPr>
            <w:tcW w:w="1710" w:type="dxa"/>
            <w:vMerge/>
            <w:tcBorders>
              <w:top w:val="dotted" w:sz="4" w:space="0" w:color="auto"/>
              <w:bottom w:val="single" w:sz="4" w:space="0" w:color="auto"/>
            </w:tcBorders>
          </w:tcPr>
          <w:p w14:paraId="5E01A1E8" w14:textId="77777777" w:rsidR="00A54C1C" w:rsidRPr="008C393A" w:rsidRDefault="00A54C1C" w:rsidP="00C01685">
            <w:pPr>
              <w:keepNext/>
              <w:keepLines/>
              <w:tabs>
                <w:tab w:val="left" w:pos="720"/>
                <w:tab w:val="left" w:leader="dot" w:pos="9360"/>
              </w:tabs>
            </w:pPr>
          </w:p>
        </w:tc>
        <w:tc>
          <w:tcPr>
            <w:tcW w:w="1890" w:type="dxa"/>
            <w:tcBorders>
              <w:top w:val="dotted" w:sz="4" w:space="0" w:color="auto"/>
              <w:bottom w:val="dotted" w:sz="4" w:space="0" w:color="auto"/>
            </w:tcBorders>
            <w:vAlign w:val="center"/>
          </w:tcPr>
          <w:p w14:paraId="7FAD32CB" w14:textId="77777777" w:rsidR="00A54C1C" w:rsidRPr="008C393A" w:rsidRDefault="00A54C1C" w:rsidP="00C01685">
            <w:pPr>
              <w:keepNext/>
              <w:keepLines/>
              <w:tabs>
                <w:tab w:val="left" w:pos="720"/>
                <w:tab w:val="left" w:leader="dot" w:pos="9360"/>
              </w:tabs>
              <w:jc w:val="right"/>
              <w:rPr>
                <w:b/>
              </w:rPr>
            </w:pPr>
            <w:r w:rsidRPr="008C393A">
              <w:rPr>
                <w:b/>
              </w:rPr>
              <w:t>Description</w:t>
            </w:r>
          </w:p>
        </w:tc>
        <w:tc>
          <w:tcPr>
            <w:tcW w:w="3690" w:type="dxa"/>
            <w:tcBorders>
              <w:top w:val="dotted" w:sz="4" w:space="0" w:color="auto"/>
              <w:bottom w:val="dotted" w:sz="4" w:space="0" w:color="auto"/>
            </w:tcBorders>
            <w:vAlign w:val="center"/>
          </w:tcPr>
          <w:p w14:paraId="32829D11" w14:textId="77777777" w:rsidR="00A54C1C" w:rsidRPr="008C393A" w:rsidRDefault="00A54C1C" w:rsidP="00C01685">
            <w:pPr>
              <w:keepNext/>
              <w:keepLines/>
              <w:tabs>
                <w:tab w:val="left" w:pos="720"/>
                <w:tab w:val="left" w:leader="dot" w:pos="9360"/>
              </w:tabs>
              <w:rPr>
                <w:b/>
              </w:rPr>
            </w:pPr>
            <w:r w:rsidRPr="008C393A">
              <w:t xml:space="preserve">SAT too low in full heating </w:t>
            </w:r>
          </w:p>
        </w:tc>
        <w:tc>
          <w:tcPr>
            <w:tcW w:w="1890" w:type="dxa"/>
            <w:vMerge/>
            <w:tcBorders>
              <w:top w:val="dotted" w:sz="4" w:space="0" w:color="auto"/>
              <w:bottom w:val="single" w:sz="4" w:space="0" w:color="auto"/>
            </w:tcBorders>
          </w:tcPr>
          <w:p w14:paraId="57D070D0" w14:textId="77777777" w:rsidR="00A54C1C" w:rsidRPr="008C393A" w:rsidRDefault="00A54C1C" w:rsidP="00C01685">
            <w:pPr>
              <w:keepLines/>
              <w:tabs>
                <w:tab w:val="left" w:pos="720"/>
                <w:tab w:val="left" w:leader="dot" w:pos="9360"/>
              </w:tabs>
              <w:jc w:val="center"/>
            </w:pPr>
          </w:p>
        </w:tc>
      </w:tr>
      <w:tr w:rsidR="00A54C1C" w:rsidRPr="008C393A" w14:paraId="041C7973" w14:textId="77777777" w:rsidTr="007C1423">
        <w:trPr>
          <w:cantSplit/>
        </w:trPr>
        <w:tc>
          <w:tcPr>
            <w:tcW w:w="1710" w:type="dxa"/>
            <w:vMerge/>
            <w:tcBorders>
              <w:top w:val="dotted" w:sz="4" w:space="0" w:color="auto"/>
              <w:bottom w:val="single" w:sz="4" w:space="0" w:color="auto"/>
            </w:tcBorders>
          </w:tcPr>
          <w:p w14:paraId="69079863" w14:textId="77777777" w:rsidR="00A54C1C" w:rsidRPr="008C393A" w:rsidRDefault="00A54C1C" w:rsidP="00C01685">
            <w:pPr>
              <w:keepLines/>
              <w:tabs>
                <w:tab w:val="left" w:pos="720"/>
                <w:tab w:val="left" w:leader="dot" w:pos="9360"/>
              </w:tabs>
            </w:pPr>
          </w:p>
        </w:tc>
        <w:tc>
          <w:tcPr>
            <w:tcW w:w="1890" w:type="dxa"/>
            <w:tcBorders>
              <w:top w:val="dotted" w:sz="4" w:space="0" w:color="auto"/>
              <w:bottom w:val="single" w:sz="4" w:space="0" w:color="auto"/>
            </w:tcBorders>
            <w:vAlign w:val="center"/>
          </w:tcPr>
          <w:p w14:paraId="636E0B9E" w14:textId="77777777" w:rsidR="00A54C1C" w:rsidRPr="008C393A" w:rsidRDefault="00A54C1C" w:rsidP="00C01685">
            <w:pPr>
              <w:keepLines/>
              <w:tabs>
                <w:tab w:val="left" w:pos="720"/>
                <w:tab w:val="left" w:leader="dot" w:pos="9360"/>
              </w:tabs>
              <w:jc w:val="right"/>
              <w:rPr>
                <w:b/>
              </w:rPr>
            </w:pPr>
            <w:r w:rsidRPr="008C393A">
              <w:rPr>
                <w:b/>
              </w:rPr>
              <w:t>Possible Diagnosis</w:t>
            </w:r>
          </w:p>
        </w:tc>
        <w:tc>
          <w:tcPr>
            <w:tcW w:w="3690" w:type="dxa"/>
            <w:tcBorders>
              <w:top w:val="dotted" w:sz="4" w:space="0" w:color="auto"/>
              <w:bottom w:val="single" w:sz="4" w:space="0" w:color="auto"/>
            </w:tcBorders>
            <w:vAlign w:val="center"/>
          </w:tcPr>
          <w:p w14:paraId="0FC09DB1" w14:textId="77777777" w:rsidR="00A54C1C" w:rsidRPr="008C393A" w:rsidRDefault="00A54C1C" w:rsidP="00C01685">
            <w:pPr>
              <w:keepLines/>
              <w:tabs>
                <w:tab w:val="left" w:pos="720"/>
                <w:tab w:val="left" w:leader="dot" w:pos="9360"/>
              </w:tabs>
            </w:pPr>
            <w:r w:rsidRPr="008C393A">
              <w:t>SAT sensor error</w:t>
            </w:r>
          </w:p>
          <w:p w14:paraId="6B6E5B5A" w14:textId="77777777" w:rsidR="00A54C1C" w:rsidRPr="008C393A" w:rsidRDefault="00A54C1C" w:rsidP="00C01685">
            <w:pPr>
              <w:keepLines/>
              <w:tabs>
                <w:tab w:val="left" w:pos="720"/>
                <w:tab w:val="left" w:leader="dot" w:pos="9360"/>
              </w:tabs>
            </w:pPr>
            <w:r w:rsidRPr="008C393A">
              <w:t>Cooling coil valve leaking or stuck open</w:t>
            </w:r>
          </w:p>
          <w:p w14:paraId="03B3738D" w14:textId="77777777" w:rsidR="00A54C1C" w:rsidRPr="008C393A" w:rsidRDefault="00A54C1C" w:rsidP="00C01685">
            <w:pPr>
              <w:keepLines/>
              <w:tabs>
                <w:tab w:val="left" w:pos="720"/>
                <w:tab w:val="left" w:leader="dot" w:pos="9360"/>
              </w:tabs>
            </w:pPr>
            <w:r w:rsidRPr="008C393A">
              <w:t>Heating coil valve stuck closed or actuator failure</w:t>
            </w:r>
          </w:p>
          <w:p w14:paraId="16649269" w14:textId="77777777" w:rsidR="00A54C1C" w:rsidRPr="008C393A" w:rsidRDefault="00A54C1C" w:rsidP="00C01685">
            <w:pPr>
              <w:keepLines/>
              <w:tabs>
                <w:tab w:val="left" w:pos="720"/>
                <w:tab w:val="left" w:leader="dot" w:pos="9360"/>
              </w:tabs>
            </w:pPr>
            <w:r w:rsidRPr="008C393A">
              <w:t>Fouled or undersized heating coil</w:t>
            </w:r>
          </w:p>
          <w:p w14:paraId="2B5183BD" w14:textId="77777777" w:rsidR="00A54C1C" w:rsidRDefault="00A54C1C" w:rsidP="00C01685">
            <w:pPr>
              <w:keepLines/>
              <w:tabs>
                <w:tab w:val="left" w:pos="720"/>
                <w:tab w:val="left" w:leader="dot" w:pos="9360"/>
              </w:tabs>
            </w:pPr>
            <w:r>
              <w:t xml:space="preserve">HW temperature too low or </w:t>
            </w:r>
            <w:r w:rsidRPr="008C393A">
              <w:t>HW unavailable</w:t>
            </w:r>
          </w:p>
          <w:p w14:paraId="7137A8F9" w14:textId="77777777" w:rsidR="00A54C1C" w:rsidRDefault="00A54C1C" w:rsidP="00C01685">
            <w:pPr>
              <w:keepLines/>
              <w:tabs>
                <w:tab w:val="left" w:pos="720"/>
                <w:tab w:val="left" w:leader="dot" w:pos="9360"/>
              </w:tabs>
            </w:pPr>
            <w:r>
              <w:t>Gas or electric heat is unavailable</w:t>
            </w:r>
          </w:p>
          <w:p w14:paraId="7F5A44F3" w14:textId="77777777" w:rsidR="00A54C1C" w:rsidRDefault="00A54C1C" w:rsidP="00C01685">
            <w:pPr>
              <w:keepLines/>
              <w:tabs>
                <w:tab w:val="left" w:pos="720"/>
                <w:tab w:val="left" w:leader="dot" w:pos="9360"/>
              </w:tabs>
            </w:pPr>
            <w:r>
              <w:t>DX cooling is stuck on</w:t>
            </w:r>
          </w:p>
          <w:p w14:paraId="45141F14" w14:textId="77777777" w:rsidR="00A54C1C" w:rsidRPr="008C393A" w:rsidRDefault="00A54C1C" w:rsidP="00C01685">
            <w:pPr>
              <w:keepLines/>
              <w:tabs>
                <w:tab w:val="left" w:pos="720"/>
                <w:tab w:val="left" w:leader="dot" w:pos="9360"/>
              </w:tabs>
            </w:pPr>
            <w:r w:rsidRPr="008C393A">
              <w:t>Leaking or stuck economizer damper or actuator</w:t>
            </w:r>
          </w:p>
        </w:tc>
        <w:tc>
          <w:tcPr>
            <w:tcW w:w="1890" w:type="dxa"/>
            <w:vMerge/>
            <w:tcBorders>
              <w:top w:val="dotted" w:sz="4" w:space="0" w:color="auto"/>
              <w:bottom w:val="single" w:sz="4" w:space="0" w:color="auto"/>
            </w:tcBorders>
          </w:tcPr>
          <w:p w14:paraId="2FF92566" w14:textId="77777777" w:rsidR="00A54C1C" w:rsidRPr="008C393A" w:rsidRDefault="00A54C1C" w:rsidP="00C01685">
            <w:pPr>
              <w:keepLines/>
              <w:tabs>
                <w:tab w:val="left" w:pos="720"/>
                <w:tab w:val="left" w:leader="dot" w:pos="9360"/>
              </w:tabs>
              <w:jc w:val="center"/>
            </w:pPr>
          </w:p>
        </w:tc>
      </w:tr>
      <w:tr w:rsidR="00A54C1C" w:rsidRPr="008C393A" w14:paraId="241AD89E" w14:textId="77777777" w:rsidTr="007C1423">
        <w:trPr>
          <w:cantSplit/>
        </w:trPr>
        <w:tc>
          <w:tcPr>
            <w:tcW w:w="1710" w:type="dxa"/>
            <w:vMerge w:val="restart"/>
            <w:tcBorders>
              <w:top w:val="single" w:sz="4" w:space="0" w:color="auto"/>
              <w:bottom w:val="single" w:sz="4" w:space="0" w:color="auto"/>
            </w:tcBorders>
            <w:vAlign w:val="center"/>
          </w:tcPr>
          <w:p w14:paraId="536BD784" w14:textId="77777777" w:rsidR="00A54C1C" w:rsidRPr="008C393A" w:rsidRDefault="00A54C1C" w:rsidP="00C01685">
            <w:pPr>
              <w:keepNext/>
              <w:keepLines/>
              <w:tabs>
                <w:tab w:val="left" w:pos="720"/>
                <w:tab w:val="left" w:leader="dot" w:pos="9360"/>
              </w:tabs>
              <w:jc w:val="center"/>
              <w:rPr>
                <w:b/>
              </w:rPr>
            </w:pPr>
            <w:r w:rsidRPr="008C393A">
              <w:rPr>
                <w:b/>
              </w:rPr>
              <w:lastRenderedPageBreak/>
              <w:t>FC #8</w:t>
            </w:r>
          </w:p>
          <w:p w14:paraId="6B37B945" w14:textId="77777777" w:rsidR="00A54C1C" w:rsidRPr="008C393A" w:rsidRDefault="00A54C1C" w:rsidP="00C01685">
            <w:pPr>
              <w:keepNext/>
              <w:keepLines/>
              <w:tabs>
                <w:tab w:val="left" w:pos="720"/>
                <w:tab w:val="left" w:leader="dot" w:pos="9360"/>
              </w:tabs>
              <w:jc w:val="center"/>
            </w:pPr>
            <w:r w:rsidRPr="008C393A">
              <w:t>(</w:t>
            </w:r>
            <w:proofErr w:type="gramStart"/>
            <w:r w:rsidRPr="008C393A">
              <w:t>omit</w:t>
            </w:r>
            <w:proofErr w:type="gramEnd"/>
            <w:r w:rsidRPr="008C393A">
              <w:t xml:space="preserve"> if no MAT sensor)</w:t>
            </w:r>
          </w:p>
        </w:tc>
        <w:tc>
          <w:tcPr>
            <w:tcW w:w="1890" w:type="dxa"/>
            <w:tcBorders>
              <w:top w:val="single" w:sz="4" w:space="0" w:color="auto"/>
              <w:bottom w:val="dotted" w:sz="4" w:space="0" w:color="auto"/>
            </w:tcBorders>
            <w:vAlign w:val="center"/>
          </w:tcPr>
          <w:p w14:paraId="53CB6F7F" w14:textId="77777777" w:rsidR="00A54C1C" w:rsidRPr="008C393A" w:rsidRDefault="00A54C1C" w:rsidP="00C01685">
            <w:pPr>
              <w:keepNext/>
              <w:keepLines/>
              <w:tabs>
                <w:tab w:val="left" w:pos="720"/>
                <w:tab w:val="left" w:leader="dot" w:pos="9360"/>
              </w:tabs>
              <w:jc w:val="right"/>
              <w:rPr>
                <w:b/>
              </w:rPr>
            </w:pPr>
            <w:r w:rsidRPr="008C393A">
              <w:rPr>
                <w:b/>
              </w:rPr>
              <w:t>Equation</w:t>
            </w:r>
          </w:p>
        </w:tc>
        <w:tc>
          <w:tcPr>
            <w:tcW w:w="3690" w:type="dxa"/>
            <w:tcBorders>
              <w:top w:val="single" w:sz="4" w:space="0" w:color="auto"/>
              <w:bottom w:val="dotted" w:sz="4" w:space="0" w:color="auto"/>
            </w:tcBorders>
          </w:tcPr>
          <w:p w14:paraId="3E81367A" w14:textId="62948F66" w:rsidR="00A54C1C" w:rsidRPr="00A76BCF" w:rsidRDefault="00A54C1C" w:rsidP="00C01685">
            <w:pPr>
              <w:tabs>
                <w:tab w:val="left" w:pos="720"/>
                <w:tab w:val="left" w:leader="dot" w:pos="9360"/>
              </w:tabs>
              <w:jc w:val="center"/>
            </w:pPr>
            <w:r w:rsidRPr="00A76BCF">
              <w:t>| SAT</w:t>
            </w:r>
            <w:r w:rsidRPr="00A76BCF">
              <w:rPr>
                <w:vertAlign w:val="subscript"/>
              </w:rPr>
              <w:t>AVG</w:t>
            </w:r>
            <w:r w:rsidRPr="00A76BCF">
              <w:t xml:space="preserve"> - </w:t>
            </w:r>
            <w:r w:rsidRPr="00A76BCF">
              <w:sym w:font="Symbol" w:char="F044"/>
            </w:r>
            <w:r w:rsidRPr="00A76BCF">
              <w:t>T</w:t>
            </w:r>
            <w:r w:rsidRPr="00A76BCF">
              <w:rPr>
                <w:vertAlign w:val="subscript"/>
              </w:rPr>
              <w:t>SF</w:t>
            </w:r>
            <w:r w:rsidRPr="00A76BCF">
              <w:t xml:space="preserve"> - MAT</w:t>
            </w:r>
            <w:r w:rsidRPr="00A76BCF">
              <w:rPr>
                <w:vertAlign w:val="subscript"/>
              </w:rPr>
              <w:t>AVG</w:t>
            </w:r>
            <w:r w:rsidRPr="00A76BCF">
              <w:t xml:space="preserve"> | &gt; </w:t>
            </w:r>
            <m:oMath>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Ɛ</m:t>
                          </m:r>
                        </m:e>
                        <m:sub>
                          <m:r>
                            <m:rPr>
                              <m:sty m:val="p"/>
                            </m:rPr>
                            <w:rPr>
                              <w:rFonts w:ascii="Cambria Math" w:hAnsi="Cambria Math"/>
                              <w:vertAlign w:val="subscript"/>
                            </w:rPr>
                            <m:t>SAT</m:t>
                          </m:r>
                        </m:sub>
                      </m:sSub>
                    </m:e>
                    <m:sup>
                      <m:r>
                        <w:rPr>
                          <w:rFonts w:ascii="Cambria Math" w:hAnsi="Cambria Math"/>
                        </w:rPr>
                        <m:t>2</m:t>
                      </m:r>
                    </m:sup>
                  </m:sSup>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Ɛ</m:t>
                          </m:r>
                        </m:e>
                        <m:sub>
                          <m:r>
                            <m:rPr>
                              <m:sty m:val="p"/>
                            </m:rPr>
                            <w:rPr>
                              <w:rFonts w:ascii="Cambria Math" w:hAnsi="Cambria Math"/>
                              <w:vertAlign w:val="subscript"/>
                            </w:rPr>
                            <m:t>MAT</m:t>
                          </m:r>
                        </m:sub>
                      </m:sSub>
                    </m:e>
                    <m:sup>
                      <m:r>
                        <w:rPr>
                          <w:rFonts w:ascii="Cambria Math" w:hAnsi="Cambria Math"/>
                        </w:rPr>
                        <m:t>2</m:t>
                      </m:r>
                    </m:sup>
                  </m:sSup>
                </m:e>
              </m:rad>
            </m:oMath>
          </w:p>
        </w:tc>
        <w:tc>
          <w:tcPr>
            <w:tcW w:w="1890" w:type="dxa"/>
            <w:vMerge w:val="restart"/>
            <w:tcBorders>
              <w:top w:val="single" w:sz="4" w:space="0" w:color="auto"/>
              <w:bottom w:val="single" w:sz="4" w:space="0" w:color="auto"/>
            </w:tcBorders>
            <w:vAlign w:val="center"/>
          </w:tcPr>
          <w:p w14:paraId="7E13A9E7" w14:textId="77777777" w:rsidR="00A54C1C" w:rsidRPr="008C393A" w:rsidRDefault="00A54C1C" w:rsidP="00C01685">
            <w:pPr>
              <w:keepNext/>
              <w:keepLines/>
              <w:tabs>
                <w:tab w:val="left" w:pos="720"/>
                <w:tab w:val="left" w:leader="dot" w:pos="9360"/>
              </w:tabs>
              <w:jc w:val="center"/>
              <w:rPr>
                <w:b/>
              </w:rPr>
            </w:pPr>
            <w:r w:rsidRPr="008C393A">
              <w:rPr>
                <w:b/>
              </w:rPr>
              <w:t>Applies to OS</w:t>
            </w:r>
          </w:p>
          <w:p w14:paraId="5369FCFA" w14:textId="77777777" w:rsidR="00A54C1C" w:rsidRPr="008C393A" w:rsidRDefault="00A54C1C" w:rsidP="00C01685">
            <w:pPr>
              <w:keepNext/>
              <w:keepLines/>
              <w:tabs>
                <w:tab w:val="left" w:pos="720"/>
                <w:tab w:val="left" w:leader="dot" w:pos="9360"/>
              </w:tabs>
              <w:jc w:val="center"/>
            </w:pPr>
            <w:r w:rsidRPr="008C393A">
              <w:rPr>
                <w:b/>
              </w:rPr>
              <w:t>#2</w:t>
            </w:r>
          </w:p>
        </w:tc>
      </w:tr>
      <w:tr w:rsidR="00A54C1C" w:rsidRPr="008C393A" w14:paraId="22923C84" w14:textId="77777777" w:rsidTr="007C1423">
        <w:trPr>
          <w:cantSplit/>
        </w:trPr>
        <w:tc>
          <w:tcPr>
            <w:tcW w:w="1710" w:type="dxa"/>
            <w:vMerge/>
            <w:tcBorders>
              <w:top w:val="dotted" w:sz="4" w:space="0" w:color="auto"/>
              <w:bottom w:val="single" w:sz="4" w:space="0" w:color="auto"/>
            </w:tcBorders>
          </w:tcPr>
          <w:p w14:paraId="34F4D80D" w14:textId="77777777" w:rsidR="00A54C1C" w:rsidRPr="008C393A" w:rsidRDefault="00A54C1C" w:rsidP="00C01685">
            <w:pPr>
              <w:keepNext/>
              <w:keepLines/>
              <w:tabs>
                <w:tab w:val="left" w:pos="720"/>
                <w:tab w:val="left" w:leader="dot" w:pos="9360"/>
              </w:tabs>
            </w:pPr>
          </w:p>
        </w:tc>
        <w:tc>
          <w:tcPr>
            <w:tcW w:w="1890" w:type="dxa"/>
            <w:tcBorders>
              <w:top w:val="dotted" w:sz="4" w:space="0" w:color="auto"/>
              <w:bottom w:val="dotted" w:sz="4" w:space="0" w:color="auto"/>
            </w:tcBorders>
            <w:vAlign w:val="center"/>
          </w:tcPr>
          <w:p w14:paraId="30113C79" w14:textId="77777777" w:rsidR="00A54C1C" w:rsidRPr="008C393A" w:rsidRDefault="00A54C1C" w:rsidP="00C01685">
            <w:pPr>
              <w:keepNext/>
              <w:keepLines/>
              <w:tabs>
                <w:tab w:val="left" w:pos="720"/>
                <w:tab w:val="left" w:leader="dot" w:pos="9360"/>
              </w:tabs>
              <w:jc w:val="right"/>
              <w:rPr>
                <w:b/>
              </w:rPr>
            </w:pPr>
            <w:r w:rsidRPr="008C393A">
              <w:rPr>
                <w:b/>
              </w:rPr>
              <w:t>Description</w:t>
            </w:r>
          </w:p>
        </w:tc>
        <w:tc>
          <w:tcPr>
            <w:tcW w:w="3690" w:type="dxa"/>
            <w:tcBorders>
              <w:top w:val="dotted" w:sz="4" w:space="0" w:color="auto"/>
              <w:bottom w:val="dotted" w:sz="4" w:space="0" w:color="auto"/>
            </w:tcBorders>
            <w:vAlign w:val="center"/>
          </w:tcPr>
          <w:p w14:paraId="2049A7F4" w14:textId="77777777" w:rsidR="00A54C1C" w:rsidRPr="008C393A" w:rsidRDefault="00A54C1C" w:rsidP="00C01685">
            <w:pPr>
              <w:keepNext/>
              <w:keepLines/>
              <w:tabs>
                <w:tab w:val="left" w:pos="720"/>
                <w:tab w:val="left" w:leader="dot" w:pos="9360"/>
              </w:tabs>
              <w:rPr>
                <w:b/>
              </w:rPr>
            </w:pPr>
            <w:r>
              <w:t>SAT and MAT should be approximately equal</w:t>
            </w:r>
          </w:p>
        </w:tc>
        <w:tc>
          <w:tcPr>
            <w:tcW w:w="1890" w:type="dxa"/>
            <w:vMerge/>
            <w:tcBorders>
              <w:top w:val="dotted" w:sz="4" w:space="0" w:color="auto"/>
              <w:bottom w:val="single" w:sz="4" w:space="0" w:color="auto"/>
            </w:tcBorders>
          </w:tcPr>
          <w:p w14:paraId="44BD05BF" w14:textId="77777777" w:rsidR="00A54C1C" w:rsidRPr="008C393A" w:rsidRDefault="00A54C1C" w:rsidP="00C01685">
            <w:pPr>
              <w:keepLines/>
              <w:tabs>
                <w:tab w:val="left" w:pos="720"/>
                <w:tab w:val="left" w:leader="dot" w:pos="9360"/>
              </w:tabs>
              <w:jc w:val="center"/>
            </w:pPr>
          </w:p>
        </w:tc>
      </w:tr>
      <w:tr w:rsidR="00A54C1C" w:rsidRPr="008C393A" w14:paraId="69D42A80" w14:textId="77777777" w:rsidTr="007C1423">
        <w:trPr>
          <w:cantSplit/>
        </w:trPr>
        <w:tc>
          <w:tcPr>
            <w:tcW w:w="1710" w:type="dxa"/>
            <w:vMerge/>
            <w:tcBorders>
              <w:top w:val="dotted" w:sz="4" w:space="0" w:color="auto"/>
              <w:bottom w:val="single" w:sz="4" w:space="0" w:color="auto"/>
            </w:tcBorders>
          </w:tcPr>
          <w:p w14:paraId="5F285C68" w14:textId="77777777" w:rsidR="00A54C1C" w:rsidRPr="008C393A" w:rsidRDefault="00A54C1C" w:rsidP="00C01685">
            <w:pPr>
              <w:keepLines/>
              <w:tabs>
                <w:tab w:val="left" w:pos="720"/>
                <w:tab w:val="left" w:leader="dot" w:pos="9360"/>
              </w:tabs>
            </w:pPr>
          </w:p>
        </w:tc>
        <w:tc>
          <w:tcPr>
            <w:tcW w:w="1890" w:type="dxa"/>
            <w:tcBorders>
              <w:top w:val="dotted" w:sz="4" w:space="0" w:color="auto"/>
              <w:bottom w:val="single" w:sz="4" w:space="0" w:color="auto"/>
            </w:tcBorders>
            <w:vAlign w:val="center"/>
          </w:tcPr>
          <w:p w14:paraId="2A6DF46C" w14:textId="77777777" w:rsidR="00A54C1C" w:rsidRPr="008C393A" w:rsidRDefault="00A54C1C" w:rsidP="00C01685">
            <w:pPr>
              <w:keepLines/>
              <w:tabs>
                <w:tab w:val="left" w:pos="720"/>
                <w:tab w:val="left" w:leader="dot" w:pos="9360"/>
              </w:tabs>
              <w:jc w:val="right"/>
              <w:rPr>
                <w:b/>
              </w:rPr>
            </w:pPr>
            <w:r w:rsidRPr="008C393A">
              <w:rPr>
                <w:b/>
              </w:rPr>
              <w:t>Possible Diagnosis</w:t>
            </w:r>
          </w:p>
        </w:tc>
        <w:tc>
          <w:tcPr>
            <w:tcW w:w="3690" w:type="dxa"/>
            <w:tcBorders>
              <w:top w:val="dotted" w:sz="4" w:space="0" w:color="auto"/>
              <w:bottom w:val="single" w:sz="4" w:space="0" w:color="auto"/>
            </w:tcBorders>
            <w:vAlign w:val="center"/>
          </w:tcPr>
          <w:p w14:paraId="5746A9A0" w14:textId="77777777" w:rsidR="00A54C1C" w:rsidRPr="008C393A" w:rsidRDefault="00A54C1C" w:rsidP="00C01685">
            <w:pPr>
              <w:keepLines/>
              <w:tabs>
                <w:tab w:val="left" w:pos="720"/>
                <w:tab w:val="left" w:leader="dot" w:pos="9360"/>
              </w:tabs>
            </w:pPr>
            <w:r w:rsidRPr="008C393A">
              <w:t>SAT sensor error</w:t>
            </w:r>
          </w:p>
          <w:p w14:paraId="4CE64986" w14:textId="77777777" w:rsidR="00A54C1C" w:rsidRPr="008C393A" w:rsidRDefault="00A54C1C" w:rsidP="00C01685">
            <w:pPr>
              <w:keepLines/>
              <w:tabs>
                <w:tab w:val="left" w:pos="720"/>
                <w:tab w:val="left" w:leader="dot" w:pos="9360"/>
              </w:tabs>
            </w:pPr>
            <w:r w:rsidRPr="008C393A">
              <w:t>MAT sensor error</w:t>
            </w:r>
          </w:p>
          <w:p w14:paraId="399F70D2" w14:textId="77777777" w:rsidR="00A54C1C" w:rsidRDefault="00A54C1C" w:rsidP="00C01685">
            <w:pPr>
              <w:keepLines/>
              <w:tabs>
                <w:tab w:val="left" w:pos="720"/>
                <w:tab w:val="left" w:leader="dot" w:pos="9360"/>
              </w:tabs>
            </w:pPr>
            <w:r w:rsidRPr="008C393A">
              <w:t>Cooling coil valve leaking or stuck open</w:t>
            </w:r>
          </w:p>
          <w:p w14:paraId="34B80BA5" w14:textId="77777777" w:rsidR="00A54C1C" w:rsidRPr="008C393A" w:rsidRDefault="00A54C1C" w:rsidP="00C01685">
            <w:pPr>
              <w:keepLines/>
              <w:tabs>
                <w:tab w:val="left" w:pos="720"/>
                <w:tab w:val="left" w:leader="dot" w:pos="9360"/>
              </w:tabs>
            </w:pPr>
            <w:r>
              <w:t>DX cooling stuck on</w:t>
            </w:r>
          </w:p>
          <w:p w14:paraId="13A38D3D" w14:textId="77777777" w:rsidR="00A54C1C" w:rsidRDefault="00A54C1C" w:rsidP="00C01685">
            <w:pPr>
              <w:keepLines/>
              <w:tabs>
                <w:tab w:val="left" w:pos="720"/>
                <w:tab w:val="left" w:leader="dot" w:pos="9360"/>
              </w:tabs>
            </w:pPr>
            <w:r w:rsidRPr="008C393A">
              <w:t>Heating coil valve leaking or stuck open</w:t>
            </w:r>
          </w:p>
          <w:p w14:paraId="046E1DE7" w14:textId="77777777" w:rsidR="00A54C1C" w:rsidRPr="008C393A" w:rsidRDefault="00A54C1C" w:rsidP="00C01685">
            <w:pPr>
              <w:keepLines/>
              <w:tabs>
                <w:tab w:val="left" w:pos="720"/>
                <w:tab w:val="left" w:leader="dot" w:pos="9360"/>
              </w:tabs>
            </w:pPr>
            <w:r>
              <w:t>Gas or electric heat stuck on</w:t>
            </w:r>
          </w:p>
        </w:tc>
        <w:tc>
          <w:tcPr>
            <w:tcW w:w="1890" w:type="dxa"/>
            <w:vMerge/>
            <w:tcBorders>
              <w:top w:val="dotted" w:sz="4" w:space="0" w:color="auto"/>
              <w:bottom w:val="single" w:sz="4" w:space="0" w:color="auto"/>
            </w:tcBorders>
          </w:tcPr>
          <w:p w14:paraId="0F7DD800" w14:textId="77777777" w:rsidR="00A54C1C" w:rsidRPr="008C393A" w:rsidRDefault="00A54C1C" w:rsidP="00C01685">
            <w:pPr>
              <w:keepLines/>
              <w:tabs>
                <w:tab w:val="left" w:pos="720"/>
                <w:tab w:val="left" w:leader="dot" w:pos="9360"/>
              </w:tabs>
              <w:jc w:val="center"/>
            </w:pPr>
          </w:p>
        </w:tc>
      </w:tr>
      <w:tr w:rsidR="00A54C1C" w:rsidRPr="008C393A" w14:paraId="7332A526" w14:textId="77777777" w:rsidTr="007C1423">
        <w:trPr>
          <w:cantSplit/>
        </w:trPr>
        <w:tc>
          <w:tcPr>
            <w:tcW w:w="1710" w:type="dxa"/>
            <w:vMerge w:val="restart"/>
            <w:tcBorders>
              <w:top w:val="single" w:sz="4" w:space="0" w:color="auto"/>
              <w:bottom w:val="single" w:sz="4" w:space="0" w:color="auto"/>
            </w:tcBorders>
            <w:vAlign w:val="center"/>
          </w:tcPr>
          <w:p w14:paraId="0B6F5AAD" w14:textId="77777777" w:rsidR="00A54C1C" w:rsidRPr="008C393A" w:rsidRDefault="00A54C1C" w:rsidP="00C01685">
            <w:pPr>
              <w:keepNext/>
              <w:keepLines/>
              <w:tabs>
                <w:tab w:val="left" w:pos="720"/>
                <w:tab w:val="left" w:leader="dot" w:pos="9360"/>
              </w:tabs>
              <w:jc w:val="center"/>
              <w:rPr>
                <w:b/>
              </w:rPr>
            </w:pPr>
            <w:r w:rsidRPr="008C393A">
              <w:rPr>
                <w:b/>
              </w:rPr>
              <w:t>FC #9</w:t>
            </w:r>
          </w:p>
        </w:tc>
        <w:tc>
          <w:tcPr>
            <w:tcW w:w="1890" w:type="dxa"/>
            <w:tcBorders>
              <w:top w:val="single" w:sz="4" w:space="0" w:color="auto"/>
              <w:bottom w:val="dotted" w:sz="4" w:space="0" w:color="auto"/>
            </w:tcBorders>
            <w:vAlign w:val="center"/>
          </w:tcPr>
          <w:p w14:paraId="49F66116" w14:textId="77777777" w:rsidR="00A54C1C" w:rsidRPr="008C393A" w:rsidRDefault="00A54C1C" w:rsidP="00C01685">
            <w:pPr>
              <w:keepNext/>
              <w:keepLines/>
              <w:tabs>
                <w:tab w:val="left" w:pos="720"/>
                <w:tab w:val="left" w:leader="dot" w:pos="9360"/>
              </w:tabs>
              <w:jc w:val="right"/>
              <w:rPr>
                <w:b/>
              </w:rPr>
            </w:pPr>
            <w:r w:rsidRPr="008C393A">
              <w:rPr>
                <w:b/>
              </w:rPr>
              <w:t>Equation</w:t>
            </w:r>
          </w:p>
        </w:tc>
        <w:tc>
          <w:tcPr>
            <w:tcW w:w="3690" w:type="dxa"/>
            <w:tcBorders>
              <w:top w:val="single" w:sz="4" w:space="0" w:color="auto"/>
              <w:bottom w:val="dotted" w:sz="4" w:space="0" w:color="auto"/>
            </w:tcBorders>
          </w:tcPr>
          <w:p w14:paraId="0BF7525A" w14:textId="77777777" w:rsidR="00A54C1C" w:rsidRPr="00A76BCF" w:rsidRDefault="00A54C1C" w:rsidP="00C01685">
            <w:pPr>
              <w:keepNext/>
              <w:keepLines/>
              <w:tabs>
                <w:tab w:val="left" w:pos="720"/>
                <w:tab w:val="left" w:leader="dot" w:pos="9360"/>
              </w:tabs>
              <w:jc w:val="center"/>
              <w:rPr>
                <w:b/>
              </w:rPr>
            </w:pPr>
            <w:r w:rsidRPr="00A76BCF">
              <w:t>OAT</w:t>
            </w:r>
            <w:r w:rsidRPr="00A76BCF">
              <w:rPr>
                <w:vertAlign w:val="subscript"/>
              </w:rPr>
              <w:t>AVG</w:t>
            </w:r>
            <w:r w:rsidRPr="00A76BCF">
              <w:t xml:space="preserve"> + Ɛ</w:t>
            </w:r>
            <w:r w:rsidRPr="00A76BCF">
              <w:rPr>
                <w:vertAlign w:val="subscript"/>
              </w:rPr>
              <w:t>OAT</w:t>
            </w:r>
            <w:r w:rsidRPr="00A76BCF">
              <w:t xml:space="preserve"> &gt; SATSP - </w:t>
            </w:r>
            <w:r w:rsidRPr="00A76BCF">
              <w:sym w:font="Symbol" w:char="F044"/>
            </w:r>
            <w:r w:rsidRPr="00A76BCF">
              <w:t>T</w:t>
            </w:r>
            <w:r w:rsidRPr="00A76BCF">
              <w:rPr>
                <w:vertAlign w:val="subscript"/>
              </w:rPr>
              <w:t>SF</w:t>
            </w:r>
            <w:r w:rsidRPr="00A76BCF">
              <w:t xml:space="preserve"> + Ɛ</w:t>
            </w:r>
            <w:r w:rsidRPr="00A76BCF">
              <w:rPr>
                <w:vertAlign w:val="subscript"/>
              </w:rPr>
              <w:t>SAT</w:t>
            </w:r>
          </w:p>
        </w:tc>
        <w:tc>
          <w:tcPr>
            <w:tcW w:w="1890" w:type="dxa"/>
            <w:vMerge w:val="restart"/>
            <w:tcBorders>
              <w:top w:val="single" w:sz="4" w:space="0" w:color="auto"/>
              <w:bottom w:val="single" w:sz="4" w:space="0" w:color="auto"/>
            </w:tcBorders>
            <w:vAlign w:val="center"/>
          </w:tcPr>
          <w:p w14:paraId="2A1EF381" w14:textId="77777777" w:rsidR="00A54C1C" w:rsidRPr="008C393A" w:rsidRDefault="00A54C1C" w:rsidP="00C01685">
            <w:pPr>
              <w:keepNext/>
              <w:keepLines/>
              <w:tabs>
                <w:tab w:val="left" w:pos="720"/>
                <w:tab w:val="left" w:leader="dot" w:pos="9360"/>
              </w:tabs>
              <w:jc w:val="center"/>
              <w:rPr>
                <w:b/>
              </w:rPr>
            </w:pPr>
            <w:r w:rsidRPr="008C393A">
              <w:rPr>
                <w:b/>
              </w:rPr>
              <w:t>Applies to OS</w:t>
            </w:r>
          </w:p>
          <w:p w14:paraId="0070672C" w14:textId="77777777" w:rsidR="00A54C1C" w:rsidRPr="008C393A" w:rsidRDefault="00A54C1C" w:rsidP="00C01685">
            <w:pPr>
              <w:keepNext/>
              <w:keepLines/>
              <w:tabs>
                <w:tab w:val="left" w:pos="720"/>
                <w:tab w:val="left" w:leader="dot" w:pos="9360"/>
              </w:tabs>
              <w:jc w:val="center"/>
            </w:pPr>
            <w:r w:rsidRPr="008C393A">
              <w:rPr>
                <w:b/>
              </w:rPr>
              <w:t>#2</w:t>
            </w:r>
          </w:p>
        </w:tc>
      </w:tr>
      <w:tr w:rsidR="00A54C1C" w:rsidRPr="008C393A" w14:paraId="54B6222D" w14:textId="77777777" w:rsidTr="007C1423">
        <w:trPr>
          <w:cantSplit/>
        </w:trPr>
        <w:tc>
          <w:tcPr>
            <w:tcW w:w="1710" w:type="dxa"/>
            <w:vMerge/>
            <w:tcBorders>
              <w:top w:val="dotted" w:sz="4" w:space="0" w:color="auto"/>
              <w:bottom w:val="single" w:sz="4" w:space="0" w:color="auto"/>
            </w:tcBorders>
          </w:tcPr>
          <w:p w14:paraId="78F69C69" w14:textId="77777777" w:rsidR="00A54C1C" w:rsidRPr="008C393A" w:rsidRDefault="00A54C1C" w:rsidP="00C01685">
            <w:pPr>
              <w:keepNext/>
              <w:keepLines/>
              <w:tabs>
                <w:tab w:val="left" w:pos="720"/>
                <w:tab w:val="left" w:leader="dot" w:pos="9360"/>
              </w:tabs>
            </w:pPr>
          </w:p>
        </w:tc>
        <w:tc>
          <w:tcPr>
            <w:tcW w:w="1890" w:type="dxa"/>
            <w:tcBorders>
              <w:top w:val="dotted" w:sz="4" w:space="0" w:color="auto"/>
              <w:bottom w:val="dotted" w:sz="4" w:space="0" w:color="auto"/>
            </w:tcBorders>
            <w:vAlign w:val="center"/>
          </w:tcPr>
          <w:p w14:paraId="27DB6C65" w14:textId="77777777" w:rsidR="00A54C1C" w:rsidRPr="008C393A" w:rsidRDefault="00A54C1C" w:rsidP="00C01685">
            <w:pPr>
              <w:keepNext/>
              <w:keepLines/>
              <w:tabs>
                <w:tab w:val="left" w:pos="720"/>
                <w:tab w:val="left" w:leader="dot" w:pos="9360"/>
              </w:tabs>
              <w:jc w:val="right"/>
              <w:rPr>
                <w:b/>
              </w:rPr>
            </w:pPr>
            <w:r w:rsidRPr="008C393A">
              <w:rPr>
                <w:b/>
              </w:rPr>
              <w:t>Description</w:t>
            </w:r>
          </w:p>
        </w:tc>
        <w:tc>
          <w:tcPr>
            <w:tcW w:w="3690" w:type="dxa"/>
            <w:tcBorders>
              <w:top w:val="dotted" w:sz="4" w:space="0" w:color="auto"/>
              <w:bottom w:val="dotted" w:sz="4" w:space="0" w:color="auto"/>
            </w:tcBorders>
            <w:vAlign w:val="center"/>
          </w:tcPr>
          <w:p w14:paraId="27DA2919" w14:textId="77777777" w:rsidR="00A54C1C" w:rsidRPr="008C393A" w:rsidRDefault="00A54C1C" w:rsidP="00C01685">
            <w:pPr>
              <w:keepNext/>
              <w:keepLines/>
              <w:tabs>
                <w:tab w:val="left" w:pos="720"/>
                <w:tab w:val="left" w:leader="dot" w:pos="9360"/>
              </w:tabs>
              <w:rPr>
                <w:b/>
              </w:rPr>
            </w:pPr>
            <w:r w:rsidRPr="008C393A">
              <w:t>OAT is too high for free cooling without additional mechanical cooling</w:t>
            </w:r>
          </w:p>
        </w:tc>
        <w:tc>
          <w:tcPr>
            <w:tcW w:w="1890" w:type="dxa"/>
            <w:vMerge/>
            <w:tcBorders>
              <w:top w:val="dotted" w:sz="4" w:space="0" w:color="auto"/>
              <w:bottom w:val="single" w:sz="4" w:space="0" w:color="auto"/>
            </w:tcBorders>
          </w:tcPr>
          <w:p w14:paraId="776765B7" w14:textId="77777777" w:rsidR="00A54C1C" w:rsidRPr="008C393A" w:rsidRDefault="00A54C1C" w:rsidP="00C01685">
            <w:pPr>
              <w:keepLines/>
              <w:tabs>
                <w:tab w:val="left" w:pos="720"/>
                <w:tab w:val="left" w:leader="dot" w:pos="9360"/>
              </w:tabs>
              <w:jc w:val="center"/>
            </w:pPr>
          </w:p>
        </w:tc>
      </w:tr>
      <w:tr w:rsidR="00A54C1C" w:rsidRPr="008C393A" w14:paraId="614BA059" w14:textId="77777777" w:rsidTr="007C1423">
        <w:trPr>
          <w:cantSplit/>
        </w:trPr>
        <w:tc>
          <w:tcPr>
            <w:tcW w:w="1710" w:type="dxa"/>
            <w:vMerge/>
            <w:tcBorders>
              <w:top w:val="dotted" w:sz="4" w:space="0" w:color="auto"/>
              <w:bottom w:val="single" w:sz="4" w:space="0" w:color="auto"/>
            </w:tcBorders>
          </w:tcPr>
          <w:p w14:paraId="6A4A0C8F" w14:textId="77777777" w:rsidR="00A54C1C" w:rsidRPr="008C393A" w:rsidRDefault="00A54C1C" w:rsidP="00C01685">
            <w:pPr>
              <w:keepLines/>
              <w:tabs>
                <w:tab w:val="left" w:pos="720"/>
                <w:tab w:val="left" w:leader="dot" w:pos="9360"/>
              </w:tabs>
            </w:pPr>
          </w:p>
        </w:tc>
        <w:tc>
          <w:tcPr>
            <w:tcW w:w="1890" w:type="dxa"/>
            <w:tcBorders>
              <w:top w:val="dotted" w:sz="4" w:space="0" w:color="auto"/>
              <w:bottom w:val="single" w:sz="4" w:space="0" w:color="auto"/>
            </w:tcBorders>
            <w:vAlign w:val="center"/>
          </w:tcPr>
          <w:p w14:paraId="35D0BF96" w14:textId="77777777" w:rsidR="00A54C1C" w:rsidRPr="008C393A" w:rsidRDefault="00A54C1C" w:rsidP="00C01685">
            <w:pPr>
              <w:keepLines/>
              <w:tabs>
                <w:tab w:val="left" w:pos="720"/>
                <w:tab w:val="left" w:leader="dot" w:pos="9360"/>
              </w:tabs>
              <w:jc w:val="right"/>
              <w:rPr>
                <w:b/>
              </w:rPr>
            </w:pPr>
            <w:r w:rsidRPr="008C393A">
              <w:rPr>
                <w:b/>
              </w:rPr>
              <w:t>Possible Diagnosis</w:t>
            </w:r>
          </w:p>
        </w:tc>
        <w:tc>
          <w:tcPr>
            <w:tcW w:w="3690" w:type="dxa"/>
            <w:tcBorders>
              <w:top w:val="dotted" w:sz="4" w:space="0" w:color="auto"/>
              <w:bottom w:val="single" w:sz="4" w:space="0" w:color="auto"/>
            </w:tcBorders>
            <w:vAlign w:val="center"/>
          </w:tcPr>
          <w:p w14:paraId="2452BE14" w14:textId="77777777" w:rsidR="00A54C1C" w:rsidRPr="008C393A" w:rsidRDefault="00A54C1C" w:rsidP="00C01685">
            <w:pPr>
              <w:keepLines/>
              <w:tabs>
                <w:tab w:val="left" w:pos="720"/>
                <w:tab w:val="left" w:leader="dot" w:pos="9360"/>
              </w:tabs>
            </w:pPr>
            <w:r w:rsidRPr="008C393A">
              <w:t>SAT sensor error</w:t>
            </w:r>
          </w:p>
          <w:p w14:paraId="1552BDEA" w14:textId="77777777" w:rsidR="00A54C1C" w:rsidRPr="008C393A" w:rsidRDefault="00A54C1C" w:rsidP="00C01685">
            <w:pPr>
              <w:keepLines/>
              <w:tabs>
                <w:tab w:val="left" w:pos="720"/>
                <w:tab w:val="left" w:leader="dot" w:pos="9360"/>
              </w:tabs>
            </w:pPr>
            <w:r w:rsidRPr="008C393A">
              <w:t>OAT sensor error</w:t>
            </w:r>
          </w:p>
          <w:p w14:paraId="224C79C6" w14:textId="77777777" w:rsidR="00A54C1C" w:rsidRDefault="00A54C1C" w:rsidP="00C01685">
            <w:pPr>
              <w:keepLines/>
              <w:tabs>
                <w:tab w:val="left" w:pos="720"/>
                <w:tab w:val="left" w:leader="dot" w:pos="9360"/>
              </w:tabs>
            </w:pPr>
            <w:r w:rsidRPr="008C393A">
              <w:t>Cooling coil valve leaking or stuck open</w:t>
            </w:r>
          </w:p>
          <w:p w14:paraId="6AE86A82" w14:textId="77777777" w:rsidR="00A54C1C" w:rsidRPr="008C393A" w:rsidRDefault="00A54C1C" w:rsidP="00C01685">
            <w:pPr>
              <w:keepLines/>
              <w:tabs>
                <w:tab w:val="left" w:pos="720"/>
                <w:tab w:val="left" w:leader="dot" w:pos="9360"/>
              </w:tabs>
              <w:rPr>
                <w:b/>
              </w:rPr>
            </w:pPr>
            <w:r>
              <w:t>DX cooling stuck on</w:t>
            </w:r>
          </w:p>
        </w:tc>
        <w:tc>
          <w:tcPr>
            <w:tcW w:w="1890" w:type="dxa"/>
            <w:vMerge/>
            <w:tcBorders>
              <w:top w:val="dotted" w:sz="4" w:space="0" w:color="auto"/>
              <w:bottom w:val="single" w:sz="4" w:space="0" w:color="auto"/>
            </w:tcBorders>
          </w:tcPr>
          <w:p w14:paraId="714AE54D" w14:textId="77777777" w:rsidR="00A54C1C" w:rsidRPr="008C393A" w:rsidRDefault="00A54C1C" w:rsidP="00C01685">
            <w:pPr>
              <w:keepLines/>
              <w:tabs>
                <w:tab w:val="left" w:pos="720"/>
                <w:tab w:val="left" w:leader="dot" w:pos="9360"/>
              </w:tabs>
              <w:jc w:val="center"/>
            </w:pPr>
          </w:p>
        </w:tc>
      </w:tr>
      <w:tr w:rsidR="00A54C1C" w:rsidRPr="008C393A" w14:paraId="05E468CE" w14:textId="77777777" w:rsidTr="007C1423">
        <w:trPr>
          <w:cantSplit/>
        </w:trPr>
        <w:tc>
          <w:tcPr>
            <w:tcW w:w="1710" w:type="dxa"/>
            <w:vMerge w:val="restart"/>
            <w:tcBorders>
              <w:top w:val="single" w:sz="4" w:space="0" w:color="auto"/>
              <w:bottom w:val="single" w:sz="4" w:space="0" w:color="auto"/>
            </w:tcBorders>
            <w:vAlign w:val="center"/>
          </w:tcPr>
          <w:p w14:paraId="2D536D65" w14:textId="77777777" w:rsidR="00A54C1C" w:rsidRPr="008C393A" w:rsidRDefault="00A54C1C" w:rsidP="00C01685">
            <w:pPr>
              <w:keepNext/>
              <w:keepLines/>
              <w:tabs>
                <w:tab w:val="left" w:pos="720"/>
                <w:tab w:val="left" w:leader="dot" w:pos="9360"/>
              </w:tabs>
              <w:jc w:val="center"/>
              <w:rPr>
                <w:b/>
              </w:rPr>
            </w:pPr>
            <w:r w:rsidRPr="008C393A">
              <w:rPr>
                <w:b/>
              </w:rPr>
              <w:t>FC #10</w:t>
            </w:r>
          </w:p>
          <w:p w14:paraId="74988737" w14:textId="77777777" w:rsidR="00A54C1C" w:rsidRPr="008C393A" w:rsidRDefault="00A54C1C" w:rsidP="00C01685">
            <w:pPr>
              <w:keepNext/>
              <w:keepLines/>
              <w:tabs>
                <w:tab w:val="left" w:pos="720"/>
                <w:tab w:val="left" w:leader="dot" w:pos="9360"/>
              </w:tabs>
              <w:jc w:val="center"/>
            </w:pPr>
            <w:r w:rsidRPr="008C393A">
              <w:t>(</w:t>
            </w:r>
            <w:proofErr w:type="gramStart"/>
            <w:r w:rsidRPr="008C393A">
              <w:t>omit</w:t>
            </w:r>
            <w:proofErr w:type="gramEnd"/>
            <w:r w:rsidRPr="008C393A">
              <w:t xml:space="preserve"> if no MAT sensor)</w:t>
            </w:r>
          </w:p>
        </w:tc>
        <w:tc>
          <w:tcPr>
            <w:tcW w:w="1890" w:type="dxa"/>
            <w:tcBorders>
              <w:top w:val="single" w:sz="4" w:space="0" w:color="auto"/>
              <w:bottom w:val="dotted" w:sz="4" w:space="0" w:color="auto"/>
            </w:tcBorders>
            <w:vAlign w:val="center"/>
          </w:tcPr>
          <w:p w14:paraId="1A884CC8" w14:textId="77777777" w:rsidR="00A54C1C" w:rsidRPr="008C393A" w:rsidRDefault="00A54C1C" w:rsidP="00C01685">
            <w:pPr>
              <w:keepNext/>
              <w:keepLines/>
              <w:tabs>
                <w:tab w:val="left" w:pos="720"/>
                <w:tab w:val="left" w:leader="dot" w:pos="9360"/>
              </w:tabs>
              <w:jc w:val="right"/>
              <w:rPr>
                <w:b/>
              </w:rPr>
            </w:pPr>
            <w:r w:rsidRPr="008C393A">
              <w:rPr>
                <w:b/>
              </w:rPr>
              <w:t>Equation</w:t>
            </w:r>
          </w:p>
        </w:tc>
        <w:tc>
          <w:tcPr>
            <w:tcW w:w="3690" w:type="dxa"/>
            <w:tcBorders>
              <w:top w:val="single" w:sz="4" w:space="0" w:color="auto"/>
              <w:bottom w:val="dotted" w:sz="4" w:space="0" w:color="auto"/>
            </w:tcBorders>
          </w:tcPr>
          <w:p w14:paraId="79F65B9C" w14:textId="77777777" w:rsidR="00A54C1C" w:rsidRPr="00A76BCF" w:rsidRDefault="00A54C1C" w:rsidP="00C01685">
            <w:pPr>
              <w:keepNext/>
              <w:keepLines/>
              <w:tabs>
                <w:tab w:val="left" w:pos="720"/>
                <w:tab w:val="left" w:leader="dot" w:pos="9360"/>
              </w:tabs>
              <w:jc w:val="center"/>
              <w:rPr>
                <w:b/>
              </w:rPr>
            </w:pPr>
            <w:r w:rsidRPr="00A76BCF">
              <w:t>| MAT</w:t>
            </w:r>
            <w:r w:rsidRPr="00A76BCF">
              <w:rPr>
                <w:vertAlign w:val="subscript"/>
              </w:rPr>
              <w:t>AVG</w:t>
            </w:r>
            <w:r w:rsidRPr="00A76BCF">
              <w:t xml:space="preserve"> - OAT</w:t>
            </w:r>
            <w:r w:rsidRPr="00A76BCF">
              <w:rPr>
                <w:vertAlign w:val="subscript"/>
              </w:rPr>
              <w:t>AVG</w:t>
            </w:r>
            <w:r w:rsidRPr="00A76BCF">
              <w:t xml:space="preserve"> </w:t>
            </w:r>
            <w:proofErr w:type="gramStart"/>
            <w:r w:rsidRPr="00A76BCF">
              <w:t>|  &gt;</w:t>
            </w:r>
            <w:proofErr w:type="gramEnd"/>
            <w:r w:rsidRPr="00A76BCF">
              <w:t xml:space="preserve"> </w:t>
            </w:r>
            <m:oMath>
              <m:r>
                <w:rPr>
                  <w:rFonts w:ascii="Cambria Math" w:hAnsi="Cambria Math"/>
                </w:rPr>
                <m:t xml:space="preserve"> </m:t>
              </m:r>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Ɛ</m:t>
                          </m:r>
                        </m:e>
                        <m:sub>
                          <m:r>
                            <m:rPr>
                              <m:sty m:val="p"/>
                            </m:rPr>
                            <w:rPr>
                              <w:rFonts w:ascii="Cambria Math" w:hAnsi="Cambria Math"/>
                              <w:vertAlign w:val="subscript"/>
                            </w:rPr>
                            <m:t>MAT</m:t>
                          </m:r>
                        </m:sub>
                      </m:sSub>
                    </m:e>
                    <m:sup>
                      <m:r>
                        <w:rPr>
                          <w:rFonts w:ascii="Cambria Math" w:hAnsi="Cambria Math"/>
                        </w:rPr>
                        <m:t>2</m:t>
                      </m:r>
                    </m:sup>
                  </m:sSup>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Ɛ</m:t>
                          </m:r>
                        </m:e>
                        <m:sub>
                          <m:r>
                            <m:rPr>
                              <m:sty m:val="p"/>
                            </m:rPr>
                            <w:rPr>
                              <w:rFonts w:ascii="Cambria Math" w:hAnsi="Cambria Math"/>
                              <w:vertAlign w:val="subscript"/>
                            </w:rPr>
                            <m:t>OAT</m:t>
                          </m:r>
                        </m:sub>
                      </m:sSub>
                    </m:e>
                    <m:sup>
                      <m:r>
                        <w:rPr>
                          <w:rFonts w:ascii="Cambria Math" w:hAnsi="Cambria Math"/>
                        </w:rPr>
                        <m:t>2</m:t>
                      </m:r>
                    </m:sup>
                  </m:sSup>
                </m:e>
              </m:rad>
            </m:oMath>
          </w:p>
        </w:tc>
        <w:tc>
          <w:tcPr>
            <w:tcW w:w="1890" w:type="dxa"/>
            <w:vMerge w:val="restart"/>
            <w:tcBorders>
              <w:top w:val="single" w:sz="4" w:space="0" w:color="auto"/>
              <w:bottom w:val="single" w:sz="4" w:space="0" w:color="auto"/>
            </w:tcBorders>
            <w:vAlign w:val="center"/>
          </w:tcPr>
          <w:p w14:paraId="7B257065" w14:textId="77777777" w:rsidR="00A54C1C" w:rsidRPr="008C393A" w:rsidRDefault="00A54C1C" w:rsidP="00C01685">
            <w:pPr>
              <w:keepNext/>
              <w:keepLines/>
              <w:tabs>
                <w:tab w:val="left" w:pos="720"/>
                <w:tab w:val="left" w:leader="dot" w:pos="9360"/>
              </w:tabs>
              <w:jc w:val="center"/>
              <w:rPr>
                <w:b/>
              </w:rPr>
            </w:pPr>
            <w:r w:rsidRPr="008C393A">
              <w:rPr>
                <w:b/>
              </w:rPr>
              <w:t>Applies to OS</w:t>
            </w:r>
          </w:p>
          <w:p w14:paraId="6655D54A" w14:textId="77777777" w:rsidR="00A54C1C" w:rsidRPr="008C393A" w:rsidRDefault="00A54C1C" w:rsidP="00C01685">
            <w:pPr>
              <w:keepNext/>
              <w:keepLines/>
              <w:tabs>
                <w:tab w:val="left" w:pos="720"/>
                <w:tab w:val="left" w:leader="dot" w:pos="9360"/>
              </w:tabs>
              <w:jc w:val="center"/>
            </w:pPr>
            <w:r w:rsidRPr="008C393A">
              <w:rPr>
                <w:b/>
              </w:rPr>
              <w:t>#3</w:t>
            </w:r>
          </w:p>
        </w:tc>
      </w:tr>
      <w:tr w:rsidR="00A54C1C" w:rsidRPr="008C393A" w14:paraId="1D85F876" w14:textId="77777777" w:rsidTr="007C1423">
        <w:trPr>
          <w:cantSplit/>
        </w:trPr>
        <w:tc>
          <w:tcPr>
            <w:tcW w:w="1710" w:type="dxa"/>
            <w:vMerge/>
            <w:tcBorders>
              <w:top w:val="dotted" w:sz="4" w:space="0" w:color="auto"/>
              <w:bottom w:val="single" w:sz="4" w:space="0" w:color="auto"/>
            </w:tcBorders>
          </w:tcPr>
          <w:p w14:paraId="2695500C" w14:textId="77777777" w:rsidR="00A54C1C" w:rsidRPr="008C393A" w:rsidRDefault="00A54C1C" w:rsidP="00C01685">
            <w:pPr>
              <w:keepNext/>
              <w:keepLines/>
              <w:tabs>
                <w:tab w:val="left" w:pos="720"/>
                <w:tab w:val="left" w:leader="dot" w:pos="9360"/>
              </w:tabs>
            </w:pPr>
          </w:p>
        </w:tc>
        <w:tc>
          <w:tcPr>
            <w:tcW w:w="1890" w:type="dxa"/>
            <w:tcBorders>
              <w:top w:val="dotted" w:sz="4" w:space="0" w:color="auto"/>
              <w:bottom w:val="dotted" w:sz="4" w:space="0" w:color="auto"/>
            </w:tcBorders>
            <w:vAlign w:val="center"/>
          </w:tcPr>
          <w:p w14:paraId="492CB274" w14:textId="77777777" w:rsidR="00A54C1C" w:rsidRPr="008C393A" w:rsidRDefault="00A54C1C" w:rsidP="00C01685">
            <w:pPr>
              <w:keepNext/>
              <w:keepLines/>
              <w:tabs>
                <w:tab w:val="left" w:pos="720"/>
                <w:tab w:val="left" w:leader="dot" w:pos="9360"/>
              </w:tabs>
              <w:jc w:val="right"/>
              <w:rPr>
                <w:b/>
              </w:rPr>
            </w:pPr>
            <w:r w:rsidRPr="008C393A">
              <w:rPr>
                <w:b/>
              </w:rPr>
              <w:t>Description</w:t>
            </w:r>
          </w:p>
        </w:tc>
        <w:tc>
          <w:tcPr>
            <w:tcW w:w="3690" w:type="dxa"/>
            <w:tcBorders>
              <w:top w:val="dotted" w:sz="4" w:space="0" w:color="auto"/>
              <w:bottom w:val="dotted" w:sz="4" w:space="0" w:color="auto"/>
            </w:tcBorders>
            <w:vAlign w:val="center"/>
          </w:tcPr>
          <w:p w14:paraId="52C6DAAA" w14:textId="77777777" w:rsidR="00A54C1C" w:rsidRPr="008C393A" w:rsidRDefault="00A54C1C" w:rsidP="00C01685">
            <w:pPr>
              <w:keepNext/>
              <w:keepLines/>
              <w:tabs>
                <w:tab w:val="left" w:pos="720"/>
                <w:tab w:val="left" w:leader="dot" w:pos="9360"/>
              </w:tabs>
              <w:rPr>
                <w:b/>
              </w:rPr>
            </w:pPr>
            <w:r>
              <w:t>OAT and MAT should be approximately equal</w:t>
            </w:r>
          </w:p>
        </w:tc>
        <w:tc>
          <w:tcPr>
            <w:tcW w:w="1890" w:type="dxa"/>
            <w:vMerge/>
            <w:tcBorders>
              <w:top w:val="dotted" w:sz="4" w:space="0" w:color="auto"/>
              <w:bottom w:val="single" w:sz="4" w:space="0" w:color="auto"/>
            </w:tcBorders>
          </w:tcPr>
          <w:p w14:paraId="31BF9363" w14:textId="77777777" w:rsidR="00A54C1C" w:rsidRPr="008C393A" w:rsidRDefault="00A54C1C" w:rsidP="00C01685">
            <w:pPr>
              <w:keepLines/>
              <w:tabs>
                <w:tab w:val="left" w:pos="720"/>
                <w:tab w:val="left" w:leader="dot" w:pos="9360"/>
              </w:tabs>
              <w:jc w:val="center"/>
            </w:pPr>
          </w:p>
        </w:tc>
      </w:tr>
      <w:tr w:rsidR="00A54C1C" w:rsidRPr="008C393A" w14:paraId="4C2D0C72" w14:textId="77777777" w:rsidTr="007C1423">
        <w:trPr>
          <w:cantSplit/>
        </w:trPr>
        <w:tc>
          <w:tcPr>
            <w:tcW w:w="1710" w:type="dxa"/>
            <w:vMerge/>
            <w:tcBorders>
              <w:top w:val="dotted" w:sz="4" w:space="0" w:color="auto"/>
              <w:bottom w:val="single" w:sz="4" w:space="0" w:color="auto"/>
            </w:tcBorders>
          </w:tcPr>
          <w:p w14:paraId="379982E3" w14:textId="77777777" w:rsidR="00A54C1C" w:rsidRPr="008C393A" w:rsidRDefault="00A54C1C" w:rsidP="00C01685">
            <w:pPr>
              <w:keepLines/>
              <w:tabs>
                <w:tab w:val="left" w:pos="720"/>
                <w:tab w:val="left" w:leader="dot" w:pos="9360"/>
              </w:tabs>
            </w:pPr>
          </w:p>
        </w:tc>
        <w:tc>
          <w:tcPr>
            <w:tcW w:w="1890" w:type="dxa"/>
            <w:tcBorders>
              <w:top w:val="dotted" w:sz="4" w:space="0" w:color="auto"/>
              <w:bottom w:val="single" w:sz="4" w:space="0" w:color="auto"/>
            </w:tcBorders>
            <w:vAlign w:val="center"/>
          </w:tcPr>
          <w:p w14:paraId="173F04E6" w14:textId="77777777" w:rsidR="00A54C1C" w:rsidRPr="008C393A" w:rsidRDefault="00A54C1C" w:rsidP="00C01685">
            <w:pPr>
              <w:keepLines/>
              <w:tabs>
                <w:tab w:val="left" w:pos="720"/>
                <w:tab w:val="left" w:leader="dot" w:pos="9360"/>
              </w:tabs>
              <w:jc w:val="right"/>
              <w:rPr>
                <w:b/>
              </w:rPr>
            </w:pPr>
            <w:r w:rsidRPr="008C393A">
              <w:rPr>
                <w:b/>
              </w:rPr>
              <w:t>Possible Diagnosis</w:t>
            </w:r>
          </w:p>
        </w:tc>
        <w:tc>
          <w:tcPr>
            <w:tcW w:w="3690" w:type="dxa"/>
            <w:tcBorders>
              <w:top w:val="dotted" w:sz="4" w:space="0" w:color="auto"/>
              <w:bottom w:val="single" w:sz="4" w:space="0" w:color="auto"/>
            </w:tcBorders>
            <w:vAlign w:val="center"/>
          </w:tcPr>
          <w:p w14:paraId="67ABBB80" w14:textId="77777777" w:rsidR="00A54C1C" w:rsidRPr="008C393A" w:rsidRDefault="00A54C1C" w:rsidP="00C01685">
            <w:pPr>
              <w:keepLines/>
              <w:tabs>
                <w:tab w:val="left" w:pos="720"/>
                <w:tab w:val="left" w:leader="dot" w:pos="9360"/>
              </w:tabs>
            </w:pPr>
            <w:r w:rsidRPr="008C393A">
              <w:t>MAT sensor error</w:t>
            </w:r>
          </w:p>
          <w:p w14:paraId="4245166F" w14:textId="77777777" w:rsidR="00A54C1C" w:rsidRPr="008C393A" w:rsidRDefault="00A54C1C" w:rsidP="00C01685">
            <w:pPr>
              <w:keepLines/>
              <w:tabs>
                <w:tab w:val="left" w:pos="720"/>
                <w:tab w:val="left" w:leader="dot" w:pos="9360"/>
              </w:tabs>
            </w:pPr>
            <w:r w:rsidRPr="008C393A">
              <w:t>OAT sensor error</w:t>
            </w:r>
          </w:p>
          <w:p w14:paraId="6F7A809B" w14:textId="77777777" w:rsidR="00A54C1C" w:rsidRPr="008C393A" w:rsidRDefault="00A54C1C" w:rsidP="00C01685">
            <w:pPr>
              <w:keepLines/>
              <w:tabs>
                <w:tab w:val="left" w:pos="720"/>
                <w:tab w:val="left" w:leader="dot" w:pos="9360"/>
              </w:tabs>
              <w:rPr>
                <w:b/>
              </w:rPr>
            </w:pPr>
            <w:r w:rsidRPr="008C393A">
              <w:t>Leaking or stuck economizer damper or actuator</w:t>
            </w:r>
          </w:p>
        </w:tc>
        <w:tc>
          <w:tcPr>
            <w:tcW w:w="1890" w:type="dxa"/>
            <w:vMerge/>
            <w:tcBorders>
              <w:top w:val="dotted" w:sz="4" w:space="0" w:color="auto"/>
              <w:bottom w:val="single" w:sz="4" w:space="0" w:color="auto"/>
            </w:tcBorders>
          </w:tcPr>
          <w:p w14:paraId="49A4A3CF" w14:textId="77777777" w:rsidR="00A54C1C" w:rsidRPr="008C393A" w:rsidRDefault="00A54C1C" w:rsidP="00C01685">
            <w:pPr>
              <w:keepLines/>
              <w:tabs>
                <w:tab w:val="left" w:pos="720"/>
                <w:tab w:val="left" w:leader="dot" w:pos="9360"/>
              </w:tabs>
              <w:jc w:val="center"/>
            </w:pPr>
          </w:p>
        </w:tc>
      </w:tr>
      <w:tr w:rsidR="00A54C1C" w:rsidRPr="008C393A" w14:paraId="1086F58C" w14:textId="77777777" w:rsidTr="007C1423">
        <w:trPr>
          <w:cantSplit/>
        </w:trPr>
        <w:tc>
          <w:tcPr>
            <w:tcW w:w="1710" w:type="dxa"/>
            <w:vMerge w:val="restart"/>
            <w:tcBorders>
              <w:top w:val="single" w:sz="4" w:space="0" w:color="auto"/>
              <w:bottom w:val="single" w:sz="4" w:space="0" w:color="auto"/>
            </w:tcBorders>
            <w:vAlign w:val="center"/>
          </w:tcPr>
          <w:p w14:paraId="77435FDB" w14:textId="77777777" w:rsidR="00A54C1C" w:rsidRPr="008C393A" w:rsidRDefault="00A54C1C" w:rsidP="00C01685">
            <w:pPr>
              <w:keepNext/>
              <w:keepLines/>
              <w:tabs>
                <w:tab w:val="left" w:pos="720"/>
                <w:tab w:val="left" w:leader="dot" w:pos="9360"/>
              </w:tabs>
              <w:jc w:val="center"/>
              <w:rPr>
                <w:b/>
              </w:rPr>
            </w:pPr>
            <w:r w:rsidRPr="008C393A">
              <w:rPr>
                <w:b/>
              </w:rPr>
              <w:t>FC #11</w:t>
            </w:r>
          </w:p>
        </w:tc>
        <w:tc>
          <w:tcPr>
            <w:tcW w:w="1890" w:type="dxa"/>
            <w:tcBorders>
              <w:top w:val="single" w:sz="4" w:space="0" w:color="auto"/>
              <w:bottom w:val="dotted" w:sz="4" w:space="0" w:color="auto"/>
            </w:tcBorders>
            <w:vAlign w:val="center"/>
          </w:tcPr>
          <w:p w14:paraId="6EC14AB8" w14:textId="77777777" w:rsidR="00A54C1C" w:rsidRPr="008C393A" w:rsidRDefault="00A54C1C" w:rsidP="00C01685">
            <w:pPr>
              <w:keepNext/>
              <w:keepLines/>
              <w:tabs>
                <w:tab w:val="left" w:pos="720"/>
                <w:tab w:val="left" w:leader="dot" w:pos="9360"/>
              </w:tabs>
              <w:jc w:val="right"/>
              <w:rPr>
                <w:b/>
              </w:rPr>
            </w:pPr>
            <w:r w:rsidRPr="008C393A">
              <w:rPr>
                <w:b/>
              </w:rPr>
              <w:t>Equation</w:t>
            </w:r>
          </w:p>
        </w:tc>
        <w:tc>
          <w:tcPr>
            <w:tcW w:w="3690" w:type="dxa"/>
            <w:tcBorders>
              <w:top w:val="single" w:sz="4" w:space="0" w:color="auto"/>
              <w:bottom w:val="dotted" w:sz="4" w:space="0" w:color="auto"/>
            </w:tcBorders>
          </w:tcPr>
          <w:p w14:paraId="085C5FEC" w14:textId="77777777" w:rsidR="00A54C1C" w:rsidRPr="00A76BCF" w:rsidRDefault="00A54C1C" w:rsidP="00C01685">
            <w:pPr>
              <w:keepNext/>
              <w:keepLines/>
              <w:tabs>
                <w:tab w:val="left" w:pos="720"/>
                <w:tab w:val="left" w:leader="dot" w:pos="9360"/>
              </w:tabs>
              <w:jc w:val="center"/>
              <w:rPr>
                <w:b/>
              </w:rPr>
            </w:pPr>
            <w:r w:rsidRPr="00A76BCF">
              <w:t>OAT</w:t>
            </w:r>
            <w:r w:rsidRPr="00A76BCF">
              <w:rPr>
                <w:vertAlign w:val="subscript"/>
              </w:rPr>
              <w:t>AVG</w:t>
            </w:r>
            <w:r w:rsidRPr="00A76BCF">
              <w:t xml:space="preserve"> + Ɛ</w:t>
            </w:r>
            <w:r w:rsidRPr="00A76BCF">
              <w:rPr>
                <w:vertAlign w:val="subscript"/>
              </w:rPr>
              <w:t>OAT</w:t>
            </w:r>
            <w:r w:rsidRPr="00A76BCF">
              <w:t xml:space="preserve"> &lt; SAT</w:t>
            </w:r>
            <w:r w:rsidRPr="00A76BCF">
              <w:rPr>
                <w:vertAlign w:val="subscript"/>
              </w:rPr>
              <w:t>SP</w:t>
            </w:r>
            <w:r w:rsidRPr="00A76BCF">
              <w:t xml:space="preserve"> - </w:t>
            </w:r>
            <w:r w:rsidRPr="00A76BCF">
              <w:sym w:font="Symbol" w:char="F044"/>
            </w:r>
            <w:r w:rsidRPr="00A76BCF">
              <w:t>T</w:t>
            </w:r>
            <w:r w:rsidRPr="00A76BCF">
              <w:rPr>
                <w:vertAlign w:val="subscript"/>
              </w:rPr>
              <w:t>SF</w:t>
            </w:r>
            <w:r w:rsidRPr="00A76BCF">
              <w:t xml:space="preserve"> - Ɛ</w:t>
            </w:r>
            <w:r w:rsidRPr="00A76BCF">
              <w:rPr>
                <w:vertAlign w:val="subscript"/>
              </w:rPr>
              <w:t>SAT</w:t>
            </w:r>
          </w:p>
        </w:tc>
        <w:tc>
          <w:tcPr>
            <w:tcW w:w="1890" w:type="dxa"/>
            <w:vMerge w:val="restart"/>
            <w:tcBorders>
              <w:top w:val="single" w:sz="4" w:space="0" w:color="auto"/>
              <w:bottom w:val="single" w:sz="4" w:space="0" w:color="auto"/>
            </w:tcBorders>
            <w:vAlign w:val="center"/>
          </w:tcPr>
          <w:p w14:paraId="5AD88393" w14:textId="77777777" w:rsidR="00A54C1C" w:rsidRPr="008C393A" w:rsidRDefault="00A54C1C" w:rsidP="00C01685">
            <w:pPr>
              <w:keepNext/>
              <w:keepLines/>
              <w:tabs>
                <w:tab w:val="left" w:pos="720"/>
                <w:tab w:val="left" w:leader="dot" w:pos="9360"/>
              </w:tabs>
              <w:jc w:val="center"/>
              <w:rPr>
                <w:b/>
              </w:rPr>
            </w:pPr>
            <w:r w:rsidRPr="008C393A">
              <w:rPr>
                <w:b/>
              </w:rPr>
              <w:t>Applies to OS</w:t>
            </w:r>
          </w:p>
          <w:p w14:paraId="3F3C8A00" w14:textId="77777777" w:rsidR="00A54C1C" w:rsidRPr="008C393A" w:rsidRDefault="00A54C1C" w:rsidP="00C01685">
            <w:pPr>
              <w:keepNext/>
              <w:keepLines/>
              <w:tabs>
                <w:tab w:val="left" w:pos="720"/>
                <w:tab w:val="left" w:leader="dot" w:pos="9360"/>
              </w:tabs>
              <w:jc w:val="center"/>
            </w:pPr>
            <w:r w:rsidRPr="008C393A">
              <w:rPr>
                <w:b/>
              </w:rPr>
              <w:t>#3</w:t>
            </w:r>
          </w:p>
        </w:tc>
      </w:tr>
      <w:tr w:rsidR="00A54C1C" w:rsidRPr="008C393A" w14:paraId="4CD90AE8" w14:textId="77777777" w:rsidTr="007C1423">
        <w:trPr>
          <w:cantSplit/>
        </w:trPr>
        <w:tc>
          <w:tcPr>
            <w:tcW w:w="1710" w:type="dxa"/>
            <w:vMerge/>
            <w:tcBorders>
              <w:top w:val="dotted" w:sz="4" w:space="0" w:color="auto"/>
              <w:bottom w:val="single" w:sz="4" w:space="0" w:color="auto"/>
            </w:tcBorders>
          </w:tcPr>
          <w:p w14:paraId="2486C3A5" w14:textId="77777777" w:rsidR="00A54C1C" w:rsidRPr="008C393A" w:rsidRDefault="00A54C1C" w:rsidP="00C01685">
            <w:pPr>
              <w:keepNext/>
              <w:keepLines/>
              <w:tabs>
                <w:tab w:val="left" w:pos="720"/>
                <w:tab w:val="left" w:leader="dot" w:pos="9360"/>
              </w:tabs>
            </w:pPr>
          </w:p>
        </w:tc>
        <w:tc>
          <w:tcPr>
            <w:tcW w:w="1890" w:type="dxa"/>
            <w:tcBorders>
              <w:top w:val="dotted" w:sz="4" w:space="0" w:color="auto"/>
              <w:bottom w:val="dotted" w:sz="4" w:space="0" w:color="auto"/>
            </w:tcBorders>
            <w:vAlign w:val="center"/>
          </w:tcPr>
          <w:p w14:paraId="610C44DD" w14:textId="77777777" w:rsidR="00A54C1C" w:rsidRPr="008C393A" w:rsidRDefault="00A54C1C" w:rsidP="00C01685">
            <w:pPr>
              <w:keepNext/>
              <w:keepLines/>
              <w:tabs>
                <w:tab w:val="left" w:pos="720"/>
                <w:tab w:val="left" w:leader="dot" w:pos="9360"/>
              </w:tabs>
              <w:jc w:val="right"/>
              <w:rPr>
                <w:b/>
              </w:rPr>
            </w:pPr>
            <w:r w:rsidRPr="008C393A">
              <w:rPr>
                <w:b/>
              </w:rPr>
              <w:t>Description</w:t>
            </w:r>
          </w:p>
        </w:tc>
        <w:tc>
          <w:tcPr>
            <w:tcW w:w="3690" w:type="dxa"/>
            <w:tcBorders>
              <w:top w:val="dotted" w:sz="4" w:space="0" w:color="auto"/>
              <w:bottom w:val="dotted" w:sz="4" w:space="0" w:color="auto"/>
            </w:tcBorders>
            <w:vAlign w:val="center"/>
          </w:tcPr>
          <w:p w14:paraId="2EBACDC5" w14:textId="52B28C9B" w:rsidR="00A54C1C" w:rsidRPr="008C393A" w:rsidRDefault="00A54C1C" w:rsidP="00C01685">
            <w:pPr>
              <w:keepNext/>
              <w:keepLines/>
              <w:tabs>
                <w:tab w:val="left" w:pos="720"/>
                <w:tab w:val="left" w:leader="dot" w:pos="9360"/>
              </w:tabs>
              <w:rPr>
                <w:b/>
              </w:rPr>
            </w:pPr>
            <w:r w:rsidRPr="008C393A">
              <w:t xml:space="preserve">OAT is too low for </w:t>
            </w:r>
            <w:r w:rsidR="00621672">
              <w:t>mechanical</w:t>
            </w:r>
            <w:r w:rsidRPr="008C393A">
              <w:t xml:space="preserve"> cooling</w:t>
            </w:r>
          </w:p>
        </w:tc>
        <w:tc>
          <w:tcPr>
            <w:tcW w:w="1890" w:type="dxa"/>
            <w:vMerge/>
            <w:tcBorders>
              <w:top w:val="dotted" w:sz="4" w:space="0" w:color="auto"/>
              <w:bottom w:val="single" w:sz="4" w:space="0" w:color="auto"/>
            </w:tcBorders>
          </w:tcPr>
          <w:p w14:paraId="4F74BF3B" w14:textId="77777777" w:rsidR="00A54C1C" w:rsidRPr="008C393A" w:rsidRDefault="00A54C1C" w:rsidP="00C01685">
            <w:pPr>
              <w:keepLines/>
              <w:tabs>
                <w:tab w:val="left" w:pos="720"/>
                <w:tab w:val="left" w:leader="dot" w:pos="9360"/>
              </w:tabs>
              <w:jc w:val="center"/>
            </w:pPr>
          </w:p>
        </w:tc>
      </w:tr>
      <w:tr w:rsidR="00A54C1C" w:rsidRPr="008C393A" w14:paraId="3F55F36E" w14:textId="77777777" w:rsidTr="007C1423">
        <w:trPr>
          <w:cantSplit/>
        </w:trPr>
        <w:tc>
          <w:tcPr>
            <w:tcW w:w="1710" w:type="dxa"/>
            <w:vMerge/>
            <w:tcBorders>
              <w:top w:val="dotted" w:sz="4" w:space="0" w:color="auto"/>
              <w:bottom w:val="single" w:sz="4" w:space="0" w:color="auto"/>
            </w:tcBorders>
          </w:tcPr>
          <w:p w14:paraId="3D844345" w14:textId="77777777" w:rsidR="00A54C1C" w:rsidRPr="008C393A" w:rsidRDefault="00A54C1C" w:rsidP="00C01685">
            <w:pPr>
              <w:keepLines/>
              <w:tabs>
                <w:tab w:val="left" w:pos="720"/>
                <w:tab w:val="left" w:leader="dot" w:pos="9360"/>
              </w:tabs>
            </w:pPr>
          </w:p>
        </w:tc>
        <w:tc>
          <w:tcPr>
            <w:tcW w:w="1890" w:type="dxa"/>
            <w:tcBorders>
              <w:top w:val="dotted" w:sz="4" w:space="0" w:color="auto"/>
              <w:bottom w:val="single" w:sz="4" w:space="0" w:color="auto"/>
            </w:tcBorders>
            <w:vAlign w:val="center"/>
          </w:tcPr>
          <w:p w14:paraId="16157181" w14:textId="77777777" w:rsidR="00A54C1C" w:rsidRPr="008C393A" w:rsidRDefault="00A54C1C" w:rsidP="00C01685">
            <w:pPr>
              <w:keepLines/>
              <w:tabs>
                <w:tab w:val="left" w:pos="720"/>
                <w:tab w:val="left" w:leader="dot" w:pos="9360"/>
              </w:tabs>
              <w:jc w:val="right"/>
              <w:rPr>
                <w:b/>
              </w:rPr>
            </w:pPr>
            <w:r w:rsidRPr="008C393A">
              <w:rPr>
                <w:b/>
              </w:rPr>
              <w:t>Possible Diagnosis</w:t>
            </w:r>
          </w:p>
        </w:tc>
        <w:tc>
          <w:tcPr>
            <w:tcW w:w="3690" w:type="dxa"/>
            <w:tcBorders>
              <w:top w:val="dotted" w:sz="4" w:space="0" w:color="auto"/>
              <w:bottom w:val="single" w:sz="4" w:space="0" w:color="auto"/>
            </w:tcBorders>
            <w:vAlign w:val="center"/>
          </w:tcPr>
          <w:p w14:paraId="4FB0279F" w14:textId="77777777" w:rsidR="00A54C1C" w:rsidRPr="008C393A" w:rsidRDefault="00A54C1C" w:rsidP="00C01685">
            <w:pPr>
              <w:keepLines/>
              <w:tabs>
                <w:tab w:val="left" w:pos="720"/>
                <w:tab w:val="left" w:leader="dot" w:pos="9360"/>
              </w:tabs>
            </w:pPr>
            <w:r w:rsidRPr="008C393A">
              <w:t>SAT sensor error</w:t>
            </w:r>
          </w:p>
          <w:p w14:paraId="33ECDCB9" w14:textId="77777777" w:rsidR="00A54C1C" w:rsidRPr="008C393A" w:rsidRDefault="00A54C1C" w:rsidP="00C01685">
            <w:pPr>
              <w:keepLines/>
              <w:tabs>
                <w:tab w:val="left" w:pos="720"/>
                <w:tab w:val="left" w:leader="dot" w:pos="9360"/>
              </w:tabs>
            </w:pPr>
            <w:r w:rsidRPr="008C393A">
              <w:t>OAT sensor error</w:t>
            </w:r>
          </w:p>
          <w:p w14:paraId="20DC7682" w14:textId="77777777" w:rsidR="00A54C1C" w:rsidRDefault="00A54C1C" w:rsidP="00C01685">
            <w:pPr>
              <w:keepLines/>
              <w:tabs>
                <w:tab w:val="left" w:pos="720"/>
                <w:tab w:val="left" w:leader="dot" w:pos="9360"/>
              </w:tabs>
            </w:pPr>
            <w:r w:rsidRPr="008C393A">
              <w:t>Heating coil valve leaking or stuck open</w:t>
            </w:r>
          </w:p>
          <w:p w14:paraId="44BB0FC6" w14:textId="77777777" w:rsidR="00A54C1C" w:rsidRPr="008C393A" w:rsidRDefault="00A54C1C" w:rsidP="00C01685">
            <w:pPr>
              <w:keepLines/>
              <w:tabs>
                <w:tab w:val="left" w:pos="720"/>
                <w:tab w:val="left" w:leader="dot" w:pos="9360"/>
              </w:tabs>
            </w:pPr>
            <w:r>
              <w:t>Gas or electric heat stuck on</w:t>
            </w:r>
          </w:p>
          <w:p w14:paraId="575901C2" w14:textId="77777777" w:rsidR="00A54C1C" w:rsidRPr="008C393A" w:rsidRDefault="00A54C1C" w:rsidP="00C01685">
            <w:pPr>
              <w:keepLines/>
              <w:tabs>
                <w:tab w:val="left" w:pos="720"/>
                <w:tab w:val="left" w:leader="dot" w:pos="9360"/>
              </w:tabs>
              <w:rPr>
                <w:b/>
              </w:rPr>
            </w:pPr>
            <w:r w:rsidRPr="008C393A">
              <w:t>Leaking or stuck economizer damper or actuator</w:t>
            </w:r>
          </w:p>
        </w:tc>
        <w:tc>
          <w:tcPr>
            <w:tcW w:w="1890" w:type="dxa"/>
            <w:vMerge/>
            <w:tcBorders>
              <w:top w:val="dotted" w:sz="4" w:space="0" w:color="auto"/>
              <w:bottom w:val="single" w:sz="4" w:space="0" w:color="auto"/>
            </w:tcBorders>
          </w:tcPr>
          <w:p w14:paraId="0CA55FB9" w14:textId="77777777" w:rsidR="00A54C1C" w:rsidRPr="008C393A" w:rsidRDefault="00A54C1C" w:rsidP="00C01685">
            <w:pPr>
              <w:keepLines/>
              <w:tabs>
                <w:tab w:val="left" w:pos="720"/>
                <w:tab w:val="left" w:leader="dot" w:pos="9360"/>
              </w:tabs>
              <w:jc w:val="center"/>
            </w:pPr>
          </w:p>
        </w:tc>
      </w:tr>
      <w:tr w:rsidR="00A54C1C" w:rsidRPr="008C393A" w14:paraId="18839DEB" w14:textId="77777777" w:rsidTr="007C1423">
        <w:trPr>
          <w:cantSplit/>
        </w:trPr>
        <w:tc>
          <w:tcPr>
            <w:tcW w:w="1710" w:type="dxa"/>
            <w:vMerge w:val="restart"/>
            <w:tcBorders>
              <w:top w:val="single" w:sz="4" w:space="0" w:color="auto"/>
              <w:bottom w:val="single" w:sz="4" w:space="0" w:color="auto"/>
            </w:tcBorders>
            <w:vAlign w:val="center"/>
          </w:tcPr>
          <w:p w14:paraId="5F6897C7" w14:textId="77777777" w:rsidR="00A54C1C" w:rsidRPr="008C393A" w:rsidRDefault="00A54C1C" w:rsidP="00C01685">
            <w:pPr>
              <w:keepNext/>
              <w:keepLines/>
              <w:tabs>
                <w:tab w:val="left" w:pos="720"/>
                <w:tab w:val="left" w:leader="dot" w:pos="9360"/>
              </w:tabs>
              <w:jc w:val="center"/>
              <w:rPr>
                <w:b/>
              </w:rPr>
            </w:pPr>
            <w:r w:rsidRPr="008C393A">
              <w:rPr>
                <w:b/>
              </w:rPr>
              <w:t>FC #12</w:t>
            </w:r>
          </w:p>
          <w:p w14:paraId="4A939ECF" w14:textId="77777777" w:rsidR="00A54C1C" w:rsidRPr="008C393A" w:rsidRDefault="00A54C1C" w:rsidP="00C01685">
            <w:pPr>
              <w:keepNext/>
              <w:keepLines/>
              <w:tabs>
                <w:tab w:val="left" w:pos="720"/>
                <w:tab w:val="left" w:leader="dot" w:pos="9360"/>
              </w:tabs>
              <w:jc w:val="center"/>
            </w:pPr>
            <w:r w:rsidRPr="008C393A">
              <w:t>(</w:t>
            </w:r>
            <w:proofErr w:type="gramStart"/>
            <w:r w:rsidRPr="008C393A">
              <w:t>omit</w:t>
            </w:r>
            <w:proofErr w:type="gramEnd"/>
            <w:r w:rsidRPr="008C393A">
              <w:t xml:space="preserve"> if no MAT sensor)</w:t>
            </w:r>
          </w:p>
        </w:tc>
        <w:tc>
          <w:tcPr>
            <w:tcW w:w="1890" w:type="dxa"/>
            <w:tcBorders>
              <w:top w:val="single" w:sz="4" w:space="0" w:color="auto"/>
              <w:bottom w:val="dotted" w:sz="4" w:space="0" w:color="auto"/>
            </w:tcBorders>
            <w:vAlign w:val="center"/>
          </w:tcPr>
          <w:p w14:paraId="1C404C29" w14:textId="77777777" w:rsidR="00A54C1C" w:rsidRPr="008C393A" w:rsidRDefault="00A54C1C" w:rsidP="00C01685">
            <w:pPr>
              <w:keepNext/>
              <w:keepLines/>
              <w:tabs>
                <w:tab w:val="left" w:pos="720"/>
                <w:tab w:val="left" w:leader="dot" w:pos="9360"/>
              </w:tabs>
              <w:jc w:val="right"/>
              <w:rPr>
                <w:b/>
              </w:rPr>
            </w:pPr>
            <w:r w:rsidRPr="008C393A">
              <w:rPr>
                <w:b/>
              </w:rPr>
              <w:t>Equation</w:t>
            </w:r>
          </w:p>
        </w:tc>
        <w:tc>
          <w:tcPr>
            <w:tcW w:w="3690" w:type="dxa"/>
            <w:tcBorders>
              <w:top w:val="single" w:sz="4" w:space="0" w:color="auto"/>
              <w:bottom w:val="dotted" w:sz="4" w:space="0" w:color="auto"/>
            </w:tcBorders>
          </w:tcPr>
          <w:p w14:paraId="69B67604" w14:textId="77777777" w:rsidR="00A54C1C" w:rsidRPr="00A76BCF" w:rsidRDefault="00A54C1C" w:rsidP="00C01685">
            <w:pPr>
              <w:keepNext/>
              <w:keepLines/>
              <w:tabs>
                <w:tab w:val="left" w:pos="720"/>
                <w:tab w:val="left" w:leader="dot" w:pos="9360"/>
              </w:tabs>
              <w:jc w:val="center"/>
              <w:rPr>
                <w:b/>
              </w:rPr>
            </w:pPr>
            <w:r w:rsidRPr="00A76BCF">
              <w:t>SAT</w:t>
            </w:r>
            <w:r w:rsidRPr="00A76BCF">
              <w:rPr>
                <w:vertAlign w:val="subscript"/>
              </w:rPr>
              <w:t>AVG</w:t>
            </w:r>
            <w:r w:rsidRPr="00A76BCF">
              <w:t xml:space="preserve"> - Ɛ</w:t>
            </w:r>
            <w:r w:rsidRPr="00A76BCF">
              <w:rPr>
                <w:vertAlign w:val="subscript"/>
              </w:rPr>
              <w:t>SAT</w:t>
            </w:r>
            <w:r w:rsidRPr="00A76BCF">
              <w:t xml:space="preserve"> - </w:t>
            </w:r>
            <w:r w:rsidRPr="00A76BCF">
              <w:sym w:font="Symbol" w:char="F044"/>
            </w:r>
            <w:r w:rsidRPr="00A76BCF">
              <w:t>T</w:t>
            </w:r>
            <w:r w:rsidRPr="00A76BCF">
              <w:rPr>
                <w:vertAlign w:val="subscript"/>
              </w:rPr>
              <w:t>SF</w:t>
            </w:r>
            <w:r w:rsidRPr="00A76BCF">
              <w:t xml:space="preserve"> ≥ MAT</w:t>
            </w:r>
            <w:r w:rsidRPr="00A76BCF">
              <w:rPr>
                <w:vertAlign w:val="subscript"/>
              </w:rPr>
              <w:t>AVG</w:t>
            </w:r>
            <w:r w:rsidRPr="00A76BCF">
              <w:t xml:space="preserve"> + Ɛ</w:t>
            </w:r>
            <w:r w:rsidRPr="00A76BCF">
              <w:rPr>
                <w:vertAlign w:val="subscript"/>
              </w:rPr>
              <w:t>MAT</w:t>
            </w:r>
          </w:p>
        </w:tc>
        <w:tc>
          <w:tcPr>
            <w:tcW w:w="1890" w:type="dxa"/>
            <w:vMerge w:val="restart"/>
            <w:tcBorders>
              <w:top w:val="single" w:sz="4" w:space="0" w:color="auto"/>
              <w:bottom w:val="single" w:sz="4" w:space="0" w:color="auto"/>
            </w:tcBorders>
            <w:vAlign w:val="center"/>
          </w:tcPr>
          <w:p w14:paraId="17DA6F57" w14:textId="77777777" w:rsidR="00A54C1C" w:rsidRPr="008C393A" w:rsidRDefault="00A54C1C" w:rsidP="00C01685">
            <w:pPr>
              <w:keepNext/>
              <w:keepLines/>
              <w:tabs>
                <w:tab w:val="left" w:pos="720"/>
                <w:tab w:val="left" w:leader="dot" w:pos="9360"/>
              </w:tabs>
              <w:jc w:val="center"/>
              <w:rPr>
                <w:b/>
              </w:rPr>
            </w:pPr>
            <w:r w:rsidRPr="008C393A">
              <w:rPr>
                <w:b/>
              </w:rPr>
              <w:t>Applies to OS</w:t>
            </w:r>
          </w:p>
          <w:p w14:paraId="31EE280F" w14:textId="26C8E536" w:rsidR="00A54C1C" w:rsidRPr="008C393A" w:rsidRDefault="00621672" w:rsidP="00C01685">
            <w:pPr>
              <w:keepNext/>
              <w:keepLines/>
              <w:tabs>
                <w:tab w:val="left" w:pos="720"/>
                <w:tab w:val="left" w:leader="dot" w:pos="9360"/>
              </w:tabs>
              <w:jc w:val="center"/>
            </w:pPr>
            <w:r>
              <w:rPr>
                <w:b/>
              </w:rPr>
              <w:t xml:space="preserve">#2 – </w:t>
            </w:r>
            <w:r w:rsidRPr="004C4C8F">
              <w:rPr>
                <w:b/>
              </w:rPr>
              <w:t>#4</w:t>
            </w:r>
          </w:p>
        </w:tc>
      </w:tr>
      <w:tr w:rsidR="00A54C1C" w:rsidRPr="008C393A" w14:paraId="69FCDBDF" w14:textId="77777777" w:rsidTr="007C1423">
        <w:trPr>
          <w:cantSplit/>
        </w:trPr>
        <w:tc>
          <w:tcPr>
            <w:tcW w:w="1710" w:type="dxa"/>
            <w:vMerge/>
            <w:tcBorders>
              <w:top w:val="dotted" w:sz="4" w:space="0" w:color="auto"/>
              <w:bottom w:val="single" w:sz="4" w:space="0" w:color="auto"/>
            </w:tcBorders>
          </w:tcPr>
          <w:p w14:paraId="0C4E0B61" w14:textId="77777777" w:rsidR="00A54C1C" w:rsidRPr="008C393A" w:rsidRDefault="00A54C1C" w:rsidP="00C01685">
            <w:pPr>
              <w:keepNext/>
              <w:keepLines/>
              <w:tabs>
                <w:tab w:val="left" w:pos="720"/>
                <w:tab w:val="left" w:leader="dot" w:pos="9360"/>
              </w:tabs>
            </w:pPr>
          </w:p>
        </w:tc>
        <w:tc>
          <w:tcPr>
            <w:tcW w:w="1890" w:type="dxa"/>
            <w:tcBorders>
              <w:top w:val="dotted" w:sz="4" w:space="0" w:color="auto"/>
              <w:bottom w:val="dotted" w:sz="4" w:space="0" w:color="auto"/>
            </w:tcBorders>
            <w:vAlign w:val="center"/>
          </w:tcPr>
          <w:p w14:paraId="291734E6" w14:textId="77777777" w:rsidR="00A54C1C" w:rsidRPr="008C393A" w:rsidRDefault="00A54C1C" w:rsidP="00C01685">
            <w:pPr>
              <w:keepNext/>
              <w:keepLines/>
              <w:tabs>
                <w:tab w:val="left" w:pos="720"/>
                <w:tab w:val="left" w:leader="dot" w:pos="9360"/>
              </w:tabs>
              <w:jc w:val="right"/>
              <w:rPr>
                <w:b/>
              </w:rPr>
            </w:pPr>
            <w:r w:rsidRPr="008C393A">
              <w:rPr>
                <w:b/>
              </w:rPr>
              <w:t>Description</w:t>
            </w:r>
          </w:p>
        </w:tc>
        <w:tc>
          <w:tcPr>
            <w:tcW w:w="3690" w:type="dxa"/>
            <w:tcBorders>
              <w:top w:val="dotted" w:sz="4" w:space="0" w:color="auto"/>
              <w:bottom w:val="dotted" w:sz="4" w:space="0" w:color="auto"/>
            </w:tcBorders>
            <w:vAlign w:val="center"/>
          </w:tcPr>
          <w:p w14:paraId="7A5518EB" w14:textId="77777777" w:rsidR="00A54C1C" w:rsidRPr="008C393A" w:rsidRDefault="00A54C1C" w:rsidP="00C01685">
            <w:pPr>
              <w:keepNext/>
              <w:keepLines/>
              <w:tabs>
                <w:tab w:val="left" w:pos="720"/>
                <w:tab w:val="left" w:leader="dot" w:pos="9360"/>
              </w:tabs>
              <w:rPr>
                <w:b/>
              </w:rPr>
            </w:pPr>
            <w:r w:rsidRPr="008C393A">
              <w:t>SAT too high; should be less than MAT</w:t>
            </w:r>
          </w:p>
        </w:tc>
        <w:tc>
          <w:tcPr>
            <w:tcW w:w="1890" w:type="dxa"/>
            <w:vMerge/>
            <w:tcBorders>
              <w:top w:val="dotted" w:sz="4" w:space="0" w:color="auto"/>
              <w:bottom w:val="single" w:sz="4" w:space="0" w:color="auto"/>
            </w:tcBorders>
          </w:tcPr>
          <w:p w14:paraId="2DA9E682" w14:textId="77777777" w:rsidR="00A54C1C" w:rsidRPr="008C393A" w:rsidRDefault="00A54C1C" w:rsidP="00C01685">
            <w:pPr>
              <w:keepLines/>
              <w:tabs>
                <w:tab w:val="left" w:pos="720"/>
                <w:tab w:val="left" w:leader="dot" w:pos="9360"/>
              </w:tabs>
              <w:jc w:val="center"/>
            </w:pPr>
          </w:p>
        </w:tc>
      </w:tr>
      <w:tr w:rsidR="00A54C1C" w:rsidRPr="008C393A" w14:paraId="79D62775" w14:textId="77777777" w:rsidTr="007C1423">
        <w:trPr>
          <w:cantSplit/>
        </w:trPr>
        <w:tc>
          <w:tcPr>
            <w:tcW w:w="1710" w:type="dxa"/>
            <w:vMerge/>
            <w:tcBorders>
              <w:top w:val="dotted" w:sz="4" w:space="0" w:color="auto"/>
              <w:bottom w:val="single" w:sz="4" w:space="0" w:color="auto"/>
            </w:tcBorders>
          </w:tcPr>
          <w:p w14:paraId="248BE144" w14:textId="77777777" w:rsidR="00A54C1C" w:rsidRPr="008C393A" w:rsidRDefault="00A54C1C" w:rsidP="00C01685">
            <w:pPr>
              <w:keepLines/>
              <w:tabs>
                <w:tab w:val="left" w:pos="720"/>
                <w:tab w:val="left" w:leader="dot" w:pos="9360"/>
              </w:tabs>
            </w:pPr>
          </w:p>
        </w:tc>
        <w:tc>
          <w:tcPr>
            <w:tcW w:w="1890" w:type="dxa"/>
            <w:tcBorders>
              <w:top w:val="dotted" w:sz="4" w:space="0" w:color="auto"/>
              <w:bottom w:val="single" w:sz="4" w:space="0" w:color="auto"/>
            </w:tcBorders>
            <w:vAlign w:val="center"/>
          </w:tcPr>
          <w:p w14:paraId="254DACB8" w14:textId="77777777" w:rsidR="00A54C1C" w:rsidRPr="008C393A" w:rsidRDefault="00A54C1C" w:rsidP="00C01685">
            <w:pPr>
              <w:keepLines/>
              <w:tabs>
                <w:tab w:val="left" w:pos="720"/>
                <w:tab w:val="left" w:leader="dot" w:pos="9360"/>
              </w:tabs>
              <w:jc w:val="right"/>
              <w:rPr>
                <w:b/>
              </w:rPr>
            </w:pPr>
            <w:r w:rsidRPr="008C393A">
              <w:rPr>
                <w:b/>
              </w:rPr>
              <w:t>Possible Diagnosis</w:t>
            </w:r>
          </w:p>
        </w:tc>
        <w:tc>
          <w:tcPr>
            <w:tcW w:w="3690" w:type="dxa"/>
            <w:tcBorders>
              <w:top w:val="dotted" w:sz="4" w:space="0" w:color="auto"/>
              <w:bottom w:val="single" w:sz="4" w:space="0" w:color="auto"/>
            </w:tcBorders>
            <w:vAlign w:val="center"/>
          </w:tcPr>
          <w:p w14:paraId="2FE7DF78" w14:textId="77777777" w:rsidR="00A54C1C" w:rsidRPr="008C393A" w:rsidRDefault="00A54C1C" w:rsidP="00C01685">
            <w:pPr>
              <w:keepLines/>
              <w:tabs>
                <w:tab w:val="left" w:pos="720"/>
                <w:tab w:val="left" w:leader="dot" w:pos="9360"/>
              </w:tabs>
            </w:pPr>
            <w:r w:rsidRPr="008C393A">
              <w:t>SAT sensor error</w:t>
            </w:r>
          </w:p>
          <w:p w14:paraId="6D74C327" w14:textId="77777777" w:rsidR="00A54C1C" w:rsidRPr="008C393A" w:rsidRDefault="00A54C1C" w:rsidP="00C01685">
            <w:pPr>
              <w:keepLines/>
              <w:tabs>
                <w:tab w:val="left" w:pos="720"/>
                <w:tab w:val="left" w:leader="dot" w:pos="9360"/>
              </w:tabs>
            </w:pPr>
            <w:r w:rsidRPr="008C393A">
              <w:t>MAT sensor error</w:t>
            </w:r>
          </w:p>
          <w:p w14:paraId="336F90BA" w14:textId="77777777" w:rsidR="00A54C1C" w:rsidRPr="008C393A" w:rsidRDefault="00A54C1C" w:rsidP="00C01685">
            <w:pPr>
              <w:keepLines/>
              <w:tabs>
                <w:tab w:val="left" w:pos="720"/>
                <w:tab w:val="left" w:leader="dot" w:pos="9360"/>
              </w:tabs>
            </w:pPr>
            <w:r w:rsidRPr="008C393A">
              <w:t>Cooling coil valve stuck closed or actuator failure</w:t>
            </w:r>
          </w:p>
          <w:p w14:paraId="5A0FF63A" w14:textId="77777777" w:rsidR="00A54C1C" w:rsidRPr="008C393A" w:rsidRDefault="00A54C1C" w:rsidP="00C01685">
            <w:pPr>
              <w:keepLines/>
              <w:tabs>
                <w:tab w:val="left" w:pos="720"/>
                <w:tab w:val="left" w:leader="dot" w:pos="9360"/>
              </w:tabs>
            </w:pPr>
            <w:r w:rsidRPr="008C393A">
              <w:t>Fouled or undersized cooling coil</w:t>
            </w:r>
          </w:p>
          <w:p w14:paraId="3165F3ED" w14:textId="77777777" w:rsidR="00A54C1C" w:rsidRDefault="00A54C1C" w:rsidP="00C01685">
            <w:pPr>
              <w:keepLines/>
              <w:tabs>
                <w:tab w:val="left" w:pos="720"/>
                <w:tab w:val="left" w:leader="dot" w:pos="9360"/>
              </w:tabs>
            </w:pPr>
            <w:r w:rsidRPr="008C393A">
              <w:t>CHW temperature too high or CHW unavailable</w:t>
            </w:r>
          </w:p>
          <w:p w14:paraId="2F4B914F" w14:textId="77777777" w:rsidR="00A54C1C" w:rsidRDefault="00A54C1C" w:rsidP="00C01685">
            <w:pPr>
              <w:keepLines/>
              <w:tabs>
                <w:tab w:val="left" w:pos="720"/>
                <w:tab w:val="left" w:leader="dot" w:pos="9360"/>
              </w:tabs>
            </w:pPr>
            <w:r>
              <w:t>DX cooling unavailable</w:t>
            </w:r>
          </w:p>
          <w:p w14:paraId="01123EBF" w14:textId="77777777" w:rsidR="00A54C1C" w:rsidRPr="008C393A" w:rsidRDefault="00A54C1C" w:rsidP="00C01685">
            <w:pPr>
              <w:keepLines/>
              <w:tabs>
                <w:tab w:val="left" w:pos="720"/>
                <w:tab w:val="left" w:leader="dot" w:pos="9360"/>
              </w:tabs>
            </w:pPr>
            <w:r>
              <w:t>Gas or electric heat stuck on</w:t>
            </w:r>
          </w:p>
          <w:p w14:paraId="33FDDDF5" w14:textId="77777777" w:rsidR="00A54C1C" w:rsidRPr="008C393A" w:rsidRDefault="00A54C1C" w:rsidP="00C01685">
            <w:pPr>
              <w:keepLines/>
              <w:tabs>
                <w:tab w:val="left" w:pos="720"/>
                <w:tab w:val="left" w:leader="dot" w:pos="9360"/>
              </w:tabs>
              <w:rPr>
                <w:b/>
              </w:rPr>
            </w:pPr>
            <w:r w:rsidRPr="008C393A">
              <w:t>Heating coil valve leaking or stuck open</w:t>
            </w:r>
          </w:p>
        </w:tc>
        <w:tc>
          <w:tcPr>
            <w:tcW w:w="1890" w:type="dxa"/>
            <w:vMerge/>
            <w:tcBorders>
              <w:top w:val="dotted" w:sz="4" w:space="0" w:color="auto"/>
              <w:bottom w:val="single" w:sz="4" w:space="0" w:color="auto"/>
            </w:tcBorders>
          </w:tcPr>
          <w:p w14:paraId="2D38DF2A" w14:textId="77777777" w:rsidR="00A54C1C" w:rsidRPr="008C393A" w:rsidRDefault="00A54C1C" w:rsidP="00C01685">
            <w:pPr>
              <w:keepLines/>
              <w:tabs>
                <w:tab w:val="left" w:pos="720"/>
                <w:tab w:val="left" w:leader="dot" w:pos="9360"/>
              </w:tabs>
              <w:jc w:val="center"/>
            </w:pPr>
          </w:p>
        </w:tc>
      </w:tr>
      <w:tr w:rsidR="00A54C1C" w:rsidRPr="008C393A" w14:paraId="628F1210" w14:textId="77777777" w:rsidTr="007C1423">
        <w:trPr>
          <w:cantSplit/>
        </w:trPr>
        <w:tc>
          <w:tcPr>
            <w:tcW w:w="1710" w:type="dxa"/>
            <w:vMerge w:val="restart"/>
            <w:tcBorders>
              <w:top w:val="single" w:sz="4" w:space="0" w:color="auto"/>
              <w:bottom w:val="single" w:sz="4" w:space="0" w:color="auto"/>
            </w:tcBorders>
            <w:vAlign w:val="center"/>
          </w:tcPr>
          <w:p w14:paraId="27B4A9DB" w14:textId="77777777" w:rsidR="00A54C1C" w:rsidRPr="008C393A" w:rsidRDefault="00A54C1C" w:rsidP="00C01685">
            <w:pPr>
              <w:keepNext/>
              <w:keepLines/>
              <w:tabs>
                <w:tab w:val="left" w:pos="720"/>
                <w:tab w:val="left" w:leader="dot" w:pos="9360"/>
              </w:tabs>
              <w:jc w:val="center"/>
              <w:rPr>
                <w:b/>
              </w:rPr>
            </w:pPr>
            <w:r w:rsidRPr="008C393A">
              <w:rPr>
                <w:b/>
              </w:rPr>
              <w:lastRenderedPageBreak/>
              <w:t>FC #13</w:t>
            </w:r>
          </w:p>
        </w:tc>
        <w:tc>
          <w:tcPr>
            <w:tcW w:w="1890" w:type="dxa"/>
            <w:tcBorders>
              <w:top w:val="single" w:sz="4" w:space="0" w:color="auto"/>
              <w:bottom w:val="dotted" w:sz="4" w:space="0" w:color="auto"/>
            </w:tcBorders>
            <w:vAlign w:val="center"/>
          </w:tcPr>
          <w:p w14:paraId="58E4F978" w14:textId="77777777" w:rsidR="00A54C1C" w:rsidRPr="008C393A" w:rsidRDefault="00A54C1C" w:rsidP="00C01685">
            <w:pPr>
              <w:keepNext/>
              <w:keepLines/>
              <w:tabs>
                <w:tab w:val="left" w:pos="720"/>
                <w:tab w:val="left" w:leader="dot" w:pos="9360"/>
              </w:tabs>
              <w:jc w:val="right"/>
              <w:rPr>
                <w:b/>
              </w:rPr>
            </w:pPr>
            <w:r w:rsidRPr="008C393A">
              <w:rPr>
                <w:b/>
              </w:rPr>
              <w:t>Equation</w:t>
            </w:r>
          </w:p>
        </w:tc>
        <w:tc>
          <w:tcPr>
            <w:tcW w:w="3690" w:type="dxa"/>
            <w:tcBorders>
              <w:top w:val="single" w:sz="4" w:space="0" w:color="auto"/>
              <w:bottom w:val="dotted" w:sz="4" w:space="0" w:color="auto"/>
            </w:tcBorders>
            <w:vAlign w:val="center"/>
          </w:tcPr>
          <w:p w14:paraId="6343524C" w14:textId="77777777" w:rsidR="00A54C1C" w:rsidRPr="00A76BCF" w:rsidRDefault="00A54C1C" w:rsidP="00C01685">
            <w:pPr>
              <w:keepNext/>
              <w:keepLines/>
              <w:tabs>
                <w:tab w:val="left" w:pos="720"/>
                <w:tab w:val="left" w:leader="dot" w:pos="9360"/>
              </w:tabs>
              <w:jc w:val="center"/>
            </w:pPr>
            <w:r w:rsidRPr="00A76BCF">
              <w:t>SAT</w:t>
            </w:r>
            <w:r w:rsidRPr="00A76BCF">
              <w:rPr>
                <w:vertAlign w:val="subscript"/>
              </w:rPr>
              <w:t>AVG</w:t>
            </w:r>
            <w:r w:rsidRPr="00A76BCF">
              <w:t xml:space="preserve"> &gt; SAT</w:t>
            </w:r>
            <w:r w:rsidRPr="00A76BCF">
              <w:rPr>
                <w:vertAlign w:val="subscript"/>
              </w:rPr>
              <w:t>SP</w:t>
            </w:r>
            <w:r w:rsidRPr="00A76BCF">
              <w:t>-C + Ɛ</w:t>
            </w:r>
            <w:r w:rsidRPr="00A76BCF">
              <w:rPr>
                <w:vertAlign w:val="subscript"/>
              </w:rPr>
              <w:t>SAT</w:t>
            </w:r>
          </w:p>
          <w:p w14:paraId="28B9286B" w14:textId="77777777" w:rsidR="00A54C1C" w:rsidRPr="00C23A1B" w:rsidRDefault="00A54C1C" w:rsidP="00C01685">
            <w:pPr>
              <w:keepNext/>
              <w:keepLines/>
              <w:tabs>
                <w:tab w:val="left" w:pos="720"/>
                <w:tab w:val="left" w:leader="dot" w:pos="9360"/>
              </w:tabs>
              <w:spacing w:before="60" w:after="120"/>
              <w:jc w:val="center"/>
            </w:pPr>
            <w:r w:rsidRPr="00C23A1B">
              <w:t>and</w:t>
            </w:r>
          </w:p>
          <w:p w14:paraId="62505F8B" w14:textId="77777777" w:rsidR="00A54C1C" w:rsidRPr="00A76BCF" w:rsidRDefault="00A54C1C" w:rsidP="00C01685">
            <w:pPr>
              <w:keepNext/>
              <w:keepLines/>
              <w:tabs>
                <w:tab w:val="left" w:pos="720"/>
                <w:tab w:val="left" w:leader="dot" w:pos="9360"/>
              </w:tabs>
              <w:jc w:val="center"/>
            </w:pPr>
            <w:r w:rsidRPr="00A76BCF">
              <w:t>CC ≥ 99%</w:t>
            </w:r>
          </w:p>
        </w:tc>
        <w:tc>
          <w:tcPr>
            <w:tcW w:w="1890" w:type="dxa"/>
            <w:vMerge w:val="restart"/>
            <w:tcBorders>
              <w:top w:val="single" w:sz="4" w:space="0" w:color="auto"/>
              <w:bottom w:val="single" w:sz="4" w:space="0" w:color="auto"/>
            </w:tcBorders>
            <w:vAlign w:val="center"/>
          </w:tcPr>
          <w:p w14:paraId="406E4D0F" w14:textId="77777777" w:rsidR="00A54C1C" w:rsidRPr="008C393A" w:rsidRDefault="00A54C1C" w:rsidP="00C01685">
            <w:pPr>
              <w:keepNext/>
              <w:keepLines/>
              <w:tabs>
                <w:tab w:val="left" w:pos="720"/>
                <w:tab w:val="left" w:leader="dot" w:pos="9360"/>
              </w:tabs>
              <w:jc w:val="center"/>
              <w:rPr>
                <w:b/>
              </w:rPr>
            </w:pPr>
            <w:r w:rsidRPr="008C393A">
              <w:rPr>
                <w:b/>
              </w:rPr>
              <w:t>Applies to OS #3, #4</w:t>
            </w:r>
          </w:p>
        </w:tc>
      </w:tr>
      <w:tr w:rsidR="00A54C1C" w:rsidRPr="008C393A" w14:paraId="0C5772CC" w14:textId="77777777" w:rsidTr="007C1423">
        <w:trPr>
          <w:cantSplit/>
        </w:trPr>
        <w:tc>
          <w:tcPr>
            <w:tcW w:w="1710" w:type="dxa"/>
            <w:vMerge/>
            <w:tcBorders>
              <w:top w:val="dotted" w:sz="4" w:space="0" w:color="auto"/>
              <w:bottom w:val="single" w:sz="4" w:space="0" w:color="auto"/>
            </w:tcBorders>
          </w:tcPr>
          <w:p w14:paraId="25B4D2F2" w14:textId="77777777" w:rsidR="00A54C1C" w:rsidRPr="008C393A" w:rsidRDefault="00A54C1C" w:rsidP="00C01685">
            <w:pPr>
              <w:keepNext/>
              <w:keepLines/>
              <w:tabs>
                <w:tab w:val="left" w:pos="720"/>
                <w:tab w:val="left" w:leader="dot" w:pos="9360"/>
              </w:tabs>
            </w:pPr>
          </w:p>
        </w:tc>
        <w:tc>
          <w:tcPr>
            <w:tcW w:w="1890" w:type="dxa"/>
            <w:tcBorders>
              <w:top w:val="dotted" w:sz="4" w:space="0" w:color="auto"/>
              <w:bottom w:val="dotted" w:sz="4" w:space="0" w:color="auto"/>
            </w:tcBorders>
            <w:vAlign w:val="center"/>
          </w:tcPr>
          <w:p w14:paraId="250D4D4E" w14:textId="77777777" w:rsidR="00A54C1C" w:rsidRPr="008C393A" w:rsidRDefault="00A54C1C" w:rsidP="00C01685">
            <w:pPr>
              <w:keepNext/>
              <w:keepLines/>
              <w:tabs>
                <w:tab w:val="left" w:pos="720"/>
                <w:tab w:val="left" w:leader="dot" w:pos="9360"/>
              </w:tabs>
              <w:jc w:val="right"/>
              <w:rPr>
                <w:b/>
              </w:rPr>
            </w:pPr>
            <w:r w:rsidRPr="008C393A">
              <w:rPr>
                <w:b/>
              </w:rPr>
              <w:t>Description</w:t>
            </w:r>
          </w:p>
        </w:tc>
        <w:tc>
          <w:tcPr>
            <w:tcW w:w="3690" w:type="dxa"/>
            <w:tcBorders>
              <w:top w:val="dotted" w:sz="4" w:space="0" w:color="auto"/>
              <w:bottom w:val="dotted" w:sz="4" w:space="0" w:color="auto"/>
            </w:tcBorders>
            <w:vAlign w:val="center"/>
          </w:tcPr>
          <w:p w14:paraId="0A5B7671" w14:textId="77777777" w:rsidR="00A54C1C" w:rsidRPr="008C393A" w:rsidRDefault="00A54C1C" w:rsidP="00C01685">
            <w:pPr>
              <w:keepNext/>
              <w:keepLines/>
              <w:tabs>
                <w:tab w:val="left" w:pos="720"/>
                <w:tab w:val="left" w:leader="dot" w:pos="9360"/>
              </w:tabs>
            </w:pPr>
            <w:r w:rsidRPr="008C393A">
              <w:t xml:space="preserve">SAT too high in full cooling </w:t>
            </w:r>
          </w:p>
        </w:tc>
        <w:tc>
          <w:tcPr>
            <w:tcW w:w="1890" w:type="dxa"/>
            <w:vMerge/>
            <w:tcBorders>
              <w:top w:val="dotted" w:sz="4" w:space="0" w:color="auto"/>
              <w:bottom w:val="single" w:sz="4" w:space="0" w:color="auto"/>
            </w:tcBorders>
          </w:tcPr>
          <w:p w14:paraId="71DB7D01" w14:textId="77777777" w:rsidR="00A54C1C" w:rsidRPr="008C393A" w:rsidRDefault="00A54C1C" w:rsidP="00C01685">
            <w:pPr>
              <w:keepLines/>
              <w:tabs>
                <w:tab w:val="left" w:pos="720"/>
                <w:tab w:val="left" w:leader="dot" w:pos="9360"/>
              </w:tabs>
              <w:jc w:val="center"/>
            </w:pPr>
          </w:p>
        </w:tc>
      </w:tr>
      <w:tr w:rsidR="00A54C1C" w:rsidRPr="008C393A" w14:paraId="427CA57C" w14:textId="77777777" w:rsidTr="007C1423">
        <w:trPr>
          <w:cantSplit/>
        </w:trPr>
        <w:tc>
          <w:tcPr>
            <w:tcW w:w="1710" w:type="dxa"/>
            <w:vMerge/>
            <w:tcBorders>
              <w:top w:val="dotted" w:sz="4" w:space="0" w:color="auto"/>
              <w:bottom w:val="single" w:sz="6" w:space="0" w:color="auto"/>
            </w:tcBorders>
          </w:tcPr>
          <w:p w14:paraId="11DBB116" w14:textId="77777777" w:rsidR="00A54C1C" w:rsidRPr="008C393A" w:rsidRDefault="00A54C1C" w:rsidP="00C01685">
            <w:pPr>
              <w:keepLines/>
              <w:tabs>
                <w:tab w:val="left" w:pos="720"/>
                <w:tab w:val="left" w:leader="dot" w:pos="9360"/>
              </w:tabs>
            </w:pPr>
          </w:p>
        </w:tc>
        <w:tc>
          <w:tcPr>
            <w:tcW w:w="1890" w:type="dxa"/>
            <w:tcBorders>
              <w:top w:val="dotted" w:sz="4" w:space="0" w:color="auto"/>
              <w:bottom w:val="single" w:sz="6" w:space="0" w:color="auto"/>
            </w:tcBorders>
            <w:vAlign w:val="center"/>
          </w:tcPr>
          <w:p w14:paraId="34255C94" w14:textId="77777777" w:rsidR="00A54C1C" w:rsidRPr="008C393A" w:rsidRDefault="00A54C1C" w:rsidP="00C01685">
            <w:pPr>
              <w:keepLines/>
              <w:tabs>
                <w:tab w:val="left" w:pos="720"/>
                <w:tab w:val="left" w:leader="dot" w:pos="9360"/>
              </w:tabs>
              <w:jc w:val="right"/>
              <w:rPr>
                <w:b/>
              </w:rPr>
            </w:pPr>
            <w:r w:rsidRPr="008C393A">
              <w:rPr>
                <w:b/>
              </w:rPr>
              <w:t>Possible Diagnosis</w:t>
            </w:r>
          </w:p>
        </w:tc>
        <w:tc>
          <w:tcPr>
            <w:tcW w:w="3690" w:type="dxa"/>
            <w:tcBorders>
              <w:top w:val="dotted" w:sz="4" w:space="0" w:color="auto"/>
              <w:bottom w:val="single" w:sz="6" w:space="0" w:color="auto"/>
            </w:tcBorders>
            <w:vAlign w:val="center"/>
          </w:tcPr>
          <w:p w14:paraId="185D6D77" w14:textId="77777777" w:rsidR="00A54C1C" w:rsidRPr="008C393A" w:rsidRDefault="00A54C1C" w:rsidP="00C01685">
            <w:pPr>
              <w:keepLines/>
              <w:tabs>
                <w:tab w:val="left" w:pos="720"/>
                <w:tab w:val="left" w:leader="dot" w:pos="9360"/>
              </w:tabs>
            </w:pPr>
            <w:r w:rsidRPr="008C393A">
              <w:t>SAT sensor error</w:t>
            </w:r>
          </w:p>
          <w:p w14:paraId="533D1D96" w14:textId="77777777" w:rsidR="00A54C1C" w:rsidRPr="008C393A" w:rsidRDefault="00A54C1C" w:rsidP="00C01685">
            <w:pPr>
              <w:keepLines/>
              <w:tabs>
                <w:tab w:val="left" w:pos="720"/>
                <w:tab w:val="left" w:leader="dot" w:pos="9360"/>
              </w:tabs>
            </w:pPr>
            <w:r w:rsidRPr="008C393A">
              <w:t>Cooling coil valve stuck closed or actuator failure</w:t>
            </w:r>
          </w:p>
          <w:p w14:paraId="6AA4D589" w14:textId="77777777" w:rsidR="00A54C1C" w:rsidRPr="008C393A" w:rsidRDefault="00A54C1C" w:rsidP="00C01685">
            <w:pPr>
              <w:keepLines/>
              <w:tabs>
                <w:tab w:val="left" w:pos="720"/>
                <w:tab w:val="left" w:leader="dot" w:pos="9360"/>
              </w:tabs>
            </w:pPr>
            <w:r w:rsidRPr="008C393A">
              <w:t>Fouled or undersized cooling coil</w:t>
            </w:r>
          </w:p>
          <w:p w14:paraId="50A0E500" w14:textId="77777777" w:rsidR="00A54C1C" w:rsidRDefault="00A54C1C" w:rsidP="00C01685">
            <w:pPr>
              <w:keepLines/>
              <w:tabs>
                <w:tab w:val="left" w:pos="720"/>
                <w:tab w:val="left" w:leader="dot" w:pos="9360"/>
              </w:tabs>
            </w:pPr>
            <w:r w:rsidRPr="008C393A">
              <w:t>CHW temperature too low or CHW unavailable</w:t>
            </w:r>
          </w:p>
          <w:p w14:paraId="477E10FC" w14:textId="77777777" w:rsidR="00A54C1C" w:rsidRDefault="00A54C1C" w:rsidP="00C01685">
            <w:pPr>
              <w:keepLines/>
              <w:tabs>
                <w:tab w:val="left" w:pos="720"/>
                <w:tab w:val="left" w:leader="dot" w:pos="9360"/>
              </w:tabs>
            </w:pPr>
            <w:r>
              <w:t>DX cooling unavailable</w:t>
            </w:r>
          </w:p>
          <w:p w14:paraId="4A5E612C" w14:textId="77777777" w:rsidR="00A54C1C" w:rsidRPr="008C393A" w:rsidRDefault="00A54C1C" w:rsidP="00C01685">
            <w:pPr>
              <w:keepLines/>
              <w:tabs>
                <w:tab w:val="left" w:pos="720"/>
                <w:tab w:val="left" w:leader="dot" w:pos="9360"/>
              </w:tabs>
            </w:pPr>
            <w:r>
              <w:t>Gas or electric heat stuck on</w:t>
            </w:r>
          </w:p>
          <w:p w14:paraId="21C2B5B8" w14:textId="77777777" w:rsidR="00A54C1C" w:rsidRPr="008C393A" w:rsidRDefault="00A54C1C" w:rsidP="00C01685">
            <w:pPr>
              <w:keepLines/>
              <w:tabs>
                <w:tab w:val="left" w:pos="720"/>
                <w:tab w:val="left" w:leader="dot" w:pos="9360"/>
              </w:tabs>
            </w:pPr>
            <w:r w:rsidRPr="008C393A">
              <w:t>Heating coil valve leaking or stuck open</w:t>
            </w:r>
          </w:p>
        </w:tc>
        <w:tc>
          <w:tcPr>
            <w:tcW w:w="1890" w:type="dxa"/>
            <w:vMerge/>
            <w:tcBorders>
              <w:top w:val="dotted" w:sz="4" w:space="0" w:color="auto"/>
              <w:bottom w:val="single" w:sz="6" w:space="0" w:color="auto"/>
            </w:tcBorders>
          </w:tcPr>
          <w:p w14:paraId="45C21A6D" w14:textId="77777777" w:rsidR="00A54C1C" w:rsidRPr="008C393A" w:rsidRDefault="00A54C1C" w:rsidP="00C01685">
            <w:pPr>
              <w:keepLines/>
              <w:tabs>
                <w:tab w:val="left" w:pos="720"/>
                <w:tab w:val="left" w:leader="dot" w:pos="9360"/>
              </w:tabs>
              <w:jc w:val="center"/>
            </w:pPr>
          </w:p>
        </w:tc>
      </w:tr>
      <w:tr w:rsidR="00A54C1C" w:rsidRPr="00914DDB" w14:paraId="594941FA" w14:textId="77777777" w:rsidTr="007C142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Ex>
        <w:tc>
          <w:tcPr>
            <w:tcW w:w="1710" w:type="dxa"/>
            <w:vMerge w:val="restart"/>
            <w:tcBorders>
              <w:top w:val="single" w:sz="6" w:space="0" w:color="auto"/>
              <w:left w:val="single" w:sz="12" w:space="0" w:color="auto"/>
            </w:tcBorders>
          </w:tcPr>
          <w:p w14:paraId="60CEB99D" w14:textId="77777777" w:rsidR="00A54C1C" w:rsidRPr="004C4C8F" w:rsidRDefault="00A54C1C" w:rsidP="00C01685">
            <w:pPr>
              <w:keepNext/>
              <w:keepLines/>
              <w:tabs>
                <w:tab w:val="left" w:pos="720"/>
                <w:tab w:val="left" w:leader="dot" w:pos="9360"/>
              </w:tabs>
              <w:jc w:val="center"/>
              <w:rPr>
                <w:b/>
              </w:rPr>
            </w:pPr>
            <w:r w:rsidRPr="004C4C8F">
              <w:rPr>
                <w:b/>
              </w:rPr>
              <w:t>FC#1</w:t>
            </w:r>
            <w:r>
              <w:rPr>
                <w:b/>
              </w:rPr>
              <w:t>4</w:t>
            </w:r>
          </w:p>
        </w:tc>
        <w:tc>
          <w:tcPr>
            <w:tcW w:w="1890" w:type="dxa"/>
            <w:tcBorders>
              <w:top w:val="single" w:sz="6" w:space="0" w:color="auto"/>
            </w:tcBorders>
          </w:tcPr>
          <w:p w14:paraId="75B3A994" w14:textId="77777777" w:rsidR="00A54C1C" w:rsidRPr="004C4C8F" w:rsidRDefault="00A54C1C" w:rsidP="00C01685">
            <w:pPr>
              <w:keepNext/>
              <w:keepLines/>
              <w:tabs>
                <w:tab w:val="left" w:pos="720"/>
                <w:tab w:val="left" w:leader="dot" w:pos="9360"/>
              </w:tabs>
              <w:jc w:val="right"/>
              <w:rPr>
                <w:b/>
              </w:rPr>
            </w:pPr>
            <w:r w:rsidRPr="004C4C8F">
              <w:rPr>
                <w:b/>
              </w:rPr>
              <w:t>Equation</w:t>
            </w:r>
          </w:p>
        </w:tc>
        <w:tc>
          <w:tcPr>
            <w:tcW w:w="3690" w:type="dxa"/>
            <w:tcBorders>
              <w:top w:val="single" w:sz="6" w:space="0" w:color="auto"/>
            </w:tcBorders>
          </w:tcPr>
          <w:p w14:paraId="087D820A" w14:textId="77777777" w:rsidR="00A54C1C" w:rsidRDefault="00A54C1C" w:rsidP="00C01685">
            <w:pPr>
              <w:keepNext/>
              <w:keepLines/>
              <w:tabs>
                <w:tab w:val="left" w:pos="720"/>
                <w:tab w:val="left" w:leader="dot" w:pos="9360"/>
              </w:tabs>
              <w:spacing w:before="60" w:after="60"/>
              <w:jc w:val="center"/>
            </w:pPr>
            <w:r>
              <w:t>CCET</w:t>
            </w:r>
            <w:r w:rsidRPr="00083279">
              <w:rPr>
                <w:vertAlign w:val="subscript"/>
              </w:rPr>
              <w:t>AVG</w:t>
            </w:r>
            <w:r w:rsidRPr="00083279">
              <w:t xml:space="preserve"> - </w:t>
            </w:r>
            <w:r>
              <w:t>CCLT</w:t>
            </w:r>
            <w:r w:rsidRPr="00083279">
              <w:rPr>
                <w:vertAlign w:val="subscript"/>
              </w:rPr>
              <w:t>AVG</w:t>
            </w:r>
            <w:r w:rsidRPr="00083279">
              <w:t xml:space="preserve"> ≥  </w:t>
            </w:r>
            <m:oMath>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Ɛ</m:t>
                          </m:r>
                        </m:e>
                        <m:sub>
                          <m:r>
                            <m:rPr>
                              <m:sty m:val="p"/>
                            </m:rPr>
                            <w:rPr>
                              <w:rFonts w:ascii="Cambria Math" w:hAnsi="Cambria Math"/>
                              <w:vertAlign w:val="subscript"/>
                            </w:rPr>
                            <m:t>CCET</m:t>
                          </m:r>
                        </m:sub>
                      </m:sSub>
                    </m:e>
                    <m:sup>
                      <m:r>
                        <w:rPr>
                          <w:rFonts w:ascii="Cambria Math" w:hAnsi="Cambria Math"/>
                        </w:rPr>
                        <m:t>2</m:t>
                      </m:r>
                    </m:sup>
                  </m:sSup>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Ɛ</m:t>
                          </m:r>
                        </m:e>
                        <m:sub>
                          <m:r>
                            <m:rPr>
                              <m:sty m:val="p"/>
                            </m:rPr>
                            <w:rPr>
                              <w:rFonts w:ascii="Cambria Math" w:hAnsi="Cambria Math"/>
                              <w:vertAlign w:val="subscript"/>
                            </w:rPr>
                            <m:t>CCLT</m:t>
                          </m:r>
                        </m:sub>
                      </m:sSub>
                    </m:e>
                    <m:sup>
                      <m:r>
                        <w:rPr>
                          <w:rFonts w:ascii="Cambria Math" w:hAnsi="Cambria Math"/>
                        </w:rPr>
                        <m:t>2</m:t>
                      </m:r>
                    </m:sup>
                  </m:sSup>
                </m:e>
              </m:rad>
              <m:r>
                <w:rPr>
                  <w:rFonts w:ascii="Cambria Math" w:hAnsi="Cambria Math"/>
                </w:rPr>
                <m:t xml:space="preserve"> </m:t>
              </m:r>
            </m:oMath>
            <w:r>
              <w:t xml:space="preserve">+ </w:t>
            </w:r>
            <w:r w:rsidRPr="00083279">
              <w:sym w:font="Symbol" w:char="F044"/>
            </w:r>
            <w:r w:rsidRPr="00083279">
              <w:t>T</w:t>
            </w:r>
            <w:r w:rsidRPr="00083279">
              <w:rPr>
                <w:vertAlign w:val="subscript"/>
              </w:rPr>
              <w:t>SF</w:t>
            </w:r>
            <w:r w:rsidRPr="00914DDB">
              <w:rPr>
                <w:vertAlign w:val="superscript"/>
              </w:rPr>
              <w:t>*</w:t>
            </w:r>
          </w:p>
          <w:p w14:paraId="51F26311" w14:textId="77777777" w:rsidR="00A54C1C" w:rsidRPr="00914DDB" w:rsidRDefault="00A54C1C" w:rsidP="00C01685">
            <w:pPr>
              <w:keepNext/>
              <w:keepLines/>
              <w:tabs>
                <w:tab w:val="left" w:pos="720"/>
                <w:tab w:val="left" w:leader="dot" w:pos="9360"/>
              </w:tabs>
              <w:spacing w:before="60" w:after="60"/>
              <w:jc w:val="center"/>
              <w:rPr>
                <w:b/>
              </w:rPr>
            </w:pPr>
            <w:r>
              <w:t>*Fan heat factor included or not depending on location of sensors used for CCET and CCLT</w:t>
            </w:r>
          </w:p>
        </w:tc>
        <w:tc>
          <w:tcPr>
            <w:tcW w:w="1890" w:type="dxa"/>
            <w:vMerge w:val="restart"/>
            <w:tcBorders>
              <w:top w:val="single" w:sz="6" w:space="0" w:color="auto"/>
              <w:right w:val="single" w:sz="12" w:space="0" w:color="auto"/>
            </w:tcBorders>
          </w:tcPr>
          <w:p w14:paraId="5ACF6E2C" w14:textId="77777777" w:rsidR="00A54C1C" w:rsidRPr="004C4C8F" w:rsidRDefault="00A54C1C" w:rsidP="00C01685">
            <w:pPr>
              <w:keepNext/>
              <w:keepLines/>
              <w:tabs>
                <w:tab w:val="left" w:pos="720"/>
                <w:tab w:val="left" w:leader="dot" w:pos="9360"/>
              </w:tabs>
              <w:jc w:val="center"/>
              <w:rPr>
                <w:b/>
              </w:rPr>
            </w:pPr>
            <w:r w:rsidRPr="004C4C8F">
              <w:rPr>
                <w:b/>
              </w:rPr>
              <w:t>Applies to OS</w:t>
            </w:r>
          </w:p>
          <w:p w14:paraId="62C27682" w14:textId="77777777" w:rsidR="00A54C1C" w:rsidRPr="00914DDB" w:rsidRDefault="00A54C1C" w:rsidP="00C01685">
            <w:pPr>
              <w:keepNext/>
              <w:keepLines/>
              <w:tabs>
                <w:tab w:val="left" w:pos="720"/>
                <w:tab w:val="left" w:leader="dot" w:pos="9360"/>
              </w:tabs>
              <w:jc w:val="center"/>
              <w:rPr>
                <w:b/>
              </w:rPr>
            </w:pPr>
            <w:r w:rsidRPr="004C4C8F">
              <w:rPr>
                <w:b/>
              </w:rPr>
              <w:t>#</w:t>
            </w:r>
            <w:r>
              <w:rPr>
                <w:b/>
              </w:rPr>
              <w:t>1, #2</w:t>
            </w:r>
          </w:p>
        </w:tc>
      </w:tr>
      <w:tr w:rsidR="00A54C1C" w:rsidRPr="004C4C8F" w14:paraId="15ACBA21" w14:textId="77777777" w:rsidTr="007C142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Ex>
        <w:tc>
          <w:tcPr>
            <w:tcW w:w="1710" w:type="dxa"/>
            <w:vMerge/>
            <w:tcBorders>
              <w:left w:val="single" w:sz="12" w:space="0" w:color="auto"/>
            </w:tcBorders>
          </w:tcPr>
          <w:p w14:paraId="6A74EB1C" w14:textId="77777777" w:rsidR="00A54C1C" w:rsidRPr="004C4C8F" w:rsidRDefault="00A54C1C" w:rsidP="00C01685">
            <w:pPr>
              <w:keepNext/>
              <w:keepLines/>
              <w:tabs>
                <w:tab w:val="left" w:pos="720"/>
                <w:tab w:val="left" w:leader="dot" w:pos="9360"/>
              </w:tabs>
            </w:pPr>
          </w:p>
        </w:tc>
        <w:tc>
          <w:tcPr>
            <w:tcW w:w="1890" w:type="dxa"/>
          </w:tcPr>
          <w:p w14:paraId="226C8277" w14:textId="77777777" w:rsidR="00A54C1C" w:rsidRPr="004C4C8F" w:rsidRDefault="00A54C1C" w:rsidP="00C01685">
            <w:pPr>
              <w:keepNext/>
              <w:keepLines/>
              <w:tabs>
                <w:tab w:val="left" w:pos="720"/>
                <w:tab w:val="left" w:leader="dot" w:pos="9360"/>
              </w:tabs>
              <w:jc w:val="right"/>
              <w:rPr>
                <w:b/>
              </w:rPr>
            </w:pPr>
            <w:r w:rsidRPr="004C4C8F">
              <w:rPr>
                <w:b/>
              </w:rPr>
              <w:t>Description</w:t>
            </w:r>
          </w:p>
        </w:tc>
        <w:tc>
          <w:tcPr>
            <w:tcW w:w="3690" w:type="dxa"/>
          </w:tcPr>
          <w:p w14:paraId="37D5DB49" w14:textId="77777777" w:rsidR="00A54C1C" w:rsidRPr="004C4C8F" w:rsidRDefault="00A54C1C" w:rsidP="00C01685">
            <w:pPr>
              <w:keepNext/>
              <w:keepLines/>
              <w:tabs>
                <w:tab w:val="left" w:pos="720"/>
                <w:tab w:val="left" w:leader="dot" w:pos="9360"/>
              </w:tabs>
              <w:rPr>
                <w:b/>
              </w:rPr>
            </w:pPr>
            <w:r>
              <w:t xml:space="preserve">Temperature </w:t>
            </w:r>
            <w:proofErr w:type="gramStart"/>
            <w:r>
              <w:t>drop</w:t>
            </w:r>
            <w:proofErr w:type="gramEnd"/>
            <w:r>
              <w:t xml:space="preserve"> across inactive cooling coil</w:t>
            </w:r>
          </w:p>
        </w:tc>
        <w:tc>
          <w:tcPr>
            <w:tcW w:w="1890" w:type="dxa"/>
            <w:vMerge/>
            <w:tcBorders>
              <w:right w:val="single" w:sz="12" w:space="0" w:color="auto"/>
            </w:tcBorders>
          </w:tcPr>
          <w:p w14:paraId="224A4102" w14:textId="77777777" w:rsidR="00A54C1C" w:rsidRPr="004C4C8F" w:rsidRDefault="00A54C1C" w:rsidP="00C01685">
            <w:pPr>
              <w:keepLines/>
              <w:tabs>
                <w:tab w:val="left" w:pos="720"/>
                <w:tab w:val="left" w:leader="dot" w:pos="9360"/>
              </w:tabs>
              <w:jc w:val="center"/>
            </w:pPr>
          </w:p>
        </w:tc>
      </w:tr>
      <w:tr w:rsidR="00A54C1C" w:rsidRPr="004C4C8F" w14:paraId="63640016" w14:textId="77777777" w:rsidTr="007C142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Ex>
        <w:tc>
          <w:tcPr>
            <w:tcW w:w="1710" w:type="dxa"/>
            <w:vMerge/>
            <w:tcBorders>
              <w:left w:val="single" w:sz="12" w:space="0" w:color="auto"/>
            </w:tcBorders>
          </w:tcPr>
          <w:p w14:paraId="1E6D33A5" w14:textId="77777777" w:rsidR="00A54C1C" w:rsidRPr="004C4C8F" w:rsidRDefault="00A54C1C" w:rsidP="00C01685">
            <w:pPr>
              <w:keepLines/>
              <w:tabs>
                <w:tab w:val="left" w:pos="720"/>
                <w:tab w:val="left" w:leader="dot" w:pos="9360"/>
              </w:tabs>
            </w:pPr>
          </w:p>
        </w:tc>
        <w:tc>
          <w:tcPr>
            <w:tcW w:w="1890" w:type="dxa"/>
          </w:tcPr>
          <w:p w14:paraId="5E63087F" w14:textId="77777777" w:rsidR="00A54C1C" w:rsidRPr="004C4C8F" w:rsidRDefault="00A54C1C" w:rsidP="00C01685">
            <w:pPr>
              <w:keepLines/>
              <w:tabs>
                <w:tab w:val="left" w:pos="720"/>
                <w:tab w:val="left" w:leader="dot" w:pos="9360"/>
              </w:tabs>
              <w:jc w:val="right"/>
              <w:rPr>
                <w:b/>
              </w:rPr>
            </w:pPr>
            <w:r w:rsidRPr="004C4C8F">
              <w:rPr>
                <w:b/>
              </w:rPr>
              <w:t>Possible Diagnosis</w:t>
            </w:r>
          </w:p>
        </w:tc>
        <w:tc>
          <w:tcPr>
            <w:tcW w:w="3690" w:type="dxa"/>
          </w:tcPr>
          <w:p w14:paraId="1849DBE3" w14:textId="77777777" w:rsidR="00A54C1C" w:rsidRPr="004C4C8F" w:rsidRDefault="00A54C1C" w:rsidP="00C01685">
            <w:pPr>
              <w:keepLines/>
              <w:tabs>
                <w:tab w:val="left" w:pos="720"/>
                <w:tab w:val="left" w:leader="dot" w:pos="9360"/>
              </w:tabs>
            </w:pPr>
            <w:r>
              <w:t xml:space="preserve">CCET </w:t>
            </w:r>
            <w:r w:rsidRPr="004C4C8F">
              <w:t>sensor error</w:t>
            </w:r>
          </w:p>
          <w:p w14:paraId="64854E95" w14:textId="77777777" w:rsidR="00A54C1C" w:rsidRPr="004C4C8F" w:rsidRDefault="00A54C1C" w:rsidP="00C01685">
            <w:pPr>
              <w:keepLines/>
              <w:tabs>
                <w:tab w:val="left" w:pos="720"/>
                <w:tab w:val="left" w:leader="dot" w:pos="9360"/>
              </w:tabs>
            </w:pPr>
            <w:r>
              <w:t>CCLT</w:t>
            </w:r>
            <w:r w:rsidRPr="004C4C8F">
              <w:t xml:space="preserve"> sensor error</w:t>
            </w:r>
          </w:p>
          <w:p w14:paraId="69249007" w14:textId="77777777" w:rsidR="00A54C1C" w:rsidRDefault="00A54C1C" w:rsidP="00C01685">
            <w:pPr>
              <w:keepLines/>
              <w:tabs>
                <w:tab w:val="left" w:pos="720"/>
                <w:tab w:val="left" w:leader="dot" w:pos="9360"/>
              </w:tabs>
            </w:pPr>
            <w:r w:rsidRPr="004C4C8F">
              <w:t>Cooling coil valve s</w:t>
            </w:r>
            <w:r>
              <w:t>tuck open or leaking</w:t>
            </w:r>
          </w:p>
          <w:p w14:paraId="3AB65DF2" w14:textId="77777777" w:rsidR="00A54C1C" w:rsidRPr="00914DDB" w:rsidRDefault="00A54C1C" w:rsidP="00C01685">
            <w:pPr>
              <w:keepLines/>
              <w:tabs>
                <w:tab w:val="left" w:pos="720"/>
                <w:tab w:val="left" w:leader="dot" w:pos="9360"/>
              </w:tabs>
            </w:pPr>
            <w:r>
              <w:t>DX cooling stuck on</w:t>
            </w:r>
          </w:p>
        </w:tc>
        <w:tc>
          <w:tcPr>
            <w:tcW w:w="1890" w:type="dxa"/>
            <w:vMerge/>
            <w:tcBorders>
              <w:right w:val="single" w:sz="12" w:space="0" w:color="auto"/>
            </w:tcBorders>
          </w:tcPr>
          <w:p w14:paraId="013EDAFE" w14:textId="77777777" w:rsidR="00A54C1C" w:rsidRPr="004C4C8F" w:rsidRDefault="00A54C1C" w:rsidP="00C01685">
            <w:pPr>
              <w:keepLines/>
              <w:tabs>
                <w:tab w:val="left" w:pos="720"/>
                <w:tab w:val="left" w:leader="dot" w:pos="9360"/>
              </w:tabs>
              <w:jc w:val="center"/>
            </w:pPr>
          </w:p>
        </w:tc>
      </w:tr>
      <w:tr w:rsidR="00A54C1C" w:rsidRPr="004C4C8F" w14:paraId="145254C5" w14:textId="77777777" w:rsidTr="007C142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Ex>
        <w:tc>
          <w:tcPr>
            <w:tcW w:w="1710" w:type="dxa"/>
            <w:vMerge w:val="restart"/>
            <w:tcBorders>
              <w:left w:val="single" w:sz="12" w:space="0" w:color="auto"/>
            </w:tcBorders>
          </w:tcPr>
          <w:p w14:paraId="0E644694" w14:textId="77777777" w:rsidR="00A54C1C" w:rsidRPr="004C4C8F" w:rsidRDefault="00A54C1C" w:rsidP="00C01685">
            <w:pPr>
              <w:keepNext/>
              <w:keepLines/>
              <w:tabs>
                <w:tab w:val="left" w:pos="720"/>
                <w:tab w:val="left" w:leader="dot" w:pos="9360"/>
              </w:tabs>
              <w:jc w:val="center"/>
              <w:rPr>
                <w:b/>
              </w:rPr>
            </w:pPr>
            <w:r>
              <w:rPr>
                <w:b/>
              </w:rPr>
              <w:t>FC#15</w:t>
            </w:r>
          </w:p>
        </w:tc>
        <w:tc>
          <w:tcPr>
            <w:tcW w:w="1890" w:type="dxa"/>
          </w:tcPr>
          <w:p w14:paraId="37F46100" w14:textId="77777777" w:rsidR="00A54C1C" w:rsidRPr="004C4C8F" w:rsidRDefault="00A54C1C" w:rsidP="00C01685">
            <w:pPr>
              <w:keepNext/>
              <w:keepLines/>
              <w:tabs>
                <w:tab w:val="left" w:pos="720"/>
                <w:tab w:val="left" w:leader="dot" w:pos="9360"/>
              </w:tabs>
              <w:jc w:val="right"/>
              <w:rPr>
                <w:b/>
              </w:rPr>
            </w:pPr>
            <w:r w:rsidRPr="004C4C8F">
              <w:rPr>
                <w:b/>
              </w:rPr>
              <w:t>Equation</w:t>
            </w:r>
          </w:p>
        </w:tc>
        <w:tc>
          <w:tcPr>
            <w:tcW w:w="3690" w:type="dxa"/>
          </w:tcPr>
          <w:p w14:paraId="353A108C" w14:textId="77777777" w:rsidR="00A54C1C" w:rsidRDefault="00A54C1C" w:rsidP="00C01685">
            <w:pPr>
              <w:keepNext/>
              <w:keepLines/>
              <w:tabs>
                <w:tab w:val="left" w:pos="720"/>
                <w:tab w:val="left" w:leader="dot" w:pos="9360"/>
              </w:tabs>
              <w:spacing w:before="60" w:after="60"/>
              <w:jc w:val="center"/>
            </w:pPr>
            <w:r>
              <w:t>HCLT</w:t>
            </w:r>
            <w:r w:rsidRPr="00083279">
              <w:rPr>
                <w:vertAlign w:val="subscript"/>
              </w:rPr>
              <w:t>AVG</w:t>
            </w:r>
            <w:r w:rsidRPr="00083279">
              <w:t xml:space="preserve"> - </w:t>
            </w:r>
            <w:r>
              <w:t>HCET</w:t>
            </w:r>
            <w:r w:rsidRPr="00083279">
              <w:rPr>
                <w:vertAlign w:val="subscript"/>
              </w:rPr>
              <w:t>AVG</w:t>
            </w:r>
            <w:r w:rsidRPr="00083279">
              <w:t xml:space="preserve"> ≥  </w:t>
            </w:r>
            <m:oMath>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Ɛ</m:t>
                          </m:r>
                        </m:e>
                        <m:sub>
                          <m:r>
                            <m:rPr>
                              <m:sty m:val="p"/>
                            </m:rPr>
                            <w:rPr>
                              <w:rFonts w:ascii="Cambria Math" w:hAnsi="Cambria Math"/>
                              <w:vertAlign w:val="subscript"/>
                            </w:rPr>
                            <m:t>HCET</m:t>
                          </m:r>
                        </m:sub>
                      </m:sSub>
                    </m:e>
                    <m:sup>
                      <m:r>
                        <w:rPr>
                          <w:rFonts w:ascii="Cambria Math" w:hAnsi="Cambria Math"/>
                        </w:rPr>
                        <m:t>2</m:t>
                      </m:r>
                    </m:sup>
                  </m:sSup>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Ɛ</m:t>
                          </m:r>
                        </m:e>
                        <m:sub>
                          <m:r>
                            <m:rPr>
                              <m:sty m:val="p"/>
                            </m:rPr>
                            <w:rPr>
                              <w:rFonts w:ascii="Cambria Math" w:hAnsi="Cambria Math"/>
                              <w:vertAlign w:val="subscript"/>
                            </w:rPr>
                            <m:t>HCLT</m:t>
                          </m:r>
                        </m:sub>
                      </m:sSub>
                    </m:e>
                    <m:sup>
                      <m:r>
                        <w:rPr>
                          <w:rFonts w:ascii="Cambria Math" w:hAnsi="Cambria Math"/>
                        </w:rPr>
                        <m:t>2</m:t>
                      </m:r>
                    </m:sup>
                  </m:sSup>
                </m:e>
              </m:rad>
              <m:r>
                <w:rPr>
                  <w:rFonts w:ascii="Cambria Math" w:hAnsi="Cambria Math"/>
                </w:rPr>
                <m:t xml:space="preserve"> </m:t>
              </m:r>
            </m:oMath>
            <w:r>
              <w:t xml:space="preserve">+ </w:t>
            </w:r>
            <w:r w:rsidRPr="00083279">
              <w:sym w:font="Symbol" w:char="F044"/>
            </w:r>
            <w:r w:rsidRPr="00083279">
              <w:t>T</w:t>
            </w:r>
            <w:r w:rsidRPr="00083279">
              <w:rPr>
                <w:vertAlign w:val="subscript"/>
              </w:rPr>
              <w:t>SF</w:t>
            </w:r>
            <w:r w:rsidRPr="00914DDB">
              <w:rPr>
                <w:vertAlign w:val="superscript"/>
              </w:rPr>
              <w:t>*</w:t>
            </w:r>
          </w:p>
          <w:p w14:paraId="0F9992A5" w14:textId="77777777" w:rsidR="00A54C1C" w:rsidRPr="00083279" w:rsidRDefault="00A54C1C" w:rsidP="00C01685">
            <w:pPr>
              <w:keepNext/>
              <w:keepLines/>
              <w:tabs>
                <w:tab w:val="left" w:pos="720"/>
                <w:tab w:val="left" w:leader="dot" w:pos="9360"/>
              </w:tabs>
              <w:spacing w:before="60" w:after="60"/>
              <w:jc w:val="center"/>
            </w:pPr>
            <w:r>
              <w:t>*Fan heat factor included or not depending on location of sensors used for HCET and HCLT</w:t>
            </w:r>
          </w:p>
        </w:tc>
        <w:tc>
          <w:tcPr>
            <w:tcW w:w="1890" w:type="dxa"/>
            <w:vMerge w:val="restart"/>
            <w:tcBorders>
              <w:right w:val="single" w:sz="12" w:space="0" w:color="auto"/>
            </w:tcBorders>
          </w:tcPr>
          <w:p w14:paraId="119B77DF" w14:textId="77777777" w:rsidR="00A54C1C" w:rsidRPr="004C4C8F" w:rsidRDefault="00A54C1C" w:rsidP="00C01685">
            <w:pPr>
              <w:keepNext/>
              <w:keepLines/>
              <w:tabs>
                <w:tab w:val="left" w:pos="720"/>
                <w:tab w:val="left" w:leader="dot" w:pos="9360"/>
              </w:tabs>
              <w:jc w:val="center"/>
              <w:rPr>
                <w:b/>
              </w:rPr>
            </w:pPr>
            <w:r>
              <w:rPr>
                <w:b/>
              </w:rPr>
              <w:t xml:space="preserve">Applies to OS #2 – </w:t>
            </w:r>
            <w:r w:rsidRPr="004C4C8F">
              <w:rPr>
                <w:b/>
              </w:rPr>
              <w:t>#4</w:t>
            </w:r>
          </w:p>
        </w:tc>
      </w:tr>
      <w:tr w:rsidR="00A54C1C" w:rsidRPr="004C4C8F" w14:paraId="661C229F" w14:textId="77777777" w:rsidTr="007C142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Ex>
        <w:tc>
          <w:tcPr>
            <w:tcW w:w="1710" w:type="dxa"/>
            <w:vMerge/>
            <w:tcBorders>
              <w:left w:val="single" w:sz="12" w:space="0" w:color="auto"/>
            </w:tcBorders>
          </w:tcPr>
          <w:p w14:paraId="358ACA3B" w14:textId="77777777" w:rsidR="00A54C1C" w:rsidRPr="004C4C8F" w:rsidRDefault="00A54C1C" w:rsidP="00C01685">
            <w:pPr>
              <w:keepNext/>
              <w:keepLines/>
              <w:tabs>
                <w:tab w:val="left" w:pos="720"/>
                <w:tab w:val="left" w:leader="dot" w:pos="9360"/>
              </w:tabs>
            </w:pPr>
          </w:p>
        </w:tc>
        <w:tc>
          <w:tcPr>
            <w:tcW w:w="1890" w:type="dxa"/>
          </w:tcPr>
          <w:p w14:paraId="287D09E9" w14:textId="77777777" w:rsidR="00A54C1C" w:rsidRPr="004C4C8F" w:rsidRDefault="00A54C1C" w:rsidP="00C01685">
            <w:pPr>
              <w:keepNext/>
              <w:keepLines/>
              <w:tabs>
                <w:tab w:val="left" w:pos="720"/>
                <w:tab w:val="left" w:leader="dot" w:pos="9360"/>
              </w:tabs>
              <w:jc w:val="right"/>
              <w:rPr>
                <w:b/>
              </w:rPr>
            </w:pPr>
            <w:r w:rsidRPr="004C4C8F">
              <w:rPr>
                <w:b/>
              </w:rPr>
              <w:t>Description</w:t>
            </w:r>
          </w:p>
        </w:tc>
        <w:tc>
          <w:tcPr>
            <w:tcW w:w="3690" w:type="dxa"/>
          </w:tcPr>
          <w:p w14:paraId="5FF1E644" w14:textId="77777777" w:rsidR="00A54C1C" w:rsidRPr="004C4C8F" w:rsidRDefault="00A54C1C" w:rsidP="00C01685">
            <w:pPr>
              <w:keepNext/>
              <w:keepLines/>
              <w:tabs>
                <w:tab w:val="left" w:pos="720"/>
                <w:tab w:val="left" w:leader="dot" w:pos="9360"/>
              </w:tabs>
            </w:pPr>
            <w:r>
              <w:t xml:space="preserve">Temperature </w:t>
            </w:r>
            <w:proofErr w:type="gramStart"/>
            <w:r>
              <w:t>rise</w:t>
            </w:r>
            <w:proofErr w:type="gramEnd"/>
            <w:r>
              <w:t xml:space="preserve"> across inactive heating coil</w:t>
            </w:r>
          </w:p>
        </w:tc>
        <w:tc>
          <w:tcPr>
            <w:tcW w:w="1890" w:type="dxa"/>
            <w:vMerge/>
            <w:tcBorders>
              <w:right w:val="single" w:sz="12" w:space="0" w:color="auto"/>
            </w:tcBorders>
          </w:tcPr>
          <w:p w14:paraId="5E1BA880" w14:textId="77777777" w:rsidR="00A54C1C" w:rsidRPr="004C4C8F" w:rsidRDefault="00A54C1C" w:rsidP="00C01685">
            <w:pPr>
              <w:keepLines/>
              <w:tabs>
                <w:tab w:val="left" w:pos="720"/>
                <w:tab w:val="left" w:leader="dot" w:pos="9360"/>
              </w:tabs>
              <w:jc w:val="center"/>
            </w:pPr>
          </w:p>
        </w:tc>
      </w:tr>
      <w:tr w:rsidR="00A54C1C" w:rsidRPr="004C4C8F" w14:paraId="34D733E7" w14:textId="77777777" w:rsidTr="007C142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Ex>
        <w:tc>
          <w:tcPr>
            <w:tcW w:w="1710" w:type="dxa"/>
            <w:vMerge/>
            <w:tcBorders>
              <w:left w:val="single" w:sz="12" w:space="0" w:color="auto"/>
              <w:bottom w:val="single" w:sz="12" w:space="0" w:color="auto"/>
            </w:tcBorders>
          </w:tcPr>
          <w:p w14:paraId="60690BB8" w14:textId="77777777" w:rsidR="00A54C1C" w:rsidRPr="004C4C8F" w:rsidRDefault="00A54C1C" w:rsidP="00C01685">
            <w:pPr>
              <w:keepLines/>
              <w:tabs>
                <w:tab w:val="left" w:pos="720"/>
                <w:tab w:val="left" w:leader="dot" w:pos="9360"/>
              </w:tabs>
            </w:pPr>
          </w:p>
        </w:tc>
        <w:tc>
          <w:tcPr>
            <w:tcW w:w="1890" w:type="dxa"/>
            <w:tcBorders>
              <w:bottom w:val="single" w:sz="12" w:space="0" w:color="auto"/>
            </w:tcBorders>
          </w:tcPr>
          <w:p w14:paraId="38F38981" w14:textId="77777777" w:rsidR="00A54C1C" w:rsidRPr="004C4C8F" w:rsidRDefault="00A54C1C" w:rsidP="00C01685">
            <w:pPr>
              <w:keepLines/>
              <w:tabs>
                <w:tab w:val="left" w:pos="720"/>
                <w:tab w:val="left" w:leader="dot" w:pos="9360"/>
              </w:tabs>
              <w:jc w:val="right"/>
              <w:rPr>
                <w:b/>
              </w:rPr>
            </w:pPr>
            <w:r w:rsidRPr="004C4C8F">
              <w:rPr>
                <w:b/>
              </w:rPr>
              <w:t>Possible Diagnosis</w:t>
            </w:r>
          </w:p>
        </w:tc>
        <w:tc>
          <w:tcPr>
            <w:tcW w:w="3690" w:type="dxa"/>
            <w:tcBorders>
              <w:bottom w:val="single" w:sz="12" w:space="0" w:color="auto"/>
            </w:tcBorders>
          </w:tcPr>
          <w:p w14:paraId="71EEF6C6" w14:textId="77777777" w:rsidR="00A54C1C" w:rsidRPr="004C4C8F" w:rsidRDefault="00A54C1C" w:rsidP="00C01685">
            <w:pPr>
              <w:keepLines/>
              <w:tabs>
                <w:tab w:val="left" w:pos="720"/>
                <w:tab w:val="left" w:leader="dot" w:pos="9360"/>
              </w:tabs>
            </w:pPr>
            <w:r>
              <w:t xml:space="preserve">HCET </w:t>
            </w:r>
            <w:r w:rsidRPr="004C4C8F">
              <w:t>sensor error</w:t>
            </w:r>
          </w:p>
          <w:p w14:paraId="777DECC2" w14:textId="77777777" w:rsidR="00A54C1C" w:rsidRPr="004C4C8F" w:rsidRDefault="00A54C1C" w:rsidP="00C01685">
            <w:pPr>
              <w:keepLines/>
              <w:tabs>
                <w:tab w:val="left" w:pos="720"/>
                <w:tab w:val="left" w:leader="dot" w:pos="9360"/>
              </w:tabs>
            </w:pPr>
            <w:r>
              <w:t>HCLT</w:t>
            </w:r>
            <w:r w:rsidRPr="004C4C8F">
              <w:t xml:space="preserve"> sensor error</w:t>
            </w:r>
          </w:p>
          <w:p w14:paraId="34F0BECC" w14:textId="77777777" w:rsidR="00A54C1C" w:rsidRDefault="00A54C1C" w:rsidP="00C01685">
            <w:pPr>
              <w:keepLines/>
              <w:tabs>
                <w:tab w:val="left" w:pos="720"/>
                <w:tab w:val="left" w:leader="dot" w:pos="9360"/>
              </w:tabs>
            </w:pPr>
            <w:r>
              <w:t xml:space="preserve">Heating </w:t>
            </w:r>
            <w:r w:rsidRPr="004C4C8F">
              <w:t>coil valve s</w:t>
            </w:r>
            <w:r>
              <w:t>tuck open or leaking</w:t>
            </w:r>
          </w:p>
          <w:p w14:paraId="12D45661" w14:textId="77777777" w:rsidR="00A54C1C" w:rsidRPr="004C4C8F" w:rsidRDefault="00A54C1C" w:rsidP="00C01685">
            <w:pPr>
              <w:keepLines/>
              <w:tabs>
                <w:tab w:val="left" w:pos="720"/>
                <w:tab w:val="left" w:leader="dot" w:pos="9360"/>
              </w:tabs>
            </w:pPr>
            <w:r>
              <w:t>Gas or electric heat stuck on</w:t>
            </w:r>
          </w:p>
        </w:tc>
        <w:tc>
          <w:tcPr>
            <w:tcW w:w="1890" w:type="dxa"/>
            <w:vMerge/>
            <w:tcBorders>
              <w:bottom w:val="single" w:sz="12" w:space="0" w:color="auto"/>
              <w:right w:val="single" w:sz="12" w:space="0" w:color="auto"/>
            </w:tcBorders>
          </w:tcPr>
          <w:p w14:paraId="7702788A" w14:textId="77777777" w:rsidR="00A54C1C" w:rsidRPr="004C4C8F" w:rsidRDefault="00A54C1C" w:rsidP="00C01685">
            <w:pPr>
              <w:keepLines/>
              <w:tabs>
                <w:tab w:val="left" w:pos="720"/>
                <w:tab w:val="left" w:leader="dot" w:pos="9360"/>
              </w:tabs>
              <w:jc w:val="center"/>
            </w:pPr>
          </w:p>
        </w:tc>
      </w:tr>
    </w:tbl>
    <w:p w14:paraId="189B16B0" w14:textId="77777777" w:rsidR="00A54C1C" w:rsidRPr="0002449B" w:rsidRDefault="00A54C1C" w:rsidP="00122D20">
      <w:pPr>
        <w:pStyle w:val="TableTitle"/>
      </w:pPr>
    </w:p>
    <w:p w14:paraId="2EF514E0" w14:textId="7ABECFB4" w:rsidR="009045A3" w:rsidRPr="00BC7581" w:rsidRDefault="009045A3" w:rsidP="0087618D">
      <w:pPr>
        <w:pStyle w:val="Heading4"/>
      </w:pPr>
      <w:r w:rsidRPr="00BC7581">
        <w:t xml:space="preserve">A subset of all potential fault conditions is evaluated by the AFDD routines. The set of applicable fault conditions depends on the </w:t>
      </w:r>
      <w:r w:rsidRPr="00B87A61">
        <w:rPr>
          <w:rFonts w:cs="Times New Roman PS MT"/>
          <w:bCs/>
          <w:szCs w:val="20"/>
        </w:rPr>
        <w:t>OS</w:t>
      </w:r>
      <w:r w:rsidRPr="00BC7581">
        <w:t xml:space="preserve"> of the AHU. If an MAT sensor is not installed, omit </w:t>
      </w:r>
      <w:r w:rsidRPr="00B87A61">
        <w:rPr>
          <w:rFonts w:cs="Times New Roman PS MT"/>
          <w:bCs/>
          <w:szCs w:val="20"/>
        </w:rPr>
        <w:t>FCs</w:t>
      </w:r>
      <w:r w:rsidRPr="00BC7581">
        <w:t xml:space="preserve"> #2, #3, #5, #8, #10, and #12</w:t>
      </w:r>
      <w:r w:rsidR="00621672">
        <w:t>.  If there is no heating coil, omit FC#7</w:t>
      </w:r>
      <w:r w:rsidRPr="00BC7581">
        <w:t>:</w:t>
      </w:r>
      <w:r w:rsidR="00621672">
        <w:t xml:space="preserve">  </w:t>
      </w:r>
    </w:p>
    <w:p w14:paraId="0B2E9272" w14:textId="32829AA1" w:rsidR="009045A3" w:rsidRPr="00BC7581" w:rsidRDefault="009045A3" w:rsidP="007C1423">
      <w:pPr>
        <w:pStyle w:val="Heading5"/>
      </w:pPr>
      <w:r w:rsidRPr="00BC7581">
        <w:t xml:space="preserve">In OS#1 (Heating), the following </w:t>
      </w:r>
      <w:r>
        <w:rPr>
          <w:rFonts w:cs="Times New Roman PS MT"/>
          <w:bCs/>
          <w:szCs w:val="20"/>
        </w:rPr>
        <w:t>fault conditions</w:t>
      </w:r>
      <w:r w:rsidRPr="00BC7581">
        <w:t xml:space="preserve"> shall be evaluated:</w:t>
      </w:r>
    </w:p>
    <w:p w14:paraId="14B4D451" w14:textId="77777777" w:rsidR="009045A3" w:rsidRPr="00BC7581" w:rsidRDefault="009045A3" w:rsidP="007C1423">
      <w:pPr>
        <w:pStyle w:val="Heading6"/>
      </w:pPr>
      <w:r w:rsidRPr="00BC7581">
        <w:t>FC#2: MAT too low; should be between RAT and OAT</w:t>
      </w:r>
    </w:p>
    <w:p w14:paraId="7841E40A" w14:textId="77777777" w:rsidR="009045A3" w:rsidRPr="00BC7581" w:rsidRDefault="009045A3" w:rsidP="007C1423">
      <w:pPr>
        <w:pStyle w:val="Heading6"/>
      </w:pPr>
      <w:r w:rsidRPr="00BC7581">
        <w:t>FC#3: MAT too high; should be between RAT and OAT</w:t>
      </w:r>
    </w:p>
    <w:p w14:paraId="12D651D1" w14:textId="6EA7A6C5" w:rsidR="009045A3" w:rsidRPr="00BC7581" w:rsidRDefault="009045A3" w:rsidP="007C1423">
      <w:pPr>
        <w:pStyle w:val="Heading6"/>
      </w:pPr>
      <w:r w:rsidRPr="00BC7581">
        <w:t xml:space="preserve">FC#4: Too many changes in </w:t>
      </w:r>
      <w:r>
        <w:rPr>
          <w:rFonts w:cs="Times New Roman PS MT"/>
          <w:bCs/>
          <w:szCs w:val="20"/>
        </w:rPr>
        <w:t>OS</w:t>
      </w:r>
    </w:p>
    <w:p w14:paraId="430D6DE8" w14:textId="77777777" w:rsidR="009045A3" w:rsidRDefault="009045A3" w:rsidP="007C1423">
      <w:pPr>
        <w:pStyle w:val="Heading6"/>
      </w:pPr>
      <w:r>
        <w:t>FC#5: SAT too low; should be higher than MAT</w:t>
      </w:r>
    </w:p>
    <w:p w14:paraId="753E32D9" w14:textId="30B5D904" w:rsidR="009045A3" w:rsidRPr="00BC7581" w:rsidRDefault="009045A3" w:rsidP="007C1423">
      <w:pPr>
        <w:pStyle w:val="Heading6"/>
      </w:pPr>
      <w:r w:rsidRPr="00BC7581">
        <w:lastRenderedPageBreak/>
        <w:t>FC#6: OA fraction too high; MAT should be closer to RAT than to OAT</w:t>
      </w:r>
    </w:p>
    <w:p w14:paraId="6E31994D" w14:textId="77777777" w:rsidR="009045A3" w:rsidRPr="00BC7581" w:rsidRDefault="009045A3" w:rsidP="007C1423">
      <w:pPr>
        <w:pStyle w:val="Heading6"/>
      </w:pPr>
      <w:r w:rsidRPr="00BC7581">
        <w:t xml:space="preserve">FC#7: SAT too low in full heating </w:t>
      </w:r>
    </w:p>
    <w:p w14:paraId="7FD32384" w14:textId="77777777" w:rsidR="009045A3" w:rsidRPr="00BC7581" w:rsidRDefault="009045A3" w:rsidP="007C1423">
      <w:pPr>
        <w:pStyle w:val="Heading6"/>
      </w:pPr>
      <w:r w:rsidRPr="00BC7581">
        <w:t>FC#14: Temperature drop across inactive cooling coil</w:t>
      </w:r>
    </w:p>
    <w:p w14:paraId="62068B97" w14:textId="522F17C4" w:rsidR="009045A3" w:rsidRPr="00BC7581" w:rsidRDefault="009045A3" w:rsidP="007C1423">
      <w:pPr>
        <w:pStyle w:val="Heading5"/>
      </w:pPr>
      <w:r w:rsidRPr="00BC7581">
        <w:t>In OS#2 (</w:t>
      </w:r>
      <w:r>
        <w:rPr>
          <w:rFonts w:cs="Times New Roman PS MT"/>
          <w:bCs/>
          <w:szCs w:val="20"/>
        </w:rPr>
        <w:t>modulating economizer</w:t>
      </w:r>
      <w:r w:rsidRPr="00BC7581">
        <w:t xml:space="preserve">), the following </w:t>
      </w:r>
      <w:r>
        <w:rPr>
          <w:rFonts w:cs="Times New Roman PS MT"/>
          <w:bCs/>
          <w:szCs w:val="20"/>
        </w:rPr>
        <w:t>fault conditions</w:t>
      </w:r>
      <w:r w:rsidRPr="00BC7581">
        <w:t xml:space="preserve"> shall be evaluated:</w:t>
      </w:r>
    </w:p>
    <w:p w14:paraId="30261DD0" w14:textId="77777777" w:rsidR="009045A3" w:rsidRPr="00BC7581" w:rsidRDefault="009045A3" w:rsidP="007C1423">
      <w:pPr>
        <w:pStyle w:val="Heading6"/>
      </w:pPr>
      <w:r w:rsidRPr="00BC7581">
        <w:t>FC#2: MAT too low; should be between RAT and OAT</w:t>
      </w:r>
    </w:p>
    <w:p w14:paraId="41527500" w14:textId="77777777" w:rsidR="009045A3" w:rsidRPr="00BC7581" w:rsidRDefault="009045A3" w:rsidP="007C1423">
      <w:pPr>
        <w:pStyle w:val="Heading6"/>
      </w:pPr>
      <w:r w:rsidRPr="00BC7581">
        <w:t>FC#3: MAT too high; should be between RAT and OAT</w:t>
      </w:r>
    </w:p>
    <w:p w14:paraId="135F62EF" w14:textId="3361A990" w:rsidR="009045A3" w:rsidRPr="00BC7581" w:rsidRDefault="009045A3" w:rsidP="007C1423">
      <w:pPr>
        <w:pStyle w:val="Heading6"/>
      </w:pPr>
      <w:r w:rsidRPr="00BC7581">
        <w:t xml:space="preserve">FC#4: Too many changes in </w:t>
      </w:r>
      <w:r>
        <w:rPr>
          <w:rFonts w:cs="Times New Roman PS MT"/>
          <w:bCs/>
          <w:szCs w:val="20"/>
        </w:rPr>
        <w:t>OS</w:t>
      </w:r>
    </w:p>
    <w:p w14:paraId="4D632DCF" w14:textId="77777777" w:rsidR="009045A3" w:rsidRPr="00BC7581" w:rsidRDefault="009045A3" w:rsidP="007C1423">
      <w:pPr>
        <w:pStyle w:val="Heading6"/>
      </w:pPr>
      <w:r w:rsidRPr="00BC7581">
        <w:t>FC#8: SAT and MAT should be approximately equal</w:t>
      </w:r>
    </w:p>
    <w:p w14:paraId="70E146DF" w14:textId="44B2D15A" w:rsidR="009045A3" w:rsidRPr="00BC7581" w:rsidRDefault="009045A3" w:rsidP="007C1423">
      <w:pPr>
        <w:pStyle w:val="Heading6"/>
      </w:pPr>
      <w:r w:rsidRPr="00BC7581">
        <w:t>FC#9: OAT too high for free cooling without mechanical cooling</w:t>
      </w:r>
    </w:p>
    <w:p w14:paraId="150F2E51" w14:textId="27B0743D" w:rsidR="00621672" w:rsidRDefault="00621672" w:rsidP="007C1423">
      <w:pPr>
        <w:pStyle w:val="Heading6"/>
      </w:pPr>
      <w:bookmarkStart w:id="7823" w:name="_Hlk74388270"/>
      <w:r>
        <w:t>FC#12: SAT too high; should be less than MAT</w:t>
      </w:r>
    </w:p>
    <w:bookmarkEnd w:id="7823"/>
    <w:p w14:paraId="0D68CFB4" w14:textId="05331DE9" w:rsidR="009045A3" w:rsidRPr="00BC7581" w:rsidRDefault="009045A3" w:rsidP="007C1423">
      <w:pPr>
        <w:pStyle w:val="Heading6"/>
      </w:pPr>
      <w:r w:rsidRPr="00BC7581">
        <w:t>FC#14: Temperature drop across inactive cooling coil</w:t>
      </w:r>
    </w:p>
    <w:p w14:paraId="08F4D515" w14:textId="77777777" w:rsidR="009045A3" w:rsidRPr="00BC7581" w:rsidRDefault="009045A3" w:rsidP="007C1423">
      <w:pPr>
        <w:pStyle w:val="Heading6"/>
      </w:pPr>
      <w:r w:rsidRPr="00BC7581">
        <w:t>FC#15: Temperature rise across inactive heating coil</w:t>
      </w:r>
    </w:p>
    <w:p w14:paraId="339F2BF2" w14:textId="709F4E7E" w:rsidR="009045A3" w:rsidRPr="00BC7581" w:rsidRDefault="009045A3" w:rsidP="007C1423">
      <w:pPr>
        <w:pStyle w:val="Heading5"/>
      </w:pPr>
      <w:r w:rsidRPr="00BC7581">
        <w:t>In OS#3 (</w:t>
      </w:r>
      <w:r>
        <w:rPr>
          <w:rFonts w:cs="Times New Roman PS MT"/>
          <w:bCs/>
          <w:szCs w:val="20"/>
        </w:rPr>
        <w:t>mechanical</w:t>
      </w:r>
      <w:r w:rsidRPr="00BC7581">
        <w:t xml:space="preserve"> + 100% </w:t>
      </w:r>
      <w:r>
        <w:rPr>
          <w:rFonts w:cs="Times New Roman PS MT"/>
          <w:bCs/>
          <w:szCs w:val="20"/>
        </w:rPr>
        <w:t>economizer cooling</w:t>
      </w:r>
      <w:r w:rsidRPr="00BC7581">
        <w:t xml:space="preserve">), the following </w:t>
      </w:r>
      <w:r>
        <w:rPr>
          <w:rFonts w:cs="Times New Roman PS MT"/>
          <w:bCs/>
          <w:szCs w:val="20"/>
        </w:rPr>
        <w:t>fault conditions</w:t>
      </w:r>
      <w:r w:rsidRPr="00BC7581">
        <w:t xml:space="preserve"> shall be evaluated:</w:t>
      </w:r>
    </w:p>
    <w:p w14:paraId="7C65A7EB" w14:textId="77777777" w:rsidR="009045A3" w:rsidRPr="00BC7581" w:rsidRDefault="009045A3" w:rsidP="007C1423">
      <w:pPr>
        <w:pStyle w:val="Heading6"/>
      </w:pPr>
      <w:r w:rsidRPr="00BC7581">
        <w:t>FC#2: MAT too low; should be between RAT and OAT</w:t>
      </w:r>
    </w:p>
    <w:p w14:paraId="62E7EDBC" w14:textId="77777777" w:rsidR="009045A3" w:rsidRPr="00BC7581" w:rsidRDefault="009045A3" w:rsidP="007C1423">
      <w:pPr>
        <w:pStyle w:val="Heading6"/>
      </w:pPr>
      <w:r w:rsidRPr="00BC7581">
        <w:t>FC#3: MAT too high; should be between RAT and OAT</w:t>
      </w:r>
    </w:p>
    <w:p w14:paraId="76983FCD" w14:textId="2A9331AF" w:rsidR="009045A3" w:rsidRPr="00BC7581" w:rsidRDefault="009045A3" w:rsidP="007C1423">
      <w:pPr>
        <w:pStyle w:val="Heading6"/>
      </w:pPr>
      <w:r w:rsidRPr="00BC7581">
        <w:t xml:space="preserve">FC#4: Too many changes in </w:t>
      </w:r>
      <w:r>
        <w:rPr>
          <w:rFonts w:cs="Times New Roman PS MT"/>
          <w:bCs/>
          <w:szCs w:val="20"/>
        </w:rPr>
        <w:t>OS</w:t>
      </w:r>
    </w:p>
    <w:p w14:paraId="49D49B00" w14:textId="77777777" w:rsidR="009045A3" w:rsidRPr="00BC7581" w:rsidRDefault="009045A3" w:rsidP="007C1423">
      <w:pPr>
        <w:pStyle w:val="Heading6"/>
      </w:pPr>
      <w:r w:rsidRPr="00BC7581">
        <w:t>FC#10: OAT and MAT should be approximately equal</w:t>
      </w:r>
    </w:p>
    <w:p w14:paraId="7C4B2ED4" w14:textId="12B0DD47" w:rsidR="009045A3" w:rsidRPr="00BC7581" w:rsidRDefault="009045A3" w:rsidP="007C1423">
      <w:pPr>
        <w:pStyle w:val="Heading6"/>
      </w:pPr>
      <w:r w:rsidRPr="00BC7581">
        <w:t xml:space="preserve">FC#11: OAT too low for </w:t>
      </w:r>
      <w:bookmarkStart w:id="7824" w:name="_Hlk74388298"/>
      <w:bookmarkStart w:id="7825" w:name="_Hlk74388311"/>
      <w:r w:rsidR="00621672">
        <w:t xml:space="preserve">mechanical </w:t>
      </w:r>
      <w:bookmarkEnd w:id="7824"/>
      <w:r w:rsidR="00621672">
        <w:t>cooling</w:t>
      </w:r>
    </w:p>
    <w:p w14:paraId="6B50876E" w14:textId="77777777" w:rsidR="009045A3" w:rsidRPr="00BC7581" w:rsidRDefault="009045A3" w:rsidP="007C1423">
      <w:pPr>
        <w:pStyle w:val="Heading6"/>
      </w:pPr>
      <w:r w:rsidRPr="00BC7581">
        <w:t>FC#12: SAT too high; should be less than MAT</w:t>
      </w:r>
    </w:p>
    <w:bookmarkEnd w:id="7825"/>
    <w:p w14:paraId="0B687017" w14:textId="77777777" w:rsidR="009045A3" w:rsidRPr="00BC7581" w:rsidRDefault="009045A3" w:rsidP="007C1423">
      <w:pPr>
        <w:pStyle w:val="Heading6"/>
      </w:pPr>
      <w:r w:rsidRPr="00BC7581">
        <w:t xml:space="preserve">FC#13: SAT too high in full cooling </w:t>
      </w:r>
    </w:p>
    <w:p w14:paraId="40A0CFD6" w14:textId="77777777" w:rsidR="009045A3" w:rsidRPr="00BC7581" w:rsidRDefault="009045A3" w:rsidP="007C1423">
      <w:pPr>
        <w:pStyle w:val="Heading6"/>
      </w:pPr>
      <w:r w:rsidRPr="00BC7581">
        <w:t>FC#15: Temperature rise across inactive heating coil</w:t>
      </w:r>
    </w:p>
    <w:p w14:paraId="74522865" w14:textId="6312BC7D" w:rsidR="009045A3" w:rsidRPr="00BC7581" w:rsidRDefault="009045A3" w:rsidP="007C1423">
      <w:pPr>
        <w:pStyle w:val="Heading5"/>
      </w:pPr>
      <w:r w:rsidRPr="00BC7581">
        <w:t>In OS#4 (</w:t>
      </w:r>
      <w:r>
        <w:rPr>
          <w:rFonts w:cs="Times New Roman PS MT"/>
          <w:bCs/>
          <w:szCs w:val="20"/>
        </w:rPr>
        <w:t>mechanical cooling, minimum</w:t>
      </w:r>
      <w:r w:rsidRPr="00BC7581">
        <w:t xml:space="preserve"> OA), the following </w:t>
      </w:r>
      <w:r>
        <w:rPr>
          <w:rFonts w:cs="Times New Roman PS MT"/>
          <w:bCs/>
          <w:szCs w:val="20"/>
        </w:rPr>
        <w:t>fault conditions</w:t>
      </w:r>
      <w:r w:rsidRPr="00BC7581">
        <w:t xml:space="preserve"> shall be evaluated:</w:t>
      </w:r>
    </w:p>
    <w:p w14:paraId="0EE49ADD" w14:textId="77777777" w:rsidR="009045A3" w:rsidRPr="00BC7581" w:rsidRDefault="009045A3" w:rsidP="007C1423">
      <w:pPr>
        <w:pStyle w:val="Heading6"/>
      </w:pPr>
      <w:r w:rsidRPr="00BC7581">
        <w:t>FC#2: MAT too low; should be between RAT and OAT</w:t>
      </w:r>
    </w:p>
    <w:p w14:paraId="7315C09C" w14:textId="77777777" w:rsidR="009045A3" w:rsidRPr="00BC7581" w:rsidRDefault="009045A3" w:rsidP="007C1423">
      <w:pPr>
        <w:pStyle w:val="Heading6"/>
      </w:pPr>
      <w:r w:rsidRPr="00BC7581">
        <w:t>FC#3: MAT too high; should be between RAT and OAT</w:t>
      </w:r>
    </w:p>
    <w:p w14:paraId="248B26F2" w14:textId="60D5FCBF" w:rsidR="009045A3" w:rsidRPr="00BC7581" w:rsidRDefault="009045A3" w:rsidP="007C1423">
      <w:pPr>
        <w:pStyle w:val="Heading6"/>
      </w:pPr>
      <w:r w:rsidRPr="00BC7581">
        <w:t xml:space="preserve">FC#4: Too many changes in </w:t>
      </w:r>
      <w:r>
        <w:rPr>
          <w:rFonts w:cs="Times New Roman PS MT"/>
          <w:bCs/>
          <w:szCs w:val="20"/>
        </w:rPr>
        <w:t>OS</w:t>
      </w:r>
    </w:p>
    <w:p w14:paraId="0961D893" w14:textId="0C4E1676" w:rsidR="009045A3" w:rsidRPr="00BC7581" w:rsidRDefault="009045A3" w:rsidP="007C1423">
      <w:pPr>
        <w:pStyle w:val="Heading6"/>
      </w:pPr>
      <w:r w:rsidRPr="00BC7581">
        <w:t>FC#6: OA fraction too high; MAT should be closer to RAT than to OAT</w:t>
      </w:r>
    </w:p>
    <w:p w14:paraId="09BE3DE5" w14:textId="77777777" w:rsidR="009045A3" w:rsidRPr="00BC7581" w:rsidRDefault="009045A3" w:rsidP="007C1423">
      <w:pPr>
        <w:pStyle w:val="Heading6"/>
      </w:pPr>
      <w:r w:rsidRPr="00BC7581">
        <w:t>FC#12: SAT too high; should be less than MAT</w:t>
      </w:r>
    </w:p>
    <w:p w14:paraId="62594066" w14:textId="77777777" w:rsidR="009045A3" w:rsidRPr="00BC7581" w:rsidRDefault="009045A3" w:rsidP="007C1423">
      <w:pPr>
        <w:pStyle w:val="Heading6"/>
      </w:pPr>
      <w:r w:rsidRPr="00BC7581">
        <w:t xml:space="preserve">FC#13: SAT too high in full cooling </w:t>
      </w:r>
    </w:p>
    <w:p w14:paraId="15086A77" w14:textId="77777777" w:rsidR="009045A3" w:rsidRPr="00BC7581" w:rsidRDefault="009045A3" w:rsidP="007C1423">
      <w:pPr>
        <w:pStyle w:val="Heading6"/>
      </w:pPr>
      <w:r w:rsidRPr="00BC7581">
        <w:t>FC#15: Temperature rise across inactive heating coil</w:t>
      </w:r>
    </w:p>
    <w:p w14:paraId="7EE90FCC" w14:textId="0526B460" w:rsidR="009045A3" w:rsidRPr="00BC7581" w:rsidRDefault="009045A3" w:rsidP="007C1423">
      <w:pPr>
        <w:pStyle w:val="Heading5"/>
      </w:pPr>
      <w:r w:rsidRPr="00BC7581">
        <w:t>In OS#5 (</w:t>
      </w:r>
      <w:r>
        <w:rPr>
          <w:rFonts w:cs="Times New Roman PS MT"/>
          <w:bCs/>
          <w:szCs w:val="20"/>
        </w:rPr>
        <w:t>other</w:t>
      </w:r>
      <w:r w:rsidRPr="00BC7581">
        <w:t xml:space="preserve">), the following </w:t>
      </w:r>
      <w:r>
        <w:rPr>
          <w:rFonts w:cs="Times New Roman PS MT"/>
          <w:bCs/>
          <w:szCs w:val="20"/>
        </w:rPr>
        <w:t>fault conditions</w:t>
      </w:r>
      <w:r w:rsidRPr="00BC7581">
        <w:t xml:space="preserve"> shall be evaluated:</w:t>
      </w:r>
    </w:p>
    <w:p w14:paraId="4E100AA2" w14:textId="77777777" w:rsidR="009045A3" w:rsidRPr="00BC7581" w:rsidRDefault="009045A3" w:rsidP="007C1423">
      <w:pPr>
        <w:pStyle w:val="Heading6"/>
      </w:pPr>
      <w:r w:rsidRPr="00BC7581">
        <w:t>FC#2: MAT too low; should be between RAT and OAT</w:t>
      </w:r>
    </w:p>
    <w:p w14:paraId="5874B6B3" w14:textId="77777777" w:rsidR="009045A3" w:rsidRPr="00BC7581" w:rsidRDefault="009045A3" w:rsidP="007C1423">
      <w:pPr>
        <w:pStyle w:val="Heading6"/>
      </w:pPr>
      <w:r w:rsidRPr="00BC7581">
        <w:t>FC#3: MAT too high; should be between RAT and OAT</w:t>
      </w:r>
    </w:p>
    <w:p w14:paraId="1091E6AB" w14:textId="38E267EB" w:rsidR="009045A3" w:rsidRPr="00BC7581" w:rsidRDefault="009045A3" w:rsidP="007C1423">
      <w:pPr>
        <w:pStyle w:val="Heading6"/>
      </w:pPr>
      <w:r w:rsidRPr="00BC7581">
        <w:lastRenderedPageBreak/>
        <w:t xml:space="preserve">FC#4: Too many changes in </w:t>
      </w:r>
      <w:r>
        <w:rPr>
          <w:rFonts w:cs="Times New Roman PS MT"/>
          <w:bCs/>
          <w:szCs w:val="20"/>
        </w:rPr>
        <w:t>OS</w:t>
      </w:r>
    </w:p>
    <w:p w14:paraId="421A733B" w14:textId="2E9BD1A4" w:rsidR="009045A3" w:rsidRPr="00BC7581" w:rsidRDefault="009045A3" w:rsidP="0087618D">
      <w:pPr>
        <w:pStyle w:val="Heading4"/>
      </w:pPr>
      <w:r w:rsidRPr="00BC7581">
        <w:t xml:space="preserve">For each air handler, the operator shall be able to suppress the alarm for any </w:t>
      </w:r>
      <w:r w:rsidRPr="00B87A61">
        <w:rPr>
          <w:rFonts w:cs="Times New Roman PS MT"/>
          <w:bCs/>
          <w:szCs w:val="20"/>
        </w:rPr>
        <w:t>fault condition</w:t>
      </w:r>
      <w:r w:rsidRPr="00BC7581">
        <w:t>.</w:t>
      </w:r>
    </w:p>
    <w:p w14:paraId="0BC36B9D" w14:textId="2AC64A89" w:rsidR="009045A3" w:rsidRPr="00BC7581" w:rsidRDefault="009045A3" w:rsidP="0087618D">
      <w:pPr>
        <w:pStyle w:val="Heading4"/>
      </w:pPr>
      <w:r w:rsidRPr="00BC7581">
        <w:t xml:space="preserve">Evaluation of </w:t>
      </w:r>
      <w:r w:rsidRPr="00B87A61">
        <w:rPr>
          <w:rFonts w:cs="Times New Roman PS MT"/>
          <w:bCs/>
          <w:szCs w:val="20"/>
        </w:rPr>
        <w:t>fault conditions</w:t>
      </w:r>
      <w:r w:rsidRPr="00BC7581">
        <w:t xml:space="preserve"> shall be suspended under the following conditions:</w:t>
      </w:r>
    </w:p>
    <w:p w14:paraId="63041CF5" w14:textId="142627F7" w:rsidR="009045A3" w:rsidRPr="00BC7581" w:rsidRDefault="009045A3" w:rsidP="007C1423">
      <w:pPr>
        <w:pStyle w:val="Heading5"/>
      </w:pPr>
      <w:r w:rsidRPr="00BC7581">
        <w:t>When AHU is not operating</w:t>
      </w:r>
    </w:p>
    <w:p w14:paraId="2FD7C250" w14:textId="24FBCC3A" w:rsidR="009045A3" w:rsidRPr="00BC7581" w:rsidRDefault="009045A3" w:rsidP="007C1423">
      <w:pPr>
        <w:pStyle w:val="Heading5"/>
      </w:pPr>
      <w:r w:rsidRPr="00BC7581">
        <w:t xml:space="preserve">For a period of </w:t>
      </w:r>
      <w:proofErr w:type="spellStart"/>
      <w:r w:rsidRPr="00BC7581">
        <w:t>ModeDelay</w:t>
      </w:r>
      <w:proofErr w:type="spellEnd"/>
      <w:r w:rsidRPr="00BC7581">
        <w:t xml:space="preserve"> minutes following a change in </w:t>
      </w:r>
      <w:r>
        <w:rPr>
          <w:rFonts w:cs="Times New Roman PS MT"/>
          <w:bCs/>
          <w:szCs w:val="20"/>
        </w:rPr>
        <w:t>mode</w:t>
      </w:r>
      <w:r w:rsidRPr="00BC7581">
        <w:t xml:space="preserve"> (e.g., from </w:t>
      </w:r>
      <w:r w:rsidR="005474F7">
        <w:rPr>
          <w:rFonts w:cs="Times New Roman PS MT"/>
          <w:bCs/>
          <w:szCs w:val="20"/>
        </w:rPr>
        <w:t>Warmup</w:t>
      </w:r>
      <w:r w:rsidR="005474F7" w:rsidRPr="00BC7581">
        <w:t xml:space="preserve"> </w:t>
      </w:r>
      <w:r w:rsidR="005474F7">
        <w:t xml:space="preserve">Mode </w:t>
      </w:r>
      <w:r w:rsidRPr="00BC7581">
        <w:t xml:space="preserve">to </w:t>
      </w:r>
      <w:r w:rsidR="005474F7">
        <w:rPr>
          <w:rFonts w:cs="Times New Roman PS MT"/>
          <w:bCs/>
          <w:szCs w:val="20"/>
        </w:rPr>
        <w:t>Occupied Mode</w:t>
      </w:r>
      <w:r w:rsidRPr="00BC7581">
        <w:t xml:space="preserve">) of any </w:t>
      </w:r>
      <w:r w:rsidR="00D21A33">
        <w:rPr>
          <w:rFonts w:cs="Times New Roman PS MT"/>
          <w:bCs/>
          <w:szCs w:val="20"/>
        </w:rPr>
        <w:t>Zone Group</w:t>
      </w:r>
      <w:r w:rsidRPr="00BC7581">
        <w:t xml:space="preserve"> served by the AHU</w:t>
      </w:r>
    </w:p>
    <w:p w14:paraId="034652B4" w14:textId="6BA4ECC7" w:rsidR="009045A3" w:rsidRPr="00BC7581" w:rsidRDefault="009045A3" w:rsidP="0087618D">
      <w:pPr>
        <w:pStyle w:val="Heading4"/>
      </w:pPr>
      <w:r w:rsidRPr="00BC7581">
        <w:t xml:space="preserve">Fault </w:t>
      </w:r>
      <w:r w:rsidRPr="00B87A61">
        <w:rPr>
          <w:rFonts w:cs="Times New Roman PS MT"/>
          <w:bCs/>
          <w:szCs w:val="20"/>
        </w:rPr>
        <w:t>conditions</w:t>
      </w:r>
      <w:r w:rsidRPr="00BC7581">
        <w:t xml:space="preserve"> that are not applicable to the current </w:t>
      </w:r>
      <w:r w:rsidRPr="00B87A61">
        <w:rPr>
          <w:rFonts w:cs="Times New Roman PS MT"/>
          <w:bCs/>
          <w:szCs w:val="20"/>
        </w:rPr>
        <w:t>OS</w:t>
      </w:r>
      <w:r w:rsidRPr="00BC7581">
        <w:t xml:space="preserve"> shall not be evaluated.</w:t>
      </w:r>
    </w:p>
    <w:p w14:paraId="3BDF7C7D" w14:textId="311C8581" w:rsidR="009045A3" w:rsidRPr="00BC7581" w:rsidRDefault="009045A3" w:rsidP="0087618D">
      <w:pPr>
        <w:pStyle w:val="Heading4"/>
      </w:pPr>
      <w:r w:rsidRPr="00BC7581">
        <w:t xml:space="preserve">A </w:t>
      </w:r>
      <w:r w:rsidRPr="00B87A61">
        <w:rPr>
          <w:rFonts w:cs="Times New Roman PS MT"/>
          <w:bCs/>
          <w:szCs w:val="20"/>
        </w:rPr>
        <w:t>fault condition</w:t>
      </w:r>
      <w:r w:rsidRPr="00BC7581">
        <w:t xml:space="preserve"> that evaluates as </w:t>
      </w:r>
      <w:r w:rsidRPr="00B87A61">
        <w:rPr>
          <w:smallCaps/>
        </w:rPr>
        <w:t>true</w:t>
      </w:r>
      <w:r w:rsidRPr="00BC7581">
        <w:t xml:space="preserve"> must do so continuously for </w:t>
      </w:r>
      <w:proofErr w:type="spellStart"/>
      <w:r w:rsidRPr="00BC7581">
        <w:t>AlarmDelay</w:t>
      </w:r>
      <w:proofErr w:type="spellEnd"/>
      <w:r w:rsidRPr="00BC7581">
        <w:t xml:space="preserve"> minutes before it is reported to the operator.</w:t>
      </w:r>
    </w:p>
    <w:p w14:paraId="07B78AA0" w14:textId="2E3A7F67" w:rsidR="009045A3" w:rsidRPr="00BC7581" w:rsidRDefault="009045A3" w:rsidP="0087618D">
      <w:pPr>
        <w:pStyle w:val="Heading4"/>
      </w:pPr>
      <w:bookmarkStart w:id="7826" w:name="_Ref478209921"/>
      <w:r w:rsidRPr="00BC7581">
        <w:t xml:space="preserve">Test </w:t>
      </w:r>
      <w:r w:rsidRPr="00B87A61">
        <w:rPr>
          <w:rFonts w:cs="Times New Roman PS MT"/>
          <w:bCs/>
          <w:szCs w:val="20"/>
        </w:rPr>
        <w:t>mode</w:t>
      </w:r>
      <w:r w:rsidRPr="00BC7581">
        <w:t xml:space="preserve"> shall temporarily set </w:t>
      </w:r>
      <w:proofErr w:type="spellStart"/>
      <w:r w:rsidRPr="00BC7581">
        <w:t>ModeDelay</w:t>
      </w:r>
      <w:proofErr w:type="spellEnd"/>
      <w:r w:rsidRPr="00BC7581">
        <w:t xml:space="preserve"> and </w:t>
      </w:r>
      <w:proofErr w:type="spellStart"/>
      <w:r w:rsidRPr="00BC7581">
        <w:t>AlarmDelay</w:t>
      </w:r>
      <w:proofErr w:type="spellEnd"/>
      <w:r w:rsidRPr="00BC7581">
        <w:t xml:space="preserve"> to 0 minutes for a period of </w:t>
      </w:r>
      <w:proofErr w:type="spellStart"/>
      <w:r w:rsidRPr="00BC7581">
        <w:t>TestModeDelay</w:t>
      </w:r>
      <w:proofErr w:type="spellEnd"/>
      <w:r w:rsidRPr="00BC7581">
        <w:t xml:space="preserve"> minutes to allow instant testing of the AFDD system and ensure normal fault detection occurs after testing is complete.</w:t>
      </w:r>
      <w:bookmarkEnd w:id="7826"/>
    </w:p>
    <w:p w14:paraId="274DE3FC" w14:textId="0CCF820E" w:rsidR="009045A3" w:rsidRPr="00BC7581" w:rsidRDefault="009045A3" w:rsidP="0087618D">
      <w:pPr>
        <w:pStyle w:val="Heading4"/>
      </w:pPr>
      <w:r w:rsidRPr="007C1423">
        <w:t>When</w:t>
      </w:r>
      <w:r w:rsidRPr="00BC7581">
        <w:t xml:space="preserve"> a </w:t>
      </w:r>
      <w:r w:rsidRPr="00B87A61">
        <w:rPr>
          <w:rFonts w:cs="Times New Roman PS MT"/>
          <w:bCs/>
          <w:szCs w:val="20"/>
        </w:rPr>
        <w:t>fault condition</w:t>
      </w:r>
      <w:r w:rsidRPr="00BC7581">
        <w:t xml:space="preserve"> is reported to the operator, it shall be a Level 3 alarm and shall include the description of the fault and the list of possible diagnoses from </w:t>
      </w:r>
      <w:r w:rsidRPr="00B87A61">
        <w:rPr>
          <w:rFonts w:cs="Times New Roman PS MT"/>
          <w:bCs/>
          <w:szCs w:val="20"/>
        </w:rPr>
        <w:t>Table 5.18.13.6.</w:t>
      </w:r>
    </w:p>
    <w:p w14:paraId="722FF570" w14:textId="7A79EA57" w:rsidR="009045A3" w:rsidRPr="00BC7581" w:rsidRDefault="009045A3" w:rsidP="0087618D">
      <w:pPr>
        <w:pStyle w:val="Heading3"/>
      </w:pPr>
      <w:r w:rsidRPr="007C1423">
        <w:t>Testing</w:t>
      </w:r>
      <w:r w:rsidRPr="00BC7581">
        <w:t>/Commissioning Overrides</w:t>
      </w:r>
      <w:r>
        <w:rPr>
          <w:rFonts w:cs="Times New Roman PS MT"/>
          <w:szCs w:val="20"/>
        </w:rPr>
        <w:t>.</w:t>
      </w:r>
      <w:r w:rsidRPr="00BC7581">
        <w:t xml:space="preserve"> Provide software switches that interlock to a </w:t>
      </w:r>
      <w:r>
        <w:rPr>
          <w:rFonts w:cs="Times New Roman PS MT"/>
          <w:bCs/>
          <w:szCs w:val="20"/>
        </w:rPr>
        <w:t>CHW</w:t>
      </w:r>
      <w:r w:rsidRPr="00BC7581">
        <w:t xml:space="preserve"> and hot</w:t>
      </w:r>
      <w:r>
        <w:rPr>
          <w:rFonts w:cs="Times New Roman PS MT"/>
          <w:bCs/>
          <w:szCs w:val="20"/>
        </w:rPr>
        <w:t>-</w:t>
      </w:r>
      <w:r w:rsidRPr="00BC7581">
        <w:t>water plant level to</w:t>
      </w:r>
    </w:p>
    <w:p w14:paraId="34E7C10D" w14:textId="0D48C81F" w:rsidR="009045A3" w:rsidRPr="00BC7581" w:rsidRDefault="009045A3">
      <w:pPr>
        <w:pStyle w:val="Heading4"/>
        <w:pPrChange w:id="7827" w:author="Reece Kiriu" w:date="2022-12-07T11:38:00Z">
          <w:pPr>
            <w:pStyle w:val="Heading5"/>
          </w:pPr>
        </w:pPrChange>
      </w:pPr>
      <w:r>
        <w:t>force HW valve full open if</w:t>
      </w:r>
      <w:r w:rsidRPr="00BC7581">
        <w:t xml:space="preserve"> there is a hot</w:t>
      </w:r>
      <w:r>
        <w:t>-</w:t>
      </w:r>
      <w:r w:rsidRPr="00BC7581">
        <w:t>water coil,</w:t>
      </w:r>
    </w:p>
    <w:p w14:paraId="39E5D0D6" w14:textId="5968FC57" w:rsidR="009045A3" w:rsidRPr="00BC7581" w:rsidRDefault="009045A3">
      <w:pPr>
        <w:pStyle w:val="Heading4"/>
        <w:pPrChange w:id="7828" w:author="Reece Kiriu" w:date="2022-12-07T11:38:00Z">
          <w:pPr>
            <w:pStyle w:val="Heading5"/>
          </w:pPr>
        </w:pPrChange>
      </w:pPr>
      <w:r>
        <w:t>force HW valve full closed if</w:t>
      </w:r>
      <w:r w:rsidRPr="00BC7581">
        <w:t xml:space="preserve"> there is a hot</w:t>
      </w:r>
      <w:r>
        <w:t>-</w:t>
      </w:r>
      <w:r w:rsidRPr="00BC7581">
        <w:t>water coil,</w:t>
      </w:r>
    </w:p>
    <w:p w14:paraId="408975AA" w14:textId="11ABF625" w:rsidR="009045A3" w:rsidRPr="00BC7581" w:rsidRDefault="009045A3">
      <w:pPr>
        <w:pStyle w:val="Heading4"/>
        <w:pPrChange w:id="7829" w:author="Reece Kiriu" w:date="2022-12-07T11:38:00Z">
          <w:pPr>
            <w:pStyle w:val="Heading5"/>
          </w:pPr>
        </w:pPrChange>
      </w:pPr>
      <w:r>
        <w:t>force CHW valve full open if</w:t>
      </w:r>
      <w:r w:rsidRPr="00BC7581">
        <w:t xml:space="preserve"> there is a </w:t>
      </w:r>
      <w:r>
        <w:t>CHW</w:t>
      </w:r>
      <w:r w:rsidRPr="00BC7581">
        <w:t xml:space="preserve"> coil, </w:t>
      </w:r>
      <w:r>
        <w:t>and</w:t>
      </w:r>
    </w:p>
    <w:p w14:paraId="7473BF04" w14:textId="087AE8F2" w:rsidR="009045A3" w:rsidRPr="00BC7581" w:rsidRDefault="009045A3">
      <w:pPr>
        <w:pStyle w:val="Heading4"/>
        <w:pPrChange w:id="7830" w:author="Reece Kiriu" w:date="2022-12-07T11:38:00Z">
          <w:pPr>
            <w:pStyle w:val="Heading5"/>
          </w:pPr>
        </w:pPrChange>
      </w:pPr>
      <w:r w:rsidRPr="00BC7581">
        <w:t xml:space="preserve">force </w:t>
      </w:r>
      <w:r>
        <w:t>CHW</w:t>
      </w:r>
      <w:r w:rsidRPr="00BC7581">
        <w:t xml:space="preserve"> valve full closed</w:t>
      </w:r>
      <w:r>
        <w:t xml:space="preserve"> if there is a CHW coil.</w:t>
      </w:r>
    </w:p>
    <w:p w14:paraId="1773E881" w14:textId="71A0796A" w:rsidR="009045A3" w:rsidRPr="00BC7581" w:rsidRDefault="009045A3" w:rsidP="00B37EF3">
      <w:pPr>
        <w:pStyle w:val="Infobox"/>
      </w:pPr>
      <w:r>
        <w:rPr>
          <w:bCs/>
        </w:rPr>
        <w:t xml:space="preserve">Per Section </w:t>
      </w:r>
      <w:r w:rsidR="00FC0E3B">
        <w:rPr>
          <w:bCs/>
        </w:rPr>
        <w:fldChar w:fldCharType="begin"/>
      </w:r>
      <w:r w:rsidR="00FC0E3B">
        <w:rPr>
          <w:bCs/>
        </w:rPr>
        <w:instrText xml:space="preserve"> REF _Ref462145904 \w \h </w:instrText>
      </w:r>
      <w:r w:rsidR="00FC0E3B">
        <w:rPr>
          <w:bCs/>
        </w:rPr>
      </w:r>
      <w:r w:rsidR="00FC0E3B">
        <w:rPr>
          <w:bCs/>
        </w:rPr>
        <w:fldChar w:fldCharType="separate"/>
      </w:r>
      <w:r w:rsidR="0037258A">
        <w:rPr>
          <w:bCs/>
        </w:rPr>
        <w:t>5.1.10</w:t>
      </w:r>
      <w:r w:rsidR="00FC0E3B">
        <w:rPr>
          <w:bCs/>
        </w:rPr>
        <w:fldChar w:fldCharType="end"/>
      </w:r>
      <w:r>
        <w:rPr>
          <w:bCs/>
        </w:rPr>
        <w:t>,</w:t>
      </w:r>
      <w:r w:rsidRPr="00BC7581">
        <w:t xml:space="preserve"> all hardware points can be overridden through the BAS. Each of the following points is interlocked so that they can be overridden as a group on a plant level.</w:t>
      </w:r>
    </w:p>
    <w:p w14:paraId="54AB4DA4" w14:textId="063D38BE" w:rsidR="009045A3" w:rsidRPr="00BC7581" w:rsidRDefault="009045A3" w:rsidP="00B37EF3">
      <w:pPr>
        <w:pStyle w:val="Infobox"/>
      </w:pPr>
      <w:r>
        <w:rPr>
          <w:bCs/>
        </w:rPr>
        <w:t>For example, the</w:t>
      </w:r>
      <w:r w:rsidRPr="00BC7581">
        <w:t xml:space="preserve"> </w:t>
      </w:r>
      <w:proofErr w:type="spellStart"/>
      <w:r w:rsidRPr="00BC7581">
        <w:t>CxA</w:t>
      </w:r>
      <w:proofErr w:type="spellEnd"/>
      <w:r w:rsidRPr="00BC7581">
        <w:t xml:space="preserve"> can check for valve leakage by simultaneously forcing closed all CHW valves at all AHUs served by the chiller plant and then recording flow at the chiller.</w:t>
      </w:r>
    </w:p>
    <w:p w14:paraId="1D459D72" w14:textId="77777777" w:rsidR="009045A3" w:rsidRPr="00BC7581" w:rsidRDefault="009045A3" w:rsidP="0087618D">
      <w:pPr>
        <w:pStyle w:val="Heading3"/>
      </w:pPr>
      <w:r w:rsidRPr="00BC7581">
        <w:t>Plant Requests</w:t>
      </w:r>
    </w:p>
    <w:p w14:paraId="12B5D0EB" w14:textId="4A1D085E" w:rsidR="009045A3" w:rsidRPr="00BC7581" w:rsidRDefault="009045A3" w:rsidP="0087618D">
      <w:pPr>
        <w:pStyle w:val="Heading4"/>
      </w:pPr>
      <w:r w:rsidRPr="00BC7581">
        <w:t>Chilled</w:t>
      </w:r>
      <w:r w:rsidRPr="00B87A61">
        <w:rPr>
          <w:rFonts w:cs="Times New Roman PS MT"/>
          <w:szCs w:val="20"/>
        </w:rPr>
        <w:t>-</w:t>
      </w:r>
      <w:r w:rsidRPr="00BC7581">
        <w:t>Water Reset Requests</w:t>
      </w:r>
    </w:p>
    <w:p w14:paraId="641C8B2E" w14:textId="010ABFF5" w:rsidR="009045A3" w:rsidRPr="00BC7581" w:rsidRDefault="009045A3" w:rsidP="005274F2">
      <w:pPr>
        <w:pStyle w:val="Heading5"/>
        <w:spacing w:before="120" w:after="40"/>
        <w:ind w:left="1714"/>
      </w:pPr>
      <w:r w:rsidRPr="00BC7581">
        <w:t xml:space="preserve">If the supply air temperature exceeds </w:t>
      </w:r>
      <w:proofErr w:type="spellStart"/>
      <w:r w:rsidRPr="00BC7581">
        <w:t>SATsp</w:t>
      </w:r>
      <w:proofErr w:type="spellEnd"/>
      <w:r w:rsidRPr="00BC7581">
        <w:t xml:space="preserve">-C by </w:t>
      </w:r>
      <w:ins w:id="7831" w:author="Titus Ellison" w:date="2022-10-21T09:25:00Z">
        <w:r w:rsidR="006051DB" w:rsidRPr="006051DB">
          <w:rPr>
            <w:rStyle w:val="Toggle"/>
            <w:rPrChange w:id="7832" w:author="Titus Ellison" w:date="2022-10-21T09:25:00Z">
              <w:rPr/>
            </w:rPrChange>
          </w:rPr>
          <w:t>[UNITS [</w:t>
        </w:r>
      </w:ins>
      <w:r w:rsidRPr="006051DB">
        <w:rPr>
          <w:rStyle w:val="Toggle"/>
          <w:rPrChange w:id="7833" w:author="Titus Ellison" w:date="2022-10-21T09:25:00Z">
            <w:rPr/>
          </w:rPrChange>
        </w:rPr>
        <w:t>3°C</w:t>
      </w:r>
      <w:ins w:id="7834" w:author="Titus Ellison" w:date="2022-10-21T09:25:00Z">
        <w:r w:rsidR="006051DB" w:rsidRPr="006051DB">
          <w:rPr>
            <w:rStyle w:val="Toggle"/>
            <w:rPrChange w:id="7835" w:author="Titus Ellison" w:date="2022-10-21T09:25:00Z">
              <w:rPr/>
            </w:rPrChange>
          </w:rPr>
          <w:t>]</w:t>
        </w:r>
      </w:ins>
      <w:r w:rsidRPr="006051DB">
        <w:rPr>
          <w:rStyle w:val="Toggle"/>
          <w:rPrChange w:id="7836" w:author="Titus Ellison" w:date="2022-10-21T09:25:00Z">
            <w:rPr/>
          </w:rPrChange>
        </w:rPr>
        <w:t xml:space="preserve"> </w:t>
      </w:r>
      <w:ins w:id="7837" w:author="Titus Ellison" w:date="2022-10-21T09:25:00Z">
        <w:r w:rsidR="006051DB" w:rsidRPr="006051DB">
          <w:rPr>
            <w:rStyle w:val="Toggle"/>
            <w:rPrChange w:id="7838" w:author="Titus Ellison" w:date="2022-10-21T09:25:00Z">
              <w:rPr/>
            </w:rPrChange>
          </w:rPr>
          <w:t>[</w:t>
        </w:r>
      </w:ins>
      <w:del w:id="7839" w:author="Titus Ellison" w:date="2022-10-21T09:25:00Z">
        <w:r w:rsidRPr="006051DB" w:rsidDel="006051DB">
          <w:rPr>
            <w:rStyle w:val="Toggle"/>
            <w:rPrChange w:id="7840" w:author="Titus Ellison" w:date="2022-10-21T09:25:00Z">
              <w:rPr/>
            </w:rPrChange>
          </w:rPr>
          <w:delText>(</w:delText>
        </w:r>
      </w:del>
      <w:r w:rsidRPr="006051DB">
        <w:rPr>
          <w:rStyle w:val="Toggle"/>
          <w:rPrChange w:id="7841" w:author="Titus Ellison" w:date="2022-10-21T09:25:00Z">
            <w:rPr/>
          </w:rPrChange>
        </w:rPr>
        <w:t>5°F</w:t>
      </w:r>
      <w:ins w:id="7842" w:author="Titus Ellison" w:date="2022-10-21T09:25:00Z">
        <w:r w:rsidR="006051DB" w:rsidRPr="006051DB">
          <w:rPr>
            <w:rStyle w:val="Toggle"/>
            <w:rPrChange w:id="7843" w:author="Titus Ellison" w:date="2022-10-21T09:25:00Z">
              <w:rPr/>
            </w:rPrChange>
          </w:rPr>
          <w:t>]]</w:t>
        </w:r>
      </w:ins>
      <w:del w:id="7844" w:author="Titus Ellison" w:date="2022-10-21T09:25:00Z">
        <w:r w:rsidRPr="00BC7581" w:rsidDel="006051DB">
          <w:delText>)</w:delText>
        </w:r>
      </w:del>
      <w:r w:rsidRPr="00BC7581">
        <w:t xml:space="preserve"> for 2 minutes, send 3 </w:t>
      </w:r>
      <w:r>
        <w:rPr>
          <w:rFonts w:cs="Times New Roman PS MT"/>
          <w:bCs/>
          <w:szCs w:val="20"/>
        </w:rPr>
        <w:t>requests.</w:t>
      </w:r>
    </w:p>
    <w:p w14:paraId="36144C50" w14:textId="3CF243D7" w:rsidR="009045A3" w:rsidRPr="00BC7581" w:rsidRDefault="009045A3" w:rsidP="005274F2">
      <w:pPr>
        <w:pStyle w:val="Heading5"/>
        <w:spacing w:before="120" w:after="40"/>
        <w:ind w:left="1714"/>
      </w:pPr>
      <w:r w:rsidRPr="00BC7581">
        <w:t xml:space="preserve">Else if the supply air temperature exceeds </w:t>
      </w:r>
      <w:proofErr w:type="spellStart"/>
      <w:r w:rsidRPr="00BC7581">
        <w:t>SATsp</w:t>
      </w:r>
      <w:proofErr w:type="spellEnd"/>
      <w:r w:rsidRPr="00BC7581">
        <w:t xml:space="preserve">-C by </w:t>
      </w:r>
      <w:ins w:id="7845" w:author="Titus Ellison" w:date="2022-10-21T09:26:00Z">
        <w:r w:rsidR="006051DB" w:rsidRPr="006051DB">
          <w:rPr>
            <w:rStyle w:val="Toggle"/>
            <w:rPrChange w:id="7846" w:author="Titus Ellison" w:date="2022-10-21T09:26:00Z">
              <w:rPr/>
            </w:rPrChange>
          </w:rPr>
          <w:t>[UNITS [</w:t>
        </w:r>
      </w:ins>
      <w:r w:rsidRPr="006051DB">
        <w:rPr>
          <w:rStyle w:val="Toggle"/>
          <w:rPrChange w:id="7847" w:author="Titus Ellison" w:date="2022-10-21T09:26:00Z">
            <w:rPr/>
          </w:rPrChange>
        </w:rPr>
        <w:t>2°C</w:t>
      </w:r>
      <w:ins w:id="7848" w:author="Titus Ellison" w:date="2022-10-21T09:26:00Z">
        <w:r w:rsidR="006051DB" w:rsidRPr="006051DB">
          <w:rPr>
            <w:rStyle w:val="Toggle"/>
            <w:rPrChange w:id="7849" w:author="Titus Ellison" w:date="2022-10-21T09:26:00Z">
              <w:rPr/>
            </w:rPrChange>
          </w:rPr>
          <w:t>]</w:t>
        </w:r>
      </w:ins>
      <w:r w:rsidRPr="006051DB">
        <w:rPr>
          <w:rStyle w:val="Toggle"/>
          <w:rPrChange w:id="7850" w:author="Titus Ellison" w:date="2022-10-21T09:26:00Z">
            <w:rPr/>
          </w:rPrChange>
        </w:rPr>
        <w:t xml:space="preserve"> </w:t>
      </w:r>
      <w:ins w:id="7851" w:author="Titus Ellison" w:date="2022-10-21T09:26:00Z">
        <w:r w:rsidR="006051DB" w:rsidRPr="006051DB">
          <w:rPr>
            <w:rStyle w:val="Toggle"/>
            <w:rPrChange w:id="7852" w:author="Titus Ellison" w:date="2022-10-21T09:26:00Z">
              <w:rPr/>
            </w:rPrChange>
          </w:rPr>
          <w:t>[</w:t>
        </w:r>
      </w:ins>
      <w:del w:id="7853" w:author="Titus Ellison" w:date="2022-10-21T09:26:00Z">
        <w:r w:rsidRPr="006051DB" w:rsidDel="006051DB">
          <w:rPr>
            <w:rStyle w:val="Toggle"/>
            <w:rPrChange w:id="7854" w:author="Titus Ellison" w:date="2022-10-21T09:26:00Z">
              <w:rPr/>
            </w:rPrChange>
          </w:rPr>
          <w:delText>(</w:delText>
        </w:r>
      </w:del>
      <w:r w:rsidRPr="006051DB">
        <w:rPr>
          <w:rStyle w:val="Toggle"/>
          <w:rPrChange w:id="7855" w:author="Titus Ellison" w:date="2022-10-21T09:26:00Z">
            <w:rPr/>
          </w:rPrChange>
        </w:rPr>
        <w:t>3°F</w:t>
      </w:r>
      <w:ins w:id="7856" w:author="Titus Ellison" w:date="2022-10-21T09:26:00Z">
        <w:r w:rsidR="006051DB" w:rsidRPr="006051DB">
          <w:rPr>
            <w:rStyle w:val="Toggle"/>
            <w:rPrChange w:id="7857" w:author="Titus Ellison" w:date="2022-10-21T09:26:00Z">
              <w:rPr/>
            </w:rPrChange>
          </w:rPr>
          <w:t>]]</w:t>
        </w:r>
      </w:ins>
      <w:del w:id="7858" w:author="Titus Ellison" w:date="2022-10-21T09:26:00Z">
        <w:r w:rsidRPr="00BC7581" w:rsidDel="006051DB">
          <w:delText>)</w:delText>
        </w:r>
      </w:del>
      <w:r w:rsidRPr="00BC7581">
        <w:t xml:space="preserve"> for 2 minutes, send 2 </w:t>
      </w:r>
      <w:r>
        <w:rPr>
          <w:rFonts w:cs="Times New Roman PS MT"/>
          <w:bCs/>
          <w:szCs w:val="20"/>
        </w:rPr>
        <w:t>requests.</w:t>
      </w:r>
    </w:p>
    <w:p w14:paraId="43C0626B" w14:textId="15B82886" w:rsidR="009045A3" w:rsidRPr="00BC7581" w:rsidRDefault="009045A3" w:rsidP="005274F2">
      <w:pPr>
        <w:pStyle w:val="Heading5"/>
        <w:spacing w:before="120" w:after="40"/>
        <w:ind w:left="1714"/>
      </w:pPr>
      <w:bookmarkStart w:id="7859" w:name="_Hlk64307072"/>
      <w:r w:rsidRPr="00BC7581">
        <w:t xml:space="preserve">Else if the CHW valve position is greater than 95%, send 1 </w:t>
      </w:r>
      <w:r>
        <w:rPr>
          <w:rFonts w:cs="Times New Roman PS MT"/>
          <w:bCs/>
          <w:szCs w:val="20"/>
        </w:rPr>
        <w:t>request</w:t>
      </w:r>
      <w:r w:rsidRPr="00BC7581">
        <w:t xml:space="preserve"> until the CHW valve position is less than 85</w:t>
      </w:r>
      <w:r>
        <w:rPr>
          <w:rFonts w:cs="Times New Roman PS MT"/>
          <w:bCs/>
          <w:szCs w:val="20"/>
        </w:rPr>
        <w:t>%.</w:t>
      </w:r>
    </w:p>
    <w:p w14:paraId="468C760B" w14:textId="54F746DD" w:rsidR="009045A3" w:rsidRPr="00BC7581" w:rsidRDefault="009045A3" w:rsidP="005274F2">
      <w:pPr>
        <w:pStyle w:val="Heading5"/>
        <w:spacing w:before="120" w:after="40"/>
        <w:ind w:left="1714"/>
      </w:pPr>
      <w:r w:rsidRPr="00BC7581">
        <w:t xml:space="preserve">Else if the CHW valve position is less than 95%, send 0 </w:t>
      </w:r>
      <w:r>
        <w:rPr>
          <w:rFonts w:cs="Times New Roman PS MT"/>
          <w:bCs/>
          <w:szCs w:val="20"/>
        </w:rPr>
        <w:t>requests.</w:t>
      </w:r>
    </w:p>
    <w:bookmarkEnd w:id="7859"/>
    <w:p w14:paraId="15994F4D" w14:textId="2D66703E" w:rsidR="009045A3" w:rsidRPr="00BC7581" w:rsidRDefault="009045A3" w:rsidP="0087618D">
      <w:pPr>
        <w:pStyle w:val="Heading4"/>
      </w:pPr>
      <w:r w:rsidRPr="00BC7581">
        <w:t xml:space="preserve">Chiller Plant Requests. Send the chiller plant that serves the system a </w:t>
      </w:r>
      <w:r w:rsidRPr="00B87A61">
        <w:rPr>
          <w:rFonts w:cs="Times New Roman PS MT"/>
          <w:bCs/>
          <w:szCs w:val="20"/>
        </w:rPr>
        <w:t>chiller plant request</w:t>
      </w:r>
      <w:r w:rsidRPr="00BC7581">
        <w:t xml:space="preserve"> as follows:</w:t>
      </w:r>
    </w:p>
    <w:p w14:paraId="35840581" w14:textId="2294859A" w:rsidR="009045A3" w:rsidRPr="00BC7581" w:rsidRDefault="009045A3" w:rsidP="007C1423">
      <w:pPr>
        <w:pStyle w:val="Heading5"/>
      </w:pPr>
      <w:r w:rsidRPr="00BC7581">
        <w:t xml:space="preserve">If the CHW valve position is greater than 95%, send 1 </w:t>
      </w:r>
      <w:r>
        <w:rPr>
          <w:rFonts w:cs="Times New Roman PS MT"/>
          <w:bCs/>
          <w:szCs w:val="20"/>
        </w:rPr>
        <w:t>request</w:t>
      </w:r>
      <w:r w:rsidRPr="00BC7581">
        <w:t xml:space="preserve"> until the CHW valve position is less than 10</w:t>
      </w:r>
      <w:r>
        <w:rPr>
          <w:rFonts w:cs="Times New Roman PS MT"/>
          <w:bCs/>
          <w:szCs w:val="20"/>
        </w:rPr>
        <w:t>%.</w:t>
      </w:r>
    </w:p>
    <w:p w14:paraId="24D3F91C" w14:textId="36D621A3" w:rsidR="009045A3" w:rsidRPr="00BC7581" w:rsidRDefault="009045A3" w:rsidP="007C1423">
      <w:pPr>
        <w:pStyle w:val="Heading5"/>
      </w:pPr>
      <w:r w:rsidRPr="00BC7581">
        <w:t xml:space="preserve">Else if the CHW valve position is less than 95%, send 0 </w:t>
      </w:r>
      <w:r>
        <w:rPr>
          <w:rFonts w:cs="Times New Roman PS MT"/>
          <w:bCs/>
          <w:szCs w:val="20"/>
        </w:rPr>
        <w:t>requests</w:t>
      </w:r>
      <w:r w:rsidRPr="00BC7581">
        <w:t xml:space="preserve">. </w:t>
      </w:r>
    </w:p>
    <w:p w14:paraId="73087971" w14:textId="721E9EA6" w:rsidR="009045A3" w:rsidRPr="00BC7581" w:rsidRDefault="009045A3" w:rsidP="0087618D">
      <w:pPr>
        <w:pStyle w:val="Heading4"/>
      </w:pPr>
      <w:r w:rsidRPr="00BC7581">
        <w:t xml:space="preserve">If </w:t>
      </w:r>
      <w:r w:rsidRPr="00B87A61">
        <w:rPr>
          <w:rFonts w:cs="Times New Roman PS MT"/>
          <w:szCs w:val="20"/>
        </w:rPr>
        <w:t>There Is</w:t>
      </w:r>
      <w:r w:rsidRPr="00BC7581">
        <w:t xml:space="preserve"> a Hot</w:t>
      </w:r>
      <w:r w:rsidRPr="00B87A61">
        <w:rPr>
          <w:rFonts w:cs="Times New Roman PS MT"/>
          <w:szCs w:val="20"/>
        </w:rPr>
        <w:t>-Water Coil, Hot-</w:t>
      </w:r>
      <w:r w:rsidRPr="00BC7581">
        <w:t>Water Reset Requests</w:t>
      </w:r>
    </w:p>
    <w:p w14:paraId="2727CED3" w14:textId="459F1552" w:rsidR="009045A3" w:rsidRPr="00BC7581" w:rsidRDefault="009045A3" w:rsidP="007C1423">
      <w:pPr>
        <w:pStyle w:val="Heading5"/>
      </w:pPr>
      <w:r w:rsidRPr="00BC7581">
        <w:t xml:space="preserve">If the supply air temperature is </w:t>
      </w:r>
      <w:ins w:id="7860" w:author="Titus Ellison" w:date="2022-10-21T09:26:00Z">
        <w:r w:rsidR="006051DB" w:rsidRPr="006051DB">
          <w:rPr>
            <w:rStyle w:val="Toggle"/>
            <w:rPrChange w:id="7861" w:author="Titus Ellison" w:date="2022-10-21T09:26:00Z">
              <w:rPr/>
            </w:rPrChange>
          </w:rPr>
          <w:t>[UNITS [</w:t>
        </w:r>
      </w:ins>
      <w:r w:rsidRPr="006051DB">
        <w:rPr>
          <w:rStyle w:val="Toggle"/>
          <w:rPrChange w:id="7862" w:author="Titus Ellison" w:date="2022-10-21T09:26:00Z">
            <w:rPr/>
          </w:rPrChange>
        </w:rPr>
        <w:t>17°C</w:t>
      </w:r>
      <w:ins w:id="7863" w:author="Titus Ellison" w:date="2022-10-21T09:26:00Z">
        <w:r w:rsidR="006051DB" w:rsidRPr="006051DB">
          <w:rPr>
            <w:rStyle w:val="Toggle"/>
            <w:rPrChange w:id="7864" w:author="Titus Ellison" w:date="2022-10-21T09:26:00Z">
              <w:rPr/>
            </w:rPrChange>
          </w:rPr>
          <w:t>]</w:t>
        </w:r>
      </w:ins>
      <w:r w:rsidRPr="006051DB">
        <w:rPr>
          <w:rStyle w:val="Toggle"/>
          <w:rPrChange w:id="7865" w:author="Titus Ellison" w:date="2022-10-21T09:26:00Z">
            <w:rPr/>
          </w:rPrChange>
        </w:rPr>
        <w:t xml:space="preserve"> </w:t>
      </w:r>
      <w:ins w:id="7866" w:author="Titus Ellison" w:date="2022-10-21T09:26:00Z">
        <w:r w:rsidR="006051DB" w:rsidRPr="006051DB">
          <w:rPr>
            <w:rStyle w:val="Toggle"/>
            <w:rPrChange w:id="7867" w:author="Titus Ellison" w:date="2022-10-21T09:26:00Z">
              <w:rPr/>
            </w:rPrChange>
          </w:rPr>
          <w:t>[</w:t>
        </w:r>
      </w:ins>
      <w:del w:id="7868" w:author="Titus Ellison" w:date="2022-10-21T09:26:00Z">
        <w:r w:rsidRPr="006051DB" w:rsidDel="006051DB">
          <w:rPr>
            <w:rStyle w:val="Toggle"/>
            <w:rPrChange w:id="7869" w:author="Titus Ellison" w:date="2022-10-21T09:26:00Z">
              <w:rPr/>
            </w:rPrChange>
          </w:rPr>
          <w:delText>(</w:delText>
        </w:r>
      </w:del>
      <w:r w:rsidRPr="006051DB">
        <w:rPr>
          <w:rStyle w:val="Toggle"/>
          <w:rPrChange w:id="7870" w:author="Titus Ellison" w:date="2022-10-21T09:26:00Z">
            <w:rPr/>
          </w:rPrChange>
        </w:rPr>
        <w:t>30°F</w:t>
      </w:r>
      <w:ins w:id="7871" w:author="Titus Ellison" w:date="2022-10-21T09:26:00Z">
        <w:r w:rsidR="006051DB" w:rsidRPr="006051DB">
          <w:rPr>
            <w:rStyle w:val="Toggle"/>
            <w:rPrChange w:id="7872" w:author="Titus Ellison" w:date="2022-10-21T09:26:00Z">
              <w:rPr/>
            </w:rPrChange>
          </w:rPr>
          <w:t>]]</w:t>
        </w:r>
      </w:ins>
      <w:del w:id="7873" w:author="Titus Ellison" w:date="2022-10-21T09:26:00Z">
        <w:r w:rsidRPr="00BC7581" w:rsidDel="006051DB">
          <w:delText>)</w:delText>
        </w:r>
      </w:del>
      <w:r w:rsidRPr="00BC7581">
        <w:t xml:space="preserve"> less than </w:t>
      </w:r>
      <w:proofErr w:type="spellStart"/>
      <w:r w:rsidRPr="00BC7581">
        <w:t>SATsp</w:t>
      </w:r>
      <w:proofErr w:type="spellEnd"/>
      <w:r w:rsidRPr="00BC7581">
        <w:t xml:space="preserve"> for 5 minutes, send 3 </w:t>
      </w:r>
      <w:r>
        <w:rPr>
          <w:rFonts w:cs="Times New Roman PS MT"/>
          <w:bCs/>
          <w:szCs w:val="20"/>
        </w:rPr>
        <w:t>requests.</w:t>
      </w:r>
    </w:p>
    <w:p w14:paraId="3D364859" w14:textId="196A0026" w:rsidR="009045A3" w:rsidRPr="00BC7581" w:rsidRDefault="009045A3" w:rsidP="007C1423">
      <w:pPr>
        <w:pStyle w:val="Heading5"/>
      </w:pPr>
      <w:r w:rsidRPr="00BC7581">
        <w:lastRenderedPageBreak/>
        <w:t xml:space="preserve">Else if the supply air temperature is </w:t>
      </w:r>
      <w:ins w:id="7874" w:author="Titus Ellison" w:date="2022-10-21T09:26:00Z">
        <w:r w:rsidR="006051DB" w:rsidRPr="006051DB">
          <w:rPr>
            <w:rStyle w:val="Toggle"/>
            <w:rPrChange w:id="7875" w:author="Titus Ellison" w:date="2022-10-21T09:26:00Z">
              <w:rPr/>
            </w:rPrChange>
          </w:rPr>
          <w:t>[UNITS [</w:t>
        </w:r>
      </w:ins>
      <w:r w:rsidRPr="006051DB">
        <w:rPr>
          <w:rStyle w:val="Toggle"/>
          <w:rPrChange w:id="7876" w:author="Titus Ellison" w:date="2022-10-21T09:26:00Z">
            <w:rPr/>
          </w:rPrChange>
        </w:rPr>
        <w:t>8°C</w:t>
      </w:r>
      <w:ins w:id="7877" w:author="Titus Ellison" w:date="2022-10-21T09:26:00Z">
        <w:r w:rsidR="006051DB" w:rsidRPr="006051DB">
          <w:rPr>
            <w:rStyle w:val="Toggle"/>
            <w:rPrChange w:id="7878" w:author="Titus Ellison" w:date="2022-10-21T09:26:00Z">
              <w:rPr/>
            </w:rPrChange>
          </w:rPr>
          <w:t>]</w:t>
        </w:r>
      </w:ins>
      <w:r w:rsidRPr="006051DB">
        <w:rPr>
          <w:rStyle w:val="Toggle"/>
          <w:rPrChange w:id="7879" w:author="Titus Ellison" w:date="2022-10-21T09:26:00Z">
            <w:rPr/>
          </w:rPrChange>
        </w:rPr>
        <w:t xml:space="preserve"> </w:t>
      </w:r>
      <w:ins w:id="7880" w:author="Titus Ellison" w:date="2022-10-21T09:26:00Z">
        <w:r w:rsidR="006051DB" w:rsidRPr="006051DB">
          <w:rPr>
            <w:rStyle w:val="Toggle"/>
            <w:rPrChange w:id="7881" w:author="Titus Ellison" w:date="2022-10-21T09:26:00Z">
              <w:rPr/>
            </w:rPrChange>
          </w:rPr>
          <w:t>[</w:t>
        </w:r>
      </w:ins>
      <w:del w:id="7882" w:author="Titus Ellison" w:date="2022-10-21T09:26:00Z">
        <w:r w:rsidRPr="006051DB" w:rsidDel="006051DB">
          <w:rPr>
            <w:rStyle w:val="Toggle"/>
            <w:rPrChange w:id="7883" w:author="Titus Ellison" w:date="2022-10-21T09:26:00Z">
              <w:rPr/>
            </w:rPrChange>
          </w:rPr>
          <w:delText>(</w:delText>
        </w:r>
      </w:del>
      <w:r w:rsidRPr="006051DB">
        <w:rPr>
          <w:rStyle w:val="Toggle"/>
          <w:rPrChange w:id="7884" w:author="Titus Ellison" w:date="2022-10-21T09:26:00Z">
            <w:rPr/>
          </w:rPrChange>
        </w:rPr>
        <w:t>15°F</w:t>
      </w:r>
      <w:ins w:id="7885" w:author="Titus Ellison" w:date="2022-10-21T09:26:00Z">
        <w:r w:rsidR="006051DB" w:rsidRPr="006051DB">
          <w:rPr>
            <w:rStyle w:val="Toggle"/>
            <w:rPrChange w:id="7886" w:author="Titus Ellison" w:date="2022-10-21T09:26:00Z">
              <w:rPr/>
            </w:rPrChange>
          </w:rPr>
          <w:t>]]</w:t>
        </w:r>
      </w:ins>
      <w:del w:id="7887" w:author="Titus Ellison" w:date="2022-10-21T09:26:00Z">
        <w:r w:rsidRPr="00BC7581" w:rsidDel="006051DB">
          <w:delText>)</w:delText>
        </w:r>
      </w:del>
      <w:r w:rsidRPr="00BC7581">
        <w:t xml:space="preserve"> less than </w:t>
      </w:r>
      <w:proofErr w:type="spellStart"/>
      <w:r w:rsidRPr="00BC7581">
        <w:t>SATsp</w:t>
      </w:r>
      <w:proofErr w:type="spellEnd"/>
      <w:r w:rsidRPr="00BC7581">
        <w:t xml:space="preserve"> for 5 minutes, send 2 </w:t>
      </w:r>
      <w:r>
        <w:rPr>
          <w:rFonts w:cs="Times New Roman PS MT"/>
          <w:bCs/>
          <w:szCs w:val="20"/>
        </w:rPr>
        <w:t>requests.</w:t>
      </w:r>
    </w:p>
    <w:p w14:paraId="6682540C" w14:textId="5A1E6B96" w:rsidR="009045A3" w:rsidRPr="00BC7581" w:rsidRDefault="009045A3" w:rsidP="007C1423">
      <w:pPr>
        <w:pStyle w:val="Heading5"/>
      </w:pPr>
      <w:r w:rsidRPr="00BC7581">
        <w:t xml:space="preserve">Else if HW valve position is greater than 95%, send 1 </w:t>
      </w:r>
      <w:r>
        <w:rPr>
          <w:rFonts w:cs="Times New Roman PS MT"/>
          <w:bCs/>
          <w:szCs w:val="20"/>
        </w:rPr>
        <w:t>request</w:t>
      </w:r>
      <w:r w:rsidRPr="00BC7581">
        <w:t xml:space="preserve"> until the HW valve position is less than 85</w:t>
      </w:r>
      <w:r>
        <w:rPr>
          <w:rFonts w:cs="Times New Roman PS MT"/>
          <w:bCs/>
          <w:szCs w:val="20"/>
        </w:rPr>
        <w:t>%.</w:t>
      </w:r>
    </w:p>
    <w:p w14:paraId="30DF48C5" w14:textId="5C1249E2" w:rsidR="009045A3" w:rsidRPr="00BC7581" w:rsidRDefault="009045A3" w:rsidP="007C1423">
      <w:pPr>
        <w:pStyle w:val="Heading5"/>
      </w:pPr>
      <w:r w:rsidRPr="00BC7581">
        <w:t xml:space="preserve">Else if the HW valve position is less than 95%, send 0 </w:t>
      </w:r>
      <w:r>
        <w:rPr>
          <w:rFonts w:cs="Times New Roman PS MT"/>
          <w:bCs/>
          <w:szCs w:val="20"/>
        </w:rPr>
        <w:t>requests.</w:t>
      </w:r>
    </w:p>
    <w:p w14:paraId="00F78370" w14:textId="11DE0A1E" w:rsidR="009045A3" w:rsidRPr="00BC7581" w:rsidRDefault="009045A3" w:rsidP="0087618D">
      <w:pPr>
        <w:pStyle w:val="Heading4"/>
      </w:pPr>
      <w:r w:rsidRPr="00BC7581">
        <w:t xml:space="preserve">If </w:t>
      </w:r>
      <w:r w:rsidRPr="00B87A61">
        <w:rPr>
          <w:rFonts w:cs="Times New Roman PS MT"/>
          <w:szCs w:val="20"/>
        </w:rPr>
        <w:t>There Is</w:t>
      </w:r>
      <w:r w:rsidRPr="00BC7581">
        <w:t xml:space="preserve"> a </w:t>
      </w:r>
      <w:r w:rsidRPr="00B87A61">
        <w:rPr>
          <w:rFonts w:cs="Times New Roman PS MT"/>
          <w:szCs w:val="20"/>
        </w:rPr>
        <w:t>Hot-Water Coil</w:t>
      </w:r>
      <w:r w:rsidRPr="00BC7581">
        <w:t>, Heating Hot</w:t>
      </w:r>
      <w:r w:rsidRPr="00B87A61">
        <w:rPr>
          <w:rFonts w:cs="Times New Roman PS MT"/>
          <w:szCs w:val="20"/>
        </w:rPr>
        <w:t>-</w:t>
      </w:r>
      <w:r w:rsidRPr="00BC7581">
        <w:t>Water Plant Requests. Send the heating hot</w:t>
      </w:r>
      <w:r w:rsidRPr="00B87A61">
        <w:rPr>
          <w:rFonts w:cs="Times New Roman PS MT"/>
          <w:bCs/>
          <w:szCs w:val="20"/>
        </w:rPr>
        <w:t>-</w:t>
      </w:r>
      <w:r w:rsidRPr="00BC7581">
        <w:t xml:space="preserve">water plant that serves the AHU a </w:t>
      </w:r>
      <w:r w:rsidRPr="00B87A61">
        <w:rPr>
          <w:rFonts w:cs="Times New Roman PS MT"/>
          <w:bCs/>
          <w:szCs w:val="20"/>
        </w:rPr>
        <w:t>heating hot-water plant request</w:t>
      </w:r>
      <w:r w:rsidRPr="00BC7581">
        <w:t xml:space="preserve"> as follows:</w:t>
      </w:r>
    </w:p>
    <w:p w14:paraId="327A194F" w14:textId="67DA5FEB" w:rsidR="009045A3" w:rsidRPr="00BC7581" w:rsidRDefault="009045A3" w:rsidP="007C1423">
      <w:pPr>
        <w:pStyle w:val="Heading5"/>
      </w:pPr>
      <w:r w:rsidRPr="00BC7581">
        <w:t xml:space="preserve">If the HW valve position is greater than 95%, send 1 </w:t>
      </w:r>
      <w:r>
        <w:rPr>
          <w:rFonts w:cs="Times New Roman PS MT"/>
          <w:bCs/>
          <w:szCs w:val="20"/>
        </w:rPr>
        <w:t>request</w:t>
      </w:r>
      <w:r w:rsidRPr="00BC7581">
        <w:t xml:space="preserve"> until the HW valve position is less than 10</w:t>
      </w:r>
      <w:r>
        <w:rPr>
          <w:rFonts w:cs="Times New Roman PS MT"/>
          <w:bCs/>
          <w:szCs w:val="20"/>
        </w:rPr>
        <w:t>%.</w:t>
      </w:r>
    </w:p>
    <w:p w14:paraId="1129B954" w14:textId="3F9E987B" w:rsidR="009045A3" w:rsidRPr="00BC7581" w:rsidRDefault="009045A3" w:rsidP="007C1423">
      <w:pPr>
        <w:pStyle w:val="Heading5"/>
      </w:pPr>
      <w:r w:rsidRPr="00BC7581">
        <w:t xml:space="preserve">Else if the HW valve position is less than 95%, send 0 </w:t>
      </w:r>
      <w:r>
        <w:rPr>
          <w:rFonts w:cs="Times New Roman PS MT"/>
          <w:bCs/>
          <w:szCs w:val="20"/>
        </w:rPr>
        <w:t>requests</w:t>
      </w:r>
      <w:r w:rsidRPr="00BC7581">
        <w:t>.</w:t>
      </w:r>
    </w:p>
    <w:p w14:paraId="7A58BED7" w14:textId="1DDEDAF0" w:rsidR="000056F1" w:rsidRPr="00097412" w:rsidRDefault="00A5248C" w:rsidP="00A5248C">
      <w:pPr>
        <w:pStyle w:val="Heading2"/>
      </w:pPr>
      <w:bookmarkStart w:id="7888" w:name="_Toc475083229"/>
      <w:bookmarkStart w:id="7889" w:name="_Toc475083317"/>
      <w:bookmarkStart w:id="7890" w:name="_Toc475084509"/>
      <w:bookmarkStart w:id="7891" w:name="_Toc475895724"/>
      <w:bookmarkStart w:id="7892" w:name="_Toc121477569"/>
      <w:bookmarkEnd w:id="7888"/>
      <w:bookmarkEnd w:id="7889"/>
      <w:bookmarkEnd w:id="7890"/>
      <w:bookmarkEnd w:id="7891"/>
      <w:commentRangeStart w:id="7893"/>
      <w:ins w:id="7894" w:author="Reece Kiriu" w:date="2022-10-28T17:03:00Z">
        <w:r w:rsidRPr="00A5248C">
          <w:rPr>
            <w:rStyle w:val="Toggle"/>
            <w:rPrChange w:id="7895" w:author="Reece Kiriu" w:date="2022-10-28T17:03:00Z">
              <w:rPr/>
            </w:rPrChange>
          </w:rPr>
          <w:t>[DELETE]</w:t>
        </w:r>
      </w:ins>
      <w:r w:rsidR="000056F1" w:rsidRPr="00EC7EAC">
        <w:t>General Constant Speed Exhaust Fan</w:t>
      </w:r>
      <w:commentRangeEnd w:id="7893"/>
      <w:r>
        <w:rPr>
          <w:rStyle w:val="CommentReference"/>
          <w:rFonts w:cstheme="minorBidi"/>
        </w:rPr>
        <w:commentReference w:id="7893"/>
      </w:r>
      <w:bookmarkEnd w:id="7892"/>
    </w:p>
    <w:p w14:paraId="399E285B" w14:textId="77777777" w:rsidR="000056F1" w:rsidRPr="00097412" w:rsidRDefault="000056F1" w:rsidP="0087618D">
      <w:pPr>
        <w:pStyle w:val="Heading3"/>
      </w:pPr>
      <w:r w:rsidRPr="00097412">
        <w:t>Exhaust Fan Control</w:t>
      </w:r>
    </w:p>
    <w:p w14:paraId="037EF46B" w14:textId="77777777" w:rsidR="000056F1" w:rsidRPr="007F3494" w:rsidRDefault="000056F1" w:rsidP="0087618D">
      <w:pPr>
        <w:pStyle w:val="Heading4"/>
      </w:pPr>
      <w:r w:rsidRPr="007F3494">
        <w:t>Exhaust Fan Start/Stop</w:t>
      </w:r>
    </w:p>
    <w:p w14:paraId="387359AE" w14:textId="77777777" w:rsidR="000056F1" w:rsidRPr="00EC7EAC" w:rsidRDefault="000056F1" w:rsidP="00097412">
      <w:pPr>
        <w:pStyle w:val="Instrbox"/>
      </w:pPr>
      <w:r w:rsidRPr="00EC7EAC">
        <w:t>The engineer must select between control options:</w:t>
      </w:r>
    </w:p>
    <w:p w14:paraId="3C443384" w14:textId="127582F8" w:rsidR="000056F1" w:rsidRPr="00EC7EAC" w:rsidRDefault="000056F1" w:rsidP="00097412">
      <w:pPr>
        <w:pStyle w:val="Instrbox"/>
      </w:pPr>
      <w:r w:rsidRPr="00097412">
        <w:t xml:space="preserve">If the exhaust fan is to be operated with associated </w:t>
      </w:r>
      <w:r w:rsidR="00D21A33">
        <w:t>Zone Group</w:t>
      </w:r>
      <w:r w:rsidRPr="00097412">
        <w:t>s, keep subsection “</w:t>
      </w:r>
      <w:r>
        <w:fldChar w:fldCharType="begin"/>
      </w:r>
      <w:r>
        <w:instrText xml:space="preserve"> REF _Ref47340053 \w \h </w:instrText>
      </w:r>
      <w:r>
        <w:fldChar w:fldCharType="separate"/>
      </w:r>
      <w:r w:rsidR="009C6795">
        <w:t>5.19.1.</w:t>
      </w:r>
      <w:proofErr w:type="gramStart"/>
      <w:r w:rsidR="009C6795">
        <w:t>1.a</w:t>
      </w:r>
      <w:proofErr w:type="gramEnd"/>
      <w:r>
        <w:fldChar w:fldCharType="end"/>
      </w:r>
      <w:r w:rsidRPr="00EC7EAC">
        <w:t>” and delete subsection “</w:t>
      </w:r>
      <w:r>
        <w:fldChar w:fldCharType="begin"/>
      </w:r>
      <w:r>
        <w:instrText xml:space="preserve"> REF _Ref47340070 \n \h </w:instrText>
      </w:r>
      <w:r>
        <w:fldChar w:fldCharType="separate"/>
      </w:r>
      <w:r w:rsidR="009C6795">
        <w:t>b</w:t>
      </w:r>
      <w:r>
        <w:fldChar w:fldCharType="end"/>
      </w:r>
      <w:r w:rsidRPr="00EC7EAC">
        <w:t>”</w:t>
      </w:r>
    </w:p>
    <w:p w14:paraId="1F79177C" w14:textId="23F4238D" w:rsidR="000056F1" w:rsidRPr="00EC7EAC" w:rsidRDefault="000056F1" w:rsidP="00097412">
      <w:pPr>
        <w:pStyle w:val="Instrbox"/>
      </w:pPr>
      <w:r w:rsidRPr="00EC7EAC">
        <w:t>If the exhaust fan is to be cycled to maintain room temperature, keep subsection “</w:t>
      </w:r>
      <w:r w:rsidR="00571F97">
        <w:fldChar w:fldCharType="begin"/>
      </w:r>
      <w:r w:rsidR="00571F97">
        <w:instrText xml:space="preserve"> REF _Ref47340070 \n \h </w:instrText>
      </w:r>
      <w:r w:rsidR="00571F97">
        <w:fldChar w:fldCharType="separate"/>
      </w:r>
      <w:r w:rsidR="009C6795">
        <w:t>b</w:t>
      </w:r>
      <w:r w:rsidR="00571F97">
        <w:fldChar w:fldCharType="end"/>
      </w:r>
      <w:r w:rsidRPr="00EC7EAC">
        <w:t>” and delete subsection “</w:t>
      </w:r>
      <w:r w:rsidR="00571F97">
        <w:fldChar w:fldCharType="begin"/>
      </w:r>
      <w:r w:rsidR="00571F97">
        <w:instrText xml:space="preserve"> REF _Ref47340053 \n \h </w:instrText>
      </w:r>
      <w:r w:rsidR="00571F97">
        <w:fldChar w:fldCharType="separate"/>
      </w:r>
      <w:r w:rsidR="0037258A">
        <w:t>a</w:t>
      </w:r>
      <w:r w:rsidR="00571F97">
        <w:fldChar w:fldCharType="end"/>
      </w:r>
      <w:r w:rsidRPr="00EC7EAC">
        <w:t>”.</w:t>
      </w:r>
    </w:p>
    <w:p w14:paraId="0386C34C" w14:textId="50B03FCE" w:rsidR="000056F1" w:rsidRPr="007F3494" w:rsidRDefault="000056F1" w:rsidP="007C1423">
      <w:pPr>
        <w:pStyle w:val="Heading5"/>
      </w:pPr>
      <w:bookmarkStart w:id="7896" w:name="_Ref47340053"/>
      <w:r w:rsidRPr="007F3494">
        <w:t xml:space="preserve">Exhaust fan shall operate when any of the associated system supply fans is proven </w:t>
      </w:r>
      <w:proofErr w:type="gramStart"/>
      <w:r w:rsidRPr="007F3494">
        <w:t>on</w:t>
      </w:r>
      <w:proofErr w:type="gramEnd"/>
      <w:r w:rsidRPr="007F3494">
        <w:t xml:space="preserve"> and any associated </w:t>
      </w:r>
      <w:r w:rsidR="00D21A33">
        <w:t>Zone Group</w:t>
      </w:r>
      <w:r w:rsidRPr="007F3494">
        <w:t xml:space="preserve"> is in the </w:t>
      </w:r>
      <w:r w:rsidR="00D21A33">
        <w:t>Occupied Mode</w:t>
      </w:r>
      <w:r w:rsidRPr="007F3494">
        <w:t xml:space="preserve">.  See </w:t>
      </w:r>
      <w:r w:rsidR="00571F97">
        <w:t xml:space="preserve">Section </w:t>
      </w:r>
      <w:r w:rsidR="00571F97">
        <w:fldChar w:fldCharType="begin"/>
      </w:r>
      <w:r w:rsidR="00571F97">
        <w:instrText xml:space="preserve"> REF _Ref443139414 \w \h </w:instrText>
      </w:r>
      <w:r w:rsidR="00571F97">
        <w:fldChar w:fldCharType="separate"/>
      </w:r>
      <w:r w:rsidR="0037258A">
        <w:t>3.1.3</w:t>
      </w:r>
      <w:r w:rsidR="00571F97">
        <w:fldChar w:fldCharType="end"/>
      </w:r>
      <w:r w:rsidR="00571F97">
        <w:t xml:space="preserve"> </w:t>
      </w:r>
      <w:r w:rsidRPr="007F3494">
        <w:t xml:space="preserve">for </w:t>
      </w:r>
      <w:r w:rsidR="00D21A33">
        <w:t>Zone Group</w:t>
      </w:r>
      <w:r w:rsidRPr="007F3494">
        <w:t xml:space="preserve"> assignments.</w:t>
      </w:r>
      <w:bookmarkEnd w:id="7896"/>
    </w:p>
    <w:p w14:paraId="63FEE684" w14:textId="6F69648F" w:rsidR="000056F1" w:rsidRPr="007F3494" w:rsidRDefault="000056F1" w:rsidP="007C1423">
      <w:pPr>
        <w:pStyle w:val="Heading5"/>
      </w:pPr>
      <w:bookmarkStart w:id="7897" w:name="_Ref47340070"/>
      <w:r w:rsidRPr="007F3494">
        <w:t xml:space="preserve">Exhaust fan shall run when zone temperature rises above the active cooling setpoint until zone temperature falls more than </w:t>
      </w:r>
      <w:ins w:id="7898" w:author="Titus Ellison" w:date="2022-10-21T09:27:00Z">
        <w:r w:rsidR="00FE247E" w:rsidRPr="00FE247E">
          <w:rPr>
            <w:rStyle w:val="Toggle"/>
            <w:rPrChange w:id="7899" w:author="Titus Ellison" w:date="2022-10-21T09:27:00Z">
              <w:rPr/>
            </w:rPrChange>
          </w:rPr>
          <w:t>[UNITS [</w:t>
        </w:r>
      </w:ins>
      <w:r w:rsidRPr="00FE247E">
        <w:rPr>
          <w:rStyle w:val="Toggle"/>
          <w:rPrChange w:id="7900" w:author="Titus Ellison" w:date="2022-10-21T09:27:00Z">
            <w:rPr/>
          </w:rPrChange>
        </w:rPr>
        <w:t>1°C</w:t>
      </w:r>
      <w:ins w:id="7901" w:author="Titus Ellison" w:date="2022-10-21T09:27:00Z">
        <w:r w:rsidR="00FE247E" w:rsidRPr="00FE247E">
          <w:rPr>
            <w:rStyle w:val="Toggle"/>
            <w:rPrChange w:id="7902" w:author="Titus Ellison" w:date="2022-10-21T09:27:00Z">
              <w:rPr/>
            </w:rPrChange>
          </w:rPr>
          <w:t>]</w:t>
        </w:r>
      </w:ins>
      <w:r w:rsidRPr="00FE247E">
        <w:rPr>
          <w:rStyle w:val="Toggle"/>
          <w:rPrChange w:id="7903" w:author="Titus Ellison" w:date="2022-10-21T09:27:00Z">
            <w:rPr/>
          </w:rPrChange>
        </w:rPr>
        <w:t xml:space="preserve"> </w:t>
      </w:r>
      <w:ins w:id="7904" w:author="Titus Ellison" w:date="2022-10-21T09:27:00Z">
        <w:r w:rsidR="00FE247E" w:rsidRPr="00FE247E">
          <w:rPr>
            <w:rStyle w:val="Toggle"/>
            <w:rPrChange w:id="7905" w:author="Titus Ellison" w:date="2022-10-21T09:27:00Z">
              <w:rPr/>
            </w:rPrChange>
          </w:rPr>
          <w:t>[</w:t>
        </w:r>
      </w:ins>
      <w:del w:id="7906" w:author="Titus Ellison" w:date="2022-10-21T09:27:00Z">
        <w:r w:rsidRPr="00FE247E" w:rsidDel="00FE247E">
          <w:rPr>
            <w:rStyle w:val="Toggle"/>
            <w:rPrChange w:id="7907" w:author="Titus Ellison" w:date="2022-10-21T09:27:00Z">
              <w:rPr/>
            </w:rPrChange>
          </w:rPr>
          <w:delText>(</w:delText>
        </w:r>
      </w:del>
      <w:r w:rsidRPr="00FE247E">
        <w:rPr>
          <w:rStyle w:val="Toggle"/>
          <w:rPrChange w:id="7908" w:author="Titus Ellison" w:date="2022-10-21T09:27:00Z">
            <w:rPr/>
          </w:rPrChange>
        </w:rPr>
        <w:t>2°F</w:t>
      </w:r>
      <w:ins w:id="7909" w:author="Titus Ellison" w:date="2022-10-21T09:27:00Z">
        <w:r w:rsidR="00FE247E" w:rsidRPr="00FE247E">
          <w:rPr>
            <w:rStyle w:val="Toggle"/>
            <w:rPrChange w:id="7910" w:author="Titus Ellison" w:date="2022-10-21T09:27:00Z">
              <w:rPr/>
            </w:rPrChange>
          </w:rPr>
          <w:t>]]</w:t>
        </w:r>
      </w:ins>
      <w:del w:id="7911" w:author="Titus Ellison" w:date="2022-10-21T09:27:00Z">
        <w:r w:rsidRPr="007F3494" w:rsidDel="00FE247E">
          <w:delText>)</w:delText>
        </w:r>
      </w:del>
      <w:r w:rsidRPr="007F3494">
        <w:t xml:space="preserve"> below the active cooling setpoint for 2 minutes.</w:t>
      </w:r>
      <w:bookmarkEnd w:id="7897"/>
    </w:p>
    <w:p w14:paraId="44DE40BA" w14:textId="2C67833A" w:rsidR="000056F1" w:rsidRPr="00097412" w:rsidRDefault="000056F1" w:rsidP="00EC7EAC">
      <w:pPr>
        <w:pStyle w:val="Infobox"/>
      </w:pPr>
      <w:r w:rsidRPr="00EC7EAC">
        <w:t>The room temperature control method should only be used in non-occupied spaces where ventilation is not required</w:t>
      </w:r>
      <w:r w:rsidRPr="00097412">
        <w:t xml:space="preserve"> (</w:t>
      </w:r>
      <w:r w:rsidR="00703011">
        <w:t xml:space="preserve">e.g., </w:t>
      </w:r>
      <w:r w:rsidRPr="00097412">
        <w:t xml:space="preserve">equipment rooms). </w:t>
      </w:r>
    </w:p>
    <w:p w14:paraId="1D65F331" w14:textId="77777777" w:rsidR="000056F1" w:rsidRPr="00097412" w:rsidRDefault="000056F1" w:rsidP="0087618D">
      <w:pPr>
        <w:pStyle w:val="Heading3"/>
      </w:pPr>
      <w:r w:rsidRPr="00097412">
        <w:t>Alarms</w:t>
      </w:r>
    </w:p>
    <w:p w14:paraId="6B2F6D8C" w14:textId="77777777" w:rsidR="000056F1" w:rsidRPr="007F3494" w:rsidRDefault="000056F1" w:rsidP="0087618D">
      <w:pPr>
        <w:pStyle w:val="Heading4"/>
      </w:pPr>
      <w:r w:rsidRPr="007F3494">
        <w:t>Maintenance interval alarm when fan has operated for more than 3,000 hours:  Level 4.  Reset interval counter when alarm is acknowledged.</w:t>
      </w:r>
    </w:p>
    <w:p w14:paraId="158A9065" w14:textId="77777777" w:rsidR="000056F1" w:rsidRPr="007F3494" w:rsidRDefault="000056F1" w:rsidP="0087618D">
      <w:pPr>
        <w:pStyle w:val="Heading4"/>
      </w:pPr>
      <w:r w:rsidRPr="007F3494">
        <w:t>Fan alarm is indicated by the status being different from the command for a period of 15 seconds.</w:t>
      </w:r>
    </w:p>
    <w:p w14:paraId="7FD221F8" w14:textId="77777777" w:rsidR="000056F1" w:rsidRPr="007F3494" w:rsidRDefault="000056F1" w:rsidP="007C1423">
      <w:pPr>
        <w:pStyle w:val="Heading5"/>
      </w:pPr>
      <w:r w:rsidRPr="007F3494">
        <w:t>Commanded on, status off:  Level 2</w:t>
      </w:r>
    </w:p>
    <w:p w14:paraId="3B6E1889" w14:textId="77777777" w:rsidR="000056F1" w:rsidRPr="007F3494" w:rsidRDefault="000056F1" w:rsidP="007C1423">
      <w:pPr>
        <w:pStyle w:val="Heading5"/>
      </w:pPr>
      <w:r w:rsidRPr="007F3494">
        <w:t>Commanded off, status off:  Level 4</w:t>
      </w:r>
    </w:p>
    <w:p w14:paraId="4139C981" w14:textId="77777777" w:rsidR="0014480D" w:rsidRPr="00FA7ACF" w:rsidRDefault="009E5C6C" w:rsidP="005274F2">
      <w:pPr>
        <w:pStyle w:val="Heading2"/>
        <w:pageBreakBefore/>
        <w:ind w:left="446" w:hanging="446"/>
      </w:pPr>
      <w:bookmarkStart w:id="7912" w:name="_Toc47869269"/>
      <w:bookmarkStart w:id="7913" w:name="_Hlk75340584"/>
      <w:bookmarkStart w:id="7914" w:name="_Toc121477570"/>
      <w:ins w:id="7915" w:author="Hwakong Cheng" w:date="2022-10-14T09:33:00Z">
        <w:r w:rsidRPr="009E5C6C">
          <w:rPr>
            <w:rStyle w:val="Toggle"/>
            <w:rPrChange w:id="7916" w:author="Hwakong Cheng" w:date="2022-10-14T09:34:00Z">
              <w:rPr/>
            </w:rPrChange>
          </w:rPr>
          <w:lastRenderedPageBreak/>
          <w:t>[DELETE]</w:t>
        </w:r>
      </w:ins>
      <w:r w:rsidR="0014480D" w:rsidRPr="00FA7ACF">
        <w:t>Chilled Water Plant</w:t>
      </w:r>
      <w:bookmarkEnd w:id="7912"/>
      <w:bookmarkEnd w:id="7914"/>
    </w:p>
    <w:p w14:paraId="4C40F20A" w14:textId="578887B7" w:rsidR="00667C66" w:rsidRPr="00667C66" w:rsidRDefault="00667C66" w:rsidP="00667C66">
      <w:pPr>
        <w:pStyle w:val="Instrbox"/>
      </w:pPr>
      <w:bookmarkStart w:id="7917" w:name="_Ref20843731"/>
      <w:r w:rsidRPr="00667C66">
        <w:t xml:space="preserve">Retain the applicable variables listed in </w:t>
      </w:r>
      <w:r w:rsidR="0022692A">
        <w:t>Sections</w:t>
      </w:r>
      <w:r w:rsidRPr="00667C66">
        <w:t xml:space="preserve"> </w:t>
      </w:r>
      <w:r w:rsidR="00CF69BF">
        <w:fldChar w:fldCharType="begin"/>
      </w:r>
      <w:r w:rsidR="00CF69BF">
        <w:instrText xml:space="preserve"> REF _Ref75338437 \w \h </w:instrText>
      </w:r>
      <w:r w:rsidR="00CF69BF">
        <w:fldChar w:fldCharType="separate"/>
      </w:r>
      <w:r w:rsidR="0037258A">
        <w:t>3.1.7</w:t>
      </w:r>
      <w:r w:rsidR="00CF69BF">
        <w:fldChar w:fldCharType="end"/>
      </w:r>
      <w:r w:rsidR="00CF69BF">
        <w:t xml:space="preserve"> and </w:t>
      </w:r>
      <w:r w:rsidR="00CF69BF">
        <w:fldChar w:fldCharType="begin"/>
      </w:r>
      <w:r w:rsidR="00CF69BF">
        <w:instrText xml:space="preserve"> REF _Ref75338462 \w \h </w:instrText>
      </w:r>
      <w:r w:rsidR="00CF69BF">
        <w:fldChar w:fldCharType="separate"/>
      </w:r>
      <w:r w:rsidR="0037258A">
        <w:t>3.2.3</w:t>
      </w:r>
      <w:r w:rsidR="00CF69BF">
        <w:fldChar w:fldCharType="end"/>
      </w:r>
      <w:r w:rsidRPr="00667C66">
        <w:t>. Delete variables that are not applicable.</w:t>
      </w:r>
    </w:p>
    <w:p w14:paraId="72924ABD" w14:textId="2B2DF31A" w:rsidR="00667C66" w:rsidRPr="00667C66" w:rsidRDefault="00667C66" w:rsidP="0087618D">
      <w:pPr>
        <w:pStyle w:val="Heading3"/>
      </w:pPr>
      <w:r w:rsidRPr="00667C66">
        <w:t xml:space="preserve">See </w:t>
      </w:r>
      <w:r w:rsidR="0022692A">
        <w:t>Section</w:t>
      </w:r>
      <w:r w:rsidRPr="00667C66">
        <w:t xml:space="preserve"> </w:t>
      </w:r>
      <w:r w:rsidR="00CF69BF">
        <w:fldChar w:fldCharType="begin"/>
      </w:r>
      <w:r w:rsidR="00CF69BF">
        <w:instrText xml:space="preserve"> REF _Ref75338437 \w \h </w:instrText>
      </w:r>
      <w:r w:rsidR="00CF69BF">
        <w:fldChar w:fldCharType="separate"/>
      </w:r>
      <w:r w:rsidR="0037258A">
        <w:t>3.1.7</w:t>
      </w:r>
      <w:r w:rsidR="00CF69BF">
        <w:fldChar w:fldCharType="end"/>
      </w:r>
      <w:r w:rsidR="00CF69BF">
        <w:t xml:space="preserve"> </w:t>
      </w:r>
      <w:r w:rsidRPr="00667C66">
        <w:t xml:space="preserve">for </w:t>
      </w:r>
      <w:proofErr w:type="spellStart"/>
      <w:r w:rsidRPr="00667C66">
        <w:t>CHWSTminX</w:t>
      </w:r>
      <w:proofErr w:type="spellEnd"/>
      <w:r w:rsidRPr="00667C66">
        <w:t xml:space="preserve">, </w:t>
      </w:r>
      <w:proofErr w:type="spellStart"/>
      <w:r w:rsidRPr="00667C66">
        <w:t>CWRTdesX</w:t>
      </w:r>
      <w:proofErr w:type="spellEnd"/>
      <w:r w:rsidRPr="00667C66">
        <w:t xml:space="preserve">, </w:t>
      </w:r>
      <w:proofErr w:type="spellStart"/>
      <w:r w:rsidRPr="00667C66">
        <w:t>CWSTdesX</w:t>
      </w:r>
      <w:proofErr w:type="spellEnd"/>
      <w:r w:rsidRPr="00667C66">
        <w:t>, CH-LOT, CHW-</w:t>
      </w:r>
      <w:proofErr w:type="spellStart"/>
      <w:r w:rsidRPr="00667C66">
        <w:t>MinFlowX</w:t>
      </w:r>
      <w:proofErr w:type="spellEnd"/>
      <w:r w:rsidRPr="00667C66">
        <w:t>, CHW-</w:t>
      </w:r>
      <w:proofErr w:type="spellStart"/>
      <w:r w:rsidRPr="00667C66">
        <w:t>DesFlowX</w:t>
      </w:r>
      <w:proofErr w:type="spellEnd"/>
      <w:r w:rsidRPr="00667C66">
        <w:t xml:space="preserve">, </w:t>
      </w:r>
      <w:proofErr w:type="spellStart"/>
      <w:r w:rsidRPr="00667C66">
        <w:t>LIFTminX</w:t>
      </w:r>
      <w:proofErr w:type="spellEnd"/>
      <w:r w:rsidRPr="00667C66">
        <w:t xml:space="preserve">, </w:t>
      </w:r>
      <w:proofErr w:type="spellStart"/>
      <w:r w:rsidRPr="00667C66">
        <w:t>LIFTmaxX</w:t>
      </w:r>
      <w:proofErr w:type="spellEnd"/>
      <w:r w:rsidRPr="00667C66">
        <w:t xml:space="preserve">, </w:t>
      </w:r>
      <w:proofErr w:type="spellStart"/>
      <w:r w:rsidRPr="00667C66">
        <w:t>QchX</w:t>
      </w:r>
      <w:proofErr w:type="spellEnd"/>
      <w:r w:rsidRPr="00667C66">
        <w:t xml:space="preserve">, </w:t>
      </w:r>
      <w:proofErr w:type="spellStart"/>
      <w:r w:rsidRPr="00667C66">
        <w:t>PCHWFdesign</w:t>
      </w:r>
      <w:proofErr w:type="spellEnd"/>
      <w:r w:rsidRPr="00667C66">
        <w:t xml:space="preserve">, </w:t>
      </w:r>
      <w:proofErr w:type="spellStart"/>
      <w:r w:rsidRPr="00667C66">
        <w:t>SCHWFdesign</w:t>
      </w:r>
      <w:proofErr w:type="spellEnd"/>
      <w:r w:rsidRPr="00667C66">
        <w:t xml:space="preserve">, </w:t>
      </w:r>
      <w:proofErr w:type="spellStart"/>
      <w:r w:rsidRPr="00667C66">
        <w:t>MinUnloadCapX</w:t>
      </w:r>
      <w:proofErr w:type="spellEnd"/>
      <w:r w:rsidRPr="00667C66">
        <w:t>, DA</w:t>
      </w:r>
      <w:r w:rsidRPr="00667C66">
        <w:rPr>
          <w:vertAlign w:val="subscript"/>
        </w:rPr>
        <w:t>HX</w:t>
      </w:r>
      <w:r w:rsidRPr="00667C66">
        <w:t>, DT</w:t>
      </w:r>
      <w:r w:rsidRPr="00667C66">
        <w:rPr>
          <w:vertAlign w:val="subscript"/>
        </w:rPr>
        <w:t>WB</w:t>
      </w:r>
      <w:r w:rsidRPr="00667C66">
        <w:t>, DA</w:t>
      </w:r>
      <w:r w:rsidRPr="00667C66">
        <w:rPr>
          <w:vertAlign w:val="subscript"/>
        </w:rPr>
        <w:t>CT</w:t>
      </w:r>
      <w:r w:rsidRPr="00667C66">
        <w:t xml:space="preserve">, </w:t>
      </w:r>
      <w:proofErr w:type="spellStart"/>
      <w:r w:rsidRPr="00667C66">
        <w:t>HXFdesign</w:t>
      </w:r>
      <w:proofErr w:type="spellEnd"/>
      <w:r w:rsidRPr="00667C66">
        <w:t>, and HX</w:t>
      </w:r>
      <w:r w:rsidRPr="00667C66">
        <w:rPr>
          <w:vertAlign w:val="subscript"/>
        </w:rPr>
        <w:t>DP-Design</w:t>
      </w:r>
      <w:r w:rsidRPr="00667C66">
        <w:t xml:space="preserve">. See </w:t>
      </w:r>
      <w:r w:rsidR="0022692A">
        <w:t>Section</w:t>
      </w:r>
      <w:r w:rsidRPr="00667C66">
        <w:t xml:space="preserve"> </w:t>
      </w:r>
      <w:r w:rsidR="00CF69BF">
        <w:fldChar w:fldCharType="begin"/>
      </w:r>
      <w:r w:rsidR="00CF69BF">
        <w:instrText xml:space="preserve"> REF _Ref75338462 \w \h </w:instrText>
      </w:r>
      <w:r w:rsidR="00CF69BF">
        <w:fldChar w:fldCharType="separate"/>
      </w:r>
      <w:r w:rsidR="0037258A">
        <w:t>3.2.3</w:t>
      </w:r>
      <w:r w:rsidR="00CF69BF">
        <w:fldChar w:fldCharType="end"/>
      </w:r>
      <w:r w:rsidR="00CF69BF">
        <w:t xml:space="preserve"> </w:t>
      </w:r>
      <w:r w:rsidRPr="00667C66">
        <w:t>for CHW-</w:t>
      </w:r>
      <w:proofErr w:type="spellStart"/>
      <w:r w:rsidRPr="00667C66">
        <w:t>DPmax</w:t>
      </w:r>
      <w:proofErr w:type="spellEnd"/>
      <w:r w:rsidRPr="00667C66">
        <w:t xml:space="preserve">, </w:t>
      </w:r>
      <w:proofErr w:type="spellStart"/>
      <w:r w:rsidRPr="00667C66">
        <w:t>LocalCHW-DPmax</w:t>
      </w:r>
      <w:proofErr w:type="spellEnd"/>
      <w:r w:rsidRPr="00667C66">
        <w:t xml:space="preserve">, </w:t>
      </w:r>
      <w:proofErr w:type="spellStart"/>
      <w:r w:rsidRPr="00667C66">
        <w:t>Cw-DesPumpSpdStage</w:t>
      </w:r>
      <w:proofErr w:type="spellEnd"/>
      <w:r w:rsidRPr="00667C66">
        <w:t xml:space="preserve">, </w:t>
      </w:r>
      <w:proofErr w:type="spellStart"/>
      <w:r w:rsidRPr="00667C66">
        <w:t>MinCWVlvPos</w:t>
      </w:r>
      <w:proofErr w:type="spellEnd"/>
      <w:r w:rsidRPr="00667C66">
        <w:t xml:space="preserve">, </w:t>
      </w:r>
      <w:proofErr w:type="spellStart"/>
      <w:r w:rsidRPr="00667C66">
        <w:t>MinCWPspeed</w:t>
      </w:r>
      <w:proofErr w:type="spellEnd"/>
      <w:r w:rsidRPr="00667C66">
        <w:t xml:space="preserve">, </w:t>
      </w:r>
      <w:proofErr w:type="spellStart"/>
      <w:r w:rsidRPr="00667C66">
        <w:t>HxPumpDesSpd</w:t>
      </w:r>
      <w:proofErr w:type="spellEnd"/>
      <w:r w:rsidRPr="00667C66">
        <w:t>, Ch-</w:t>
      </w:r>
      <w:proofErr w:type="spellStart"/>
      <w:r w:rsidRPr="00667C66">
        <w:t>MaxPriPumpSpdStage</w:t>
      </w:r>
      <w:proofErr w:type="spellEnd"/>
      <w:r w:rsidRPr="00667C66">
        <w:t>, and CH-</w:t>
      </w:r>
      <w:proofErr w:type="spellStart"/>
      <w:r w:rsidRPr="00667C66">
        <w:t>MinPriPumpSpdStage</w:t>
      </w:r>
      <w:proofErr w:type="spellEnd"/>
      <w:r w:rsidRPr="00667C66">
        <w:t>.</w:t>
      </w:r>
    </w:p>
    <w:p w14:paraId="31AF13EF" w14:textId="77777777" w:rsidR="00FA44FD" w:rsidRPr="00FA7ACF" w:rsidRDefault="00FA44FD" w:rsidP="0087618D">
      <w:pPr>
        <w:pStyle w:val="Heading3"/>
      </w:pPr>
      <w:r w:rsidRPr="00FA7ACF">
        <w:t>Plant Enable/Disable</w:t>
      </w:r>
      <w:bookmarkEnd w:id="7917"/>
    </w:p>
    <w:p w14:paraId="249C863D" w14:textId="77777777" w:rsidR="00FA44FD" w:rsidRPr="00FA7ACF" w:rsidRDefault="00FA44FD" w:rsidP="0087618D">
      <w:pPr>
        <w:pStyle w:val="Heading4"/>
      </w:pPr>
      <w:r w:rsidRPr="00FA7ACF">
        <w:t>The chiller plant shall include an enabling schedule that allows operators to lock out the plant during off-hours, holidays, or any other scheduled event, e.g., to allow off-hour operation of HVAC systems except the chiller plant. The default schedule shall be 24/7 (adjustable).</w:t>
      </w:r>
    </w:p>
    <w:p w14:paraId="23D69C27" w14:textId="77777777" w:rsidR="00FA44FD" w:rsidRPr="00FA7ACF" w:rsidRDefault="00FA44FD" w:rsidP="0087618D">
      <w:pPr>
        <w:pStyle w:val="Heading4"/>
      </w:pPr>
      <w:r w:rsidRPr="00FA7ACF">
        <w:t>Enable the plant in the lowest stage when the plant has been disabled for at least 15 minutes and:</w:t>
      </w:r>
    </w:p>
    <w:p w14:paraId="7B315905" w14:textId="77777777" w:rsidR="00FA44FD" w:rsidRPr="00FA7ACF" w:rsidRDefault="00FA44FD" w:rsidP="007C1423">
      <w:pPr>
        <w:pStyle w:val="Heading5"/>
      </w:pPr>
      <w:r w:rsidRPr="00FA7ACF">
        <w:t>Number of Chiller Plant Requests &gt; I (I = Ignores shall default to 0, adjustable), and</w:t>
      </w:r>
    </w:p>
    <w:p w14:paraId="2F311D00" w14:textId="77777777" w:rsidR="00FA44FD" w:rsidRPr="00FA7ACF" w:rsidRDefault="00FA44FD" w:rsidP="007C1423">
      <w:pPr>
        <w:pStyle w:val="Heading5"/>
      </w:pPr>
      <w:r w:rsidRPr="00FA7ACF">
        <w:t>OAT&gt;CH-LOT, and</w:t>
      </w:r>
    </w:p>
    <w:p w14:paraId="0A3254C2" w14:textId="77777777" w:rsidR="00FA44FD" w:rsidRPr="00FA7ACF" w:rsidRDefault="00FA44FD" w:rsidP="007C1423">
      <w:pPr>
        <w:pStyle w:val="Heading5"/>
      </w:pPr>
      <w:r w:rsidRPr="00FA7ACF">
        <w:t>The chiller plant enable schedule is active.</w:t>
      </w:r>
    </w:p>
    <w:p w14:paraId="47EA3C17" w14:textId="77777777" w:rsidR="00FA44FD" w:rsidRPr="00FA7ACF" w:rsidRDefault="00FA44FD" w:rsidP="0087618D">
      <w:pPr>
        <w:pStyle w:val="Heading4"/>
      </w:pPr>
      <w:r w:rsidRPr="00FA7ACF">
        <w:t>Disable the plant when it has been enabled for at least 15 minutes and:</w:t>
      </w:r>
    </w:p>
    <w:p w14:paraId="00101F3E" w14:textId="77777777" w:rsidR="00FA44FD" w:rsidRPr="00FA7ACF" w:rsidRDefault="00FA44FD" w:rsidP="007C1423">
      <w:pPr>
        <w:pStyle w:val="Heading5"/>
      </w:pPr>
      <w:r w:rsidRPr="00FA7ACF">
        <w:t>Number of Chiller Plant Requests ≤ I for 3 minutes, or</w:t>
      </w:r>
    </w:p>
    <w:p w14:paraId="058B3BAF" w14:textId="28DE0443" w:rsidR="00FA44FD" w:rsidRPr="00FA7ACF" w:rsidRDefault="00FA44FD" w:rsidP="007C1423">
      <w:pPr>
        <w:pStyle w:val="Heading5"/>
      </w:pPr>
      <w:r w:rsidRPr="00FA7ACF">
        <w:t xml:space="preserve">OAT&lt;CH-LOT – </w:t>
      </w:r>
      <w:ins w:id="7918" w:author="Titus Ellison" w:date="2022-10-21T09:27:00Z">
        <w:r w:rsidR="007B4919" w:rsidRPr="007B4919">
          <w:rPr>
            <w:rStyle w:val="Toggle"/>
            <w:rPrChange w:id="7919" w:author="Titus Ellison" w:date="2022-10-21T09:28:00Z">
              <w:rPr/>
            </w:rPrChange>
          </w:rPr>
          <w:t>[UNITS [</w:t>
        </w:r>
      </w:ins>
      <w:ins w:id="7920" w:author="Titus Ellison" w:date="2022-10-21T09:28:00Z">
        <w:r w:rsidR="007B4919" w:rsidRPr="007B4919">
          <w:rPr>
            <w:rStyle w:val="Toggle"/>
            <w:rPrChange w:id="7921" w:author="Titus Ellison" w:date="2022-10-21T09:28:00Z">
              <w:rPr/>
            </w:rPrChange>
          </w:rPr>
          <w:t>0.5°C] [</w:t>
        </w:r>
      </w:ins>
      <w:r w:rsidRPr="007B4919">
        <w:rPr>
          <w:rStyle w:val="Toggle"/>
          <w:rPrChange w:id="7922" w:author="Titus Ellison" w:date="2022-10-21T09:28:00Z">
            <w:rPr/>
          </w:rPrChange>
        </w:rPr>
        <w:t>1°F</w:t>
      </w:r>
      <w:ins w:id="7923" w:author="Titus Ellison" w:date="2022-10-21T09:28:00Z">
        <w:r w:rsidR="007B4919" w:rsidRPr="007B4919">
          <w:rPr>
            <w:rStyle w:val="Toggle"/>
            <w:rPrChange w:id="7924" w:author="Titus Ellison" w:date="2022-10-21T09:28:00Z">
              <w:rPr/>
            </w:rPrChange>
          </w:rPr>
          <w:t>]]</w:t>
        </w:r>
      </w:ins>
      <w:r w:rsidRPr="00FA7ACF">
        <w:t xml:space="preserve">, or </w:t>
      </w:r>
    </w:p>
    <w:p w14:paraId="497D57DB" w14:textId="77777777" w:rsidR="00FA44FD" w:rsidRPr="00FA7ACF" w:rsidRDefault="00FA44FD" w:rsidP="007C1423">
      <w:pPr>
        <w:pStyle w:val="Heading5"/>
      </w:pPr>
      <w:r w:rsidRPr="00FA7ACF">
        <w:t>The chiller plant enable schedule is inactive.</w:t>
      </w:r>
    </w:p>
    <w:p w14:paraId="68A0454A" w14:textId="77777777" w:rsidR="00FA44FD" w:rsidRPr="00FA7ACF" w:rsidRDefault="00FA44FD" w:rsidP="00FA44FD">
      <w:pPr>
        <w:pStyle w:val="Infobox"/>
      </w:pPr>
      <w:r w:rsidRPr="00FA7ACF">
        <w:t>Chiller Plant Requests are generated by coil control valves. If the plant serves critical valves whose positions are not known to the plant controller, e.g., pneumatic controls, the Chiller Plant Request variable can be set to 1 manually by the operator such that the plant is enabled strictly based on OAT lockout and schedule per subsequent logic.</w:t>
      </w:r>
    </w:p>
    <w:p w14:paraId="792FCF1A" w14:textId="77777777" w:rsidR="00FA44FD" w:rsidRPr="00FA7ACF" w:rsidRDefault="00FA44FD" w:rsidP="00FA44FD">
      <w:pPr>
        <w:pStyle w:val="Infobox"/>
      </w:pPr>
      <w:r w:rsidRPr="00FA7ACF">
        <w:t>At a future date, Importance multipliers (IM) shall be added to Chiller Plant Requests in AHU and fan coils sequences to ensure that critical coils can independently cause the plant to start. For example, setting the importance multiplier of a large air handler’s Chiller Plant Requests to 4 will cause 4 requests so that air handler alone can start the plant even if I=4. Unimportant coils can be assigned an IM of zero so that they cannot cause the plant to start. Small coils can be assigned IM values less than one so that several are required to be active before the plant will start.</w:t>
      </w:r>
    </w:p>
    <w:p w14:paraId="3A291221" w14:textId="678CCE33" w:rsidR="00FA44FD" w:rsidRPr="00FA7ACF" w:rsidRDefault="00FA44FD" w:rsidP="00FA44FD">
      <w:pPr>
        <w:pStyle w:val="Instrbox"/>
      </w:pPr>
      <w:r w:rsidRPr="00FA7ACF">
        <w:t xml:space="preserve">Retain the following two </w:t>
      </w:r>
      <w:r w:rsidR="00335D1A">
        <w:t>section</w:t>
      </w:r>
      <w:r w:rsidRPr="00FA7ACF">
        <w:t>s (5.20.2.4 and 5.20.2.5) if the plant has a waterside economizer. Delete otherwise.</w:t>
      </w:r>
    </w:p>
    <w:p w14:paraId="54A9553A" w14:textId="77777777" w:rsidR="00FA44FD" w:rsidRPr="00FA7ACF" w:rsidRDefault="00FA44FD" w:rsidP="0087618D">
      <w:pPr>
        <w:pStyle w:val="Heading4"/>
      </w:pPr>
      <w:r w:rsidRPr="00FA7ACF">
        <w:t>When the plant is enabled:</w:t>
      </w:r>
    </w:p>
    <w:p w14:paraId="7F3778B8" w14:textId="0C4CBE80" w:rsidR="00FA44FD" w:rsidRPr="00FA7ACF" w:rsidRDefault="00FA44FD" w:rsidP="007C1423">
      <w:pPr>
        <w:pStyle w:val="Heading5"/>
      </w:pPr>
      <w:r w:rsidRPr="00FA7ACF">
        <w:t xml:space="preserve">If the plant is enabled in WSE Mode (see </w:t>
      </w:r>
      <w:r w:rsidR="00335D1A">
        <w:t xml:space="preserve">Section </w:t>
      </w:r>
      <w:r w:rsidRPr="00FA7ACF">
        <w:fldChar w:fldCharType="begin"/>
      </w:r>
      <w:r w:rsidRPr="00FA7ACF">
        <w:instrText xml:space="preserve"> REF _Ref2030886 \w \h  \* MERGEFORMAT </w:instrText>
      </w:r>
      <w:r w:rsidRPr="00FA7ACF">
        <w:fldChar w:fldCharType="separate"/>
      </w:r>
      <w:r w:rsidR="0037258A">
        <w:t>5.20.4.15</w:t>
      </w:r>
      <w:r w:rsidRPr="00FA7ACF">
        <w:fldChar w:fldCharType="end"/>
      </w:r>
      <w:r w:rsidRPr="00FA7ACF">
        <w:t>):</w:t>
      </w:r>
    </w:p>
    <w:p w14:paraId="0E1F2534" w14:textId="77777777" w:rsidR="00FA44FD" w:rsidRPr="00FA7ACF" w:rsidRDefault="00FA44FD" w:rsidP="007C1423">
      <w:pPr>
        <w:pStyle w:val="Heading6"/>
      </w:pPr>
      <w:r w:rsidRPr="00FA7ACF">
        <w:t>Open the CW isolation valve of the waterside economizer.</w:t>
      </w:r>
    </w:p>
    <w:p w14:paraId="5BE30731" w14:textId="77777777" w:rsidR="00FA44FD" w:rsidRPr="00FA7ACF" w:rsidRDefault="00FA44FD" w:rsidP="00FA44FD">
      <w:pPr>
        <w:pStyle w:val="Instrbox"/>
      </w:pPr>
      <w:r w:rsidRPr="00FA7ACF">
        <w:t>Retain the following sentence for primary-only plants. Delete otherwise.</w:t>
      </w:r>
    </w:p>
    <w:p w14:paraId="2F97D1B2" w14:textId="3C52B0A5" w:rsidR="00FA44FD" w:rsidRPr="00FA7ACF" w:rsidRDefault="00FA44FD" w:rsidP="007C1423">
      <w:pPr>
        <w:pStyle w:val="Heading6"/>
      </w:pPr>
      <w:r w:rsidRPr="00FA7ACF">
        <w:t xml:space="preserve">Stage on lead primary CHW pump, CW pump, and cooling tower(s) per </w:t>
      </w:r>
      <w:r w:rsidR="00335D1A">
        <w:t xml:space="preserve">Sections </w:t>
      </w:r>
      <w:r w:rsidRPr="00FA7ACF">
        <w:fldChar w:fldCharType="begin"/>
      </w:r>
      <w:r w:rsidRPr="00FA7ACF">
        <w:instrText xml:space="preserve"> REF _Ref526352093 \w \h  \* MERGEFORMAT </w:instrText>
      </w:r>
      <w:r w:rsidRPr="00FA7ACF">
        <w:fldChar w:fldCharType="separate"/>
      </w:r>
      <w:r w:rsidR="0037258A">
        <w:t>5.20.6</w:t>
      </w:r>
      <w:r w:rsidRPr="00FA7ACF">
        <w:fldChar w:fldCharType="end"/>
      </w:r>
      <w:r w:rsidRPr="00FA7ACF">
        <w:t xml:space="preserve">, </w:t>
      </w:r>
      <w:r w:rsidRPr="00FA7ACF">
        <w:fldChar w:fldCharType="begin"/>
      </w:r>
      <w:r w:rsidRPr="00FA7ACF">
        <w:instrText xml:space="preserve"> REF _Ref514749901 \w \h  \* MERGEFORMAT </w:instrText>
      </w:r>
      <w:r w:rsidRPr="00FA7ACF">
        <w:fldChar w:fldCharType="separate"/>
      </w:r>
      <w:r w:rsidR="0037258A">
        <w:t>5.20.9</w:t>
      </w:r>
      <w:r w:rsidRPr="00FA7ACF">
        <w:fldChar w:fldCharType="end"/>
      </w:r>
      <w:r w:rsidRPr="00FA7ACF">
        <w:t xml:space="preserve">, and </w:t>
      </w:r>
      <w:r w:rsidRPr="00FA7ACF">
        <w:fldChar w:fldCharType="begin"/>
      </w:r>
      <w:r w:rsidRPr="00FA7ACF">
        <w:instrText xml:space="preserve"> REF _Ref513818747 \w \h  \* MERGEFORMAT </w:instrText>
      </w:r>
      <w:r w:rsidRPr="00FA7ACF">
        <w:fldChar w:fldCharType="separate"/>
      </w:r>
      <w:r w:rsidR="0037258A">
        <w:t>5.20.12</w:t>
      </w:r>
      <w:r w:rsidRPr="00FA7ACF">
        <w:fldChar w:fldCharType="end"/>
      </w:r>
      <w:r w:rsidRPr="00FA7ACF">
        <w:t xml:space="preserve"> respectively.</w:t>
      </w:r>
    </w:p>
    <w:p w14:paraId="6E546CE8" w14:textId="77777777" w:rsidR="00FA44FD" w:rsidRPr="00FA7ACF" w:rsidRDefault="00FA44FD" w:rsidP="00FA44FD">
      <w:pPr>
        <w:pStyle w:val="Instrbox"/>
      </w:pPr>
      <w:r w:rsidRPr="00FA7ACF">
        <w:t>Retain the following sentence for primary-secondary plants. Delete otherwise.</w:t>
      </w:r>
    </w:p>
    <w:p w14:paraId="37E2F8EB" w14:textId="440C6680" w:rsidR="00FA44FD" w:rsidRPr="00FA7ACF" w:rsidRDefault="00FA44FD" w:rsidP="007C1423">
      <w:pPr>
        <w:pStyle w:val="Heading6"/>
      </w:pPr>
      <w:r w:rsidRPr="00FA7ACF">
        <w:t xml:space="preserve">Stage on lead secondary CHW pump, CW pump, and cooling towers per </w:t>
      </w:r>
      <w:r w:rsidR="00335D1A">
        <w:t xml:space="preserve">Sections </w:t>
      </w:r>
      <w:r w:rsidRPr="00FA7ACF">
        <w:fldChar w:fldCharType="begin"/>
      </w:r>
      <w:r w:rsidRPr="00FA7ACF">
        <w:instrText xml:space="preserve"> REF _Ref515546202 \w \h  \* MERGEFORMAT </w:instrText>
      </w:r>
      <w:r w:rsidRPr="00FA7ACF">
        <w:fldChar w:fldCharType="separate"/>
      </w:r>
      <w:r w:rsidR="0037258A">
        <w:t>5.20.7</w:t>
      </w:r>
      <w:r w:rsidRPr="00FA7ACF">
        <w:fldChar w:fldCharType="end"/>
      </w:r>
      <w:r w:rsidRPr="00FA7ACF">
        <w:t xml:space="preserve">, </w:t>
      </w:r>
      <w:r w:rsidRPr="00FA7ACF">
        <w:fldChar w:fldCharType="begin"/>
      </w:r>
      <w:r w:rsidRPr="00FA7ACF">
        <w:instrText xml:space="preserve"> REF _Ref514749901 \w \h  \* MERGEFORMAT </w:instrText>
      </w:r>
      <w:r w:rsidRPr="00FA7ACF">
        <w:fldChar w:fldCharType="separate"/>
      </w:r>
      <w:r w:rsidR="0037258A">
        <w:t>5.20.9</w:t>
      </w:r>
      <w:r w:rsidRPr="00FA7ACF">
        <w:fldChar w:fldCharType="end"/>
      </w:r>
      <w:r w:rsidRPr="00FA7ACF">
        <w:t xml:space="preserve">, and </w:t>
      </w:r>
      <w:r w:rsidRPr="00FA7ACF">
        <w:fldChar w:fldCharType="begin"/>
      </w:r>
      <w:r w:rsidRPr="00FA7ACF">
        <w:instrText xml:space="preserve"> REF _Ref513818747 \w \h  \* MERGEFORMAT </w:instrText>
      </w:r>
      <w:r w:rsidRPr="00FA7ACF">
        <w:fldChar w:fldCharType="separate"/>
      </w:r>
      <w:r w:rsidR="0037258A">
        <w:t>5.20.12</w:t>
      </w:r>
      <w:r w:rsidRPr="00FA7ACF">
        <w:fldChar w:fldCharType="end"/>
      </w:r>
      <w:r w:rsidRPr="00FA7ACF">
        <w:t xml:space="preserve"> respectively.</w:t>
      </w:r>
    </w:p>
    <w:p w14:paraId="197413EF" w14:textId="2AC52148" w:rsidR="00FA44FD" w:rsidRPr="00FA7ACF" w:rsidRDefault="00FA44FD" w:rsidP="007C1423">
      <w:pPr>
        <w:pStyle w:val="Heading5"/>
      </w:pPr>
      <w:r w:rsidRPr="00FA7ACF">
        <w:t xml:space="preserve">If the plant is enabled in Chiller Mode (see </w:t>
      </w:r>
      <w:r w:rsidR="00335D1A">
        <w:t xml:space="preserve">Section </w:t>
      </w:r>
      <w:r w:rsidRPr="00FA7ACF">
        <w:fldChar w:fldCharType="begin"/>
      </w:r>
      <w:r w:rsidRPr="00FA7ACF">
        <w:instrText xml:space="preserve"> REF _Ref2030886 \w \h  \* MERGEFORMAT </w:instrText>
      </w:r>
      <w:r w:rsidRPr="00FA7ACF">
        <w:fldChar w:fldCharType="separate"/>
      </w:r>
      <w:r w:rsidR="0037258A">
        <w:t>5.20.4.15</w:t>
      </w:r>
      <w:r w:rsidRPr="00FA7ACF">
        <w:fldChar w:fldCharType="end"/>
      </w:r>
      <w:r w:rsidRPr="00FA7ACF">
        <w:t>):</w:t>
      </w:r>
    </w:p>
    <w:p w14:paraId="152D7305" w14:textId="77777777" w:rsidR="00FA44FD" w:rsidRPr="00FA7ACF" w:rsidRDefault="00FA44FD" w:rsidP="00FA44FD">
      <w:pPr>
        <w:pStyle w:val="Instrbox"/>
      </w:pPr>
      <w:r w:rsidRPr="00FA7ACF">
        <w:t>Retain the following sentence for plants with headered primary CHW pumps. Delete otherwise.</w:t>
      </w:r>
    </w:p>
    <w:p w14:paraId="0BA24D54" w14:textId="77777777" w:rsidR="00FA44FD" w:rsidRPr="00FA7ACF" w:rsidRDefault="00FA44FD" w:rsidP="007C1423">
      <w:pPr>
        <w:pStyle w:val="Heading6"/>
      </w:pPr>
      <w:r w:rsidRPr="00FA7ACF">
        <w:lastRenderedPageBreak/>
        <w:t>Open the CHW isolation valve of the lead chiller.</w:t>
      </w:r>
    </w:p>
    <w:p w14:paraId="6C7D4011" w14:textId="77777777" w:rsidR="00FA44FD" w:rsidRPr="00FA7ACF" w:rsidRDefault="00FA44FD" w:rsidP="00FA44FD">
      <w:pPr>
        <w:pStyle w:val="Instrbox"/>
      </w:pPr>
      <w:r w:rsidRPr="00FA7ACF">
        <w:t>Retain the following sentence for plants with headered CW pumps. Delete otherwise.</w:t>
      </w:r>
    </w:p>
    <w:p w14:paraId="1C0FC0FE" w14:textId="77777777" w:rsidR="00FA44FD" w:rsidRPr="00FA7ACF" w:rsidRDefault="00FA44FD" w:rsidP="007C1423">
      <w:pPr>
        <w:pStyle w:val="Heading6"/>
      </w:pPr>
      <w:r w:rsidRPr="00FA7ACF">
        <w:t>Open the CW isolation valve of the lead chiller.</w:t>
      </w:r>
    </w:p>
    <w:p w14:paraId="236B8AA5" w14:textId="77777777" w:rsidR="00FA44FD" w:rsidRPr="00FA7ACF" w:rsidRDefault="00FA44FD" w:rsidP="00FA44FD">
      <w:pPr>
        <w:pStyle w:val="Instrbox"/>
      </w:pPr>
      <w:r w:rsidRPr="00FA7ACF">
        <w:t>Retain the following sentence for primary-secondary plants. Delete otherwise.</w:t>
      </w:r>
    </w:p>
    <w:p w14:paraId="6FB2A285" w14:textId="2E22B638" w:rsidR="00FA44FD" w:rsidRPr="00FA7ACF" w:rsidRDefault="00FA44FD" w:rsidP="007C1423">
      <w:pPr>
        <w:pStyle w:val="Heading6"/>
      </w:pPr>
      <w:r w:rsidRPr="00FA7ACF">
        <w:t xml:space="preserve">Stage on lead primary CHW pump, secondary CHW pump, CW pump, and cooling towers per </w:t>
      </w:r>
      <w:r w:rsidR="00335D1A">
        <w:t xml:space="preserve">Sections </w:t>
      </w:r>
      <w:r w:rsidRPr="00FA7ACF">
        <w:fldChar w:fldCharType="begin"/>
      </w:r>
      <w:r w:rsidRPr="00FA7ACF">
        <w:instrText xml:space="preserve"> REF _Ref526352093 \w \h  \* MERGEFORMAT </w:instrText>
      </w:r>
      <w:r w:rsidRPr="00FA7ACF">
        <w:fldChar w:fldCharType="separate"/>
      </w:r>
      <w:r w:rsidR="0037258A">
        <w:t>5.20.6</w:t>
      </w:r>
      <w:r w:rsidRPr="00FA7ACF">
        <w:fldChar w:fldCharType="end"/>
      </w:r>
      <w:r w:rsidRPr="00FA7ACF">
        <w:t xml:space="preserve">, </w:t>
      </w:r>
      <w:r w:rsidRPr="00FA7ACF">
        <w:fldChar w:fldCharType="begin"/>
      </w:r>
      <w:r w:rsidRPr="00FA7ACF">
        <w:instrText xml:space="preserve"> REF _Ref515546202 \w \h  \* MERGEFORMAT </w:instrText>
      </w:r>
      <w:r w:rsidRPr="00FA7ACF">
        <w:fldChar w:fldCharType="separate"/>
      </w:r>
      <w:r w:rsidR="0037258A">
        <w:t>5.20.7</w:t>
      </w:r>
      <w:r w:rsidRPr="00FA7ACF">
        <w:fldChar w:fldCharType="end"/>
      </w:r>
      <w:r w:rsidRPr="00FA7ACF">
        <w:t xml:space="preserve">, </w:t>
      </w:r>
      <w:r w:rsidRPr="00FA7ACF">
        <w:fldChar w:fldCharType="begin"/>
      </w:r>
      <w:r w:rsidRPr="00FA7ACF">
        <w:instrText xml:space="preserve"> REF _Ref514749901 \w \h  \* MERGEFORMAT </w:instrText>
      </w:r>
      <w:r w:rsidRPr="00FA7ACF">
        <w:fldChar w:fldCharType="separate"/>
      </w:r>
      <w:r w:rsidR="0037258A">
        <w:t>5.20.9</w:t>
      </w:r>
      <w:r w:rsidRPr="00FA7ACF">
        <w:fldChar w:fldCharType="end"/>
      </w:r>
      <w:r w:rsidRPr="00FA7ACF">
        <w:t xml:space="preserve">, and </w:t>
      </w:r>
      <w:r w:rsidRPr="00FA7ACF">
        <w:fldChar w:fldCharType="begin"/>
      </w:r>
      <w:r w:rsidRPr="00FA7ACF">
        <w:instrText xml:space="preserve"> REF _Ref513818747 \w \h  \* MERGEFORMAT </w:instrText>
      </w:r>
      <w:r w:rsidRPr="00FA7ACF">
        <w:fldChar w:fldCharType="separate"/>
      </w:r>
      <w:r w:rsidR="0037258A">
        <w:t>5.20.12</w:t>
      </w:r>
      <w:r w:rsidRPr="00FA7ACF">
        <w:fldChar w:fldCharType="end"/>
      </w:r>
      <w:r w:rsidRPr="00FA7ACF">
        <w:t xml:space="preserve"> respectively.</w:t>
      </w:r>
    </w:p>
    <w:p w14:paraId="3311CC91" w14:textId="77777777" w:rsidR="00FA44FD" w:rsidRPr="00FA7ACF" w:rsidRDefault="00FA44FD" w:rsidP="00FA44FD">
      <w:pPr>
        <w:pStyle w:val="Instrbox"/>
      </w:pPr>
      <w:r w:rsidRPr="00FA7ACF">
        <w:t>Retain the following sentence for primary-only plants. Delete otherwise.</w:t>
      </w:r>
    </w:p>
    <w:p w14:paraId="4CE1A114" w14:textId="3D536099" w:rsidR="00FA44FD" w:rsidRPr="00FA7ACF" w:rsidRDefault="00FA44FD" w:rsidP="007C1423">
      <w:pPr>
        <w:pStyle w:val="Heading6"/>
      </w:pPr>
      <w:r w:rsidRPr="00FA7ACF">
        <w:t xml:space="preserve">Stage on lead primary CHW pump, CW pump, and cooling towers per </w:t>
      </w:r>
      <w:r w:rsidR="00335D1A">
        <w:t xml:space="preserve">Sections </w:t>
      </w:r>
      <w:r w:rsidRPr="00FA7ACF">
        <w:fldChar w:fldCharType="begin"/>
      </w:r>
      <w:r w:rsidRPr="00FA7ACF">
        <w:instrText xml:space="preserve"> REF _Ref526352093 \w \h  \* MERGEFORMAT </w:instrText>
      </w:r>
      <w:r w:rsidRPr="00FA7ACF">
        <w:fldChar w:fldCharType="separate"/>
      </w:r>
      <w:r w:rsidR="0037258A">
        <w:t>5.20.6</w:t>
      </w:r>
      <w:r w:rsidRPr="00FA7ACF">
        <w:fldChar w:fldCharType="end"/>
      </w:r>
      <w:r w:rsidRPr="00FA7ACF">
        <w:t xml:space="preserve">, </w:t>
      </w:r>
      <w:r w:rsidRPr="00FA7ACF">
        <w:fldChar w:fldCharType="begin"/>
      </w:r>
      <w:r w:rsidRPr="00FA7ACF">
        <w:instrText xml:space="preserve"> REF _Ref514749901 \w \h  \* MERGEFORMAT </w:instrText>
      </w:r>
      <w:r w:rsidRPr="00FA7ACF">
        <w:fldChar w:fldCharType="separate"/>
      </w:r>
      <w:r w:rsidR="0037258A">
        <w:t>5.20.9</w:t>
      </w:r>
      <w:r w:rsidRPr="00FA7ACF">
        <w:fldChar w:fldCharType="end"/>
      </w:r>
      <w:r w:rsidRPr="00FA7ACF">
        <w:t xml:space="preserve">, and </w:t>
      </w:r>
      <w:r w:rsidRPr="00FA7ACF">
        <w:fldChar w:fldCharType="begin"/>
      </w:r>
      <w:r w:rsidRPr="00FA7ACF">
        <w:instrText xml:space="preserve"> REF _Ref513818747 \w \h  \* MERGEFORMAT </w:instrText>
      </w:r>
      <w:r w:rsidRPr="00FA7ACF">
        <w:fldChar w:fldCharType="separate"/>
      </w:r>
      <w:r w:rsidR="0037258A">
        <w:t>5.20.12</w:t>
      </w:r>
      <w:r w:rsidRPr="00FA7ACF">
        <w:fldChar w:fldCharType="end"/>
      </w:r>
      <w:r w:rsidRPr="00FA7ACF">
        <w:t xml:space="preserve"> respectively.</w:t>
      </w:r>
    </w:p>
    <w:p w14:paraId="06ED6445" w14:textId="77777777" w:rsidR="00FA44FD" w:rsidRPr="00FA7ACF" w:rsidRDefault="00FA44FD" w:rsidP="007C1423">
      <w:pPr>
        <w:pStyle w:val="Heading6"/>
      </w:pPr>
      <w:r w:rsidRPr="00FA7ACF">
        <w:t>Once the lead pumps are proven on, enable the lead chiller.</w:t>
      </w:r>
    </w:p>
    <w:p w14:paraId="5C2C6309" w14:textId="77777777" w:rsidR="00FA44FD" w:rsidRPr="00FA7ACF" w:rsidRDefault="00FA44FD" w:rsidP="0087618D">
      <w:pPr>
        <w:pStyle w:val="Heading4"/>
      </w:pPr>
      <w:r w:rsidRPr="00FA7ACF">
        <w:t>When the plant is disabled:</w:t>
      </w:r>
    </w:p>
    <w:p w14:paraId="2DE04469" w14:textId="77777777" w:rsidR="00FA44FD" w:rsidRPr="00FA7ACF" w:rsidRDefault="00FA44FD" w:rsidP="007C1423">
      <w:pPr>
        <w:pStyle w:val="Heading5"/>
      </w:pPr>
      <w:r w:rsidRPr="00FA7ACF">
        <w:t>Shut off all enabled chillers, if any.</w:t>
      </w:r>
    </w:p>
    <w:p w14:paraId="0FAD3874" w14:textId="77777777" w:rsidR="00FA44FD" w:rsidRPr="00FA7ACF" w:rsidRDefault="00FA44FD" w:rsidP="00FA44FD">
      <w:pPr>
        <w:pStyle w:val="Instrbox"/>
      </w:pPr>
      <w:r w:rsidRPr="00FA7ACF">
        <w:t>Retain the following sentence for plants with headered primary CHW pumps. Delete otherwise.</w:t>
      </w:r>
    </w:p>
    <w:p w14:paraId="035B787C" w14:textId="77777777" w:rsidR="00FA44FD" w:rsidRPr="00FA7ACF" w:rsidRDefault="00FA44FD" w:rsidP="00FA44FD">
      <w:pPr>
        <w:pStyle w:val="Infobox"/>
      </w:pPr>
      <w:r w:rsidRPr="00FA7ACF">
        <w:t xml:space="preserve">Where chillers have a CHW request network point, consider increasing the delay to 10 minutes to ensure that flow is not cut off too soon. Where chillers do not have this point (e.g., older chillers without network interfaces), the default delay is appropriate. </w:t>
      </w:r>
    </w:p>
    <w:p w14:paraId="6729E551" w14:textId="77777777" w:rsidR="00FA44FD" w:rsidRPr="00FA7ACF" w:rsidRDefault="00FA44FD" w:rsidP="007C1423">
      <w:pPr>
        <w:pStyle w:val="Heading5"/>
      </w:pPr>
      <w:r w:rsidRPr="00FA7ACF">
        <w:t>For each enabled chiller, close the CHW isolation valve after 3 minutes or the chiller is not requesting CHW flow.</w:t>
      </w:r>
    </w:p>
    <w:p w14:paraId="4D4F3E13" w14:textId="77777777" w:rsidR="00FA44FD" w:rsidRPr="00FA7ACF" w:rsidRDefault="00FA44FD" w:rsidP="00FA44FD">
      <w:pPr>
        <w:pStyle w:val="Instrbox"/>
      </w:pPr>
      <w:r w:rsidRPr="00FA7ACF">
        <w:t>Retain the following sentence for plants with headered CW pumps. Delete otherwise.</w:t>
      </w:r>
    </w:p>
    <w:p w14:paraId="740D3D16" w14:textId="77777777" w:rsidR="00FA44FD" w:rsidRPr="00FA7ACF" w:rsidRDefault="00FA44FD" w:rsidP="00FA44FD">
      <w:pPr>
        <w:pStyle w:val="Infobox"/>
      </w:pPr>
      <w:r w:rsidRPr="00FA7ACF">
        <w:t>Where chillers have a CW request network point, consider increasing the delay to 10 minutes to ensure that flow is not cut off too soon. Where chillers do not have this point (e.g., older chillers without network interfaces), the default delay is appropriate.</w:t>
      </w:r>
    </w:p>
    <w:p w14:paraId="3AED5B32" w14:textId="77777777" w:rsidR="00FA44FD" w:rsidRPr="00FA7ACF" w:rsidRDefault="00FA44FD" w:rsidP="007C1423">
      <w:pPr>
        <w:pStyle w:val="Heading5"/>
      </w:pPr>
      <w:r w:rsidRPr="00FA7ACF">
        <w:t>For each enabled chiller, close the CW isolation valve after 3 minutes or the chiller is not requesting CW flow.</w:t>
      </w:r>
    </w:p>
    <w:p w14:paraId="3ED05DB6" w14:textId="77777777" w:rsidR="00FA44FD" w:rsidRPr="00FA7ACF" w:rsidRDefault="00FA44FD" w:rsidP="00FA44FD">
      <w:pPr>
        <w:pStyle w:val="Instrbox"/>
      </w:pPr>
      <w:r w:rsidRPr="00FA7ACF">
        <w:t>Retain the following sentence for primary-secondary plants. Delete otherwise.</w:t>
      </w:r>
    </w:p>
    <w:p w14:paraId="5AA7F312" w14:textId="1C417D4B" w:rsidR="00FA44FD" w:rsidRPr="00FA7ACF" w:rsidRDefault="00FA44FD" w:rsidP="007C1423">
      <w:pPr>
        <w:pStyle w:val="Heading5"/>
      </w:pPr>
      <w:r w:rsidRPr="00FA7ACF">
        <w:t xml:space="preserve">Disable the operating primary CHW pump(s) (if enabled), secondary CHW pump(s), CW pump(s), and cooling tower(s) per </w:t>
      </w:r>
      <w:r w:rsidR="00335D1A">
        <w:t xml:space="preserve">Sections </w:t>
      </w:r>
      <w:r w:rsidRPr="00FA7ACF">
        <w:fldChar w:fldCharType="begin"/>
      </w:r>
      <w:r w:rsidRPr="00FA7ACF">
        <w:instrText xml:space="preserve"> REF _Ref526352093 \w \h  \* MERGEFORMAT </w:instrText>
      </w:r>
      <w:r w:rsidRPr="00FA7ACF">
        <w:fldChar w:fldCharType="separate"/>
      </w:r>
      <w:r w:rsidR="0037258A">
        <w:t>5.20.6</w:t>
      </w:r>
      <w:r w:rsidRPr="00FA7ACF">
        <w:fldChar w:fldCharType="end"/>
      </w:r>
      <w:r w:rsidRPr="00FA7ACF">
        <w:t xml:space="preserve">, </w:t>
      </w:r>
      <w:r w:rsidRPr="00FA7ACF">
        <w:fldChar w:fldCharType="begin"/>
      </w:r>
      <w:r w:rsidRPr="00FA7ACF">
        <w:instrText xml:space="preserve"> REF _Ref515546202 \w \h  \* MERGEFORMAT </w:instrText>
      </w:r>
      <w:r w:rsidRPr="00FA7ACF">
        <w:fldChar w:fldCharType="separate"/>
      </w:r>
      <w:r w:rsidR="0037258A">
        <w:t>5.20.7</w:t>
      </w:r>
      <w:r w:rsidRPr="00FA7ACF">
        <w:fldChar w:fldCharType="end"/>
      </w:r>
      <w:r w:rsidRPr="00FA7ACF">
        <w:t xml:space="preserve">, </w:t>
      </w:r>
      <w:r w:rsidRPr="00FA7ACF">
        <w:fldChar w:fldCharType="begin"/>
      </w:r>
      <w:r w:rsidRPr="00FA7ACF">
        <w:instrText xml:space="preserve"> REF _Ref514749901 \w \h  \* MERGEFORMAT </w:instrText>
      </w:r>
      <w:r w:rsidRPr="00FA7ACF">
        <w:fldChar w:fldCharType="separate"/>
      </w:r>
      <w:r w:rsidR="0037258A">
        <w:t>5.20.9</w:t>
      </w:r>
      <w:r w:rsidRPr="00FA7ACF">
        <w:fldChar w:fldCharType="end"/>
      </w:r>
      <w:r w:rsidRPr="00FA7ACF">
        <w:t xml:space="preserve">, and </w:t>
      </w:r>
      <w:r w:rsidRPr="00FA7ACF">
        <w:fldChar w:fldCharType="begin"/>
      </w:r>
      <w:r w:rsidRPr="00FA7ACF">
        <w:instrText xml:space="preserve"> REF _Ref513818747 \w \h  \* MERGEFORMAT </w:instrText>
      </w:r>
      <w:r w:rsidRPr="00FA7ACF">
        <w:fldChar w:fldCharType="separate"/>
      </w:r>
      <w:r w:rsidR="0037258A">
        <w:t>5.20.12</w:t>
      </w:r>
      <w:r w:rsidRPr="00FA7ACF">
        <w:fldChar w:fldCharType="end"/>
      </w:r>
      <w:r w:rsidRPr="00FA7ACF">
        <w:t xml:space="preserve"> respectively.</w:t>
      </w:r>
    </w:p>
    <w:p w14:paraId="7824DF37" w14:textId="77777777" w:rsidR="00FA44FD" w:rsidRPr="00FA7ACF" w:rsidRDefault="00FA44FD" w:rsidP="00FA44FD">
      <w:pPr>
        <w:pStyle w:val="Instrbox"/>
      </w:pPr>
      <w:r w:rsidRPr="00FA7ACF">
        <w:t>Retain the following sentence for primary-only plants. Delete otherwise.</w:t>
      </w:r>
    </w:p>
    <w:p w14:paraId="39942D7A" w14:textId="5111479F" w:rsidR="00FA44FD" w:rsidRPr="00FA7ACF" w:rsidRDefault="00FA44FD" w:rsidP="007C1423">
      <w:pPr>
        <w:pStyle w:val="Heading5"/>
      </w:pPr>
      <w:r w:rsidRPr="00FA7ACF">
        <w:t xml:space="preserve">Disable the operating primary CHW pump(s), CW pump(s), and cooling tower(s) per </w:t>
      </w:r>
      <w:r w:rsidR="00335D1A">
        <w:t xml:space="preserve">Sections </w:t>
      </w:r>
      <w:r w:rsidRPr="00FA7ACF">
        <w:fldChar w:fldCharType="begin"/>
      </w:r>
      <w:r w:rsidRPr="00FA7ACF">
        <w:instrText xml:space="preserve"> REF _Ref526352093 \w \h  \* MERGEFORMAT </w:instrText>
      </w:r>
      <w:r w:rsidRPr="00FA7ACF">
        <w:fldChar w:fldCharType="separate"/>
      </w:r>
      <w:r w:rsidR="0037258A">
        <w:t>5.20.6</w:t>
      </w:r>
      <w:r w:rsidRPr="00FA7ACF">
        <w:fldChar w:fldCharType="end"/>
      </w:r>
      <w:r w:rsidRPr="00FA7ACF">
        <w:t xml:space="preserve">, </w:t>
      </w:r>
      <w:r w:rsidRPr="00FA7ACF">
        <w:fldChar w:fldCharType="begin"/>
      </w:r>
      <w:r w:rsidRPr="00FA7ACF">
        <w:instrText xml:space="preserve"> REF _Ref514749901 \w \h  \* MERGEFORMAT </w:instrText>
      </w:r>
      <w:r w:rsidRPr="00FA7ACF">
        <w:fldChar w:fldCharType="separate"/>
      </w:r>
      <w:r w:rsidR="0037258A">
        <w:t>5.20.9</w:t>
      </w:r>
      <w:r w:rsidRPr="00FA7ACF">
        <w:fldChar w:fldCharType="end"/>
      </w:r>
      <w:r w:rsidRPr="00FA7ACF">
        <w:t xml:space="preserve">, and </w:t>
      </w:r>
      <w:r w:rsidRPr="00FA7ACF">
        <w:fldChar w:fldCharType="begin"/>
      </w:r>
      <w:r w:rsidRPr="00FA7ACF">
        <w:instrText xml:space="preserve"> REF _Ref513818747 \w \h  \* MERGEFORMAT </w:instrText>
      </w:r>
      <w:r w:rsidRPr="00FA7ACF">
        <w:fldChar w:fldCharType="separate"/>
      </w:r>
      <w:r w:rsidR="0037258A">
        <w:t>5.20.12</w:t>
      </w:r>
      <w:r w:rsidRPr="00FA7ACF">
        <w:fldChar w:fldCharType="end"/>
      </w:r>
      <w:r w:rsidRPr="00FA7ACF">
        <w:t xml:space="preserve"> respectively.</w:t>
      </w:r>
    </w:p>
    <w:p w14:paraId="04A17BC3" w14:textId="1FCF5DBC" w:rsidR="00FA44FD" w:rsidRPr="00FA7ACF" w:rsidRDefault="00FA44FD" w:rsidP="00FA44FD">
      <w:pPr>
        <w:pStyle w:val="Instrbox"/>
      </w:pPr>
      <w:r w:rsidRPr="00FA7ACF">
        <w:t xml:space="preserve">Retain the following two </w:t>
      </w:r>
      <w:r w:rsidR="00335D1A">
        <w:t>section</w:t>
      </w:r>
      <w:r w:rsidRPr="00FA7ACF">
        <w:t>s (5.20.2.6 and 5.20.2.7) if the plant does not have a waterside economizer. Delete otherwise.</w:t>
      </w:r>
    </w:p>
    <w:p w14:paraId="4215A488" w14:textId="77777777" w:rsidR="00FA44FD" w:rsidRPr="00FA7ACF" w:rsidRDefault="00FA44FD" w:rsidP="0087618D">
      <w:pPr>
        <w:pStyle w:val="Heading4"/>
      </w:pPr>
      <w:r w:rsidRPr="00FA7ACF">
        <w:t>When the plant is enabled:</w:t>
      </w:r>
    </w:p>
    <w:p w14:paraId="5355D431" w14:textId="77777777" w:rsidR="00FA44FD" w:rsidRPr="00FA7ACF" w:rsidRDefault="00FA44FD" w:rsidP="00FA44FD">
      <w:pPr>
        <w:pStyle w:val="Instrbox"/>
      </w:pPr>
      <w:r w:rsidRPr="00FA7ACF">
        <w:t>Retain the following sentence for plants with parallel chillers and headered primary CHW pumps. Delete otherwise.</w:t>
      </w:r>
    </w:p>
    <w:p w14:paraId="1EBA2D07" w14:textId="77777777" w:rsidR="00FA44FD" w:rsidRPr="00FA7ACF" w:rsidRDefault="00FA44FD" w:rsidP="007C1423">
      <w:pPr>
        <w:pStyle w:val="Heading5"/>
      </w:pPr>
      <w:r w:rsidRPr="00FA7ACF">
        <w:t>Open the CHW isolation valve of the lead chiller.</w:t>
      </w:r>
    </w:p>
    <w:p w14:paraId="675E151F" w14:textId="77777777" w:rsidR="00FA44FD" w:rsidRPr="00FA7ACF" w:rsidRDefault="00FA44FD" w:rsidP="00FA44FD">
      <w:pPr>
        <w:pStyle w:val="Instrbox"/>
      </w:pPr>
      <w:r w:rsidRPr="00FA7ACF">
        <w:t>Retain the following sentence for plants with series chillers and headered primary CHW pumps. Delete otherwise.</w:t>
      </w:r>
    </w:p>
    <w:p w14:paraId="1F5D2D37" w14:textId="77777777" w:rsidR="00FA44FD" w:rsidRPr="00FA7ACF" w:rsidRDefault="00FA44FD" w:rsidP="007C1423">
      <w:pPr>
        <w:pStyle w:val="Heading5"/>
      </w:pPr>
      <w:r w:rsidRPr="00FA7ACF">
        <w:lastRenderedPageBreak/>
        <w:t>Close the CHW isolation valve of the lead chiller.</w:t>
      </w:r>
    </w:p>
    <w:p w14:paraId="549C607C" w14:textId="77777777" w:rsidR="00FA44FD" w:rsidRPr="00FA7ACF" w:rsidRDefault="00FA44FD" w:rsidP="00FA44FD">
      <w:pPr>
        <w:pStyle w:val="Instrbox"/>
      </w:pPr>
      <w:r w:rsidRPr="00FA7ACF">
        <w:t>Retain the following sentence for water-cooled plants with headered CW pumps. Delete otherwise.</w:t>
      </w:r>
    </w:p>
    <w:p w14:paraId="0E2E5628" w14:textId="77777777" w:rsidR="00FA44FD" w:rsidRPr="00FA7ACF" w:rsidRDefault="00FA44FD" w:rsidP="007C1423">
      <w:pPr>
        <w:pStyle w:val="Heading5"/>
      </w:pPr>
      <w:r w:rsidRPr="00FA7ACF">
        <w:t>Open the CW isolation valve of the lead chiller.</w:t>
      </w:r>
    </w:p>
    <w:p w14:paraId="22ABFF98" w14:textId="77777777" w:rsidR="00FA44FD" w:rsidRPr="00FA7ACF" w:rsidRDefault="00FA44FD" w:rsidP="00FA44FD">
      <w:pPr>
        <w:pStyle w:val="Instrbox"/>
      </w:pPr>
      <w:r w:rsidRPr="00FA7ACF">
        <w:t>Retain the following sentence for water-cooled primary-secondary plants. Delete otherwise.</w:t>
      </w:r>
    </w:p>
    <w:p w14:paraId="3B793380" w14:textId="4B9ECC6B" w:rsidR="00FA44FD" w:rsidRPr="00FA7ACF" w:rsidRDefault="00FA44FD" w:rsidP="007C1423">
      <w:pPr>
        <w:pStyle w:val="Heading5"/>
      </w:pPr>
      <w:r w:rsidRPr="00FA7ACF">
        <w:t xml:space="preserve">Stage on lead primary CHW pump, secondary CHW pump, CW pump, and cooling towers per </w:t>
      </w:r>
      <w:r w:rsidR="00335D1A">
        <w:t xml:space="preserve">Sections </w:t>
      </w:r>
      <w:r w:rsidRPr="00FA7ACF">
        <w:fldChar w:fldCharType="begin"/>
      </w:r>
      <w:r w:rsidRPr="00FA7ACF">
        <w:instrText xml:space="preserve"> REF _Ref526352093 \w \h  \* MERGEFORMAT </w:instrText>
      </w:r>
      <w:r w:rsidRPr="00FA7ACF">
        <w:fldChar w:fldCharType="separate"/>
      </w:r>
      <w:r w:rsidR="0037258A">
        <w:t>5.20.6</w:t>
      </w:r>
      <w:r w:rsidRPr="00FA7ACF">
        <w:fldChar w:fldCharType="end"/>
      </w:r>
      <w:r w:rsidRPr="00FA7ACF">
        <w:t xml:space="preserve">, </w:t>
      </w:r>
      <w:r w:rsidRPr="00FA7ACF">
        <w:fldChar w:fldCharType="begin"/>
      </w:r>
      <w:r w:rsidRPr="00FA7ACF">
        <w:instrText xml:space="preserve"> REF _Ref515546202 \w \h  \* MERGEFORMAT </w:instrText>
      </w:r>
      <w:r w:rsidRPr="00FA7ACF">
        <w:fldChar w:fldCharType="separate"/>
      </w:r>
      <w:r w:rsidR="0037258A">
        <w:t>5.20.7</w:t>
      </w:r>
      <w:r w:rsidRPr="00FA7ACF">
        <w:fldChar w:fldCharType="end"/>
      </w:r>
      <w:r w:rsidRPr="00FA7ACF">
        <w:t xml:space="preserve">, </w:t>
      </w:r>
      <w:r w:rsidRPr="00FA7ACF">
        <w:fldChar w:fldCharType="begin"/>
      </w:r>
      <w:r w:rsidRPr="00FA7ACF">
        <w:instrText xml:space="preserve"> REF _Ref514749901 \w \h  \* MERGEFORMAT </w:instrText>
      </w:r>
      <w:r w:rsidRPr="00FA7ACF">
        <w:fldChar w:fldCharType="separate"/>
      </w:r>
      <w:r w:rsidR="0037258A">
        <w:t>5.20.9</w:t>
      </w:r>
      <w:r w:rsidRPr="00FA7ACF">
        <w:fldChar w:fldCharType="end"/>
      </w:r>
      <w:r w:rsidRPr="00FA7ACF">
        <w:t xml:space="preserve">, and </w:t>
      </w:r>
      <w:r w:rsidRPr="00FA7ACF">
        <w:fldChar w:fldCharType="begin"/>
      </w:r>
      <w:r w:rsidRPr="00FA7ACF">
        <w:instrText xml:space="preserve"> REF _Ref513818747 \w \h  \* MERGEFORMAT </w:instrText>
      </w:r>
      <w:r w:rsidRPr="00FA7ACF">
        <w:fldChar w:fldCharType="separate"/>
      </w:r>
      <w:r w:rsidR="0037258A">
        <w:t>5.20.12</w:t>
      </w:r>
      <w:r w:rsidRPr="00FA7ACF">
        <w:fldChar w:fldCharType="end"/>
      </w:r>
      <w:r w:rsidRPr="00FA7ACF">
        <w:t xml:space="preserve"> respectively.</w:t>
      </w:r>
    </w:p>
    <w:p w14:paraId="33B981B4" w14:textId="77777777" w:rsidR="00FA44FD" w:rsidRPr="00FA7ACF" w:rsidRDefault="00FA44FD" w:rsidP="00FA44FD">
      <w:pPr>
        <w:pStyle w:val="Instrbox"/>
      </w:pPr>
      <w:r w:rsidRPr="00FA7ACF">
        <w:t>Retain the following sentence for air-cooled primary-secondary plants. Delete otherwise.</w:t>
      </w:r>
    </w:p>
    <w:p w14:paraId="6EB1A5D0" w14:textId="0CC49194" w:rsidR="00FA44FD" w:rsidRPr="00FA7ACF" w:rsidRDefault="00FA44FD" w:rsidP="007C1423">
      <w:pPr>
        <w:pStyle w:val="Heading5"/>
      </w:pPr>
      <w:r w:rsidRPr="00FA7ACF">
        <w:t xml:space="preserve">Stage on lead primary CHW pump and secondary CHW pump per </w:t>
      </w:r>
      <w:r w:rsidR="00335D1A">
        <w:t xml:space="preserve">Sections </w:t>
      </w:r>
      <w:r w:rsidRPr="00FA7ACF">
        <w:fldChar w:fldCharType="begin"/>
      </w:r>
      <w:r w:rsidRPr="00FA7ACF">
        <w:instrText xml:space="preserve"> REF _Ref526352093 \w \h  \* MERGEFORMAT </w:instrText>
      </w:r>
      <w:r w:rsidRPr="00FA7ACF">
        <w:fldChar w:fldCharType="separate"/>
      </w:r>
      <w:r w:rsidR="0037258A">
        <w:t>5.20.6</w:t>
      </w:r>
      <w:r w:rsidRPr="00FA7ACF">
        <w:fldChar w:fldCharType="end"/>
      </w:r>
      <w:r w:rsidRPr="00FA7ACF">
        <w:t xml:space="preserve"> and </w:t>
      </w:r>
      <w:r w:rsidRPr="00FA7ACF">
        <w:fldChar w:fldCharType="begin"/>
      </w:r>
      <w:r w:rsidRPr="00FA7ACF">
        <w:instrText xml:space="preserve"> REF _Ref515546202 \w \h  \* MERGEFORMAT </w:instrText>
      </w:r>
      <w:r w:rsidRPr="00FA7ACF">
        <w:fldChar w:fldCharType="separate"/>
      </w:r>
      <w:r w:rsidR="0037258A">
        <w:t>5.20.7</w:t>
      </w:r>
      <w:r w:rsidRPr="00FA7ACF">
        <w:fldChar w:fldCharType="end"/>
      </w:r>
      <w:r w:rsidRPr="00FA7ACF">
        <w:t xml:space="preserve"> respectively.</w:t>
      </w:r>
    </w:p>
    <w:p w14:paraId="30330B15" w14:textId="77777777" w:rsidR="00FA44FD" w:rsidRPr="00FA7ACF" w:rsidRDefault="00FA44FD" w:rsidP="00FA44FD">
      <w:pPr>
        <w:pStyle w:val="Instrbox"/>
      </w:pPr>
      <w:r w:rsidRPr="00FA7ACF">
        <w:t>Retain the following sentence for water-cooled primary-only plants. Delete otherwise.</w:t>
      </w:r>
    </w:p>
    <w:p w14:paraId="313CFB79" w14:textId="7AFA7621" w:rsidR="00FA44FD" w:rsidRPr="00FA7ACF" w:rsidRDefault="00FA44FD" w:rsidP="007C1423">
      <w:pPr>
        <w:pStyle w:val="Heading5"/>
      </w:pPr>
      <w:r w:rsidRPr="00FA7ACF">
        <w:t xml:space="preserve">Stage on lead primary CHW pump, CW pump, and cooling towers per </w:t>
      </w:r>
      <w:r w:rsidR="00335D1A">
        <w:t xml:space="preserve">Sections </w:t>
      </w:r>
      <w:r w:rsidRPr="00FA7ACF">
        <w:fldChar w:fldCharType="begin"/>
      </w:r>
      <w:r w:rsidRPr="00FA7ACF">
        <w:instrText xml:space="preserve"> REF _Ref526352093 \w \h  \* MERGEFORMAT </w:instrText>
      </w:r>
      <w:r w:rsidRPr="00FA7ACF">
        <w:fldChar w:fldCharType="separate"/>
      </w:r>
      <w:r w:rsidR="0037258A">
        <w:t>5.20.6</w:t>
      </w:r>
      <w:r w:rsidRPr="00FA7ACF">
        <w:fldChar w:fldCharType="end"/>
      </w:r>
      <w:r w:rsidRPr="00FA7ACF">
        <w:t xml:space="preserve">, </w:t>
      </w:r>
      <w:r w:rsidRPr="00FA7ACF">
        <w:fldChar w:fldCharType="begin"/>
      </w:r>
      <w:r w:rsidRPr="00FA7ACF">
        <w:instrText xml:space="preserve"> REF _Ref514749901 \w \h  \* MERGEFORMAT </w:instrText>
      </w:r>
      <w:r w:rsidRPr="00FA7ACF">
        <w:fldChar w:fldCharType="separate"/>
      </w:r>
      <w:r w:rsidR="0037258A">
        <w:t>5.20.9</w:t>
      </w:r>
      <w:r w:rsidRPr="00FA7ACF">
        <w:fldChar w:fldCharType="end"/>
      </w:r>
      <w:r w:rsidRPr="00FA7ACF">
        <w:t xml:space="preserve">, and </w:t>
      </w:r>
      <w:r w:rsidRPr="00FA7ACF">
        <w:fldChar w:fldCharType="begin"/>
      </w:r>
      <w:r w:rsidRPr="00FA7ACF">
        <w:instrText xml:space="preserve"> REF _Ref513818747 \w \h  \* MERGEFORMAT </w:instrText>
      </w:r>
      <w:r w:rsidRPr="00FA7ACF">
        <w:fldChar w:fldCharType="separate"/>
      </w:r>
      <w:r w:rsidR="0037258A">
        <w:t>5.20.12</w:t>
      </w:r>
      <w:r w:rsidRPr="00FA7ACF">
        <w:fldChar w:fldCharType="end"/>
      </w:r>
      <w:r w:rsidRPr="00FA7ACF">
        <w:t xml:space="preserve"> respectively.</w:t>
      </w:r>
    </w:p>
    <w:p w14:paraId="0B881871" w14:textId="77777777" w:rsidR="00FA44FD" w:rsidRPr="00FA7ACF" w:rsidRDefault="00FA44FD" w:rsidP="00FA44FD">
      <w:pPr>
        <w:pStyle w:val="Instrbox"/>
      </w:pPr>
      <w:r w:rsidRPr="00FA7ACF">
        <w:t xml:space="preserve">Retain the following </w:t>
      </w:r>
      <w:bookmarkStart w:id="7925" w:name="_Hlk73280592"/>
      <w:r w:rsidRPr="00FA7ACF">
        <w:t>sentence (g) for air-cooled primary-only plants. Delete otherwise.</w:t>
      </w:r>
    </w:p>
    <w:p w14:paraId="7F1E6576" w14:textId="7592C3E6" w:rsidR="00FA44FD" w:rsidRPr="00FA7ACF" w:rsidRDefault="00FA44FD" w:rsidP="007C1423">
      <w:pPr>
        <w:pStyle w:val="Heading5"/>
      </w:pPr>
      <w:r w:rsidRPr="00FA7ACF">
        <w:t xml:space="preserve">Stage on lead primary CHW pump per </w:t>
      </w:r>
      <w:r w:rsidR="00335D1A">
        <w:t xml:space="preserve">Section </w:t>
      </w:r>
      <w:r w:rsidRPr="00FA7ACF">
        <w:fldChar w:fldCharType="begin"/>
      </w:r>
      <w:r w:rsidRPr="00FA7ACF">
        <w:instrText xml:space="preserve"> REF _Ref526352093 \w \h  \* MERGEFORMAT </w:instrText>
      </w:r>
      <w:r w:rsidRPr="00FA7ACF">
        <w:fldChar w:fldCharType="separate"/>
      </w:r>
      <w:r w:rsidR="0037258A">
        <w:t>5.20.6</w:t>
      </w:r>
      <w:r w:rsidRPr="00FA7ACF">
        <w:fldChar w:fldCharType="end"/>
      </w:r>
      <w:r w:rsidRPr="00FA7ACF">
        <w:t>.</w:t>
      </w:r>
    </w:p>
    <w:p w14:paraId="4C276BD5" w14:textId="77777777" w:rsidR="00FA44FD" w:rsidRPr="00FA7ACF" w:rsidRDefault="00FA44FD" w:rsidP="007C1423">
      <w:pPr>
        <w:pStyle w:val="Heading5"/>
      </w:pPr>
      <w:r w:rsidRPr="00FA7ACF">
        <w:t>Once the lead pumps are proven on, enable the lead chiller.</w:t>
      </w:r>
    </w:p>
    <w:p w14:paraId="1F60AFE9" w14:textId="77777777" w:rsidR="00FA44FD" w:rsidRPr="00FA7ACF" w:rsidRDefault="00FA44FD" w:rsidP="0087618D">
      <w:pPr>
        <w:pStyle w:val="Heading4"/>
      </w:pPr>
      <w:r w:rsidRPr="00FA7ACF">
        <w:t>When the plant is disabled:</w:t>
      </w:r>
    </w:p>
    <w:p w14:paraId="5B4935D7" w14:textId="77777777" w:rsidR="00FA44FD" w:rsidRPr="00FA7ACF" w:rsidRDefault="00FA44FD" w:rsidP="007C1423">
      <w:pPr>
        <w:pStyle w:val="Heading5"/>
      </w:pPr>
      <w:r w:rsidRPr="00FA7ACF">
        <w:t>Shut off the enabled chiller(s).</w:t>
      </w:r>
    </w:p>
    <w:p w14:paraId="22A35BCA" w14:textId="77777777" w:rsidR="00FA44FD" w:rsidRPr="00FA7ACF" w:rsidRDefault="00FA44FD" w:rsidP="00FA44FD">
      <w:pPr>
        <w:pStyle w:val="Instrbox"/>
      </w:pPr>
      <w:r w:rsidRPr="00FA7ACF">
        <w:t>Retain the following sentence for plants with parallel chillers and headered primary CHW pumps. Delete otherwise.</w:t>
      </w:r>
    </w:p>
    <w:p w14:paraId="70051053" w14:textId="77777777" w:rsidR="00FA44FD" w:rsidRPr="00FA7ACF" w:rsidRDefault="00FA44FD" w:rsidP="00FA44FD">
      <w:pPr>
        <w:pStyle w:val="Infobox"/>
      </w:pPr>
      <w:r w:rsidRPr="00FA7ACF">
        <w:t>Where chillers have a CHW request network point, consider increasing the delay to 10 minutes to ensure that flow is not cut off too soon. Where chillers do not have this point (e.g., older chillers without network interfaces), the default delay is appropriate.</w:t>
      </w:r>
    </w:p>
    <w:p w14:paraId="0D5025FC" w14:textId="77777777" w:rsidR="00FA44FD" w:rsidRPr="00FA7ACF" w:rsidRDefault="00FA44FD" w:rsidP="007C1423">
      <w:pPr>
        <w:pStyle w:val="Heading5"/>
      </w:pPr>
      <w:r w:rsidRPr="00FA7ACF">
        <w:t>For each enabled chiller, close the CHW isolation valve after 3 minutes or the chiller is not requesting CHW flow.</w:t>
      </w:r>
    </w:p>
    <w:p w14:paraId="56CDE254" w14:textId="77777777" w:rsidR="00FA44FD" w:rsidRPr="00FA7ACF" w:rsidRDefault="00FA44FD" w:rsidP="00FA44FD">
      <w:pPr>
        <w:pStyle w:val="Instrbox"/>
      </w:pPr>
      <w:r w:rsidRPr="00FA7ACF">
        <w:t>Retain the following sentence for plants with series chillers and headered primary CHW pumps. Delete otherwise.</w:t>
      </w:r>
    </w:p>
    <w:p w14:paraId="337089AE" w14:textId="77777777" w:rsidR="00FA44FD" w:rsidRPr="00FA7ACF" w:rsidRDefault="00FA44FD" w:rsidP="00FA44FD">
      <w:pPr>
        <w:pStyle w:val="Infobox"/>
      </w:pPr>
      <w:r w:rsidRPr="00FA7ACF">
        <w:t>Where chillers have a CHW request network point, consider increasing the delay to 10 minutes to ensure that flow is not cut off too soon. Where chillers do not have this point (e.g., older chillers without network interfaces), the default delay is appropriate.</w:t>
      </w:r>
    </w:p>
    <w:p w14:paraId="7F5EB7E4" w14:textId="77777777" w:rsidR="00FA44FD" w:rsidRPr="00FA7ACF" w:rsidRDefault="00FA44FD" w:rsidP="007C1423">
      <w:pPr>
        <w:pStyle w:val="Heading5"/>
      </w:pPr>
      <w:r w:rsidRPr="00FA7ACF">
        <w:t>For each enabled chiller, open the CHW isolation valve after 3 minutes or the chiller is not requesting CHW flow.</w:t>
      </w:r>
    </w:p>
    <w:p w14:paraId="6FC1A44E" w14:textId="77777777" w:rsidR="00FA44FD" w:rsidRPr="00FA7ACF" w:rsidRDefault="00FA44FD" w:rsidP="00FA44FD">
      <w:pPr>
        <w:pStyle w:val="Instrbox"/>
      </w:pPr>
      <w:r w:rsidRPr="00FA7ACF">
        <w:t>Retain the following sentence for water-cooled plants with headered CW pumps. Delete otherwise.</w:t>
      </w:r>
    </w:p>
    <w:p w14:paraId="72C9358D" w14:textId="77777777" w:rsidR="00FA44FD" w:rsidRPr="00FA7ACF" w:rsidRDefault="00FA44FD" w:rsidP="00FA44FD">
      <w:pPr>
        <w:pStyle w:val="Infobox"/>
      </w:pPr>
      <w:r w:rsidRPr="00FA7ACF">
        <w:t xml:space="preserve">Where chillers have a CW request network point, consider increasing the delay to 10 minutes to ensure that flow is not cut off too soon. Where chillers do not have this point (e.g., older chillers without network interfaces), the default delay is appropriate. </w:t>
      </w:r>
    </w:p>
    <w:p w14:paraId="2C184DBF" w14:textId="77777777" w:rsidR="00FA44FD" w:rsidRPr="00FA7ACF" w:rsidRDefault="00FA44FD" w:rsidP="007C1423">
      <w:pPr>
        <w:pStyle w:val="Heading5"/>
      </w:pPr>
      <w:r w:rsidRPr="00FA7ACF">
        <w:t>For each enabled chiller, close the CW isolation valve after 3 minutes or the chiller is not requesting CW flow.</w:t>
      </w:r>
    </w:p>
    <w:p w14:paraId="3B6B650A" w14:textId="77777777" w:rsidR="00FA44FD" w:rsidRPr="00FA7ACF" w:rsidRDefault="00FA44FD" w:rsidP="00FA44FD">
      <w:pPr>
        <w:pStyle w:val="Instrbox"/>
      </w:pPr>
      <w:r w:rsidRPr="00FA7ACF">
        <w:t>Retain the following sentence for water-cooled primary-secondary plants. Delete otherwise.</w:t>
      </w:r>
    </w:p>
    <w:p w14:paraId="22100381" w14:textId="2E443A3A" w:rsidR="00FA44FD" w:rsidRPr="00FA7ACF" w:rsidRDefault="00FA44FD" w:rsidP="007C1423">
      <w:pPr>
        <w:pStyle w:val="Heading5"/>
      </w:pPr>
      <w:r w:rsidRPr="00FA7ACF">
        <w:lastRenderedPageBreak/>
        <w:t xml:space="preserve">Disable the operating primary CHW pump(s), secondary CHW pump(s), CW pump(s), and cooling tower(s) per </w:t>
      </w:r>
      <w:r w:rsidR="00335D1A">
        <w:t xml:space="preserve">Sections </w:t>
      </w:r>
      <w:r w:rsidRPr="00FA7ACF">
        <w:fldChar w:fldCharType="begin"/>
      </w:r>
      <w:r w:rsidRPr="00FA7ACF">
        <w:instrText xml:space="preserve"> REF _Ref526352093 \w \h  \* MERGEFORMAT </w:instrText>
      </w:r>
      <w:r w:rsidRPr="00FA7ACF">
        <w:fldChar w:fldCharType="separate"/>
      </w:r>
      <w:r w:rsidR="0037258A">
        <w:t>5.20.6</w:t>
      </w:r>
      <w:r w:rsidRPr="00FA7ACF">
        <w:fldChar w:fldCharType="end"/>
      </w:r>
      <w:r w:rsidRPr="00FA7ACF">
        <w:t xml:space="preserve">, </w:t>
      </w:r>
      <w:r w:rsidRPr="00FA7ACF">
        <w:fldChar w:fldCharType="begin"/>
      </w:r>
      <w:r w:rsidRPr="00FA7ACF">
        <w:instrText xml:space="preserve"> REF _Ref515546202 \w \h  \* MERGEFORMAT </w:instrText>
      </w:r>
      <w:r w:rsidRPr="00FA7ACF">
        <w:fldChar w:fldCharType="separate"/>
      </w:r>
      <w:r w:rsidR="0037258A">
        <w:t>5.20.7</w:t>
      </w:r>
      <w:r w:rsidRPr="00FA7ACF">
        <w:fldChar w:fldCharType="end"/>
      </w:r>
      <w:r w:rsidRPr="00FA7ACF">
        <w:t xml:space="preserve">, </w:t>
      </w:r>
      <w:r w:rsidRPr="00FA7ACF">
        <w:fldChar w:fldCharType="begin"/>
      </w:r>
      <w:r w:rsidRPr="00FA7ACF">
        <w:instrText xml:space="preserve"> REF _Ref514749901 \w \h  \* MERGEFORMAT </w:instrText>
      </w:r>
      <w:r w:rsidRPr="00FA7ACF">
        <w:fldChar w:fldCharType="separate"/>
      </w:r>
      <w:r w:rsidR="0037258A">
        <w:t>5.20.9</w:t>
      </w:r>
      <w:r w:rsidRPr="00FA7ACF">
        <w:fldChar w:fldCharType="end"/>
      </w:r>
      <w:r w:rsidRPr="00FA7ACF">
        <w:t xml:space="preserve">, and </w:t>
      </w:r>
      <w:r w:rsidRPr="00FA7ACF">
        <w:fldChar w:fldCharType="begin"/>
      </w:r>
      <w:r w:rsidRPr="00FA7ACF">
        <w:instrText xml:space="preserve"> REF _Ref513818747 \w \h  \* MERGEFORMAT </w:instrText>
      </w:r>
      <w:r w:rsidRPr="00FA7ACF">
        <w:fldChar w:fldCharType="separate"/>
      </w:r>
      <w:r w:rsidR="0037258A">
        <w:t>5.20.12</w:t>
      </w:r>
      <w:r w:rsidRPr="00FA7ACF">
        <w:fldChar w:fldCharType="end"/>
      </w:r>
      <w:r w:rsidRPr="00FA7ACF">
        <w:t xml:space="preserve"> respectively.</w:t>
      </w:r>
    </w:p>
    <w:p w14:paraId="5B6341A8" w14:textId="77777777" w:rsidR="00FA44FD" w:rsidRPr="00FA7ACF" w:rsidRDefault="00FA44FD" w:rsidP="00FA44FD">
      <w:pPr>
        <w:pStyle w:val="Instrbox"/>
      </w:pPr>
      <w:r w:rsidRPr="00FA7ACF">
        <w:t>Retain the following sentence for air-cooled primary-secondary plants. Delete otherwise.</w:t>
      </w:r>
    </w:p>
    <w:p w14:paraId="09DAA30D" w14:textId="181CBF48" w:rsidR="00FA44FD" w:rsidRPr="00FA7ACF" w:rsidRDefault="00FA44FD" w:rsidP="007C1423">
      <w:pPr>
        <w:pStyle w:val="Heading5"/>
      </w:pPr>
      <w:r w:rsidRPr="00FA7ACF">
        <w:t xml:space="preserve">Disable the operating primary CHW pump(s) and secondary CHW pump(s) per </w:t>
      </w:r>
      <w:r w:rsidR="00335D1A">
        <w:t xml:space="preserve">Sections </w:t>
      </w:r>
      <w:r w:rsidRPr="00FA7ACF">
        <w:fldChar w:fldCharType="begin"/>
      </w:r>
      <w:r w:rsidRPr="00FA7ACF">
        <w:instrText xml:space="preserve"> REF _Ref526352093 \w \h  \* MERGEFORMAT </w:instrText>
      </w:r>
      <w:r w:rsidRPr="00FA7ACF">
        <w:fldChar w:fldCharType="separate"/>
      </w:r>
      <w:r w:rsidR="0037258A">
        <w:t>5.20.6</w:t>
      </w:r>
      <w:r w:rsidRPr="00FA7ACF">
        <w:fldChar w:fldCharType="end"/>
      </w:r>
      <w:r w:rsidRPr="00FA7ACF">
        <w:t xml:space="preserve">, </w:t>
      </w:r>
      <w:r w:rsidRPr="00FA7ACF">
        <w:fldChar w:fldCharType="begin"/>
      </w:r>
      <w:r w:rsidRPr="00FA7ACF">
        <w:instrText xml:space="preserve"> REF _Ref515546202 \w \h  \* MERGEFORMAT </w:instrText>
      </w:r>
      <w:r w:rsidRPr="00FA7ACF">
        <w:fldChar w:fldCharType="separate"/>
      </w:r>
      <w:r w:rsidR="0037258A">
        <w:t>5.20.7</w:t>
      </w:r>
      <w:r w:rsidRPr="00FA7ACF">
        <w:fldChar w:fldCharType="end"/>
      </w:r>
      <w:r w:rsidRPr="00FA7ACF">
        <w:t xml:space="preserve"> respectively.</w:t>
      </w:r>
    </w:p>
    <w:p w14:paraId="23ADD51C" w14:textId="77777777" w:rsidR="00FA44FD" w:rsidRPr="00FA7ACF" w:rsidRDefault="00FA44FD" w:rsidP="00FA44FD">
      <w:pPr>
        <w:pStyle w:val="Instrbox"/>
      </w:pPr>
      <w:r w:rsidRPr="00FA7ACF">
        <w:t>Retain the following sentence for water-cooled primary-only plants. Delete otherwise.</w:t>
      </w:r>
    </w:p>
    <w:p w14:paraId="5ED54D2A" w14:textId="2A50CD73" w:rsidR="00FA44FD" w:rsidRPr="00FA7ACF" w:rsidRDefault="00FA44FD" w:rsidP="007C1423">
      <w:pPr>
        <w:pStyle w:val="Heading5"/>
      </w:pPr>
      <w:r w:rsidRPr="00FA7ACF">
        <w:t xml:space="preserve">Disable the operating primary CHW pump(s), CW pump(s), and cooling tower(s) per </w:t>
      </w:r>
      <w:r w:rsidR="00335D1A">
        <w:t xml:space="preserve">Sections </w:t>
      </w:r>
      <w:r w:rsidRPr="00FA7ACF">
        <w:fldChar w:fldCharType="begin"/>
      </w:r>
      <w:r w:rsidRPr="00FA7ACF">
        <w:instrText xml:space="preserve"> REF _Ref526352093 \w \h  \* MERGEFORMAT </w:instrText>
      </w:r>
      <w:r w:rsidRPr="00FA7ACF">
        <w:fldChar w:fldCharType="separate"/>
      </w:r>
      <w:r w:rsidR="0037258A">
        <w:t>5.20.6</w:t>
      </w:r>
      <w:r w:rsidRPr="00FA7ACF">
        <w:fldChar w:fldCharType="end"/>
      </w:r>
      <w:r w:rsidRPr="00FA7ACF">
        <w:t xml:space="preserve">, </w:t>
      </w:r>
      <w:r w:rsidRPr="00FA7ACF">
        <w:fldChar w:fldCharType="begin"/>
      </w:r>
      <w:r w:rsidRPr="00FA7ACF">
        <w:instrText xml:space="preserve"> REF _Ref514749901 \w \h  \* MERGEFORMAT </w:instrText>
      </w:r>
      <w:r w:rsidRPr="00FA7ACF">
        <w:fldChar w:fldCharType="separate"/>
      </w:r>
      <w:r w:rsidR="0037258A">
        <w:t>5.20.9</w:t>
      </w:r>
      <w:r w:rsidRPr="00FA7ACF">
        <w:fldChar w:fldCharType="end"/>
      </w:r>
      <w:r w:rsidRPr="00FA7ACF">
        <w:t xml:space="preserve">, and </w:t>
      </w:r>
      <w:r w:rsidRPr="00FA7ACF">
        <w:fldChar w:fldCharType="begin"/>
      </w:r>
      <w:r w:rsidRPr="00FA7ACF">
        <w:instrText xml:space="preserve"> REF _Ref513818747 \w \h  \* MERGEFORMAT </w:instrText>
      </w:r>
      <w:r w:rsidRPr="00FA7ACF">
        <w:fldChar w:fldCharType="separate"/>
      </w:r>
      <w:r w:rsidR="0037258A">
        <w:t>5.20.12</w:t>
      </w:r>
      <w:r w:rsidRPr="00FA7ACF">
        <w:fldChar w:fldCharType="end"/>
      </w:r>
      <w:r w:rsidRPr="00FA7ACF">
        <w:t xml:space="preserve"> respectively.</w:t>
      </w:r>
    </w:p>
    <w:p w14:paraId="37FE34BA" w14:textId="77777777" w:rsidR="00FA44FD" w:rsidRPr="00FA7ACF" w:rsidRDefault="00FA44FD" w:rsidP="00FA44FD">
      <w:pPr>
        <w:pStyle w:val="Instrbox"/>
      </w:pPr>
      <w:r w:rsidRPr="00FA7ACF">
        <w:t>Retain the following sentence for air-cooled primary-only plants. Delete otherwise.</w:t>
      </w:r>
    </w:p>
    <w:p w14:paraId="2E398FB3" w14:textId="679A5475" w:rsidR="00FA44FD" w:rsidRPr="00FA7ACF" w:rsidRDefault="00FA44FD" w:rsidP="007C1423">
      <w:pPr>
        <w:pStyle w:val="Heading5"/>
      </w:pPr>
      <w:r w:rsidRPr="00FA7ACF">
        <w:t xml:space="preserve">Disable the operating primary CHW pump(s) per </w:t>
      </w:r>
      <w:r w:rsidR="00335D1A">
        <w:t xml:space="preserve">Sections </w:t>
      </w:r>
      <w:r w:rsidRPr="00FA7ACF">
        <w:fldChar w:fldCharType="begin"/>
      </w:r>
      <w:r w:rsidRPr="00FA7ACF">
        <w:instrText xml:space="preserve"> REF _Ref526352093 \w \h  \* MERGEFORMAT </w:instrText>
      </w:r>
      <w:r w:rsidRPr="00FA7ACF">
        <w:fldChar w:fldCharType="separate"/>
      </w:r>
      <w:r w:rsidR="0037258A">
        <w:t>5.20.6</w:t>
      </w:r>
      <w:r w:rsidRPr="00FA7ACF">
        <w:fldChar w:fldCharType="end"/>
      </w:r>
      <w:r w:rsidRPr="00FA7ACF">
        <w:t>.</w:t>
      </w:r>
    </w:p>
    <w:p w14:paraId="714A8E7B" w14:textId="64E6B44F" w:rsidR="00FA44FD" w:rsidRPr="00FA7ACF" w:rsidRDefault="00FA44FD" w:rsidP="00FA44FD">
      <w:pPr>
        <w:pStyle w:val="Instrbox"/>
      </w:pPr>
      <w:r w:rsidRPr="00FA7ACF">
        <w:t xml:space="preserve">Retain Section </w:t>
      </w:r>
      <w:r w:rsidRPr="00FA7ACF">
        <w:fldChar w:fldCharType="begin"/>
      </w:r>
      <w:r w:rsidRPr="00FA7ACF">
        <w:instrText xml:space="preserve"> REF _Ref514344567 \w \h  \* MERGEFORMAT </w:instrText>
      </w:r>
      <w:r w:rsidRPr="00FA7ACF">
        <w:fldChar w:fldCharType="separate"/>
      </w:r>
      <w:r w:rsidR="0037258A">
        <w:t>5.20.3</w:t>
      </w:r>
      <w:r w:rsidRPr="00FA7ACF">
        <w:fldChar w:fldCharType="end"/>
      </w:r>
      <w:r w:rsidRPr="00FA7ACF">
        <w:t xml:space="preserve"> if the plant has a waterside economizer. Delete otherwise.</w:t>
      </w:r>
    </w:p>
    <w:p w14:paraId="5448F753" w14:textId="77777777" w:rsidR="00FA44FD" w:rsidRPr="00FA7ACF" w:rsidRDefault="00FA44FD" w:rsidP="0087618D">
      <w:pPr>
        <w:pStyle w:val="Heading3"/>
      </w:pPr>
      <w:bookmarkStart w:id="7926" w:name="_Ref514344567"/>
      <w:bookmarkStart w:id="7927" w:name="_Hlk528054216"/>
      <w:r w:rsidRPr="00FA7ACF">
        <w:t>Waterside Economizer Control</w:t>
      </w:r>
      <w:bookmarkEnd w:id="7926"/>
    </w:p>
    <w:p w14:paraId="0E4501B3" w14:textId="3151EA71" w:rsidR="00FA44FD" w:rsidRPr="00FA7ACF" w:rsidRDefault="00FA44FD" w:rsidP="0087618D">
      <w:pPr>
        <w:pStyle w:val="Heading4"/>
      </w:pPr>
      <w:r w:rsidRPr="00FA7ACF">
        <w:t xml:space="preserve">Enable waterside economizer (WSE) if it has been disabled for at least 20 minutes and CHWRT upstream of HX is greater than the predicted heat exchanger leaving water temperature (PHXLWT) plus </w:t>
      </w:r>
      <w:ins w:id="7928" w:author="Titus Ellison" w:date="2022-10-21T09:30:00Z">
        <w:r w:rsidR="006E7E0E" w:rsidRPr="00435FE3">
          <w:rPr>
            <w:rStyle w:val="Toggle"/>
            <w:rPrChange w:id="7929" w:author="Titus Ellison" w:date="2022-10-21T09:31:00Z">
              <w:rPr/>
            </w:rPrChange>
          </w:rPr>
          <w:t>[UNITS [</w:t>
        </w:r>
      </w:ins>
      <w:ins w:id="7930" w:author="Titus Ellison" w:date="2022-10-21T09:31:00Z">
        <w:r w:rsidR="00435FE3" w:rsidRPr="00435FE3">
          <w:rPr>
            <w:rStyle w:val="Toggle"/>
            <w:rPrChange w:id="7931" w:author="Titus Ellison" w:date="2022-10-21T09:31:00Z">
              <w:rPr/>
            </w:rPrChange>
          </w:rPr>
          <w:t>1°C] [</w:t>
        </w:r>
      </w:ins>
      <w:r w:rsidRPr="00435FE3">
        <w:rPr>
          <w:rStyle w:val="Toggle"/>
          <w:rPrChange w:id="7932" w:author="Titus Ellison" w:date="2022-10-21T09:31:00Z">
            <w:rPr/>
          </w:rPrChange>
        </w:rPr>
        <w:t>2°F</w:t>
      </w:r>
      <w:ins w:id="7933" w:author="Titus Ellison" w:date="2022-10-21T09:31:00Z">
        <w:r w:rsidR="00435FE3" w:rsidRPr="00435FE3">
          <w:rPr>
            <w:rStyle w:val="Toggle"/>
            <w:rPrChange w:id="7934" w:author="Titus Ellison" w:date="2022-10-21T09:31:00Z">
              <w:rPr/>
            </w:rPrChange>
          </w:rPr>
          <w:t>]]</w:t>
        </w:r>
      </w:ins>
      <w:r w:rsidRPr="00FA7ACF">
        <w:t>. PHXLWT is:</w:t>
      </w:r>
    </w:p>
    <w:p w14:paraId="085EDBA4" w14:textId="77777777" w:rsidR="00FA44FD" w:rsidRPr="00FA7ACF" w:rsidRDefault="00FA44FD" w:rsidP="00FA44FD">
      <m:oMathPara>
        <m:oMathParaPr>
          <m:jc m:val="center"/>
        </m:oMathParaPr>
        <m:oMath>
          <m:r>
            <w:rPr>
              <w:rFonts w:ascii="Cambria Math" w:hAnsi="Cambria Math"/>
            </w:rPr>
            <m:t>PHXLWT</m:t>
          </m:r>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WB</m:t>
              </m:r>
            </m:sub>
          </m:sSub>
          <m:r>
            <m:rPr>
              <m:sty m:val="p"/>
            </m:rPr>
            <w:rPr>
              <w:rFonts w:ascii="Cambria Math" w:hAnsi="Cambria Math"/>
            </w:rPr>
            <m:t>+</m:t>
          </m:r>
          <m:sSub>
            <m:sSubPr>
              <m:ctrlPr>
                <w:rPr>
                  <w:rFonts w:ascii="Cambria Math" w:hAnsi="Cambria Math"/>
                </w:rPr>
              </m:ctrlPr>
            </m:sSubPr>
            <m:e>
              <m:r>
                <w:rPr>
                  <w:rFonts w:ascii="Cambria Math" w:hAnsi="Cambria Math"/>
                </w:rPr>
                <m:t>PA</m:t>
              </m:r>
            </m:e>
            <m:sub>
              <m:r>
                <w:rPr>
                  <w:rFonts w:ascii="Cambria Math" w:hAnsi="Cambria Math"/>
                </w:rPr>
                <m:t>HX</m:t>
              </m:r>
            </m:sub>
          </m:sSub>
          <m:r>
            <m:rPr>
              <m:sty m:val="p"/>
            </m:rPr>
            <w:rPr>
              <w:rFonts w:ascii="Cambria Math" w:hAnsi="Cambria Math"/>
            </w:rPr>
            <m:t>+</m:t>
          </m:r>
          <m:sSub>
            <m:sSubPr>
              <m:ctrlPr>
                <w:rPr>
                  <w:rFonts w:ascii="Cambria Math" w:hAnsi="Cambria Math"/>
                </w:rPr>
              </m:ctrlPr>
            </m:sSubPr>
            <m:e>
              <m:r>
                <w:rPr>
                  <w:rFonts w:ascii="Cambria Math" w:hAnsi="Cambria Math"/>
                </w:rPr>
                <m:t>PA</m:t>
              </m:r>
            </m:e>
            <m:sub>
              <m:r>
                <w:rPr>
                  <w:rFonts w:ascii="Cambria Math" w:hAnsi="Cambria Math"/>
                </w:rPr>
                <m:t>CT</m:t>
              </m:r>
            </m:sub>
          </m:sSub>
        </m:oMath>
      </m:oMathPara>
    </w:p>
    <w:p w14:paraId="3A1CCB1D" w14:textId="77777777" w:rsidR="00FA44FD" w:rsidRPr="00FA7ACF" w:rsidRDefault="00EF7855" w:rsidP="00FA44FD">
      <m:oMathPara>
        <m:oMathParaPr>
          <m:jc m:val="center"/>
        </m:oMathParaPr>
        <m:oMath>
          <m:sSub>
            <m:sSubPr>
              <m:ctrlPr>
                <w:rPr>
                  <w:rFonts w:ascii="Cambria Math" w:hAnsi="Cambria Math"/>
                </w:rPr>
              </m:ctrlPr>
            </m:sSubPr>
            <m:e>
              <m:r>
                <w:rPr>
                  <w:rFonts w:ascii="Cambria Math" w:hAnsi="Cambria Math"/>
                </w:rPr>
                <m:t>PA</m:t>
              </m:r>
            </m:e>
            <m:sub>
              <m:r>
                <w:rPr>
                  <w:rFonts w:ascii="Cambria Math" w:hAnsi="Cambria Math"/>
                </w:rPr>
                <m:t>HX</m:t>
              </m:r>
            </m:sub>
          </m:sSub>
          <m:r>
            <m:rPr>
              <m:sty m:val="p"/>
            </m:rPr>
            <w:rPr>
              <w:rFonts w:ascii="Cambria Math" w:hAnsi="Cambria Math"/>
            </w:rPr>
            <m:t>=</m:t>
          </m:r>
          <m:sSub>
            <m:sSubPr>
              <m:ctrlPr>
                <w:rPr>
                  <w:rFonts w:ascii="Cambria Math" w:hAnsi="Cambria Math"/>
                </w:rPr>
              </m:ctrlPr>
            </m:sSubPr>
            <m:e>
              <m:r>
                <w:rPr>
                  <w:rFonts w:ascii="Cambria Math" w:hAnsi="Cambria Math"/>
                </w:rPr>
                <m:t>DA</m:t>
              </m:r>
            </m:e>
            <m:sub>
              <m:r>
                <w:rPr>
                  <w:rFonts w:ascii="Cambria Math" w:hAnsi="Cambria Math"/>
                </w:rPr>
                <m:t>HX</m:t>
              </m:r>
            </m:sub>
          </m:sSub>
          <m:r>
            <m:rPr>
              <m:sty m:val="p"/>
            </m:rPr>
            <w:rPr>
              <w:rFonts w:ascii="Cambria Math" w:hAnsi="Cambria Math"/>
            </w:rPr>
            <m:t>*</m:t>
          </m:r>
          <m:sSub>
            <m:sSubPr>
              <m:ctrlPr>
                <w:rPr>
                  <w:rFonts w:ascii="Cambria Math" w:hAnsi="Cambria Math"/>
                </w:rPr>
              </m:ctrlPr>
            </m:sSubPr>
            <m:e>
              <m:r>
                <w:rPr>
                  <w:rFonts w:ascii="Cambria Math" w:hAnsi="Cambria Math"/>
                </w:rPr>
                <m:t>PLR</m:t>
              </m:r>
            </m:e>
            <m:sub>
              <m:r>
                <w:rPr>
                  <w:rFonts w:ascii="Cambria Math" w:hAnsi="Cambria Math"/>
                </w:rPr>
                <m:t>HX</m:t>
              </m:r>
            </m:sub>
          </m:sSub>
        </m:oMath>
      </m:oMathPara>
    </w:p>
    <w:p w14:paraId="7DA8FBA3" w14:textId="77777777" w:rsidR="00FA44FD" w:rsidRPr="00FA7ACF" w:rsidRDefault="00EF7855" w:rsidP="00FA44FD">
      <m:oMathPara>
        <m:oMathParaPr>
          <m:jc m:val="center"/>
        </m:oMathParaPr>
        <m:oMath>
          <m:sSub>
            <m:sSubPr>
              <m:ctrlPr>
                <w:rPr>
                  <w:rFonts w:ascii="Cambria Math" w:hAnsi="Cambria Math"/>
                </w:rPr>
              </m:ctrlPr>
            </m:sSubPr>
            <m:e>
              <m:r>
                <w:rPr>
                  <w:rFonts w:ascii="Cambria Math" w:hAnsi="Cambria Math"/>
                </w:rPr>
                <m:t>PA</m:t>
              </m:r>
            </m:e>
            <m:sub>
              <m:r>
                <w:rPr>
                  <w:rFonts w:ascii="Cambria Math" w:hAnsi="Cambria Math"/>
                </w:rPr>
                <m:t>CT</m:t>
              </m:r>
            </m:sub>
          </m:sSub>
          <m:r>
            <m:rPr>
              <m:sty m:val="p"/>
            </m:rPr>
            <w:rPr>
              <w:rFonts w:ascii="Cambria Math" w:hAnsi="Cambria Math"/>
            </w:rPr>
            <m:t>=</m:t>
          </m:r>
          <m:sSub>
            <m:sSubPr>
              <m:ctrlPr>
                <w:rPr>
                  <w:rFonts w:ascii="Cambria Math" w:hAnsi="Cambria Math"/>
                </w:rPr>
              </m:ctrlPr>
            </m:sSubPr>
            <m:e>
              <m:r>
                <w:rPr>
                  <w:rFonts w:ascii="Cambria Math" w:hAnsi="Cambria Math"/>
                </w:rPr>
                <m:t>m</m:t>
              </m:r>
              <m:r>
                <m:rPr>
                  <m:sty m:val="p"/>
                </m:rPr>
                <w:rPr>
                  <w:rFonts w:ascii="Cambria Math" w:hAnsi="Cambria Math"/>
                </w:rPr>
                <m:t>*(</m:t>
              </m:r>
              <m:r>
                <w:rPr>
                  <w:rFonts w:ascii="Cambria Math" w:hAnsi="Cambria Math"/>
                </w:rPr>
                <m:t>DT</m:t>
              </m:r>
            </m:e>
            <m:sub>
              <m:r>
                <w:rPr>
                  <w:rFonts w:ascii="Cambria Math" w:hAnsi="Cambria Math"/>
                </w:rPr>
                <m:t>WB</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WB</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t>
              </m:r>
              <m:r>
                <w:rPr>
                  <w:rFonts w:ascii="Cambria Math" w:hAnsi="Cambria Math"/>
                </w:rPr>
                <m:t>DA</m:t>
              </m:r>
            </m:e>
            <m:sub>
              <m:r>
                <w:rPr>
                  <w:rFonts w:ascii="Cambria Math" w:hAnsi="Cambria Math"/>
                </w:rPr>
                <m:t>CT</m:t>
              </m:r>
            </m:sub>
          </m:sSub>
        </m:oMath>
      </m:oMathPara>
    </w:p>
    <w:p w14:paraId="56CA8FD4" w14:textId="77777777" w:rsidR="00FA44FD" w:rsidRPr="00FA7ACF" w:rsidRDefault="00FA44FD" w:rsidP="00FA44FD">
      <w:pPr>
        <w:ind w:left="1440"/>
      </w:pPr>
      <w:proofErr w:type="gramStart"/>
      <w:r w:rsidRPr="00FA7ACF">
        <w:t>where</w:t>
      </w:r>
      <w:proofErr w:type="gramEnd"/>
    </w:p>
    <w:p w14:paraId="33FC9C58" w14:textId="77777777" w:rsidR="00FA44FD" w:rsidRPr="00FA7ACF" w:rsidRDefault="00EF7855" w:rsidP="00FA44FD">
      <w:pPr>
        <w:ind w:left="1440"/>
      </w:pPr>
      <m:oMath>
        <m:sSub>
          <m:sSubPr>
            <m:ctrlPr>
              <w:rPr>
                <w:rFonts w:ascii="Cambria Math" w:hAnsi="Cambria Math"/>
                <w:i/>
              </w:rPr>
            </m:ctrlPr>
          </m:sSubPr>
          <m:e>
            <m:r>
              <w:rPr>
                <w:rFonts w:ascii="Cambria Math" w:hAnsi="Cambria Math"/>
              </w:rPr>
              <m:t>T</m:t>
            </m:r>
          </m:e>
          <m:sub>
            <m:r>
              <w:rPr>
                <w:rFonts w:ascii="Cambria Math" w:hAnsi="Cambria Math"/>
              </w:rPr>
              <m:t>WB</m:t>
            </m:r>
          </m:sub>
        </m:sSub>
      </m:oMath>
      <w:r w:rsidR="00FA44FD" w:rsidRPr="00FA7ACF">
        <w:t xml:space="preserve">= current wetbulb temperature </w:t>
      </w:r>
    </w:p>
    <w:p w14:paraId="7D06BE1F" w14:textId="77777777" w:rsidR="00FA44FD" w:rsidRPr="00FA7ACF" w:rsidRDefault="00EF7855" w:rsidP="00FA44FD">
      <w:pPr>
        <w:ind w:left="1440"/>
      </w:pPr>
      <m:oMath>
        <m:sSub>
          <m:sSubPr>
            <m:ctrlPr>
              <w:rPr>
                <w:rFonts w:ascii="Cambria Math" w:hAnsi="Cambria Math"/>
                <w:i/>
              </w:rPr>
            </m:ctrlPr>
          </m:sSubPr>
          <m:e>
            <m:r>
              <w:rPr>
                <w:rFonts w:ascii="Cambria Math" w:hAnsi="Cambria Math"/>
              </w:rPr>
              <m:t>PA</m:t>
            </m:r>
          </m:e>
          <m:sub>
            <m:r>
              <w:rPr>
                <w:rFonts w:ascii="Cambria Math" w:hAnsi="Cambria Math"/>
              </w:rPr>
              <m:t>HX</m:t>
            </m:r>
          </m:sub>
        </m:sSub>
      </m:oMath>
      <w:r w:rsidR="00FA44FD" w:rsidRPr="00FA7ACF">
        <w:t>= predicted heat exchanger approach</w:t>
      </w:r>
    </w:p>
    <w:p w14:paraId="06B8A985" w14:textId="245A404E" w:rsidR="00FA44FD" w:rsidRPr="00FA7ACF" w:rsidRDefault="00EF7855" w:rsidP="00FA44FD">
      <w:pPr>
        <w:ind w:left="1440"/>
      </w:pPr>
      <m:oMath>
        <m:sSub>
          <m:sSubPr>
            <m:ctrlPr>
              <w:rPr>
                <w:rFonts w:ascii="Cambria Math" w:hAnsi="Cambria Math"/>
                <w:i/>
              </w:rPr>
            </m:ctrlPr>
          </m:sSubPr>
          <m:e>
            <m:r>
              <w:rPr>
                <w:rFonts w:ascii="Cambria Math" w:hAnsi="Cambria Math"/>
              </w:rPr>
              <m:t>PA</m:t>
            </m:r>
          </m:e>
          <m:sub>
            <m:r>
              <w:rPr>
                <w:rFonts w:ascii="Cambria Math" w:hAnsi="Cambria Math"/>
              </w:rPr>
              <m:t>CT</m:t>
            </m:r>
          </m:sub>
        </m:sSub>
      </m:oMath>
      <w:r w:rsidR="00FA44FD" w:rsidRPr="00FA7ACF">
        <w:t xml:space="preserve"> = </w:t>
      </w:r>
      <w:r w:rsidR="00362FB4" w:rsidRPr="00FA7ACF">
        <w:t xml:space="preserve">predicted </w:t>
      </w:r>
      <w:r w:rsidR="00FA44FD" w:rsidRPr="00FA7ACF">
        <w:t>cooling tower approach</w:t>
      </w:r>
    </w:p>
    <w:p w14:paraId="754C0956" w14:textId="77777777" w:rsidR="00FA44FD" w:rsidRPr="00FA7ACF" w:rsidRDefault="00EF7855" w:rsidP="00FA44FD">
      <w:pPr>
        <w:ind w:left="1440"/>
      </w:pPr>
      <m:oMath>
        <m:sSub>
          <m:sSubPr>
            <m:ctrlPr>
              <w:rPr>
                <w:rFonts w:ascii="Cambria Math" w:hAnsi="Cambria Math"/>
                <w:i/>
              </w:rPr>
            </m:ctrlPr>
          </m:sSubPr>
          <m:e>
            <m:r>
              <w:rPr>
                <w:rFonts w:ascii="Cambria Math" w:hAnsi="Cambria Math"/>
              </w:rPr>
              <m:t>DA</m:t>
            </m:r>
          </m:e>
          <m:sub>
            <m:r>
              <w:rPr>
                <w:rFonts w:ascii="Cambria Math" w:hAnsi="Cambria Math"/>
              </w:rPr>
              <m:t>HX</m:t>
            </m:r>
          </m:sub>
        </m:sSub>
      </m:oMath>
      <w:r w:rsidR="00FA44FD" w:rsidRPr="00FA7ACF">
        <w:t xml:space="preserve"> = design heat exchanger approach</w:t>
      </w:r>
    </w:p>
    <w:bookmarkEnd w:id="7927"/>
    <w:p w14:paraId="010F2706" w14:textId="77777777" w:rsidR="00FA44FD" w:rsidRPr="00FA7ACF" w:rsidRDefault="00FA44FD" w:rsidP="00FA44FD">
      <w:pPr>
        <w:pStyle w:val="Instrbox"/>
      </w:pPr>
      <w:r w:rsidRPr="00FA7ACF">
        <w:t xml:space="preserve">Retain the following </w:t>
      </w:r>
      <w:r w:rsidRPr="00FA7ACF">
        <w:rPr>
          <w:i/>
        </w:rPr>
        <w:t>PLR</w:t>
      </w:r>
      <w:r w:rsidRPr="00FA7ACF">
        <w:rPr>
          <w:i/>
          <w:vertAlign w:val="subscript"/>
        </w:rPr>
        <w:t>HX</w:t>
      </w:r>
      <w:r w:rsidRPr="00FA7ACF">
        <w:t xml:space="preserve"> definition for primary-only plants. Delete otherwise.</w:t>
      </w:r>
    </w:p>
    <w:bookmarkStart w:id="7935" w:name="_Hlk528054317"/>
    <w:p w14:paraId="3D58D18B" w14:textId="77777777" w:rsidR="00FA44FD" w:rsidRPr="00FA7ACF" w:rsidRDefault="00EF7855" w:rsidP="00FA44FD">
      <w:pPr>
        <w:ind w:left="1440"/>
      </w:pPr>
      <m:oMath>
        <m:sSub>
          <m:sSubPr>
            <m:ctrlPr>
              <w:rPr>
                <w:rFonts w:ascii="Cambria Math" w:hAnsi="Cambria Math"/>
                <w:i/>
              </w:rPr>
            </m:ctrlPr>
          </m:sSubPr>
          <m:e>
            <m:r>
              <w:rPr>
                <w:rFonts w:ascii="Cambria Math" w:hAnsi="Cambria Math"/>
              </w:rPr>
              <m:t>PLR</m:t>
            </m:r>
          </m:e>
          <m:sub>
            <m:r>
              <w:rPr>
                <w:rFonts w:ascii="Cambria Math" w:hAnsi="Cambria Math"/>
              </w:rPr>
              <m:t>HX</m:t>
            </m:r>
          </m:sub>
        </m:sSub>
      </m:oMath>
      <w:r w:rsidR="00FA44FD" w:rsidRPr="00FA7ACF">
        <w:t>= the lesser of 1 and predicted heat exchanger part load ratio (current chilled water flow rate divided by design HX chilled water flow rate)</w:t>
      </w:r>
    </w:p>
    <w:bookmarkEnd w:id="7935"/>
    <w:p w14:paraId="136B9C77" w14:textId="77777777" w:rsidR="00FA44FD" w:rsidRPr="00FA7ACF" w:rsidRDefault="00FA44FD" w:rsidP="00FA44FD">
      <w:pPr>
        <w:pStyle w:val="Instrbox"/>
      </w:pPr>
      <w:r w:rsidRPr="00FA7ACF">
        <w:t xml:space="preserve">Retain the following </w:t>
      </w:r>
      <w:r w:rsidRPr="00FA7ACF">
        <w:rPr>
          <w:i/>
        </w:rPr>
        <w:t>PLR</w:t>
      </w:r>
      <w:r w:rsidRPr="00FA7ACF">
        <w:rPr>
          <w:i/>
          <w:vertAlign w:val="subscript"/>
        </w:rPr>
        <w:t>HX</w:t>
      </w:r>
      <w:r w:rsidRPr="00FA7ACF">
        <w:t xml:space="preserve"> definition for primary-secondary plants. Delete otherwise.</w:t>
      </w:r>
    </w:p>
    <w:p w14:paraId="225E2D71" w14:textId="443E2993" w:rsidR="00FA44FD" w:rsidRPr="00FA7ACF" w:rsidRDefault="00EF7855" w:rsidP="00FA44FD">
      <w:pPr>
        <w:ind w:left="1440"/>
      </w:pPr>
      <m:oMath>
        <m:sSub>
          <m:sSubPr>
            <m:ctrlPr>
              <w:rPr>
                <w:rFonts w:ascii="Cambria Math" w:hAnsi="Cambria Math"/>
                <w:i/>
              </w:rPr>
            </m:ctrlPr>
          </m:sSubPr>
          <m:e>
            <m:r>
              <w:rPr>
                <w:rFonts w:ascii="Cambria Math" w:hAnsi="Cambria Math"/>
              </w:rPr>
              <m:t>PLR</m:t>
            </m:r>
          </m:e>
          <m:sub>
            <m:r>
              <w:rPr>
                <w:rFonts w:ascii="Cambria Math" w:hAnsi="Cambria Math"/>
              </w:rPr>
              <m:t>HX</m:t>
            </m:r>
          </m:sub>
        </m:sSub>
      </m:oMath>
      <w:r w:rsidR="00FA44FD" w:rsidRPr="00FA7ACF">
        <w:t xml:space="preserve">= the lesser of 1 and predicted heat exchanger part load ratio (current secondary chilled water flow rate </w:t>
      </w:r>
      <w:r w:rsidR="00362FB4">
        <w:t>divided</w:t>
      </w:r>
      <w:r w:rsidR="00FA44FD" w:rsidRPr="00FA7ACF">
        <w:t xml:space="preserve"> by design HX chilled water flow rate)</w:t>
      </w:r>
    </w:p>
    <w:bookmarkStart w:id="7936" w:name="_Hlk528054373"/>
    <w:p w14:paraId="120201F9" w14:textId="77777777" w:rsidR="00FA44FD" w:rsidRPr="00FA7ACF" w:rsidRDefault="00EF7855" w:rsidP="00FA44FD">
      <w:pPr>
        <w:ind w:left="1440"/>
      </w:pPr>
      <m:oMath>
        <m:sSub>
          <m:sSubPr>
            <m:ctrlPr>
              <w:rPr>
                <w:rFonts w:ascii="Cambria Math" w:hAnsi="Cambria Math"/>
                <w:i/>
              </w:rPr>
            </m:ctrlPr>
          </m:sSubPr>
          <m:e>
            <m:r>
              <w:rPr>
                <w:rFonts w:ascii="Cambria Math" w:hAnsi="Cambria Math"/>
              </w:rPr>
              <m:t>DT</m:t>
            </m:r>
          </m:e>
          <m:sub>
            <m:r>
              <w:rPr>
                <w:rFonts w:ascii="Cambria Math" w:hAnsi="Cambria Math"/>
              </w:rPr>
              <m:t>WB</m:t>
            </m:r>
          </m:sub>
        </m:sSub>
      </m:oMath>
      <w:r w:rsidR="00FA44FD" w:rsidRPr="00FA7ACF">
        <w:t>= design wetbulb temperature</w:t>
      </w:r>
    </w:p>
    <w:p w14:paraId="72127097" w14:textId="77777777" w:rsidR="00FA44FD" w:rsidRPr="00FA7ACF" w:rsidRDefault="00EF7855" w:rsidP="00FA44FD">
      <w:pPr>
        <w:ind w:left="1440"/>
      </w:pPr>
      <m:oMath>
        <m:sSub>
          <m:sSubPr>
            <m:ctrlPr>
              <w:rPr>
                <w:rFonts w:ascii="Cambria Math" w:hAnsi="Cambria Math"/>
                <w:i/>
              </w:rPr>
            </m:ctrlPr>
          </m:sSubPr>
          <m:e>
            <m:r>
              <w:rPr>
                <w:rFonts w:ascii="Cambria Math" w:hAnsi="Cambria Math"/>
              </w:rPr>
              <m:t>DA</m:t>
            </m:r>
          </m:e>
          <m:sub>
            <m:r>
              <w:rPr>
                <w:rFonts w:ascii="Cambria Math" w:hAnsi="Cambria Math"/>
              </w:rPr>
              <m:t>CT</m:t>
            </m:r>
          </m:sub>
        </m:sSub>
      </m:oMath>
      <w:r w:rsidR="00FA44FD" w:rsidRPr="00FA7ACF">
        <w:t xml:space="preserve"> = design cooling tower approach</w:t>
      </w:r>
    </w:p>
    <w:p w14:paraId="48764777" w14:textId="7596FFEC" w:rsidR="00FA44FD" w:rsidRPr="00FA7ACF" w:rsidRDefault="00FA44FD" w:rsidP="00FA44FD">
      <w:pPr>
        <w:ind w:left="1440"/>
      </w:pPr>
      <m:oMath>
        <m:r>
          <w:rPr>
            <w:rFonts w:ascii="Cambria Math" w:hAnsi="Cambria Math"/>
          </w:rPr>
          <m:t>m</m:t>
        </m:r>
      </m:oMath>
      <w:r w:rsidRPr="00FA7ACF">
        <w:t xml:space="preserve"> = output of logic in Section </w:t>
      </w:r>
      <w:r w:rsidRPr="00FA7ACF">
        <w:rPr>
          <w:highlight w:val="yellow"/>
        </w:rPr>
        <w:fldChar w:fldCharType="begin"/>
      </w:r>
      <w:r w:rsidRPr="00FA7ACF">
        <w:instrText xml:space="preserve"> REF _Ref515434035 \w \h </w:instrText>
      </w:r>
      <w:r w:rsidRPr="00FA7ACF">
        <w:rPr>
          <w:highlight w:val="yellow"/>
        </w:rPr>
        <w:instrText xml:space="preserve"> \* MERGEFORMAT </w:instrText>
      </w:r>
      <w:r w:rsidRPr="00FA7ACF">
        <w:rPr>
          <w:highlight w:val="yellow"/>
        </w:rPr>
      </w:r>
      <w:r w:rsidRPr="00FA7ACF">
        <w:rPr>
          <w:highlight w:val="yellow"/>
        </w:rPr>
        <w:fldChar w:fldCharType="separate"/>
      </w:r>
      <w:r w:rsidR="0037258A">
        <w:t>5.20.3.3</w:t>
      </w:r>
      <w:r w:rsidRPr="00FA7ACF">
        <w:rPr>
          <w:highlight w:val="yellow"/>
        </w:rPr>
        <w:fldChar w:fldCharType="end"/>
      </w:r>
      <w:r w:rsidRPr="00FA7ACF">
        <w:t xml:space="preserve"> below.</w:t>
      </w:r>
    </w:p>
    <w:bookmarkEnd w:id="7936"/>
    <w:p w14:paraId="7CA08EBF" w14:textId="34303806" w:rsidR="00FA44FD" w:rsidRPr="00FA7ACF" w:rsidRDefault="00FA44FD" w:rsidP="00FA44FD">
      <w:pPr>
        <w:pStyle w:val="Infobox"/>
      </w:pPr>
      <w:r w:rsidRPr="00FA7ACF">
        <w:t xml:space="preserve">This algorithm predicts the achievable HXLWT based on current plant load conditions, as estimated by PLRHX, and ambient wet bulb relative to design conditions. The logic is tuned based on the “m” parameter, which accounts for whether cooling tower approach tends to worsen or improve with decreasing ambient wet bulb. Tower </w:t>
      </w:r>
      <w:bookmarkStart w:id="7937" w:name="_Hlk55230758"/>
      <w:proofErr w:type="spellStart"/>
      <w:r w:rsidRPr="00FA7ACF">
        <w:t>psychrometrics</w:t>
      </w:r>
      <w:bookmarkEnd w:id="7937"/>
      <w:proofErr w:type="spellEnd"/>
      <w:r w:rsidRPr="00FA7ACF">
        <w:t xml:space="preserve"> are such that for a given condenser water flow rate and range, approach will worsen as </w:t>
      </w:r>
      <w:proofErr w:type="spellStart"/>
      <w:r w:rsidRPr="00FA7ACF">
        <w:t>wetbulb</w:t>
      </w:r>
      <w:proofErr w:type="spellEnd"/>
      <w:r w:rsidRPr="00FA7ACF">
        <w:t xml:space="preserve"> temperature decreases, which drives “m” positive. However, for most plant, plant load (and thus either range or flowrate) tends to decrease as ambient </w:t>
      </w:r>
      <w:proofErr w:type="spellStart"/>
      <w:r w:rsidRPr="00FA7ACF">
        <w:t>wetbulb</w:t>
      </w:r>
      <w:proofErr w:type="spellEnd"/>
      <w:r w:rsidRPr="00FA7ACF">
        <w:t xml:space="preserve"> decreases, so closer approaches are achievable at lower </w:t>
      </w:r>
      <w:proofErr w:type="spellStart"/>
      <w:r w:rsidRPr="00FA7ACF">
        <w:t>wetbulb</w:t>
      </w:r>
      <w:proofErr w:type="spellEnd"/>
      <w:r w:rsidR="00A815DC">
        <w:t xml:space="preserve"> temperature</w:t>
      </w:r>
      <w:r w:rsidRPr="00FA7ACF">
        <w:t>s, which drives “m” negative. “m” is therefore tuned on a plant specific basis per subsequent logic.</w:t>
      </w:r>
    </w:p>
    <w:p w14:paraId="36913285" w14:textId="08D79496" w:rsidR="00FA44FD" w:rsidRPr="00FA7ACF" w:rsidRDefault="00FA44FD" w:rsidP="005274F2">
      <w:pPr>
        <w:pStyle w:val="Heading4"/>
        <w:pageBreakBefore/>
        <w:ind w:left="1354" w:hanging="1066"/>
      </w:pPr>
      <w:bookmarkStart w:id="7938" w:name="_Hlk528054475"/>
      <w:r w:rsidRPr="00FA7ACF">
        <w:lastRenderedPageBreak/>
        <w:t xml:space="preserve">Disable WSE when it has run for at least 20 minutes and CHW temp downstream of HX is greater than CHWRT upstream of HX less </w:t>
      </w:r>
      <w:ins w:id="7939" w:author="Titus Ellison" w:date="2022-10-21T09:32:00Z">
        <w:r w:rsidR="000F7405" w:rsidRPr="00F756AB">
          <w:rPr>
            <w:rStyle w:val="Toggle"/>
            <w:rPrChange w:id="7940" w:author="Titus Ellison" w:date="2022-10-21T09:32:00Z">
              <w:rPr/>
            </w:rPrChange>
          </w:rPr>
          <w:t xml:space="preserve">[UNITS </w:t>
        </w:r>
        <w:r w:rsidR="00F756AB" w:rsidRPr="00F756AB">
          <w:rPr>
            <w:rStyle w:val="Toggle"/>
            <w:rPrChange w:id="7941" w:author="Titus Ellison" w:date="2022-10-21T09:32:00Z">
              <w:rPr/>
            </w:rPrChange>
          </w:rPr>
          <w:t>[0.5°C] [</w:t>
        </w:r>
      </w:ins>
      <w:r w:rsidRPr="00F756AB">
        <w:rPr>
          <w:rStyle w:val="Toggle"/>
          <w:rPrChange w:id="7942" w:author="Titus Ellison" w:date="2022-10-21T09:32:00Z">
            <w:rPr/>
          </w:rPrChange>
        </w:rPr>
        <w:t>1ºF</w:t>
      </w:r>
      <w:ins w:id="7943" w:author="Titus Ellison" w:date="2022-10-21T09:32:00Z">
        <w:r w:rsidR="00F756AB" w:rsidRPr="00F756AB">
          <w:rPr>
            <w:rStyle w:val="Toggle"/>
            <w:rPrChange w:id="7944" w:author="Titus Ellison" w:date="2022-10-21T09:32:00Z">
              <w:rPr/>
            </w:rPrChange>
          </w:rPr>
          <w:t>]]</w:t>
        </w:r>
      </w:ins>
      <w:r w:rsidRPr="00FA7ACF">
        <w:t xml:space="preserve"> for 2 minutes (i.e., if the HX is not reducing the CHW temp by at least </w:t>
      </w:r>
      <w:ins w:id="7945" w:author="Titus Ellison" w:date="2022-10-21T09:32:00Z">
        <w:r w:rsidR="00F756AB" w:rsidRPr="00DF27AF">
          <w:rPr>
            <w:rStyle w:val="Toggle"/>
          </w:rPr>
          <w:t>[UNITS [0.5°C] [1ºF]]</w:t>
        </w:r>
      </w:ins>
      <w:del w:id="7946" w:author="Titus Ellison" w:date="2022-10-21T09:32:00Z">
        <w:r w:rsidRPr="00FA7ACF" w:rsidDel="00F756AB">
          <w:delText>1°F</w:delText>
        </w:r>
      </w:del>
      <w:r w:rsidRPr="00FA7ACF">
        <w:t>).</w:t>
      </w:r>
    </w:p>
    <w:p w14:paraId="7B4BD8FA" w14:textId="77777777" w:rsidR="00FA44FD" w:rsidRPr="00FA7ACF" w:rsidRDefault="00FA44FD" w:rsidP="0087618D">
      <w:pPr>
        <w:pStyle w:val="Heading4"/>
      </w:pPr>
      <w:bookmarkStart w:id="7947" w:name="_Ref515434035"/>
      <w:r w:rsidRPr="00FA7ACF">
        <w:t>PHXLWT Tuning</w:t>
      </w:r>
      <w:bookmarkEnd w:id="7947"/>
    </w:p>
    <w:p w14:paraId="27CFE5A9" w14:textId="77777777" w:rsidR="00FA44FD" w:rsidRPr="00FA7ACF" w:rsidRDefault="00FA44FD" w:rsidP="007C1423">
      <w:pPr>
        <w:pStyle w:val="Heading5"/>
      </w:pPr>
      <w:r w:rsidRPr="00FA7ACF">
        <w:t>Decrease “m” by 0.02 when the economizer is disabled if the economizer remained enabled for greater than 60 minutes.</w:t>
      </w:r>
    </w:p>
    <w:p w14:paraId="6DAA3B2A" w14:textId="5C32FA92" w:rsidR="00FA44FD" w:rsidRPr="00FA7ACF" w:rsidRDefault="00FA44FD" w:rsidP="007C1423">
      <w:pPr>
        <w:pStyle w:val="Heading5"/>
      </w:pPr>
      <w:r w:rsidRPr="00FA7ACF">
        <w:t xml:space="preserve">Increase “m” by 0.02 when the economizer is disabled if the economizer remained enabled for less than 30 minutes and </w:t>
      </w:r>
      <w:proofErr w:type="spellStart"/>
      <w:r w:rsidRPr="00FA7ACF">
        <w:t>WseTower-MaxSpeed</w:t>
      </w:r>
      <w:proofErr w:type="spellEnd"/>
      <w:r w:rsidRPr="00FA7ACF">
        <w:t xml:space="preserve"> did not decrease below 100% speed while the WSE was enabled. See </w:t>
      </w:r>
      <w:r w:rsidR="00335D1A">
        <w:t xml:space="preserve">Section </w:t>
      </w:r>
      <w:r w:rsidRPr="00FA7ACF">
        <w:fldChar w:fldCharType="begin"/>
      </w:r>
      <w:r w:rsidRPr="00FA7ACF">
        <w:instrText xml:space="preserve"> REF _Ref514413382 \w \h  \* MERGEFORMAT </w:instrText>
      </w:r>
      <w:r w:rsidRPr="00FA7ACF">
        <w:fldChar w:fldCharType="separate"/>
      </w:r>
      <w:r w:rsidR="0037258A">
        <w:t>5.20.12.</w:t>
      </w:r>
      <w:proofErr w:type="gramStart"/>
      <w:r w:rsidR="0037258A">
        <w:t>2.c.1.ii</w:t>
      </w:r>
      <w:proofErr w:type="gramEnd"/>
      <w:r w:rsidRPr="00FA7ACF">
        <w:fldChar w:fldCharType="end"/>
      </w:r>
      <w:r w:rsidRPr="00FA7ACF">
        <w:t xml:space="preserve"> for definition and use of </w:t>
      </w:r>
      <w:proofErr w:type="spellStart"/>
      <w:r w:rsidRPr="00FA7ACF">
        <w:t>WseTower-MaxSpeed</w:t>
      </w:r>
      <w:proofErr w:type="spellEnd"/>
      <w:r w:rsidRPr="00FA7ACF">
        <w:t>.</w:t>
      </w:r>
    </w:p>
    <w:p w14:paraId="36ACB1FE" w14:textId="77777777" w:rsidR="00FA44FD" w:rsidRPr="00FA7ACF" w:rsidRDefault="00FA44FD" w:rsidP="007C1423">
      <w:pPr>
        <w:pStyle w:val="Heading5"/>
      </w:pPr>
      <w:r w:rsidRPr="00FA7ACF">
        <w:t>“m” shall be limited to the range of -0.2 to 0.5.</w:t>
      </w:r>
    </w:p>
    <w:p w14:paraId="1A35414E" w14:textId="77777777" w:rsidR="00FA44FD" w:rsidRPr="00FA7ACF" w:rsidRDefault="00FA44FD" w:rsidP="007C1423">
      <w:pPr>
        <w:pStyle w:val="Heading5"/>
      </w:pPr>
      <w:r w:rsidRPr="00FA7ACF">
        <w:t>“m” shall initialize at 0 upon first plant start up and shall not be reinitialized every time the plant is disabled/enabled. Rather, “m” holds its value when the plant is disabled and tuning resumes from that value when the plant is re-enabled.</w:t>
      </w:r>
    </w:p>
    <w:bookmarkEnd w:id="7938"/>
    <w:p w14:paraId="0817139F" w14:textId="714BBBA7" w:rsidR="00FA44FD" w:rsidRPr="00FA7ACF" w:rsidRDefault="00FA44FD" w:rsidP="00FA44FD">
      <w:pPr>
        <w:pStyle w:val="Instrbox"/>
        <w:jc w:val="both"/>
      </w:pPr>
      <w:r w:rsidRPr="00FA7ACF">
        <w:t xml:space="preserve">Use the following three </w:t>
      </w:r>
      <w:r w:rsidR="00335D1A">
        <w:t>section</w:t>
      </w:r>
      <w:r w:rsidRPr="00FA7ACF">
        <w:t>s for plants where CHW flow through the WSE is controlled using a modulating heat exchanger bypass valve. See schematics in Informative Appendix A for examples.</w:t>
      </w:r>
    </w:p>
    <w:p w14:paraId="78587CC5" w14:textId="53633A0D" w:rsidR="00FA44FD" w:rsidRPr="00FA7ACF" w:rsidRDefault="00FA44FD" w:rsidP="0087618D">
      <w:pPr>
        <w:pStyle w:val="Heading4"/>
      </w:pPr>
      <w:bookmarkStart w:id="7948" w:name="_Hlk528054533"/>
      <w:r w:rsidRPr="00FA7ACF">
        <w:t xml:space="preserve">When economizer is enabled, start next CW pump and/or adjust CW pump speed per </w:t>
      </w:r>
      <w:r w:rsidR="00335D1A">
        <w:t xml:space="preserve">Section </w:t>
      </w:r>
      <w:r w:rsidRPr="00FA7ACF">
        <w:fldChar w:fldCharType="begin"/>
      </w:r>
      <w:r w:rsidRPr="00FA7ACF">
        <w:instrText xml:space="preserve"> REF _Ref514435548 \r \h  \* MERGEFORMAT </w:instrText>
      </w:r>
      <w:r w:rsidRPr="00FA7ACF">
        <w:fldChar w:fldCharType="separate"/>
      </w:r>
      <w:r w:rsidR="0037258A">
        <w:t>5.20.9.6</w:t>
      </w:r>
      <w:r w:rsidRPr="00FA7ACF">
        <w:fldChar w:fldCharType="end"/>
      </w:r>
      <w:r w:rsidRPr="00FA7ACF">
        <w:t>, open CW isolation valve to the HX, and enable the WSE in-line CHW return line valve.</w:t>
      </w:r>
    </w:p>
    <w:p w14:paraId="75B792BD" w14:textId="77777777" w:rsidR="00FA44FD" w:rsidRPr="00FA7ACF" w:rsidRDefault="00FA44FD" w:rsidP="0087618D">
      <w:pPr>
        <w:pStyle w:val="Heading4"/>
      </w:pPr>
      <w:r w:rsidRPr="00FA7ACF">
        <w:t>When the WSE in-line CHW return line valve is enabled, it shall be modulated by a direct-acting PID loop to maintain the DP across the CHW side of the HX at HX</w:t>
      </w:r>
      <w:r w:rsidRPr="00FA7ACF">
        <w:rPr>
          <w:vertAlign w:val="subscript"/>
        </w:rPr>
        <w:t>DP-Design</w:t>
      </w:r>
      <w:r w:rsidRPr="00FA7ACF">
        <w:t>. Map the loop output from 0% open at 0% output to 100% open at 100% output. Bias the loop to launch from 100% output. The valve shall be fully open when loop is disabled.</w:t>
      </w:r>
    </w:p>
    <w:bookmarkEnd w:id="7948"/>
    <w:p w14:paraId="1E85628F" w14:textId="77777777" w:rsidR="00FA44FD" w:rsidRPr="00FA7ACF" w:rsidRDefault="00FA44FD" w:rsidP="00FA44FD">
      <w:pPr>
        <w:pStyle w:val="Infobox"/>
      </w:pPr>
      <w:r w:rsidRPr="00FA7ACF">
        <w:t>This loop ensures that flow through the heat exchanger does not exceed design, which has the potential to cause chilled water loop DP to rise above design and starve loads of flow. Biasing the loop output to 100% when the loop is enabled ensures that the valve does not immediately modulate closed upon WSE startup.</w:t>
      </w:r>
    </w:p>
    <w:p w14:paraId="7E22D233" w14:textId="20B6D74C" w:rsidR="00FA44FD" w:rsidRPr="00FA7ACF" w:rsidRDefault="00FA44FD" w:rsidP="0087618D">
      <w:pPr>
        <w:pStyle w:val="Heading4"/>
      </w:pPr>
      <w:bookmarkStart w:id="7949" w:name="_Hlk528054585"/>
      <w:r w:rsidRPr="00FA7ACF">
        <w:t xml:space="preserve">When economizer is disabled, WSE in-line CHW return line valve shall be disabled (opened), HX CW isolation valve fully closed, and the last lag CW pump disabled and/or CW pump speed changed per </w:t>
      </w:r>
      <w:r w:rsidR="00335D1A">
        <w:t xml:space="preserve">Section </w:t>
      </w:r>
      <w:r w:rsidRPr="00FA7ACF">
        <w:fldChar w:fldCharType="begin"/>
      </w:r>
      <w:r w:rsidRPr="00FA7ACF">
        <w:instrText xml:space="preserve"> REF _Ref514435548 \r \h  \* MERGEFORMAT </w:instrText>
      </w:r>
      <w:r w:rsidRPr="00FA7ACF">
        <w:fldChar w:fldCharType="separate"/>
      </w:r>
      <w:r w:rsidR="0037258A">
        <w:t>5.20.9.6</w:t>
      </w:r>
      <w:r w:rsidRPr="00FA7ACF">
        <w:fldChar w:fldCharType="end"/>
      </w:r>
      <w:r w:rsidRPr="00FA7ACF">
        <w:t>.</w:t>
      </w:r>
    </w:p>
    <w:bookmarkEnd w:id="7949"/>
    <w:p w14:paraId="18E6EEF5" w14:textId="7CE07AEE" w:rsidR="00FA44FD" w:rsidRPr="00FA7ACF" w:rsidRDefault="00FA44FD" w:rsidP="00FA44FD">
      <w:pPr>
        <w:pStyle w:val="Instrbox"/>
        <w:jc w:val="both"/>
      </w:pPr>
      <w:r w:rsidRPr="00FA7ACF">
        <w:t xml:space="preserve">Use the following four </w:t>
      </w:r>
      <w:r w:rsidR="00335D1A">
        <w:t>section</w:t>
      </w:r>
      <w:r w:rsidRPr="00FA7ACF">
        <w:t>s for plants where CHW flow through the WSE is controlled by a variable speed HX pump. Delete otherwise. See schematics in Informative Appendix A for examples.</w:t>
      </w:r>
    </w:p>
    <w:p w14:paraId="6E69ED5D" w14:textId="216E3888" w:rsidR="00FA44FD" w:rsidRPr="00FA7ACF" w:rsidRDefault="00FA44FD" w:rsidP="0087618D">
      <w:pPr>
        <w:pStyle w:val="Heading4"/>
      </w:pPr>
      <w:r w:rsidRPr="00FA7ACF">
        <w:t xml:space="preserve">When economizer is enabled, start next CW pump and/or adjust CW pump speed per </w:t>
      </w:r>
      <w:r w:rsidR="00335D1A">
        <w:t xml:space="preserve">Section </w:t>
      </w:r>
      <w:r w:rsidRPr="00FA7ACF">
        <w:fldChar w:fldCharType="begin"/>
      </w:r>
      <w:r w:rsidRPr="00FA7ACF">
        <w:instrText xml:space="preserve"> REF _Ref514435548 \r \h  \* MERGEFORMAT </w:instrText>
      </w:r>
      <w:r w:rsidRPr="00FA7ACF">
        <w:fldChar w:fldCharType="separate"/>
      </w:r>
      <w:r w:rsidR="0037258A">
        <w:t>5.20.9.6</w:t>
      </w:r>
      <w:r w:rsidRPr="00FA7ACF">
        <w:fldChar w:fldCharType="end"/>
      </w:r>
      <w:r w:rsidRPr="00FA7ACF">
        <w:t>, open CW isolation valve to the HX and enable the CHW HX Pump.</w:t>
      </w:r>
    </w:p>
    <w:p w14:paraId="70C40A1C" w14:textId="77777777" w:rsidR="00FA44FD" w:rsidRPr="00FA7ACF" w:rsidRDefault="00FA44FD" w:rsidP="0087618D">
      <w:pPr>
        <w:pStyle w:val="Heading4"/>
      </w:pPr>
      <w:r w:rsidRPr="00FA7ACF">
        <w:t>WSE HX Pump Speed Reset Requests shall be generated based on the difference (ΔT) between chilled water return temperature upstream of the WSE and WSE HX entering CHW temperature.</w:t>
      </w:r>
    </w:p>
    <w:p w14:paraId="2BC4C1CB" w14:textId="16BC37F3" w:rsidR="00FA44FD" w:rsidRPr="00FA7ACF" w:rsidRDefault="00FA44FD" w:rsidP="007C1423">
      <w:pPr>
        <w:pStyle w:val="Heading5"/>
      </w:pPr>
      <w:r w:rsidRPr="00FA7ACF">
        <w:t xml:space="preserve">If ΔT exceeds </w:t>
      </w:r>
      <w:ins w:id="7950" w:author="Titus Ellison" w:date="2022-10-21T09:34:00Z">
        <w:r w:rsidR="00716DC4" w:rsidRPr="004F1C08">
          <w:rPr>
            <w:rStyle w:val="Toggle"/>
            <w:rPrChange w:id="7951" w:author="Titus Ellison" w:date="2022-10-21T09:35:00Z">
              <w:rPr/>
            </w:rPrChange>
          </w:rPr>
          <w:t>[UNITS [</w:t>
        </w:r>
        <w:r w:rsidR="004F1C08" w:rsidRPr="004F1C08">
          <w:rPr>
            <w:rStyle w:val="Toggle"/>
            <w:rPrChange w:id="7952" w:author="Titus Ellison" w:date="2022-10-21T09:35:00Z">
              <w:rPr/>
            </w:rPrChange>
          </w:rPr>
          <w:t>1°C</w:t>
        </w:r>
        <w:r w:rsidR="00716DC4" w:rsidRPr="004F1C08">
          <w:rPr>
            <w:rStyle w:val="Toggle"/>
            <w:rPrChange w:id="7953" w:author="Titus Ellison" w:date="2022-10-21T09:35:00Z">
              <w:rPr/>
            </w:rPrChange>
          </w:rPr>
          <w:t>] [</w:t>
        </w:r>
      </w:ins>
      <w:r w:rsidRPr="004F1C08">
        <w:rPr>
          <w:rStyle w:val="Toggle"/>
          <w:rPrChange w:id="7954" w:author="Titus Ellison" w:date="2022-10-21T09:35:00Z">
            <w:rPr/>
          </w:rPrChange>
        </w:rPr>
        <w:t>2°F</w:t>
      </w:r>
      <w:ins w:id="7955" w:author="Titus Ellison" w:date="2022-10-21T09:34:00Z">
        <w:r w:rsidR="00716DC4" w:rsidRPr="004F1C08">
          <w:rPr>
            <w:rStyle w:val="Toggle"/>
            <w:rPrChange w:id="7956" w:author="Titus Ellison" w:date="2022-10-21T09:35:00Z">
              <w:rPr/>
            </w:rPrChange>
          </w:rPr>
          <w:t>]</w:t>
        </w:r>
        <w:r w:rsidR="004F1C08" w:rsidRPr="004F1C08">
          <w:rPr>
            <w:rStyle w:val="Toggle"/>
            <w:rPrChange w:id="7957" w:author="Titus Ellison" w:date="2022-10-21T09:35:00Z">
              <w:rPr/>
            </w:rPrChange>
          </w:rPr>
          <w:t>]</w:t>
        </w:r>
      </w:ins>
      <w:r w:rsidRPr="00FA7ACF">
        <w:t xml:space="preserve">, send 2 requests until ΔT is less than </w:t>
      </w:r>
      <w:ins w:id="7958" w:author="Titus Ellison" w:date="2022-10-21T09:37:00Z">
        <w:r w:rsidR="00AB2625" w:rsidRPr="00AB2625">
          <w:rPr>
            <w:rStyle w:val="Toggle"/>
            <w:rPrChange w:id="7959" w:author="Titus Ellison" w:date="2022-10-21T09:38:00Z">
              <w:rPr/>
            </w:rPrChange>
          </w:rPr>
          <w:t>[UNITS [0.7</w:t>
        </w:r>
      </w:ins>
      <w:ins w:id="7960" w:author="Titus Ellison" w:date="2022-10-21T09:38:00Z">
        <w:r w:rsidR="00AB2625" w:rsidRPr="00AB2625">
          <w:rPr>
            <w:rStyle w:val="Toggle"/>
            <w:rPrChange w:id="7961" w:author="Titus Ellison" w:date="2022-10-21T09:38:00Z">
              <w:rPr/>
            </w:rPrChange>
          </w:rPr>
          <w:t>°C] [</w:t>
        </w:r>
      </w:ins>
      <w:r w:rsidRPr="00AB2625">
        <w:rPr>
          <w:rStyle w:val="Toggle"/>
          <w:rPrChange w:id="7962" w:author="Titus Ellison" w:date="2022-10-21T09:38:00Z">
            <w:rPr/>
          </w:rPrChange>
        </w:rPr>
        <w:t>1.2°F</w:t>
      </w:r>
      <w:ins w:id="7963" w:author="Titus Ellison" w:date="2022-10-21T09:38:00Z">
        <w:r w:rsidR="00AB2625" w:rsidRPr="00AB2625">
          <w:rPr>
            <w:rStyle w:val="Toggle"/>
            <w:rPrChange w:id="7964" w:author="Titus Ellison" w:date="2022-10-21T09:38:00Z">
              <w:rPr/>
            </w:rPrChange>
          </w:rPr>
          <w:t>]]</w:t>
        </w:r>
      </w:ins>
      <w:r w:rsidRPr="00FA7ACF">
        <w:t>.</w:t>
      </w:r>
    </w:p>
    <w:p w14:paraId="364B58B2" w14:textId="076C3CF7" w:rsidR="00FA44FD" w:rsidRPr="00FA7ACF" w:rsidRDefault="00FA44FD" w:rsidP="007C1423">
      <w:pPr>
        <w:pStyle w:val="Heading5"/>
      </w:pPr>
      <w:r w:rsidRPr="00FA7ACF">
        <w:t xml:space="preserve">Else if ΔT exceeds </w:t>
      </w:r>
      <w:ins w:id="7965" w:author="Titus Ellison" w:date="2022-10-21T09:35:00Z">
        <w:r w:rsidR="004F1C08" w:rsidRPr="00DF27AF">
          <w:rPr>
            <w:rStyle w:val="Toggle"/>
          </w:rPr>
          <w:t>[UNITS [0.5°C] [1ºF]]</w:t>
        </w:r>
      </w:ins>
      <w:del w:id="7966" w:author="Titus Ellison" w:date="2022-10-21T09:35:00Z">
        <w:r w:rsidRPr="00FA7ACF" w:rsidDel="004F1C08">
          <w:delText>1°F</w:delText>
        </w:r>
      </w:del>
      <w:r w:rsidRPr="00FA7ACF">
        <w:t xml:space="preserve">, send 1 request until ΔT is less than </w:t>
      </w:r>
      <w:ins w:id="7967" w:author="Titus Ellison" w:date="2022-10-21T09:38:00Z">
        <w:r w:rsidR="00AB2625" w:rsidRPr="00C56AD1">
          <w:rPr>
            <w:rStyle w:val="Toggle"/>
            <w:rPrChange w:id="7968" w:author="Titus Ellison" w:date="2022-10-21T09:39:00Z">
              <w:rPr/>
            </w:rPrChange>
          </w:rPr>
          <w:t>[UNITS [</w:t>
        </w:r>
        <w:r w:rsidR="00C56AD1" w:rsidRPr="00C56AD1">
          <w:rPr>
            <w:rStyle w:val="Toggle"/>
            <w:rPrChange w:id="7969" w:author="Titus Ellison" w:date="2022-10-21T09:39:00Z">
              <w:rPr/>
            </w:rPrChange>
          </w:rPr>
          <w:t>0.1°C] [</w:t>
        </w:r>
      </w:ins>
      <w:r w:rsidRPr="00C56AD1">
        <w:rPr>
          <w:rStyle w:val="Toggle"/>
          <w:rPrChange w:id="7970" w:author="Titus Ellison" w:date="2022-10-21T09:39:00Z">
            <w:rPr/>
          </w:rPrChange>
        </w:rPr>
        <w:t>0.2°F</w:t>
      </w:r>
      <w:ins w:id="7971" w:author="Titus Ellison" w:date="2022-10-21T09:38:00Z">
        <w:r w:rsidR="00C56AD1" w:rsidRPr="00C56AD1">
          <w:rPr>
            <w:rStyle w:val="Toggle"/>
            <w:rPrChange w:id="7972" w:author="Titus Ellison" w:date="2022-10-21T09:39:00Z">
              <w:rPr/>
            </w:rPrChange>
          </w:rPr>
          <w:t>]]</w:t>
        </w:r>
      </w:ins>
      <w:r w:rsidRPr="00FA7ACF">
        <w:t>.</w:t>
      </w:r>
    </w:p>
    <w:p w14:paraId="0396773D" w14:textId="77777777" w:rsidR="00FA44FD" w:rsidRPr="00FA7ACF" w:rsidRDefault="00FA44FD" w:rsidP="007C1423">
      <w:pPr>
        <w:pStyle w:val="Heading5"/>
      </w:pPr>
      <w:r w:rsidRPr="00FA7ACF">
        <w:t>Else send 0 requests.</w:t>
      </w:r>
    </w:p>
    <w:p w14:paraId="3E691915" w14:textId="77777777" w:rsidR="00FA44FD" w:rsidRPr="00FA7ACF" w:rsidRDefault="00FA44FD" w:rsidP="0087618D">
      <w:pPr>
        <w:pStyle w:val="Heading4"/>
      </w:pPr>
      <w:r w:rsidRPr="00FA7ACF">
        <w:t>When the WSE HX pump is proven on, WSE HX pump speed shall be reset using Trim &amp; Respond logic with the following parameters:</w:t>
      </w:r>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left w:w="0" w:type="dxa"/>
          <w:right w:w="0" w:type="dxa"/>
        </w:tblCellMar>
        <w:tblLook w:val="04A0" w:firstRow="1" w:lastRow="0" w:firstColumn="1" w:lastColumn="0" w:noHBand="0" w:noVBand="1"/>
      </w:tblPr>
      <w:tblGrid>
        <w:gridCol w:w="1260"/>
        <w:gridCol w:w="3860"/>
      </w:tblGrid>
      <w:tr w:rsidR="00FA44FD" w:rsidRPr="00FA7ACF" w14:paraId="40C5E239" w14:textId="77777777" w:rsidTr="001F323E">
        <w:trPr>
          <w:jc w:val="center"/>
        </w:trPr>
        <w:tc>
          <w:tcPr>
            <w:tcW w:w="1260" w:type="dxa"/>
            <w:tcMar>
              <w:top w:w="0" w:type="dxa"/>
              <w:left w:w="108" w:type="dxa"/>
              <w:bottom w:w="0" w:type="dxa"/>
              <w:right w:w="108" w:type="dxa"/>
            </w:tcMar>
            <w:hideMark/>
          </w:tcPr>
          <w:p w14:paraId="60F3FDC3" w14:textId="77777777" w:rsidR="00FA44FD" w:rsidRPr="00FA7ACF" w:rsidRDefault="00FA44FD" w:rsidP="005274F2">
            <w:pPr>
              <w:keepNext/>
              <w:pageBreakBefore/>
              <w:spacing w:line="252" w:lineRule="auto"/>
              <w:jc w:val="center"/>
              <w:rPr>
                <w:b/>
                <w:sz w:val="22"/>
              </w:rPr>
            </w:pPr>
            <w:r w:rsidRPr="00FA7ACF">
              <w:rPr>
                <w:b/>
              </w:rPr>
              <w:lastRenderedPageBreak/>
              <w:t>Variable</w:t>
            </w:r>
          </w:p>
        </w:tc>
        <w:tc>
          <w:tcPr>
            <w:tcW w:w="3860" w:type="dxa"/>
            <w:tcMar>
              <w:top w:w="0" w:type="dxa"/>
              <w:left w:w="108" w:type="dxa"/>
              <w:bottom w:w="0" w:type="dxa"/>
              <w:right w:w="108" w:type="dxa"/>
            </w:tcMar>
            <w:hideMark/>
          </w:tcPr>
          <w:p w14:paraId="0B5B1874" w14:textId="77777777" w:rsidR="00FA44FD" w:rsidRPr="00FA7ACF" w:rsidRDefault="00FA44FD" w:rsidP="001F323E">
            <w:pPr>
              <w:keepNext/>
              <w:spacing w:line="252" w:lineRule="auto"/>
              <w:jc w:val="center"/>
              <w:rPr>
                <w:b/>
              </w:rPr>
            </w:pPr>
            <w:r w:rsidRPr="00FA7ACF">
              <w:rPr>
                <w:b/>
              </w:rPr>
              <w:t>Value</w:t>
            </w:r>
          </w:p>
        </w:tc>
      </w:tr>
      <w:tr w:rsidR="00FA44FD" w:rsidRPr="00FA7ACF" w14:paraId="0EE1D774" w14:textId="77777777" w:rsidTr="001F323E">
        <w:trPr>
          <w:jc w:val="center"/>
        </w:trPr>
        <w:tc>
          <w:tcPr>
            <w:tcW w:w="1260" w:type="dxa"/>
            <w:tcMar>
              <w:top w:w="0" w:type="dxa"/>
              <w:left w:w="108" w:type="dxa"/>
              <w:bottom w:w="0" w:type="dxa"/>
              <w:right w:w="108" w:type="dxa"/>
            </w:tcMar>
            <w:hideMark/>
          </w:tcPr>
          <w:p w14:paraId="02847482" w14:textId="77777777" w:rsidR="00FA44FD" w:rsidRPr="00FA7ACF" w:rsidRDefault="00FA44FD" w:rsidP="001F323E">
            <w:pPr>
              <w:spacing w:line="252" w:lineRule="auto"/>
              <w:jc w:val="center"/>
            </w:pPr>
            <w:r w:rsidRPr="00FA7ACF">
              <w:t>Device</w:t>
            </w:r>
          </w:p>
        </w:tc>
        <w:tc>
          <w:tcPr>
            <w:tcW w:w="3860" w:type="dxa"/>
            <w:tcMar>
              <w:top w:w="0" w:type="dxa"/>
              <w:left w:w="108" w:type="dxa"/>
              <w:bottom w:w="0" w:type="dxa"/>
              <w:right w:w="108" w:type="dxa"/>
            </w:tcMar>
            <w:hideMark/>
          </w:tcPr>
          <w:p w14:paraId="2E7663DD" w14:textId="77777777" w:rsidR="00FA44FD" w:rsidRPr="00FA7ACF" w:rsidRDefault="00FA44FD" w:rsidP="001F323E">
            <w:pPr>
              <w:spacing w:line="252" w:lineRule="auto"/>
            </w:pPr>
            <w:r w:rsidRPr="00FA7ACF">
              <w:t>WSE HX pump proven on</w:t>
            </w:r>
          </w:p>
        </w:tc>
      </w:tr>
      <w:tr w:rsidR="00FA44FD" w:rsidRPr="00FA7ACF" w14:paraId="6705E395" w14:textId="77777777" w:rsidTr="001F323E">
        <w:trPr>
          <w:jc w:val="center"/>
        </w:trPr>
        <w:tc>
          <w:tcPr>
            <w:tcW w:w="1260" w:type="dxa"/>
            <w:tcMar>
              <w:top w:w="0" w:type="dxa"/>
              <w:left w:w="108" w:type="dxa"/>
              <w:bottom w:w="0" w:type="dxa"/>
              <w:right w:w="108" w:type="dxa"/>
            </w:tcMar>
            <w:hideMark/>
          </w:tcPr>
          <w:p w14:paraId="0913302C" w14:textId="77777777" w:rsidR="00FA44FD" w:rsidRPr="00FA7ACF" w:rsidRDefault="00FA44FD" w:rsidP="001F323E">
            <w:pPr>
              <w:spacing w:line="252" w:lineRule="auto"/>
              <w:jc w:val="center"/>
            </w:pPr>
            <w:r w:rsidRPr="00FA7ACF">
              <w:t>SP</w:t>
            </w:r>
            <w:r w:rsidRPr="00FA7ACF">
              <w:rPr>
                <w:vertAlign w:val="subscript"/>
              </w:rPr>
              <w:t>0</w:t>
            </w:r>
          </w:p>
        </w:tc>
        <w:tc>
          <w:tcPr>
            <w:tcW w:w="3860" w:type="dxa"/>
            <w:tcMar>
              <w:top w:w="0" w:type="dxa"/>
              <w:left w:w="108" w:type="dxa"/>
              <w:bottom w:w="0" w:type="dxa"/>
              <w:right w:w="108" w:type="dxa"/>
            </w:tcMar>
            <w:hideMark/>
          </w:tcPr>
          <w:p w14:paraId="402BAFD9" w14:textId="77777777" w:rsidR="00FA44FD" w:rsidRPr="00FA7ACF" w:rsidRDefault="00FA44FD" w:rsidP="001F323E">
            <w:pPr>
              <w:spacing w:line="252" w:lineRule="auto"/>
            </w:pPr>
            <w:proofErr w:type="spellStart"/>
            <w:r w:rsidRPr="00FA7ACF">
              <w:t>HxPumpDesSpd</w:t>
            </w:r>
            <w:proofErr w:type="spellEnd"/>
          </w:p>
        </w:tc>
      </w:tr>
      <w:tr w:rsidR="00FA44FD" w:rsidRPr="00FA7ACF" w14:paraId="52D26DD7" w14:textId="77777777" w:rsidTr="001F323E">
        <w:trPr>
          <w:jc w:val="center"/>
        </w:trPr>
        <w:tc>
          <w:tcPr>
            <w:tcW w:w="1260" w:type="dxa"/>
            <w:tcMar>
              <w:top w:w="0" w:type="dxa"/>
              <w:left w:w="108" w:type="dxa"/>
              <w:bottom w:w="0" w:type="dxa"/>
              <w:right w:w="108" w:type="dxa"/>
            </w:tcMar>
            <w:hideMark/>
          </w:tcPr>
          <w:p w14:paraId="67F8BD78" w14:textId="77777777" w:rsidR="00FA44FD" w:rsidRPr="00FA7ACF" w:rsidRDefault="00FA44FD" w:rsidP="001F323E">
            <w:pPr>
              <w:spacing w:line="252" w:lineRule="auto"/>
              <w:jc w:val="center"/>
            </w:pPr>
            <w:proofErr w:type="spellStart"/>
            <w:r w:rsidRPr="00FA7ACF">
              <w:t>SP</w:t>
            </w:r>
            <w:r w:rsidRPr="00FA7ACF">
              <w:rPr>
                <w:vertAlign w:val="subscript"/>
              </w:rPr>
              <w:t>min</w:t>
            </w:r>
            <w:proofErr w:type="spellEnd"/>
          </w:p>
        </w:tc>
        <w:tc>
          <w:tcPr>
            <w:tcW w:w="3860" w:type="dxa"/>
            <w:tcMar>
              <w:top w:w="0" w:type="dxa"/>
              <w:left w:w="108" w:type="dxa"/>
              <w:bottom w:w="0" w:type="dxa"/>
              <w:right w:w="108" w:type="dxa"/>
            </w:tcMar>
            <w:hideMark/>
          </w:tcPr>
          <w:p w14:paraId="4C89857A" w14:textId="77777777" w:rsidR="00FA44FD" w:rsidRPr="00FA7ACF" w:rsidRDefault="00FA44FD" w:rsidP="001F323E">
            <w:pPr>
              <w:spacing w:line="252" w:lineRule="auto"/>
            </w:pPr>
            <w:r w:rsidRPr="00FA7ACF">
              <w:t>Minimum Speed</w:t>
            </w:r>
          </w:p>
        </w:tc>
      </w:tr>
      <w:tr w:rsidR="00FA44FD" w:rsidRPr="00FA7ACF" w14:paraId="4AE24527" w14:textId="77777777" w:rsidTr="001F323E">
        <w:trPr>
          <w:jc w:val="center"/>
        </w:trPr>
        <w:tc>
          <w:tcPr>
            <w:tcW w:w="1260" w:type="dxa"/>
            <w:tcMar>
              <w:top w:w="0" w:type="dxa"/>
              <w:left w:w="108" w:type="dxa"/>
              <w:bottom w:w="0" w:type="dxa"/>
              <w:right w:w="108" w:type="dxa"/>
            </w:tcMar>
            <w:hideMark/>
          </w:tcPr>
          <w:p w14:paraId="6DCCA6BF" w14:textId="77777777" w:rsidR="00FA44FD" w:rsidRPr="00FA7ACF" w:rsidRDefault="00FA44FD" w:rsidP="001F323E">
            <w:pPr>
              <w:spacing w:line="252" w:lineRule="auto"/>
              <w:jc w:val="center"/>
            </w:pPr>
            <w:proofErr w:type="spellStart"/>
            <w:r w:rsidRPr="00FA7ACF">
              <w:t>SP</w:t>
            </w:r>
            <w:r w:rsidRPr="00FA7ACF">
              <w:rPr>
                <w:vertAlign w:val="subscript"/>
              </w:rPr>
              <w:t>max</w:t>
            </w:r>
            <w:proofErr w:type="spellEnd"/>
          </w:p>
        </w:tc>
        <w:tc>
          <w:tcPr>
            <w:tcW w:w="3860" w:type="dxa"/>
            <w:tcMar>
              <w:top w:w="0" w:type="dxa"/>
              <w:left w:w="108" w:type="dxa"/>
              <w:bottom w:w="0" w:type="dxa"/>
              <w:right w:w="108" w:type="dxa"/>
            </w:tcMar>
            <w:hideMark/>
          </w:tcPr>
          <w:p w14:paraId="5F25DED4" w14:textId="77777777" w:rsidR="00FA44FD" w:rsidRPr="00FA7ACF" w:rsidRDefault="00FA44FD" w:rsidP="001F323E">
            <w:pPr>
              <w:spacing w:line="252" w:lineRule="auto"/>
            </w:pPr>
            <w:proofErr w:type="spellStart"/>
            <w:r w:rsidRPr="00FA7ACF">
              <w:t>HxPumpDesSpd</w:t>
            </w:r>
            <w:proofErr w:type="spellEnd"/>
          </w:p>
        </w:tc>
      </w:tr>
      <w:tr w:rsidR="00FA44FD" w:rsidRPr="00FA7ACF" w14:paraId="2415ECB1" w14:textId="77777777" w:rsidTr="001F323E">
        <w:trPr>
          <w:jc w:val="center"/>
        </w:trPr>
        <w:tc>
          <w:tcPr>
            <w:tcW w:w="1260" w:type="dxa"/>
            <w:tcMar>
              <w:top w:w="0" w:type="dxa"/>
              <w:left w:w="108" w:type="dxa"/>
              <w:bottom w:w="0" w:type="dxa"/>
              <w:right w:w="108" w:type="dxa"/>
            </w:tcMar>
            <w:hideMark/>
          </w:tcPr>
          <w:p w14:paraId="6583D6B6" w14:textId="77777777" w:rsidR="00FA44FD" w:rsidRPr="00FA7ACF" w:rsidRDefault="00FA44FD" w:rsidP="001F323E">
            <w:pPr>
              <w:spacing w:line="252" w:lineRule="auto"/>
              <w:jc w:val="center"/>
            </w:pPr>
            <w:r w:rsidRPr="00FA7ACF">
              <w:t>T</w:t>
            </w:r>
            <w:r w:rsidRPr="00FA7ACF">
              <w:rPr>
                <w:vertAlign w:val="subscript"/>
              </w:rPr>
              <w:t>d</w:t>
            </w:r>
          </w:p>
        </w:tc>
        <w:tc>
          <w:tcPr>
            <w:tcW w:w="3860" w:type="dxa"/>
            <w:tcMar>
              <w:top w:w="0" w:type="dxa"/>
              <w:left w:w="108" w:type="dxa"/>
              <w:bottom w:w="0" w:type="dxa"/>
              <w:right w:w="108" w:type="dxa"/>
            </w:tcMar>
            <w:hideMark/>
          </w:tcPr>
          <w:p w14:paraId="0DD0F364" w14:textId="77777777" w:rsidR="00FA44FD" w:rsidRPr="00FA7ACF" w:rsidRDefault="00FA44FD" w:rsidP="001F323E">
            <w:pPr>
              <w:spacing w:line="252" w:lineRule="auto"/>
            </w:pPr>
            <w:r w:rsidRPr="00FA7ACF">
              <w:t>15 minutes</w:t>
            </w:r>
          </w:p>
        </w:tc>
      </w:tr>
      <w:tr w:rsidR="00FA44FD" w:rsidRPr="00FA7ACF" w14:paraId="09F7B267" w14:textId="77777777" w:rsidTr="001F323E">
        <w:trPr>
          <w:jc w:val="center"/>
        </w:trPr>
        <w:tc>
          <w:tcPr>
            <w:tcW w:w="1260" w:type="dxa"/>
            <w:tcMar>
              <w:top w:w="0" w:type="dxa"/>
              <w:left w:w="108" w:type="dxa"/>
              <w:bottom w:w="0" w:type="dxa"/>
              <w:right w:w="108" w:type="dxa"/>
            </w:tcMar>
            <w:hideMark/>
          </w:tcPr>
          <w:p w14:paraId="7825FFF7" w14:textId="77777777" w:rsidR="00FA44FD" w:rsidRPr="00FA7ACF" w:rsidRDefault="00FA44FD" w:rsidP="001F323E">
            <w:pPr>
              <w:spacing w:line="252" w:lineRule="auto"/>
              <w:jc w:val="center"/>
            </w:pPr>
            <w:r w:rsidRPr="00FA7ACF">
              <w:t>T</w:t>
            </w:r>
          </w:p>
        </w:tc>
        <w:tc>
          <w:tcPr>
            <w:tcW w:w="3860" w:type="dxa"/>
            <w:tcMar>
              <w:top w:w="0" w:type="dxa"/>
              <w:left w:w="108" w:type="dxa"/>
              <w:bottom w:w="0" w:type="dxa"/>
              <w:right w:w="108" w:type="dxa"/>
            </w:tcMar>
            <w:hideMark/>
          </w:tcPr>
          <w:p w14:paraId="64D99360" w14:textId="77777777" w:rsidR="00FA44FD" w:rsidRPr="00FA7ACF" w:rsidRDefault="00FA44FD" w:rsidP="001F323E">
            <w:pPr>
              <w:spacing w:line="252" w:lineRule="auto"/>
            </w:pPr>
            <w:r w:rsidRPr="00FA7ACF">
              <w:t>2 minutes</w:t>
            </w:r>
          </w:p>
        </w:tc>
      </w:tr>
      <w:tr w:rsidR="00FA44FD" w:rsidRPr="00FA7ACF" w14:paraId="0A2CCDFF" w14:textId="77777777" w:rsidTr="001F323E">
        <w:trPr>
          <w:jc w:val="center"/>
        </w:trPr>
        <w:tc>
          <w:tcPr>
            <w:tcW w:w="1260" w:type="dxa"/>
            <w:tcMar>
              <w:top w:w="0" w:type="dxa"/>
              <w:left w:w="108" w:type="dxa"/>
              <w:bottom w:w="0" w:type="dxa"/>
              <w:right w:w="108" w:type="dxa"/>
            </w:tcMar>
            <w:hideMark/>
          </w:tcPr>
          <w:p w14:paraId="7E83DBCD" w14:textId="77777777" w:rsidR="00FA44FD" w:rsidRPr="00FA7ACF" w:rsidRDefault="00FA44FD" w:rsidP="001F323E">
            <w:pPr>
              <w:spacing w:line="252" w:lineRule="auto"/>
              <w:jc w:val="center"/>
            </w:pPr>
            <w:r w:rsidRPr="00FA7ACF">
              <w:t>I</w:t>
            </w:r>
          </w:p>
        </w:tc>
        <w:tc>
          <w:tcPr>
            <w:tcW w:w="3860" w:type="dxa"/>
            <w:tcMar>
              <w:top w:w="0" w:type="dxa"/>
              <w:left w:w="108" w:type="dxa"/>
              <w:bottom w:w="0" w:type="dxa"/>
              <w:right w:w="108" w:type="dxa"/>
            </w:tcMar>
            <w:hideMark/>
          </w:tcPr>
          <w:p w14:paraId="23944521" w14:textId="77777777" w:rsidR="00FA44FD" w:rsidRPr="00FA7ACF" w:rsidRDefault="00FA44FD" w:rsidP="001F323E">
            <w:pPr>
              <w:spacing w:line="252" w:lineRule="auto"/>
            </w:pPr>
            <w:r w:rsidRPr="00FA7ACF">
              <w:t>0</w:t>
            </w:r>
          </w:p>
        </w:tc>
      </w:tr>
      <w:tr w:rsidR="00FA44FD" w:rsidRPr="00FA7ACF" w14:paraId="7B4923AA" w14:textId="77777777" w:rsidTr="001F323E">
        <w:trPr>
          <w:jc w:val="center"/>
        </w:trPr>
        <w:tc>
          <w:tcPr>
            <w:tcW w:w="1260" w:type="dxa"/>
            <w:tcMar>
              <w:top w:w="0" w:type="dxa"/>
              <w:left w:w="108" w:type="dxa"/>
              <w:bottom w:w="0" w:type="dxa"/>
              <w:right w:w="108" w:type="dxa"/>
            </w:tcMar>
            <w:hideMark/>
          </w:tcPr>
          <w:p w14:paraId="73E75C4B" w14:textId="77777777" w:rsidR="00FA44FD" w:rsidRPr="00FA7ACF" w:rsidRDefault="00FA44FD" w:rsidP="001F323E">
            <w:pPr>
              <w:spacing w:line="252" w:lineRule="auto"/>
              <w:jc w:val="center"/>
            </w:pPr>
            <w:r w:rsidRPr="00FA7ACF">
              <w:t>R</w:t>
            </w:r>
          </w:p>
        </w:tc>
        <w:tc>
          <w:tcPr>
            <w:tcW w:w="3860" w:type="dxa"/>
            <w:tcMar>
              <w:top w:w="0" w:type="dxa"/>
              <w:left w:w="108" w:type="dxa"/>
              <w:bottom w:w="0" w:type="dxa"/>
              <w:right w:w="108" w:type="dxa"/>
            </w:tcMar>
            <w:hideMark/>
          </w:tcPr>
          <w:p w14:paraId="0DCC8CFB" w14:textId="77777777" w:rsidR="00FA44FD" w:rsidRPr="00FA7ACF" w:rsidRDefault="00FA44FD" w:rsidP="001F323E">
            <w:pPr>
              <w:spacing w:line="252" w:lineRule="auto"/>
            </w:pPr>
            <w:r w:rsidRPr="00FA7ACF">
              <w:t>WSE HX Pump Speed Reset Requests</w:t>
            </w:r>
          </w:p>
        </w:tc>
      </w:tr>
      <w:tr w:rsidR="00FA44FD" w:rsidRPr="00FA7ACF" w14:paraId="190A4A50" w14:textId="77777777" w:rsidTr="001F323E">
        <w:trPr>
          <w:jc w:val="center"/>
        </w:trPr>
        <w:tc>
          <w:tcPr>
            <w:tcW w:w="1260" w:type="dxa"/>
            <w:tcMar>
              <w:top w:w="0" w:type="dxa"/>
              <w:left w:w="108" w:type="dxa"/>
              <w:bottom w:w="0" w:type="dxa"/>
              <w:right w:w="108" w:type="dxa"/>
            </w:tcMar>
            <w:hideMark/>
          </w:tcPr>
          <w:p w14:paraId="3FEA3096" w14:textId="77777777" w:rsidR="00FA44FD" w:rsidRPr="00FA7ACF" w:rsidRDefault="00FA44FD" w:rsidP="001F323E">
            <w:pPr>
              <w:spacing w:line="252" w:lineRule="auto"/>
              <w:jc w:val="center"/>
            </w:pPr>
            <w:proofErr w:type="spellStart"/>
            <w:r w:rsidRPr="00FA7ACF">
              <w:t>SP</w:t>
            </w:r>
            <w:r w:rsidRPr="00FA7ACF">
              <w:rPr>
                <w:vertAlign w:val="subscript"/>
              </w:rPr>
              <w:t>trim</w:t>
            </w:r>
            <w:proofErr w:type="spellEnd"/>
          </w:p>
        </w:tc>
        <w:tc>
          <w:tcPr>
            <w:tcW w:w="3860" w:type="dxa"/>
            <w:tcMar>
              <w:top w:w="0" w:type="dxa"/>
              <w:left w:w="108" w:type="dxa"/>
              <w:bottom w:w="0" w:type="dxa"/>
              <w:right w:w="108" w:type="dxa"/>
            </w:tcMar>
            <w:hideMark/>
          </w:tcPr>
          <w:p w14:paraId="1656BFD7" w14:textId="77777777" w:rsidR="00FA44FD" w:rsidRPr="00FA7ACF" w:rsidRDefault="00FA44FD" w:rsidP="001F323E">
            <w:pPr>
              <w:spacing w:line="252" w:lineRule="auto"/>
            </w:pPr>
            <w:r w:rsidRPr="00FA7ACF">
              <w:t>+2%</w:t>
            </w:r>
          </w:p>
        </w:tc>
      </w:tr>
      <w:tr w:rsidR="00FA44FD" w:rsidRPr="00FA7ACF" w14:paraId="659650F3" w14:textId="77777777" w:rsidTr="001F323E">
        <w:trPr>
          <w:jc w:val="center"/>
        </w:trPr>
        <w:tc>
          <w:tcPr>
            <w:tcW w:w="1260" w:type="dxa"/>
            <w:tcMar>
              <w:top w:w="0" w:type="dxa"/>
              <w:left w:w="108" w:type="dxa"/>
              <w:bottom w:w="0" w:type="dxa"/>
              <w:right w:w="108" w:type="dxa"/>
            </w:tcMar>
            <w:hideMark/>
          </w:tcPr>
          <w:p w14:paraId="3AD1A32C" w14:textId="77777777" w:rsidR="00FA44FD" w:rsidRPr="00FA7ACF" w:rsidRDefault="00FA44FD" w:rsidP="001F323E">
            <w:pPr>
              <w:spacing w:line="252" w:lineRule="auto"/>
              <w:jc w:val="center"/>
            </w:pPr>
            <w:proofErr w:type="spellStart"/>
            <w:r w:rsidRPr="00FA7ACF">
              <w:t>SP</w:t>
            </w:r>
            <w:r w:rsidRPr="00FA7ACF">
              <w:rPr>
                <w:vertAlign w:val="subscript"/>
              </w:rPr>
              <w:t>res</w:t>
            </w:r>
            <w:proofErr w:type="spellEnd"/>
          </w:p>
        </w:tc>
        <w:tc>
          <w:tcPr>
            <w:tcW w:w="3860" w:type="dxa"/>
            <w:tcMar>
              <w:top w:w="0" w:type="dxa"/>
              <w:left w:w="108" w:type="dxa"/>
              <w:bottom w:w="0" w:type="dxa"/>
              <w:right w:w="108" w:type="dxa"/>
            </w:tcMar>
            <w:hideMark/>
          </w:tcPr>
          <w:p w14:paraId="176DAD19" w14:textId="77777777" w:rsidR="00FA44FD" w:rsidRPr="00FA7ACF" w:rsidRDefault="00FA44FD" w:rsidP="001F323E">
            <w:pPr>
              <w:spacing w:line="252" w:lineRule="auto"/>
            </w:pPr>
            <w:r w:rsidRPr="00FA7ACF">
              <w:t>-3%</w:t>
            </w:r>
          </w:p>
        </w:tc>
      </w:tr>
      <w:tr w:rsidR="00FA44FD" w:rsidRPr="00FA7ACF" w14:paraId="2577FBFF" w14:textId="77777777" w:rsidTr="001F323E">
        <w:trPr>
          <w:jc w:val="center"/>
        </w:trPr>
        <w:tc>
          <w:tcPr>
            <w:tcW w:w="1260" w:type="dxa"/>
            <w:tcMar>
              <w:top w:w="0" w:type="dxa"/>
              <w:left w:w="108" w:type="dxa"/>
              <w:bottom w:w="0" w:type="dxa"/>
              <w:right w:w="108" w:type="dxa"/>
            </w:tcMar>
            <w:hideMark/>
          </w:tcPr>
          <w:p w14:paraId="52AC754F" w14:textId="77777777" w:rsidR="00FA44FD" w:rsidRPr="00FA7ACF" w:rsidRDefault="00FA44FD" w:rsidP="001F323E">
            <w:pPr>
              <w:spacing w:line="252" w:lineRule="auto"/>
              <w:jc w:val="center"/>
            </w:pPr>
            <w:proofErr w:type="spellStart"/>
            <w:r w:rsidRPr="00FA7ACF">
              <w:t>SP</w:t>
            </w:r>
            <w:r w:rsidRPr="00FA7ACF">
              <w:rPr>
                <w:vertAlign w:val="subscript"/>
              </w:rPr>
              <w:t>res</w:t>
            </w:r>
            <w:proofErr w:type="spellEnd"/>
            <w:r w:rsidRPr="00FA7ACF">
              <w:rPr>
                <w:vertAlign w:val="subscript"/>
              </w:rPr>
              <w:t>-max</w:t>
            </w:r>
          </w:p>
        </w:tc>
        <w:tc>
          <w:tcPr>
            <w:tcW w:w="3860" w:type="dxa"/>
            <w:tcMar>
              <w:top w:w="0" w:type="dxa"/>
              <w:left w:w="108" w:type="dxa"/>
              <w:bottom w:w="0" w:type="dxa"/>
              <w:right w:w="108" w:type="dxa"/>
            </w:tcMar>
            <w:hideMark/>
          </w:tcPr>
          <w:p w14:paraId="3D1D3B48" w14:textId="77777777" w:rsidR="00FA44FD" w:rsidRPr="00FA7ACF" w:rsidRDefault="00FA44FD" w:rsidP="001F323E">
            <w:pPr>
              <w:spacing w:line="252" w:lineRule="auto"/>
            </w:pPr>
            <w:r w:rsidRPr="00FA7ACF">
              <w:t>-6%</w:t>
            </w:r>
          </w:p>
        </w:tc>
      </w:tr>
    </w:tbl>
    <w:p w14:paraId="070B1A04" w14:textId="77777777" w:rsidR="00FA44FD" w:rsidRPr="00FA7ACF" w:rsidRDefault="00FA44FD" w:rsidP="00FA44FD"/>
    <w:p w14:paraId="4FF1BDA8" w14:textId="77777777" w:rsidR="00FA44FD" w:rsidRPr="00FA7ACF" w:rsidRDefault="00FA44FD" w:rsidP="00FA44FD">
      <w:pPr>
        <w:pStyle w:val="Infobox"/>
      </w:pPr>
      <w:r w:rsidRPr="00FA7ACF">
        <w:t>This trim and respond loop resets pump speed to avoid wasting pump energy by recirculating water through the heat exchanger. Recirculating water also decreases heat transfer by degrading heat exchanger log mean temperature difference (LMTD), reducing economizer capacity.</w:t>
      </w:r>
    </w:p>
    <w:p w14:paraId="0805A456" w14:textId="33CED454" w:rsidR="00FA44FD" w:rsidRPr="00FA7ACF" w:rsidRDefault="00FA44FD" w:rsidP="0087618D">
      <w:pPr>
        <w:pStyle w:val="Heading4"/>
      </w:pPr>
      <w:r w:rsidRPr="00FA7ACF">
        <w:t xml:space="preserve">When economizer is disabled, CHW HX Pump shall be disabled, HX CW isolation valve fully closed, and the last lag CW pump disabled and/or CW pump speed changed per </w:t>
      </w:r>
      <w:r w:rsidR="00CE0564">
        <w:t xml:space="preserve">Section </w:t>
      </w:r>
      <w:r w:rsidRPr="00FA7ACF">
        <w:fldChar w:fldCharType="begin"/>
      </w:r>
      <w:r w:rsidRPr="00FA7ACF">
        <w:instrText xml:space="preserve"> REF _Ref514435548 \r \h  \* MERGEFORMAT </w:instrText>
      </w:r>
      <w:r w:rsidRPr="00FA7ACF">
        <w:fldChar w:fldCharType="separate"/>
      </w:r>
      <w:r w:rsidR="0037258A">
        <w:t>5.20.9.6</w:t>
      </w:r>
      <w:r w:rsidRPr="00FA7ACF">
        <w:fldChar w:fldCharType="end"/>
      </w:r>
      <w:r w:rsidRPr="00FA7ACF">
        <w:t>.</w:t>
      </w:r>
    </w:p>
    <w:p w14:paraId="5B7E2399" w14:textId="4AD8EA4F" w:rsidR="00FA44FD" w:rsidRPr="00FA7ACF" w:rsidRDefault="00FA44FD" w:rsidP="00FA44FD">
      <w:pPr>
        <w:pStyle w:val="Instrbox"/>
        <w:jc w:val="both"/>
      </w:pPr>
      <w:r w:rsidRPr="00FA7ACF">
        <w:t xml:space="preserve">Retain the following </w:t>
      </w:r>
      <w:r w:rsidR="00335D1A">
        <w:t>section</w:t>
      </w:r>
      <w:r w:rsidRPr="00FA7ACF">
        <w:t xml:space="preserve"> where a chiller bypass valve is needed to operate the WSE without flowing water through any of the chillers. This is typically true of primary-only parallel chiller plants. Delete otherwise.</w:t>
      </w:r>
    </w:p>
    <w:p w14:paraId="112892CE" w14:textId="77777777" w:rsidR="00FA44FD" w:rsidRPr="00FA7ACF" w:rsidRDefault="00FA44FD" w:rsidP="0087618D">
      <w:pPr>
        <w:pStyle w:val="Heading4"/>
      </w:pPr>
      <w:bookmarkStart w:id="7973" w:name="_Hlk528054804"/>
      <w:r w:rsidRPr="00FA7ACF">
        <w:t xml:space="preserve">When economizer is enabled and all chiller isolation valves are commanded closed, open the </w:t>
      </w:r>
      <w:proofErr w:type="gramStart"/>
      <w:r w:rsidRPr="00FA7ACF">
        <w:t>economizer-only</w:t>
      </w:r>
      <w:proofErr w:type="gramEnd"/>
      <w:r w:rsidRPr="00FA7ACF">
        <w:t xml:space="preserve"> CHW bypass valve. Close bypass valve when any chiller isolation valve is commanded open and exceeds 25% open (as determined by valve position (if provided), or either nominal valve timing or valve ramp rate, whichever is slower).</w:t>
      </w:r>
    </w:p>
    <w:p w14:paraId="5C94A3BA" w14:textId="77777777" w:rsidR="00FA44FD" w:rsidRPr="00FA7ACF" w:rsidRDefault="00FA44FD" w:rsidP="00FA44FD">
      <w:pPr>
        <w:pStyle w:val="Infobox"/>
      </w:pPr>
      <w:r w:rsidRPr="00FA7ACF">
        <w:t xml:space="preserve">In atypical primary-only applications where waterside economizer flow exceeds the design flow of one chiller, it may prove necessary to modify sequences to utilize this bypass for trim capacity control. As an example, suppose a plant has (3) 500 tons chillers and a waterside economizer sized for the whole load; this is typical of some data centers. Suppose the waterside economizer is meeting the whole plant load of 1200 tons at some point. If ambient wet bulb temperature increases such that the waterside economizer can only meet 1150 tons of plant load, then a chiller needs to start. But 1200 tons of flow cannot be sent through one </w:t>
      </w:r>
      <w:proofErr w:type="gramStart"/>
      <w:r w:rsidRPr="00FA7ACF">
        <w:t>500 ton</w:t>
      </w:r>
      <w:proofErr w:type="gramEnd"/>
      <w:r w:rsidRPr="00FA7ACF">
        <w:t xml:space="preserve"> chiller, so either (2) chillers need to start and will cycle under low load, or one chiller needs to start with the remaining plant flow sent through the bypass. In such a case, the chiller supplies water at a temperature below plant supply temperature setpoint, which is then blended with the remaining WSE flow not sent through the chiller to achieve plant setpoint. Sequences for this application, which is typical of a data center, are outside the purview of the RP.</w:t>
      </w:r>
    </w:p>
    <w:p w14:paraId="4D5A0DEE" w14:textId="77777777" w:rsidR="00FA44FD" w:rsidRPr="00FA7ACF" w:rsidRDefault="00FA44FD" w:rsidP="0087618D">
      <w:pPr>
        <w:pStyle w:val="Heading3"/>
      </w:pPr>
      <w:bookmarkStart w:id="7974" w:name="_Ref515726379"/>
      <w:bookmarkEnd w:id="7973"/>
      <w:r w:rsidRPr="00FA7ACF">
        <w:t>Chiller Staging</w:t>
      </w:r>
      <w:bookmarkEnd w:id="7974"/>
    </w:p>
    <w:p w14:paraId="12D54ADD" w14:textId="77777777" w:rsidR="00FA44FD" w:rsidRPr="00FA7ACF" w:rsidRDefault="00FA44FD" w:rsidP="0087618D">
      <w:pPr>
        <w:pStyle w:val="Heading4"/>
      </w:pPr>
      <w:r w:rsidRPr="00FA7ACF">
        <w:t>Chiller stages shall be defined as follows:</w:t>
      </w:r>
    </w:p>
    <w:p w14:paraId="1BA5CD3D" w14:textId="77777777" w:rsidR="00FA44FD" w:rsidRPr="00FA7ACF" w:rsidRDefault="00FA44FD" w:rsidP="00FA44FD">
      <w:pPr>
        <w:pStyle w:val="Instrbox"/>
        <w:jc w:val="both"/>
      </w:pPr>
      <w:r w:rsidRPr="00FA7ACF">
        <w:t>The following table is project specific and must indicate the chillers that are required to run in each stage. Where chillers are interchangeable and should be lead/lag alternated, that must be indicated with an “or” in the enabled chillers column.</w:t>
      </w:r>
    </w:p>
    <w:p w14:paraId="42BF658B" w14:textId="77777777" w:rsidR="00FA44FD" w:rsidRPr="00FA7ACF" w:rsidRDefault="00FA44FD" w:rsidP="00FA44FD">
      <w:pPr>
        <w:pStyle w:val="Instrbox"/>
        <w:jc w:val="both"/>
      </w:pPr>
      <w:r w:rsidRPr="00FA7ACF">
        <w:t xml:space="preserve">For </w:t>
      </w:r>
      <w:proofErr w:type="gramStart"/>
      <w:r w:rsidRPr="00FA7ACF">
        <w:t>instance</w:t>
      </w:r>
      <w:proofErr w:type="gramEnd"/>
      <w:r w:rsidRPr="00FA7ACF">
        <w:t xml:space="preserve"> in the example table below, if there is a swing chiller (CH-1) and two identical larger chillers (CH-2, CH-3), there are 5 possible chiller capacity stages.</w:t>
      </w:r>
    </w:p>
    <w:p w14:paraId="43A74ACE" w14:textId="77777777" w:rsidR="00FA44FD" w:rsidRPr="00FA7ACF" w:rsidRDefault="00FA44FD" w:rsidP="00F12019">
      <w:pPr>
        <w:pStyle w:val="Instrbox"/>
        <w:spacing w:after="240"/>
      </w:pPr>
      <w:r w:rsidRPr="00FA7ACF">
        <w:t>The waterside economizer-only stage and column should be deleted if there is no waterside economizer.</w:t>
      </w:r>
    </w:p>
    <w:tbl>
      <w:tblPr>
        <w:tblStyle w:val="TableGrid"/>
        <w:tblW w:w="6480" w:type="dxa"/>
        <w:jc w:val="center"/>
        <w:tblLook w:val="04A0" w:firstRow="1" w:lastRow="0" w:firstColumn="1" w:lastColumn="0" w:noHBand="0" w:noVBand="1"/>
      </w:tblPr>
      <w:tblGrid>
        <w:gridCol w:w="1440"/>
        <w:gridCol w:w="2880"/>
        <w:gridCol w:w="2160"/>
      </w:tblGrid>
      <w:tr w:rsidR="00FA44FD" w:rsidRPr="00FA7ACF" w14:paraId="40EE3ACE" w14:textId="77777777" w:rsidTr="001F323E">
        <w:trPr>
          <w:jc w:val="center"/>
        </w:trPr>
        <w:tc>
          <w:tcPr>
            <w:tcW w:w="1440" w:type="dxa"/>
          </w:tcPr>
          <w:p w14:paraId="03ED9B5A" w14:textId="77777777" w:rsidR="00FA44FD" w:rsidRPr="00FA7ACF" w:rsidRDefault="00FA44FD" w:rsidP="005274F2">
            <w:pPr>
              <w:pageBreakBefore/>
              <w:jc w:val="center"/>
              <w:rPr>
                <w:b/>
              </w:rPr>
            </w:pPr>
            <w:r w:rsidRPr="00FA7ACF">
              <w:rPr>
                <w:b/>
              </w:rPr>
              <w:lastRenderedPageBreak/>
              <w:t>Chiller Stage</w:t>
            </w:r>
          </w:p>
        </w:tc>
        <w:tc>
          <w:tcPr>
            <w:tcW w:w="2880" w:type="dxa"/>
          </w:tcPr>
          <w:p w14:paraId="4D6D8F5B" w14:textId="77777777" w:rsidR="00FA44FD" w:rsidRPr="00FA7ACF" w:rsidRDefault="00FA44FD" w:rsidP="001F323E">
            <w:pPr>
              <w:jc w:val="center"/>
              <w:rPr>
                <w:b/>
              </w:rPr>
            </w:pPr>
            <w:r w:rsidRPr="00FA7ACF">
              <w:rPr>
                <w:b/>
              </w:rPr>
              <w:t>Enabled Chillers</w:t>
            </w:r>
          </w:p>
        </w:tc>
        <w:tc>
          <w:tcPr>
            <w:tcW w:w="2160" w:type="dxa"/>
          </w:tcPr>
          <w:p w14:paraId="7F2170B8" w14:textId="77777777" w:rsidR="00FA44FD" w:rsidRPr="00FA7ACF" w:rsidRDefault="00FA44FD" w:rsidP="001F323E">
            <w:pPr>
              <w:rPr>
                <w:b/>
              </w:rPr>
            </w:pPr>
            <w:r w:rsidRPr="00FA7ACF">
              <w:rPr>
                <w:b/>
              </w:rPr>
              <w:t>Waterside Economizer Status</w:t>
            </w:r>
          </w:p>
        </w:tc>
      </w:tr>
      <w:tr w:rsidR="00FA44FD" w:rsidRPr="00FA7ACF" w14:paraId="3182A51C" w14:textId="77777777" w:rsidTr="001F323E">
        <w:trPr>
          <w:jc w:val="center"/>
        </w:trPr>
        <w:tc>
          <w:tcPr>
            <w:tcW w:w="1440" w:type="dxa"/>
          </w:tcPr>
          <w:p w14:paraId="0E52C356" w14:textId="77777777" w:rsidR="00FA44FD" w:rsidRPr="00FA7ACF" w:rsidRDefault="00FA44FD" w:rsidP="001F323E">
            <w:pPr>
              <w:jc w:val="center"/>
            </w:pPr>
            <w:r w:rsidRPr="00FA7ACF">
              <w:t>0</w:t>
            </w:r>
          </w:p>
        </w:tc>
        <w:tc>
          <w:tcPr>
            <w:tcW w:w="2880" w:type="dxa"/>
          </w:tcPr>
          <w:p w14:paraId="181C6D32" w14:textId="77777777" w:rsidR="00FA44FD" w:rsidRPr="00FA7ACF" w:rsidRDefault="00FA44FD" w:rsidP="001F323E">
            <w:pPr>
              <w:jc w:val="center"/>
            </w:pPr>
            <w:r w:rsidRPr="00FA7ACF">
              <w:t>None</w:t>
            </w:r>
          </w:p>
        </w:tc>
        <w:tc>
          <w:tcPr>
            <w:tcW w:w="2160" w:type="dxa"/>
          </w:tcPr>
          <w:p w14:paraId="1595DE6C" w14:textId="77777777" w:rsidR="00FA44FD" w:rsidRPr="00FA7ACF" w:rsidRDefault="00FA44FD" w:rsidP="001F323E">
            <w:r w:rsidRPr="00FA7ACF">
              <w:t>Off</w:t>
            </w:r>
          </w:p>
        </w:tc>
      </w:tr>
      <w:tr w:rsidR="00FA44FD" w:rsidRPr="00FA7ACF" w14:paraId="62C5FE22" w14:textId="77777777" w:rsidTr="001F323E">
        <w:trPr>
          <w:jc w:val="center"/>
        </w:trPr>
        <w:tc>
          <w:tcPr>
            <w:tcW w:w="1440" w:type="dxa"/>
          </w:tcPr>
          <w:p w14:paraId="7C04EEC5" w14:textId="77777777" w:rsidR="00FA44FD" w:rsidRPr="00FA7ACF" w:rsidRDefault="00FA44FD" w:rsidP="001F323E">
            <w:pPr>
              <w:jc w:val="center"/>
            </w:pPr>
            <w:r w:rsidRPr="00FA7ACF">
              <w:t>0+WSE</w:t>
            </w:r>
          </w:p>
        </w:tc>
        <w:tc>
          <w:tcPr>
            <w:tcW w:w="2880" w:type="dxa"/>
          </w:tcPr>
          <w:p w14:paraId="64490655" w14:textId="77777777" w:rsidR="00FA44FD" w:rsidRPr="00FA7ACF" w:rsidRDefault="00FA44FD" w:rsidP="001F323E">
            <w:pPr>
              <w:jc w:val="center"/>
            </w:pPr>
            <w:r w:rsidRPr="00FA7ACF">
              <w:t>None</w:t>
            </w:r>
          </w:p>
        </w:tc>
        <w:tc>
          <w:tcPr>
            <w:tcW w:w="2160" w:type="dxa"/>
          </w:tcPr>
          <w:p w14:paraId="6084D400" w14:textId="77777777" w:rsidR="00FA44FD" w:rsidRPr="00FA7ACF" w:rsidRDefault="00FA44FD" w:rsidP="001F323E">
            <w:r w:rsidRPr="00FA7ACF">
              <w:t>On</w:t>
            </w:r>
          </w:p>
        </w:tc>
      </w:tr>
      <w:tr w:rsidR="00FA44FD" w:rsidRPr="00FA7ACF" w14:paraId="574A8443" w14:textId="77777777" w:rsidTr="001F323E">
        <w:trPr>
          <w:jc w:val="center"/>
        </w:trPr>
        <w:tc>
          <w:tcPr>
            <w:tcW w:w="1440" w:type="dxa"/>
          </w:tcPr>
          <w:p w14:paraId="60B33B09" w14:textId="77777777" w:rsidR="00FA44FD" w:rsidRPr="00FA7ACF" w:rsidRDefault="00FA44FD" w:rsidP="001F323E">
            <w:pPr>
              <w:jc w:val="center"/>
            </w:pPr>
            <w:r w:rsidRPr="00FA7ACF">
              <w:t>1</w:t>
            </w:r>
          </w:p>
        </w:tc>
        <w:tc>
          <w:tcPr>
            <w:tcW w:w="2880" w:type="dxa"/>
          </w:tcPr>
          <w:p w14:paraId="56ECBC8F" w14:textId="77777777" w:rsidR="00FA44FD" w:rsidRPr="00FA7ACF" w:rsidRDefault="00FA44FD" w:rsidP="001F323E">
            <w:pPr>
              <w:jc w:val="center"/>
            </w:pPr>
            <w:r w:rsidRPr="00FA7ACF">
              <w:t>CH-1</w:t>
            </w:r>
          </w:p>
        </w:tc>
        <w:tc>
          <w:tcPr>
            <w:tcW w:w="2160" w:type="dxa"/>
          </w:tcPr>
          <w:p w14:paraId="530A9031" w14:textId="77777777" w:rsidR="00FA44FD" w:rsidRPr="00FA7ACF" w:rsidRDefault="00FA44FD" w:rsidP="001F323E">
            <w:r w:rsidRPr="00FA7ACF">
              <w:t xml:space="preserve">On or </w:t>
            </w:r>
            <w:proofErr w:type="gramStart"/>
            <w:r w:rsidRPr="00FA7ACF">
              <w:t>Off</w:t>
            </w:r>
            <w:proofErr w:type="gramEnd"/>
          </w:p>
        </w:tc>
      </w:tr>
      <w:tr w:rsidR="00FA44FD" w:rsidRPr="00FA7ACF" w14:paraId="2CCE9381" w14:textId="77777777" w:rsidTr="001F323E">
        <w:trPr>
          <w:jc w:val="center"/>
        </w:trPr>
        <w:tc>
          <w:tcPr>
            <w:tcW w:w="1440" w:type="dxa"/>
          </w:tcPr>
          <w:p w14:paraId="60C0DDB9" w14:textId="77777777" w:rsidR="00FA44FD" w:rsidRPr="00FA7ACF" w:rsidRDefault="00FA44FD" w:rsidP="001F323E">
            <w:pPr>
              <w:jc w:val="center"/>
            </w:pPr>
            <w:r w:rsidRPr="00FA7ACF">
              <w:t>2</w:t>
            </w:r>
          </w:p>
        </w:tc>
        <w:tc>
          <w:tcPr>
            <w:tcW w:w="2880" w:type="dxa"/>
          </w:tcPr>
          <w:p w14:paraId="6206E4D0" w14:textId="77777777" w:rsidR="00FA44FD" w:rsidRPr="00FA7ACF" w:rsidRDefault="00FA44FD" w:rsidP="001F323E">
            <w:pPr>
              <w:jc w:val="center"/>
            </w:pPr>
            <w:r w:rsidRPr="00FA7ACF">
              <w:t>CH-2 or CH-3</w:t>
            </w:r>
          </w:p>
        </w:tc>
        <w:tc>
          <w:tcPr>
            <w:tcW w:w="2160" w:type="dxa"/>
          </w:tcPr>
          <w:p w14:paraId="3D84DAE7" w14:textId="77777777" w:rsidR="00FA44FD" w:rsidRPr="00FA7ACF" w:rsidRDefault="00FA44FD" w:rsidP="001F323E">
            <w:r w:rsidRPr="00FA7ACF">
              <w:t xml:space="preserve">On or </w:t>
            </w:r>
            <w:proofErr w:type="gramStart"/>
            <w:r w:rsidRPr="00FA7ACF">
              <w:t>Off</w:t>
            </w:r>
            <w:proofErr w:type="gramEnd"/>
          </w:p>
        </w:tc>
      </w:tr>
      <w:tr w:rsidR="00FA44FD" w:rsidRPr="00FA7ACF" w14:paraId="7400177C" w14:textId="77777777" w:rsidTr="001F323E">
        <w:trPr>
          <w:jc w:val="center"/>
        </w:trPr>
        <w:tc>
          <w:tcPr>
            <w:tcW w:w="1440" w:type="dxa"/>
          </w:tcPr>
          <w:p w14:paraId="0BFD8F90" w14:textId="77777777" w:rsidR="00FA44FD" w:rsidRPr="00FA7ACF" w:rsidRDefault="00FA44FD" w:rsidP="001F323E">
            <w:pPr>
              <w:jc w:val="center"/>
            </w:pPr>
            <w:r w:rsidRPr="00FA7ACF">
              <w:t>3</w:t>
            </w:r>
          </w:p>
        </w:tc>
        <w:tc>
          <w:tcPr>
            <w:tcW w:w="2880" w:type="dxa"/>
          </w:tcPr>
          <w:p w14:paraId="197936AB" w14:textId="77777777" w:rsidR="00FA44FD" w:rsidRPr="00FA7ACF" w:rsidRDefault="00FA44FD" w:rsidP="001F323E">
            <w:pPr>
              <w:jc w:val="center"/>
            </w:pPr>
            <w:r w:rsidRPr="00FA7ACF">
              <w:t>CH-1 and (CH-2 or CH-3)</w:t>
            </w:r>
          </w:p>
        </w:tc>
        <w:tc>
          <w:tcPr>
            <w:tcW w:w="2160" w:type="dxa"/>
          </w:tcPr>
          <w:p w14:paraId="5A33102B" w14:textId="77777777" w:rsidR="00FA44FD" w:rsidRPr="00FA7ACF" w:rsidRDefault="00FA44FD" w:rsidP="001F323E">
            <w:r w:rsidRPr="00FA7ACF">
              <w:t xml:space="preserve">On or </w:t>
            </w:r>
            <w:proofErr w:type="gramStart"/>
            <w:r w:rsidRPr="00FA7ACF">
              <w:t>Off</w:t>
            </w:r>
            <w:proofErr w:type="gramEnd"/>
          </w:p>
        </w:tc>
      </w:tr>
      <w:tr w:rsidR="00FA44FD" w:rsidRPr="00FA7ACF" w14:paraId="2831075F" w14:textId="77777777" w:rsidTr="001F323E">
        <w:trPr>
          <w:jc w:val="center"/>
        </w:trPr>
        <w:tc>
          <w:tcPr>
            <w:tcW w:w="1440" w:type="dxa"/>
          </w:tcPr>
          <w:p w14:paraId="4291F665" w14:textId="77777777" w:rsidR="00FA44FD" w:rsidRPr="00FA7ACF" w:rsidRDefault="00FA44FD" w:rsidP="001F323E">
            <w:pPr>
              <w:jc w:val="center"/>
            </w:pPr>
            <w:r w:rsidRPr="00FA7ACF">
              <w:t>4</w:t>
            </w:r>
          </w:p>
        </w:tc>
        <w:tc>
          <w:tcPr>
            <w:tcW w:w="2880" w:type="dxa"/>
          </w:tcPr>
          <w:p w14:paraId="74A64E64" w14:textId="77777777" w:rsidR="00FA44FD" w:rsidRPr="00FA7ACF" w:rsidRDefault="00FA44FD" w:rsidP="001F323E">
            <w:pPr>
              <w:jc w:val="center"/>
            </w:pPr>
            <w:r w:rsidRPr="00FA7ACF">
              <w:t>CH-2 and CH-3</w:t>
            </w:r>
          </w:p>
        </w:tc>
        <w:tc>
          <w:tcPr>
            <w:tcW w:w="2160" w:type="dxa"/>
          </w:tcPr>
          <w:p w14:paraId="2B1A3A08" w14:textId="77777777" w:rsidR="00FA44FD" w:rsidRPr="00FA7ACF" w:rsidRDefault="00FA44FD" w:rsidP="001F323E">
            <w:r w:rsidRPr="00FA7ACF">
              <w:t xml:space="preserve">On or </w:t>
            </w:r>
            <w:proofErr w:type="gramStart"/>
            <w:r w:rsidRPr="00FA7ACF">
              <w:t>Off</w:t>
            </w:r>
            <w:proofErr w:type="gramEnd"/>
          </w:p>
        </w:tc>
      </w:tr>
      <w:tr w:rsidR="00FA44FD" w:rsidRPr="00FA7ACF" w14:paraId="3F29A673" w14:textId="77777777" w:rsidTr="001F323E">
        <w:trPr>
          <w:jc w:val="center"/>
        </w:trPr>
        <w:tc>
          <w:tcPr>
            <w:tcW w:w="1440" w:type="dxa"/>
          </w:tcPr>
          <w:p w14:paraId="7BF47F68" w14:textId="77777777" w:rsidR="00FA44FD" w:rsidRPr="00FA7ACF" w:rsidRDefault="00FA44FD" w:rsidP="001F323E">
            <w:pPr>
              <w:jc w:val="center"/>
            </w:pPr>
            <w:r w:rsidRPr="00FA7ACF">
              <w:t>5</w:t>
            </w:r>
          </w:p>
        </w:tc>
        <w:tc>
          <w:tcPr>
            <w:tcW w:w="2880" w:type="dxa"/>
          </w:tcPr>
          <w:p w14:paraId="6DC8A5F3" w14:textId="77777777" w:rsidR="00FA44FD" w:rsidRPr="00FA7ACF" w:rsidRDefault="00FA44FD" w:rsidP="001F323E">
            <w:pPr>
              <w:jc w:val="center"/>
            </w:pPr>
            <w:r w:rsidRPr="00FA7ACF">
              <w:t>CH-1, CH-2, and CH-3</w:t>
            </w:r>
          </w:p>
        </w:tc>
        <w:tc>
          <w:tcPr>
            <w:tcW w:w="2160" w:type="dxa"/>
          </w:tcPr>
          <w:p w14:paraId="45934E24" w14:textId="77777777" w:rsidR="00FA44FD" w:rsidRPr="00FA7ACF" w:rsidRDefault="00FA44FD" w:rsidP="001F323E">
            <w:r w:rsidRPr="00FA7ACF">
              <w:t xml:space="preserve">On or </w:t>
            </w:r>
            <w:proofErr w:type="gramStart"/>
            <w:r w:rsidRPr="00FA7ACF">
              <w:t>Off</w:t>
            </w:r>
            <w:proofErr w:type="gramEnd"/>
          </w:p>
        </w:tc>
      </w:tr>
    </w:tbl>
    <w:p w14:paraId="3BE36EC8" w14:textId="77777777" w:rsidR="00FA44FD" w:rsidRPr="00FA7ACF" w:rsidRDefault="00FA44FD" w:rsidP="00FA44FD">
      <w:pPr>
        <w:pStyle w:val="Infobox"/>
        <w:spacing w:before="40"/>
      </w:pPr>
      <w:r w:rsidRPr="00FA7ACF">
        <w:t xml:space="preserve">Interchangeable chillers are generally those considered to be equal in capacity and type (positive displacement, constant </w:t>
      </w:r>
      <w:proofErr w:type="gramStart"/>
      <w:r w:rsidRPr="00FA7ACF">
        <w:t>speed</w:t>
      </w:r>
      <w:proofErr w:type="gramEnd"/>
      <w:r w:rsidRPr="00FA7ACF">
        <w:t xml:space="preserve"> or variable speed centrifugal), or are otherwise deemed equally suitable to meet the same load by the Designer.</w:t>
      </w:r>
    </w:p>
    <w:p w14:paraId="1F1DC2CE" w14:textId="7EA1A2A6" w:rsidR="00FA44FD" w:rsidRPr="00FA7ACF" w:rsidRDefault="00FA44FD" w:rsidP="00FA44FD">
      <w:pPr>
        <w:pStyle w:val="Instrbox"/>
      </w:pPr>
      <w:r w:rsidRPr="00FA7ACF">
        <w:t xml:space="preserve">Retain the following </w:t>
      </w:r>
      <w:r w:rsidR="00335D1A">
        <w:t>section</w:t>
      </w:r>
      <w:r w:rsidRPr="00FA7ACF">
        <w:t xml:space="preserve"> for water-cooled plants with parallel chillers. Delete otherwise.</w:t>
      </w:r>
    </w:p>
    <w:p w14:paraId="53C70BA3" w14:textId="3F56EB69" w:rsidR="00FA44FD" w:rsidRPr="00FA7ACF" w:rsidRDefault="00FA44FD" w:rsidP="0087618D">
      <w:pPr>
        <w:pStyle w:val="Heading4"/>
      </w:pPr>
      <w:r w:rsidRPr="00FA7ACF">
        <w:t xml:space="preserve">Interchangeable chillers indicated with “or” in the table above shall be lead/lag controlled per </w:t>
      </w:r>
      <w:r w:rsidR="00CE0564">
        <w:t xml:space="preserve">Section </w:t>
      </w:r>
      <w:r w:rsidRPr="00FA7ACF">
        <w:rPr>
          <w:highlight w:val="yellow"/>
        </w:rPr>
        <w:fldChar w:fldCharType="begin"/>
      </w:r>
      <w:r w:rsidRPr="00FA7ACF">
        <w:instrText xml:space="preserve"> REF _Ref508115757 \w \h </w:instrText>
      </w:r>
      <w:r w:rsidRPr="00FA7ACF">
        <w:rPr>
          <w:highlight w:val="yellow"/>
        </w:rPr>
        <w:instrText xml:space="preserve"> \* MERGEFORMAT </w:instrText>
      </w:r>
      <w:r w:rsidRPr="00FA7ACF">
        <w:rPr>
          <w:highlight w:val="yellow"/>
        </w:rPr>
      </w:r>
      <w:r w:rsidRPr="00FA7ACF">
        <w:rPr>
          <w:highlight w:val="yellow"/>
        </w:rPr>
        <w:fldChar w:fldCharType="separate"/>
      </w:r>
      <w:r w:rsidR="0037258A">
        <w:t>5.1.15.3</w:t>
      </w:r>
      <w:r w:rsidRPr="00FA7ACF">
        <w:rPr>
          <w:highlight w:val="yellow"/>
        </w:rPr>
        <w:fldChar w:fldCharType="end"/>
      </w:r>
      <w:r w:rsidRPr="00FA7ACF">
        <w:t xml:space="preserve">. If a chiller is in alarm per </w:t>
      </w:r>
      <w:r w:rsidR="00CE0564">
        <w:t xml:space="preserve">Section </w:t>
      </w:r>
      <w:r w:rsidRPr="00FA7ACF">
        <w:fldChar w:fldCharType="begin"/>
      </w:r>
      <w:r w:rsidRPr="00FA7ACF">
        <w:instrText xml:space="preserve"> REF _Ref516436183 \w \h  \* MERGEFORMAT </w:instrText>
      </w:r>
      <w:r w:rsidRPr="00FA7ACF">
        <w:fldChar w:fldCharType="separate"/>
      </w:r>
      <w:r w:rsidR="0037258A">
        <w:t>5.1.15.</w:t>
      </w:r>
      <w:proofErr w:type="gramStart"/>
      <w:r w:rsidR="0037258A">
        <w:t>5.b</w:t>
      </w:r>
      <w:proofErr w:type="gramEnd"/>
      <w:r w:rsidRPr="00FA7ACF">
        <w:fldChar w:fldCharType="end"/>
      </w:r>
      <w:r w:rsidRPr="00FA7ACF">
        <w:t>, its CHW and CW isolation valves shall be closed.</w:t>
      </w:r>
    </w:p>
    <w:p w14:paraId="16164BE7" w14:textId="19E9C539" w:rsidR="00FA44FD" w:rsidRPr="00FA7ACF" w:rsidRDefault="00FA44FD" w:rsidP="00FA44FD">
      <w:pPr>
        <w:pStyle w:val="Instrbox"/>
      </w:pPr>
      <w:r w:rsidRPr="00FA7ACF">
        <w:t xml:space="preserve">Retain the following </w:t>
      </w:r>
      <w:r w:rsidR="00335D1A">
        <w:t>section</w:t>
      </w:r>
      <w:r w:rsidRPr="00FA7ACF">
        <w:t xml:space="preserve"> for water-cooled plants with series chillers. Delete otherwise.</w:t>
      </w:r>
    </w:p>
    <w:p w14:paraId="706A8EAB" w14:textId="6DCF4075" w:rsidR="00FA44FD" w:rsidRPr="00FA7ACF" w:rsidRDefault="00FA44FD" w:rsidP="0087618D">
      <w:pPr>
        <w:pStyle w:val="Heading4"/>
      </w:pPr>
      <w:r w:rsidRPr="00FA7ACF">
        <w:t xml:space="preserve">Interchangeable chillers indicated with “or” in the table above shall be lead/lag controlled per </w:t>
      </w:r>
      <w:r w:rsidR="00CE0564">
        <w:t xml:space="preserve">Section </w:t>
      </w:r>
      <w:r w:rsidRPr="00FA7ACF">
        <w:rPr>
          <w:highlight w:val="yellow"/>
        </w:rPr>
        <w:fldChar w:fldCharType="begin"/>
      </w:r>
      <w:r w:rsidRPr="00FA7ACF">
        <w:instrText xml:space="preserve"> REF _Ref508115757 \w \h </w:instrText>
      </w:r>
      <w:r w:rsidRPr="00FA7ACF">
        <w:rPr>
          <w:highlight w:val="yellow"/>
        </w:rPr>
        <w:instrText xml:space="preserve"> \* MERGEFORMAT </w:instrText>
      </w:r>
      <w:r w:rsidRPr="00FA7ACF">
        <w:rPr>
          <w:highlight w:val="yellow"/>
        </w:rPr>
      </w:r>
      <w:r w:rsidRPr="00FA7ACF">
        <w:rPr>
          <w:highlight w:val="yellow"/>
        </w:rPr>
        <w:fldChar w:fldCharType="separate"/>
      </w:r>
      <w:r w:rsidR="0037258A">
        <w:t>5.1.15.3</w:t>
      </w:r>
      <w:r w:rsidRPr="00FA7ACF">
        <w:rPr>
          <w:highlight w:val="yellow"/>
        </w:rPr>
        <w:fldChar w:fldCharType="end"/>
      </w:r>
      <w:r w:rsidRPr="00FA7ACF">
        <w:t xml:space="preserve">. If a chiller is in alarm per </w:t>
      </w:r>
      <w:r w:rsidR="00CE0564">
        <w:t xml:space="preserve">Section </w:t>
      </w:r>
      <w:r w:rsidRPr="00FA7ACF">
        <w:fldChar w:fldCharType="begin"/>
      </w:r>
      <w:r w:rsidRPr="00FA7ACF">
        <w:instrText xml:space="preserve"> REF _Ref516436183 \w \h  \* MERGEFORMAT </w:instrText>
      </w:r>
      <w:r w:rsidRPr="00FA7ACF">
        <w:fldChar w:fldCharType="separate"/>
      </w:r>
      <w:r w:rsidR="0037258A">
        <w:t>5.1.15.</w:t>
      </w:r>
      <w:proofErr w:type="gramStart"/>
      <w:r w:rsidR="0037258A">
        <w:t>5.b</w:t>
      </w:r>
      <w:proofErr w:type="gramEnd"/>
      <w:r w:rsidRPr="00FA7ACF">
        <w:fldChar w:fldCharType="end"/>
      </w:r>
      <w:r w:rsidRPr="00FA7ACF">
        <w:t>, its CHW valve shall be opened and CW isolation valve shall be closed.</w:t>
      </w:r>
    </w:p>
    <w:p w14:paraId="42F02757" w14:textId="383FEC8E" w:rsidR="00FA44FD" w:rsidRPr="00FA7ACF" w:rsidRDefault="00FA44FD" w:rsidP="00FA44FD">
      <w:pPr>
        <w:pStyle w:val="Instrbox"/>
      </w:pPr>
      <w:r w:rsidRPr="00FA7ACF">
        <w:t xml:space="preserve">Retain the following </w:t>
      </w:r>
      <w:r w:rsidR="00335D1A">
        <w:t>section</w:t>
      </w:r>
      <w:r w:rsidRPr="00FA7ACF">
        <w:t xml:space="preserve"> for air-cooled plants with parallel chillers. Delete otherwise.</w:t>
      </w:r>
    </w:p>
    <w:p w14:paraId="1221F9C4" w14:textId="776E593D" w:rsidR="00FA44FD" w:rsidRPr="00FA7ACF" w:rsidRDefault="00FA44FD" w:rsidP="0087618D">
      <w:pPr>
        <w:pStyle w:val="Heading4"/>
      </w:pPr>
      <w:r w:rsidRPr="00FA7ACF">
        <w:t xml:space="preserve">Interchangeable chillers indicated with “or” in the table above shall be lead/lag controlled per </w:t>
      </w:r>
      <w:r w:rsidR="00CE0564">
        <w:t xml:space="preserve">Section </w:t>
      </w:r>
      <w:r w:rsidRPr="00FA7ACF">
        <w:rPr>
          <w:highlight w:val="yellow"/>
        </w:rPr>
        <w:fldChar w:fldCharType="begin"/>
      </w:r>
      <w:r w:rsidRPr="00FA7ACF">
        <w:instrText xml:space="preserve"> REF _Ref508115757 \w \h </w:instrText>
      </w:r>
      <w:r w:rsidRPr="00FA7ACF">
        <w:rPr>
          <w:highlight w:val="yellow"/>
        </w:rPr>
        <w:instrText xml:space="preserve"> \* MERGEFORMAT </w:instrText>
      </w:r>
      <w:r w:rsidRPr="00FA7ACF">
        <w:rPr>
          <w:highlight w:val="yellow"/>
        </w:rPr>
      </w:r>
      <w:r w:rsidRPr="00FA7ACF">
        <w:rPr>
          <w:highlight w:val="yellow"/>
        </w:rPr>
        <w:fldChar w:fldCharType="separate"/>
      </w:r>
      <w:r w:rsidR="0037258A">
        <w:t>5.1.15.3</w:t>
      </w:r>
      <w:r w:rsidRPr="00FA7ACF">
        <w:rPr>
          <w:highlight w:val="yellow"/>
        </w:rPr>
        <w:fldChar w:fldCharType="end"/>
      </w:r>
      <w:r w:rsidRPr="00FA7ACF">
        <w:t xml:space="preserve">. If a chiller is in alarm per </w:t>
      </w:r>
      <w:r w:rsidR="00CE0564">
        <w:t xml:space="preserve">Section </w:t>
      </w:r>
      <w:r w:rsidRPr="00FA7ACF">
        <w:fldChar w:fldCharType="begin"/>
      </w:r>
      <w:r w:rsidRPr="00FA7ACF">
        <w:instrText xml:space="preserve"> REF _Ref516436183 \w \h  \* MERGEFORMAT </w:instrText>
      </w:r>
      <w:r w:rsidRPr="00FA7ACF">
        <w:fldChar w:fldCharType="separate"/>
      </w:r>
      <w:r w:rsidR="0037258A">
        <w:t>5.1.15.</w:t>
      </w:r>
      <w:proofErr w:type="gramStart"/>
      <w:r w:rsidR="0037258A">
        <w:t>5.b</w:t>
      </w:r>
      <w:proofErr w:type="gramEnd"/>
      <w:r w:rsidRPr="00FA7ACF">
        <w:fldChar w:fldCharType="end"/>
      </w:r>
      <w:r w:rsidRPr="00FA7ACF">
        <w:t>, its CHW isolation valve shall be closed.</w:t>
      </w:r>
    </w:p>
    <w:p w14:paraId="3C77A0C8" w14:textId="0762DD0E" w:rsidR="00FA44FD" w:rsidRPr="00FA7ACF" w:rsidRDefault="00FA44FD" w:rsidP="00FA44FD">
      <w:pPr>
        <w:pStyle w:val="Instrbox"/>
      </w:pPr>
      <w:r w:rsidRPr="00FA7ACF">
        <w:t xml:space="preserve">Retain the following </w:t>
      </w:r>
      <w:r w:rsidR="00335D1A">
        <w:t>section</w:t>
      </w:r>
      <w:r w:rsidRPr="00FA7ACF">
        <w:t xml:space="preserve"> for air-cooled plants with series chillers. Delete otherwise.</w:t>
      </w:r>
    </w:p>
    <w:p w14:paraId="545FE48F" w14:textId="5F94996E" w:rsidR="00FA44FD" w:rsidRPr="00FA7ACF" w:rsidRDefault="00FA44FD" w:rsidP="0087618D">
      <w:pPr>
        <w:pStyle w:val="Heading4"/>
      </w:pPr>
      <w:r w:rsidRPr="00FA7ACF">
        <w:t xml:space="preserve">Interchangeable chillers indicated with “or” in the table above shall be lead/lag controlled per </w:t>
      </w:r>
      <w:r w:rsidR="00CE0564">
        <w:t xml:space="preserve">Section </w:t>
      </w:r>
      <w:r w:rsidRPr="00FA7ACF">
        <w:rPr>
          <w:highlight w:val="yellow"/>
        </w:rPr>
        <w:fldChar w:fldCharType="begin"/>
      </w:r>
      <w:r w:rsidRPr="00FA7ACF">
        <w:instrText xml:space="preserve"> REF _Ref508115757 \w \h </w:instrText>
      </w:r>
      <w:r w:rsidRPr="00FA7ACF">
        <w:rPr>
          <w:highlight w:val="yellow"/>
        </w:rPr>
        <w:instrText xml:space="preserve"> \* MERGEFORMAT </w:instrText>
      </w:r>
      <w:r w:rsidRPr="00FA7ACF">
        <w:rPr>
          <w:highlight w:val="yellow"/>
        </w:rPr>
      </w:r>
      <w:r w:rsidRPr="00FA7ACF">
        <w:rPr>
          <w:highlight w:val="yellow"/>
        </w:rPr>
        <w:fldChar w:fldCharType="separate"/>
      </w:r>
      <w:r w:rsidR="0037258A">
        <w:t>5.1.15.3</w:t>
      </w:r>
      <w:r w:rsidRPr="00FA7ACF">
        <w:rPr>
          <w:highlight w:val="yellow"/>
        </w:rPr>
        <w:fldChar w:fldCharType="end"/>
      </w:r>
      <w:r w:rsidRPr="00FA7ACF">
        <w:t xml:space="preserve">. If a chiller is in alarm per </w:t>
      </w:r>
      <w:r w:rsidR="00CE0564">
        <w:t xml:space="preserve">Section </w:t>
      </w:r>
      <w:r w:rsidRPr="00FA7ACF">
        <w:fldChar w:fldCharType="begin"/>
      </w:r>
      <w:r w:rsidRPr="00FA7ACF">
        <w:instrText xml:space="preserve"> REF _Ref516436183 \w \h  \* MERGEFORMAT </w:instrText>
      </w:r>
      <w:r w:rsidRPr="00FA7ACF">
        <w:fldChar w:fldCharType="separate"/>
      </w:r>
      <w:r w:rsidR="0037258A">
        <w:t>5.1.15.</w:t>
      </w:r>
      <w:proofErr w:type="gramStart"/>
      <w:r w:rsidR="0037258A">
        <w:t>5.b</w:t>
      </w:r>
      <w:proofErr w:type="gramEnd"/>
      <w:r w:rsidRPr="00FA7ACF">
        <w:fldChar w:fldCharType="end"/>
      </w:r>
      <w:r w:rsidRPr="00FA7ACF">
        <w:t>, its CHW valve shall be opened.</w:t>
      </w:r>
    </w:p>
    <w:p w14:paraId="7DD01BDC" w14:textId="77777777" w:rsidR="00FA44FD" w:rsidRPr="00FA7ACF" w:rsidRDefault="00FA44FD" w:rsidP="0087618D">
      <w:pPr>
        <w:pStyle w:val="Heading4"/>
      </w:pPr>
      <w:r w:rsidRPr="00FA7ACF">
        <w:t xml:space="preserve">Chillers are staged in part based on required capacity, </w:t>
      </w:r>
      <w:proofErr w:type="spellStart"/>
      <w:r w:rsidRPr="00FA7ACF">
        <w:rPr>
          <w:i/>
        </w:rPr>
        <w:t>Q</w:t>
      </w:r>
      <w:r w:rsidRPr="00FA7ACF">
        <w:rPr>
          <w:i/>
          <w:vertAlign w:val="subscript"/>
        </w:rPr>
        <w:t>required</w:t>
      </w:r>
      <w:proofErr w:type="spellEnd"/>
      <w:r w:rsidRPr="00FA7ACF">
        <w:t xml:space="preserve">, relative to design capacity of a given stage, which is the sum of the design capacity of each chiller active in each stage. This ratio is the operative part load ratio, </w:t>
      </w:r>
      <w:r w:rsidRPr="00FA7ACF">
        <w:rPr>
          <w:i/>
        </w:rPr>
        <w:t>OPLR.</w:t>
      </w:r>
    </w:p>
    <w:p w14:paraId="33C9C5ED" w14:textId="76C710EA" w:rsidR="00FA44FD" w:rsidRPr="00FA7ACF" w:rsidRDefault="00FA44FD" w:rsidP="00FA44FD">
      <w:pPr>
        <w:pStyle w:val="Instrbox"/>
        <w:jc w:val="both"/>
      </w:pPr>
      <w:r w:rsidRPr="00FA7ACF">
        <w:t xml:space="preserve">Retain the following </w:t>
      </w:r>
      <w:r w:rsidR="00335D1A">
        <w:t>section</w:t>
      </w:r>
      <w:r w:rsidRPr="00FA7ACF">
        <w:t xml:space="preserve"> for primary-only plants and primary-secondary plants without flow meters in all secondary loops (if more than one). Delete otherwise.</w:t>
      </w:r>
    </w:p>
    <w:p w14:paraId="5EBAEA70" w14:textId="2438E9E8" w:rsidR="00FA44FD" w:rsidRPr="00FA7ACF" w:rsidRDefault="00FA44FD" w:rsidP="0087618D">
      <w:pPr>
        <w:pStyle w:val="Heading4"/>
      </w:pPr>
      <w:proofErr w:type="spellStart"/>
      <w:r w:rsidRPr="00FA7ACF">
        <w:rPr>
          <w:i/>
        </w:rPr>
        <w:t>Q</w:t>
      </w:r>
      <w:r w:rsidRPr="00FA7ACF">
        <w:rPr>
          <w:i/>
          <w:vertAlign w:val="subscript"/>
        </w:rPr>
        <w:t>required</w:t>
      </w:r>
      <w:proofErr w:type="spellEnd"/>
      <w:r w:rsidRPr="00FA7ACF">
        <w:t xml:space="preserve"> is calculated based on chilled water return temperature (</w:t>
      </w:r>
      <w:r w:rsidRPr="00FA7ACF">
        <w:rPr>
          <w:i/>
        </w:rPr>
        <w:t>CHWRT</w:t>
      </w:r>
      <w:r w:rsidRPr="00FA7ACF">
        <w:t>) entering the chillers, active chilled water supply temperature setpoint (</w:t>
      </w:r>
      <w:r w:rsidRPr="00FA7ACF">
        <w:rPr>
          <w:i/>
        </w:rPr>
        <w:t>CHWST</w:t>
      </w:r>
      <w:r w:rsidRPr="00FA7ACF">
        <w:rPr>
          <w:i/>
          <w:vertAlign w:val="subscript"/>
        </w:rPr>
        <w:t>SP</w:t>
      </w:r>
      <w:r w:rsidRPr="00FA7ACF">
        <w:t>), and measured flow through the primary circuit flow meter (</w:t>
      </w:r>
      <w:r w:rsidRPr="00FA7ACF">
        <w:rPr>
          <w:i/>
        </w:rPr>
        <w:t>FLOW</w:t>
      </w:r>
      <w:r w:rsidRPr="00FA7ACF">
        <w:rPr>
          <w:i/>
          <w:vertAlign w:val="subscript"/>
        </w:rPr>
        <w:t>P</w:t>
      </w:r>
      <w:ins w:id="7975" w:author="Titus Ellison" w:date="2022-11-03T10:06:00Z">
        <w:r w:rsidR="00933C7C">
          <w:rPr>
            <w:i/>
          </w:rPr>
          <w:t xml:space="preserve"> </w:t>
        </w:r>
        <w:r w:rsidR="00933C7C" w:rsidRPr="00E90DFA">
          <w:rPr>
            <w:rStyle w:val="Toggle"/>
            <w:rPrChange w:id="7976" w:author="Titus Ellison" w:date="2022-11-03T10:06:00Z">
              <w:rPr>
                <w:i/>
              </w:rPr>
            </w:rPrChange>
          </w:rPr>
          <w:t>[</w:t>
        </w:r>
        <w:r w:rsidR="00F163EB" w:rsidRPr="00E90DFA">
          <w:rPr>
            <w:rStyle w:val="Toggle"/>
            <w:rPrChange w:id="7977" w:author="Titus Ellison" w:date="2022-11-03T10:06:00Z">
              <w:rPr>
                <w:i/>
              </w:rPr>
            </w:rPrChange>
          </w:rPr>
          <w:t>UNITS [</w:t>
        </w:r>
      </w:ins>
      <w:ins w:id="7978" w:author="Titus Ellison" w:date="2022-11-03T16:22:00Z">
        <w:r w:rsidR="00FF541B">
          <w:rPr>
            <w:rStyle w:val="Toggle"/>
          </w:rPr>
          <w:t>L/s</w:t>
        </w:r>
      </w:ins>
      <w:ins w:id="7979" w:author="Titus Ellison" w:date="2022-11-03T10:06:00Z">
        <w:r w:rsidR="00F163EB" w:rsidRPr="00E90DFA">
          <w:rPr>
            <w:rStyle w:val="Toggle"/>
            <w:rPrChange w:id="7980" w:author="Titus Ellison" w:date="2022-11-03T10:06:00Z">
              <w:rPr>
                <w:i/>
              </w:rPr>
            </w:rPrChange>
          </w:rPr>
          <w:t>] [GPM]]</w:t>
        </w:r>
      </w:ins>
      <w:r w:rsidRPr="00FA7ACF">
        <w:t xml:space="preserve">), as shown in the equation below. </w:t>
      </w:r>
      <w:proofErr w:type="spellStart"/>
      <w:r w:rsidRPr="00FA7ACF">
        <w:rPr>
          <w:i/>
        </w:rPr>
        <w:t>Q</w:t>
      </w:r>
      <w:r w:rsidRPr="00FA7ACF">
        <w:rPr>
          <w:i/>
          <w:vertAlign w:val="subscript"/>
        </w:rPr>
        <w:t>required</w:t>
      </w:r>
      <w:proofErr w:type="spellEnd"/>
      <w:r w:rsidRPr="00FA7ACF">
        <w:t xml:space="preserve"> used in logic shall be a 5-minute rolling average of instantaneous values sampled at a minimum of every 30 seconds.</w:t>
      </w:r>
    </w:p>
    <w:p w14:paraId="260E4FB9" w14:textId="75930C82" w:rsidR="00202575" w:rsidRPr="003704C4" w:rsidRDefault="003704C4">
      <w:pPr>
        <w:spacing w:after="120"/>
        <w:jc w:val="center"/>
        <w:rPr>
          <w:ins w:id="7981" w:author="Titus Ellison" w:date="2022-11-03T10:02:00Z"/>
          <w:rStyle w:val="Toggle"/>
          <w:rPrChange w:id="7982" w:author="Titus Ellison" w:date="2022-11-03T10:03:00Z">
            <w:rPr>
              <w:ins w:id="7983" w:author="Titus Ellison" w:date="2022-11-03T10:02:00Z"/>
              <w:rFonts w:eastAsiaTheme="minorEastAsia"/>
            </w:rPr>
          </w:rPrChange>
        </w:rPr>
        <w:pPrChange w:id="7984" w:author="Titus Ellison" w:date="2022-11-03T10:03:00Z">
          <w:pPr>
            <w:spacing w:after="120"/>
          </w:pPr>
        </w:pPrChange>
      </w:pPr>
      <w:ins w:id="7985" w:author="Titus Ellison" w:date="2022-11-03T10:03:00Z">
        <w:r w:rsidRPr="003704C4">
          <w:rPr>
            <w:rStyle w:val="Toggle"/>
            <w:rPrChange w:id="7986" w:author="Titus Ellison" w:date="2022-11-03T10:03:00Z">
              <w:rPr>
                <w:rFonts w:eastAsiaTheme="minorEastAsia" w:cstheme="majorBidi"/>
              </w:rPr>
            </w:rPrChange>
          </w:rPr>
          <w:t>[UNITS [</w:t>
        </w:r>
      </w:ins>
      <w:commentRangeStart w:id="7987"/>
      <m:oMath>
        <m:sSub>
          <m:sSubPr>
            <m:ctrlPr>
              <w:rPr>
                <w:rStyle w:val="Toggle"/>
                <w:rFonts w:ascii="Cambria Math" w:hAnsi="Cambria Math"/>
              </w:rPr>
            </m:ctrlPr>
          </m:sSubPr>
          <m:e>
            <m:r>
              <w:rPr>
                <w:rStyle w:val="Toggle"/>
                <w:rPrChange w:id="7988" w:author="Titus Ellison" w:date="2022-11-03T10:03:00Z">
                  <w:rPr>
                    <w:rFonts w:ascii="Cambria Math" w:hAnsi="Cambria Math"/>
                  </w:rPr>
                </w:rPrChange>
              </w:rPr>
              <m:t>Q</m:t>
            </m:r>
          </m:e>
          <m:sub>
            <m:r>
              <w:rPr>
                <w:rStyle w:val="Toggle"/>
                <w:rPrChange w:id="7989" w:author="Titus Ellison" w:date="2022-11-03T10:03:00Z">
                  <w:rPr>
                    <w:rFonts w:ascii="Cambria Math" w:hAnsi="Cambria Math"/>
                  </w:rPr>
                </w:rPrChange>
              </w:rPr>
              <m:t>required</m:t>
            </m:r>
          </m:sub>
        </m:sSub>
        <m:r>
          <m:rPr>
            <m:sty m:val="p"/>
          </m:rPr>
          <w:rPr>
            <w:rStyle w:val="Toggle"/>
            <w:rPrChange w:id="7990" w:author="Titus Ellison" w:date="2022-11-03T10:03:00Z">
              <w:rPr>
                <w:rFonts w:ascii="Cambria Math" w:hAnsi="Cambria Math"/>
              </w:rPr>
            </w:rPrChange>
          </w:rPr>
          <m:t>=</m:t>
        </m:r>
        <m:f>
          <m:fPr>
            <m:ctrlPr>
              <w:rPr>
                <w:rStyle w:val="Toggle"/>
                <w:rFonts w:ascii="Cambria Math" w:hAnsi="Cambria Math"/>
              </w:rPr>
            </m:ctrlPr>
          </m:fPr>
          <m:num>
            <m:sSub>
              <m:sSubPr>
                <m:ctrlPr>
                  <w:rPr>
                    <w:rStyle w:val="Toggle"/>
                    <w:rFonts w:ascii="Cambria Math" w:hAnsi="Cambria Math"/>
                  </w:rPr>
                </m:ctrlPr>
              </m:sSubPr>
              <m:e>
                <m:r>
                  <w:rPr>
                    <w:rStyle w:val="Toggle"/>
                    <w:rPrChange w:id="7991" w:author="Titus Ellison" w:date="2022-11-03T10:03:00Z">
                      <w:rPr>
                        <w:rFonts w:ascii="Cambria Math" w:hAnsi="Cambria Math"/>
                      </w:rPr>
                    </w:rPrChange>
                  </w:rPr>
                  <m:t>FLOW</m:t>
                </m:r>
              </m:e>
              <m:sub>
                <m:r>
                  <w:rPr>
                    <w:rStyle w:val="Toggle"/>
                    <w:rPrChange w:id="7992" w:author="Titus Ellison" w:date="2022-11-03T10:03:00Z">
                      <w:rPr>
                        <w:rFonts w:ascii="Cambria Math" w:hAnsi="Cambria Math"/>
                      </w:rPr>
                    </w:rPrChange>
                  </w:rPr>
                  <m:t>P</m:t>
                </m:r>
              </m:sub>
            </m:sSub>
            <m:d>
              <m:dPr>
                <m:ctrlPr>
                  <w:rPr>
                    <w:rStyle w:val="Toggle"/>
                    <w:rFonts w:ascii="Cambria Math" w:hAnsi="Cambria Math"/>
                  </w:rPr>
                </m:ctrlPr>
              </m:dPr>
              <m:e>
                <m:r>
                  <w:rPr>
                    <w:rStyle w:val="Toggle"/>
                    <w:rPrChange w:id="7993" w:author="Titus Ellison" w:date="2022-11-03T10:03:00Z">
                      <w:rPr>
                        <w:rFonts w:ascii="Cambria Math" w:hAnsi="Cambria Math"/>
                      </w:rPr>
                    </w:rPrChange>
                  </w:rPr>
                  <m:t>CHWRT-</m:t>
                </m:r>
                <m:sSub>
                  <m:sSubPr>
                    <m:ctrlPr>
                      <w:rPr>
                        <w:rStyle w:val="Toggle"/>
                        <w:rFonts w:ascii="Cambria Math" w:hAnsi="Cambria Math"/>
                        <w:i/>
                      </w:rPr>
                    </m:ctrlPr>
                  </m:sSubPr>
                  <m:e>
                    <m:r>
                      <w:rPr>
                        <w:rStyle w:val="Toggle"/>
                        <w:rPrChange w:id="7994" w:author="Titus Ellison" w:date="2022-11-03T10:03:00Z">
                          <w:rPr>
                            <w:rFonts w:ascii="Cambria Math" w:hAnsi="Cambria Math"/>
                          </w:rPr>
                        </w:rPrChange>
                      </w:rPr>
                      <m:t>CHWST</m:t>
                    </m:r>
                  </m:e>
                  <m:sub>
                    <m:r>
                      <w:rPr>
                        <w:rStyle w:val="Toggle"/>
                        <w:rPrChange w:id="7995" w:author="Titus Ellison" w:date="2022-11-03T10:03:00Z">
                          <w:rPr>
                            <w:rFonts w:ascii="Cambria Math" w:hAnsi="Cambria Math"/>
                          </w:rPr>
                        </w:rPrChange>
                      </w:rPr>
                      <m:t>SP</m:t>
                    </m:r>
                  </m:sub>
                </m:sSub>
              </m:e>
            </m:d>
          </m:num>
          <m:den>
            <m:r>
              <m:rPr>
                <m:sty m:val="p"/>
              </m:rPr>
              <w:rPr>
                <w:rStyle w:val="Toggle"/>
                <w:rPrChange w:id="7996" w:author="Titus Ellison" w:date="2022-11-03T10:03:00Z">
                  <w:rPr>
                    <w:rFonts w:ascii="Cambria Math" w:hAnsi="Cambria Math"/>
                  </w:rPr>
                </w:rPrChange>
              </w:rPr>
              <m:t>24</m:t>
            </m:r>
          </m:den>
        </m:f>
        <m:r>
          <w:rPr>
            <w:rStyle w:val="Toggle"/>
            <w:rPrChange w:id="7997" w:author="Titus Ellison" w:date="2022-11-03T10:03:00Z">
              <w:rPr>
                <w:rFonts w:ascii="Cambria Math" w:hAnsi="Cambria Math"/>
              </w:rPr>
            </w:rPrChange>
          </w:rPr>
          <m:t xml:space="preserve"> [tons]</m:t>
        </m:r>
        <w:commentRangeEnd w:id="7987"/>
        <m:r>
          <m:rPr>
            <m:sty m:val="p"/>
          </m:rPr>
          <w:rPr>
            <w:rStyle w:val="Toggle"/>
            <w:rFonts w:ascii="Cambria Math" w:hAnsi="Cambria Math"/>
            <w:rPrChange w:id="7998" w:author="Titus Ellison" w:date="2022-11-03T10:03:00Z">
              <w:rPr>
                <w:rStyle w:val="CommentReference"/>
              </w:rPr>
            </w:rPrChange>
          </w:rPr>
          <w:commentReference w:id="7987"/>
        </m:r>
      </m:oMath>
      <w:ins w:id="7999" w:author="Titus Ellison" w:date="2022-11-03T10:03:00Z">
        <w:r w:rsidRPr="003704C4">
          <w:rPr>
            <w:rStyle w:val="Toggle"/>
            <w:rPrChange w:id="8000" w:author="Titus Ellison" w:date="2022-11-03T10:03:00Z">
              <w:rPr>
                <w:rFonts w:eastAsiaTheme="minorEastAsia" w:cstheme="majorBidi"/>
              </w:rPr>
            </w:rPrChange>
          </w:rPr>
          <w:t>] [</w:t>
        </w:r>
      </w:ins>
      <w:commentRangeStart w:id="8001"/>
      <m:oMath>
        <m:sSub>
          <m:sSubPr>
            <m:ctrlPr>
              <w:ins w:id="8002" w:author="Titus Ellison" w:date="2022-11-03T10:02:00Z">
                <w:rPr>
                  <w:rStyle w:val="Toggle"/>
                  <w:rFonts w:ascii="Cambria Math" w:hAnsi="Cambria Math"/>
                </w:rPr>
              </w:ins>
            </m:ctrlPr>
          </m:sSubPr>
          <m:e>
            <m:r>
              <w:ins w:id="8003" w:author="Titus Ellison" w:date="2022-11-03T10:02:00Z">
                <w:rPr>
                  <w:rStyle w:val="Toggle"/>
                  <w:rPrChange w:id="8004" w:author="Titus Ellison" w:date="2022-11-03T10:03:00Z">
                    <w:rPr>
                      <w:rFonts w:ascii="Cambria Math" w:hAnsi="Cambria Math"/>
                    </w:rPr>
                  </w:rPrChange>
                </w:rPr>
                <m:t>Q</m:t>
              </w:ins>
            </m:r>
          </m:e>
          <m:sub>
            <m:r>
              <w:ins w:id="8005" w:author="Titus Ellison" w:date="2022-11-03T10:02:00Z">
                <w:rPr>
                  <w:rStyle w:val="Toggle"/>
                  <w:rPrChange w:id="8006" w:author="Titus Ellison" w:date="2022-11-03T10:03:00Z">
                    <w:rPr>
                      <w:rFonts w:ascii="Cambria Math" w:hAnsi="Cambria Math"/>
                    </w:rPr>
                  </w:rPrChange>
                </w:rPr>
                <m:t>required</m:t>
              </w:ins>
            </m:r>
          </m:sub>
        </m:sSub>
        <m:r>
          <w:ins w:id="8007" w:author="Titus Ellison" w:date="2022-11-03T10:02:00Z">
            <m:rPr>
              <m:sty m:val="p"/>
            </m:rPr>
            <w:rPr>
              <w:rStyle w:val="Toggle"/>
              <w:rPrChange w:id="8008" w:author="Titus Ellison" w:date="2022-11-03T10:03:00Z">
                <w:rPr>
                  <w:rFonts w:ascii="Cambria Math" w:hAnsi="Cambria Math"/>
                </w:rPr>
              </w:rPrChange>
            </w:rPr>
            <m:t>=</m:t>
          </w:ins>
        </m:r>
        <m:sSub>
          <m:sSubPr>
            <m:ctrlPr>
              <w:ins w:id="8009" w:author="Titus Ellison" w:date="2022-11-03T10:02:00Z">
                <w:rPr>
                  <w:rStyle w:val="Toggle"/>
                  <w:rFonts w:ascii="Cambria Math" w:hAnsi="Cambria Math"/>
                </w:rPr>
              </w:ins>
            </m:ctrlPr>
          </m:sSubPr>
          <m:e>
            <m:r>
              <w:ins w:id="8010" w:author="Titus Ellison" w:date="2022-11-03T10:02:00Z">
                <w:rPr>
                  <w:rStyle w:val="Toggle"/>
                  <w:rPrChange w:id="8011" w:author="Titus Ellison" w:date="2022-11-03T10:03:00Z">
                    <w:rPr>
                      <w:rFonts w:ascii="Cambria Math" w:hAnsi="Cambria Math"/>
                    </w:rPr>
                  </w:rPrChange>
                </w:rPr>
                <m:t>4.182*FLOW</m:t>
              </w:ins>
            </m:r>
          </m:e>
          <m:sub>
            <m:r>
              <w:ins w:id="8012" w:author="Titus Ellison" w:date="2022-11-03T10:02:00Z">
                <w:rPr>
                  <w:rStyle w:val="Toggle"/>
                  <w:rPrChange w:id="8013" w:author="Titus Ellison" w:date="2022-11-03T10:03:00Z">
                    <w:rPr>
                      <w:rFonts w:ascii="Cambria Math" w:hAnsi="Cambria Math"/>
                    </w:rPr>
                  </w:rPrChange>
                </w:rPr>
                <m:t>P</m:t>
              </w:ins>
            </m:r>
          </m:sub>
        </m:sSub>
        <m:d>
          <m:dPr>
            <m:ctrlPr>
              <w:ins w:id="8014" w:author="Titus Ellison" w:date="2022-11-03T10:02:00Z">
                <w:rPr>
                  <w:rStyle w:val="Toggle"/>
                  <w:rFonts w:ascii="Cambria Math" w:hAnsi="Cambria Math"/>
                </w:rPr>
              </w:ins>
            </m:ctrlPr>
          </m:dPr>
          <m:e>
            <m:r>
              <w:ins w:id="8015" w:author="Titus Ellison" w:date="2022-11-03T10:02:00Z">
                <w:rPr>
                  <w:rStyle w:val="Toggle"/>
                  <w:rPrChange w:id="8016" w:author="Titus Ellison" w:date="2022-11-03T10:03:00Z">
                    <w:rPr>
                      <w:rFonts w:ascii="Cambria Math" w:hAnsi="Cambria Math"/>
                    </w:rPr>
                  </w:rPrChange>
                </w:rPr>
                <m:t>CHWRT-</m:t>
              </w:ins>
            </m:r>
            <m:sSub>
              <m:sSubPr>
                <m:ctrlPr>
                  <w:ins w:id="8017" w:author="Titus Ellison" w:date="2022-11-03T10:02:00Z">
                    <w:rPr>
                      <w:rStyle w:val="Toggle"/>
                      <w:rFonts w:ascii="Cambria Math" w:hAnsi="Cambria Math"/>
                      <w:i/>
                    </w:rPr>
                  </w:ins>
                </m:ctrlPr>
              </m:sSubPr>
              <m:e>
                <m:r>
                  <w:ins w:id="8018" w:author="Titus Ellison" w:date="2022-11-03T10:02:00Z">
                    <w:rPr>
                      <w:rStyle w:val="Toggle"/>
                      <w:rPrChange w:id="8019" w:author="Titus Ellison" w:date="2022-11-03T10:03:00Z">
                        <w:rPr>
                          <w:rFonts w:ascii="Cambria Math" w:hAnsi="Cambria Math"/>
                        </w:rPr>
                      </w:rPrChange>
                    </w:rPr>
                    <m:t>CHWST</m:t>
                  </w:ins>
                </m:r>
              </m:e>
              <m:sub>
                <m:r>
                  <w:ins w:id="8020" w:author="Titus Ellison" w:date="2022-11-03T10:02:00Z">
                    <w:rPr>
                      <w:rStyle w:val="Toggle"/>
                      <w:rPrChange w:id="8021" w:author="Titus Ellison" w:date="2022-11-03T10:03:00Z">
                        <w:rPr>
                          <w:rFonts w:ascii="Cambria Math" w:hAnsi="Cambria Math"/>
                        </w:rPr>
                      </w:rPrChange>
                    </w:rPr>
                    <m:t>SP</m:t>
                  </w:ins>
                </m:r>
              </m:sub>
            </m:sSub>
          </m:e>
        </m:d>
        <m:r>
          <w:ins w:id="8022" w:author="Titus Ellison" w:date="2022-11-03T10:02:00Z">
            <w:rPr>
              <w:rStyle w:val="Toggle"/>
              <w:rPrChange w:id="8023" w:author="Titus Ellison" w:date="2022-11-03T10:03:00Z">
                <w:rPr>
                  <w:rFonts w:ascii="Cambria Math" w:hAnsi="Cambria Math"/>
                </w:rPr>
              </w:rPrChange>
            </w:rPr>
            <m:t xml:space="preserve"> [kW]</m:t>
          </w:ins>
        </m:r>
        <w:commentRangeEnd w:id="8001"/>
        <m:r>
          <w:ins w:id="8024" w:author="Titus Ellison" w:date="2022-11-03T10:02:00Z">
            <m:rPr>
              <m:sty m:val="p"/>
            </m:rPr>
            <w:rPr>
              <w:rStyle w:val="Toggle"/>
              <w:rFonts w:ascii="Cambria Math" w:hAnsi="Cambria Math"/>
              <w:rPrChange w:id="8025" w:author="Titus Ellison" w:date="2022-11-03T10:03:00Z">
                <w:rPr>
                  <w:rStyle w:val="CommentReference"/>
                </w:rPr>
              </w:rPrChange>
            </w:rPr>
            <w:commentReference w:id="8001"/>
          </w:ins>
        </m:r>
      </m:oMath>
      <w:ins w:id="8026" w:author="Titus Ellison" w:date="2022-11-03T10:03:00Z">
        <w:r w:rsidRPr="003704C4">
          <w:rPr>
            <w:rStyle w:val="Toggle"/>
            <w:rPrChange w:id="8027" w:author="Titus Ellison" w:date="2022-11-03T10:03:00Z">
              <w:rPr>
                <w:rFonts w:eastAsiaTheme="minorEastAsia" w:cstheme="majorBidi"/>
              </w:rPr>
            </w:rPrChange>
          </w:rPr>
          <w:t>]]</w:t>
        </w:r>
      </w:ins>
    </w:p>
    <w:p w14:paraId="6FB7A0BE" w14:textId="77777777" w:rsidR="00202575" w:rsidRPr="00FA7ACF" w:rsidRDefault="00202575" w:rsidP="00FA44FD">
      <w:pPr>
        <w:spacing w:after="120"/>
        <w:rPr>
          <w:rFonts w:eastAsiaTheme="minorEastAsia"/>
        </w:rPr>
      </w:pPr>
    </w:p>
    <w:p w14:paraId="559085DF" w14:textId="77777777" w:rsidR="00FA44FD" w:rsidRPr="00FA7ACF" w:rsidRDefault="00FA44FD" w:rsidP="00FA44FD">
      <w:pPr>
        <w:pStyle w:val="Infobox"/>
        <w:spacing w:before="40"/>
        <w:ind w:left="1440"/>
      </w:pPr>
      <w:r w:rsidRPr="00FA7ACF">
        <w:t>Required capacity, as opposed to actual load, is used to provide more stable staging since chilled water supply temperature setpoint changes less dynamically than actual chilled water supply temperature. Note that using entering return temperature, as opposed to temperature upstream of waterside economizers or chilled water minimum flow bypasses as applicable, is critical for calculations to be executed properly.</w:t>
      </w:r>
    </w:p>
    <w:p w14:paraId="246C9A20" w14:textId="4DE0CF01" w:rsidR="00FA44FD" w:rsidRPr="00FA7ACF" w:rsidRDefault="00FA44FD" w:rsidP="00FA44FD">
      <w:pPr>
        <w:pStyle w:val="Instrbox"/>
        <w:jc w:val="both"/>
      </w:pPr>
      <w:r w:rsidRPr="00FA7ACF">
        <w:t xml:space="preserve">Retain the following </w:t>
      </w:r>
      <w:r w:rsidR="00335D1A">
        <w:t>section</w:t>
      </w:r>
      <w:r w:rsidRPr="00FA7ACF">
        <w:t xml:space="preserve"> for primary-secondary plants with flow meters in all secondary loops (if more than one). Delete otherwise.</w:t>
      </w:r>
    </w:p>
    <w:p w14:paraId="7561767E" w14:textId="52B1F10E" w:rsidR="00FA44FD" w:rsidRPr="00FA7ACF" w:rsidRDefault="00FA44FD" w:rsidP="0087618D">
      <w:pPr>
        <w:pStyle w:val="Heading4"/>
      </w:pPr>
      <w:proofErr w:type="spellStart"/>
      <w:r w:rsidRPr="00FA7ACF">
        <w:rPr>
          <w:i/>
        </w:rPr>
        <w:t>Q</w:t>
      </w:r>
      <w:r w:rsidRPr="00FA7ACF">
        <w:rPr>
          <w:i/>
          <w:vertAlign w:val="subscript"/>
        </w:rPr>
        <w:t>required</w:t>
      </w:r>
      <w:proofErr w:type="spellEnd"/>
      <w:r w:rsidRPr="00FA7ACF">
        <w:t xml:space="preserve"> is calculated based on secondary chilled water return temperature (</w:t>
      </w:r>
      <w:r w:rsidRPr="00FA7ACF">
        <w:rPr>
          <w:i/>
        </w:rPr>
        <w:t>SCHWRT</w:t>
      </w:r>
      <w:r w:rsidRPr="00FA7ACF">
        <w:t>), active chilled water supply temperature setpoint (</w:t>
      </w:r>
      <w:r w:rsidRPr="00FA7ACF">
        <w:rPr>
          <w:i/>
        </w:rPr>
        <w:t>CHWST</w:t>
      </w:r>
      <w:r w:rsidRPr="00FA7ACF">
        <w:rPr>
          <w:i/>
          <w:vertAlign w:val="subscript"/>
        </w:rPr>
        <w:t>SP</w:t>
      </w:r>
      <w:r w:rsidRPr="00FA7ACF">
        <w:t>), and measured flow through the secondary circuit flow meter (</w:t>
      </w:r>
      <w:r w:rsidRPr="00FA7ACF">
        <w:rPr>
          <w:i/>
        </w:rPr>
        <w:t>FLOW</w:t>
      </w:r>
      <w:r w:rsidRPr="00FA7ACF">
        <w:rPr>
          <w:i/>
          <w:vertAlign w:val="subscript"/>
        </w:rPr>
        <w:t>S</w:t>
      </w:r>
      <w:ins w:id="8028" w:author="Titus Ellison" w:date="2022-11-03T10:06:00Z">
        <w:r w:rsidR="00E90DFA">
          <w:rPr>
            <w:i/>
          </w:rPr>
          <w:t xml:space="preserve"> </w:t>
        </w:r>
        <w:r w:rsidR="00E90DFA" w:rsidRPr="00E21B7A">
          <w:rPr>
            <w:rStyle w:val="Toggle"/>
          </w:rPr>
          <w:t>[UNITS [</w:t>
        </w:r>
      </w:ins>
      <w:ins w:id="8029" w:author="Titus Ellison" w:date="2022-11-03T16:22:00Z">
        <w:r w:rsidR="00FF541B">
          <w:rPr>
            <w:rStyle w:val="Toggle"/>
          </w:rPr>
          <w:t>L/s</w:t>
        </w:r>
      </w:ins>
      <w:ins w:id="8030" w:author="Titus Ellison" w:date="2022-11-03T10:06:00Z">
        <w:r w:rsidR="00E90DFA" w:rsidRPr="00E21B7A">
          <w:rPr>
            <w:rStyle w:val="Toggle"/>
          </w:rPr>
          <w:t>] [GPM]]</w:t>
        </w:r>
      </w:ins>
      <w:r w:rsidRPr="00FA7ACF">
        <w:t xml:space="preserve">), as shown in the equation below. </w:t>
      </w:r>
      <w:proofErr w:type="spellStart"/>
      <w:r w:rsidRPr="00FA7ACF">
        <w:rPr>
          <w:i/>
        </w:rPr>
        <w:t>Q</w:t>
      </w:r>
      <w:r w:rsidRPr="00FA7ACF">
        <w:rPr>
          <w:i/>
          <w:vertAlign w:val="subscript"/>
        </w:rPr>
        <w:t>required</w:t>
      </w:r>
      <w:proofErr w:type="spellEnd"/>
      <w:r w:rsidRPr="00FA7ACF">
        <w:t xml:space="preserve"> used in logic shall be a 5-minute </w:t>
      </w:r>
      <w:r w:rsidRPr="00FA7ACF">
        <w:lastRenderedPageBreak/>
        <w:t>rolling average of instantaneous values sampled at a minimum of every 30 seconds.</w:t>
      </w:r>
    </w:p>
    <w:p w14:paraId="5BCE9893" w14:textId="37CA35B0" w:rsidR="00202575" w:rsidRPr="00581C36" w:rsidRDefault="003704C4">
      <w:pPr>
        <w:spacing w:after="120"/>
        <w:jc w:val="center"/>
        <w:rPr>
          <w:ins w:id="8031" w:author="Titus Ellison" w:date="2022-11-03T10:02:00Z"/>
          <w:rStyle w:val="Toggle"/>
          <w:rPrChange w:id="8032" w:author="Titus Ellison" w:date="2022-11-03T10:04:00Z">
            <w:rPr>
              <w:ins w:id="8033" w:author="Titus Ellison" w:date="2022-11-03T10:02:00Z"/>
              <w:rFonts w:eastAsiaTheme="minorEastAsia"/>
            </w:rPr>
          </w:rPrChange>
        </w:rPr>
        <w:pPrChange w:id="8034" w:author="Titus Ellison" w:date="2022-11-03T10:04:00Z">
          <w:pPr>
            <w:spacing w:after="120"/>
          </w:pPr>
        </w:pPrChange>
      </w:pPr>
      <w:ins w:id="8035" w:author="Titus Ellison" w:date="2022-11-03T10:03:00Z">
        <w:r w:rsidRPr="00581C36">
          <w:rPr>
            <w:rStyle w:val="Toggle"/>
            <w:rPrChange w:id="8036" w:author="Titus Ellison" w:date="2022-11-03T10:04:00Z">
              <w:rPr>
                <w:rFonts w:eastAsiaTheme="minorEastAsia" w:cstheme="majorBidi"/>
              </w:rPr>
            </w:rPrChange>
          </w:rPr>
          <w:t>[UNITS</w:t>
        </w:r>
      </w:ins>
      <w:ins w:id="8037" w:author="Titus Ellison" w:date="2022-11-03T10:04:00Z">
        <w:r w:rsidR="00581C36" w:rsidRPr="00581C36">
          <w:rPr>
            <w:rStyle w:val="Toggle"/>
            <w:rPrChange w:id="8038" w:author="Titus Ellison" w:date="2022-11-03T10:04:00Z">
              <w:rPr>
                <w:rFonts w:eastAsiaTheme="minorEastAsia" w:cstheme="majorBidi"/>
              </w:rPr>
            </w:rPrChange>
          </w:rPr>
          <w:t xml:space="preserve"> [</w:t>
        </w:r>
      </w:ins>
      <w:commentRangeStart w:id="8039"/>
      <m:oMath>
        <m:sSub>
          <m:sSubPr>
            <m:ctrlPr>
              <w:rPr>
                <w:rStyle w:val="Toggle"/>
                <w:rFonts w:ascii="Cambria Math" w:hAnsi="Cambria Math"/>
              </w:rPr>
            </m:ctrlPr>
          </m:sSubPr>
          <m:e>
            <m:r>
              <w:rPr>
                <w:rStyle w:val="Toggle"/>
                <w:rPrChange w:id="8040" w:author="Titus Ellison" w:date="2022-11-03T10:04:00Z">
                  <w:rPr>
                    <w:rFonts w:ascii="Cambria Math" w:hAnsi="Cambria Math"/>
                  </w:rPr>
                </w:rPrChange>
              </w:rPr>
              <m:t>Q</m:t>
            </m:r>
          </m:e>
          <m:sub>
            <m:r>
              <w:rPr>
                <w:rStyle w:val="Toggle"/>
                <w:rPrChange w:id="8041" w:author="Titus Ellison" w:date="2022-11-03T10:04:00Z">
                  <w:rPr>
                    <w:rFonts w:ascii="Cambria Math" w:hAnsi="Cambria Math"/>
                  </w:rPr>
                </w:rPrChange>
              </w:rPr>
              <m:t>required</m:t>
            </m:r>
          </m:sub>
        </m:sSub>
        <m:r>
          <m:rPr>
            <m:sty m:val="p"/>
          </m:rPr>
          <w:rPr>
            <w:rStyle w:val="Toggle"/>
            <w:rPrChange w:id="8042" w:author="Titus Ellison" w:date="2022-11-03T10:04:00Z">
              <w:rPr>
                <w:rFonts w:ascii="Cambria Math" w:hAnsi="Cambria Math"/>
              </w:rPr>
            </w:rPrChange>
          </w:rPr>
          <m:t>=</m:t>
        </m:r>
        <m:f>
          <m:fPr>
            <m:ctrlPr>
              <w:rPr>
                <w:rStyle w:val="Toggle"/>
                <w:rFonts w:ascii="Cambria Math" w:hAnsi="Cambria Math"/>
              </w:rPr>
            </m:ctrlPr>
          </m:fPr>
          <m:num>
            <m:sSub>
              <m:sSubPr>
                <m:ctrlPr>
                  <w:rPr>
                    <w:rStyle w:val="Toggle"/>
                    <w:rFonts w:ascii="Cambria Math" w:hAnsi="Cambria Math"/>
                  </w:rPr>
                </m:ctrlPr>
              </m:sSubPr>
              <m:e>
                <m:r>
                  <w:rPr>
                    <w:rStyle w:val="Toggle"/>
                    <w:rPrChange w:id="8043" w:author="Titus Ellison" w:date="2022-11-03T10:04:00Z">
                      <w:rPr>
                        <w:rFonts w:ascii="Cambria Math" w:hAnsi="Cambria Math"/>
                      </w:rPr>
                    </w:rPrChange>
                  </w:rPr>
                  <m:t>FLOW</m:t>
                </m:r>
              </m:e>
              <m:sub>
                <m:r>
                  <w:rPr>
                    <w:rStyle w:val="Toggle"/>
                    <w:rPrChange w:id="8044" w:author="Titus Ellison" w:date="2022-11-03T10:04:00Z">
                      <w:rPr>
                        <w:rFonts w:ascii="Cambria Math" w:hAnsi="Cambria Math"/>
                      </w:rPr>
                    </w:rPrChange>
                  </w:rPr>
                  <m:t>S</m:t>
                </m:r>
              </m:sub>
            </m:sSub>
            <m:d>
              <m:dPr>
                <m:ctrlPr>
                  <w:rPr>
                    <w:rStyle w:val="Toggle"/>
                    <w:rFonts w:ascii="Cambria Math" w:hAnsi="Cambria Math"/>
                  </w:rPr>
                </m:ctrlPr>
              </m:dPr>
              <m:e>
                <m:r>
                  <w:rPr>
                    <w:rStyle w:val="Toggle"/>
                    <w:rPrChange w:id="8045" w:author="Titus Ellison" w:date="2022-11-03T10:04:00Z">
                      <w:rPr>
                        <w:rFonts w:ascii="Cambria Math" w:hAnsi="Cambria Math"/>
                      </w:rPr>
                    </w:rPrChange>
                  </w:rPr>
                  <m:t>SCHWRT</m:t>
                </m:r>
                <m:r>
                  <m:rPr>
                    <m:sty m:val="p"/>
                  </m:rPr>
                  <w:rPr>
                    <w:rStyle w:val="Toggle"/>
                    <w:rPrChange w:id="8046" w:author="Titus Ellison" w:date="2022-11-03T10:04:00Z">
                      <w:rPr>
                        <w:rFonts w:ascii="Cambria Math" w:hAnsi="Cambria Math"/>
                      </w:rPr>
                    </w:rPrChange>
                  </w:rPr>
                  <m:t>-</m:t>
                </m:r>
                <m:r>
                  <w:rPr>
                    <w:rStyle w:val="Toggle"/>
                    <w:rPrChange w:id="8047" w:author="Titus Ellison" w:date="2022-11-03T10:04:00Z">
                      <w:rPr>
                        <w:rFonts w:ascii="Cambria Math" w:hAnsi="Cambria Math"/>
                      </w:rPr>
                    </w:rPrChange>
                  </w:rPr>
                  <m:t>CHWS</m:t>
                </m:r>
                <m:sSub>
                  <m:sSubPr>
                    <m:ctrlPr>
                      <w:rPr>
                        <w:rStyle w:val="Toggle"/>
                        <w:rFonts w:ascii="Cambria Math" w:hAnsi="Cambria Math"/>
                        <w:i/>
                      </w:rPr>
                    </m:ctrlPr>
                  </m:sSubPr>
                  <m:e>
                    <m:r>
                      <w:rPr>
                        <w:rStyle w:val="Toggle"/>
                        <w:rPrChange w:id="8048" w:author="Titus Ellison" w:date="2022-11-03T10:04:00Z">
                          <w:rPr>
                            <w:rFonts w:ascii="Cambria Math" w:hAnsi="Cambria Math"/>
                          </w:rPr>
                        </w:rPrChange>
                      </w:rPr>
                      <m:t>T</m:t>
                    </m:r>
                  </m:e>
                  <m:sub>
                    <m:r>
                      <w:rPr>
                        <w:rStyle w:val="Toggle"/>
                        <w:rPrChange w:id="8049" w:author="Titus Ellison" w:date="2022-11-03T10:04:00Z">
                          <w:rPr>
                            <w:rFonts w:ascii="Cambria Math" w:hAnsi="Cambria Math"/>
                          </w:rPr>
                        </w:rPrChange>
                      </w:rPr>
                      <m:t>SP</m:t>
                    </m:r>
                  </m:sub>
                </m:sSub>
              </m:e>
            </m:d>
          </m:num>
          <m:den>
            <m:r>
              <m:rPr>
                <m:sty m:val="p"/>
              </m:rPr>
              <w:rPr>
                <w:rStyle w:val="Toggle"/>
                <w:rPrChange w:id="8050" w:author="Titus Ellison" w:date="2022-11-03T10:04:00Z">
                  <w:rPr>
                    <w:rFonts w:ascii="Cambria Math" w:hAnsi="Cambria Math"/>
                  </w:rPr>
                </w:rPrChange>
              </w:rPr>
              <m:t>24</m:t>
            </m:r>
          </m:den>
        </m:f>
        <m:r>
          <w:rPr>
            <w:rStyle w:val="Toggle"/>
            <w:rPrChange w:id="8051" w:author="Titus Ellison" w:date="2022-11-03T10:04:00Z">
              <w:rPr>
                <w:rFonts w:ascii="Cambria Math" w:hAnsi="Cambria Math"/>
              </w:rPr>
            </w:rPrChange>
          </w:rPr>
          <m:t xml:space="preserve"> [tons]</m:t>
        </m:r>
        <w:commentRangeEnd w:id="8039"/>
        <m:r>
          <m:rPr>
            <m:sty m:val="p"/>
          </m:rPr>
          <w:rPr>
            <w:rStyle w:val="Toggle"/>
            <w:rFonts w:ascii="Cambria Math" w:hAnsi="Cambria Math"/>
            <w:rPrChange w:id="8052" w:author="Titus Ellison" w:date="2022-11-03T10:04:00Z">
              <w:rPr>
                <w:rStyle w:val="CommentReference"/>
              </w:rPr>
            </w:rPrChange>
          </w:rPr>
          <w:commentReference w:id="8039"/>
        </m:r>
      </m:oMath>
      <w:ins w:id="8053" w:author="Titus Ellison" w:date="2022-11-03T10:04:00Z">
        <w:r w:rsidR="00581C36" w:rsidRPr="00581C36">
          <w:rPr>
            <w:rStyle w:val="Toggle"/>
            <w:rPrChange w:id="8054" w:author="Titus Ellison" w:date="2022-11-03T10:04:00Z">
              <w:rPr>
                <w:rFonts w:eastAsiaTheme="minorEastAsia" w:cstheme="majorBidi"/>
              </w:rPr>
            </w:rPrChange>
          </w:rPr>
          <w:t>] [</w:t>
        </w:r>
      </w:ins>
      <w:commentRangeStart w:id="8055"/>
      <m:oMath>
        <m:sSub>
          <m:sSubPr>
            <m:ctrlPr>
              <w:ins w:id="8056" w:author="Titus Ellison" w:date="2022-11-03T10:02:00Z">
                <w:rPr>
                  <w:rStyle w:val="Toggle"/>
                  <w:rFonts w:ascii="Cambria Math" w:hAnsi="Cambria Math"/>
                </w:rPr>
              </w:ins>
            </m:ctrlPr>
          </m:sSubPr>
          <m:e>
            <m:r>
              <w:ins w:id="8057" w:author="Titus Ellison" w:date="2022-11-03T10:02:00Z">
                <w:rPr>
                  <w:rStyle w:val="Toggle"/>
                  <w:rPrChange w:id="8058" w:author="Titus Ellison" w:date="2022-11-03T10:04:00Z">
                    <w:rPr>
                      <w:rFonts w:ascii="Cambria Math" w:hAnsi="Cambria Math"/>
                    </w:rPr>
                  </w:rPrChange>
                </w:rPr>
                <m:t>Q</m:t>
              </w:ins>
            </m:r>
          </m:e>
          <m:sub>
            <m:r>
              <w:ins w:id="8059" w:author="Titus Ellison" w:date="2022-11-03T10:02:00Z">
                <w:rPr>
                  <w:rStyle w:val="Toggle"/>
                  <w:rPrChange w:id="8060" w:author="Titus Ellison" w:date="2022-11-03T10:04:00Z">
                    <w:rPr>
                      <w:rFonts w:ascii="Cambria Math" w:hAnsi="Cambria Math"/>
                    </w:rPr>
                  </w:rPrChange>
                </w:rPr>
                <m:t>required</m:t>
              </w:ins>
            </m:r>
          </m:sub>
        </m:sSub>
        <m:r>
          <w:ins w:id="8061" w:author="Titus Ellison" w:date="2022-11-03T10:02:00Z">
            <m:rPr>
              <m:sty m:val="p"/>
            </m:rPr>
            <w:rPr>
              <w:rStyle w:val="Toggle"/>
              <w:rPrChange w:id="8062" w:author="Titus Ellison" w:date="2022-11-03T10:04:00Z">
                <w:rPr>
                  <w:rFonts w:ascii="Cambria Math" w:hAnsi="Cambria Math"/>
                </w:rPr>
              </w:rPrChange>
            </w:rPr>
            <m:t>=</m:t>
          </w:ins>
        </m:r>
        <m:sSub>
          <m:sSubPr>
            <m:ctrlPr>
              <w:ins w:id="8063" w:author="Titus Ellison" w:date="2022-11-03T10:03:00Z">
                <w:rPr>
                  <w:rStyle w:val="Toggle"/>
                  <w:rFonts w:ascii="Cambria Math" w:hAnsi="Cambria Math"/>
                </w:rPr>
              </w:ins>
            </m:ctrlPr>
          </m:sSubPr>
          <m:e>
            <m:r>
              <w:ins w:id="8064" w:author="Titus Ellison" w:date="2022-11-03T10:03:00Z">
                <w:rPr>
                  <w:rStyle w:val="Toggle"/>
                  <w:rPrChange w:id="8065" w:author="Titus Ellison" w:date="2022-11-03T10:04:00Z">
                    <w:rPr>
                      <w:rFonts w:ascii="Cambria Math" w:hAnsi="Cambria Math"/>
                    </w:rPr>
                  </w:rPrChange>
                </w:rPr>
                <m:t>4.182*FLOW</m:t>
              </w:ins>
            </m:r>
          </m:e>
          <m:sub>
            <m:r>
              <w:ins w:id="8066" w:author="Titus Ellison" w:date="2022-11-03T10:03:00Z">
                <w:rPr>
                  <w:rStyle w:val="Toggle"/>
                  <w:rPrChange w:id="8067" w:author="Titus Ellison" w:date="2022-11-03T10:04:00Z">
                    <w:rPr>
                      <w:rFonts w:ascii="Cambria Math" w:hAnsi="Cambria Math"/>
                    </w:rPr>
                  </w:rPrChange>
                </w:rPr>
                <m:t>S</m:t>
              </w:ins>
            </m:r>
          </m:sub>
        </m:sSub>
        <m:d>
          <m:dPr>
            <m:ctrlPr>
              <w:ins w:id="8068" w:author="Titus Ellison" w:date="2022-11-03T10:03:00Z">
                <w:rPr>
                  <w:rStyle w:val="Toggle"/>
                  <w:rFonts w:ascii="Cambria Math" w:hAnsi="Cambria Math"/>
                </w:rPr>
              </w:ins>
            </m:ctrlPr>
          </m:dPr>
          <m:e>
            <m:r>
              <w:ins w:id="8069" w:author="Titus Ellison" w:date="2022-11-03T10:03:00Z">
                <w:rPr>
                  <w:rStyle w:val="Toggle"/>
                  <w:rPrChange w:id="8070" w:author="Titus Ellison" w:date="2022-11-03T10:04:00Z">
                    <w:rPr>
                      <w:rFonts w:ascii="Cambria Math" w:hAnsi="Cambria Math"/>
                    </w:rPr>
                  </w:rPrChange>
                </w:rPr>
                <m:t>SCHWRT</m:t>
              </w:ins>
            </m:r>
            <m:r>
              <w:ins w:id="8071" w:author="Titus Ellison" w:date="2022-11-03T10:03:00Z">
                <m:rPr>
                  <m:sty m:val="p"/>
                </m:rPr>
                <w:rPr>
                  <w:rStyle w:val="Toggle"/>
                  <w:rPrChange w:id="8072" w:author="Titus Ellison" w:date="2022-11-03T10:04:00Z">
                    <w:rPr>
                      <w:rFonts w:ascii="Cambria Math" w:hAnsi="Cambria Math"/>
                    </w:rPr>
                  </w:rPrChange>
                </w:rPr>
                <m:t>-</m:t>
              </w:ins>
            </m:r>
            <m:r>
              <w:ins w:id="8073" w:author="Titus Ellison" w:date="2022-11-03T10:03:00Z">
                <w:rPr>
                  <w:rStyle w:val="Toggle"/>
                  <w:rPrChange w:id="8074" w:author="Titus Ellison" w:date="2022-11-03T10:04:00Z">
                    <w:rPr>
                      <w:rFonts w:ascii="Cambria Math" w:hAnsi="Cambria Math"/>
                    </w:rPr>
                  </w:rPrChange>
                </w:rPr>
                <m:t>CHWS</m:t>
              </w:ins>
            </m:r>
            <m:sSub>
              <m:sSubPr>
                <m:ctrlPr>
                  <w:ins w:id="8075" w:author="Titus Ellison" w:date="2022-11-03T10:03:00Z">
                    <w:rPr>
                      <w:rStyle w:val="Toggle"/>
                      <w:rFonts w:ascii="Cambria Math" w:hAnsi="Cambria Math"/>
                      <w:i/>
                    </w:rPr>
                  </w:ins>
                </m:ctrlPr>
              </m:sSubPr>
              <m:e>
                <m:r>
                  <w:ins w:id="8076" w:author="Titus Ellison" w:date="2022-11-03T10:03:00Z">
                    <w:rPr>
                      <w:rStyle w:val="Toggle"/>
                      <w:rPrChange w:id="8077" w:author="Titus Ellison" w:date="2022-11-03T10:04:00Z">
                        <w:rPr>
                          <w:rFonts w:ascii="Cambria Math" w:hAnsi="Cambria Math"/>
                        </w:rPr>
                      </w:rPrChange>
                    </w:rPr>
                    <m:t>T</m:t>
                  </w:ins>
                </m:r>
              </m:e>
              <m:sub>
                <m:r>
                  <w:ins w:id="8078" w:author="Titus Ellison" w:date="2022-11-03T10:03:00Z">
                    <w:rPr>
                      <w:rStyle w:val="Toggle"/>
                      <w:rPrChange w:id="8079" w:author="Titus Ellison" w:date="2022-11-03T10:04:00Z">
                        <w:rPr>
                          <w:rFonts w:ascii="Cambria Math" w:hAnsi="Cambria Math"/>
                        </w:rPr>
                      </w:rPrChange>
                    </w:rPr>
                    <m:t>SP</m:t>
                  </w:ins>
                </m:r>
              </m:sub>
            </m:sSub>
          </m:e>
        </m:d>
        <m:r>
          <w:ins w:id="8080" w:author="Titus Ellison" w:date="2022-11-03T10:02:00Z">
            <w:rPr>
              <w:rStyle w:val="Toggle"/>
              <w:rPrChange w:id="8081" w:author="Titus Ellison" w:date="2022-11-03T10:04:00Z">
                <w:rPr>
                  <w:rFonts w:ascii="Cambria Math" w:hAnsi="Cambria Math"/>
                </w:rPr>
              </w:rPrChange>
            </w:rPr>
            <m:t xml:space="preserve"> [</m:t>
          </w:ins>
        </m:r>
        <m:r>
          <w:ins w:id="8082" w:author="Titus Ellison" w:date="2022-11-03T10:03:00Z">
            <w:rPr>
              <w:rStyle w:val="Toggle"/>
              <w:rPrChange w:id="8083" w:author="Titus Ellison" w:date="2022-11-03T10:04:00Z">
                <w:rPr>
                  <w:rFonts w:ascii="Cambria Math" w:hAnsi="Cambria Math"/>
                </w:rPr>
              </w:rPrChange>
            </w:rPr>
            <m:t>kW</m:t>
          </w:ins>
        </m:r>
        <m:r>
          <w:ins w:id="8084" w:author="Titus Ellison" w:date="2022-11-03T10:02:00Z">
            <w:rPr>
              <w:rStyle w:val="Toggle"/>
              <w:rPrChange w:id="8085" w:author="Titus Ellison" w:date="2022-11-03T10:04:00Z">
                <w:rPr>
                  <w:rFonts w:ascii="Cambria Math" w:hAnsi="Cambria Math"/>
                </w:rPr>
              </w:rPrChange>
            </w:rPr>
            <m:t>]</m:t>
          </w:ins>
        </m:r>
        <w:commentRangeEnd w:id="8055"/>
        <m:r>
          <w:ins w:id="8086" w:author="Titus Ellison" w:date="2022-11-03T10:02:00Z">
            <m:rPr>
              <m:sty m:val="p"/>
            </m:rPr>
            <w:rPr>
              <w:rStyle w:val="Toggle"/>
              <w:rFonts w:ascii="Cambria Math" w:hAnsi="Cambria Math"/>
              <w:rPrChange w:id="8087" w:author="Titus Ellison" w:date="2022-11-03T10:04:00Z">
                <w:rPr>
                  <w:rStyle w:val="CommentReference"/>
                </w:rPr>
              </w:rPrChange>
            </w:rPr>
            <w:commentReference w:id="8055"/>
          </w:ins>
        </m:r>
      </m:oMath>
      <w:ins w:id="8088" w:author="Titus Ellison" w:date="2022-11-03T10:04:00Z">
        <w:r w:rsidR="00581C36" w:rsidRPr="00581C36">
          <w:rPr>
            <w:rStyle w:val="Toggle"/>
            <w:rPrChange w:id="8089" w:author="Titus Ellison" w:date="2022-11-03T10:04:00Z">
              <w:rPr>
                <w:rFonts w:eastAsiaTheme="minorEastAsia" w:cstheme="majorBidi"/>
              </w:rPr>
            </w:rPrChange>
          </w:rPr>
          <w:t>]]</w:t>
        </w:r>
      </w:ins>
    </w:p>
    <w:p w14:paraId="38E76EDF" w14:textId="77777777" w:rsidR="00202575" w:rsidRPr="00FA7ACF" w:rsidRDefault="00202575" w:rsidP="00FA44FD">
      <w:pPr>
        <w:spacing w:after="120"/>
        <w:rPr>
          <w:rFonts w:eastAsiaTheme="minorEastAsia"/>
        </w:rPr>
      </w:pPr>
    </w:p>
    <w:p w14:paraId="580A5490" w14:textId="77777777" w:rsidR="00FA44FD" w:rsidRPr="00FA7ACF" w:rsidRDefault="00FA44FD" w:rsidP="0087618D">
      <w:pPr>
        <w:pStyle w:val="Heading4"/>
      </w:pPr>
      <w:r w:rsidRPr="00FA7ACF">
        <w:t xml:space="preserve">When a stage up or stage down transition is initiated, hold </w:t>
      </w:r>
      <w:proofErr w:type="spellStart"/>
      <w:r w:rsidRPr="00FA7ACF">
        <w:rPr>
          <w:i/>
        </w:rPr>
        <w:t>Q</w:t>
      </w:r>
      <w:r w:rsidRPr="00FA7ACF">
        <w:rPr>
          <w:i/>
          <w:vertAlign w:val="subscript"/>
        </w:rPr>
        <w:t>required</w:t>
      </w:r>
      <w:proofErr w:type="spellEnd"/>
      <w:r w:rsidRPr="00FA7ACF">
        <w:t xml:space="preserve"> fixed at its last value until the longer of the successful completion of the stage change (e.g., lag chiller proven on) and 15 minutes.</w:t>
      </w:r>
    </w:p>
    <w:p w14:paraId="1F5B0F73" w14:textId="77777777" w:rsidR="00FA44FD" w:rsidRPr="00FA7ACF" w:rsidRDefault="00FA44FD" w:rsidP="00FA44FD">
      <w:pPr>
        <w:pStyle w:val="Infobox"/>
      </w:pPr>
      <w:r w:rsidRPr="00FA7ACF">
        <w:t xml:space="preserve">As staging occurs, flowrate and return temperature may fluctuate, so </w:t>
      </w:r>
      <w:proofErr w:type="spellStart"/>
      <w:r w:rsidRPr="00FA7ACF">
        <w:t>Qrequired</w:t>
      </w:r>
      <w:proofErr w:type="spellEnd"/>
      <w:r w:rsidRPr="00FA7ACF">
        <w:t xml:space="preserve"> may be unstable. As detailed subsequently, </w:t>
      </w:r>
      <w:proofErr w:type="spellStart"/>
      <w:r w:rsidRPr="00FA7ACF">
        <w:t>Qrequired</w:t>
      </w:r>
      <w:proofErr w:type="spellEnd"/>
      <w:r w:rsidRPr="00FA7ACF">
        <w:t xml:space="preserve"> impacts plant part load ratio, which drives condenser water return temperature setpoint and tower control. As such, if </w:t>
      </w:r>
      <w:proofErr w:type="spellStart"/>
      <w:r w:rsidRPr="00FA7ACF">
        <w:t>Qrequired</w:t>
      </w:r>
      <w:proofErr w:type="spellEnd"/>
      <w:r w:rsidRPr="00FA7ACF">
        <w:t xml:space="preserve"> is unstable, so too would be condenser water return temperature, and thus chiller lift.</w:t>
      </w:r>
    </w:p>
    <w:p w14:paraId="036C8147" w14:textId="77777777" w:rsidR="00FA44FD" w:rsidRPr="00FA7ACF" w:rsidRDefault="00FA44FD" w:rsidP="0087618D">
      <w:pPr>
        <w:pStyle w:val="Heading4"/>
      </w:pPr>
      <w:r w:rsidRPr="00FA7ACF">
        <w:rPr>
          <w:i/>
        </w:rPr>
        <w:t>OPLR</w:t>
      </w:r>
      <w:r w:rsidRPr="00FA7ACF">
        <w:t xml:space="preserve"> shall be calculated as follows</w:t>
      </w:r>
      <w:r w:rsidRPr="00FA7ACF">
        <w:rPr>
          <w:vertAlign w:val="subscript"/>
        </w:rPr>
        <w:t>:</w:t>
      </w:r>
    </w:p>
    <w:p w14:paraId="74A833BE" w14:textId="77777777" w:rsidR="00FA44FD" w:rsidRPr="00FA7ACF" w:rsidRDefault="00FA44FD" w:rsidP="00FA44FD">
      <w:pPr>
        <w:spacing w:after="120"/>
        <w:rPr>
          <w:rFonts w:eastAsiaTheme="minorEastAsia"/>
        </w:rPr>
      </w:pPr>
      <w:bookmarkStart w:id="8090" w:name="_Hlk510354917"/>
      <w:commentRangeStart w:id="8091"/>
      <m:oMathPara>
        <m:oMath>
          <m:r>
            <w:rPr>
              <w:rFonts w:ascii="Cambria Math" w:hAnsi="Cambria Math"/>
            </w:rPr>
            <m:t>OPLR</m:t>
          </m:r>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Q</m:t>
                  </m:r>
                </m:e>
                <m:sub>
                  <m:r>
                    <w:rPr>
                      <w:rFonts w:ascii="Cambria Math" w:hAnsi="Cambria Math"/>
                    </w:rPr>
                    <m:t>required</m:t>
                  </m:r>
                </m:sub>
              </m:sSub>
              <m:r>
                <w:rPr>
                  <w:rFonts w:ascii="Cambria Math" w:hAnsi="Cambria Math"/>
                </w:rPr>
                <m:t>[tons]</m:t>
              </m:r>
            </m:num>
            <m:den>
              <m:r>
                <w:rPr>
                  <w:rFonts w:ascii="Cambria Math" w:hAnsi="Cambria Math"/>
                </w:rPr>
                <m:t>Sum of QchX for Chillers in stage</m:t>
              </m:r>
            </m:den>
          </m:f>
        </m:oMath>
      </m:oMathPara>
    </w:p>
    <w:p w14:paraId="73D5EDA4" w14:textId="77777777" w:rsidR="00FA44FD" w:rsidRPr="00FA7ACF" w:rsidRDefault="00FA44FD" w:rsidP="0087618D">
      <w:pPr>
        <w:pStyle w:val="Heading4"/>
      </w:pPr>
      <w:r w:rsidRPr="00FA7ACF">
        <w:t xml:space="preserve">Minimum cycling part load ratio, </w:t>
      </w:r>
      <w:r w:rsidRPr="00FA7ACF">
        <w:rPr>
          <w:i/>
        </w:rPr>
        <w:t>OPLR</w:t>
      </w:r>
      <w:r w:rsidRPr="00FA7ACF">
        <w:rPr>
          <w:i/>
          <w:vertAlign w:val="subscript"/>
        </w:rPr>
        <w:t>MIN</w:t>
      </w:r>
      <w:r w:rsidRPr="00FA7ACF">
        <w:rPr>
          <w:vertAlign w:val="subscript"/>
        </w:rPr>
        <w:t xml:space="preserve">, </w:t>
      </w:r>
      <w:r w:rsidRPr="00FA7ACF">
        <w:t>shall be calculated as:</w:t>
      </w:r>
    </w:p>
    <w:p w14:paraId="710AA2E3" w14:textId="77777777" w:rsidR="00FA44FD" w:rsidRPr="00FA7ACF" w:rsidRDefault="00FA44FD" w:rsidP="00FA44FD">
      <w:pPr>
        <w:spacing w:after="120"/>
        <w:rPr>
          <w:rFonts w:eastAsiaTheme="minorEastAsia"/>
        </w:rPr>
      </w:pPr>
      <m:oMathPara>
        <m:oMath>
          <m:r>
            <w:rPr>
              <w:rFonts w:ascii="Cambria Math" w:hAnsi="Cambria Math"/>
            </w:rPr>
            <m:t>OPL</m:t>
          </m:r>
          <m:sSub>
            <m:sSubPr>
              <m:ctrlPr>
                <w:rPr>
                  <w:rFonts w:ascii="Cambria Math" w:hAnsi="Cambria Math"/>
                  <w:i/>
                </w:rPr>
              </m:ctrlPr>
            </m:sSubPr>
            <m:e>
              <m:r>
                <w:rPr>
                  <w:rFonts w:ascii="Cambria Math" w:hAnsi="Cambria Math"/>
                </w:rPr>
                <m:t>R</m:t>
              </m:r>
            </m:e>
            <m:sub>
              <m:r>
                <w:rPr>
                  <w:rFonts w:ascii="Cambria Math" w:hAnsi="Cambria Math"/>
                </w:rPr>
                <m:t>MIN,stage</m:t>
              </m:r>
            </m:sub>
          </m:sSub>
          <m:r>
            <m:rPr>
              <m:sty m:val="p"/>
            </m:rPr>
            <w:rPr>
              <w:rFonts w:ascii="Cambria Math" w:hAnsi="Cambria Math"/>
            </w:rPr>
            <m:t>=</m:t>
          </m:r>
          <m:f>
            <m:fPr>
              <m:ctrlPr>
                <w:rPr>
                  <w:rFonts w:ascii="Cambria Math" w:hAnsi="Cambria Math"/>
                </w:rPr>
              </m:ctrlPr>
            </m:fPr>
            <m:num>
              <m:r>
                <w:rPr>
                  <w:rFonts w:ascii="Cambria Math" w:hAnsi="Cambria Math"/>
                </w:rPr>
                <m:t>Sum of MinUnloadTonsX for Chillers in stage</m:t>
              </m:r>
            </m:num>
            <m:den>
              <m:r>
                <w:rPr>
                  <w:rFonts w:ascii="Cambria Math" w:hAnsi="Cambria Math"/>
                </w:rPr>
                <m:t>Sum of QchX for Chillers in stage</m:t>
              </m:r>
            </m:den>
          </m:f>
          <w:commentRangeEnd w:id="8091"/>
          <m:r>
            <m:rPr>
              <m:sty m:val="p"/>
            </m:rPr>
            <w:rPr>
              <w:rStyle w:val="CommentReference"/>
            </w:rPr>
            <w:commentReference w:id="8091"/>
          </m:r>
        </m:oMath>
      </m:oMathPara>
    </w:p>
    <w:p w14:paraId="4017D779" w14:textId="77777777" w:rsidR="00FA44FD" w:rsidRPr="00FA7ACF" w:rsidRDefault="00FA44FD" w:rsidP="0087618D">
      <w:pPr>
        <w:pStyle w:val="Heading4"/>
      </w:pPr>
      <w:bookmarkStart w:id="8092" w:name="_Ref27041120"/>
      <w:bookmarkStart w:id="8093" w:name="_Hlk527980005"/>
      <w:r w:rsidRPr="00FA7ACF">
        <w:t xml:space="preserve">Stage up events are initiated in part based on current stage </w:t>
      </w:r>
      <w:r w:rsidRPr="00FA7ACF">
        <w:rPr>
          <w:i/>
        </w:rPr>
        <w:t xml:space="preserve">OPLR </w:t>
      </w:r>
      <w:r w:rsidRPr="00FA7ACF">
        <w:t xml:space="preserve">exceeding a stage up part load ratio, </w:t>
      </w:r>
      <w:r w:rsidRPr="00FA7ACF">
        <w:rPr>
          <w:i/>
        </w:rPr>
        <w:t>SPLR</w:t>
      </w:r>
      <w:r w:rsidRPr="00FA7ACF">
        <w:rPr>
          <w:i/>
          <w:vertAlign w:val="subscript"/>
        </w:rPr>
        <w:t>UP</w:t>
      </w:r>
      <w:r w:rsidRPr="00FA7ACF">
        <w:t xml:space="preserve">; stage down events </w:t>
      </w:r>
      <w:proofErr w:type="gramStart"/>
      <w:r w:rsidRPr="00FA7ACF">
        <w:t>are</w:t>
      </w:r>
      <w:proofErr w:type="gramEnd"/>
      <w:r w:rsidRPr="00FA7ACF">
        <w:t xml:space="preserve"> initiated in part based on </w:t>
      </w:r>
      <w:r w:rsidRPr="00FA7ACF">
        <w:rPr>
          <w:i/>
        </w:rPr>
        <w:t xml:space="preserve">OPLR </w:t>
      </w:r>
      <w:r w:rsidRPr="00FA7ACF">
        <w:t xml:space="preserve">for the next lower stage falling below a stage down part load ratio, </w:t>
      </w:r>
      <w:r w:rsidRPr="00FA7ACF">
        <w:rPr>
          <w:i/>
        </w:rPr>
        <w:t>SPLR</w:t>
      </w:r>
      <w:r w:rsidRPr="00FA7ACF">
        <w:rPr>
          <w:i/>
          <w:vertAlign w:val="subscript"/>
        </w:rPr>
        <w:t>DN</w:t>
      </w:r>
      <w:r w:rsidRPr="00FA7ACF">
        <w:t>.</w:t>
      </w:r>
      <w:bookmarkEnd w:id="8092"/>
      <w:r w:rsidRPr="00FA7ACF">
        <w:t xml:space="preserve"> </w:t>
      </w:r>
    </w:p>
    <w:p w14:paraId="6DB22448" w14:textId="56828F6E" w:rsidR="00FA44FD" w:rsidRPr="00FA7ACF" w:rsidRDefault="00FA44FD" w:rsidP="0087618D">
      <w:pPr>
        <w:pStyle w:val="Heading4"/>
      </w:pPr>
      <w:bookmarkStart w:id="8094" w:name="j"/>
      <w:bookmarkStart w:id="8095" w:name="_Ref534308593"/>
      <w:bookmarkEnd w:id="8094"/>
      <w:r w:rsidRPr="00FA7ACF">
        <w:t xml:space="preserve">Staging events require that a chiller stage be available. A stage shall be deemed </w:t>
      </w:r>
      <w:r w:rsidRPr="00FA7ACF">
        <w:rPr>
          <w:i/>
        </w:rPr>
        <w:t>unavailable</w:t>
      </w:r>
      <w:r w:rsidRPr="00FA7ACF">
        <w:t xml:space="preserve"> if the stage cannot be achieved because a chiller required to operate in the stage is faulted per </w:t>
      </w:r>
      <w:r w:rsidR="00CE0564">
        <w:t xml:space="preserve">Section </w:t>
      </w:r>
      <w:r w:rsidR="003D41C9">
        <w:fldChar w:fldCharType="begin"/>
      </w:r>
      <w:r w:rsidR="003D41C9">
        <w:instrText xml:space="preserve"> REF _Ref75338726 \w \h </w:instrText>
      </w:r>
      <w:r w:rsidR="003D41C9">
        <w:fldChar w:fldCharType="separate"/>
      </w:r>
      <w:r w:rsidR="0037258A">
        <w:t>5.1.15.5.b.1.ii</w:t>
      </w:r>
      <w:r w:rsidR="003D41C9">
        <w:fldChar w:fldCharType="end"/>
      </w:r>
      <w:r w:rsidR="003D41C9">
        <w:t xml:space="preserve"> </w:t>
      </w:r>
      <w:r w:rsidRPr="00FA7ACF">
        <w:t xml:space="preserve">or a chilled water or condenser water pump dedicated to that chiller is faulted per </w:t>
      </w:r>
      <w:r w:rsidR="00CE0564">
        <w:t xml:space="preserve">Section </w:t>
      </w:r>
      <w:r w:rsidRPr="00FA7ACF">
        <w:fldChar w:fldCharType="begin"/>
      </w:r>
      <w:r w:rsidRPr="00FA7ACF">
        <w:instrText xml:space="preserve"> REF _Ref14952722 \w \h  \* MERGEFORMAT </w:instrText>
      </w:r>
      <w:r w:rsidRPr="00FA7ACF">
        <w:fldChar w:fldCharType="separate"/>
      </w:r>
      <w:r w:rsidR="0037258A">
        <w:t>5.1.15.5.b.1.i</w:t>
      </w:r>
      <w:r w:rsidRPr="00FA7ACF">
        <w:fldChar w:fldCharType="end"/>
      </w:r>
      <w:r w:rsidRPr="00FA7ACF">
        <w:t>; otherwise, the stage shall be deemed available.</w:t>
      </w:r>
    </w:p>
    <w:p w14:paraId="6626CA80" w14:textId="77777777" w:rsidR="00FA44FD" w:rsidRPr="00FA7ACF" w:rsidRDefault="00FA44FD" w:rsidP="0087618D">
      <w:pPr>
        <w:pStyle w:val="Heading4"/>
      </w:pPr>
      <w:r w:rsidRPr="00FA7ACF">
        <w:rPr>
          <w:i/>
        </w:rPr>
        <w:t>SPLR</w:t>
      </w:r>
      <w:r w:rsidRPr="00FA7ACF">
        <w:rPr>
          <w:i/>
          <w:vertAlign w:val="subscript"/>
        </w:rPr>
        <w:t>UP</w:t>
      </w:r>
      <w:r w:rsidRPr="00FA7ACF">
        <w:rPr>
          <w:i/>
        </w:rPr>
        <w:t xml:space="preserve"> </w:t>
      </w:r>
      <w:r w:rsidRPr="00FA7ACF">
        <w:t xml:space="preserve">and </w:t>
      </w:r>
      <w:r w:rsidRPr="00FA7ACF">
        <w:rPr>
          <w:i/>
        </w:rPr>
        <w:t>SPLR</w:t>
      </w:r>
      <w:r w:rsidRPr="00FA7ACF">
        <w:rPr>
          <w:i/>
          <w:vertAlign w:val="subscript"/>
        </w:rPr>
        <w:t>DN</w:t>
      </w:r>
      <w:r w:rsidRPr="00FA7ACF">
        <w:rPr>
          <w:i/>
        </w:rPr>
        <w:t xml:space="preserve"> </w:t>
      </w:r>
      <w:r w:rsidRPr="00FA7ACF">
        <w:t xml:space="preserve">reset based on the types of chillers operating in the current stage and the types of chillers operating in the next higher and lower </w:t>
      </w:r>
      <w:r w:rsidRPr="00FA7ACF">
        <w:rPr>
          <w:i/>
        </w:rPr>
        <w:t>available</w:t>
      </w:r>
      <w:r w:rsidRPr="00FA7ACF">
        <w:t xml:space="preserve"> stages per the subsequent logic. The rules below are organized in order of precedence from most important to least important; more important rules supersede less important rules.</w:t>
      </w:r>
      <w:bookmarkEnd w:id="8095"/>
    </w:p>
    <w:bookmarkEnd w:id="8093"/>
    <w:p w14:paraId="79338383" w14:textId="447225B7" w:rsidR="00FA44FD" w:rsidRPr="00FA7ACF" w:rsidRDefault="00FA44FD" w:rsidP="00F12019">
      <w:pPr>
        <w:pStyle w:val="Infobox"/>
        <w:pBdr>
          <w:bottom w:val="none" w:sz="0" w:space="0" w:color="auto"/>
        </w:pBdr>
      </w:pPr>
      <w:r w:rsidRPr="00FA7ACF">
        <w:t xml:space="preserve">The above </w:t>
      </w:r>
      <w:r w:rsidR="00335D1A">
        <w:t>section</w:t>
      </w:r>
      <w:r w:rsidRPr="00FA7ACF">
        <w:t xml:space="preserve"> effectively means the rules for staging constant speed centrifugal chillers supersede the rules for staging positive displacement chillers, and the rules for staging positive displacement chillers supersede the rules for staging variable speed centrifugal chillers.</w:t>
      </w:r>
    </w:p>
    <w:p w14:paraId="3B094199" w14:textId="77777777" w:rsidR="00FA44FD" w:rsidRPr="00FA7ACF" w:rsidRDefault="00FA44FD" w:rsidP="00F12019">
      <w:pPr>
        <w:pStyle w:val="Infobox"/>
        <w:pBdr>
          <w:bottom w:val="none" w:sz="0" w:space="0" w:color="auto"/>
        </w:pBdr>
      </w:pPr>
      <w:r w:rsidRPr="00FA7ACF">
        <w:t>These rules assume the following staging hierarchy applies globally across chiller plants based on current industry best practice:</w:t>
      </w:r>
    </w:p>
    <w:p w14:paraId="6D264B2B" w14:textId="77777777" w:rsidR="00FA44FD" w:rsidRPr="00FA7ACF" w:rsidRDefault="00FA44FD" w:rsidP="00F12019">
      <w:pPr>
        <w:pStyle w:val="InfoboxList"/>
      </w:pPr>
      <w:r w:rsidRPr="00FA7ACF">
        <w:t>(1) If the plant has any positive displacement machines, those are staged on first since they are generally sized to handle low load conditions.</w:t>
      </w:r>
    </w:p>
    <w:p w14:paraId="711EA07D" w14:textId="77777777" w:rsidR="00FA44FD" w:rsidRPr="00FA7ACF" w:rsidRDefault="00FA44FD" w:rsidP="00F12019">
      <w:pPr>
        <w:pStyle w:val="InfoboxList"/>
      </w:pPr>
      <w:r w:rsidRPr="00FA7ACF">
        <w:t>(2) Variable speed centrifugal machines are staged on next.</w:t>
      </w:r>
    </w:p>
    <w:p w14:paraId="3EFFBC98" w14:textId="77777777" w:rsidR="00FA44FD" w:rsidRPr="00FA7ACF" w:rsidRDefault="00FA44FD" w:rsidP="00F12019">
      <w:pPr>
        <w:pStyle w:val="InfoboxList"/>
        <w:pBdr>
          <w:bottom w:val="single" w:sz="4" w:space="1" w:color="auto"/>
        </w:pBdr>
      </w:pPr>
      <w:r w:rsidRPr="00FA7ACF">
        <w:t>(3) Constant speed centrifugal machines are staged on last.</w:t>
      </w:r>
    </w:p>
    <w:p w14:paraId="73F2DD52" w14:textId="77777777" w:rsidR="00FA44FD" w:rsidRPr="00FA7ACF" w:rsidRDefault="00FA44FD" w:rsidP="007C1423">
      <w:pPr>
        <w:pStyle w:val="Heading5"/>
      </w:pPr>
      <w:bookmarkStart w:id="8096" w:name="_Hlk531109871"/>
      <w:r w:rsidRPr="00FA7ACF">
        <w:t xml:space="preserve">Set </w:t>
      </w:r>
      <w:r w:rsidRPr="00FA7ACF">
        <w:rPr>
          <w:i/>
        </w:rPr>
        <w:t>SPLR</w:t>
      </w:r>
      <w:r w:rsidRPr="00FA7ACF">
        <w:rPr>
          <w:i/>
          <w:vertAlign w:val="subscript"/>
        </w:rPr>
        <w:t>UP</w:t>
      </w:r>
      <w:r w:rsidRPr="00FA7ACF">
        <w:t xml:space="preserve"> as follows:</w:t>
      </w:r>
    </w:p>
    <w:p w14:paraId="47218548" w14:textId="6A1DBAD7" w:rsidR="00FA44FD" w:rsidRPr="00FA7ACF" w:rsidRDefault="00FA44FD" w:rsidP="00FA44FD">
      <w:pPr>
        <w:pStyle w:val="Instrbox"/>
      </w:pPr>
      <w:r w:rsidRPr="00FA7ACF">
        <w:t xml:space="preserve">Retain the next </w:t>
      </w:r>
      <w:r w:rsidR="00335D1A">
        <w:t>section</w:t>
      </w:r>
      <w:r w:rsidRPr="00FA7ACF">
        <w:t xml:space="preserve"> for plants with any constant speed centrifugal chillers. Delete otherwise.</w:t>
      </w:r>
    </w:p>
    <w:p w14:paraId="6C02E39C" w14:textId="77777777" w:rsidR="00FA44FD" w:rsidRPr="00FA7ACF" w:rsidRDefault="00FA44FD" w:rsidP="007C1423">
      <w:pPr>
        <w:pStyle w:val="Heading6"/>
      </w:pPr>
      <w:r w:rsidRPr="00FA7ACF">
        <w:t xml:space="preserve">When any chillers in the next higher stage are constant speed centrifugal, </w:t>
      </w:r>
      <w:r w:rsidRPr="00FA7ACF">
        <w:rPr>
          <w:i/>
        </w:rPr>
        <w:t>SPLR</w:t>
      </w:r>
      <w:r w:rsidRPr="00FA7ACF">
        <w:rPr>
          <w:i/>
          <w:vertAlign w:val="subscript"/>
        </w:rPr>
        <w:t>UP</w:t>
      </w:r>
      <w:r w:rsidRPr="00FA7ACF">
        <w:rPr>
          <w:vertAlign w:val="subscript"/>
        </w:rPr>
        <w:t xml:space="preserve"> </w:t>
      </w:r>
      <w:r w:rsidRPr="00FA7ACF">
        <w:t>shall be 90%.</w:t>
      </w:r>
    </w:p>
    <w:p w14:paraId="45E2CA50" w14:textId="77777777" w:rsidR="00FA44FD" w:rsidRPr="00FA7ACF" w:rsidRDefault="00FA44FD" w:rsidP="00FA44FD">
      <w:pPr>
        <w:pStyle w:val="Infobox"/>
      </w:pPr>
      <w:r w:rsidRPr="00FA7ACF">
        <w:t>Fixed speed chillers are only able to unload using throttling devices, e.g., inlet guide vanes. As a result, chiller efficiency worsens significantly at low loads. Efficiency is optimized by staging once the operating chillers are fully loaded. The staging point is therefore selected to be just slightly less than full load to avoid losing CHWST setpoint briefly as would occur if staging were delayed until full load for the current stage were achieved.</w:t>
      </w:r>
    </w:p>
    <w:p w14:paraId="26AD4D48" w14:textId="77777777" w:rsidR="00FA44FD" w:rsidRPr="00FA7ACF" w:rsidRDefault="00FA44FD" w:rsidP="00FA44FD">
      <w:pPr>
        <w:pStyle w:val="Infobox"/>
      </w:pPr>
      <w:r w:rsidRPr="00FA7ACF">
        <w:t xml:space="preserve">Where used, constant speed centrifugal machines are typically the largest (and last stage) chillers in the plant and their efficiency is most sensitive to load. Therefore, the </w:t>
      </w:r>
      <w:proofErr w:type="gramStart"/>
      <w:r w:rsidRPr="00FA7ACF">
        <w:t>rules</w:t>
      </w:r>
      <w:proofErr w:type="gramEnd"/>
      <w:r w:rsidRPr="00FA7ACF">
        <w:t xml:space="preserve"> for staging these machines takes precedence.</w:t>
      </w:r>
    </w:p>
    <w:p w14:paraId="617A920E" w14:textId="1195B063" w:rsidR="00FA44FD" w:rsidRPr="00FA7ACF" w:rsidRDefault="00FA44FD" w:rsidP="00FA44FD">
      <w:pPr>
        <w:pStyle w:val="Instrbox"/>
        <w:jc w:val="both"/>
      </w:pPr>
      <w:r w:rsidRPr="00FA7ACF">
        <w:lastRenderedPageBreak/>
        <w:t xml:space="preserve">Retain the next </w:t>
      </w:r>
      <w:r w:rsidR="00335D1A">
        <w:t>section</w:t>
      </w:r>
      <w:r w:rsidRPr="00FA7ACF">
        <w:t xml:space="preserve"> if the plant has any stage with all positive displacement (screw or scroll) chillers. Delete otherwise.</w:t>
      </w:r>
    </w:p>
    <w:p w14:paraId="36420731" w14:textId="77777777" w:rsidR="00FA44FD" w:rsidRPr="00FA7ACF" w:rsidRDefault="00FA44FD" w:rsidP="007C1423">
      <w:pPr>
        <w:pStyle w:val="Heading6"/>
      </w:pPr>
      <w:r w:rsidRPr="00FA7ACF">
        <w:t xml:space="preserve">When all chillers operating in the current stage are positive displacement, </w:t>
      </w:r>
      <w:r w:rsidRPr="00FA7ACF">
        <w:rPr>
          <w:i/>
        </w:rPr>
        <w:t>SPLR</w:t>
      </w:r>
      <w:r w:rsidRPr="00FA7ACF">
        <w:rPr>
          <w:i/>
          <w:vertAlign w:val="subscript"/>
        </w:rPr>
        <w:t>UP</w:t>
      </w:r>
      <w:r w:rsidRPr="00FA7ACF">
        <w:rPr>
          <w:i/>
        </w:rPr>
        <w:t xml:space="preserve"> </w:t>
      </w:r>
      <w:r w:rsidRPr="00FA7ACF">
        <w:t>shall be 80%.</w:t>
      </w:r>
    </w:p>
    <w:p w14:paraId="1E1AB00E" w14:textId="77777777" w:rsidR="00FA44FD" w:rsidRPr="00FA7ACF" w:rsidRDefault="00FA44FD" w:rsidP="00FA44FD">
      <w:pPr>
        <w:pStyle w:val="Infobox"/>
      </w:pPr>
      <w:r w:rsidRPr="00FA7ACF">
        <w:t xml:space="preserve">Positive displacement chillers utilize a fixed staging PLR because screw and scroll compressors have a fixed compression ratio (most commercial screw chillers typically do not employ variable volume ratio technology, though some are coming to market). Positive displacement chiller efficiency at a given load is therefore not as sensitive to changes in lift as centrifugal chiller efficiency, and the relative efficiencies at different chiller load percentages (e.g., 30% for two chiller operation vs. 60% for one chiller operation) hold reasonably constant as lift changes. As such, resetting staging PLR with lift is not necessary to optimize screw chiller plant performance. This </w:t>
      </w:r>
      <w:proofErr w:type="gramStart"/>
      <w:r w:rsidRPr="00FA7ACF">
        <w:t>is in contrast to</w:t>
      </w:r>
      <w:proofErr w:type="gramEnd"/>
      <w:r w:rsidRPr="00FA7ACF">
        <w:t xml:space="preserve"> variable speed centrifugal chiller reset logic described below.</w:t>
      </w:r>
    </w:p>
    <w:p w14:paraId="4A3E4002" w14:textId="77777777" w:rsidR="00FA44FD" w:rsidRPr="00FA7ACF" w:rsidRDefault="00FA44FD" w:rsidP="00FA44FD">
      <w:pPr>
        <w:pStyle w:val="Infobox"/>
      </w:pPr>
      <w:r w:rsidRPr="00FA7ACF">
        <w:t>Positive displacement machines are typically used as low load chillers in larger plants. It therefore makes sense to load them nearly fully prior to staging on larger variable speed centrifugal machines (where used). As such, positive displacement machine staging criteria take precedence over variable speed centrifugal machine staging criteria.</w:t>
      </w:r>
    </w:p>
    <w:p w14:paraId="512A68BD" w14:textId="369C771E" w:rsidR="00FA44FD" w:rsidRPr="00FA7ACF" w:rsidRDefault="00FA44FD" w:rsidP="00FA44FD">
      <w:pPr>
        <w:pStyle w:val="Instrbox"/>
      </w:pPr>
      <w:r w:rsidRPr="00FA7ACF">
        <w:t xml:space="preserve">Retain the next </w:t>
      </w:r>
      <w:r w:rsidR="00335D1A">
        <w:t>section</w:t>
      </w:r>
      <w:r w:rsidRPr="00FA7ACF">
        <w:t xml:space="preserve"> for plants with any variable speed centrifugal chillers. Delete otherwise.</w:t>
      </w:r>
    </w:p>
    <w:p w14:paraId="6301020F" w14:textId="77777777" w:rsidR="00FA44FD" w:rsidRPr="00FA7ACF" w:rsidRDefault="00FA44FD" w:rsidP="007C1423">
      <w:pPr>
        <w:pStyle w:val="Heading6"/>
      </w:pPr>
      <w:r w:rsidRPr="00FA7ACF">
        <w:t xml:space="preserve">When any chillers in the current operating stage are variable speed centrifugal, </w:t>
      </w:r>
      <w:r w:rsidRPr="00FA7ACF">
        <w:rPr>
          <w:i/>
        </w:rPr>
        <w:t>SPLR</w:t>
      </w:r>
      <w:r w:rsidRPr="00FA7ACF">
        <w:rPr>
          <w:i/>
          <w:vertAlign w:val="subscript"/>
        </w:rPr>
        <w:t>UP</w:t>
      </w:r>
      <w:r w:rsidRPr="00FA7ACF">
        <w:t xml:space="preserve"> shall be calculated as the </w:t>
      </w:r>
      <w:proofErr w:type="gramStart"/>
      <w:r w:rsidRPr="00FA7ACF">
        <w:t>5 minute</w:t>
      </w:r>
      <w:proofErr w:type="gramEnd"/>
      <w:r w:rsidRPr="00FA7ACF">
        <w:t xml:space="preserve"> rolling average of the following equation sampled at least every 30 seconds:</w:t>
      </w:r>
    </w:p>
    <w:p w14:paraId="38B8ECC4" w14:textId="77777777" w:rsidR="00FA44FD" w:rsidRPr="00FA7ACF" w:rsidRDefault="00FA44FD" w:rsidP="00FA44FD">
      <w:pPr>
        <w:pStyle w:val="spaceafterparagraph"/>
        <w:ind w:left="1080"/>
        <w:jc w:val="center"/>
        <w:rPr>
          <w:rFonts w:eastAsiaTheme="majorEastAsia" w:cstheme="majorBidi"/>
        </w:rPr>
      </w:pPr>
      <m:oMathPara>
        <m:oMath>
          <m:r>
            <w:rPr>
              <w:rFonts w:ascii="Cambria Math" w:hAnsi="Cambria Math"/>
            </w:rPr>
            <m:t>SPL</m:t>
          </m:r>
          <m:sSub>
            <m:sSubPr>
              <m:ctrlPr>
                <w:rPr>
                  <w:rFonts w:ascii="Cambria Math" w:hAnsi="Cambria Math"/>
                  <w:i/>
                </w:rPr>
              </m:ctrlPr>
            </m:sSubPr>
            <m:e>
              <m:r>
                <w:rPr>
                  <w:rFonts w:ascii="Cambria Math" w:hAnsi="Cambria Math"/>
                </w:rPr>
                <m:t>R</m:t>
              </m:r>
            </m:e>
            <m:sub>
              <m:r>
                <w:rPr>
                  <w:rFonts w:ascii="Cambria Math" w:hAnsi="Cambria Math"/>
                </w:rPr>
                <m:t>UP</m:t>
              </m:r>
            </m:sub>
          </m:sSub>
          <m:r>
            <w:rPr>
              <w:rFonts w:ascii="Cambria Math" w:hAnsi="Cambria Math"/>
            </w:rPr>
            <m:t>=Min(Max</m:t>
          </m:r>
          <m:d>
            <m:dPr>
              <m:ctrlPr>
                <w:rPr>
                  <w:rFonts w:ascii="Cambria Math" w:hAnsi="Cambria Math"/>
                  <w:i/>
                </w:rPr>
              </m:ctrlPr>
            </m:dPr>
            <m:e>
              <m:r>
                <w:rPr>
                  <w:rFonts w:ascii="Cambria Math" w:hAnsi="Cambria Math"/>
                </w:rPr>
                <m:t>0.45,E*LIFT+F</m:t>
              </m:r>
            </m:e>
          </m:d>
          <m:r>
            <w:rPr>
              <w:rFonts w:ascii="Cambria Math" w:hAnsi="Cambria Math"/>
            </w:rPr>
            <m:t>,0.9)</m:t>
          </m:r>
        </m:oMath>
      </m:oMathPara>
    </w:p>
    <w:p w14:paraId="295FE396" w14:textId="77777777" w:rsidR="00FA44FD" w:rsidRPr="00FA7ACF" w:rsidRDefault="00FA44FD" w:rsidP="00FA44FD">
      <w:pPr>
        <w:pStyle w:val="spaceafterparagraph"/>
        <w:ind w:left="1080"/>
        <w:jc w:val="center"/>
        <w:rPr>
          <w:rFonts w:eastAsiaTheme="majorEastAsia" w:cstheme="majorBidi"/>
        </w:rPr>
      </w:pPr>
      <m:oMathPara>
        <m:oMath>
          <m:r>
            <w:rPr>
              <w:rFonts w:ascii="Cambria Math" w:hAnsi="Cambria Math"/>
            </w:rPr>
            <m:t>LIFT=CWRT-CHWS</m:t>
          </m:r>
          <m:sSub>
            <m:sSubPr>
              <m:ctrlPr>
                <w:rPr>
                  <w:rFonts w:ascii="Cambria Math" w:hAnsi="Cambria Math"/>
                  <w:i/>
                </w:rPr>
              </m:ctrlPr>
            </m:sSubPr>
            <m:e>
              <m:r>
                <w:rPr>
                  <w:rFonts w:ascii="Cambria Math" w:hAnsi="Cambria Math"/>
                </w:rPr>
                <m:t>T</m:t>
              </m:r>
            </m:e>
            <m:sub>
              <m:r>
                <w:rPr>
                  <w:rFonts w:ascii="Cambria Math" w:hAnsi="Cambria Math"/>
                </w:rPr>
                <m:t>SP</m:t>
              </m:r>
            </m:sub>
          </m:sSub>
        </m:oMath>
      </m:oMathPara>
    </w:p>
    <w:p w14:paraId="5EAAB6CD" w14:textId="77777777" w:rsidR="00FA44FD" w:rsidRPr="00FA7ACF" w:rsidRDefault="00FA44FD" w:rsidP="00FA44FD">
      <w:pPr>
        <w:pStyle w:val="spaceafterparagraph"/>
        <w:ind w:left="1080"/>
        <w:jc w:val="center"/>
        <w:rPr>
          <w:rFonts w:eastAsiaTheme="majorEastAsia" w:cstheme="majorBidi"/>
        </w:rPr>
      </w:pPr>
      <m:oMathPara>
        <m:oMath>
          <m:r>
            <w:rPr>
              <w:rFonts w:ascii="Cambria Math" w:hAnsi="Cambria Math"/>
            </w:rPr>
            <m:t>E=</m:t>
          </m:r>
          <m:f>
            <m:fPr>
              <m:ctrlPr>
                <w:rPr>
                  <w:rFonts w:ascii="Cambria Math" w:hAnsi="Cambria Math"/>
                  <w:i/>
                </w:rPr>
              </m:ctrlPr>
            </m:fPr>
            <m:num>
              <m:r>
                <w:rPr>
                  <w:rFonts w:ascii="Cambria Math" w:hAnsi="Cambria Math"/>
                </w:rPr>
                <m:t>0.9</m:t>
              </m:r>
            </m:num>
            <m:den>
              <m:r>
                <w:rPr>
                  <w:rFonts w:ascii="Cambria Math" w:hAnsi="Cambria Math"/>
                </w:rPr>
                <m:t>(</m:t>
              </m:r>
              <m:sSub>
                <m:sSubPr>
                  <m:ctrlPr>
                    <w:rPr>
                      <w:rFonts w:ascii="Cambria Math" w:hAnsi="Cambria Math"/>
                      <w:i/>
                    </w:rPr>
                  </m:ctrlPr>
                </m:sSubPr>
                <m:e>
                  <m:r>
                    <w:rPr>
                      <w:rFonts w:ascii="Cambria Math" w:hAnsi="Cambria Math"/>
                    </w:rPr>
                    <m:t>LIFT</m:t>
                  </m:r>
                </m:e>
                <m:sub>
                  <m:r>
                    <w:rPr>
                      <w:rFonts w:ascii="Cambria Math" w:hAnsi="Cambria Math"/>
                    </w:rPr>
                    <m:t>MAX</m:t>
                  </m:r>
                </m:sub>
              </m:sSub>
              <m:r>
                <w:rPr>
                  <w:rFonts w:ascii="Cambria Math" w:hAnsi="Cambria Math"/>
                </w:rPr>
                <m:t>-</m:t>
              </m:r>
              <m:sSub>
                <m:sSubPr>
                  <m:ctrlPr>
                    <w:rPr>
                      <w:rFonts w:ascii="Cambria Math" w:hAnsi="Cambria Math"/>
                      <w:i/>
                    </w:rPr>
                  </m:ctrlPr>
                </m:sSubPr>
                <m:e>
                  <m:r>
                    <w:rPr>
                      <w:rFonts w:ascii="Cambria Math" w:hAnsi="Cambria Math"/>
                    </w:rPr>
                    <m:t>LIFT</m:t>
                  </m:r>
                </m:e>
                <m:sub>
                  <m:r>
                    <w:rPr>
                      <w:rFonts w:ascii="Cambria Math" w:hAnsi="Cambria Math"/>
                    </w:rPr>
                    <m:t>MIN</m:t>
                  </m:r>
                </m:sub>
              </m:sSub>
              <m:r>
                <w:rPr>
                  <w:rFonts w:ascii="Cambria Math" w:hAnsi="Cambria Math"/>
                </w:rPr>
                <m:t>)</m:t>
              </m:r>
            </m:den>
          </m:f>
        </m:oMath>
      </m:oMathPara>
    </w:p>
    <w:p w14:paraId="5633B0FC" w14:textId="77777777" w:rsidR="00FA44FD" w:rsidRPr="00F84847" w:rsidRDefault="00FA44FD" w:rsidP="00FA44FD">
      <w:pPr>
        <w:pStyle w:val="spaceafterparagraph"/>
        <w:ind w:left="1080"/>
        <w:jc w:val="center"/>
        <w:rPr>
          <w:ins w:id="8097" w:author="Titus Ellison" w:date="2022-11-03T07:47:00Z"/>
          <w:rFonts w:eastAsiaTheme="majorEastAsia" w:cstheme="majorBidi"/>
        </w:rPr>
      </w:pPr>
      <m:oMathPara>
        <m:oMath>
          <m:r>
            <w:rPr>
              <w:rFonts w:ascii="Cambria Math" w:hAnsi="Cambria Math"/>
            </w:rPr>
            <m:t>F=E*(0.4*</m:t>
          </m:r>
          <m:sSub>
            <m:sSubPr>
              <m:ctrlPr>
                <w:rPr>
                  <w:rFonts w:ascii="Cambria Math" w:hAnsi="Cambria Math"/>
                  <w:i/>
                </w:rPr>
              </m:ctrlPr>
            </m:sSubPr>
            <m:e>
              <m:r>
                <w:rPr>
                  <w:rFonts w:ascii="Cambria Math" w:hAnsi="Cambria Math"/>
                </w:rPr>
                <m:t>LIFT</m:t>
              </m:r>
            </m:e>
            <m:sub>
              <m:r>
                <w:rPr>
                  <w:rFonts w:ascii="Cambria Math" w:hAnsi="Cambria Math"/>
                </w:rPr>
                <m:t>MAX</m:t>
              </m:r>
            </m:sub>
          </m:sSub>
          <m:r>
            <w:rPr>
              <w:rFonts w:ascii="Cambria Math" w:hAnsi="Cambria Math"/>
            </w:rPr>
            <m:t>-</m:t>
          </m:r>
          <m:sSub>
            <m:sSubPr>
              <m:ctrlPr>
                <w:rPr>
                  <w:rFonts w:ascii="Cambria Math" w:hAnsi="Cambria Math"/>
                  <w:i/>
                </w:rPr>
              </m:ctrlPr>
            </m:sSubPr>
            <m:e>
              <m:r>
                <w:rPr>
                  <w:rFonts w:ascii="Cambria Math" w:hAnsi="Cambria Math"/>
                </w:rPr>
                <m:t>1.4*LIFT</m:t>
              </m:r>
            </m:e>
            <m:sub>
              <m:r>
                <w:rPr>
                  <w:rFonts w:ascii="Cambria Math" w:hAnsi="Cambria Math"/>
                </w:rPr>
                <m:t>MIN</m:t>
              </m:r>
            </m:sub>
          </m:sSub>
          <m:r>
            <w:rPr>
              <w:rFonts w:ascii="Cambria Math" w:hAnsi="Cambria Math"/>
            </w:rPr>
            <m:t>)</m:t>
          </m:r>
        </m:oMath>
      </m:oMathPara>
    </w:p>
    <w:p w14:paraId="01EF0EBF" w14:textId="77777777" w:rsidR="00F84847" w:rsidRPr="00FA7ACF" w:rsidRDefault="00F84847">
      <w:pPr>
        <w:pStyle w:val="spaceafterparagraph"/>
        <w:rPr>
          <w:rFonts w:eastAsiaTheme="majorEastAsia" w:cstheme="majorBidi"/>
        </w:rPr>
        <w:pPrChange w:id="8098" w:author="Titus Ellison" w:date="2022-11-03T08:41:00Z">
          <w:pPr>
            <w:pStyle w:val="spaceafterparagraph"/>
            <w:ind w:left="1080"/>
            <w:jc w:val="center"/>
          </w:pPr>
        </w:pPrChange>
      </w:pPr>
    </w:p>
    <w:p w14:paraId="18199D93" w14:textId="77777777" w:rsidR="00FA44FD" w:rsidRPr="00FA7ACF" w:rsidRDefault="00FA44FD" w:rsidP="007C1423">
      <w:pPr>
        <w:pStyle w:val="Heading7"/>
        <w:rPr>
          <w:i/>
          <w:iCs/>
        </w:rPr>
      </w:pPr>
      <w:proofErr w:type="spellStart"/>
      <w:r w:rsidRPr="00FA7ACF">
        <w:rPr>
          <w:i/>
          <w:iCs/>
        </w:rPr>
        <w:t>LIFTmin</w:t>
      </w:r>
      <w:proofErr w:type="spellEnd"/>
      <w:r w:rsidRPr="00FA7ACF">
        <w:rPr>
          <w:i/>
          <w:iCs/>
        </w:rPr>
        <w:t xml:space="preserve"> and </w:t>
      </w:r>
      <w:proofErr w:type="spellStart"/>
      <w:r w:rsidRPr="00FA7ACF">
        <w:rPr>
          <w:i/>
          <w:iCs/>
        </w:rPr>
        <w:t>LIFTmax</w:t>
      </w:r>
      <w:proofErr w:type="spellEnd"/>
      <w:r w:rsidRPr="00FA7ACF">
        <w:t xml:space="preserve"> shall be calculated as the averages of </w:t>
      </w:r>
      <w:proofErr w:type="spellStart"/>
      <w:r w:rsidRPr="00FA7ACF">
        <w:rPr>
          <w:i/>
          <w:iCs/>
        </w:rPr>
        <w:t>LIFTminX</w:t>
      </w:r>
      <w:proofErr w:type="spellEnd"/>
      <w:r w:rsidRPr="00FA7ACF">
        <w:rPr>
          <w:i/>
          <w:iCs/>
        </w:rPr>
        <w:t xml:space="preserve"> </w:t>
      </w:r>
      <w:r w:rsidRPr="00FA7ACF">
        <w:t>and</w:t>
      </w:r>
      <w:r w:rsidRPr="00FA7ACF">
        <w:rPr>
          <w:i/>
          <w:iCs/>
        </w:rPr>
        <w:t xml:space="preserve"> </w:t>
      </w:r>
      <w:proofErr w:type="spellStart"/>
      <w:r w:rsidRPr="00FA7ACF">
        <w:rPr>
          <w:i/>
          <w:iCs/>
        </w:rPr>
        <w:t>LIFTmaxX</w:t>
      </w:r>
      <w:proofErr w:type="spellEnd"/>
      <w:r w:rsidRPr="00FA7ACF">
        <w:rPr>
          <w:i/>
          <w:iCs/>
        </w:rPr>
        <w:t xml:space="preserve"> </w:t>
      </w:r>
      <w:r w:rsidRPr="00FA7ACF">
        <w:t>for</w:t>
      </w:r>
      <w:r w:rsidRPr="00FA7ACF">
        <w:rPr>
          <w:i/>
          <w:iCs/>
        </w:rPr>
        <w:t xml:space="preserve"> </w:t>
      </w:r>
      <w:r w:rsidRPr="00FA7ACF">
        <w:t>all variable speed centrifugal chillers operating in the current stage</w:t>
      </w:r>
      <w:r w:rsidRPr="00FA7ACF">
        <w:rPr>
          <w:i/>
          <w:iCs/>
        </w:rPr>
        <w:t xml:space="preserve"> </w:t>
      </w:r>
      <w:r w:rsidRPr="00FA7ACF">
        <w:t>respectively.</w:t>
      </w:r>
    </w:p>
    <w:p w14:paraId="29BEC4B4" w14:textId="77777777" w:rsidR="00FA44FD" w:rsidRPr="00FA7ACF" w:rsidRDefault="00FA44FD" w:rsidP="00FA44FD">
      <w:pPr>
        <w:pStyle w:val="Infobox"/>
      </w:pPr>
      <w:r w:rsidRPr="00FA7ACF">
        <w:t>Centrifugal chiller efficiency varies significantly with lift. As lift increases for a given load, centrifugal compressors must run faster to avoid surge. Capacity trimming under such conditions is accomplished using inlet guide vanes or variable geometry diffusers, which reduces chiller efficiency. The above equation resets the centrifugal staging point up when lift is high to minimize throttling of surge control devices and keep chillers operating near to their optimal efficiency. Engineers should consult with the chiller manufacturer to obtain part load efficiency data and adjust the optimal staging bounds for each application. See the ASHRAE Fundamentals of Design and Control of Central Chilled-Water Plants Self-Directed Learning Course for how E and F can be optimally determined. The E and F values above are the simplified coefficients from this SDL, Appendix A normalized for a plant with any number of chillers.</w:t>
      </w:r>
    </w:p>
    <w:p w14:paraId="3A1F0255" w14:textId="77777777" w:rsidR="00FA44FD" w:rsidRPr="00FA7ACF" w:rsidRDefault="00FA44FD" w:rsidP="00FA44FD">
      <w:pPr>
        <w:pStyle w:val="Infobox"/>
      </w:pPr>
      <w:r w:rsidRPr="00FA7ACF">
        <w:t xml:space="preserve">Upper and lower limits of 0.45 and 0.9 are placed on SPLR to ensure stable plant staging irrespective of the optimal staging point indicated by the lift reset curve. Using a </w:t>
      </w:r>
      <w:proofErr w:type="gramStart"/>
      <w:r w:rsidRPr="00FA7ACF">
        <w:t>two chiller</w:t>
      </w:r>
      <w:proofErr w:type="gramEnd"/>
      <w:r w:rsidRPr="00FA7ACF">
        <w:t xml:space="preserve"> plant with equally sized machines as the simplest example, bounding SPLR to a minimum of 0.45 ensures that the logic does not stage on the second machine if doing so would cause the chillers to be less than 22.5% loaded (0.45 OPLR divided by 2). Bounding SPLR to a maximum of 0.9 ensures that the logic does not delay staging once the operating chiller is more than 90% loaded (OPLR &gt; 0.9) since doing so could risk losing the load.</w:t>
      </w:r>
    </w:p>
    <w:p w14:paraId="52A94939" w14:textId="77777777" w:rsidR="00FA44FD" w:rsidRPr="00FA7ACF" w:rsidRDefault="00FA44FD" w:rsidP="007C1423">
      <w:pPr>
        <w:pStyle w:val="Heading5"/>
      </w:pPr>
      <w:r w:rsidRPr="00FA7ACF">
        <w:t xml:space="preserve">Set </w:t>
      </w:r>
      <w:r w:rsidRPr="00FA7ACF">
        <w:rPr>
          <w:i/>
        </w:rPr>
        <w:t>SPLR</w:t>
      </w:r>
      <w:r w:rsidRPr="00FA7ACF">
        <w:rPr>
          <w:i/>
          <w:vertAlign w:val="subscript"/>
        </w:rPr>
        <w:t>DN</w:t>
      </w:r>
      <w:r w:rsidRPr="00FA7ACF">
        <w:rPr>
          <w:i/>
        </w:rPr>
        <w:t xml:space="preserve"> </w:t>
      </w:r>
      <w:r w:rsidRPr="00FA7ACF">
        <w:t>as follows:</w:t>
      </w:r>
    </w:p>
    <w:p w14:paraId="436B0173" w14:textId="2B9299BC" w:rsidR="00FA44FD" w:rsidRPr="00FA7ACF" w:rsidRDefault="00FA44FD" w:rsidP="00FA44FD">
      <w:pPr>
        <w:pStyle w:val="Infobox"/>
      </w:pPr>
      <w:r w:rsidRPr="00FA7ACF">
        <w:lastRenderedPageBreak/>
        <w:t xml:space="preserve">In the </w:t>
      </w:r>
      <w:r w:rsidR="00CE2951">
        <w:t>section</w:t>
      </w:r>
      <w:r w:rsidRPr="00FA7ACF">
        <w:t xml:space="preserve">s below, the stage down SPLR values appear identical to the stage up values. It is important to remember, per </w:t>
      </w:r>
      <w:r w:rsidR="0022692A">
        <w:t xml:space="preserve">Section </w:t>
      </w:r>
      <w:r w:rsidRPr="00FA7ACF">
        <w:fldChar w:fldCharType="begin"/>
      </w:r>
      <w:r w:rsidRPr="00FA7ACF">
        <w:instrText xml:space="preserve"> REF _Ref27041120 \w \h  \* MERGEFORMAT </w:instrText>
      </w:r>
      <w:r w:rsidRPr="00FA7ACF">
        <w:fldChar w:fldCharType="separate"/>
      </w:r>
      <w:r w:rsidR="0037258A">
        <w:t>5.20.4.12</w:t>
      </w:r>
      <w:r w:rsidRPr="00FA7ACF">
        <w:fldChar w:fldCharType="end"/>
      </w:r>
      <w:r w:rsidRPr="00FA7ACF">
        <w:t>, that these values are applied against the OPLR values of different plant stages, so they yield different tonnage thresholds.</w:t>
      </w:r>
    </w:p>
    <w:p w14:paraId="18643AEC" w14:textId="41C2766C" w:rsidR="00FA44FD" w:rsidRPr="00FA7ACF" w:rsidRDefault="00FA44FD" w:rsidP="00FA44FD">
      <w:pPr>
        <w:pStyle w:val="Infobox"/>
      </w:pPr>
      <w:r w:rsidRPr="00FA7ACF">
        <w:t xml:space="preserve">Note also that the stage down conditions below do not yield a hysteresis band. I.e., if the positive displacement chiller rules were applied to a plant with only two screw chillers sized at </w:t>
      </w:r>
      <w:ins w:id="8099" w:author="Titus Ellison" w:date="2022-10-21T09:48:00Z">
        <w:r w:rsidR="008943DA" w:rsidRPr="003F0162">
          <w:rPr>
            <w:rStyle w:val="Toggle"/>
            <w:rPrChange w:id="8100" w:author="Titus Ellison" w:date="2022-10-21T09:49:00Z">
              <w:rPr/>
            </w:rPrChange>
          </w:rPr>
          <w:t>[UNITS [</w:t>
        </w:r>
        <w:r w:rsidR="00CC4EA9" w:rsidRPr="003F0162">
          <w:rPr>
            <w:rStyle w:val="Toggle"/>
            <w:rPrChange w:id="8101" w:author="Titus Ellison" w:date="2022-10-21T09:49:00Z">
              <w:rPr/>
            </w:rPrChange>
          </w:rPr>
          <w:t xml:space="preserve">700 </w:t>
        </w:r>
      </w:ins>
      <w:ins w:id="8102" w:author="Titus Ellison" w:date="2022-10-21T09:49:00Z">
        <w:r w:rsidR="00CC4EA9" w:rsidRPr="003F0162">
          <w:rPr>
            <w:rStyle w:val="Toggle"/>
            <w:rPrChange w:id="8103" w:author="Titus Ellison" w:date="2022-10-21T09:49:00Z">
              <w:rPr/>
            </w:rPrChange>
          </w:rPr>
          <w:t>kW</w:t>
        </w:r>
      </w:ins>
      <w:ins w:id="8104" w:author="Titus Ellison" w:date="2022-10-21T09:48:00Z">
        <w:r w:rsidR="00CC4EA9" w:rsidRPr="003F0162">
          <w:rPr>
            <w:rStyle w:val="Toggle"/>
            <w:rPrChange w:id="8105" w:author="Titus Ellison" w:date="2022-10-21T09:49:00Z">
              <w:rPr/>
            </w:rPrChange>
          </w:rPr>
          <w:t>] [</w:t>
        </w:r>
      </w:ins>
      <w:r w:rsidRPr="003F0162">
        <w:rPr>
          <w:rStyle w:val="Toggle"/>
          <w:rPrChange w:id="8106" w:author="Titus Ellison" w:date="2022-10-21T09:49:00Z">
            <w:rPr/>
          </w:rPrChange>
        </w:rPr>
        <w:t>200 tons</w:t>
      </w:r>
      <w:ins w:id="8107" w:author="Titus Ellison" w:date="2022-10-21T09:49:00Z">
        <w:r w:rsidR="003F0162" w:rsidRPr="003F0162">
          <w:rPr>
            <w:rStyle w:val="Toggle"/>
            <w:rPrChange w:id="8108" w:author="Titus Ellison" w:date="2022-10-21T09:49:00Z">
              <w:rPr/>
            </w:rPrChange>
          </w:rPr>
          <w:t>]]</w:t>
        </w:r>
      </w:ins>
      <w:r w:rsidRPr="00FA7ACF">
        <w:t xml:space="preserve"> each, the plant stage up and stage down points would both be </w:t>
      </w:r>
      <w:ins w:id="8109" w:author="Titus Ellison" w:date="2022-10-21T09:49:00Z">
        <w:r w:rsidR="003F0162" w:rsidRPr="003F0162">
          <w:rPr>
            <w:rStyle w:val="Toggle"/>
            <w:rPrChange w:id="8110" w:author="Titus Ellison" w:date="2022-10-21T09:49:00Z">
              <w:rPr/>
            </w:rPrChange>
          </w:rPr>
          <w:t>[UNITS [560 Kw] [</w:t>
        </w:r>
      </w:ins>
      <w:r w:rsidRPr="003F0162">
        <w:rPr>
          <w:rStyle w:val="Toggle"/>
          <w:rPrChange w:id="8111" w:author="Titus Ellison" w:date="2022-10-21T09:49:00Z">
            <w:rPr/>
          </w:rPrChange>
        </w:rPr>
        <w:t>160 tons</w:t>
      </w:r>
      <w:ins w:id="8112" w:author="Titus Ellison" w:date="2022-10-21T09:49:00Z">
        <w:r w:rsidR="003F0162" w:rsidRPr="003F0162">
          <w:rPr>
            <w:rStyle w:val="Toggle"/>
            <w:rPrChange w:id="8113" w:author="Titus Ellison" w:date="2022-10-21T09:49:00Z">
              <w:rPr/>
            </w:rPrChange>
          </w:rPr>
          <w:t>]]</w:t>
        </w:r>
      </w:ins>
      <w:r w:rsidRPr="00FA7ACF">
        <w:t>. This is acceptable because the stages have minimum run times to prevent cycling. Furthermore, plant load for most applications generally trends in one direction for multiple hours before beginning to trend the opposite direction. As such, there is little risk of repeated stage cycling.</w:t>
      </w:r>
    </w:p>
    <w:p w14:paraId="58351C04" w14:textId="322080FD" w:rsidR="00FA44FD" w:rsidRPr="00FA7ACF" w:rsidRDefault="00FA44FD" w:rsidP="00FA44FD">
      <w:pPr>
        <w:pStyle w:val="Instrbox"/>
      </w:pPr>
      <w:r w:rsidRPr="00FA7ACF">
        <w:t xml:space="preserve">Retain the next </w:t>
      </w:r>
      <w:r w:rsidR="00335D1A">
        <w:t>section</w:t>
      </w:r>
      <w:r w:rsidRPr="00FA7ACF">
        <w:t xml:space="preserve"> for plants with any constant speed centrifugal chillers. Delete otherwise.</w:t>
      </w:r>
    </w:p>
    <w:p w14:paraId="0880ACB5" w14:textId="77777777" w:rsidR="00FA44FD" w:rsidRPr="00FA7ACF" w:rsidRDefault="00FA44FD" w:rsidP="007C1423">
      <w:pPr>
        <w:pStyle w:val="Heading6"/>
      </w:pPr>
      <w:r w:rsidRPr="00FA7ACF">
        <w:t xml:space="preserve">When any chillers in the current stage are constant speed centrifugal, </w:t>
      </w:r>
      <w:r w:rsidRPr="00FA7ACF">
        <w:rPr>
          <w:i/>
        </w:rPr>
        <w:t>SPLR</w:t>
      </w:r>
      <w:r w:rsidRPr="00FA7ACF">
        <w:rPr>
          <w:i/>
          <w:vertAlign w:val="subscript"/>
        </w:rPr>
        <w:t>DN</w:t>
      </w:r>
      <w:r w:rsidRPr="00FA7ACF">
        <w:rPr>
          <w:i/>
        </w:rPr>
        <w:t xml:space="preserve"> </w:t>
      </w:r>
      <w:r w:rsidRPr="00FA7ACF">
        <w:t>shall be 90%.</w:t>
      </w:r>
    </w:p>
    <w:p w14:paraId="4B6E5AC5" w14:textId="24012C86" w:rsidR="00FA44FD" w:rsidRPr="00FA7ACF" w:rsidRDefault="00FA44FD" w:rsidP="00FA44FD">
      <w:pPr>
        <w:pStyle w:val="Instrbox"/>
        <w:jc w:val="both"/>
      </w:pPr>
      <w:r w:rsidRPr="00FA7ACF">
        <w:t xml:space="preserve">Retain the next </w:t>
      </w:r>
      <w:r w:rsidR="00335D1A">
        <w:t>section</w:t>
      </w:r>
      <w:r w:rsidRPr="00FA7ACF">
        <w:t xml:space="preserve"> if the plant has any stage with all positive displacement (screw or scroll) chillers. Delete otherwise.</w:t>
      </w:r>
    </w:p>
    <w:p w14:paraId="639D0830" w14:textId="77777777" w:rsidR="00FA44FD" w:rsidRPr="00FA7ACF" w:rsidRDefault="00FA44FD" w:rsidP="007C1423">
      <w:pPr>
        <w:pStyle w:val="Heading6"/>
      </w:pPr>
      <w:bookmarkStart w:id="8114" w:name="_Hlk527980121"/>
      <w:bookmarkEnd w:id="8096"/>
      <w:r w:rsidRPr="00FA7ACF">
        <w:t xml:space="preserve">When all chillers operating in the next lower stage are positive displacement, </w:t>
      </w:r>
      <w:r w:rsidRPr="00FA7ACF">
        <w:rPr>
          <w:i/>
        </w:rPr>
        <w:t>SPLR</w:t>
      </w:r>
      <w:r w:rsidRPr="00FA7ACF">
        <w:rPr>
          <w:i/>
          <w:vertAlign w:val="subscript"/>
        </w:rPr>
        <w:t>DN</w:t>
      </w:r>
      <w:r w:rsidRPr="00FA7ACF">
        <w:rPr>
          <w:i/>
        </w:rPr>
        <w:t xml:space="preserve"> </w:t>
      </w:r>
      <w:r w:rsidRPr="00FA7ACF">
        <w:t>shall be 80%.</w:t>
      </w:r>
    </w:p>
    <w:p w14:paraId="1A50045D" w14:textId="5C15D683" w:rsidR="00FA44FD" w:rsidRPr="00FA7ACF" w:rsidRDefault="00FA44FD" w:rsidP="00FA44FD">
      <w:pPr>
        <w:pStyle w:val="Instrbox"/>
      </w:pPr>
      <w:bookmarkStart w:id="8115" w:name="_Hlk527980144"/>
      <w:bookmarkEnd w:id="8090"/>
      <w:bookmarkEnd w:id="8114"/>
      <w:r w:rsidRPr="00FA7ACF">
        <w:t xml:space="preserve">Retain the next </w:t>
      </w:r>
      <w:r w:rsidR="00335D1A">
        <w:t>section</w:t>
      </w:r>
      <w:r w:rsidRPr="00FA7ACF">
        <w:t xml:space="preserve"> for plants with any variable speed centrifugal chillers. Delete otherwise.</w:t>
      </w:r>
    </w:p>
    <w:p w14:paraId="0AC41EFB" w14:textId="77777777" w:rsidR="00FA44FD" w:rsidRPr="00FA7ACF" w:rsidRDefault="00FA44FD" w:rsidP="007C1423">
      <w:pPr>
        <w:pStyle w:val="Heading6"/>
      </w:pPr>
      <w:r w:rsidRPr="00FA7ACF">
        <w:t xml:space="preserve">When a variable speed centrifugal chiller operates in the next lower stage, </w:t>
      </w:r>
      <w:r w:rsidRPr="00FA7ACF">
        <w:rPr>
          <w:i/>
        </w:rPr>
        <w:t>SPLR</w:t>
      </w:r>
      <w:r w:rsidRPr="00FA7ACF">
        <w:rPr>
          <w:i/>
          <w:vertAlign w:val="subscript"/>
        </w:rPr>
        <w:t>DN</w:t>
      </w:r>
      <w:r w:rsidRPr="00FA7ACF">
        <w:rPr>
          <w:i/>
        </w:rPr>
        <w:t xml:space="preserve"> </w:t>
      </w:r>
      <w:r w:rsidRPr="00FA7ACF">
        <w:t xml:space="preserve">shall be calculated as the </w:t>
      </w:r>
      <w:proofErr w:type="gramStart"/>
      <w:r w:rsidRPr="00FA7ACF">
        <w:t>5 minute</w:t>
      </w:r>
      <w:proofErr w:type="gramEnd"/>
      <w:r w:rsidRPr="00FA7ACF">
        <w:t xml:space="preserve"> rolling average of the following equation sampled at least every 30 seconds:</w:t>
      </w:r>
    </w:p>
    <w:p w14:paraId="20E549B1" w14:textId="77777777" w:rsidR="00FA44FD" w:rsidRPr="00FA7ACF" w:rsidRDefault="00FA44FD" w:rsidP="00FA44FD">
      <w:pPr>
        <w:pStyle w:val="spaceafterparagraph"/>
        <w:ind w:left="1080"/>
        <w:jc w:val="center"/>
        <w:rPr>
          <w:rFonts w:eastAsiaTheme="majorEastAsia" w:cstheme="majorBidi"/>
        </w:rPr>
      </w:pPr>
      <m:oMathPara>
        <m:oMath>
          <m:r>
            <w:rPr>
              <w:rFonts w:ascii="Cambria Math" w:hAnsi="Cambria Math"/>
            </w:rPr>
            <m:t>SPL</m:t>
          </m:r>
          <m:sSub>
            <m:sSubPr>
              <m:ctrlPr>
                <w:rPr>
                  <w:rFonts w:ascii="Cambria Math" w:hAnsi="Cambria Math"/>
                  <w:i/>
                </w:rPr>
              </m:ctrlPr>
            </m:sSubPr>
            <m:e>
              <m:r>
                <w:rPr>
                  <w:rFonts w:ascii="Cambria Math" w:hAnsi="Cambria Math"/>
                </w:rPr>
                <m:t>R</m:t>
              </m:r>
            </m:e>
            <m:sub>
              <m:r>
                <w:rPr>
                  <w:rFonts w:ascii="Cambria Math" w:hAnsi="Cambria Math"/>
                </w:rPr>
                <m:t>DN</m:t>
              </m:r>
            </m:sub>
          </m:sSub>
          <m:r>
            <w:rPr>
              <w:rFonts w:ascii="Cambria Math" w:hAnsi="Cambria Math"/>
            </w:rPr>
            <m:t>=Min(Max</m:t>
          </m:r>
          <m:d>
            <m:dPr>
              <m:ctrlPr>
                <w:rPr>
                  <w:rFonts w:ascii="Cambria Math" w:hAnsi="Cambria Math"/>
                  <w:i/>
                </w:rPr>
              </m:ctrlPr>
            </m:dPr>
            <m:e>
              <m:r>
                <w:rPr>
                  <w:rFonts w:ascii="Cambria Math" w:hAnsi="Cambria Math"/>
                </w:rPr>
                <m:t>0.45,E*LIFT+F</m:t>
              </m:r>
            </m:e>
          </m:d>
          <m:r>
            <w:rPr>
              <w:rFonts w:ascii="Cambria Math" w:hAnsi="Cambria Math"/>
            </w:rPr>
            <m:t>,0.9)</m:t>
          </m:r>
        </m:oMath>
      </m:oMathPara>
    </w:p>
    <w:p w14:paraId="1748E238" w14:textId="77777777" w:rsidR="00FA44FD" w:rsidRPr="00FA7ACF" w:rsidRDefault="00FA44FD" w:rsidP="00FA44FD">
      <w:pPr>
        <w:pStyle w:val="spaceafterparagraph"/>
        <w:ind w:left="1080"/>
        <w:jc w:val="center"/>
        <w:rPr>
          <w:rFonts w:eastAsiaTheme="majorEastAsia" w:cstheme="majorBidi"/>
        </w:rPr>
      </w:pPr>
      <m:oMathPara>
        <m:oMath>
          <m:r>
            <w:rPr>
              <w:rFonts w:ascii="Cambria Math" w:hAnsi="Cambria Math"/>
            </w:rPr>
            <m:t>LIFT=CWRT-CHWS</m:t>
          </m:r>
          <m:sSub>
            <m:sSubPr>
              <m:ctrlPr>
                <w:rPr>
                  <w:rFonts w:ascii="Cambria Math" w:hAnsi="Cambria Math"/>
                  <w:i/>
                </w:rPr>
              </m:ctrlPr>
            </m:sSubPr>
            <m:e>
              <m:r>
                <w:rPr>
                  <w:rFonts w:ascii="Cambria Math" w:hAnsi="Cambria Math"/>
                </w:rPr>
                <m:t>T</m:t>
              </m:r>
            </m:e>
            <m:sub>
              <m:r>
                <w:rPr>
                  <w:rFonts w:ascii="Cambria Math" w:hAnsi="Cambria Math"/>
                </w:rPr>
                <m:t>SP</m:t>
              </m:r>
            </m:sub>
          </m:sSub>
        </m:oMath>
      </m:oMathPara>
    </w:p>
    <w:p w14:paraId="621B4CCB" w14:textId="77777777" w:rsidR="00FA44FD" w:rsidRPr="00FA7ACF" w:rsidRDefault="00FA44FD" w:rsidP="00FA44FD">
      <w:pPr>
        <w:pStyle w:val="spaceafterparagraph"/>
        <w:ind w:left="1080"/>
        <w:jc w:val="center"/>
        <w:rPr>
          <w:rFonts w:eastAsiaTheme="majorEastAsia" w:cstheme="majorBidi"/>
        </w:rPr>
      </w:pPr>
      <m:oMathPara>
        <m:oMath>
          <m:r>
            <w:rPr>
              <w:rFonts w:ascii="Cambria Math" w:hAnsi="Cambria Math"/>
            </w:rPr>
            <m:t>E=</m:t>
          </m:r>
          <m:f>
            <m:fPr>
              <m:ctrlPr>
                <w:rPr>
                  <w:rFonts w:ascii="Cambria Math" w:hAnsi="Cambria Math"/>
                  <w:i/>
                </w:rPr>
              </m:ctrlPr>
            </m:fPr>
            <m:num>
              <m:r>
                <w:rPr>
                  <w:rFonts w:ascii="Cambria Math" w:hAnsi="Cambria Math"/>
                </w:rPr>
                <m:t>0.9</m:t>
              </m:r>
            </m:num>
            <m:den>
              <m:r>
                <w:rPr>
                  <w:rFonts w:ascii="Cambria Math" w:hAnsi="Cambria Math"/>
                </w:rPr>
                <m:t>(</m:t>
              </m:r>
              <m:sSub>
                <m:sSubPr>
                  <m:ctrlPr>
                    <w:rPr>
                      <w:rFonts w:ascii="Cambria Math" w:hAnsi="Cambria Math"/>
                      <w:i/>
                    </w:rPr>
                  </m:ctrlPr>
                </m:sSubPr>
                <m:e>
                  <m:r>
                    <w:rPr>
                      <w:rFonts w:ascii="Cambria Math" w:hAnsi="Cambria Math"/>
                    </w:rPr>
                    <m:t>LIFT</m:t>
                  </m:r>
                </m:e>
                <m:sub>
                  <m:r>
                    <w:rPr>
                      <w:rFonts w:ascii="Cambria Math" w:hAnsi="Cambria Math"/>
                    </w:rPr>
                    <m:t>MAX</m:t>
                  </m:r>
                </m:sub>
              </m:sSub>
              <m:r>
                <w:rPr>
                  <w:rFonts w:ascii="Cambria Math" w:hAnsi="Cambria Math"/>
                </w:rPr>
                <m:t>-</m:t>
              </m:r>
              <m:sSub>
                <m:sSubPr>
                  <m:ctrlPr>
                    <w:rPr>
                      <w:rFonts w:ascii="Cambria Math" w:hAnsi="Cambria Math"/>
                      <w:i/>
                    </w:rPr>
                  </m:ctrlPr>
                </m:sSubPr>
                <m:e>
                  <m:r>
                    <w:rPr>
                      <w:rFonts w:ascii="Cambria Math" w:hAnsi="Cambria Math"/>
                    </w:rPr>
                    <m:t>LIFT</m:t>
                  </m:r>
                </m:e>
                <m:sub>
                  <m:r>
                    <w:rPr>
                      <w:rFonts w:ascii="Cambria Math" w:hAnsi="Cambria Math"/>
                    </w:rPr>
                    <m:t>MIN</m:t>
                  </m:r>
                </m:sub>
              </m:sSub>
              <m:r>
                <w:rPr>
                  <w:rFonts w:ascii="Cambria Math" w:hAnsi="Cambria Math"/>
                </w:rPr>
                <m:t>)</m:t>
              </m:r>
            </m:den>
          </m:f>
        </m:oMath>
      </m:oMathPara>
    </w:p>
    <w:p w14:paraId="4C5DE867" w14:textId="77777777" w:rsidR="00FA44FD" w:rsidRPr="00FA7ACF" w:rsidRDefault="00FA44FD" w:rsidP="00FA44FD">
      <w:pPr>
        <w:ind w:left="1080" w:firstLine="360"/>
        <w:rPr>
          <w:rFonts w:eastAsiaTheme="minorEastAsia"/>
        </w:rPr>
      </w:pPr>
      <m:oMathPara>
        <m:oMathParaPr>
          <m:jc m:val="center"/>
        </m:oMathParaPr>
        <m:oMath>
          <m:r>
            <w:rPr>
              <w:rFonts w:ascii="Cambria Math" w:hAnsi="Cambria Math"/>
            </w:rPr>
            <m:t>F=E*(0.4*</m:t>
          </m:r>
          <m:sSub>
            <m:sSubPr>
              <m:ctrlPr>
                <w:rPr>
                  <w:rFonts w:ascii="Cambria Math" w:hAnsi="Cambria Math"/>
                  <w:i/>
                </w:rPr>
              </m:ctrlPr>
            </m:sSubPr>
            <m:e>
              <m:r>
                <w:rPr>
                  <w:rFonts w:ascii="Cambria Math" w:hAnsi="Cambria Math"/>
                </w:rPr>
                <m:t>LIFT</m:t>
              </m:r>
            </m:e>
            <m:sub>
              <m:r>
                <w:rPr>
                  <w:rFonts w:ascii="Cambria Math" w:hAnsi="Cambria Math"/>
                </w:rPr>
                <m:t>MAX</m:t>
              </m:r>
            </m:sub>
          </m:sSub>
          <m:r>
            <w:rPr>
              <w:rFonts w:ascii="Cambria Math" w:hAnsi="Cambria Math"/>
            </w:rPr>
            <m:t>-</m:t>
          </m:r>
          <m:sSub>
            <m:sSubPr>
              <m:ctrlPr>
                <w:rPr>
                  <w:rFonts w:ascii="Cambria Math" w:hAnsi="Cambria Math"/>
                  <w:i/>
                </w:rPr>
              </m:ctrlPr>
            </m:sSubPr>
            <m:e>
              <m:r>
                <w:rPr>
                  <w:rFonts w:ascii="Cambria Math" w:hAnsi="Cambria Math"/>
                </w:rPr>
                <m:t>1.4*LIFT</m:t>
              </m:r>
            </m:e>
            <m:sub>
              <m:r>
                <w:rPr>
                  <w:rFonts w:ascii="Cambria Math" w:hAnsi="Cambria Math"/>
                </w:rPr>
                <m:t>MIN</m:t>
              </m:r>
            </m:sub>
          </m:sSub>
          <m:r>
            <w:rPr>
              <w:rFonts w:ascii="Cambria Math" w:hAnsi="Cambria Math"/>
            </w:rPr>
            <m:t>)</m:t>
          </m:r>
        </m:oMath>
      </m:oMathPara>
    </w:p>
    <w:p w14:paraId="49A99D65" w14:textId="77777777" w:rsidR="00FA44FD" w:rsidRPr="00FA7ACF" w:rsidRDefault="00FA44FD" w:rsidP="007C1423">
      <w:pPr>
        <w:pStyle w:val="Heading7"/>
        <w:rPr>
          <w:i/>
          <w:iCs/>
        </w:rPr>
      </w:pPr>
      <w:proofErr w:type="spellStart"/>
      <w:r w:rsidRPr="00FA7ACF">
        <w:rPr>
          <w:i/>
          <w:iCs/>
        </w:rPr>
        <w:t>LIFTmin</w:t>
      </w:r>
      <w:proofErr w:type="spellEnd"/>
      <w:r w:rsidRPr="00FA7ACF">
        <w:rPr>
          <w:i/>
          <w:iCs/>
        </w:rPr>
        <w:t xml:space="preserve"> and </w:t>
      </w:r>
      <w:proofErr w:type="spellStart"/>
      <w:r w:rsidRPr="00FA7ACF">
        <w:rPr>
          <w:i/>
          <w:iCs/>
        </w:rPr>
        <w:t>LIFTmax</w:t>
      </w:r>
      <w:proofErr w:type="spellEnd"/>
      <w:r w:rsidRPr="00FA7ACF">
        <w:t xml:space="preserve"> shall be calculated as the averages of </w:t>
      </w:r>
      <w:proofErr w:type="spellStart"/>
      <w:r w:rsidRPr="00FA7ACF">
        <w:rPr>
          <w:i/>
          <w:iCs/>
        </w:rPr>
        <w:t>LIFTminX</w:t>
      </w:r>
      <w:proofErr w:type="spellEnd"/>
      <w:r w:rsidRPr="00FA7ACF">
        <w:rPr>
          <w:i/>
          <w:iCs/>
        </w:rPr>
        <w:t xml:space="preserve"> </w:t>
      </w:r>
      <w:r w:rsidRPr="00FA7ACF">
        <w:t>and</w:t>
      </w:r>
      <w:r w:rsidRPr="00FA7ACF">
        <w:rPr>
          <w:i/>
          <w:iCs/>
        </w:rPr>
        <w:t xml:space="preserve"> </w:t>
      </w:r>
      <w:proofErr w:type="spellStart"/>
      <w:r w:rsidRPr="00FA7ACF">
        <w:rPr>
          <w:i/>
          <w:iCs/>
        </w:rPr>
        <w:t>LIFTmaxX</w:t>
      </w:r>
      <w:proofErr w:type="spellEnd"/>
      <w:r w:rsidRPr="00FA7ACF">
        <w:rPr>
          <w:i/>
          <w:iCs/>
        </w:rPr>
        <w:t xml:space="preserve"> </w:t>
      </w:r>
      <w:r w:rsidRPr="00FA7ACF">
        <w:t>for</w:t>
      </w:r>
      <w:r w:rsidRPr="00FA7ACF">
        <w:rPr>
          <w:i/>
          <w:iCs/>
        </w:rPr>
        <w:t xml:space="preserve"> </w:t>
      </w:r>
      <w:r w:rsidRPr="00FA7ACF">
        <w:t>all variable speed centrifugal chillers operating in the next lower stage</w:t>
      </w:r>
      <w:r w:rsidRPr="00FA7ACF">
        <w:rPr>
          <w:i/>
          <w:iCs/>
        </w:rPr>
        <w:t xml:space="preserve"> </w:t>
      </w:r>
      <w:r w:rsidRPr="00FA7ACF">
        <w:t>respectively.</w:t>
      </w:r>
    </w:p>
    <w:p w14:paraId="0B080DB3" w14:textId="77777777" w:rsidR="00FA44FD" w:rsidRPr="00FA7ACF" w:rsidRDefault="00FA44FD" w:rsidP="0087618D">
      <w:pPr>
        <w:pStyle w:val="Heading4"/>
      </w:pPr>
      <w:bookmarkStart w:id="8116" w:name="_Ref2030886"/>
      <w:bookmarkStart w:id="8117" w:name="_Hlk527980193"/>
      <w:bookmarkEnd w:id="8115"/>
      <w:r w:rsidRPr="00FA7ACF">
        <w:t>Staging shall be executed per the conditions below subject to the following requirements.</w:t>
      </w:r>
      <w:bookmarkEnd w:id="8116"/>
      <w:r w:rsidRPr="00FA7ACF">
        <w:t xml:space="preserve"> </w:t>
      </w:r>
    </w:p>
    <w:p w14:paraId="4F0255FB" w14:textId="77777777" w:rsidR="00FA44FD" w:rsidRPr="00FA7ACF" w:rsidRDefault="00FA44FD" w:rsidP="007C1423">
      <w:pPr>
        <w:pStyle w:val="Heading5"/>
      </w:pPr>
      <w:r w:rsidRPr="00FA7ACF">
        <w:t>Each stage shall have a minimum runtime of 15 minutes.</w:t>
      </w:r>
    </w:p>
    <w:p w14:paraId="27A962BD" w14:textId="77777777" w:rsidR="00FA44FD" w:rsidRPr="00FA7ACF" w:rsidRDefault="00FA44FD" w:rsidP="007C1423">
      <w:pPr>
        <w:pStyle w:val="Heading5"/>
      </w:pPr>
      <w:r w:rsidRPr="00FA7ACF">
        <w:t>Timers shall reset to zero at the completion of every stage change.</w:t>
      </w:r>
    </w:p>
    <w:p w14:paraId="283DBD5C" w14:textId="02C8C459" w:rsidR="00FA44FD" w:rsidRPr="00FA7ACF" w:rsidRDefault="00FA44FD" w:rsidP="007C1423">
      <w:pPr>
        <w:pStyle w:val="Heading5"/>
      </w:pPr>
      <w:r w:rsidRPr="00FA7ACF">
        <w:t xml:space="preserve">Any unavailable stage (see </w:t>
      </w:r>
      <w:r w:rsidR="0022692A">
        <w:t xml:space="preserve">Section </w:t>
      </w:r>
      <w:r w:rsidRPr="00FA7ACF">
        <w:fldChar w:fldCharType="begin"/>
      </w:r>
      <w:r w:rsidRPr="00FA7ACF">
        <w:instrText xml:space="preserve"> REF _Ref534308593 \r \h  \* MERGEFORMAT </w:instrText>
      </w:r>
      <w:r w:rsidRPr="00FA7ACF">
        <w:fldChar w:fldCharType="separate"/>
      </w:r>
      <w:r w:rsidR="0037258A">
        <w:t>5.20.4.13</w:t>
      </w:r>
      <w:r w:rsidRPr="00FA7ACF">
        <w:fldChar w:fldCharType="end"/>
      </w:r>
      <w:r w:rsidRPr="00FA7ACF">
        <w:t>) shall be skipped during staging events, but staging conditionals in the current stage shall be evaluated as per usual.</w:t>
      </w:r>
    </w:p>
    <w:p w14:paraId="63963DF3" w14:textId="4CD34485" w:rsidR="00FA44FD" w:rsidRPr="00FA7ACF" w:rsidRDefault="00FA44FD" w:rsidP="00FA44FD">
      <w:pPr>
        <w:pStyle w:val="Instrbox"/>
      </w:pPr>
      <w:r w:rsidRPr="00FA7ACF">
        <w:t xml:space="preserve">Retain the following </w:t>
      </w:r>
      <w:r w:rsidR="00CE2951">
        <w:t>section</w:t>
      </w:r>
      <w:r w:rsidRPr="00FA7ACF">
        <w:t xml:space="preserve"> for plants with waterside economizers. Delete otherwise.</w:t>
      </w:r>
    </w:p>
    <w:p w14:paraId="15D370B7" w14:textId="77777777" w:rsidR="00FA44FD" w:rsidRPr="00FA7ACF" w:rsidRDefault="00FA44FD" w:rsidP="007C1423">
      <w:pPr>
        <w:pStyle w:val="Heading6"/>
      </w:pPr>
      <w:r w:rsidRPr="00FA7ACF">
        <w:t>Exception: If Stage 1 is unavailable, then the stage down conditionals used while the next higher available Stage is operating shall be those normally applied to Stage 1.</w:t>
      </w:r>
    </w:p>
    <w:p w14:paraId="6B97E35C" w14:textId="77777777" w:rsidR="00FA44FD" w:rsidRPr="00FA7ACF" w:rsidRDefault="00FA44FD" w:rsidP="00FA44FD">
      <w:pPr>
        <w:pStyle w:val="Infobox"/>
      </w:pPr>
      <w:r w:rsidRPr="00FA7ACF">
        <w:t>This exception is necessary because the Stage down conditionals for Stage 1 are unique relative to the other stages. They evaluate whether the waterside economizer can run alone without any chillers. If Stage 1 is unavailable, the same evaluation must be conducted for the next higher available stage.</w:t>
      </w:r>
    </w:p>
    <w:p w14:paraId="3CFA3A2E" w14:textId="77777777" w:rsidR="00FA44FD" w:rsidRPr="00FA7ACF" w:rsidRDefault="00FA44FD" w:rsidP="007C1423">
      <w:pPr>
        <w:pStyle w:val="Heading5"/>
      </w:pPr>
      <w:r w:rsidRPr="00FA7ACF">
        <w:t xml:space="preserve">Chilled water supply and return temperatures used in staging logic shall be those located in common supply and return mains hardwired to plant controllers. </w:t>
      </w:r>
    </w:p>
    <w:p w14:paraId="6696D6FE" w14:textId="5FF86F7E" w:rsidR="00FA44FD" w:rsidRPr="00FA7ACF" w:rsidRDefault="00FA44FD" w:rsidP="00FA44FD">
      <w:pPr>
        <w:pStyle w:val="Instrbox"/>
        <w:jc w:val="both"/>
      </w:pPr>
      <w:bookmarkStart w:id="8118" w:name="_Hlk64447218"/>
      <w:r w:rsidRPr="00FA7ACF">
        <w:lastRenderedPageBreak/>
        <w:t xml:space="preserve">Retain the following </w:t>
      </w:r>
      <w:r w:rsidR="00335D1A">
        <w:t>section</w:t>
      </w:r>
      <w:r w:rsidRPr="00FA7ACF">
        <w:t xml:space="preserve"> for primary-secondary chiller plants with CHW isolation valves </w:t>
      </w:r>
      <w:bookmarkEnd w:id="8118"/>
      <w:r w:rsidRPr="00FA7ACF">
        <w:t>where the primary loop does not have a single CHWST sensor that measures the combined supply flow of all chillers. See schematics in Informative Appendix A for examples. Delete otherwise.</w:t>
      </w:r>
    </w:p>
    <w:p w14:paraId="43C2B7C6" w14:textId="77777777" w:rsidR="00FA44FD" w:rsidRPr="00FA7ACF" w:rsidRDefault="00FA44FD" w:rsidP="007C1423">
      <w:pPr>
        <w:pStyle w:val="Heading5"/>
      </w:pPr>
      <w:r w:rsidRPr="00FA7ACF">
        <w:t>Where a primary CHW supply temperature sensor is not provided, primary CHW supply temperature used in staging logic shall be the weighted average supply temperature of all chillers with open CHW isolation valves. Temperatures shall be weighted by design chiller flowrates.</w:t>
      </w:r>
    </w:p>
    <w:p w14:paraId="2010F72E" w14:textId="58DA120F" w:rsidR="00FA44FD" w:rsidRPr="00FA7ACF" w:rsidRDefault="00FA44FD" w:rsidP="00FA44FD">
      <w:pPr>
        <w:pStyle w:val="Instrbox"/>
        <w:jc w:val="both"/>
      </w:pPr>
      <w:r w:rsidRPr="00FA7ACF">
        <w:t xml:space="preserve">Retain the following </w:t>
      </w:r>
      <w:r w:rsidR="00335D1A">
        <w:t>section</w:t>
      </w:r>
      <w:r w:rsidRPr="00FA7ACF">
        <w:t xml:space="preserve"> for primary-secondary chiller plants with dedicated primary CHW pumps where the primary loop does not have a single CHWST sensor that measures the combined supply flow of all chillers. See schematics in Informative Appendix A for examples. Delete otherwise.</w:t>
      </w:r>
    </w:p>
    <w:p w14:paraId="45E767CB" w14:textId="77777777" w:rsidR="00FA44FD" w:rsidRPr="00FA7ACF" w:rsidRDefault="00FA44FD" w:rsidP="007C1423">
      <w:pPr>
        <w:pStyle w:val="Heading5"/>
      </w:pPr>
      <w:r w:rsidRPr="00FA7ACF">
        <w:t>Where a primary CHW supply temperature sensor is not provided, primary CHW supply temperature used in staging logic shall be the weighted average supply temperature of all chillers with dedicated CHW pumps proven on. Temperatures shall be weighted by design chiller flowrates.</w:t>
      </w:r>
    </w:p>
    <w:p w14:paraId="5985A68B" w14:textId="40F3A8C2" w:rsidR="00FA44FD" w:rsidRPr="00FA7ACF" w:rsidRDefault="00FA44FD" w:rsidP="00FA44FD">
      <w:pPr>
        <w:pStyle w:val="Infobox"/>
      </w:pPr>
      <w:r w:rsidRPr="00FA7ACF">
        <w:t xml:space="preserve">The above </w:t>
      </w:r>
      <w:r w:rsidR="00335D1A">
        <w:t>section</w:t>
      </w:r>
      <w:r w:rsidRPr="00FA7ACF">
        <w:t xml:space="preserve"> assumes that flows through the chillers are balanced proportional to design.</w:t>
      </w:r>
    </w:p>
    <w:bookmarkEnd w:id="8117"/>
    <w:p w14:paraId="77530D7E" w14:textId="5E9DF61D" w:rsidR="00FA44FD" w:rsidRPr="00FA7ACF" w:rsidRDefault="00FA44FD" w:rsidP="00FA44FD">
      <w:pPr>
        <w:pStyle w:val="Instrbox"/>
      </w:pPr>
      <w:r w:rsidRPr="00FA7ACF">
        <w:t xml:space="preserve">Retain the following two </w:t>
      </w:r>
      <w:r w:rsidR="00335D1A">
        <w:t>section</w:t>
      </w:r>
      <w:r w:rsidRPr="00FA7ACF">
        <w:t>s for Primary-only chiller plants without waterside economizers. Delete otherwise.</w:t>
      </w:r>
    </w:p>
    <w:p w14:paraId="4839834C" w14:textId="77777777" w:rsidR="00FA44FD" w:rsidRPr="00FA7ACF" w:rsidRDefault="00FA44FD" w:rsidP="007C1423">
      <w:pPr>
        <w:pStyle w:val="Heading5"/>
      </w:pPr>
      <w:bookmarkStart w:id="8119" w:name="OLE_LINK29"/>
      <w:r w:rsidRPr="00FA7ACF">
        <w:t>Stage up if any of the following is true:</w:t>
      </w:r>
    </w:p>
    <w:p w14:paraId="616EE36F" w14:textId="77777777" w:rsidR="00FA44FD" w:rsidRPr="00FA7ACF" w:rsidRDefault="00FA44FD" w:rsidP="007C1423">
      <w:pPr>
        <w:pStyle w:val="Heading6"/>
      </w:pPr>
      <w:r w:rsidRPr="00FA7ACF">
        <w:rPr>
          <w:b/>
          <w:bCs/>
        </w:rPr>
        <w:t xml:space="preserve">Availability Condition: </w:t>
      </w:r>
      <w:r w:rsidRPr="00FA7ACF">
        <w:t>The equipment necessary to operate the current stage are unavailable. The availability condition is not subject to the minimum stage runtime requirement. Or</w:t>
      </w:r>
    </w:p>
    <w:p w14:paraId="7617F795" w14:textId="77777777" w:rsidR="00FA44FD" w:rsidRPr="00FA7ACF" w:rsidRDefault="00FA44FD" w:rsidP="007C1423">
      <w:pPr>
        <w:pStyle w:val="Heading6"/>
      </w:pPr>
      <w:r w:rsidRPr="00FA7ACF">
        <w:rPr>
          <w:b/>
          <w:bCs/>
        </w:rPr>
        <w:t>Efficiency Condition</w:t>
      </w:r>
      <w:r w:rsidRPr="00FA7ACF">
        <w:t xml:space="preserve">: Current stage </w:t>
      </w:r>
      <w:r w:rsidRPr="00FA7ACF">
        <w:rPr>
          <w:i/>
        </w:rPr>
        <w:t xml:space="preserve">OPLR </w:t>
      </w:r>
      <w:r w:rsidRPr="00FA7ACF">
        <w:t xml:space="preserve">&gt; </w:t>
      </w:r>
      <w:r w:rsidRPr="00FA7ACF">
        <w:rPr>
          <w:i/>
        </w:rPr>
        <w:t>SPLR</w:t>
      </w:r>
      <w:r w:rsidRPr="00FA7ACF">
        <w:rPr>
          <w:i/>
          <w:vertAlign w:val="subscript"/>
        </w:rPr>
        <w:t>UP</w:t>
      </w:r>
      <w:r w:rsidRPr="00FA7ACF">
        <w:t xml:space="preserve"> for 15 minutes and current stage OPLR is not decreasing at a rate greater than 2.5% per minute averaged over 5 minutes; or</w:t>
      </w:r>
    </w:p>
    <w:p w14:paraId="1081FC4D" w14:textId="77777777" w:rsidR="00FA44FD" w:rsidRPr="00FA7ACF" w:rsidRDefault="00FA44FD" w:rsidP="007C1423">
      <w:pPr>
        <w:pStyle w:val="Heading6"/>
      </w:pPr>
      <w:r w:rsidRPr="00FA7ACF">
        <w:t>Failsafe Condition:</w:t>
      </w:r>
    </w:p>
    <w:p w14:paraId="65B8E279" w14:textId="77777777" w:rsidR="00FA44FD" w:rsidRPr="00FA7ACF" w:rsidRDefault="00FA44FD" w:rsidP="00FA44FD">
      <w:pPr>
        <w:pStyle w:val="Instrbox"/>
      </w:pPr>
      <w:r w:rsidRPr="00FA7ACF">
        <w:t>Retain the following condition for parallel chiller plants, delete otherwise.</w:t>
      </w:r>
    </w:p>
    <w:p w14:paraId="00D52742" w14:textId="0E281CFF" w:rsidR="00FA44FD" w:rsidRPr="00FA7ACF" w:rsidRDefault="00FA44FD" w:rsidP="007C1423">
      <w:pPr>
        <w:pStyle w:val="Heading7"/>
      </w:pPr>
      <w:r w:rsidRPr="00FA7ACF">
        <w:t xml:space="preserve">CHW DP is </w:t>
      </w:r>
      <w:ins w:id="8120" w:author="Titus Ellison" w:date="2022-10-21T09:52:00Z">
        <w:r w:rsidR="00235CEF" w:rsidRPr="005A6E54">
          <w:rPr>
            <w:rStyle w:val="Toggle"/>
            <w:rPrChange w:id="8121" w:author="Titus Ellison" w:date="2022-10-21T09:52:00Z">
              <w:rPr/>
            </w:rPrChange>
          </w:rPr>
          <w:t>[</w:t>
        </w:r>
        <w:r w:rsidR="005A6E54" w:rsidRPr="005A6E54">
          <w:rPr>
            <w:rStyle w:val="Toggle"/>
            <w:rPrChange w:id="8122" w:author="Titus Ellison" w:date="2022-10-21T09:52:00Z">
              <w:rPr/>
            </w:rPrChange>
          </w:rPr>
          <w:t>UNITS</w:t>
        </w:r>
        <w:r w:rsidR="00235CEF" w:rsidRPr="005A6E54">
          <w:rPr>
            <w:rStyle w:val="Toggle"/>
            <w:rPrChange w:id="8123" w:author="Titus Ellison" w:date="2022-10-21T09:52:00Z">
              <w:rPr/>
            </w:rPrChange>
          </w:rPr>
          <w:t xml:space="preserve"> </w:t>
        </w:r>
        <w:r w:rsidR="005A6E54" w:rsidRPr="005A6E54">
          <w:rPr>
            <w:rStyle w:val="Toggle"/>
            <w:rPrChange w:id="8124" w:author="Titus Ellison" w:date="2022-10-21T09:52:00Z">
              <w:rPr/>
            </w:rPrChange>
          </w:rPr>
          <w:t>[</w:t>
        </w:r>
        <w:r w:rsidR="00235CEF" w:rsidRPr="005A6E54">
          <w:rPr>
            <w:rStyle w:val="Toggle"/>
            <w:rPrChange w:id="8125" w:author="Titus Ellison" w:date="2022-10-21T09:52:00Z">
              <w:rPr/>
            </w:rPrChange>
          </w:rPr>
          <w:t>14</w:t>
        </w:r>
        <w:r w:rsidR="005A6E54" w:rsidRPr="005A6E54">
          <w:rPr>
            <w:rStyle w:val="Toggle"/>
            <w:rPrChange w:id="8126" w:author="Titus Ellison" w:date="2022-10-21T09:52:00Z">
              <w:rPr/>
            </w:rPrChange>
          </w:rPr>
          <w:t xml:space="preserve"> kPa] </w:t>
        </w:r>
        <w:r w:rsidR="00235CEF" w:rsidRPr="005A6E54">
          <w:rPr>
            <w:rStyle w:val="Toggle"/>
            <w:rPrChange w:id="8127" w:author="Titus Ellison" w:date="2022-10-21T09:52:00Z">
              <w:rPr/>
            </w:rPrChange>
          </w:rPr>
          <w:t>[</w:t>
        </w:r>
      </w:ins>
      <w:r w:rsidRPr="005A6E54">
        <w:rPr>
          <w:rStyle w:val="Toggle"/>
          <w:rPrChange w:id="8128" w:author="Titus Ellison" w:date="2022-10-21T09:52:00Z">
            <w:rPr/>
          </w:rPrChange>
        </w:rPr>
        <w:t>2 psi</w:t>
      </w:r>
      <w:ins w:id="8129" w:author="Titus Ellison" w:date="2022-10-21T09:52:00Z">
        <w:r w:rsidR="005A6E54" w:rsidRPr="005A6E54">
          <w:rPr>
            <w:rStyle w:val="Toggle"/>
            <w:rPrChange w:id="8130" w:author="Titus Ellison" w:date="2022-10-21T09:52:00Z">
              <w:rPr/>
            </w:rPrChange>
          </w:rPr>
          <w:t>]]</w:t>
        </w:r>
      </w:ins>
      <w:r w:rsidRPr="00FA7ACF">
        <w:t xml:space="preserve"> &lt; setpoint for 15 minutes; or</w:t>
      </w:r>
    </w:p>
    <w:p w14:paraId="0C4FC6A7" w14:textId="73A62842" w:rsidR="00FA44FD" w:rsidRPr="00FA7ACF" w:rsidRDefault="00FA44FD" w:rsidP="007C1423">
      <w:pPr>
        <w:pStyle w:val="Heading7"/>
      </w:pPr>
      <w:r w:rsidRPr="00FA7ACF">
        <w:t xml:space="preserve">CHW supply temperature is </w:t>
      </w:r>
      <w:ins w:id="8131" w:author="Titus Ellison" w:date="2022-10-21T09:53:00Z">
        <w:r w:rsidR="00327901" w:rsidRPr="000377BF">
          <w:rPr>
            <w:rStyle w:val="Toggle"/>
            <w:rPrChange w:id="8132" w:author="Titus Ellison" w:date="2022-10-21T09:54:00Z">
              <w:rPr/>
            </w:rPrChange>
          </w:rPr>
          <w:t>[UNITS [</w:t>
        </w:r>
        <w:r w:rsidR="000377BF" w:rsidRPr="000377BF">
          <w:rPr>
            <w:rStyle w:val="Toggle"/>
            <w:rPrChange w:id="8133" w:author="Titus Ellison" w:date="2022-10-21T09:54:00Z">
              <w:rPr/>
            </w:rPrChange>
          </w:rPr>
          <w:t>1</w:t>
        </w:r>
      </w:ins>
      <w:ins w:id="8134" w:author="Titus Ellison" w:date="2022-10-21T09:54:00Z">
        <w:r w:rsidR="000377BF" w:rsidRPr="000377BF">
          <w:rPr>
            <w:rStyle w:val="Toggle"/>
            <w:rPrChange w:id="8135" w:author="Titus Ellison" w:date="2022-10-21T09:54:00Z">
              <w:rPr/>
            </w:rPrChange>
          </w:rPr>
          <w:t>°C</w:t>
        </w:r>
      </w:ins>
      <w:ins w:id="8136" w:author="Titus Ellison" w:date="2022-10-21T09:53:00Z">
        <w:r w:rsidR="00327901" w:rsidRPr="000377BF">
          <w:rPr>
            <w:rStyle w:val="Toggle"/>
            <w:rPrChange w:id="8137" w:author="Titus Ellison" w:date="2022-10-21T09:54:00Z">
              <w:rPr/>
            </w:rPrChange>
          </w:rPr>
          <w:t>]</w:t>
        </w:r>
      </w:ins>
      <w:ins w:id="8138" w:author="Titus Ellison" w:date="2022-10-21T09:54:00Z">
        <w:r w:rsidR="000377BF" w:rsidRPr="000377BF">
          <w:rPr>
            <w:rStyle w:val="Toggle"/>
            <w:rPrChange w:id="8139" w:author="Titus Ellison" w:date="2022-10-21T09:54:00Z">
              <w:rPr/>
            </w:rPrChange>
          </w:rPr>
          <w:t xml:space="preserve"> [</w:t>
        </w:r>
      </w:ins>
      <w:r w:rsidRPr="000377BF">
        <w:rPr>
          <w:rStyle w:val="Toggle"/>
          <w:rPrChange w:id="8140" w:author="Titus Ellison" w:date="2022-10-21T09:54:00Z">
            <w:rPr/>
          </w:rPrChange>
        </w:rPr>
        <w:t>2°F</w:t>
      </w:r>
      <w:ins w:id="8141" w:author="Titus Ellison" w:date="2022-10-21T09:54:00Z">
        <w:r w:rsidR="000377BF" w:rsidRPr="000377BF">
          <w:rPr>
            <w:rStyle w:val="Toggle"/>
            <w:rPrChange w:id="8142" w:author="Titus Ellison" w:date="2022-10-21T09:54:00Z">
              <w:rPr/>
            </w:rPrChange>
          </w:rPr>
          <w:t>]]</w:t>
        </w:r>
      </w:ins>
      <w:r w:rsidRPr="00FA7ACF">
        <w:t xml:space="preserve"> &gt; setpoint for 15 minutes.</w:t>
      </w:r>
    </w:p>
    <w:p w14:paraId="6B84A692" w14:textId="77777777" w:rsidR="00FA44FD" w:rsidRPr="00FA7ACF" w:rsidRDefault="00FA44FD" w:rsidP="007C1423">
      <w:pPr>
        <w:pStyle w:val="Heading5"/>
      </w:pPr>
      <w:r w:rsidRPr="00FA7ACF">
        <w:t>Stage down if both of the following are true:</w:t>
      </w:r>
    </w:p>
    <w:p w14:paraId="5AF71354" w14:textId="77777777" w:rsidR="00FA44FD" w:rsidRPr="00FA7ACF" w:rsidRDefault="00FA44FD" w:rsidP="007C1423">
      <w:pPr>
        <w:pStyle w:val="Heading6"/>
      </w:pPr>
      <w:r w:rsidRPr="00FA7ACF">
        <w:t xml:space="preserve">Next available lower stage </w:t>
      </w:r>
      <w:r w:rsidRPr="00FA7ACF">
        <w:rPr>
          <w:i/>
        </w:rPr>
        <w:t>OPLR</w:t>
      </w:r>
      <w:r w:rsidRPr="00FA7ACF">
        <w:t xml:space="preserve"> &lt; </w:t>
      </w:r>
      <w:r w:rsidRPr="00FA7ACF">
        <w:rPr>
          <w:i/>
        </w:rPr>
        <w:t>SPLR</w:t>
      </w:r>
      <w:r w:rsidRPr="00FA7ACF">
        <w:rPr>
          <w:i/>
          <w:vertAlign w:val="subscript"/>
        </w:rPr>
        <w:t>DN</w:t>
      </w:r>
      <w:r w:rsidRPr="00FA7ACF">
        <w:rPr>
          <w:i/>
        </w:rPr>
        <w:t xml:space="preserve"> </w:t>
      </w:r>
      <w:r w:rsidRPr="00FA7ACF">
        <w:t>for 15 minutes and next lower stage OPLR is not increasing at a rate greater than 2.5% per minute averaged over 5 minutes; and</w:t>
      </w:r>
    </w:p>
    <w:p w14:paraId="53AD6F7B" w14:textId="77777777" w:rsidR="00FA44FD" w:rsidRPr="00FA7ACF" w:rsidRDefault="00FA44FD" w:rsidP="007C1423">
      <w:pPr>
        <w:pStyle w:val="Heading6"/>
      </w:pPr>
      <w:r w:rsidRPr="00FA7ACF">
        <w:t>The failsafe stage up condition is not true.</w:t>
      </w:r>
    </w:p>
    <w:bookmarkEnd w:id="8119"/>
    <w:p w14:paraId="3F9AA616" w14:textId="77777777" w:rsidR="00FA44FD" w:rsidRPr="00FA7ACF" w:rsidRDefault="00FA44FD" w:rsidP="00FA44FD">
      <w:pPr>
        <w:pStyle w:val="Infobox"/>
      </w:pPr>
      <w:r w:rsidRPr="00FA7ACF">
        <w:t xml:space="preserve">The first stage up condition stages the chillers at the optimum load point, SPLR, to maximize chiller efficiency. The second stage up condition acts as a failsafe bringing on the lag chiller if one or more coils is starved because chilled water differential pressure is below </w:t>
      </w:r>
      <w:proofErr w:type="gramStart"/>
      <w:r w:rsidRPr="00FA7ACF">
        <w:t>setpoint</w:t>
      </w:r>
      <w:proofErr w:type="gramEnd"/>
      <w:r w:rsidRPr="00FA7ACF">
        <w:t xml:space="preserve"> or chilled water supply temperature is above setpoint for an extended period. The former may occur if chilled water delta-T is degraded from </w:t>
      </w:r>
      <w:proofErr w:type="gramStart"/>
      <w:r w:rsidRPr="00FA7ACF">
        <w:t>design</w:t>
      </w:r>
      <w:proofErr w:type="gramEnd"/>
      <w:r w:rsidRPr="00FA7ACF">
        <w:t xml:space="preserve"> or one pump is down for maintenance and the pump(s) are unable to drive additional flow through the operating chiller; the latter may occur if the lead chiller has an active fault condition that is not generating a failure alarm. It is also possible that the OPLR calculation could go out of calibration due to a failed flow meter and/or return temperature sensor, thus necessitating fallback on the failsafe conditions. </w:t>
      </w:r>
    </w:p>
    <w:p w14:paraId="4ECCE9AB" w14:textId="77777777" w:rsidR="00FA44FD" w:rsidRPr="00FA7ACF" w:rsidRDefault="00FA44FD" w:rsidP="00FA44FD">
      <w:pPr>
        <w:pStyle w:val="Infobox"/>
      </w:pPr>
      <w:r w:rsidRPr="00FA7ACF">
        <w:t>Note that the DP failsafe condition does not apply to series chiller plants since bringing on an additional chiller would only increase pressure drop in a series chiller plant.</w:t>
      </w:r>
    </w:p>
    <w:p w14:paraId="262D21CF" w14:textId="6CF795FE" w:rsidR="00FA44FD" w:rsidRPr="00FA7ACF" w:rsidRDefault="00FA44FD" w:rsidP="00FA44FD">
      <w:pPr>
        <w:pStyle w:val="Instrbox"/>
      </w:pPr>
      <w:r w:rsidRPr="00FA7ACF">
        <w:t xml:space="preserve">Retain the following five </w:t>
      </w:r>
      <w:r w:rsidR="00335D1A">
        <w:t>section</w:t>
      </w:r>
      <w:r w:rsidRPr="00FA7ACF">
        <w:t xml:space="preserve">s for Primary-only chiller plants with waterside economizers. Delete otherwise. </w:t>
      </w:r>
    </w:p>
    <w:p w14:paraId="2C76D020" w14:textId="1E21EF54" w:rsidR="00FA44FD" w:rsidRPr="00FA7ACF" w:rsidRDefault="00FA44FD" w:rsidP="007C1423">
      <w:pPr>
        <w:pStyle w:val="Heading5"/>
      </w:pPr>
      <w:r w:rsidRPr="00FA7ACF">
        <w:t>When enabling the plant, skip the Waterside Economizer Only Stage (lowest stage) if PHXLWT with PLR</w:t>
      </w:r>
      <w:r w:rsidRPr="00FA7ACF">
        <w:rPr>
          <w:vertAlign w:val="subscript"/>
        </w:rPr>
        <w:t>HX</w:t>
      </w:r>
      <w:r w:rsidRPr="00FA7ACF">
        <w:t xml:space="preserve"> set equal to 1 is not </w:t>
      </w:r>
      <w:ins w:id="8143" w:author="Titus Ellison" w:date="2022-10-21T09:57:00Z">
        <w:r w:rsidR="009B395F" w:rsidRPr="00992EFE">
          <w:rPr>
            <w:rStyle w:val="Toggle"/>
            <w:rPrChange w:id="8144" w:author="Titus Ellison" w:date="2022-10-21T09:57:00Z">
              <w:rPr/>
            </w:rPrChange>
          </w:rPr>
          <w:t xml:space="preserve">[UNITS </w:t>
        </w:r>
        <w:r w:rsidR="00992EFE" w:rsidRPr="00992EFE">
          <w:rPr>
            <w:rStyle w:val="Toggle"/>
            <w:rPrChange w:id="8145" w:author="Titus Ellison" w:date="2022-10-21T09:57:00Z">
              <w:rPr/>
            </w:rPrChange>
          </w:rPr>
          <w:t>[0.5°C] [</w:t>
        </w:r>
      </w:ins>
      <w:r w:rsidRPr="00992EFE">
        <w:rPr>
          <w:rStyle w:val="Toggle"/>
          <w:rPrChange w:id="8146" w:author="Titus Ellison" w:date="2022-10-21T09:57:00Z">
            <w:rPr/>
          </w:rPrChange>
        </w:rPr>
        <w:t>1°F</w:t>
      </w:r>
      <w:ins w:id="8147" w:author="Titus Ellison" w:date="2022-10-21T09:57:00Z">
        <w:r w:rsidR="00992EFE" w:rsidRPr="00992EFE">
          <w:rPr>
            <w:rStyle w:val="Toggle"/>
            <w:rPrChange w:id="8148" w:author="Titus Ellison" w:date="2022-10-21T09:57:00Z">
              <w:rPr/>
            </w:rPrChange>
          </w:rPr>
          <w:t>]]</w:t>
        </w:r>
      </w:ins>
      <w:r w:rsidRPr="00FA7ACF">
        <w:t xml:space="preserve"> &lt; CHWST setpoint.</w:t>
      </w:r>
    </w:p>
    <w:p w14:paraId="651B31DE" w14:textId="77777777" w:rsidR="00FA44FD" w:rsidRPr="00FA7ACF" w:rsidRDefault="00FA44FD" w:rsidP="007C1423">
      <w:pPr>
        <w:pStyle w:val="Heading5"/>
      </w:pPr>
      <w:r w:rsidRPr="00FA7ACF">
        <w:lastRenderedPageBreak/>
        <w:t>When only the Waterside Economizer is enabled, stage up if either of the following is true:</w:t>
      </w:r>
    </w:p>
    <w:p w14:paraId="5F54EE1C" w14:textId="7F8A76D5" w:rsidR="00FA44FD" w:rsidRPr="00FA7ACF" w:rsidRDefault="00FA44FD" w:rsidP="007C1423">
      <w:pPr>
        <w:pStyle w:val="Heading6"/>
      </w:pPr>
      <w:r w:rsidRPr="00FA7ACF">
        <w:t xml:space="preserve">CHW supply temperature is </w:t>
      </w:r>
      <w:ins w:id="8149" w:author="Titus Ellison" w:date="2022-10-21T09:57:00Z">
        <w:r w:rsidR="00992EFE" w:rsidRPr="00992EFE">
          <w:rPr>
            <w:rStyle w:val="Toggle"/>
            <w:rPrChange w:id="8150" w:author="Titus Ellison" w:date="2022-10-21T09:57:00Z">
              <w:rPr/>
            </w:rPrChange>
          </w:rPr>
          <w:t>[UNITS [1°C] [</w:t>
        </w:r>
      </w:ins>
      <w:r w:rsidRPr="00992EFE">
        <w:rPr>
          <w:rStyle w:val="Toggle"/>
          <w:rPrChange w:id="8151" w:author="Titus Ellison" w:date="2022-10-21T09:57:00Z">
            <w:rPr/>
          </w:rPrChange>
        </w:rPr>
        <w:t>2°F</w:t>
      </w:r>
      <w:ins w:id="8152" w:author="Titus Ellison" w:date="2022-10-21T09:57:00Z">
        <w:r w:rsidR="00992EFE" w:rsidRPr="00992EFE">
          <w:rPr>
            <w:rStyle w:val="Toggle"/>
            <w:rPrChange w:id="8153" w:author="Titus Ellison" w:date="2022-10-21T09:57:00Z">
              <w:rPr/>
            </w:rPrChange>
          </w:rPr>
          <w:t>]]</w:t>
        </w:r>
      </w:ins>
      <w:r w:rsidRPr="00FA7ACF">
        <w:t xml:space="preserve"> &gt; setpoint for 20 minutes; or</w:t>
      </w:r>
    </w:p>
    <w:p w14:paraId="583F878E" w14:textId="4C1C1011" w:rsidR="00FA44FD" w:rsidRPr="00FA7ACF" w:rsidRDefault="00FA44FD" w:rsidP="007C1423">
      <w:pPr>
        <w:pStyle w:val="Heading6"/>
      </w:pPr>
      <w:r w:rsidRPr="00FA7ACF">
        <w:t xml:space="preserve">CHW supply temperature is </w:t>
      </w:r>
      <w:ins w:id="8154" w:author="Titus Ellison" w:date="2022-10-21T09:57:00Z">
        <w:r w:rsidR="00992EFE" w:rsidRPr="00992EFE">
          <w:rPr>
            <w:rStyle w:val="Toggle"/>
            <w:rPrChange w:id="8155" w:author="Titus Ellison" w:date="2022-10-21T09:57:00Z">
              <w:rPr/>
            </w:rPrChange>
          </w:rPr>
          <w:t>[UNITS [2°C] [</w:t>
        </w:r>
      </w:ins>
      <w:r w:rsidRPr="00992EFE">
        <w:rPr>
          <w:rStyle w:val="Toggle"/>
          <w:rPrChange w:id="8156" w:author="Titus Ellison" w:date="2022-10-21T09:57:00Z">
            <w:rPr/>
          </w:rPrChange>
        </w:rPr>
        <w:t>4°F</w:t>
      </w:r>
      <w:ins w:id="8157" w:author="Titus Ellison" w:date="2022-10-21T09:57:00Z">
        <w:r w:rsidR="00992EFE" w:rsidRPr="00992EFE">
          <w:rPr>
            <w:rStyle w:val="Toggle"/>
            <w:rPrChange w:id="8158" w:author="Titus Ellison" w:date="2022-10-21T09:57:00Z">
              <w:rPr/>
            </w:rPrChange>
          </w:rPr>
          <w:t>]]</w:t>
        </w:r>
      </w:ins>
      <w:r w:rsidRPr="00FA7ACF">
        <w:t xml:space="preserve"> &gt; setpoint for 10 minutes.</w:t>
      </w:r>
    </w:p>
    <w:p w14:paraId="18403532" w14:textId="77777777" w:rsidR="00FA44FD" w:rsidRPr="00FA7ACF" w:rsidRDefault="00FA44FD" w:rsidP="007C1423">
      <w:pPr>
        <w:pStyle w:val="Heading5"/>
      </w:pPr>
      <w:r w:rsidRPr="00FA7ACF">
        <w:t>In all other stages, stage up if any of the following is true:</w:t>
      </w:r>
    </w:p>
    <w:p w14:paraId="72457423" w14:textId="77777777" w:rsidR="00FA44FD" w:rsidRPr="00FA7ACF" w:rsidRDefault="00FA44FD" w:rsidP="007C1423">
      <w:pPr>
        <w:pStyle w:val="Heading6"/>
      </w:pPr>
      <w:r w:rsidRPr="00FA7ACF">
        <w:rPr>
          <w:b/>
          <w:bCs/>
        </w:rPr>
        <w:t xml:space="preserve">Availability Condition: </w:t>
      </w:r>
      <w:r w:rsidRPr="00FA7ACF">
        <w:t>The equipment necessary to operate the current stage are unavailable. The availability condition is not subject to the minimum stage runtime requirement. Or</w:t>
      </w:r>
    </w:p>
    <w:p w14:paraId="6D854CA9" w14:textId="77777777" w:rsidR="00FA44FD" w:rsidRPr="00FA7ACF" w:rsidRDefault="00FA44FD" w:rsidP="007C1423">
      <w:pPr>
        <w:pStyle w:val="Heading6"/>
      </w:pPr>
      <w:r w:rsidRPr="00FA7ACF">
        <w:rPr>
          <w:b/>
          <w:bCs/>
        </w:rPr>
        <w:t>Efficiency Condition</w:t>
      </w:r>
      <w:r w:rsidRPr="00FA7ACF">
        <w:t xml:space="preserve">: Current stage </w:t>
      </w:r>
      <w:r w:rsidRPr="00FA7ACF">
        <w:rPr>
          <w:i/>
        </w:rPr>
        <w:t xml:space="preserve">OPLR </w:t>
      </w:r>
      <w:r w:rsidRPr="00FA7ACF">
        <w:t xml:space="preserve">&gt; </w:t>
      </w:r>
      <w:r w:rsidRPr="00FA7ACF">
        <w:rPr>
          <w:i/>
        </w:rPr>
        <w:t>SPLR</w:t>
      </w:r>
      <w:r w:rsidRPr="00FA7ACF">
        <w:rPr>
          <w:i/>
          <w:vertAlign w:val="subscript"/>
        </w:rPr>
        <w:t>UP</w:t>
      </w:r>
      <w:r w:rsidRPr="00FA7ACF">
        <w:t xml:space="preserve"> for 15 minutes and current stage OPLR is not decreasing at a rate greater than 2.5% per minute averaged over 5 minutes; or</w:t>
      </w:r>
    </w:p>
    <w:p w14:paraId="2DDAE99B" w14:textId="77777777" w:rsidR="00FA44FD" w:rsidRPr="00FA7ACF" w:rsidRDefault="00FA44FD" w:rsidP="007C1423">
      <w:pPr>
        <w:pStyle w:val="Heading6"/>
      </w:pPr>
      <w:r w:rsidRPr="00FA7ACF">
        <w:t>Failsafe Condition:</w:t>
      </w:r>
    </w:p>
    <w:p w14:paraId="42409CAD" w14:textId="77777777" w:rsidR="00FA44FD" w:rsidRPr="00FA7ACF" w:rsidRDefault="00FA44FD" w:rsidP="00FA44FD">
      <w:pPr>
        <w:pStyle w:val="Instrbox"/>
      </w:pPr>
      <w:r w:rsidRPr="00FA7ACF">
        <w:t>Retain the following condition for parallel chiller plants. Delete otherwise.</w:t>
      </w:r>
    </w:p>
    <w:p w14:paraId="43C7699F" w14:textId="76FBC802" w:rsidR="00FA44FD" w:rsidRPr="00FA7ACF" w:rsidRDefault="00FA44FD" w:rsidP="007C1423">
      <w:pPr>
        <w:pStyle w:val="Heading7"/>
      </w:pPr>
      <w:r w:rsidRPr="00FA7ACF">
        <w:t xml:space="preserve">CHW DP is </w:t>
      </w:r>
      <w:ins w:id="8159" w:author="Titus Ellison" w:date="2022-10-21T09:58:00Z">
        <w:r w:rsidR="00BB1E72" w:rsidRPr="00895BAF">
          <w:rPr>
            <w:rStyle w:val="Toggle"/>
            <w:rPrChange w:id="8160" w:author="Titus Ellison" w:date="2022-10-21T09:59:00Z">
              <w:rPr/>
            </w:rPrChange>
          </w:rPr>
          <w:t xml:space="preserve">[UNITS </w:t>
        </w:r>
      </w:ins>
      <w:ins w:id="8161" w:author="Titus Ellison" w:date="2022-10-21T09:59:00Z">
        <w:r w:rsidR="00895BAF">
          <w:rPr>
            <w:rStyle w:val="Toggle"/>
          </w:rPr>
          <w:t>[</w:t>
        </w:r>
        <w:r w:rsidR="00895BAF" w:rsidRPr="00895BAF">
          <w:rPr>
            <w:rStyle w:val="Toggle"/>
            <w:rPrChange w:id="8162" w:author="Titus Ellison" w:date="2022-10-21T09:59:00Z">
              <w:rPr/>
            </w:rPrChange>
          </w:rPr>
          <w:t>14 kPa] [</w:t>
        </w:r>
      </w:ins>
      <w:r w:rsidRPr="00895BAF">
        <w:rPr>
          <w:rStyle w:val="Toggle"/>
          <w:rPrChange w:id="8163" w:author="Titus Ellison" w:date="2022-10-21T09:59:00Z">
            <w:rPr/>
          </w:rPrChange>
        </w:rPr>
        <w:t>2 psi</w:t>
      </w:r>
      <w:ins w:id="8164" w:author="Titus Ellison" w:date="2022-10-21T09:59:00Z">
        <w:r w:rsidR="00895BAF" w:rsidRPr="00895BAF">
          <w:rPr>
            <w:rStyle w:val="Toggle"/>
            <w:rPrChange w:id="8165" w:author="Titus Ellison" w:date="2022-10-21T09:59:00Z">
              <w:rPr/>
            </w:rPrChange>
          </w:rPr>
          <w:t>]]</w:t>
        </w:r>
      </w:ins>
      <w:r w:rsidRPr="00FA7ACF">
        <w:t xml:space="preserve"> &lt; setpoint for 15 minutes; or</w:t>
      </w:r>
    </w:p>
    <w:p w14:paraId="542BCB42" w14:textId="7DA34AFF" w:rsidR="00FA44FD" w:rsidRPr="00FA7ACF" w:rsidRDefault="00FA44FD" w:rsidP="007C1423">
      <w:pPr>
        <w:pStyle w:val="Heading7"/>
      </w:pPr>
      <w:r w:rsidRPr="00FA7ACF">
        <w:t xml:space="preserve">CHW supply temperature is </w:t>
      </w:r>
      <w:ins w:id="8166" w:author="Titus Ellison" w:date="2022-10-21T10:01:00Z">
        <w:r w:rsidR="00DA6C1F" w:rsidRPr="00DA6C1F">
          <w:rPr>
            <w:rStyle w:val="Toggle"/>
            <w:rPrChange w:id="8167" w:author="Titus Ellison" w:date="2022-10-21T10:01:00Z">
              <w:rPr/>
            </w:rPrChange>
          </w:rPr>
          <w:t>[UNITS [1°C] [</w:t>
        </w:r>
      </w:ins>
      <w:r w:rsidRPr="00DA6C1F">
        <w:rPr>
          <w:rStyle w:val="Toggle"/>
          <w:rPrChange w:id="8168" w:author="Titus Ellison" w:date="2022-10-21T10:01:00Z">
            <w:rPr/>
          </w:rPrChange>
        </w:rPr>
        <w:t>2°F</w:t>
      </w:r>
      <w:ins w:id="8169" w:author="Titus Ellison" w:date="2022-10-21T10:01:00Z">
        <w:r w:rsidR="00DA6C1F" w:rsidRPr="00DA6C1F">
          <w:rPr>
            <w:rStyle w:val="Toggle"/>
            <w:rPrChange w:id="8170" w:author="Titus Ellison" w:date="2022-10-21T10:01:00Z">
              <w:rPr/>
            </w:rPrChange>
          </w:rPr>
          <w:t>]]</w:t>
        </w:r>
      </w:ins>
      <w:r w:rsidRPr="00FA7ACF">
        <w:t xml:space="preserve"> &gt; setpoint for 15 minutes.</w:t>
      </w:r>
    </w:p>
    <w:p w14:paraId="2F217C4B" w14:textId="77777777" w:rsidR="00FA44FD" w:rsidRPr="00FA7ACF" w:rsidRDefault="00FA44FD" w:rsidP="007C1423">
      <w:pPr>
        <w:pStyle w:val="Heading5"/>
      </w:pPr>
      <w:r w:rsidRPr="00FA7ACF">
        <w:t xml:space="preserve">When only the Waterside Economizer is enabled in the next lower stage, stage down if </w:t>
      </w:r>
      <w:proofErr w:type="gramStart"/>
      <w:r w:rsidRPr="00FA7ACF">
        <w:t>all of</w:t>
      </w:r>
      <w:proofErr w:type="gramEnd"/>
      <w:r w:rsidRPr="00FA7ACF">
        <w:t xml:space="preserve"> the following are true:</w:t>
      </w:r>
    </w:p>
    <w:p w14:paraId="32AA1081" w14:textId="77777777" w:rsidR="00FA44FD" w:rsidRPr="00FA7ACF" w:rsidRDefault="00FA44FD" w:rsidP="007C1423">
      <w:pPr>
        <w:pStyle w:val="Heading6"/>
      </w:pPr>
      <w:proofErr w:type="spellStart"/>
      <w:r w:rsidRPr="00FA7ACF">
        <w:t>WseTower-MaxSpeed</w:t>
      </w:r>
      <w:proofErr w:type="spellEnd"/>
      <w:r w:rsidRPr="00FA7ACF">
        <w:t xml:space="preserve"> is less than 100%; and</w:t>
      </w:r>
    </w:p>
    <w:p w14:paraId="4147F4BD" w14:textId="77777777" w:rsidR="00FA44FD" w:rsidRPr="00FA7ACF" w:rsidRDefault="00FA44FD" w:rsidP="007C1423">
      <w:pPr>
        <w:pStyle w:val="Heading6"/>
      </w:pPr>
      <w:r w:rsidRPr="00FA7ACF">
        <w:t>WSE is enabled; and</w:t>
      </w:r>
    </w:p>
    <w:p w14:paraId="0084C244" w14:textId="26B81BD3" w:rsidR="00FA44FD" w:rsidRPr="00FA7ACF" w:rsidRDefault="00FA44FD" w:rsidP="007C1423">
      <w:pPr>
        <w:pStyle w:val="Heading6"/>
      </w:pPr>
      <w:r w:rsidRPr="00FA7ACF">
        <w:t xml:space="preserve">PHXLWT is </w:t>
      </w:r>
      <w:ins w:id="8171" w:author="Titus Ellison" w:date="2022-10-21T10:01:00Z">
        <w:r w:rsidR="00DA6C1F" w:rsidRPr="00DA6C1F">
          <w:rPr>
            <w:rStyle w:val="Toggle"/>
            <w:rPrChange w:id="8172" w:author="Titus Ellison" w:date="2022-10-21T10:01:00Z">
              <w:rPr/>
            </w:rPrChange>
          </w:rPr>
          <w:t>[UNITS [0.5°C] [</w:t>
        </w:r>
      </w:ins>
      <w:r w:rsidRPr="00DA6C1F">
        <w:rPr>
          <w:rStyle w:val="Toggle"/>
          <w:rPrChange w:id="8173" w:author="Titus Ellison" w:date="2022-10-21T10:01:00Z">
            <w:rPr/>
          </w:rPrChange>
        </w:rPr>
        <w:t>1°F</w:t>
      </w:r>
      <w:ins w:id="8174" w:author="Titus Ellison" w:date="2022-10-21T10:01:00Z">
        <w:r w:rsidR="00DA6C1F" w:rsidRPr="00DA6C1F">
          <w:rPr>
            <w:rStyle w:val="Toggle"/>
            <w:rPrChange w:id="8175" w:author="Titus Ellison" w:date="2022-10-21T10:01:00Z">
              <w:rPr/>
            </w:rPrChange>
          </w:rPr>
          <w:t>]]</w:t>
        </w:r>
      </w:ins>
      <w:r w:rsidRPr="00FA7ACF">
        <w:t xml:space="preserve"> &lt; CHW supply temp setpoint.</w:t>
      </w:r>
    </w:p>
    <w:p w14:paraId="001D68BF" w14:textId="77777777" w:rsidR="00FA44FD" w:rsidRPr="00FA7ACF" w:rsidRDefault="00FA44FD" w:rsidP="007C1423">
      <w:pPr>
        <w:pStyle w:val="Heading5"/>
      </w:pPr>
      <w:r w:rsidRPr="00FA7ACF">
        <w:t>In all other stages, stage down if both of the following are true:</w:t>
      </w:r>
    </w:p>
    <w:p w14:paraId="03482A27" w14:textId="77777777" w:rsidR="00FA44FD" w:rsidRPr="00FA7ACF" w:rsidRDefault="00FA44FD" w:rsidP="007C1423">
      <w:pPr>
        <w:pStyle w:val="Heading6"/>
      </w:pPr>
      <w:r w:rsidRPr="00FA7ACF">
        <w:t xml:space="preserve">Next available lower stage </w:t>
      </w:r>
      <w:r w:rsidRPr="00FA7ACF">
        <w:rPr>
          <w:i/>
        </w:rPr>
        <w:t>OPLR</w:t>
      </w:r>
      <w:r w:rsidRPr="00FA7ACF">
        <w:t xml:space="preserve"> &lt; </w:t>
      </w:r>
      <w:r w:rsidRPr="00FA7ACF">
        <w:rPr>
          <w:i/>
        </w:rPr>
        <w:t>SPLR</w:t>
      </w:r>
      <w:r w:rsidRPr="00FA7ACF">
        <w:rPr>
          <w:i/>
          <w:vertAlign w:val="subscript"/>
        </w:rPr>
        <w:t>DN</w:t>
      </w:r>
      <w:r w:rsidRPr="00FA7ACF">
        <w:rPr>
          <w:i/>
        </w:rPr>
        <w:t xml:space="preserve"> </w:t>
      </w:r>
      <w:r w:rsidRPr="00FA7ACF">
        <w:t>for 15 minutes and next lower stage OPLR is not increasing at a rate greater than 2.5% per minute averaged over 5 minutes; and</w:t>
      </w:r>
    </w:p>
    <w:p w14:paraId="0285D314" w14:textId="77777777" w:rsidR="00FA44FD" w:rsidRPr="00FA7ACF" w:rsidRDefault="00FA44FD" w:rsidP="007C1423">
      <w:pPr>
        <w:pStyle w:val="Heading6"/>
      </w:pPr>
      <w:r w:rsidRPr="00FA7ACF">
        <w:t>The failsafe stage up condition is not true.</w:t>
      </w:r>
    </w:p>
    <w:p w14:paraId="62FF571E" w14:textId="4145ED40" w:rsidR="00FA44FD" w:rsidRPr="00FA7ACF" w:rsidRDefault="00FA44FD" w:rsidP="00FA44FD">
      <w:pPr>
        <w:pStyle w:val="Infobox"/>
      </w:pPr>
      <w:r w:rsidRPr="00FA7ACF">
        <w:t xml:space="preserve">Chiller staging for a Primary-only plant with a WSE mirrors staging for a standard Primary-only plant with the only complications being deciding (1) whether the plant can start with just the waterside economizer and (2) when chillers can be staged off leaving the WSE to meet the load alone. For (1), the logic conservatively estimates the CHWST that the WSE will be able to achieve assuming the WSE HX is fully loaded at startup. If the WSE is projected to be able to provide water at least </w:t>
      </w:r>
      <w:ins w:id="8176" w:author="Titus Ellison" w:date="2022-10-21T10:02:00Z">
        <w:r w:rsidR="00B84E30" w:rsidRPr="00B84E30">
          <w:rPr>
            <w:rStyle w:val="Toggle"/>
            <w:rPrChange w:id="8177" w:author="Titus Ellison" w:date="2022-10-21T10:02:00Z">
              <w:rPr/>
            </w:rPrChange>
          </w:rPr>
          <w:t>[UNITS [0.5°C] [</w:t>
        </w:r>
      </w:ins>
      <w:r w:rsidRPr="00B84E30">
        <w:rPr>
          <w:rStyle w:val="Toggle"/>
          <w:rPrChange w:id="8178" w:author="Titus Ellison" w:date="2022-10-21T10:02:00Z">
            <w:rPr/>
          </w:rPrChange>
        </w:rPr>
        <w:t>1°F</w:t>
      </w:r>
      <w:ins w:id="8179" w:author="Titus Ellison" w:date="2022-10-21T10:02:00Z">
        <w:r w:rsidR="00B84E30" w:rsidRPr="00B84E30">
          <w:rPr>
            <w:rStyle w:val="Toggle"/>
            <w:rPrChange w:id="8180" w:author="Titus Ellison" w:date="2022-10-21T10:02:00Z">
              <w:rPr/>
            </w:rPrChange>
          </w:rPr>
          <w:t>]]</w:t>
        </w:r>
      </w:ins>
      <w:r w:rsidRPr="00FA7ACF">
        <w:t xml:space="preserve"> colder than the CHWST setpoint, then the plant starts in WSE mode. For (2), the logic similarly verifies that the WSE is predicted to be able to provide water at least 1°F colder than the CHWST setpoint and cross-validates that prediction by ensuring that </w:t>
      </w:r>
      <w:proofErr w:type="spellStart"/>
      <w:r w:rsidRPr="00FA7ACF">
        <w:t>WseTower-MaxSpeed</w:t>
      </w:r>
      <w:proofErr w:type="spellEnd"/>
      <w:r w:rsidRPr="00FA7ACF">
        <w:t>, which is reset to false load the chillers to prevent cycling with the WSE on, is less than 100%. In other words, the logic checks that the WSE is currently throttling its capacity at current plant conditions with a chiller on; if it is not, then clearly the WSE cannot meet the CHWST setpoint alone.</w:t>
      </w:r>
    </w:p>
    <w:p w14:paraId="78BE0439" w14:textId="71421AD8" w:rsidR="00FA44FD" w:rsidRPr="00FA7ACF" w:rsidRDefault="00FA44FD" w:rsidP="00FA44FD">
      <w:pPr>
        <w:pStyle w:val="Instrbox"/>
        <w:jc w:val="both"/>
      </w:pPr>
      <w:r w:rsidRPr="00FA7ACF">
        <w:t xml:space="preserve">Retain the following two </w:t>
      </w:r>
      <w:r w:rsidR="00335D1A">
        <w:t>section</w:t>
      </w:r>
      <w:r w:rsidRPr="00FA7ACF">
        <w:t>s for Primary-secondary chiller plants without waterside economizers. Delete otherwise.</w:t>
      </w:r>
    </w:p>
    <w:p w14:paraId="2CB4E5E3" w14:textId="77777777" w:rsidR="00FA44FD" w:rsidRPr="00FA7ACF" w:rsidRDefault="00FA44FD" w:rsidP="007C1423">
      <w:pPr>
        <w:pStyle w:val="Heading5"/>
      </w:pPr>
      <w:r w:rsidRPr="00FA7ACF">
        <w:t>Stage up if any of the following is true:</w:t>
      </w:r>
    </w:p>
    <w:p w14:paraId="32E3ED96" w14:textId="77777777" w:rsidR="00FA44FD" w:rsidRPr="00FA7ACF" w:rsidRDefault="00FA44FD" w:rsidP="007C1423">
      <w:pPr>
        <w:pStyle w:val="Heading6"/>
      </w:pPr>
      <w:r w:rsidRPr="00FA7ACF">
        <w:rPr>
          <w:b/>
          <w:bCs/>
        </w:rPr>
        <w:t xml:space="preserve">Availability Condition: </w:t>
      </w:r>
      <w:r w:rsidRPr="00FA7ACF">
        <w:t>The equipment necessary to operate the current stage are unavailable. The availability condition is not subject to the minimum stage runtime requirement. Or</w:t>
      </w:r>
    </w:p>
    <w:p w14:paraId="6D1E6F34" w14:textId="77777777" w:rsidR="00FA44FD" w:rsidRPr="00FA7ACF" w:rsidRDefault="00FA44FD" w:rsidP="007C1423">
      <w:pPr>
        <w:pStyle w:val="Heading6"/>
      </w:pPr>
      <w:r w:rsidRPr="00FA7ACF">
        <w:rPr>
          <w:b/>
        </w:rPr>
        <w:t xml:space="preserve">Efficiency Condition: </w:t>
      </w:r>
      <w:r w:rsidRPr="00FA7ACF">
        <w:t xml:space="preserve">Current stage </w:t>
      </w:r>
      <w:r w:rsidRPr="00FA7ACF">
        <w:rPr>
          <w:i/>
        </w:rPr>
        <w:t xml:space="preserve">OPLR </w:t>
      </w:r>
      <w:r w:rsidRPr="00FA7ACF">
        <w:t xml:space="preserve">&gt; </w:t>
      </w:r>
      <w:r w:rsidRPr="00FA7ACF">
        <w:rPr>
          <w:i/>
        </w:rPr>
        <w:t>SPLR</w:t>
      </w:r>
      <w:r w:rsidRPr="00FA7ACF">
        <w:rPr>
          <w:i/>
          <w:vertAlign w:val="subscript"/>
        </w:rPr>
        <w:t>UP</w:t>
      </w:r>
      <w:r w:rsidRPr="00FA7ACF">
        <w:t xml:space="preserve"> for 15 minutes and current stage OPLR is not decreasing at a rate greater than 2.5% per minute averaged over 5 minutes; or</w:t>
      </w:r>
      <w:r w:rsidRPr="00FA7ACF" w:rsidDel="00031556">
        <w:t xml:space="preserve"> </w:t>
      </w:r>
    </w:p>
    <w:p w14:paraId="439D0451" w14:textId="77777777" w:rsidR="00FA44FD" w:rsidRPr="00FA7ACF" w:rsidRDefault="00FA44FD" w:rsidP="007C1423">
      <w:pPr>
        <w:pStyle w:val="Heading6"/>
      </w:pPr>
      <w:r w:rsidRPr="00FA7ACF">
        <w:t>Failsafe Condition:</w:t>
      </w:r>
    </w:p>
    <w:p w14:paraId="79BB7CF3" w14:textId="4FB5591D" w:rsidR="00FA44FD" w:rsidRPr="00FA7ACF" w:rsidRDefault="00FA44FD" w:rsidP="007C1423">
      <w:pPr>
        <w:pStyle w:val="Heading7"/>
      </w:pPr>
      <w:r w:rsidRPr="00FA7ACF">
        <w:lastRenderedPageBreak/>
        <w:t xml:space="preserve">Secondary CHW supply temperature &gt; primary CHW supply temperature + </w:t>
      </w:r>
      <w:ins w:id="8181" w:author="Titus Ellison" w:date="2022-10-21T10:02:00Z">
        <w:r w:rsidR="00B84E30" w:rsidRPr="00B84E30">
          <w:rPr>
            <w:rStyle w:val="Toggle"/>
            <w:rPrChange w:id="8182" w:author="Titus Ellison" w:date="2022-10-21T10:02:00Z">
              <w:rPr/>
            </w:rPrChange>
          </w:rPr>
          <w:t>[UNITS [1°C] [</w:t>
        </w:r>
      </w:ins>
      <w:r w:rsidRPr="00B84E30">
        <w:rPr>
          <w:rStyle w:val="Toggle"/>
          <w:rPrChange w:id="8183" w:author="Titus Ellison" w:date="2022-10-21T10:02:00Z">
            <w:rPr/>
          </w:rPrChange>
        </w:rPr>
        <w:t>2°F</w:t>
      </w:r>
      <w:ins w:id="8184" w:author="Titus Ellison" w:date="2022-10-21T10:02:00Z">
        <w:r w:rsidR="00B84E30" w:rsidRPr="00B84E30">
          <w:rPr>
            <w:rStyle w:val="Toggle"/>
            <w:rPrChange w:id="8185" w:author="Titus Ellison" w:date="2022-10-21T10:02:00Z">
              <w:rPr/>
            </w:rPrChange>
          </w:rPr>
          <w:t>]]</w:t>
        </w:r>
      </w:ins>
      <w:r w:rsidRPr="00FA7ACF">
        <w:t xml:space="preserve"> for 10 minutes and the enabled primary pumps are at maximum speed; or</w:t>
      </w:r>
    </w:p>
    <w:p w14:paraId="28B57B34" w14:textId="62F26BFE" w:rsidR="00FA44FD" w:rsidRPr="00FA7ACF" w:rsidRDefault="00FA44FD" w:rsidP="007C1423">
      <w:pPr>
        <w:pStyle w:val="Heading7"/>
      </w:pPr>
      <w:r w:rsidRPr="00FA7ACF">
        <w:t xml:space="preserve">Primary CHW supply temperature is </w:t>
      </w:r>
      <w:ins w:id="8186" w:author="Titus Ellison" w:date="2022-10-21T10:02:00Z">
        <w:r w:rsidR="00B84E30" w:rsidRPr="007D7EB5">
          <w:rPr>
            <w:rStyle w:val="Toggle"/>
            <w:rPrChange w:id="8187" w:author="Titus Ellison" w:date="2022-10-21T10:03:00Z">
              <w:rPr/>
            </w:rPrChange>
          </w:rPr>
          <w:t>[UNITS [</w:t>
        </w:r>
      </w:ins>
      <w:ins w:id="8188" w:author="Titus Ellison" w:date="2022-10-21T10:03:00Z">
        <w:r w:rsidR="007D7EB5" w:rsidRPr="007D7EB5">
          <w:rPr>
            <w:rStyle w:val="Toggle"/>
            <w:rPrChange w:id="8189" w:author="Titus Ellison" w:date="2022-10-21T10:03:00Z">
              <w:rPr/>
            </w:rPrChange>
          </w:rPr>
          <w:t>1°C</w:t>
        </w:r>
      </w:ins>
      <w:del w:id="8190" w:author="Titus Ellison" w:date="2022-10-21T10:03:00Z">
        <w:r w:rsidRPr="007D7EB5" w:rsidDel="007D7EB5">
          <w:rPr>
            <w:rStyle w:val="Toggle"/>
            <w:rPrChange w:id="8191" w:author="Titus Ellison" w:date="2022-10-21T10:03:00Z">
              <w:rPr/>
            </w:rPrChange>
          </w:rPr>
          <w:delText>2</w:delText>
        </w:r>
      </w:del>
      <w:ins w:id="8192" w:author="Titus Ellison" w:date="2022-10-21T10:03:00Z">
        <w:r w:rsidR="007D7EB5" w:rsidRPr="007D7EB5">
          <w:rPr>
            <w:rStyle w:val="Toggle"/>
            <w:rPrChange w:id="8193" w:author="Titus Ellison" w:date="2022-10-21T10:03:00Z">
              <w:rPr/>
            </w:rPrChange>
          </w:rPr>
          <w:t>] [2</w:t>
        </w:r>
      </w:ins>
      <w:r w:rsidRPr="007D7EB5">
        <w:rPr>
          <w:rStyle w:val="Toggle"/>
          <w:rPrChange w:id="8194" w:author="Titus Ellison" w:date="2022-10-21T10:03:00Z">
            <w:rPr/>
          </w:rPrChange>
        </w:rPr>
        <w:t>°F</w:t>
      </w:r>
      <w:ins w:id="8195" w:author="Titus Ellison" w:date="2022-10-21T10:03:00Z">
        <w:r w:rsidR="007D7EB5" w:rsidRPr="007D7EB5">
          <w:rPr>
            <w:rStyle w:val="Toggle"/>
            <w:rPrChange w:id="8196" w:author="Titus Ellison" w:date="2022-10-21T10:03:00Z">
              <w:rPr/>
            </w:rPrChange>
          </w:rPr>
          <w:t>]]</w:t>
        </w:r>
      </w:ins>
      <w:r w:rsidRPr="00FA7ACF">
        <w:t xml:space="preserve"> &gt; setpoint for 15 minutes.</w:t>
      </w:r>
    </w:p>
    <w:p w14:paraId="5544365B" w14:textId="77777777" w:rsidR="00FA44FD" w:rsidRPr="00FA7ACF" w:rsidRDefault="00FA44FD" w:rsidP="007C1423">
      <w:pPr>
        <w:pStyle w:val="Heading5"/>
      </w:pPr>
      <w:r w:rsidRPr="00FA7ACF">
        <w:t>Stage down if both of the following are true:</w:t>
      </w:r>
    </w:p>
    <w:p w14:paraId="34E6314D" w14:textId="77777777" w:rsidR="00FA44FD" w:rsidRPr="00FA7ACF" w:rsidRDefault="00FA44FD" w:rsidP="007C1423">
      <w:pPr>
        <w:pStyle w:val="Heading6"/>
      </w:pPr>
      <w:r w:rsidRPr="00FA7ACF">
        <w:t xml:space="preserve">Next available lower stage </w:t>
      </w:r>
      <w:r w:rsidRPr="00FA7ACF">
        <w:rPr>
          <w:i/>
        </w:rPr>
        <w:t>OPLR</w:t>
      </w:r>
      <w:r w:rsidRPr="00FA7ACF">
        <w:t xml:space="preserve"> &lt; </w:t>
      </w:r>
      <w:r w:rsidRPr="00FA7ACF">
        <w:rPr>
          <w:i/>
        </w:rPr>
        <w:t>SPLR</w:t>
      </w:r>
      <w:r w:rsidRPr="00FA7ACF">
        <w:rPr>
          <w:i/>
          <w:vertAlign w:val="subscript"/>
        </w:rPr>
        <w:t>DN</w:t>
      </w:r>
      <w:r w:rsidRPr="00FA7ACF">
        <w:t xml:space="preserve"> for 15 minutes and next lower stage OPLR is not increasing at a rate greater than 2.5% per minute averaged over 5 minutes; and</w:t>
      </w:r>
    </w:p>
    <w:p w14:paraId="7DFE348E" w14:textId="77777777" w:rsidR="00FA44FD" w:rsidRPr="00FA7ACF" w:rsidRDefault="00FA44FD" w:rsidP="007C1423">
      <w:pPr>
        <w:pStyle w:val="Heading6"/>
      </w:pPr>
      <w:r w:rsidRPr="00FA7ACF">
        <w:t>The failsafe stage up condition is not true.</w:t>
      </w:r>
    </w:p>
    <w:p w14:paraId="1C3326C5" w14:textId="22596626" w:rsidR="00FA44FD" w:rsidRPr="00FA7ACF" w:rsidRDefault="00FA44FD" w:rsidP="00FA44FD">
      <w:pPr>
        <w:pStyle w:val="Infobox"/>
      </w:pPr>
      <w:r w:rsidRPr="00FA7ACF">
        <w:t xml:space="preserve">Primary-secondary staging needs to ensure that secondary flow does not exceed primary flow. When secondary flow exceeds primary flow, the secondary CHWST degrades (elevates), in turn causing lower secondary CHWRT. This in turn decreases the load on the chillers while causing the secondary flowrate to only increase further. Staging logic avoids this positive feedback scenario by staging up when the presence of secondary recirculation has been confirmed by secondary CHWST exceeding primary by </w:t>
      </w:r>
      <w:ins w:id="8197" w:author="Titus Ellison" w:date="2022-10-21T10:03:00Z">
        <w:r w:rsidR="004618ED" w:rsidRPr="004618ED">
          <w:rPr>
            <w:rStyle w:val="Toggle"/>
            <w:rPrChange w:id="8198" w:author="Titus Ellison" w:date="2022-10-21T10:04:00Z">
              <w:rPr/>
            </w:rPrChange>
          </w:rPr>
          <w:t>[UNITS [1°C] [</w:t>
        </w:r>
      </w:ins>
      <w:r w:rsidRPr="004618ED">
        <w:rPr>
          <w:rStyle w:val="Toggle"/>
          <w:rPrChange w:id="8199" w:author="Titus Ellison" w:date="2022-10-21T10:04:00Z">
            <w:rPr/>
          </w:rPrChange>
        </w:rPr>
        <w:t>2°F</w:t>
      </w:r>
      <w:ins w:id="8200" w:author="Titus Ellison" w:date="2022-10-21T10:03:00Z">
        <w:r w:rsidR="004618ED" w:rsidRPr="004618ED">
          <w:rPr>
            <w:rStyle w:val="Toggle"/>
            <w:rPrChange w:id="8201" w:author="Titus Ellison" w:date="2022-10-21T10:04:00Z">
              <w:rPr/>
            </w:rPrChange>
          </w:rPr>
          <w:t>]]</w:t>
        </w:r>
      </w:ins>
      <w:r w:rsidRPr="00FA7ACF">
        <w:t>. The conditional also requires that primary pumps be at maximum speed to ensure that, for variable primary flow applications, the primary pumps are already providing maximum primary flow before staging.</w:t>
      </w:r>
    </w:p>
    <w:p w14:paraId="029E59CE" w14:textId="77777777" w:rsidR="00FA44FD" w:rsidRPr="00FA7ACF" w:rsidRDefault="00FA44FD" w:rsidP="00FA44FD">
      <w:pPr>
        <w:pStyle w:val="Infobox"/>
      </w:pPr>
      <w:r w:rsidRPr="00FA7ACF">
        <w:t xml:space="preserve">The high primary CHW supply temperature conditional ensures that the plant will stage up </w:t>
      </w:r>
      <w:proofErr w:type="gramStart"/>
      <w:r w:rsidRPr="00FA7ACF">
        <w:t>in the event that</w:t>
      </w:r>
      <w:proofErr w:type="gramEnd"/>
      <w:r w:rsidRPr="00FA7ACF">
        <w:t xml:space="preserve"> secondary recirculation is not occurring (e.g., because the primary pumps have sufficient head to deliver in excess of design chiller flow), the operating chiller(s) cannot make supply temperature setpoint, and the efficiency condition is not being triggered due to a failed sensor(s).</w:t>
      </w:r>
    </w:p>
    <w:p w14:paraId="0FE7E91D" w14:textId="100CCE20" w:rsidR="00FA44FD" w:rsidRPr="00FA7ACF" w:rsidRDefault="00FA44FD" w:rsidP="00FA44FD">
      <w:pPr>
        <w:pStyle w:val="Instrbox"/>
      </w:pPr>
      <w:r w:rsidRPr="00FA7ACF">
        <w:t xml:space="preserve">Retain the following five </w:t>
      </w:r>
      <w:r w:rsidR="00335D1A">
        <w:t>section</w:t>
      </w:r>
      <w:r w:rsidRPr="00FA7ACF">
        <w:t>s for Primary-secondary chiller plants with waterside economizers. Delete otherwise.</w:t>
      </w:r>
    </w:p>
    <w:p w14:paraId="4EE6B6A2" w14:textId="3C67CAFC" w:rsidR="00FA44FD" w:rsidRPr="00FA7ACF" w:rsidRDefault="00FA44FD" w:rsidP="007C1423">
      <w:pPr>
        <w:pStyle w:val="Heading5"/>
      </w:pPr>
      <w:r w:rsidRPr="00FA7ACF">
        <w:t>When enabling the plant, skip the Waterside Economizer Only Stage (lowest stage) if PHXLWT with PLR</w:t>
      </w:r>
      <w:r w:rsidRPr="00FA7ACF">
        <w:rPr>
          <w:vertAlign w:val="subscript"/>
        </w:rPr>
        <w:t>HX</w:t>
      </w:r>
      <w:r w:rsidRPr="00FA7ACF">
        <w:t xml:space="preserve"> set equal to 1 is not </w:t>
      </w:r>
      <w:ins w:id="8202" w:author="Titus Ellison" w:date="2022-10-21T10:04:00Z">
        <w:r w:rsidR="004618ED" w:rsidRPr="004618ED">
          <w:rPr>
            <w:rStyle w:val="Toggle"/>
            <w:rPrChange w:id="8203" w:author="Titus Ellison" w:date="2022-10-21T10:04:00Z">
              <w:rPr/>
            </w:rPrChange>
          </w:rPr>
          <w:t>[UNITS [0.5 C] [</w:t>
        </w:r>
      </w:ins>
      <w:r w:rsidRPr="004618ED">
        <w:rPr>
          <w:rStyle w:val="Toggle"/>
          <w:rPrChange w:id="8204" w:author="Titus Ellison" w:date="2022-10-21T10:04:00Z">
            <w:rPr/>
          </w:rPrChange>
        </w:rPr>
        <w:t>1°F</w:t>
      </w:r>
      <w:ins w:id="8205" w:author="Titus Ellison" w:date="2022-10-21T10:04:00Z">
        <w:r w:rsidR="004618ED" w:rsidRPr="004618ED">
          <w:rPr>
            <w:rStyle w:val="Toggle"/>
            <w:rPrChange w:id="8206" w:author="Titus Ellison" w:date="2022-10-21T10:04:00Z">
              <w:rPr/>
            </w:rPrChange>
          </w:rPr>
          <w:t>]]</w:t>
        </w:r>
      </w:ins>
      <w:r w:rsidRPr="00FA7ACF">
        <w:t xml:space="preserve"> &lt; CHWST setpoint.</w:t>
      </w:r>
    </w:p>
    <w:p w14:paraId="03F93F12" w14:textId="77777777" w:rsidR="00FA44FD" w:rsidRPr="00FA7ACF" w:rsidRDefault="00FA44FD" w:rsidP="007C1423">
      <w:pPr>
        <w:pStyle w:val="Heading5"/>
      </w:pPr>
      <w:r w:rsidRPr="00FA7ACF">
        <w:t>When only the Waterside Economizer is operating, stage up if either of the following is true:</w:t>
      </w:r>
    </w:p>
    <w:p w14:paraId="0BF53D54" w14:textId="51A91F19" w:rsidR="00FA44FD" w:rsidRPr="00FA7ACF" w:rsidRDefault="00FA44FD" w:rsidP="007C1423">
      <w:pPr>
        <w:pStyle w:val="Heading6"/>
      </w:pPr>
      <w:r w:rsidRPr="00FA7ACF">
        <w:t xml:space="preserve">Secondary CHW supply temperature is </w:t>
      </w:r>
      <w:ins w:id="8207" w:author="Titus Ellison" w:date="2022-10-21T10:05:00Z">
        <w:r w:rsidR="00D6767B" w:rsidRPr="00D6767B">
          <w:rPr>
            <w:rStyle w:val="Toggle"/>
            <w:rPrChange w:id="8208" w:author="Titus Ellison" w:date="2022-10-21T10:05:00Z">
              <w:rPr/>
            </w:rPrChange>
          </w:rPr>
          <w:t>[UNITS [1°C] [</w:t>
        </w:r>
      </w:ins>
      <w:r w:rsidRPr="00D6767B">
        <w:rPr>
          <w:rStyle w:val="Toggle"/>
          <w:rPrChange w:id="8209" w:author="Titus Ellison" w:date="2022-10-21T10:05:00Z">
            <w:rPr/>
          </w:rPrChange>
        </w:rPr>
        <w:t>2°F</w:t>
      </w:r>
      <w:ins w:id="8210" w:author="Titus Ellison" w:date="2022-10-21T10:05:00Z">
        <w:r w:rsidR="00D6767B" w:rsidRPr="00D6767B">
          <w:rPr>
            <w:rStyle w:val="Toggle"/>
            <w:rPrChange w:id="8211" w:author="Titus Ellison" w:date="2022-10-21T10:05:00Z">
              <w:rPr/>
            </w:rPrChange>
          </w:rPr>
          <w:t>]]</w:t>
        </w:r>
      </w:ins>
      <w:r w:rsidRPr="00FA7ACF">
        <w:t xml:space="preserve"> &gt; setpoint for 20 minutes; or</w:t>
      </w:r>
    </w:p>
    <w:p w14:paraId="5A3E844C" w14:textId="51286C1F" w:rsidR="00FA44FD" w:rsidRPr="00FA7ACF" w:rsidRDefault="00FA44FD" w:rsidP="007C1423">
      <w:pPr>
        <w:pStyle w:val="Heading6"/>
      </w:pPr>
      <w:r w:rsidRPr="00FA7ACF">
        <w:t xml:space="preserve">Secondary CHW supply temperature is </w:t>
      </w:r>
      <w:ins w:id="8212" w:author="Titus Ellison" w:date="2022-10-21T10:05:00Z">
        <w:r w:rsidR="00D6767B" w:rsidRPr="00BF2A51">
          <w:rPr>
            <w:rStyle w:val="Toggle"/>
            <w:rPrChange w:id="8213" w:author="Titus Ellison" w:date="2022-10-21T10:05:00Z">
              <w:rPr/>
            </w:rPrChange>
          </w:rPr>
          <w:t>[UNITS [2°C</w:t>
        </w:r>
        <w:r w:rsidR="00BF2A51" w:rsidRPr="00BF2A51">
          <w:rPr>
            <w:rStyle w:val="Toggle"/>
            <w:rPrChange w:id="8214" w:author="Titus Ellison" w:date="2022-10-21T10:05:00Z">
              <w:rPr/>
            </w:rPrChange>
          </w:rPr>
          <w:t>] [</w:t>
        </w:r>
      </w:ins>
      <w:r w:rsidRPr="00BF2A51">
        <w:rPr>
          <w:rStyle w:val="Toggle"/>
          <w:rPrChange w:id="8215" w:author="Titus Ellison" w:date="2022-10-21T10:05:00Z">
            <w:rPr/>
          </w:rPrChange>
        </w:rPr>
        <w:t>4°F</w:t>
      </w:r>
      <w:ins w:id="8216" w:author="Titus Ellison" w:date="2022-10-21T10:05:00Z">
        <w:r w:rsidR="00BF2A51" w:rsidRPr="00BF2A51">
          <w:rPr>
            <w:rStyle w:val="Toggle"/>
            <w:rPrChange w:id="8217" w:author="Titus Ellison" w:date="2022-10-21T10:05:00Z">
              <w:rPr/>
            </w:rPrChange>
          </w:rPr>
          <w:t>]]</w:t>
        </w:r>
      </w:ins>
      <w:r w:rsidRPr="00FA7ACF">
        <w:t xml:space="preserve"> &gt; setpoint for 10 minutes.</w:t>
      </w:r>
    </w:p>
    <w:p w14:paraId="2B664E13" w14:textId="77777777" w:rsidR="00FA44FD" w:rsidRPr="00FA7ACF" w:rsidRDefault="00FA44FD" w:rsidP="007C1423">
      <w:pPr>
        <w:pStyle w:val="Heading5"/>
      </w:pPr>
      <w:r w:rsidRPr="00FA7ACF">
        <w:t>In all other stages, stage up if any of the following is true:</w:t>
      </w:r>
    </w:p>
    <w:p w14:paraId="0ECDE90D" w14:textId="77777777" w:rsidR="00FA44FD" w:rsidRPr="00FA7ACF" w:rsidRDefault="00FA44FD" w:rsidP="007C1423">
      <w:pPr>
        <w:pStyle w:val="Heading6"/>
      </w:pPr>
      <w:r w:rsidRPr="00FA7ACF">
        <w:rPr>
          <w:b/>
          <w:bCs/>
        </w:rPr>
        <w:t xml:space="preserve">Availability Condition: </w:t>
      </w:r>
      <w:r w:rsidRPr="00FA7ACF">
        <w:t>The equipment necessary to operate the current stage are unavailable. The availability condition is not subject to the minimum stage runtime requirement. Or</w:t>
      </w:r>
    </w:p>
    <w:p w14:paraId="0C724967" w14:textId="77777777" w:rsidR="00FA44FD" w:rsidRPr="00FA7ACF" w:rsidRDefault="00FA44FD" w:rsidP="007C1423">
      <w:pPr>
        <w:pStyle w:val="Heading6"/>
      </w:pPr>
      <w:r w:rsidRPr="00FA7ACF">
        <w:rPr>
          <w:b/>
          <w:bCs/>
        </w:rPr>
        <w:t>Efficiency Condition</w:t>
      </w:r>
      <w:r w:rsidRPr="00FA7ACF">
        <w:t xml:space="preserve">: Current stage </w:t>
      </w:r>
      <w:r w:rsidRPr="00FA7ACF">
        <w:rPr>
          <w:i/>
        </w:rPr>
        <w:t xml:space="preserve">OPLR </w:t>
      </w:r>
      <w:r w:rsidRPr="00FA7ACF">
        <w:t xml:space="preserve">&gt; </w:t>
      </w:r>
      <w:r w:rsidRPr="00FA7ACF">
        <w:rPr>
          <w:i/>
        </w:rPr>
        <w:t>SPLR</w:t>
      </w:r>
      <w:r w:rsidRPr="00FA7ACF">
        <w:rPr>
          <w:i/>
          <w:vertAlign w:val="subscript"/>
        </w:rPr>
        <w:t>UP</w:t>
      </w:r>
      <w:r w:rsidRPr="00FA7ACF">
        <w:t xml:space="preserve"> for 15 minutes and current stage OPLR is not decreasing at a rate greater than 2.5% per minute averaged over 5 minutes; or</w:t>
      </w:r>
    </w:p>
    <w:p w14:paraId="1776B84E" w14:textId="77777777" w:rsidR="00FA44FD" w:rsidRPr="00FA7ACF" w:rsidRDefault="00FA44FD" w:rsidP="007C1423">
      <w:pPr>
        <w:pStyle w:val="Heading6"/>
      </w:pPr>
      <w:r w:rsidRPr="00FA7ACF">
        <w:t>Failsafe Condition:</w:t>
      </w:r>
    </w:p>
    <w:p w14:paraId="4089518B" w14:textId="1899DA8B" w:rsidR="00FA44FD" w:rsidRPr="00FA7ACF" w:rsidRDefault="00FA44FD" w:rsidP="007C1423">
      <w:pPr>
        <w:pStyle w:val="Heading7"/>
      </w:pPr>
      <w:r w:rsidRPr="00FA7ACF">
        <w:t xml:space="preserve">Secondary CHW supply temperature &gt; primary CHW supply temperature + </w:t>
      </w:r>
      <w:ins w:id="8218" w:author="Titus Ellison" w:date="2022-10-21T10:05:00Z">
        <w:r w:rsidR="00BF2A51" w:rsidRPr="00BF2A51">
          <w:rPr>
            <w:rStyle w:val="Toggle"/>
            <w:rPrChange w:id="8219" w:author="Titus Ellison" w:date="2022-10-21T10:06:00Z">
              <w:rPr/>
            </w:rPrChange>
          </w:rPr>
          <w:t xml:space="preserve">[UNITS </w:t>
        </w:r>
      </w:ins>
      <w:ins w:id="8220" w:author="Titus Ellison" w:date="2022-10-21T10:06:00Z">
        <w:r w:rsidR="00BF2A51" w:rsidRPr="00BF2A51">
          <w:rPr>
            <w:rStyle w:val="Toggle"/>
            <w:rPrChange w:id="8221" w:author="Titus Ellison" w:date="2022-10-21T10:06:00Z">
              <w:rPr/>
            </w:rPrChange>
          </w:rPr>
          <w:t>[1°C] [</w:t>
        </w:r>
      </w:ins>
      <w:r w:rsidRPr="00BF2A51">
        <w:rPr>
          <w:rStyle w:val="Toggle"/>
          <w:rPrChange w:id="8222" w:author="Titus Ellison" w:date="2022-10-21T10:06:00Z">
            <w:rPr/>
          </w:rPrChange>
        </w:rPr>
        <w:t>2°F</w:t>
      </w:r>
      <w:ins w:id="8223" w:author="Titus Ellison" w:date="2022-10-21T10:06:00Z">
        <w:r w:rsidR="00BF2A51" w:rsidRPr="00BF2A51">
          <w:rPr>
            <w:rStyle w:val="Toggle"/>
            <w:rPrChange w:id="8224" w:author="Titus Ellison" w:date="2022-10-21T10:06:00Z">
              <w:rPr/>
            </w:rPrChange>
          </w:rPr>
          <w:t>]]</w:t>
        </w:r>
      </w:ins>
      <w:r w:rsidRPr="00FA7ACF">
        <w:t xml:space="preserve"> for 10 minutes and the enabled primary pumps are at maximum speed; or</w:t>
      </w:r>
    </w:p>
    <w:p w14:paraId="6F0A06BA" w14:textId="7F58EE8D" w:rsidR="00FA44FD" w:rsidRPr="00FA7ACF" w:rsidRDefault="00FA44FD" w:rsidP="007C1423">
      <w:pPr>
        <w:pStyle w:val="Heading7"/>
      </w:pPr>
      <w:r w:rsidRPr="00FA7ACF">
        <w:t xml:space="preserve">Primary CHW supply temperature is </w:t>
      </w:r>
      <w:ins w:id="8225" w:author="Titus Ellison" w:date="2022-10-21T10:08:00Z">
        <w:r w:rsidR="000567D4" w:rsidRPr="000567D4">
          <w:rPr>
            <w:rStyle w:val="Toggle"/>
            <w:rPrChange w:id="8226" w:author="Titus Ellison" w:date="2022-10-21T10:09:00Z">
              <w:rPr/>
            </w:rPrChange>
          </w:rPr>
          <w:t>[UNITS [1°C] [</w:t>
        </w:r>
      </w:ins>
      <w:r w:rsidRPr="000567D4">
        <w:rPr>
          <w:rStyle w:val="Toggle"/>
          <w:rPrChange w:id="8227" w:author="Titus Ellison" w:date="2022-10-21T10:09:00Z">
            <w:rPr/>
          </w:rPrChange>
        </w:rPr>
        <w:t>2°F</w:t>
      </w:r>
      <w:ins w:id="8228" w:author="Titus Ellison" w:date="2022-10-21T10:08:00Z">
        <w:r w:rsidR="000567D4" w:rsidRPr="000567D4">
          <w:rPr>
            <w:rStyle w:val="Toggle"/>
            <w:rPrChange w:id="8229" w:author="Titus Ellison" w:date="2022-10-21T10:09:00Z">
              <w:rPr/>
            </w:rPrChange>
          </w:rPr>
          <w:t>]]</w:t>
        </w:r>
      </w:ins>
      <w:r w:rsidRPr="00FA7ACF">
        <w:t xml:space="preserve"> &gt; setpoint for 15 minutes.</w:t>
      </w:r>
    </w:p>
    <w:p w14:paraId="6EB1077A" w14:textId="77777777" w:rsidR="00FA44FD" w:rsidRPr="00FA7ACF" w:rsidRDefault="00FA44FD" w:rsidP="007C1423">
      <w:pPr>
        <w:pStyle w:val="Heading5"/>
      </w:pPr>
      <w:r w:rsidRPr="00FA7ACF">
        <w:t xml:space="preserve">When only the Waterside Economizer is enabled in the next lower stage, stage down if </w:t>
      </w:r>
      <w:proofErr w:type="gramStart"/>
      <w:r w:rsidRPr="00FA7ACF">
        <w:t>all of</w:t>
      </w:r>
      <w:proofErr w:type="gramEnd"/>
      <w:r w:rsidRPr="00FA7ACF">
        <w:t xml:space="preserve"> the following are true:</w:t>
      </w:r>
    </w:p>
    <w:p w14:paraId="1878C18B" w14:textId="77777777" w:rsidR="00FA44FD" w:rsidRPr="00FA7ACF" w:rsidRDefault="00FA44FD" w:rsidP="007C1423">
      <w:pPr>
        <w:pStyle w:val="Heading6"/>
      </w:pPr>
      <w:proofErr w:type="spellStart"/>
      <w:r w:rsidRPr="00FA7ACF">
        <w:t>WseTower-MaxSpeed</w:t>
      </w:r>
      <w:proofErr w:type="spellEnd"/>
      <w:r w:rsidRPr="00FA7ACF">
        <w:t xml:space="preserve"> is less than 100%; and</w:t>
      </w:r>
    </w:p>
    <w:p w14:paraId="6BA5AC76" w14:textId="77777777" w:rsidR="00FA44FD" w:rsidRPr="00FA7ACF" w:rsidRDefault="00FA44FD" w:rsidP="007C1423">
      <w:pPr>
        <w:pStyle w:val="Heading6"/>
      </w:pPr>
      <w:r w:rsidRPr="00FA7ACF">
        <w:t>WSE is enabled; and</w:t>
      </w:r>
    </w:p>
    <w:p w14:paraId="4DD62932" w14:textId="5AD1FB13" w:rsidR="00FA44FD" w:rsidRPr="00FA7ACF" w:rsidRDefault="00FA44FD" w:rsidP="007C1423">
      <w:pPr>
        <w:pStyle w:val="Heading6"/>
      </w:pPr>
      <w:r w:rsidRPr="00FA7ACF">
        <w:t xml:space="preserve">PHXLWT is </w:t>
      </w:r>
      <w:ins w:id="8230" w:author="Titus Ellison" w:date="2022-10-21T10:09:00Z">
        <w:r w:rsidR="00E67BCE" w:rsidRPr="00E67BCE">
          <w:rPr>
            <w:rStyle w:val="Toggle"/>
            <w:rPrChange w:id="8231" w:author="Titus Ellison" w:date="2022-10-21T10:10:00Z">
              <w:rPr/>
            </w:rPrChange>
          </w:rPr>
          <w:t>[UNITS [0.5°C] [</w:t>
        </w:r>
      </w:ins>
      <w:r w:rsidRPr="00E67BCE">
        <w:rPr>
          <w:rStyle w:val="Toggle"/>
          <w:rPrChange w:id="8232" w:author="Titus Ellison" w:date="2022-10-21T10:10:00Z">
            <w:rPr/>
          </w:rPrChange>
        </w:rPr>
        <w:t>1°F</w:t>
      </w:r>
      <w:ins w:id="8233" w:author="Titus Ellison" w:date="2022-10-21T10:09:00Z">
        <w:r w:rsidR="00E67BCE" w:rsidRPr="00E67BCE">
          <w:rPr>
            <w:rStyle w:val="Toggle"/>
            <w:rPrChange w:id="8234" w:author="Titus Ellison" w:date="2022-10-21T10:10:00Z">
              <w:rPr/>
            </w:rPrChange>
          </w:rPr>
          <w:t>]]</w:t>
        </w:r>
      </w:ins>
      <w:r w:rsidRPr="00FA7ACF">
        <w:t xml:space="preserve"> &lt; CHW supply temp setpoint.</w:t>
      </w:r>
    </w:p>
    <w:p w14:paraId="2BF74698" w14:textId="77777777" w:rsidR="00FA44FD" w:rsidRPr="00FA7ACF" w:rsidRDefault="00FA44FD" w:rsidP="007C1423">
      <w:pPr>
        <w:pStyle w:val="Heading5"/>
      </w:pPr>
      <w:r w:rsidRPr="00FA7ACF">
        <w:lastRenderedPageBreak/>
        <w:t>In all other stages, stage down if both of the following are true:</w:t>
      </w:r>
    </w:p>
    <w:p w14:paraId="485C107B" w14:textId="77777777" w:rsidR="00FA44FD" w:rsidRPr="00FA7ACF" w:rsidRDefault="00FA44FD" w:rsidP="007C1423">
      <w:pPr>
        <w:pStyle w:val="Heading6"/>
      </w:pPr>
      <w:r w:rsidRPr="00FA7ACF">
        <w:t xml:space="preserve">Next available lower stage </w:t>
      </w:r>
      <w:r w:rsidRPr="00FA7ACF">
        <w:rPr>
          <w:i/>
        </w:rPr>
        <w:t>OPLR</w:t>
      </w:r>
      <w:r w:rsidRPr="00FA7ACF">
        <w:t xml:space="preserve"> &lt; </w:t>
      </w:r>
      <w:r w:rsidRPr="00FA7ACF">
        <w:rPr>
          <w:i/>
        </w:rPr>
        <w:t>SPLR</w:t>
      </w:r>
      <w:r w:rsidRPr="00FA7ACF">
        <w:rPr>
          <w:i/>
          <w:vertAlign w:val="subscript"/>
        </w:rPr>
        <w:t>DN</w:t>
      </w:r>
      <w:r w:rsidRPr="00FA7ACF">
        <w:rPr>
          <w:i/>
        </w:rPr>
        <w:t xml:space="preserve"> </w:t>
      </w:r>
      <w:r w:rsidRPr="00FA7ACF">
        <w:t>for 15 minutes and next lower stage OPLR is not increasing at a rate greater than 2.5% per minute averaged over 5 minutes; and</w:t>
      </w:r>
    </w:p>
    <w:p w14:paraId="0EF121AB" w14:textId="77777777" w:rsidR="00FA44FD" w:rsidRPr="00FA7ACF" w:rsidRDefault="00FA44FD" w:rsidP="007C1423">
      <w:pPr>
        <w:pStyle w:val="Heading6"/>
      </w:pPr>
      <w:r w:rsidRPr="00FA7ACF">
        <w:t>The failsafe stage up condition is not true.</w:t>
      </w:r>
    </w:p>
    <w:p w14:paraId="53A54E93" w14:textId="77777777" w:rsidR="00FA44FD" w:rsidRPr="00FA7ACF" w:rsidRDefault="00FA44FD" w:rsidP="00FA44FD">
      <w:pPr>
        <w:pStyle w:val="Infobox"/>
      </w:pPr>
      <w:r w:rsidRPr="00FA7ACF">
        <w:t>The added complications for staging with a WSE are the same for a primary-secondary plant as they are for a primary only plant, so the necessary additional staging logic is identical.</w:t>
      </w:r>
    </w:p>
    <w:p w14:paraId="07C432C0" w14:textId="4CF02F82" w:rsidR="00FA44FD" w:rsidRPr="00FA7ACF" w:rsidRDefault="00335D1A" w:rsidP="00FA44FD">
      <w:pPr>
        <w:pStyle w:val="Instrbox"/>
        <w:jc w:val="both"/>
      </w:pPr>
      <w:r>
        <w:t>Section</w:t>
      </w:r>
      <w:r w:rsidR="00FA44FD" w:rsidRPr="00FA7ACF">
        <w:t xml:space="preserve">s </w:t>
      </w:r>
      <w:r w:rsidR="00FA44FD" w:rsidRPr="00FA7ACF">
        <w:fldChar w:fldCharType="begin"/>
      </w:r>
      <w:r w:rsidR="00FA44FD" w:rsidRPr="00FA7ACF">
        <w:instrText xml:space="preserve"> REF _Ref515553899 \w \h  \* MERGEFORMAT </w:instrText>
      </w:r>
      <w:r w:rsidR="00FA44FD" w:rsidRPr="00FA7ACF">
        <w:fldChar w:fldCharType="separate"/>
      </w:r>
      <w:r w:rsidR="0037258A">
        <w:t>5.20.4.16</w:t>
      </w:r>
      <w:r w:rsidR="00FA44FD" w:rsidRPr="00FA7ACF">
        <w:fldChar w:fldCharType="end"/>
      </w:r>
      <w:r w:rsidR="00FA44FD" w:rsidRPr="00FA7ACF">
        <w:t xml:space="preserve"> through </w:t>
      </w:r>
      <w:r w:rsidR="00FA44FD" w:rsidRPr="00FA7ACF">
        <w:fldChar w:fldCharType="begin"/>
      </w:r>
      <w:r w:rsidR="00FA44FD" w:rsidRPr="00FA7ACF">
        <w:instrText xml:space="preserve"> REF _Ref516161211 \r \h  \* MERGEFORMAT </w:instrText>
      </w:r>
      <w:r w:rsidR="00FA44FD" w:rsidRPr="00FA7ACF">
        <w:fldChar w:fldCharType="separate"/>
      </w:r>
      <w:r w:rsidR="0037258A">
        <w:t>5.20.4.35</w:t>
      </w:r>
      <w:r w:rsidR="00FA44FD" w:rsidRPr="00FA7ACF">
        <w:fldChar w:fldCharType="end"/>
      </w:r>
      <w:r w:rsidR="00FA44FD" w:rsidRPr="00FA7ACF">
        <w:t xml:space="preserve"> present 10 pairs (2 </w:t>
      </w:r>
      <w:r>
        <w:t>section</w:t>
      </w:r>
      <w:r w:rsidR="00FA44FD" w:rsidRPr="00FA7ACF">
        <w:t>s each) of mutually exclusive options for steps to take when a stage change is initiated. Staging steps vary based on: (1) whether the plant is primary-only parallel piped, primary-secondary piped, or primary-only series piped, and (2) whether the primary CHW and CW pumps are headered or dedicated.</w:t>
      </w:r>
    </w:p>
    <w:p w14:paraId="0CDB9EF5" w14:textId="355B71F5" w:rsidR="00FA44FD" w:rsidRPr="00FA7ACF" w:rsidRDefault="00FA44FD" w:rsidP="00FA44FD">
      <w:pPr>
        <w:pStyle w:val="Instrbox"/>
        <w:jc w:val="both"/>
      </w:pPr>
      <w:r w:rsidRPr="00FA7ACF">
        <w:t xml:space="preserve">Retain </w:t>
      </w:r>
      <w:bookmarkStart w:id="8235" w:name="_Ref508116247"/>
      <w:r w:rsidRPr="00FA7ACF">
        <w:t xml:space="preserve">all references to condenser water pumps and head pressure control in the selected pair of </w:t>
      </w:r>
      <w:r w:rsidR="00335D1A">
        <w:t>section</w:t>
      </w:r>
      <w:r w:rsidRPr="00FA7ACF">
        <w:t>s for water-cooled chiller plants. Delete otherwise.</w:t>
      </w:r>
    </w:p>
    <w:p w14:paraId="606DE11D" w14:textId="102F94C8" w:rsidR="00FA44FD" w:rsidRPr="00FA7ACF" w:rsidRDefault="00FA44FD" w:rsidP="00FA44FD">
      <w:pPr>
        <w:pStyle w:val="Instrbox"/>
        <w:jc w:val="both"/>
      </w:pPr>
      <w:bookmarkStart w:id="8236" w:name="OLE_LINK1"/>
      <w:r w:rsidRPr="00FA7ACF">
        <w:t xml:space="preserve">Retain </w:t>
      </w:r>
      <w:r w:rsidR="00335D1A">
        <w:t>Section</w:t>
      </w:r>
      <w:r w:rsidRPr="00FA7ACF">
        <w:t xml:space="preserve">s </w:t>
      </w:r>
      <w:r w:rsidRPr="00FA7ACF">
        <w:fldChar w:fldCharType="begin"/>
      </w:r>
      <w:r w:rsidRPr="00FA7ACF">
        <w:instrText xml:space="preserve"> REF _Ref515553899 \w \h  \* MERGEFORMAT </w:instrText>
      </w:r>
      <w:r w:rsidRPr="00FA7ACF">
        <w:fldChar w:fldCharType="separate"/>
      </w:r>
      <w:r w:rsidR="0037258A">
        <w:t>5.20.4.16</w:t>
      </w:r>
      <w:r w:rsidRPr="00FA7ACF">
        <w:fldChar w:fldCharType="end"/>
      </w:r>
      <w:r w:rsidRPr="00FA7ACF">
        <w:t xml:space="preserve"> and </w:t>
      </w:r>
      <w:r w:rsidRPr="00FA7ACF">
        <w:fldChar w:fldCharType="begin"/>
      </w:r>
      <w:r w:rsidRPr="00FA7ACF">
        <w:instrText xml:space="preserve"> REF _Ref515553883 \w \h  \* MERGEFORMAT </w:instrText>
      </w:r>
      <w:r w:rsidRPr="00FA7ACF">
        <w:fldChar w:fldCharType="separate"/>
      </w:r>
      <w:r w:rsidR="0037258A">
        <w:t>5.20.4.17</w:t>
      </w:r>
      <w:r w:rsidRPr="00FA7ACF">
        <w:fldChar w:fldCharType="end"/>
      </w:r>
      <w:r w:rsidRPr="00FA7ACF">
        <w:t xml:space="preserve"> for </w:t>
      </w:r>
      <w:bookmarkStart w:id="8237" w:name="OLE_LINK4"/>
      <w:bookmarkStart w:id="8238" w:name="OLE_LINK5"/>
      <w:bookmarkStart w:id="8239" w:name="OLE_LINK6"/>
      <w:bookmarkStart w:id="8240" w:name="OLE_LINK7"/>
      <w:bookmarkStart w:id="8241" w:name="OLE_LINK8"/>
      <w:r w:rsidRPr="00FA7ACF">
        <w:t xml:space="preserve">water-cooled primary-only parallel chiller plants with headered chilled water pumps and headered condenser water pumps or air-cooled primary-only parallel chiller plants with headered chilled water pumps. </w:t>
      </w:r>
      <w:bookmarkEnd w:id="8237"/>
      <w:bookmarkEnd w:id="8238"/>
      <w:bookmarkEnd w:id="8239"/>
      <w:bookmarkEnd w:id="8240"/>
      <w:bookmarkEnd w:id="8241"/>
      <w:r w:rsidRPr="00FA7ACF">
        <w:t>Delete otherwise.</w:t>
      </w:r>
    </w:p>
    <w:p w14:paraId="7261F3A4" w14:textId="77777777" w:rsidR="00FA44FD" w:rsidRPr="00FA7ACF" w:rsidRDefault="00FA44FD" w:rsidP="00FA44FD">
      <w:pPr>
        <w:pStyle w:val="Infobox"/>
      </w:pPr>
      <w:r w:rsidRPr="00FA7ACF">
        <w:t xml:space="preserve">At various points in </w:t>
      </w:r>
      <w:proofErr w:type="gramStart"/>
      <w:r w:rsidRPr="00FA7ACF">
        <w:t>all of</w:t>
      </w:r>
      <w:proofErr w:type="gramEnd"/>
      <w:r w:rsidRPr="00FA7ACF">
        <w:t xml:space="preserve"> the staging sequences, there is a requirement to wait for requests for CHW and CW flow to clear, or 3 minutes to elapse, before moving on to the next step in staging. Where chillers have CHW and CW request network points, consider increasing the delay to 10 minutes to ensure that flow is not cut off too soon. Where chillers do not have these points (e.g., older chillers without network interfaces), the default delay is appropriate.</w:t>
      </w:r>
    </w:p>
    <w:p w14:paraId="32CCE02D" w14:textId="77777777" w:rsidR="00FA44FD" w:rsidRPr="00FA7ACF" w:rsidRDefault="00FA44FD" w:rsidP="0087618D">
      <w:pPr>
        <w:pStyle w:val="Heading4"/>
      </w:pPr>
      <w:bookmarkStart w:id="8242" w:name="_Ref515553899"/>
      <w:bookmarkEnd w:id="8236"/>
      <w:r w:rsidRPr="00FA7ACF">
        <w:t>Whenever there is a stage-up command:</w:t>
      </w:r>
      <w:bookmarkEnd w:id="8235"/>
      <w:bookmarkEnd w:id="8242"/>
    </w:p>
    <w:p w14:paraId="78C0F317" w14:textId="77777777" w:rsidR="00FA44FD" w:rsidRPr="00FA7ACF" w:rsidRDefault="00FA44FD" w:rsidP="007C1423">
      <w:pPr>
        <w:pStyle w:val="Heading5"/>
      </w:pPr>
      <w:r w:rsidRPr="00FA7ACF">
        <w:t>Command operating chillers to reduce demand to 75% of their current load. Wait until actual demand &lt;80% of current load up to a maximum of 5 minutes before proceeding.</w:t>
      </w:r>
    </w:p>
    <w:p w14:paraId="1D3AA3E8" w14:textId="0C6B68CB" w:rsidR="00FA44FD" w:rsidRPr="00FA7ACF" w:rsidRDefault="00FA44FD" w:rsidP="00FA44FD">
      <w:pPr>
        <w:pStyle w:val="Infobox"/>
      </w:pPr>
      <w:r w:rsidRPr="00FA7ACF">
        <w:t xml:space="preserve">The above </w:t>
      </w:r>
      <w:r w:rsidR="00335D1A">
        <w:t>section</w:t>
      </w:r>
      <w:r w:rsidRPr="00FA7ACF">
        <w:t xml:space="preserve"> is recommended for applications where a sudden change in load may induce a chiller trip. This was commonly true of older chillers but has often proven unnecessary for modern machines with more robust capacity controls. Leave it if unsure.</w:t>
      </w:r>
    </w:p>
    <w:p w14:paraId="6DAEBA25" w14:textId="0F9FE6B3" w:rsidR="00FA44FD" w:rsidRPr="00FA7ACF" w:rsidRDefault="00FA44FD" w:rsidP="00FA44FD">
      <w:pPr>
        <w:pStyle w:val="Instrbox"/>
      </w:pPr>
      <w:r w:rsidRPr="00FA7ACF">
        <w:t xml:space="preserve">Retain the following </w:t>
      </w:r>
      <w:r w:rsidR="00CE2951">
        <w:t>section</w:t>
      </w:r>
      <w:r w:rsidRPr="00FA7ACF">
        <w:t xml:space="preserve"> if a smaller chiller is staged off while a larger chiller is staged on during any stage change (e.g., for plants with swing chillers). Delete otherwise.</w:t>
      </w:r>
    </w:p>
    <w:p w14:paraId="6328067D" w14:textId="7CADBB06" w:rsidR="00FA44FD" w:rsidRPr="00FA7ACF" w:rsidRDefault="00FA44FD" w:rsidP="007C1423">
      <w:pPr>
        <w:pStyle w:val="Heading5"/>
      </w:pPr>
      <w:r w:rsidRPr="00FA7ACF">
        <w:t xml:space="preserve">For any stage change during which a smaller chiller is disabled and a larger chiller is enabled, slowly change the minimum flow bypass setpoint to that appropriate for the stage transition as indicated in </w:t>
      </w:r>
      <w:r w:rsidR="0022692A">
        <w:t xml:space="preserve">Section </w:t>
      </w:r>
      <w:r w:rsidRPr="00FA7ACF">
        <w:fldChar w:fldCharType="begin"/>
      </w:r>
      <w:r w:rsidRPr="00FA7ACF">
        <w:instrText xml:space="preserve"> REF _Ref526342654 \r \h  \* MERGEFORMAT </w:instrText>
      </w:r>
      <w:r w:rsidRPr="00FA7ACF">
        <w:fldChar w:fldCharType="separate"/>
      </w:r>
      <w:r w:rsidR="0037258A">
        <w:t>5.20.8.3</w:t>
      </w:r>
      <w:r w:rsidRPr="00FA7ACF">
        <w:fldChar w:fldCharType="end"/>
      </w:r>
      <w:r w:rsidRPr="00FA7ACF">
        <w:t>. After new setpoint is achieved, wait 1 minute to allow loop to stabilize.</w:t>
      </w:r>
    </w:p>
    <w:p w14:paraId="118DDCBA" w14:textId="7C273E7D" w:rsidR="00FA44FD" w:rsidRPr="00FA7ACF" w:rsidRDefault="00FA44FD" w:rsidP="007C1423">
      <w:pPr>
        <w:pStyle w:val="Heading5"/>
      </w:pPr>
      <w:r w:rsidRPr="00FA7ACF">
        <w:t xml:space="preserve">For any other stage change, reset the minimum flow bypass setpoint to that appropriate for the new stage as indicated in </w:t>
      </w:r>
      <w:r w:rsidR="0022692A">
        <w:t xml:space="preserve">Section </w:t>
      </w:r>
      <w:r w:rsidRPr="00FA7ACF">
        <w:fldChar w:fldCharType="begin"/>
      </w:r>
      <w:r w:rsidRPr="00FA7ACF">
        <w:instrText xml:space="preserve"> REF _Ref4503222 \w \h  \* MERGEFORMAT </w:instrText>
      </w:r>
      <w:r w:rsidRPr="00FA7ACF">
        <w:fldChar w:fldCharType="separate"/>
      </w:r>
      <w:r w:rsidR="0037258A">
        <w:t>5.20.8.1</w:t>
      </w:r>
      <w:r w:rsidRPr="00FA7ACF">
        <w:fldChar w:fldCharType="end"/>
      </w:r>
      <w:r w:rsidRPr="00FA7ACF">
        <w:t>. After new setpoint is achieved, wait 1 minute to allow loop to stabilize.</w:t>
      </w:r>
    </w:p>
    <w:p w14:paraId="0A5993F4" w14:textId="77777777" w:rsidR="00FA44FD" w:rsidRPr="00FA7ACF" w:rsidRDefault="00FA44FD" w:rsidP="00FA44FD">
      <w:pPr>
        <w:pStyle w:val="Infobox"/>
      </w:pPr>
      <w:r w:rsidRPr="00FA7ACF">
        <w:t xml:space="preserve">If the bypass valve opens quickly, then the chiller load will suddenly </w:t>
      </w:r>
      <w:proofErr w:type="gramStart"/>
      <w:r w:rsidRPr="00FA7ACF">
        <w:t>drop</w:t>
      </w:r>
      <w:proofErr w:type="gramEnd"/>
      <w:r w:rsidRPr="00FA7ACF">
        <w:t xml:space="preserve"> and the chiller(s) could trip. Suddenly opening a chilled water isolation valve will also destabilize the chilled water DP control loop.</w:t>
      </w:r>
    </w:p>
    <w:p w14:paraId="3D9690CB" w14:textId="77777777" w:rsidR="00FA44FD" w:rsidRPr="00FA7ACF" w:rsidRDefault="00FA44FD" w:rsidP="00FA44FD">
      <w:pPr>
        <w:pStyle w:val="Infobox"/>
      </w:pPr>
      <w:r w:rsidRPr="00FA7ACF">
        <w:t>For stage up transitions during which one chiller is enabled while another is disabled, it is necessary to temporarily set the minimum flow bypass setpoint to that necessary to satisfy both the chiller to be enabled and the chiller to be disabled because the newly enabled chiller is brought online prior to disabling a currently operating chiller to avoid dropping the load.</w:t>
      </w:r>
    </w:p>
    <w:p w14:paraId="543D7F68" w14:textId="0462284A" w:rsidR="00FA44FD" w:rsidRPr="00FA7ACF" w:rsidRDefault="00FA44FD" w:rsidP="00FA44FD">
      <w:pPr>
        <w:pStyle w:val="Instrbox"/>
      </w:pPr>
      <w:r w:rsidRPr="00FA7ACF">
        <w:t xml:space="preserve">Retain the following </w:t>
      </w:r>
      <w:r w:rsidR="00CE2951">
        <w:t>section</w:t>
      </w:r>
      <w:r w:rsidRPr="00FA7ACF">
        <w:t xml:space="preserve"> for water-cooled plants. Delete otherwise.</w:t>
      </w:r>
    </w:p>
    <w:p w14:paraId="564D9372" w14:textId="347B16BE" w:rsidR="00FA44FD" w:rsidRPr="00FA7ACF" w:rsidRDefault="00FA44FD" w:rsidP="007C1423">
      <w:pPr>
        <w:pStyle w:val="Heading5"/>
      </w:pPr>
      <w:r w:rsidRPr="00FA7ACF">
        <w:lastRenderedPageBreak/>
        <w:t xml:space="preserve">Start the next CW pump and/or change CW pump speed to that required of the new stage per </w:t>
      </w:r>
      <w:r w:rsidR="0022692A">
        <w:t xml:space="preserve">Section </w:t>
      </w:r>
      <w:r w:rsidRPr="00FA7ACF">
        <w:fldChar w:fldCharType="begin"/>
      </w:r>
      <w:r w:rsidRPr="00FA7ACF">
        <w:instrText xml:space="preserve"> REF _Ref514749901 \w \h  \* MERGEFORMAT </w:instrText>
      </w:r>
      <w:r w:rsidRPr="00FA7ACF">
        <w:fldChar w:fldCharType="separate"/>
      </w:r>
      <w:r w:rsidR="0037258A">
        <w:t>5.20.9</w:t>
      </w:r>
      <w:r w:rsidRPr="00FA7ACF">
        <w:fldChar w:fldCharType="end"/>
      </w:r>
      <w:r w:rsidRPr="00FA7ACF">
        <w:t xml:space="preserve"> and after 10 seconds enable head pressure control for the chiller being enabled. Wait 30 seconds.</w:t>
      </w:r>
    </w:p>
    <w:p w14:paraId="791E4E02" w14:textId="77777777" w:rsidR="00FA44FD" w:rsidRPr="00FA7ACF" w:rsidRDefault="00FA44FD" w:rsidP="007C1423">
      <w:pPr>
        <w:pStyle w:val="Heading5"/>
      </w:pPr>
      <w:r w:rsidRPr="00FA7ACF">
        <w:t>Slowly open CHW isolation valve of the chiller being enabled. Determine valve timing in the field as that required to prevent nuisance trips.</w:t>
      </w:r>
    </w:p>
    <w:p w14:paraId="1AA39B83" w14:textId="77777777" w:rsidR="00FA44FD" w:rsidRPr="00FA7ACF" w:rsidRDefault="00FA44FD" w:rsidP="00FA44FD">
      <w:pPr>
        <w:pStyle w:val="Infobox"/>
      </w:pPr>
      <w:r w:rsidRPr="00FA7ACF">
        <w:t>Slowly opening the chilled water isolation valve prevents a sudden disruption in flow through the active chiller.</w:t>
      </w:r>
    </w:p>
    <w:p w14:paraId="1191C2F0" w14:textId="77777777" w:rsidR="00FA44FD" w:rsidRPr="00FA7ACF" w:rsidRDefault="00FA44FD" w:rsidP="007C1423">
      <w:pPr>
        <w:pStyle w:val="Heading5"/>
      </w:pPr>
      <w:r w:rsidRPr="00FA7ACF">
        <w:t>Start the next stage chiller after the CHW isolation valve is fully open (as determined by end switch status, or nominal valve timing if end switches are not provided).</w:t>
      </w:r>
    </w:p>
    <w:p w14:paraId="1FF03C91" w14:textId="44B04865" w:rsidR="00FA44FD" w:rsidRPr="00FA7ACF" w:rsidRDefault="00FA44FD" w:rsidP="00FA44FD">
      <w:pPr>
        <w:pStyle w:val="Instrbox"/>
        <w:jc w:val="both"/>
      </w:pPr>
      <w:r w:rsidRPr="00FA7ACF">
        <w:t xml:space="preserve">Retain the following </w:t>
      </w:r>
      <w:r w:rsidR="00CE2951">
        <w:t>section</w:t>
      </w:r>
      <w:r w:rsidRPr="00FA7ACF">
        <w:t xml:space="preserve"> if a smaller chiller is staged off while a larger chiller is staged on during any stage change (e.g., for plants with swing chillers</w:t>
      </w:r>
      <w:proofErr w:type="gramStart"/>
      <w:r w:rsidRPr="00FA7ACF">
        <w:t>).Delete</w:t>
      </w:r>
      <w:proofErr w:type="gramEnd"/>
      <w:r w:rsidRPr="00FA7ACF">
        <w:t xml:space="preserve"> otherwise.</w:t>
      </w:r>
    </w:p>
    <w:p w14:paraId="5E50562C" w14:textId="77777777" w:rsidR="00FA44FD" w:rsidRPr="00FA7ACF" w:rsidRDefault="00FA44FD" w:rsidP="007C1423">
      <w:pPr>
        <w:pStyle w:val="Heading5"/>
      </w:pPr>
      <w:bookmarkStart w:id="8243" w:name="_Hlk528063518"/>
      <w:r w:rsidRPr="00FA7ACF">
        <w:t xml:space="preserve">For any stage change during which a smaller chiller is disabled and a larger chiller is enabled: </w:t>
      </w:r>
    </w:p>
    <w:p w14:paraId="4B06CB79" w14:textId="4B9EDE6F" w:rsidR="00FA44FD" w:rsidRPr="00FA7ACF" w:rsidRDefault="00FA44FD" w:rsidP="007C1423">
      <w:pPr>
        <w:pStyle w:val="Heading6"/>
      </w:pPr>
      <w:r w:rsidRPr="00FA7ACF">
        <w:t>Wait 5 minutes for the newly enabled chiller to prove that is operating correctly (not faulted as defined in</w:t>
      </w:r>
      <w:r w:rsidR="003D41C9">
        <w:t xml:space="preserve"> </w:t>
      </w:r>
      <w:r w:rsidR="0022692A">
        <w:t xml:space="preserve">Section </w:t>
      </w:r>
      <w:r w:rsidR="003D41C9">
        <w:fldChar w:fldCharType="begin"/>
      </w:r>
      <w:r w:rsidR="003D41C9">
        <w:instrText xml:space="preserve"> REF _Ref75338726 \w \h </w:instrText>
      </w:r>
      <w:r w:rsidR="003D41C9">
        <w:fldChar w:fldCharType="separate"/>
      </w:r>
      <w:r w:rsidR="0037258A">
        <w:t>5.1.15.</w:t>
      </w:r>
      <w:proofErr w:type="gramStart"/>
      <w:r w:rsidR="0037258A">
        <w:t>5.b.1.ii</w:t>
      </w:r>
      <w:proofErr w:type="gramEnd"/>
      <w:r w:rsidR="003D41C9">
        <w:fldChar w:fldCharType="end"/>
      </w:r>
      <w:r w:rsidRPr="00FA7ACF">
        <w:t>), then shut off the smaller chiller.</w:t>
      </w:r>
    </w:p>
    <w:p w14:paraId="5EB8B39A" w14:textId="77777777" w:rsidR="00FA44FD" w:rsidRPr="00FA7ACF" w:rsidRDefault="00FA44FD" w:rsidP="007C1423">
      <w:pPr>
        <w:pStyle w:val="Heading6"/>
      </w:pPr>
      <w:r w:rsidRPr="00FA7ACF">
        <w:t>When the controller of the smaller chiller being shut off indicates no request for chilled water flow or 3 minutes has elapsed, slowly close the chiller’s CHW isolation valve to avoid a sudden change in flow through other operating chillers.</w:t>
      </w:r>
    </w:p>
    <w:p w14:paraId="6ECF0232" w14:textId="39D6164B" w:rsidR="00FA44FD" w:rsidRPr="00FA7ACF" w:rsidRDefault="00FA44FD" w:rsidP="00FA44FD">
      <w:pPr>
        <w:pStyle w:val="Instrbox"/>
      </w:pPr>
      <w:r w:rsidRPr="00FA7ACF">
        <w:t xml:space="preserve">Retain the following </w:t>
      </w:r>
      <w:r w:rsidR="00CE2951">
        <w:t>section</w:t>
      </w:r>
      <w:r w:rsidRPr="00FA7ACF">
        <w:t xml:space="preserve"> for water-cooled plants. Delete otherwise.</w:t>
      </w:r>
    </w:p>
    <w:p w14:paraId="16941D8B" w14:textId="77777777" w:rsidR="00FA44FD" w:rsidRPr="00FA7ACF" w:rsidRDefault="00FA44FD" w:rsidP="007C1423">
      <w:pPr>
        <w:pStyle w:val="Heading6"/>
      </w:pPr>
      <w:r w:rsidRPr="00FA7ACF">
        <w:t>When the controller of the smaller chiller being shut off indicates no request for condenser water flow or 3 minutes has elapsed, disable the chiller’s head pressure control loop.</w:t>
      </w:r>
    </w:p>
    <w:p w14:paraId="4B3E2E32" w14:textId="35BAA02F" w:rsidR="00FA44FD" w:rsidRPr="00FA7ACF" w:rsidRDefault="00FA44FD" w:rsidP="007C1423">
      <w:pPr>
        <w:pStyle w:val="Heading6"/>
      </w:pPr>
      <w:r w:rsidRPr="00FA7ACF">
        <w:t xml:space="preserve">Change the minimum flow bypass setpoint to that appropriate for the new stage as indicated in </w:t>
      </w:r>
      <w:r w:rsidRPr="00FA7ACF">
        <w:fldChar w:fldCharType="begin"/>
      </w:r>
      <w:r w:rsidRPr="00FA7ACF">
        <w:instrText xml:space="preserve"> REF _Ref4503222 \w \h  \* MERGEFORMAT </w:instrText>
      </w:r>
      <w:r w:rsidRPr="00FA7ACF">
        <w:fldChar w:fldCharType="separate"/>
      </w:r>
      <w:r w:rsidR="0037258A">
        <w:t>5.20.8.1</w:t>
      </w:r>
      <w:r w:rsidRPr="00FA7ACF">
        <w:fldChar w:fldCharType="end"/>
      </w:r>
      <w:r w:rsidRPr="00FA7ACF">
        <w:t>.</w:t>
      </w:r>
    </w:p>
    <w:bookmarkEnd w:id="8243"/>
    <w:p w14:paraId="2B7EFFB2" w14:textId="77777777" w:rsidR="00FA44FD" w:rsidRPr="00FA7ACF" w:rsidRDefault="00FA44FD" w:rsidP="007C1423">
      <w:pPr>
        <w:pStyle w:val="Heading5"/>
      </w:pPr>
      <w:r w:rsidRPr="00FA7ACF">
        <w:t>Release the demand limit.</w:t>
      </w:r>
    </w:p>
    <w:p w14:paraId="422406BD" w14:textId="77777777" w:rsidR="00FA44FD" w:rsidRPr="00FA7ACF" w:rsidRDefault="00FA44FD" w:rsidP="0087618D">
      <w:pPr>
        <w:pStyle w:val="Heading4"/>
      </w:pPr>
      <w:bookmarkStart w:id="8244" w:name="_Ref508116270"/>
      <w:bookmarkStart w:id="8245" w:name="_Ref515553883"/>
      <w:r w:rsidRPr="00FA7ACF">
        <w:t>Whenever there is a stage-down command:</w:t>
      </w:r>
      <w:bookmarkEnd w:id="8244"/>
      <w:bookmarkEnd w:id="8245"/>
    </w:p>
    <w:p w14:paraId="7B23478A" w14:textId="65221FA6" w:rsidR="00FA44FD" w:rsidRPr="00FA7ACF" w:rsidRDefault="00FA44FD" w:rsidP="00FA44FD">
      <w:pPr>
        <w:pStyle w:val="Instrbox"/>
        <w:jc w:val="both"/>
      </w:pPr>
      <w:r w:rsidRPr="00FA7ACF">
        <w:t xml:space="preserve">Retain the following </w:t>
      </w:r>
      <w:r w:rsidR="00CE2951">
        <w:t>section</w:t>
      </w:r>
      <w:r w:rsidRPr="00FA7ACF">
        <w:t xml:space="preserve"> if a smaller chiller is staged on while a larger chiller is staged off during any stage change (e.g., for plants with swing chillers). Delete otherwise.</w:t>
      </w:r>
    </w:p>
    <w:p w14:paraId="137C72E5" w14:textId="77777777" w:rsidR="00FA44FD" w:rsidRPr="00FA7ACF" w:rsidRDefault="00FA44FD" w:rsidP="007C1423">
      <w:pPr>
        <w:pStyle w:val="Heading5"/>
      </w:pPr>
      <w:bookmarkStart w:id="8246" w:name="_Hlk528063564"/>
      <w:r w:rsidRPr="00FA7ACF">
        <w:t>For any stage change during which a smaller chiller is enabled and a larger chiller is disabled:</w:t>
      </w:r>
    </w:p>
    <w:p w14:paraId="2850751D" w14:textId="77777777" w:rsidR="00FA44FD" w:rsidRPr="00FA7ACF" w:rsidRDefault="00FA44FD" w:rsidP="007C1423">
      <w:pPr>
        <w:pStyle w:val="Heading6"/>
      </w:pPr>
      <w:r w:rsidRPr="00FA7ACF">
        <w:t>Command operating chillers to reduce demand to 75% of their current load or a percentage equal to current stage OPLR</w:t>
      </w:r>
      <w:r w:rsidRPr="00FA7ACF">
        <w:rPr>
          <w:vertAlign w:val="subscript"/>
        </w:rPr>
        <w:t>MIN</w:t>
      </w:r>
      <w:r w:rsidRPr="00FA7ACF">
        <w:t>, whichever is greater. Wait until actual demand &lt;80% of current load up to a maximum of 5 minutes before proceeding.</w:t>
      </w:r>
    </w:p>
    <w:p w14:paraId="31A99CAC" w14:textId="69250C6D" w:rsidR="00FA44FD" w:rsidRPr="00FA7ACF" w:rsidRDefault="00FA44FD" w:rsidP="00FA44FD">
      <w:pPr>
        <w:pStyle w:val="Infobox"/>
      </w:pPr>
      <w:r w:rsidRPr="00FA7ACF">
        <w:t xml:space="preserve">The above </w:t>
      </w:r>
      <w:r w:rsidR="00335D1A">
        <w:t>section</w:t>
      </w:r>
      <w:r w:rsidRPr="00FA7ACF">
        <w:t xml:space="preserve"> is recommended for applications where a sudden change in load may induce a chiller trip. This was commonly true of older chillers but has often proven unnecessary for modern machines with more robust capacity controls. Leave it if unsure.</w:t>
      </w:r>
    </w:p>
    <w:p w14:paraId="52EC42BB" w14:textId="20B45988" w:rsidR="00FA44FD" w:rsidRPr="00FA7ACF" w:rsidRDefault="00FA44FD" w:rsidP="007C1423">
      <w:pPr>
        <w:pStyle w:val="Heading6"/>
      </w:pPr>
      <w:r w:rsidRPr="00FA7ACF">
        <w:t xml:space="preserve">Slowly change the minimum flow bypass setpoint to that appropriate for the stage transition as indicated in </w:t>
      </w:r>
      <w:r w:rsidR="00CE0564">
        <w:t xml:space="preserve">Section </w:t>
      </w:r>
      <w:r w:rsidRPr="00FA7ACF">
        <w:fldChar w:fldCharType="begin"/>
      </w:r>
      <w:r w:rsidRPr="00FA7ACF">
        <w:instrText xml:space="preserve"> REF _Ref515553110 \w \h  \* MERGEFORMAT </w:instrText>
      </w:r>
      <w:r w:rsidRPr="00FA7ACF">
        <w:fldChar w:fldCharType="separate"/>
      </w:r>
      <w:r w:rsidR="0037258A">
        <w:t>5.20.8.3</w:t>
      </w:r>
      <w:r w:rsidRPr="00FA7ACF">
        <w:fldChar w:fldCharType="end"/>
      </w:r>
      <w:r w:rsidRPr="00FA7ACF">
        <w:t>. After new setpoint is achieved, wait 1 minute to allow loop to stabilize.</w:t>
      </w:r>
    </w:p>
    <w:p w14:paraId="4CC8EE61" w14:textId="77777777" w:rsidR="00FA44FD" w:rsidRPr="00FA7ACF" w:rsidRDefault="00FA44FD" w:rsidP="007C1423">
      <w:pPr>
        <w:pStyle w:val="Heading6"/>
      </w:pPr>
      <w:r w:rsidRPr="00FA7ACF">
        <w:t>Enable head pressure control for the chiller being enabled. Wait 30 seconds.</w:t>
      </w:r>
    </w:p>
    <w:p w14:paraId="536DCF09" w14:textId="77777777" w:rsidR="00FA44FD" w:rsidRPr="00FA7ACF" w:rsidRDefault="00FA44FD" w:rsidP="007C1423">
      <w:pPr>
        <w:pStyle w:val="Heading6"/>
      </w:pPr>
      <w:r w:rsidRPr="00FA7ACF">
        <w:t>Slowly open CHW isolation valve of the smaller chiller being enabled. Determine valve timing in the field as that required to prevent nuisance trips.</w:t>
      </w:r>
    </w:p>
    <w:p w14:paraId="36AC7745" w14:textId="77777777" w:rsidR="00FA44FD" w:rsidRPr="00FA7ACF" w:rsidRDefault="00FA44FD" w:rsidP="007C1423">
      <w:pPr>
        <w:pStyle w:val="Heading6"/>
      </w:pPr>
      <w:r w:rsidRPr="00FA7ACF">
        <w:lastRenderedPageBreak/>
        <w:t>Start the smaller chiller after its CHW isolation valve is fully open (as determined by end switch status, or nominal valve timing if end switches are not provided).</w:t>
      </w:r>
    </w:p>
    <w:p w14:paraId="1168543B" w14:textId="41DB8708" w:rsidR="00FA44FD" w:rsidRPr="00FA7ACF" w:rsidRDefault="00FA44FD" w:rsidP="007C1423">
      <w:pPr>
        <w:pStyle w:val="Heading6"/>
      </w:pPr>
      <w:r w:rsidRPr="00FA7ACF">
        <w:t>Wait 5 minutes for the newly enabled chiller to prove that it is operating correctly (not faulted as defined in</w:t>
      </w:r>
      <w:r w:rsidR="003D41C9">
        <w:t xml:space="preserve"> </w:t>
      </w:r>
      <w:r w:rsidR="00CE0564">
        <w:t xml:space="preserve">Section </w:t>
      </w:r>
      <w:r w:rsidR="003D41C9">
        <w:fldChar w:fldCharType="begin"/>
      </w:r>
      <w:r w:rsidR="003D41C9">
        <w:instrText xml:space="preserve"> REF _Ref75338726 \w \h </w:instrText>
      </w:r>
      <w:r w:rsidR="003D41C9">
        <w:fldChar w:fldCharType="separate"/>
      </w:r>
      <w:r w:rsidR="0037258A">
        <w:t>5.1.15.</w:t>
      </w:r>
      <w:proofErr w:type="gramStart"/>
      <w:r w:rsidR="0037258A">
        <w:t>5.b.1.ii</w:t>
      </w:r>
      <w:proofErr w:type="gramEnd"/>
      <w:r w:rsidR="003D41C9">
        <w:fldChar w:fldCharType="end"/>
      </w:r>
      <w:r w:rsidRPr="00FA7ACF">
        <w:t>), then shut off the larger chiller and release the demand limit.</w:t>
      </w:r>
    </w:p>
    <w:bookmarkEnd w:id="8246"/>
    <w:p w14:paraId="6A741DD1" w14:textId="77777777" w:rsidR="00FA44FD" w:rsidRPr="00FA7ACF" w:rsidRDefault="00FA44FD" w:rsidP="00FA44FD">
      <w:pPr>
        <w:pStyle w:val="Infobox"/>
      </w:pPr>
      <w:r w:rsidRPr="00FA7ACF">
        <w:t>Stage down transitions during which one chiller is enabled while another is disabled require similar logic to stage up events since the chiller being enabled is brought online prior to disabling a currently operating chiller. This avoids dropping the load during staging transitions.</w:t>
      </w:r>
    </w:p>
    <w:p w14:paraId="03A8D896" w14:textId="77777777" w:rsidR="00FA44FD" w:rsidRPr="00FA7ACF" w:rsidRDefault="00FA44FD" w:rsidP="007C1423">
      <w:pPr>
        <w:pStyle w:val="Heading5"/>
      </w:pPr>
      <w:r w:rsidRPr="00FA7ACF">
        <w:t>If staging down from any other stage, shut off the last stage chiller.</w:t>
      </w:r>
    </w:p>
    <w:p w14:paraId="7F89970E" w14:textId="77777777" w:rsidR="00FA44FD" w:rsidRPr="00FA7ACF" w:rsidRDefault="00FA44FD" w:rsidP="007C1423">
      <w:pPr>
        <w:pStyle w:val="Heading5"/>
      </w:pPr>
      <w:r w:rsidRPr="00FA7ACF">
        <w:t>When the controller of the chiller being shut off indicates no request for chilled water flow or 3 minutes has elapsed, slowly close the chiller’s CHW isolation valve to avoid a sudden change in flow through other operating chillers.</w:t>
      </w:r>
    </w:p>
    <w:p w14:paraId="5C74E680" w14:textId="4D5AABBB" w:rsidR="00FA44FD" w:rsidRPr="00FA7ACF" w:rsidRDefault="00FA44FD" w:rsidP="00FA44FD">
      <w:pPr>
        <w:pStyle w:val="Instrbox"/>
      </w:pPr>
      <w:r w:rsidRPr="00FA7ACF">
        <w:t xml:space="preserve">Retain the following </w:t>
      </w:r>
      <w:r w:rsidR="00CE2951">
        <w:t>section</w:t>
      </w:r>
      <w:r w:rsidRPr="00FA7ACF">
        <w:t xml:space="preserve"> for water-cooled plants. Delete otherwise.</w:t>
      </w:r>
    </w:p>
    <w:p w14:paraId="0BBBA46E" w14:textId="211F7351" w:rsidR="00FA44FD" w:rsidRPr="00FA7ACF" w:rsidRDefault="00FA44FD" w:rsidP="007C1423">
      <w:pPr>
        <w:pStyle w:val="Heading5"/>
      </w:pPr>
      <w:r w:rsidRPr="00FA7ACF">
        <w:t xml:space="preserve">When the controller of the chiller being shut off indicates no request for condenser water flow or 3 minutes has elapsed, disable the chiller's head pressure control loop. When the CW isolation/head pressure control valve is fully closed (as determined by end switch status, or nominal valve timing if end switches are not provided), shut off the last lag CW pump and/or change CW pump speed to that required of the new stage per </w:t>
      </w:r>
      <w:r w:rsidR="0022692A">
        <w:t xml:space="preserve">Section </w:t>
      </w:r>
      <w:r w:rsidRPr="00FA7ACF">
        <w:fldChar w:fldCharType="begin"/>
      </w:r>
      <w:r w:rsidRPr="00FA7ACF">
        <w:instrText xml:space="preserve"> REF _Ref514749901 \w \h  \* MERGEFORMAT </w:instrText>
      </w:r>
      <w:r w:rsidRPr="00FA7ACF">
        <w:fldChar w:fldCharType="separate"/>
      </w:r>
      <w:r w:rsidR="0037258A">
        <w:t>5.20.9</w:t>
      </w:r>
      <w:r w:rsidRPr="00FA7ACF">
        <w:fldChar w:fldCharType="end"/>
      </w:r>
      <w:r w:rsidRPr="00FA7ACF">
        <w:t>.</w:t>
      </w:r>
    </w:p>
    <w:p w14:paraId="389FC0F7" w14:textId="7082F952" w:rsidR="00FA44FD" w:rsidRPr="00FA7ACF" w:rsidRDefault="00FA44FD" w:rsidP="007C1423">
      <w:pPr>
        <w:pStyle w:val="Heading5"/>
      </w:pPr>
      <w:r w:rsidRPr="00FA7ACF">
        <w:t xml:space="preserve">Change the chilled water minimum flow bypass control setpoint to that appropriate for the new stage as indicated in </w:t>
      </w:r>
      <w:r w:rsidR="0022692A">
        <w:t xml:space="preserve">Section </w:t>
      </w:r>
      <w:r w:rsidRPr="00FA7ACF">
        <w:fldChar w:fldCharType="begin"/>
      </w:r>
      <w:r w:rsidRPr="00FA7ACF">
        <w:instrText xml:space="preserve"> REF _Ref4503222 \w \h  \* MERGEFORMAT </w:instrText>
      </w:r>
      <w:r w:rsidRPr="00FA7ACF">
        <w:fldChar w:fldCharType="separate"/>
      </w:r>
      <w:r w:rsidR="0037258A">
        <w:t>5.20.8.1</w:t>
      </w:r>
      <w:r w:rsidRPr="00FA7ACF">
        <w:fldChar w:fldCharType="end"/>
      </w:r>
      <w:r w:rsidRPr="00FA7ACF">
        <w:t>.</w:t>
      </w:r>
    </w:p>
    <w:p w14:paraId="63BA95A0" w14:textId="4BF9FEB0" w:rsidR="00FA44FD" w:rsidRPr="00FA7ACF" w:rsidRDefault="00FA44FD" w:rsidP="00FA44FD">
      <w:pPr>
        <w:pStyle w:val="Instrbox"/>
        <w:jc w:val="both"/>
      </w:pPr>
      <w:r w:rsidRPr="00FA7ACF">
        <w:t xml:space="preserve">Retain </w:t>
      </w:r>
      <w:r w:rsidR="0022692A">
        <w:t>Sections</w:t>
      </w:r>
      <w:r w:rsidRPr="00FA7ACF">
        <w:t xml:space="preserve"> </w:t>
      </w:r>
      <w:r w:rsidRPr="00FA7ACF">
        <w:fldChar w:fldCharType="begin"/>
      </w:r>
      <w:r w:rsidRPr="00FA7ACF">
        <w:instrText xml:space="preserve"> REF _Ref516155499 \w \h  \* MERGEFORMAT </w:instrText>
      </w:r>
      <w:r w:rsidRPr="00FA7ACF">
        <w:fldChar w:fldCharType="separate"/>
      </w:r>
      <w:r w:rsidR="0037258A">
        <w:t>5.20.4.18</w:t>
      </w:r>
      <w:r w:rsidRPr="00FA7ACF">
        <w:fldChar w:fldCharType="end"/>
      </w:r>
      <w:r w:rsidRPr="00FA7ACF">
        <w:t xml:space="preserve"> and </w:t>
      </w:r>
      <w:r w:rsidRPr="00FA7ACF">
        <w:fldChar w:fldCharType="begin"/>
      </w:r>
      <w:r w:rsidRPr="00FA7ACF">
        <w:instrText xml:space="preserve"> REF _Ref516155507 \w \h  \* MERGEFORMAT </w:instrText>
      </w:r>
      <w:r w:rsidRPr="00FA7ACF">
        <w:fldChar w:fldCharType="separate"/>
      </w:r>
      <w:r w:rsidR="0037258A">
        <w:t>5.20.4.19</w:t>
      </w:r>
      <w:r w:rsidRPr="00FA7ACF">
        <w:fldChar w:fldCharType="end"/>
      </w:r>
      <w:r w:rsidRPr="00FA7ACF">
        <w:t xml:space="preserve"> for </w:t>
      </w:r>
      <w:bookmarkStart w:id="8247" w:name="OLE_LINK2"/>
      <w:bookmarkStart w:id="8248" w:name="OLE_LINK3"/>
      <w:bookmarkStart w:id="8249" w:name="OLE_LINK9"/>
      <w:r w:rsidRPr="00FA7ACF">
        <w:t>water-cooled primary-only parallel chiller plants with headered chilled water pumps and dedicated condenser water pumps</w:t>
      </w:r>
      <w:bookmarkEnd w:id="8247"/>
      <w:bookmarkEnd w:id="8248"/>
      <w:bookmarkEnd w:id="8249"/>
      <w:r w:rsidRPr="00FA7ACF">
        <w:t>. Delete otherwise.</w:t>
      </w:r>
    </w:p>
    <w:p w14:paraId="080B096C" w14:textId="77777777" w:rsidR="00FA44FD" w:rsidRPr="00FA7ACF" w:rsidRDefault="00FA44FD" w:rsidP="0087618D">
      <w:pPr>
        <w:pStyle w:val="Heading4"/>
      </w:pPr>
      <w:bookmarkStart w:id="8250" w:name="_Ref516155499"/>
      <w:r w:rsidRPr="00FA7ACF">
        <w:t>Whenever there is a stage-up command:</w:t>
      </w:r>
      <w:bookmarkEnd w:id="8250"/>
    </w:p>
    <w:p w14:paraId="2A753619" w14:textId="77777777" w:rsidR="00FA44FD" w:rsidRPr="00FA7ACF" w:rsidRDefault="00FA44FD" w:rsidP="007C1423">
      <w:pPr>
        <w:pStyle w:val="Heading5"/>
      </w:pPr>
      <w:r w:rsidRPr="00FA7ACF">
        <w:t>Command operating chillers to reduce demand to 75% of their current load. Wait until actual demand &lt;80% of current load up to a maximum of 5 minutes before proceeding.</w:t>
      </w:r>
    </w:p>
    <w:p w14:paraId="6DA929F5" w14:textId="50AC7C2E" w:rsidR="00FA44FD" w:rsidRPr="00FA7ACF" w:rsidRDefault="00FA44FD" w:rsidP="00FA44FD">
      <w:pPr>
        <w:pStyle w:val="Infobox"/>
      </w:pPr>
      <w:r w:rsidRPr="00FA7ACF">
        <w:t xml:space="preserve">The above </w:t>
      </w:r>
      <w:r w:rsidR="00335D1A">
        <w:t>section</w:t>
      </w:r>
      <w:r w:rsidRPr="00FA7ACF">
        <w:t xml:space="preserve"> is recommended for applications where a sudden change in load may induce a chiller trip. This was commonly true of older chillers but has often proven unnecessary for modern machines with more robust capacity controls. Leave it if unsure.</w:t>
      </w:r>
    </w:p>
    <w:p w14:paraId="0DBB83C8" w14:textId="0424CD2D" w:rsidR="00FA44FD" w:rsidRPr="00FA7ACF" w:rsidRDefault="00FA44FD" w:rsidP="00FA44FD">
      <w:pPr>
        <w:pStyle w:val="Instrbox"/>
        <w:jc w:val="both"/>
      </w:pPr>
      <w:r w:rsidRPr="00FA7ACF">
        <w:t xml:space="preserve">Retain the following </w:t>
      </w:r>
      <w:r w:rsidR="00CE2951">
        <w:t>section</w:t>
      </w:r>
      <w:r w:rsidRPr="00FA7ACF">
        <w:t xml:space="preserve"> if a smaller chiller is staged off while a larger chiller is staged on during any stage change (e.g., for plants with swing chillers). Delete otherwise.</w:t>
      </w:r>
    </w:p>
    <w:p w14:paraId="6DBB5929" w14:textId="77777777" w:rsidR="00FA44FD" w:rsidRPr="00FA7ACF" w:rsidRDefault="00FA44FD" w:rsidP="007C1423">
      <w:pPr>
        <w:pStyle w:val="Heading5"/>
      </w:pPr>
      <w:r w:rsidRPr="00FA7ACF">
        <w:t>For any stage change during which a smaller chiller is disabled and a larger chiller is enabled, slowly change the minimum flow bypass setpoint to that appropriate for the stage transition as indicated in 5.2.8.3. After new setpoint is achieved, wait 1 minute to allow loop to stabilize.</w:t>
      </w:r>
    </w:p>
    <w:p w14:paraId="47585B00" w14:textId="33E35EDD" w:rsidR="00FA44FD" w:rsidRPr="00FA7ACF" w:rsidRDefault="00FA44FD" w:rsidP="007C1423">
      <w:pPr>
        <w:pStyle w:val="Heading5"/>
      </w:pPr>
      <w:r w:rsidRPr="00FA7ACF">
        <w:t xml:space="preserve">For any other stage change, reset the minimum flow bypass setpoint to that appropriate for the new stage as indicated in </w:t>
      </w:r>
      <w:r w:rsidR="0022692A">
        <w:t xml:space="preserve">Section </w:t>
      </w:r>
      <w:r w:rsidRPr="00FA7ACF">
        <w:fldChar w:fldCharType="begin"/>
      </w:r>
      <w:r w:rsidRPr="00FA7ACF">
        <w:instrText xml:space="preserve"> REF _Ref4503222 \w \h  \* MERGEFORMAT </w:instrText>
      </w:r>
      <w:r w:rsidRPr="00FA7ACF">
        <w:fldChar w:fldCharType="separate"/>
      </w:r>
      <w:r w:rsidR="0037258A">
        <w:t>5.20.8.1</w:t>
      </w:r>
      <w:r w:rsidRPr="00FA7ACF">
        <w:fldChar w:fldCharType="end"/>
      </w:r>
      <w:r w:rsidRPr="00FA7ACF">
        <w:t>. After new setpoint is achieved, wait 1 minute to allow loop to stabilize.</w:t>
      </w:r>
    </w:p>
    <w:p w14:paraId="23A7F86D" w14:textId="77777777" w:rsidR="00FA44FD" w:rsidRPr="00FA7ACF" w:rsidRDefault="00FA44FD" w:rsidP="00FA44FD">
      <w:pPr>
        <w:pStyle w:val="Infobox"/>
      </w:pPr>
      <w:r w:rsidRPr="00FA7ACF">
        <w:t xml:space="preserve">If the bypass valve opens quickly, then the chiller load will suddenly </w:t>
      </w:r>
      <w:proofErr w:type="gramStart"/>
      <w:r w:rsidRPr="00FA7ACF">
        <w:t>drop</w:t>
      </w:r>
      <w:proofErr w:type="gramEnd"/>
      <w:r w:rsidRPr="00FA7ACF">
        <w:t xml:space="preserve"> and the chiller(s) could trip. Suddenly opening a chilled water isolation valve will also destabilize the chilled water DP control loop.</w:t>
      </w:r>
    </w:p>
    <w:p w14:paraId="503021F1" w14:textId="77777777" w:rsidR="00FA44FD" w:rsidRPr="00FA7ACF" w:rsidRDefault="00FA44FD" w:rsidP="00FA44FD">
      <w:pPr>
        <w:pStyle w:val="Infobox"/>
      </w:pPr>
      <w:r w:rsidRPr="00FA7ACF">
        <w:t>For stage up transitions during which one chiller is enabled while another is disabled, it is necessary to temporarily set the minimum flow bypass setpoint to that necessary to satisfy both the chiller to be enabled and the chiller to be disabled because the newly enabled chiller is brought online prior to disabling a currently operating chiller to avoid dropping the load.</w:t>
      </w:r>
    </w:p>
    <w:p w14:paraId="6192EA0C" w14:textId="77777777" w:rsidR="00FA44FD" w:rsidRPr="00FA7ACF" w:rsidRDefault="00FA44FD" w:rsidP="007C1423">
      <w:pPr>
        <w:pStyle w:val="Heading5"/>
      </w:pPr>
      <w:r w:rsidRPr="00FA7ACF">
        <w:t>Start the CW pump of the chiller to be enabled. Wait 30 seconds.</w:t>
      </w:r>
    </w:p>
    <w:p w14:paraId="5C29C3D8" w14:textId="77777777" w:rsidR="00FA44FD" w:rsidRPr="00FA7ACF" w:rsidRDefault="00FA44FD" w:rsidP="007C1423">
      <w:pPr>
        <w:pStyle w:val="Heading5"/>
      </w:pPr>
      <w:r w:rsidRPr="00FA7ACF">
        <w:lastRenderedPageBreak/>
        <w:t>Slowly open CHW isolation valve of the chiller being enabled. Determine valve timing in the field as that required to prevent nuisance trips.</w:t>
      </w:r>
    </w:p>
    <w:p w14:paraId="494B2E7A" w14:textId="77777777" w:rsidR="00FA44FD" w:rsidRPr="00FA7ACF" w:rsidRDefault="00FA44FD" w:rsidP="00FA44FD">
      <w:pPr>
        <w:pStyle w:val="Infobox"/>
      </w:pPr>
      <w:r w:rsidRPr="00FA7ACF">
        <w:t>Slowly opening the chilled water isolation valve prevents a sudden disruption in flow through the active chiller.</w:t>
      </w:r>
    </w:p>
    <w:p w14:paraId="6442E592" w14:textId="77777777" w:rsidR="00FA44FD" w:rsidRPr="00FA7ACF" w:rsidRDefault="00FA44FD" w:rsidP="007C1423">
      <w:pPr>
        <w:pStyle w:val="Heading5"/>
      </w:pPr>
      <w:r w:rsidRPr="00FA7ACF">
        <w:t>Start the next stage chiller after the CHW isolation valve is fully open (as determined by end switch status, or nominal valve timing if end switches are not provided).</w:t>
      </w:r>
    </w:p>
    <w:p w14:paraId="756DF76A" w14:textId="12DFF05F" w:rsidR="00FA44FD" w:rsidRPr="00FA7ACF" w:rsidRDefault="00FA44FD" w:rsidP="00FA44FD">
      <w:pPr>
        <w:pStyle w:val="Instrbox"/>
        <w:jc w:val="both"/>
      </w:pPr>
      <w:r w:rsidRPr="00FA7ACF">
        <w:t xml:space="preserve">Retain the following </w:t>
      </w:r>
      <w:r w:rsidR="00CE2951">
        <w:t>section</w:t>
      </w:r>
      <w:r w:rsidRPr="00FA7ACF">
        <w:t xml:space="preserve"> if a smaller chiller is staged off while a larger chiller is staged on during any stage change (e.g., for plants with swing chillers). Delete otherwise.</w:t>
      </w:r>
    </w:p>
    <w:p w14:paraId="16B9947F" w14:textId="77777777" w:rsidR="00FA44FD" w:rsidRPr="00FA7ACF" w:rsidRDefault="00FA44FD" w:rsidP="007C1423">
      <w:pPr>
        <w:pStyle w:val="Heading5"/>
      </w:pPr>
      <w:r w:rsidRPr="00FA7ACF">
        <w:t xml:space="preserve">For any stage change during which a smaller chiller is disabled and a larger chiller is enabled: </w:t>
      </w:r>
    </w:p>
    <w:p w14:paraId="688290B2" w14:textId="327B76A6" w:rsidR="00FA44FD" w:rsidRPr="00FA7ACF" w:rsidRDefault="00FA44FD" w:rsidP="007C1423">
      <w:pPr>
        <w:pStyle w:val="Heading6"/>
      </w:pPr>
      <w:r w:rsidRPr="00FA7ACF">
        <w:t>Wait 5 minutes for the newly enabled chiller to prove that is operating correctly (not faulted as defined in</w:t>
      </w:r>
      <w:r w:rsidR="003D41C9">
        <w:t xml:space="preserve"> </w:t>
      </w:r>
      <w:r w:rsidR="0022692A">
        <w:t xml:space="preserve">Section </w:t>
      </w:r>
      <w:r w:rsidR="003D41C9">
        <w:fldChar w:fldCharType="begin"/>
      </w:r>
      <w:r w:rsidR="003D41C9">
        <w:instrText xml:space="preserve"> REF _Ref75338726 \w \h </w:instrText>
      </w:r>
      <w:r w:rsidR="003D41C9">
        <w:fldChar w:fldCharType="separate"/>
      </w:r>
      <w:r w:rsidR="0037258A">
        <w:t>5.1.15.</w:t>
      </w:r>
      <w:proofErr w:type="gramStart"/>
      <w:r w:rsidR="0037258A">
        <w:t>5.b.1.ii</w:t>
      </w:r>
      <w:proofErr w:type="gramEnd"/>
      <w:r w:rsidR="003D41C9">
        <w:fldChar w:fldCharType="end"/>
      </w:r>
      <w:r w:rsidRPr="00FA7ACF">
        <w:t>), then shut off the smaller chiller.</w:t>
      </w:r>
    </w:p>
    <w:p w14:paraId="73F5DE38" w14:textId="77777777" w:rsidR="00FA44FD" w:rsidRPr="00FA7ACF" w:rsidRDefault="00FA44FD" w:rsidP="007C1423">
      <w:pPr>
        <w:pStyle w:val="Heading6"/>
      </w:pPr>
      <w:r w:rsidRPr="00FA7ACF">
        <w:t>When the controller of the smaller chiller being shut off indicates no request for chilled water flow or 3 minutes has elapsed, slowly close the chiller’s CHW isolation valve to avoid a sudden change in flow through other operating chillers.</w:t>
      </w:r>
    </w:p>
    <w:p w14:paraId="3A5AF737" w14:textId="77777777" w:rsidR="00FA44FD" w:rsidRPr="00FA7ACF" w:rsidRDefault="00FA44FD" w:rsidP="007C1423">
      <w:pPr>
        <w:pStyle w:val="Heading6"/>
      </w:pPr>
      <w:r w:rsidRPr="00FA7ACF">
        <w:t>When the controller of the smaller chiller being shut off indicates no request for condenser water flow or 3 minutes has elapsed, shut off the chiller’s CW pump.</w:t>
      </w:r>
    </w:p>
    <w:p w14:paraId="4ECACFF9" w14:textId="341528C1" w:rsidR="00FA44FD" w:rsidRPr="00FA7ACF" w:rsidRDefault="00FA44FD" w:rsidP="007C1423">
      <w:pPr>
        <w:pStyle w:val="Heading6"/>
      </w:pPr>
      <w:r w:rsidRPr="00FA7ACF">
        <w:t xml:space="preserve">Change the minimum flow bypass setpoint to that appropriate for the new stage as indicated in </w:t>
      </w:r>
      <w:r w:rsidR="0022692A">
        <w:t>Section</w:t>
      </w:r>
      <w:r w:rsidRPr="00FA7ACF">
        <w:t xml:space="preserve"> </w:t>
      </w:r>
      <w:r w:rsidRPr="00FA7ACF">
        <w:fldChar w:fldCharType="begin"/>
      </w:r>
      <w:r w:rsidRPr="00FA7ACF">
        <w:instrText xml:space="preserve"> REF _Ref28338593 \w \h  \* MERGEFORMAT </w:instrText>
      </w:r>
      <w:r w:rsidRPr="00FA7ACF">
        <w:fldChar w:fldCharType="separate"/>
      </w:r>
      <w:r w:rsidR="0037258A">
        <w:t>5.20.8</w:t>
      </w:r>
      <w:r w:rsidRPr="00FA7ACF">
        <w:fldChar w:fldCharType="end"/>
      </w:r>
      <w:r w:rsidRPr="00FA7ACF">
        <w:t xml:space="preserve"> below.</w:t>
      </w:r>
    </w:p>
    <w:p w14:paraId="559958E0" w14:textId="77777777" w:rsidR="00FA44FD" w:rsidRPr="00FA7ACF" w:rsidRDefault="00FA44FD" w:rsidP="007C1423">
      <w:pPr>
        <w:pStyle w:val="Heading5"/>
      </w:pPr>
      <w:r w:rsidRPr="00FA7ACF">
        <w:t>Release the demand limit.</w:t>
      </w:r>
    </w:p>
    <w:p w14:paraId="76F365E9" w14:textId="77777777" w:rsidR="00FA44FD" w:rsidRPr="00FA7ACF" w:rsidRDefault="00FA44FD" w:rsidP="0087618D">
      <w:pPr>
        <w:pStyle w:val="Heading4"/>
      </w:pPr>
      <w:bookmarkStart w:id="8251" w:name="_Ref516155507"/>
      <w:r w:rsidRPr="00FA7ACF">
        <w:t>Whenever there is a stage-down command:</w:t>
      </w:r>
      <w:bookmarkEnd w:id="8251"/>
    </w:p>
    <w:p w14:paraId="729981FE" w14:textId="2AC94F74" w:rsidR="00FA44FD" w:rsidRPr="00FA7ACF" w:rsidRDefault="00FA44FD" w:rsidP="00FA44FD">
      <w:pPr>
        <w:pStyle w:val="Instrbox"/>
        <w:jc w:val="both"/>
      </w:pPr>
      <w:r w:rsidRPr="00FA7ACF">
        <w:t xml:space="preserve">Retain the following </w:t>
      </w:r>
      <w:r w:rsidR="00CE2951">
        <w:t>section</w:t>
      </w:r>
      <w:r w:rsidRPr="00FA7ACF">
        <w:t xml:space="preserve"> if a smaller chiller is staged on while a larger chiller is staged off during any stage change (e.g., for plants with swing chillers). Delete otherwise.</w:t>
      </w:r>
    </w:p>
    <w:p w14:paraId="061CF246" w14:textId="77777777" w:rsidR="00FA44FD" w:rsidRPr="00FA7ACF" w:rsidRDefault="00FA44FD" w:rsidP="007C1423">
      <w:pPr>
        <w:pStyle w:val="Heading5"/>
      </w:pPr>
      <w:r w:rsidRPr="00FA7ACF">
        <w:t>For any stage change during which a smaller chiller is enabled and a larger chiller is disabled:</w:t>
      </w:r>
    </w:p>
    <w:p w14:paraId="1F872ACB" w14:textId="77777777" w:rsidR="00FA44FD" w:rsidRPr="00FA7ACF" w:rsidRDefault="00FA44FD" w:rsidP="007C1423">
      <w:pPr>
        <w:pStyle w:val="Heading6"/>
      </w:pPr>
      <w:r w:rsidRPr="00FA7ACF">
        <w:t>Command operating chillers to reduce demand to 75% of their current load or a percentage equal to current stage OPLR</w:t>
      </w:r>
      <w:r w:rsidRPr="00FA7ACF">
        <w:rPr>
          <w:vertAlign w:val="subscript"/>
        </w:rPr>
        <w:t>MIN</w:t>
      </w:r>
      <w:r w:rsidRPr="00FA7ACF">
        <w:t>, whichever is greater. Wait until actual demand &lt;80% of current load up to a maximum of 5 minutes before proceeding.</w:t>
      </w:r>
    </w:p>
    <w:p w14:paraId="1F816C8A" w14:textId="07F9D8BB" w:rsidR="00FA44FD" w:rsidRPr="00FA7ACF" w:rsidRDefault="00FA44FD" w:rsidP="00FA44FD">
      <w:pPr>
        <w:pStyle w:val="Infobox"/>
      </w:pPr>
      <w:r w:rsidRPr="00FA7ACF">
        <w:t xml:space="preserve">The above </w:t>
      </w:r>
      <w:r w:rsidR="00335D1A">
        <w:t>section</w:t>
      </w:r>
      <w:r w:rsidRPr="00FA7ACF">
        <w:t xml:space="preserve"> is recommended for applications where a sudden change in load may induce a chiller trip. This was commonly true of older chillers but has often proven unnecessary for modern machines with more robust capacity controls. Leave it if unsure.</w:t>
      </w:r>
    </w:p>
    <w:p w14:paraId="432DA5DA" w14:textId="04AC73B3" w:rsidR="00FA44FD" w:rsidRPr="00FA7ACF" w:rsidRDefault="00FA44FD" w:rsidP="007C1423">
      <w:pPr>
        <w:pStyle w:val="Heading6"/>
      </w:pPr>
      <w:r w:rsidRPr="00FA7ACF">
        <w:t xml:space="preserve">Slowly change the minimum flow bypass setpoint to that appropriate for the stage transition as indicated in </w:t>
      </w:r>
      <w:r w:rsidR="00CE0564">
        <w:t xml:space="preserve">Section </w:t>
      </w:r>
      <w:r w:rsidRPr="00FA7ACF">
        <w:fldChar w:fldCharType="begin"/>
      </w:r>
      <w:r w:rsidRPr="00FA7ACF">
        <w:instrText xml:space="preserve"> REF _Ref515553110 \w \h  \* MERGEFORMAT </w:instrText>
      </w:r>
      <w:r w:rsidRPr="00FA7ACF">
        <w:fldChar w:fldCharType="separate"/>
      </w:r>
      <w:r w:rsidR="0037258A">
        <w:t>5.20.8.3</w:t>
      </w:r>
      <w:r w:rsidRPr="00FA7ACF">
        <w:fldChar w:fldCharType="end"/>
      </w:r>
      <w:r w:rsidRPr="00FA7ACF">
        <w:t>. After new setpoint is achieved, wait 1 minute to allow loop to stabilize.</w:t>
      </w:r>
    </w:p>
    <w:p w14:paraId="49406D1E" w14:textId="77777777" w:rsidR="00FA44FD" w:rsidRPr="00FA7ACF" w:rsidRDefault="00FA44FD" w:rsidP="007C1423">
      <w:pPr>
        <w:pStyle w:val="Heading6"/>
      </w:pPr>
      <w:r w:rsidRPr="00FA7ACF">
        <w:t>Enable the CW pump of smaller chiller being enabled. Wait 30 seconds.</w:t>
      </w:r>
    </w:p>
    <w:p w14:paraId="47A6F855" w14:textId="77777777" w:rsidR="00FA44FD" w:rsidRPr="00FA7ACF" w:rsidRDefault="00FA44FD" w:rsidP="007C1423">
      <w:pPr>
        <w:pStyle w:val="Heading6"/>
      </w:pPr>
      <w:r w:rsidRPr="00FA7ACF">
        <w:t>Slowly open CHW isolation valve of the smaller chiller being enabled. Determine valve timing in the field as that required to prevent nuisance trips.</w:t>
      </w:r>
    </w:p>
    <w:p w14:paraId="6B91A5F3" w14:textId="77777777" w:rsidR="00FA44FD" w:rsidRPr="00FA7ACF" w:rsidRDefault="00FA44FD" w:rsidP="007C1423">
      <w:pPr>
        <w:pStyle w:val="Heading6"/>
      </w:pPr>
      <w:r w:rsidRPr="00FA7ACF">
        <w:t>Start the smaller chiller after its CHW isolation valve is fully open (as determined by end switch status, or nominal valve timing if end switches are not provided).</w:t>
      </w:r>
    </w:p>
    <w:p w14:paraId="4D9849A5" w14:textId="66DF5A77" w:rsidR="00FA44FD" w:rsidRPr="00FA7ACF" w:rsidRDefault="00FA44FD" w:rsidP="007C1423">
      <w:pPr>
        <w:pStyle w:val="Heading6"/>
      </w:pPr>
      <w:r w:rsidRPr="00FA7ACF">
        <w:t>Wait 5 minutes for the newly enabled chiller to prove that is operating correctly (not faulted as defined in</w:t>
      </w:r>
      <w:r w:rsidR="003D41C9">
        <w:t xml:space="preserve"> </w:t>
      </w:r>
      <w:r w:rsidR="00CE0564">
        <w:t xml:space="preserve">Section </w:t>
      </w:r>
      <w:r w:rsidR="003D41C9">
        <w:fldChar w:fldCharType="begin"/>
      </w:r>
      <w:r w:rsidR="003D41C9">
        <w:instrText xml:space="preserve"> REF _Ref75338726 \w \h </w:instrText>
      </w:r>
      <w:r w:rsidR="003D41C9">
        <w:fldChar w:fldCharType="separate"/>
      </w:r>
      <w:r w:rsidR="0037258A">
        <w:t>5.1.15.</w:t>
      </w:r>
      <w:proofErr w:type="gramStart"/>
      <w:r w:rsidR="0037258A">
        <w:t>5.b.1.ii</w:t>
      </w:r>
      <w:proofErr w:type="gramEnd"/>
      <w:r w:rsidR="003D41C9">
        <w:fldChar w:fldCharType="end"/>
      </w:r>
      <w:r w:rsidRPr="00FA7ACF">
        <w:t>), then shut off the larger chiller and release the demand limit.</w:t>
      </w:r>
    </w:p>
    <w:p w14:paraId="664E2E35" w14:textId="77777777" w:rsidR="00FA44FD" w:rsidRPr="00FA7ACF" w:rsidRDefault="00FA44FD" w:rsidP="00FA44FD">
      <w:pPr>
        <w:pStyle w:val="Infobox"/>
      </w:pPr>
      <w:r w:rsidRPr="00FA7ACF">
        <w:lastRenderedPageBreak/>
        <w:t>Stage down transitions during which one chiller is enabled while another is disabled require similar logic to stage up events since the chiller to be enabled is brought online prior to disabling a currently operating chiller. This avoids dropping the load during staging transitions.</w:t>
      </w:r>
    </w:p>
    <w:p w14:paraId="604F9D57" w14:textId="77777777" w:rsidR="00FA44FD" w:rsidRPr="00FA7ACF" w:rsidRDefault="00FA44FD" w:rsidP="007C1423">
      <w:pPr>
        <w:pStyle w:val="Heading5"/>
      </w:pPr>
      <w:r w:rsidRPr="00FA7ACF">
        <w:t>If staging down from any other stage, shut off the last stage chiller.</w:t>
      </w:r>
    </w:p>
    <w:p w14:paraId="6953F6A2" w14:textId="77777777" w:rsidR="00FA44FD" w:rsidRPr="00FA7ACF" w:rsidRDefault="00FA44FD" w:rsidP="007C1423">
      <w:pPr>
        <w:pStyle w:val="Heading5"/>
      </w:pPr>
      <w:r w:rsidRPr="00FA7ACF">
        <w:t>When the controller of the chiller being shut off indicates no request for chilled water flow or 3 minutes has elapsed, slowly close the chiller’s CHW isolation valve to avoid a sudden change in flow through other operating chillers.</w:t>
      </w:r>
    </w:p>
    <w:p w14:paraId="5529917F" w14:textId="77777777" w:rsidR="00FA44FD" w:rsidRPr="00FA7ACF" w:rsidRDefault="00FA44FD" w:rsidP="007C1423">
      <w:pPr>
        <w:pStyle w:val="Heading5"/>
      </w:pPr>
      <w:r w:rsidRPr="00FA7ACF">
        <w:t>When the controller of the chiller being shut off indicates no request for condenser water flow or 3 minutes has elapsed, shut off the chiller’s CW pump.</w:t>
      </w:r>
    </w:p>
    <w:p w14:paraId="36BF9D83" w14:textId="219E692A" w:rsidR="00FA44FD" w:rsidRPr="00FA7ACF" w:rsidRDefault="00FA44FD" w:rsidP="007C1423">
      <w:pPr>
        <w:pStyle w:val="Heading5"/>
      </w:pPr>
      <w:r w:rsidRPr="00FA7ACF">
        <w:t xml:space="preserve">Change the chilled water minimum flow bypass setpoint to that appropriate for the new stage as indicated in </w:t>
      </w:r>
      <w:r w:rsidR="00CE0564">
        <w:t xml:space="preserve">Section </w:t>
      </w:r>
      <w:r w:rsidRPr="00FA7ACF">
        <w:fldChar w:fldCharType="begin"/>
      </w:r>
      <w:r w:rsidRPr="00FA7ACF">
        <w:instrText xml:space="preserve"> REF _Ref4503222 \w \h  \* MERGEFORMAT </w:instrText>
      </w:r>
      <w:r w:rsidRPr="00FA7ACF">
        <w:fldChar w:fldCharType="separate"/>
      </w:r>
      <w:r w:rsidR="0037258A">
        <w:t>5.20.8.1</w:t>
      </w:r>
      <w:r w:rsidRPr="00FA7ACF">
        <w:fldChar w:fldCharType="end"/>
      </w:r>
      <w:r w:rsidRPr="00FA7ACF">
        <w:t>.</w:t>
      </w:r>
    </w:p>
    <w:p w14:paraId="700A8566" w14:textId="16FC2B45" w:rsidR="00FA44FD" w:rsidRPr="00FA7ACF" w:rsidRDefault="00FA44FD" w:rsidP="00FA44FD">
      <w:pPr>
        <w:pStyle w:val="Instrbox"/>
        <w:jc w:val="both"/>
      </w:pPr>
      <w:r w:rsidRPr="00FA7ACF">
        <w:t xml:space="preserve">Retain </w:t>
      </w:r>
      <w:r w:rsidR="00335D1A">
        <w:t>Section</w:t>
      </w:r>
      <w:r w:rsidRPr="00FA7ACF">
        <w:t xml:space="preserve">s </w:t>
      </w:r>
      <w:r w:rsidRPr="00FA7ACF">
        <w:fldChar w:fldCharType="begin"/>
      </w:r>
      <w:r w:rsidRPr="00FA7ACF">
        <w:instrText xml:space="preserve"> REF _Ref516159450 \w \h  \* MERGEFORMAT </w:instrText>
      </w:r>
      <w:r w:rsidRPr="00FA7ACF">
        <w:fldChar w:fldCharType="separate"/>
      </w:r>
      <w:r w:rsidR="0037258A">
        <w:t>5.20.4.20</w:t>
      </w:r>
      <w:r w:rsidRPr="00FA7ACF">
        <w:fldChar w:fldCharType="end"/>
      </w:r>
      <w:r w:rsidRPr="00FA7ACF">
        <w:t xml:space="preserve"> and </w:t>
      </w:r>
      <w:r w:rsidRPr="00FA7ACF">
        <w:fldChar w:fldCharType="begin"/>
      </w:r>
      <w:r w:rsidRPr="00FA7ACF">
        <w:instrText xml:space="preserve"> REF _Ref516159460 \w \h  \* MERGEFORMAT </w:instrText>
      </w:r>
      <w:r w:rsidRPr="00FA7ACF">
        <w:fldChar w:fldCharType="separate"/>
      </w:r>
      <w:r w:rsidR="0037258A">
        <w:t>5.20.4.21</w:t>
      </w:r>
      <w:r w:rsidRPr="00FA7ACF">
        <w:fldChar w:fldCharType="end"/>
      </w:r>
      <w:r w:rsidRPr="00FA7ACF">
        <w:t xml:space="preserve"> for </w:t>
      </w:r>
      <w:bookmarkStart w:id="8252" w:name="OLE_LINK10"/>
      <w:bookmarkStart w:id="8253" w:name="OLE_LINK11"/>
      <w:r w:rsidRPr="00FA7ACF">
        <w:t>water-cooled primary-only parallel chiller plants with dedicated chilled water pumps and headered condenser water pumps or air-cooled primary-only parallel chiller plants with dedicated chilled water pumps</w:t>
      </w:r>
      <w:bookmarkEnd w:id="8252"/>
      <w:bookmarkEnd w:id="8253"/>
      <w:r w:rsidRPr="00FA7ACF">
        <w:t>. Delete otherwise.</w:t>
      </w:r>
    </w:p>
    <w:p w14:paraId="5EAC9FF3" w14:textId="77777777" w:rsidR="00FA44FD" w:rsidRPr="00FA7ACF" w:rsidRDefault="00FA44FD" w:rsidP="0087618D">
      <w:pPr>
        <w:pStyle w:val="Heading4"/>
      </w:pPr>
      <w:bookmarkStart w:id="8254" w:name="_Ref516159450"/>
      <w:r w:rsidRPr="00FA7ACF">
        <w:t>Whenever there is a stage-up command:</w:t>
      </w:r>
      <w:bookmarkEnd w:id="8254"/>
    </w:p>
    <w:p w14:paraId="1F811DE6" w14:textId="77777777" w:rsidR="00FA44FD" w:rsidRPr="00FA7ACF" w:rsidRDefault="00FA44FD" w:rsidP="007C1423">
      <w:pPr>
        <w:pStyle w:val="Heading5"/>
      </w:pPr>
      <w:r w:rsidRPr="00FA7ACF">
        <w:t>Command operating chillers to reduce demand to 75% of their current load. Wait until actual demand &lt;80% of current load up to a maximum of 5 minutes before proceeding.</w:t>
      </w:r>
    </w:p>
    <w:p w14:paraId="3764B442" w14:textId="6314A56B" w:rsidR="00FA44FD" w:rsidRPr="00FA7ACF" w:rsidRDefault="00FA44FD" w:rsidP="00FA44FD">
      <w:pPr>
        <w:pStyle w:val="Infobox"/>
      </w:pPr>
      <w:r w:rsidRPr="00FA7ACF">
        <w:t xml:space="preserve">The above </w:t>
      </w:r>
      <w:r w:rsidR="00335D1A">
        <w:t>section</w:t>
      </w:r>
      <w:r w:rsidRPr="00FA7ACF">
        <w:t xml:space="preserve"> is recommended for applications where a sudden change in load may induce a chiller trip. This was commonly true of older chillers but has often proven unnecessary for modern machines with more robust capacity controls. Leave it if unsure.</w:t>
      </w:r>
    </w:p>
    <w:p w14:paraId="2D640831" w14:textId="2A1AF248" w:rsidR="00FA44FD" w:rsidRPr="00FA7ACF" w:rsidRDefault="00FA44FD" w:rsidP="00FA44FD">
      <w:pPr>
        <w:pStyle w:val="Instrbox"/>
        <w:jc w:val="both"/>
      </w:pPr>
      <w:r w:rsidRPr="00FA7ACF">
        <w:t xml:space="preserve">Retain the following </w:t>
      </w:r>
      <w:r w:rsidR="00CE2951">
        <w:t>section</w:t>
      </w:r>
      <w:r w:rsidRPr="00FA7ACF">
        <w:t xml:space="preserve"> if a smaller chiller is staged off while a larger chiller is staged on during any stage change (e.g., for plants with swing chillers). Delete otherwise.</w:t>
      </w:r>
    </w:p>
    <w:p w14:paraId="719B0CD3" w14:textId="77777777" w:rsidR="00FA44FD" w:rsidRPr="00FA7ACF" w:rsidRDefault="00FA44FD" w:rsidP="007C1423">
      <w:pPr>
        <w:pStyle w:val="Heading5"/>
      </w:pPr>
      <w:r w:rsidRPr="00FA7ACF">
        <w:t>For any stage change during which a smaller chiller is disabled and a larger chiller is enabled, slowly change the minimum flow bypass setpoint to that appropriate for the stage transition as indicated in 5.2.8.3. Wait 1 minute after setpoint has been achieved or primary CHW pump speed has reached 100%.</w:t>
      </w:r>
    </w:p>
    <w:p w14:paraId="6447F05D" w14:textId="5535333E" w:rsidR="00FA44FD" w:rsidRPr="00FA7ACF" w:rsidRDefault="00FA44FD" w:rsidP="007C1423">
      <w:pPr>
        <w:pStyle w:val="Heading5"/>
      </w:pPr>
      <w:r w:rsidRPr="00FA7ACF">
        <w:t xml:space="preserve">For any other stage change, reset the minimum flow bypass setpoint to that appropriate for the new stage as indicated in </w:t>
      </w:r>
      <w:r w:rsidR="00CE0564">
        <w:t xml:space="preserve">Section </w:t>
      </w:r>
      <w:r w:rsidRPr="00FA7ACF">
        <w:fldChar w:fldCharType="begin"/>
      </w:r>
      <w:r w:rsidRPr="00FA7ACF">
        <w:instrText xml:space="preserve"> REF _Ref4503222 \w \h  \* MERGEFORMAT </w:instrText>
      </w:r>
      <w:r w:rsidRPr="00FA7ACF">
        <w:fldChar w:fldCharType="separate"/>
      </w:r>
      <w:r w:rsidR="0037258A">
        <w:t>5.20.8.1</w:t>
      </w:r>
      <w:r w:rsidRPr="00FA7ACF">
        <w:fldChar w:fldCharType="end"/>
      </w:r>
      <w:r w:rsidRPr="00FA7ACF">
        <w:t>. Wait 1 minute after setpoint has been achieved or primary CHW pump speed has reached 100%.</w:t>
      </w:r>
    </w:p>
    <w:p w14:paraId="36DD0769" w14:textId="77777777" w:rsidR="00FA44FD" w:rsidRPr="00FA7ACF" w:rsidRDefault="00FA44FD" w:rsidP="00FA44FD">
      <w:pPr>
        <w:pStyle w:val="Infobox"/>
      </w:pPr>
      <w:r w:rsidRPr="00FA7ACF">
        <w:t xml:space="preserve">If the bypass valve opens quickly, then the chiller load will suddenly </w:t>
      </w:r>
      <w:proofErr w:type="gramStart"/>
      <w:r w:rsidRPr="00FA7ACF">
        <w:t>drop</w:t>
      </w:r>
      <w:proofErr w:type="gramEnd"/>
      <w:r w:rsidRPr="00FA7ACF">
        <w:t xml:space="preserve"> and the chiller(s) could trip. Suddenly opening a chilled water isolation valve will also destabilize the chilled water DP control loop.</w:t>
      </w:r>
    </w:p>
    <w:p w14:paraId="2E9BC762" w14:textId="77777777" w:rsidR="00FA44FD" w:rsidRPr="00FA7ACF" w:rsidRDefault="00FA44FD" w:rsidP="00FA44FD">
      <w:pPr>
        <w:pStyle w:val="Infobox"/>
      </w:pPr>
      <w:r w:rsidRPr="00FA7ACF">
        <w:t>For stage up transitions during which one chiller is enabled while another is disabled, it is necessary to temporarily set the minimum flow bypass setpoint to that necessary to satisfy both the chiller to be enabled and the chiller to be disabled because the newly enabled chiller is brought online prior to disabling a currently operating chiller to avoid dropping the load.</w:t>
      </w:r>
    </w:p>
    <w:p w14:paraId="293CC109" w14:textId="66CD8A06" w:rsidR="00FA44FD" w:rsidRPr="00FA7ACF" w:rsidRDefault="00FA44FD" w:rsidP="00FA44FD">
      <w:pPr>
        <w:pStyle w:val="Instrbox"/>
      </w:pPr>
      <w:r w:rsidRPr="00FA7ACF">
        <w:t xml:space="preserve">Retain the following </w:t>
      </w:r>
      <w:r w:rsidR="00CE2951">
        <w:t>section</w:t>
      </w:r>
      <w:r w:rsidRPr="00FA7ACF">
        <w:t xml:space="preserve"> for water-cooled plants. Delete otherwise.</w:t>
      </w:r>
    </w:p>
    <w:p w14:paraId="1AC64638" w14:textId="69C54ECB" w:rsidR="00FA44FD" w:rsidRPr="00FA7ACF" w:rsidRDefault="00FA44FD" w:rsidP="007C1423">
      <w:pPr>
        <w:pStyle w:val="Heading5"/>
      </w:pPr>
      <w:r w:rsidRPr="00FA7ACF">
        <w:t xml:space="preserve">Start the next CW pump and/or change CW pump speed to that required of the new stage per </w:t>
      </w:r>
      <w:r w:rsidR="00CE0564">
        <w:t xml:space="preserve">Section </w:t>
      </w:r>
      <w:r w:rsidRPr="00FA7ACF">
        <w:fldChar w:fldCharType="begin"/>
      </w:r>
      <w:r w:rsidRPr="00FA7ACF">
        <w:instrText xml:space="preserve"> REF _Ref514749901 \w \h  \* MERGEFORMAT </w:instrText>
      </w:r>
      <w:r w:rsidRPr="00FA7ACF">
        <w:fldChar w:fldCharType="separate"/>
      </w:r>
      <w:r w:rsidR="0037258A">
        <w:t>5.20.9</w:t>
      </w:r>
      <w:r w:rsidRPr="00FA7ACF">
        <w:fldChar w:fldCharType="end"/>
      </w:r>
      <w:r w:rsidRPr="00FA7ACF">
        <w:t xml:space="preserve"> and after 10 seconds enable head pressure control for the chiller being enabled. Wait 30 seconds.</w:t>
      </w:r>
    </w:p>
    <w:p w14:paraId="4380A4EA" w14:textId="77777777" w:rsidR="00FA44FD" w:rsidRPr="00FA7ACF" w:rsidRDefault="00FA44FD" w:rsidP="007C1423">
      <w:pPr>
        <w:pStyle w:val="Heading5"/>
      </w:pPr>
      <w:r w:rsidRPr="00FA7ACF">
        <w:t>Enable and slowly ramp up the CHW pump of the chiller being enabled to match the other operating CHW pump(s). Determine ramp rate in the field as that required to prevent nuisance trips.</w:t>
      </w:r>
    </w:p>
    <w:p w14:paraId="3943854B" w14:textId="77777777" w:rsidR="00FA44FD" w:rsidRPr="00FA7ACF" w:rsidRDefault="00FA44FD" w:rsidP="00FA44FD">
      <w:pPr>
        <w:pStyle w:val="Infobox"/>
      </w:pPr>
      <w:r w:rsidRPr="00FA7ACF">
        <w:lastRenderedPageBreak/>
        <w:t>Slowly ramping the CHW pump prevents a sudden disruption in flow through the active chiller(s).</w:t>
      </w:r>
    </w:p>
    <w:p w14:paraId="6E5D5161" w14:textId="77777777" w:rsidR="00FA44FD" w:rsidRPr="00FA7ACF" w:rsidRDefault="00FA44FD" w:rsidP="007C1423">
      <w:pPr>
        <w:pStyle w:val="Heading5"/>
      </w:pPr>
      <w:r w:rsidRPr="00FA7ACF">
        <w:t>Start the next stage chiller after all operating CHW pumps are at the same speed.</w:t>
      </w:r>
    </w:p>
    <w:p w14:paraId="0D07ECDA" w14:textId="7634E829" w:rsidR="00FA44FD" w:rsidRPr="00FA7ACF" w:rsidRDefault="00FA44FD" w:rsidP="00FA44FD">
      <w:pPr>
        <w:pStyle w:val="Instrbox"/>
        <w:jc w:val="both"/>
      </w:pPr>
      <w:r w:rsidRPr="00FA7ACF">
        <w:t xml:space="preserve">Retain the following </w:t>
      </w:r>
      <w:r w:rsidR="00CE2951">
        <w:t>section</w:t>
      </w:r>
      <w:r w:rsidRPr="00FA7ACF">
        <w:t xml:space="preserve"> if a smaller chiller is staged off while a larger chiller is staged on during any stage change (e.g., for plants with swing chillers). Delete otherwise.</w:t>
      </w:r>
    </w:p>
    <w:p w14:paraId="04162F5B" w14:textId="77777777" w:rsidR="00FA44FD" w:rsidRPr="00FA7ACF" w:rsidRDefault="00FA44FD" w:rsidP="007C1423">
      <w:pPr>
        <w:pStyle w:val="Heading5"/>
      </w:pPr>
      <w:r w:rsidRPr="00FA7ACF">
        <w:t xml:space="preserve">For any stage change during which a smaller chiller is disabled and a larger chiller is enabled: </w:t>
      </w:r>
    </w:p>
    <w:p w14:paraId="62236676" w14:textId="07195714" w:rsidR="00FA44FD" w:rsidRPr="00FA7ACF" w:rsidRDefault="00FA44FD" w:rsidP="007C1423">
      <w:pPr>
        <w:pStyle w:val="Heading6"/>
      </w:pPr>
      <w:r w:rsidRPr="00FA7ACF">
        <w:t>Wait 5 minutes for the newly enabled chiller to prove that is operating correctly (not faulted as defined in</w:t>
      </w:r>
      <w:r w:rsidR="003D41C9">
        <w:t xml:space="preserve"> </w:t>
      </w:r>
      <w:r w:rsidR="00CE2951">
        <w:t xml:space="preserve">Section </w:t>
      </w:r>
      <w:r w:rsidR="003D41C9">
        <w:fldChar w:fldCharType="begin"/>
      </w:r>
      <w:r w:rsidR="003D41C9">
        <w:instrText xml:space="preserve"> REF _Ref75338726 \w \h </w:instrText>
      </w:r>
      <w:r w:rsidR="003D41C9">
        <w:fldChar w:fldCharType="separate"/>
      </w:r>
      <w:r w:rsidR="0037258A">
        <w:t>5.1.15.</w:t>
      </w:r>
      <w:proofErr w:type="gramStart"/>
      <w:r w:rsidR="0037258A">
        <w:t>5.b.1.ii</w:t>
      </w:r>
      <w:proofErr w:type="gramEnd"/>
      <w:r w:rsidR="003D41C9">
        <w:fldChar w:fldCharType="end"/>
      </w:r>
      <w:r w:rsidRPr="00FA7ACF">
        <w:t>), then shut off the smaller chiller.</w:t>
      </w:r>
    </w:p>
    <w:p w14:paraId="031EA3BF" w14:textId="77777777" w:rsidR="00FA44FD" w:rsidRPr="00FA7ACF" w:rsidRDefault="00FA44FD" w:rsidP="007C1423">
      <w:pPr>
        <w:pStyle w:val="Heading6"/>
      </w:pPr>
      <w:r w:rsidRPr="00FA7ACF">
        <w:t>When the controller of the smaller chiller being disabled indicates no request for chilled water flow or 3 minutes has elapsed, slowly ramp down the chiller’s CHW pump to avoid a sudden change in flow through other operating chillers. Turn off the CHW pump once it reaches 25% speed.</w:t>
      </w:r>
    </w:p>
    <w:p w14:paraId="497C98EC" w14:textId="66BB60E2" w:rsidR="00FA44FD" w:rsidRPr="00FA7ACF" w:rsidRDefault="00FA44FD" w:rsidP="00FA44FD">
      <w:pPr>
        <w:pStyle w:val="Instrbox"/>
      </w:pPr>
      <w:r w:rsidRPr="00FA7ACF">
        <w:t xml:space="preserve">Retain the following </w:t>
      </w:r>
      <w:r w:rsidR="00CE2951">
        <w:t>section</w:t>
      </w:r>
      <w:r w:rsidRPr="00FA7ACF">
        <w:t xml:space="preserve"> for water-cooled plants. Delete otherwise.</w:t>
      </w:r>
    </w:p>
    <w:p w14:paraId="4C037AF7" w14:textId="77777777" w:rsidR="00FA44FD" w:rsidRPr="00FA7ACF" w:rsidRDefault="00FA44FD" w:rsidP="007C1423">
      <w:pPr>
        <w:pStyle w:val="Heading6"/>
      </w:pPr>
      <w:r w:rsidRPr="00FA7ACF">
        <w:t>When the controller of the smaller chiller being shut off indicates no request for condenser water flow or 3 minutes has elapsed, disable the chiller’s head pressure control loop.</w:t>
      </w:r>
    </w:p>
    <w:p w14:paraId="3C912F6C" w14:textId="0A5A3E54" w:rsidR="00FA44FD" w:rsidRPr="00FA7ACF" w:rsidRDefault="00FA44FD" w:rsidP="007C1423">
      <w:pPr>
        <w:pStyle w:val="Heading6"/>
      </w:pPr>
      <w:r w:rsidRPr="00FA7ACF">
        <w:t xml:space="preserve">Change the minimum flow bypass setpoint to that appropriate for the new stage as indicated in </w:t>
      </w:r>
      <w:r w:rsidR="00CE2951">
        <w:t>Section</w:t>
      </w:r>
      <w:r w:rsidRPr="00FA7ACF">
        <w:t xml:space="preserve"> </w:t>
      </w:r>
      <w:r w:rsidR="004754FA" w:rsidRPr="00FA7ACF">
        <w:fldChar w:fldCharType="begin"/>
      </w:r>
      <w:r w:rsidR="004754FA" w:rsidRPr="00FA7ACF">
        <w:instrText xml:space="preserve"> REF _Ref4503222 \w \h  \* MERGEFORMAT </w:instrText>
      </w:r>
      <w:r w:rsidR="004754FA" w:rsidRPr="00FA7ACF">
        <w:fldChar w:fldCharType="separate"/>
      </w:r>
      <w:r w:rsidR="0037258A">
        <w:t>5.20.8.1</w:t>
      </w:r>
      <w:r w:rsidR="004754FA" w:rsidRPr="00FA7ACF">
        <w:fldChar w:fldCharType="end"/>
      </w:r>
      <w:r w:rsidRPr="00FA7ACF">
        <w:t xml:space="preserve"> below.</w:t>
      </w:r>
    </w:p>
    <w:p w14:paraId="28D505F9" w14:textId="77777777" w:rsidR="00FA44FD" w:rsidRPr="00FA7ACF" w:rsidRDefault="00FA44FD" w:rsidP="007C1423">
      <w:pPr>
        <w:pStyle w:val="Heading5"/>
      </w:pPr>
      <w:r w:rsidRPr="00FA7ACF">
        <w:t>Release the demand limit.</w:t>
      </w:r>
    </w:p>
    <w:p w14:paraId="0F52DCBB" w14:textId="77777777" w:rsidR="00FA44FD" w:rsidRPr="00FA7ACF" w:rsidRDefault="00FA44FD" w:rsidP="0087618D">
      <w:pPr>
        <w:pStyle w:val="Heading4"/>
      </w:pPr>
      <w:bookmarkStart w:id="8255" w:name="_Ref516159460"/>
      <w:r w:rsidRPr="00FA7ACF">
        <w:t>Whenever there is a stage-down command:</w:t>
      </w:r>
      <w:bookmarkEnd w:id="8255"/>
    </w:p>
    <w:p w14:paraId="78EA990B" w14:textId="4315D40A" w:rsidR="00FA44FD" w:rsidRPr="00FA7ACF" w:rsidRDefault="00FA44FD" w:rsidP="00FA44FD">
      <w:pPr>
        <w:pStyle w:val="Instrbox"/>
        <w:jc w:val="both"/>
      </w:pPr>
      <w:r w:rsidRPr="00FA7ACF">
        <w:t xml:space="preserve">Retain the following </w:t>
      </w:r>
      <w:r w:rsidR="00CE2951">
        <w:t>section</w:t>
      </w:r>
      <w:r w:rsidRPr="00FA7ACF">
        <w:t xml:space="preserve"> if a smaller chiller is staged on while a larger chiller is staged off during any stage change (e.g., for plants with swing chillers). Delete otherwise.</w:t>
      </w:r>
    </w:p>
    <w:p w14:paraId="5AFE3427" w14:textId="77777777" w:rsidR="00FA44FD" w:rsidRPr="00FA7ACF" w:rsidRDefault="00FA44FD" w:rsidP="007C1423">
      <w:pPr>
        <w:pStyle w:val="Heading5"/>
      </w:pPr>
      <w:r w:rsidRPr="00FA7ACF">
        <w:t>For any stage change during which a smaller chiller is enabled and a larger chiller is disabled:</w:t>
      </w:r>
    </w:p>
    <w:p w14:paraId="6523B16E" w14:textId="77777777" w:rsidR="00FA44FD" w:rsidRPr="00FA7ACF" w:rsidRDefault="00FA44FD" w:rsidP="007C1423">
      <w:pPr>
        <w:pStyle w:val="Heading6"/>
      </w:pPr>
      <w:r w:rsidRPr="00FA7ACF">
        <w:t>Command operating chillers to reduce demand to 75% of their current load or a percentage equal to current stage OPLR</w:t>
      </w:r>
      <w:r w:rsidRPr="00FA7ACF">
        <w:rPr>
          <w:vertAlign w:val="subscript"/>
        </w:rPr>
        <w:t>MIN</w:t>
      </w:r>
      <w:r w:rsidRPr="00FA7ACF">
        <w:t>, whichever is greater. Wait until actual demand &lt;80% of current load up to a maximum of 5 minutes before proceeding.</w:t>
      </w:r>
    </w:p>
    <w:p w14:paraId="255AAD11" w14:textId="37744DF6" w:rsidR="00FA44FD" w:rsidRPr="00FA7ACF" w:rsidRDefault="00FA44FD" w:rsidP="00FA44FD">
      <w:pPr>
        <w:pStyle w:val="Infobox"/>
      </w:pPr>
      <w:r w:rsidRPr="00FA7ACF">
        <w:t xml:space="preserve">The above </w:t>
      </w:r>
      <w:r w:rsidR="00335D1A">
        <w:t>section</w:t>
      </w:r>
      <w:r w:rsidRPr="00FA7ACF">
        <w:t xml:space="preserve"> is recommended for applications where a sudden change in load may induce a chiller trip. This was commonly true of older chillers but has often proven unnecessary for modern machines with more robust capacity controls. Leave it if unsure.</w:t>
      </w:r>
    </w:p>
    <w:p w14:paraId="22AE326E" w14:textId="53790391" w:rsidR="00FA44FD" w:rsidRPr="00FA7ACF" w:rsidRDefault="00FA44FD" w:rsidP="007C1423">
      <w:pPr>
        <w:pStyle w:val="Heading6"/>
      </w:pPr>
      <w:r w:rsidRPr="00FA7ACF">
        <w:t xml:space="preserve">  Slowly change the minimum flow bypass setpoint to that appropriate for the stage transition as indicated in </w:t>
      </w:r>
      <w:r w:rsidR="00CE2951">
        <w:t xml:space="preserve">Section </w:t>
      </w:r>
      <w:r w:rsidRPr="00FA7ACF">
        <w:fldChar w:fldCharType="begin"/>
      </w:r>
      <w:r w:rsidRPr="00FA7ACF">
        <w:instrText xml:space="preserve"> REF _Ref515553110 \w \h  \* MERGEFORMAT </w:instrText>
      </w:r>
      <w:r w:rsidRPr="00FA7ACF">
        <w:fldChar w:fldCharType="separate"/>
      </w:r>
      <w:r w:rsidR="0037258A">
        <w:t>5.20.8.3</w:t>
      </w:r>
      <w:r w:rsidRPr="00FA7ACF">
        <w:fldChar w:fldCharType="end"/>
      </w:r>
      <w:r w:rsidRPr="00FA7ACF">
        <w:t>. Wait 1 minute after setpoint has been achieved or primary CHW pump speed has reached 100%.</w:t>
      </w:r>
    </w:p>
    <w:p w14:paraId="0FD163DB" w14:textId="03DFB767" w:rsidR="00FA44FD" w:rsidRPr="00FA7ACF" w:rsidRDefault="00FA44FD" w:rsidP="00FA44FD">
      <w:pPr>
        <w:pStyle w:val="Instrbox"/>
      </w:pPr>
      <w:r w:rsidRPr="00FA7ACF">
        <w:t xml:space="preserve">Retain the following </w:t>
      </w:r>
      <w:r w:rsidR="00CE2951">
        <w:t>section</w:t>
      </w:r>
      <w:r w:rsidRPr="00FA7ACF">
        <w:t xml:space="preserve"> for water-cooled plants. Delete otherwise.</w:t>
      </w:r>
    </w:p>
    <w:p w14:paraId="6EF07D61" w14:textId="77777777" w:rsidR="00FA44FD" w:rsidRPr="00FA7ACF" w:rsidRDefault="00FA44FD" w:rsidP="007C1423">
      <w:pPr>
        <w:pStyle w:val="Heading6"/>
      </w:pPr>
      <w:r w:rsidRPr="00FA7ACF">
        <w:t>Enable head pressure control for the chiller being enabled. Wait 30 seconds.</w:t>
      </w:r>
    </w:p>
    <w:p w14:paraId="1B06F49E" w14:textId="77777777" w:rsidR="00FA44FD" w:rsidRPr="00FA7ACF" w:rsidRDefault="00FA44FD" w:rsidP="007C1423">
      <w:pPr>
        <w:pStyle w:val="Heading6"/>
      </w:pPr>
      <w:r w:rsidRPr="00FA7ACF">
        <w:t>Enable and slowly ramp up the CHW pump of the smaller chiller being enabled to match the other operating CHW pump(s). Determine ramp rate in the field as that required to prevent nuisance trips.</w:t>
      </w:r>
    </w:p>
    <w:p w14:paraId="74E306F8" w14:textId="77777777" w:rsidR="00FA44FD" w:rsidRPr="00FA7ACF" w:rsidRDefault="00FA44FD" w:rsidP="007C1423">
      <w:pPr>
        <w:pStyle w:val="Heading6"/>
      </w:pPr>
      <w:r w:rsidRPr="00FA7ACF">
        <w:t>Start the smaller chiller after all operating CHW pumps are at the same speed.</w:t>
      </w:r>
    </w:p>
    <w:p w14:paraId="448F536D" w14:textId="74FBBA32" w:rsidR="00FA44FD" w:rsidRPr="00FA7ACF" w:rsidRDefault="00FA44FD" w:rsidP="007C1423">
      <w:pPr>
        <w:pStyle w:val="Heading6"/>
      </w:pPr>
      <w:r w:rsidRPr="00FA7ACF">
        <w:t>Wait 5 minutes for the newly enabled chiller to prove that is operating correctly (not faulted as defined in</w:t>
      </w:r>
      <w:r w:rsidR="003D41C9">
        <w:t xml:space="preserve"> </w:t>
      </w:r>
      <w:r w:rsidR="00CE0564">
        <w:t xml:space="preserve">Section </w:t>
      </w:r>
      <w:r w:rsidR="003D41C9">
        <w:fldChar w:fldCharType="begin"/>
      </w:r>
      <w:r w:rsidR="003D41C9">
        <w:instrText xml:space="preserve"> REF _Ref75338726 \w \h </w:instrText>
      </w:r>
      <w:r w:rsidR="003D41C9">
        <w:fldChar w:fldCharType="separate"/>
      </w:r>
      <w:r w:rsidR="0037258A">
        <w:t>5.1.15.</w:t>
      </w:r>
      <w:proofErr w:type="gramStart"/>
      <w:r w:rsidR="0037258A">
        <w:t>5.b.1.ii</w:t>
      </w:r>
      <w:proofErr w:type="gramEnd"/>
      <w:r w:rsidR="003D41C9">
        <w:fldChar w:fldCharType="end"/>
      </w:r>
      <w:r w:rsidRPr="00FA7ACF">
        <w:t>), then shut off the larger chiller and release the demand limit.</w:t>
      </w:r>
    </w:p>
    <w:p w14:paraId="498055D6" w14:textId="77777777" w:rsidR="00FA44FD" w:rsidRPr="00FA7ACF" w:rsidRDefault="00FA44FD" w:rsidP="00FA44FD">
      <w:pPr>
        <w:pStyle w:val="Infobox"/>
      </w:pPr>
      <w:r w:rsidRPr="00FA7ACF">
        <w:lastRenderedPageBreak/>
        <w:t>Stage down transitions during which one chiller is enabled while another is disabled require similar logic to stage up events since the chiller to be enabled is brought online prior to disabling a currently operating chiller. This avoids dropping the load during staging transitions.</w:t>
      </w:r>
    </w:p>
    <w:p w14:paraId="5B69D965" w14:textId="77777777" w:rsidR="00FA44FD" w:rsidRPr="00FA7ACF" w:rsidRDefault="00FA44FD" w:rsidP="007C1423">
      <w:pPr>
        <w:pStyle w:val="Heading5"/>
      </w:pPr>
      <w:r w:rsidRPr="00FA7ACF">
        <w:t>If staging down from any other stage, shut off the last stage chiller.</w:t>
      </w:r>
    </w:p>
    <w:p w14:paraId="06C5CBB1" w14:textId="77777777" w:rsidR="00FA44FD" w:rsidRPr="00FA7ACF" w:rsidRDefault="00FA44FD" w:rsidP="007C1423">
      <w:pPr>
        <w:pStyle w:val="Heading5"/>
      </w:pPr>
      <w:r w:rsidRPr="00FA7ACF">
        <w:t>When the controller of the chiller being disabled indicates no request for chilled water flow or 3 minutes has elapsed, slowly ramp down the chiller’s CHW pump to avoid a sudden change in flow through other operating chillers. Turn off the CHW pump once it reaches 25% speed.</w:t>
      </w:r>
    </w:p>
    <w:p w14:paraId="6D23EA2A" w14:textId="388BA683" w:rsidR="00FA44FD" w:rsidRPr="00FA7ACF" w:rsidRDefault="00FA44FD" w:rsidP="00FA44FD">
      <w:pPr>
        <w:pStyle w:val="Instrbox"/>
      </w:pPr>
      <w:r w:rsidRPr="00FA7ACF">
        <w:t xml:space="preserve">Retain the following </w:t>
      </w:r>
      <w:r w:rsidR="00CE2951">
        <w:t>section</w:t>
      </w:r>
      <w:r w:rsidRPr="00FA7ACF">
        <w:t xml:space="preserve"> for water-cooled plants. Delete otherwise.</w:t>
      </w:r>
    </w:p>
    <w:p w14:paraId="15DB3530" w14:textId="516CA7CC" w:rsidR="00FA44FD" w:rsidRPr="00FA7ACF" w:rsidRDefault="00FA44FD" w:rsidP="007C1423">
      <w:pPr>
        <w:pStyle w:val="Heading5"/>
      </w:pPr>
      <w:r w:rsidRPr="00FA7ACF">
        <w:t xml:space="preserve">When the controller of the chiller being shut off indicates no request for condenser water flow or 3 minutes has elapsed, disable the chiller's head pressure control loop. When the CW isolation/head pressure control valve is fully closed (as determined by end switch status, or nominal valve timing if end switches are not provided), shut off the last lag CW pump and/or change CW pump speed to that required of the new stage per </w:t>
      </w:r>
      <w:r w:rsidR="00CE0564">
        <w:t xml:space="preserve">Section </w:t>
      </w:r>
      <w:r w:rsidRPr="00FA7ACF">
        <w:fldChar w:fldCharType="begin"/>
      </w:r>
      <w:r w:rsidRPr="00FA7ACF">
        <w:instrText xml:space="preserve"> REF _Ref514749901 \w \h  \* MERGEFORMAT </w:instrText>
      </w:r>
      <w:r w:rsidRPr="00FA7ACF">
        <w:fldChar w:fldCharType="separate"/>
      </w:r>
      <w:r w:rsidR="0037258A">
        <w:t>5.20.9</w:t>
      </w:r>
      <w:r w:rsidRPr="00FA7ACF">
        <w:fldChar w:fldCharType="end"/>
      </w:r>
      <w:r w:rsidRPr="00FA7ACF">
        <w:t>.</w:t>
      </w:r>
    </w:p>
    <w:p w14:paraId="15942385" w14:textId="506E2615" w:rsidR="00FA44FD" w:rsidRPr="00FA7ACF" w:rsidRDefault="00FA44FD" w:rsidP="007C1423">
      <w:pPr>
        <w:pStyle w:val="Heading5"/>
      </w:pPr>
      <w:r w:rsidRPr="00FA7ACF">
        <w:t xml:space="preserve">Change the chilled water minimum flow bypass setpoint to that appropriate for the new stage as indicated in </w:t>
      </w:r>
      <w:r w:rsidR="00CE0564">
        <w:t xml:space="preserve">Section </w:t>
      </w:r>
      <w:r w:rsidRPr="00FA7ACF">
        <w:fldChar w:fldCharType="begin"/>
      </w:r>
      <w:r w:rsidRPr="00FA7ACF">
        <w:instrText xml:space="preserve"> REF _Ref4503222 \w \h  \* MERGEFORMAT </w:instrText>
      </w:r>
      <w:r w:rsidRPr="00FA7ACF">
        <w:fldChar w:fldCharType="separate"/>
      </w:r>
      <w:r w:rsidR="0037258A">
        <w:t>5.20.8.1</w:t>
      </w:r>
      <w:r w:rsidRPr="00FA7ACF">
        <w:fldChar w:fldCharType="end"/>
      </w:r>
      <w:r w:rsidRPr="00FA7ACF">
        <w:t>.</w:t>
      </w:r>
    </w:p>
    <w:p w14:paraId="6F2357D1" w14:textId="607FBCFD" w:rsidR="00FA44FD" w:rsidRPr="00FA7ACF" w:rsidRDefault="00FA44FD" w:rsidP="00FA44FD">
      <w:pPr>
        <w:pStyle w:val="Instrbox"/>
        <w:jc w:val="both"/>
      </w:pPr>
      <w:r w:rsidRPr="00FA7ACF">
        <w:t xml:space="preserve">Retain </w:t>
      </w:r>
      <w:r w:rsidR="00335D1A">
        <w:t>Section</w:t>
      </w:r>
      <w:r w:rsidRPr="00FA7ACF">
        <w:t xml:space="preserve">s </w:t>
      </w:r>
      <w:r w:rsidRPr="00FA7ACF">
        <w:fldChar w:fldCharType="begin"/>
      </w:r>
      <w:r w:rsidRPr="00FA7ACF">
        <w:instrText xml:space="preserve"> REF _Ref516157486 \w \h  \* MERGEFORMAT </w:instrText>
      </w:r>
      <w:r w:rsidRPr="00FA7ACF">
        <w:fldChar w:fldCharType="separate"/>
      </w:r>
      <w:r w:rsidR="0037258A">
        <w:t>5.20.4.22</w:t>
      </w:r>
      <w:r w:rsidRPr="00FA7ACF">
        <w:fldChar w:fldCharType="end"/>
      </w:r>
      <w:r w:rsidRPr="00FA7ACF">
        <w:t xml:space="preserve"> and </w:t>
      </w:r>
      <w:r w:rsidRPr="00FA7ACF">
        <w:fldChar w:fldCharType="begin"/>
      </w:r>
      <w:r w:rsidRPr="00FA7ACF">
        <w:instrText xml:space="preserve"> REF _Ref516157497 \w \h  \* MERGEFORMAT </w:instrText>
      </w:r>
      <w:r w:rsidRPr="00FA7ACF">
        <w:fldChar w:fldCharType="separate"/>
      </w:r>
      <w:r w:rsidR="0037258A">
        <w:t>5.20.4.23</w:t>
      </w:r>
      <w:r w:rsidRPr="00FA7ACF">
        <w:fldChar w:fldCharType="end"/>
      </w:r>
      <w:r w:rsidRPr="00FA7ACF">
        <w:t xml:space="preserve"> for </w:t>
      </w:r>
      <w:bookmarkStart w:id="8256" w:name="OLE_LINK12"/>
      <w:bookmarkStart w:id="8257" w:name="OLE_LINK13"/>
      <w:r w:rsidRPr="00FA7ACF">
        <w:t xml:space="preserve">water-cooled primary-only parallel chiller plants with dedicated chilled water pumps and dedicated condenser water pumps. </w:t>
      </w:r>
      <w:bookmarkEnd w:id="8256"/>
      <w:bookmarkEnd w:id="8257"/>
      <w:r w:rsidRPr="00FA7ACF">
        <w:t>Delete otherwise.</w:t>
      </w:r>
    </w:p>
    <w:p w14:paraId="39ECD71A" w14:textId="77777777" w:rsidR="00FA44FD" w:rsidRPr="00FA7ACF" w:rsidRDefault="00FA44FD" w:rsidP="0087618D">
      <w:pPr>
        <w:pStyle w:val="Heading4"/>
      </w:pPr>
      <w:bookmarkStart w:id="8258" w:name="_Ref516157486"/>
      <w:r w:rsidRPr="00FA7ACF">
        <w:t>Whenever there is a stage-up command:</w:t>
      </w:r>
      <w:bookmarkEnd w:id="8258"/>
    </w:p>
    <w:p w14:paraId="4E04C2C2" w14:textId="77777777" w:rsidR="00FA44FD" w:rsidRPr="00FA7ACF" w:rsidRDefault="00FA44FD" w:rsidP="007C1423">
      <w:pPr>
        <w:pStyle w:val="Heading5"/>
      </w:pPr>
      <w:r w:rsidRPr="00FA7ACF">
        <w:t>Command operating chillers to reduce demand to 75% of their current load. Wait until actual demand &lt;80% of current load up to a maximum of 5 minutes before proceeding.</w:t>
      </w:r>
    </w:p>
    <w:p w14:paraId="27B05CCD" w14:textId="1F82281A" w:rsidR="00FA44FD" w:rsidRPr="00FA7ACF" w:rsidRDefault="00FA44FD" w:rsidP="00FA44FD">
      <w:pPr>
        <w:pStyle w:val="Infobox"/>
      </w:pPr>
      <w:r w:rsidRPr="00FA7ACF">
        <w:t xml:space="preserve">The above </w:t>
      </w:r>
      <w:r w:rsidR="00335D1A">
        <w:t>section</w:t>
      </w:r>
      <w:r w:rsidRPr="00FA7ACF">
        <w:t xml:space="preserve"> is recommended for applications where a sudden change in load may induce a chiller trip. This was commonly true of older chillers but has often proven unnecessary for modern machines with more robust capacity controls. Leave it if unsure.</w:t>
      </w:r>
    </w:p>
    <w:p w14:paraId="33E4F386" w14:textId="5F494064" w:rsidR="00FA44FD" w:rsidRPr="00FA7ACF" w:rsidRDefault="00FA44FD" w:rsidP="00FA44FD">
      <w:pPr>
        <w:pStyle w:val="Instrbox"/>
        <w:jc w:val="both"/>
      </w:pPr>
      <w:r w:rsidRPr="00FA7ACF">
        <w:t xml:space="preserve">Retain the following </w:t>
      </w:r>
      <w:r w:rsidR="00CE2951">
        <w:t>section</w:t>
      </w:r>
      <w:r w:rsidRPr="00FA7ACF">
        <w:t xml:space="preserve"> if a smaller chiller is staged off while a larger chiller is staged on during any stage change (e.g., for plants with swing chillers). Delete otherwise.</w:t>
      </w:r>
    </w:p>
    <w:p w14:paraId="715F275B" w14:textId="77777777" w:rsidR="00FA44FD" w:rsidRPr="00FA7ACF" w:rsidRDefault="00FA44FD" w:rsidP="007C1423">
      <w:pPr>
        <w:pStyle w:val="Heading5"/>
      </w:pPr>
      <w:r w:rsidRPr="00FA7ACF">
        <w:t>For any stage change during which a smaller chiller is disabled and a larger chiller is enabled, slowly change the minimum flow bypass setpoint to that appropriate for the stage transition as indicated in 5.2.8.3. Wait 1 minute after setpoint has been achieved or primary CHW pump speed has reached 100%.</w:t>
      </w:r>
    </w:p>
    <w:p w14:paraId="6A75B96E" w14:textId="2CB7DFD4" w:rsidR="00FA44FD" w:rsidRPr="00FA7ACF" w:rsidRDefault="00FA44FD" w:rsidP="007C1423">
      <w:pPr>
        <w:pStyle w:val="Heading5"/>
      </w:pPr>
      <w:r w:rsidRPr="00FA7ACF">
        <w:t xml:space="preserve">For any other stage change, reset the minimum flow bypass setpoint to that appropriate for the new stage as indicated in </w:t>
      </w:r>
      <w:r w:rsidR="00CE0564">
        <w:t xml:space="preserve">Section </w:t>
      </w:r>
      <w:r w:rsidRPr="00FA7ACF">
        <w:fldChar w:fldCharType="begin"/>
      </w:r>
      <w:r w:rsidRPr="00FA7ACF">
        <w:instrText xml:space="preserve"> REF _Ref4503222 \w \h  \* MERGEFORMAT </w:instrText>
      </w:r>
      <w:r w:rsidRPr="00FA7ACF">
        <w:fldChar w:fldCharType="separate"/>
      </w:r>
      <w:r w:rsidR="0037258A">
        <w:t>5.20.8.1</w:t>
      </w:r>
      <w:r w:rsidRPr="00FA7ACF">
        <w:fldChar w:fldCharType="end"/>
      </w:r>
      <w:r w:rsidRPr="00FA7ACF">
        <w:t>. Wait 1 minute after setpoint has been achieved or primary CHW pump speed has reached 100%.</w:t>
      </w:r>
    </w:p>
    <w:p w14:paraId="4157960A" w14:textId="77777777" w:rsidR="00FA44FD" w:rsidRPr="00FA7ACF" w:rsidRDefault="00FA44FD" w:rsidP="00FA44FD">
      <w:pPr>
        <w:pStyle w:val="Infobox"/>
      </w:pPr>
      <w:r w:rsidRPr="00FA7ACF">
        <w:t xml:space="preserve">If the bypass valve opens quickly, then the chiller load will suddenly </w:t>
      </w:r>
      <w:proofErr w:type="gramStart"/>
      <w:r w:rsidRPr="00FA7ACF">
        <w:t>drop</w:t>
      </w:r>
      <w:proofErr w:type="gramEnd"/>
      <w:r w:rsidRPr="00FA7ACF">
        <w:t xml:space="preserve"> and the chiller(s) could trip. Suddenly opening a chilled water isolation valve will also destabilize the chilled water DP control loop.</w:t>
      </w:r>
    </w:p>
    <w:p w14:paraId="723EEC6D" w14:textId="77777777" w:rsidR="00FA44FD" w:rsidRPr="00FA7ACF" w:rsidRDefault="00FA44FD" w:rsidP="00FA44FD">
      <w:pPr>
        <w:pStyle w:val="Infobox"/>
      </w:pPr>
      <w:r w:rsidRPr="00FA7ACF">
        <w:t>For stage up transitions during which one chiller is enabled while another is disabled, it is necessary to temporarily set the minimum flow bypass setpoint to that necessary to satisfy both the chiller to be enabled and the chiller to be disabled because the newly enabled chiller is brought online prior to disabling a currently operating chiller to avoid dropping the load.</w:t>
      </w:r>
    </w:p>
    <w:p w14:paraId="73011804" w14:textId="77777777" w:rsidR="00FA44FD" w:rsidRPr="00FA7ACF" w:rsidRDefault="00FA44FD" w:rsidP="007C1423">
      <w:pPr>
        <w:pStyle w:val="Heading5"/>
      </w:pPr>
      <w:r w:rsidRPr="00FA7ACF">
        <w:t>Start the CW pump of the chiller to be enabled. Wait 30 seconds.</w:t>
      </w:r>
    </w:p>
    <w:p w14:paraId="0C034C90" w14:textId="77777777" w:rsidR="00FA44FD" w:rsidRPr="00FA7ACF" w:rsidRDefault="00FA44FD" w:rsidP="007C1423">
      <w:pPr>
        <w:pStyle w:val="Heading5"/>
      </w:pPr>
      <w:r w:rsidRPr="00FA7ACF">
        <w:t>Enable and slowly ramp up the CHW pump of the chiller to be enabled to match the other operating CHW pump(s). Determine ramp rate in the field as that required to prevent nuisance trips.</w:t>
      </w:r>
    </w:p>
    <w:p w14:paraId="759CF492" w14:textId="77777777" w:rsidR="00FA44FD" w:rsidRPr="00FA7ACF" w:rsidRDefault="00FA44FD" w:rsidP="00FA44FD">
      <w:pPr>
        <w:pStyle w:val="Infobox"/>
      </w:pPr>
      <w:r w:rsidRPr="00FA7ACF">
        <w:lastRenderedPageBreak/>
        <w:t>Slowly ramping the CHW pump prevents a sudden disruption in flow through the active chiller(s).</w:t>
      </w:r>
    </w:p>
    <w:p w14:paraId="215F7116" w14:textId="77777777" w:rsidR="00FA44FD" w:rsidRPr="00FA7ACF" w:rsidRDefault="00FA44FD" w:rsidP="007C1423">
      <w:pPr>
        <w:pStyle w:val="Heading5"/>
      </w:pPr>
      <w:r w:rsidRPr="00FA7ACF">
        <w:t>Start the next stage chiller after all operating CHW pumps are at the same speed.</w:t>
      </w:r>
    </w:p>
    <w:p w14:paraId="65823022" w14:textId="18381918" w:rsidR="00FA44FD" w:rsidRPr="00FA7ACF" w:rsidRDefault="00FA44FD" w:rsidP="00FA44FD">
      <w:pPr>
        <w:pStyle w:val="Instrbox"/>
        <w:jc w:val="both"/>
      </w:pPr>
      <w:r w:rsidRPr="00FA7ACF">
        <w:t xml:space="preserve">Retain the following </w:t>
      </w:r>
      <w:r w:rsidR="00CE2951">
        <w:t>section</w:t>
      </w:r>
      <w:r w:rsidRPr="00FA7ACF">
        <w:t xml:space="preserve"> if a smaller chiller is staged off while a larger chiller is staged on during any stage change (e.g., for plants with swing chillers). Delete otherwise.</w:t>
      </w:r>
    </w:p>
    <w:p w14:paraId="4E7D6BB5" w14:textId="77777777" w:rsidR="00FA44FD" w:rsidRPr="00FA7ACF" w:rsidRDefault="00FA44FD" w:rsidP="007C1423">
      <w:pPr>
        <w:pStyle w:val="Heading5"/>
      </w:pPr>
      <w:r w:rsidRPr="00FA7ACF">
        <w:t xml:space="preserve">For any stage change during which a smaller chiller is disabled and a larger chiller is enabled: </w:t>
      </w:r>
    </w:p>
    <w:p w14:paraId="3C99D30C" w14:textId="5C49DA02" w:rsidR="00FA44FD" w:rsidRPr="00FA7ACF" w:rsidRDefault="00FA44FD" w:rsidP="007C1423">
      <w:pPr>
        <w:pStyle w:val="Heading6"/>
      </w:pPr>
      <w:r w:rsidRPr="00FA7ACF">
        <w:t>Wait 5 minutes for the newly enabled chiller to prove that is operating correctly (not faulted as defined in</w:t>
      </w:r>
      <w:r w:rsidR="003D41C9">
        <w:t xml:space="preserve"> </w:t>
      </w:r>
      <w:r w:rsidR="00CE2951">
        <w:t xml:space="preserve">Section </w:t>
      </w:r>
      <w:r w:rsidR="003D41C9">
        <w:fldChar w:fldCharType="begin"/>
      </w:r>
      <w:r w:rsidR="003D41C9">
        <w:instrText xml:space="preserve"> REF _Ref75338726 \w \h </w:instrText>
      </w:r>
      <w:r w:rsidR="003D41C9">
        <w:fldChar w:fldCharType="separate"/>
      </w:r>
      <w:r w:rsidR="0037258A">
        <w:t>5.1.15.</w:t>
      </w:r>
      <w:proofErr w:type="gramStart"/>
      <w:r w:rsidR="0037258A">
        <w:t>5.b.1.ii</w:t>
      </w:r>
      <w:proofErr w:type="gramEnd"/>
      <w:r w:rsidR="003D41C9">
        <w:fldChar w:fldCharType="end"/>
      </w:r>
      <w:r w:rsidRPr="00FA7ACF">
        <w:t>), then shut off the smaller chiller.</w:t>
      </w:r>
    </w:p>
    <w:p w14:paraId="74425A75" w14:textId="77777777" w:rsidR="00FA44FD" w:rsidRPr="00FA7ACF" w:rsidRDefault="00FA44FD" w:rsidP="007C1423">
      <w:pPr>
        <w:pStyle w:val="Heading6"/>
      </w:pPr>
      <w:r w:rsidRPr="00FA7ACF">
        <w:t>When the controller of the smaller chiller being disabled indicates no request for chilled water flow or 3 minutes has elapsed, slowly ramp down the chiller’s CHW pump to avoid a sudden change in flow through other operating chillers. Turn off the CHW pump once it reaches 25% speed.</w:t>
      </w:r>
    </w:p>
    <w:p w14:paraId="3095384F" w14:textId="77777777" w:rsidR="00FA44FD" w:rsidRPr="00FA7ACF" w:rsidRDefault="00FA44FD" w:rsidP="007C1423">
      <w:pPr>
        <w:pStyle w:val="Heading6"/>
      </w:pPr>
      <w:r w:rsidRPr="00FA7ACF">
        <w:t>When the controller of the smaller chiller being shut off indicates no request for condenser water flow or 3 minutes has elapsed, shut off the chiller’s CW pump.</w:t>
      </w:r>
    </w:p>
    <w:p w14:paraId="679E07A3" w14:textId="700AD55E" w:rsidR="00FA44FD" w:rsidRPr="00FA7ACF" w:rsidRDefault="00FA44FD" w:rsidP="007C1423">
      <w:pPr>
        <w:pStyle w:val="Heading6"/>
      </w:pPr>
      <w:r w:rsidRPr="00FA7ACF">
        <w:t xml:space="preserve">Change the minimum flow bypass setpoint to that appropriate for the new stage as indicated in </w:t>
      </w:r>
      <w:r w:rsidR="00CE2951">
        <w:t xml:space="preserve">Section </w:t>
      </w:r>
      <w:r w:rsidR="00CE2951">
        <w:fldChar w:fldCharType="begin"/>
      </w:r>
      <w:r w:rsidR="00CE2951">
        <w:instrText xml:space="preserve"> REF _Ref28338593 \w \h </w:instrText>
      </w:r>
      <w:r w:rsidR="00CE2951">
        <w:fldChar w:fldCharType="separate"/>
      </w:r>
      <w:r w:rsidR="00CE2951">
        <w:t>5.20.8</w:t>
      </w:r>
      <w:r w:rsidR="00CE2951">
        <w:fldChar w:fldCharType="end"/>
      </w:r>
      <w:r w:rsidRPr="00FA7ACF">
        <w:t xml:space="preserve"> below.</w:t>
      </w:r>
    </w:p>
    <w:p w14:paraId="3497E95C" w14:textId="77777777" w:rsidR="00FA44FD" w:rsidRPr="00FA7ACF" w:rsidRDefault="00FA44FD" w:rsidP="007C1423">
      <w:pPr>
        <w:pStyle w:val="Heading5"/>
      </w:pPr>
      <w:r w:rsidRPr="00FA7ACF">
        <w:t>Release the demand limit.</w:t>
      </w:r>
    </w:p>
    <w:p w14:paraId="42E02C8A" w14:textId="77777777" w:rsidR="00FA44FD" w:rsidRPr="00FA7ACF" w:rsidRDefault="00FA44FD" w:rsidP="0087618D">
      <w:pPr>
        <w:pStyle w:val="Heading4"/>
      </w:pPr>
      <w:bookmarkStart w:id="8259" w:name="_Ref516157497"/>
      <w:r w:rsidRPr="00FA7ACF">
        <w:t>Whenever there is a stage-down command:</w:t>
      </w:r>
      <w:bookmarkEnd w:id="8259"/>
    </w:p>
    <w:p w14:paraId="2D1973DD" w14:textId="6AA87A58" w:rsidR="00FA44FD" w:rsidRPr="00FA7ACF" w:rsidRDefault="00FA44FD" w:rsidP="00FA44FD">
      <w:pPr>
        <w:pStyle w:val="Instrbox"/>
        <w:jc w:val="both"/>
      </w:pPr>
      <w:r w:rsidRPr="00FA7ACF">
        <w:t xml:space="preserve">Retain the following </w:t>
      </w:r>
      <w:r w:rsidR="00CE2951">
        <w:t>section</w:t>
      </w:r>
      <w:r w:rsidRPr="00FA7ACF">
        <w:t xml:space="preserve"> if a smaller chiller is staged on while a larger chiller is staged off during any stage change (e.g., for plants with swing chillers). Delete otherwise.</w:t>
      </w:r>
    </w:p>
    <w:p w14:paraId="447EB4EF" w14:textId="77777777" w:rsidR="00FA44FD" w:rsidRPr="00FA7ACF" w:rsidRDefault="00FA44FD" w:rsidP="007C1423">
      <w:pPr>
        <w:pStyle w:val="Heading5"/>
      </w:pPr>
      <w:r w:rsidRPr="00FA7ACF">
        <w:t>For any stage change during which a smaller chiller is enabled and a larger chiller is disabled:</w:t>
      </w:r>
    </w:p>
    <w:p w14:paraId="4BF011E2" w14:textId="77777777" w:rsidR="00FA44FD" w:rsidRPr="00FA7ACF" w:rsidRDefault="00FA44FD" w:rsidP="007C1423">
      <w:pPr>
        <w:pStyle w:val="Heading6"/>
      </w:pPr>
      <w:r w:rsidRPr="00FA7ACF">
        <w:t>Command operating chillers to reduce demand to 75% of their current load or a percentage equal to current stage OPLR</w:t>
      </w:r>
      <w:r w:rsidRPr="00FA7ACF">
        <w:rPr>
          <w:vertAlign w:val="subscript"/>
        </w:rPr>
        <w:t>MIN</w:t>
      </w:r>
      <w:r w:rsidRPr="00FA7ACF">
        <w:t>, whichever is greater. Wait until actual demand &lt;80% of current load up to a maximum of 5 minutes before proceeding.</w:t>
      </w:r>
    </w:p>
    <w:p w14:paraId="53EAFBDE" w14:textId="5C6A8445" w:rsidR="00FA44FD" w:rsidRPr="00FA7ACF" w:rsidRDefault="00FA44FD" w:rsidP="00FA44FD">
      <w:pPr>
        <w:pStyle w:val="Infobox"/>
      </w:pPr>
      <w:r w:rsidRPr="00FA7ACF">
        <w:t xml:space="preserve">The above </w:t>
      </w:r>
      <w:r w:rsidR="00335D1A">
        <w:t>section</w:t>
      </w:r>
      <w:r w:rsidRPr="00FA7ACF">
        <w:t xml:space="preserve"> is recommended for applications where a sudden change in load may induce a chiller trip. This was commonly true of older chillers but has often proven unnecessary for modern machines with more robust capacity controls. Leave it if unsure.</w:t>
      </w:r>
    </w:p>
    <w:p w14:paraId="78CD5BA5" w14:textId="2257B6FF" w:rsidR="00FA44FD" w:rsidRPr="00FA7ACF" w:rsidRDefault="00FA44FD" w:rsidP="007C1423">
      <w:pPr>
        <w:pStyle w:val="Heading6"/>
      </w:pPr>
      <w:r w:rsidRPr="00FA7ACF">
        <w:t xml:space="preserve">Slowly change the minimum flow bypass setpoint to that appropriate for the stage transition as indicated in </w:t>
      </w:r>
      <w:r w:rsidR="00CE2951">
        <w:t>Section</w:t>
      </w:r>
      <w:r w:rsidR="00CE2951" w:rsidRPr="00FA7ACF">
        <w:t xml:space="preserve"> </w:t>
      </w:r>
      <w:r w:rsidRPr="00FA7ACF">
        <w:fldChar w:fldCharType="begin"/>
      </w:r>
      <w:r w:rsidRPr="00FA7ACF">
        <w:instrText xml:space="preserve"> REF _Ref515553110 \w \h  \* MERGEFORMAT </w:instrText>
      </w:r>
      <w:r w:rsidRPr="00FA7ACF">
        <w:fldChar w:fldCharType="separate"/>
      </w:r>
      <w:r w:rsidR="0037258A">
        <w:t>5.20.8.3</w:t>
      </w:r>
      <w:r w:rsidRPr="00FA7ACF">
        <w:fldChar w:fldCharType="end"/>
      </w:r>
      <w:r w:rsidRPr="00FA7ACF">
        <w:t>. Wait 1 minute after setpoint has been achieved or primary CHW pump speed has reached 100%.</w:t>
      </w:r>
    </w:p>
    <w:p w14:paraId="7941CDA3" w14:textId="77777777" w:rsidR="00FA44FD" w:rsidRPr="00FA7ACF" w:rsidRDefault="00FA44FD" w:rsidP="007C1423">
      <w:pPr>
        <w:pStyle w:val="Heading6"/>
      </w:pPr>
      <w:r w:rsidRPr="00FA7ACF">
        <w:t>Enable the CW pump of smaller chiller being enabled. Wait 30 seconds.</w:t>
      </w:r>
    </w:p>
    <w:p w14:paraId="6C7ADA6D" w14:textId="77777777" w:rsidR="00FA44FD" w:rsidRPr="00FA7ACF" w:rsidRDefault="00FA44FD" w:rsidP="007C1423">
      <w:pPr>
        <w:pStyle w:val="Heading6"/>
      </w:pPr>
      <w:r w:rsidRPr="00FA7ACF">
        <w:t>Enable and slowly ramp up the CHW pump of the smaller chiller being enabled to match the other operating CHW pump(s). Determine ramp rate in the field as that required to prevent nuisance trips.</w:t>
      </w:r>
    </w:p>
    <w:p w14:paraId="401A7D4F" w14:textId="77777777" w:rsidR="00FA44FD" w:rsidRPr="00FA7ACF" w:rsidRDefault="00FA44FD" w:rsidP="007C1423">
      <w:pPr>
        <w:pStyle w:val="Heading6"/>
      </w:pPr>
      <w:r w:rsidRPr="00FA7ACF">
        <w:t>Start the smaller chiller after all operating CHW pumps are at the same speed.</w:t>
      </w:r>
    </w:p>
    <w:p w14:paraId="53462753" w14:textId="0FDB1771" w:rsidR="00FA44FD" w:rsidRPr="00FA7ACF" w:rsidRDefault="00FA44FD" w:rsidP="007C1423">
      <w:pPr>
        <w:pStyle w:val="Heading6"/>
      </w:pPr>
      <w:r w:rsidRPr="00FA7ACF">
        <w:t>Wait 5 minutes for the newly enabled chiller to prove that is operating correctly (not faulted as defined in</w:t>
      </w:r>
      <w:r w:rsidR="003D41C9">
        <w:t xml:space="preserve"> </w:t>
      </w:r>
      <w:r w:rsidR="00CE2951">
        <w:t xml:space="preserve">Section </w:t>
      </w:r>
      <w:r w:rsidR="003D41C9">
        <w:fldChar w:fldCharType="begin"/>
      </w:r>
      <w:r w:rsidR="003D41C9">
        <w:instrText xml:space="preserve"> REF _Ref75338726 \w \h </w:instrText>
      </w:r>
      <w:r w:rsidR="003D41C9">
        <w:fldChar w:fldCharType="separate"/>
      </w:r>
      <w:r w:rsidR="0037258A">
        <w:t>5.1.15.</w:t>
      </w:r>
      <w:proofErr w:type="gramStart"/>
      <w:r w:rsidR="0037258A">
        <w:t>5.b.1.ii</w:t>
      </w:r>
      <w:proofErr w:type="gramEnd"/>
      <w:r w:rsidR="003D41C9">
        <w:fldChar w:fldCharType="end"/>
      </w:r>
      <w:r w:rsidRPr="00FA7ACF">
        <w:t>), then shut off the larger chiller and release the demand limit.</w:t>
      </w:r>
    </w:p>
    <w:p w14:paraId="455F7D02" w14:textId="77777777" w:rsidR="00FA44FD" w:rsidRPr="00FA7ACF" w:rsidRDefault="00FA44FD" w:rsidP="00FA44FD">
      <w:pPr>
        <w:pStyle w:val="Infobox"/>
      </w:pPr>
      <w:r w:rsidRPr="00FA7ACF">
        <w:t>Stage down transitions during which one chiller is enabled while another is disabled require similar logic to stage up events since the chiller to be enabled is brought online prior to disabling a currently operating chiller. This avoids dropping the load during staging transitions.</w:t>
      </w:r>
    </w:p>
    <w:p w14:paraId="7B4B981B" w14:textId="77777777" w:rsidR="00FA44FD" w:rsidRPr="00FA7ACF" w:rsidRDefault="00FA44FD" w:rsidP="007C1423">
      <w:pPr>
        <w:pStyle w:val="Heading5"/>
      </w:pPr>
      <w:r w:rsidRPr="00FA7ACF">
        <w:t>If staging down from any other stage, shut off the last stage chiller.</w:t>
      </w:r>
    </w:p>
    <w:p w14:paraId="1E17309B" w14:textId="77777777" w:rsidR="00FA44FD" w:rsidRPr="00FA7ACF" w:rsidRDefault="00FA44FD" w:rsidP="007C1423">
      <w:pPr>
        <w:pStyle w:val="Heading5"/>
      </w:pPr>
      <w:r w:rsidRPr="00FA7ACF">
        <w:lastRenderedPageBreak/>
        <w:t>When the controller of the chiller being disabled indicates no request for chilled water flow or 3 minutes has elapsed, slowly ramp down the chiller’s CHW pump to avoid a sudden change in flow through other operating chillers. Turn off the CHW pump once it reaches 25% speed.</w:t>
      </w:r>
    </w:p>
    <w:p w14:paraId="7AB07A41" w14:textId="77777777" w:rsidR="00FA44FD" w:rsidRPr="00FA7ACF" w:rsidRDefault="00FA44FD" w:rsidP="007C1423">
      <w:pPr>
        <w:pStyle w:val="Heading5"/>
      </w:pPr>
      <w:r w:rsidRPr="00FA7ACF">
        <w:t>When the controller of the chiller being shut off indicates no request for condenser water flow or 3 minutes has elapsed, shut off the chiller’s CW pump.</w:t>
      </w:r>
    </w:p>
    <w:p w14:paraId="5F4F088C" w14:textId="3583E624" w:rsidR="00FA44FD" w:rsidRPr="00FA7ACF" w:rsidRDefault="00FA44FD" w:rsidP="007C1423">
      <w:pPr>
        <w:pStyle w:val="Heading5"/>
      </w:pPr>
      <w:r w:rsidRPr="00FA7ACF">
        <w:t xml:space="preserve">Change the chilled water minimum flow bypass setpoint to that appropriate for the new stage as indicated in </w:t>
      </w:r>
      <w:r w:rsidR="00CE2951">
        <w:t>Section</w:t>
      </w:r>
      <w:r w:rsidR="00CE2951" w:rsidRPr="00FA7ACF">
        <w:t xml:space="preserve"> </w:t>
      </w:r>
      <w:r w:rsidRPr="00FA7ACF">
        <w:fldChar w:fldCharType="begin"/>
      </w:r>
      <w:r w:rsidRPr="00FA7ACF">
        <w:instrText xml:space="preserve"> REF _Ref4503222 \w \h  \* MERGEFORMAT </w:instrText>
      </w:r>
      <w:r w:rsidRPr="00FA7ACF">
        <w:fldChar w:fldCharType="separate"/>
      </w:r>
      <w:r w:rsidR="0037258A">
        <w:t>5.20.8.1</w:t>
      </w:r>
      <w:r w:rsidRPr="00FA7ACF">
        <w:fldChar w:fldCharType="end"/>
      </w:r>
      <w:r w:rsidRPr="00FA7ACF">
        <w:t>.</w:t>
      </w:r>
    </w:p>
    <w:p w14:paraId="7607C34A" w14:textId="7D612008" w:rsidR="00FA44FD" w:rsidRPr="00FA7ACF" w:rsidRDefault="00FA44FD" w:rsidP="00FA44FD">
      <w:pPr>
        <w:pStyle w:val="Instrbox"/>
        <w:jc w:val="both"/>
      </w:pPr>
      <w:r w:rsidRPr="00FA7ACF">
        <w:t xml:space="preserve">Retain </w:t>
      </w:r>
      <w:r w:rsidR="00CE2951">
        <w:t>Sections</w:t>
      </w:r>
      <w:r w:rsidR="00CE2951" w:rsidRPr="00FA7ACF" w:rsidDel="00CE2951">
        <w:t xml:space="preserve"> </w:t>
      </w:r>
      <w:r w:rsidRPr="00FA7ACF">
        <w:fldChar w:fldCharType="begin"/>
      </w:r>
      <w:r w:rsidRPr="00FA7ACF">
        <w:instrText xml:space="preserve"> REF _Ref515708369 \w \h  \* MERGEFORMAT </w:instrText>
      </w:r>
      <w:r w:rsidRPr="00FA7ACF">
        <w:fldChar w:fldCharType="separate"/>
      </w:r>
      <w:r w:rsidR="0037258A">
        <w:t>5.20.4.24</w:t>
      </w:r>
      <w:r w:rsidRPr="00FA7ACF">
        <w:fldChar w:fldCharType="end"/>
      </w:r>
      <w:r w:rsidRPr="00FA7ACF">
        <w:t xml:space="preserve"> and </w:t>
      </w:r>
      <w:r w:rsidRPr="00FA7ACF">
        <w:fldChar w:fldCharType="begin"/>
      </w:r>
      <w:r w:rsidRPr="00FA7ACF">
        <w:instrText xml:space="preserve"> REF _Ref515709002 \w \h  \* MERGEFORMAT </w:instrText>
      </w:r>
      <w:r w:rsidRPr="00FA7ACF">
        <w:fldChar w:fldCharType="separate"/>
      </w:r>
      <w:r w:rsidR="0037258A">
        <w:t>5.20.4.25</w:t>
      </w:r>
      <w:r w:rsidRPr="00FA7ACF">
        <w:fldChar w:fldCharType="end"/>
      </w:r>
      <w:r w:rsidRPr="00FA7ACF">
        <w:t xml:space="preserve"> for </w:t>
      </w:r>
      <w:bookmarkStart w:id="8260" w:name="OLE_LINK14"/>
      <w:bookmarkStart w:id="8261" w:name="OLE_LINK15"/>
      <w:r w:rsidRPr="00FA7ACF">
        <w:t>water-cooled primary-secondary parallel chiller plants with headered primary CHW pumps and headered CW pumps or air-cooled primary-secondary parallel plants with headered CHW pumps</w:t>
      </w:r>
      <w:bookmarkEnd w:id="8260"/>
      <w:bookmarkEnd w:id="8261"/>
      <w:r w:rsidRPr="00FA7ACF">
        <w:t>. Delete otherwise.</w:t>
      </w:r>
    </w:p>
    <w:p w14:paraId="22DBE552" w14:textId="77777777" w:rsidR="00FA44FD" w:rsidRPr="00FA7ACF" w:rsidRDefault="00FA44FD" w:rsidP="0087618D">
      <w:pPr>
        <w:pStyle w:val="Heading4"/>
      </w:pPr>
      <w:bookmarkStart w:id="8262" w:name="_Ref515708369"/>
      <w:r w:rsidRPr="00FA7ACF">
        <w:t>Whenever there is a stage-up command:</w:t>
      </w:r>
      <w:bookmarkEnd w:id="8262"/>
    </w:p>
    <w:p w14:paraId="68F942F1" w14:textId="1216D25D" w:rsidR="00FA44FD" w:rsidRPr="00FA7ACF" w:rsidRDefault="00FA44FD" w:rsidP="00FA44FD">
      <w:pPr>
        <w:pStyle w:val="Instrbox"/>
      </w:pPr>
      <w:r w:rsidRPr="00FA7ACF">
        <w:t xml:space="preserve">Retain the following </w:t>
      </w:r>
      <w:r w:rsidR="00CE2951">
        <w:t>section</w:t>
      </w:r>
      <w:r w:rsidRPr="00FA7ACF">
        <w:t xml:space="preserve"> for water-cooled plants. Delete otherwise.</w:t>
      </w:r>
    </w:p>
    <w:p w14:paraId="3D8A14AE" w14:textId="7CEE5A75" w:rsidR="00FA44FD" w:rsidRPr="00FA7ACF" w:rsidRDefault="00FA44FD" w:rsidP="007C1423">
      <w:pPr>
        <w:pStyle w:val="Heading5"/>
      </w:pPr>
      <w:r w:rsidRPr="00FA7ACF">
        <w:t xml:space="preserve">Start the next CW pump and/or change CW pump speed to that required of the new stage per Section </w:t>
      </w:r>
      <w:r w:rsidRPr="00FA7ACF">
        <w:fldChar w:fldCharType="begin"/>
      </w:r>
      <w:r w:rsidRPr="00FA7ACF">
        <w:instrText xml:space="preserve"> REF _Ref514749901 \w \h  \* MERGEFORMAT </w:instrText>
      </w:r>
      <w:r w:rsidRPr="00FA7ACF">
        <w:fldChar w:fldCharType="separate"/>
      </w:r>
      <w:r w:rsidR="0037258A">
        <w:t>5.20.9</w:t>
      </w:r>
      <w:r w:rsidRPr="00FA7ACF">
        <w:fldChar w:fldCharType="end"/>
      </w:r>
      <w:r w:rsidRPr="00FA7ACF">
        <w:t xml:space="preserve"> and after 10 seconds enable head pressure control for the chiller being enabled. Wait 30 seconds.</w:t>
      </w:r>
    </w:p>
    <w:p w14:paraId="75483E16" w14:textId="77777777" w:rsidR="00FA44FD" w:rsidRPr="00FA7ACF" w:rsidRDefault="00FA44FD" w:rsidP="007C1423">
      <w:pPr>
        <w:pStyle w:val="Heading5"/>
      </w:pPr>
      <w:r w:rsidRPr="00FA7ACF">
        <w:t>Start the next primary CHW pump and after 10 seconds open the CHW isolation valve of the chiller being enabled.</w:t>
      </w:r>
    </w:p>
    <w:p w14:paraId="6F82BAE4" w14:textId="77777777" w:rsidR="00FA44FD" w:rsidRPr="00FA7ACF" w:rsidRDefault="00FA44FD" w:rsidP="007C1423">
      <w:pPr>
        <w:pStyle w:val="Heading5"/>
      </w:pPr>
      <w:r w:rsidRPr="00FA7ACF">
        <w:t>Start the next stage chiller after the CHW isolation valve is fully open (as determined by end switch status, or nominal valve timing if end switches are not provided).</w:t>
      </w:r>
    </w:p>
    <w:p w14:paraId="0548A20F" w14:textId="1090EC37" w:rsidR="00FA44FD" w:rsidRPr="00FA7ACF" w:rsidRDefault="00FA44FD" w:rsidP="00FA44FD">
      <w:pPr>
        <w:pStyle w:val="Instrbox"/>
        <w:jc w:val="both"/>
      </w:pPr>
      <w:r w:rsidRPr="00FA7ACF">
        <w:t xml:space="preserve">Retain the following </w:t>
      </w:r>
      <w:r w:rsidR="00CE2951">
        <w:t>section</w:t>
      </w:r>
      <w:r w:rsidRPr="00FA7ACF">
        <w:t xml:space="preserve"> if a smaller chiller is staged off while a larger chiller is staged on during any stage change (e.g., for plants with swing chillers). Delete otherwise.</w:t>
      </w:r>
    </w:p>
    <w:p w14:paraId="4E7DDC36" w14:textId="77777777" w:rsidR="00FA44FD" w:rsidRPr="00FA7ACF" w:rsidRDefault="00FA44FD" w:rsidP="007C1423">
      <w:pPr>
        <w:pStyle w:val="Heading5"/>
      </w:pPr>
      <w:r w:rsidRPr="00FA7ACF">
        <w:t>For any stage change during which a smaller chiller is disabled and a larger chiller is enabled:</w:t>
      </w:r>
    </w:p>
    <w:p w14:paraId="4D75D763" w14:textId="3170D93F" w:rsidR="00FA44FD" w:rsidRPr="00FA7ACF" w:rsidRDefault="00FA44FD" w:rsidP="007C1423">
      <w:pPr>
        <w:pStyle w:val="Heading6"/>
      </w:pPr>
      <w:r w:rsidRPr="00FA7ACF">
        <w:t>Wait 5 minutes for the newly enabled chiller to prove that is operating correctly (not faulted as defined in</w:t>
      </w:r>
      <w:r w:rsidR="003D41C9">
        <w:t xml:space="preserve"> </w:t>
      </w:r>
      <w:r w:rsidR="00CE2951">
        <w:t xml:space="preserve">Section </w:t>
      </w:r>
      <w:r w:rsidR="003D41C9">
        <w:fldChar w:fldCharType="begin"/>
      </w:r>
      <w:r w:rsidR="003D41C9">
        <w:instrText xml:space="preserve"> REF _Ref75338726 \w \h </w:instrText>
      </w:r>
      <w:r w:rsidR="003D41C9">
        <w:fldChar w:fldCharType="separate"/>
      </w:r>
      <w:r w:rsidR="0037258A">
        <w:t>5.1.15.</w:t>
      </w:r>
      <w:proofErr w:type="gramStart"/>
      <w:r w:rsidR="0037258A">
        <w:t>5.b.1.ii</w:t>
      </w:r>
      <w:proofErr w:type="gramEnd"/>
      <w:r w:rsidR="003D41C9">
        <w:fldChar w:fldCharType="end"/>
      </w:r>
      <w:r w:rsidRPr="00FA7ACF">
        <w:t>), then shut off the smaller chiller.</w:t>
      </w:r>
    </w:p>
    <w:p w14:paraId="3CD4CDA7" w14:textId="77777777" w:rsidR="00FA44FD" w:rsidRPr="00FA7ACF" w:rsidRDefault="00FA44FD" w:rsidP="007C1423">
      <w:pPr>
        <w:pStyle w:val="Heading6"/>
      </w:pPr>
      <w:r w:rsidRPr="00FA7ACF">
        <w:t>When the controller of the smaller chiller being shut off indicates no request for chilled water flow or 3 minutes has elapsed, close the chiller’s CHW isolation valve. Wait 15 seconds then shut off the last stage primary CHW pump.</w:t>
      </w:r>
    </w:p>
    <w:p w14:paraId="4AE24D98" w14:textId="22C2B6D3" w:rsidR="00FA44FD" w:rsidRPr="00FA7ACF" w:rsidRDefault="00FA44FD" w:rsidP="00FA44FD">
      <w:pPr>
        <w:pStyle w:val="Instrbox"/>
      </w:pPr>
      <w:r w:rsidRPr="00FA7ACF">
        <w:t xml:space="preserve">Retain the following </w:t>
      </w:r>
      <w:r w:rsidR="00CE2951">
        <w:t>section</w:t>
      </w:r>
      <w:r w:rsidRPr="00FA7ACF">
        <w:t xml:space="preserve"> for water-cooled plants. Delete otherwise.</w:t>
      </w:r>
    </w:p>
    <w:p w14:paraId="66C79676" w14:textId="77777777" w:rsidR="00FA44FD" w:rsidRPr="00FA7ACF" w:rsidRDefault="00FA44FD" w:rsidP="007C1423">
      <w:pPr>
        <w:pStyle w:val="Heading6"/>
      </w:pPr>
      <w:r w:rsidRPr="00FA7ACF">
        <w:t>When the controller of the smaller chiller being shut off indicates no request for condenser water flow or 3 minutes has elapsed, disable the chiller’s head pressure control loop.</w:t>
      </w:r>
    </w:p>
    <w:p w14:paraId="11E40955" w14:textId="77777777" w:rsidR="00FA44FD" w:rsidRPr="00FA7ACF" w:rsidRDefault="00FA44FD" w:rsidP="0087618D">
      <w:pPr>
        <w:pStyle w:val="Heading4"/>
      </w:pPr>
      <w:bookmarkStart w:id="8263" w:name="_Ref515709002"/>
      <w:r w:rsidRPr="00FA7ACF">
        <w:t>Whenever there is a stage-down command:</w:t>
      </w:r>
      <w:bookmarkEnd w:id="8263"/>
    </w:p>
    <w:p w14:paraId="7446BAE5" w14:textId="22EC8303" w:rsidR="00FA44FD" w:rsidRPr="00FA7ACF" w:rsidRDefault="00FA44FD" w:rsidP="00FA44FD">
      <w:pPr>
        <w:pStyle w:val="Instrbox"/>
        <w:jc w:val="both"/>
      </w:pPr>
      <w:r w:rsidRPr="00FA7ACF">
        <w:t xml:space="preserve">Retain the following </w:t>
      </w:r>
      <w:r w:rsidR="00CE2951">
        <w:t>section</w:t>
      </w:r>
      <w:r w:rsidRPr="00FA7ACF">
        <w:t xml:space="preserve"> if a smaller chiller is staged on while a larger chiller is staged off during any stage change (e.g., for plants with swing chillers). Delete otherwise.</w:t>
      </w:r>
    </w:p>
    <w:p w14:paraId="587CEC29" w14:textId="77777777" w:rsidR="00FA44FD" w:rsidRPr="00FA7ACF" w:rsidRDefault="00FA44FD" w:rsidP="007C1423">
      <w:pPr>
        <w:pStyle w:val="Heading5"/>
      </w:pPr>
      <w:r w:rsidRPr="00FA7ACF">
        <w:t>For any stage change during which a smaller chiller is enabled and a larger chiller is disabled:</w:t>
      </w:r>
    </w:p>
    <w:p w14:paraId="4B7CBC3B" w14:textId="666AD311" w:rsidR="00FA44FD" w:rsidRPr="00FA7ACF" w:rsidRDefault="00FA44FD" w:rsidP="00FA44FD">
      <w:pPr>
        <w:pStyle w:val="Instrbox"/>
      </w:pPr>
      <w:r w:rsidRPr="00FA7ACF">
        <w:t xml:space="preserve">Retain the following </w:t>
      </w:r>
      <w:r w:rsidR="00CE2951">
        <w:t>section</w:t>
      </w:r>
      <w:r w:rsidRPr="00FA7ACF">
        <w:t xml:space="preserve"> for water-cooled plants. Delete otherwise.</w:t>
      </w:r>
    </w:p>
    <w:p w14:paraId="0B4E0D63" w14:textId="77777777" w:rsidR="00FA44FD" w:rsidRPr="00FA7ACF" w:rsidRDefault="00FA44FD" w:rsidP="007C1423">
      <w:pPr>
        <w:pStyle w:val="Heading6"/>
      </w:pPr>
      <w:r w:rsidRPr="00FA7ACF">
        <w:t>Enable head pressure control of the chiller being enabled. Wait 30 seconds.</w:t>
      </w:r>
    </w:p>
    <w:p w14:paraId="4C643C4C" w14:textId="77777777" w:rsidR="00FA44FD" w:rsidRPr="00FA7ACF" w:rsidRDefault="00FA44FD" w:rsidP="007C1423">
      <w:pPr>
        <w:pStyle w:val="Heading6"/>
      </w:pPr>
      <w:r w:rsidRPr="00FA7ACF">
        <w:t>Start the next primary CHW pump and after 10 seconds open the CHW isolation valve of the chiller being enabled.</w:t>
      </w:r>
    </w:p>
    <w:p w14:paraId="3C6A0554" w14:textId="77777777" w:rsidR="00FA44FD" w:rsidRPr="00FA7ACF" w:rsidRDefault="00FA44FD" w:rsidP="007C1423">
      <w:pPr>
        <w:pStyle w:val="Heading6"/>
      </w:pPr>
      <w:r w:rsidRPr="00FA7ACF">
        <w:lastRenderedPageBreak/>
        <w:t>Start the smaller stage chiller after the CHW isolation valve is fully open (as determined by end switch status, or nominal valve timing if end switches are not provided).</w:t>
      </w:r>
    </w:p>
    <w:p w14:paraId="4A5B3990" w14:textId="782306D9" w:rsidR="00FA44FD" w:rsidRPr="00FA7ACF" w:rsidRDefault="00FA44FD" w:rsidP="007C1423">
      <w:pPr>
        <w:pStyle w:val="Heading6"/>
      </w:pPr>
      <w:r w:rsidRPr="00FA7ACF">
        <w:t>Wait 5 minutes for the newly enabled chiller to prove that is operating correctly (not faulted as defined in</w:t>
      </w:r>
      <w:r w:rsidR="003D41C9">
        <w:t xml:space="preserve"> </w:t>
      </w:r>
      <w:r w:rsidR="00CE0564">
        <w:t xml:space="preserve">Section </w:t>
      </w:r>
      <w:r w:rsidR="003D41C9">
        <w:fldChar w:fldCharType="begin"/>
      </w:r>
      <w:r w:rsidR="003D41C9">
        <w:instrText xml:space="preserve"> REF _Ref75338726 \w \h </w:instrText>
      </w:r>
      <w:r w:rsidR="003D41C9">
        <w:fldChar w:fldCharType="separate"/>
      </w:r>
      <w:r w:rsidR="0037258A">
        <w:t>5.1.15.</w:t>
      </w:r>
      <w:proofErr w:type="gramStart"/>
      <w:r w:rsidR="0037258A">
        <w:t>5.b.1.ii</w:t>
      </w:r>
      <w:proofErr w:type="gramEnd"/>
      <w:r w:rsidR="003D41C9">
        <w:fldChar w:fldCharType="end"/>
      </w:r>
      <w:r w:rsidRPr="00FA7ACF">
        <w:t xml:space="preserve">), then shut off the larger chiller. </w:t>
      </w:r>
    </w:p>
    <w:p w14:paraId="28BC1F2F" w14:textId="77777777" w:rsidR="00FA44FD" w:rsidRPr="00FA7ACF" w:rsidRDefault="00FA44FD" w:rsidP="007C1423">
      <w:pPr>
        <w:pStyle w:val="Heading5"/>
      </w:pPr>
      <w:r w:rsidRPr="00FA7ACF">
        <w:t>For any other stage change, shut off the last stage chiller.</w:t>
      </w:r>
    </w:p>
    <w:p w14:paraId="540507B1" w14:textId="77777777" w:rsidR="00FA44FD" w:rsidRPr="00FA7ACF" w:rsidRDefault="00FA44FD" w:rsidP="007C1423">
      <w:pPr>
        <w:pStyle w:val="Heading5"/>
      </w:pPr>
      <w:r w:rsidRPr="00FA7ACF">
        <w:t>When the controller of the chiller being shut off indicates no request for chilled water flow or 3 minutes has elapsed, close the chiller’s CHW isolation valve. Wait 15 seconds then shut off the last stage primary CHW pump.</w:t>
      </w:r>
    </w:p>
    <w:p w14:paraId="6005054A" w14:textId="2B30303C" w:rsidR="00FA44FD" w:rsidRPr="00FA7ACF" w:rsidRDefault="00FA44FD" w:rsidP="00FA44FD">
      <w:pPr>
        <w:pStyle w:val="Instrbox"/>
      </w:pPr>
      <w:r w:rsidRPr="00FA7ACF">
        <w:t xml:space="preserve">Retain the following </w:t>
      </w:r>
      <w:r w:rsidR="00CE2951">
        <w:t>section</w:t>
      </w:r>
      <w:r w:rsidRPr="00FA7ACF">
        <w:t xml:space="preserve"> for water-cooled plants. Delete otherwise.</w:t>
      </w:r>
    </w:p>
    <w:p w14:paraId="3BA8C89E" w14:textId="72CAA83E" w:rsidR="00FA44FD" w:rsidRPr="00FA7ACF" w:rsidRDefault="00FA44FD" w:rsidP="007C1423">
      <w:pPr>
        <w:pStyle w:val="Heading5"/>
      </w:pPr>
      <w:r w:rsidRPr="00FA7ACF">
        <w:t xml:space="preserve">When the controller of the chiller being shut off indicates no request for condenser water flow or 3 minutes has elapsed, disable the chiller's head pressure control loop. When the CW isolation/head pressure control valve is fully closed (as determined by end switch status, or nominal valve timing if end switches are not provided), shut off the last lag CW pump and/or change CW pump speed to that required of the new stage per </w:t>
      </w:r>
      <w:r w:rsidR="00CE0564">
        <w:t xml:space="preserve">Section </w:t>
      </w:r>
      <w:r w:rsidRPr="00FA7ACF">
        <w:fldChar w:fldCharType="begin"/>
      </w:r>
      <w:r w:rsidRPr="00FA7ACF">
        <w:instrText xml:space="preserve"> REF _Ref514749901 \w \h  \* MERGEFORMAT </w:instrText>
      </w:r>
      <w:r w:rsidRPr="00FA7ACF">
        <w:fldChar w:fldCharType="separate"/>
      </w:r>
      <w:r w:rsidR="0037258A">
        <w:t>5.20.9</w:t>
      </w:r>
      <w:r w:rsidRPr="00FA7ACF">
        <w:fldChar w:fldCharType="end"/>
      </w:r>
      <w:r w:rsidRPr="00FA7ACF">
        <w:t>.</w:t>
      </w:r>
    </w:p>
    <w:p w14:paraId="55251BFB" w14:textId="72B72757" w:rsidR="00FA44FD" w:rsidRPr="00FA7ACF" w:rsidRDefault="00FA44FD" w:rsidP="00FA44FD">
      <w:pPr>
        <w:pStyle w:val="Instrbox"/>
        <w:jc w:val="both"/>
      </w:pPr>
      <w:r w:rsidRPr="00FA7ACF">
        <w:t xml:space="preserve">Retain </w:t>
      </w:r>
      <w:r w:rsidR="00CE2951">
        <w:t>Sections</w:t>
      </w:r>
      <w:r w:rsidR="00CE2951" w:rsidRPr="00FA7ACF" w:rsidDel="00CE2951">
        <w:t xml:space="preserve"> </w:t>
      </w:r>
      <w:r w:rsidRPr="00FA7ACF">
        <w:fldChar w:fldCharType="begin"/>
      </w:r>
      <w:r w:rsidRPr="00FA7ACF">
        <w:instrText xml:space="preserve"> REF _Ref516160815 \w \h  \* MERGEFORMAT </w:instrText>
      </w:r>
      <w:r w:rsidRPr="00FA7ACF">
        <w:fldChar w:fldCharType="separate"/>
      </w:r>
      <w:r w:rsidR="0037258A">
        <w:t>5.20.4.26</w:t>
      </w:r>
      <w:r w:rsidRPr="00FA7ACF">
        <w:fldChar w:fldCharType="end"/>
      </w:r>
      <w:r w:rsidRPr="00FA7ACF">
        <w:t xml:space="preserve"> and </w:t>
      </w:r>
      <w:r w:rsidRPr="00FA7ACF">
        <w:fldChar w:fldCharType="begin"/>
      </w:r>
      <w:r w:rsidRPr="00FA7ACF">
        <w:instrText xml:space="preserve"> REF _Ref3790200 \w \h  \* MERGEFORMAT </w:instrText>
      </w:r>
      <w:r w:rsidRPr="00FA7ACF">
        <w:fldChar w:fldCharType="separate"/>
      </w:r>
      <w:r w:rsidR="0037258A">
        <w:t>5.20.4.27</w:t>
      </w:r>
      <w:r w:rsidRPr="00FA7ACF">
        <w:fldChar w:fldCharType="end"/>
      </w:r>
      <w:r w:rsidRPr="00FA7ACF">
        <w:t xml:space="preserve"> for </w:t>
      </w:r>
      <w:bookmarkStart w:id="8264" w:name="OLE_LINK16"/>
      <w:bookmarkStart w:id="8265" w:name="OLE_LINK17"/>
      <w:r w:rsidRPr="00FA7ACF">
        <w:t>water-cooled primary-secondary parallel chiller plants with headered primary CHW pumps and dedicated CW pumps</w:t>
      </w:r>
      <w:bookmarkEnd w:id="8264"/>
      <w:bookmarkEnd w:id="8265"/>
      <w:r w:rsidRPr="00FA7ACF">
        <w:t>. Delete otherwise.</w:t>
      </w:r>
    </w:p>
    <w:p w14:paraId="0BAF4A12" w14:textId="77777777" w:rsidR="00FA44FD" w:rsidRPr="00FA7ACF" w:rsidRDefault="00FA44FD" w:rsidP="0087618D">
      <w:pPr>
        <w:pStyle w:val="Heading4"/>
      </w:pPr>
      <w:bookmarkStart w:id="8266" w:name="_Ref516160815"/>
      <w:r w:rsidRPr="00FA7ACF">
        <w:t>Whenever there is a stage-up command:</w:t>
      </w:r>
      <w:bookmarkEnd w:id="8266"/>
    </w:p>
    <w:p w14:paraId="5EB95EDE" w14:textId="77777777" w:rsidR="00FA44FD" w:rsidRPr="00FA7ACF" w:rsidRDefault="00FA44FD" w:rsidP="007C1423">
      <w:pPr>
        <w:pStyle w:val="Heading5"/>
      </w:pPr>
      <w:r w:rsidRPr="00FA7ACF">
        <w:t>Start the CW pump of the chiller being enabled. Wait 30 seconds.</w:t>
      </w:r>
    </w:p>
    <w:p w14:paraId="08794BAF" w14:textId="77777777" w:rsidR="00FA44FD" w:rsidRPr="00FA7ACF" w:rsidRDefault="00FA44FD" w:rsidP="007C1423">
      <w:pPr>
        <w:pStyle w:val="Heading5"/>
      </w:pPr>
      <w:r w:rsidRPr="00FA7ACF">
        <w:t>Start the next primary CHW pump and after 10 seconds open the CHW isolation valve of the chiller being enabled.</w:t>
      </w:r>
    </w:p>
    <w:p w14:paraId="305934AB" w14:textId="77777777" w:rsidR="00FA44FD" w:rsidRPr="00FA7ACF" w:rsidRDefault="00FA44FD" w:rsidP="007C1423">
      <w:pPr>
        <w:pStyle w:val="Heading5"/>
      </w:pPr>
      <w:r w:rsidRPr="00FA7ACF">
        <w:t>Start the next stage chiller after the CHW isolation valve is fully open (as determined by end switch status, or nominal valve timing if end switches are not provided).</w:t>
      </w:r>
    </w:p>
    <w:p w14:paraId="69465185" w14:textId="776D21A0" w:rsidR="00FA44FD" w:rsidRPr="00FA7ACF" w:rsidRDefault="00FA44FD" w:rsidP="00FA44FD">
      <w:pPr>
        <w:pStyle w:val="Instrbox"/>
        <w:jc w:val="both"/>
      </w:pPr>
      <w:r w:rsidRPr="00FA7ACF">
        <w:t xml:space="preserve">Retain the following </w:t>
      </w:r>
      <w:r w:rsidR="00CE2951">
        <w:t>section</w:t>
      </w:r>
      <w:r w:rsidRPr="00FA7ACF">
        <w:t xml:space="preserve"> if a smaller chiller is staged off while a larger chiller is staged on during any stage change (e.g., for plants with swing chillers). Delete otherwise.</w:t>
      </w:r>
    </w:p>
    <w:p w14:paraId="49B24D82" w14:textId="77777777" w:rsidR="00FA44FD" w:rsidRPr="00FA7ACF" w:rsidRDefault="00FA44FD" w:rsidP="007C1423">
      <w:pPr>
        <w:pStyle w:val="Heading5"/>
      </w:pPr>
      <w:r w:rsidRPr="00FA7ACF">
        <w:t>For any stage change during which a smaller chiller is disabled and a larger chiller is enabled:</w:t>
      </w:r>
    </w:p>
    <w:p w14:paraId="5854472C" w14:textId="1470E95B" w:rsidR="00FA44FD" w:rsidRPr="00FA7ACF" w:rsidRDefault="00FA44FD" w:rsidP="007C1423">
      <w:pPr>
        <w:pStyle w:val="Heading6"/>
      </w:pPr>
      <w:r w:rsidRPr="00FA7ACF">
        <w:t>Wait 5 minutes for the newly enabled chiller to prove that is operating correctly (not faulted as defined in</w:t>
      </w:r>
      <w:r w:rsidR="003D41C9">
        <w:t xml:space="preserve"> </w:t>
      </w:r>
      <w:r w:rsidR="00CE2951">
        <w:t xml:space="preserve">Section </w:t>
      </w:r>
      <w:r w:rsidR="003D41C9">
        <w:fldChar w:fldCharType="begin"/>
      </w:r>
      <w:r w:rsidR="003D41C9">
        <w:instrText xml:space="preserve"> REF _Ref75338726 \w \h </w:instrText>
      </w:r>
      <w:r w:rsidR="003D41C9">
        <w:fldChar w:fldCharType="separate"/>
      </w:r>
      <w:r w:rsidR="0037258A">
        <w:t>5.1.15.</w:t>
      </w:r>
      <w:proofErr w:type="gramStart"/>
      <w:r w:rsidR="0037258A">
        <w:t>5.b.1.ii</w:t>
      </w:r>
      <w:proofErr w:type="gramEnd"/>
      <w:r w:rsidR="003D41C9">
        <w:fldChar w:fldCharType="end"/>
      </w:r>
      <w:r w:rsidRPr="00FA7ACF">
        <w:t>), then shut off the smaller chiller.</w:t>
      </w:r>
    </w:p>
    <w:p w14:paraId="343B3FBF" w14:textId="77777777" w:rsidR="00FA44FD" w:rsidRPr="00FA7ACF" w:rsidRDefault="00FA44FD" w:rsidP="007C1423">
      <w:pPr>
        <w:pStyle w:val="Heading6"/>
      </w:pPr>
      <w:r w:rsidRPr="00FA7ACF">
        <w:t>When the controller of the smaller chiller being shut off indicates no request for chilled water flow or 3 minutes has elapsed, close the chiller’s CHW isolation valve. Wait 15 seconds then shut off the last stage primary CHW pump.</w:t>
      </w:r>
    </w:p>
    <w:p w14:paraId="60095747" w14:textId="77777777" w:rsidR="00FA44FD" w:rsidRPr="00FA7ACF" w:rsidRDefault="00FA44FD" w:rsidP="007C1423">
      <w:pPr>
        <w:pStyle w:val="Heading6"/>
      </w:pPr>
      <w:bookmarkStart w:id="8267" w:name="_Ref516160827"/>
      <w:r w:rsidRPr="00FA7ACF">
        <w:t>When the controller of the smaller chiller being shut off indicates no request for condenser water flow or 3 minutes has elapsed, shut off the chiller’s CW pump.</w:t>
      </w:r>
    </w:p>
    <w:p w14:paraId="61663747" w14:textId="77777777" w:rsidR="00FA44FD" w:rsidRPr="00FA7ACF" w:rsidRDefault="00FA44FD" w:rsidP="0087618D">
      <w:pPr>
        <w:pStyle w:val="Heading4"/>
      </w:pPr>
      <w:bookmarkStart w:id="8268" w:name="_Ref3790200"/>
      <w:r w:rsidRPr="00FA7ACF">
        <w:t>Whenever there is a stage-down command:</w:t>
      </w:r>
      <w:bookmarkEnd w:id="8267"/>
      <w:bookmarkEnd w:id="8268"/>
    </w:p>
    <w:p w14:paraId="29637BA1" w14:textId="30AFDC0E" w:rsidR="00FA44FD" w:rsidRPr="00FA7ACF" w:rsidRDefault="00FA44FD" w:rsidP="00FA44FD">
      <w:pPr>
        <w:pStyle w:val="Instrbox"/>
        <w:jc w:val="both"/>
      </w:pPr>
      <w:r w:rsidRPr="00FA7ACF">
        <w:t xml:space="preserve">Retain the following </w:t>
      </w:r>
      <w:r w:rsidR="00CE2951">
        <w:t>section</w:t>
      </w:r>
      <w:r w:rsidRPr="00FA7ACF">
        <w:t xml:space="preserve"> if a smaller chiller is staged on while a larger chiller is staged off during any stage change (e.g., for plants with swing chillers). Delete otherwise.</w:t>
      </w:r>
    </w:p>
    <w:p w14:paraId="688AAB59" w14:textId="77777777" w:rsidR="00FA44FD" w:rsidRPr="00FA7ACF" w:rsidRDefault="00FA44FD" w:rsidP="007C1423">
      <w:pPr>
        <w:pStyle w:val="Heading5"/>
      </w:pPr>
      <w:r w:rsidRPr="00FA7ACF">
        <w:t>For any stage change during which a smaller chiller is enabled and a larger chiller is disabled:</w:t>
      </w:r>
    </w:p>
    <w:p w14:paraId="2ADC69B3" w14:textId="77777777" w:rsidR="00FA44FD" w:rsidRPr="00FA7ACF" w:rsidRDefault="00FA44FD" w:rsidP="007C1423">
      <w:pPr>
        <w:pStyle w:val="Heading6"/>
      </w:pPr>
      <w:r w:rsidRPr="00FA7ACF">
        <w:t>Enable the CW pump of the smaller chiller being enabled. Wait 30 seconds.</w:t>
      </w:r>
    </w:p>
    <w:p w14:paraId="64CFAEDF" w14:textId="77777777" w:rsidR="00FA44FD" w:rsidRPr="00FA7ACF" w:rsidRDefault="00FA44FD" w:rsidP="007C1423">
      <w:pPr>
        <w:pStyle w:val="Heading6"/>
      </w:pPr>
      <w:r w:rsidRPr="00FA7ACF">
        <w:t>Start the next primary CHW pump and after 10 seconds open the CHW isolation valve of the chiller being enabled.</w:t>
      </w:r>
    </w:p>
    <w:p w14:paraId="0E749FB8" w14:textId="77777777" w:rsidR="00FA44FD" w:rsidRPr="00FA7ACF" w:rsidRDefault="00FA44FD" w:rsidP="007C1423">
      <w:pPr>
        <w:pStyle w:val="Heading6"/>
      </w:pPr>
      <w:r w:rsidRPr="00FA7ACF">
        <w:lastRenderedPageBreak/>
        <w:t>Start the smaller stage chiller after the CHW isolation valve is fully open (as determined by end switch status, or nominal valve timing if end switches are not provided).</w:t>
      </w:r>
    </w:p>
    <w:p w14:paraId="2B200F3E" w14:textId="071DF456" w:rsidR="00FA44FD" w:rsidRPr="00FA7ACF" w:rsidRDefault="00FA44FD" w:rsidP="007C1423">
      <w:pPr>
        <w:pStyle w:val="Heading6"/>
      </w:pPr>
      <w:r w:rsidRPr="00FA7ACF">
        <w:t>Wait 5 minutes for the newly enabled chiller to prove that is operating correctly (not faulted as defined in</w:t>
      </w:r>
      <w:r w:rsidR="003D41C9">
        <w:t xml:space="preserve"> </w:t>
      </w:r>
      <w:r w:rsidR="00CE2951">
        <w:t xml:space="preserve">Section </w:t>
      </w:r>
      <w:r w:rsidR="003D41C9">
        <w:fldChar w:fldCharType="begin"/>
      </w:r>
      <w:r w:rsidR="003D41C9">
        <w:instrText xml:space="preserve"> REF _Ref75338726 \w \h </w:instrText>
      </w:r>
      <w:r w:rsidR="003D41C9">
        <w:fldChar w:fldCharType="separate"/>
      </w:r>
      <w:r w:rsidR="0037258A">
        <w:t>5.1.15.</w:t>
      </w:r>
      <w:proofErr w:type="gramStart"/>
      <w:r w:rsidR="0037258A">
        <w:t>5.b.1.ii</w:t>
      </w:r>
      <w:proofErr w:type="gramEnd"/>
      <w:r w:rsidR="003D41C9">
        <w:fldChar w:fldCharType="end"/>
      </w:r>
      <w:r w:rsidRPr="00FA7ACF">
        <w:t xml:space="preserve">), then shut off the larger chiller. </w:t>
      </w:r>
    </w:p>
    <w:p w14:paraId="07F5763F" w14:textId="77777777" w:rsidR="00FA44FD" w:rsidRPr="00FA7ACF" w:rsidRDefault="00FA44FD" w:rsidP="007C1423">
      <w:pPr>
        <w:pStyle w:val="Heading5"/>
      </w:pPr>
      <w:r w:rsidRPr="00FA7ACF">
        <w:t>For any other stage change, shut off the last stage chiller.</w:t>
      </w:r>
    </w:p>
    <w:p w14:paraId="6EC6159E" w14:textId="77777777" w:rsidR="00FA44FD" w:rsidRPr="00FA7ACF" w:rsidRDefault="00FA44FD" w:rsidP="007C1423">
      <w:pPr>
        <w:pStyle w:val="Heading5"/>
      </w:pPr>
      <w:r w:rsidRPr="00FA7ACF">
        <w:t>When the controller of the chiller being shut off indicates no request for chilled water flow or 3 minutes has elapsed, close the chiller’s CHW isolation valve. Wait 15 seconds then shut off the last stage primary CHW pump.</w:t>
      </w:r>
    </w:p>
    <w:p w14:paraId="40383A38" w14:textId="77777777" w:rsidR="00FA44FD" w:rsidRPr="00FA7ACF" w:rsidRDefault="00FA44FD" w:rsidP="007C1423">
      <w:pPr>
        <w:pStyle w:val="Heading5"/>
      </w:pPr>
      <w:r w:rsidRPr="00FA7ACF">
        <w:t>When the controller of the chiller being shut off indicates no request for condenser water flow or 3 minutes has elapsed, shut off the chiller’s CW pump.</w:t>
      </w:r>
    </w:p>
    <w:p w14:paraId="481E5EDE" w14:textId="6599D256" w:rsidR="00FA44FD" w:rsidRPr="00FA7ACF" w:rsidRDefault="00FA44FD" w:rsidP="00FA44FD">
      <w:pPr>
        <w:pStyle w:val="Instrbox"/>
        <w:jc w:val="both"/>
      </w:pPr>
      <w:r w:rsidRPr="00FA7ACF">
        <w:t xml:space="preserve">Retain </w:t>
      </w:r>
      <w:r w:rsidR="00CE2951">
        <w:t>Section</w:t>
      </w:r>
      <w:r w:rsidRPr="00FA7ACF">
        <w:t xml:space="preserve"> </w:t>
      </w:r>
      <w:r w:rsidRPr="00FA7ACF">
        <w:fldChar w:fldCharType="begin"/>
      </w:r>
      <w:r w:rsidRPr="00FA7ACF">
        <w:instrText xml:space="preserve"> REF _Ref515709815 \w \h  \* MERGEFORMAT </w:instrText>
      </w:r>
      <w:r w:rsidRPr="00FA7ACF">
        <w:fldChar w:fldCharType="separate"/>
      </w:r>
      <w:r w:rsidR="0037258A">
        <w:t>5.20.4.28</w:t>
      </w:r>
      <w:r w:rsidRPr="00FA7ACF">
        <w:fldChar w:fldCharType="end"/>
      </w:r>
      <w:r w:rsidRPr="00FA7ACF">
        <w:t xml:space="preserve"> and </w:t>
      </w:r>
      <w:r w:rsidRPr="00FA7ACF">
        <w:fldChar w:fldCharType="begin"/>
      </w:r>
      <w:r w:rsidRPr="00FA7ACF">
        <w:instrText xml:space="preserve"> REF _Ref515709858 \w \h  \* MERGEFORMAT </w:instrText>
      </w:r>
      <w:r w:rsidRPr="00FA7ACF">
        <w:fldChar w:fldCharType="separate"/>
      </w:r>
      <w:r w:rsidR="0037258A">
        <w:t>5.20.4.29</w:t>
      </w:r>
      <w:r w:rsidRPr="00FA7ACF">
        <w:fldChar w:fldCharType="end"/>
      </w:r>
      <w:r w:rsidRPr="00FA7ACF">
        <w:t xml:space="preserve"> for </w:t>
      </w:r>
      <w:bookmarkStart w:id="8269" w:name="OLE_LINK18"/>
      <w:r w:rsidRPr="00FA7ACF">
        <w:t>water-cooled primary-secondary parallel chiller plants with dedicated primary CHW pumps and headered CW pumps or air-cooled primary-secondary parallel chiller plants with dedicated primary CHW pumps</w:t>
      </w:r>
      <w:bookmarkEnd w:id="8269"/>
      <w:r w:rsidRPr="00FA7ACF">
        <w:t>. Delete otherwise.</w:t>
      </w:r>
    </w:p>
    <w:p w14:paraId="502A5366" w14:textId="77777777" w:rsidR="00FA44FD" w:rsidRPr="00FA7ACF" w:rsidRDefault="00FA44FD" w:rsidP="0087618D">
      <w:pPr>
        <w:pStyle w:val="Heading4"/>
      </w:pPr>
      <w:bookmarkStart w:id="8270" w:name="_Ref515709815"/>
      <w:r w:rsidRPr="00FA7ACF">
        <w:t>Whenever there is a stage-up command:</w:t>
      </w:r>
      <w:bookmarkEnd w:id="8270"/>
    </w:p>
    <w:p w14:paraId="02CE475A" w14:textId="5927117F" w:rsidR="00FA44FD" w:rsidRPr="00FA7ACF" w:rsidRDefault="00FA44FD" w:rsidP="00FA44FD">
      <w:pPr>
        <w:pStyle w:val="Instrbox"/>
      </w:pPr>
      <w:r w:rsidRPr="00FA7ACF">
        <w:t xml:space="preserve">Retain the following </w:t>
      </w:r>
      <w:r w:rsidR="00CE2951">
        <w:t>section</w:t>
      </w:r>
      <w:r w:rsidRPr="00FA7ACF">
        <w:t xml:space="preserve"> for water-cooled plants. Delete otherwise.</w:t>
      </w:r>
    </w:p>
    <w:p w14:paraId="3E93EC43" w14:textId="63A544A3" w:rsidR="00FA44FD" w:rsidRPr="00FA7ACF" w:rsidRDefault="00FA44FD" w:rsidP="007C1423">
      <w:pPr>
        <w:pStyle w:val="Heading5"/>
      </w:pPr>
      <w:r w:rsidRPr="00FA7ACF">
        <w:t xml:space="preserve">Start the next CW pump and/or change CW pump speed to that required of the new stage per </w:t>
      </w:r>
      <w:r w:rsidR="00CE0564">
        <w:t xml:space="preserve">Section </w:t>
      </w:r>
      <w:r w:rsidRPr="00FA7ACF">
        <w:fldChar w:fldCharType="begin"/>
      </w:r>
      <w:r w:rsidRPr="00FA7ACF">
        <w:instrText xml:space="preserve"> REF _Ref514749901 \w \h  \* MERGEFORMAT </w:instrText>
      </w:r>
      <w:r w:rsidRPr="00FA7ACF">
        <w:fldChar w:fldCharType="separate"/>
      </w:r>
      <w:r w:rsidR="0037258A">
        <w:t>5.20.9</w:t>
      </w:r>
      <w:r w:rsidRPr="00FA7ACF">
        <w:fldChar w:fldCharType="end"/>
      </w:r>
      <w:r w:rsidRPr="00FA7ACF">
        <w:t xml:space="preserve"> and after 10 seconds enable head pressure control for the chiller being enabled. Wait 30 seconds.</w:t>
      </w:r>
    </w:p>
    <w:p w14:paraId="4BDB9265" w14:textId="77777777" w:rsidR="00FA44FD" w:rsidRPr="00FA7ACF" w:rsidRDefault="00FA44FD" w:rsidP="007C1423">
      <w:pPr>
        <w:pStyle w:val="Heading5"/>
      </w:pPr>
      <w:r w:rsidRPr="00FA7ACF">
        <w:t>Start the primary CHW pump of the chiller being enabled. Wait 30 seconds.</w:t>
      </w:r>
    </w:p>
    <w:p w14:paraId="418C052F" w14:textId="77777777" w:rsidR="00FA44FD" w:rsidRPr="00FA7ACF" w:rsidRDefault="00FA44FD" w:rsidP="007C1423">
      <w:pPr>
        <w:pStyle w:val="Heading5"/>
      </w:pPr>
      <w:r w:rsidRPr="00FA7ACF">
        <w:t>Start the next stage chiller.</w:t>
      </w:r>
    </w:p>
    <w:p w14:paraId="33AFA368" w14:textId="4AD71053" w:rsidR="00FA44FD" w:rsidRPr="00FA7ACF" w:rsidRDefault="00FA44FD" w:rsidP="00FA44FD">
      <w:pPr>
        <w:pStyle w:val="Instrbox"/>
        <w:jc w:val="both"/>
      </w:pPr>
      <w:r w:rsidRPr="00FA7ACF">
        <w:t xml:space="preserve">Retain the following </w:t>
      </w:r>
      <w:r w:rsidR="00CE2951">
        <w:t>section</w:t>
      </w:r>
      <w:r w:rsidRPr="00FA7ACF">
        <w:t xml:space="preserve"> if a smaller chiller is staged off while a larger chiller is staged on during any stage change (e.g., for plants with swing chillers). Delete otherwise.</w:t>
      </w:r>
    </w:p>
    <w:p w14:paraId="741CA39F" w14:textId="77777777" w:rsidR="00FA44FD" w:rsidRPr="00FA7ACF" w:rsidRDefault="00FA44FD" w:rsidP="007C1423">
      <w:pPr>
        <w:pStyle w:val="Heading5"/>
      </w:pPr>
      <w:r w:rsidRPr="00FA7ACF">
        <w:t>For any stage change during which a smaller chiller is disabled and a larger chiller is enabled:</w:t>
      </w:r>
    </w:p>
    <w:p w14:paraId="09BDF89C" w14:textId="564713A1" w:rsidR="00FA44FD" w:rsidRPr="00FA7ACF" w:rsidRDefault="00FA44FD" w:rsidP="007C1423">
      <w:pPr>
        <w:pStyle w:val="Heading6"/>
      </w:pPr>
      <w:r w:rsidRPr="00FA7ACF">
        <w:t>Wait 5 minutes for the newly enabled chiller to prove that is operating correctly (not faulted as defined in</w:t>
      </w:r>
      <w:r w:rsidR="003D41C9">
        <w:t xml:space="preserve"> </w:t>
      </w:r>
      <w:r w:rsidR="00CE0564">
        <w:t xml:space="preserve">Section </w:t>
      </w:r>
      <w:r w:rsidR="003D41C9">
        <w:fldChar w:fldCharType="begin"/>
      </w:r>
      <w:r w:rsidR="003D41C9">
        <w:instrText xml:space="preserve"> REF _Ref75338726 \w \h </w:instrText>
      </w:r>
      <w:r w:rsidR="003D41C9">
        <w:fldChar w:fldCharType="separate"/>
      </w:r>
      <w:r w:rsidR="0037258A">
        <w:t>5.1.15.</w:t>
      </w:r>
      <w:proofErr w:type="gramStart"/>
      <w:r w:rsidR="0037258A">
        <w:t>5.b.1.ii</w:t>
      </w:r>
      <w:proofErr w:type="gramEnd"/>
      <w:r w:rsidR="003D41C9">
        <w:fldChar w:fldCharType="end"/>
      </w:r>
      <w:r w:rsidRPr="00FA7ACF">
        <w:t>), then shut off the smaller chiller.</w:t>
      </w:r>
    </w:p>
    <w:p w14:paraId="57F7373C" w14:textId="77777777" w:rsidR="00FA44FD" w:rsidRPr="00FA7ACF" w:rsidRDefault="00FA44FD" w:rsidP="007C1423">
      <w:pPr>
        <w:pStyle w:val="Heading6"/>
      </w:pPr>
      <w:r w:rsidRPr="00FA7ACF">
        <w:t>When the controller of the chiller being shut off indicates no request for chilled water flow or 3 minutes has elapsed, shut off the chiller’s primary CHW pump.</w:t>
      </w:r>
    </w:p>
    <w:p w14:paraId="420EEC56" w14:textId="379A1C2A" w:rsidR="00FA44FD" w:rsidRPr="00FA7ACF" w:rsidRDefault="00FA44FD" w:rsidP="00FA44FD">
      <w:pPr>
        <w:pStyle w:val="Instrbox"/>
      </w:pPr>
      <w:r w:rsidRPr="00FA7ACF">
        <w:t xml:space="preserve">Retain the following </w:t>
      </w:r>
      <w:r w:rsidR="00CE2951">
        <w:t>section</w:t>
      </w:r>
      <w:r w:rsidRPr="00FA7ACF">
        <w:t xml:space="preserve"> for water-cooled plants. Delete otherwise.</w:t>
      </w:r>
    </w:p>
    <w:p w14:paraId="518D7C87" w14:textId="77777777" w:rsidR="00FA44FD" w:rsidRPr="00FA7ACF" w:rsidRDefault="00FA44FD" w:rsidP="007C1423">
      <w:pPr>
        <w:pStyle w:val="Heading6"/>
      </w:pPr>
      <w:r w:rsidRPr="00FA7ACF">
        <w:t>When the controller of the smaller chiller being shut off indicates no request for condenser water flow or 3 minutes has elapsed, disable the chiller’s head pressure control loop.</w:t>
      </w:r>
    </w:p>
    <w:p w14:paraId="3BEF265A" w14:textId="77777777" w:rsidR="00FA44FD" w:rsidRPr="00FA7ACF" w:rsidRDefault="00FA44FD" w:rsidP="0087618D">
      <w:pPr>
        <w:pStyle w:val="Heading4"/>
      </w:pPr>
      <w:bookmarkStart w:id="8271" w:name="_Ref515709858"/>
      <w:r w:rsidRPr="00FA7ACF">
        <w:t>Whenever there is a stage-down command:</w:t>
      </w:r>
      <w:bookmarkEnd w:id="8271"/>
    </w:p>
    <w:p w14:paraId="609F2655" w14:textId="2E375332" w:rsidR="00FA44FD" w:rsidRPr="00FA7ACF" w:rsidRDefault="00FA44FD" w:rsidP="00FA44FD">
      <w:pPr>
        <w:pStyle w:val="Instrbox"/>
      </w:pPr>
      <w:r w:rsidRPr="00FA7ACF">
        <w:t xml:space="preserve">Retain the following </w:t>
      </w:r>
      <w:r w:rsidR="00CE2951">
        <w:t>section</w:t>
      </w:r>
      <w:r w:rsidRPr="00FA7ACF">
        <w:t xml:space="preserve"> if a smaller chiller is staged on while a larger chiller is staged off during any stage change (e.g., for plants with swing chillers). Delete otherwise.</w:t>
      </w:r>
    </w:p>
    <w:p w14:paraId="548E6A56" w14:textId="77777777" w:rsidR="00FA44FD" w:rsidRPr="00FA7ACF" w:rsidRDefault="00FA44FD" w:rsidP="007C1423">
      <w:pPr>
        <w:pStyle w:val="Heading5"/>
      </w:pPr>
      <w:r w:rsidRPr="00FA7ACF">
        <w:t>For any stage change during which a smaller chiller is enabled and a larger chiller is disabled:</w:t>
      </w:r>
    </w:p>
    <w:p w14:paraId="76924ED0" w14:textId="1B7F7A23" w:rsidR="00FA44FD" w:rsidRPr="00FA7ACF" w:rsidRDefault="00FA44FD" w:rsidP="00FA44FD">
      <w:pPr>
        <w:pStyle w:val="Instrbox"/>
      </w:pPr>
      <w:r w:rsidRPr="00FA7ACF">
        <w:t xml:space="preserve">Retain the following </w:t>
      </w:r>
      <w:r w:rsidR="00CE2951">
        <w:t>section</w:t>
      </w:r>
      <w:r w:rsidRPr="00FA7ACF">
        <w:t xml:space="preserve"> for water-cooled plants. Delete otherwise.</w:t>
      </w:r>
    </w:p>
    <w:p w14:paraId="65E67F24" w14:textId="77777777" w:rsidR="00FA44FD" w:rsidRPr="00FA7ACF" w:rsidRDefault="00FA44FD" w:rsidP="007C1423">
      <w:pPr>
        <w:pStyle w:val="Heading6"/>
      </w:pPr>
      <w:r w:rsidRPr="00FA7ACF">
        <w:t>Enable head pressure control of the chiller being enabled. Wait 30 seconds.</w:t>
      </w:r>
    </w:p>
    <w:p w14:paraId="56A87266" w14:textId="77777777" w:rsidR="00FA44FD" w:rsidRPr="00FA7ACF" w:rsidRDefault="00FA44FD" w:rsidP="007C1423">
      <w:pPr>
        <w:pStyle w:val="Heading6"/>
      </w:pPr>
      <w:r w:rsidRPr="00FA7ACF">
        <w:t>Start the primary CHW pump of the chiller being enabled. Wait 30 seconds.</w:t>
      </w:r>
    </w:p>
    <w:p w14:paraId="1739A998" w14:textId="77777777" w:rsidR="00FA44FD" w:rsidRPr="00FA7ACF" w:rsidRDefault="00FA44FD" w:rsidP="007C1423">
      <w:pPr>
        <w:pStyle w:val="Heading6"/>
      </w:pPr>
      <w:r w:rsidRPr="00FA7ACF">
        <w:t>Start the smaller chiller.</w:t>
      </w:r>
    </w:p>
    <w:p w14:paraId="1A2BED56" w14:textId="7FC8EF56" w:rsidR="00FA44FD" w:rsidRPr="00FA7ACF" w:rsidRDefault="00FA44FD" w:rsidP="007C1423">
      <w:pPr>
        <w:pStyle w:val="Heading6"/>
      </w:pPr>
      <w:r w:rsidRPr="00FA7ACF">
        <w:lastRenderedPageBreak/>
        <w:t>Wait 5 minutes for the newly enabled chiller to prove that is operating correctly (not faulted as defined in</w:t>
      </w:r>
      <w:r w:rsidR="003D41C9">
        <w:t xml:space="preserve"> </w:t>
      </w:r>
      <w:r w:rsidR="00CE0564">
        <w:t xml:space="preserve">Section </w:t>
      </w:r>
      <w:r w:rsidR="003D41C9">
        <w:fldChar w:fldCharType="begin"/>
      </w:r>
      <w:r w:rsidR="003D41C9">
        <w:instrText xml:space="preserve"> REF _Ref75338726 \w \h </w:instrText>
      </w:r>
      <w:r w:rsidR="003D41C9">
        <w:fldChar w:fldCharType="separate"/>
      </w:r>
      <w:r w:rsidR="0037258A">
        <w:t>5.1.15.</w:t>
      </w:r>
      <w:proofErr w:type="gramStart"/>
      <w:r w:rsidR="0037258A">
        <w:t>5.b.1.ii</w:t>
      </w:r>
      <w:proofErr w:type="gramEnd"/>
      <w:r w:rsidR="003D41C9">
        <w:fldChar w:fldCharType="end"/>
      </w:r>
      <w:r w:rsidRPr="00FA7ACF">
        <w:t xml:space="preserve">), then shut off the larger chiller. </w:t>
      </w:r>
    </w:p>
    <w:p w14:paraId="223CA9CD" w14:textId="77777777" w:rsidR="00FA44FD" w:rsidRPr="00FA7ACF" w:rsidRDefault="00FA44FD" w:rsidP="007C1423">
      <w:pPr>
        <w:pStyle w:val="Heading5"/>
      </w:pPr>
      <w:r w:rsidRPr="00FA7ACF">
        <w:t>For any other stage change, shut off the last stage chiller.</w:t>
      </w:r>
    </w:p>
    <w:p w14:paraId="0C4AE1BC" w14:textId="77777777" w:rsidR="00FA44FD" w:rsidRPr="00FA7ACF" w:rsidRDefault="00FA44FD" w:rsidP="007C1423">
      <w:pPr>
        <w:pStyle w:val="Heading5"/>
      </w:pPr>
      <w:r w:rsidRPr="00FA7ACF">
        <w:t>When the controller of the chiller being shut off indicates no request for chilled water flow or 3 minutes has elapsed, shut off the chiller’s primary CHW pump.</w:t>
      </w:r>
    </w:p>
    <w:p w14:paraId="2FC2AEFB" w14:textId="047D4372" w:rsidR="00FA44FD" w:rsidRPr="00FA7ACF" w:rsidRDefault="00FA44FD" w:rsidP="00FA44FD">
      <w:pPr>
        <w:pStyle w:val="Instrbox"/>
      </w:pPr>
      <w:r w:rsidRPr="00FA7ACF">
        <w:t xml:space="preserve">Retain the following </w:t>
      </w:r>
      <w:r w:rsidR="00CE2951">
        <w:t>section</w:t>
      </w:r>
      <w:r w:rsidRPr="00FA7ACF">
        <w:t xml:space="preserve"> for water-cooled plants. Delete otherwise.</w:t>
      </w:r>
    </w:p>
    <w:p w14:paraId="5ABFAA2D" w14:textId="5A92AD01" w:rsidR="00FA44FD" w:rsidRPr="00FA7ACF" w:rsidRDefault="00FA44FD" w:rsidP="007C1423">
      <w:pPr>
        <w:pStyle w:val="Heading5"/>
      </w:pPr>
      <w:r w:rsidRPr="00FA7ACF">
        <w:t xml:space="preserve">When the controller of the chiller being shut off indicates no request for condenser water flow or 3 minutes has elapsed, disable the chiller's head pressure control loop. When the CW isolation/head pressure control valve is fully closed (as determined by end switch status, or nominal valve timing if end switches are not provided), shut off the last lag CW pump and/or change CW pump speed to that required of the new stage per </w:t>
      </w:r>
      <w:r w:rsidR="00CE0564">
        <w:t xml:space="preserve">Section </w:t>
      </w:r>
      <w:r w:rsidRPr="00FA7ACF">
        <w:fldChar w:fldCharType="begin"/>
      </w:r>
      <w:r w:rsidRPr="00FA7ACF">
        <w:instrText xml:space="preserve"> REF _Ref514749901 \w \h  \* MERGEFORMAT </w:instrText>
      </w:r>
      <w:r w:rsidRPr="00FA7ACF">
        <w:fldChar w:fldCharType="separate"/>
      </w:r>
      <w:r w:rsidR="0037258A">
        <w:t>5.20.9</w:t>
      </w:r>
      <w:r w:rsidRPr="00FA7ACF">
        <w:fldChar w:fldCharType="end"/>
      </w:r>
      <w:r w:rsidRPr="00FA7ACF">
        <w:t>.</w:t>
      </w:r>
    </w:p>
    <w:p w14:paraId="05F055C5" w14:textId="54911EC4" w:rsidR="00FA44FD" w:rsidRPr="00FA7ACF" w:rsidRDefault="00FA44FD" w:rsidP="00FA44FD">
      <w:pPr>
        <w:pStyle w:val="Instrbox"/>
        <w:jc w:val="both"/>
      </w:pPr>
      <w:r w:rsidRPr="00FA7ACF">
        <w:t xml:space="preserve">Retain </w:t>
      </w:r>
      <w:r w:rsidR="00CE2951">
        <w:t>Section</w:t>
      </w:r>
      <w:r w:rsidRPr="00FA7ACF">
        <w:t xml:space="preserve"> </w:t>
      </w:r>
      <w:r w:rsidRPr="00FA7ACF">
        <w:fldChar w:fldCharType="begin"/>
      </w:r>
      <w:r w:rsidRPr="00FA7ACF">
        <w:instrText xml:space="preserve"> REF _Ref516160134 \w \h  \* MERGEFORMAT </w:instrText>
      </w:r>
      <w:r w:rsidRPr="00FA7ACF">
        <w:fldChar w:fldCharType="separate"/>
      </w:r>
      <w:r w:rsidR="0037258A">
        <w:t>5.20.4.30</w:t>
      </w:r>
      <w:r w:rsidRPr="00FA7ACF">
        <w:fldChar w:fldCharType="end"/>
      </w:r>
      <w:r w:rsidRPr="00FA7ACF">
        <w:t xml:space="preserve"> and </w:t>
      </w:r>
      <w:r w:rsidRPr="00FA7ACF">
        <w:fldChar w:fldCharType="begin"/>
      </w:r>
      <w:r w:rsidRPr="00FA7ACF">
        <w:instrText xml:space="preserve"> REF _Ref3877413 \w \h  \* MERGEFORMAT </w:instrText>
      </w:r>
      <w:r w:rsidRPr="00FA7ACF">
        <w:fldChar w:fldCharType="separate"/>
      </w:r>
      <w:r w:rsidR="0037258A">
        <w:t>5.20.4.31</w:t>
      </w:r>
      <w:r w:rsidRPr="00FA7ACF">
        <w:fldChar w:fldCharType="end"/>
      </w:r>
      <w:r w:rsidRPr="00FA7ACF">
        <w:t xml:space="preserve"> for </w:t>
      </w:r>
      <w:bookmarkStart w:id="8272" w:name="OLE_LINK19"/>
      <w:bookmarkStart w:id="8273" w:name="OLE_LINK20"/>
      <w:r w:rsidRPr="00FA7ACF">
        <w:t>water-cooled primary-secondary parallel chiller plants with dedicated primary CHW pumps and dedicated CW pumps</w:t>
      </w:r>
      <w:bookmarkEnd w:id="8272"/>
      <w:bookmarkEnd w:id="8273"/>
      <w:r w:rsidRPr="00FA7ACF">
        <w:t>. Delete otherwise.</w:t>
      </w:r>
    </w:p>
    <w:p w14:paraId="70171CBD" w14:textId="77777777" w:rsidR="00FA44FD" w:rsidRPr="00FA7ACF" w:rsidRDefault="00FA44FD" w:rsidP="0087618D">
      <w:pPr>
        <w:pStyle w:val="Heading4"/>
      </w:pPr>
      <w:bookmarkStart w:id="8274" w:name="_Ref516160134"/>
      <w:r w:rsidRPr="00FA7ACF">
        <w:t>Whenever there is a stage-up command:</w:t>
      </w:r>
      <w:bookmarkEnd w:id="8274"/>
    </w:p>
    <w:p w14:paraId="41B66503" w14:textId="77777777" w:rsidR="00FA44FD" w:rsidRPr="00FA7ACF" w:rsidRDefault="00FA44FD" w:rsidP="007C1423">
      <w:pPr>
        <w:pStyle w:val="Heading5"/>
      </w:pPr>
      <w:r w:rsidRPr="00FA7ACF">
        <w:t>Start the CW pump of the chiller being enabled. Wait 30 seconds.</w:t>
      </w:r>
    </w:p>
    <w:p w14:paraId="0D4E02BA" w14:textId="77777777" w:rsidR="00FA44FD" w:rsidRPr="00FA7ACF" w:rsidRDefault="00FA44FD" w:rsidP="007C1423">
      <w:pPr>
        <w:pStyle w:val="Heading5"/>
      </w:pPr>
      <w:r w:rsidRPr="00FA7ACF">
        <w:t>Start the primary CHW pump of the chiller being enabled. Wait 30 seconds.</w:t>
      </w:r>
    </w:p>
    <w:p w14:paraId="04CB5CDC" w14:textId="77777777" w:rsidR="00FA44FD" w:rsidRPr="00FA7ACF" w:rsidRDefault="00FA44FD" w:rsidP="007C1423">
      <w:pPr>
        <w:pStyle w:val="Heading5"/>
      </w:pPr>
      <w:r w:rsidRPr="00FA7ACF">
        <w:t>Start the next stage chiller.</w:t>
      </w:r>
    </w:p>
    <w:p w14:paraId="08B61BBF" w14:textId="5E562170" w:rsidR="00FA44FD" w:rsidRPr="00FA7ACF" w:rsidRDefault="00FA44FD" w:rsidP="00FA44FD">
      <w:pPr>
        <w:pStyle w:val="Instrbox"/>
        <w:jc w:val="both"/>
      </w:pPr>
      <w:r w:rsidRPr="00FA7ACF">
        <w:t xml:space="preserve">Retain the following </w:t>
      </w:r>
      <w:r w:rsidR="00CE2951">
        <w:t>section</w:t>
      </w:r>
      <w:r w:rsidRPr="00FA7ACF">
        <w:t xml:space="preserve"> if a smaller chiller is staged off while a larger chiller is staged on during any stage change (e.g., for plants with swing chillers). Delete otherwise.</w:t>
      </w:r>
    </w:p>
    <w:p w14:paraId="4D532E3A" w14:textId="77777777" w:rsidR="00FA44FD" w:rsidRPr="00FA7ACF" w:rsidRDefault="00FA44FD" w:rsidP="007C1423">
      <w:pPr>
        <w:pStyle w:val="Heading5"/>
      </w:pPr>
      <w:r w:rsidRPr="00FA7ACF">
        <w:t>For any stage change during which a smaller chiller is disabled and a larger chiller is enabled:</w:t>
      </w:r>
    </w:p>
    <w:p w14:paraId="0B21379F" w14:textId="4803D575" w:rsidR="00FA44FD" w:rsidRPr="00FA7ACF" w:rsidRDefault="00FA44FD" w:rsidP="007C1423">
      <w:pPr>
        <w:pStyle w:val="Heading6"/>
      </w:pPr>
      <w:r w:rsidRPr="00FA7ACF">
        <w:t>Wait 5 minutes for the newly enabled chiller to prove that is operating correctly (not faulted as defined in</w:t>
      </w:r>
      <w:r w:rsidR="00B73803">
        <w:t xml:space="preserve"> </w:t>
      </w:r>
      <w:r w:rsidR="00CE0564">
        <w:t xml:space="preserve">Section </w:t>
      </w:r>
      <w:r w:rsidR="00B73803">
        <w:fldChar w:fldCharType="begin"/>
      </w:r>
      <w:r w:rsidR="00B73803">
        <w:instrText xml:space="preserve"> REF _Ref75338726 \w \h </w:instrText>
      </w:r>
      <w:r w:rsidR="00B73803">
        <w:fldChar w:fldCharType="separate"/>
      </w:r>
      <w:r w:rsidR="0037258A">
        <w:t>5.1.15.</w:t>
      </w:r>
      <w:proofErr w:type="gramStart"/>
      <w:r w:rsidR="0037258A">
        <w:t>5.b.1.ii</w:t>
      </w:r>
      <w:proofErr w:type="gramEnd"/>
      <w:r w:rsidR="00B73803">
        <w:fldChar w:fldCharType="end"/>
      </w:r>
      <w:r w:rsidRPr="00FA7ACF">
        <w:t>), then shut off the smaller chiller.</w:t>
      </w:r>
    </w:p>
    <w:p w14:paraId="145F8C5B" w14:textId="77777777" w:rsidR="00FA44FD" w:rsidRPr="00FA7ACF" w:rsidRDefault="00FA44FD" w:rsidP="007C1423">
      <w:pPr>
        <w:pStyle w:val="Heading6"/>
      </w:pPr>
      <w:r w:rsidRPr="00FA7ACF">
        <w:t>When the controller of the chiller being shut off indicates no request for chilled water flow or 3 minutes has elapsed, shut off the chiller’s primary CHW pump.</w:t>
      </w:r>
    </w:p>
    <w:p w14:paraId="30983E60" w14:textId="77777777" w:rsidR="00FA44FD" w:rsidRPr="00FA7ACF" w:rsidRDefault="00FA44FD" w:rsidP="007C1423">
      <w:pPr>
        <w:pStyle w:val="Heading6"/>
      </w:pPr>
      <w:bookmarkStart w:id="8275" w:name="_Ref516160141"/>
      <w:r w:rsidRPr="00FA7ACF">
        <w:t>When the controller of the smaller chiller being shut off indicates no request for condenser water flow or 3 minutes has elapsed, shut off the chiller’s CW pump.</w:t>
      </w:r>
    </w:p>
    <w:p w14:paraId="5B9DAF02" w14:textId="77777777" w:rsidR="00FA44FD" w:rsidRPr="00FA7ACF" w:rsidRDefault="00FA44FD" w:rsidP="0087618D">
      <w:pPr>
        <w:pStyle w:val="Heading4"/>
      </w:pPr>
      <w:bookmarkStart w:id="8276" w:name="_Ref3877413"/>
      <w:r w:rsidRPr="00FA7ACF">
        <w:t>Whenever there is a stage-down command:</w:t>
      </w:r>
      <w:bookmarkEnd w:id="8275"/>
      <w:bookmarkEnd w:id="8276"/>
    </w:p>
    <w:p w14:paraId="4B4FBA2A" w14:textId="294DB688" w:rsidR="00FA44FD" w:rsidRPr="00FA7ACF" w:rsidRDefault="00FA44FD" w:rsidP="00FA44FD">
      <w:pPr>
        <w:pStyle w:val="Instrbox"/>
        <w:jc w:val="both"/>
      </w:pPr>
      <w:r w:rsidRPr="00FA7ACF">
        <w:t xml:space="preserve">Retain the following </w:t>
      </w:r>
      <w:r w:rsidR="00CE2951">
        <w:t>section</w:t>
      </w:r>
      <w:r w:rsidRPr="00FA7ACF">
        <w:t xml:space="preserve"> if a smaller chiller is staged on while a larger chiller is staged off during any stage change (e.g., for plants with swing chillers). Delete otherwise.</w:t>
      </w:r>
    </w:p>
    <w:p w14:paraId="4CA5C050" w14:textId="77777777" w:rsidR="00FA44FD" w:rsidRPr="00FA7ACF" w:rsidRDefault="00FA44FD" w:rsidP="007C1423">
      <w:pPr>
        <w:pStyle w:val="Heading5"/>
      </w:pPr>
      <w:r w:rsidRPr="00FA7ACF">
        <w:t>For any stage change during which a smaller chiller is enabled and a larger chiller is disabled:</w:t>
      </w:r>
    </w:p>
    <w:p w14:paraId="0DCF9BDA" w14:textId="77777777" w:rsidR="00FA44FD" w:rsidRPr="00FA7ACF" w:rsidRDefault="00FA44FD" w:rsidP="007C1423">
      <w:pPr>
        <w:pStyle w:val="Heading6"/>
      </w:pPr>
      <w:r w:rsidRPr="00FA7ACF">
        <w:t>Enable the CW pump of the smaller chiller being enabled. Wait 30 seconds.</w:t>
      </w:r>
    </w:p>
    <w:p w14:paraId="709AA50D" w14:textId="77777777" w:rsidR="00FA44FD" w:rsidRPr="00FA7ACF" w:rsidRDefault="00FA44FD" w:rsidP="007C1423">
      <w:pPr>
        <w:pStyle w:val="Heading6"/>
      </w:pPr>
      <w:r w:rsidRPr="00FA7ACF">
        <w:t>Start the primary CHW pump of the chiller being enabled. Wait 30 seconds.</w:t>
      </w:r>
    </w:p>
    <w:p w14:paraId="77BAE007" w14:textId="77777777" w:rsidR="00FA44FD" w:rsidRPr="00FA7ACF" w:rsidRDefault="00FA44FD" w:rsidP="007C1423">
      <w:pPr>
        <w:pStyle w:val="Heading6"/>
      </w:pPr>
      <w:r w:rsidRPr="00FA7ACF">
        <w:t>Start the smaller chiller.</w:t>
      </w:r>
    </w:p>
    <w:p w14:paraId="57315391" w14:textId="5620B807" w:rsidR="00FA44FD" w:rsidRPr="00FA7ACF" w:rsidRDefault="00FA44FD" w:rsidP="007C1423">
      <w:pPr>
        <w:pStyle w:val="Heading6"/>
      </w:pPr>
      <w:r w:rsidRPr="00FA7ACF">
        <w:t xml:space="preserve">Wait 5 minutes for the newly enabled chiller to prove that is operating correctly (not faulted as defined in </w:t>
      </w:r>
      <w:r w:rsidR="00CE0564">
        <w:t xml:space="preserve">Section </w:t>
      </w:r>
      <w:r w:rsidR="00B73803">
        <w:fldChar w:fldCharType="begin"/>
      </w:r>
      <w:r w:rsidR="00B73803">
        <w:instrText xml:space="preserve"> REF _Ref75338726 \w \h </w:instrText>
      </w:r>
      <w:r w:rsidR="00B73803">
        <w:fldChar w:fldCharType="separate"/>
      </w:r>
      <w:r w:rsidR="0037258A">
        <w:t>5.1.15.</w:t>
      </w:r>
      <w:proofErr w:type="gramStart"/>
      <w:r w:rsidR="0037258A">
        <w:t>5.b.1.ii</w:t>
      </w:r>
      <w:proofErr w:type="gramEnd"/>
      <w:r w:rsidR="00B73803">
        <w:fldChar w:fldCharType="end"/>
      </w:r>
      <w:r w:rsidRPr="00FA7ACF">
        <w:t xml:space="preserve">), then shut off the larger chiller. </w:t>
      </w:r>
    </w:p>
    <w:p w14:paraId="1A5FD897" w14:textId="77777777" w:rsidR="00FA44FD" w:rsidRPr="00FA7ACF" w:rsidRDefault="00FA44FD" w:rsidP="007C1423">
      <w:pPr>
        <w:pStyle w:val="Heading5"/>
      </w:pPr>
      <w:r w:rsidRPr="00FA7ACF">
        <w:t>For any other stage change, shut off the last stage chiller.</w:t>
      </w:r>
    </w:p>
    <w:p w14:paraId="6A04D672" w14:textId="77777777" w:rsidR="00FA44FD" w:rsidRPr="00FA7ACF" w:rsidRDefault="00FA44FD" w:rsidP="007C1423">
      <w:pPr>
        <w:pStyle w:val="Heading5"/>
      </w:pPr>
      <w:r w:rsidRPr="00FA7ACF">
        <w:t>When the controller of the chiller being shut off indicates no request for chilled water flow or 3 minutes has elapsed, shut off the chiller’s primary CHW pump.</w:t>
      </w:r>
    </w:p>
    <w:p w14:paraId="56A3B917" w14:textId="77777777" w:rsidR="00FA44FD" w:rsidRPr="00FA7ACF" w:rsidRDefault="00FA44FD" w:rsidP="007C1423">
      <w:pPr>
        <w:pStyle w:val="Heading5"/>
      </w:pPr>
      <w:r w:rsidRPr="00FA7ACF">
        <w:lastRenderedPageBreak/>
        <w:t>When the controller of the chiller being shut off indicates no request for condenser water flow or 3 minutes has elapsed, shut off the chiller’s CW pump.</w:t>
      </w:r>
    </w:p>
    <w:p w14:paraId="620093DA" w14:textId="25604804" w:rsidR="00FA44FD" w:rsidRPr="00FA7ACF" w:rsidRDefault="00FA44FD" w:rsidP="00FA44FD">
      <w:pPr>
        <w:pStyle w:val="Instrbox"/>
        <w:jc w:val="both"/>
      </w:pPr>
      <w:r w:rsidRPr="00FA7ACF">
        <w:t xml:space="preserve">Retain </w:t>
      </w:r>
      <w:r w:rsidR="00CE2951">
        <w:t>Section</w:t>
      </w:r>
      <w:r w:rsidRPr="00FA7ACF">
        <w:t xml:space="preserve">s </w:t>
      </w:r>
      <w:r w:rsidRPr="00FA7ACF">
        <w:fldChar w:fldCharType="begin"/>
      </w:r>
      <w:r w:rsidRPr="00FA7ACF">
        <w:instrText xml:space="preserve"> REF _Ref515722734 \w \h  \* MERGEFORMAT </w:instrText>
      </w:r>
      <w:r w:rsidRPr="00FA7ACF">
        <w:fldChar w:fldCharType="separate"/>
      </w:r>
      <w:r w:rsidR="0037258A">
        <w:t>5.20.4.32</w:t>
      </w:r>
      <w:r w:rsidRPr="00FA7ACF">
        <w:fldChar w:fldCharType="end"/>
      </w:r>
      <w:r w:rsidRPr="00FA7ACF">
        <w:t xml:space="preserve"> and </w:t>
      </w:r>
      <w:r w:rsidRPr="00FA7ACF">
        <w:fldChar w:fldCharType="begin"/>
      </w:r>
      <w:r w:rsidRPr="00FA7ACF">
        <w:instrText xml:space="preserve"> REF _Ref515722742 \w \h  \* MERGEFORMAT </w:instrText>
      </w:r>
      <w:r w:rsidRPr="00FA7ACF">
        <w:fldChar w:fldCharType="separate"/>
      </w:r>
      <w:r w:rsidR="0037258A">
        <w:t>5.20.4.33</w:t>
      </w:r>
      <w:r w:rsidRPr="00FA7ACF">
        <w:fldChar w:fldCharType="end"/>
      </w:r>
      <w:r w:rsidRPr="00FA7ACF">
        <w:t xml:space="preserve"> for </w:t>
      </w:r>
      <w:bookmarkStart w:id="8277" w:name="OLE_LINK21"/>
      <w:bookmarkStart w:id="8278" w:name="OLE_LINK22"/>
      <w:r w:rsidRPr="00FA7ACF">
        <w:t>water-cooled primary-only series chiller plants with headered CW pumps or air-cooled primary-only series chiller plants</w:t>
      </w:r>
      <w:bookmarkEnd w:id="8277"/>
      <w:bookmarkEnd w:id="8278"/>
      <w:r w:rsidRPr="00FA7ACF">
        <w:t>. Delete otherwise.</w:t>
      </w:r>
    </w:p>
    <w:p w14:paraId="4B34ECA2" w14:textId="77777777" w:rsidR="00FA44FD" w:rsidRPr="00FA7ACF" w:rsidRDefault="00FA44FD" w:rsidP="0087618D">
      <w:pPr>
        <w:pStyle w:val="Heading4"/>
      </w:pPr>
      <w:bookmarkStart w:id="8279" w:name="_Ref515722734"/>
      <w:r w:rsidRPr="00FA7ACF">
        <w:t>Whenever there is a stage-up command:</w:t>
      </w:r>
      <w:bookmarkEnd w:id="8279"/>
    </w:p>
    <w:p w14:paraId="4866E5E8" w14:textId="77777777" w:rsidR="00FA44FD" w:rsidRPr="00FA7ACF" w:rsidRDefault="00FA44FD" w:rsidP="007C1423">
      <w:pPr>
        <w:pStyle w:val="Heading5"/>
      </w:pPr>
      <w:r w:rsidRPr="00FA7ACF">
        <w:t>If the chiller to be started is the upstream chiller, command the operating chiller to reduce demand to 75% of its current load. Wait until actual demand &lt;80% of current load up to a maximum of 5 minutes before proceeding.</w:t>
      </w:r>
    </w:p>
    <w:p w14:paraId="2E8ED411" w14:textId="77777777" w:rsidR="00FA44FD" w:rsidRPr="00FA7ACF" w:rsidRDefault="00FA44FD" w:rsidP="007C1423">
      <w:pPr>
        <w:pStyle w:val="Heading5"/>
      </w:pPr>
      <w:r w:rsidRPr="00FA7ACF">
        <w:t>If the chiller to be started is the downstream chiller, ramp the CHWST setpoint of the operating chiller from the current plant CHWST setpoint to the average of the current plant CHWST setpoint and the current CHW return temperature over 5 minutes.</w:t>
      </w:r>
    </w:p>
    <w:p w14:paraId="386A6166" w14:textId="79B7754D" w:rsidR="00FA44FD" w:rsidRPr="00FA7ACF" w:rsidRDefault="00FA44FD" w:rsidP="00FA44FD">
      <w:pPr>
        <w:pStyle w:val="Instrbox"/>
        <w:jc w:val="both"/>
      </w:pPr>
      <w:r w:rsidRPr="00FA7ACF">
        <w:t xml:space="preserve">Retain the following </w:t>
      </w:r>
      <w:r w:rsidR="00CE2951">
        <w:t>section</w:t>
      </w:r>
      <w:r w:rsidRPr="00FA7ACF">
        <w:t xml:space="preserve"> for water-cooled plants. Delete otherwise.</w:t>
      </w:r>
    </w:p>
    <w:p w14:paraId="64275BFF" w14:textId="4040CC2B" w:rsidR="00FA44FD" w:rsidRPr="00FA7ACF" w:rsidRDefault="00FA44FD" w:rsidP="007C1423">
      <w:pPr>
        <w:pStyle w:val="Heading5"/>
      </w:pPr>
      <w:r w:rsidRPr="00FA7ACF">
        <w:t xml:space="preserve">Start the next CW pump and/or change CW pump speed to that required of the new stage per </w:t>
      </w:r>
      <w:r w:rsidR="00CE0564">
        <w:t xml:space="preserve">Section </w:t>
      </w:r>
      <w:r w:rsidRPr="00FA7ACF">
        <w:fldChar w:fldCharType="begin"/>
      </w:r>
      <w:r w:rsidRPr="00FA7ACF">
        <w:instrText xml:space="preserve"> REF _Ref514749901 \w \h  \* MERGEFORMAT </w:instrText>
      </w:r>
      <w:r w:rsidRPr="00FA7ACF">
        <w:fldChar w:fldCharType="separate"/>
      </w:r>
      <w:r w:rsidR="0037258A">
        <w:t>5.20.9</w:t>
      </w:r>
      <w:r w:rsidRPr="00FA7ACF">
        <w:fldChar w:fldCharType="end"/>
      </w:r>
      <w:r w:rsidRPr="00FA7ACF">
        <w:t xml:space="preserve"> and after 10 seconds enable head pressure control for the chiller being enabled. Wait 30 seconds.</w:t>
      </w:r>
    </w:p>
    <w:p w14:paraId="55012C96" w14:textId="77777777" w:rsidR="00FA44FD" w:rsidRPr="00FA7ACF" w:rsidRDefault="00FA44FD" w:rsidP="007C1423">
      <w:pPr>
        <w:pStyle w:val="Heading5"/>
      </w:pPr>
      <w:r w:rsidRPr="00FA7ACF">
        <w:t>Slowly close CHW bypass valve of the chiller that is to be started. Determine valve timing in the field as that required to prevent nuisance trips.</w:t>
      </w:r>
    </w:p>
    <w:p w14:paraId="2918665D" w14:textId="77777777" w:rsidR="00FA44FD" w:rsidRPr="00FA7ACF" w:rsidRDefault="00FA44FD" w:rsidP="007C1423">
      <w:pPr>
        <w:pStyle w:val="Heading5"/>
      </w:pPr>
      <w:r w:rsidRPr="00FA7ACF">
        <w:t>Start the next stage chiller after the CHW bypass valve is fully shut (as determined by end switch status, or nominal valve timing if end switches are not provided).</w:t>
      </w:r>
    </w:p>
    <w:p w14:paraId="281BB888" w14:textId="77777777" w:rsidR="00FA44FD" w:rsidRPr="00FA7ACF" w:rsidRDefault="00FA44FD" w:rsidP="007C1423">
      <w:pPr>
        <w:pStyle w:val="Heading6"/>
      </w:pPr>
      <w:r w:rsidRPr="00FA7ACF">
        <w:t>If the newly enabled chiller is the upstream chiller, set its CHWST setpoint to the average of the current plant CHWST setpoint and current CHW return temperature.</w:t>
      </w:r>
    </w:p>
    <w:p w14:paraId="4A82FC77" w14:textId="77777777" w:rsidR="00FA44FD" w:rsidRPr="00FA7ACF" w:rsidRDefault="00FA44FD" w:rsidP="007C1423">
      <w:pPr>
        <w:pStyle w:val="Heading6"/>
      </w:pPr>
      <w:r w:rsidRPr="00FA7ACF">
        <w:t>If the newly enabled chiller is the downstream chiller, set its CHWST setpoint equal to the plant CHWST setpoint.</w:t>
      </w:r>
    </w:p>
    <w:p w14:paraId="1E1C50E0" w14:textId="77777777" w:rsidR="00FA44FD" w:rsidRPr="00FA7ACF" w:rsidRDefault="00FA44FD" w:rsidP="007C1423">
      <w:pPr>
        <w:pStyle w:val="Heading5"/>
      </w:pPr>
      <w:r w:rsidRPr="00FA7ACF">
        <w:t>Release the demand limit on the lead chiller (if enabled).</w:t>
      </w:r>
    </w:p>
    <w:p w14:paraId="3F576D94" w14:textId="77777777" w:rsidR="00FA44FD" w:rsidRPr="00FA7ACF" w:rsidRDefault="00FA44FD" w:rsidP="0087618D">
      <w:pPr>
        <w:pStyle w:val="Heading4"/>
      </w:pPr>
      <w:bookmarkStart w:id="8280" w:name="_Ref515722742"/>
      <w:r w:rsidRPr="00FA7ACF">
        <w:t>Whenever there is a stage-down command:</w:t>
      </w:r>
      <w:bookmarkEnd w:id="8280"/>
    </w:p>
    <w:p w14:paraId="18139631" w14:textId="77777777" w:rsidR="00FA44FD" w:rsidRPr="00FA7ACF" w:rsidRDefault="00FA44FD" w:rsidP="007C1423">
      <w:pPr>
        <w:pStyle w:val="Heading5"/>
      </w:pPr>
      <w:r w:rsidRPr="00FA7ACF">
        <w:t>Shut off the last stage chiller.</w:t>
      </w:r>
    </w:p>
    <w:p w14:paraId="42759DF5" w14:textId="77777777" w:rsidR="00FA44FD" w:rsidRPr="00FA7ACF" w:rsidRDefault="00FA44FD" w:rsidP="007C1423">
      <w:pPr>
        <w:pStyle w:val="Heading5"/>
      </w:pPr>
      <w:r w:rsidRPr="00FA7ACF">
        <w:t>If the disabled chiller is the downstream chiller, reset the upstream chiller’s CHWST setpoint to the current plant CHWST setpoint (do not ramp).</w:t>
      </w:r>
    </w:p>
    <w:p w14:paraId="353996C6" w14:textId="77777777" w:rsidR="00FA44FD" w:rsidRPr="00FA7ACF" w:rsidRDefault="00FA44FD" w:rsidP="007C1423">
      <w:pPr>
        <w:pStyle w:val="Heading5"/>
      </w:pPr>
      <w:r w:rsidRPr="00FA7ACF">
        <w:t>When the controller of the chiller being shut off indicates no request for chilled water flow or 3 minutes has elapsed, slowly open the chiller’s CHW bypass valve to avoid a sudden change in flow through the other operating chiller.</w:t>
      </w:r>
    </w:p>
    <w:p w14:paraId="7D59EA71" w14:textId="0E1BFF7D" w:rsidR="00FA44FD" w:rsidRPr="00FA7ACF" w:rsidRDefault="00FA44FD" w:rsidP="00FA44FD">
      <w:pPr>
        <w:pStyle w:val="Instrbox"/>
      </w:pPr>
      <w:r w:rsidRPr="00FA7ACF">
        <w:t xml:space="preserve">Retain the following </w:t>
      </w:r>
      <w:r w:rsidR="00CE2951">
        <w:t>section</w:t>
      </w:r>
      <w:r w:rsidRPr="00FA7ACF">
        <w:t xml:space="preserve"> for water-cooled plants. Delete otherwise.</w:t>
      </w:r>
    </w:p>
    <w:p w14:paraId="7D83D9F2" w14:textId="10E56F7B" w:rsidR="00FA44FD" w:rsidRPr="00FA7ACF" w:rsidRDefault="00FA44FD" w:rsidP="007C1423">
      <w:pPr>
        <w:pStyle w:val="Heading5"/>
      </w:pPr>
      <w:r w:rsidRPr="00FA7ACF">
        <w:t xml:space="preserve">When the controller of the chiller being shut off indicates no request for condenser water flow or 3 minutes has elapsed, disable the chiller's head pressure control loop. When the CW isolation/head pressure control valve is fully closed (as determined by end switch status, or nominal valve timing if end switches are not provided), shut off the last lag CW pump and/or change CW pump speed to that required of the new stage per </w:t>
      </w:r>
      <w:r w:rsidR="00CE0564">
        <w:t xml:space="preserve">Section </w:t>
      </w:r>
      <w:r w:rsidRPr="00FA7ACF">
        <w:fldChar w:fldCharType="begin"/>
      </w:r>
      <w:r w:rsidRPr="00FA7ACF">
        <w:instrText xml:space="preserve"> REF _Ref514749901 \w \h  \* MERGEFORMAT </w:instrText>
      </w:r>
      <w:r w:rsidRPr="00FA7ACF">
        <w:fldChar w:fldCharType="separate"/>
      </w:r>
      <w:r w:rsidR="0037258A">
        <w:t>5.20.9</w:t>
      </w:r>
      <w:r w:rsidRPr="00FA7ACF">
        <w:fldChar w:fldCharType="end"/>
      </w:r>
      <w:r w:rsidRPr="00FA7ACF">
        <w:t>.</w:t>
      </w:r>
    </w:p>
    <w:p w14:paraId="464D2481" w14:textId="63252344" w:rsidR="00FA44FD" w:rsidRPr="00FA7ACF" w:rsidRDefault="00FA44FD" w:rsidP="00FA44FD">
      <w:pPr>
        <w:pStyle w:val="Instrbox"/>
        <w:jc w:val="both"/>
      </w:pPr>
      <w:r w:rsidRPr="00FA7ACF">
        <w:t xml:space="preserve">Retain </w:t>
      </w:r>
      <w:r w:rsidR="00CE2951">
        <w:t>Section</w:t>
      </w:r>
      <w:r w:rsidRPr="00FA7ACF">
        <w:t xml:space="preserve">s </w:t>
      </w:r>
      <w:r w:rsidRPr="00FA7ACF">
        <w:fldChar w:fldCharType="begin"/>
      </w:r>
      <w:r w:rsidRPr="00FA7ACF">
        <w:instrText xml:space="preserve"> REF _Ref516161204 \w \h  \* MERGEFORMAT </w:instrText>
      </w:r>
      <w:r w:rsidRPr="00FA7ACF">
        <w:fldChar w:fldCharType="separate"/>
      </w:r>
      <w:r w:rsidR="0037258A">
        <w:t>5.20.4.34</w:t>
      </w:r>
      <w:r w:rsidRPr="00FA7ACF">
        <w:fldChar w:fldCharType="end"/>
      </w:r>
      <w:r w:rsidRPr="00FA7ACF">
        <w:t xml:space="preserve"> and </w:t>
      </w:r>
      <w:r w:rsidRPr="00FA7ACF">
        <w:fldChar w:fldCharType="begin"/>
      </w:r>
      <w:r w:rsidRPr="00FA7ACF">
        <w:instrText xml:space="preserve"> REF _Ref516161211 \w \h  \* MERGEFORMAT </w:instrText>
      </w:r>
      <w:r w:rsidRPr="00FA7ACF">
        <w:fldChar w:fldCharType="separate"/>
      </w:r>
      <w:r w:rsidR="0037258A">
        <w:t>5.20.4.35</w:t>
      </w:r>
      <w:r w:rsidRPr="00FA7ACF">
        <w:fldChar w:fldCharType="end"/>
      </w:r>
      <w:r w:rsidRPr="00FA7ACF">
        <w:t xml:space="preserve"> for </w:t>
      </w:r>
      <w:bookmarkStart w:id="8281" w:name="OLE_LINK23"/>
      <w:bookmarkStart w:id="8282" w:name="OLE_LINK24"/>
      <w:r w:rsidRPr="00FA7ACF">
        <w:t>water-cooled primary-only series chiller plants with dedicated CW pumps</w:t>
      </w:r>
      <w:bookmarkEnd w:id="8281"/>
      <w:bookmarkEnd w:id="8282"/>
      <w:r w:rsidRPr="00FA7ACF">
        <w:t>. Delete otherwise.</w:t>
      </w:r>
    </w:p>
    <w:p w14:paraId="187E51FE" w14:textId="77777777" w:rsidR="00FA44FD" w:rsidRPr="00FA7ACF" w:rsidRDefault="00FA44FD" w:rsidP="0087618D">
      <w:pPr>
        <w:pStyle w:val="Heading4"/>
      </w:pPr>
      <w:bookmarkStart w:id="8283" w:name="_Ref516161204"/>
      <w:r w:rsidRPr="00FA7ACF">
        <w:t>Whenever there is a stage-up command:</w:t>
      </w:r>
      <w:bookmarkEnd w:id="8283"/>
    </w:p>
    <w:p w14:paraId="411C2AAE" w14:textId="77777777" w:rsidR="00FA44FD" w:rsidRPr="00FA7ACF" w:rsidRDefault="00FA44FD" w:rsidP="007C1423">
      <w:pPr>
        <w:pStyle w:val="Heading5"/>
      </w:pPr>
      <w:r w:rsidRPr="00FA7ACF">
        <w:lastRenderedPageBreak/>
        <w:t>If the chiller to be started is the upstream chiller, command the operating chiller to reduce demand to 75% of its current load. Wait until actual demand &lt;80% of current load up to a maximum of 5 minutes before proceeding.</w:t>
      </w:r>
    </w:p>
    <w:p w14:paraId="709E31E5" w14:textId="77777777" w:rsidR="00FA44FD" w:rsidRPr="00FA7ACF" w:rsidRDefault="00FA44FD" w:rsidP="007C1423">
      <w:pPr>
        <w:pStyle w:val="Heading5"/>
      </w:pPr>
      <w:r w:rsidRPr="00FA7ACF">
        <w:t>If the chiller to be started is the downstream chiller, ramp the CHWST setpoint of the operating chiller from the current plant CHWST setpoint to the average of the current plant CHWST setpoint and the current CHW return temperature over 5 minutes.</w:t>
      </w:r>
    </w:p>
    <w:p w14:paraId="7FED127A" w14:textId="77777777" w:rsidR="00FA44FD" w:rsidRPr="00FA7ACF" w:rsidRDefault="00FA44FD" w:rsidP="007C1423">
      <w:pPr>
        <w:pStyle w:val="Heading5"/>
      </w:pPr>
      <w:r w:rsidRPr="00FA7ACF">
        <w:t>Start the CW pump of the chiller to be enabled. Wait 30 seconds.</w:t>
      </w:r>
    </w:p>
    <w:p w14:paraId="44EACEED" w14:textId="77777777" w:rsidR="00FA44FD" w:rsidRPr="00FA7ACF" w:rsidRDefault="00FA44FD" w:rsidP="007C1423">
      <w:pPr>
        <w:pStyle w:val="Heading5"/>
      </w:pPr>
      <w:r w:rsidRPr="00FA7ACF">
        <w:t>Slowly close CHW bypass valve of the chiller that is to be started. Determine valve timing in the field as that required to prevent nuisance trips.</w:t>
      </w:r>
    </w:p>
    <w:p w14:paraId="7F1136A1" w14:textId="77777777" w:rsidR="00FA44FD" w:rsidRPr="00FA7ACF" w:rsidRDefault="00FA44FD" w:rsidP="007C1423">
      <w:pPr>
        <w:pStyle w:val="Heading5"/>
      </w:pPr>
      <w:r w:rsidRPr="00FA7ACF">
        <w:t>Start the next stage chiller after the CHW bypass valve is fully shut (as determined by end switch status, or nominal valve timing if end switches are not provided).</w:t>
      </w:r>
    </w:p>
    <w:p w14:paraId="5269CB34" w14:textId="4CF27DB3" w:rsidR="00FA44FD" w:rsidRPr="00FA7ACF" w:rsidRDefault="00FA44FD" w:rsidP="007C1423">
      <w:pPr>
        <w:pStyle w:val="Heading6"/>
      </w:pPr>
      <w:r w:rsidRPr="00FA7ACF">
        <w:t xml:space="preserve">If the newly enabled chiller is the upstream chiller, set its CHWST setpoint to the average of the current plant CHWST setpoint and current CHW return temperature per </w:t>
      </w:r>
      <w:r w:rsidR="00CE0564">
        <w:t xml:space="preserve">Section </w:t>
      </w:r>
      <w:r w:rsidRPr="00FA7ACF">
        <w:fldChar w:fldCharType="begin"/>
      </w:r>
      <w:r w:rsidRPr="00FA7ACF">
        <w:instrText xml:space="preserve"> REF _Ref516161475 \w \h  \* MERGEFORMAT </w:instrText>
      </w:r>
      <w:r w:rsidRPr="00FA7ACF">
        <w:fldChar w:fldCharType="separate"/>
      </w:r>
      <w:r w:rsidR="0037258A">
        <w:t>5.20.5.7</w:t>
      </w:r>
      <w:r w:rsidRPr="00FA7ACF">
        <w:fldChar w:fldCharType="end"/>
      </w:r>
      <w:r w:rsidRPr="00FA7ACF">
        <w:t>.</w:t>
      </w:r>
    </w:p>
    <w:p w14:paraId="3FA56887" w14:textId="77777777" w:rsidR="00FA44FD" w:rsidRPr="00FA7ACF" w:rsidRDefault="00FA44FD" w:rsidP="007C1423">
      <w:pPr>
        <w:pStyle w:val="Heading6"/>
      </w:pPr>
      <w:r w:rsidRPr="00FA7ACF">
        <w:t>If the newly enabled chiller is the downstream chiller, set its CHWST setpoint equal to the plant CHWST setpoint.</w:t>
      </w:r>
    </w:p>
    <w:p w14:paraId="47A7C654" w14:textId="77777777" w:rsidR="00FA44FD" w:rsidRPr="00FA7ACF" w:rsidRDefault="00FA44FD" w:rsidP="007C1423">
      <w:pPr>
        <w:pStyle w:val="Heading5"/>
      </w:pPr>
      <w:r w:rsidRPr="00FA7ACF">
        <w:t>Release the demand limit on the lead chiller (if enabled).</w:t>
      </w:r>
    </w:p>
    <w:p w14:paraId="0A7062B4" w14:textId="77777777" w:rsidR="00FA44FD" w:rsidRPr="00FA7ACF" w:rsidRDefault="00FA44FD" w:rsidP="0087618D">
      <w:pPr>
        <w:pStyle w:val="Heading4"/>
      </w:pPr>
      <w:bookmarkStart w:id="8284" w:name="_Ref516161211"/>
      <w:r w:rsidRPr="00FA7ACF">
        <w:t>Whenever there is a stage-down command:</w:t>
      </w:r>
      <w:bookmarkEnd w:id="8284"/>
    </w:p>
    <w:p w14:paraId="1487533C" w14:textId="77777777" w:rsidR="00FA44FD" w:rsidRPr="00FA7ACF" w:rsidRDefault="00FA44FD" w:rsidP="007C1423">
      <w:pPr>
        <w:pStyle w:val="Heading5"/>
      </w:pPr>
      <w:r w:rsidRPr="00FA7ACF">
        <w:t>Shut of the last stage chiller.</w:t>
      </w:r>
    </w:p>
    <w:p w14:paraId="2690CEFC" w14:textId="77777777" w:rsidR="00FA44FD" w:rsidRPr="00FA7ACF" w:rsidRDefault="00FA44FD" w:rsidP="007C1423">
      <w:pPr>
        <w:pStyle w:val="Heading5"/>
      </w:pPr>
      <w:r w:rsidRPr="00FA7ACF">
        <w:t>If the disabled chiller is the downstream chiller, reset the upstream chiller’s CHWST setpoint to the current plant CHWST setpoint (do not ramp).</w:t>
      </w:r>
    </w:p>
    <w:p w14:paraId="1C615724" w14:textId="77777777" w:rsidR="00FA44FD" w:rsidRPr="00FA7ACF" w:rsidRDefault="00FA44FD" w:rsidP="007C1423">
      <w:pPr>
        <w:pStyle w:val="Heading5"/>
      </w:pPr>
      <w:r w:rsidRPr="00FA7ACF">
        <w:t>When the controller of the chiller being shut off indicates no request for chilled water flow or 3 minutes has elapsed, slowly open the chiller’s CHW bypass valve to avoid a sudden change in flow through the other operating chiller.</w:t>
      </w:r>
    </w:p>
    <w:p w14:paraId="5D58BF64" w14:textId="77777777" w:rsidR="00FA44FD" w:rsidRPr="00FA7ACF" w:rsidRDefault="00FA44FD" w:rsidP="007C1423">
      <w:pPr>
        <w:pStyle w:val="Heading5"/>
      </w:pPr>
      <w:r w:rsidRPr="00FA7ACF">
        <w:t>When the controller of the chiller being shut off indicates no request for condenser water flow or 3 minutes has elapsed, shut off the chiller’s CW pump.</w:t>
      </w:r>
    </w:p>
    <w:p w14:paraId="30B34BD3" w14:textId="77777777" w:rsidR="00FA44FD" w:rsidRPr="00FA7ACF" w:rsidRDefault="00FA44FD" w:rsidP="0087618D">
      <w:pPr>
        <w:pStyle w:val="Heading3"/>
      </w:pPr>
      <w:r w:rsidRPr="00FA7ACF">
        <w:t>Chilled Water Plant Reset</w:t>
      </w:r>
    </w:p>
    <w:p w14:paraId="6970B817" w14:textId="77777777" w:rsidR="00FA44FD" w:rsidRPr="00FA7ACF" w:rsidRDefault="00FA44FD" w:rsidP="0087618D">
      <w:pPr>
        <w:pStyle w:val="Heading4"/>
      </w:pPr>
      <w:proofErr w:type="spellStart"/>
      <w:r w:rsidRPr="00FA7ACF">
        <w:t>CHWSTmin</w:t>
      </w:r>
      <w:proofErr w:type="spellEnd"/>
      <w:r w:rsidRPr="00FA7ACF">
        <w:t xml:space="preserve"> in the following logic shall be the lowest </w:t>
      </w:r>
      <w:proofErr w:type="spellStart"/>
      <w:r w:rsidRPr="00FA7ACF">
        <w:t>CHWSTminX</w:t>
      </w:r>
      <w:proofErr w:type="spellEnd"/>
      <w:r w:rsidRPr="00FA7ACF">
        <w:t xml:space="preserve"> of chillers in the plant.</w:t>
      </w:r>
    </w:p>
    <w:p w14:paraId="24532D6A" w14:textId="22C6E523" w:rsidR="00FA44FD" w:rsidRPr="00FA7ACF" w:rsidRDefault="00FA44FD" w:rsidP="00FA44FD">
      <w:pPr>
        <w:pStyle w:val="Instrbox"/>
        <w:jc w:val="both"/>
      </w:pPr>
      <w:r w:rsidRPr="00FA7ACF">
        <w:t xml:space="preserve">Retain the following </w:t>
      </w:r>
      <w:r w:rsidR="00CE2951">
        <w:t>section</w:t>
      </w:r>
      <w:r w:rsidRPr="00FA7ACF">
        <w:t xml:space="preserve"> for primary-only and primary-secondary systems serving differential </w:t>
      </w:r>
      <w:proofErr w:type="gramStart"/>
      <w:r w:rsidRPr="00FA7ACF">
        <w:t>pressure controlled</w:t>
      </w:r>
      <w:proofErr w:type="gramEnd"/>
      <w:r w:rsidRPr="00FA7ACF">
        <w:t xml:space="preserve"> pumps. Delete otherwise.</w:t>
      </w:r>
    </w:p>
    <w:p w14:paraId="2601F3EE" w14:textId="77777777" w:rsidR="00FA44FD" w:rsidRPr="00FA7ACF" w:rsidRDefault="00FA44FD" w:rsidP="0087618D">
      <w:pPr>
        <w:pStyle w:val="Heading4"/>
      </w:pPr>
      <w:r w:rsidRPr="00FA7ACF">
        <w:t xml:space="preserve">Differential Pressure Controlled Loops: Chilled water supply temperature setpoint </w:t>
      </w:r>
      <w:proofErr w:type="spellStart"/>
      <w:r w:rsidRPr="00FA7ACF">
        <w:t>CHWSTsp</w:t>
      </w:r>
      <w:proofErr w:type="spellEnd"/>
      <w:r w:rsidRPr="00FA7ACF">
        <w:t xml:space="preserve"> and pump differential pressure setpoint CHW-</w:t>
      </w:r>
      <w:proofErr w:type="spellStart"/>
      <w:r w:rsidRPr="00FA7ACF">
        <w:t>DPsp</w:t>
      </w:r>
      <w:proofErr w:type="spellEnd"/>
      <w:r w:rsidRPr="00FA7ACF">
        <w:t xml:space="preserve"> shall be reset based on the current value of the logic variable called “CHW Plant Reset” as shown below and described subsequently.</w:t>
      </w:r>
    </w:p>
    <w:p w14:paraId="33F7C2AF" w14:textId="77777777" w:rsidR="00FA44FD" w:rsidRPr="00FA7ACF" w:rsidRDefault="00FA44FD" w:rsidP="00FA44FD">
      <w:r w:rsidRPr="00FA7ACF">
        <w:rPr>
          <w:noProof/>
        </w:rPr>
        <w:lastRenderedPageBreak/>
        <mc:AlternateContent>
          <mc:Choice Requires="wpc">
            <w:drawing>
              <wp:inline distT="0" distB="0" distL="0" distR="0" wp14:anchorId="307400D4" wp14:editId="6D50988F">
                <wp:extent cx="6211570" cy="3566160"/>
                <wp:effectExtent l="0" t="0" r="0" b="0"/>
                <wp:docPr id="583" name="Canvas 58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320" name="Line 1967"/>
                        <wps:cNvCnPr>
                          <a:cxnSpLocks noChangeShapeType="1"/>
                        </wps:cNvCnPr>
                        <wps:spPr bwMode="auto">
                          <a:xfrm>
                            <a:off x="803996" y="245174"/>
                            <a:ext cx="0" cy="278936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21" name="Line 1968"/>
                        <wps:cNvCnPr>
                          <a:cxnSpLocks noChangeShapeType="1"/>
                        </wps:cNvCnPr>
                        <wps:spPr bwMode="auto">
                          <a:xfrm>
                            <a:off x="809774" y="3028760"/>
                            <a:ext cx="4402992" cy="82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22" name="Line 1969"/>
                        <wps:cNvCnPr>
                          <a:cxnSpLocks noChangeShapeType="1"/>
                        </wps:cNvCnPr>
                        <wps:spPr bwMode="auto">
                          <a:xfrm>
                            <a:off x="2903135" y="228664"/>
                            <a:ext cx="2300551" cy="2786888"/>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2323" name="Line 1970"/>
                        <wps:cNvCnPr>
                          <a:cxnSpLocks noChangeShapeType="1"/>
                        </wps:cNvCnPr>
                        <wps:spPr bwMode="auto">
                          <a:xfrm flipV="1">
                            <a:off x="846094" y="245174"/>
                            <a:ext cx="2057041" cy="2785238"/>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2324" name="Text Box 1971"/>
                        <wps:cNvSpPr txBox="1">
                          <a:spLocks noChangeArrowheads="1"/>
                        </wps:cNvSpPr>
                        <wps:spPr bwMode="auto">
                          <a:xfrm>
                            <a:off x="5303565" y="113919"/>
                            <a:ext cx="908005" cy="49282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9A16509" w14:textId="77777777" w:rsidR="00D878EF" w:rsidRDefault="00D878EF" w:rsidP="00FA44FD">
                              <w:r>
                                <w:t xml:space="preserve">CHWSTmax  </w:t>
                              </w:r>
                            </w:p>
                          </w:txbxContent>
                        </wps:txbx>
                        <wps:bodyPr rot="0" vert="horz" wrap="square" lIns="91440" tIns="45720" rIns="91440" bIns="45720" anchor="t" anchorCtr="0" upright="1">
                          <a:noAutofit/>
                        </wps:bodyPr>
                      </wps:wsp>
                      <wps:wsp>
                        <wps:cNvPr id="2325" name="Text Box 1972"/>
                        <wps:cNvSpPr txBox="1">
                          <a:spLocks noChangeArrowheads="1"/>
                        </wps:cNvSpPr>
                        <wps:spPr bwMode="auto">
                          <a:xfrm>
                            <a:off x="5303565" y="2843848"/>
                            <a:ext cx="859954" cy="51428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FADD6C5" w14:textId="77777777" w:rsidR="00D878EF" w:rsidRDefault="00D878EF" w:rsidP="00FA44FD">
                              <w:r>
                                <w:t xml:space="preserve">CHWSTmin  </w:t>
                              </w:r>
                            </w:p>
                          </w:txbxContent>
                        </wps:txbx>
                        <wps:bodyPr rot="0" vert="horz" wrap="square" lIns="91440" tIns="45720" rIns="91440" bIns="45720" anchor="t" anchorCtr="0" upright="1">
                          <a:noAutofit/>
                        </wps:bodyPr>
                      </wps:wsp>
                      <wps:wsp>
                        <wps:cNvPr id="2326" name="Text Box 1973"/>
                        <wps:cNvSpPr txBox="1">
                          <a:spLocks noChangeArrowheads="1"/>
                        </wps:cNvSpPr>
                        <wps:spPr bwMode="auto">
                          <a:xfrm>
                            <a:off x="160139" y="113919"/>
                            <a:ext cx="644683" cy="60297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B152EDD" w14:textId="77777777" w:rsidR="00D878EF" w:rsidRDefault="00D878EF" w:rsidP="00FA44FD">
                              <w:r>
                                <w:t xml:space="preserve">CHW- DPmax </w:t>
                              </w:r>
                            </w:p>
                          </w:txbxContent>
                        </wps:txbx>
                        <wps:bodyPr rot="0" vert="horz" wrap="square" lIns="91440" tIns="45720" rIns="91440" bIns="45720" anchor="t" anchorCtr="0" upright="1">
                          <a:noAutofit/>
                        </wps:bodyPr>
                      </wps:wsp>
                      <wps:wsp>
                        <wps:cNvPr id="2327" name="Line 1974"/>
                        <wps:cNvCnPr>
                          <a:cxnSpLocks noChangeShapeType="1"/>
                        </wps:cNvCnPr>
                        <wps:spPr bwMode="auto">
                          <a:xfrm flipV="1">
                            <a:off x="5212766" y="204724"/>
                            <a:ext cx="0" cy="282981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28" name="Text Box 1975"/>
                        <wps:cNvSpPr txBox="1">
                          <a:spLocks noChangeArrowheads="1"/>
                        </wps:cNvSpPr>
                        <wps:spPr bwMode="auto">
                          <a:xfrm>
                            <a:off x="201914" y="2852616"/>
                            <a:ext cx="564936" cy="39408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6B3B252" w14:textId="77777777" w:rsidR="00D878EF" w:rsidRDefault="00D878EF" w:rsidP="00FA44FD">
                              <w:r>
                                <w:t xml:space="preserve">CHW-DPmin </w:t>
                              </w:r>
                            </w:p>
                          </w:txbxContent>
                        </wps:txbx>
                        <wps:bodyPr rot="0" vert="horz" wrap="square" lIns="91440" tIns="45720" rIns="91440" bIns="45720" anchor="t" anchorCtr="0" upright="1">
                          <a:noAutofit/>
                        </wps:bodyPr>
                      </wps:wsp>
                      <wps:wsp>
                        <wps:cNvPr id="2329" name="Text Box 1976"/>
                        <wps:cNvSpPr txBox="1">
                          <a:spLocks noChangeArrowheads="1"/>
                        </wps:cNvSpPr>
                        <wps:spPr bwMode="auto">
                          <a:xfrm>
                            <a:off x="5268897" y="1333183"/>
                            <a:ext cx="687606" cy="54070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6CCCC0E" w14:textId="77777777" w:rsidR="00D878EF" w:rsidRDefault="00D878EF" w:rsidP="00FA44FD">
                              <w:r>
                                <w:t>CHWST setpoint</w:t>
                              </w:r>
                            </w:p>
                          </w:txbxContent>
                        </wps:txbx>
                        <wps:bodyPr rot="0" vert="horz" wrap="square" lIns="91440" tIns="45720" rIns="91440" bIns="45720" anchor="t" anchorCtr="0" upright="1">
                          <a:noAutofit/>
                        </wps:bodyPr>
                      </wps:wsp>
                      <wps:wsp>
                        <wps:cNvPr id="2330" name="Text Box 1977"/>
                        <wps:cNvSpPr txBox="1">
                          <a:spLocks noChangeArrowheads="1"/>
                        </wps:cNvSpPr>
                        <wps:spPr bwMode="auto">
                          <a:xfrm>
                            <a:off x="3463621" y="1751711"/>
                            <a:ext cx="688432" cy="54152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9BD0DE0" w14:textId="77777777" w:rsidR="00D878EF" w:rsidRDefault="00D878EF" w:rsidP="00FA44FD">
                              <w:pPr>
                                <w:jc w:val="right"/>
                              </w:pPr>
                              <w:r>
                                <w:t>CHWST setpoint</w:t>
                              </w:r>
                            </w:p>
                          </w:txbxContent>
                        </wps:txbx>
                        <wps:bodyPr rot="0" vert="horz" wrap="square" lIns="91440" tIns="45720" rIns="91440" bIns="45720" anchor="t" anchorCtr="0" upright="1">
                          <a:noAutofit/>
                        </wps:bodyPr>
                      </wps:wsp>
                      <wps:wsp>
                        <wps:cNvPr id="2331" name="Text Box 1978"/>
                        <wps:cNvSpPr txBox="1">
                          <a:spLocks noChangeArrowheads="1"/>
                        </wps:cNvSpPr>
                        <wps:spPr bwMode="auto">
                          <a:xfrm>
                            <a:off x="1762352" y="1783906"/>
                            <a:ext cx="688432" cy="54070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4CA2D95" w14:textId="77777777" w:rsidR="00D878EF" w:rsidRDefault="00D878EF" w:rsidP="00FA44FD">
                              <w:r>
                                <w:t>DP setpoint</w:t>
                              </w:r>
                            </w:p>
                          </w:txbxContent>
                        </wps:txbx>
                        <wps:bodyPr rot="0" vert="horz" wrap="square" lIns="91440" tIns="45720" rIns="91440" bIns="45720" anchor="t" anchorCtr="0" upright="1">
                          <a:noAutofit/>
                        </wps:bodyPr>
                      </wps:wsp>
                      <wps:wsp>
                        <wps:cNvPr id="2332" name="Text Box 1979"/>
                        <wps:cNvSpPr txBox="1">
                          <a:spLocks noChangeArrowheads="1"/>
                        </wps:cNvSpPr>
                        <wps:spPr bwMode="auto">
                          <a:xfrm>
                            <a:off x="78418" y="1358773"/>
                            <a:ext cx="688432" cy="54152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B43737C" w14:textId="77777777" w:rsidR="00D878EF" w:rsidRDefault="00D878EF" w:rsidP="00FA44FD">
                              <w:pPr>
                                <w:jc w:val="right"/>
                              </w:pPr>
                              <w:r>
                                <w:t>DP setpoint</w:t>
                              </w:r>
                            </w:p>
                          </w:txbxContent>
                        </wps:txbx>
                        <wps:bodyPr rot="0" vert="horz" wrap="square" lIns="91440" tIns="45720" rIns="91440" bIns="45720" anchor="t" anchorCtr="0" upright="1">
                          <a:noAutofit/>
                        </wps:bodyPr>
                      </wps:wsp>
                      <wps:wsp>
                        <wps:cNvPr id="2333" name="Text Box 1980"/>
                        <wps:cNvSpPr txBox="1">
                          <a:spLocks noChangeArrowheads="1"/>
                        </wps:cNvSpPr>
                        <wps:spPr bwMode="auto">
                          <a:xfrm>
                            <a:off x="1071444" y="3233484"/>
                            <a:ext cx="2055390" cy="26828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5B24B63" w14:textId="77777777" w:rsidR="00D878EF" w:rsidRDefault="00D878EF" w:rsidP="00FA44FD">
                              <w:pPr>
                                <w:jc w:val="right"/>
                              </w:pPr>
                              <w:r>
                                <w:t xml:space="preserve">CHW Plant Reset </w:t>
                              </w:r>
                            </w:p>
                          </w:txbxContent>
                        </wps:txbx>
                        <wps:bodyPr rot="0" vert="horz" wrap="square" lIns="91440" tIns="45720" rIns="91440" bIns="45720" anchor="t" anchorCtr="0" upright="1">
                          <a:noAutofit/>
                        </wps:bodyPr>
                      </wps:wsp>
                      <wps:wsp>
                        <wps:cNvPr id="2334" name="Line 1981"/>
                        <wps:cNvCnPr>
                          <a:cxnSpLocks noChangeShapeType="1"/>
                        </wps:cNvCnPr>
                        <wps:spPr bwMode="auto">
                          <a:xfrm>
                            <a:off x="3244049" y="3366389"/>
                            <a:ext cx="588551"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335" name="Text Box 1982"/>
                        <wps:cNvSpPr txBox="1">
                          <a:spLocks noChangeArrowheads="1"/>
                        </wps:cNvSpPr>
                        <wps:spPr bwMode="auto">
                          <a:xfrm>
                            <a:off x="711545" y="3060954"/>
                            <a:ext cx="529944" cy="28644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403122D" w14:textId="77777777" w:rsidR="00D878EF" w:rsidRDefault="00D878EF" w:rsidP="00FA44FD">
                              <w:r>
                                <w:t xml:space="preserve">0 </w:t>
                              </w:r>
                            </w:p>
                          </w:txbxContent>
                        </wps:txbx>
                        <wps:bodyPr rot="0" vert="horz" wrap="square" lIns="91440" tIns="45720" rIns="91440" bIns="45720" anchor="t" anchorCtr="0" upright="1">
                          <a:noAutofit/>
                        </wps:bodyPr>
                      </wps:wsp>
                      <wps:wsp>
                        <wps:cNvPr id="2336" name="Text Box 1983"/>
                        <wps:cNvSpPr txBox="1">
                          <a:spLocks noChangeArrowheads="1"/>
                        </wps:cNvSpPr>
                        <wps:spPr bwMode="auto">
                          <a:xfrm>
                            <a:off x="4870201" y="3072511"/>
                            <a:ext cx="530769" cy="28562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4DCE978" w14:textId="77777777" w:rsidR="00D878EF" w:rsidRDefault="00D878EF" w:rsidP="00FA44FD">
                              <w:r>
                                <w:t xml:space="preserve">100% </w:t>
                              </w:r>
                            </w:p>
                          </w:txbxContent>
                        </wps:txbx>
                        <wps:bodyPr rot="0" vert="horz" wrap="square" lIns="91440" tIns="45720" rIns="91440" bIns="45720" anchor="t" anchorCtr="0" upright="1">
                          <a:noAutofit/>
                        </wps:bodyPr>
                      </wps:wsp>
                      <wps:wsp>
                        <wps:cNvPr id="2337" name="Text Box 1984"/>
                        <wps:cNvSpPr txBox="1">
                          <a:spLocks noChangeArrowheads="1"/>
                        </wps:cNvSpPr>
                        <wps:spPr bwMode="auto">
                          <a:xfrm>
                            <a:off x="2681798" y="3056459"/>
                            <a:ext cx="530769" cy="30993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9F55F03" w14:textId="77777777" w:rsidR="00D878EF" w:rsidRDefault="00D878EF" w:rsidP="00FA44FD">
                              <w:r>
                                <w:t xml:space="preserve">50% </w:t>
                              </w:r>
                            </w:p>
                          </w:txbxContent>
                        </wps:txbx>
                        <wps:bodyPr rot="0" vert="horz" wrap="square" lIns="91440" tIns="45720" rIns="91440" bIns="45720" anchor="t" anchorCtr="0" upright="1">
                          <a:noAutofit/>
                        </wps:bodyPr>
                      </wps:wsp>
                    </wpc:wpc>
                  </a:graphicData>
                </a:graphic>
              </wp:inline>
            </w:drawing>
          </mc:Choice>
          <mc:Fallback>
            <w:pict>
              <v:group w14:anchorId="307400D4" id="Canvas 583" o:spid="_x0000_s2021" editas="canvas" style="width:489.1pt;height:280.8pt;mso-position-horizontal-relative:char;mso-position-vertical-relative:line" coordsize="62115,356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">
                <v:shape id="_x0000_s2022" type="#_x0000_t75" style="position:absolute;width:62115;height:35661;visibility:visible;mso-wrap-style:square">
                  <v:fill o:detectmouseclick="t"/>
                  <v:path o:connecttype="none"/>
                </v:shape>
                <v:line id="Line 1967" o:spid="_x0000_s2023" style="position:absolute;visibility:visible;mso-wrap-style:square" from="8039,2451" to="8039,303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"/>
                <v:line id="Line 1968" o:spid="_x0000_s2024" style="position:absolute;visibility:visible;mso-wrap-style:square" from="8097,30287" to="52127,30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"/>
                <v:line id="Line 1969" o:spid="_x0000_s2025" style="position:absolute;visibility:visible;mso-wrap-style:square" from="29031,2286" to="52036,301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" strokeweight=".5pt"/>
                <v:line id="Line 1970" o:spid="_x0000_s2026" style="position:absolute;flip:y;visibility:visible;mso-wrap-style:square" from="8460,2451" to="29031,303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">
                  <v:stroke dashstyle="dash"/>
                </v:line>
                <v:shape id="Text Box 1971" o:spid="_x0000_s2027" type="#_x0000_t202" style="position:absolute;left:53035;top:1139;width:9080;height:49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" stroked="f">
                  <v:textbox>
                    <w:txbxContent>
                      <w:p w14:paraId="49A16509" w14:textId="77777777" w:rsidR="00D878EF" w:rsidRDefault="00D878EF" w:rsidP="00FA44FD">
                        <w:r>
                          <w:t xml:space="preserve">CHWSTmax  </w:t>
                        </w:r>
                      </w:p>
                    </w:txbxContent>
                  </v:textbox>
                </v:shape>
                <v:shape id="Text Box 1972" o:spid="_x0000_s2028" type="#_x0000_t202" style="position:absolute;left:53035;top:28438;width:8600;height:5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" stroked="f">
                  <v:textbox>
                    <w:txbxContent>
                      <w:p w14:paraId="4FADD6C5" w14:textId="77777777" w:rsidR="00D878EF" w:rsidRDefault="00D878EF" w:rsidP="00FA44FD">
                        <w:r>
                          <w:t xml:space="preserve">CHWSTmin  </w:t>
                        </w:r>
                      </w:p>
                    </w:txbxContent>
                  </v:textbox>
                </v:shape>
                <v:shape id="Text Box 1973" o:spid="_x0000_s2029" type="#_x0000_t202" style="position:absolute;left:1601;top:1139;width:6447;height:60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" stroked="f">
                  <v:textbox>
                    <w:txbxContent>
                      <w:p w14:paraId="5B152EDD" w14:textId="77777777" w:rsidR="00D878EF" w:rsidRDefault="00D878EF" w:rsidP="00FA44FD">
                        <w:r>
                          <w:t xml:space="preserve">CHW- DPmax </w:t>
                        </w:r>
                      </w:p>
                    </w:txbxContent>
                  </v:textbox>
                </v:shape>
                <v:line id="Line 1974" o:spid="_x0000_s2030" style="position:absolute;flip:y;visibility:visible;mso-wrap-style:square" from="52127,2047" to="52127,303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"/>
                <v:shape id="Text Box 1975" o:spid="_x0000_s2031" type="#_x0000_t202" style="position:absolute;left:2019;top:28526;width:5649;height:39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" stroked="f">
                  <v:textbox>
                    <w:txbxContent>
                      <w:p w14:paraId="56B3B252" w14:textId="77777777" w:rsidR="00D878EF" w:rsidRDefault="00D878EF" w:rsidP="00FA44FD">
                        <w:r>
                          <w:t xml:space="preserve">CHW-DPmin </w:t>
                        </w:r>
                      </w:p>
                    </w:txbxContent>
                  </v:textbox>
                </v:shape>
                <v:shape id="Text Box 1976" o:spid="_x0000_s2032" type="#_x0000_t202" style="position:absolute;left:52688;top:13331;width:6877;height:54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" stroked="f">
                  <v:textbox>
                    <w:txbxContent>
                      <w:p w14:paraId="46CCCC0E" w14:textId="77777777" w:rsidR="00D878EF" w:rsidRDefault="00D878EF" w:rsidP="00FA44FD">
                        <w:r>
                          <w:t>CHWST setpoint</w:t>
                        </w:r>
                      </w:p>
                    </w:txbxContent>
                  </v:textbox>
                </v:shape>
                <v:shape id="Text Box 1977" o:spid="_x0000_s2033" type="#_x0000_t202" style="position:absolute;left:34636;top:17517;width:6884;height:5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" stroked="f">
                  <v:textbox>
                    <w:txbxContent>
                      <w:p w14:paraId="39BD0DE0" w14:textId="77777777" w:rsidR="00D878EF" w:rsidRDefault="00D878EF" w:rsidP="00FA44FD">
                        <w:pPr>
                          <w:jc w:val="right"/>
                        </w:pPr>
                        <w:r>
                          <w:t>CHWST setpoint</w:t>
                        </w:r>
                      </w:p>
                    </w:txbxContent>
                  </v:textbox>
                </v:shape>
                <v:shape id="Text Box 1978" o:spid="_x0000_s2034" type="#_x0000_t202" style="position:absolute;left:17623;top:17839;width:6884;height:54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" stroked="f">
                  <v:textbox>
                    <w:txbxContent>
                      <w:p w14:paraId="24CA2D95" w14:textId="77777777" w:rsidR="00D878EF" w:rsidRDefault="00D878EF" w:rsidP="00FA44FD">
                        <w:r>
                          <w:t>DP setpoint</w:t>
                        </w:r>
                      </w:p>
                    </w:txbxContent>
                  </v:textbox>
                </v:shape>
                <v:shape id="Text Box 1979" o:spid="_x0000_s2035" type="#_x0000_t202" style="position:absolute;left:784;top:13587;width:6884;height:5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" stroked="f">
                  <v:textbox>
                    <w:txbxContent>
                      <w:p w14:paraId="7B43737C" w14:textId="77777777" w:rsidR="00D878EF" w:rsidRDefault="00D878EF" w:rsidP="00FA44FD">
                        <w:pPr>
                          <w:jc w:val="right"/>
                        </w:pPr>
                        <w:r>
                          <w:t>DP setpoint</w:t>
                        </w:r>
                      </w:p>
                    </w:txbxContent>
                  </v:textbox>
                </v:shape>
                <v:shape id="Text Box 1980" o:spid="_x0000_s2036" type="#_x0000_t202" style="position:absolute;left:10714;top:32334;width:20554;height:2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" stroked="f">
                  <v:textbox>
                    <w:txbxContent>
                      <w:p w14:paraId="65B24B63" w14:textId="77777777" w:rsidR="00D878EF" w:rsidRDefault="00D878EF" w:rsidP="00FA44FD">
                        <w:pPr>
                          <w:jc w:val="right"/>
                        </w:pPr>
                        <w:r>
                          <w:t xml:space="preserve">CHW Plant Reset </w:t>
                        </w:r>
                      </w:p>
                    </w:txbxContent>
                  </v:textbox>
                </v:shape>
                <v:line id="Line 1981" o:spid="_x0000_s2037" style="position:absolute;visibility:visible;mso-wrap-style:square" from="32440,33663" to="38326,336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">
                  <v:stroke endarrow="block"/>
                </v:line>
                <v:shape id="Text Box 1982" o:spid="_x0000_s2038" type="#_x0000_t202" style="position:absolute;left:7115;top:30609;width:5299;height:2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" stroked="f">
                  <v:textbox>
                    <w:txbxContent>
                      <w:p w14:paraId="0403122D" w14:textId="77777777" w:rsidR="00D878EF" w:rsidRDefault="00D878EF" w:rsidP="00FA44FD">
                        <w:r>
                          <w:t xml:space="preserve">0 </w:t>
                        </w:r>
                      </w:p>
                    </w:txbxContent>
                  </v:textbox>
                </v:shape>
                <v:shape id="Text Box 1983" o:spid="_x0000_s2039" type="#_x0000_t202" style="position:absolute;left:48702;top:30725;width:5307;height:28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" stroked="f">
                  <v:textbox>
                    <w:txbxContent>
                      <w:p w14:paraId="04DCE978" w14:textId="77777777" w:rsidR="00D878EF" w:rsidRDefault="00D878EF" w:rsidP="00FA44FD">
                        <w:r>
                          <w:t xml:space="preserve">100% </w:t>
                        </w:r>
                      </w:p>
                    </w:txbxContent>
                  </v:textbox>
                </v:shape>
                <v:shape id="Text Box 1984" o:spid="_x0000_s2040" type="#_x0000_t202" style="position:absolute;left:26817;top:30564;width:5308;height:30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" stroked="f">
                  <v:fill opacity="0"/>
                  <v:textbox>
                    <w:txbxContent>
                      <w:p w14:paraId="29F55F03" w14:textId="77777777" w:rsidR="00D878EF" w:rsidRDefault="00D878EF" w:rsidP="00FA44FD">
                        <w:r>
                          <w:t xml:space="preserve">50% </w:t>
                        </w:r>
                      </w:p>
                    </w:txbxContent>
                  </v:textbox>
                </v:shape>
                <w10:anchorlock/>
              </v:group>
            </w:pict>
          </mc:Fallback>
        </mc:AlternateContent>
      </w:r>
    </w:p>
    <w:p w14:paraId="42F48984" w14:textId="77777777" w:rsidR="00FA44FD" w:rsidRPr="00FA7ACF" w:rsidRDefault="00FA44FD" w:rsidP="00FA44FD">
      <w:pPr>
        <w:pStyle w:val="Infobox"/>
      </w:pPr>
      <w:r w:rsidRPr="00FA7ACF">
        <w:t>The recommended logic first resets differential pressure setpoint to maximum before resetting chilled water supply temperature setpoint down towards design. Parametric plant analysis performed in a variety of climate zones during the development of ASHRAE’s “Fundamentals of Design and Control of Central Chilled-Water Plants” Self-Directed Learning Course showed that the pump energy penalty incurred with this approach is more than offset by chiller energy savings resulting from keeping the chilled water supply temperature setpoint as high as possible.</w:t>
      </w:r>
    </w:p>
    <w:p w14:paraId="220754CA" w14:textId="6134D616" w:rsidR="00FA44FD" w:rsidRPr="00FA7ACF" w:rsidRDefault="00FA44FD" w:rsidP="00FA44FD">
      <w:pPr>
        <w:pStyle w:val="Infobox"/>
      </w:pPr>
      <w:r w:rsidRPr="00FA7ACF">
        <w:t>Engineers may nonetheless adjust the CHW Plant Reset loop mapping based on unique project constraints. For plants with very low design CHW delta-Ts (&lt;</w:t>
      </w:r>
      <w:ins w:id="8285" w:author="Titus Ellison" w:date="2022-10-21T10:24:00Z">
        <w:r w:rsidR="00B821D8" w:rsidRPr="0085445A">
          <w:rPr>
            <w:rStyle w:val="Toggle"/>
            <w:rPrChange w:id="8286" w:author="Titus Ellison" w:date="2022-10-21T10:25:00Z">
              <w:rPr/>
            </w:rPrChange>
          </w:rPr>
          <w:t>[</w:t>
        </w:r>
        <w:r w:rsidR="0085445A" w:rsidRPr="0085445A">
          <w:rPr>
            <w:rStyle w:val="Toggle"/>
            <w:rPrChange w:id="8287" w:author="Titus Ellison" w:date="2022-10-21T10:25:00Z">
              <w:rPr/>
            </w:rPrChange>
          </w:rPr>
          <w:t>UNITS [7°C] [</w:t>
        </w:r>
      </w:ins>
      <w:r w:rsidRPr="0085445A">
        <w:rPr>
          <w:rStyle w:val="Toggle"/>
          <w:rPrChange w:id="8288" w:author="Titus Ellison" w:date="2022-10-21T10:25:00Z">
            <w:rPr/>
          </w:rPrChange>
        </w:rPr>
        <w:t>12°F</w:t>
      </w:r>
      <w:ins w:id="8289" w:author="Titus Ellison" w:date="2022-10-21T10:24:00Z">
        <w:r w:rsidR="0085445A" w:rsidRPr="0085445A">
          <w:rPr>
            <w:rStyle w:val="Toggle"/>
            <w:rPrChange w:id="8290" w:author="Titus Ellison" w:date="2022-10-21T10:25:00Z">
              <w:rPr/>
            </w:rPrChange>
          </w:rPr>
          <w:t>]]</w:t>
        </w:r>
      </w:ins>
      <w:del w:id="8291" w:author="Titus Ellison" w:date="2022-10-21T10:24:00Z">
        <w:r w:rsidRPr="00FA7ACF" w:rsidDel="0085445A">
          <w:delText>)</w:delText>
        </w:r>
      </w:del>
      <w:r w:rsidRPr="00FA7ACF">
        <w:t xml:space="preserve"> and high pump heads (&gt;</w:t>
      </w:r>
      <w:ins w:id="8292" w:author="Titus Ellison" w:date="2022-10-21T10:25:00Z">
        <w:r w:rsidR="0085445A" w:rsidRPr="008572F5">
          <w:rPr>
            <w:rStyle w:val="Toggle"/>
            <w:rPrChange w:id="8293" w:author="Titus Ellison" w:date="2022-10-21T10:25:00Z">
              <w:rPr/>
            </w:rPrChange>
          </w:rPr>
          <w:t>[UNITS [</w:t>
        </w:r>
        <w:r w:rsidR="008572F5" w:rsidRPr="008572F5">
          <w:rPr>
            <w:rStyle w:val="Toggle"/>
            <w:rPrChange w:id="8294" w:author="Titus Ellison" w:date="2022-10-21T10:25:00Z">
              <w:rPr/>
            </w:rPrChange>
          </w:rPr>
          <w:t>37 m] [</w:t>
        </w:r>
      </w:ins>
      <w:r w:rsidRPr="008572F5">
        <w:rPr>
          <w:rStyle w:val="Toggle"/>
          <w:rPrChange w:id="8295" w:author="Titus Ellison" w:date="2022-10-21T10:25:00Z">
            <w:rPr/>
          </w:rPrChange>
        </w:rPr>
        <w:t>120 ft</w:t>
      </w:r>
      <w:ins w:id="8296" w:author="Titus Ellison" w:date="2022-10-21T10:25:00Z">
        <w:r w:rsidR="008572F5" w:rsidRPr="008572F5">
          <w:rPr>
            <w:rStyle w:val="Toggle"/>
            <w:rPrChange w:id="8297" w:author="Titus Ellison" w:date="2022-10-21T10:25:00Z">
              <w:rPr/>
            </w:rPrChange>
          </w:rPr>
          <w:t>]]</w:t>
        </w:r>
      </w:ins>
      <w:r w:rsidRPr="00FA7ACF">
        <w:t>) it may be advisable to overlap the resets—e.g., reset DP setpoint from 0% to 75% loop output and CHWST setpoint from 25% to 100% loop output—instead of fully resetting CHWST setpoint up before beginning to lower resetting pump DP setpoint down.</w:t>
      </w:r>
    </w:p>
    <w:p w14:paraId="0E4C8421" w14:textId="77777777" w:rsidR="00FA44FD" w:rsidRPr="00FA7ACF" w:rsidRDefault="00FA44FD" w:rsidP="007C1423">
      <w:pPr>
        <w:pStyle w:val="Heading5"/>
      </w:pPr>
      <w:bookmarkStart w:id="8298" w:name="_Ref509929477"/>
      <w:r w:rsidRPr="00FA7ACF">
        <w:t>From 0% loop output to 50% loop output, reset DP setpoint from CHW-</w:t>
      </w:r>
      <w:proofErr w:type="spellStart"/>
      <w:r w:rsidRPr="00FA7ACF">
        <w:t>DPmin</w:t>
      </w:r>
      <w:proofErr w:type="spellEnd"/>
      <w:r w:rsidRPr="00FA7ACF">
        <w:t xml:space="preserve"> to CHWP-</w:t>
      </w:r>
      <w:proofErr w:type="spellStart"/>
      <w:r w:rsidRPr="00FA7ACF">
        <w:t>DPmax</w:t>
      </w:r>
      <w:proofErr w:type="spellEnd"/>
      <w:r w:rsidRPr="00FA7ACF">
        <w:t>.</w:t>
      </w:r>
    </w:p>
    <w:p w14:paraId="2875A90D" w14:textId="77777777" w:rsidR="00FA44FD" w:rsidRPr="00FA7ACF" w:rsidRDefault="00FA44FD" w:rsidP="007C1423">
      <w:pPr>
        <w:pStyle w:val="Heading5"/>
      </w:pPr>
      <w:r w:rsidRPr="00FA7ACF">
        <w:t xml:space="preserve">From 50% loop output to 100% loop output, reset CHWST setpoint from </w:t>
      </w:r>
      <w:proofErr w:type="spellStart"/>
      <w:r w:rsidRPr="00FA7ACF">
        <w:t>CHWSTmax</w:t>
      </w:r>
      <w:proofErr w:type="spellEnd"/>
      <w:r w:rsidRPr="00FA7ACF">
        <w:t xml:space="preserve"> to </w:t>
      </w:r>
      <w:proofErr w:type="spellStart"/>
      <w:r w:rsidRPr="00FA7ACF">
        <w:t>CHWSTmin</w:t>
      </w:r>
      <w:proofErr w:type="spellEnd"/>
      <w:r w:rsidRPr="00FA7ACF">
        <w:t>.</w:t>
      </w:r>
    </w:p>
    <w:p w14:paraId="44E32101" w14:textId="77777777" w:rsidR="00FA44FD" w:rsidRPr="00FA7ACF" w:rsidRDefault="00FA44FD" w:rsidP="007C1423">
      <w:pPr>
        <w:pStyle w:val="Heading5"/>
      </w:pPr>
      <w:r w:rsidRPr="00FA7ACF">
        <w:t>CHW Plant Reset variable shall be reset using Trim &amp; Respond logic with the following parameters:</w:t>
      </w:r>
      <w:bookmarkEnd w:id="8298"/>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60"/>
        <w:gridCol w:w="1539"/>
      </w:tblGrid>
      <w:tr w:rsidR="00FA44FD" w:rsidRPr="00FA7ACF" w14:paraId="6E247699" w14:textId="77777777" w:rsidTr="001F323E">
        <w:trPr>
          <w:jc w:val="center"/>
        </w:trPr>
        <w:tc>
          <w:tcPr>
            <w:tcW w:w="1260" w:type="dxa"/>
          </w:tcPr>
          <w:p w14:paraId="5875EF90" w14:textId="77777777" w:rsidR="00FA44FD" w:rsidRPr="00FA7ACF" w:rsidRDefault="00FA44FD" w:rsidP="001F323E">
            <w:pPr>
              <w:jc w:val="center"/>
            </w:pPr>
            <w:r w:rsidRPr="00FA7ACF">
              <w:t>Variable</w:t>
            </w:r>
          </w:p>
        </w:tc>
        <w:tc>
          <w:tcPr>
            <w:tcW w:w="1539" w:type="dxa"/>
          </w:tcPr>
          <w:p w14:paraId="3F745D1A" w14:textId="77777777" w:rsidR="00FA44FD" w:rsidRPr="00FA7ACF" w:rsidRDefault="00FA44FD" w:rsidP="001F323E">
            <w:r w:rsidRPr="00FA7ACF">
              <w:t>Value</w:t>
            </w:r>
          </w:p>
        </w:tc>
      </w:tr>
      <w:tr w:rsidR="00FA44FD" w:rsidRPr="00FA7ACF" w14:paraId="3D33BCEA" w14:textId="77777777" w:rsidTr="001F323E">
        <w:trPr>
          <w:jc w:val="center"/>
        </w:trPr>
        <w:tc>
          <w:tcPr>
            <w:tcW w:w="1260" w:type="dxa"/>
          </w:tcPr>
          <w:p w14:paraId="07E6C8B7" w14:textId="77777777" w:rsidR="00FA44FD" w:rsidRPr="00FA7ACF" w:rsidRDefault="00FA44FD" w:rsidP="001F323E">
            <w:pPr>
              <w:jc w:val="center"/>
            </w:pPr>
            <w:r w:rsidRPr="00FA7ACF">
              <w:t>Device</w:t>
            </w:r>
          </w:p>
        </w:tc>
        <w:tc>
          <w:tcPr>
            <w:tcW w:w="1539" w:type="dxa"/>
          </w:tcPr>
          <w:p w14:paraId="3BAED525" w14:textId="77777777" w:rsidR="00FA44FD" w:rsidRPr="00FA7ACF" w:rsidRDefault="00FA44FD" w:rsidP="001F323E">
            <w:r w:rsidRPr="00FA7ACF">
              <w:t>Any CHW Pump Distribution Loop</w:t>
            </w:r>
          </w:p>
        </w:tc>
      </w:tr>
      <w:tr w:rsidR="00FA44FD" w:rsidRPr="00FA7ACF" w14:paraId="2C2D31AA" w14:textId="77777777" w:rsidTr="001F323E">
        <w:trPr>
          <w:jc w:val="center"/>
        </w:trPr>
        <w:tc>
          <w:tcPr>
            <w:tcW w:w="1260" w:type="dxa"/>
          </w:tcPr>
          <w:p w14:paraId="04E339FF" w14:textId="77777777" w:rsidR="00FA44FD" w:rsidRPr="00FA7ACF" w:rsidRDefault="00FA44FD" w:rsidP="001F323E">
            <w:pPr>
              <w:jc w:val="center"/>
            </w:pPr>
            <w:r w:rsidRPr="00FA7ACF">
              <w:t>SP</w:t>
            </w:r>
            <w:r w:rsidRPr="00FA7ACF">
              <w:rPr>
                <w:vertAlign w:val="subscript"/>
              </w:rPr>
              <w:t>0</w:t>
            </w:r>
          </w:p>
        </w:tc>
        <w:tc>
          <w:tcPr>
            <w:tcW w:w="1539" w:type="dxa"/>
          </w:tcPr>
          <w:p w14:paraId="1C34AF13" w14:textId="77777777" w:rsidR="00FA44FD" w:rsidRPr="00FA7ACF" w:rsidRDefault="00FA44FD" w:rsidP="001F323E">
            <w:r w:rsidRPr="00FA7ACF">
              <w:t>100%</w:t>
            </w:r>
          </w:p>
        </w:tc>
      </w:tr>
      <w:tr w:rsidR="00FA44FD" w:rsidRPr="00FA7ACF" w14:paraId="014211F9" w14:textId="77777777" w:rsidTr="001F323E">
        <w:trPr>
          <w:jc w:val="center"/>
        </w:trPr>
        <w:tc>
          <w:tcPr>
            <w:tcW w:w="1260" w:type="dxa"/>
          </w:tcPr>
          <w:p w14:paraId="5CD6FE5A" w14:textId="77777777" w:rsidR="00FA44FD" w:rsidRPr="00FA7ACF" w:rsidRDefault="00FA44FD" w:rsidP="001F323E">
            <w:pPr>
              <w:jc w:val="center"/>
            </w:pPr>
            <w:proofErr w:type="spellStart"/>
            <w:r w:rsidRPr="00FA7ACF">
              <w:t>SP</w:t>
            </w:r>
            <w:r w:rsidRPr="00FA7ACF">
              <w:rPr>
                <w:vertAlign w:val="subscript"/>
              </w:rPr>
              <w:t>min</w:t>
            </w:r>
            <w:proofErr w:type="spellEnd"/>
          </w:p>
        </w:tc>
        <w:tc>
          <w:tcPr>
            <w:tcW w:w="1539" w:type="dxa"/>
          </w:tcPr>
          <w:p w14:paraId="3EE8BA5B" w14:textId="77777777" w:rsidR="00FA44FD" w:rsidRPr="00FA7ACF" w:rsidRDefault="00FA44FD" w:rsidP="001F323E">
            <w:r w:rsidRPr="00FA7ACF">
              <w:t>0%</w:t>
            </w:r>
          </w:p>
        </w:tc>
      </w:tr>
      <w:tr w:rsidR="00FA44FD" w:rsidRPr="00FA7ACF" w14:paraId="0EE619E0" w14:textId="77777777" w:rsidTr="001F323E">
        <w:trPr>
          <w:jc w:val="center"/>
        </w:trPr>
        <w:tc>
          <w:tcPr>
            <w:tcW w:w="1260" w:type="dxa"/>
          </w:tcPr>
          <w:p w14:paraId="5EB839EC" w14:textId="77777777" w:rsidR="00FA44FD" w:rsidRPr="00FA7ACF" w:rsidRDefault="00FA44FD" w:rsidP="001F323E">
            <w:pPr>
              <w:jc w:val="center"/>
            </w:pPr>
            <w:proofErr w:type="spellStart"/>
            <w:r w:rsidRPr="00FA7ACF">
              <w:t>SP</w:t>
            </w:r>
            <w:r w:rsidRPr="00FA7ACF">
              <w:rPr>
                <w:vertAlign w:val="subscript"/>
              </w:rPr>
              <w:t>max</w:t>
            </w:r>
            <w:proofErr w:type="spellEnd"/>
          </w:p>
        </w:tc>
        <w:tc>
          <w:tcPr>
            <w:tcW w:w="1539" w:type="dxa"/>
          </w:tcPr>
          <w:p w14:paraId="5C9302FA" w14:textId="77777777" w:rsidR="00FA44FD" w:rsidRPr="00FA7ACF" w:rsidRDefault="00FA44FD" w:rsidP="001F323E">
            <w:r w:rsidRPr="00FA7ACF">
              <w:t>100%</w:t>
            </w:r>
          </w:p>
        </w:tc>
      </w:tr>
      <w:tr w:rsidR="00FA44FD" w:rsidRPr="00FA7ACF" w14:paraId="2BCE1210" w14:textId="77777777" w:rsidTr="001F323E">
        <w:trPr>
          <w:jc w:val="center"/>
        </w:trPr>
        <w:tc>
          <w:tcPr>
            <w:tcW w:w="1260" w:type="dxa"/>
          </w:tcPr>
          <w:p w14:paraId="2C7B4CD1" w14:textId="77777777" w:rsidR="00FA44FD" w:rsidRPr="00FA7ACF" w:rsidRDefault="00FA44FD" w:rsidP="001F323E">
            <w:pPr>
              <w:jc w:val="center"/>
            </w:pPr>
            <w:r w:rsidRPr="00FA7ACF">
              <w:t>T</w:t>
            </w:r>
            <w:r w:rsidRPr="00FA7ACF">
              <w:rPr>
                <w:vertAlign w:val="subscript"/>
              </w:rPr>
              <w:t>d</w:t>
            </w:r>
          </w:p>
        </w:tc>
        <w:tc>
          <w:tcPr>
            <w:tcW w:w="1539" w:type="dxa"/>
          </w:tcPr>
          <w:p w14:paraId="113EA85F" w14:textId="77777777" w:rsidR="00FA44FD" w:rsidRPr="00FA7ACF" w:rsidRDefault="00FA44FD" w:rsidP="001F323E">
            <w:r w:rsidRPr="00FA7ACF">
              <w:t>15 minutes</w:t>
            </w:r>
          </w:p>
        </w:tc>
      </w:tr>
      <w:tr w:rsidR="00FA44FD" w:rsidRPr="00FA7ACF" w14:paraId="5834C21A" w14:textId="77777777" w:rsidTr="001F323E">
        <w:trPr>
          <w:jc w:val="center"/>
        </w:trPr>
        <w:tc>
          <w:tcPr>
            <w:tcW w:w="1260" w:type="dxa"/>
          </w:tcPr>
          <w:p w14:paraId="1B97C994" w14:textId="77777777" w:rsidR="00FA44FD" w:rsidRPr="00FA7ACF" w:rsidRDefault="00FA44FD" w:rsidP="001F323E">
            <w:pPr>
              <w:jc w:val="center"/>
            </w:pPr>
            <w:r w:rsidRPr="00FA7ACF">
              <w:t>T</w:t>
            </w:r>
          </w:p>
        </w:tc>
        <w:tc>
          <w:tcPr>
            <w:tcW w:w="1539" w:type="dxa"/>
          </w:tcPr>
          <w:p w14:paraId="291CFD79" w14:textId="77777777" w:rsidR="00FA44FD" w:rsidRPr="00FA7ACF" w:rsidRDefault="00FA44FD" w:rsidP="001F323E">
            <w:r w:rsidRPr="00FA7ACF">
              <w:t>5 minutes</w:t>
            </w:r>
          </w:p>
        </w:tc>
      </w:tr>
      <w:tr w:rsidR="00FA44FD" w:rsidRPr="00FA7ACF" w14:paraId="0F1405DB" w14:textId="77777777" w:rsidTr="001F323E">
        <w:trPr>
          <w:jc w:val="center"/>
        </w:trPr>
        <w:tc>
          <w:tcPr>
            <w:tcW w:w="1260" w:type="dxa"/>
          </w:tcPr>
          <w:p w14:paraId="7B0753A8" w14:textId="77777777" w:rsidR="00FA44FD" w:rsidRPr="00FA7ACF" w:rsidRDefault="00FA44FD" w:rsidP="001F323E">
            <w:pPr>
              <w:jc w:val="center"/>
            </w:pPr>
            <w:r w:rsidRPr="00FA7ACF">
              <w:t>I</w:t>
            </w:r>
          </w:p>
        </w:tc>
        <w:tc>
          <w:tcPr>
            <w:tcW w:w="1539" w:type="dxa"/>
          </w:tcPr>
          <w:p w14:paraId="632149AB" w14:textId="77777777" w:rsidR="00FA44FD" w:rsidRPr="00FA7ACF" w:rsidRDefault="00FA44FD" w:rsidP="001F323E">
            <w:r w:rsidRPr="00FA7ACF">
              <w:t>2</w:t>
            </w:r>
          </w:p>
        </w:tc>
      </w:tr>
      <w:tr w:rsidR="00FA44FD" w:rsidRPr="00FA7ACF" w14:paraId="1CF03910" w14:textId="77777777" w:rsidTr="001F323E">
        <w:trPr>
          <w:jc w:val="center"/>
        </w:trPr>
        <w:tc>
          <w:tcPr>
            <w:tcW w:w="1260" w:type="dxa"/>
          </w:tcPr>
          <w:p w14:paraId="0E316925" w14:textId="77777777" w:rsidR="00FA44FD" w:rsidRPr="00FA7ACF" w:rsidRDefault="00FA44FD" w:rsidP="001F323E">
            <w:pPr>
              <w:jc w:val="center"/>
            </w:pPr>
            <w:r w:rsidRPr="00FA7ACF">
              <w:lastRenderedPageBreak/>
              <w:t>R</w:t>
            </w:r>
          </w:p>
        </w:tc>
        <w:tc>
          <w:tcPr>
            <w:tcW w:w="1539" w:type="dxa"/>
          </w:tcPr>
          <w:p w14:paraId="189B67F7" w14:textId="77777777" w:rsidR="00FA44FD" w:rsidRPr="00FA7ACF" w:rsidRDefault="00FA44FD" w:rsidP="001F323E">
            <w:r w:rsidRPr="00FA7ACF">
              <w:t>Cooling CHWST Reset Requests</w:t>
            </w:r>
          </w:p>
        </w:tc>
      </w:tr>
      <w:tr w:rsidR="00FA44FD" w:rsidRPr="00FA7ACF" w14:paraId="1D31DC7B" w14:textId="77777777" w:rsidTr="001F323E">
        <w:trPr>
          <w:jc w:val="center"/>
        </w:trPr>
        <w:tc>
          <w:tcPr>
            <w:tcW w:w="1260" w:type="dxa"/>
          </w:tcPr>
          <w:p w14:paraId="46C9D57B" w14:textId="77777777" w:rsidR="00FA44FD" w:rsidRPr="00FA7ACF" w:rsidRDefault="00FA44FD" w:rsidP="001F323E">
            <w:pPr>
              <w:jc w:val="center"/>
            </w:pPr>
            <w:proofErr w:type="spellStart"/>
            <w:r w:rsidRPr="00FA7ACF">
              <w:t>SP</w:t>
            </w:r>
            <w:r w:rsidRPr="00FA7ACF">
              <w:rPr>
                <w:vertAlign w:val="subscript"/>
              </w:rPr>
              <w:t>trim</w:t>
            </w:r>
            <w:proofErr w:type="spellEnd"/>
          </w:p>
        </w:tc>
        <w:tc>
          <w:tcPr>
            <w:tcW w:w="1539" w:type="dxa"/>
          </w:tcPr>
          <w:p w14:paraId="480FB224" w14:textId="77777777" w:rsidR="00FA44FD" w:rsidRPr="00FA7ACF" w:rsidRDefault="00FA44FD" w:rsidP="001F323E">
            <w:r w:rsidRPr="00FA7ACF">
              <w:t>-2%</w:t>
            </w:r>
          </w:p>
        </w:tc>
      </w:tr>
      <w:tr w:rsidR="00FA44FD" w:rsidRPr="00FA7ACF" w14:paraId="40535E88" w14:textId="77777777" w:rsidTr="001F323E">
        <w:trPr>
          <w:jc w:val="center"/>
        </w:trPr>
        <w:tc>
          <w:tcPr>
            <w:tcW w:w="1260" w:type="dxa"/>
          </w:tcPr>
          <w:p w14:paraId="1CE42683" w14:textId="77777777" w:rsidR="00FA44FD" w:rsidRPr="00FA7ACF" w:rsidRDefault="00FA44FD" w:rsidP="001F323E">
            <w:pPr>
              <w:jc w:val="center"/>
            </w:pPr>
            <w:proofErr w:type="spellStart"/>
            <w:r w:rsidRPr="00FA7ACF">
              <w:t>SP</w:t>
            </w:r>
            <w:r w:rsidRPr="00FA7ACF">
              <w:rPr>
                <w:vertAlign w:val="subscript"/>
              </w:rPr>
              <w:t>res</w:t>
            </w:r>
            <w:proofErr w:type="spellEnd"/>
          </w:p>
        </w:tc>
        <w:tc>
          <w:tcPr>
            <w:tcW w:w="1539" w:type="dxa"/>
          </w:tcPr>
          <w:p w14:paraId="77A64288" w14:textId="77777777" w:rsidR="00FA44FD" w:rsidRPr="00FA7ACF" w:rsidRDefault="00FA44FD" w:rsidP="001F323E">
            <w:r w:rsidRPr="00FA7ACF">
              <w:t>+3%</w:t>
            </w:r>
          </w:p>
        </w:tc>
      </w:tr>
      <w:tr w:rsidR="00FA44FD" w:rsidRPr="00FA7ACF" w14:paraId="6620F156" w14:textId="77777777" w:rsidTr="001F323E">
        <w:trPr>
          <w:jc w:val="center"/>
        </w:trPr>
        <w:tc>
          <w:tcPr>
            <w:tcW w:w="1260" w:type="dxa"/>
          </w:tcPr>
          <w:p w14:paraId="595E5C73" w14:textId="77777777" w:rsidR="00FA44FD" w:rsidRPr="00FA7ACF" w:rsidRDefault="00FA44FD" w:rsidP="001F323E">
            <w:pPr>
              <w:jc w:val="center"/>
            </w:pPr>
            <w:proofErr w:type="spellStart"/>
            <w:r w:rsidRPr="00FA7ACF">
              <w:t>SP</w:t>
            </w:r>
            <w:r w:rsidRPr="00FA7ACF">
              <w:rPr>
                <w:vertAlign w:val="subscript"/>
              </w:rPr>
              <w:t>res</w:t>
            </w:r>
            <w:proofErr w:type="spellEnd"/>
            <w:r w:rsidRPr="00FA7ACF">
              <w:rPr>
                <w:vertAlign w:val="subscript"/>
              </w:rPr>
              <w:t>-max</w:t>
            </w:r>
          </w:p>
        </w:tc>
        <w:tc>
          <w:tcPr>
            <w:tcW w:w="1539" w:type="dxa"/>
          </w:tcPr>
          <w:p w14:paraId="140D87D7" w14:textId="77777777" w:rsidR="00FA44FD" w:rsidRPr="00FA7ACF" w:rsidRDefault="00FA44FD" w:rsidP="001F323E">
            <w:r w:rsidRPr="00FA7ACF">
              <w:t>+7%</w:t>
            </w:r>
          </w:p>
        </w:tc>
      </w:tr>
    </w:tbl>
    <w:p w14:paraId="18D74CDB" w14:textId="77777777" w:rsidR="00FA44FD" w:rsidRPr="00FA7ACF" w:rsidRDefault="00FA44FD" w:rsidP="00FA44FD"/>
    <w:p w14:paraId="16AC3485" w14:textId="1C34B316" w:rsidR="00FA44FD" w:rsidRPr="00FA7ACF" w:rsidRDefault="00FA44FD" w:rsidP="00FA44FD">
      <w:pPr>
        <w:pStyle w:val="Infobox"/>
      </w:pPr>
      <w:r w:rsidRPr="00FA7ACF">
        <w:t xml:space="preserve">The reset starts at </w:t>
      </w:r>
      <w:proofErr w:type="spellStart"/>
      <w:r w:rsidRPr="00FA7ACF">
        <w:t>CHWSTmin</w:t>
      </w:r>
      <w:proofErr w:type="spellEnd"/>
      <w:r w:rsidRPr="00FA7ACF">
        <w:t xml:space="preserve"> because starting at a high temperature often causes the chiller to bring down CHWST too quickly and pass the CHWST setpoint, leading the chiller to cycle off. Additionally, if the loop reset starts at a CHWST that cannot satisfy the load at startup (e.g., CHWST setpoint = </w:t>
      </w:r>
      <w:ins w:id="8299" w:author="Titus Ellison" w:date="2022-10-21T10:25:00Z">
        <w:r w:rsidR="008572F5" w:rsidRPr="00C6765F">
          <w:rPr>
            <w:rStyle w:val="Toggle"/>
            <w:rPrChange w:id="8300" w:author="Titus Ellison" w:date="2022-10-21T10:25:00Z">
              <w:rPr/>
            </w:rPrChange>
          </w:rPr>
          <w:t>[UNITS [16</w:t>
        </w:r>
        <w:r w:rsidR="00C6765F" w:rsidRPr="00C6765F">
          <w:rPr>
            <w:rStyle w:val="Toggle"/>
            <w:rPrChange w:id="8301" w:author="Titus Ellison" w:date="2022-10-21T10:25:00Z">
              <w:rPr/>
            </w:rPrChange>
          </w:rPr>
          <w:t>°C] [</w:t>
        </w:r>
      </w:ins>
      <w:r w:rsidRPr="00C6765F">
        <w:rPr>
          <w:rStyle w:val="Toggle"/>
          <w:rPrChange w:id="8302" w:author="Titus Ellison" w:date="2022-10-21T10:25:00Z">
            <w:rPr/>
          </w:rPrChange>
        </w:rPr>
        <w:t>60°F</w:t>
      </w:r>
      <w:ins w:id="8303" w:author="Titus Ellison" w:date="2022-10-21T10:25:00Z">
        <w:r w:rsidR="00C6765F" w:rsidRPr="00C6765F">
          <w:rPr>
            <w:rStyle w:val="Toggle"/>
            <w:rPrChange w:id="8304" w:author="Titus Ellison" w:date="2022-10-21T10:25:00Z">
              <w:rPr/>
            </w:rPrChange>
          </w:rPr>
          <w:t>]]</w:t>
        </w:r>
      </w:ins>
      <w:r w:rsidRPr="00FA7ACF">
        <w:t xml:space="preserve">, but an AHU requires </w:t>
      </w:r>
      <w:ins w:id="8305" w:author="Titus Ellison" w:date="2022-10-21T10:26:00Z">
        <w:r w:rsidR="00C6765F" w:rsidRPr="00C6765F">
          <w:rPr>
            <w:rStyle w:val="Toggle"/>
            <w:rPrChange w:id="8306" w:author="Titus Ellison" w:date="2022-10-21T10:26:00Z">
              <w:rPr/>
            </w:rPrChange>
          </w:rPr>
          <w:t>[UNITS [13°C] [</w:t>
        </w:r>
      </w:ins>
      <w:r w:rsidRPr="00C6765F">
        <w:rPr>
          <w:rStyle w:val="Toggle"/>
          <w:rPrChange w:id="8307" w:author="Titus Ellison" w:date="2022-10-21T10:26:00Z">
            <w:rPr/>
          </w:rPrChange>
        </w:rPr>
        <w:t>55°F</w:t>
      </w:r>
      <w:ins w:id="8308" w:author="Titus Ellison" w:date="2022-10-21T10:26:00Z">
        <w:r w:rsidR="00C6765F" w:rsidRPr="00C6765F">
          <w:rPr>
            <w:rStyle w:val="Toggle"/>
            <w:rPrChange w:id="8309" w:author="Titus Ellison" w:date="2022-10-21T10:26:00Z">
              <w:rPr/>
            </w:rPrChange>
          </w:rPr>
          <w:t>]]</w:t>
        </w:r>
      </w:ins>
      <w:r w:rsidRPr="00FA7ACF">
        <w:t xml:space="preserve"> supply air), there is a resultant delay in satisfying the load as the reset loop winds up before CHWST setpoint resets down.</w:t>
      </w:r>
    </w:p>
    <w:p w14:paraId="67678651" w14:textId="77777777" w:rsidR="00FA44FD" w:rsidRPr="00FA7ACF" w:rsidRDefault="00FA44FD" w:rsidP="007C1423">
      <w:pPr>
        <w:pStyle w:val="Heading5"/>
      </w:pPr>
      <w:r w:rsidRPr="00FA7ACF">
        <w:t>CHWST Plant Reset loop shall be enabled when the plant is enabled and disabled when the plant is disabled.</w:t>
      </w:r>
    </w:p>
    <w:p w14:paraId="0998AD84" w14:textId="77777777" w:rsidR="00FA44FD" w:rsidRPr="00FA7ACF" w:rsidRDefault="00FA44FD" w:rsidP="007C1423">
      <w:pPr>
        <w:pStyle w:val="Heading5"/>
      </w:pPr>
      <w:r w:rsidRPr="00FA7ACF">
        <w:t>When a plant stage change is initiated, CHW Plant Reset logic shall be disabled and value fixed at its last value for the longer of 15 minutes and the time it takes for the plant to successfully stage.</w:t>
      </w:r>
    </w:p>
    <w:p w14:paraId="41455D7F" w14:textId="77777777" w:rsidR="00FA44FD" w:rsidRPr="00FA7ACF" w:rsidRDefault="00FA44FD" w:rsidP="00FA44FD">
      <w:pPr>
        <w:pStyle w:val="Infobox"/>
      </w:pPr>
      <w:r w:rsidRPr="00FA7ACF">
        <w:t>Locking out continued reset during a staging event prevents CHW loop instability resulting from staging from driving the plant reset.</w:t>
      </w:r>
    </w:p>
    <w:p w14:paraId="1D20A1FD" w14:textId="435125BD" w:rsidR="00FA44FD" w:rsidRPr="00FA7ACF" w:rsidRDefault="00FA44FD" w:rsidP="00FA44FD">
      <w:pPr>
        <w:pStyle w:val="Instrbox"/>
        <w:jc w:val="both"/>
      </w:pPr>
      <w:r w:rsidRPr="00FA7ACF">
        <w:t xml:space="preserve">Retain the following </w:t>
      </w:r>
      <w:r w:rsidR="00CE2951">
        <w:t>section</w:t>
      </w:r>
      <w:r w:rsidRPr="00FA7ACF">
        <w:t xml:space="preserve"> for primary-secondary plants serving more than one set of differential </w:t>
      </w:r>
      <w:proofErr w:type="gramStart"/>
      <w:r w:rsidRPr="00FA7ACF">
        <w:t>pressure controlled</w:t>
      </w:r>
      <w:proofErr w:type="gramEnd"/>
      <w:r w:rsidRPr="00FA7ACF">
        <w:t xml:space="preserve"> pumps. Delete otherwise.</w:t>
      </w:r>
    </w:p>
    <w:p w14:paraId="07F31A04" w14:textId="77777777" w:rsidR="00FA44FD" w:rsidRPr="00FA7ACF" w:rsidRDefault="00FA44FD" w:rsidP="007C1423">
      <w:pPr>
        <w:pStyle w:val="Heading5"/>
      </w:pPr>
      <w:r w:rsidRPr="00FA7ACF">
        <w:t>A unique instance of the above reset shall be used for each set of differential pressure controlled secondary pumps.</w:t>
      </w:r>
    </w:p>
    <w:p w14:paraId="1439BA49" w14:textId="77777777" w:rsidR="00FA44FD" w:rsidRPr="00FA7ACF" w:rsidRDefault="00FA44FD" w:rsidP="007C1423">
      <w:pPr>
        <w:pStyle w:val="Heading6"/>
      </w:pPr>
      <w:r w:rsidRPr="00FA7ACF">
        <w:t>Chilled Water Reset Requests from all loads served by a set of pumps shall be directed to those pumps’ reset loop only.</w:t>
      </w:r>
    </w:p>
    <w:p w14:paraId="05AC4A28" w14:textId="77777777" w:rsidR="00FA44FD" w:rsidRPr="00FA7ACF" w:rsidRDefault="00FA44FD" w:rsidP="007C1423">
      <w:pPr>
        <w:pStyle w:val="Heading6"/>
      </w:pPr>
      <w:r w:rsidRPr="00FA7ACF">
        <w:t>The DP setpoint output from each reset shall be used in the DP control loop for the associated set of pumps only (i.e., the DP setpoint will not change for any other DP control loops).</w:t>
      </w:r>
    </w:p>
    <w:p w14:paraId="3DA58685" w14:textId="1B219C14" w:rsidR="00FA44FD" w:rsidRPr="00FA7ACF" w:rsidRDefault="00FA44FD" w:rsidP="00FA44FD">
      <w:pPr>
        <w:pStyle w:val="Instrbox"/>
        <w:jc w:val="both"/>
      </w:pPr>
      <w:r w:rsidRPr="00FA7ACF">
        <w:t xml:space="preserve">Retain the following </w:t>
      </w:r>
      <w:r w:rsidR="00CE2951">
        <w:t>section</w:t>
      </w:r>
      <w:r w:rsidRPr="00FA7ACF">
        <w:t xml:space="preserve"> for plants where more than one remote DP sensor serves a given set of primary or secondary pumps.</w:t>
      </w:r>
    </w:p>
    <w:p w14:paraId="122679AE" w14:textId="77777777" w:rsidR="00FA44FD" w:rsidRPr="00FA7ACF" w:rsidRDefault="00FA44FD" w:rsidP="007C1423">
      <w:pPr>
        <w:pStyle w:val="Heading5"/>
      </w:pPr>
      <w:r w:rsidRPr="00FA7ACF">
        <w:t>Where more than one remote DP sensor serves a given set of primary or secondary pumps, remote DP setpoints for all remote sensors serving those pumps shall increase in unison. Note: if remote sensors have different CHW-</w:t>
      </w:r>
      <w:proofErr w:type="spellStart"/>
      <w:r w:rsidRPr="00FA7ACF">
        <w:t>DPmax</w:t>
      </w:r>
      <w:proofErr w:type="spellEnd"/>
      <w:r w:rsidRPr="00FA7ACF">
        <w:t xml:space="preserve"> values, then the amount each DP setpoint changes per percent loop output will differ.</w:t>
      </w:r>
    </w:p>
    <w:p w14:paraId="6916C81F" w14:textId="736D6BA0" w:rsidR="00FA44FD" w:rsidRPr="00FA7ACF" w:rsidRDefault="00FA44FD" w:rsidP="00FA44FD">
      <w:pPr>
        <w:pStyle w:val="Instrbox"/>
        <w:jc w:val="both"/>
      </w:pPr>
      <w:r w:rsidRPr="00FA7ACF">
        <w:t xml:space="preserve">Retain the following </w:t>
      </w:r>
      <w:r w:rsidR="00CE2951">
        <w:t>section</w:t>
      </w:r>
      <w:r w:rsidRPr="00FA7ACF">
        <w:t xml:space="preserve"> for Primary-only CHW plants serving a single large load (typically a very large air handler). Delete otherwise.</w:t>
      </w:r>
    </w:p>
    <w:p w14:paraId="2A084B25" w14:textId="77777777" w:rsidR="00FA44FD" w:rsidRPr="00FA7ACF" w:rsidRDefault="00FA44FD" w:rsidP="0087618D">
      <w:pPr>
        <w:pStyle w:val="Heading4"/>
      </w:pPr>
      <w:r w:rsidRPr="00FA7ACF">
        <w:t>CHWST setpoint shall be reset as a function of the air handler SAT control loop output. Refer to air handler sequences.</w:t>
      </w:r>
    </w:p>
    <w:p w14:paraId="1B3783EA" w14:textId="77777777" w:rsidR="00FA44FD" w:rsidRPr="00FA7ACF" w:rsidRDefault="00FA44FD" w:rsidP="00FA44FD">
      <w:pPr>
        <w:pStyle w:val="Infobox"/>
        <w:ind w:left="1530"/>
      </w:pPr>
      <w:r w:rsidRPr="00FA7ACF">
        <w:t>When a chilled water plant serves a single very large load, such as a massive custom air handler, SAT is often controlled by directly resetting CHWST setpoint. No DP reset is needed since there are no control valves in the system.</w:t>
      </w:r>
    </w:p>
    <w:p w14:paraId="3BCC67B3" w14:textId="47C6DA73" w:rsidR="00FA44FD" w:rsidRPr="00FA7ACF" w:rsidRDefault="00FA44FD" w:rsidP="00FA44FD">
      <w:pPr>
        <w:pStyle w:val="Instrbox"/>
      </w:pPr>
      <w:r w:rsidRPr="00FA7ACF">
        <w:t xml:space="preserve">Retain the following two </w:t>
      </w:r>
      <w:r w:rsidR="00CE2951">
        <w:t>section</w:t>
      </w:r>
      <w:r w:rsidRPr="00FA7ACF">
        <w:t>s for primary-secondary systems where there are any coil pumps. Delete otherwise.</w:t>
      </w:r>
    </w:p>
    <w:p w14:paraId="2BB300A4" w14:textId="77777777" w:rsidR="00FA44FD" w:rsidRPr="00FA7ACF" w:rsidRDefault="00FA44FD" w:rsidP="005274F2">
      <w:pPr>
        <w:pStyle w:val="Heading4"/>
        <w:spacing w:after="240"/>
        <w:ind w:left="1354" w:hanging="1066"/>
      </w:pPr>
      <w:r w:rsidRPr="00FA7ACF">
        <w:t xml:space="preserve">Coil Pumped Loops: Chilled water supply temperature setpoint, </w:t>
      </w:r>
      <w:proofErr w:type="spellStart"/>
      <w:r w:rsidRPr="00FA7ACF">
        <w:t>CHWSTsp</w:t>
      </w:r>
      <w:proofErr w:type="spellEnd"/>
      <w:r w:rsidRPr="00FA7ACF">
        <w:t>, shall be reset using Trim &amp; Respond logic with the following parameters: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60"/>
        <w:gridCol w:w="1539"/>
      </w:tblGrid>
      <w:tr w:rsidR="00FA44FD" w:rsidRPr="00FA7ACF" w14:paraId="30E30414" w14:textId="77777777" w:rsidTr="001F323E">
        <w:trPr>
          <w:jc w:val="center"/>
        </w:trPr>
        <w:tc>
          <w:tcPr>
            <w:tcW w:w="1260" w:type="dxa"/>
          </w:tcPr>
          <w:p w14:paraId="0D2C596A" w14:textId="77777777" w:rsidR="00FA44FD" w:rsidRPr="00FA7ACF" w:rsidRDefault="00FA44FD" w:rsidP="001F323E">
            <w:pPr>
              <w:jc w:val="center"/>
            </w:pPr>
            <w:r w:rsidRPr="00FA7ACF">
              <w:lastRenderedPageBreak/>
              <w:t>Variable</w:t>
            </w:r>
          </w:p>
        </w:tc>
        <w:tc>
          <w:tcPr>
            <w:tcW w:w="1539" w:type="dxa"/>
          </w:tcPr>
          <w:p w14:paraId="796EF612" w14:textId="77777777" w:rsidR="00FA44FD" w:rsidRPr="00FA7ACF" w:rsidRDefault="00FA44FD" w:rsidP="001F323E">
            <w:r w:rsidRPr="00FA7ACF">
              <w:t>Value</w:t>
            </w:r>
          </w:p>
        </w:tc>
      </w:tr>
      <w:tr w:rsidR="00FA44FD" w:rsidRPr="00FA7ACF" w14:paraId="1376E0D4" w14:textId="77777777" w:rsidTr="001F323E">
        <w:trPr>
          <w:jc w:val="center"/>
        </w:trPr>
        <w:tc>
          <w:tcPr>
            <w:tcW w:w="1260" w:type="dxa"/>
          </w:tcPr>
          <w:p w14:paraId="102050B4" w14:textId="77777777" w:rsidR="00FA44FD" w:rsidRPr="00FA7ACF" w:rsidRDefault="00FA44FD" w:rsidP="001F323E">
            <w:pPr>
              <w:jc w:val="center"/>
            </w:pPr>
            <w:r w:rsidRPr="00FA7ACF">
              <w:t>Device</w:t>
            </w:r>
          </w:p>
        </w:tc>
        <w:tc>
          <w:tcPr>
            <w:tcW w:w="1539" w:type="dxa"/>
          </w:tcPr>
          <w:p w14:paraId="42C4D046" w14:textId="77777777" w:rsidR="00FA44FD" w:rsidRPr="00FA7ACF" w:rsidRDefault="00FA44FD" w:rsidP="001F323E">
            <w:r w:rsidRPr="00FA7ACF">
              <w:t>Any CHW Pump</w:t>
            </w:r>
          </w:p>
        </w:tc>
      </w:tr>
      <w:tr w:rsidR="00FA44FD" w:rsidRPr="00FA7ACF" w14:paraId="5A69B682" w14:textId="77777777" w:rsidTr="001F323E">
        <w:trPr>
          <w:jc w:val="center"/>
        </w:trPr>
        <w:tc>
          <w:tcPr>
            <w:tcW w:w="1260" w:type="dxa"/>
          </w:tcPr>
          <w:p w14:paraId="529BDEDC" w14:textId="77777777" w:rsidR="00FA44FD" w:rsidRPr="00FA7ACF" w:rsidRDefault="00FA44FD" w:rsidP="001F323E">
            <w:pPr>
              <w:jc w:val="center"/>
            </w:pPr>
            <w:r w:rsidRPr="00FA7ACF">
              <w:t>SP</w:t>
            </w:r>
            <w:r w:rsidRPr="00FA7ACF">
              <w:rPr>
                <w:vertAlign w:val="subscript"/>
              </w:rPr>
              <w:t>0</w:t>
            </w:r>
          </w:p>
        </w:tc>
        <w:tc>
          <w:tcPr>
            <w:tcW w:w="1539" w:type="dxa"/>
          </w:tcPr>
          <w:p w14:paraId="40C18074" w14:textId="77777777" w:rsidR="00FA44FD" w:rsidRPr="00FA7ACF" w:rsidRDefault="00FA44FD" w:rsidP="001F323E">
            <w:proofErr w:type="spellStart"/>
            <w:r w:rsidRPr="00FA7ACF">
              <w:t>CHWSTmin</w:t>
            </w:r>
            <w:proofErr w:type="spellEnd"/>
          </w:p>
        </w:tc>
      </w:tr>
      <w:tr w:rsidR="00FA44FD" w:rsidRPr="00FA7ACF" w14:paraId="783820B3" w14:textId="77777777" w:rsidTr="001F323E">
        <w:trPr>
          <w:jc w:val="center"/>
        </w:trPr>
        <w:tc>
          <w:tcPr>
            <w:tcW w:w="1260" w:type="dxa"/>
          </w:tcPr>
          <w:p w14:paraId="248B874C" w14:textId="77777777" w:rsidR="00FA44FD" w:rsidRPr="00FA7ACF" w:rsidRDefault="00FA44FD" w:rsidP="001F323E">
            <w:pPr>
              <w:jc w:val="center"/>
            </w:pPr>
            <w:proofErr w:type="spellStart"/>
            <w:r w:rsidRPr="00FA7ACF">
              <w:t>SP</w:t>
            </w:r>
            <w:r w:rsidRPr="00FA7ACF">
              <w:rPr>
                <w:vertAlign w:val="subscript"/>
              </w:rPr>
              <w:t>min</w:t>
            </w:r>
            <w:proofErr w:type="spellEnd"/>
          </w:p>
        </w:tc>
        <w:tc>
          <w:tcPr>
            <w:tcW w:w="1539" w:type="dxa"/>
          </w:tcPr>
          <w:p w14:paraId="17D241EF" w14:textId="77777777" w:rsidR="00FA44FD" w:rsidRPr="00FA7ACF" w:rsidRDefault="00FA44FD" w:rsidP="001F323E">
            <w:proofErr w:type="spellStart"/>
            <w:r w:rsidRPr="00FA7ACF">
              <w:t>CHWSTmin</w:t>
            </w:r>
            <w:proofErr w:type="spellEnd"/>
          </w:p>
        </w:tc>
      </w:tr>
      <w:tr w:rsidR="00FA44FD" w:rsidRPr="00FA7ACF" w14:paraId="7D644838" w14:textId="77777777" w:rsidTr="001F323E">
        <w:trPr>
          <w:jc w:val="center"/>
        </w:trPr>
        <w:tc>
          <w:tcPr>
            <w:tcW w:w="1260" w:type="dxa"/>
          </w:tcPr>
          <w:p w14:paraId="1C4B59AE" w14:textId="77777777" w:rsidR="00FA44FD" w:rsidRPr="00FA7ACF" w:rsidRDefault="00FA44FD" w:rsidP="001F323E">
            <w:pPr>
              <w:jc w:val="center"/>
            </w:pPr>
            <w:proofErr w:type="spellStart"/>
            <w:r w:rsidRPr="00FA7ACF">
              <w:t>SP</w:t>
            </w:r>
            <w:r w:rsidRPr="00FA7ACF">
              <w:rPr>
                <w:vertAlign w:val="subscript"/>
              </w:rPr>
              <w:t>max</w:t>
            </w:r>
            <w:proofErr w:type="spellEnd"/>
          </w:p>
        </w:tc>
        <w:tc>
          <w:tcPr>
            <w:tcW w:w="1539" w:type="dxa"/>
          </w:tcPr>
          <w:p w14:paraId="11BC3C5C" w14:textId="664056C6" w:rsidR="00FA44FD" w:rsidRPr="003C5EAD" w:rsidRDefault="003C5EAD" w:rsidP="001F323E">
            <w:pPr>
              <w:rPr>
                <w:rStyle w:val="Toggle"/>
                <w:rPrChange w:id="8310" w:author="Titus Ellison" w:date="2022-10-21T10:40:00Z">
                  <w:rPr/>
                </w:rPrChange>
              </w:rPr>
            </w:pPr>
            <w:ins w:id="8311" w:author="Titus Ellison" w:date="2022-10-21T10:40:00Z">
              <w:r w:rsidRPr="003C5EAD">
                <w:rPr>
                  <w:rStyle w:val="Toggle"/>
                  <w:rPrChange w:id="8312" w:author="Titus Ellison" w:date="2022-10-21T10:40:00Z">
                    <w:rPr/>
                  </w:rPrChange>
                </w:rPr>
                <w:t>[UNITS [16°C] [</w:t>
              </w:r>
            </w:ins>
            <w:r w:rsidR="00FA44FD" w:rsidRPr="003C5EAD">
              <w:rPr>
                <w:rStyle w:val="Toggle"/>
                <w:rPrChange w:id="8313" w:author="Titus Ellison" w:date="2022-10-21T10:40:00Z">
                  <w:rPr/>
                </w:rPrChange>
              </w:rPr>
              <w:t>60°F</w:t>
            </w:r>
            <w:ins w:id="8314" w:author="Titus Ellison" w:date="2022-10-21T10:40:00Z">
              <w:r w:rsidRPr="003C5EAD">
                <w:rPr>
                  <w:rStyle w:val="Toggle"/>
                  <w:rPrChange w:id="8315" w:author="Titus Ellison" w:date="2022-10-21T10:40:00Z">
                    <w:rPr/>
                  </w:rPrChange>
                </w:rPr>
                <w:t>]]</w:t>
              </w:r>
            </w:ins>
          </w:p>
        </w:tc>
      </w:tr>
      <w:tr w:rsidR="00FA44FD" w:rsidRPr="00FA7ACF" w14:paraId="61FC6623" w14:textId="77777777" w:rsidTr="001F323E">
        <w:trPr>
          <w:jc w:val="center"/>
        </w:trPr>
        <w:tc>
          <w:tcPr>
            <w:tcW w:w="1260" w:type="dxa"/>
          </w:tcPr>
          <w:p w14:paraId="0B339265" w14:textId="77777777" w:rsidR="00FA44FD" w:rsidRPr="00FA7ACF" w:rsidRDefault="00FA44FD" w:rsidP="001F323E">
            <w:pPr>
              <w:jc w:val="center"/>
            </w:pPr>
            <w:r w:rsidRPr="00FA7ACF">
              <w:t>T</w:t>
            </w:r>
            <w:r w:rsidRPr="00FA7ACF">
              <w:rPr>
                <w:vertAlign w:val="subscript"/>
              </w:rPr>
              <w:t>d</w:t>
            </w:r>
          </w:p>
        </w:tc>
        <w:tc>
          <w:tcPr>
            <w:tcW w:w="1539" w:type="dxa"/>
          </w:tcPr>
          <w:p w14:paraId="5483DE85" w14:textId="77777777" w:rsidR="00FA44FD" w:rsidRPr="00FA7ACF" w:rsidRDefault="00FA44FD" w:rsidP="001F323E">
            <w:r w:rsidRPr="00FA7ACF">
              <w:t>15 minutes</w:t>
            </w:r>
          </w:p>
        </w:tc>
      </w:tr>
      <w:tr w:rsidR="00FA44FD" w:rsidRPr="00FA7ACF" w14:paraId="403D1CB0" w14:textId="77777777" w:rsidTr="001F323E">
        <w:trPr>
          <w:jc w:val="center"/>
        </w:trPr>
        <w:tc>
          <w:tcPr>
            <w:tcW w:w="1260" w:type="dxa"/>
          </w:tcPr>
          <w:p w14:paraId="2AE7340B" w14:textId="77777777" w:rsidR="00FA44FD" w:rsidRPr="00FA7ACF" w:rsidRDefault="00FA44FD" w:rsidP="001F323E">
            <w:pPr>
              <w:jc w:val="center"/>
            </w:pPr>
            <w:r w:rsidRPr="00FA7ACF">
              <w:t>T</w:t>
            </w:r>
          </w:p>
        </w:tc>
        <w:tc>
          <w:tcPr>
            <w:tcW w:w="1539" w:type="dxa"/>
          </w:tcPr>
          <w:p w14:paraId="02C44FFC" w14:textId="77777777" w:rsidR="00FA44FD" w:rsidRPr="00FA7ACF" w:rsidRDefault="00FA44FD" w:rsidP="001F323E">
            <w:r w:rsidRPr="00FA7ACF">
              <w:t>5 minutes</w:t>
            </w:r>
          </w:p>
        </w:tc>
      </w:tr>
      <w:tr w:rsidR="00FA44FD" w:rsidRPr="00FA7ACF" w14:paraId="038871ED" w14:textId="77777777" w:rsidTr="001F323E">
        <w:trPr>
          <w:jc w:val="center"/>
        </w:trPr>
        <w:tc>
          <w:tcPr>
            <w:tcW w:w="1260" w:type="dxa"/>
          </w:tcPr>
          <w:p w14:paraId="038250E1" w14:textId="77777777" w:rsidR="00FA44FD" w:rsidRPr="00FA7ACF" w:rsidRDefault="00FA44FD" w:rsidP="001F323E">
            <w:pPr>
              <w:jc w:val="center"/>
            </w:pPr>
            <w:r w:rsidRPr="00FA7ACF">
              <w:t>I</w:t>
            </w:r>
          </w:p>
        </w:tc>
        <w:tc>
          <w:tcPr>
            <w:tcW w:w="1539" w:type="dxa"/>
          </w:tcPr>
          <w:p w14:paraId="3965700D" w14:textId="77777777" w:rsidR="00FA44FD" w:rsidRPr="00FA7ACF" w:rsidRDefault="00FA44FD" w:rsidP="001F323E">
            <w:r w:rsidRPr="00FA7ACF">
              <w:t>2</w:t>
            </w:r>
          </w:p>
        </w:tc>
      </w:tr>
      <w:tr w:rsidR="00FA44FD" w:rsidRPr="00FA7ACF" w14:paraId="1F83AD9F" w14:textId="77777777" w:rsidTr="001F323E">
        <w:trPr>
          <w:jc w:val="center"/>
        </w:trPr>
        <w:tc>
          <w:tcPr>
            <w:tcW w:w="1260" w:type="dxa"/>
          </w:tcPr>
          <w:p w14:paraId="2487445A" w14:textId="77777777" w:rsidR="00FA44FD" w:rsidRPr="00FA7ACF" w:rsidRDefault="00FA44FD" w:rsidP="001F323E">
            <w:pPr>
              <w:jc w:val="center"/>
            </w:pPr>
            <w:r w:rsidRPr="00FA7ACF">
              <w:t>R</w:t>
            </w:r>
          </w:p>
        </w:tc>
        <w:tc>
          <w:tcPr>
            <w:tcW w:w="1539" w:type="dxa"/>
          </w:tcPr>
          <w:p w14:paraId="7455ED76" w14:textId="77777777" w:rsidR="00FA44FD" w:rsidRPr="00FA7ACF" w:rsidRDefault="00FA44FD" w:rsidP="001F323E">
            <w:r w:rsidRPr="00FA7ACF">
              <w:t>Cooling CHWST Reset Requests</w:t>
            </w:r>
          </w:p>
        </w:tc>
      </w:tr>
      <w:tr w:rsidR="00FA44FD" w:rsidRPr="00FA7ACF" w14:paraId="77367027" w14:textId="77777777" w:rsidTr="001F323E">
        <w:trPr>
          <w:jc w:val="center"/>
        </w:trPr>
        <w:tc>
          <w:tcPr>
            <w:tcW w:w="1260" w:type="dxa"/>
          </w:tcPr>
          <w:p w14:paraId="19A87A04" w14:textId="77777777" w:rsidR="00FA44FD" w:rsidRPr="00FA7ACF" w:rsidRDefault="00FA44FD" w:rsidP="001F323E">
            <w:pPr>
              <w:jc w:val="center"/>
            </w:pPr>
            <w:proofErr w:type="spellStart"/>
            <w:r w:rsidRPr="00FA7ACF">
              <w:t>SP</w:t>
            </w:r>
            <w:r w:rsidRPr="00FA7ACF">
              <w:rPr>
                <w:vertAlign w:val="subscript"/>
              </w:rPr>
              <w:t>trim</w:t>
            </w:r>
            <w:proofErr w:type="spellEnd"/>
          </w:p>
        </w:tc>
        <w:tc>
          <w:tcPr>
            <w:tcW w:w="1539" w:type="dxa"/>
          </w:tcPr>
          <w:p w14:paraId="6F5DA957" w14:textId="6EB47AD9" w:rsidR="00FA44FD" w:rsidRPr="00FA7ACF" w:rsidRDefault="00FA44FD" w:rsidP="001F323E">
            <w:proofErr w:type="gramStart"/>
            <w:r w:rsidRPr="00FA7ACF">
              <w:t>+</w:t>
            </w:r>
            <w:ins w:id="8316" w:author="Titus Ellison" w:date="2022-10-21T10:40:00Z">
              <w:r w:rsidR="004B780A" w:rsidRPr="004B780A">
                <w:rPr>
                  <w:rStyle w:val="Toggle"/>
                  <w:rPrChange w:id="8317" w:author="Titus Ellison" w:date="2022-10-21T10:41:00Z">
                    <w:rPr/>
                  </w:rPrChange>
                </w:rPr>
                <w:t>[</w:t>
              </w:r>
              <w:proofErr w:type="gramEnd"/>
              <w:r w:rsidR="004B780A" w:rsidRPr="004B780A">
                <w:rPr>
                  <w:rStyle w:val="Toggle"/>
                  <w:rPrChange w:id="8318" w:author="Titus Ellison" w:date="2022-10-21T10:41:00Z">
                    <w:rPr/>
                  </w:rPrChange>
                </w:rPr>
                <w:t>UNITS [0.4</w:t>
              </w:r>
            </w:ins>
            <w:ins w:id="8319" w:author="Titus Ellison" w:date="2022-10-21T10:41:00Z">
              <w:r w:rsidR="004B780A" w:rsidRPr="004B780A">
                <w:rPr>
                  <w:rStyle w:val="Toggle"/>
                  <w:rPrChange w:id="8320" w:author="Titus Ellison" w:date="2022-10-21T10:41:00Z">
                    <w:rPr/>
                  </w:rPrChange>
                </w:rPr>
                <w:t>°C] [</w:t>
              </w:r>
            </w:ins>
            <w:r w:rsidRPr="004B780A">
              <w:rPr>
                <w:rStyle w:val="Toggle"/>
                <w:rPrChange w:id="8321" w:author="Titus Ellison" w:date="2022-10-21T10:41:00Z">
                  <w:rPr/>
                </w:rPrChange>
              </w:rPr>
              <w:t>0.75°F</w:t>
            </w:r>
            <w:ins w:id="8322" w:author="Titus Ellison" w:date="2022-10-21T10:41:00Z">
              <w:r w:rsidR="004B780A" w:rsidRPr="004B780A">
                <w:rPr>
                  <w:rStyle w:val="Toggle"/>
                  <w:rPrChange w:id="8323" w:author="Titus Ellison" w:date="2022-10-21T10:41:00Z">
                    <w:rPr/>
                  </w:rPrChange>
                </w:rPr>
                <w:t>]]</w:t>
              </w:r>
            </w:ins>
          </w:p>
        </w:tc>
      </w:tr>
      <w:tr w:rsidR="00FA44FD" w:rsidRPr="00FA7ACF" w14:paraId="63130B21" w14:textId="77777777" w:rsidTr="001F323E">
        <w:trPr>
          <w:jc w:val="center"/>
        </w:trPr>
        <w:tc>
          <w:tcPr>
            <w:tcW w:w="1260" w:type="dxa"/>
          </w:tcPr>
          <w:p w14:paraId="7E798A9D" w14:textId="77777777" w:rsidR="00FA44FD" w:rsidRPr="00FA7ACF" w:rsidRDefault="00FA44FD" w:rsidP="001F323E">
            <w:pPr>
              <w:jc w:val="center"/>
            </w:pPr>
            <w:proofErr w:type="spellStart"/>
            <w:r w:rsidRPr="00FA7ACF">
              <w:t>SP</w:t>
            </w:r>
            <w:r w:rsidRPr="00FA7ACF">
              <w:rPr>
                <w:vertAlign w:val="subscript"/>
              </w:rPr>
              <w:t>res</w:t>
            </w:r>
            <w:proofErr w:type="spellEnd"/>
          </w:p>
        </w:tc>
        <w:tc>
          <w:tcPr>
            <w:tcW w:w="1539" w:type="dxa"/>
          </w:tcPr>
          <w:p w14:paraId="17C7B262" w14:textId="28D42DA4" w:rsidR="00FA44FD" w:rsidRPr="00FA7ACF" w:rsidRDefault="00FA44FD" w:rsidP="001F323E">
            <w:proofErr w:type="gramStart"/>
            <w:r w:rsidRPr="00FA7ACF">
              <w:t>-</w:t>
            </w:r>
            <w:ins w:id="8324" w:author="Titus Ellison" w:date="2022-10-21T10:41:00Z">
              <w:r w:rsidR="004B780A" w:rsidRPr="00A92B71">
                <w:rPr>
                  <w:rStyle w:val="Toggle"/>
                  <w:rPrChange w:id="8325" w:author="Titus Ellison" w:date="2022-10-21T10:41:00Z">
                    <w:rPr/>
                  </w:rPrChange>
                </w:rPr>
                <w:t>[</w:t>
              </w:r>
              <w:proofErr w:type="gramEnd"/>
              <w:r w:rsidR="004B780A" w:rsidRPr="00A92B71">
                <w:rPr>
                  <w:rStyle w:val="Toggle"/>
                  <w:rPrChange w:id="8326" w:author="Titus Ellison" w:date="2022-10-21T10:41:00Z">
                    <w:rPr/>
                  </w:rPrChange>
                </w:rPr>
                <w:t xml:space="preserve">UNITS </w:t>
              </w:r>
              <w:r w:rsidR="00A92B71" w:rsidRPr="00A92B71">
                <w:rPr>
                  <w:rStyle w:val="Toggle"/>
                  <w:rPrChange w:id="8327" w:author="Titus Ellison" w:date="2022-10-21T10:41:00Z">
                    <w:rPr/>
                  </w:rPrChange>
                </w:rPr>
                <w:t>[0.5°C] [</w:t>
              </w:r>
            </w:ins>
            <w:r w:rsidRPr="00A92B71">
              <w:rPr>
                <w:rStyle w:val="Toggle"/>
                <w:rPrChange w:id="8328" w:author="Titus Ellison" w:date="2022-10-21T10:41:00Z">
                  <w:rPr/>
                </w:rPrChange>
              </w:rPr>
              <w:t>1°F</w:t>
            </w:r>
            <w:ins w:id="8329" w:author="Titus Ellison" w:date="2022-10-21T10:41:00Z">
              <w:r w:rsidR="00A92B71" w:rsidRPr="00A92B71">
                <w:rPr>
                  <w:rStyle w:val="Toggle"/>
                  <w:rPrChange w:id="8330" w:author="Titus Ellison" w:date="2022-10-21T10:41:00Z">
                    <w:rPr/>
                  </w:rPrChange>
                </w:rPr>
                <w:t>]]</w:t>
              </w:r>
            </w:ins>
          </w:p>
        </w:tc>
      </w:tr>
      <w:tr w:rsidR="00FA44FD" w:rsidRPr="00FA7ACF" w14:paraId="097FF7CC" w14:textId="77777777" w:rsidTr="001F323E">
        <w:trPr>
          <w:jc w:val="center"/>
        </w:trPr>
        <w:tc>
          <w:tcPr>
            <w:tcW w:w="1260" w:type="dxa"/>
          </w:tcPr>
          <w:p w14:paraId="6C9ECD4C" w14:textId="77777777" w:rsidR="00FA44FD" w:rsidRPr="00FA7ACF" w:rsidRDefault="00FA44FD" w:rsidP="001F323E">
            <w:pPr>
              <w:jc w:val="center"/>
            </w:pPr>
            <w:proofErr w:type="spellStart"/>
            <w:r w:rsidRPr="00FA7ACF">
              <w:t>SP</w:t>
            </w:r>
            <w:r w:rsidRPr="00FA7ACF">
              <w:rPr>
                <w:vertAlign w:val="subscript"/>
              </w:rPr>
              <w:t>res</w:t>
            </w:r>
            <w:proofErr w:type="spellEnd"/>
            <w:r w:rsidRPr="00FA7ACF">
              <w:rPr>
                <w:vertAlign w:val="subscript"/>
              </w:rPr>
              <w:t>-max</w:t>
            </w:r>
          </w:p>
        </w:tc>
        <w:tc>
          <w:tcPr>
            <w:tcW w:w="1539" w:type="dxa"/>
          </w:tcPr>
          <w:p w14:paraId="2336D46C" w14:textId="1831A7C9" w:rsidR="00FA44FD" w:rsidRPr="00FA7ACF" w:rsidRDefault="00FA44FD" w:rsidP="001F323E">
            <w:proofErr w:type="gramStart"/>
            <w:r w:rsidRPr="00FA7ACF">
              <w:t>-</w:t>
            </w:r>
            <w:ins w:id="8331" w:author="Titus Ellison" w:date="2022-10-21T10:41:00Z">
              <w:r w:rsidR="00A92B71" w:rsidRPr="00846019">
                <w:rPr>
                  <w:rStyle w:val="Toggle"/>
                  <w:rPrChange w:id="8332" w:author="Titus Ellison" w:date="2022-10-21T10:42:00Z">
                    <w:rPr/>
                  </w:rPrChange>
                </w:rPr>
                <w:t>[</w:t>
              </w:r>
              <w:proofErr w:type="gramEnd"/>
              <w:r w:rsidR="00A92B71" w:rsidRPr="00846019">
                <w:rPr>
                  <w:rStyle w:val="Toggle"/>
                  <w:rPrChange w:id="8333" w:author="Titus Ellison" w:date="2022-10-21T10:42:00Z">
                    <w:rPr/>
                  </w:rPrChange>
                </w:rPr>
                <w:t>UNITS [</w:t>
              </w:r>
            </w:ins>
            <w:ins w:id="8334" w:author="Titus Ellison" w:date="2022-10-21T10:42:00Z">
              <w:r w:rsidR="00846019" w:rsidRPr="00846019">
                <w:rPr>
                  <w:rStyle w:val="Toggle"/>
                  <w:rPrChange w:id="8335" w:author="Titus Ellison" w:date="2022-10-21T10:42:00Z">
                    <w:rPr/>
                  </w:rPrChange>
                </w:rPr>
                <w:t>1.4°C] [</w:t>
              </w:r>
            </w:ins>
            <w:r w:rsidRPr="00846019">
              <w:rPr>
                <w:rStyle w:val="Toggle"/>
                <w:rPrChange w:id="8336" w:author="Titus Ellison" w:date="2022-10-21T10:42:00Z">
                  <w:rPr/>
                </w:rPrChange>
              </w:rPr>
              <w:t>2.5°F</w:t>
            </w:r>
            <w:ins w:id="8337" w:author="Titus Ellison" w:date="2022-10-21T10:42:00Z">
              <w:r w:rsidR="00846019" w:rsidRPr="00846019">
                <w:rPr>
                  <w:rStyle w:val="Toggle"/>
                  <w:rPrChange w:id="8338" w:author="Titus Ellison" w:date="2022-10-21T10:42:00Z">
                    <w:rPr/>
                  </w:rPrChange>
                </w:rPr>
                <w:t>]]</w:t>
              </w:r>
            </w:ins>
          </w:p>
        </w:tc>
      </w:tr>
    </w:tbl>
    <w:p w14:paraId="0D52084E" w14:textId="2DB88F08" w:rsidR="00FA44FD" w:rsidRPr="00FA7ACF" w:rsidRDefault="00FA44FD" w:rsidP="00FA44FD">
      <w:pPr>
        <w:pStyle w:val="Infobox"/>
      </w:pPr>
      <w:r w:rsidRPr="00FA7ACF">
        <w:t xml:space="preserve">The reset starts at </w:t>
      </w:r>
      <w:proofErr w:type="spellStart"/>
      <w:r w:rsidRPr="00FA7ACF">
        <w:t>CHWSTmin</w:t>
      </w:r>
      <w:proofErr w:type="spellEnd"/>
      <w:r w:rsidRPr="00FA7ACF">
        <w:t xml:space="preserve"> because starting at a high temperature often causes the chiller to bring down CHWST too quickly and pass the CHWST setpoint, leading the chiller to cycle off. Additionally, if the loop reset starts at a CHWST that cannot satisfy the load at startup (e.g., CHWST setpoint = </w:t>
      </w:r>
      <w:ins w:id="8339" w:author="Titus Ellison" w:date="2022-10-21T10:42:00Z">
        <w:r w:rsidR="00846019" w:rsidRPr="00846019">
          <w:rPr>
            <w:rStyle w:val="Toggle"/>
            <w:rPrChange w:id="8340" w:author="Titus Ellison" w:date="2022-10-21T10:42:00Z">
              <w:rPr/>
            </w:rPrChange>
          </w:rPr>
          <w:t>[UNITS [16°C] [</w:t>
        </w:r>
      </w:ins>
      <w:r w:rsidRPr="00846019">
        <w:rPr>
          <w:rStyle w:val="Toggle"/>
          <w:rPrChange w:id="8341" w:author="Titus Ellison" w:date="2022-10-21T10:42:00Z">
            <w:rPr/>
          </w:rPrChange>
        </w:rPr>
        <w:t>60°F</w:t>
      </w:r>
      <w:ins w:id="8342" w:author="Titus Ellison" w:date="2022-10-21T10:42:00Z">
        <w:r w:rsidR="00846019" w:rsidRPr="00846019">
          <w:rPr>
            <w:rStyle w:val="Toggle"/>
            <w:rPrChange w:id="8343" w:author="Titus Ellison" w:date="2022-10-21T10:42:00Z">
              <w:rPr/>
            </w:rPrChange>
          </w:rPr>
          <w:t>]]</w:t>
        </w:r>
      </w:ins>
      <w:r w:rsidRPr="00FA7ACF">
        <w:t xml:space="preserve">, but an AHU requires </w:t>
      </w:r>
      <w:ins w:id="8344" w:author="Titus Ellison" w:date="2022-10-21T10:42:00Z">
        <w:r w:rsidR="00846019" w:rsidRPr="00846019">
          <w:rPr>
            <w:rStyle w:val="Toggle"/>
            <w:rPrChange w:id="8345" w:author="Titus Ellison" w:date="2022-10-21T10:42:00Z">
              <w:rPr/>
            </w:rPrChange>
          </w:rPr>
          <w:t>[UNITS [13°C] [</w:t>
        </w:r>
      </w:ins>
      <w:r w:rsidRPr="00846019">
        <w:rPr>
          <w:rStyle w:val="Toggle"/>
          <w:rPrChange w:id="8346" w:author="Titus Ellison" w:date="2022-10-21T10:42:00Z">
            <w:rPr/>
          </w:rPrChange>
        </w:rPr>
        <w:t>55°F</w:t>
      </w:r>
      <w:ins w:id="8347" w:author="Titus Ellison" w:date="2022-10-21T10:42:00Z">
        <w:r w:rsidR="00846019" w:rsidRPr="00846019">
          <w:rPr>
            <w:rStyle w:val="Toggle"/>
            <w:rPrChange w:id="8348" w:author="Titus Ellison" w:date="2022-10-21T10:42:00Z">
              <w:rPr/>
            </w:rPrChange>
          </w:rPr>
          <w:t>]]</w:t>
        </w:r>
      </w:ins>
      <w:r w:rsidRPr="00FA7ACF">
        <w:t xml:space="preserve"> supply air), there is a resultant delay in satisfying the load as the reset loop winds up before CHWST setpoint resets down.</w:t>
      </w:r>
    </w:p>
    <w:p w14:paraId="1F155ED9" w14:textId="77777777" w:rsidR="00FA44FD" w:rsidRPr="00FA7ACF" w:rsidRDefault="00FA44FD" w:rsidP="0087618D">
      <w:pPr>
        <w:pStyle w:val="Heading4"/>
      </w:pPr>
      <w:r w:rsidRPr="00FA7ACF">
        <w:t>A unique instance of the above reset shall be used for each set of coil pumps.</w:t>
      </w:r>
    </w:p>
    <w:p w14:paraId="11E45B64" w14:textId="32B75B66" w:rsidR="00FA44FD" w:rsidRPr="00FA7ACF" w:rsidRDefault="00FA44FD" w:rsidP="00FA44FD">
      <w:pPr>
        <w:pStyle w:val="Instrbox"/>
      </w:pPr>
      <w:r w:rsidRPr="00FA7ACF">
        <w:t xml:space="preserve">Retain the following </w:t>
      </w:r>
      <w:r w:rsidR="00CE2951">
        <w:t>section</w:t>
      </w:r>
      <w:r w:rsidRPr="00FA7ACF">
        <w:t xml:space="preserve"> if the plant has multiple reset loops. Delete otherwise.</w:t>
      </w:r>
    </w:p>
    <w:p w14:paraId="0092B36B" w14:textId="77777777" w:rsidR="00FA44FD" w:rsidRPr="00FA7ACF" w:rsidRDefault="00FA44FD" w:rsidP="0087618D">
      <w:pPr>
        <w:pStyle w:val="Heading4"/>
      </w:pPr>
      <w:r w:rsidRPr="00FA7ACF">
        <w:t>The CHWST setpoint used at the plant shall be the lowest value output from each of the active reset loops.</w:t>
      </w:r>
    </w:p>
    <w:p w14:paraId="16F9CA2B" w14:textId="3F3A27EE" w:rsidR="00FA44FD" w:rsidRPr="00FA7ACF" w:rsidRDefault="00FA44FD" w:rsidP="00FA44FD">
      <w:pPr>
        <w:pStyle w:val="Instrbox"/>
      </w:pPr>
      <w:r w:rsidRPr="00FA7ACF">
        <w:t xml:space="preserve">Retain the following two </w:t>
      </w:r>
      <w:r w:rsidR="00CE2951">
        <w:t>section</w:t>
      </w:r>
      <w:r w:rsidRPr="00FA7ACF">
        <w:t>s for series chiller plants. Delete otherwise.</w:t>
      </w:r>
    </w:p>
    <w:p w14:paraId="07CD933D" w14:textId="77777777" w:rsidR="00FA44FD" w:rsidRPr="00FA7ACF" w:rsidRDefault="00FA44FD" w:rsidP="0087618D">
      <w:pPr>
        <w:pStyle w:val="Heading4"/>
      </w:pPr>
      <w:bookmarkStart w:id="8349" w:name="_Ref516161475"/>
      <w:r w:rsidRPr="00FA7ACF">
        <w:t>When only one chiller is enabled, CHWST setpoint shall be the setpoint resulting from the plant reset loop(s).</w:t>
      </w:r>
    </w:p>
    <w:p w14:paraId="7496524D" w14:textId="77777777" w:rsidR="00FA44FD" w:rsidRPr="00FA7ACF" w:rsidRDefault="00FA44FD" w:rsidP="0087618D">
      <w:pPr>
        <w:pStyle w:val="Heading4"/>
      </w:pPr>
      <w:r w:rsidRPr="00FA7ACF">
        <w:t>When the upstream and downstream machines are enabled:</w:t>
      </w:r>
    </w:p>
    <w:p w14:paraId="45E052F0" w14:textId="77777777" w:rsidR="00FA44FD" w:rsidRPr="00FA7ACF" w:rsidRDefault="00FA44FD" w:rsidP="007C1423">
      <w:pPr>
        <w:pStyle w:val="Heading5"/>
      </w:pPr>
      <w:r w:rsidRPr="00FA7ACF">
        <w:t>Downstream chiller CHWST setpoint shall be the setpoint resulting from the plant reset loop(s).</w:t>
      </w:r>
    </w:p>
    <w:p w14:paraId="49DAA644" w14:textId="77777777" w:rsidR="00FA44FD" w:rsidRPr="00FA7ACF" w:rsidRDefault="00FA44FD" w:rsidP="007C1423">
      <w:pPr>
        <w:pStyle w:val="Heading5"/>
      </w:pPr>
      <w:r w:rsidRPr="00FA7ACF">
        <w:t xml:space="preserve">Upstream chiller CHWST setpoint shall be the 5-minute rolling average of the </w:t>
      </w:r>
      <w:bookmarkEnd w:id="8349"/>
      <w:r w:rsidRPr="00FA7ACF">
        <w:t>following calculation:</w:t>
      </w:r>
    </w:p>
    <w:p w14:paraId="642959D0" w14:textId="77777777" w:rsidR="00FA44FD" w:rsidRPr="00FA7ACF" w:rsidRDefault="00EF7855" w:rsidP="00FA44FD">
      <w:pPr>
        <w:spacing w:after="120"/>
      </w:pPr>
      <m:oMathPara>
        <m:oMath>
          <m:sSub>
            <m:sSubPr>
              <m:ctrlPr>
                <w:rPr>
                  <w:rFonts w:ascii="Cambria Math" w:hAnsi="Cambria Math"/>
                </w:rPr>
              </m:ctrlPr>
            </m:sSubPr>
            <m:e>
              <m:r>
                <m:rPr>
                  <m:sty m:val="p"/>
                </m:rPr>
                <w:rPr>
                  <w:rFonts w:ascii="Cambria Math" w:hAnsi="Cambria Math"/>
                </w:rPr>
                <m:t>CWHST</m:t>
              </m:r>
            </m:e>
            <m:sub>
              <m:r>
                <m:rPr>
                  <m:sty m:val="p"/>
                </m:rPr>
                <w:rPr>
                  <w:rFonts w:ascii="Cambria Math" w:hAnsi="Cambria Math"/>
                </w:rPr>
                <m:t>upstream</m:t>
              </m:r>
            </m:sub>
          </m:sSub>
          <m:r>
            <w:rPr>
              <w:rFonts w:ascii="Cambria Math" w:hAnsi="Cambria Math"/>
            </w:rPr>
            <m:t>=CHWRT-</m:t>
          </m:r>
          <m:d>
            <m:dPr>
              <m:ctrlPr>
                <w:rPr>
                  <w:rFonts w:ascii="Cambria Math" w:hAnsi="Cambria Math"/>
                  <w:i/>
                </w:rPr>
              </m:ctrlPr>
            </m:dPr>
            <m:e>
              <m:r>
                <w:rPr>
                  <w:rFonts w:ascii="Cambria Math" w:hAnsi="Cambria Math"/>
                </w:rPr>
                <m:t>CHWRT-CHWS</m:t>
              </m:r>
              <m:sSub>
                <m:sSubPr>
                  <m:ctrlPr>
                    <w:rPr>
                      <w:rFonts w:ascii="Cambria Math" w:hAnsi="Cambria Math"/>
                      <w:i/>
                    </w:rPr>
                  </m:ctrlPr>
                </m:sSubPr>
                <m:e>
                  <m:r>
                    <w:rPr>
                      <w:rFonts w:ascii="Cambria Math" w:hAnsi="Cambria Math"/>
                    </w:rPr>
                    <m:t>Tsp</m:t>
                  </m:r>
                </m:e>
                <m:sub>
                  <m:r>
                    <w:rPr>
                      <w:rFonts w:ascii="Cambria Math" w:hAnsi="Cambria Math"/>
                    </w:rPr>
                    <m:t>downstream</m:t>
                  </m:r>
                </m:sub>
              </m:sSub>
            </m:e>
          </m:d>
          <m:r>
            <w:rPr>
              <w:rFonts w:ascii="Cambria Math" w:hAnsi="Cambria Math"/>
            </w:rPr>
            <m:t>*</m:t>
          </m:r>
          <m:f>
            <m:fPr>
              <m:ctrlPr>
                <w:rPr>
                  <w:rFonts w:ascii="Cambria Math" w:hAnsi="Cambria Math"/>
                  <w:i/>
                </w:rPr>
              </m:ctrlPr>
            </m:fPr>
            <m:num>
              <m:r>
                <w:rPr>
                  <w:rFonts w:ascii="Cambria Math" w:hAnsi="Cambria Math"/>
                </w:rPr>
                <m:t>Qch</m:t>
              </m:r>
              <m:sSub>
                <m:sSubPr>
                  <m:ctrlPr>
                    <w:rPr>
                      <w:rFonts w:ascii="Cambria Math" w:hAnsi="Cambria Math"/>
                      <w:i/>
                    </w:rPr>
                  </m:ctrlPr>
                </m:sSubPr>
                <m:e>
                  <m:r>
                    <w:rPr>
                      <w:rFonts w:ascii="Cambria Math" w:hAnsi="Cambria Math"/>
                    </w:rPr>
                    <m:t>X</m:t>
                  </m:r>
                </m:e>
                <m:sub>
                  <m:r>
                    <w:rPr>
                      <w:rFonts w:ascii="Cambria Math" w:hAnsi="Cambria Math"/>
                    </w:rPr>
                    <m:t>upstream</m:t>
                  </m:r>
                </m:sub>
              </m:sSub>
            </m:num>
            <m:den>
              <m:r>
                <w:rPr>
                  <w:rFonts w:ascii="Cambria Math" w:hAnsi="Cambria Math"/>
                </w:rPr>
                <m:t>Qch</m:t>
              </m:r>
              <m:sSub>
                <m:sSubPr>
                  <m:ctrlPr>
                    <w:rPr>
                      <w:rFonts w:ascii="Cambria Math" w:hAnsi="Cambria Math"/>
                      <w:i/>
                    </w:rPr>
                  </m:ctrlPr>
                </m:sSubPr>
                <m:e>
                  <m:r>
                    <w:rPr>
                      <w:rFonts w:ascii="Cambria Math" w:hAnsi="Cambria Math"/>
                    </w:rPr>
                    <m:t>X</m:t>
                  </m:r>
                </m:e>
                <m:sub>
                  <m:r>
                    <w:rPr>
                      <w:rFonts w:ascii="Cambria Math" w:hAnsi="Cambria Math"/>
                    </w:rPr>
                    <m:t>upstream</m:t>
                  </m:r>
                </m:sub>
              </m:sSub>
              <m:r>
                <w:rPr>
                  <w:rFonts w:ascii="Cambria Math" w:hAnsi="Cambria Math"/>
                </w:rPr>
                <m:t>+Qch</m:t>
              </m:r>
              <m:sSub>
                <m:sSubPr>
                  <m:ctrlPr>
                    <w:rPr>
                      <w:rFonts w:ascii="Cambria Math" w:hAnsi="Cambria Math"/>
                      <w:i/>
                    </w:rPr>
                  </m:ctrlPr>
                </m:sSubPr>
                <m:e>
                  <m:r>
                    <w:rPr>
                      <w:rFonts w:ascii="Cambria Math" w:hAnsi="Cambria Math"/>
                    </w:rPr>
                    <m:t>X</m:t>
                  </m:r>
                </m:e>
                <m:sub>
                  <m:r>
                    <w:rPr>
                      <w:rFonts w:ascii="Cambria Math" w:hAnsi="Cambria Math"/>
                    </w:rPr>
                    <m:t>downstream</m:t>
                  </m:r>
                </m:sub>
              </m:sSub>
            </m:den>
          </m:f>
        </m:oMath>
      </m:oMathPara>
    </w:p>
    <w:p w14:paraId="21677BF9" w14:textId="77777777" w:rsidR="00FA44FD" w:rsidRPr="00FA7ACF" w:rsidRDefault="00FA44FD" w:rsidP="00FA44FD">
      <w:pPr>
        <w:pStyle w:val="Infobox"/>
      </w:pPr>
      <w:r w:rsidRPr="00FA7ACF">
        <w:t>Using a rolling average avoids sudden fluctuations in chiller setpoint that may induce plant instability.</w:t>
      </w:r>
      <w:r>
        <w:t xml:space="preserve">  Weighting the setpoint by the design capacity ratio of the series chillers improves efficiency when the upstream chiller is selected to provide more of the load.  The efficiency of even identical chillers in series can be optimized by shifting load to the upstream chiller which is more efficient due to the warmer CHWST.  This is usually determined by iteratively varying this setpoint to minimize combined chiller power using chiller selection software.</w:t>
      </w:r>
    </w:p>
    <w:p w14:paraId="1A0BB928" w14:textId="77777777" w:rsidR="00FA44FD" w:rsidRPr="00FA7ACF" w:rsidRDefault="00FA44FD" w:rsidP="0087618D">
      <w:pPr>
        <w:pStyle w:val="Heading3"/>
      </w:pPr>
      <w:bookmarkStart w:id="8350" w:name="_Ref526352093"/>
      <w:r w:rsidRPr="00FA7ACF">
        <w:t>Primary Chilled Water Pumps</w:t>
      </w:r>
      <w:bookmarkEnd w:id="8350"/>
    </w:p>
    <w:p w14:paraId="4ECAE1C3" w14:textId="351AA111" w:rsidR="00FA44FD" w:rsidRPr="00FA7ACF" w:rsidRDefault="00FA44FD" w:rsidP="00FA44FD">
      <w:pPr>
        <w:pStyle w:val="Instrbox"/>
      </w:pPr>
      <w:r w:rsidRPr="00FA7ACF">
        <w:t xml:space="preserve">Retain the following </w:t>
      </w:r>
      <w:r w:rsidR="00CE2951">
        <w:t>section</w:t>
      </w:r>
      <w:r w:rsidRPr="00FA7ACF">
        <w:t xml:space="preserve"> for plants with headered primary chilled water pumps. Delete otherwise.</w:t>
      </w:r>
    </w:p>
    <w:p w14:paraId="5843D273" w14:textId="59A1C737" w:rsidR="00FA44FD" w:rsidRPr="00FA7ACF" w:rsidRDefault="00FA44FD" w:rsidP="0087618D">
      <w:pPr>
        <w:pStyle w:val="Heading4"/>
      </w:pPr>
      <w:r w:rsidRPr="00FA7ACF">
        <w:t xml:space="preserve">Primary CHW pumps shall be lead/lag controlled per </w:t>
      </w:r>
      <w:r w:rsidR="00CE2951">
        <w:t>Section</w:t>
      </w:r>
      <w:r w:rsidRPr="00FA7ACF">
        <w:t xml:space="preserve"> </w:t>
      </w:r>
      <w:r w:rsidRPr="00FA7ACF">
        <w:fldChar w:fldCharType="begin"/>
      </w:r>
      <w:r w:rsidRPr="00FA7ACF">
        <w:instrText xml:space="preserve"> REF _Ref508115757 \w \h  \* MERGEFORMAT </w:instrText>
      </w:r>
      <w:r w:rsidRPr="00FA7ACF">
        <w:fldChar w:fldCharType="separate"/>
      </w:r>
      <w:r w:rsidR="0037258A">
        <w:t>5.1.15.3</w:t>
      </w:r>
      <w:r w:rsidRPr="00FA7ACF">
        <w:fldChar w:fldCharType="end"/>
      </w:r>
      <w:r w:rsidRPr="00FA7ACF">
        <w:t>.</w:t>
      </w:r>
    </w:p>
    <w:p w14:paraId="3CED7319" w14:textId="2E64721B" w:rsidR="00FA44FD" w:rsidRPr="00FA7ACF" w:rsidRDefault="00FA44FD" w:rsidP="00FA44FD">
      <w:pPr>
        <w:pStyle w:val="Instrbox"/>
        <w:jc w:val="both"/>
      </w:pPr>
      <w:r w:rsidRPr="00FA7ACF">
        <w:lastRenderedPageBreak/>
        <w:t xml:space="preserve">Retain the following </w:t>
      </w:r>
      <w:r w:rsidR="00CE2951">
        <w:t>section</w:t>
      </w:r>
      <w:r w:rsidRPr="00FA7ACF">
        <w:t xml:space="preserve"> for plants with parallel chillers, headered primary chilled water pumps, and without a waterside economizer. Delete otherwise.</w:t>
      </w:r>
    </w:p>
    <w:p w14:paraId="7C656071" w14:textId="77777777" w:rsidR="00FA44FD" w:rsidRPr="00FA7ACF" w:rsidRDefault="00FA44FD" w:rsidP="0087618D">
      <w:pPr>
        <w:pStyle w:val="Heading4"/>
      </w:pPr>
      <w:r w:rsidRPr="00FA7ACF">
        <w:t>Enable lead primary CHW pump when any chiller CHW isolation valve is commanded open. Disable the lead primary CHW pump when all chiller CHW isolation valves are commanded closed.</w:t>
      </w:r>
    </w:p>
    <w:p w14:paraId="5831D180" w14:textId="5E7A4994" w:rsidR="00FA44FD" w:rsidRPr="00FA7ACF" w:rsidRDefault="00FA44FD" w:rsidP="00FA44FD">
      <w:pPr>
        <w:pStyle w:val="Instrbox"/>
        <w:jc w:val="both"/>
      </w:pPr>
      <w:r w:rsidRPr="00FA7ACF">
        <w:t xml:space="preserve">Retain the following </w:t>
      </w:r>
      <w:r w:rsidR="00CE2951">
        <w:t>section</w:t>
      </w:r>
      <w:r w:rsidRPr="00FA7ACF">
        <w:t xml:space="preserve"> for plants with parallel chillers, headered primary chilled water pumps, and a waterside economizer. Delete otherwise.</w:t>
      </w:r>
    </w:p>
    <w:p w14:paraId="0A3EFE7C" w14:textId="77777777" w:rsidR="00FA44FD" w:rsidRPr="00FA7ACF" w:rsidRDefault="00FA44FD" w:rsidP="0087618D">
      <w:pPr>
        <w:pStyle w:val="Heading4"/>
      </w:pPr>
      <w:r w:rsidRPr="00FA7ACF">
        <w:t>Enable lead primary CHW pump when any chiller CHW isolation valve is commanded open or WSE is enabled. Disable the lead primary CHW pump when all chiller CHW isolation valves are commanded closed and WSE is disabled.</w:t>
      </w:r>
    </w:p>
    <w:p w14:paraId="2DB58C80" w14:textId="14658F74" w:rsidR="00FA44FD" w:rsidRPr="00FA7ACF" w:rsidRDefault="00FA44FD" w:rsidP="00FA44FD">
      <w:pPr>
        <w:pStyle w:val="Instrbox"/>
      </w:pPr>
      <w:r w:rsidRPr="00FA7ACF">
        <w:t xml:space="preserve">Retain the following </w:t>
      </w:r>
      <w:r w:rsidR="00CE2951">
        <w:t>section</w:t>
      </w:r>
      <w:r w:rsidRPr="00FA7ACF">
        <w:t xml:space="preserve"> for plants with series chillers and without a waterside economizer. Delete otherwise.</w:t>
      </w:r>
    </w:p>
    <w:p w14:paraId="28DBDFD8" w14:textId="77777777" w:rsidR="00FA44FD" w:rsidRPr="00FA7ACF" w:rsidRDefault="00FA44FD" w:rsidP="0087618D">
      <w:pPr>
        <w:pStyle w:val="Heading4"/>
      </w:pPr>
      <w:r w:rsidRPr="00FA7ACF">
        <w:t>Enable lead primary CHW pump when any chiller CHW isolation valve is commanded closed. Disable the lead primary CHW pump when all chiller CHW isolation valves are commanded open.</w:t>
      </w:r>
    </w:p>
    <w:p w14:paraId="1627370A" w14:textId="173D2312" w:rsidR="00FA44FD" w:rsidRPr="00FA7ACF" w:rsidRDefault="00FA44FD" w:rsidP="00FA44FD">
      <w:pPr>
        <w:pStyle w:val="Instrbox"/>
      </w:pPr>
      <w:r w:rsidRPr="00FA7ACF">
        <w:t xml:space="preserve">Retain the following </w:t>
      </w:r>
      <w:r w:rsidR="00CE2951">
        <w:t>section</w:t>
      </w:r>
      <w:r w:rsidRPr="00FA7ACF">
        <w:t xml:space="preserve"> for plants with series chillers and a waterside economizer. Delete otherwise.</w:t>
      </w:r>
    </w:p>
    <w:p w14:paraId="79773EBD" w14:textId="77777777" w:rsidR="00FA44FD" w:rsidRPr="00FA7ACF" w:rsidRDefault="00FA44FD" w:rsidP="0087618D">
      <w:pPr>
        <w:pStyle w:val="Heading4"/>
      </w:pPr>
      <w:r w:rsidRPr="00FA7ACF">
        <w:t>Enable lead primary CHW pump when any chiller CHW isolation valve is commanded closed or WSE is enabled. Disable the lead primary CHW pump when all chiller CHW isolation valves are commanded open and WSE is disabled.</w:t>
      </w:r>
    </w:p>
    <w:p w14:paraId="6EAEDD21" w14:textId="1F77196C" w:rsidR="00FA44FD" w:rsidRPr="00FA7ACF" w:rsidRDefault="00FA44FD" w:rsidP="00FA44FD">
      <w:pPr>
        <w:pStyle w:val="Instrbox"/>
      </w:pPr>
      <w:r w:rsidRPr="00FA7ACF">
        <w:t xml:space="preserve">Retain the following </w:t>
      </w:r>
      <w:r w:rsidR="00CE2951">
        <w:t>section</w:t>
      </w:r>
      <w:r w:rsidRPr="00FA7ACF">
        <w:t xml:space="preserve"> for plants with dedicated primary chilled water pumps. Delete otherwise.</w:t>
      </w:r>
    </w:p>
    <w:p w14:paraId="45664096" w14:textId="77777777" w:rsidR="00FA44FD" w:rsidRPr="00FA7ACF" w:rsidRDefault="00FA44FD" w:rsidP="00FA44FD">
      <w:pPr>
        <w:pStyle w:val="Infobox"/>
      </w:pPr>
      <w:r w:rsidRPr="00FA7ACF">
        <w:t>Where chillers have a CHW request network point, consider increasing the pump disable delay to 10 minutes to ensure that flow is not cut off too soon. Where chillers do not have this point (e.g., older chillers without network interfaces), the default delay is appropriate.</w:t>
      </w:r>
    </w:p>
    <w:p w14:paraId="7EC88F3C" w14:textId="77777777" w:rsidR="00FA44FD" w:rsidRPr="00FA7ACF" w:rsidRDefault="00FA44FD" w:rsidP="0087618D">
      <w:pPr>
        <w:pStyle w:val="Heading4"/>
      </w:pPr>
      <w:r w:rsidRPr="00FA7ACF">
        <w:t>Enable lead primary CHW pump when the lead chiller is required to run, but prior to the chiller being enabled. Disable the lead CHW pump when the lead chiller is disabled and either the lead chiller has been proven off for 3 minutes or is not requesting chilled water flow.</w:t>
      </w:r>
    </w:p>
    <w:p w14:paraId="6F2BDB58" w14:textId="3716FA55" w:rsidR="00FA44FD" w:rsidRPr="00FA7ACF" w:rsidRDefault="00FA44FD" w:rsidP="00FA44FD">
      <w:pPr>
        <w:pStyle w:val="Instrbox"/>
        <w:jc w:val="both"/>
      </w:pPr>
      <w:r w:rsidRPr="00FA7ACF">
        <w:t xml:space="preserve">Retain the following </w:t>
      </w:r>
      <w:r w:rsidR="00CE2951">
        <w:t>section</w:t>
      </w:r>
      <w:r w:rsidRPr="00FA7ACF">
        <w:t xml:space="preserve"> for primary-only plants with headered variable speed primary pumps using differential pressure pump speed control. Delete otherwise.</w:t>
      </w:r>
    </w:p>
    <w:p w14:paraId="008AA433" w14:textId="77777777" w:rsidR="00FA44FD" w:rsidRPr="00FA7ACF" w:rsidRDefault="00FA44FD" w:rsidP="0087618D">
      <w:pPr>
        <w:pStyle w:val="Heading4"/>
      </w:pPr>
      <w:bookmarkStart w:id="8351" w:name="_Ref514433075"/>
      <w:r w:rsidRPr="00FA7ACF">
        <w:t xml:space="preserve">CHW pumps shall be staged as a function of CHWFR, the ratio of current chilled water flow, </w:t>
      </w:r>
      <w:r w:rsidRPr="00FA7ACF">
        <w:rPr>
          <w:i/>
        </w:rPr>
        <w:t>FLOW</w:t>
      </w:r>
      <w:r w:rsidRPr="00FA7ACF">
        <w:rPr>
          <w:i/>
          <w:vertAlign w:val="subscript"/>
        </w:rPr>
        <w:t>P</w:t>
      </w:r>
      <w:r w:rsidRPr="00FA7ACF">
        <w:t xml:space="preserve">, to design primary pump flow, </w:t>
      </w:r>
      <w:proofErr w:type="spellStart"/>
      <w:r w:rsidRPr="00FA7ACF">
        <w:t>PCHWF</w:t>
      </w:r>
      <w:r w:rsidRPr="00FA7ACF">
        <w:rPr>
          <w:vertAlign w:val="subscript"/>
        </w:rPr>
        <w:t>design</w:t>
      </w:r>
      <w:proofErr w:type="spellEnd"/>
      <w:r w:rsidRPr="00FA7ACF">
        <w:t>. and the number of pumps, N-PCHWP, that operate at design conditions. Pumps are assumed to be equally sized.</w:t>
      </w:r>
      <w:bookmarkEnd w:id="8351"/>
    </w:p>
    <w:p w14:paraId="61C9FB49" w14:textId="77777777" w:rsidR="00FA44FD" w:rsidRPr="00FA7ACF" w:rsidRDefault="00FA44FD" w:rsidP="00FA44FD">
      <w:pPr>
        <w:spacing w:after="120"/>
      </w:pPr>
      <m:oMathPara>
        <m:oMath>
          <m:r>
            <m:rPr>
              <m:sty m:val="p"/>
            </m:rPr>
            <w:rPr>
              <w:rFonts w:ascii="Cambria Math" w:hAnsi="Cambria Math"/>
            </w:rPr>
            <m:t>CHWFR=</m:t>
          </m:r>
          <m:f>
            <m:fPr>
              <m:ctrlPr>
                <w:rPr>
                  <w:rFonts w:ascii="Cambria Math" w:hAnsi="Cambria Math"/>
                </w:rPr>
              </m:ctrlPr>
            </m:fPr>
            <m:num>
              <m:sSub>
                <m:sSubPr>
                  <m:ctrlPr>
                    <w:rPr>
                      <w:rFonts w:ascii="Cambria Math" w:hAnsi="Cambria Math"/>
                      <w:i/>
                    </w:rPr>
                  </m:ctrlPr>
                </m:sSubPr>
                <m:e>
                  <m:r>
                    <w:rPr>
                      <w:rFonts w:ascii="Cambria Math" w:hAnsi="Cambria Math"/>
                    </w:rPr>
                    <m:t>FLOW</m:t>
                  </m:r>
                </m:e>
                <m:sub>
                  <m:r>
                    <w:rPr>
                      <w:rFonts w:ascii="Cambria Math" w:hAnsi="Cambria Math"/>
                    </w:rPr>
                    <m:t>P</m:t>
                  </m:r>
                </m:sub>
              </m:sSub>
            </m:num>
            <m:den>
              <m:sSub>
                <m:sSubPr>
                  <m:ctrlPr>
                    <w:rPr>
                      <w:rFonts w:ascii="Cambria Math" w:hAnsi="Cambria Math"/>
                      <w:i/>
                    </w:rPr>
                  </m:ctrlPr>
                </m:sSubPr>
                <m:e>
                  <m:r>
                    <w:rPr>
                      <w:rFonts w:ascii="Cambria Math" w:hAnsi="Cambria Math"/>
                    </w:rPr>
                    <m:t>PCHWF</m:t>
                  </m:r>
                </m:e>
                <m:sub>
                  <m:r>
                    <w:rPr>
                      <w:rFonts w:ascii="Cambria Math" w:hAnsi="Cambria Math"/>
                    </w:rPr>
                    <m:t>design</m:t>
                  </m:r>
                </m:sub>
              </m:sSub>
            </m:den>
          </m:f>
        </m:oMath>
      </m:oMathPara>
    </w:p>
    <w:p w14:paraId="1CBA19A8" w14:textId="77777777" w:rsidR="00FA44FD" w:rsidRPr="00FA7ACF" w:rsidRDefault="00FA44FD" w:rsidP="00FA44FD">
      <w:pPr>
        <w:pStyle w:val="Infobox"/>
      </w:pPr>
      <w:bookmarkStart w:id="8352" w:name="_Hlk17740540"/>
      <w:r w:rsidRPr="00FA7ACF">
        <w:t>Flow is used, as opposed to speed, to keep the chilled water pumps operating near their best efficiency point. Staging at slightly less than design flowrate for operating pumps yields good results for most applications (note that when fewer than design pumps are enabled, pumps will be able to produce greater than design flow since they will be operating further out their curves). If desired, the stage down flow point can be offset slightly below the stage up point to prevent cycling between pump stages in applications with highly variable loads.</w:t>
      </w:r>
    </w:p>
    <w:p w14:paraId="2A7703D2" w14:textId="77777777" w:rsidR="00FA44FD" w:rsidRPr="00FA7ACF" w:rsidRDefault="00FA44FD" w:rsidP="007C1423">
      <w:pPr>
        <w:pStyle w:val="Heading5"/>
      </w:pPr>
      <w:r w:rsidRPr="00FA7ACF">
        <w:t>Start the next lag pump whenever the following is true for 10 minutes:</w:t>
      </w:r>
    </w:p>
    <w:p w14:paraId="32DA5533" w14:textId="77777777" w:rsidR="00FA44FD" w:rsidRPr="00FA7ACF" w:rsidRDefault="00FA44FD" w:rsidP="00FA44FD">
      <m:oMathPara>
        <m:oMathParaPr>
          <m:jc m:val="center"/>
        </m:oMathParaPr>
        <m:oMath>
          <m:r>
            <m:rPr>
              <m:sty m:val="p"/>
            </m:rPr>
            <w:rPr>
              <w:rFonts w:ascii="Cambria Math" w:hAnsi="Cambria Math"/>
            </w:rPr>
            <m:t xml:space="preserve">CHWFR&gt; </m:t>
          </m:r>
          <m:f>
            <m:fPr>
              <m:ctrlPr>
                <w:rPr>
                  <w:rFonts w:ascii="Cambria Math" w:hAnsi="Cambria Math"/>
                </w:rPr>
              </m:ctrlPr>
            </m:fPr>
            <m:num>
              <m:r>
                <w:rPr>
                  <w:rFonts w:ascii="Cambria Math" w:hAnsi="Cambria Math"/>
                </w:rPr>
                <m:t>Number of Operating Pumps</m:t>
              </m:r>
            </m:num>
            <m:den>
              <m:r>
                <w:rPr>
                  <w:rFonts w:ascii="Cambria Math" w:hAnsi="Cambria Math"/>
                </w:rPr>
                <m:t>N</m:t>
              </m:r>
            </m:den>
          </m:f>
          <m:r>
            <w:rPr>
              <w:rFonts w:ascii="Cambria Math" w:hAnsi="Cambria Math"/>
            </w:rPr>
            <m:t>-.03</m:t>
          </m:r>
        </m:oMath>
      </m:oMathPara>
    </w:p>
    <w:p w14:paraId="7D034B0F" w14:textId="77777777" w:rsidR="00FA44FD" w:rsidRPr="00FA7ACF" w:rsidRDefault="00FA44FD" w:rsidP="007C1423">
      <w:pPr>
        <w:pStyle w:val="Heading5"/>
      </w:pPr>
      <w:r w:rsidRPr="00FA7ACF">
        <w:t>Shut off the last lag pump whenever the following is true for 10 minutes:</w:t>
      </w:r>
    </w:p>
    <w:p w14:paraId="02636DDF" w14:textId="77777777" w:rsidR="00FA44FD" w:rsidRPr="00FA7ACF" w:rsidRDefault="00FA44FD" w:rsidP="00FA44FD">
      <m:oMathPara>
        <m:oMathParaPr>
          <m:jc m:val="center"/>
        </m:oMathParaPr>
        <m:oMath>
          <m:r>
            <m:rPr>
              <m:sty m:val="p"/>
            </m:rPr>
            <w:rPr>
              <w:rFonts w:ascii="Cambria Math" w:hAnsi="Cambria Math"/>
            </w:rPr>
            <m:t xml:space="preserve">CHWFR≤ </m:t>
          </m:r>
          <m:f>
            <m:fPr>
              <m:ctrlPr>
                <w:rPr>
                  <w:rFonts w:ascii="Cambria Math" w:hAnsi="Cambria Math"/>
                </w:rPr>
              </m:ctrlPr>
            </m:fPr>
            <m:num>
              <m:r>
                <w:rPr>
                  <w:rFonts w:ascii="Cambria Math" w:hAnsi="Cambria Math"/>
                </w:rPr>
                <m:t>Number of Operating Pumps-1</m:t>
              </m:r>
            </m:num>
            <m:den>
              <m:r>
                <w:rPr>
                  <w:rFonts w:ascii="Cambria Math" w:hAnsi="Cambria Math"/>
                </w:rPr>
                <m:t>N</m:t>
              </m:r>
            </m:den>
          </m:f>
          <m:r>
            <w:rPr>
              <w:rFonts w:ascii="Cambria Math" w:hAnsi="Cambria Math"/>
            </w:rPr>
            <m:t>-.03</m:t>
          </m:r>
        </m:oMath>
      </m:oMathPara>
    </w:p>
    <w:p w14:paraId="3B7ABB62" w14:textId="078E6E44" w:rsidR="00FA44FD" w:rsidRPr="00FA7ACF" w:rsidRDefault="00FA44FD" w:rsidP="00FA44FD">
      <w:pPr>
        <w:pStyle w:val="Instrbox"/>
        <w:jc w:val="both"/>
      </w:pPr>
      <w:bookmarkStart w:id="8353" w:name="_Ref514433090"/>
      <w:bookmarkEnd w:id="8352"/>
      <w:r w:rsidRPr="00FA7ACF">
        <w:t xml:space="preserve">Retain the following two </w:t>
      </w:r>
      <w:r w:rsidR="00CE2951">
        <w:t>section</w:t>
      </w:r>
      <w:r w:rsidRPr="00FA7ACF">
        <w:t>s for primary-only plants where the remote DP sensor(s) is hardwired to the plant controller. Delete otherwise.</w:t>
      </w:r>
    </w:p>
    <w:p w14:paraId="6E73815B" w14:textId="77777777" w:rsidR="00FA44FD" w:rsidRPr="00FA7ACF" w:rsidRDefault="00FA44FD" w:rsidP="0087618D">
      <w:pPr>
        <w:pStyle w:val="Heading4"/>
      </w:pPr>
      <w:r w:rsidRPr="00FA7ACF">
        <w:lastRenderedPageBreak/>
        <w:t>When any pump is proven on, pump speed will be controlled by a reverse acting PID loop maintaining the differential pressure signal at a setpoint CHW-</w:t>
      </w:r>
      <w:proofErr w:type="spellStart"/>
      <w:r w:rsidRPr="00FA7ACF">
        <w:t>DPsp</w:t>
      </w:r>
      <w:proofErr w:type="spellEnd"/>
      <w:r w:rsidRPr="00FA7ACF">
        <w:t xml:space="preserve"> determined by the reset scheme described herein. All pumps receive the same speed signal.</w:t>
      </w:r>
      <w:bookmarkEnd w:id="8353"/>
    </w:p>
    <w:p w14:paraId="60368056" w14:textId="77777777" w:rsidR="00FA44FD" w:rsidRPr="00FA7ACF" w:rsidRDefault="00FA44FD" w:rsidP="0087618D">
      <w:pPr>
        <w:pStyle w:val="Heading4"/>
      </w:pPr>
      <w:r w:rsidRPr="00FA7ACF">
        <w:t>Where multiple DP sensors exist, a PID loop shall run for each sensor. CHW pumps shall be controlled to the high signal output of all DP sensor loops.</w:t>
      </w:r>
    </w:p>
    <w:p w14:paraId="25E63BE2" w14:textId="7E28E2F1" w:rsidR="00FA44FD" w:rsidRPr="00FA7ACF" w:rsidRDefault="00FA44FD" w:rsidP="00FA44FD">
      <w:pPr>
        <w:pStyle w:val="Instrbox"/>
        <w:jc w:val="both"/>
      </w:pPr>
      <w:r w:rsidRPr="00FA7ACF">
        <w:t xml:space="preserve">Retain the following three </w:t>
      </w:r>
      <w:r w:rsidR="00CE2951">
        <w:t>section</w:t>
      </w:r>
      <w:r w:rsidRPr="00FA7ACF">
        <w:t>s for primary-only plants where the remote DP sensor(s) is not hardwired to the plant controller, but a local DP sensor is hardwired to the plant controller. Delete otherwise.</w:t>
      </w:r>
    </w:p>
    <w:p w14:paraId="0C942260" w14:textId="77777777" w:rsidR="00FA44FD" w:rsidRPr="00FA7ACF" w:rsidRDefault="00FA44FD" w:rsidP="0087618D">
      <w:pPr>
        <w:pStyle w:val="Heading4"/>
      </w:pPr>
      <w:r w:rsidRPr="00FA7ACF">
        <w:t>Remote DP shall be maintained at a setpoint of CHW-</w:t>
      </w:r>
      <w:proofErr w:type="spellStart"/>
      <w:r w:rsidRPr="00FA7ACF">
        <w:t>DPsp</w:t>
      </w:r>
      <w:proofErr w:type="spellEnd"/>
      <w:r w:rsidRPr="00FA7ACF">
        <w:t xml:space="preserve"> determined by the reset scheme described herein. CHW-</w:t>
      </w:r>
      <w:proofErr w:type="spellStart"/>
      <w:r w:rsidRPr="00FA7ACF">
        <w:t>DPsp</w:t>
      </w:r>
      <w:proofErr w:type="spellEnd"/>
      <w:r w:rsidRPr="00FA7ACF">
        <w:t xml:space="preserve"> shall be maintained by a reverse acting PID loop running in the controller to which the remote sensor is wired; the loop output shall be a DP setpoint for the local primary loop DP sensor hardwired to the plant controller. Reset local DP from CHW-</w:t>
      </w:r>
      <w:proofErr w:type="spellStart"/>
      <w:r w:rsidRPr="00FA7ACF">
        <w:t>DPmin</w:t>
      </w:r>
      <w:proofErr w:type="spellEnd"/>
      <w:r w:rsidRPr="00FA7ACF">
        <w:t xml:space="preserve"> psi at 0% loop output to </w:t>
      </w:r>
      <w:proofErr w:type="spellStart"/>
      <w:r w:rsidRPr="00FA7ACF">
        <w:t>LocalCHW-DPmax</w:t>
      </w:r>
      <w:proofErr w:type="spellEnd"/>
      <w:r w:rsidRPr="00FA7ACF">
        <w:t xml:space="preserve"> at 100% loop output.</w:t>
      </w:r>
    </w:p>
    <w:p w14:paraId="29F7651D" w14:textId="77777777" w:rsidR="00FA44FD" w:rsidRPr="00FA7ACF" w:rsidRDefault="00FA44FD" w:rsidP="0087618D">
      <w:pPr>
        <w:pStyle w:val="Heading4"/>
      </w:pPr>
      <w:r w:rsidRPr="00FA7ACF">
        <w:t xml:space="preserve">When any pump is proven on, pump speed will be controlled by a reverse acting PID loop maintaining the local primary DP signal at the DP setpoint output from the remote sensor control loop. All pumps receive the same speed signal. </w:t>
      </w:r>
    </w:p>
    <w:p w14:paraId="12EED1C5" w14:textId="77777777" w:rsidR="00FA44FD" w:rsidRPr="00FA7ACF" w:rsidRDefault="00FA44FD" w:rsidP="0087618D">
      <w:pPr>
        <w:pStyle w:val="Heading4"/>
      </w:pPr>
      <w:r w:rsidRPr="00FA7ACF">
        <w:t>Where multiple remote DP sensors exist, a PID loop shall run for each sensor. The DP setpoint for the local DP sensor shall be the highest DP setpoint output from each of the remote loops.</w:t>
      </w:r>
    </w:p>
    <w:p w14:paraId="6EF229F0" w14:textId="77777777" w:rsidR="00FA44FD" w:rsidRPr="00FA7ACF" w:rsidRDefault="00FA44FD" w:rsidP="00FA44FD">
      <w:pPr>
        <w:pStyle w:val="Infobox"/>
      </w:pPr>
      <w:r w:rsidRPr="00FA7ACF">
        <w:t>The above situation arises in very large buildings where it may be impractical to homerun the remote DP sensor all the way back to the CHW plant.</w:t>
      </w:r>
    </w:p>
    <w:p w14:paraId="5B3FBEF1" w14:textId="77777777" w:rsidR="00FA44FD" w:rsidRPr="00FA7ACF" w:rsidRDefault="00FA44FD" w:rsidP="00FA44FD">
      <w:pPr>
        <w:pStyle w:val="Infobox"/>
      </w:pPr>
    </w:p>
    <w:p w14:paraId="378D0CFA" w14:textId="77777777" w:rsidR="00FA44FD" w:rsidRPr="00FA7ACF" w:rsidRDefault="00FA44FD" w:rsidP="00FA44FD">
      <w:pPr>
        <w:pStyle w:val="Infobox"/>
      </w:pPr>
      <w:r w:rsidRPr="00FA7ACF">
        <w:t>The above cascading control logic prevents pump speed instability issues that would otherwise be caused by running the pump speed control loop over the BAS network. It also provides some fault tolerance should the network fail—instead of the loop either winding all the way up or all the way down, DP is controlled to the last known setpoint sent from the remote controller until network communication is restored.</w:t>
      </w:r>
    </w:p>
    <w:p w14:paraId="39379C1A" w14:textId="01973941" w:rsidR="00FA44FD" w:rsidRPr="00FA7ACF" w:rsidRDefault="00FA44FD" w:rsidP="00FA44FD">
      <w:pPr>
        <w:pStyle w:val="Instrbox"/>
        <w:jc w:val="both"/>
      </w:pPr>
      <w:r w:rsidRPr="00FA7ACF">
        <w:t xml:space="preserve">Retain the following two </w:t>
      </w:r>
      <w:r w:rsidR="00CE2951">
        <w:t>section</w:t>
      </w:r>
      <w:r w:rsidRPr="00FA7ACF">
        <w:t>s for primary-secondary plants and primary-only plants where primary pump speed is not controlled to maintain differential pressure. Delete otherwise.</w:t>
      </w:r>
    </w:p>
    <w:p w14:paraId="256C5DA6" w14:textId="77777777" w:rsidR="00FA44FD" w:rsidRPr="00FA7ACF" w:rsidRDefault="00FA44FD" w:rsidP="0087618D">
      <w:pPr>
        <w:pStyle w:val="Heading4"/>
      </w:pPr>
      <w:bookmarkStart w:id="8354" w:name="_Hlk27999547"/>
      <w:r w:rsidRPr="00FA7ACF">
        <w:t>The number of operating primary chilled water pumps shall match the number of operating chillers.</w:t>
      </w:r>
    </w:p>
    <w:p w14:paraId="495178BA" w14:textId="32D24209" w:rsidR="00FA44FD" w:rsidRPr="00FA7ACF" w:rsidRDefault="00FA44FD" w:rsidP="0087618D">
      <w:pPr>
        <w:pStyle w:val="Heading4"/>
      </w:pPr>
      <w:r w:rsidRPr="00FA7ACF">
        <w:t xml:space="preserve">See </w:t>
      </w:r>
      <w:r w:rsidR="00CE0564">
        <w:t xml:space="preserve">Section </w:t>
      </w:r>
      <w:r w:rsidRPr="00FA7ACF">
        <w:fldChar w:fldCharType="begin"/>
      </w:r>
      <w:r w:rsidRPr="00FA7ACF">
        <w:instrText xml:space="preserve"> REF _Ref515726379 \w \h  \* MERGEFORMAT </w:instrText>
      </w:r>
      <w:r w:rsidRPr="00FA7ACF">
        <w:fldChar w:fldCharType="separate"/>
      </w:r>
      <w:r w:rsidR="0037258A">
        <w:t>5.20.4</w:t>
      </w:r>
      <w:r w:rsidRPr="00FA7ACF">
        <w:fldChar w:fldCharType="end"/>
      </w:r>
      <w:r w:rsidRPr="00FA7ACF">
        <w:t xml:space="preserve"> for primary chilled water pump staging sequence relative to chiller stage-up and stage-down events.</w:t>
      </w:r>
    </w:p>
    <w:p w14:paraId="55916617" w14:textId="217C3647" w:rsidR="00FA44FD" w:rsidRPr="00FA7ACF" w:rsidRDefault="00FA44FD" w:rsidP="00FA44FD">
      <w:pPr>
        <w:pStyle w:val="Instrbox"/>
        <w:jc w:val="both"/>
      </w:pPr>
      <w:bookmarkStart w:id="8355" w:name="OLE_LINK25"/>
      <w:bookmarkEnd w:id="8354"/>
      <w:r w:rsidRPr="00FA7ACF">
        <w:t xml:space="preserve">Retain the following </w:t>
      </w:r>
      <w:r w:rsidR="00CE2951">
        <w:t>section</w:t>
      </w:r>
      <w:r w:rsidRPr="00FA7ACF">
        <w:t xml:space="preserve"> for primary-only plants and primary-secondary plants with variable speed primary pumps that are intended to operate at a fixed speed. Delete otherwise.</w:t>
      </w:r>
    </w:p>
    <w:bookmarkEnd w:id="8355"/>
    <w:p w14:paraId="4606571F" w14:textId="77777777" w:rsidR="00FA44FD" w:rsidRPr="00FA7ACF" w:rsidRDefault="00FA44FD" w:rsidP="0087618D">
      <w:pPr>
        <w:pStyle w:val="Heading4"/>
      </w:pPr>
      <w:r w:rsidRPr="00FA7ACF">
        <w:t>Pump speed shall be Ch-</w:t>
      </w:r>
      <w:proofErr w:type="spellStart"/>
      <w:r w:rsidRPr="00FA7ACF">
        <w:t>MaxPriPumpSpdStage</w:t>
      </w:r>
      <w:proofErr w:type="spellEnd"/>
      <w:r w:rsidRPr="00FA7ACF">
        <w:t xml:space="preserve"> as determined by the balancer as that necessary to provide design flow, CHW-</w:t>
      </w:r>
      <w:proofErr w:type="spellStart"/>
      <w:r w:rsidRPr="00FA7ACF">
        <w:t>DesFlowX</w:t>
      </w:r>
      <w:proofErr w:type="spellEnd"/>
      <w:r w:rsidRPr="00FA7ACF">
        <w:t xml:space="preserve"> through all chillers operating in the stage.</w:t>
      </w:r>
    </w:p>
    <w:p w14:paraId="7C492723" w14:textId="77777777" w:rsidR="00FA44FD" w:rsidRPr="00FA7ACF" w:rsidRDefault="00FA44FD" w:rsidP="00FA44FD">
      <w:pPr>
        <w:pStyle w:val="Infobox"/>
      </w:pPr>
      <w:r w:rsidRPr="00FA7ACF">
        <w:t>The above scenario—variable speed pumps operated at a constant speed—most commonly applies to constant flow primary-only plants. For example, a plant serving only one or two very large air handlers may use this scheme.</w:t>
      </w:r>
    </w:p>
    <w:p w14:paraId="1D6F529E" w14:textId="353AF618" w:rsidR="00FA44FD" w:rsidRPr="00FA7ACF" w:rsidRDefault="00FA44FD" w:rsidP="00FA44FD">
      <w:pPr>
        <w:pStyle w:val="Instrbox"/>
        <w:jc w:val="both"/>
      </w:pPr>
      <w:r w:rsidRPr="00FA7ACF">
        <w:t xml:space="preserve">Retain the following </w:t>
      </w:r>
      <w:r w:rsidR="00CE2951">
        <w:t>section</w:t>
      </w:r>
      <w:r w:rsidRPr="00FA7ACF">
        <w:t xml:space="preserve"> for variable primary-variable secondary plants with primary and secondary loop flow meters. Delete otherwise.</w:t>
      </w:r>
    </w:p>
    <w:p w14:paraId="52C13643" w14:textId="77777777" w:rsidR="00FA44FD" w:rsidRPr="00FA7ACF" w:rsidRDefault="00FA44FD" w:rsidP="0087618D">
      <w:pPr>
        <w:pStyle w:val="Heading4"/>
      </w:pPr>
      <w:r w:rsidRPr="00FA7ACF">
        <w:t xml:space="preserve">Primary pump speed shall be reset by a reverse acting PID loop maintaining flow through the decoupler, as measured by the primary flowrate less secondary flowrate, at 5% of </w:t>
      </w:r>
      <w:proofErr w:type="spellStart"/>
      <w:r w:rsidRPr="00FA7ACF">
        <w:t>PCHWFdesign</w:t>
      </w:r>
      <w:proofErr w:type="spellEnd"/>
      <w:r w:rsidRPr="00FA7ACF">
        <w:t>. Loop output shall be mapped from CH-</w:t>
      </w:r>
      <w:proofErr w:type="spellStart"/>
      <w:r w:rsidRPr="00FA7ACF">
        <w:t>MinPriPumpSpdStage</w:t>
      </w:r>
      <w:proofErr w:type="spellEnd"/>
      <w:r w:rsidRPr="00FA7ACF">
        <w:t xml:space="preserve"> to 100% speed in proportion to loop output from 0% to 100%.</w:t>
      </w:r>
    </w:p>
    <w:p w14:paraId="594B9163" w14:textId="77777777" w:rsidR="00FA44FD" w:rsidRPr="00FA7ACF" w:rsidRDefault="00FA44FD" w:rsidP="00FA44FD">
      <w:pPr>
        <w:pStyle w:val="Infobox"/>
      </w:pPr>
      <w:r w:rsidRPr="00FA7ACF">
        <w:t xml:space="preserve">Maintaining slightly more than 0 </w:t>
      </w:r>
      <w:proofErr w:type="spellStart"/>
      <w:r w:rsidRPr="00FA7ACF">
        <w:t>gpm</w:t>
      </w:r>
      <w:proofErr w:type="spellEnd"/>
      <w:r w:rsidRPr="00FA7ACF">
        <w:t xml:space="preserve"> through the bypass avoids the risk of secondary recirculation caused by any control loop instability.</w:t>
      </w:r>
    </w:p>
    <w:p w14:paraId="43157621" w14:textId="31FFD3D1" w:rsidR="00FA44FD" w:rsidRPr="00FA7ACF" w:rsidRDefault="00FA44FD" w:rsidP="00FA44FD">
      <w:pPr>
        <w:pStyle w:val="Instrbox"/>
      </w:pPr>
      <w:r w:rsidRPr="00FA7ACF">
        <w:lastRenderedPageBreak/>
        <w:t xml:space="preserve">Retain the following </w:t>
      </w:r>
      <w:r w:rsidR="00CE2951">
        <w:t>section</w:t>
      </w:r>
      <w:r w:rsidRPr="00FA7ACF">
        <w:t xml:space="preserve"> for variable primary-variable secondary plants with a flow meter in the decoupler. Delete otherwise.</w:t>
      </w:r>
    </w:p>
    <w:p w14:paraId="2961B0CC" w14:textId="77777777" w:rsidR="00FA44FD" w:rsidRPr="00FA7ACF" w:rsidRDefault="00FA44FD" w:rsidP="0087618D">
      <w:pPr>
        <w:pStyle w:val="Heading4"/>
      </w:pPr>
      <w:r w:rsidRPr="00FA7ACF">
        <w:t xml:space="preserve">Primary pump speed shall be reset by a reverse acting PID loop maintaining flow through the decoupler flow meter at 5% of </w:t>
      </w:r>
      <w:proofErr w:type="spellStart"/>
      <w:r w:rsidRPr="00FA7ACF">
        <w:t>PCHWFdesign</w:t>
      </w:r>
      <w:proofErr w:type="spellEnd"/>
      <w:r w:rsidRPr="00FA7ACF">
        <w:t>, where positive flow indicates flow from the supply to the return. Loop output shall be mapped from CH-</w:t>
      </w:r>
      <w:proofErr w:type="spellStart"/>
      <w:r w:rsidRPr="00FA7ACF">
        <w:t>MinPriPumpSpdStage</w:t>
      </w:r>
      <w:proofErr w:type="spellEnd"/>
      <w:r w:rsidRPr="00FA7ACF">
        <w:t xml:space="preserve"> to 100% speed in proportion to loop output from 0% to 100%.</w:t>
      </w:r>
    </w:p>
    <w:p w14:paraId="23C84FAA" w14:textId="77777777" w:rsidR="00FA44FD" w:rsidRPr="00FA7ACF" w:rsidRDefault="00FA44FD" w:rsidP="00FA44FD">
      <w:pPr>
        <w:pStyle w:val="Infobox"/>
      </w:pPr>
      <w:r w:rsidRPr="00FA7ACF">
        <w:t xml:space="preserve">Maintaining slightly more than 0 </w:t>
      </w:r>
      <w:proofErr w:type="spellStart"/>
      <w:r w:rsidRPr="00FA7ACF">
        <w:t>gpm</w:t>
      </w:r>
      <w:proofErr w:type="spellEnd"/>
      <w:r w:rsidRPr="00FA7ACF">
        <w:t xml:space="preserve"> through the bypass avoids the risk of secondary recirculation caused by any control loop instability.</w:t>
      </w:r>
    </w:p>
    <w:p w14:paraId="56A4E028" w14:textId="3E6DD9FF" w:rsidR="00FA44FD" w:rsidRPr="00FA7ACF" w:rsidRDefault="00FA44FD" w:rsidP="00FA44FD">
      <w:pPr>
        <w:pStyle w:val="Instrbox"/>
        <w:jc w:val="both"/>
      </w:pPr>
      <w:r w:rsidRPr="00FA7ACF">
        <w:t xml:space="preserve">Retain the following two </w:t>
      </w:r>
      <w:r w:rsidR="00CE2951">
        <w:t>section</w:t>
      </w:r>
      <w:r w:rsidRPr="00FA7ACF">
        <w:t>s for variable primary-variable secondary plants without flow meters from which to deduce decoupler flow. Delete otherwise.</w:t>
      </w:r>
    </w:p>
    <w:p w14:paraId="0E384F9A" w14:textId="77777777" w:rsidR="00FA44FD" w:rsidRPr="00FA7ACF" w:rsidRDefault="00FA44FD" w:rsidP="0087618D">
      <w:pPr>
        <w:pStyle w:val="Heading4"/>
      </w:pPr>
      <w:r w:rsidRPr="00FA7ACF">
        <w:t>Primary Pump Speed Reset Requests shall be generated based on the difference (ΔT) between secondary CHW supply temperature and primary CHW supply temperature upstream of the decoupler.</w:t>
      </w:r>
    </w:p>
    <w:p w14:paraId="21527E18" w14:textId="1B41A189" w:rsidR="00FA44FD" w:rsidRPr="00FA7ACF" w:rsidRDefault="00FA44FD" w:rsidP="007C1423">
      <w:pPr>
        <w:pStyle w:val="Heading5"/>
      </w:pPr>
      <w:r w:rsidRPr="00FA7ACF">
        <w:t xml:space="preserve">If ΔT exceeds </w:t>
      </w:r>
      <w:ins w:id="8356" w:author="Titus Ellison" w:date="2022-10-21T10:45:00Z">
        <w:r w:rsidR="00FD71DA" w:rsidRPr="00D87919">
          <w:rPr>
            <w:rStyle w:val="Toggle"/>
            <w:rPrChange w:id="8357" w:author="Titus Ellison" w:date="2022-10-21T10:45:00Z">
              <w:rPr/>
            </w:rPrChange>
          </w:rPr>
          <w:t xml:space="preserve">[UNITS </w:t>
        </w:r>
        <w:r w:rsidR="00D87919" w:rsidRPr="00D87919">
          <w:rPr>
            <w:rStyle w:val="Toggle"/>
            <w:rPrChange w:id="8358" w:author="Titus Ellison" w:date="2022-10-21T10:45:00Z">
              <w:rPr/>
            </w:rPrChange>
          </w:rPr>
          <w:t>[1°C] [</w:t>
        </w:r>
      </w:ins>
      <w:r w:rsidRPr="00D87919">
        <w:rPr>
          <w:rStyle w:val="Toggle"/>
          <w:rPrChange w:id="8359" w:author="Titus Ellison" w:date="2022-10-21T10:45:00Z">
            <w:rPr/>
          </w:rPrChange>
        </w:rPr>
        <w:t>2°F</w:t>
      </w:r>
      <w:ins w:id="8360" w:author="Titus Ellison" w:date="2022-10-21T10:45:00Z">
        <w:r w:rsidR="00D87919" w:rsidRPr="00D87919">
          <w:rPr>
            <w:rStyle w:val="Toggle"/>
            <w:rPrChange w:id="8361" w:author="Titus Ellison" w:date="2022-10-21T10:45:00Z">
              <w:rPr/>
            </w:rPrChange>
          </w:rPr>
          <w:t>]]</w:t>
        </w:r>
      </w:ins>
      <w:r w:rsidRPr="00FA7ACF">
        <w:t xml:space="preserve">, send 2 requests until ΔT is less than </w:t>
      </w:r>
      <w:ins w:id="8362" w:author="Titus Ellison" w:date="2022-10-21T10:45:00Z">
        <w:r w:rsidR="00D87919" w:rsidRPr="00D87919">
          <w:rPr>
            <w:rStyle w:val="Toggle"/>
            <w:rPrChange w:id="8363" w:author="Titus Ellison" w:date="2022-10-21T10:46:00Z">
              <w:rPr/>
            </w:rPrChange>
          </w:rPr>
          <w:t>[UNITS [0.7°C] [</w:t>
        </w:r>
      </w:ins>
      <w:r w:rsidRPr="00D87919">
        <w:rPr>
          <w:rStyle w:val="Toggle"/>
          <w:rPrChange w:id="8364" w:author="Titus Ellison" w:date="2022-10-21T10:46:00Z">
            <w:rPr/>
          </w:rPrChange>
        </w:rPr>
        <w:t>1.2°F</w:t>
      </w:r>
      <w:ins w:id="8365" w:author="Titus Ellison" w:date="2022-10-21T10:46:00Z">
        <w:r w:rsidR="00D87919" w:rsidRPr="00D87919">
          <w:rPr>
            <w:rStyle w:val="Toggle"/>
            <w:rPrChange w:id="8366" w:author="Titus Ellison" w:date="2022-10-21T10:46:00Z">
              <w:rPr/>
            </w:rPrChange>
          </w:rPr>
          <w:t>]]</w:t>
        </w:r>
      </w:ins>
      <w:r w:rsidRPr="00FA7ACF">
        <w:t>.</w:t>
      </w:r>
    </w:p>
    <w:p w14:paraId="74BC2C91" w14:textId="1ED9362D" w:rsidR="00FA44FD" w:rsidRPr="00FA7ACF" w:rsidRDefault="00FA44FD" w:rsidP="007C1423">
      <w:pPr>
        <w:pStyle w:val="Heading5"/>
      </w:pPr>
      <w:r w:rsidRPr="00FA7ACF">
        <w:t xml:space="preserve">Else if ΔT exceeds </w:t>
      </w:r>
      <w:ins w:id="8367" w:author="Titus Ellison" w:date="2022-10-21T10:46:00Z">
        <w:r w:rsidR="00D87919" w:rsidRPr="0086553A">
          <w:rPr>
            <w:rStyle w:val="Toggle"/>
            <w:rPrChange w:id="8368" w:author="Titus Ellison" w:date="2022-10-21T10:46:00Z">
              <w:rPr/>
            </w:rPrChange>
          </w:rPr>
          <w:t>[UNITS [</w:t>
        </w:r>
        <w:r w:rsidR="0086553A" w:rsidRPr="0086553A">
          <w:rPr>
            <w:rStyle w:val="Toggle"/>
            <w:rPrChange w:id="8369" w:author="Titus Ellison" w:date="2022-10-21T10:46:00Z">
              <w:rPr/>
            </w:rPrChange>
          </w:rPr>
          <w:t>0.5°C] [</w:t>
        </w:r>
      </w:ins>
      <w:r w:rsidRPr="0086553A">
        <w:rPr>
          <w:rStyle w:val="Toggle"/>
          <w:rPrChange w:id="8370" w:author="Titus Ellison" w:date="2022-10-21T10:46:00Z">
            <w:rPr/>
          </w:rPrChange>
        </w:rPr>
        <w:t>1°F</w:t>
      </w:r>
      <w:ins w:id="8371" w:author="Titus Ellison" w:date="2022-10-21T10:46:00Z">
        <w:r w:rsidR="0086553A" w:rsidRPr="0086553A">
          <w:rPr>
            <w:rStyle w:val="Toggle"/>
            <w:rPrChange w:id="8372" w:author="Titus Ellison" w:date="2022-10-21T10:46:00Z">
              <w:rPr/>
            </w:rPrChange>
          </w:rPr>
          <w:t>]]</w:t>
        </w:r>
      </w:ins>
      <w:r w:rsidRPr="00FA7ACF">
        <w:t xml:space="preserve">, send 1 request until ΔT is less than </w:t>
      </w:r>
      <w:ins w:id="8373" w:author="Titus Ellison" w:date="2022-10-21T10:46:00Z">
        <w:r w:rsidR="0086553A" w:rsidRPr="0086553A">
          <w:rPr>
            <w:rStyle w:val="Toggle"/>
            <w:rPrChange w:id="8374" w:author="Titus Ellison" w:date="2022-10-21T10:46:00Z">
              <w:rPr/>
            </w:rPrChange>
          </w:rPr>
          <w:t>[UNITS [0.1°C] [</w:t>
        </w:r>
      </w:ins>
      <w:r w:rsidRPr="0086553A">
        <w:rPr>
          <w:rStyle w:val="Toggle"/>
          <w:rPrChange w:id="8375" w:author="Titus Ellison" w:date="2022-10-21T10:46:00Z">
            <w:rPr/>
          </w:rPrChange>
        </w:rPr>
        <w:t>0.2°F</w:t>
      </w:r>
      <w:ins w:id="8376" w:author="Titus Ellison" w:date="2022-10-21T10:46:00Z">
        <w:r w:rsidR="0086553A" w:rsidRPr="0086553A">
          <w:rPr>
            <w:rStyle w:val="Toggle"/>
            <w:rPrChange w:id="8377" w:author="Titus Ellison" w:date="2022-10-21T10:46:00Z">
              <w:rPr/>
            </w:rPrChange>
          </w:rPr>
          <w:t>]]</w:t>
        </w:r>
      </w:ins>
      <w:r w:rsidRPr="00FA7ACF">
        <w:t>.</w:t>
      </w:r>
    </w:p>
    <w:p w14:paraId="7206AC4F" w14:textId="77777777" w:rsidR="00FA44FD" w:rsidRPr="00FA7ACF" w:rsidRDefault="00FA44FD" w:rsidP="007C1423">
      <w:pPr>
        <w:pStyle w:val="Heading5"/>
      </w:pPr>
      <w:r w:rsidRPr="00FA7ACF">
        <w:t>Else send 0 requests.</w:t>
      </w:r>
    </w:p>
    <w:p w14:paraId="050D59CD" w14:textId="77777777" w:rsidR="00FA44FD" w:rsidRPr="00FA7ACF" w:rsidRDefault="00FA44FD" w:rsidP="00FA44FD">
      <w:pPr>
        <w:pStyle w:val="Infobox"/>
      </w:pPr>
      <w:r w:rsidRPr="00FA7ACF">
        <w:t>Using supply temperature sensors to generate requests is preferable to using return temperature sensors because it allows for a quick response to a sudden change in secondary flow (i.e., secondary supply temperature exceeding primary supply temperature by a large margin). If return temperature sensors are used, it is only possible to know that secondary recirculation is occurring when primary and secondary return temperatures match, but the degree of recirculation is unknown.</w:t>
      </w:r>
    </w:p>
    <w:p w14:paraId="22291D0F" w14:textId="77777777" w:rsidR="00FA44FD" w:rsidRPr="00FA7ACF" w:rsidRDefault="00FA44FD" w:rsidP="005274F2">
      <w:pPr>
        <w:pStyle w:val="Infobox"/>
        <w:rPr>
          <w:iCs w:val="0"/>
        </w:rPr>
      </w:pPr>
      <w:r w:rsidRPr="00FA7ACF">
        <w:t xml:space="preserve">Where dynamic changes in secondary flow are expected, e.g., for plants with only a few large coils or pumped </w:t>
      </w:r>
      <w:r w:rsidRPr="005274F2">
        <w:t>coils</w:t>
      </w:r>
      <w:r w:rsidRPr="00FA7ACF">
        <w:t>, then more request levels can be defined as needed, but control using one of the preceding flow matching strategies is preferred.</w:t>
      </w:r>
    </w:p>
    <w:p w14:paraId="1E4C8ECF" w14:textId="1750DE66" w:rsidR="00FA44FD" w:rsidRPr="00FA7ACF" w:rsidRDefault="00FA44FD" w:rsidP="00FA44FD">
      <w:pPr>
        <w:pStyle w:val="Instrbox"/>
        <w:jc w:val="both"/>
      </w:pPr>
      <w:r w:rsidRPr="00FA7ACF">
        <w:t xml:space="preserve">Retain the following </w:t>
      </w:r>
      <w:r w:rsidR="00CE2951">
        <w:t>section</w:t>
      </w:r>
      <w:r w:rsidRPr="00FA7ACF">
        <w:t xml:space="preserve"> where the primary loop does not have a single CHWST sensor that measures the combined supply flow of all chillers. See schematics in Informative Appendix A for examples.</w:t>
      </w:r>
    </w:p>
    <w:p w14:paraId="7A0F642D" w14:textId="77777777" w:rsidR="00FA44FD" w:rsidRPr="00FA7ACF" w:rsidRDefault="00FA44FD" w:rsidP="007C1423">
      <w:pPr>
        <w:pStyle w:val="Heading5"/>
      </w:pPr>
      <w:r w:rsidRPr="00FA7ACF">
        <w:t>Primary CHW supply temperature used in the request logic shall be the weighted average supply temperature of all chillers proven on. Temperatures shall be weighted by design chiller flowrates.</w:t>
      </w:r>
    </w:p>
    <w:p w14:paraId="3B830F67" w14:textId="1470A741" w:rsidR="00FA44FD" w:rsidRPr="00FA7ACF" w:rsidRDefault="00FA44FD" w:rsidP="00FA44FD">
      <w:pPr>
        <w:pStyle w:val="Infobox"/>
      </w:pPr>
      <w:r w:rsidRPr="00FA7ACF">
        <w:t xml:space="preserve">The above </w:t>
      </w:r>
      <w:r w:rsidR="00CE2951">
        <w:t>section</w:t>
      </w:r>
      <w:r w:rsidRPr="00FA7ACF">
        <w:t xml:space="preserve"> assumes that flows through the chillers are balanced proportional to design.</w:t>
      </w:r>
    </w:p>
    <w:p w14:paraId="2DF2C267" w14:textId="77777777" w:rsidR="00FA44FD" w:rsidRPr="00FA7ACF" w:rsidRDefault="00FA44FD" w:rsidP="005274F2">
      <w:pPr>
        <w:pStyle w:val="Heading4"/>
        <w:spacing w:after="240"/>
        <w:ind w:left="1354" w:hanging="1066"/>
      </w:pPr>
      <w:r w:rsidRPr="00FA7ACF">
        <w:t>Pump speed of all primary CHW pumps proven on shall be reset using Trim &amp; Respond logic with the following parameters:</w:t>
      </w:r>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left w:w="0" w:type="dxa"/>
          <w:right w:w="0" w:type="dxa"/>
        </w:tblCellMar>
        <w:tblLook w:val="04A0" w:firstRow="1" w:lastRow="0" w:firstColumn="1" w:lastColumn="0" w:noHBand="0" w:noVBand="1"/>
      </w:tblPr>
      <w:tblGrid>
        <w:gridCol w:w="1260"/>
        <w:gridCol w:w="3860"/>
      </w:tblGrid>
      <w:tr w:rsidR="00FA44FD" w:rsidRPr="00FA7ACF" w14:paraId="2FD62984" w14:textId="77777777" w:rsidTr="001F323E">
        <w:trPr>
          <w:jc w:val="center"/>
        </w:trPr>
        <w:tc>
          <w:tcPr>
            <w:tcW w:w="1260" w:type="dxa"/>
            <w:tcMar>
              <w:top w:w="0" w:type="dxa"/>
              <w:left w:w="108" w:type="dxa"/>
              <w:bottom w:w="0" w:type="dxa"/>
              <w:right w:w="108" w:type="dxa"/>
            </w:tcMar>
            <w:hideMark/>
          </w:tcPr>
          <w:p w14:paraId="5518B70B" w14:textId="77777777" w:rsidR="00FA44FD" w:rsidRPr="00FA7ACF" w:rsidRDefault="00FA44FD" w:rsidP="001F323E">
            <w:pPr>
              <w:keepNext/>
              <w:spacing w:line="252" w:lineRule="auto"/>
              <w:jc w:val="center"/>
              <w:rPr>
                <w:b/>
                <w:sz w:val="22"/>
              </w:rPr>
            </w:pPr>
            <w:r w:rsidRPr="00FA7ACF">
              <w:rPr>
                <w:b/>
              </w:rPr>
              <w:t>Variable</w:t>
            </w:r>
          </w:p>
        </w:tc>
        <w:tc>
          <w:tcPr>
            <w:tcW w:w="3860" w:type="dxa"/>
            <w:tcMar>
              <w:top w:w="0" w:type="dxa"/>
              <w:left w:w="108" w:type="dxa"/>
              <w:bottom w:w="0" w:type="dxa"/>
              <w:right w:w="108" w:type="dxa"/>
            </w:tcMar>
            <w:hideMark/>
          </w:tcPr>
          <w:p w14:paraId="303301BB" w14:textId="77777777" w:rsidR="00FA44FD" w:rsidRPr="00FA7ACF" w:rsidRDefault="00FA44FD" w:rsidP="001F323E">
            <w:pPr>
              <w:keepNext/>
              <w:spacing w:line="252" w:lineRule="auto"/>
              <w:jc w:val="center"/>
              <w:rPr>
                <w:b/>
              </w:rPr>
            </w:pPr>
            <w:r w:rsidRPr="00FA7ACF">
              <w:rPr>
                <w:b/>
              </w:rPr>
              <w:t>Value</w:t>
            </w:r>
          </w:p>
        </w:tc>
      </w:tr>
      <w:tr w:rsidR="00FA44FD" w:rsidRPr="00FA7ACF" w14:paraId="346C975B" w14:textId="77777777" w:rsidTr="001F323E">
        <w:trPr>
          <w:jc w:val="center"/>
        </w:trPr>
        <w:tc>
          <w:tcPr>
            <w:tcW w:w="1260" w:type="dxa"/>
            <w:tcMar>
              <w:top w:w="0" w:type="dxa"/>
              <w:left w:w="108" w:type="dxa"/>
              <w:bottom w:w="0" w:type="dxa"/>
              <w:right w:w="108" w:type="dxa"/>
            </w:tcMar>
            <w:hideMark/>
          </w:tcPr>
          <w:p w14:paraId="46038AD7" w14:textId="77777777" w:rsidR="00FA44FD" w:rsidRPr="00FA7ACF" w:rsidRDefault="00FA44FD" w:rsidP="001F323E">
            <w:pPr>
              <w:spacing w:line="252" w:lineRule="auto"/>
              <w:jc w:val="center"/>
            </w:pPr>
            <w:r w:rsidRPr="00FA7ACF">
              <w:t>Device</w:t>
            </w:r>
          </w:p>
        </w:tc>
        <w:tc>
          <w:tcPr>
            <w:tcW w:w="3860" w:type="dxa"/>
            <w:tcMar>
              <w:top w:w="0" w:type="dxa"/>
              <w:left w:w="108" w:type="dxa"/>
              <w:bottom w:w="0" w:type="dxa"/>
              <w:right w:w="108" w:type="dxa"/>
            </w:tcMar>
            <w:hideMark/>
          </w:tcPr>
          <w:p w14:paraId="10F22470" w14:textId="77777777" w:rsidR="00FA44FD" w:rsidRPr="00FA7ACF" w:rsidRDefault="00FA44FD" w:rsidP="001F323E">
            <w:pPr>
              <w:spacing w:line="252" w:lineRule="auto"/>
            </w:pPr>
            <w:r w:rsidRPr="00FA7ACF">
              <w:t>Any primary pump proven on</w:t>
            </w:r>
          </w:p>
        </w:tc>
      </w:tr>
      <w:tr w:rsidR="00FA44FD" w:rsidRPr="00FA7ACF" w14:paraId="3428EFE3" w14:textId="77777777" w:rsidTr="001F323E">
        <w:trPr>
          <w:jc w:val="center"/>
        </w:trPr>
        <w:tc>
          <w:tcPr>
            <w:tcW w:w="1260" w:type="dxa"/>
            <w:tcMar>
              <w:top w:w="0" w:type="dxa"/>
              <w:left w:w="108" w:type="dxa"/>
              <w:bottom w:w="0" w:type="dxa"/>
              <w:right w:w="108" w:type="dxa"/>
            </w:tcMar>
            <w:hideMark/>
          </w:tcPr>
          <w:p w14:paraId="44F76084" w14:textId="77777777" w:rsidR="00FA44FD" w:rsidRPr="00FA7ACF" w:rsidRDefault="00FA44FD" w:rsidP="001F323E">
            <w:pPr>
              <w:spacing w:line="252" w:lineRule="auto"/>
              <w:jc w:val="center"/>
            </w:pPr>
            <w:r w:rsidRPr="00FA7ACF">
              <w:t>SP</w:t>
            </w:r>
            <w:r w:rsidRPr="00FA7ACF">
              <w:rPr>
                <w:vertAlign w:val="subscript"/>
              </w:rPr>
              <w:t>0</w:t>
            </w:r>
          </w:p>
        </w:tc>
        <w:tc>
          <w:tcPr>
            <w:tcW w:w="3860" w:type="dxa"/>
            <w:tcMar>
              <w:top w:w="0" w:type="dxa"/>
              <w:left w:w="108" w:type="dxa"/>
              <w:bottom w:w="0" w:type="dxa"/>
              <w:right w:w="108" w:type="dxa"/>
            </w:tcMar>
            <w:hideMark/>
          </w:tcPr>
          <w:p w14:paraId="613E755A" w14:textId="77777777" w:rsidR="00FA44FD" w:rsidRPr="00FA7ACF" w:rsidRDefault="00FA44FD" w:rsidP="001F323E">
            <w:pPr>
              <w:spacing w:line="252" w:lineRule="auto"/>
            </w:pPr>
            <w:r w:rsidRPr="00FA7ACF">
              <w:t>100%</w:t>
            </w:r>
          </w:p>
        </w:tc>
      </w:tr>
      <w:tr w:rsidR="00FA44FD" w:rsidRPr="00FA7ACF" w14:paraId="05294B2E" w14:textId="77777777" w:rsidTr="001F323E">
        <w:trPr>
          <w:jc w:val="center"/>
        </w:trPr>
        <w:tc>
          <w:tcPr>
            <w:tcW w:w="1260" w:type="dxa"/>
            <w:tcMar>
              <w:top w:w="0" w:type="dxa"/>
              <w:left w:w="108" w:type="dxa"/>
              <w:bottom w:w="0" w:type="dxa"/>
              <w:right w:w="108" w:type="dxa"/>
            </w:tcMar>
            <w:hideMark/>
          </w:tcPr>
          <w:p w14:paraId="2187AA6A" w14:textId="77777777" w:rsidR="00FA44FD" w:rsidRPr="00FA7ACF" w:rsidRDefault="00FA44FD" w:rsidP="001F323E">
            <w:pPr>
              <w:spacing w:line="252" w:lineRule="auto"/>
              <w:jc w:val="center"/>
            </w:pPr>
            <w:proofErr w:type="spellStart"/>
            <w:r w:rsidRPr="00FA7ACF">
              <w:t>SP</w:t>
            </w:r>
            <w:r w:rsidRPr="00FA7ACF">
              <w:rPr>
                <w:vertAlign w:val="subscript"/>
              </w:rPr>
              <w:t>min</w:t>
            </w:r>
            <w:proofErr w:type="spellEnd"/>
          </w:p>
        </w:tc>
        <w:tc>
          <w:tcPr>
            <w:tcW w:w="3860" w:type="dxa"/>
            <w:tcMar>
              <w:top w:w="0" w:type="dxa"/>
              <w:left w:w="108" w:type="dxa"/>
              <w:bottom w:w="0" w:type="dxa"/>
              <w:right w:w="108" w:type="dxa"/>
            </w:tcMar>
            <w:hideMark/>
          </w:tcPr>
          <w:p w14:paraId="6CA15AE7" w14:textId="77777777" w:rsidR="00FA44FD" w:rsidRPr="00FA7ACF" w:rsidRDefault="00FA44FD" w:rsidP="001F323E">
            <w:pPr>
              <w:spacing w:line="252" w:lineRule="auto"/>
            </w:pPr>
            <w:r w:rsidRPr="00FA7ACF">
              <w:t>CH-</w:t>
            </w:r>
            <w:proofErr w:type="spellStart"/>
            <w:r w:rsidRPr="00FA7ACF">
              <w:t>MinPriPumpSpdStage</w:t>
            </w:r>
            <w:proofErr w:type="spellEnd"/>
          </w:p>
        </w:tc>
      </w:tr>
      <w:tr w:rsidR="00FA44FD" w:rsidRPr="00FA7ACF" w14:paraId="48BAC0B7" w14:textId="77777777" w:rsidTr="001F323E">
        <w:trPr>
          <w:jc w:val="center"/>
        </w:trPr>
        <w:tc>
          <w:tcPr>
            <w:tcW w:w="1260" w:type="dxa"/>
            <w:tcMar>
              <w:top w:w="0" w:type="dxa"/>
              <w:left w:w="108" w:type="dxa"/>
              <w:bottom w:w="0" w:type="dxa"/>
              <w:right w:w="108" w:type="dxa"/>
            </w:tcMar>
            <w:hideMark/>
          </w:tcPr>
          <w:p w14:paraId="1C35CF8C" w14:textId="77777777" w:rsidR="00FA44FD" w:rsidRPr="00FA7ACF" w:rsidRDefault="00FA44FD" w:rsidP="001F323E">
            <w:pPr>
              <w:spacing w:line="252" w:lineRule="auto"/>
              <w:jc w:val="center"/>
            </w:pPr>
            <w:proofErr w:type="spellStart"/>
            <w:r w:rsidRPr="00FA7ACF">
              <w:t>SP</w:t>
            </w:r>
            <w:r w:rsidRPr="00FA7ACF">
              <w:rPr>
                <w:vertAlign w:val="subscript"/>
              </w:rPr>
              <w:t>max</w:t>
            </w:r>
            <w:proofErr w:type="spellEnd"/>
          </w:p>
        </w:tc>
        <w:tc>
          <w:tcPr>
            <w:tcW w:w="3860" w:type="dxa"/>
            <w:tcMar>
              <w:top w:w="0" w:type="dxa"/>
              <w:left w:w="108" w:type="dxa"/>
              <w:bottom w:w="0" w:type="dxa"/>
              <w:right w:w="108" w:type="dxa"/>
            </w:tcMar>
            <w:hideMark/>
          </w:tcPr>
          <w:p w14:paraId="5767EB4D" w14:textId="77777777" w:rsidR="00FA44FD" w:rsidRPr="00FA7ACF" w:rsidRDefault="00FA44FD" w:rsidP="001F323E">
            <w:pPr>
              <w:spacing w:line="252" w:lineRule="auto"/>
            </w:pPr>
            <w:r w:rsidRPr="00FA7ACF">
              <w:t>100%</w:t>
            </w:r>
          </w:p>
        </w:tc>
      </w:tr>
      <w:tr w:rsidR="00FA44FD" w:rsidRPr="00FA7ACF" w14:paraId="1F1CC3FD" w14:textId="77777777" w:rsidTr="001F323E">
        <w:trPr>
          <w:jc w:val="center"/>
        </w:trPr>
        <w:tc>
          <w:tcPr>
            <w:tcW w:w="1260" w:type="dxa"/>
            <w:tcMar>
              <w:top w:w="0" w:type="dxa"/>
              <w:left w:w="108" w:type="dxa"/>
              <w:bottom w:w="0" w:type="dxa"/>
              <w:right w:w="108" w:type="dxa"/>
            </w:tcMar>
            <w:hideMark/>
          </w:tcPr>
          <w:p w14:paraId="3F7FFADB" w14:textId="77777777" w:rsidR="00FA44FD" w:rsidRPr="00FA7ACF" w:rsidRDefault="00FA44FD" w:rsidP="001F323E">
            <w:pPr>
              <w:spacing w:line="252" w:lineRule="auto"/>
              <w:jc w:val="center"/>
            </w:pPr>
            <w:r w:rsidRPr="00FA7ACF">
              <w:t>T</w:t>
            </w:r>
            <w:r w:rsidRPr="00FA7ACF">
              <w:rPr>
                <w:vertAlign w:val="subscript"/>
              </w:rPr>
              <w:t>d</w:t>
            </w:r>
          </w:p>
        </w:tc>
        <w:tc>
          <w:tcPr>
            <w:tcW w:w="3860" w:type="dxa"/>
            <w:tcMar>
              <w:top w:w="0" w:type="dxa"/>
              <w:left w:w="108" w:type="dxa"/>
              <w:bottom w:w="0" w:type="dxa"/>
              <w:right w:w="108" w:type="dxa"/>
            </w:tcMar>
            <w:hideMark/>
          </w:tcPr>
          <w:p w14:paraId="2BC77D40" w14:textId="77777777" w:rsidR="00FA44FD" w:rsidRPr="00FA7ACF" w:rsidRDefault="00FA44FD" w:rsidP="001F323E">
            <w:pPr>
              <w:spacing w:line="252" w:lineRule="auto"/>
            </w:pPr>
            <w:r w:rsidRPr="00FA7ACF">
              <w:t>15 minutes</w:t>
            </w:r>
          </w:p>
        </w:tc>
      </w:tr>
      <w:tr w:rsidR="00FA44FD" w:rsidRPr="00FA7ACF" w14:paraId="04240A3D" w14:textId="77777777" w:rsidTr="001F323E">
        <w:trPr>
          <w:jc w:val="center"/>
        </w:trPr>
        <w:tc>
          <w:tcPr>
            <w:tcW w:w="1260" w:type="dxa"/>
            <w:tcMar>
              <w:top w:w="0" w:type="dxa"/>
              <w:left w:w="108" w:type="dxa"/>
              <w:bottom w:w="0" w:type="dxa"/>
              <w:right w:w="108" w:type="dxa"/>
            </w:tcMar>
            <w:hideMark/>
          </w:tcPr>
          <w:p w14:paraId="2D977C2E" w14:textId="77777777" w:rsidR="00FA44FD" w:rsidRPr="00FA7ACF" w:rsidRDefault="00FA44FD" w:rsidP="001F323E">
            <w:pPr>
              <w:spacing w:line="252" w:lineRule="auto"/>
              <w:jc w:val="center"/>
            </w:pPr>
            <w:r w:rsidRPr="00FA7ACF">
              <w:t>T</w:t>
            </w:r>
          </w:p>
        </w:tc>
        <w:tc>
          <w:tcPr>
            <w:tcW w:w="3860" w:type="dxa"/>
            <w:tcMar>
              <w:top w:w="0" w:type="dxa"/>
              <w:left w:w="108" w:type="dxa"/>
              <w:bottom w:w="0" w:type="dxa"/>
              <w:right w:w="108" w:type="dxa"/>
            </w:tcMar>
            <w:hideMark/>
          </w:tcPr>
          <w:p w14:paraId="2783BE30" w14:textId="77777777" w:rsidR="00FA44FD" w:rsidRPr="00FA7ACF" w:rsidRDefault="00FA44FD" w:rsidP="001F323E">
            <w:pPr>
              <w:spacing w:line="252" w:lineRule="auto"/>
            </w:pPr>
            <w:r w:rsidRPr="00FA7ACF">
              <w:t>2 minutes</w:t>
            </w:r>
          </w:p>
        </w:tc>
      </w:tr>
      <w:tr w:rsidR="00FA44FD" w:rsidRPr="00FA7ACF" w14:paraId="73E09700" w14:textId="77777777" w:rsidTr="001F323E">
        <w:trPr>
          <w:jc w:val="center"/>
        </w:trPr>
        <w:tc>
          <w:tcPr>
            <w:tcW w:w="1260" w:type="dxa"/>
            <w:tcMar>
              <w:top w:w="0" w:type="dxa"/>
              <w:left w:w="108" w:type="dxa"/>
              <w:bottom w:w="0" w:type="dxa"/>
              <w:right w:w="108" w:type="dxa"/>
            </w:tcMar>
            <w:hideMark/>
          </w:tcPr>
          <w:p w14:paraId="75A96E9E" w14:textId="77777777" w:rsidR="00FA44FD" w:rsidRPr="00FA7ACF" w:rsidRDefault="00FA44FD" w:rsidP="001F323E">
            <w:pPr>
              <w:spacing w:line="252" w:lineRule="auto"/>
              <w:jc w:val="center"/>
            </w:pPr>
            <w:r w:rsidRPr="00FA7ACF">
              <w:t>I</w:t>
            </w:r>
          </w:p>
        </w:tc>
        <w:tc>
          <w:tcPr>
            <w:tcW w:w="3860" w:type="dxa"/>
            <w:tcMar>
              <w:top w:w="0" w:type="dxa"/>
              <w:left w:w="108" w:type="dxa"/>
              <w:bottom w:w="0" w:type="dxa"/>
              <w:right w:w="108" w:type="dxa"/>
            </w:tcMar>
            <w:hideMark/>
          </w:tcPr>
          <w:p w14:paraId="0005A6E7" w14:textId="77777777" w:rsidR="00FA44FD" w:rsidRPr="00FA7ACF" w:rsidRDefault="00FA44FD" w:rsidP="001F323E">
            <w:pPr>
              <w:spacing w:line="252" w:lineRule="auto"/>
            </w:pPr>
            <w:r w:rsidRPr="00FA7ACF">
              <w:t>0</w:t>
            </w:r>
          </w:p>
        </w:tc>
      </w:tr>
      <w:tr w:rsidR="00FA44FD" w:rsidRPr="00FA7ACF" w14:paraId="4309D1CF" w14:textId="77777777" w:rsidTr="001F323E">
        <w:trPr>
          <w:jc w:val="center"/>
        </w:trPr>
        <w:tc>
          <w:tcPr>
            <w:tcW w:w="1260" w:type="dxa"/>
            <w:tcMar>
              <w:top w:w="0" w:type="dxa"/>
              <w:left w:w="108" w:type="dxa"/>
              <w:bottom w:w="0" w:type="dxa"/>
              <w:right w:w="108" w:type="dxa"/>
            </w:tcMar>
            <w:hideMark/>
          </w:tcPr>
          <w:p w14:paraId="0A0DC5DA" w14:textId="77777777" w:rsidR="00FA44FD" w:rsidRPr="00FA7ACF" w:rsidRDefault="00FA44FD" w:rsidP="001F323E">
            <w:pPr>
              <w:spacing w:line="252" w:lineRule="auto"/>
              <w:jc w:val="center"/>
            </w:pPr>
            <w:r w:rsidRPr="00FA7ACF">
              <w:t>R</w:t>
            </w:r>
          </w:p>
        </w:tc>
        <w:tc>
          <w:tcPr>
            <w:tcW w:w="3860" w:type="dxa"/>
            <w:tcMar>
              <w:top w:w="0" w:type="dxa"/>
              <w:left w:w="108" w:type="dxa"/>
              <w:bottom w:w="0" w:type="dxa"/>
              <w:right w:w="108" w:type="dxa"/>
            </w:tcMar>
            <w:hideMark/>
          </w:tcPr>
          <w:p w14:paraId="4D6BFE5B" w14:textId="77777777" w:rsidR="00FA44FD" w:rsidRPr="00FA7ACF" w:rsidRDefault="00FA44FD" w:rsidP="001F323E">
            <w:pPr>
              <w:spacing w:line="252" w:lineRule="auto"/>
            </w:pPr>
            <w:r w:rsidRPr="00FA7ACF">
              <w:t>Primary Pump Speed Reset Requests</w:t>
            </w:r>
          </w:p>
        </w:tc>
      </w:tr>
      <w:tr w:rsidR="00FA44FD" w:rsidRPr="00FA7ACF" w14:paraId="41861271" w14:textId="77777777" w:rsidTr="001F323E">
        <w:trPr>
          <w:jc w:val="center"/>
        </w:trPr>
        <w:tc>
          <w:tcPr>
            <w:tcW w:w="1260" w:type="dxa"/>
            <w:tcMar>
              <w:top w:w="0" w:type="dxa"/>
              <w:left w:w="108" w:type="dxa"/>
              <w:bottom w:w="0" w:type="dxa"/>
              <w:right w:w="108" w:type="dxa"/>
            </w:tcMar>
            <w:hideMark/>
          </w:tcPr>
          <w:p w14:paraId="6AC2C97D" w14:textId="77777777" w:rsidR="00FA44FD" w:rsidRPr="00FA7ACF" w:rsidRDefault="00FA44FD" w:rsidP="001F323E">
            <w:pPr>
              <w:spacing w:line="252" w:lineRule="auto"/>
              <w:jc w:val="center"/>
            </w:pPr>
            <w:proofErr w:type="spellStart"/>
            <w:r w:rsidRPr="00FA7ACF">
              <w:t>SP</w:t>
            </w:r>
            <w:r w:rsidRPr="00FA7ACF">
              <w:rPr>
                <w:vertAlign w:val="subscript"/>
              </w:rPr>
              <w:t>trim</w:t>
            </w:r>
            <w:proofErr w:type="spellEnd"/>
          </w:p>
        </w:tc>
        <w:tc>
          <w:tcPr>
            <w:tcW w:w="3860" w:type="dxa"/>
            <w:tcMar>
              <w:top w:w="0" w:type="dxa"/>
              <w:left w:w="108" w:type="dxa"/>
              <w:bottom w:w="0" w:type="dxa"/>
              <w:right w:w="108" w:type="dxa"/>
            </w:tcMar>
            <w:hideMark/>
          </w:tcPr>
          <w:p w14:paraId="4DB8B1B4" w14:textId="77777777" w:rsidR="00FA44FD" w:rsidRPr="00FA7ACF" w:rsidRDefault="00FA44FD" w:rsidP="001F323E">
            <w:pPr>
              <w:spacing w:line="252" w:lineRule="auto"/>
            </w:pPr>
            <w:r w:rsidRPr="00FA7ACF">
              <w:t>-2%</w:t>
            </w:r>
          </w:p>
        </w:tc>
      </w:tr>
      <w:tr w:rsidR="00FA44FD" w:rsidRPr="00FA7ACF" w14:paraId="5CC14F71" w14:textId="77777777" w:rsidTr="001F323E">
        <w:trPr>
          <w:jc w:val="center"/>
        </w:trPr>
        <w:tc>
          <w:tcPr>
            <w:tcW w:w="1260" w:type="dxa"/>
            <w:tcMar>
              <w:top w:w="0" w:type="dxa"/>
              <w:left w:w="108" w:type="dxa"/>
              <w:bottom w:w="0" w:type="dxa"/>
              <w:right w:w="108" w:type="dxa"/>
            </w:tcMar>
            <w:hideMark/>
          </w:tcPr>
          <w:p w14:paraId="4F7E60E7" w14:textId="77777777" w:rsidR="00FA44FD" w:rsidRPr="00FA7ACF" w:rsidRDefault="00FA44FD" w:rsidP="001F323E">
            <w:pPr>
              <w:spacing w:line="252" w:lineRule="auto"/>
              <w:jc w:val="center"/>
            </w:pPr>
            <w:proofErr w:type="spellStart"/>
            <w:r w:rsidRPr="00FA7ACF">
              <w:t>SP</w:t>
            </w:r>
            <w:r w:rsidRPr="00FA7ACF">
              <w:rPr>
                <w:vertAlign w:val="subscript"/>
              </w:rPr>
              <w:t>res</w:t>
            </w:r>
            <w:proofErr w:type="spellEnd"/>
          </w:p>
        </w:tc>
        <w:tc>
          <w:tcPr>
            <w:tcW w:w="3860" w:type="dxa"/>
            <w:tcMar>
              <w:top w:w="0" w:type="dxa"/>
              <w:left w:w="108" w:type="dxa"/>
              <w:bottom w:w="0" w:type="dxa"/>
              <w:right w:w="108" w:type="dxa"/>
            </w:tcMar>
            <w:hideMark/>
          </w:tcPr>
          <w:p w14:paraId="3E584E51" w14:textId="77777777" w:rsidR="00FA44FD" w:rsidRPr="00FA7ACF" w:rsidRDefault="00FA44FD" w:rsidP="001F323E">
            <w:pPr>
              <w:spacing w:line="252" w:lineRule="auto"/>
            </w:pPr>
            <w:r w:rsidRPr="00FA7ACF">
              <w:t>+3%</w:t>
            </w:r>
          </w:p>
        </w:tc>
      </w:tr>
      <w:tr w:rsidR="00FA44FD" w:rsidRPr="00FA7ACF" w14:paraId="57D901BC" w14:textId="77777777" w:rsidTr="001F323E">
        <w:trPr>
          <w:jc w:val="center"/>
        </w:trPr>
        <w:tc>
          <w:tcPr>
            <w:tcW w:w="1260" w:type="dxa"/>
            <w:tcMar>
              <w:top w:w="0" w:type="dxa"/>
              <w:left w:w="108" w:type="dxa"/>
              <w:bottom w:w="0" w:type="dxa"/>
              <w:right w:w="108" w:type="dxa"/>
            </w:tcMar>
            <w:hideMark/>
          </w:tcPr>
          <w:p w14:paraId="7F118FF8" w14:textId="77777777" w:rsidR="00FA44FD" w:rsidRPr="00FA7ACF" w:rsidRDefault="00FA44FD" w:rsidP="001F323E">
            <w:pPr>
              <w:spacing w:line="252" w:lineRule="auto"/>
              <w:jc w:val="center"/>
            </w:pPr>
            <w:proofErr w:type="spellStart"/>
            <w:r w:rsidRPr="00FA7ACF">
              <w:t>SP</w:t>
            </w:r>
            <w:r w:rsidRPr="00FA7ACF">
              <w:rPr>
                <w:vertAlign w:val="subscript"/>
              </w:rPr>
              <w:t>res</w:t>
            </w:r>
            <w:proofErr w:type="spellEnd"/>
            <w:r w:rsidRPr="00FA7ACF">
              <w:rPr>
                <w:vertAlign w:val="subscript"/>
              </w:rPr>
              <w:t>-max</w:t>
            </w:r>
          </w:p>
        </w:tc>
        <w:tc>
          <w:tcPr>
            <w:tcW w:w="3860" w:type="dxa"/>
            <w:tcMar>
              <w:top w:w="0" w:type="dxa"/>
              <w:left w:w="108" w:type="dxa"/>
              <w:bottom w:w="0" w:type="dxa"/>
              <w:right w:w="108" w:type="dxa"/>
            </w:tcMar>
            <w:hideMark/>
          </w:tcPr>
          <w:p w14:paraId="5FCD08D7" w14:textId="77777777" w:rsidR="00FA44FD" w:rsidRPr="00FA7ACF" w:rsidRDefault="00FA44FD" w:rsidP="001F323E">
            <w:pPr>
              <w:spacing w:line="252" w:lineRule="auto"/>
            </w:pPr>
            <w:r w:rsidRPr="00FA7ACF">
              <w:t>+6%</w:t>
            </w:r>
          </w:p>
        </w:tc>
      </w:tr>
    </w:tbl>
    <w:p w14:paraId="3B247D23" w14:textId="473C1C40" w:rsidR="00FA44FD" w:rsidRPr="00FA7ACF" w:rsidRDefault="00FA44FD" w:rsidP="005274F2">
      <w:pPr>
        <w:pStyle w:val="Instrbox"/>
        <w:spacing w:before="240"/>
        <w:jc w:val="both"/>
      </w:pPr>
      <w:r w:rsidRPr="00FA7ACF">
        <w:lastRenderedPageBreak/>
        <w:t xml:space="preserve">Delete Section </w:t>
      </w:r>
      <w:r w:rsidRPr="00FA7ACF">
        <w:rPr>
          <w:highlight w:val="yellow"/>
        </w:rPr>
        <w:fldChar w:fldCharType="begin"/>
      </w:r>
      <w:r w:rsidRPr="00FA7ACF">
        <w:instrText xml:space="preserve"> REF _Ref515546202 \w \h </w:instrText>
      </w:r>
      <w:r w:rsidRPr="00FA7ACF">
        <w:rPr>
          <w:highlight w:val="yellow"/>
        </w:rPr>
        <w:instrText xml:space="preserve"> \* MERGEFORMAT </w:instrText>
      </w:r>
      <w:r w:rsidRPr="00FA7ACF">
        <w:rPr>
          <w:highlight w:val="yellow"/>
        </w:rPr>
      </w:r>
      <w:r w:rsidRPr="00FA7ACF">
        <w:rPr>
          <w:highlight w:val="yellow"/>
        </w:rPr>
        <w:fldChar w:fldCharType="separate"/>
      </w:r>
      <w:r w:rsidR="0037258A">
        <w:t>5.20.7</w:t>
      </w:r>
      <w:r w:rsidRPr="00FA7ACF">
        <w:rPr>
          <w:highlight w:val="yellow"/>
        </w:rPr>
        <w:fldChar w:fldCharType="end"/>
      </w:r>
      <w:r w:rsidRPr="00FA7ACF">
        <w:t xml:space="preserve">. for Primary-only plants. Where multiple secondary loops with differing configurations exist, create a unique copy of </w:t>
      </w:r>
      <w:r w:rsidR="00CE0564">
        <w:t xml:space="preserve">Section </w:t>
      </w:r>
      <w:r w:rsidRPr="00FA7ACF">
        <w:fldChar w:fldCharType="begin"/>
      </w:r>
      <w:r w:rsidRPr="00FA7ACF">
        <w:instrText xml:space="preserve"> REF _Ref515546202 \r \h  \* MERGEFORMAT </w:instrText>
      </w:r>
      <w:r w:rsidRPr="00FA7ACF">
        <w:fldChar w:fldCharType="separate"/>
      </w:r>
      <w:r w:rsidR="0037258A">
        <w:t>5.20.7</w:t>
      </w:r>
      <w:r w:rsidRPr="00FA7ACF">
        <w:fldChar w:fldCharType="end"/>
      </w:r>
      <w:r w:rsidRPr="00FA7ACF">
        <w:t xml:space="preserve"> for each.</w:t>
      </w:r>
    </w:p>
    <w:p w14:paraId="01E17A84" w14:textId="77777777" w:rsidR="00FA44FD" w:rsidRPr="00FA7ACF" w:rsidRDefault="00FA44FD" w:rsidP="0087618D">
      <w:pPr>
        <w:pStyle w:val="Heading3"/>
      </w:pPr>
      <w:bookmarkStart w:id="8378" w:name="_Ref515546202"/>
      <w:r w:rsidRPr="00FA7ACF">
        <w:t>Secondary Chilled Water Pumps</w:t>
      </w:r>
      <w:bookmarkEnd w:id="8378"/>
    </w:p>
    <w:p w14:paraId="4225C26A" w14:textId="40CD24EE" w:rsidR="00FA44FD" w:rsidRPr="00FA7ACF" w:rsidRDefault="00FA44FD" w:rsidP="0087618D">
      <w:pPr>
        <w:pStyle w:val="Heading4"/>
      </w:pPr>
      <w:r w:rsidRPr="00FA7ACF">
        <w:t xml:space="preserve">Secondary CHW pumps shall be lead/lag controlled per </w:t>
      </w:r>
      <w:r w:rsidR="00CE2951">
        <w:t>Section</w:t>
      </w:r>
      <w:r w:rsidRPr="00FA7ACF">
        <w:t xml:space="preserve"> </w:t>
      </w:r>
      <w:r w:rsidRPr="00FA7ACF">
        <w:fldChar w:fldCharType="begin"/>
      </w:r>
      <w:r w:rsidRPr="00FA7ACF">
        <w:instrText xml:space="preserve"> REF _Ref508115757 \w \h  \* MERGEFORMAT </w:instrText>
      </w:r>
      <w:r w:rsidRPr="00FA7ACF">
        <w:fldChar w:fldCharType="separate"/>
      </w:r>
      <w:r w:rsidR="0037258A">
        <w:t>5.1.15.3</w:t>
      </w:r>
      <w:r w:rsidRPr="00FA7ACF">
        <w:fldChar w:fldCharType="end"/>
      </w:r>
      <w:r w:rsidRPr="00FA7ACF">
        <w:t>.</w:t>
      </w:r>
    </w:p>
    <w:p w14:paraId="3DA039A6" w14:textId="77777777" w:rsidR="00FA44FD" w:rsidRPr="00FA7ACF" w:rsidRDefault="00FA44FD" w:rsidP="0087618D">
      <w:pPr>
        <w:pStyle w:val="Heading4"/>
      </w:pPr>
      <w:r w:rsidRPr="00FA7ACF">
        <w:t xml:space="preserve">Enable lead secondary CHW pump when plant is </w:t>
      </w:r>
      <w:proofErr w:type="gramStart"/>
      <w:r w:rsidRPr="00FA7ACF">
        <w:t>enabled</w:t>
      </w:r>
      <w:proofErr w:type="gramEnd"/>
      <w:r w:rsidRPr="00FA7ACF">
        <w:t xml:space="preserve"> and any load served by the pump(s) is generating a Chiller Plant Request. Disable the lead pump otherwise.</w:t>
      </w:r>
    </w:p>
    <w:p w14:paraId="46D05751" w14:textId="190EA0C5" w:rsidR="00FA44FD" w:rsidRPr="00FA7ACF" w:rsidRDefault="00FA44FD" w:rsidP="00FA44FD">
      <w:pPr>
        <w:pStyle w:val="Instrbox"/>
        <w:jc w:val="both"/>
      </w:pPr>
      <w:r w:rsidRPr="00FA7ACF">
        <w:t xml:space="preserve">Keep the following </w:t>
      </w:r>
      <w:r w:rsidR="00CE2951">
        <w:t>section</w:t>
      </w:r>
      <w:r w:rsidRPr="00FA7ACF">
        <w:t xml:space="preserve"> if the plant has one or more sets of secondary loop pumps serving downstream control valves. Delete if all secondary loop loads are served by coil pumps.</w:t>
      </w:r>
    </w:p>
    <w:p w14:paraId="41B2993D" w14:textId="77777777" w:rsidR="00FA44FD" w:rsidRPr="00FA7ACF" w:rsidRDefault="00FA44FD" w:rsidP="0087618D">
      <w:pPr>
        <w:pStyle w:val="Heading4"/>
      </w:pPr>
      <w:r w:rsidRPr="00FA7ACF">
        <w:t>Pumps serving multiple coils</w:t>
      </w:r>
    </w:p>
    <w:p w14:paraId="7BAD98B1" w14:textId="77777777" w:rsidR="00FA44FD" w:rsidRPr="00FA7ACF" w:rsidRDefault="00FA44FD" w:rsidP="007C1423">
      <w:pPr>
        <w:pStyle w:val="Heading5"/>
      </w:pPr>
      <w:r w:rsidRPr="00FA7ACF">
        <w:t xml:space="preserve">Secondary CHW pumps shall be staged as a function of SCHWFR, the ratio of current chilled water flow, </w:t>
      </w:r>
      <w:r w:rsidRPr="00FA7ACF">
        <w:rPr>
          <w:i/>
        </w:rPr>
        <w:t>FLOW</w:t>
      </w:r>
      <w:r w:rsidRPr="00FA7ACF">
        <w:rPr>
          <w:i/>
          <w:vertAlign w:val="subscript"/>
        </w:rPr>
        <w:t>S</w:t>
      </w:r>
      <w:r w:rsidRPr="00FA7ACF">
        <w:t>, to design flow, and the number of pumps, N-SCHWP, that operate at design conditions. Pumps are assumed to be equally sized.</w:t>
      </w:r>
    </w:p>
    <w:p w14:paraId="4DC7AED8" w14:textId="77777777" w:rsidR="00FA44FD" w:rsidRPr="00FA7ACF" w:rsidRDefault="00FA44FD" w:rsidP="00FA44FD">
      <w:pPr>
        <w:spacing w:after="120"/>
        <w:jc w:val="center"/>
      </w:pPr>
      <m:oMathPara>
        <m:oMath>
          <m:r>
            <m:rPr>
              <m:sty m:val="p"/>
            </m:rPr>
            <w:rPr>
              <w:rFonts w:ascii="Cambria Math" w:hAnsi="Cambria Math"/>
            </w:rPr>
            <m:t>SCHWFR=</m:t>
          </m:r>
          <m:f>
            <m:fPr>
              <m:ctrlPr>
                <w:rPr>
                  <w:rFonts w:ascii="Cambria Math" w:hAnsi="Cambria Math"/>
                </w:rPr>
              </m:ctrlPr>
            </m:fPr>
            <m:num>
              <m:sSub>
                <m:sSubPr>
                  <m:ctrlPr>
                    <w:rPr>
                      <w:rFonts w:ascii="Cambria Math" w:hAnsi="Cambria Math"/>
                    </w:rPr>
                  </m:ctrlPr>
                </m:sSubPr>
                <m:e>
                  <m:r>
                    <w:rPr>
                      <w:rFonts w:ascii="Cambria Math" w:hAnsi="Cambria Math"/>
                    </w:rPr>
                    <m:t>FLOW</m:t>
                  </m:r>
                </m:e>
                <m:sub>
                  <m:r>
                    <w:rPr>
                      <w:rFonts w:ascii="Cambria Math" w:hAnsi="Cambria Math"/>
                    </w:rPr>
                    <m:t>S</m:t>
                  </m:r>
                </m:sub>
              </m:sSub>
            </m:num>
            <m:den>
              <m:sSub>
                <m:sSubPr>
                  <m:ctrlPr>
                    <w:rPr>
                      <w:rFonts w:ascii="Cambria Math" w:hAnsi="Cambria Math"/>
                    </w:rPr>
                  </m:ctrlPr>
                </m:sSubPr>
                <m:e>
                  <m:r>
                    <w:rPr>
                      <w:rFonts w:ascii="Cambria Math" w:hAnsi="Cambria Math"/>
                    </w:rPr>
                    <m:t>SCHWF</m:t>
                  </m:r>
                </m:e>
                <m:sub>
                  <m:r>
                    <w:rPr>
                      <w:rFonts w:ascii="Cambria Math" w:hAnsi="Cambria Math"/>
                    </w:rPr>
                    <m:t>design</m:t>
                  </m:r>
                </m:sub>
              </m:sSub>
            </m:den>
          </m:f>
        </m:oMath>
      </m:oMathPara>
    </w:p>
    <w:p w14:paraId="008B67B8" w14:textId="2168F9CB" w:rsidR="00FA44FD" w:rsidRPr="00FA7ACF" w:rsidRDefault="00FA44FD" w:rsidP="00FA44FD">
      <w:pPr>
        <w:pStyle w:val="Infobox"/>
      </w:pPr>
      <w:r w:rsidRPr="00FA7ACF">
        <w:t>Flow is used, as opposed to speed, to keep the chilled water pumps operating</w:t>
      </w:r>
      <w:r w:rsidR="00A815DC">
        <w:t xml:space="preserve"> </w:t>
      </w:r>
      <w:r w:rsidRPr="00FA7ACF">
        <w:t>near to their best efficiency point. Staging at slightly less than design flowrate for operating pumps yields good results for most applications (note that when fewer than design pumps are enabled, pumps will be able to produce greater than design flow since they will be operating further out their pump curves). If desired, the stage down flow point can be offset slightly below the stage up point to prevent cycling between pump stages in applications with highly variable loads.</w:t>
      </w:r>
    </w:p>
    <w:p w14:paraId="7F16A9C0" w14:textId="77777777" w:rsidR="00FA44FD" w:rsidRPr="00FA7ACF" w:rsidRDefault="00FA44FD" w:rsidP="007C1423">
      <w:pPr>
        <w:pStyle w:val="Heading6"/>
      </w:pPr>
      <w:r w:rsidRPr="00FA7ACF">
        <w:t>Start the next lag pump whenever the following is true for 10 minutes:</w:t>
      </w:r>
    </w:p>
    <w:p w14:paraId="237B1587" w14:textId="77777777" w:rsidR="00FA44FD" w:rsidRPr="00FA7ACF" w:rsidRDefault="00FA44FD" w:rsidP="00FA44FD">
      <m:oMathPara>
        <m:oMathParaPr>
          <m:jc m:val="center"/>
        </m:oMathParaPr>
        <m:oMath>
          <m:r>
            <m:rPr>
              <m:sty m:val="p"/>
            </m:rPr>
            <w:rPr>
              <w:rFonts w:ascii="Cambria Math" w:hAnsi="Cambria Math"/>
            </w:rPr>
            <m:t xml:space="preserve">SCHWFR&gt; </m:t>
          </m:r>
          <m:f>
            <m:fPr>
              <m:ctrlPr>
                <w:rPr>
                  <w:rFonts w:ascii="Cambria Math" w:hAnsi="Cambria Math"/>
                </w:rPr>
              </m:ctrlPr>
            </m:fPr>
            <m:num>
              <m:r>
                <w:rPr>
                  <w:rFonts w:ascii="Cambria Math" w:hAnsi="Cambria Math"/>
                </w:rPr>
                <m:t>Number of Operating Pumps</m:t>
              </m:r>
            </m:num>
            <m:den>
              <m:r>
                <w:rPr>
                  <w:rFonts w:ascii="Cambria Math" w:hAnsi="Cambria Math"/>
                </w:rPr>
                <m:t>N</m:t>
              </m:r>
            </m:den>
          </m:f>
          <m:r>
            <w:rPr>
              <w:rFonts w:ascii="Cambria Math" w:hAnsi="Cambria Math"/>
            </w:rPr>
            <m:t>-.03</m:t>
          </m:r>
        </m:oMath>
      </m:oMathPara>
    </w:p>
    <w:p w14:paraId="43F594EA" w14:textId="77777777" w:rsidR="00FA44FD" w:rsidRPr="00FA7ACF" w:rsidRDefault="00FA44FD" w:rsidP="007C1423">
      <w:pPr>
        <w:pStyle w:val="Heading6"/>
      </w:pPr>
      <w:r w:rsidRPr="00FA7ACF">
        <w:t>Shut off the last lag pump whenever the following is true for 10 minutes:</w:t>
      </w:r>
    </w:p>
    <w:p w14:paraId="3F5EA9AD" w14:textId="77777777" w:rsidR="00FA44FD" w:rsidRPr="00FA7ACF" w:rsidRDefault="00FA44FD" w:rsidP="00FA44FD">
      <m:oMathPara>
        <m:oMathParaPr>
          <m:jc m:val="center"/>
        </m:oMathParaPr>
        <m:oMath>
          <m:r>
            <m:rPr>
              <m:sty m:val="p"/>
            </m:rPr>
            <w:rPr>
              <w:rFonts w:ascii="Cambria Math" w:hAnsi="Cambria Math"/>
            </w:rPr>
            <m:t xml:space="preserve">SCHWFR&lt; </m:t>
          </m:r>
          <m:f>
            <m:fPr>
              <m:ctrlPr>
                <w:rPr>
                  <w:rFonts w:ascii="Cambria Math" w:hAnsi="Cambria Math"/>
                </w:rPr>
              </m:ctrlPr>
            </m:fPr>
            <m:num>
              <m:r>
                <w:rPr>
                  <w:rFonts w:ascii="Cambria Math" w:hAnsi="Cambria Math"/>
                </w:rPr>
                <m:t>Number of Operating Pumps-1</m:t>
              </m:r>
            </m:num>
            <m:den>
              <m:r>
                <w:rPr>
                  <w:rFonts w:ascii="Cambria Math" w:hAnsi="Cambria Math"/>
                </w:rPr>
                <m:t>N</m:t>
              </m:r>
            </m:den>
          </m:f>
          <m:r>
            <w:rPr>
              <w:rFonts w:ascii="Cambria Math" w:hAnsi="Cambria Math"/>
            </w:rPr>
            <m:t>-.03</m:t>
          </m:r>
        </m:oMath>
      </m:oMathPara>
    </w:p>
    <w:p w14:paraId="2DA0356E" w14:textId="613A6507" w:rsidR="00FA44FD" w:rsidRPr="00FA7ACF" w:rsidRDefault="00FA44FD" w:rsidP="00FA44FD">
      <w:pPr>
        <w:pStyle w:val="Instrbox"/>
        <w:jc w:val="both"/>
      </w:pPr>
      <w:r w:rsidRPr="00FA7ACF">
        <w:t xml:space="preserve">Keep the following two </w:t>
      </w:r>
      <w:r w:rsidR="00CE2951">
        <w:t>section</w:t>
      </w:r>
      <w:r w:rsidRPr="00FA7ACF">
        <w:t>s if the remote DP sensor(s) is hardwired to the secondary pump controller. Delete otherwise.</w:t>
      </w:r>
    </w:p>
    <w:p w14:paraId="762E7FCB" w14:textId="77777777" w:rsidR="00FA44FD" w:rsidRPr="00FA7ACF" w:rsidRDefault="00FA44FD" w:rsidP="007C1423">
      <w:pPr>
        <w:pStyle w:val="Heading5"/>
      </w:pPr>
      <w:r w:rsidRPr="00FA7ACF">
        <w:t>When any secondary CHW pump is proven on, pump speed will be controlled by a reverse acting PID loop maintaining the differential pressure signal at a setpoint CHW-</w:t>
      </w:r>
      <w:proofErr w:type="spellStart"/>
      <w:r w:rsidRPr="00FA7ACF">
        <w:t>DPsp</w:t>
      </w:r>
      <w:proofErr w:type="spellEnd"/>
      <w:r w:rsidRPr="00FA7ACF">
        <w:t xml:space="preserve"> determined by the reset scheme described herein. All pumps receive the same speed signal. </w:t>
      </w:r>
    </w:p>
    <w:p w14:paraId="70E98FD8" w14:textId="77777777" w:rsidR="00FA44FD" w:rsidRPr="00FA7ACF" w:rsidRDefault="00FA44FD" w:rsidP="007C1423">
      <w:pPr>
        <w:pStyle w:val="Heading5"/>
      </w:pPr>
      <w:r w:rsidRPr="00FA7ACF">
        <w:t>Where multiple DP sensors exist, a PID loop shall run for each sensor. Secondary CHW pumps shall be controlled to the high signal output of all DP sensor loops.</w:t>
      </w:r>
    </w:p>
    <w:p w14:paraId="4B405079" w14:textId="1842B7FB" w:rsidR="00FA44FD" w:rsidRPr="00FA7ACF" w:rsidRDefault="00FA44FD" w:rsidP="00FA44FD">
      <w:pPr>
        <w:pStyle w:val="Instrbox"/>
        <w:jc w:val="both"/>
      </w:pPr>
      <w:r w:rsidRPr="00FA7ACF">
        <w:t xml:space="preserve">Keep the following three </w:t>
      </w:r>
      <w:r w:rsidR="00CE2951">
        <w:t>section</w:t>
      </w:r>
      <w:r w:rsidRPr="00FA7ACF">
        <w:t>s if the remote DP sensor(s) is not hardwired to the secondary pump controller, but a local DP sensor is hardwired to the secondary pump controller. Delete otherwise.</w:t>
      </w:r>
    </w:p>
    <w:p w14:paraId="7D5C074C" w14:textId="77777777" w:rsidR="00FA44FD" w:rsidRPr="00FA7ACF" w:rsidRDefault="00FA44FD" w:rsidP="007C1423">
      <w:pPr>
        <w:pStyle w:val="Heading5"/>
      </w:pPr>
      <w:r w:rsidRPr="00FA7ACF">
        <w:t>Remote secondary loop DP shall be maintained at a setpoint of CHW-</w:t>
      </w:r>
      <w:proofErr w:type="spellStart"/>
      <w:r w:rsidRPr="00FA7ACF">
        <w:t>DPsp</w:t>
      </w:r>
      <w:proofErr w:type="spellEnd"/>
      <w:r w:rsidRPr="00FA7ACF">
        <w:t xml:space="preserve"> determined by the reset scheme described herein. CHW-</w:t>
      </w:r>
      <w:proofErr w:type="spellStart"/>
      <w:r w:rsidRPr="00FA7ACF">
        <w:t>DPsp</w:t>
      </w:r>
      <w:proofErr w:type="spellEnd"/>
      <w:r w:rsidRPr="00FA7ACF">
        <w:t xml:space="preserve"> shall be maintained by a reverse acting PID loop running in the controller to which the remote sensor is wired; the loop output shall be a DP setpoint for the local secondary loop DP sensor hardwired to the secondary pump controller. Reset local DP from 5 psi at 0% loop output to </w:t>
      </w:r>
      <w:proofErr w:type="spellStart"/>
      <w:r w:rsidRPr="00FA7ACF">
        <w:t>LocalCHW-DPmax</w:t>
      </w:r>
      <w:proofErr w:type="spellEnd"/>
      <w:r w:rsidRPr="00FA7ACF">
        <w:t xml:space="preserve"> at 100% loop output.</w:t>
      </w:r>
    </w:p>
    <w:p w14:paraId="4E90EA8A" w14:textId="77777777" w:rsidR="00FA44FD" w:rsidRPr="00FA7ACF" w:rsidRDefault="00FA44FD" w:rsidP="007C1423">
      <w:pPr>
        <w:pStyle w:val="Heading5"/>
      </w:pPr>
      <w:r w:rsidRPr="00FA7ACF">
        <w:t xml:space="preserve">When any secondary CHW pump is proven on, pump speed will be controlled by a reverse acting PID loop maintaining the local secondary DP signal at the DP setpoint output of the remote sensor control loop. All pumps receive the same speed signal. </w:t>
      </w:r>
    </w:p>
    <w:p w14:paraId="28829AC2" w14:textId="77777777" w:rsidR="00FA44FD" w:rsidRPr="00FA7ACF" w:rsidRDefault="00FA44FD" w:rsidP="007C1423">
      <w:pPr>
        <w:pStyle w:val="Heading5"/>
      </w:pPr>
      <w:r w:rsidRPr="00FA7ACF">
        <w:lastRenderedPageBreak/>
        <w:t>Where multiple remote DP sensors exist, a PID loop shall run for each sensor. The DP setpoint for the local DP sensor shall be the highest DP setpoint output from each of those remote loops.</w:t>
      </w:r>
    </w:p>
    <w:p w14:paraId="3577CA29" w14:textId="77777777" w:rsidR="00FA44FD" w:rsidRPr="00FA7ACF" w:rsidRDefault="00FA44FD" w:rsidP="00FA44FD">
      <w:pPr>
        <w:pStyle w:val="Infobox"/>
      </w:pPr>
      <w:r w:rsidRPr="00FA7ACF">
        <w:t>The above situation arises in very large buildings where it may be impractical to homerun the DP sensor all the way back to the CHW plant.</w:t>
      </w:r>
    </w:p>
    <w:p w14:paraId="6385A2E2" w14:textId="77777777" w:rsidR="00FA44FD" w:rsidRPr="00FA7ACF" w:rsidRDefault="00FA44FD" w:rsidP="00FA44FD">
      <w:pPr>
        <w:pStyle w:val="Infobox"/>
      </w:pPr>
      <w:r w:rsidRPr="00FA7ACF">
        <w:t>The above cascading control logic prevents pump speed instability issues that would otherwise be caused by running the pump speed control loop over the BAS network. It also provides some fault tolerance should the network fail—instead of the loop either winding all the way up or all the way down, DP is controlled to the last known setpoint sent from the remote controller until network communication is restored.</w:t>
      </w:r>
    </w:p>
    <w:p w14:paraId="18C694A4" w14:textId="5298C404" w:rsidR="00FA44FD" w:rsidRPr="00FA7ACF" w:rsidRDefault="00FA44FD" w:rsidP="00FA44FD">
      <w:pPr>
        <w:pStyle w:val="Instrbox"/>
      </w:pPr>
      <w:r w:rsidRPr="00FA7ACF">
        <w:t xml:space="preserve">Keep the following </w:t>
      </w:r>
      <w:r w:rsidR="00CE2951">
        <w:t>section</w:t>
      </w:r>
      <w:r w:rsidRPr="00FA7ACF">
        <w:t xml:space="preserve"> for plants with coil pumps. Delete otherwise.</w:t>
      </w:r>
    </w:p>
    <w:p w14:paraId="15411792" w14:textId="77777777" w:rsidR="00FA44FD" w:rsidRPr="00FA7ACF" w:rsidRDefault="00FA44FD" w:rsidP="0087618D">
      <w:pPr>
        <w:pStyle w:val="Heading4"/>
      </w:pPr>
      <w:r w:rsidRPr="00FA7ACF">
        <w:t>Coil Pumps</w:t>
      </w:r>
    </w:p>
    <w:p w14:paraId="7D31F428" w14:textId="49A4B142" w:rsidR="00FA44FD" w:rsidRPr="00FA7ACF" w:rsidRDefault="00FA44FD" w:rsidP="00FA44FD">
      <w:pPr>
        <w:pStyle w:val="Instrbox"/>
        <w:jc w:val="both"/>
      </w:pPr>
      <w:r w:rsidRPr="00FA7ACF">
        <w:t xml:space="preserve">Retain the following </w:t>
      </w:r>
      <w:r w:rsidR="00CE2951">
        <w:t>section</w:t>
      </w:r>
      <w:r w:rsidRPr="00FA7ACF">
        <w:t xml:space="preserve"> where coil pumps can turn down to 20% of design speed or less. This is true of all variable speed drive driven pumps. Delete otherwise.</w:t>
      </w:r>
    </w:p>
    <w:p w14:paraId="0070A49C" w14:textId="77777777" w:rsidR="00FA44FD" w:rsidRPr="00FA7ACF" w:rsidRDefault="00FA44FD" w:rsidP="007C1423">
      <w:pPr>
        <w:pStyle w:val="Heading5"/>
      </w:pPr>
      <w:r w:rsidRPr="00FA7ACF">
        <w:t xml:space="preserve">Enable the coil pump(s) when plant is </w:t>
      </w:r>
      <w:proofErr w:type="gramStart"/>
      <w:r w:rsidRPr="00FA7ACF">
        <w:t>enabled</w:t>
      </w:r>
      <w:proofErr w:type="gramEnd"/>
      <w:r w:rsidRPr="00FA7ACF">
        <w:t xml:space="preserve"> and the coil pump speed command exceeds 30% for 5 minutes continuously. Disable the pump(s) when either the plant is </w:t>
      </w:r>
      <w:proofErr w:type="gramStart"/>
      <w:r w:rsidRPr="00FA7ACF">
        <w:t>disabled</w:t>
      </w:r>
      <w:proofErr w:type="gramEnd"/>
      <w:r w:rsidRPr="00FA7ACF">
        <w:t xml:space="preserve"> or the pump speed command drops to minimum speed for 5 minutes continuously.</w:t>
      </w:r>
    </w:p>
    <w:p w14:paraId="7C67B4BB" w14:textId="4E3108B8" w:rsidR="00FA44FD" w:rsidRPr="00FA7ACF" w:rsidRDefault="00FA44FD" w:rsidP="00FA44FD">
      <w:pPr>
        <w:pStyle w:val="Instrbox"/>
        <w:jc w:val="both"/>
      </w:pPr>
      <w:r w:rsidRPr="00FA7ACF">
        <w:t xml:space="preserve">Retain the following two </w:t>
      </w:r>
      <w:r w:rsidR="00CE2951">
        <w:t>section</w:t>
      </w:r>
      <w:r w:rsidRPr="00FA7ACF">
        <w:t>s where coil pumps cannot turn down to 20% of design speed or less. This is true of some ECM driven pumps, though not all. Delete otherwise.</w:t>
      </w:r>
    </w:p>
    <w:p w14:paraId="318D75C1" w14:textId="77777777" w:rsidR="00FA44FD" w:rsidRPr="00FA7ACF" w:rsidRDefault="00FA44FD" w:rsidP="007C1423">
      <w:pPr>
        <w:pStyle w:val="Heading5"/>
      </w:pPr>
      <w:r w:rsidRPr="00FA7ACF">
        <w:t xml:space="preserve">Enable the lead coil pump when plant is </w:t>
      </w:r>
      <w:proofErr w:type="gramStart"/>
      <w:r w:rsidRPr="00FA7ACF">
        <w:t>enabled</w:t>
      </w:r>
      <w:proofErr w:type="gramEnd"/>
      <w:r w:rsidRPr="00FA7ACF">
        <w:t xml:space="preserve"> and the coil pump speed command exceeds 30% for 5 minutes continuously. Disable the lead pump when either the plant is </w:t>
      </w:r>
      <w:proofErr w:type="gramStart"/>
      <w:r w:rsidRPr="00FA7ACF">
        <w:t>disabled</w:t>
      </w:r>
      <w:proofErr w:type="gramEnd"/>
      <w:r w:rsidRPr="00FA7ACF">
        <w:t xml:space="preserve"> or the pump speed command drops to minimum speed for 5 minutes continuously.</w:t>
      </w:r>
    </w:p>
    <w:p w14:paraId="1AEB29E2" w14:textId="77777777" w:rsidR="00FA44FD" w:rsidRPr="00FA7ACF" w:rsidRDefault="00FA44FD" w:rsidP="007C1423">
      <w:pPr>
        <w:pStyle w:val="Heading5"/>
      </w:pPr>
      <w:r w:rsidRPr="00FA7ACF">
        <w:t xml:space="preserve">Coil pumps shall be staged based on minimum speed, </w:t>
      </w:r>
      <w:proofErr w:type="spellStart"/>
      <w:r w:rsidRPr="00FA7ACF">
        <w:t>PumpSpeedMin</w:t>
      </w:r>
      <w:proofErr w:type="spellEnd"/>
      <w:r w:rsidRPr="00FA7ACF">
        <w:t xml:space="preserve">, and the number of pumps that operate at design coil flow, </w:t>
      </w:r>
      <w:r w:rsidRPr="00FA7ACF">
        <w:rPr>
          <w:i/>
        </w:rPr>
        <w:t>N</w:t>
      </w:r>
      <w:r w:rsidRPr="00FA7ACF">
        <w:t>.</w:t>
      </w:r>
    </w:p>
    <w:p w14:paraId="4AB2827E" w14:textId="77777777" w:rsidR="00FA44FD" w:rsidRPr="00FA7ACF" w:rsidRDefault="00FA44FD" w:rsidP="007C1423">
      <w:pPr>
        <w:pStyle w:val="Heading6"/>
      </w:pPr>
      <w:r w:rsidRPr="00FA7ACF">
        <w:t xml:space="preserve">Enable the next lag pump if less than </w:t>
      </w:r>
      <w:r w:rsidRPr="00FA7ACF">
        <w:rPr>
          <w:i/>
        </w:rPr>
        <w:t>N</w:t>
      </w:r>
      <w:r w:rsidRPr="00FA7ACF">
        <w:t xml:space="preserve"> pumps are </w:t>
      </w:r>
      <w:proofErr w:type="gramStart"/>
      <w:r w:rsidRPr="00FA7ACF">
        <w:t>operating</w:t>
      </w:r>
      <w:proofErr w:type="gramEnd"/>
      <w:r w:rsidRPr="00FA7ACF">
        <w:t xml:space="preserve"> and pump speed exceeds the following for 1 minute:</w:t>
      </w:r>
    </w:p>
    <w:p w14:paraId="3D44E8E0" w14:textId="77777777" w:rsidR="00FA44FD" w:rsidRPr="00FA7ACF" w:rsidRDefault="00FA44FD" w:rsidP="00FA44FD">
      <w:pPr>
        <w:rPr>
          <w:rFonts w:eastAsiaTheme="minorEastAsia"/>
        </w:rPr>
      </w:pPr>
      <m:oMathPara>
        <m:oMath>
          <m:r>
            <w:rPr>
              <w:rFonts w:ascii="Cambria Math" w:hAnsi="Cambria Math"/>
            </w:rPr>
            <m:t>PumpSpeedMin*</m:t>
          </m:r>
          <m:f>
            <m:fPr>
              <m:ctrlPr>
                <w:rPr>
                  <w:rFonts w:ascii="Cambria Math" w:hAnsi="Cambria Math"/>
                  <w:i/>
                </w:rPr>
              </m:ctrlPr>
            </m:fPr>
            <m:num>
              <m:d>
                <m:dPr>
                  <m:ctrlPr>
                    <w:rPr>
                      <w:rFonts w:ascii="Cambria Math" w:hAnsi="Cambria Math"/>
                      <w:i/>
                    </w:rPr>
                  </m:ctrlPr>
                </m:dPr>
                <m:e>
                  <m:r>
                    <w:rPr>
                      <w:rFonts w:ascii="Cambria Math" w:hAnsi="Cambria Math"/>
                    </w:rPr>
                    <m:t>Number of operating pumps+1</m:t>
                  </m:r>
                </m:e>
              </m:d>
            </m:num>
            <m:den>
              <m:r>
                <w:rPr>
                  <w:rFonts w:ascii="Cambria Math" w:hAnsi="Cambria Math"/>
                </w:rPr>
                <m:t>Number of operating pumps</m:t>
              </m:r>
            </m:den>
          </m:f>
          <m:r>
            <w:rPr>
              <w:rFonts w:ascii="Cambria Math" w:hAnsi="Cambria Math"/>
            </w:rPr>
            <m:t>+10%</m:t>
          </m:r>
        </m:oMath>
      </m:oMathPara>
    </w:p>
    <w:p w14:paraId="17A6AFB2" w14:textId="77777777" w:rsidR="00FA44FD" w:rsidRPr="00FA7ACF" w:rsidRDefault="00FA44FD" w:rsidP="007C1423">
      <w:pPr>
        <w:pStyle w:val="Heading6"/>
      </w:pPr>
      <w:r w:rsidRPr="00FA7ACF">
        <w:t xml:space="preserve">Disable the last lag pump if pump speed falls below </w:t>
      </w:r>
      <w:proofErr w:type="spellStart"/>
      <w:r w:rsidRPr="00FA7ACF">
        <w:t>PumpSpeedMin</w:t>
      </w:r>
      <w:proofErr w:type="spellEnd"/>
      <w:r w:rsidRPr="00FA7ACF">
        <w:t xml:space="preserve"> for 1 minute.</w:t>
      </w:r>
    </w:p>
    <w:p w14:paraId="70AEFCBA" w14:textId="77777777" w:rsidR="00FA44FD" w:rsidRPr="00FA7ACF" w:rsidRDefault="00FA44FD" w:rsidP="00FA44FD">
      <w:pPr>
        <w:pStyle w:val="Infobox"/>
      </w:pPr>
      <w:r w:rsidRPr="00FA7ACF">
        <w:t xml:space="preserve">Coil pumps with good turndown are not staged since coil pumps operate on a nearly fixed system curve (ignoring variations in differential pressure across the primary loop points of connection). As such, coil pump speed generally tracks linearly with flow and pump efficiency varies minimally along the fixed system curve. This means efficiency is optimized by </w:t>
      </w:r>
      <w:proofErr w:type="gramStart"/>
      <w:r w:rsidRPr="00FA7ACF">
        <w:t>running the design quantity of pumps at all times</w:t>
      </w:r>
      <w:proofErr w:type="gramEnd"/>
      <w:r w:rsidRPr="00FA7ACF">
        <w:t xml:space="preserve"> if the pumps are selected near their best efficiency point at design. This approach also avoids running pumps to the right of their choke line.</w:t>
      </w:r>
    </w:p>
    <w:p w14:paraId="37C3FA4C" w14:textId="77777777" w:rsidR="00FA44FD" w:rsidRPr="00FA7ACF" w:rsidRDefault="00FA44FD" w:rsidP="00FA44FD">
      <w:pPr>
        <w:pStyle w:val="Infobox"/>
      </w:pPr>
      <w:r w:rsidRPr="00FA7ACF">
        <w:t>In rare applications, typically limited to those involving smaller coils served by ECM driven pumps, speed turndown may be insufficient with multiple pumps running for stable supply air temperature control. In such cases, pumps should instead be staged. The above logic stages additional pumps on as soon as possible to maximize efficiency and minimize operation to the right of the choke line.</w:t>
      </w:r>
    </w:p>
    <w:p w14:paraId="7465F4FF" w14:textId="77777777" w:rsidR="00FA44FD" w:rsidRPr="00FA7ACF" w:rsidRDefault="00FA44FD" w:rsidP="007C1423">
      <w:pPr>
        <w:pStyle w:val="Heading5"/>
      </w:pPr>
      <w:bookmarkStart w:id="8379" w:name="_Ref454035792"/>
      <w:r w:rsidRPr="00FA7ACF">
        <w:t>Refer to air handler system control sequence for pump speed control logic.</w:t>
      </w:r>
    </w:p>
    <w:p w14:paraId="0674CE1B" w14:textId="77777777" w:rsidR="00FA44FD" w:rsidRPr="00FA7ACF" w:rsidRDefault="00FA44FD" w:rsidP="00FA44FD">
      <w:pPr>
        <w:pStyle w:val="Infobox"/>
      </w:pPr>
      <w:r w:rsidRPr="00FA7ACF">
        <w:t>Coil pumps are generally controlled to maintain supply air temperature setpoint as part of a control loop running on an air handler controller, e.g., increase pump speed via a direct acting control loop to maintain supply air temperature at setpoint. Coil pump speed control sequences therefore cannot be generalized as part of the plant logic.</w:t>
      </w:r>
    </w:p>
    <w:p w14:paraId="4A1391D6" w14:textId="77777777" w:rsidR="00FA44FD" w:rsidRPr="00FA7ACF" w:rsidRDefault="00FA44FD" w:rsidP="00FA44FD"/>
    <w:p w14:paraId="6BCEA923" w14:textId="77777777" w:rsidR="00FA44FD" w:rsidRPr="00FA7ACF" w:rsidRDefault="00FA44FD" w:rsidP="00FA44FD">
      <w:pPr>
        <w:pStyle w:val="Infobox"/>
      </w:pPr>
      <w:r w:rsidRPr="00FA7ACF">
        <w:t>When the request logic below is inserted in Guideline 36, it will live in the Air Handler sequences.</w:t>
      </w:r>
    </w:p>
    <w:p w14:paraId="723BA138" w14:textId="77777777" w:rsidR="00FA44FD" w:rsidRPr="00FA7ACF" w:rsidRDefault="00FA44FD" w:rsidP="007C1423">
      <w:pPr>
        <w:pStyle w:val="Heading5"/>
      </w:pPr>
      <w:r w:rsidRPr="00FA7ACF">
        <w:lastRenderedPageBreak/>
        <w:t>Chilled Water Reset Requests</w:t>
      </w:r>
    </w:p>
    <w:p w14:paraId="74A4C4C5" w14:textId="2B47F822" w:rsidR="00FA44FD" w:rsidRPr="00FA7ACF" w:rsidRDefault="00FA44FD" w:rsidP="007C1423">
      <w:pPr>
        <w:pStyle w:val="Heading6"/>
      </w:pPr>
      <w:r w:rsidRPr="00FA7ACF">
        <w:t xml:space="preserve">If any coil pump is proven on, pump speed exceeds 99% for 2 minutes, and the supply air temperature exceeds the supply air temperature setpoint by </w:t>
      </w:r>
      <w:ins w:id="8380" w:author="Titus Ellison" w:date="2022-10-21T10:47:00Z">
        <w:r w:rsidR="00380C79" w:rsidRPr="00380C79">
          <w:rPr>
            <w:rStyle w:val="Toggle"/>
            <w:rPrChange w:id="8381" w:author="Titus Ellison" w:date="2022-10-21T10:48:00Z">
              <w:rPr/>
            </w:rPrChange>
          </w:rPr>
          <w:t>[UNITS [3°C] [</w:t>
        </w:r>
      </w:ins>
      <w:r w:rsidRPr="00380C79">
        <w:rPr>
          <w:rStyle w:val="Toggle"/>
          <w:rPrChange w:id="8382" w:author="Titus Ellison" w:date="2022-10-21T10:48:00Z">
            <w:rPr/>
          </w:rPrChange>
        </w:rPr>
        <w:t>5°F</w:t>
      </w:r>
      <w:ins w:id="8383" w:author="Titus Ellison" w:date="2022-10-21T10:47:00Z">
        <w:r w:rsidR="00380C79" w:rsidRPr="00380C79">
          <w:rPr>
            <w:rStyle w:val="Toggle"/>
            <w:rPrChange w:id="8384" w:author="Titus Ellison" w:date="2022-10-21T10:48:00Z">
              <w:rPr/>
            </w:rPrChange>
          </w:rPr>
          <w:t>]]</w:t>
        </w:r>
      </w:ins>
      <w:r w:rsidRPr="00FA7ACF">
        <w:t xml:space="preserve"> for 2 minutes, send 3 Requests,</w:t>
      </w:r>
    </w:p>
    <w:p w14:paraId="701DBB44" w14:textId="3C84FFC3" w:rsidR="00FA44FD" w:rsidRPr="00FA7ACF" w:rsidRDefault="00FA44FD" w:rsidP="007C1423">
      <w:pPr>
        <w:pStyle w:val="Heading6"/>
      </w:pPr>
      <w:r w:rsidRPr="00FA7ACF">
        <w:t xml:space="preserve">Else if any coil pump is proven on, pump speed exceeds 99% for 2 minutes, and the supply air temperature exceeds the supply air temperature setpoint by </w:t>
      </w:r>
      <w:ins w:id="8385" w:author="Titus Ellison" w:date="2022-10-21T10:48:00Z">
        <w:r w:rsidR="00E8085B" w:rsidRPr="00E8085B">
          <w:rPr>
            <w:rStyle w:val="Toggle"/>
            <w:rPrChange w:id="8386" w:author="Titus Ellison" w:date="2022-10-21T10:48:00Z">
              <w:rPr/>
            </w:rPrChange>
          </w:rPr>
          <w:t>[UNITS [2°C] [</w:t>
        </w:r>
      </w:ins>
      <w:r w:rsidRPr="00E8085B">
        <w:rPr>
          <w:rStyle w:val="Toggle"/>
          <w:rPrChange w:id="8387" w:author="Titus Ellison" w:date="2022-10-21T10:48:00Z">
            <w:rPr/>
          </w:rPrChange>
        </w:rPr>
        <w:t>3°F</w:t>
      </w:r>
      <w:ins w:id="8388" w:author="Titus Ellison" w:date="2022-10-21T10:48:00Z">
        <w:r w:rsidR="00E8085B" w:rsidRPr="00E8085B">
          <w:rPr>
            <w:rStyle w:val="Toggle"/>
            <w:rPrChange w:id="8389" w:author="Titus Ellison" w:date="2022-10-21T10:48:00Z">
              <w:rPr/>
            </w:rPrChange>
          </w:rPr>
          <w:t>]]</w:t>
        </w:r>
      </w:ins>
      <w:r w:rsidRPr="00FA7ACF">
        <w:t xml:space="preserve"> for 2 minutes, send 2 Requests,</w:t>
      </w:r>
    </w:p>
    <w:p w14:paraId="3FA609BA" w14:textId="77777777" w:rsidR="00FA44FD" w:rsidRPr="00FA7ACF" w:rsidRDefault="00FA44FD" w:rsidP="007C1423">
      <w:pPr>
        <w:pStyle w:val="Heading6"/>
      </w:pPr>
      <w:r w:rsidRPr="00FA7ACF">
        <w:t>Else if any coil pump is proven on and pump speed exceeds 95%, send 1 Request until pump speed is less than 85% or no coil pumps serving the coil are proven on.</w:t>
      </w:r>
    </w:p>
    <w:p w14:paraId="5FCFFF4F" w14:textId="77777777" w:rsidR="00FA44FD" w:rsidRPr="00FA7ACF" w:rsidRDefault="00FA44FD" w:rsidP="007C1423">
      <w:pPr>
        <w:pStyle w:val="Heading6"/>
      </w:pPr>
      <w:r w:rsidRPr="00FA7ACF">
        <w:t>Else if the coil pump speed is less than 95%, send 0 Requests.</w:t>
      </w:r>
    </w:p>
    <w:p w14:paraId="49825244" w14:textId="77777777" w:rsidR="00FA44FD" w:rsidRPr="00FA7ACF" w:rsidRDefault="00FA44FD" w:rsidP="007C1423">
      <w:pPr>
        <w:pStyle w:val="Heading5"/>
      </w:pPr>
      <w:r w:rsidRPr="00FA7ACF">
        <w:t>Chiller Plant Requests. Send the chiller plant that serves the coil pump a Chiller Plant Request as follows:</w:t>
      </w:r>
    </w:p>
    <w:p w14:paraId="279AC901" w14:textId="77777777" w:rsidR="00FA44FD" w:rsidRPr="00FA7ACF" w:rsidRDefault="00FA44FD" w:rsidP="007C1423">
      <w:pPr>
        <w:pStyle w:val="Heading6"/>
      </w:pPr>
      <w:r w:rsidRPr="00FA7ACF">
        <w:t>If the pump speed command is greater than 95%, send 1 Request until the speed command is minimum for 5 minutes.</w:t>
      </w:r>
    </w:p>
    <w:p w14:paraId="781DFE15" w14:textId="77777777" w:rsidR="00FA44FD" w:rsidRPr="00FA7ACF" w:rsidRDefault="00FA44FD" w:rsidP="007C1423">
      <w:pPr>
        <w:pStyle w:val="Heading6"/>
      </w:pPr>
      <w:r w:rsidRPr="00FA7ACF">
        <w:t>Else if the pump speed command is less than 95%, send 0 Requests.</w:t>
      </w:r>
    </w:p>
    <w:p w14:paraId="31A959DA" w14:textId="77777777" w:rsidR="00FA44FD" w:rsidRPr="00FA7ACF" w:rsidRDefault="00FA44FD" w:rsidP="00FA44FD">
      <w:pPr>
        <w:pStyle w:val="Instrbox"/>
      </w:pPr>
      <w:r w:rsidRPr="00FA7ACF">
        <w:t>Keep the following section for Primary-only chilled water plants with a minimum flow bypass valve. Delete otherwise.</w:t>
      </w:r>
    </w:p>
    <w:p w14:paraId="48E8BB2A" w14:textId="77777777" w:rsidR="00FA44FD" w:rsidRPr="00FA7ACF" w:rsidRDefault="00FA44FD" w:rsidP="005274F2">
      <w:pPr>
        <w:pStyle w:val="Heading3"/>
        <w:pageBreakBefore/>
        <w:ind w:left="806" w:hanging="806"/>
      </w:pPr>
      <w:bookmarkStart w:id="8390" w:name="_Ref28338593"/>
      <w:r w:rsidRPr="00FA7ACF">
        <w:lastRenderedPageBreak/>
        <w:t>Chilled Water Minimum Flow Bypass Valve</w:t>
      </w:r>
      <w:bookmarkEnd w:id="8390"/>
    </w:p>
    <w:p w14:paraId="2361123A" w14:textId="4A284938" w:rsidR="00FA44FD" w:rsidRPr="00FA7ACF" w:rsidRDefault="00FA44FD" w:rsidP="00FA44FD">
      <w:pPr>
        <w:pStyle w:val="Instrbox"/>
      </w:pPr>
      <w:bookmarkStart w:id="8391" w:name="_Ref508464609"/>
      <w:r w:rsidRPr="00FA7ACF">
        <w:t xml:space="preserve">Retain the following </w:t>
      </w:r>
      <w:r w:rsidR="00CE2951">
        <w:t>section</w:t>
      </w:r>
      <w:r w:rsidRPr="00FA7ACF">
        <w:t xml:space="preserve"> for Primary-only plants with parallel chillers.</w:t>
      </w:r>
    </w:p>
    <w:p w14:paraId="5E04F7FC" w14:textId="77777777" w:rsidR="00FA44FD" w:rsidRPr="00FA7ACF" w:rsidRDefault="00FA44FD" w:rsidP="0087618D">
      <w:pPr>
        <w:pStyle w:val="Heading4"/>
      </w:pPr>
      <w:bookmarkStart w:id="8392" w:name="_Ref4503222"/>
      <w:r w:rsidRPr="00FA7ACF">
        <w:t>Bypass valve shall modulate to maintain minimum flow as measured by the chilled water flow meter at a setpoint that provides minimum flow through all operating chillers, determined as follows:</w:t>
      </w:r>
      <w:bookmarkEnd w:id="8392"/>
    </w:p>
    <w:p w14:paraId="7FAA723C" w14:textId="77777777" w:rsidR="00FA44FD" w:rsidRPr="00FA7ACF" w:rsidRDefault="00FA44FD" w:rsidP="007C1423">
      <w:pPr>
        <w:pStyle w:val="Heading5"/>
      </w:pPr>
      <w:bookmarkStart w:id="8393" w:name="_Ref4503216"/>
      <w:r w:rsidRPr="00FA7ACF">
        <w:t xml:space="preserve">For the chillers operating in the stage, identify the chiller with the highest ratio, </w:t>
      </w:r>
      <w:proofErr w:type="spellStart"/>
      <w:r w:rsidRPr="00FA7ACF">
        <w:t>MinFlowRatio</w:t>
      </w:r>
      <w:proofErr w:type="spellEnd"/>
      <w:r w:rsidRPr="00FA7ACF">
        <w:t>, of CHW-</w:t>
      </w:r>
      <w:proofErr w:type="spellStart"/>
      <w:r w:rsidRPr="00FA7ACF">
        <w:t>MinFlowX</w:t>
      </w:r>
      <w:proofErr w:type="spellEnd"/>
      <w:r w:rsidRPr="00FA7ACF">
        <w:t xml:space="preserve"> to CHW-</w:t>
      </w:r>
      <w:proofErr w:type="spellStart"/>
      <w:r w:rsidRPr="00FA7ACF">
        <w:t>DesFlowX</w:t>
      </w:r>
      <w:proofErr w:type="spellEnd"/>
      <w:r w:rsidRPr="00FA7ACF">
        <w:t>.</w:t>
      </w:r>
      <w:bookmarkEnd w:id="8393"/>
    </w:p>
    <w:p w14:paraId="48ED5305" w14:textId="77777777" w:rsidR="00FA44FD" w:rsidRPr="00FA7ACF" w:rsidRDefault="00FA44FD" w:rsidP="007C1423">
      <w:pPr>
        <w:pStyle w:val="Heading5"/>
      </w:pPr>
      <w:bookmarkStart w:id="8394" w:name="OLE_LINK31"/>
      <w:r w:rsidRPr="00FA7ACF">
        <w:t xml:space="preserve">Calculate the minimum flow setpoint as </w:t>
      </w:r>
      <w:proofErr w:type="spellStart"/>
      <w:r w:rsidRPr="00FA7ACF">
        <w:t>MinFlowRatio</w:t>
      </w:r>
      <w:proofErr w:type="spellEnd"/>
      <w:r w:rsidRPr="00FA7ACF">
        <w:t xml:space="preserve"> multiplied by the sum of CHW-</w:t>
      </w:r>
      <w:proofErr w:type="spellStart"/>
      <w:r w:rsidRPr="00FA7ACF">
        <w:t>DesFlowX</w:t>
      </w:r>
      <w:proofErr w:type="spellEnd"/>
      <w:r w:rsidRPr="00FA7ACF">
        <w:t xml:space="preserve"> for the operating chillers.</w:t>
      </w:r>
    </w:p>
    <w:bookmarkEnd w:id="8394"/>
    <w:p w14:paraId="5396BDF5" w14:textId="77777777" w:rsidR="00FA44FD" w:rsidRPr="00FA7ACF" w:rsidRDefault="00FA44FD" w:rsidP="00FA44FD">
      <w:pPr>
        <w:pStyle w:val="Infobox"/>
        <w:ind w:left="990"/>
      </w:pPr>
      <w:r w:rsidRPr="00FA7ACF">
        <w:t>If the chillers have different minimum flow to design flow ratios, just maintaining the sum of the minimum flows will not satisfy the chiller(s) with the highest relative minimum flows. Note that this also requires that chillers be balanced to distribute flow proportional to their design flow.</w:t>
      </w:r>
    </w:p>
    <w:bookmarkEnd w:id="8379"/>
    <w:bookmarkEnd w:id="8391"/>
    <w:p w14:paraId="5902435C" w14:textId="068DC309" w:rsidR="00FA44FD" w:rsidRPr="00FA7ACF" w:rsidRDefault="00FA44FD" w:rsidP="00FA44FD">
      <w:pPr>
        <w:pStyle w:val="Instrbox"/>
      </w:pPr>
      <w:r w:rsidRPr="00FA7ACF">
        <w:t xml:space="preserve">Retain the following </w:t>
      </w:r>
      <w:r w:rsidR="00CE2951">
        <w:t>section</w:t>
      </w:r>
      <w:r w:rsidRPr="00FA7ACF">
        <w:t xml:space="preserve"> for Primary-only plants with series chillers.</w:t>
      </w:r>
    </w:p>
    <w:p w14:paraId="46DEF4B7" w14:textId="77777777" w:rsidR="00FA44FD" w:rsidRPr="00FA7ACF" w:rsidRDefault="00FA44FD" w:rsidP="0087618D">
      <w:pPr>
        <w:pStyle w:val="Heading4"/>
      </w:pPr>
      <w:r w:rsidRPr="00FA7ACF">
        <w:t>Bypass valve shall modulate to maintain minimum flow as measured by the chilled water flow meter at a setpoint equal to the largest CHW-</w:t>
      </w:r>
      <w:proofErr w:type="spellStart"/>
      <w:r w:rsidRPr="00FA7ACF">
        <w:t>MinFlowX</w:t>
      </w:r>
      <w:proofErr w:type="spellEnd"/>
      <w:r w:rsidRPr="00FA7ACF">
        <w:t xml:space="preserve"> of the operating series chillers.</w:t>
      </w:r>
    </w:p>
    <w:p w14:paraId="725EF794" w14:textId="077FF402" w:rsidR="00FA44FD" w:rsidRPr="00FA7ACF" w:rsidRDefault="00FA44FD" w:rsidP="00FA44FD">
      <w:pPr>
        <w:pStyle w:val="Instrbox"/>
      </w:pPr>
      <w:r w:rsidRPr="00FA7ACF">
        <w:t xml:space="preserve">Retain the following </w:t>
      </w:r>
      <w:r w:rsidR="00CE2951">
        <w:t>section</w:t>
      </w:r>
      <w:r w:rsidRPr="00FA7ACF">
        <w:t xml:space="preserve"> for plants that stage a chiller on while staging another off during any stage change.</w:t>
      </w:r>
    </w:p>
    <w:p w14:paraId="404CE692" w14:textId="370A6B46" w:rsidR="00FA44FD" w:rsidRPr="00FA7ACF" w:rsidRDefault="00FA44FD" w:rsidP="0087618D">
      <w:pPr>
        <w:pStyle w:val="Heading4"/>
      </w:pPr>
      <w:bookmarkStart w:id="8395" w:name="_Ref515553110"/>
      <w:bookmarkStart w:id="8396" w:name="_Ref526342654"/>
      <w:r w:rsidRPr="00FA7ACF">
        <w:t>During stage changes that require one chiller to be enabled while another is disabled, the minimum flow setpoint shall temporarily change to account for the CHW-</w:t>
      </w:r>
      <w:proofErr w:type="spellStart"/>
      <w:r w:rsidRPr="00FA7ACF">
        <w:t>MinFlowX</w:t>
      </w:r>
      <w:proofErr w:type="spellEnd"/>
      <w:r w:rsidRPr="00FA7ACF">
        <w:t xml:space="preserve"> of both the chiller to be enabled and to be disabled prior to starting the newly enabled chiller.</w:t>
      </w:r>
      <w:bookmarkEnd w:id="8395"/>
      <w:r w:rsidRPr="00FA7ACF">
        <w:t xml:space="preserve"> See staging events in </w:t>
      </w:r>
      <w:r w:rsidR="004A52F1">
        <w:t xml:space="preserve">Section </w:t>
      </w:r>
      <w:r w:rsidRPr="00FA7ACF">
        <w:fldChar w:fldCharType="begin"/>
      </w:r>
      <w:r w:rsidRPr="00FA7ACF">
        <w:instrText xml:space="preserve"> REF _Ref515726379 \r \h  \* MERGEFORMAT </w:instrText>
      </w:r>
      <w:r w:rsidRPr="00FA7ACF">
        <w:fldChar w:fldCharType="separate"/>
      </w:r>
      <w:r w:rsidR="0037258A">
        <w:t>5.20.4</w:t>
      </w:r>
      <w:r w:rsidRPr="00FA7ACF">
        <w:fldChar w:fldCharType="end"/>
      </w:r>
      <w:r w:rsidRPr="00FA7ACF">
        <w:t xml:space="preserve"> for timing of setpoint change to this transitionary value.</w:t>
      </w:r>
      <w:bookmarkEnd w:id="8396"/>
    </w:p>
    <w:p w14:paraId="613647FA" w14:textId="77777777" w:rsidR="00FA44FD" w:rsidRPr="00FA7ACF" w:rsidRDefault="00FA44FD" w:rsidP="0087618D">
      <w:pPr>
        <w:pStyle w:val="Heading4"/>
      </w:pPr>
      <w:r w:rsidRPr="00FA7ACF">
        <w:t xml:space="preserve">When any CHW pump is proven on, the bypass valve PID loop shall be enabled. </w:t>
      </w:r>
      <w:r w:rsidRPr="00FA7ACF" w:rsidDel="00FF3311">
        <w:t xml:space="preserve">The valve shall be opened </w:t>
      </w:r>
      <w:r w:rsidRPr="00FA7ACF">
        <w:t xml:space="preserve">100% </w:t>
      </w:r>
      <w:r w:rsidRPr="00FA7ACF" w:rsidDel="00FF3311">
        <w:t xml:space="preserve">otherwise. </w:t>
      </w:r>
      <w:r w:rsidRPr="00FA7ACF">
        <w:t>When enabled, the bypass valve loop shall be biased to start with the valve 100% open.</w:t>
      </w:r>
    </w:p>
    <w:p w14:paraId="7A7432F5" w14:textId="77777777" w:rsidR="00FA44FD" w:rsidRPr="00FA7ACF" w:rsidRDefault="00FA44FD" w:rsidP="00FA44FD">
      <w:pPr>
        <w:pStyle w:val="Infobox"/>
      </w:pPr>
      <w:r w:rsidRPr="00FA7ACF">
        <w:t>Biasing the loop to 100% upon start up ensures that the valve does not slam shut upon enabling the loop. Starting with the valve fully open is appropriate because flows are often very low when the plant is first turned on.</w:t>
      </w:r>
    </w:p>
    <w:p w14:paraId="56D3EBD8" w14:textId="636F1CFC" w:rsidR="00FA44FD" w:rsidRPr="00FA7ACF" w:rsidRDefault="00FA44FD" w:rsidP="00FA44FD">
      <w:pPr>
        <w:pStyle w:val="Instrbox"/>
      </w:pPr>
      <w:r w:rsidRPr="00FA7ACF">
        <w:t xml:space="preserve">Delete Section </w:t>
      </w:r>
      <w:r w:rsidRPr="00FA7ACF">
        <w:fldChar w:fldCharType="begin"/>
      </w:r>
      <w:r w:rsidRPr="00FA7ACF">
        <w:instrText xml:space="preserve"> REF _Ref514749901 \w \h  \* MERGEFORMAT </w:instrText>
      </w:r>
      <w:r w:rsidRPr="00FA7ACF">
        <w:fldChar w:fldCharType="separate"/>
      </w:r>
      <w:r w:rsidR="0037258A">
        <w:t>5.20.9</w:t>
      </w:r>
      <w:r w:rsidRPr="00FA7ACF">
        <w:fldChar w:fldCharType="end"/>
      </w:r>
      <w:r w:rsidRPr="00FA7ACF">
        <w:t>. for air-cooled plants. Retain otherwise.</w:t>
      </w:r>
    </w:p>
    <w:p w14:paraId="1B0BADA4" w14:textId="77777777" w:rsidR="00FA44FD" w:rsidRPr="00FA7ACF" w:rsidRDefault="00FA44FD" w:rsidP="0087618D">
      <w:pPr>
        <w:pStyle w:val="Heading3"/>
      </w:pPr>
      <w:bookmarkStart w:id="8397" w:name="_Ref514749901"/>
      <w:r w:rsidRPr="00FA7ACF">
        <w:t>Condenser Water Pumps</w:t>
      </w:r>
      <w:bookmarkEnd w:id="8397"/>
    </w:p>
    <w:p w14:paraId="2A111CD5" w14:textId="52C0ABFE" w:rsidR="00FA44FD" w:rsidRPr="00FA7ACF" w:rsidRDefault="00FA44FD" w:rsidP="00FA44FD">
      <w:pPr>
        <w:pStyle w:val="Instrbox"/>
      </w:pPr>
      <w:r w:rsidRPr="00FA7ACF">
        <w:t xml:space="preserve">Retain the following </w:t>
      </w:r>
      <w:r w:rsidR="00CE2951">
        <w:t>section</w:t>
      </w:r>
      <w:r w:rsidRPr="00FA7ACF">
        <w:t xml:space="preserve"> for plants with headered condenser water pumps. Delete otherwise.</w:t>
      </w:r>
    </w:p>
    <w:p w14:paraId="6D8BF051" w14:textId="4493231D" w:rsidR="00FA44FD" w:rsidRPr="00FA7ACF" w:rsidRDefault="00FA44FD" w:rsidP="0087618D">
      <w:pPr>
        <w:pStyle w:val="Heading4"/>
      </w:pPr>
      <w:bookmarkStart w:id="8398" w:name="_Hlk535773023"/>
      <w:r w:rsidRPr="00FA7ACF">
        <w:t xml:space="preserve">Condenser water pumps shall be lead/lag controlled per </w:t>
      </w:r>
      <w:r w:rsidR="00CE2951">
        <w:t>Section</w:t>
      </w:r>
      <w:r w:rsidRPr="00FA7ACF">
        <w:t xml:space="preserve"> </w:t>
      </w:r>
      <w:r w:rsidRPr="00FA7ACF">
        <w:fldChar w:fldCharType="begin"/>
      </w:r>
      <w:r w:rsidRPr="00FA7ACF">
        <w:instrText xml:space="preserve"> REF _Ref508115757 \w \h  \* MERGEFORMAT </w:instrText>
      </w:r>
      <w:r w:rsidRPr="00FA7ACF">
        <w:fldChar w:fldCharType="separate"/>
      </w:r>
      <w:r w:rsidR="0037258A">
        <w:t>5.1.15.3</w:t>
      </w:r>
      <w:r w:rsidRPr="00FA7ACF">
        <w:fldChar w:fldCharType="end"/>
      </w:r>
      <w:r w:rsidRPr="00FA7ACF">
        <w:t>.</w:t>
      </w:r>
    </w:p>
    <w:p w14:paraId="2C8F4492" w14:textId="5BB6E254" w:rsidR="00FA44FD" w:rsidRPr="00FA7ACF" w:rsidRDefault="00FA44FD" w:rsidP="00FA44FD">
      <w:pPr>
        <w:pStyle w:val="Instrbox"/>
        <w:jc w:val="both"/>
      </w:pPr>
      <w:bookmarkStart w:id="8399" w:name="_Hlk535773055"/>
      <w:bookmarkEnd w:id="8398"/>
      <w:r w:rsidRPr="00FA7ACF">
        <w:t xml:space="preserve">Retain the following </w:t>
      </w:r>
      <w:r w:rsidR="00CE2951">
        <w:t>section</w:t>
      </w:r>
      <w:r w:rsidRPr="00FA7ACF">
        <w:t xml:space="preserve"> for plants with headered condenser water pumps and a waterside economizer. Delete otherwise.</w:t>
      </w:r>
    </w:p>
    <w:p w14:paraId="0F46534F" w14:textId="77777777" w:rsidR="00FA44FD" w:rsidRPr="00FA7ACF" w:rsidRDefault="00FA44FD" w:rsidP="0087618D">
      <w:pPr>
        <w:pStyle w:val="Heading4"/>
      </w:pPr>
      <w:r w:rsidRPr="00FA7ACF">
        <w:t>Enable lead CW pump when any chiller or WSE CW isolation valve is commanded open. Disable the lead CW pump when all chiller and WSE CW isolation valves are commanded closed.</w:t>
      </w:r>
    </w:p>
    <w:bookmarkEnd w:id="8399"/>
    <w:p w14:paraId="17F6AF01" w14:textId="1215A5B5" w:rsidR="00FA44FD" w:rsidRPr="00FA7ACF" w:rsidRDefault="00FA44FD" w:rsidP="00FA44FD">
      <w:pPr>
        <w:pStyle w:val="Instrbox"/>
        <w:jc w:val="both"/>
      </w:pPr>
      <w:r w:rsidRPr="00FA7ACF">
        <w:t xml:space="preserve">Retain the following </w:t>
      </w:r>
      <w:r w:rsidR="00CE2951">
        <w:t>section</w:t>
      </w:r>
      <w:r w:rsidRPr="00FA7ACF">
        <w:t xml:space="preserve"> for plants with headered condenser water pumps and no waterside economizer. Delete otherwise.</w:t>
      </w:r>
    </w:p>
    <w:p w14:paraId="6DA480C4" w14:textId="77777777" w:rsidR="00FA44FD" w:rsidRPr="00FA7ACF" w:rsidRDefault="00FA44FD" w:rsidP="0087618D">
      <w:pPr>
        <w:pStyle w:val="Heading4"/>
      </w:pPr>
      <w:r w:rsidRPr="00FA7ACF">
        <w:t>Enable lead CW pump when any chiller CW isolation valve is commanded open. Disable the lead CW pump when all chiller CW isolation valves are commanded closed.</w:t>
      </w:r>
    </w:p>
    <w:p w14:paraId="5AECE360" w14:textId="6382C786" w:rsidR="00FA44FD" w:rsidRPr="00FA7ACF" w:rsidRDefault="00FA44FD" w:rsidP="00FA44FD">
      <w:pPr>
        <w:pStyle w:val="Instrbox"/>
      </w:pPr>
      <w:r w:rsidRPr="00FA7ACF">
        <w:t xml:space="preserve">Retain the following </w:t>
      </w:r>
      <w:r w:rsidR="00CE2951">
        <w:t>section</w:t>
      </w:r>
      <w:r w:rsidRPr="00FA7ACF">
        <w:t xml:space="preserve"> for plants with dedicated condenser water pumps. Delete otherwise.</w:t>
      </w:r>
    </w:p>
    <w:p w14:paraId="4CDBC399" w14:textId="77777777" w:rsidR="00FA44FD" w:rsidRPr="00FA7ACF" w:rsidRDefault="00FA44FD" w:rsidP="00FA44FD">
      <w:pPr>
        <w:pStyle w:val="Infobox"/>
      </w:pPr>
      <w:r w:rsidRPr="00FA7ACF">
        <w:t xml:space="preserve">Where chillers have a CW request network point, consider increasing the pump disable delay to 10 minutes to ensure that flow is not cut off too soon. Where chillers do not have this point (e.g., older chillers without network interfaces), the default delay is appropriate. </w:t>
      </w:r>
    </w:p>
    <w:p w14:paraId="25EBA9BD" w14:textId="77777777" w:rsidR="00FA44FD" w:rsidRPr="00FA7ACF" w:rsidRDefault="00FA44FD" w:rsidP="0087618D">
      <w:pPr>
        <w:pStyle w:val="Heading4"/>
      </w:pPr>
      <w:r w:rsidRPr="00FA7ACF">
        <w:t xml:space="preserve">Enable lead CW pump when the lead chiller is required to run, but prior to the chiller being enabled. </w:t>
      </w:r>
      <w:r w:rsidRPr="00FA7ACF">
        <w:lastRenderedPageBreak/>
        <w:t>Disable the lead CW pump when the lead chiller is disabled and either the lead chiller has been proven off for 3 minutes or is not requesting CW flow.</w:t>
      </w:r>
    </w:p>
    <w:p w14:paraId="5CDB7360" w14:textId="2B2D576B" w:rsidR="00FA44FD" w:rsidRPr="00FA7ACF" w:rsidRDefault="00FA44FD" w:rsidP="00FA44FD">
      <w:pPr>
        <w:pStyle w:val="Instrbox"/>
        <w:jc w:val="both"/>
      </w:pPr>
      <w:r w:rsidRPr="00FA7ACF">
        <w:t xml:space="preserve">Delete the following </w:t>
      </w:r>
      <w:r w:rsidR="00CE2951">
        <w:t>section</w:t>
      </w:r>
      <w:r w:rsidRPr="00FA7ACF">
        <w:t xml:space="preserve"> if the plant has variable speed condenser water pumps or a waterside economizer. Retain otherwise.</w:t>
      </w:r>
    </w:p>
    <w:p w14:paraId="69E62129" w14:textId="77777777" w:rsidR="00FA44FD" w:rsidRPr="00FA7ACF" w:rsidRDefault="00FA44FD" w:rsidP="0087618D">
      <w:pPr>
        <w:pStyle w:val="Heading4"/>
      </w:pPr>
      <w:r w:rsidRPr="00FA7ACF">
        <w:t>The number of operating condenser water pumps shall match the number of operating chillers.</w:t>
      </w:r>
    </w:p>
    <w:p w14:paraId="3C930254" w14:textId="057F6164" w:rsidR="00FA44FD" w:rsidRPr="00FA7ACF" w:rsidRDefault="00FA44FD" w:rsidP="00FA44FD">
      <w:pPr>
        <w:pStyle w:val="Instrbox"/>
      </w:pPr>
      <w:r w:rsidRPr="00FA7ACF">
        <w:t xml:space="preserve">Delete the following two </w:t>
      </w:r>
      <w:r w:rsidR="00CE2951">
        <w:t>section</w:t>
      </w:r>
      <w:r w:rsidRPr="00FA7ACF">
        <w:t>s if the plant does not have variable speed condenser water pumps. Retain otherwise.</w:t>
      </w:r>
    </w:p>
    <w:p w14:paraId="6ECD2196" w14:textId="77777777" w:rsidR="00FA44FD" w:rsidRPr="00FA7ACF" w:rsidRDefault="00FA44FD" w:rsidP="00FA44FD">
      <w:pPr>
        <w:pStyle w:val="Instrbox"/>
        <w:jc w:val="both"/>
      </w:pPr>
      <w:r w:rsidRPr="00FA7ACF">
        <w:t xml:space="preserve">Where headered condenser water pumps are unequally sized, list the pump tags of the required pumps for each stage in the “CWPs </w:t>
      </w:r>
      <w:proofErr w:type="gramStart"/>
      <w:r w:rsidRPr="00FA7ACF">
        <w:t>On</w:t>
      </w:r>
      <w:proofErr w:type="gramEnd"/>
      <w:r w:rsidRPr="00FA7ACF">
        <w:t>” column below.</w:t>
      </w:r>
    </w:p>
    <w:p w14:paraId="4E8E65DC" w14:textId="77777777" w:rsidR="00FA44FD" w:rsidRPr="00FA7ACF" w:rsidRDefault="00FA44FD" w:rsidP="005274F2">
      <w:pPr>
        <w:pStyle w:val="Heading4"/>
        <w:spacing w:after="240"/>
        <w:ind w:left="1354" w:hanging="1066"/>
      </w:pPr>
      <w:bookmarkStart w:id="8400" w:name="_Ref514435548"/>
      <w:r w:rsidRPr="00FA7ACF">
        <w:t xml:space="preserve">The number of operating condenser water pumps and design condenser water pump speed for the stage, </w:t>
      </w:r>
      <w:proofErr w:type="spellStart"/>
      <w:r w:rsidRPr="00FA7ACF">
        <w:t>Cw-DesPumpSpdStage</w:t>
      </w:r>
      <w:proofErr w:type="spellEnd"/>
      <w:r w:rsidRPr="00FA7ACF">
        <w:t>, shall be set per the table below.</w:t>
      </w:r>
      <w:bookmarkEnd w:id="8400"/>
    </w:p>
    <w:tbl>
      <w:tblPr>
        <w:tblStyle w:val="TableGrid"/>
        <w:tblW w:w="9072" w:type="dxa"/>
        <w:jc w:val="right"/>
        <w:tblLook w:val="04A0" w:firstRow="1" w:lastRow="0" w:firstColumn="1" w:lastColumn="0" w:noHBand="0" w:noVBand="1"/>
      </w:tblPr>
      <w:tblGrid>
        <w:gridCol w:w="1440"/>
        <w:gridCol w:w="1440"/>
        <w:gridCol w:w="6192"/>
      </w:tblGrid>
      <w:tr w:rsidR="00FA44FD" w:rsidRPr="00FA7ACF" w14:paraId="6DD0BB79" w14:textId="77777777" w:rsidTr="001F323E">
        <w:trPr>
          <w:jc w:val="right"/>
        </w:trPr>
        <w:tc>
          <w:tcPr>
            <w:tcW w:w="1440" w:type="dxa"/>
          </w:tcPr>
          <w:p w14:paraId="47E69831" w14:textId="77777777" w:rsidR="00FA44FD" w:rsidRPr="00FA7ACF" w:rsidRDefault="00FA44FD" w:rsidP="001F323E">
            <w:pPr>
              <w:jc w:val="center"/>
              <w:rPr>
                <w:b/>
              </w:rPr>
            </w:pPr>
            <w:bookmarkStart w:id="8401" w:name="_Hlk528013420"/>
            <w:r w:rsidRPr="00FA7ACF">
              <w:rPr>
                <w:b/>
              </w:rPr>
              <w:t>Chiller Stage</w:t>
            </w:r>
          </w:p>
        </w:tc>
        <w:tc>
          <w:tcPr>
            <w:tcW w:w="1440" w:type="dxa"/>
          </w:tcPr>
          <w:p w14:paraId="74695F86" w14:textId="77777777" w:rsidR="00FA44FD" w:rsidRPr="00FA7ACF" w:rsidRDefault="00FA44FD" w:rsidP="001F323E">
            <w:pPr>
              <w:jc w:val="center"/>
              <w:rPr>
                <w:b/>
              </w:rPr>
            </w:pPr>
            <w:r w:rsidRPr="00FA7ACF">
              <w:rPr>
                <w:b/>
              </w:rPr>
              <w:t>CWPs On</w:t>
            </w:r>
          </w:p>
        </w:tc>
        <w:tc>
          <w:tcPr>
            <w:tcW w:w="6192" w:type="dxa"/>
          </w:tcPr>
          <w:p w14:paraId="09827BB6" w14:textId="77777777" w:rsidR="00FA44FD" w:rsidRPr="00FA7ACF" w:rsidRDefault="00FA44FD" w:rsidP="001F323E">
            <w:pPr>
              <w:rPr>
                <w:b/>
              </w:rPr>
            </w:pPr>
            <w:proofErr w:type="spellStart"/>
            <w:r w:rsidRPr="00FA7ACF">
              <w:rPr>
                <w:b/>
              </w:rPr>
              <w:t>Cw-DesPumpSpdStage</w:t>
            </w:r>
            <w:proofErr w:type="spellEnd"/>
          </w:p>
        </w:tc>
      </w:tr>
      <w:tr w:rsidR="00FA44FD" w:rsidRPr="00FA7ACF" w14:paraId="3D66CF6E" w14:textId="77777777" w:rsidTr="001F323E">
        <w:trPr>
          <w:jc w:val="right"/>
        </w:trPr>
        <w:tc>
          <w:tcPr>
            <w:tcW w:w="1440" w:type="dxa"/>
          </w:tcPr>
          <w:p w14:paraId="7BB5004C" w14:textId="77777777" w:rsidR="00FA44FD" w:rsidRPr="00FA7ACF" w:rsidRDefault="00FA44FD" w:rsidP="001F323E">
            <w:pPr>
              <w:jc w:val="center"/>
            </w:pPr>
            <w:r w:rsidRPr="00FA7ACF">
              <w:t>0</w:t>
            </w:r>
          </w:p>
        </w:tc>
        <w:tc>
          <w:tcPr>
            <w:tcW w:w="1440" w:type="dxa"/>
          </w:tcPr>
          <w:p w14:paraId="69D960D0" w14:textId="77777777" w:rsidR="00FA44FD" w:rsidRPr="00FA7ACF" w:rsidRDefault="00FA44FD" w:rsidP="001F323E">
            <w:pPr>
              <w:jc w:val="center"/>
            </w:pPr>
            <w:r w:rsidRPr="00FA7ACF">
              <w:t>0</w:t>
            </w:r>
          </w:p>
        </w:tc>
        <w:tc>
          <w:tcPr>
            <w:tcW w:w="6192" w:type="dxa"/>
          </w:tcPr>
          <w:p w14:paraId="5363F97B" w14:textId="77777777" w:rsidR="00FA44FD" w:rsidRPr="00FA7ACF" w:rsidRDefault="00FA44FD" w:rsidP="001F323E">
            <w:r w:rsidRPr="00FA7ACF">
              <w:t xml:space="preserve">N/A, </w:t>
            </w:r>
            <w:proofErr w:type="gramStart"/>
            <w:r w:rsidRPr="00FA7ACF">
              <w:t>Off</w:t>
            </w:r>
            <w:proofErr w:type="gramEnd"/>
          </w:p>
        </w:tc>
      </w:tr>
      <w:tr w:rsidR="00FA44FD" w:rsidRPr="00FA7ACF" w14:paraId="4B5F0449" w14:textId="77777777" w:rsidTr="001F323E">
        <w:trPr>
          <w:jc w:val="right"/>
        </w:trPr>
        <w:tc>
          <w:tcPr>
            <w:tcW w:w="1440" w:type="dxa"/>
          </w:tcPr>
          <w:p w14:paraId="2C309072" w14:textId="77777777" w:rsidR="00FA44FD" w:rsidRPr="00FA7ACF" w:rsidRDefault="00FA44FD" w:rsidP="001F323E">
            <w:pPr>
              <w:jc w:val="center"/>
            </w:pPr>
            <w:r w:rsidRPr="00FA7ACF">
              <w:t>0+WSE</w:t>
            </w:r>
          </w:p>
        </w:tc>
        <w:tc>
          <w:tcPr>
            <w:tcW w:w="1440" w:type="dxa"/>
          </w:tcPr>
          <w:p w14:paraId="5E2224F4" w14:textId="77777777" w:rsidR="00FA44FD" w:rsidRPr="00FA7ACF" w:rsidRDefault="00FA44FD" w:rsidP="001F323E">
            <w:pPr>
              <w:jc w:val="center"/>
            </w:pPr>
            <w:r w:rsidRPr="00FA7ACF">
              <w:t>1</w:t>
            </w:r>
          </w:p>
        </w:tc>
        <w:tc>
          <w:tcPr>
            <w:tcW w:w="6192" w:type="dxa"/>
          </w:tcPr>
          <w:p w14:paraId="5EF07FAD" w14:textId="77777777" w:rsidR="00FA44FD" w:rsidRPr="00FA7ACF" w:rsidRDefault="00FA44FD" w:rsidP="001F323E">
            <w:r w:rsidRPr="00FA7ACF">
              <w:t>Per TAB to provide design flow through HX</w:t>
            </w:r>
          </w:p>
        </w:tc>
      </w:tr>
      <w:tr w:rsidR="00FA44FD" w:rsidRPr="00FA7ACF" w14:paraId="17E18F62" w14:textId="77777777" w:rsidTr="001F323E">
        <w:trPr>
          <w:jc w:val="right"/>
        </w:trPr>
        <w:tc>
          <w:tcPr>
            <w:tcW w:w="1440" w:type="dxa"/>
          </w:tcPr>
          <w:p w14:paraId="173448B4" w14:textId="77777777" w:rsidR="00FA44FD" w:rsidRPr="00FA7ACF" w:rsidRDefault="00FA44FD" w:rsidP="001F323E">
            <w:pPr>
              <w:jc w:val="center"/>
            </w:pPr>
            <w:r w:rsidRPr="00FA7ACF">
              <w:t>1</w:t>
            </w:r>
          </w:p>
        </w:tc>
        <w:tc>
          <w:tcPr>
            <w:tcW w:w="1440" w:type="dxa"/>
          </w:tcPr>
          <w:p w14:paraId="4BD5CF3F" w14:textId="77777777" w:rsidR="00FA44FD" w:rsidRPr="00FA7ACF" w:rsidRDefault="00FA44FD" w:rsidP="001F323E">
            <w:pPr>
              <w:jc w:val="center"/>
            </w:pPr>
            <w:r w:rsidRPr="00FA7ACF">
              <w:t>1</w:t>
            </w:r>
          </w:p>
        </w:tc>
        <w:tc>
          <w:tcPr>
            <w:tcW w:w="6192" w:type="dxa"/>
          </w:tcPr>
          <w:p w14:paraId="647C8405" w14:textId="77777777" w:rsidR="00FA44FD" w:rsidRPr="00FA7ACF" w:rsidRDefault="00FA44FD" w:rsidP="001F323E">
            <w:r w:rsidRPr="00FA7ACF">
              <w:t>Per TAB to provide design flow through chiller</w:t>
            </w:r>
          </w:p>
        </w:tc>
      </w:tr>
      <w:tr w:rsidR="00FA44FD" w:rsidRPr="00FA7ACF" w14:paraId="40EAE66B" w14:textId="77777777" w:rsidTr="001F323E">
        <w:trPr>
          <w:jc w:val="right"/>
        </w:trPr>
        <w:tc>
          <w:tcPr>
            <w:tcW w:w="1440" w:type="dxa"/>
          </w:tcPr>
          <w:p w14:paraId="434654BB" w14:textId="77777777" w:rsidR="00FA44FD" w:rsidRPr="00FA7ACF" w:rsidRDefault="00FA44FD" w:rsidP="001F323E">
            <w:pPr>
              <w:jc w:val="center"/>
            </w:pPr>
            <w:r w:rsidRPr="00FA7ACF">
              <w:t>1+WSE</w:t>
            </w:r>
          </w:p>
        </w:tc>
        <w:tc>
          <w:tcPr>
            <w:tcW w:w="1440" w:type="dxa"/>
          </w:tcPr>
          <w:p w14:paraId="7C2D5143" w14:textId="77777777" w:rsidR="00FA44FD" w:rsidRPr="00FA7ACF" w:rsidRDefault="00FA44FD" w:rsidP="001F323E">
            <w:pPr>
              <w:jc w:val="center"/>
            </w:pPr>
            <w:r w:rsidRPr="00FA7ACF">
              <w:t>2</w:t>
            </w:r>
          </w:p>
        </w:tc>
        <w:tc>
          <w:tcPr>
            <w:tcW w:w="6192" w:type="dxa"/>
          </w:tcPr>
          <w:p w14:paraId="7193748B" w14:textId="77777777" w:rsidR="00FA44FD" w:rsidRPr="00FA7ACF" w:rsidRDefault="00FA44FD" w:rsidP="001F323E">
            <w:r w:rsidRPr="00FA7ACF">
              <w:t>Per TAB to provide at least design flow through both chiller and WSE</w:t>
            </w:r>
          </w:p>
        </w:tc>
      </w:tr>
      <w:tr w:rsidR="00FA44FD" w:rsidRPr="00FA7ACF" w14:paraId="14186801" w14:textId="77777777" w:rsidTr="001F323E">
        <w:trPr>
          <w:jc w:val="right"/>
        </w:trPr>
        <w:tc>
          <w:tcPr>
            <w:tcW w:w="1440" w:type="dxa"/>
          </w:tcPr>
          <w:p w14:paraId="0E965C55" w14:textId="77777777" w:rsidR="00FA44FD" w:rsidRPr="00FA7ACF" w:rsidRDefault="00FA44FD" w:rsidP="001F323E">
            <w:pPr>
              <w:jc w:val="center"/>
            </w:pPr>
            <w:r w:rsidRPr="00FA7ACF">
              <w:t>2</w:t>
            </w:r>
          </w:p>
        </w:tc>
        <w:tc>
          <w:tcPr>
            <w:tcW w:w="1440" w:type="dxa"/>
          </w:tcPr>
          <w:p w14:paraId="3960EAF7" w14:textId="77777777" w:rsidR="00FA44FD" w:rsidRPr="00FA7ACF" w:rsidRDefault="00FA44FD" w:rsidP="001F323E">
            <w:pPr>
              <w:jc w:val="center"/>
            </w:pPr>
            <w:r w:rsidRPr="00FA7ACF">
              <w:t>2</w:t>
            </w:r>
          </w:p>
        </w:tc>
        <w:tc>
          <w:tcPr>
            <w:tcW w:w="6192" w:type="dxa"/>
          </w:tcPr>
          <w:p w14:paraId="5622E783" w14:textId="77777777" w:rsidR="00FA44FD" w:rsidRPr="00FA7ACF" w:rsidRDefault="00FA44FD" w:rsidP="001F323E">
            <w:r w:rsidRPr="00FA7ACF">
              <w:t>Per TAB to provide at least design flow through both chillers</w:t>
            </w:r>
          </w:p>
        </w:tc>
      </w:tr>
      <w:tr w:rsidR="00FA44FD" w:rsidRPr="00FA7ACF" w14:paraId="3967DB41" w14:textId="77777777" w:rsidTr="001F323E">
        <w:trPr>
          <w:jc w:val="right"/>
        </w:trPr>
        <w:tc>
          <w:tcPr>
            <w:tcW w:w="1440" w:type="dxa"/>
          </w:tcPr>
          <w:p w14:paraId="075AB8EC" w14:textId="77777777" w:rsidR="00FA44FD" w:rsidRPr="00FA7ACF" w:rsidRDefault="00FA44FD" w:rsidP="001F323E">
            <w:pPr>
              <w:jc w:val="center"/>
            </w:pPr>
            <w:r w:rsidRPr="00FA7ACF">
              <w:t>2+WSE</w:t>
            </w:r>
          </w:p>
        </w:tc>
        <w:tc>
          <w:tcPr>
            <w:tcW w:w="1440" w:type="dxa"/>
          </w:tcPr>
          <w:p w14:paraId="3E74DEF2" w14:textId="77777777" w:rsidR="00FA44FD" w:rsidRPr="00FA7ACF" w:rsidRDefault="00FA44FD" w:rsidP="001F323E">
            <w:pPr>
              <w:jc w:val="center"/>
            </w:pPr>
            <w:r w:rsidRPr="00FA7ACF">
              <w:t>2</w:t>
            </w:r>
          </w:p>
        </w:tc>
        <w:tc>
          <w:tcPr>
            <w:tcW w:w="6192" w:type="dxa"/>
          </w:tcPr>
          <w:p w14:paraId="2499C002" w14:textId="77777777" w:rsidR="00FA44FD" w:rsidRPr="00FA7ACF" w:rsidRDefault="00FA44FD" w:rsidP="001F323E">
            <w:r w:rsidRPr="00FA7ACF">
              <w:t>Per TAB to provide at least design flow through both chillers and WSE, or 100% speed if design flow cannot be achieved.</w:t>
            </w:r>
          </w:p>
        </w:tc>
      </w:tr>
    </w:tbl>
    <w:bookmarkEnd w:id="8401"/>
    <w:p w14:paraId="6D482C3B" w14:textId="77777777" w:rsidR="00FA44FD" w:rsidRPr="00FA7ACF" w:rsidRDefault="00FA44FD" w:rsidP="005274F2">
      <w:pPr>
        <w:pStyle w:val="Infobox"/>
        <w:spacing w:before="240"/>
      </w:pPr>
      <w:r w:rsidRPr="00FA7ACF">
        <w:t xml:space="preserve">The above table would be expanded with additional stages if the plant includes more chiller stages. </w:t>
      </w:r>
      <w:bookmarkStart w:id="8402" w:name="_Hlk14939826"/>
      <w:r w:rsidRPr="00FA7ACF">
        <w:t xml:space="preserve">Note that for plants with more chillers, it is unlikely that the WSE will be enabled with &gt;2 chillers enabled, so defining unique pump quantity and speed combinations to account for WSE operation is typically unnecessary. I.e., for a </w:t>
      </w:r>
      <w:proofErr w:type="gramStart"/>
      <w:r w:rsidRPr="00FA7ACF">
        <w:t>3 chiller</w:t>
      </w:r>
      <w:proofErr w:type="gramEnd"/>
      <w:r w:rsidRPr="00FA7ACF">
        <w:t xml:space="preserve"> plant, the same CWP quantity and speed would be applicable to Chiller Stage 3 and Chiller Stage 3 + WSE.</w:t>
      </w:r>
      <w:bookmarkEnd w:id="8402"/>
    </w:p>
    <w:p w14:paraId="04D5B5D2" w14:textId="77777777" w:rsidR="00FA44FD" w:rsidRPr="00FA7ACF" w:rsidRDefault="00FA44FD" w:rsidP="00FA44FD">
      <w:pPr>
        <w:pStyle w:val="Infobox"/>
      </w:pPr>
      <w:r w:rsidRPr="00FA7ACF">
        <w:t xml:space="preserve">Note that unless chillers and the WSE HX are dynamically balanced with head pressure control valves based on chiller stage (complexity not recommended), design balance will only be achieved in one stage (typically all chillers operating and WSE HX disabled). The staging table therefore calls for determining speeds in all stages such that at least design flow is achieved through all operating equipment, which means </w:t>
      </w:r>
      <w:proofErr w:type="gramStart"/>
      <w:r w:rsidRPr="00FA7ACF">
        <w:t>all</w:t>
      </w:r>
      <w:proofErr w:type="gramEnd"/>
      <w:r w:rsidRPr="00FA7ACF">
        <w:t xml:space="preserve"> but one piece of equipment will exceed design flow.</w:t>
      </w:r>
    </w:p>
    <w:p w14:paraId="15ACD970" w14:textId="4B8F441A" w:rsidR="00FA44FD" w:rsidRPr="00FA7ACF" w:rsidRDefault="00FA44FD" w:rsidP="0087618D">
      <w:pPr>
        <w:pStyle w:val="Heading4"/>
      </w:pPr>
      <w:r w:rsidRPr="00FA7ACF">
        <w:t xml:space="preserve">Condenser water pump speed setpoint for a given stage shall be </w:t>
      </w:r>
      <w:proofErr w:type="spellStart"/>
      <w:r w:rsidRPr="00FA7ACF">
        <w:t>Cw-DesPumpSpdStage</w:t>
      </w:r>
      <w:proofErr w:type="spellEnd"/>
      <w:r w:rsidRPr="00FA7ACF">
        <w:t xml:space="preserve"> unless reset per Head Pressure Control logic in</w:t>
      </w:r>
      <w:r w:rsidR="004A52F1" w:rsidRPr="004A52F1">
        <w:t xml:space="preserve"> </w:t>
      </w:r>
      <w:r w:rsidR="004A52F1">
        <w:t xml:space="preserve">Section </w:t>
      </w:r>
      <w:r w:rsidR="004A52F1">
        <w:fldChar w:fldCharType="begin"/>
      </w:r>
      <w:r w:rsidR="004A52F1">
        <w:instrText xml:space="preserve"> REF _Ref75938234 \w \h </w:instrText>
      </w:r>
      <w:r w:rsidR="004A52F1">
        <w:fldChar w:fldCharType="separate"/>
      </w:r>
      <w:r w:rsidR="004A52F1">
        <w:t>5.20.10</w:t>
      </w:r>
      <w:r w:rsidR="004A52F1">
        <w:fldChar w:fldCharType="end"/>
      </w:r>
      <w:r w:rsidRPr="00FA7ACF">
        <w:t>.</w:t>
      </w:r>
    </w:p>
    <w:p w14:paraId="231E4E3E" w14:textId="25C220EB" w:rsidR="00FA44FD" w:rsidRPr="00FA7ACF" w:rsidRDefault="00FA44FD" w:rsidP="0087618D">
      <w:pPr>
        <w:pStyle w:val="Heading4"/>
      </w:pPr>
      <w:r w:rsidRPr="00FA7ACF">
        <w:t xml:space="preserve">See </w:t>
      </w:r>
      <w:r w:rsidR="004A52F1">
        <w:t xml:space="preserve">Section </w:t>
      </w:r>
      <w:r w:rsidRPr="00FA7ACF">
        <w:fldChar w:fldCharType="begin"/>
      </w:r>
      <w:r w:rsidRPr="00FA7ACF">
        <w:instrText xml:space="preserve"> REF _Ref515726379 \r \h  \* MERGEFORMAT </w:instrText>
      </w:r>
      <w:r w:rsidRPr="00FA7ACF">
        <w:fldChar w:fldCharType="separate"/>
      </w:r>
      <w:r w:rsidR="0037258A">
        <w:t>5.20.4</w:t>
      </w:r>
      <w:r w:rsidRPr="00FA7ACF">
        <w:fldChar w:fldCharType="end"/>
      </w:r>
      <w:r w:rsidRPr="00FA7ACF">
        <w:t xml:space="preserve"> for lag condenser water pump on/off staging timing.</w:t>
      </w:r>
    </w:p>
    <w:p w14:paraId="5CAC6EF9" w14:textId="1130BB1A" w:rsidR="00FA44FD" w:rsidRPr="00FA7ACF" w:rsidRDefault="00FA44FD" w:rsidP="00FA44FD">
      <w:pPr>
        <w:pStyle w:val="Instrbox"/>
      </w:pPr>
      <w:r w:rsidRPr="00FA7ACF">
        <w:t xml:space="preserve">Delete Section </w:t>
      </w:r>
      <w:r w:rsidR="009661E2">
        <w:fldChar w:fldCharType="begin"/>
      </w:r>
      <w:r w:rsidR="009661E2">
        <w:instrText xml:space="preserve"> REF _Ref75938234 \w \h </w:instrText>
      </w:r>
      <w:r w:rsidR="009661E2">
        <w:fldChar w:fldCharType="separate"/>
      </w:r>
      <w:r w:rsidR="009661E2">
        <w:t>5.20.10</w:t>
      </w:r>
      <w:r w:rsidR="009661E2">
        <w:fldChar w:fldCharType="end"/>
      </w:r>
      <w:r w:rsidRPr="00FA7ACF">
        <w:t xml:space="preserve"> for air-cooled plants or water-cooled plants where head pressure control is not required. Retain otherwise.</w:t>
      </w:r>
    </w:p>
    <w:p w14:paraId="122B6984" w14:textId="77777777" w:rsidR="00FA44FD" w:rsidRPr="00FA7ACF" w:rsidRDefault="00FA44FD" w:rsidP="00FA44FD">
      <w:pPr>
        <w:pStyle w:val="Infobox"/>
      </w:pPr>
      <w:bookmarkStart w:id="8403" w:name="_Ref514750058"/>
      <w:bookmarkStart w:id="8404" w:name="_Ref14940411"/>
      <w:r w:rsidRPr="00FA7ACF">
        <w:t xml:space="preserve">Most water-cooled chillers require a minimum refrigerant head (lift) between the evaporator and condenser to ensure trouble-free chiller starts and to maintain oil circulation.  However, centrifugal chillers serving air handlers with air-side economizers (and without waterside economizers) often are not provided with head pressure control, and some oil-free chillers with magnetic or ceramic bearings, can operate with zero or even negative lift (as measured by water temperatures).  </w:t>
      </w:r>
    </w:p>
    <w:p w14:paraId="70FFBF89" w14:textId="77777777" w:rsidR="00FA44FD" w:rsidRPr="00FA7ACF" w:rsidRDefault="00FA44FD" w:rsidP="005274F2">
      <w:pPr>
        <w:pStyle w:val="Heading3"/>
        <w:keepNext/>
        <w:widowControl/>
        <w:ind w:left="806" w:hanging="806"/>
      </w:pPr>
      <w:bookmarkStart w:id="8405" w:name="_Ref75938234"/>
      <w:r w:rsidRPr="00FA7ACF">
        <w:t xml:space="preserve">Head Pressure </w:t>
      </w:r>
      <w:bookmarkEnd w:id="8403"/>
      <w:r w:rsidRPr="00FA7ACF">
        <w:t>Control</w:t>
      </w:r>
      <w:bookmarkEnd w:id="8404"/>
      <w:bookmarkEnd w:id="8405"/>
    </w:p>
    <w:p w14:paraId="1E63CF53" w14:textId="77777777" w:rsidR="00FA44FD" w:rsidRPr="00FA7ACF" w:rsidRDefault="00FA44FD" w:rsidP="005274F2">
      <w:pPr>
        <w:pStyle w:val="Heading4"/>
        <w:keepNext/>
        <w:widowControl/>
        <w:ind w:left="1354" w:hanging="1066"/>
      </w:pPr>
      <w:bookmarkStart w:id="8406" w:name="_Hlk533685714"/>
      <w:r w:rsidRPr="00FA7ACF">
        <w:t xml:space="preserve">Head pressure control signal shall be that output from the chiller controller whenever available. Otherwise, if a head pressure control signal is not available from the chiller controller, a reverse acting PID loop shall maintain the temperature differential between the chiller’s condenser water return temperature and chilled water supply temperature at </w:t>
      </w:r>
      <w:proofErr w:type="spellStart"/>
      <w:r w:rsidRPr="00FA7ACF">
        <w:t>LIFTminX</w:t>
      </w:r>
      <w:proofErr w:type="spellEnd"/>
      <w:r w:rsidRPr="00FA7ACF">
        <w:t>.</w:t>
      </w:r>
    </w:p>
    <w:p w14:paraId="761573FF" w14:textId="77777777" w:rsidR="00FA44FD" w:rsidRPr="00FA7ACF" w:rsidRDefault="00FA44FD" w:rsidP="00FA44FD">
      <w:pPr>
        <w:pStyle w:val="Infobox"/>
      </w:pPr>
      <w:r w:rsidRPr="00FA7ACF">
        <w:t xml:space="preserve">Subsequent sequences assume that the head pressure control signal, where output from the chiller controller is not wired directly to the head pressure control valve, but rather hardwired to an AI on the plant BAS controller. This allows </w:t>
      </w:r>
      <w:r w:rsidRPr="00FA7ACF">
        <w:lastRenderedPageBreak/>
        <w:t>monitoring of the head pressure control signal for stability, as well as remapping the signal as specified herein to avoid fighting between the head pressure control and tower speed control loops.</w:t>
      </w:r>
    </w:p>
    <w:p w14:paraId="707B9392" w14:textId="77777777" w:rsidR="00FA44FD" w:rsidRPr="00FA7ACF" w:rsidRDefault="00FA44FD" w:rsidP="00FA44FD">
      <w:pPr>
        <w:pStyle w:val="Infobox"/>
      </w:pPr>
      <w:r w:rsidRPr="00FA7ACF">
        <w:t xml:space="preserve">Note that the above BAS loop maintaining </w:t>
      </w:r>
      <w:proofErr w:type="spellStart"/>
      <w:r w:rsidRPr="00FA7ACF">
        <w:t>LIFTminX</w:t>
      </w:r>
      <w:proofErr w:type="spellEnd"/>
      <w:r w:rsidRPr="00FA7ACF">
        <w:t>, if required, relies on the chiller’s sensors, not common loop sensors. If hardwired sensors are available, they should be used; otherwise use network points through the chiller interface.</w:t>
      </w:r>
    </w:p>
    <w:p w14:paraId="4FD943F8" w14:textId="42FA2505" w:rsidR="00FA44FD" w:rsidRPr="00FA7ACF" w:rsidRDefault="00FA44FD" w:rsidP="0087618D">
      <w:pPr>
        <w:pStyle w:val="Heading4"/>
      </w:pPr>
      <w:r w:rsidRPr="00FA7ACF">
        <w:t xml:space="preserve">Each operating chiller shall have its own head pressure control loop. Head pressure control loop is enabled and disabled per chiller staging logic in </w:t>
      </w:r>
      <w:r w:rsidR="004A52F1">
        <w:t xml:space="preserve">Section </w:t>
      </w:r>
      <w:bookmarkStart w:id="8407" w:name="_Hlk96590576"/>
      <w:r w:rsidRPr="00FA7ACF">
        <w:fldChar w:fldCharType="begin"/>
      </w:r>
      <w:r w:rsidRPr="00FA7ACF">
        <w:instrText xml:space="preserve"> REF _Ref515726379 \w \h  \* MERGEFORMAT </w:instrText>
      </w:r>
      <w:r w:rsidRPr="00FA7ACF">
        <w:fldChar w:fldCharType="separate"/>
      </w:r>
      <w:r w:rsidR="0037258A">
        <w:t>5.20.4</w:t>
      </w:r>
      <w:r w:rsidRPr="00FA7ACF">
        <w:fldChar w:fldCharType="end"/>
      </w:r>
      <w:bookmarkEnd w:id="8407"/>
      <w:r w:rsidRPr="00FA7ACF">
        <w:t>.</w:t>
      </w:r>
    </w:p>
    <w:p w14:paraId="5D116BB7" w14:textId="52347383" w:rsidR="00FA44FD" w:rsidRPr="00FA7ACF" w:rsidRDefault="00FA44FD" w:rsidP="00FA44FD">
      <w:pPr>
        <w:pStyle w:val="Instrbox"/>
        <w:jc w:val="both"/>
      </w:pPr>
      <w:r w:rsidRPr="00FA7ACF">
        <w:t xml:space="preserve">Retain the following </w:t>
      </w:r>
      <w:r w:rsidR="00CE2951">
        <w:t>section</w:t>
      </w:r>
      <w:r w:rsidRPr="00FA7ACF">
        <w:t xml:space="preserve"> for plants with fixed speed condenser water pumps. Delete otherwise. Note: Such plants are assumed not to have a waterside economizer.</w:t>
      </w:r>
    </w:p>
    <w:p w14:paraId="005E3788" w14:textId="77777777" w:rsidR="00FA44FD" w:rsidRPr="00FA7ACF" w:rsidRDefault="00FA44FD" w:rsidP="0087618D">
      <w:pPr>
        <w:pStyle w:val="Heading4"/>
      </w:pPr>
      <w:r w:rsidRPr="00FA7ACF">
        <w:t>For each chiller, map loop output as follows:</w:t>
      </w:r>
    </w:p>
    <w:p w14:paraId="39850D09" w14:textId="77777777" w:rsidR="00FA44FD" w:rsidRPr="00FA7ACF" w:rsidRDefault="00FA44FD" w:rsidP="007C1423">
      <w:pPr>
        <w:pStyle w:val="Heading5"/>
      </w:pPr>
      <w:bookmarkStart w:id="8408" w:name="_Hlk535772680"/>
      <w:r w:rsidRPr="00FA7ACF">
        <w:t xml:space="preserve">From 0-50%, the loop output shall reset maximum cooling tower speed point, </w:t>
      </w:r>
      <w:proofErr w:type="spellStart"/>
      <w:r w:rsidRPr="00FA7ACF">
        <w:t>HpTowerMaxSpd</w:t>
      </w:r>
      <w:proofErr w:type="spellEnd"/>
      <w:r w:rsidRPr="00FA7ACF">
        <w:t xml:space="preserve">, from 100% to minimum speed. </w:t>
      </w:r>
    </w:p>
    <w:p w14:paraId="4051E7B1" w14:textId="77777777" w:rsidR="00FA44FD" w:rsidRPr="00FA7ACF" w:rsidRDefault="00FA44FD" w:rsidP="007C1423">
      <w:pPr>
        <w:pStyle w:val="Heading5"/>
      </w:pPr>
      <w:r w:rsidRPr="00FA7ACF">
        <w:t xml:space="preserve">From 50-100%, the loop output shall reset head pressure control valve position from 100% open to </w:t>
      </w:r>
      <w:proofErr w:type="spellStart"/>
      <w:r w:rsidRPr="00FA7ACF">
        <w:t>MinCWVlvPos</w:t>
      </w:r>
      <w:proofErr w:type="spellEnd"/>
      <w:r w:rsidRPr="00FA7ACF">
        <w:t xml:space="preserve">. </w:t>
      </w:r>
    </w:p>
    <w:p w14:paraId="213235DD" w14:textId="77777777" w:rsidR="00FA44FD" w:rsidRPr="00FA7ACF" w:rsidRDefault="00FA44FD" w:rsidP="00FA44FD">
      <w:r w:rsidRPr="00FA7ACF">
        <w:rPr>
          <w:noProof/>
        </w:rPr>
        <mc:AlternateContent>
          <mc:Choice Requires="wpc">
            <w:drawing>
              <wp:inline distT="0" distB="0" distL="0" distR="0" wp14:anchorId="47F99418" wp14:editId="0966C06E">
                <wp:extent cx="5901055" cy="3538220"/>
                <wp:effectExtent l="0" t="0" r="4445" b="5080"/>
                <wp:docPr id="584" name="Canvas 58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338" name="Line 1967"/>
                        <wps:cNvCnPr>
                          <a:cxnSpLocks noChangeShapeType="1"/>
                        </wps:cNvCnPr>
                        <wps:spPr bwMode="auto">
                          <a:xfrm>
                            <a:off x="766467" y="227086"/>
                            <a:ext cx="0" cy="280418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39" name="Line 1968"/>
                        <wps:cNvCnPr>
                          <a:cxnSpLocks noChangeShapeType="1"/>
                        </wps:cNvCnPr>
                        <wps:spPr bwMode="auto">
                          <a:xfrm>
                            <a:off x="767355" y="3028760"/>
                            <a:ext cx="4402992" cy="82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40" name="Line 1969"/>
                        <wps:cNvCnPr>
                          <a:cxnSpLocks noChangeShapeType="1"/>
                        </wps:cNvCnPr>
                        <wps:spPr bwMode="auto">
                          <a:xfrm>
                            <a:off x="2969721" y="245042"/>
                            <a:ext cx="2191546" cy="2180655"/>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2341" name="Line 1970"/>
                        <wps:cNvCnPr>
                          <a:cxnSpLocks noChangeShapeType="1"/>
                        </wps:cNvCnPr>
                        <wps:spPr bwMode="auto">
                          <a:xfrm>
                            <a:off x="767355" y="245075"/>
                            <a:ext cx="1942951" cy="2454116"/>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2342" name="Text Box 1971"/>
                        <wps:cNvSpPr txBox="1">
                          <a:spLocks noChangeArrowheads="1"/>
                        </wps:cNvSpPr>
                        <wps:spPr bwMode="auto">
                          <a:xfrm>
                            <a:off x="5170347" y="113919"/>
                            <a:ext cx="595981" cy="49282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54AB554" w14:textId="77777777" w:rsidR="00D878EF" w:rsidRDefault="00D878EF" w:rsidP="00FA44FD">
                              <w:r>
                                <w:t xml:space="preserve">100% Open  </w:t>
                              </w:r>
                            </w:p>
                          </w:txbxContent>
                        </wps:txbx>
                        <wps:bodyPr rot="0" vert="horz" wrap="square" lIns="91440" tIns="45720" rIns="91440" bIns="45720" anchor="t" anchorCtr="0" upright="1">
                          <a:noAutofit/>
                        </wps:bodyPr>
                      </wps:wsp>
                      <wps:wsp>
                        <wps:cNvPr id="2343" name="Text Box 1972"/>
                        <wps:cNvSpPr txBox="1">
                          <a:spLocks noChangeArrowheads="1"/>
                        </wps:cNvSpPr>
                        <wps:spPr bwMode="auto">
                          <a:xfrm>
                            <a:off x="5170106" y="2278385"/>
                            <a:ext cx="687022" cy="42080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E1B3D0B" w14:textId="77777777" w:rsidR="00D878EF" w:rsidRDefault="00D878EF" w:rsidP="00FA44FD">
                              <w:r>
                                <w:t xml:space="preserve">MinCWVlvPos </w:t>
                              </w:r>
                            </w:p>
                          </w:txbxContent>
                        </wps:txbx>
                        <wps:bodyPr rot="0" vert="horz" wrap="square" lIns="91440" tIns="45720" rIns="91440" bIns="45720" anchor="t" anchorCtr="0" upright="1">
                          <a:noAutofit/>
                        </wps:bodyPr>
                      </wps:wsp>
                      <wps:wsp>
                        <wps:cNvPr id="2344" name="Text Box 1973"/>
                        <wps:cNvSpPr txBox="1">
                          <a:spLocks noChangeArrowheads="1"/>
                        </wps:cNvSpPr>
                        <wps:spPr bwMode="auto">
                          <a:xfrm>
                            <a:off x="196641" y="245075"/>
                            <a:ext cx="564937" cy="23527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601AD8E" w14:textId="77777777" w:rsidR="00D878EF" w:rsidRDefault="00D878EF" w:rsidP="00FA44FD">
                              <w:r>
                                <w:t xml:space="preserve">100% </w:t>
                              </w:r>
                            </w:p>
                          </w:txbxContent>
                        </wps:txbx>
                        <wps:bodyPr rot="0" vert="horz" wrap="square" lIns="91440" tIns="45720" rIns="91440" bIns="45720" anchor="t" anchorCtr="0" upright="1">
                          <a:noAutofit/>
                        </wps:bodyPr>
                      </wps:wsp>
                      <wps:wsp>
                        <wps:cNvPr id="2345" name="Line 1974"/>
                        <wps:cNvCnPr>
                          <a:cxnSpLocks noChangeShapeType="1"/>
                        </wps:cNvCnPr>
                        <wps:spPr bwMode="auto">
                          <a:xfrm flipV="1">
                            <a:off x="5165457" y="204724"/>
                            <a:ext cx="0" cy="282981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46" name="Text Box 1975"/>
                        <wps:cNvSpPr txBox="1">
                          <a:spLocks noChangeArrowheads="1"/>
                        </wps:cNvSpPr>
                        <wps:spPr bwMode="auto">
                          <a:xfrm>
                            <a:off x="196641" y="2214402"/>
                            <a:ext cx="564936" cy="3126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96C0345" w14:textId="77777777" w:rsidR="00D878EF" w:rsidRDefault="00D878EF" w:rsidP="00FA44FD">
                              <w:r>
                                <w:t xml:space="preserve"> </w:t>
                              </w:r>
                            </w:p>
                          </w:txbxContent>
                        </wps:txbx>
                        <wps:bodyPr rot="0" vert="horz" wrap="square" lIns="91440" tIns="45720" rIns="91440" bIns="45720" anchor="t" anchorCtr="0" upright="1">
                          <a:noAutofit/>
                        </wps:bodyPr>
                      </wps:wsp>
                      <wps:wsp>
                        <wps:cNvPr id="2347" name="Text Box 1976"/>
                        <wps:cNvSpPr txBox="1">
                          <a:spLocks noChangeArrowheads="1"/>
                        </wps:cNvSpPr>
                        <wps:spPr bwMode="auto">
                          <a:xfrm>
                            <a:off x="5195263" y="1332644"/>
                            <a:ext cx="705917" cy="83355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FC62A02" w14:textId="77777777" w:rsidR="00D878EF" w:rsidRDefault="00D878EF" w:rsidP="00FA44FD">
                              <w:r>
                                <w:t>Head Pressure Control Valve</w:t>
                              </w:r>
                            </w:p>
                          </w:txbxContent>
                        </wps:txbx>
                        <wps:bodyPr rot="0" vert="horz" wrap="square" lIns="91440" tIns="45720" rIns="91440" bIns="45720" anchor="t" anchorCtr="0" upright="1">
                          <a:noAutofit/>
                        </wps:bodyPr>
                      </wps:wsp>
                      <wps:wsp>
                        <wps:cNvPr id="2348" name="Text Box 1977"/>
                        <wps:cNvSpPr txBox="1">
                          <a:spLocks noChangeArrowheads="1"/>
                        </wps:cNvSpPr>
                        <wps:spPr bwMode="auto">
                          <a:xfrm>
                            <a:off x="3806817" y="215652"/>
                            <a:ext cx="818010" cy="78165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046748E" w14:textId="77777777" w:rsidR="00D878EF" w:rsidRDefault="00D878EF" w:rsidP="00FA44FD">
                              <w:r>
                                <w:t>Head Pressure Control Valve</w:t>
                              </w:r>
                            </w:p>
                          </w:txbxContent>
                        </wps:txbx>
                        <wps:bodyPr rot="0" vert="horz" wrap="square" lIns="91440" tIns="45720" rIns="91440" bIns="45720" anchor="t" anchorCtr="0" upright="1">
                          <a:noAutofit/>
                        </wps:bodyPr>
                      </wps:wsp>
                      <wps:wsp>
                        <wps:cNvPr id="2349" name="Text Box 1978"/>
                        <wps:cNvSpPr txBox="1">
                          <a:spLocks noChangeArrowheads="1"/>
                        </wps:cNvSpPr>
                        <wps:spPr bwMode="auto">
                          <a:xfrm>
                            <a:off x="1065720" y="1888879"/>
                            <a:ext cx="852300" cy="65007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9F23FA8" w14:textId="77777777" w:rsidR="00D878EF" w:rsidRDefault="00D878EF" w:rsidP="00FA44FD">
                              <w:pPr>
                                <w:jc w:val="right"/>
                              </w:pPr>
                              <w:r>
                                <w:t>HpTower Max Speed</w:t>
                              </w:r>
                            </w:p>
                          </w:txbxContent>
                        </wps:txbx>
                        <wps:bodyPr rot="0" vert="horz" wrap="square" lIns="91440" tIns="45720" rIns="91440" bIns="45720" anchor="t" anchorCtr="0" upright="1">
                          <a:noAutofit/>
                        </wps:bodyPr>
                      </wps:wsp>
                      <wps:wsp>
                        <wps:cNvPr id="2350" name="Text Box 1979"/>
                        <wps:cNvSpPr txBox="1">
                          <a:spLocks noChangeArrowheads="1"/>
                        </wps:cNvSpPr>
                        <wps:spPr bwMode="auto">
                          <a:xfrm>
                            <a:off x="60448" y="2300359"/>
                            <a:ext cx="633127" cy="54152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D80E23B" w14:textId="77777777" w:rsidR="00D878EF" w:rsidRDefault="00D878EF" w:rsidP="00FA44FD">
                              <w:pPr>
                                <w:jc w:val="right"/>
                              </w:pPr>
                              <w:r>
                                <w:t>Min Speed</w:t>
                              </w:r>
                            </w:p>
                          </w:txbxContent>
                        </wps:txbx>
                        <wps:bodyPr rot="0" vert="horz" wrap="square" lIns="91440" tIns="45720" rIns="91440" bIns="45720" anchor="t" anchorCtr="0" upright="1">
                          <a:noAutofit/>
                        </wps:bodyPr>
                      </wps:wsp>
                      <wps:wsp>
                        <wps:cNvPr id="2351" name="Text Box 1980"/>
                        <wps:cNvSpPr txBox="1">
                          <a:spLocks noChangeArrowheads="1"/>
                        </wps:cNvSpPr>
                        <wps:spPr bwMode="auto">
                          <a:xfrm>
                            <a:off x="1016737" y="3253544"/>
                            <a:ext cx="2317060" cy="28021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473AEDF" w14:textId="77777777" w:rsidR="00D878EF" w:rsidRDefault="00D878EF" w:rsidP="00FA44FD">
                              <w:pPr>
                                <w:jc w:val="right"/>
                              </w:pPr>
                              <w:r>
                                <w:t xml:space="preserve">Head Pressure Control Loop Output </w:t>
                              </w:r>
                            </w:p>
                          </w:txbxContent>
                        </wps:txbx>
                        <wps:bodyPr rot="0" vert="horz" wrap="square" lIns="91440" tIns="45720" rIns="91440" bIns="45720" anchor="t" anchorCtr="0" upright="1">
                          <a:noAutofit/>
                        </wps:bodyPr>
                      </wps:wsp>
                      <wps:wsp>
                        <wps:cNvPr id="2352" name="Line 1981"/>
                        <wps:cNvCnPr>
                          <a:cxnSpLocks noChangeShapeType="1"/>
                        </wps:cNvCnPr>
                        <wps:spPr bwMode="auto">
                          <a:xfrm>
                            <a:off x="3345015" y="3405508"/>
                            <a:ext cx="588551"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353" name="Text Box 1982"/>
                        <wps:cNvSpPr txBox="1">
                          <a:spLocks noChangeArrowheads="1"/>
                        </wps:cNvSpPr>
                        <wps:spPr bwMode="auto">
                          <a:xfrm>
                            <a:off x="669126" y="3060954"/>
                            <a:ext cx="529944" cy="28644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5089F1E" w14:textId="77777777" w:rsidR="00D878EF" w:rsidRDefault="00D878EF" w:rsidP="00FA44FD">
                              <w:r>
                                <w:t xml:space="preserve">0 </w:t>
                              </w:r>
                            </w:p>
                          </w:txbxContent>
                        </wps:txbx>
                        <wps:bodyPr rot="0" vert="horz" wrap="square" lIns="91440" tIns="45720" rIns="91440" bIns="45720" anchor="t" anchorCtr="0" upright="1">
                          <a:noAutofit/>
                        </wps:bodyPr>
                      </wps:wsp>
                      <wps:wsp>
                        <wps:cNvPr id="2354" name="Text Box 1983"/>
                        <wps:cNvSpPr txBox="1">
                          <a:spLocks noChangeArrowheads="1"/>
                        </wps:cNvSpPr>
                        <wps:spPr bwMode="auto">
                          <a:xfrm>
                            <a:off x="4827782" y="3072511"/>
                            <a:ext cx="530769" cy="28562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6CD105A" w14:textId="77777777" w:rsidR="00D878EF" w:rsidRDefault="00D878EF" w:rsidP="00FA44FD">
                              <w:r>
                                <w:t xml:space="preserve">100% </w:t>
                              </w:r>
                            </w:p>
                          </w:txbxContent>
                        </wps:txbx>
                        <wps:bodyPr rot="0" vert="horz" wrap="square" lIns="91440" tIns="45720" rIns="91440" bIns="45720" anchor="t" anchorCtr="0" upright="1">
                          <a:noAutofit/>
                        </wps:bodyPr>
                      </wps:wsp>
                      <wps:wsp>
                        <wps:cNvPr id="2355" name="Text Box 1984"/>
                        <wps:cNvSpPr txBox="1">
                          <a:spLocks noChangeArrowheads="1"/>
                        </wps:cNvSpPr>
                        <wps:spPr bwMode="auto">
                          <a:xfrm>
                            <a:off x="2553646" y="3052994"/>
                            <a:ext cx="530769" cy="30993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3F906FE" w14:textId="77777777" w:rsidR="00D878EF" w:rsidRDefault="00D878EF" w:rsidP="00FA44FD">
                              <w:r>
                                <w:t xml:space="preserve">50% </w:t>
                              </w:r>
                            </w:p>
                          </w:txbxContent>
                        </wps:txbx>
                        <wps:bodyPr rot="0" vert="horz" wrap="square" lIns="91440" tIns="45720" rIns="91440" bIns="45720" anchor="t" anchorCtr="0" upright="1">
                          <a:noAutofit/>
                        </wps:bodyPr>
                      </wps:wsp>
                      <wps:wsp>
                        <wps:cNvPr id="2357" name="Line 1969"/>
                        <wps:cNvCnPr>
                          <a:cxnSpLocks noChangeShapeType="1"/>
                        </wps:cNvCnPr>
                        <wps:spPr bwMode="auto">
                          <a:xfrm>
                            <a:off x="762403" y="245033"/>
                            <a:ext cx="2207318"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2358" name="Text Box 1978"/>
                        <wps:cNvSpPr txBox="1">
                          <a:spLocks noChangeArrowheads="1"/>
                        </wps:cNvSpPr>
                        <wps:spPr bwMode="auto">
                          <a:xfrm>
                            <a:off x="35999" y="1035324"/>
                            <a:ext cx="692840" cy="61255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38DFDE4" w14:textId="77777777" w:rsidR="00D878EF" w:rsidRPr="00830322" w:rsidRDefault="00D878EF" w:rsidP="00FA44FD">
                              <w:pPr>
                                <w:pStyle w:val="NormalWeb"/>
                                <w:spacing w:before="0" w:beforeAutospacing="0" w:after="0" w:afterAutospacing="0"/>
                                <w:jc w:val="right"/>
                              </w:pPr>
                              <w:r>
                                <w:rPr>
                                  <w:rFonts w:eastAsia="Calibri"/>
                                </w:rPr>
                                <w:t>T</w:t>
                              </w:r>
                              <w:r w:rsidRPr="00830322">
                                <w:rPr>
                                  <w:rFonts w:eastAsia="Calibri"/>
                                </w:rPr>
                                <w:t>ower Max Speed</w:t>
                              </w:r>
                            </w:p>
                          </w:txbxContent>
                        </wps:txbx>
                        <wps:bodyPr rot="0" vert="horz" wrap="square" lIns="91440" tIns="45720" rIns="91440" bIns="45720" anchor="t" anchorCtr="0" upright="1">
                          <a:noAutofit/>
                        </wps:bodyPr>
                      </wps:wsp>
                    </wpc:wpc>
                  </a:graphicData>
                </a:graphic>
              </wp:inline>
            </w:drawing>
          </mc:Choice>
          <mc:Fallback>
            <w:pict>
              <v:group w14:anchorId="47F99418" id="Canvas 584" o:spid="_x0000_s2041" editas="canvas" style="width:464.65pt;height:278.6pt;mso-position-horizontal-relative:char;mso-position-vertical-relative:line" coordsize="59010,353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">
                <v:shape id="_x0000_s2042" type="#_x0000_t75" style="position:absolute;width:59010;height:35382;visibility:visible;mso-wrap-style:square">
                  <v:fill o:detectmouseclick="t"/>
                  <v:path o:connecttype="none"/>
                </v:shape>
                <v:line id="Line 1967" o:spid="_x0000_s2043" style="position:absolute;visibility:visible;mso-wrap-style:square" from="7664,2270" to="7664,303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"/>
                <v:line id="Line 1968" o:spid="_x0000_s2044" style="position:absolute;visibility:visible;mso-wrap-style:square" from="7673,30287" to="51703,30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"/>
                <v:line id="Line 1969" o:spid="_x0000_s2045" style="position:absolute;visibility:visible;mso-wrap-style:square" from="29697,2450" to="51612,242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" strokeweight=".5pt"/>
                <v:line id="Line 1970" o:spid="_x0000_s2046" style="position:absolute;visibility:visible;mso-wrap-style:square" from="7673,2450" to="27103,269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">
                  <v:stroke dashstyle="dash"/>
                </v:line>
                <v:shape id="Text Box 1971" o:spid="_x0000_s2047" type="#_x0000_t202" style="position:absolute;left:51703;top:1139;width:5960;height:49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" stroked="f">
                  <v:textbox>
                    <w:txbxContent>
                      <w:p w14:paraId="454AB554" w14:textId="77777777" w:rsidR="00D878EF" w:rsidRDefault="00D878EF" w:rsidP="00FA44FD">
                        <w:r>
                          <w:t xml:space="preserve">100% Open  </w:t>
                        </w:r>
                      </w:p>
                    </w:txbxContent>
                  </v:textbox>
                </v:shape>
                <v:shape id="Text Box 1972" o:spid="_x0000_s2048" type="#_x0000_t202" style="position:absolute;left:51701;top:22783;width:6870;height:42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" stroked="f">
                  <v:textbox>
                    <w:txbxContent>
                      <w:p w14:paraId="5E1B3D0B" w14:textId="77777777" w:rsidR="00D878EF" w:rsidRDefault="00D878EF" w:rsidP="00FA44FD">
                        <w:r>
                          <w:t xml:space="preserve">MinCWVlvPos </w:t>
                        </w:r>
                      </w:p>
                    </w:txbxContent>
                  </v:textbox>
                </v:shape>
                <v:shape id="Text Box 1973" o:spid="_x0000_s2049" type="#_x0000_t202" style="position:absolute;left:1966;top:2450;width:5649;height:2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" stroked="f">
                  <v:textbox>
                    <w:txbxContent>
                      <w:p w14:paraId="5601AD8E" w14:textId="77777777" w:rsidR="00D878EF" w:rsidRDefault="00D878EF" w:rsidP="00FA44FD">
                        <w:r>
                          <w:t xml:space="preserve">100% </w:t>
                        </w:r>
                      </w:p>
                    </w:txbxContent>
                  </v:textbox>
                </v:shape>
                <v:line id="Line 1974" o:spid="_x0000_s2050" style="position:absolute;flip:y;visibility:visible;mso-wrap-style:square" from="51654,2047" to="51654,303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"/>
                <v:shape id="Text Box 1975" o:spid="_x0000_s2051" type="#_x0000_t202" style="position:absolute;left:1966;top:22144;width:5649;height:31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" stroked="f">
                  <v:textbox>
                    <w:txbxContent>
                      <w:p w14:paraId="196C0345" w14:textId="77777777" w:rsidR="00D878EF" w:rsidRDefault="00D878EF" w:rsidP="00FA44FD">
                        <w:r>
                          <w:t xml:space="preserve"> </w:t>
                        </w:r>
                      </w:p>
                    </w:txbxContent>
                  </v:textbox>
                </v:shape>
                <v:shape id="Text Box 1976" o:spid="_x0000_s2052" type="#_x0000_t202" style="position:absolute;left:51952;top:13326;width:7059;height:83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" stroked="f">
                  <v:textbox>
                    <w:txbxContent>
                      <w:p w14:paraId="5FC62A02" w14:textId="77777777" w:rsidR="00D878EF" w:rsidRDefault="00D878EF" w:rsidP="00FA44FD">
                        <w:r>
                          <w:t>Head Pressure Control Valve</w:t>
                        </w:r>
                      </w:p>
                    </w:txbxContent>
                  </v:textbox>
                </v:shape>
                <v:shape id="Text Box 1977" o:spid="_x0000_s2053" type="#_x0000_t202" style="position:absolute;left:38068;top:2156;width:8180;height:78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" stroked="f">
                  <v:textbox>
                    <w:txbxContent>
                      <w:p w14:paraId="5046748E" w14:textId="77777777" w:rsidR="00D878EF" w:rsidRDefault="00D878EF" w:rsidP="00FA44FD">
                        <w:r>
                          <w:t>Head Pressure Control Valve</w:t>
                        </w:r>
                      </w:p>
                    </w:txbxContent>
                  </v:textbox>
                </v:shape>
                <v:shape id="Text Box 1978" o:spid="_x0000_s2054" type="#_x0000_t202" style="position:absolute;left:10657;top:18888;width:8523;height:65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" stroked="f">
                  <v:textbox>
                    <w:txbxContent>
                      <w:p w14:paraId="39F23FA8" w14:textId="77777777" w:rsidR="00D878EF" w:rsidRDefault="00D878EF" w:rsidP="00FA44FD">
                        <w:pPr>
                          <w:jc w:val="right"/>
                        </w:pPr>
                        <w:r>
                          <w:t>HpTower Max Speed</w:t>
                        </w:r>
                      </w:p>
                    </w:txbxContent>
                  </v:textbox>
                </v:shape>
                <v:shape id="Text Box 1979" o:spid="_x0000_s2055" type="#_x0000_t202" style="position:absolute;left:604;top:23003;width:6331;height:5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" stroked="f">
                  <v:textbox>
                    <w:txbxContent>
                      <w:p w14:paraId="1D80E23B" w14:textId="77777777" w:rsidR="00D878EF" w:rsidRDefault="00D878EF" w:rsidP="00FA44FD">
                        <w:pPr>
                          <w:jc w:val="right"/>
                        </w:pPr>
                        <w:r>
                          <w:t>Min Speed</w:t>
                        </w:r>
                      </w:p>
                    </w:txbxContent>
                  </v:textbox>
                </v:shape>
                <v:shape id="Text Box 1980" o:spid="_x0000_s2056" type="#_x0000_t202" style="position:absolute;left:10167;top:32535;width:23170;height:28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" stroked="f">
                  <v:textbox>
                    <w:txbxContent>
                      <w:p w14:paraId="7473AEDF" w14:textId="77777777" w:rsidR="00D878EF" w:rsidRDefault="00D878EF" w:rsidP="00FA44FD">
                        <w:pPr>
                          <w:jc w:val="right"/>
                        </w:pPr>
                        <w:r>
                          <w:t xml:space="preserve">Head Pressure Control Loop Output </w:t>
                        </w:r>
                      </w:p>
                    </w:txbxContent>
                  </v:textbox>
                </v:shape>
                <v:line id="Line 1981" o:spid="_x0000_s2057" style="position:absolute;visibility:visible;mso-wrap-style:square" from="33450,34055" to="39335,340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">
                  <v:stroke endarrow="block"/>
                </v:line>
                <v:shape id="Text Box 1982" o:spid="_x0000_s2058" type="#_x0000_t202" style="position:absolute;left:6691;top:30609;width:5299;height:2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" stroked="f">
                  <v:textbox>
                    <w:txbxContent>
                      <w:p w14:paraId="15089F1E" w14:textId="77777777" w:rsidR="00D878EF" w:rsidRDefault="00D878EF" w:rsidP="00FA44FD">
                        <w:r>
                          <w:t xml:space="preserve">0 </w:t>
                        </w:r>
                      </w:p>
                    </w:txbxContent>
                  </v:textbox>
                </v:shape>
                <v:shape id="Text Box 1983" o:spid="_x0000_s2059" type="#_x0000_t202" style="position:absolute;left:48277;top:30725;width:5308;height:28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" stroked="f">
                  <v:textbox>
                    <w:txbxContent>
                      <w:p w14:paraId="06CD105A" w14:textId="77777777" w:rsidR="00D878EF" w:rsidRDefault="00D878EF" w:rsidP="00FA44FD">
                        <w:r>
                          <w:t xml:space="preserve">100% </w:t>
                        </w:r>
                      </w:p>
                    </w:txbxContent>
                  </v:textbox>
                </v:shape>
                <v:shape id="Text Box 1984" o:spid="_x0000_s2060" type="#_x0000_t202" style="position:absolute;left:25536;top:30529;width:5308;height:31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" stroked="f">
                  <v:fill opacity="0"/>
                  <v:textbox>
                    <w:txbxContent>
                      <w:p w14:paraId="03F906FE" w14:textId="77777777" w:rsidR="00D878EF" w:rsidRDefault="00D878EF" w:rsidP="00FA44FD">
                        <w:r>
                          <w:t xml:space="preserve">50% </w:t>
                        </w:r>
                      </w:p>
                    </w:txbxContent>
                  </v:textbox>
                </v:shape>
                <v:line id="Line 1969" o:spid="_x0000_s2061" style="position:absolute;visibility:visible;mso-wrap-style:square" from="7624,2450" to="29697,2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" strokeweight=".5pt"/>
                <v:shape id="Text Box 1978" o:spid="_x0000_s2062" type="#_x0000_t202" style="position:absolute;left:359;top:10353;width:6929;height:61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" stroked="f">
                  <v:textbox>
                    <w:txbxContent>
                      <w:p w14:paraId="038DFDE4" w14:textId="77777777" w:rsidR="00D878EF" w:rsidRPr="00830322" w:rsidRDefault="00D878EF" w:rsidP="00FA44FD">
                        <w:pPr>
                          <w:pStyle w:val="NormalWeb"/>
                          <w:spacing w:before="0" w:beforeAutospacing="0" w:after="0" w:afterAutospacing="0"/>
                          <w:jc w:val="right"/>
                        </w:pPr>
                        <w:r>
                          <w:rPr>
                            <w:rFonts w:eastAsia="Calibri"/>
                          </w:rPr>
                          <w:t>T</w:t>
                        </w:r>
                        <w:r w:rsidRPr="00830322">
                          <w:rPr>
                            <w:rFonts w:eastAsia="Calibri"/>
                          </w:rPr>
                          <w:t>ower Max Speed</w:t>
                        </w:r>
                      </w:p>
                    </w:txbxContent>
                  </v:textbox>
                </v:shape>
                <w10:anchorlock/>
              </v:group>
            </w:pict>
          </mc:Fallback>
        </mc:AlternateContent>
      </w:r>
      <w:bookmarkEnd w:id="8408"/>
    </w:p>
    <w:bookmarkEnd w:id="8406"/>
    <w:p w14:paraId="1E491A7B" w14:textId="41403FCE" w:rsidR="00FA44FD" w:rsidRPr="00FA7ACF" w:rsidRDefault="00FA44FD" w:rsidP="00FA44FD">
      <w:pPr>
        <w:pStyle w:val="Instrbox"/>
        <w:jc w:val="both"/>
      </w:pPr>
      <w:r w:rsidRPr="00FA7ACF">
        <w:t xml:space="preserve">Retain the following </w:t>
      </w:r>
      <w:r w:rsidR="00CE2951">
        <w:t>section</w:t>
      </w:r>
      <w:r w:rsidRPr="00FA7ACF">
        <w:t xml:space="preserve"> if the plant has variable speed condenser water pumps and no waterside economizer. Delete otherwise.</w:t>
      </w:r>
    </w:p>
    <w:p w14:paraId="7589A730" w14:textId="77777777" w:rsidR="00FA44FD" w:rsidRPr="00FA7ACF" w:rsidRDefault="00FA44FD" w:rsidP="005274F2">
      <w:pPr>
        <w:pStyle w:val="Heading4"/>
        <w:keepNext/>
        <w:widowControl/>
        <w:ind w:left="1354" w:hanging="1066"/>
      </w:pPr>
      <w:r w:rsidRPr="00FA7ACF">
        <w:t>For each chiller, map loop output as follows:</w:t>
      </w:r>
    </w:p>
    <w:p w14:paraId="3CDFD9B8" w14:textId="77777777" w:rsidR="00FA44FD" w:rsidRPr="00FA7ACF" w:rsidRDefault="00FA44FD" w:rsidP="007C1423">
      <w:pPr>
        <w:pStyle w:val="Heading5"/>
      </w:pPr>
      <w:r w:rsidRPr="00FA7ACF">
        <w:t xml:space="preserve">From 0-50%, the loop output shall reset maximum cooling tower speed point, </w:t>
      </w:r>
      <w:proofErr w:type="spellStart"/>
      <w:r w:rsidRPr="00FA7ACF">
        <w:t>HpTowerMaxSpd</w:t>
      </w:r>
      <w:proofErr w:type="spellEnd"/>
      <w:r w:rsidRPr="00FA7ACF">
        <w:t xml:space="preserve">, from 100% to minimum speed. </w:t>
      </w:r>
    </w:p>
    <w:p w14:paraId="72B0364A" w14:textId="77777777" w:rsidR="00FA44FD" w:rsidRPr="00FA7ACF" w:rsidRDefault="00FA44FD" w:rsidP="007C1423">
      <w:pPr>
        <w:pStyle w:val="Heading5"/>
      </w:pPr>
      <w:r w:rsidRPr="00FA7ACF">
        <w:t xml:space="preserve">From 50-100%, the loop output shall reset condenser water pump speed from </w:t>
      </w:r>
      <w:proofErr w:type="spellStart"/>
      <w:r w:rsidRPr="00FA7ACF">
        <w:t>Cw-DesPumpSpdStage</w:t>
      </w:r>
      <w:proofErr w:type="spellEnd"/>
      <w:r w:rsidRPr="00FA7ACF">
        <w:t xml:space="preserve"> to </w:t>
      </w:r>
      <w:proofErr w:type="spellStart"/>
      <w:r w:rsidRPr="00FA7ACF">
        <w:t>MinCWPspeed</w:t>
      </w:r>
      <w:proofErr w:type="spellEnd"/>
      <w:r w:rsidRPr="00FA7ACF">
        <w:t>. Where condenser water pumps are dedicated, speed reset shall be independent for each chiller.</w:t>
      </w:r>
    </w:p>
    <w:p w14:paraId="6D1FBBE7" w14:textId="77777777" w:rsidR="00FA44FD" w:rsidRPr="00FA7ACF" w:rsidRDefault="00FA44FD" w:rsidP="00FA44FD">
      <w:r w:rsidRPr="00FA7ACF">
        <w:rPr>
          <w:noProof/>
        </w:rPr>
        <w:lastRenderedPageBreak/>
        <mc:AlternateContent>
          <mc:Choice Requires="wpc">
            <w:drawing>
              <wp:inline distT="0" distB="0" distL="0" distR="0" wp14:anchorId="1257DC97" wp14:editId="4FB64547">
                <wp:extent cx="5943600" cy="3564693"/>
                <wp:effectExtent l="0" t="0" r="0" b="0"/>
                <wp:docPr id="585" name="Canvas 58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359" name="Line 1967"/>
                        <wps:cNvCnPr>
                          <a:cxnSpLocks noChangeShapeType="1"/>
                        </wps:cNvCnPr>
                        <wps:spPr bwMode="auto">
                          <a:xfrm>
                            <a:off x="808886" y="227086"/>
                            <a:ext cx="0" cy="280418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60" name="Line 1968"/>
                        <wps:cNvCnPr>
                          <a:cxnSpLocks noChangeShapeType="1"/>
                        </wps:cNvCnPr>
                        <wps:spPr bwMode="auto">
                          <a:xfrm>
                            <a:off x="809774" y="3028760"/>
                            <a:ext cx="4402992" cy="82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61" name="Line 1969"/>
                        <wps:cNvCnPr>
                          <a:cxnSpLocks noChangeShapeType="1"/>
                        </wps:cNvCnPr>
                        <wps:spPr bwMode="auto">
                          <a:xfrm>
                            <a:off x="3012140" y="245012"/>
                            <a:ext cx="2217085" cy="2498188"/>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2362" name="Line 1970"/>
                        <wps:cNvCnPr>
                          <a:cxnSpLocks noChangeShapeType="1"/>
                        </wps:cNvCnPr>
                        <wps:spPr bwMode="auto">
                          <a:xfrm>
                            <a:off x="809774" y="245015"/>
                            <a:ext cx="1990576" cy="2479135"/>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2363" name="Text Box 1971"/>
                        <wps:cNvSpPr txBox="1">
                          <a:spLocks noChangeArrowheads="1"/>
                        </wps:cNvSpPr>
                        <wps:spPr bwMode="auto">
                          <a:xfrm>
                            <a:off x="5212766" y="113848"/>
                            <a:ext cx="686781" cy="8367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951CF78" w14:textId="77777777" w:rsidR="00D878EF" w:rsidRDefault="00D878EF" w:rsidP="00FA44FD">
                              <w:r>
                                <w:t>Cw-DesPumpSpdStage</w:t>
                              </w:r>
                              <w:r w:rsidDel="00A62FB0">
                                <w:t xml:space="preserve"> </w:t>
                              </w:r>
                            </w:p>
                          </w:txbxContent>
                        </wps:txbx>
                        <wps:bodyPr rot="0" vert="horz" wrap="square" lIns="91440" tIns="45720" rIns="91440" bIns="45720" anchor="t" anchorCtr="0" upright="1">
                          <a:noAutofit/>
                        </wps:bodyPr>
                      </wps:wsp>
                      <wps:wsp>
                        <wps:cNvPr id="2364" name="Text Box 1972"/>
                        <wps:cNvSpPr txBox="1">
                          <a:spLocks noChangeArrowheads="1"/>
                        </wps:cNvSpPr>
                        <wps:spPr bwMode="auto">
                          <a:xfrm>
                            <a:off x="5219995" y="2516510"/>
                            <a:ext cx="687022" cy="42080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2911EE9" w14:textId="77777777" w:rsidR="00D878EF" w:rsidRDefault="00D878EF" w:rsidP="00FA44FD">
                              <w:r>
                                <w:t xml:space="preserve">MinCWPspeed </w:t>
                              </w:r>
                            </w:p>
                          </w:txbxContent>
                        </wps:txbx>
                        <wps:bodyPr rot="0" vert="horz" wrap="square" lIns="91440" tIns="45720" rIns="91440" bIns="45720" anchor="t" anchorCtr="0" upright="1">
                          <a:noAutofit/>
                        </wps:bodyPr>
                      </wps:wsp>
                      <wps:wsp>
                        <wps:cNvPr id="2365" name="Text Box 1973"/>
                        <wps:cNvSpPr txBox="1">
                          <a:spLocks noChangeArrowheads="1"/>
                        </wps:cNvSpPr>
                        <wps:spPr bwMode="auto">
                          <a:xfrm>
                            <a:off x="78418" y="252450"/>
                            <a:ext cx="725579" cy="4566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45BB546" w14:textId="77777777" w:rsidR="00D878EF" w:rsidRDefault="00D878EF" w:rsidP="00FA44FD">
                              <w:r>
                                <w:t xml:space="preserve"> 100% </w:t>
                              </w:r>
                            </w:p>
                          </w:txbxContent>
                        </wps:txbx>
                        <wps:bodyPr rot="0" vert="horz" wrap="square" lIns="91440" tIns="45720" rIns="91440" bIns="45720" anchor="t" anchorCtr="0" upright="1">
                          <a:noAutofit/>
                        </wps:bodyPr>
                      </wps:wsp>
                      <wps:wsp>
                        <wps:cNvPr id="2366" name="Line 1974"/>
                        <wps:cNvCnPr>
                          <a:cxnSpLocks noChangeShapeType="1"/>
                        </wps:cNvCnPr>
                        <wps:spPr bwMode="auto">
                          <a:xfrm flipV="1">
                            <a:off x="5207876" y="204724"/>
                            <a:ext cx="0" cy="282981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67" name="Text Box 1975"/>
                        <wps:cNvSpPr txBox="1">
                          <a:spLocks noChangeArrowheads="1"/>
                        </wps:cNvSpPr>
                        <wps:spPr bwMode="auto">
                          <a:xfrm>
                            <a:off x="239060" y="2214402"/>
                            <a:ext cx="564936" cy="3126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D461618" w14:textId="77777777" w:rsidR="00D878EF" w:rsidRDefault="00D878EF" w:rsidP="00FA44FD">
                              <w:r>
                                <w:t xml:space="preserve"> </w:t>
                              </w:r>
                            </w:p>
                          </w:txbxContent>
                        </wps:txbx>
                        <wps:bodyPr rot="0" vert="horz" wrap="square" lIns="91440" tIns="45720" rIns="91440" bIns="45720" anchor="t" anchorCtr="0" upright="1">
                          <a:noAutofit/>
                        </wps:bodyPr>
                      </wps:wsp>
                      <wps:wsp>
                        <wps:cNvPr id="552" name="Text Box 1976"/>
                        <wps:cNvSpPr txBox="1">
                          <a:spLocks noChangeArrowheads="1"/>
                        </wps:cNvSpPr>
                        <wps:spPr bwMode="auto">
                          <a:xfrm>
                            <a:off x="5262113" y="1332316"/>
                            <a:ext cx="637434" cy="83355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4CA847D" w14:textId="77777777" w:rsidR="00D878EF" w:rsidRDefault="00D878EF" w:rsidP="00FA44FD">
                              <w:r>
                                <w:t>CWP Speed</w:t>
                              </w:r>
                            </w:p>
                          </w:txbxContent>
                        </wps:txbx>
                        <wps:bodyPr rot="0" vert="horz" wrap="square" lIns="91440" tIns="45720" rIns="91440" bIns="45720" anchor="t" anchorCtr="0" upright="1">
                          <a:noAutofit/>
                        </wps:bodyPr>
                      </wps:wsp>
                      <wps:wsp>
                        <wps:cNvPr id="553" name="Text Box 1977"/>
                        <wps:cNvSpPr txBox="1">
                          <a:spLocks noChangeArrowheads="1"/>
                        </wps:cNvSpPr>
                        <wps:spPr bwMode="auto">
                          <a:xfrm>
                            <a:off x="3849236" y="531160"/>
                            <a:ext cx="818010" cy="4934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8498D4B" w14:textId="77777777" w:rsidR="00D878EF" w:rsidRDefault="00D878EF" w:rsidP="00FA44FD">
                              <w:r>
                                <w:t>CWP Speed</w:t>
                              </w:r>
                            </w:p>
                          </w:txbxContent>
                        </wps:txbx>
                        <wps:bodyPr rot="0" vert="horz" wrap="square" lIns="91440" tIns="45720" rIns="91440" bIns="45720" anchor="t" anchorCtr="0" upright="1">
                          <a:noAutofit/>
                        </wps:bodyPr>
                      </wps:wsp>
                      <wps:wsp>
                        <wps:cNvPr id="554" name="Text Box 1978"/>
                        <wps:cNvSpPr txBox="1">
                          <a:spLocks noChangeArrowheads="1"/>
                        </wps:cNvSpPr>
                        <wps:spPr bwMode="auto">
                          <a:xfrm>
                            <a:off x="1098614" y="1907929"/>
                            <a:ext cx="852300" cy="65007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8BE66F1" w14:textId="77777777" w:rsidR="00D878EF" w:rsidRDefault="00D878EF" w:rsidP="00FA44FD">
                              <w:pPr>
                                <w:jc w:val="right"/>
                              </w:pPr>
                              <w:r>
                                <w:t>HpTower Max Speed</w:t>
                              </w:r>
                            </w:p>
                          </w:txbxContent>
                        </wps:txbx>
                        <wps:bodyPr rot="0" vert="horz" wrap="square" lIns="91440" tIns="45720" rIns="91440" bIns="45720" anchor="t" anchorCtr="0" upright="1">
                          <a:noAutofit/>
                        </wps:bodyPr>
                      </wps:wsp>
                      <wps:wsp>
                        <wps:cNvPr id="555" name="Text Box 1979"/>
                        <wps:cNvSpPr txBox="1">
                          <a:spLocks noChangeArrowheads="1"/>
                        </wps:cNvSpPr>
                        <wps:spPr bwMode="auto">
                          <a:xfrm>
                            <a:off x="121917" y="2347984"/>
                            <a:ext cx="633127" cy="54152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B7FE638" w14:textId="77777777" w:rsidR="00D878EF" w:rsidRDefault="00D878EF" w:rsidP="00FA44FD">
                              <w:pPr>
                                <w:jc w:val="right"/>
                              </w:pPr>
                              <w:r>
                                <w:t>Min Speed</w:t>
                              </w:r>
                            </w:p>
                          </w:txbxContent>
                        </wps:txbx>
                        <wps:bodyPr rot="0" vert="horz" wrap="square" lIns="91440" tIns="45720" rIns="91440" bIns="45720" anchor="t" anchorCtr="0" upright="1">
                          <a:noAutofit/>
                        </wps:bodyPr>
                      </wps:wsp>
                      <wps:wsp>
                        <wps:cNvPr id="556" name="Text Box 1980"/>
                        <wps:cNvSpPr txBox="1">
                          <a:spLocks noChangeArrowheads="1"/>
                        </wps:cNvSpPr>
                        <wps:spPr bwMode="auto">
                          <a:xfrm>
                            <a:off x="1059156" y="3253544"/>
                            <a:ext cx="2317060" cy="28021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4AFD4CC" w14:textId="77777777" w:rsidR="00D878EF" w:rsidRDefault="00D878EF" w:rsidP="00FA44FD">
                              <w:pPr>
                                <w:jc w:val="right"/>
                              </w:pPr>
                              <w:r>
                                <w:t xml:space="preserve">Head Pressure Control Loop Output </w:t>
                              </w:r>
                            </w:p>
                          </w:txbxContent>
                        </wps:txbx>
                        <wps:bodyPr rot="0" vert="horz" wrap="square" lIns="91440" tIns="45720" rIns="91440" bIns="45720" anchor="t" anchorCtr="0" upright="1">
                          <a:noAutofit/>
                        </wps:bodyPr>
                      </wps:wsp>
                      <wps:wsp>
                        <wps:cNvPr id="557" name="Line 1981"/>
                        <wps:cNvCnPr>
                          <a:cxnSpLocks noChangeShapeType="1"/>
                        </wps:cNvCnPr>
                        <wps:spPr bwMode="auto">
                          <a:xfrm>
                            <a:off x="3387434" y="3405508"/>
                            <a:ext cx="588551"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58" name="Text Box 1982"/>
                        <wps:cNvSpPr txBox="1">
                          <a:spLocks noChangeArrowheads="1"/>
                        </wps:cNvSpPr>
                        <wps:spPr bwMode="auto">
                          <a:xfrm>
                            <a:off x="711545" y="3060954"/>
                            <a:ext cx="529944" cy="28644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88389DF" w14:textId="77777777" w:rsidR="00D878EF" w:rsidRDefault="00D878EF" w:rsidP="00FA44FD">
                              <w:r>
                                <w:t xml:space="preserve">0 </w:t>
                              </w:r>
                            </w:p>
                          </w:txbxContent>
                        </wps:txbx>
                        <wps:bodyPr rot="0" vert="horz" wrap="square" lIns="91440" tIns="45720" rIns="91440" bIns="45720" anchor="t" anchorCtr="0" upright="1">
                          <a:noAutofit/>
                        </wps:bodyPr>
                      </wps:wsp>
                      <wps:wsp>
                        <wps:cNvPr id="559" name="Text Box 1983"/>
                        <wps:cNvSpPr txBox="1">
                          <a:spLocks noChangeArrowheads="1"/>
                        </wps:cNvSpPr>
                        <wps:spPr bwMode="auto">
                          <a:xfrm>
                            <a:off x="4870201" y="3072511"/>
                            <a:ext cx="530769" cy="28562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94D2233" w14:textId="77777777" w:rsidR="00D878EF" w:rsidRDefault="00D878EF" w:rsidP="00FA44FD">
                              <w:r>
                                <w:t xml:space="preserve">100% </w:t>
                              </w:r>
                            </w:p>
                          </w:txbxContent>
                        </wps:txbx>
                        <wps:bodyPr rot="0" vert="horz" wrap="square" lIns="91440" tIns="45720" rIns="91440" bIns="45720" anchor="t" anchorCtr="0" upright="1">
                          <a:noAutofit/>
                        </wps:bodyPr>
                      </wps:wsp>
                      <wps:wsp>
                        <wps:cNvPr id="560" name="Text Box 1984"/>
                        <wps:cNvSpPr txBox="1">
                          <a:spLocks noChangeArrowheads="1"/>
                        </wps:cNvSpPr>
                        <wps:spPr bwMode="auto">
                          <a:xfrm>
                            <a:off x="2596065" y="3052994"/>
                            <a:ext cx="530769" cy="30993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F25F7D6" w14:textId="77777777" w:rsidR="00D878EF" w:rsidRDefault="00D878EF" w:rsidP="00FA44FD">
                              <w:r>
                                <w:t xml:space="preserve">50% </w:t>
                              </w:r>
                            </w:p>
                          </w:txbxContent>
                        </wps:txbx>
                        <wps:bodyPr rot="0" vert="horz" wrap="square" lIns="91440" tIns="45720" rIns="91440" bIns="45720" anchor="t" anchorCtr="0" upright="1">
                          <a:noAutofit/>
                        </wps:bodyPr>
                      </wps:wsp>
                      <wps:wsp>
                        <wps:cNvPr id="561" name="Line 1969"/>
                        <wps:cNvCnPr>
                          <a:cxnSpLocks noChangeShapeType="1"/>
                        </wps:cNvCnPr>
                        <wps:spPr bwMode="auto">
                          <a:xfrm>
                            <a:off x="804822" y="245033"/>
                            <a:ext cx="2207318"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562" name="Text Box 1978"/>
                        <wps:cNvSpPr txBox="1">
                          <a:spLocks noChangeArrowheads="1"/>
                        </wps:cNvSpPr>
                        <wps:spPr bwMode="auto">
                          <a:xfrm>
                            <a:off x="78418" y="1035324"/>
                            <a:ext cx="692840" cy="61255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EA1A980" w14:textId="77777777" w:rsidR="00D878EF" w:rsidRPr="00830322" w:rsidRDefault="00D878EF" w:rsidP="00FA44FD">
                              <w:pPr>
                                <w:pStyle w:val="NormalWeb"/>
                                <w:spacing w:before="0" w:beforeAutospacing="0" w:after="0" w:afterAutospacing="0"/>
                                <w:jc w:val="right"/>
                              </w:pPr>
                              <w:r>
                                <w:rPr>
                                  <w:rFonts w:eastAsia="Calibri"/>
                                </w:rPr>
                                <w:t>T</w:t>
                              </w:r>
                              <w:r w:rsidRPr="00830322">
                                <w:rPr>
                                  <w:rFonts w:eastAsia="Calibri"/>
                                </w:rPr>
                                <w:t>ower Max Speed</w:t>
                              </w:r>
                            </w:p>
                          </w:txbxContent>
                        </wps:txbx>
                        <wps:bodyPr rot="0" vert="horz" wrap="square" lIns="91440" tIns="45720" rIns="91440" bIns="45720" anchor="t" anchorCtr="0" upright="1">
                          <a:noAutofit/>
                        </wps:bodyPr>
                      </wps:wsp>
                    </wpc:wpc>
                  </a:graphicData>
                </a:graphic>
              </wp:inline>
            </w:drawing>
          </mc:Choice>
          <mc:Fallback>
            <w:pict>
              <v:group w14:anchorId="1257DC97" id="Canvas 585" o:spid="_x0000_s2063" editas="canvas" style="width:468pt;height:280.7pt;mso-position-horizontal-relative:char;mso-position-vertical-relative:line" coordsize="59436,356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">
                <v:shape id="_x0000_s2064" type="#_x0000_t75" style="position:absolute;width:59436;height:35642;visibility:visible;mso-wrap-style:square">
                  <v:fill o:detectmouseclick="t"/>
                  <v:path o:connecttype="none"/>
                </v:shape>
                <v:line id="Line 1967" o:spid="_x0000_s2065" style="position:absolute;visibility:visible;mso-wrap-style:square" from="8088,2270" to="8088,303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"/>
                <v:line id="Line 1968" o:spid="_x0000_s2066" style="position:absolute;visibility:visible;mso-wrap-style:square" from="8097,30287" to="52127,30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"/>
                <v:line id="Line 1969" o:spid="_x0000_s2067" style="position:absolute;visibility:visible;mso-wrap-style:square" from="30121,2450" to="52292,274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" strokeweight=".5pt"/>
                <v:line id="Line 1970" o:spid="_x0000_s2068" style="position:absolute;visibility:visible;mso-wrap-style:square" from="8097,2450" to="28003,272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">
                  <v:stroke dashstyle="dash"/>
                </v:line>
                <v:shape id="Text Box 1971" o:spid="_x0000_s2069" type="#_x0000_t202" style="position:absolute;left:52127;top:1138;width:6868;height:8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" stroked="f">
                  <v:textbox>
                    <w:txbxContent>
                      <w:p w14:paraId="7951CF78" w14:textId="77777777" w:rsidR="00D878EF" w:rsidRDefault="00D878EF" w:rsidP="00FA44FD">
                        <w:r>
                          <w:t>Cw-DesPumpSpdStage</w:t>
                        </w:r>
                        <w:r w:rsidDel="00A62FB0">
                          <w:t xml:space="preserve"> </w:t>
                        </w:r>
                      </w:p>
                    </w:txbxContent>
                  </v:textbox>
                </v:shape>
                <v:shape id="Text Box 1972" o:spid="_x0000_s2070" type="#_x0000_t202" style="position:absolute;left:52199;top:25165;width:6871;height:42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" stroked="f">
                  <v:textbox>
                    <w:txbxContent>
                      <w:p w14:paraId="52911EE9" w14:textId="77777777" w:rsidR="00D878EF" w:rsidRDefault="00D878EF" w:rsidP="00FA44FD">
                        <w:r>
                          <w:t xml:space="preserve">MinCWPspeed </w:t>
                        </w:r>
                      </w:p>
                    </w:txbxContent>
                  </v:textbox>
                </v:shape>
                <v:shape id="Text Box 1973" o:spid="_x0000_s2071" type="#_x0000_t202" style="position:absolute;left:784;top:2524;width:7255;height:45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" stroked="f">
                  <v:textbox>
                    <w:txbxContent>
                      <w:p w14:paraId="245BB546" w14:textId="77777777" w:rsidR="00D878EF" w:rsidRDefault="00D878EF" w:rsidP="00FA44FD">
                        <w:r>
                          <w:t xml:space="preserve"> 100% </w:t>
                        </w:r>
                      </w:p>
                    </w:txbxContent>
                  </v:textbox>
                </v:shape>
                <v:line id="Line 1974" o:spid="_x0000_s2072" style="position:absolute;flip:y;visibility:visible;mso-wrap-style:square" from="52078,2047" to="52078,303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"/>
                <v:shape id="Text Box 1975" o:spid="_x0000_s2073" type="#_x0000_t202" style="position:absolute;left:2390;top:22144;width:5649;height:31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" stroked="f">
                  <v:textbox>
                    <w:txbxContent>
                      <w:p w14:paraId="6D461618" w14:textId="77777777" w:rsidR="00D878EF" w:rsidRDefault="00D878EF" w:rsidP="00FA44FD">
                        <w:r>
                          <w:t xml:space="preserve"> </w:t>
                        </w:r>
                      </w:p>
                    </w:txbxContent>
                  </v:textbox>
                </v:shape>
                <v:shape id="Text Box 1976" o:spid="_x0000_s2074" type="#_x0000_t202" style="position:absolute;left:52621;top:13323;width:6374;height:83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" stroked="f">
                  <v:textbox>
                    <w:txbxContent>
                      <w:p w14:paraId="34CA847D" w14:textId="77777777" w:rsidR="00D878EF" w:rsidRDefault="00D878EF" w:rsidP="00FA44FD">
                        <w:r>
                          <w:t>CWP Speed</w:t>
                        </w:r>
                      </w:p>
                    </w:txbxContent>
                  </v:textbox>
                </v:shape>
                <v:shape id="Text Box 1977" o:spid="_x0000_s2075" type="#_x0000_t202" style="position:absolute;left:38492;top:5311;width:8180;height:49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" stroked="f">
                  <v:textbox>
                    <w:txbxContent>
                      <w:p w14:paraId="58498D4B" w14:textId="77777777" w:rsidR="00D878EF" w:rsidRDefault="00D878EF" w:rsidP="00FA44FD">
                        <w:r>
                          <w:t>CWP Speed</w:t>
                        </w:r>
                      </w:p>
                    </w:txbxContent>
                  </v:textbox>
                </v:shape>
                <v:shape id="Text Box 1978" o:spid="_x0000_s2076" type="#_x0000_t202" style="position:absolute;left:10986;top:19079;width:8523;height:65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" stroked="f">
                  <v:textbox>
                    <w:txbxContent>
                      <w:p w14:paraId="18BE66F1" w14:textId="77777777" w:rsidR="00D878EF" w:rsidRDefault="00D878EF" w:rsidP="00FA44FD">
                        <w:pPr>
                          <w:jc w:val="right"/>
                        </w:pPr>
                        <w:r>
                          <w:t>HpTower Max Speed</w:t>
                        </w:r>
                      </w:p>
                    </w:txbxContent>
                  </v:textbox>
                </v:shape>
                <v:shape id="Text Box 1979" o:spid="_x0000_s2077" type="#_x0000_t202" style="position:absolute;left:1219;top:23479;width:6331;height:5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" stroked="f">
                  <v:textbox>
                    <w:txbxContent>
                      <w:p w14:paraId="5B7FE638" w14:textId="77777777" w:rsidR="00D878EF" w:rsidRDefault="00D878EF" w:rsidP="00FA44FD">
                        <w:pPr>
                          <w:jc w:val="right"/>
                        </w:pPr>
                        <w:r>
                          <w:t>Min Speed</w:t>
                        </w:r>
                      </w:p>
                    </w:txbxContent>
                  </v:textbox>
                </v:shape>
                <v:shape id="Text Box 1980" o:spid="_x0000_s2078" type="#_x0000_t202" style="position:absolute;left:10591;top:32535;width:23171;height:28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" stroked="f">
                  <v:textbox>
                    <w:txbxContent>
                      <w:p w14:paraId="54AFD4CC" w14:textId="77777777" w:rsidR="00D878EF" w:rsidRDefault="00D878EF" w:rsidP="00FA44FD">
                        <w:pPr>
                          <w:jc w:val="right"/>
                        </w:pPr>
                        <w:r>
                          <w:t xml:space="preserve">Head Pressure Control Loop Output </w:t>
                        </w:r>
                      </w:p>
                    </w:txbxContent>
                  </v:textbox>
                </v:shape>
                <v:line id="Line 1981" o:spid="_x0000_s2079" style="position:absolute;visibility:visible;mso-wrap-style:square" from="33874,34055" to="39759,340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">
                  <v:stroke endarrow="block"/>
                </v:line>
                <v:shape id="Text Box 1982" o:spid="_x0000_s2080" type="#_x0000_t202" style="position:absolute;left:7115;top:30609;width:5299;height:2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" stroked="f">
                  <v:textbox>
                    <w:txbxContent>
                      <w:p w14:paraId="788389DF" w14:textId="77777777" w:rsidR="00D878EF" w:rsidRDefault="00D878EF" w:rsidP="00FA44FD">
                        <w:r>
                          <w:t xml:space="preserve">0 </w:t>
                        </w:r>
                      </w:p>
                    </w:txbxContent>
                  </v:textbox>
                </v:shape>
                <v:shape id="Text Box 1983" o:spid="_x0000_s2081" type="#_x0000_t202" style="position:absolute;left:48702;top:30725;width:5307;height:28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" stroked="f">
                  <v:textbox>
                    <w:txbxContent>
                      <w:p w14:paraId="694D2233" w14:textId="77777777" w:rsidR="00D878EF" w:rsidRDefault="00D878EF" w:rsidP="00FA44FD">
                        <w:r>
                          <w:t xml:space="preserve">100% </w:t>
                        </w:r>
                      </w:p>
                    </w:txbxContent>
                  </v:textbox>
                </v:shape>
                <v:shape id="Text Box 1984" o:spid="_x0000_s2082" type="#_x0000_t202" style="position:absolute;left:25960;top:30529;width:5308;height:31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" stroked="f">
                  <v:fill opacity="0"/>
                  <v:textbox>
                    <w:txbxContent>
                      <w:p w14:paraId="4F25F7D6" w14:textId="77777777" w:rsidR="00D878EF" w:rsidRDefault="00D878EF" w:rsidP="00FA44FD">
                        <w:r>
                          <w:t xml:space="preserve">50% </w:t>
                        </w:r>
                      </w:p>
                    </w:txbxContent>
                  </v:textbox>
                </v:shape>
                <v:line id="Line 1969" o:spid="_x0000_s2083" style="position:absolute;visibility:visible;mso-wrap-style:square" from="8048,2450" to="30121,2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" strokeweight=".5pt"/>
                <v:shape id="Text Box 1978" o:spid="_x0000_s2084" type="#_x0000_t202" style="position:absolute;left:784;top:10353;width:6928;height:61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" stroked="f">
                  <v:textbox>
                    <w:txbxContent>
                      <w:p w14:paraId="7EA1A980" w14:textId="77777777" w:rsidR="00D878EF" w:rsidRPr="00830322" w:rsidRDefault="00D878EF" w:rsidP="00FA44FD">
                        <w:pPr>
                          <w:pStyle w:val="NormalWeb"/>
                          <w:spacing w:before="0" w:beforeAutospacing="0" w:after="0" w:afterAutospacing="0"/>
                          <w:jc w:val="right"/>
                        </w:pPr>
                        <w:r>
                          <w:rPr>
                            <w:rFonts w:eastAsia="Calibri"/>
                          </w:rPr>
                          <w:t>T</w:t>
                        </w:r>
                        <w:r w:rsidRPr="00830322">
                          <w:rPr>
                            <w:rFonts w:eastAsia="Calibri"/>
                          </w:rPr>
                          <w:t>ower Max Speed</w:t>
                        </w:r>
                      </w:p>
                    </w:txbxContent>
                  </v:textbox>
                </v:shape>
                <w10:anchorlock/>
              </v:group>
            </w:pict>
          </mc:Fallback>
        </mc:AlternateContent>
      </w:r>
    </w:p>
    <w:p w14:paraId="7578730B" w14:textId="58DCAC28" w:rsidR="00FA44FD" w:rsidRPr="00FA7ACF" w:rsidRDefault="00FA44FD" w:rsidP="00FA44FD">
      <w:pPr>
        <w:pStyle w:val="Instrbox"/>
        <w:jc w:val="both"/>
      </w:pPr>
      <w:r w:rsidRPr="00FA7ACF">
        <w:t xml:space="preserve">Retain the following two </w:t>
      </w:r>
      <w:r w:rsidR="00CE2951">
        <w:t>section</w:t>
      </w:r>
      <w:r w:rsidRPr="00FA7ACF">
        <w:t>s if the plant has a waterside economizer. Delete otherwise. Note: Such plants are assumed to have headered condenser water pumps.</w:t>
      </w:r>
    </w:p>
    <w:p w14:paraId="28E25D04" w14:textId="77777777" w:rsidR="00FA44FD" w:rsidRPr="00FA7ACF" w:rsidRDefault="00FA44FD" w:rsidP="0087618D">
      <w:pPr>
        <w:pStyle w:val="Heading4"/>
      </w:pPr>
      <w:r w:rsidRPr="00FA7ACF">
        <w:t>For each chiller, when the WSE is disabled, map loop output as follows:</w:t>
      </w:r>
    </w:p>
    <w:p w14:paraId="0F172B36" w14:textId="77777777" w:rsidR="00FA44FD" w:rsidRPr="00FA7ACF" w:rsidRDefault="00FA44FD" w:rsidP="007C1423">
      <w:pPr>
        <w:pStyle w:val="Heading5"/>
      </w:pPr>
      <w:r w:rsidRPr="00FA7ACF">
        <w:t xml:space="preserve">From 0-50%, the loop output shall reset maximum cooling tower speed point, </w:t>
      </w:r>
      <w:proofErr w:type="spellStart"/>
      <w:r w:rsidRPr="00FA7ACF">
        <w:t>HpTowerMaxSpd</w:t>
      </w:r>
      <w:proofErr w:type="spellEnd"/>
      <w:r w:rsidRPr="00FA7ACF">
        <w:t>, from 100% to minimum speed.</w:t>
      </w:r>
    </w:p>
    <w:p w14:paraId="06E17868" w14:textId="77777777" w:rsidR="00FA44FD" w:rsidRPr="00FA7ACF" w:rsidRDefault="00FA44FD" w:rsidP="007C1423">
      <w:pPr>
        <w:pStyle w:val="Heading5"/>
      </w:pPr>
      <w:r w:rsidRPr="00FA7ACF">
        <w:t xml:space="preserve">From 50-100%, the loop output shall reset condenser water pump speed from </w:t>
      </w:r>
      <w:proofErr w:type="spellStart"/>
      <w:r w:rsidRPr="00FA7ACF">
        <w:t>Cw-DesPumpSpdStage</w:t>
      </w:r>
      <w:proofErr w:type="spellEnd"/>
      <w:r w:rsidRPr="00FA7ACF" w:rsidDel="00A62FB0">
        <w:t xml:space="preserve"> </w:t>
      </w:r>
      <w:r w:rsidRPr="00FA7ACF">
        <w:t xml:space="preserve">to </w:t>
      </w:r>
      <w:proofErr w:type="spellStart"/>
      <w:r w:rsidRPr="00FA7ACF">
        <w:t>MinCWPspeed</w:t>
      </w:r>
      <w:proofErr w:type="spellEnd"/>
      <w:r w:rsidRPr="00FA7ACF">
        <w:t>.</w:t>
      </w:r>
    </w:p>
    <w:p w14:paraId="12D4F3B1" w14:textId="77777777" w:rsidR="00FA44FD" w:rsidRPr="00FA7ACF" w:rsidRDefault="00FA44FD" w:rsidP="00FA44FD">
      <w:r w:rsidRPr="00FA7ACF">
        <w:rPr>
          <w:noProof/>
        </w:rPr>
        <w:lastRenderedPageBreak/>
        <mc:AlternateContent>
          <mc:Choice Requires="wpc">
            <w:drawing>
              <wp:inline distT="0" distB="0" distL="0" distR="0" wp14:anchorId="1E8C8605" wp14:editId="0FFE1D66">
                <wp:extent cx="5943600" cy="3564693"/>
                <wp:effectExtent l="0" t="0" r="0" b="0"/>
                <wp:docPr id="586" name="Canvas 58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563" name="Line 1967"/>
                        <wps:cNvCnPr>
                          <a:cxnSpLocks noChangeShapeType="1"/>
                        </wps:cNvCnPr>
                        <wps:spPr bwMode="auto">
                          <a:xfrm>
                            <a:off x="808886" y="227086"/>
                            <a:ext cx="0" cy="280418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64" name="Line 1968"/>
                        <wps:cNvCnPr>
                          <a:cxnSpLocks noChangeShapeType="1"/>
                        </wps:cNvCnPr>
                        <wps:spPr bwMode="auto">
                          <a:xfrm>
                            <a:off x="809774" y="3028760"/>
                            <a:ext cx="4402992" cy="82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65" name="Line 1969"/>
                        <wps:cNvCnPr>
                          <a:cxnSpLocks noChangeShapeType="1"/>
                        </wps:cNvCnPr>
                        <wps:spPr bwMode="auto">
                          <a:xfrm>
                            <a:off x="3012140" y="245012"/>
                            <a:ext cx="2217085" cy="2498188"/>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566" name="Line 1970"/>
                        <wps:cNvCnPr>
                          <a:cxnSpLocks noChangeShapeType="1"/>
                        </wps:cNvCnPr>
                        <wps:spPr bwMode="auto">
                          <a:xfrm>
                            <a:off x="809774" y="245015"/>
                            <a:ext cx="1990576" cy="2479135"/>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567" name="Text Box 1971"/>
                        <wps:cNvSpPr txBox="1">
                          <a:spLocks noChangeArrowheads="1"/>
                        </wps:cNvSpPr>
                        <wps:spPr bwMode="auto">
                          <a:xfrm>
                            <a:off x="5212766" y="113848"/>
                            <a:ext cx="686781" cy="8367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AF08EC2" w14:textId="77777777" w:rsidR="00D878EF" w:rsidRDefault="00D878EF" w:rsidP="00FA44FD">
                              <w:r>
                                <w:t>Cw-DesPumpSpdStage</w:t>
                              </w:r>
                              <w:r w:rsidDel="00A62FB0">
                                <w:t xml:space="preserve"> </w:t>
                              </w:r>
                            </w:p>
                          </w:txbxContent>
                        </wps:txbx>
                        <wps:bodyPr rot="0" vert="horz" wrap="square" lIns="91440" tIns="45720" rIns="91440" bIns="45720" anchor="t" anchorCtr="0" upright="1">
                          <a:noAutofit/>
                        </wps:bodyPr>
                      </wps:wsp>
                      <wps:wsp>
                        <wps:cNvPr id="568" name="Text Box 1972"/>
                        <wps:cNvSpPr txBox="1">
                          <a:spLocks noChangeArrowheads="1"/>
                        </wps:cNvSpPr>
                        <wps:spPr bwMode="auto">
                          <a:xfrm>
                            <a:off x="5219995" y="2516510"/>
                            <a:ext cx="687022" cy="42080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9A17AAD" w14:textId="77777777" w:rsidR="00D878EF" w:rsidRDefault="00D878EF" w:rsidP="00FA44FD">
                              <w:r>
                                <w:t xml:space="preserve">MinCWPspeed </w:t>
                              </w:r>
                            </w:p>
                          </w:txbxContent>
                        </wps:txbx>
                        <wps:bodyPr rot="0" vert="horz" wrap="square" lIns="91440" tIns="45720" rIns="91440" bIns="45720" anchor="t" anchorCtr="0" upright="1">
                          <a:noAutofit/>
                        </wps:bodyPr>
                      </wps:wsp>
                      <wps:wsp>
                        <wps:cNvPr id="569" name="Text Box 1973"/>
                        <wps:cNvSpPr txBox="1">
                          <a:spLocks noChangeArrowheads="1"/>
                        </wps:cNvSpPr>
                        <wps:spPr bwMode="auto">
                          <a:xfrm>
                            <a:off x="78418" y="252450"/>
                            <a:ext cx="725579" cy="4566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2EBFC49" w14:textId="77777777" w:rsidR="00D878EF" w:rsidRDefault="00D878EF" w:rsidP="00FA44FD">
                              <w:r>
                                <w:t xml:space="preserve"> 100% </w:t>
                              </w:r>
                            </w:p>
                          </w:txbxContent>
                        </wps:txbx>
                        <wps:bodyPr rot="0" vert="horz" wrap="square" lIns="91440" tIns="45720" rIns="91440" bIns="45720" anchor="t" anchorCtr="0" upright="1">
                          <a:noAutofit/>
                        </wps:bodyPr>
                      </wps:wsp>
                      <wps:wsp>
                        <wps:cNvPr id="570" name="Line 1974"/>
                        <wps:cNvCnPr>
                          <a:cxnSpLocks noChangeShapeType="1"/>
                        </wps:cNvCnPr>
                        <wps:spPr bwMode="auto">
                          <a:xfrm flipV="1">
                            <a:off x="5207876" y="204724"/>
                            <a:ext cx="0" cy="282981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71" name="Text Box 1975"/>
                        <wps:cNvSpPr txBox="1">
                          <a:spLocks noChangeArrowheads="1"/>
                        </wps:cNvSpPr>
                        <wps:spPr bwMode="auto">
                          <a:xfrm>
                            <a:off x="239060" y="2214402"/>
                            <a:ext cx="564936" cy="3126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23A7AA1" w14:textId="77777777" w:rsidR="00D878EF" w:rsidRDefault="00D878EF" w:rsidP="00FA44FD">
                              <w:r>
                                <w:t xml:space="preserve"> </w:t>
                              </w:r>
                            </w:p>
                          </w:txbxContent>
                        </wps:txbx>
                        <wps:bodyPr rot="0" vert="horz" wrap="square" lIns="91440" tIns="45720" rIns="91440" bIns="45720" anchor="t" anchorCtr="0" upright="1">
                          <a:noAutofit/>
                        </wps:bodyPr>
                      </wps:wsp>
                      <wps:wsp>
                        <wps:cNvPr id="572" name="Text Box 1976"/>
                        <wps:cNvSpPr txBox="1">
                          <a:spLocks noChangeArrowheads="1"/>
                        </wps:cNvSpPr>
                        <wps:spPr bwMode="auto">
                          <a:xfrm>
                            <a:off x="5257800" y="1332480"/>
                            <a:ext cx="685800" cy="83355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87F1A7F" w14:textId="77777777" w:rsidR="00D878EF" w:rsidRDefault="00D878EF" w:rsidP="00FA44FD">
                              <w:r>
                                <w:t>CWP Speed</w:t>
                              </w:r>
                            </w:p>
                          </w:txbxContent>
                        </wps:txbx>
                        <wps:bodyPr rot="0" vert="horz" wrap="square" lIns="91440" tIns="45720" rIns="91440" bIns="45720" anchor="t" anchorCtr="0" upright="1">
                          <a:noAutofit/>
                        </wps:bodyPr>
                      </wps:wsp>
                      <wps:wsp>
                        <wps:cNvPr id="573" name="Text Box 1977"/>
                        <wps:cNvSpPr txBox="1">
                          <a:spLocks noChangeArrowheads="1"/>
                        </wps:cNvSpPr>
                        <wps:spPr bwMode="auto">
                          <a:xfrm>
                            <a:off x="3849236" y="531160"/>
                            <a:ext cx="818010" cy="4934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F287A30" w14:textId="77777777" w:rsidR="00D878EF" w:rsidRDefault="00D878EF" w:rsidP="00FA44FD">
                              <w:r>
                                <w:t>CWP Speed</w:t>
                              </w:r>
                            </w:p>
                          </w:txbxContent>
                        </wps:txbx>
                        <wps:bodyPr rot="0" vert="horz" wrap="square" lIns="91440" tIns="45720" rIns="91440" bIns="45720" anchor="t" anchorCtr="0" upright="1">
                          <a:noAutofit/>
                        </wps:bodyPr>
                      </wps:wsp>
                      <wps:wsp>
                        <wps:cNvPr id="574" name="Text Box 1978"/>
                        <wps:cNvSpPr txBox="1">
                          <a:spLocks noChangeArrowheads="1"/>
                        </wps:cNvSpPr>
                        <wps:spPr bwMode="auto">
                          <a:xfrm>
                            <a:off x="1098614" y="1907929"/>
                            <a:ext cx="852300" cy="65007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EE46D88" w14:textId="77777777" w:rsidR="00D878EF" w:rsidRDefault="00D878EF" w:rsidP="00FA44FD">
                              <w:pPr>
                                <w:jc w:val="right"/>
                              </w:pPr>
                              <w:r>
                                <w:t>HpTower Max Speed</w:t>
                              </w:r>
                            </w:p>
                          </w:txbxContent>
                        </wps:txbx>
                        <wps:bodyPr rot="0" vert="horz" wrap="square" lIns="91440" tIns="45720" rIns="91440" bIns="45720" anchor="t" anchorCtr="0" upright="1">
                          <a:noAutofit/>
                        </wps:bodyPr>
                      </wps:wsp>
                      <wps:wsp>
                        <wps:cNvPr id="575" name="Text Box 1979"/>
                        <wps:cNvSpPr txBox="1">
                          <a:spLocks noChangeArrowheads="1"/>
                        </wps:cNvSpPr>
                        <wps:spPr bwMode="auto">
                          <a:xfrm>
                            <a:off x="121917" y="2347984"/>
                            <a:ext cx="633127" cy="54152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C4B0267" w14:textId="77777777" w:rsidR="00D878EF" w:rsidRDefault="00D878EF" w:rsidP="00FA44FD">
                              <w:pPr>
                                <w:jc w:val="right"/>
                              </w:pPr>
                              <w:r>
                                <w:t>Min Speed</w:t>
                              </w:r>
                            </w:p>
                          </w:txbxContent>
                        </wps:txbx>
                        <wps:bodyPr rot="0" vert="horz" wrap="square" lIns="91440" tIns="45720" rIns="91440" bIns="45720" anchor="t" anchorCtr="0" upright="1">
                          <a:noAutofit/>
                        </wps:bodyPr>
                      </wps:wsp>
                      <wps:wsp>
                        <wps:cNvPr id="576" name="Text Box 1980"/>
                        <wps:cNvSpPr txBox="1">
                          <a:spLocks noChangeArrowheads="1"/>
                        </wps:cNvSpPr>
                        <wps:spPr bwMode="auto">
                          <a:xfrm>
                            <a:off x="1059156" y="3253544"/>
                            <a:ext cx="2317060" cy="28021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4A7F6F9" w14:textId="77777777" w:rsidR="00D878EF" w:rsidRDefault="00D878EF" w:rsidP="00FA44FD">
                              <w:pPr>
                                <w:jc w:val="right"/>
                              </w:pPr>
                              <w:r>
                                <w:t xml:space="preserve">Head Pressure Control Loop Output </w:t>
                              </w:r>
                            </w:p>
                          </w:txbxContent>
                        </wps:txbx>
                        <wps:bodyPr rot="0" vert="horz" wrap="square" lIns="91440" tIns="45720" rIns="91440" bIns="45720" anchor="t" anchorCtr="0" upright="1">
                          <a:noAutofit/>
                        </wps:bodyPr>
                      </wps:wsp>
                      <wps:wsp>
                        <wps:cNvPr id="577" name="Line 1981"/>
                        <wps:cNvCnPr>
                          <a:cxnSpLocks noChangeShapeType="1"/>
                        </wps:cNvCnPr>
                        <wps:spPr bwMode="auto">
                          <a:xfrm>
                            <a:off x="3387434" y="3405508"/>
                            <a:ext cx="588551"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78" name="Text Box 1982"/>
                        <wps:cNvSpPr txBox="1">
                          <a:spLocks noChangeArrowheads="1"/>
                        </wps:cNvSpPr>
                        <wps:spPr bwMode="auto">
                          <a:xfrm>
                            <a:off x="711545" y="3060954"/>
                            <a:ext cx="529944" cy="28644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ABA61DC" w14:textId="77777777" w:rsidR="00D878EF" w:rsidRDefault="00D878EF" w:rsidP="00FA44FD">
                              <w:r>
                                <w:t xml:space="preserve">0 </w:t>
                              </w:r>
                            </w:p>
                          </w:txbxContent>
                        </wps:txbx>
                        <wps:bodyPr rot="0" vert="horz" wrap="square" lIns="91440" tIns="45720" rIns="91440" bIns="45720" anchor="t" anchorCtr="0" upright="1">
                          <a:noAutofit/>
                        </wps:bodyPr>
                      </wps:wsp>
                      <wps:wsp>
                        <wps:cNvPr id="579" name="Text Box 1983"/>
                        <wps:cNvSpPr txBox="1">
                          <a:spLocks noChangeArrowheads="1"/>
                        </wps:cNvSpPr>
                        <wps:spPr bwMode="auto">
                          <a:xfrm>
                            <a:off x="4870201" y="3072511"/>
                            <a:ext cx="530769" cy="28562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B48FFA1" w14:textId="77777777" w:rsidR="00D878EF" w:rsidRDefault="00D878EF" w:rsidP="00FA44FD">
                              <w:r>
                                <w:t xml:space="preserve">100% </w:t>
                              </w:r>
                            </w:p>
                          </w:txbxContent>
                        </wps:txbx>
                        <wps:bodyPr rot="0" vert="horz" wrap="square" lIns="91440" tIns="45720" rIns="91440" bIns="45720" anchor="t" anchorCtr="0" upright="1">
                          <a:noAutofit/>
                        </wps:bodyPr>
                      </wps:wsp>
                      <wps:wsp>
                        <wps:cNvPr id="580" name="Text Box 1984"/>
                        <wps:cNvSpPr txBox="1">
                          <a:spLocks noChangeArrowheads="1"/>
                        </wps:cNvSpPr>
                        <wps:spPr bwMode="auto">
                          <a:xfrm>
                            <a:off x="2596065" y="3052994"/>
                            <a:ext cx="530769" cy="30993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A837AA2" w14:textId="77777777" w:rsidR="00D878EF" w:rsidRDefault="00D878EF" w:rsidP="00FA44FD">
                              <w:r>
                                <w:t xml:space="preserve">50% </w:t>
                              </w:r>
                            </w:p>
                          </w:txbxContent>
                        </wps:txbx>
                        <wps:bodyPr rot="0" vert="horz" wrap="square" lIns="91440" tIns="45720" rIns="91440" bIns="45720" anchor="t" anchorCtr="0" upright="1">
                          <a:noAutofit/>
                        </wps:bodyPr>
                      </wps:wsp>
                      <wps:wsp>
                        <wps:cNvPr id="581" name="Line 1969"/>
                        <wps:cNvCnPr>
                          <a:cxnSpLocks noChangeShapeType="1"/>
                        </wps:cNvCnPr>
                        <wps:spPr bwMode="auto">
                          <a:xfrm>
                            <a:off x="804822" y="245033"/>
                            <a:ext cx="2207318"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582" name="Text Box 1978"/>
                        <wps:cNvSpPr txBox="1">
                          <a:spLocks noChangeArrowheads="1"/>
                        </wps:cNvSpPr>
                        <wps:spPr bwMode="auto">
                          <a:xfrm>
                            <a:off x="78418" y="1035324"/>
                            <a:ext cx="692840" cy="61255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1048D12" w14:textId="77777777" w:rsidR="00D878EF" w:rsidRPr="00830322" w:rsidRDefault="00D878EF" w:rsidP="00FA44FD">
                              <w:pPr>
                                <w:pStyle w:val="NormalWeb"/>
                                <w:spacing w:before="0" w:beforeAutospacing="0" w:after="0" w:afterAutospacing="0"/>
                                <w:jc w:val="right"/>
                              </w:pPr>
                              <w:r>
                                <w:rPr>
                                  <w:rFonts w:eastAsia="Calibri"/>
                                </w:rPr>
                                <w:t>T</w:t>
                              </w:r>
                              <w:r w:rsidRPr="00830322">
                                <w:rPr>
                                  <w:rFonts w:eastAsia="Calibri"/>
                                </w:rPr>
                                <w:t>ower Max Speed</w:t>
                              </w:r>
                            </w:p>
                          </w:txbxContent>
                        </wps:txbx>
                        <wps:bodyPr rot="0" vert="horz" wrap="square" lIns="91440" tIns="45720" rIns="91440" bIns="45720" anchor="t" anchorCtr="0" upright="1">
                          <a:noAutofit/>
                        </wps:bodyPr>
                      </wps:wsp>
                    </wpc:wpc>
                  </a:graphicData>
                </a:graphic>
              </wp:inline>
            </w:drawing>
          </mc:Choice>
          <mc:Fallback>
            <w:pict>
              <v:group w14:anchorId="1E8C8605" id="Canvas 586" o:spid="_x0000_s2085" editas="canvas" style="width:468pt;height:280.7pt;mso-position-horizontal-relative:char;mso-position-vertical-relative:line" coordsize="59436,356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">
                <v:shape id="_x0000_s2086" type="#_x0000_t75" style="position:absolute;width:59436;height:35642;visibility:visible;mso-wrap-style:square">
                  <v:fill o:detectmouseclick="t"/>
                  <v:path o:connecttype="none"/>
                </v:shape>
                <v:line id="Line 1967" o:spid="_x0000_s2087" style="position:absolute;visibility:visible;mso-wrap-style:square" from="8088,2270" to="8088,303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"/>
                <v:line id="Line 1968" o:spid="_x0000_s2088" style="position:absolute;visibility:visible;mso-wrap-style:square" from="8097,30287" to="52127,30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"/>
                <v:line id="Line 1969" o:spid="_x0000_s2089" style="position:absolute;visibility:visible;mso-wrap-style:square" from="30121,2450" to="52292,274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" strokeweight=".5pt"/>
                <v:line id="Line 1970" o:spid="_x0000_s2090" style="position:absolute;visibility:visible;mso-wrap-style:square" from="8097,2450" to="28003,272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">
                  <v:stroke dashstyle="dash"/>
                </v:line>
                <v:shape id="Text Box 1971" o:spid="_x0000_s2091" type="#_x0000_t202" style="position:absolute;left:52127;top:1138;width:6868;height:8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" stroked="f">
                  <v:textbox>
                    <w:txbxContent>
                      <w:p w14:paraId="1AF08EC2" w14:textId="77777777" w:rsidR="00D878EF" w:rsidRDefault="00D878EF" w:rsidP="00FA44FD">
                        <w:r>
                          <w:t>Cw-DesPumpSpdStage</w:t>
                        </w:r>
                        <w:r w:rsidDel="00A62FB0">
                          <w:t xml:space="preserve"> </w:t>
                        </w:r>
                      </w:p>
                    </w:txbxContent>
                  </v:textbox>
                </v:shape>
                <v:shape id="Text Box 1972" o:spid="_x0000_s2092" type="#_x0000_t202" style="position:absolute;left:52199;top:25165;width:6871;height:42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" stroked="f">
                  <v:textbox>
                    <w:txbxContent>
                      <w:p w14:paraId="19A17AAD" w14:textId="77777777" w:rsidR="00D878EF" w:rsidRDefault="00D878EF" w:rsidP="00FA44FD">
                        <w:r>
                          <w:t xml:space="preserve">MinCWPspeed </w:t>
                        </w:r>
                      </w:p>
                    </w:txbxContent>
                  </v:textbox>
                </v:shape>
                <v:shape id="Text Box 1973" o:spid="_x0000_s2093" type="#_x0000_t202" style="position:absolute;left:784;top:2524;width:7255;height:45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" stroked="f">
                  <v:textbox>
                    <w:txbxContent>
                      <w:p w14:paraId="62EBFC49" w14:textId="77777777" w:rsidR="00D878EF" w:rsidRDefault="00D878EF" w:rsidP="00FA44FD">
                        <w:r>
                          <w:t xml:space="preserve"> 100% </w:t>
                        </w:r>
                      </w:p>
                    </w:txbxContent>
                  </v:textbox>
                </v:shape>
                <v:line id="Line 1974" o:spid="_x0000_s2094" style="position:absolute;flip:y;visibility:visible;mso-wrap-style:square" from="52078,2047" to="52078,303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"/>
                <v:shape id="Text Box 1975" o:spid="_x0000_s2095" type="#_x0000_t202" style="position:absolute;left:2390;top:22144;width:5649;height:31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" stroked="f">
                  <v:textbox>
                    <w:txbxContent>
                      <w:p w14:paraId="123A7AA1" w14:textId="77777777" w:rsidR="00D878EF" w:rsidRDefault="00D878EF" w:rsidP="00FA44FD">
                        <w:r>
                          <w:t xml:space="preserve"> </w:t>
                        </w:r>
                      </w:p>
                    </w:txbxContent>
                  </v:textbox>
                </v:shape>
                <v:shape id="Text Box 1976" o:spid="_x0000_s2096" type="#_x0000_t202" style="position:absolute;left:52578;top:13324;width:6858;height:83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" stroked="f">
                  <v:textbox>
                    <w:txbxContent>
                      <w:p w14:paraId="687F1A7F" w14:textId="77777777" w:rsidR="00D878EF" w:rsidRDefault="00D878EF" w:rsidP="00FA44FD">
                        <w:r>
                          <w:t>CWP Speed</w:t>
                        </w:r>
                      </w:p>
                    </w:txbxContent>
                  </v:textbox>
                </v:shape>
                <v:shape id="Text Box 1977" o:spid="_x0000_s2097" type="#_x0000_t202" style="position:absolute;left:38492;top:5311;width:8180;height:49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" stroked="f">
                  <v:textbox>
                    <w:txbxContent>
                      <w:p w14:paraId="6F287A30" w14:textId="77777777" w:rsidR="00D878EF" w:rsidRDefault="00D878EF" w:rsidP="00FA44FD">
                        <w:r>
                          <w:t>CWP Speed</w:t>
                        </w:r>
                      </w:p>
                    </w:txbxContent>
                  </v:textbox>
                </v:shape>
                <v:shape id="Text Box 1978" o:spid="_x0000_s2098" type="#_x0000_t202" style="position:absolute;left:10986;top:19079;width:8523;height:65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" stroked="f">
                  <v:textbox>
                    <w:txbxContent>
                      <w:p w14:paraId="7EE46D88" w14:textId="77777777" w:rsidR="00D878EF" w:rsidRDefault="00D878EF" w:rsidP="00FA44FD">
                        <w:pPr>
                          <w:jc w:val="right"/>
                        </w:pPr>
                        <w:r>
                          <w:t>HpTower Max Speed</w:t>
                        </w:r>
                      </w:p>
                    </w:txbxContent>
                  </v:textbox>
                </v:shape>
                <v:shape id="Text Box 1979" o:spid="_x0000_s2099" type="#_x0000_t202" style="position:absolute;left:1219;top:23479;width:6331;height:5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" stroked="f">
                  <v:textbox>
                    <w:txbxContent>
                      <w:p w14:paraId="1C4B0267" w14:textId="77777777" w:rsidR="00D878EF" w:rsidRDefault="00D878EF" w:rsidP="00FA44FD">
                        <w:pPr>
                          <w:jc w:val="right"/>
                        </w:pPr>
                        <w:r>
                          <w:t>Min Speed</w:t>
                        </w:r>
                      </w:p>
                    </w:txbxContent>
                  </v:textbox>
                </v:shape>
                <v:shape id="Text Box 1980" o:spid="_x0000_s2100" type="#_x0000_t202" style="position:absolute;left:10591;top:32535;width:23171;height:28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" stroked="f">
                  <v:textbox>
                    <w:txbxContent>
                      <w:p w14:paraId="04A7F6F9" w14:textId="77777777" w:rsidR="00D878EF" w:rsidRDefault="00D878EF" w:rsidP="00FA44FD">
                        <w:pPr>
                          <w:jc w:val="right"/>
                        </w:pPr>
                        <w:r>
                          <w:t xml:space="preserve">Head Pressure Control Loop Output </w:t>
                        </w:r>
                      </w:p>
                    </w:txbxContent>
                  </v:textbox>
                </v:shape>
                <v:line id="Line 1981" o:spid="_x0000_s2101" style="position:absolute;visibility:visible;mso-wrap-style:square" from="33874,34055" to="39759,340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">
                  <v:stroke endarrow="block"/>
                </v:line>
                <v:shape id="Text Box 1982" o:spid="_x0000_s2102" type="#_x0000_t202" style="position:absolute;left:7115;top:30609;width:5299;height:2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" stroked="f">
                  <v:textbox>
                    <w:txbxContent>
                      <w:p w14:paraId="3ABA61DC" w14:textId="77777777" w:rsidR="00D878EF" w:rsidRDefault="00D878EF" w:rsidP="00FA44FD">
                        <w:r>
                          <w:t xml:space="preserve">0 </w:t>
                        </w:r>
                      </w:p>
                    </w:txbxContent>
                  </v:textbox>
                </v:shape>
                <v:shape id="Text Box 1983" o:spid="_x0000_s2103" type="#_x0000_t202" style="position:absolute;left:48702;top:30725;width:5307;height:28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" stroked="f">
                  <v:textbox>
                    <w:txbxContent>
                      <w:p w14:paraId="1B48FFA1" w14:textId="77777777" w:rsidR="00D878EF" w:rsidRDefault="00D878EF" w:rsidP="00FA44FD">
                        <w:r>
                          <w:t xml:space="preserve">100% </w:t>
                        </w:r>
                      </w:p>
                    </w:txbxContent>
                  </v:textbox>
                </v:shape>
                <v:shape id="Text Box 1984" o:spid="_x0000_s2104" type="#_x0000_t202" style="position:absolute;left:25960;top:30529;width:5308;height:31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" stroked="f">
                  <v:fill opacity="0"/>
                  <v:textbox>
                    <w:txbxContent>
                      <w:p w14:paraId="5A837AA2" w14:textId="77777777" w:rsidR="00D878EF" w:rsidRDefault="00D878EF" w:rsidP="00FA44FD">
                        <w:r>
                          <w:t xml:space="preserve">50% </w:t>
                        </w:r>
                      </w:p>
                    </w:txbxContent>
                  </v:textbox>
                </v:shape>
                <v:line id="Line 1969" o:spid="_x0000_s2105" style="position:absolute;visibility:visible;mso-wrap-style:square" from="8048,2450" to="30121,2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" strokeweight=".5pt"/>
                <v:shape id="Text Box 1978" o:spid="_x0000_s2106" type="#_x0000_t202" style="position:absolute;left:784;top:10353;width:6928;height:61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" stroked="f">
                  <v:textbox>
                    <w:txbxContent>
                      <w:p w14:paraId="01048D12" w14:textId="77777777" w:rsidR="00D878EF" w:rsidRPr="00830322" w:rsidRDefault="00D878EF" w:rsidP="00FA44FD">
                        <w:pPr>
                          <w:pStyle w:val="NormalWeb"/>
                          <w:spacing w:before="0" w:beforeAutospacing="0" w:after="0" w:afterAutospacing="0"/>
                          <w:jc w:val="right"/>
                        </w:pPr>
                        <w:r>
                          <w:rPr>
                            <w:rFonts w:eastAsia="Calibri"/>
                          </w:rPr>
                          <w:t>T</w:t>
                        </w:r>
                        <w:r w:rsidRPr="00830322">
                          <w:rPr>
                            <w:rFonts w:eastAsia="Calibri"/>
                          </w:rPr>
                          <w:t>ower Max Speed</w:t>
                        </w:r>
                      </w:p>
                    </w:txbxContent>
                  </v:textbox>
                </v:shape>
                <w10:anchorlock/>
              </v:group>
            </w:pict>
          </mc:Fallback>
        </mc:AlternateContent>
      </w:r>
    </w:p>
    <w:p w14:paraId="0E9592D6" w14:textId="77777777" w:rsidR="00FA44FD" w:rsidRPr="00FA7ACF" w:rsidRDefault="00FA44FD" w:rsidP="007C1423">
      <w:pPr>
        <w:pStyle w:val="Heading5"/>
      </w:pPr>
      <w:r w:rsidRPr="00FA7ACF">
        <w:t>Note: Each enabled chiller’s head pressure control valve shall be 100% open irrespective of loop output.</w:t>
      </w:r>
    </w:p>
    <w:p w14:paraId="1B2EE4CD" w14:textId="77777777" w:rsidR="00FA44FD" w:rsidRPr="00FA7ACF" w:rsidRDefault="00FA44FD" w:rsidP="0087618D">
      <w:pPr>
        <w:pStyle w:val="Heading4"/>
      </w:pPr>
      <w:r w:rsidRPr="00FA7ACF">
        <w:t>When the WSE is enabled, map loop outputs as follows:</w:t>
      </w:r>
    </w:p>
    <w:p w14:paraId="710C43C4" w14:textId="77777777" w:rsidR="00FA44FD" w:rsidRPr="00FA7ACF" w:rsidRDefault="00FA44FD" w:rsidP="007C1423">
      <w:pPr>
        <w:pStyle w:val="Heading5"/>
      </w:pPr>
      <w:r w:rsidRPr="00FA7ACF">
        <w:t xml:space="preserve">Maximum cooling tower speed point, </w:t>
      </w:r>
      <w:proofErr w:type="spellStart"/>
      <w:r w:rsidRPr="00FA7ACF">
        <w:t>HpTowerMaxSpeed</w:t>
      </w:r>
      <w:proofErr w:type="spellEnd"/>
      <w:r w:rsidRPr="00FA7ACF">
        <w:t>, shall be 100% irrespective of loop output.</w:t>
      </w:r>
    </w:p>
    <w:p w14:paraId="7E90B85A" w14:textId="77777777" w:rsidR="00FA44FD" w:rsidRPr="00FA7ACF" w:rsidRDefault="00FA44FD" w:rsidP="007C1423">
      <w:pPr>
        <w:pStyle w:val="Heading5"/>
      </w:pPr>
      <w:r w:rsidRPr="00FA7ACF">
        <w:t>Condenser water pump speed shall be equal to the design speed for the stage irrespective of loop output.</w:t>
      </w:r>
    </w:p>
    <w:p w14:paraId="10FD422B" w14:textId="77777777" w:rsidR="00FA44FD" w:rsidRPr="00FA7ACF" w:rsidRDefault="00FA44FD" w:rsidP="007C1423">
      <w:pPr>
        <w:pStyle w:val="Heading5"/>
      </w:pPr>
      <w:r w:rsidRPr="00FA7ACF">
        <w:t xml:space="preserve">Each enabled chiller’s head pressure control loop output shall reset head pressure control valve position from 100% open at 0% loop output to </w:t>
      </w:r>
      <w:proofErr w:type="spellStart"/>
      <w:r w:rsidRPr="00FA7ACF">
        <w:t>MinCWVlvPos</w:t>
      </w:r>
      <w:proofErr w:type="spellEnd"/>
      <w:r w:rsidRPr="00FA7ACF">
        <w:t xml:space="preserve"> at 100% loop output.</w:t>
      </w:r>
    </w:p>
    <w:p w14:paraId="5EE02DA2" w14:textId="24C57112" w:rsidR="00FA44FD" w:rsidRPr="00FA7ACF" w:rsidRDefault="00FA44FD" w:rsidP="00FA44FD">
      <w:pPr>
        <w:pStyle w:val="Instrbox"/>
        <w:jc w:val="both"/>
      </w:pPr>
      <w:r w:rsidRPr="00FA7ACF">
        <w:t xml:space="preserve">Retain the following </w:t>
      </w:r>
      <w:r w:rsidR="00CE2951">
        <w:t>section</w:t>
      </w:r>
      <w:r w:rsidRPr="00FA7ACF">
        <w:t xml:space="preserve"> for plants with headered condenser water pumps. Delete otherwise.</w:t>
      </w:r>
    </w:p>
    <w:p w14:paraId="59437AAA" w14:textId="712EDB6B" w:rsidR="00FA44FD" w:rsidRPr="00FA7ACF" w:rsidRDefault="00FA44FD" w:rsidP="0087618D">
      <w:pPr>
        <w:pStyle w:val="Heading4"/>
      </w:pPr>
      <w:r w:rsidRPr="00FA7ACF">
        <w:t xml:space="preserve">When the head pressure control loop is disabled per </w:t>
      </w:r>
      <w:r w:rsidR="00CE2951">
        <w:t>Section</w:t>
      </w:r>
      <w:r w:rsidRPr="00FA7ACF">
        <w:t xml:space="preserve"> </w:t>
      </w:r>
      <w:bookmarkStart w:id="8409" w:name="_Hlk96590873"/>
      <w:r w:rsidRPr="00FA7ACF">
        <w:rPr>
          <w:highlight w:val="yellow"/>
        </w:rPr>
        <w:fldChar w:fldCharType="begin"/>
      </w:r>
      <w:r w:rsidRPr="00FA7ACF">
        <w:instrText xml:space="preserve"> REF _Ref508116270 \w \h </w:instrText>
      </w:r>
      <w:r w:rsidRPr="00FA7ACF">
        <w:rPr>
          <w:highlight w:val="yellow"/>
        </w:rPr>
        <w:instrText xml:space="preserve"> \* MERGEFORMAT </w:instrText>
      </w:r>
      <w:r w:rsidRPr="00FA7ACF">
        <w:rPr>
          <w:highlight w:val="yellow"/>
        </w:rPr>
      </w:r>
      <w:r w:rsidRPr="00FA7ACF">
        <w:rPr>
          <w:highlight w:val="yellow"/>
        </w:rPr>
        <w:fldChar w:fldCharType="separate"/>
      </w:r>
      <w:r w:rsidR="009661E2">
        <w:t>5.20.4.17</w:t>
      </w:r>
      <w:r w:rsidRPr="00FA7ACF">
        <w:rPr>
          <w:highlight w:val="yellow"/>
        </w:rPr>
        <w:fldChar w:fldCharType="end"/>
      </w:r>
      <w:bookmarkEnd w:id="8409"/>
      <w:r w:rsidRPr="00FA7ACF">
        <w:t>, the CW isolation/head pressure control valve shall be closed.</w:t>
      </w:r>
    </w:p>
    <w:p w14:paraId="0CC5AB4B" w14:textId="77777777" w:rsidR="00FA44FD" w:rsidRPr="00FA7ACF" w:rsidRDefault="00FA44FD" w:rsidP="00FA44FD">
      <w:pPr>
        <w:pStyle w:val="Instrbox"/>
        <w:jc w:val="both"/>
      </w:pPr>
      <w:r w:rsidRPr="00FA7ACF">
        <w:t>The following section is required for most non-chemical water treatment systems, and recommended for some chemical treatment systems, to ensure condenser water is properly treated. Delete if not required. Always delete for air-cooled plants.</w:t>
      </w:r>
    </w:p>
    <w:p w14:paraId="1649266E" w14:textId="77777777" w:rsidR="00FA44FD" w:rsidRPr="00FA7ACF" w:rsidRDefault="00FA44FD" w:rsidP="0087618D">
      <w:pPr>
        <w:pStyle w:val="Heading3"/>
      </w:pPr>
      <w:bookmarkStart w:id="8410" w:name="_Ref514750133"/>
      <w:r w:rsidRPr="00FA7ACF">
        <w:t>Water Treatment Override</w:t>
      </w:r>
      <w:bookmarkEnd w:id="8410"/>
    </w:p>
    <w:p w14:paraId="0F53F6B2" w14:textId="77777777" w:rsidR="00FA44FD" w:rsidRPr="00FA7ACF" w:rsidRDefault="00FA44FD" w:rsidP="0087618D">
      <w:pPr>
        <w:pStyle w:val="Heading4"/>
      </w:pPr>
      <w:r w:rsidRPr="00FA7ACF">
        <w:t>Every night at 1:00 am, if all condenser water pumps are off and the condenser water pumps have not accumulated at least 20 minutes of runtime in the last 36 hours then:</w:t>
      </w:r>
    </w:p>
    <w:p w14:paraId="232BCF00" w14:textId="77777777" w:rsidR="00FA44FD" w:rsidRPr="00FA7ACF" w:rsidRDefault="00FA44FD" w:rsidP="00FA44FD">
      <w:pPr>
        <w:pStyle w:val="Instrbox"/>
      </w:pPr>
      <w:r w:rsidRPr="00FA7ACF">
        <w:t>Retain the following sentence if there are chiller condenser isolation valves. Delete otherwise.</w:t>
      </w:r>
    </w:p>
    <w:p w14:paraId="62B0FFA6" w14:textId="77777777" w:rsidR="00FA44FD" w:rsidRPr="00FA7ACF" w:rsidRDefault="00FA44FD" w:rsidP="007C1423">
      <w:pPr>
        <w:pStyle w:val="Heading5"/>
      </w:pPr>
      <w:r w:rsidRPr="00FA7ACF">
        <w:t>Open all chiller condenser isolation valves.</w:t>
      </w:r>
    </w:p>
    <w:p w14:paraId="3B4C7C8A" w14:textId="77777777" w:rsidR="00FA44FD" w:rsidRPr="00FA7ACF" w:rsidRDefault="00FA44FD" w:rsidP="00FA44FD">
      <w:pPr>
        <w:pStyle w:val="Instrbox"/>
      </w:pPr>
      <w:r w:rsidRPr="00FA7ACF">
        <w:t>Retain the following if there are tower isolation valves. Delete otherwise.</w:t>
      </w:r>
    </w:p>
    <w:p w14:paraId="00528FEE" w14:textId="77777777" w:rsidR="00FA44FD" w:rsidRPr="00FA7ACF" w:rsidRDefault="00FA44FD" w:rsidP="007C1423">
      <w:pPr>
        <w:pStyle w:val="Heading5"/>
      </w:pPr>
      <w:r w:rsidRPr="00FA7ACF">
        <w:t>Open all tower isolation valves.</w:t>
      </w:r>
    </w:p>
    <w:p w14:paraId="7A68501C" w14:textId="77777777" w:rsidR="00FA44FD" w:rsidRPr="00FA7ACF" w:rsidRDefault="00FA44FD" w:rsidP="007C1423">
      <w:pPr>
        <w:pStyle w:val="Heading5"/>
      </w:pPr>
      <w:r w:rsidRPr="00FA7ACF">
        <w:lastRenderedPageBreak/>
        <w:t>Start lead condenser water pump.</w:t>
      </w:r>
    </w:p>
    <w:p w14:paraId="0ED63A49" w14:textId="77777777" w:rsidR="00FA44FD" w:rsidRPr="00FA7ACF" w:rsidRDefault="00FA44FD" w:rsidP="007C1423">
      <w:pPr>
        <w:pStyle w:val="Heading5"/>
      </w:pPr>
      <w:r w:rsidRPr="00FA7ACF">
        <w:t>After 20 minutes, or if the plant is enabled, release back to normal control.</w:t>
      </w:r>
    </w:p>
    <w:p w14:paraId="4B86CAFA" w14:textId="1BDB4CCD" w:rsidR="00FA44FD" w:rsidRPr="00FA7ACF" w:rsidRDefault="00FA44FD" w:rsidP="00FA44FD">
      <w:pPr>
        <w:pStyle w:val="Instrbox"/>
      </w:pPr>
      <w:r w:rsidRPr="00FA7ACF">
        <w:t xml:space="preserve">Retain Section </w:t>
      </w:r>
      <w:r w:rsidRPr="00FA7ACF">
        <w:fldChar w:fldCharType="begin"/>
      </w:r>
      <w:r w:rsidRPr="00FA7ACF">
        <w:instrText xml:space="preserve"> REF _Ref513818747 \w \h  \* MERGEFORMAT </w:instrText>
      </w:r>
      <w:r w:rsidRPr="00FA7ACF">
        <w:fldChar w:fldCharType="separate"/>
      </w:r>
      <w:r w:rsidR="0037258A">
        <w:t>5.20.12</w:t>
      </w:r>
      <w:r w:rsidRPr="00FA7ACF">
        <w:fldChar w:fldCharType="end"/>
      </w:r>
      <w:r w:rsidRPr="00FA7ACF">
        <w:t xml:space="preserve"> for water-cooled plants. Delete otherwise.</w:t>
      </w:r>
    </w:p>
    <w:p w14:paraId="0D25A51A" w14:textId="77777777" w:rsidR="00FA44FD" w:rsidRPr="00FA7ACF" w:rsidRDefault="00FA44FD" w:rsidP="0087618D">
      <w:pPr>
        <w:pStyle w:val="Heading3"/>
      </w:pPr>
      <w:bookmarkStart w:id="8411" w:name="_Ref513818747"/>
      <w:bookmarkStart w:id="8412" w:name="_Hlk28000033"/>
      <w:r w:rsidRPr="00FA7ACF">
        <w:t>Cooling Towers</w:t>
      </w:r>
      <w:bookmarkEnd w:id="8411"/>
    </w:p>
    <w:p w14:paraId="783B8679" w14:textId="2D475A97" w:rsidR="00FA44FD" w:rsidRPr="00FA7ACF" w:rsidRDefault="00FA44FD" w:rsidP="00FA44FD">
      <w:pPr>
        <w:pStyle w:val="Instrbox"/>
      </w:pPr>
      <w:r w:rsidRPr="00FA7ACF">
        <w:t xml:space="preserve">Retain the following </w:t>
      </w:r>
      <w:r w:rsidR="00CE2951">
        <w:t>section</w:t>
      </w:r>
      <w:r w:rsidRPr="00FA7ACF">
        <w:t xml:space="preserve"> for plants that have tower isolation valves. Delete otherwise.</w:t>
      </w:r>
    </w:p>
    <w:p w14:paraId="1EA2BA5C" w14:textId="77777777" w:rsidR="00FA44FD" w:rsidRPr="00FA7ACF" w:rsidRDefault="00FA44FD" w:rsidP="00FA44FD">
      <w:pPr>
        <w:pStyle w:val="Infobox"/>
      </w:pPr>
      <w:r w:rsidRPr="00FA7ACF">
        <w:t>For a two chiller/two tower plant, ASHRAE Standard 90.1 requires that the tower minimum flow on each tower be above 50% so tower isolation valves are neither needed nor desired. The sequences below are configured to allow for plants with 3 or more CW pumps and towers where staging is needed to maintain minimum flow. The tower isolation valves can be on the tower inlet only provided the equalizer (or flume gate) is large enough to allow water to flow from the enabled cell to the disabled cell(s) with the small head between the high-water-level point of the enabled cell to the low-water-level point of the disabled cells. If not, valves are required on both inlet and outlet.</w:t>
      </w:r>
    </w:p>
    <w:p w14:paraId="63D40C33" w14:textId="77777777" w:rsidR="00FA44FD" w:rsidRPr="00FA7ACF" w:rsidRDefault="00FA44FD" w:rsidP="0087618D">
      <w:pPr>
        <w:pStyle w:val="Heading4"/>
      </w:pPr>
      <w:bookmarkStart w:id="8413" w:name="_Ref526352121"/>
      <w:r w:rsidRPr="00FA7ACF">
        <w:t>Tower Staging</w:t>
      </w:r>
      <w:bookmarkEnd w:id="8413"/>
    </w:p>
    <w:p w14:paraId="58E4E3E2" w14:textId="256B171E" w:rsidR="00FA44FD" w:rsidRPr="00FA7ACF" w:rsidRDefault="00FA44FD" w:rsidP="007C1423">
      <w:pPr>
        <w:pStyle w:val="Heading5"/>
      </w:pPr>
      <w:r w:rsidRPr="00FA7ACF">
        <w:t xml:space="preserve">Tower cells shall be lead/lag controlled per </w:t>
      </w:r>
      <w:r w:rsidR="00CE2951">
        <w:t>Section</w:t>
      </w:r>
      <w:r w:rsidRPr="00FA7ACF">
        <w:t xml:space="preserve"> </w:t>
      </w:r>
      <w:r w:rsidRPr="00FA7ACF">
        <w:fldChar w:fldCharType="begin"/>
      </w:r>
      <w:r w:rsidRPr="00FA7ACF">
        <w:instrText xml:space="preserve"> REF _Ref508115757 \w \h  \* MERGEFORMAT </w:instrText>
      </w:r>
      <w:r w:rsidRPr="00FA7ACF">
        <w:fldChar w:fldCharType="separate"/>
      </w:r>
      <w:r w:rsidR="0037258A">
        <w:t>5.1.15.3</w:t>
      </w:r>
      <w:r w:rsidRPr="00FA7ACF">
        <w:fldChar w:fldCharType="end"/>
      </w:r>
      <w:r w:rsidRPr="00FA7ACF">
        <w:t>.</w:t>
      </w:r>
    </w:p>
    <w:p w14:paraId="60072965" w14:textId="77777777" w:rsidR="00FA44FD" w:rsidRPr="00FA7ACF" w:rsidRDefault="00FA44FD" w:rsidP="00FA44FD">
      <w:pPr>
        <w:pStyle w:val="Instrbox"/>
      </w:pPr>
      <w:bookmarkStart w:id="8414" w:name="_Ref500063249"/>
      <w:r w:rsidRPr="00FA7ACF">
        <w:t xml:space="preserve">The </w:t>
      </w:r>
      <w:bookmarkStart w:id="8415" w:name="_Ref513549561"/>
      <w:r w:rsidRPr="00FA7ACF">
        <w:t>table needs to be edited for each plant based on the condenser water flow per stage, number of towers in the plant, and tower minimum flow requirements.</w:t>
      </w:r>
    </w:p>
    <w:p w14:paraId="0DCBEECC" w14:textId="77777777" w:rsidR="00FA44FD" w:rsidRPr="00FA7ACF" w:rsidRDefault="00FA44FD" w:rsidP="007C1423">
      <w:pPr>
        <w:pStyle w:val="Heading5"/>
      </w:pPr>
      <w:r w:rsidRPr="00FA7ACF">
        <w:t>Quantity of enabled cooling tower cells shall map to Plant Stage.</w:t>
      </w:r>
      <w:bookmarkEnd w:id="8415"/>
    </w:p>
    <w:tbl>
      <w:tblPr>
        <w:tblStyle w:val="TableGrid"/>
        <w:tblW w:w="0" w:type="auto"/>
        <w:jc w:val="center"/>
        <w:tblLayout w:type="fixed"/>
        <w:tblLook w:val="04A0" w:firstRow="1" w:lastRow="0" w:firstColumn="1" w:lastColumn="0" w:noHBand="0" w:noVBand="1"/>
      </w:tblPr>
      <w:tblGrid>
        <w:gridCol w:w="2592"/>
        <w:gridCol w:w="4783"/>
      </w:tblGrid>
      <w:tr w:rsidR="00FA44FD" w:rsidRPr="00FA7ACF" w14:paraId="6E365725" w14:textId="77777777" w:rsidTr="001F323E">
        <w:trPr>
          <w:jc w:val="center"/>
        </w:trPr>
        <w:tc>
          <w:tcPr>
            <w:tcW w:w="2592" w:type="dxa"/>
            <w:vAlign w:val="center"/>
          </w:tcPr>
          <w:p w14:paraId="6394B930" w14:textId="77777777" w:rsidR="00FA44FD" w:rsidRPr="00F12019" w:rsidRDefault="00FA44FD" w:rsidP="001F323E">
            <w:pPr>
              <w:pStyle w:val="NoSpacing"/>
              <w:jc w:val="center"/>
              <w:rPr>
                <w:b/>
              </w:rPr>
            </w:pPr>
            <w:r w:rsidRPr="00F12019">
              <w:rPr>
                <w:b/>
              </w:rPr>
              <w:t>Plant Stage</w:t>
            </w:r>
          </w:p>
        </w:tc>
        <w:tc>
          <w:tcPr>
            <w:tcW w:w="4783" w:type="dxa"/>
            <w:vAlign w:val="center"/>
          </w:tcPr>
          <w:p w14:paraId="5B913F4D" w14:textId="77777777" w:rsidR="00FA44FD" w:rsidRPr="00F12019" w:rsidRDefault="00FA44FD" w:rsidP="001F323E">
            <w:pPr>
              <w:pStyle w:val="NoSpacing"/>
              <w:jc w:val="center"/>
              <w:rPr>
                <w:b/>
              </w:rPr>
            </w:pPr>
            <w:r w:rsidRPr="00F12019">
              <w:rPr>
                <w:b/>
              </w:rPr>
              <w:t>Enabled Tower Cells</w:t>
            </w:r>
          </w:p>
        </w:tc>
      </w:tr>
      <w:tr w:rsidR="00FA44FD" w:rsidRPr="00FA7ACF" w14:paraId="50FB69DD" w14:textId="77777777" w:rsidTr="001F323E">
        <w:trPr>
          <w:jc w:val="center"/>
        </w:trPr>
        <w:tc>
          <w:tcPr>
            <w:tcW w:w="2592" w:type="dxa"/>
            <w:vAlign w:val="center"/>
          </w:tcPr>
          <w:p w14:paraId="35BA0F0B" w14:textId="77777777" w:rsidR="00FA44FD" w:rsidRPr="00F12019" w:rsidRDefault="00FA44FD" w:rsidP="001F323E">
            <w:pPr>
              <w:pStyle w:val="NoSpacing"/>
              <w:jc w:val="center"/>
            </w:pPr>
            <w:r w:rsidRPr="00F12019">
              <w:t>0</w:t>
            </w:r>
          </w:p>
        </w:tc>
        <w:tc>
          <w:tcPr>
            <w:tcW w:w="4783" w:type="dxa"/>
            <w:vAlign w:val="center"/>
          </w:tcPr>
          <w:p w14:paraId="3DDFE25A" w14:textId="77777777" w:rsidR="00FA44FD" w:rsidRPr="00F12019" w:rsidRDefault="00FA44FD" w:rsidP="001F323E">
            <w:pPr>
              <w:pStyle w:val="NoSpacing"/>
              <w:jc w:val="center"/>
            </w:pPr>
            <w:r w:rsidRPr="00F12019">
              <w:t>0</w:t>
            </w:r>
          </w:p>
        </w:tc>
      </w:tr>
      <w:tr w:rsidR="00FA44FD" w:rsidRPr="00FA7ACF" w14:paraId="6264943A" w14:textId="77777777" w:rsidTr="001F323E">
        <w:trPr>
          <w:jc w:val="center"/>
        </w:trPr>
        <w:tc>
          <w:tcPr>
            <w:tcW w:w="2592" w:type="dxa"/>
            <w:vAlign w:val="center"/>
          </w:tcPr>
          <w:p w14:paraId="581934F3" w14:textId="77777777" w:rsidR="00FA44FD" w:rsidRPr="00F12019" w:rsidRDefault="00FA44FD" w:rsidP="001F323E">
            <w:pPr>
              <w:pStyle w:val="NoSpacing"/>
              <w:jc w:val="center"/>
            </w:pPr>
            <w:r w:rsidRPr="00F12019">
              <w:t>0 + WSE</w:t>
            </w:r>
          </w:p>
        </w:tc>
        <w:tc>
          <w:tcPr>
            <w:tcW w:w="4783" w:type="dxa"/>
            <w:vAlign w:val="center"/>
          </w:tcPr>
          <w:p w14:paraId="5A113D2C" w14:textId="77777777" w:rsidR="00FA44FD" w:rsidRPr="00F12019" w:rsidRDefault="00FA44FD" w:rsidP="001F323E">
            <w:pPr>
              <w:pStyle w:val="NoSpacing"/>
              <w:jc w:val="center"/>
            </w:pPr>
            <w:r w:rsidRPr="00F12019">
              <w:t>2</w:t>
            </w:r>
          </w:p>
        </w:tc>
      </w:tr>
      <w:tr w:rsidR="00FA44FD" w:rsidRPr="00FA7ACF" w14:paraId="38C687E1" w14:textId="77777777" w:rsidTr="001F323E">
        <w:trPr>
          <w:jc w:val="center"/>
        </w:trPr>
        <w:tc>
          <w:tcPr>
            <w:tcW w:w="2592" w:type="dxa"/>
            <w:vAlign w:val="center"/>
          </w:tcPr>
          <w:p w14:paraId="47976DB4" w14:textId="77777777" w:rsidR="00FA44FD" w:rsidRPr="00F12019" w:rsidRDefault="00FA44FD" w:rsidP="001F323E">
            <w:pPr>
              <w:pStyle w:val="NoSpacing"/>
              <w:jc w:val="center"/>
            </w:pPr>
            <w:r w:rsidRPr="00F12019">
              <w:t>1</w:t>
            </w:r>
          </w:p>
        </w:tc>
        <w:tc>
          <w:tcPr>
            <w:tcW w:w="4783" w:type="dxa"/>
            <w:vAlign w:val="center"/>
          </w:tcPr>
          <w:p w14:paraId="17587D2B" w14:textId="77777777" w:rsidR="00FA44FD" w:rsidRPr="00F12019" w:rsidRDefault="00FA44FD" w:rsidP="001F323E">
            <w:pPr>
              <w:pStyle w:val="NoSpacing"/>
              <w:jc w:val="center"/>
            </w:pPr>
            <w:r w:rsidRPr="00F12019">
              <w:t>2</w:t>
            </w:r>
          </w:p>
        </w:tc>
      </w:tr>
      <w:tr w:rsidR="00FA44FD" w:rsidRPr="00FA7ACF" w14:paraId="49EE8942" w14:textId="77777777" w:rsidTr="001F323E">
        <w:trPr>
          <w:jc w:val="center"/>
        </w:trPr>
        <w:tc>
          <w:tcPr>
            <w:tcW w:w="2592" w:type="dxa"/>
            <w:vAlign w:val="center"/>
          </w:tcPr>
          <w:p w14:paraId="3357917D" w14:textId="77777777" w:rsidR="00FA44FD" w:rsidRPr="00F12019" w:rsidRDefault="00FA44FD" w:rsidP="001F323E">
            <w:pPr>
              <w:pStyle w:val="NoSpacing"/>
              <w:jc w:val="center"/>
            </w:pPr>
            <w:r w:rsidRPr="00F12019">
              <w:t>1 + WSE</w:t>
            </w:r>
          </w:p>
        </w:tc>
        <w:tc>
          <w:tcPr>
            <w:tcW w:w="4783" w:type="dxa"/>
            <w:vAlign w:val="center"/>
          </w:tcPr>
          <w:p w14:paraId="41753E94" w14:textId="77777777" w:rsidR="00FA44FD" w:rsidRPr="00F12019" w:rsidRDefault="00FA44FD" w:rsidP="001F323E">
            <w:pPr>
              <w:pStyle w:val="NoSpacing"/>
              <w:jc w:val="center"/>
            </w:pPr>
            <w:r w:rsidRPr="00F12019">
              <w:t>4</w:t>
            </w:r>
          </w:p>
        </w:tc>
      </w:tr>
      <w:tr w:rsidR="00FA44FD" w:rsidRPr="00FA7ACF" w14:paraId="61EDEBDE" w14:textId="77777777" w:rsidTr="001F323E">
        <w:trPr>
          <w:jc w:val="center"/>
        </w:trPr>
        <w:tc>
          <w:tcPr>
            <w:tcW w:w="2592" w:type="dxa"/>
            <w:vAlign w:val="center"/>
          </w:tcPr>
          <w:p w14:paraId="5F148C7B" w14:textId="77777777" w:rsidR="00FA44FD" w:rsidRPr="00F12019" w:rsidRDefault="00FA44FD" w:rsidP="001F323E">
            <w:pPr>
              <w:pStyle w:val="NoSpacing"/>
              <w:jc w:val="center"/>
            </w:pPr>
            <w:r w:rsidRPr="00F12019">
              <w:t>2</w:t>
            </w:r>
          </w:p>
        </w:tc>
        <w:tc>
          <w:tcPr>
            <w:tcW w:w="4783" w:type="dxa"/>
            <w:vAlign w:val="center"/>
          </w:tcPr>
          <w:p w14:paraId="325E2CEA" w14:textId="77777777" w:rsidR="00FA44FD" w:rsidRPr="00F12019" w:rsidRDefault="00FA44FD" w:rsidP="001F323E">
            <w:pPr>
              <w:pStyle w:val="NoSpacing"/>
              <w:jc w:val="center"/>
            </w:pPr>
            <w:r w:rsidRPr="00F12019">
              <w:t>4</w:t>
            </w:r>
          </w:p>
        </w:tc>
      </w:tr>
      <w:tr w:rsidR="00FA44FD" w:rsidRPr="00FA7ACF" w14:paraId="6A00436C" w14:textId="77777777" w:rsidTr="001F323E">
        <w:trPr>
          <w:jc w:val="center"/>
        </w:trPr>
        <w:tc>
          <w:tcPr>
            <w:tcW w:w="2592" w:type="dxa"/>
            <w:vAlign w:val="center"/>
          </w:tcPr>
          <w:p w14:paraId="7F7E7BD6" w14:textId="77777777" w:rsidR="00FA44FD" w:rsidRPr="00F12019" w:rsidRDefault="00FA44FD" w:rsidP="001F323E">
            <w:pPr>
              <w:pStyle w:val="NoSpacing"/>
              <w:jc w:val="center"/>
            </w:pPr>
            <w:r w:rsidRPr="00F12019">
              <w:t>2 + WSE</w:t>
            </w:r>
          </w:p>
        </w:tc>
        <w:tc>
          <w:tcPr>
            <w:tcW w:w="4783" w:type="dxa"/>
            <w:vAlign w:val="center"/>
          </w:tcPr>
          <w:p w14:paraId="3261B8EE" w14:textId="77777777" w:rsidR="00FA44FD" w:rsidRPr="00F12019" w:rsidRDefault="00FA44FD" w:rsidP="001F323E">
            <w:pPr>
              <w:pStyle w:val="NoSpacing"/>
              <w:jc w:val="center"/>
            </w:pPr>
            <w:r w:rsidRPr="00F12019">
              <w:t>4</w:t>
            </w:r>
          </w:p>
        </w:tc>
      </w:tr>
    </w:tbl>
    <w:p w14:paraId="27277295" w14:textId="77777777" w:rsidR="00FA44FD" w:rsidRPr="00FA7ACF" w:rsidRDefault="00FA44FD" w:rsidP="00FA44FD">
      <w:pPr>
        <w:pStyle w:val="Infobox"/>
      </w:pPr>
      <w:r w:rsidRPr="00FA7ACF">
        <w:t xml:space="preserve">Quantity of enabled cells per pump stage should be the maximum that provides at least minimum tower flow through each cell as required by the tower manufacturer. Maximizing the quantity of operating towers minimizes fan power because fans have variable speed drives. </w:t>
      </w:r>
      <w:bookmarkStart w:id="8416" w:name="_Hlk514053255"/>
      <w:r w:rsidRPr="00FA7ACF">
        <w:t>For instance, one tower at full speed uses approximately four times as much power as two towers at half speed.</w:t>
      </w:r>
    </w:p>
    <w:p w14:paraId="2F638AA2" w14:textId="77777777" w:rsidR="00FA44FD" w:rsidRPr="00FA7ACF" w:rsidRDefault="00FA44FD" w:rsidP="007C1423">
      <w:pPr>
        <w:pStyle w:val="Heading5"/>
      </w:pPr>
      <w:bookmarkStart w:id="8417" w:name="_Ref526352138"/>
      <w:bookmarkEnd w:id="8416"/>
      <w:r w:rsidRPr="00FA7ACF">
        <w:t>Lead cell(s) shall be enabled when the lead CW pump is enabled. Lead cell(s) shall be disabled when all CW pumps are proven off.</w:t>
      </w:r>
      <w:bookmarkEnd w:id="8417"/>
    </w:p>
    <w:p w14:paraId="18CA2DCA" w14:textId="116B0929" w:rsidR="00FA44FD" w:rsidRPr="00FA7ACF" w:rsidRDefault="00FA44FD" w:rsidP="007C1423">
      <w:pPr>
        <w:pStyle w:val="Heading5"/>
      </w:pPr>
      <w:r w:rsidRPr="00FA7ACF">
        <w:t xml:space="preserve">Tower stage changes shall be initiated concurrently with condenser water pump stage and/or condenser water pump speed changes per plant staging logic in </w:t>
      </w:r>
      <w:r w:rsidR="004A52F1">
        <w:t xml:space="preserve">Section </w:t>
      </w:r>
      <w:r w:rsidRPr="00FA7ACF">
        <w:fldChar w:fldCharType="begin"/>
      </w:r>
      <w:r w:rsidRPr="00FA7ACF">
        <w:instrText xml:space="preserve"> REF _Ref515726379 \w \h  \* MERGEFORMAT </w:instrText>
      </w:r>
      <w:r w:rsidRPr="00FA7ACF">
        <w:fldChar w:fldCharType="separate"/>
      </w:r>
      <w:r w:rsidR="0037258A">
        <w:t>5.20.4</w:t>
      </w:r>
      <w:r w:rsidRPr="00FA7ACF">
        <w:fldChar w:fldCharType="end"/>
      </w:r>
      <w:r w:rsidRPr="00FA7ACF">
        <w:t>.</w:t>
      </w:r>
    </w:p>
    <w:p w14:paraId="1F4B560F" w14:textId="77777777" w:rsidR="00FA44FD" w:rsidRPr="00FA7ACF" w:rsidRDefault="00FA44FD" w:rsidP="007C1423">
      <w:pPr>
        <w:pStyle w:val="Heading5"/>
      </w:pPr>
      <w:r w:rsidRPr="00FA7ACF">
        <w:t>When enabling a tower</w:t>
      </w:r>
      <w:bookmarkEnd w:id="8414"/>
      <w:r w:rsidRPr="00FA7ACF">
        <w:t xml:space="preserve"> cell, open its supply isolation valve, and outlet isolation valve if provided. Once proven open as determined by end switch status, or nominal valve timing if end switches are not provided, enable tower fan.</w:t>
      </w:r>
    </w:p>
    <w:p w14:paraId="28312F5A" w14:textId="77777777" w:rsidR="00FA44FD" w:rsidRPr="00FA7ACF" w:rsidRDefault="00FA44FD" w:rsidP="007C1423">
      <w:pPr>
        <w:pStyle w:val="Heading5"/>
      </w:pPr>
      <w:r w:rsidRPr="00FA7ACF">
        <w:t>When disabling a tower cell, command the fan off and shut its supply isolation valve, and outlet isolation valves if provided.</w:t>
      </w:r>
    </w:p>
    <w:p w14:paraId="01F2687D" w14:textId="77777777" w:rsidR="00FA44FD" w:rsidRPr="00FA7ACF" w:rsidRDefault="00FA44FD" w:rsidP="0087618D">
      <w:pPr>
        <w:pStyle w:val="Heading4"/>
      </w:pPr>
      <w:bookmarkStart w:id="8418" w:name="_Ref516332913"/>
      <w:r w:rsidRPr="00FA7ACF">
        <w:t>Fan Control</w:t>
      </w:r>
      <w:bookmarkEnd w:id="8418"/>
    </w:p>
    <w:p w14:paraId="4B9F4040" w14:textId="77777777" w:rsidR="00FA44FD" w:rsidRPr="00FA7ACF" w:rsidRDefault="00FA44FD" w:rsidP="00FA44FD"/>
    <w:p w14:paraId="3770C3F9" w14:textId="77777777" w:rsidR="00FA44FD" w:rsidRPr="00FA7ACF" w:rsidRDefault="00FA44FD" w:rsidP="00FA44FD">
      <w:pPr>
        <w:pStyle w:val="Instrbox"/>
        <w:jc w:val="both"/>
      </w:pPr>
      <w:r w:rsidRPr="00FA7ACF">
        <w:t>Use the following CWRT Control Sequence for plants with dynamic load profiles, i.e., those for which PLR may change by more than approximately 25% in any hour. Examples include plants primarily serving a few large air handlers with similar schedules and plants serving intermittent process loads. Delete otherwise.</w:t>
      </w:r>
    </w:p>
    <w:p w14:paraId="7C1B0770" w14:textId="77777777" w:rsidR="00FA44FD" w:rsidRPr="00FA7ACF" w:rsidRDefault="00FA44FD" w:rsidP="007C1423">
      <w:pPr>
        <w:pStyle w:val="Heading5"/>
      </w:pPr>
      <w:r w:rsidRPr="00FA7ACF">
        <w:t>Condenser Water Return Temperature (CWRT) Control</w:t>
      </w:r>
    </w:p>
    <w:p w14:paraId="33F947AD" w14:textId="77777777" w:rsidR="00FA44FD" w:rsidRPr="00FA7ACF" w:rsidRDefault="00FA44FD" w:rsidP="007C1423">
      <w:pPr>
        <w:pStyle w:val="Heading6"/>
      </w:pPr>
      <w:r w:rsidRPr="00FA7ACF">
        <w:lastRenderedPageBreak/>
        <w:t xml:space="preserve">Tower fan control is in part dictated by plant part load ratio, </w:t>
      </w:r>
      <w:proofErr w:type="spellStart"/>
      <w:r w:rsidRPr="00FA7ACF">
        <w:rPr>
          <w:i/>
        </w:rPr>
        <w:t>PLR</w:t>
      </w:r>
      <w:r w:rsidRPr="00FA7ACF">
        <w:rPr>
          <w:i/>
          <w:vertAlign w:val="subscript"/>
        </w:rPr>
        <w:t>plant</w:t>
      </w:r>
      <w:proofErr w:type="spellEnd"/>
      <w:r w:rsidRPr="00FA7ACF">
        <w:t xml:space="preserve">, which is the ratio of current plant required capacity, </w:t>
      </w:r>
      <w:proofErr w:type="spellStart"/>
      <w:r w:rsidRPr="00FA7ACF">
        <w:rPr>
          <w:i/>
        </w:rPr>
        <w:t>Q</w:t>
      </w:r>
      <w:r w:rsidRPr="00FA7ACF">
        <w:rPr>
          <w:i/>
          <w:vertAlign w:val="subscript"/>
        </w:rPr>
        <w:t>required</w:t>
      </w:r>
      <w:proofErr w:type="spellEnd"/>
      <w:r w:rsidRPr="00FA7ACF">
        <w:t>, to plant design capacity:</w:t>
      </w:r>
    </w:p>
    <w:p w14:paraId="7D3F9894" w14:textId="77777777" w:rsidR="00FA44FD" w:rsidRPr="00FA7ACF" w:rsidRDefault="00FA44FD" w:rsidP="00FA44FD">
      <w:pPr>
        <w:spacing w:after="240"/>
      </w:pPr>
      <m:oMathPara>
        <m:oMath>
          <m:r>
            <w:rPr>
              <w:rFonts w:ascii="Cambria Math" w:hAnsi="Cambria Math"/>
            </w:rPr>
            <m:t>PL</m:t>
          </m:r>
          <m:sSub>
            <m:sSubPr>
              <m:ctrlPr>
                <w:rPr>
                  <w:rFonts w:ascii="Cambria Math" w:hAnsi="Cambria Math"/>
                  <w:i/>
                </w:rPr>
              </m:ctrlPr>
            </m:sSubPr>
            <m:e>
              <m:r>
                <w:rPr>
                  <w:rFonts w:ascii="Cambria Math" w:hAnsi="Cambria Math"/>
                </w:rPr>
                <m:t>R</m:t>
              </m:r>
            </m:e>
            <m:sub>
              <m:r>
                <w:rPr>
                  <w:rFonts w:ascii="Cambria Math" w:hAnsi="Cambria Math"/>
                </w:rPr>
                <m:t>plant</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Q</m:t>
                  </m:r>
                </m:e>
                <m:sub>
                  <m:r>
                    <w:rPr>
                      <w:rFonts w:ascii="Cambria Math" w:hAnsi="Cambria Math"/>
                    </w:rPr>
                    <m:t>required</m:t>
                  </m:r>
                </m:sub>
              </m:sSub>
            </m:num>
            <m:den>
              <m:sSub>
                <m:sSubPr>
                  <m:ctrlPr>
                    <w:rPr>
                      <w:rFonts w:ascii="Cambria Math" w:hAnsi="Cambria Math"/>
                      <w:i/>
                    </w:rPr>
                  </m:ctrlPr>
                </m:sSubPr>
                <m:e>
                  <m:r>
                    <w:rPr>
                      <w:rFonts w:ascii="Cambria Math" w:hAnsi="Cambria Math"/>
                    </w:rPr>
                    <m:t>Q</m:t>
                  </m:r>
                </m:e>
                <m:sub>
                  <m:r>
                    <w:rPr>
                      <w:rFonts w:ascii="Cambria Math" w:hAnsi="Cambria Math"/>
                    </w:rPr>
                    <m:t>design</m:t>
                  </m:r>
                </m:sub>
              </m:sSub>
            </m:den>
          </m:f>
        </m:oMath>
      </m:oMathPara>
    </w:p>
    <w:p w14:paraId="0BCD52B7" w14:textId="77777777" w:rsidR="00FA44FD" w:rsidRPr="00FA7ACF" w:rsidRDefault="00FA44FD" w:rsidP="007C1423">
      <w:pPr>
        <w:pStyle w:val="Heading6"/>
      </w:pPr>
      <w:proofErr w:type="spellStart"/>
      <w:r w:rsidRPr="00FA7ACF">
        <w:t>CWRTdes</w:t>
      </w:r>
      <w:proofErr w:type="spellEnd"/>
      <w:r w:rsidRPr="00FA7ACF">
        <w:t xml:space="preserve"> in the subsequent logic shall be the lowest </w:t>
      </w:r>
      <w:proofErr w:type="spellStart"/>
      <w:r w:rsidRPr="00FA7ACF">
        <w:t>CWRTdesX</w:t>
      </w:r>
      <w:proofErr w:type="spellEnd"/>
      <w:r w:rsidRPr="00FA7ACF">
        <w:t xml:space="preserve"> of all chillers.</w:t>
      </w:r>
    </w:p>
    <w:p w14:paraId="5EEAEE27" w14:textId="77777777" w:rsidR="00FA44FD" w:rsidRPr="00FA7ACF" w:rsidRDefault="00FA44FD" w:rsidP="00FA44FD">
      <w:pPr>
        <w:pStyle w:val="Instrbox"/>
      </w:pPr>
      <w:r w:rsidRPr="00FA7ACF">
        <w:t>Retain the following qualifier for plants with waterside economizers. Delete otherwise.</w:t>
      </w:r>
    </w:p>
    <w:p w14:paraId="75BF266E" w14:textId="77777777" w:rsidR="00FA44FD" w:rsidRPr="00FA7ACF" w:rsidRDefault="00FA44FD" w:rsidP="007C1423">
      <w:pPr>
        <w:pStyle w:val="Heading6"/>
      </w:pPr>
      <w:r w:rsidRPr="00FA7ACF">
        <w:t>When any chillers are enabled and the waterside economizer is disabled, the following logic shall apply.</w:t>
      </w:r>
    </w:p>
    <w:p w14:paraId="4132491D" w14:textId="77777777" w:rsidR="00FA44FD" w:rsidRPr="00FA7ACF" w:rsidRDefault="00FA44FD" w:rsidP="00FA44FD">
      <w:pPr>
        <w:pStyle w:val="Infobox"/>
      </w:pPr>
      <w:r w:rsidRPr="00FA7ACF">
        <w:t>This sequence controls condenser water return temperature, as opposed to supply, since CWRT more closely correlates to chiller lift, which drives chiller efficiency and surge conditions.</w:t>
      </w:r>
    </w:p>
    <w:p w14:paraId="412BC0D1" w14:textId="77777777" w:rsidR="00FA44FD" w:rsidRPr="00FA7ACF" w:rsidRDefault="00FA44FD" w:rsidP="007C1423">
      <w:pPr>
        <w:pStyle w:val="Heading6"/>
      </w:pPr>
      <w:r w:rsidRPr="00FA7ACF">
        <w:t xml:space="preserve">Maximum tower speed shall be limited based on </w:t>
      </w:r>
      <w:r w:rsidRPr="00FA7ACF">
        <w:rPr>
          <w:i/>
        </w:rPr>
        <w:t>OPLR</w:t>
      </w:r>
      <w:r w:rsidRPr="00FA7ACF">
        <w:t xml:space="preserve">. Reset the variable </w:t>
      </w:r>
      <w:proofErr w:type="spellStart"/>
      <w:r w:rsidRPr="00FA7ACF">
        <w:t>PlrTowerMaxSpd</w:t>
      </w:r>
      <w:proofErr w:type="spellEnd"/>
      <w:r w:rsidRPr="00FA7ACF">
        <w:t xml:space="preserve"> linearly from 100% at 50% </w:t>
      </w:r>
      <w:r w:rsidRPr="00FA7ACF">
        <w:rPr>
          <w:i/>
        </w:rPr>
        <w:t>OPLR</w:t>
      </w:r>
      <w:r w:rsidRPr="00FA7ACF">
        <w:rPr>
          <w:i/>
          <w:vertAlign w:val="subscript"/>
        </w:rPr>
        <w:t xml:space="preserve"> </w:t>
      </w:r>
      <w:r w:rsidRPr="00FA7ACF">
        <w:t xml:space="preserve">down to 70% at 0% </w:t>
      </w:r>
      <w:r w:rsidRPr="00FA7ACF">
        <w:rPr>
          <w:i/>
        </w:rPr>
        <w:t>OPLR</w:t>
      </w:r>
      <w:r w:rsidRPr="00FA7ACF">
        <w:t>.</w:t>
      </w:r>
    </w:p>
    <w:p w14:paraId="4690DF40" w14:textId="77777777" w:rsidR="00FA44FD" w:rsidRPr="00FA7ACF" w:rsidRDefault="00FA44FD" w:rsidP="00FA44FD">
      <w:pPr>
        <w:pStyle w:val="Infobox"/>
      </w:pPr>
      <w:r w:rsidRPr="00FA7ACF">
        <w:t>Maximum tower speed is limited at low plant part load ratios to prevent tower energy waste when either (1) CHWST is reset low at low PLRs or (2) wet bulb is elevated at low PLRs. Both conditions can cause the CWRT setpoint output from the following equation to be unachievable.</w:t>
      </w:r>
    </w:p>
    <w:p w14:paraId="3ED18579" w14:textId="77777777" w:rsidR="00FA44FD" w:rsidRPr="00FA7ACF" w:rsidRDefault="00FA44FD" w:rsidP="007C1423">
      <w:pPr>
        <w:pStyle w:val="Heading6"/>
      </w:pPr>
      <w:r w:rsidRPr="00FA7ACF">
        <w:t xml:space="preserve">CWRT setpoint, </w:t>
      </w:r>
      <w:proofErr w:type="spellStart"/>
      <w:r w:rsidRPr="00FA7ACF">
        <w:t>CWRTsp</w:t>
      </w:r>
      <w:proofErr w:type="spellEnd"/>
      <w:r w:rsidRPr="00FA7ACF">
        <w:t>, shall be the output of the following equation.</w:t>
      </w:r>
    </w:p>
    <w:p w14:paraId="06FA4A07" w14:textId="77777777" w:rsidR="00FA44FD" w:rsidRPr="00FA7ACF" w:rsidRDefault="00FA44FD" w:rsidP="00FA44FD">
      <w:pPr>
        <w:spacing w:after="240"/>
      </w:pPr>
      <m:oMathPara>
        <m:oMath>
          <m:r>
            <w:rPr>
              <w:rFonts w:ascii="Cambria Math" w:hAnsi="Cambria Math"/>
            </w:rPr>
            <m:t>CWRTsp=CHWSTsp+LIFTtarget</m:t>
          </m:r>
        </m:oMath>
      </m:oMathPara>
    </w:p>
    <w:p w14:paraId="4AF6A491" w14:textId="77777777" w:rsidR="00FA44FD" w:rsidRPr="00FA7ACF" w:rsidRDefault="00FA44FD" w:rsidP="00FA44FD">
      <w:pPr>
        <w:spacing w:after="240"/>
        <w:rPr>
          <w:rFonts w:eastAsiaTheme="minorEastAsia"/>
        </w:rPr>
      </w:pPr>
      <m:oMathPara>
        <m:oMathParaPr>
          <m:jc m:val="center"/>
        </m:oMathParaPr>
        <m:oMath>
          <m:r>
            <w:rPr>
              <w:rFonts w:ascii="Cambria Math" w:hAnsi="Cambria Math"/>
            </w:rPr>
            <m:t>LIFTtarget=Max</m:t>
          </m:r>
          <m:d>
            <m:dPr>
              <m:ctrlPr>
                <w:rPr>
                  <w:rFonts w:ascii="Cambria Math" w:hAnsi="Cambria Math"/>
                  <w:i/>
                </w:rPr>
              </m:ctrlPr>
            </m:dPr>
            <m:e>
              <m:r>
                <w:rPr>
                  <w:rFonts w:ascii="Cambria Math" w:hAnsi="Cambria Math"/>
                </w:rPr>
                <m:t>LIFTmin,Min</m:t>
              </m:r>
              <m:d>
                <m:dPr>
                  <m:ctrlPr>
                    <w:rPr>
                      <w:rFonts w:ascii="Cambria Math" w:hAnsi="Cambria Math"/>
                      <w:i/>
                    </w:rPr>
                  </m:ctrlPr>
                </m:dPr>
                <m:e>
                  <m:r>
                    <w:rPr>
                      <w:rFonts w:ascii="Cambria Math" w:hAnsi="Cambria Math"/>
                    </w:rPr>
                    <m:t>LIFTmax,A*PL</m:t>
                  </m:r>
                  <m:sSub>
                    <m:sSubPr>
                      <m:ctrlPr>
                        <w:rPr>
                          <w:rFonts w:ascii="Cambria Math" w:hAnsi="Cambria Math"/>
                          <w:i/>
                        </w:rPr>
                      </m:ctrlPr>
                    </m:sSubPr>
                    <m:e>
                      <m:r>
                        <w:rPr>
                          <w:rFonts w:ascii="Cambria Math" w:hAnsi="Cambria Math"/>
                        </w:rPr>
                        <m:t>R</m:t>
                      </m:r>
                    </m:e>
                    <m:sub>
                      <m:r>
                        <w:rPr>
                          <w:rFonts w:ascii="Cambria Math" w:hAnsi="Cambria Math"/>
                        </w:rPr>
                        <m:t>Plant</m:t>
                      </m:r>
                    </m:sub>
                  </m:sSub>
                  <m:r>
                    <w:rPr>
                      <w:rFonts w:ascii="Cambria Math" w:hAnsi="Cambria Math"/>
                    </w:rPr>
                    <m:t>+B</m:t>
                  </m:r>
                </m:e>
              </m:d>
            </m:e>
          </m:d>
        </m:oMath>
      </m:oMathPara>
    </w:p>
    <w:p w14:paraId="73142717" w14:textId="77777777" w:rsidR="00FA44FD" w:rsidRPr="00FA7ACF" w:rsidRDefault="00FA44FD" w:rsidP="00FA44FD">
      <w:pPr>
        <w:spacing w:after="240"/>
        <w:rPr>
          <w:rFonts w:eastAsiaTheme="minorEastAsia"/>
        </w:rPr>
      </w:pPr>
      <m:oMathPara>
        <m:oMathParaPr>
          <m:jc m:val="center"/>
        </m:oMathParaPr>
        <m:oMath>
          <m:r>
            <w:rPr>
              <w:rFonts w:ascii="Cambria Math" w:hAnsi="Cambria Math"/>
            </w:rPr>
            <m:t>A=1.1*(LIFTmax-LIFTmin</m:t>
          </m:r>
          <m:r>
            <w:rPr>
              <w:rFonts w:ascii="Cambria Math" w:eastAsiaTheme="minorEastAsia" w:hAnsi="Cambria Math"/>
            </w:rPr>
            <m:t>)</m:t>
          </m:r>
        </m:oMath>
      </m:oMathPara>
    </w:p>
    <w:p w14:paraId="672C8415" w14:textId="77777777" w:rsidR="00FA44FD" w:rsidRPr="00FA7ACF" w:rsidRDefault="00FA44FD" w:rsidP="00FA44FD">
      <w:pPr>
        <w:spacing w:after="240"/>
        <w:rPr>
          <w:rFonts w:eastAsiaTheme="minorEastAsia"/>
        </w:rPr>
      </w:pPr>
      <m:oMathPara>
        <m:oMath>
          <m:r>
            <w:rPr>
              <w:rFonts w:ascii="Cambria Math" w:hAnsi="Cambria Math"/>
            </w:rPr>
            <m:t>B= LIFTmax</m:t>
          </m:r>
          <m:r>
            <w:rPr>
              <w:rFonts w:ascii="Cambria Math" w:eastAsiaTheme="minorEastAsia" w:hAnsi="Cambria Math"/>
            </w:rPr>
            <m:t>-A</m:t>
          </m:r>
        </m:oMath>
      </m:oMathPara>
    </w:p>
    <w:p w14:paraId="31D3F4AB" w14:textId="77777777" w:rsidR="00FA44FD" w:rsidRPr="00FA7ACF" w:rsidRDefault="00FA44FD" w:rsidP="007C1423">
      <w:pPr>
        <w:pStyle w:val="Heading7"/>
      </w:pPr>
      <w:r w:rsidRPr="00FA7ACF">
        <w:t xml:space="preserve">Where chillers have different </w:t>
      </w:r>
      <w:proofErr w:type="spellStart"/>
      <w:r w:rsidRPr="00FA7ACF">
        <w:rPr>
          <w:i/>
        </w:rPr>
        <w:t>LIFTminX</w:t>
      </w:r>
      <w:proofErr w:type="spellEnd"/>
      <w:r w:rsidRPr="00FA7ACF">
        <w:t xml:space="preserve"> values, </w:t>
      </w:r>
      <w:proofErr w:type="spellStart"/>
      <w:r w:rsidRPr="00FA7ACF">
        <w:rPr>
          <w:i/>
        </w:rPr>
        <w:t>LIFTmin</w:t>
      </w:r>
      <w:proofErr w:type="spellEnd"/>
      <w:r w:rsidRPr="00FA7ACF">
        <w:rPr>
          <w:i/>
        </w:rPr>
        <w:t xml:space="preserve"> </w:t>
      </w:r>
      <w:r w:rsidRPr="00FA7ACF">
        <w:t>in the above equation shall reset dynamically to equal the highest</w:t>
      </w:r>
      <w:r w:rsidRPr="00FA7ACF">
        <w:rPr>
          <w:i/>
        </w:rPr>
        <w:t xml:space="preserve"> </w:t>
      </w:r>
      <w:proofErr w:type="spellStart"/>
      <w:r w:rsidRPr="00FA7ACF">
        <w:rPr>
          <w:i/>
        </w:rPr>
        <w:t>LIFTminX</w:t>
      </w:r>
      <w:proofErr w:type="spellEnd"/>
      <w:r w:rsidRPr="00FA7ACF">
        <w:t xml:space="preserve"> of enabled chillers.</w:t>
      </w:r>
    </w:p>
    <w:p w14:paraId="2B5E1233" w14:textId="77777777" w:rsidR="00FA44FD" w:rsidRPr="00FA7ACF" w:rsidRDefault="00FA44FD" w:rsidP="00FA44FD">
      <w:pPr>
        <w:pStyle w:val="Instrbox"/>
      </w:pPr>
      <w:r w:rsidRPr="00FA7ACF">
        <w:t>Retain the following sentence for parallel chiller plants only. Delete otherwise.</w:t>
      </w:r>
    </w:p>
    <w:p w14:paraId="52ECEC58" w14:textId="77777777" w:rsidR="00FA44FD" w:rsidRPr="00FA7ACF" w:rsidRDefault="00FA44FD" w:rsidP="007C1423">
      <w:pPr>
        <w:pStyle w:val="Heading7"/>
      </w:pPr>
      <w:r w:rsidRPr="00FA7ACF">
        <w:t xml:space="preserve">Where chillers have different </w:t>
      </w:r>
      <w:proofErr w:type="spellStart"/>
      <w:r w:rsidRPr="00FA7ACF">
        <w:rPr>
          <w:i/>
        </w:rPr>
        <w:t>LIFTmaxX</w:t>
      </w:r>
      <w:proofErr w:type="spellEnd"/>
      <w:r w:rsidRPr="00FA7ACF" w:rsidDel="00CB55A4">
        <w:t xml:space="preserve"> </w:t>
      </w:r>
      <w:r w:rsidRPr="00FA7ACF">
        <w:t xml:space="preserve">values, </w:t>
      </w:r>
      <w:proofErr w:type="spellStart"/>
      <w:r w:rsidRPr="00FA7ACF">
        <w:rPr>
          <w:i/>
        </w:rPr>
        <w:t>LIFTmax</w:t>
      </w:r>
      <w:proofErr w:type="spellEnd"/>
      <w:r w:rsidRPr="00FA7ACF">
        <w:rPr>
          <w:i/>
        </w:rPr>
        <w:t xml:space="preserve"> </w:t>
      </w:r>
      <w:r w:rsidRPr="00FA7ACF">
        <w:t xml:space="preserve">in the above equations shall reset dynamically to equal the lowest </w:t>
      </w:r>
      <w:proofErr w:type="spellStart"/>
      <w:r w:rsidRPr="00FA7ACF">
        <w:rPr>
          <w:i/>
          <w:iCs/>
        </w:rPr>
        <w:t>LIFTmaxX</w:t>
      </w:r>
      <w:proofErr w:type="spellEnd"/>
      <w:r w:rsidRPr="00FA7ACF">
        <w:t xml:space="preserve"> of enabled chillers.</w:t>
      </w:r>
    </w:p>
    <w:p w14:paraId="6633C030" w14:textId="77777777" w:rsidR="00FA44FD" w:rsidRPr="00FA7ACF" w:rsidRDefault="00FA44FD" w:rsidP="00FA44FD">
      <w:pPr>
        <w:pStyle w:val="Instrbox"/>
      </w:pPr>
      <w:r w:rsidRPr="00FA7ACF">
        <w:t>Retain the following sentence for series chiller plants only. Delete otherwise.</w:t>
      </w:r>
    </w:p>
    <w:p w14:paraId="6A60D191" w14:textId="77777777" w:rsidR="00FA44FD" w:rsidRPr="00FA7ACF" w:rsidRDefault="00FA44FD" w:rsidP="007C1423">
      <w:pPr>
        <w:pStyle w:val="Heading7"/>
      </w:pPr>
      <w:proofErr w:type="spellStart"/>
      <w:r w:rsidRPr="00FA7ACF">
        <w:rPr>
          <w:i/>
        </w:rPr>
        <w:t>LIFTmax</w:t>
      </w:r>
      <w:proofErr w:type="spellEnd"/>
      <w:r w:rsidRPr="00FA7ACF">
        <w:t xml:space="preserve"> shall be calculated based on the downstream chiller(s) on the chilled water side. Where downstream chillers have different </w:t>
      </w:r>
      <w:proofErr w:type="spellStart"/>
      <w:r w:rsidRPr="00FA7ACF">
        <w:rPr>
          <w:i/>
          <w:iCs/>
        </w:rPr>
        <w:t>LIFTmaxX</w:t>
      </w:r>
      <w:proofErr w:type="spellEnd"/>
      <w:r w:rsidRPr="00FA7ACF">
        <w:t xml:space="preserve"> values, </w:t>
      </w:r>
      <w:proofErr w:type="spellStart"/>
      <w:r w:rsidRPr="00FA7ACF">
        <w:rPr>
          <w:i/>
        </w:rPr>
        <w:t>LIFTmax</w:t>
      </w:r>
      <w:proofErr w:type="spellEnd"/>
      <w:r w:rsidRPr="00FA7ACF">
        <w:rPr>
          <w:i/>
        </w:rPr>
        <w:t xml:space="preserve"> </w:t>
      </w:r>
      <w:r w:rsidRPr="00FA7ACF">
        <w:t>shall be calculated for each downstream machine and the lowest value used in the above logic.</w:t>
      </w:r>
    </w:p>
    <w:p w14:paraId="1F54A99B" w14:textId="77777777" w:rsidR="00FA44FD" w:rsidRPr="00FA7ACF" w:rsidRDefault="00FA44FD" w:rsidP="00FA44FD">
      <w:pPr>
        <w:pStyle w:val="Infobox"/>
        <w:ind w:left="1800"/>
      </w:pPr>
      <w:r w:rsidRPr="00FA7ACF">
        <w:t>The above equation resets desired chiller lift (as approximated by CWRT and CHWST setpoint) as a function of load. This heuristic relationship is based on modeling indicating that, for plants with constant condenser water flow, optimal combined chiller and tower efficiency is most closely approximated with such a reset. See the ASHRAE Fundamentals of Design and Control of Central Chilled-Water Plants Self-Directed Learning Course for more information. The values of A and B are the simplified values from the SDL, Appendix A.</w:t>
      </w:r>
    </w:p>
    <w:p w14:paraId="7D6FFD04" w14:textId="77777777" w:rsidR="00FA44FD" w:rsidRPr="00FA7ACF" w:rsidRDefault="00FA44FD" w:rsidP="00FA44FD">
      <w:pPr>
        <w:pStyle w:val="Infobox"/>
        <w:ind w:left="1800"/>
      </w:pPr>
      <w:r w:rsidRPr="00FA7ACF">
        <w:t>This implementation puts an upper bound on lift to prevent the setpoint from resetting too high (and causing surge for centrifugal machines).</w:t>
      </w:r>
    </w:p>
    <w:p w14:paraId="4C4A7FA8" w14:textId="18629F96" w:rsidR="00FA44FD" w:rsidRPr="00FA7ACF" w:rsidRDefault="00FA44FD" w:rsidP="00FA44FD">
      <w:pPr>
        <w:pStyle w:val="Instrbox"/>
        <w:jc w:val="both"/>
      </w:pPr>
      <w:r w:rsidRPr="00FA7ACF">
        <w:lastRenderedPageBreak/>
        <w:t xml:space="preserve">Use the following two </w:t>
      </w:r>
      <w:r w:rsidR="00CE2951">
        <w:t>section</w:t>
      </w:r>
      <w:r w:rsidRPr="00FA7ACF">
        <w:t>s when the plant is close coupled, i.e., the pipe length from the chillers to cooling towers does not exceed approximately 100 feet. Delete otherwise.</w:t>
      </w:r>
    </w:p>
    <w:p w14:paraId="61103DF3" w14:textId="77777777" w:rsidR="00FA44FD" w:rsidRPr="00FA7ACF" w:rsidRDefault="00FA44FD" w:rsidP="007C1423">
      <w:pPr>
        <w:pStyle w:val="Heading6"/>
      </w:pPr>
      <w:r w:rsidRPr="00FA7ACF">
        <w:t xml:space="preserve">When any condenser water pump is proven on, CWRT shall be maintained at setpoint by a direct acting PID loop. The loop output shall be mapped to the variable </w:t>
      </w:r>
      <w:proofErr w:type="spellStart"/>
      <w:r w:rsidRPr="00FA7ACF">
        <w:t>CWRTTowerSpd</w:t>
      </w:r>
      <w:proofErr w:type="spellEnd"/>
      <w:r w:rsidRPr="00FA7ACF">
        <w:t xml:space="preserve">. Map </w:t>
      </w:r>
      <w:proofErr w:type="spellStart"/>
      <w:r w:rsidRPr="00FA7ACF">
        <w:t>CWRTTowerSpd</w:t>
      </w:r>
      <w:proofErr w:type="spellEnd"/>
      <w:r w:rsidRPr="00FA7ACF">
        <w:t xml:space="preserve"> from minimum tower speed at 0% loop output to 100% speed at 100% loop output.</w:t>
      </w:r>
    </w:p>
    <w:p w14:paraId="47257F06" w14:textId="77777777" w:rsidR="00FA44FD" w:rsidRPr="00FA7ACF" w:rsidRDefault="00FA44FD" w:rsidP="007C1423">
      <w:pPr>
        <w:pStyle w:val="Heading6"/>
      </w:pPr>
      <w:r w:rsidRPr="00FA7ACF">
        <w:t xml:space="preserve">Tower speed command signal shall be the lowest value of </w:t>
      </w:r>
      <w:proofErr w:type="spellStart"/>
      <w:r w:rsidRPr="00FA7ACF">
        <w:t>CWRTTowerSpd</w:t>
      </w:r>
      <w:bookmarkStart w:id="8419" w:name="_Hlk533685849"/>
      <w:proofErr w:type="spellEnd"/>
      <w:r w:rsidRPr="00FA7ACF">
        <w:t xml:space="preserve">, </w:t>
      </w:r>
      <w:proofErr w:type="spellStart"/>
      <w:r w:rsidRPr="00FA7ACF">
        <w:t>HpTowerMaxSpd</w:t>
      </w:r>
      <w:proofErr w:type="spellEnd"/>
      <w:r w:rsidRPr="00FA7ACF">
        <w:t xml:space="preserve"> from each chiller head pressure control loop</w:t>
      </w:r>
      <w:bookmarkEnd w:id="8419"/>
      <w:r w:rsidRPr="00FA7ACF">
        <w:t xml:space="preserve">, and </w:t>
      </w:r>
      <w:proofErr w:type="spellStart"/>
      <w:r w:rsidRPr="00FA7ACF">
        <w:t>PlrTowerMaxSpd</w:t>
      </w:r>
      <w:proofErr w:type="spellEnd"/>
      <w:r w:rsidRPr="00FA7ACF">
        <w:t>. All operating fans shall receive the same speed signal.</w:t>
      </w:r>
    </w:p>
    <w:p w14:paraId="0486EAAA" w14:textId="1A90EE20" w:rsidR="00FA44FD" w:rsidRPr="00FA7ACF" w:rsidRDefault="00FA44FD" w:rsidP="00FA44FD">
      <w:pPr>
        <w:pStyle w:val="Instrbox"/>
        <w:jc w:val="both"/>
      </w:pPr>
      <w:r w:rsidRPr="00FA7ACF">
        <w:t xml:space="preserve">Use the following three </w:t>
      </w:r>
      <w:r w:rsidR="00CE2951">
        <w:t>section</w:t>
      </w:r>
      <w:r w:rsidRPr="00FA7ACF">
        <w:t>s when the plant is not close coupled, i.e., the pipe length from the chillers to cooling towers exceeds approximately 100 feet. Delete otherwise.</w:t>
      </w:r>
    </w:p>
    <w:p w14:paraId="46E53B4C" w14:textId="77777777" w:rsidR="00FA44FD" w:rsidRPr="00FA7ACF" w:rsidRDefault="00FA44FD" w:rsidP="007C1423">
      <w:pPr>
        <w:pStyle w:val="Heading6"/>
      </w:pPr>
      <w:r w:rsidRPr="00FA7ACF">
        <w:t xml:space="preserve">When any condenser water pump is proven on, CWRT shall be controlled to </w:t>
      </w:r>
      <w:proofErr w:type="spellStart"/>
      <w:r w:rsidRPr="00FA7ACF">
        <w:t>CWRTsp</w:t>
      </w:r>
      <w:proofErr w:type="spellEnd"/>
      <w:r w:rsidRPr="00FA7ACF">
        <w:t xml:space="preserve"> by setting CWST setpoint, </w:t>
      </w:r>
      <w:proofErr w:type="spellStart"/>
      <w:r w:rsidRPr="00FA7ACF">
        <w:t>CWSTsp</w:t>
      </w:r>
      <w:proofErr w:type="spellEnd"/>
      <w:r w:rsidRPr="00FA7ACF">
        <w:t xml:space="preserve">, equal to </w:t>
      </w:r>
      <w:proofErr w:type="spellStart"/>
      <w:r w:rsidRPr="00FA7ACF">
        <w:t>CWRTsp</w:t>
      </w:r>
      <w:proofErr w:type="spellEnd"/>
      <w:r w:rsidRPr="00FA7ACF">
        <w:t xml:space="preserve"> minus </w:t>
      </w:r>
      <w:proofErr w:type="spellStart"/>
      <w:r w:rsidRPr="00FA7ACF">
        <w:t>CWdt</w:t>
      </w:r>
      <w:proofErr w:type="spellEnd"/>
      <w:r w:rsidRPr="00FA7ACF">
        <w:t xml:space="preserve">, where </w:t>
      </w:r>
      <w:proofErr w:type="spellStart"/>
      <w:r w:rsidRPr="00FA7ACF">
        <w:t>CWdt</w:t>
      </w:r>
      <w:proofErr w:type="spellEnd"/>
      <w:r w:rsidRPr="00FA7ACF">
        <w:t xml:space="preserve"> is the </w:t>
      </w:r>
      <w:proofErr w:type="gramStart"/>
      <w:r w:rsidRPr="00FA7ACF">
        <w:t>5 minute</w:t>
      </w:r>
      <w:proofErr w:type="gramEnd"/>
      <w:r w:rsidRPr="00FA7ACF">
        <w:t xml:space="preserve"> rolling average of common condenser water return temperature less condenser water supply temperature, sampled at minimum once every 30 seconds. When the plant is first enabled </w:t>
      </w:r>
      <w:proofErr w:type="spellStart"/>
      <w:r w:rsidRPr="00FA7ACF">
        <w:t>CWdt</w:t>
      </w:r>
      <w:proofErr w:type="spellEnd"/>
      <w:r w:rsidRPr="00FA7ACF">
        <w:t xml:space="preserve"> shall be held fixed equal to 50% of </w:t>
      </w:r>
      <w:proofErr w:type="spellStart"/>
      <w:r w:rsidRPr="00FA7ACF">
        <w:t>CWRTdesX</w:t>
      </w:r>
      <w:proofErr w:type="spellEnd"/>
      <w:r w:rsidRPr="00FA7ACF">
        <w:t xml:space="preserve"> less </w:t>
      </w:r>
      <w:proofErr w:type="spellStart"/>
      <w:r w:rsidRPr="00FA7ACF">
        <w:t>CWSTdesX</w:t>
      </w:r>
      <w:proofErr w:type="spellEnd"/>
      <w:r w:rsidRPr="00FA7ACF">
        <w:t xml:space="preserve"> of the enabled chiller for 5 minutes to populate the rolling average queue before populating with actual data. </w:t>
      </w:r>
    </w:p>
    <w:p w14:paraId="6320ADA5" w14:textId="77777777" w:rsidR="00FA44FD" w:rsidRPr="00FA7ACF" w:rsidRDefault="00FA44FD" w:rsidP="007C1423">
      <w:pPr>
        <w:pStyle w:val="Heading6"/>
      </w:pPr>
      <w:bookmarkStart w:id="8420" w:name="_Ref516332871"/>
      <w:bookmarkStart w:id="8421" w:name="_Ref500093497"/>
      <w:r w:rsidRPr="00FA7ACF">
        <w:t xml:space="preserve">When any condenser water pump is proven on, CWST shall be maintained at setpoint by a direct acting PID loop. The loop output shall be mapped to the variable </w:t>
      </w:r>
      <w:proofErr w:type="spellStart"/>
      <w:r w:rsidRPr="00FA7ACF">
        <w:t>CWSTTowerSpd</w:t>
      </w:r>
      <w:proofErr w:type="spellEnd"/>
      <w:r w:rsidRPr="00FA7ACF">
        <w:t xml:space="preserve">. Reset </w:t>
      </w:r>
      <w:proofErr w:type="spellStart"/>
      <w:r w:rsidRPr="00FA7ACF">
        <w:t>CWSTTowerSpd</w:t>
      </w:r>
      <w:proofErr w:type="spellEnd"/>
      <w:r w:rsidRPr="00FA7ACF">
        <w:t xml:space="preserve"> from minimum tower speed at 0% loop output to 100% speed at 100% loop output.</w:t>
      </w:r>
    </w:p>
    <w:p w14:paraId="77B28760" w14:textId="77777777" w:rsidR="00FA44FD" w:rsidRPr="00FA7ACF" w:rsidRDefault="00FA44FD" w:rsidP="007C1423">
      <w:pPr>
        <w:pStyle w:val="Heading6"/>
      </w:pPr>
      <w:r w:rsidRPr="00FA7ACF">
        <w:t xml:space="preserve">Tower speed command signal shall be the lowest value of </w:t>
      </w:r>
      <w:proofErr w:type="spellStart"/>
      <w:r w:rsidRPr="00FA7ACF">
        <w:t>CWSTTowerSpd</w:t>
      </w:r>
      <w:proofErr w:type="spellEnd"/>
      <w:r w:rsidRPr="00FA7ACF">
        <w:t xml:space="preserve">, </w:t>
      </w:r>
      <w:proofErr w:type="spellStart"/>
      <w:r w:rsidRPr="00FA7ACF">
        <w:t>HpTowerMaxSpd</w:t>
      </w:r>
      <w:proofErr w:type="spellEnd"/>
      <w:r w:rsidRPr="00FA7ACF">
        <w:t xml:space="preserve"> from each chiller head pressure control loop, and </w:t>
      </w:r>
      <w:proofErr w:type="spellStart"/>
      <w:r w:rsidRPr="00FA7ACF">
        <w:t>PlrTowerMaxSpd</w:t>
      </w:r>
      <w:proofErr w:type="spellEnd"/>
      <w:r w:rsidRPr="00FA7ACF">
        <w:t>. All operating fans shall receive the same speed signal.</w:t>
      </w:r>
    </w:p>
    <w:bookmarkEnd w:id="8420"/>
    <w:p w14:paraId="1700786C" w14:textId="77777777" w:rsidR="00FA44FD" w:rsidRPr="00FA7ACF" w:rsidRDefault="00FA44FD" w:rsidP="00FA44FD">
      <w:pPr>
        <w:pStyle w:val="Infobox"/>
      </w:pPr>
      <w:r w:rsidRPr="00FA7ACF">
        <w:t>The above cascading loop logic improves control stability when there is significant thermal mass in the loop. Thermal mass slows the response of CWRT to changes in setpoint.</w:t>
      </w:r>
    </w:p>
    <w:p w14:paraId="0818752B" w14:textId="77777777" w:rsidR="00FA44FD" w:rsidRPr="00FA7ACF" w:rsidRDefault="00FA44FD" w:rsidP="007C1423">
      <w:pPr>
        <w:pStyle w:val="Heading6"/>
      </w:pPr>
      <w:r w:rsidRPr="00FA7ACF">
        <w:t>Disable the tower fans if either</w:t>
      </w:r>
    </w:p>
    <w:p w14:paraId="2D53B35C" w14:textId="77777777" w:rsidR="00FA44FD" w:rsidRPr="00C622CB" w:rsidRDefault="00FA44FD" w:rsidP="007C1423">
      <w:pPr>
        <w:pStyle w:val="Heading7"/>
      </w:pPr>
      <w:r w:rsidRPr="00FA7ACF">
        <w:t xml:space="preserve">Any enabled chiller’s </w:t>
      </w:r>
      <w:proofErr w:type="spellStart"/>
      <w:r w:rsidRPr="00FA7ACF">
        <w:t>HpTowerMaxSpd</w:t>
      </w:r>
      <w:proofErr w:type="spellEnd"/>
      <w:r w:rsidRPr="00FA7ACF">
        <w:t xml:space="preserve"> has equaled tower minimum speed for 5 minutes, or</w:t>
      </w:r>
    </w:p>
    <w:p w14:paraId="7F14A7DC" w14:textId="77777777" w:rsidR="00FA44FD" w:rsidRPr="00FA7ACF" w:rsidRDefault="00FA44FD" w:rsidP="00FA44FD">
      <w:pPr>
        <w:pStyle w:val="Instrbox"/>
      </w:pPr>
      <w:r w:rsidRPr="00FA7ACF">
        <w:t>Retain the following sentence if tower speed is controlled to maintain CWRT at setpoint.  Delete otherwise.</w:t>
      </w:r>
    </w:p>
    <w:p w14:paraId="5678A226" w14:textId="77777777" w:rsidR="00FA44FD" w:rsidRPr="00FA7ACF" w:rsidRDefault="00FA44FD" w:rsidP="007C1423">
      <w:pPr>
        <w:pStyle w:val="Heading7"/>
      </w:pPr>
      <w:r w:rsidRPr="00FA7ACF">
        <w:t>Tower fans have been at minimum speed for 5 minutes and CWRT drops below setpoint minus 1°F.</w:t>
      </w:r>
    </w:p>
    <w:p w14:paraId="6CF17620" w14:textId="77777777" w:rsidR="00FA44FD" w:rsidRPr="00FA7ACF" w:rsidRDefault="00FA44FD" w:rsidP="00FA44FD">
      <w:pPr>
        <w:pStyle w:val="Instrbox"/>
      </w:pPr>
      <w:r w:rsidRPr="00FA7ACF">
        <w:t>Retain the following sentence if tower speed is controlled to maintain CWST at setpoint.  Delete otherwise.</w:t>
      </w:r>
    </w:p>
    <w:p w14:paraId="064DA02A" w14:textId="77777777" w:rsidR="00FA44FD" w:rsidRPr="00FA7ACF" w:rsidRDefault="00FA44FD" w:rsidP="007C1423">
      <w:pPr>
        <w:pStyle w:val="Heading7"/>
      </w:pPr>
      <w:r w:rsidRPr="00FA7ACF">
        <w:t>Tower fans have been at minimum speed for 5 minutes and CWST drops below setpoint minus 1°F.</w:t>
      </w:r>
    </w:p>
    <w:p w14:paraId="6B062C85" w14:textId="77777777" w:rsidR="00FA44FD" w:rsidRPr="00FA7ACF" w:rsidRDefault="00FA44FD" w:rsidP="007C1423">
      <w:pPr>
        <w:pStyle w:val="Heading6"/>
      </w:pPr>
      <w:r w:rsidRPr="00FA7ACF">
        <w:t>Enable the tower fans if</w:t>
      </w:r>
    </w:p>
    <w:p w14:paraId="66E6CC2C" w14:textId="77777777" w:rsidR="00FA44FD" w:rsidRPr="00C622CB" w:rsidRDefault="00FA44FD" w:rsidP="007C1423">
      <w:pPr>
        <w:pStyle w:val="Heading7"/>
      </w:pPr>
      <w:r w:rsidRPr="00FA7ACF">
        <w:t>They have been off for at least 1 minute, and</w:t>
      </w:r>
    </w:p>
    <w:p w14:paraId="3F339684" w14:textId="77777777" w:rsidR="00FA44FD" w:rsidRPr="00FA7ACF" w:rsidRDefault="00FA44FD" w:rsidP="00FA44FD">
      <w:pPr>
        <w:pStyle w:val="Instrbox"/>
      </w:pPr>
      <w:r w:rsidRPr="00FA7ACF">
        <w:t>Retain the following sentence if tower speed is controlled to maintain CWRT at setpoint. Delete otherwise.</w:t>
      </w:r>
    </w:p>
    <w:p w14:paraId="39221A53" w14:textId="05011284" w:rsidR="00FA44FD" w:rsidRPr="00FA7ACF" w:rsidRDefault="00FA44FD" w:rsidP="007C1423">
      <w:pPr>
        <w:pStyle w:val="Heading7"/>
      </w:pPr>
      <w:r w:rsidRPr="00FA7ACF">
        <w:t xml:space="preserve">CWRT rises above setpoint by </w:t>
      </w:r>
      <w:ins w:id="8422" w:author="Titus Ellison" w:date="2022-10-21T10:49:00Z">
        <w:r w:rsidR="00126D5D" w:rsidRPr="00126D5D">
          <w:rPr>
            <w:rStyle w:val="Toggle"/>
            <w:rPrChange w:id="8423" w:author="Titus Ellison" w:date="2022-10-21T10:49:00Z">
              <w:rPr/>
            </w:rPrChange>
          </w:rPr>
          <w:t>[UNITS [0.5°C] [</w:t>
        </w:r>
      </w:ins>
      <w:r w:rsidRPr="00126D5D">
        <w:rPr>
          <w:rStyle w:val="Toggle"/>
          <w:rPrChange w:id="8424" w:author="Titus Ellison" w:date="2022-10-21T10:49:00Z">
            <w:rPr/>
          </w:rPrChange>
        </w:rPr>
        <w:t>1°F</w:t>
      </w:r>
      <w:ins w:id="8425" w:author="Titus Ellison" w:date="2022-10-21T10:49:00Z">
        <w:r w:rsidR="00126D5D" w:rsidRPr="00126D5D">
          <w:rPr>
            <w:rStyle w:val="Toggle"/>
            <w:rPrChange w:id="8426" w:author="Titus Ellison" w:date="2022-10-21T10:49:00Z">
              <w:rPr/>
            </w:rPrChange>
          </w:rPr>
          <w:t>]]</w:t>
        </w:r>
      </w:ins>
      <w:r w:rsidRPr="00FA7ACF">
        <w:t>, and</w:t>
      </w:r>
    </w:p>
    <w:p w14:paraId="6C58A9DB" w14:textId="77777777" w:rsidR="00FA44FD" w:rsidRPr="00FA7ACF" w:rsidRDefault="00FA44FD" w:rsidP="00FA44FD">
      <w:pPr>
        <w:pStyle w:val="Instrbox"/>
      </w:pPr>
      <w:r w:rsidRPr="00FA7ACF">
        <w:t>Retain the following sentence if tower speed is controlled to maintain CWST at setpoint. Delete otherwise.</w:t>
      </w:r>
    </w:p>
    <w:p w14:paraId="2079303F" w14:textId="4FAF45FB" w:rsidR="00FA44FD" w:rsidRPr="00FA7ACF" w:rsidRDefault="00FA44FD" w:rsidP="007C1423">
      <w:pPr>
        <w:pStyle w:val="Heading7"/>
      </w:pPr>
      <w:r w:rsidRPr="00FA7ACF">
        <w:t xml:space="preserve">CWST rises above setpoint by </w:t>
      </w:r>
      <w:ins w:id="8427" w:author="Titus Ellison" w:date="2022-10-21T10:50:00Z">
        <w:r w:rsidR="00126D5D" w:rsidRPr="00126D5D">
          <w:rPr>
            <w:rStyle w:val="Toggle"/>
            <w:rPrChange w:id="8428" w:author="Titus Ellison" w:date="2022-10-21T10:50:00Z">
              <w:rPr/>
            </w:rPrChange>
          </w:rPr>
          <w:t>[UNITS [0.5°C] [</w:t>
        </w:r>
      </w:ins>
      <w:r w:rsidRPr="00126D5D">
        <w:rPr>
          <w:rStyle w:val="Toggle"/>
          <w:rPrChange w:id="8429" w:author="Titus Ellison" w:date="2022-10-21T10:50:00Z">
            <w:rPr/>
          </w:rPrChange>
        </w:rPr>
        <w:t>1°F</w:t>
      </w:r>
      <w:ins w:id="8430" w:author="Titus Ellison" w:date="2022-10-21T10:50:00Z">
        <w:r w:rsidR="00126D5D" w:rsidRPr="00126D5D">
          <w:rPr>
            <w:rStyle w:val="Toggle"/>
            <w:rPrChange w:id="8431" w:author="Titus Ellison" w:date="2022-10-21T10:50:00Z">
              <w:rPr/>
            </w:rPrChange>
          </w:rPr>
          <w:t>]]</w:t>
        </w:r>
      </w:ins>
      <w:r w:rsidRPr="00FA7ACF">
        <w:t>, and</w:t>
      </w:r>
    </w:p>
    <w:p w14:paraId="643C93C3" w14:textId="77777777" w:rsidR="00FA44FD" w:rsidRPr="00FA7ACF" w:rsidRDefault="00FA44FD" w:rsidP="007C1423">
      <w:pPr>
        <w:pStyle w:val="Heading7"/>
      </w:pPr>
      <w:r w:rsidRPr="00FA7ACF">
        <w:lastRenderedPageBreak/>
        <w:t xml:space="preserve">All enabled chillers’ </w:t>
      </w:r>
      <w:proofErr w:type="spellStart"/>
      <w:r w:rsidRPr="00FA7ACF">
        <w:t>HpTowerMaxSpd</w:t>
      </w:r>
      <w:proofErr w:type="spellEnd"/>
      <w:r w:rsidRPr="00FA7ACF">
        <w:t xml:space="preserve"> are greater than tower minimum speed.</w:t>
      </w:r>
    </w:p>
    <w:p w14:paraId="02FD867F" w14:textId="77777777" w:rsidR="00FA44FD" w:rsidRPr="00FA7ACF" w:rsidRDefault="00FA44FD" w:rsidP="007C1423">
      <w:pPr>
        <w:pStyle w:val="Heading6"/>
      </w:pPr>
      <w:r w:rsidRPr="00FA7ACF">
        <w:t>When all condenser water pumps are commanded off, disable the PID loop and stop all tower fans.</w:t>
      </w:r>
    </w:p>
    <w:p w14:paraId="531D63C4" w14:textId="0C2873CB" w:rsidR="00FA44FD" w:rsidRPr="00FA7ACF" w:rsidRDefault="00FA44FD" w:rsidP="007C1423">
      <w:pPr>
        <w:pStyle w:val="Heading6"/>
      </w:pPr>
      <w:r w:rsidRPr="00FA7ACF">
        <w:t xml:space="preserve">Upon plant startup, hold </w:t>
      </w:r>
      <w:proofErr w:type="spellStart"/>
      <w:r w:rsidRPr="00FA7ACF">
        <w:t>CWRTsp</w:t>
      </w:r>
      <w:proofErr w:type="spellEnd"/>
      <w:r w:rsidRPr="00FA7ACF">
        <w:t xml:space="preserve"> at </w:t>
      </w:r>
      <w:ins w:id="8432" w:author="Titus Ellison" w:date="2022-10-21T10:50:00Z">
        <w:r w:rsidR="004A19D4" w:rsidRPr="004A19D4">
          <w:rPr>
            <w:rStyle w:val="Toggle"/>
            <w:rPrChange w:id="8433" w:author="Titus Ellison" w:date="2022-10-21T10:51:00Z">
              <w:rPr/>
            </w:rPrChange>
          </w:rPr>
          <w:t>[UNITS [6°C] [</w:t>
        </w:r>
      </w:ins>
      <w:r w:rsidRPr="004A19D4">
        <w:rPr>
          <w:rStyle w:val="Toggle"/>
          <w:rPrChange w:id="8434" w:author="Titus Ellison" w:date="2022-10-21T10:51:00Z">
            <w:rPr/>
          </w:rPrChange>
        </w:rPr>
        <w:t>10°F</w:t>
      </w:r>
      <w:ins w:id="8435" w:author="Titus Ellison" w:date="2022-10-21T10:50:00Z">
        <w:r w:rsidR="004A19D4" w:rsidRPr="004A19D4">
          <w:rPr>
            <w:rStyle w:val="Toggle"/>
            <w:rPrChange w:id="8436" w:author="Titus Ellison" w:date="2022-10-21T10:51:00Z">
              <w:rPr/>
            </w:rPrChange>
          </w:rPr>
          <w:t>]]</w:t>
        </w:r>
      </w:ins>
      <w:r w:rsidRPr="00FA7ACF">
        <w:t xml:space="preserve"> degrees less than </w:t>
      </w:r>
      <w:proofErr w:type="spellStart"/>
      <w:r w:rsidRPr="00FA7ACF">
        <w:t>CWRTdes</w:t>
      </w:r>
      <w:proofErr w:type="spellEnd"/>
      <w:r w:rsidRPr="00FA7ACF">
        <w:t xml:space="preserve"> for 10 minutes before </w:t>
      </w:r>
      <w:bookmarkEnd w:id="8421"/>
      <w:r w:rsidRPr="00FA7ACF">
        <w:t>ramping the setpoint to the calculated value above over 10 minutes.</w:t>
      </w:r>
    </w:p>
    <w:p w14:paraId="298947CC" w14:textId="77777777" w:rsidR="00FA44FD" w:rsidRPr="00FA7ACF" w:rsidRDefault="00FA44FD" w:rsidP="00FA44FD">
      <w:pPr>
        <w:pStyle w:val="Infobox"/>
      </w:pPr>
      <w:r w:rsidRPr="00FA7ACF">
        <w:t>This logic gives plant load an opportunity to stabilize prior to releasing control to the reset logic.</w:t>
      </w:r>
    </w:p>
    <w:p w14:paraId="129435AD" w14:textId="77777777" w:rsidR="00FA44FD" w:rsidRPr="00FA7ACF" w:rsidRDefault="00FA44FD" w:rsidP="00FA44FD">
      <w:pPr>
        <w:pStyle w:val="Instrbox"/>
        <w:jc w:val="both"/>
      </w:pPr>
      <w:r w:rsidRPr="00FA7ACF">
        <w:t xml:space="preserve">Use the following CWST Control Sequence for plants with stable load profiles (i.e., those for which </w:t>
      </w:r>
      <w:proofErr w:type="spellStart"/>
      <w:r w:rsidRPr="00FA7ACF">
        <w:rPr>
          <w:i/>
        </w:rPr>
        <w:t>PLR</w:t>
      </w:r>
      <w:r w:rsidRPr="00FA7ACF">
        <w:rPr>
          <w:i/>
          <w:vertAlign w:val="subscript"/>
        </w:rPr>
        <w:t>plant</w:t>
      </w:r>
      <w:proofErr w:type="spellEnd"/>
      <w:r w:rsidRPr="00FA7ACF">
        <w:t xml:space="preserve"> is expected to change by less than approximately 25% during any hour) and where network interfaces or power meters are available to read equipment power. Examples include campus central plants, plants serving buildings with many air systems and a variety of schedules and load profiles, and plants with a large, stable base load. Delete otherwise.</w:t>
      </w:r>
    </w:p>
    <w:p w14:paraId="5ADBFC25" w14:textId="77777777" w:rsidR="00FA44FD" w:rsidRPr="00FA7ACF" w:rsidRDefault="00FA44FD" w:rsidP="007C1423">
      <w:pPr>
        <w:pStyle w:val="Heading5"/>
      </w:pPr>
      <w:r w:rsidRPr="00FA7ACF">
        <w:t>Condenser Water Supply Temperature (CWST) Control</w:t>
      </w:r>
    </w:p>
    <w:p w14:paraId="44651087" w14:textId="77777777" w:rsidR="00FA44FD" w:rsidRPr="00FA7ACF" w:rsidRDefault="00FA44FD" w:rsidP="007C1423">
      <w:pPr>
        <w:pStyle w:val="Heading6"/>
      </w:pPr>
      <w:proofErr w:type="spellStart"/>
      <w:r w:rsidRPr="00FA7ACF">
        <w:t>CWSTdes</w:t>
      </w:r>
      <w:proofErr w:type="spellEnd"/>
      <w:r w:rsidRPr="00FA7ACF">
        <w:t xml:space="preserve"> in the subsequent logic shall be the lowest </w:t>
      </w:r>
      <w:proofErr w:type="spellStart"/>
      <w:r w:rsidRPr="00FA7ACF">
        <w:t>CWSTdesX</w:t>
      </w:r>
      <w:proofErr w:type="spellEnd"/>
      <w:r w:rsidRPr="00FA7ACF">
        <w:t xml:space="preserve"> of all chillers.</w:t>
      </w:r>
    </w:p>
    <w:p w14:paraId="7437D2E5" w14:textId="77777777" w:rsidR="00FA44FD" w:rsidRPr="00FA7ACF" w:rsidRDefault="00FA44FD" w:rsidP="00FA44FD">
      <w:pPr>
        <w:pStyle w:val="Instrbox"/>
      </w:pPr>
      <w:r w:rsidRPr="00FA7ACF">
        <w:t>Retain the following qualifier for plants with waterside economizers. Delete otherwise.</w:t>
      </w:r>
    </w:p>
    <w:p w14:paraId="1CA2A2D0" w14:textId="77777777" w:rsidR="00FA44FD" w:rsidRPr="00FA7ACF" w:rsidRDefault="00FA44FD" w:rsidP="007C1423">
      <w:pPr>
        <w:pStyle w:val="Heading6"/>
      </w:pPr>
      <w:r w:rsidRPr="00FA7ACF">
        <w:t>When any chillers are enabled and the waterside economizer is disabled, the following logic shall apply.</w:t>
      </w:r>
    </w:p>
    <w:p w14:paraId="264CD6B6" w14:textId="78B3C2E7" w:rsidR="00FA44FD" w:rsidRPr="00FA7ACF" w:rsidRDefault="00FA44FD" w:rsidP="007C1423">
      <w:pPr>
        <w:pStyle w:val="Heading6"/>
      </w:pPr>
      <w:r w:rsidRPr="00FA7ACF">
        <w:t xml:space="preserve">When the plant is first enabled, initialize CWST setpoint, </w:t>
      </w:r>
      <w:proofErr w:type="spellStart"/>
      <w:r w:rsidRPr="00FA7ACF">
        <w:t>CWSTsp</w:t>
      </w:r>
      <w:proofErr w:type="spellEnd"/>
      <w:r w:rsidRPr="00FA7ACF">
        <w:t xml:space="preserve">, to </w:t>
      </w:r>
      <w:ins w:id="8437" w:author="Titus Ellison" w:date="2022-11-03T08:42:00Z">
        <w:r w:rsidR="00F33FB2" w:rsidRPr="00F33FB2">
          <w:rPr>
            <w:rStyle w:val="Toggle"/>
            <w:rPrChange w:id="8438" w:author="Titus Ellison" w:date="2022-11-03T08:43:00Z">
              <w:rPr/>
            </w:rPrChange>
          </w:rPr>
          <w:t>[UNITS [6°C]</w:t>
        </w:r>
      </w:ins>
      <w:ins w:id="8439" w:author="Titus Ellison" w:date="2022-11-03T08:43:00Z">
        <w:r w:rsidR="00F33FB2" w:rsidRPr="00F33FB2">
          <w:rPr>
            <w:rStyle w:val="Toggle"/>
            <w:rPrChange w:id="8440" w:author="Titus Ellison" w:date="2022-11-03T08:43:00Z">
              <w:rPr/>
            </w:rPrChange>
          </w:rPr>
          <w:t xml:space="preserve"> [</w:t>
        </w:r>
      </w:ins>
      <w:r w:rsidRPr="00F33FB2">
        <w:rPr>
          <w:rStyle w:val="Toggle"/>
          <w:rPrChange w:id="8441" w:author="Titus Ellison" w:date="2022-11-03T08:43:00Z">
            <w:rPr/>
          </w:rPrChange>
        </w:rPr>
        <w:t>10°F</w:t>
      </w:r>
      <w:ins w:id="8442" w:author="Titus Ellison" w:date="2022-11-03T08:43:00Z">
        <w:r w:rsidR="00F33FB2" w:rsidRPr="00F33FB2">
          <w:rPr>
            <w:rStyle w:val="Toggle"/>
            <w:rPrChange w:id="8443" w:author="Titus Ellison" w:date="2022-11-03T08:43:00Z">
              <w:rPr/>
            </w:rPrChange>
          </w:rPr>
          <w:t>]]</w:t>
        </w:r>
      </w:ins>
      <w:r w:rsidRPr="00FA7ACF">
        <w:t xml:space="preserve"> less than </w:t>
      </w:r>
      <w:proofErr w:type="spellStart"/>
      <w:r w:rsidRPr="00FA7ACF">
        <w:t>CWSTdes</w:t>
      </w:r>
      <w:proofErr w:type="spellEnd"/>
      <w:r w:rsidRPr="00FA7ACF">
        <w:t>.</w:t>
      </w:r>
    </w:p>
    <w:p w14:paraId="6CD5D317" w14:textId="41AF29F8" w:rsidR="00FA44FD" w:rsidRPr="00FB5426" w:rsidRDefault="00FA44FD" w:rsidP="007C1423">
      <w:pPr>
        <w:pStyle w:val="Heading6"/>
      </w:pPr>
      <w:r w:rsidRPr="00FA7ACF">
        <w:t xml:space="preserve">Instantaneous plant output, </w:t>
      </w:r>
      <w:proofErr w:type="spellStart"/>
      <w:r w:rsidRPr="00C622CB">
        <w:rPr>
          <w:i/>
        </w:rPr>
        <w:t>Q</w:t>
      </w:r>
      <w:r w:rsidRPr="0038236B">
        <w:rPr>
          <w:i/>
          <w:vertAlign w:val="subscript"/>
        </w:rPr>
        <w:t>actual</w:t>
      </w:r>
      <w:proofErr w:type="spellEnd"/>
      <w:r w:rsidRPr="003D35DF">
        <w:t xml:space="preserve">, </w:t>
      </w:r>
      <w:r w:rsidRPr="00B14DFE">
        <w:t xml:space="preserve">is calculated based on chilled water </w:t>
      </w:r>
      <w:r w:rsidRPr="00E04291">
        <w:t>return temperature (</w:t>
      </w:r>
      <w:r w:rsidRPr="00FB5426">
        <w:rPr>
          <w:i/>
        </w:rPr>
        <w:t>CHWRT</w:t>
      </w:r>
      <w:r w:rsidRPr="00FB5426">
        <w:t>) entering the chillers, current chilled water supply temperature leaving the plant, and measured flow through the primary circuit flow meter (</w:t>
      </w:r>
      <w:r w:rsidRPr="00FB5426">
        <w:rPr>
          <w:i/>
        </w:rPr>
        <w:t>FLOW</w:t>
      </w:r>
      <w:r w:rsidRPr="00FB5426">
        <w:rPr>
          <w:i/>
          <w:vertAlign w:val="subscript"/>
        </w:rPr>
        <w:t>P</w:t>
      </w:r>
      <w:ins w:id="8444" w:author="Titus Ellison" w:date="2022-11-03T09:03:00Z">
        <w:r w:rsidR="00B44E8F">
          <w:rPr>
            <w:i/>
          </w:rPr>
          <w:t xml:space="preserve"> in </w:t>
        </w:r>
        <w:r w:rsidR="00C96AA9" w:rsidRPr="00C96AA9">
          <w:rPr>
            <w:rStyle w:val="Toggle"/>
            <w:rPrChange w:id="8445" w:author="Titus Ellison" w:date="2022-11-03T09:03:00Z">
              <w:rPr>
                <w:i/>
              </w:rPr>
            </w:rPrChange>
          </w:rPr>
          <w:t>[UNITS [</w:t>
        </w:r>
      </w:ins>
      <w:ins w:id="8446" w:author="Titus Ellison" w:date="2022-11-03T16:22:00Z">
        <w:r w:rsidR="00FF541B">
          <w:rPr>
            <w:rStyle w:val="Toggle"/>
          </w:rPr>
          <w:t>L/s</w:t>
        </w:r>
      </w:ins>
      <w:ins w:id="8447" w:author="Titus Ellison" w:date="2022-11-03T09:03:00Z">
        <w:r w:rsidR="00C96AA9" w:rsidRPr="00C96AA9">
          <w:rPr>
            <w:rStyle w:val="Toggle"/>
            <w:rPrChange w:id="8448" w:author="Titus Ellison" w:date="2022-11-03T09:03:00Z">
              <w:rPr>
                <w:i/>
              </w:rPr>
            </w:rPrChange>
          </w:rPr>
          <w:t>] [GPM]]</w:t>
        </w:r>
      </w:ins>
      <w:r w:rsidRPr="00FB5426">
        <w:t>), as shown in the equation below.</w:t>
      </w:r>
    </w:p>
    <w:p w14:paraId="6AE0FA7B" w14:textId="138D80B7" w:rsidR="003F6C80" w:rsidRPr="00336A1F" w:rsidRDefault="0058431F">
      <w:pPr>
        <w:spacing w:after="120"/>
        <w:ind w:left="270"/>
        <w:jc w:val="center"/>
        <w:rPr>
          <w:ins w:id="8449" w:author="Titus Ellison" w:date="2022-11-03T09:00:00Z"/>
          <w:rStyle w:val="Toggle"/>
          <w:rPrChange w:id="8450" w:author="Titus Ellison" w:date="2022-11-03T09:05:00Z">
            <w:rPr>
              <w:ins w:id="8451" w:author="Titus Ellison" w:date="2022-11-03T09:00:00Z"/>
              <w:rFonts w:eastAsiaTheme="minorEastAsia"/>
            </w:rPr>
          </w:rPrChange>
        </w:rPr>
        <w:pPrChange w:id="8452" w:author="Titus Ellison" w:date="2022-11-03T09:09:00Z">
          <w:pPr>
            <w:spacing w:after="120"/>
            <w:ind w:left="270"/>
          </w:pPr>
        </w:pPrChange>
      </w:pPr>
      <w:ins w:id="8453" w:author="Titus Ellison" w:date="2022-11-03T09:04:00Z">
        <w:r w:rsidRPr="00336A1F">
          <w:rPr>
            <w:rStyle w:val="Toggle"/>
            <w:rPrChange w:id="8454" w:author="Titus Ellison" w:date="2022-11-03T09:05:00Z">
              <w:rPr>
                <w:rFonts w:eastAsiaTheme="minorEastAsia" w:cstheme="majorBidi"/>
              </w:rPr>
            </w:rPrChange>
          </w:rPr>
          <w:t>[UNITS [</w:t>
        </w:r>
      </w:ins>
      <m:oMath>
        <m:sSub>
          <m:sSubPr>
            <m:ctrlPr>
              <w:rPr>
                <w:rStyle w:val="Toggle"/>
                <w:rFonts w:ascii="Cambria Math" w:hAnsi="Cambria Math"/>
              </w:rPr>
            </m:ctrlPr>
          </m:sSubPr>
          <m:e>
            <m:r>
              <w:rPr>
                <w:rStyle w:val="Toggle"/>
                <w:rPrChange w:id="8455" w:author="Titus Ellison" w:date="2022-11-03T09:05:00Z">
                  <w:rPr>
                    <w:rFonts w:ascii="Cambria Math" w:hAnsi="Cambria Math"/>
                  </w:rPr>
                </w:rPrChange>
              </w:rPr>
              <m:t>Q</m:t>
            </m:r>
          </m:e>
          <m:sub>
            <m:r>
              <w:rPr>
                <w:rStyle w:val="Toggle"/>
                <w:rPrChange w:id="8456" w:author="Titus Ellison" w:date="2022-11-03T09:05:00Z">
                  <w:rPr>
                    <w:rFonts w:ascii="Cambria Math" w:hAnsi="Cambria Math"/>
                  </w:rPr>
                </w:rPrChange>
              </w:rPr>
              <m:t>actual</m:t>
            </m:r>
          </m:sub>
        </m:sSub>
        <m:r>
          <m:rPr>
            <m:sty m:val="p"/>
          </m:rPr>
          <w:rPr>
            <w:rStyle w:val="Toggle"/>
            <w:rPrChange w:id="8457" w:author="Titus Ellison" w:date="2022-11-03T09:05:00Z">
              <w:rPr>
                <w:rFonts w:ascii="Cambria Math" w:hAnsi="Cambria Math"/>
              </w:rPr>
            </w:rPrChange>
          </w:rPr>
          <m:t>=</m:t>
        </m:r>
        <m:f>
          <m:fPr>
            <m:ctrlPr>
              <w:rPr>
                <w:rStyle w:val="Toggle"/>
                <w:rFonts w:ascii="Cambria Math" w:hAnsi="Cambria Math"/>
              </w:rPr>
            </m:ctrlPr>
          </m:fPr>
          <m:num>
            <m:sSub>
              <m:sSubPr>
                <m:ctrlPr>
                  <w:rPr>
                    <w:rStyle w:val="Toggle"/>
                    <w:rFonts w:ascii="Cambria Math" w:hAnsi="Cambria Math"/>
                  </w:rPr>
                </m:ctrlPr>
              </m:sSubPr>
              <m:e>
                <m:r>
                  <w:rPr>
                    <w:rStyle w:val="Toggle"/>
                    <w:rPrChange w:id="8458" w:author="Titus Ellison" w:date="2022-11-03T09:05:00Z">
                      <w:rPr>
                        <w:rFonts w:ascii="Cambria Math" w:hAnsi="Cambria Math"/>
                      </w:rPr>
                    </w:rPrChange>
                  </w:rPr>
                  <m:t>FLOW</m:t>
                </m:r>
              </m:e>
              <m:sub>
                <m:r>
                  <w:rPr>
                    <w:rStyle w:val="Toggle"/>
                    <w:rPrChange w:id="8459" w:author="Titus Ellison" w:date="2022-11-03T09:05:00Z">
                      <w:rPr>
                        <w:rFonts w:ascii="Cambria Math" w:hAnsi="Cambria Math"/>
                      </w:rPr>
                    </w:rPrChange>
                  </w:rPr>
                  <m:t>P</m:t>
                </m:r>
              </m:sub>
            </m:sSub>
            <m:d>
              <m:dPr>
                <m:ctrlPr>
                  <w:rPr>
                    <w:rStyle w:val="Toggle"/>
                    <w:rFonts w:ascii="Cambria Math" w:hAnsi="Cambria Math"/>
                  </w:rPr>
                </m:ctrlPr>
              </m:dPr>
              <m:e>
                <m:r>
                  <w:rPr>
                    <w:rStyle w:val="Toggle"/>
                    <w:rPrChange w:id="8460" w:author="Titus Ellison" w:date="2022-11-03T09:05:00Z">
                      <w:rPr>
                        <w:rFonts w:ascii="Cambria Math" w:hAnsi="Cambria Math"/>
                      </w:rPr>
                    </w:rPrChange>
                  </w:rPr>
                  <m:t>CHWRT-CHWST</m:t>
                </m:r>
              </m:e>
            </m:d>
          </m:num>
          <m:den>
            <m:r>
              <m:rPr>
                <m:sty m:val="p"/>
              </m:rPr>
              <w:rPr>
                <w:rStyle w:val="Toggle"/>
                <w:rPrChange w:id="8461" w:author="Titus Ellison" w:date="2022-11-03T09:05:00Z">
                  <w:rPr>
                    <w:rFonts w:ascii="Cambria Math" w:hAnsi="Cambria Math"/>
                  </w:rPr>
                </w:rPrChange>
              </w:rPr>
              <m:t>24</m:t>
            </m:r>
          </m:den>
        </m:f>
        <m:r>
          <w:rPr>
            <w:rStyle w:val="Toggle"/>
            <w:rPrChange w:id="8462" w:author="Titus Ellison" w:date="2022-11-03T09:05:00Z">
              <w:rPr>
                <w:rFonts w:ascii="Cambria Math" w:hAnsi="Cambria Math"/>
              </w:rPr>
            </w:rPrChange>
          </w:rPr>
          <m:t xml:space="preserve"> [tons]</m:t>
        </m:r>
      </m:oMath>
      <w:ins w:id="8463" w:author="Titus Ellison" w:date="2022-11-03T09:04:00Z">
        <w:r w:rsidRPr="00336A1F">
          <w:rPr>
            <w:rStyle w:val="Toggle"/>
            <w:rPrChange w:id="8464" w:author="Titus Ellison" w:date="2022-11-03T09:05:00Z">
              <w:rPr>
                <w:rFonts w:eastAsiaTheme="minorEastAsia" w:cstheme="majorBidi"/>
              </w:rPr>
            </w:rPrChange>
          </w:rPr>
          <w:t>] [</w:t>
        </w:r>
      </w:ins>
      <m:oMath>
        <m:sSub>
          <m:sSubPr>
            <m:ctrlPr>
              <w:ins w:id="8465" w:author="Titus Ellison" w:date="2022-11-03T09:00:00Z">
                <w:rPr>
                  <w:rStyle w:val="Toggle"/>
                  <w:rFonts w:ascii="Cambria Math" w:hAnsi="Cambria Math"/>
                </w:rPr>
              </w:ins>
            </m:ctrlPr>
          </m:sSubPr>
          <m:e>
            <m:r>
              <w:ins w:id="8466" w:author="Titus Ellison" w:date="2022-11-03T09:00:00Z">
                <w:rPr>
                  <w:rStyle w:val="Toggle"/>
                  <w:rPrChange w:id="8467" w:author="Titus Ellison" w:date="2022-11-03T09:05:00Z">
                    <w:rPr>
                      <w:rFonts w:ascii="Cambria Math" w:hAnsi="Cambria Math"/>
                    </w:rPr>
                  </w:rPrChange>
                </w:rPr>
                <m:t>Q</m:t>
              </w:ins>
            </m:r>
          </m:e>
          <m:sub>
            <m:r>
              <w:ins w:id="8468" w:author="Titus Ellison" w:date="2022-11-03T09:00:00Z">
                <w:rPr>
                  <w:rStyle w:val="Toggle"/>
                  <w:rPrChange w:id="8469" w:author="Titus Ellison" w:date="2022-11-03T09:05:00Z">
                    <w:rPr>
                      <w:rFonts w:ascii="Cambria Math" w:hAnsi="Cambria Math"/>
                    </w:rPr>
                  </w:rPrChange>
                </w:rPr>
                <m:t>actual</m:t>
              </w:ins>
            </m:r>
          </m:sub>
        </m:sSub>
        <m:r>
          <w:ins w:id="8470" w:author="Titus Ellison" w:date="2022-11-03T09:00:00Z">
            <m:rPr>
              <m:sty m:val="p"/>
            </m:rPr>
            <w:rPr>
              <w:rStyle w:val="Toggle"/>
              <w:rPrChange w:id="8471" w:author="Titus Ellison" w:date="2022-11-03T09:05:00Z">
                <w:rPr>
                  <w:rFonts w:ascii="Cambria Math" w:hAnsi="Cambria Math"/>
                </w:rPr>
              </w:rPrChange>
            </w:rPr>
            <m:t>=</m:t>
          </w:ins>
        </m:r>
        <m:sSub>
          <m:sSubPr>
            <m:ctrlPr>
              <w:ins w:id="8472" w:author="Titus Ellison" w:date="2022-11-03T09:01:00Z">
                <w:rPr>
                  <w:rStyle w:val="Toggle"/>
                  <w:rFonts w:ascii="Cambria Math" w:hAnsi="Cambria Math"/>
                </w:rPr>
              </w:ins>
            </m:ctrlPr>
          </m:sSubPr>
          <m:e>
            <m:r>
              <w:ins w:id="8473" w:author="Titus Ellison" w:date="2022-11-03T09:01:00Z">
                <w:rPr>
                  <w:rStyle w:val="Toggle"/>
                  <w:rPrChange w:id="8474" w:author="Titus Ellison" w:date="2022-11-03T09:05:00Z">
                    <w:rPr>
                      <w:rFonts w:ascii="Cambria Math" w:hAnsi="Cambria Math"/>
                    </w:rPr>
                  </w:rPrChange>
                </w:rPr>
                <m:t>FLOW</m:t>
              </w:ins>
            </m:r>
          </m:e>
          <m:sub>
            <m:r>
              <w:ins w:id="8475" w:author="Titus Ellison" w:date="2022-11-03T09:01:00Z">
                <w:rPr>
                  <w:rStyle w:val="Toggle"/>
                  <w:rPrChange w:id="8476" w:author="Titus Ellison" w:date="2022-11-03T09:05:00Z">
                    <w:rPr>
                      <w:rFonts w:ascii="Cambria Math" w:hAnsi="Cambria Math"/>
                    </w:rPr>
                  </w:rPrChange>
                </w:rPr>
                <m:t>P</m:t>
              </w:ins>
            </m:r>
          </m:sub>
        </m:sSub>
        <m:r>
          <w:ins w:id="8477" w:author="Titus Ellison" w:date="2022-11-03T09:02:00Z">
            <w:rPr>
              <w:rStyle w:val="Toggle"/>
              <w:rPrChange w:id="8478" w:author="Titus Ellison" w:date="2022-11-03T09:05:00Z">
                <w:rPr>
                  <w:rFonts w:ascii="Cambria Math" w:hAnsi="Cambria Math"/>
                </w:rPr>
              </w:rPrChange>
            </w:rPr>
            <m:t>×4.182</m:t>
          </w:ins>
        </m:r>
        <m:d>
          <m:dPr>
            <m:ctrlPr>
              <w:ins w:id="8479" w:author="Titus Ellison" w:date="2022-11-03T09:01:00Z">
                <w:rPr>
                  <w:rStyle w:val="Toggle"/>
                  <w:rFonts w:ascii="Cambria Math" w:hAnsi="Cambria Math"/>
                </w:rPr>
              </w:ins>
            </m:ctrlPr>
          </m:dPr>
          <m:e>
            <m:r>
              <w:ins w:id="8480" w:author="Titus Ellison" w:date="2022-11-03T09:01:00Z">
                <w:rPr>
                  <w:rStyle w:val="Toggle"/>
                  <w:rPrChange w:id="8481" w:author="Titus Ellison" w:date="2022-11-03T09:05:00Z">
                    <w:rPr>
                      <w:rFonts w:ascii="Cambria Math" w:hAnsi="Cambria Math"/>
                    </w:rPr>
                  </w:rPrChange>
                </w:rPr>
                <m:t>CHWRT-CHWST</m:t>
              </w:ins>
            </m:r>
          </m:e>
        </m:d>
        <m:r>
          <w:ins w:id="8482" w:author="Titus Ellison" w:date="2022-11-03T09:00:00Z">
            <w:rPr>
              <w:rStyle w:val="Toggle"/>
              <w:rPrChange w:id="8483" w:author="Titus Ellison" w:date="2022-11-03T09:05:00Z">
                <w:rPr>
                  <w:rFonts w:ascii="Cambria Math" w:hAnsi="Cambria Math"/>
                </w:rPr>
              </w:rPrChange>
            </w:rPr>
            <m:t xml:space="preserve"> [</m:t>
          </w:ins>
        </m:r>
        <m:r>
          <w:ins w:id="8484" w:author="Titus Ellison" w:date="2022-11-03T09:01:00Z">
            <w:rPr>
              <w:rStyle w:val="Toggle"/>
              <w:rPrChange w:id="8485" w:author="Titus Ellison" w:date="2022-11-03T09:05:00Z">
                <w:rPr>
                  <w:rFonts w:ascii="Cambria Math" w:hAnsi="Cambria Math"/>
                </w:rPr>
              </w:rPrChange>
            </w:rPr>
            <m:t>kW</m:t>
          </w:ins>
        </m:r>
        <m:r>
          <w:ins w:id="8486" w:author="Titus Ellison" w:date="2022-11-03T09:00:00Z">
            <w:rPr>
              <w:rStyle w:val="Toggle"/>
              <w:rPrChange w:id="8487" w:author="Titus Ellison" w:date="2022-11-03T09:05:00Z">
                <w:rPr>
                  <w:rFonts w:ascii="Cambria Math" w:hAnsi="Cambria Math"/>
                </w:rPr>
              </w:rPrChange>
            </w:rPr>
            <m:t>]</m:t>
          </w:ins>
        </m:r>
      </m:oMath>
      <w:ins w:id="8488" w:author="Titus Ellison" w:date="2022-11-03T09:04:00Z">
        <w:r w:rsidR="00336A1F" w:rsidRPr="00336A1F">
          <w:rPr>
            <w:rStyle w:val="Toggle"/>
            <w:rPrChange w:id="8489" w:author="Titus Ellison" w:date="2022-11-03T09:05:00Z">
              <w:rPr>
                <w:rFonts w:eastAsiaTheme="minorEastAsia" w:cstheme="majorBidi"/>
              </w:rPr>
            </w:rPrChange>
          </w:rPr>
          <w:t>]]</w:t>
        </w:r>
      </w:ins>
    </w:p>
    <w:p w14:paraId="1CB700BC" w14:textId="77777777" w:rsidR="003F6C80" w:rsidRPr="00FA7ACF" w:rsidRDefault="003F6C80" w:rsidP="00FA44FD">
      <w:pPr>
        <w:spacing w:after="120"/>
        <w:ind w:left="270"/>
        <w:rPr>
          <w:rFonts w:eastAsiaTheme="minorEastAsia"/>
        </w:rPr>
      </w:pPr>
    </w:p>
    <w:p w14:paraId="1B86B92B" w14:textId="77777777" w:rsidR="00FA44FD" w:rsidRPr="00FB5426" w:rsidRDefault="00FA44FD" w:rsidP="007C1423">
      <w:pPr>
        <w:pStyle w:val="Heading6"/>
      </w:pPr>
      <w:r w:rsidRPr="00C622CB">
        <w:t xml:space="preserve">Combined chiller and tower fan efficiency, </w:t>
      </w:r>
      <w:proofErr w:type="spellStart"/>
      <w:r w:rsidRPr="0038236B">
        <w:rPr>
          <w:i/>
        </w:rPr>
        <w:t>Eff</w:t>
      </w:r>
      <w:r w:rsidRPr="003D35DF">
        <w:rPr>
          <w:i/>
          <w:vertAlign w:val="subscript"/>
        </w:rPr>
        <w:t>Ch+T</w:t>
      </w:r>
      <w:proofErr w:type="spellEnd"/>
      <w:r w:rsidRPr="00B14DFE">
        <w:t>, is calculated based on the combined power draw of all tower fans as read from tower VFD interfaces (</w:t>
      </w:r>
      <w:proofErr w:type="spellStart"/>
      <w:r w:rsidRPr="00B14DFE">
        <w:rPr>
          <w:i/>
        </w:rPr>
        <w:t>kW</w:t>
      </w:r>
      <w:r w:rsidRPr="00E04291">
        <w:rPr>
          <w:i/>
          <w:vertAlign w:val="subscript"/>
        </w:rPr>
        <w:t>Towers</w:t>
      </w:r>
      <w:proofErr w:type="spellEnd"/>
      <w:r w:rsidRPr="00FB5426">
        <w:t>), the combined power draw of all chillers as read from the chiller interfaces or power meters (</w:t>
      </w:r>
      <w:proofErr w:type="spellStart"/>
      <w:r w:rsidRPr="00FB5426">
        <w:rPr>
          <w:i/>
        </w:rPr>
        <w:t>kW</w:t>
      </w:r>
      <w:r w:rsidRPr="00FB5426">
        <w:rPr>
          <w:i/>
          <w:vertAlign w:val="subscript"/>
        </w:rPr>
        <w:t>Ch</w:t>
      </w:r>
      <w:proofErr w:type="spellEnd"/>
      <w:r w:rsidRPr="00FB5426">
        <w:t>), and instantaneous plant output (</w:t>
      </w:r>
      <w:proofErr w:type="spellStart"/>
      <w:r w:rsidRPr="00FB5426">
        <w:rPr>
          <w:i/>
        </w:rPr>
        <w:t>Q</w:t>
      </w:r>
      <w:r w:rsidRPr="00FB5426">
        <w:rPr>
          <w:i/>
          <w:vertAlign w:val="subscript"/>
        </w:rPr>
        <w:t>actual</w:t>
      </w:r>
      <w:proofErr w:type="spellEnd"/>
      <w:r w:rsidRPr="00FB5426">
        <w:t xml:space="preserve">). </w:t>
      </w:r>
      <w:proofErr w:type="spellStart"/>
      <w:r w:rsidRPr="00FB5426">
        <w:rPr>
          <w:i/>
        </w:rPr>
        <w:t>Eff</w:t>
      </w:r>
      <w:r w:rsidRPr="00FB5426">
        <w:rPr>
          <w:i/>
          <w:vertAlign w:val="subscript"/>
        </w:rPr>
        <w:t>Ch+T</w:t>
      </w:r>
      <w:proofErr w:type="spellEnd"/>
      <w:r w:rsidRPr="00FB5426">
        <w:t xml:space="preserve"> used in logic shall be a 5-minute rolling average of instantaneous values sampled at a minimum of every 30 seconds.</w:t>
      </w:r>
    </w:p>
    <w:p w14:paraId="1A7A6BDC" w14:textId="77777777" w:rsidR="00FA44FD" w:rsidRPr="00FA7ACF" w:rsidRDefault="00EF7855" w:rsidP="00FA44FD">
      <m:oMathPara>
        <m:oMath>
          <m:sSub>
            <m:sSubPr>
              <m:ctrlPr>
                <w:rPr>
                  <w:rFonts w:ascii="Cambria Math" w:eastAsiaTheme="majorEastAsia" w:hAnsi="Cambria Math" w:cstheme="majorBidi"/>
                  <w:iCs/>
                  <w:szCs w:val="24"/>
                </w:rPr>
              </m:ctrlPr>
            </m:sSubPr>
            <m:e>
              <m:r>
                <w:rPr>
                  <w:rFonts w:ascii="Cambria Math" w:hAnsi="Cambria Math"/>
                </w:rPr>
                <m:t>Eff</m:t>
              </m:r>
            </m:e>
            <m:sub>
              <m:r>
                <w:rPr>
                  <w:rFonts w:ascii="Cambria Math" w:hAnsi="Cambria Math"/>
                </w:rPr>
                <m:t>Ch</m:t>
              </m:r>
              <m:r>
                <m:rPr>
                  <m:sty m:val="p"/>
                </m:rPr>
                <w:rPr>
                  <w:rFonts w:ascii="Cambria Math" w:hAnsi="Cambria Math"/>
                </w:rPr>
                <m:t>+</m:t>
              </m:r>
              <m:r>
                <w:rPr>
                  <w:rFonts w:ascii="Cambria Math" w:hAnsi="Cambria Math"/>
                </w:rPr>
                <m:t>T</m:t>
              </m:r>
            </m:sub>
          </m:sSub>
          <m:r>
            <w:rPr>
              <w:rFonts w:ascii="Cambria Math" w:eastAsiaTheme="majorEastAsia" w:hAnsi="Cambria Math" w:cstheme="majorBidi"/>
              <w:szCs w:val="24"/>
            </w:rPr>
            <m:t>=</m:t>
          </m:r>
          <m:f>
            <m:fPr>
              <m:ctrlPr>
                <w:rPr>
                  <w:rFonts w:ascii="Cambria Math" w:eastAsiaTheme="majorEastAsia" w:hAnsi="Cambria Math" w:cstheme="majorBidi"/>
                  <w:i/>
                  <w:iCs/>
                  <w:szCs w:val="24"/>
                </w:rPr>
              </m:ctrlPr>
            </m:fPr>
            <m:num>
              <m:sSub>
                <m:sSubPr>
                  <m:ctrlPr>
                    <w:rPr>
                      <w:rFonts w:ascii="Cambria Math" w:eastAsiaTheme="majorEastAsia" w:hAnsi="Cambria Math" w:cstheme="majorBidi"/>
                      <w:i/>
                      <w:iCs/>
                      <w:szCs w:val="24"/>
                    </w:rPr>
                  </m:ctrlPr>
                </m:sSubPr>
                <m:e>
                  <m:r>
                    <w:rPr>
                      <w:rFonts w:ascii="Cambria Math" w:eastAsiaTheme="majorEastAsia" w:hAnsi="Cambria Math" w:cstheme="majorBidi"/>
                      <w:szCs w:val="24"/>
                    </w:rPr>
                    <m:t>kW</m:t>
                  </m:r>
                </m:e>
                <m:sub>
                  <m:r>
                    <w:rPr>
                      <w:rFonts w:ascii="Cambria Math" w:eastAsiaTheme="majorEastAsia" w:hAnsi="Cambria Math" w:cstheme="majorBidi"/>
                      <w:szCs w:val="24"/>
                    </w:rPr>
                    <m:t>Towers</m:t>
                  </m:r>
                </m:sub>
              </m:sSub>
              <m:r>
                <w:rPr>
                  <w:rFonts w:ascii="Cambria Math" w:eastAsiaTheme="majorEastAsia" w:hAnsi="Cambria Math" w:cstheme="majorBidi"/>
                  <w:szCs w:val="24"/>
                </w:rPr>
                <m:t>+</m:t>
              </m:r>
              <m:sSub>
                <m:sSubPr>
                  <m:ctrlPr>
                    <w:rPr>
                      <w:rFonts w:ascii="Cambria Math" w:eastAsiaTheme="majorEastAsia" w:hAnsi="Cambria Math" w:cstheme="majorBidi"/>
                      <w:i/>
                      <w:iCs/>
                      <w:szCs w:val="24"/>
                    </w:rPr>
                  </m:ctrlPr>
                </m:sSubPr>
                <m:e>
                  <m:r>
                    <w:rPr>
                      <w:rFonts w:ascii="Cambria Math" w:eastAsiaTheme="majorEastAsia" w:hAnsi="Cambria Math" w:cstheme="majorBidi"/>
                      <w:szCs w:val="24"/>
                    </w:rPr>
                    <m:t>kW</m:t>
                  </m:r>
                </m:e>
                <m:sub>
                  <m:r>
                    <w:rPr>
                      <w:rFonts w:ascii="Cambria Math" w:eastAsiaTheme="majorEastAsia" w:hAnsi="Cambria Math" w:cstheme="majorBidi"/>
                      <w:szCs w:val="24"/>
                    </w:rPr>
                    <m:t>Ch</m:t>
                  </m:r>
                </m:sub>
              </m:sSub>
            </m:num>
            <m:den>
              <m:sSub>
                <m:sSubPr>
                  <m:ctrlPr>
                    <w:rPr>
                      <w:rFonts w:ascii="Cambria Math" w:hAnsi="Cambria Math"/>
                    </w:rPr>
                  </m:ctrlPr>
                </m:sSubPr>
                <m:e>
                  <m:r>
                    <w:rPr>
                      <w:rFonts w:ascii="Cambria Math" w:hAnsi="Cambria Math"/>
                    </w:rPr>
                    <m:t>Q</m:t>
                  </m:r>
                </m:e>
                <m:sub>
                  <m:r>
                    <w:rPr>
                      <w:rFonts w:ascii="Cambria Math" w:hAnsi="Cambria Math"/>
                    </w:rPr>
                    <m:t>actual</m:t>
                  </m:r>
                </m:sub>
              </m:sSub>
            </m:den>
          </m:f>
        </m:oMath>
      </m:oMathPara>
    </w:p>
    <w:p w14:paraId="6588841A" w14:textId="450BF0AE" w:rsidR="00FA44FD" w:rsidRPr="00FA7ACF" w:rsidRDefault="00FA44FD" w:rsidP="007C1423">
      <w:pPr>
        <w:pStyle w:val="Heading6"/>
      </w:pPr>
      <w:bookmarkStart w:id="8490" w:name="_Hlk63169107"/>
      <w:r w:rsidRPr="00FA7ACF">
        <w:t xml:space="preserve">At the end of every time interval, equal in length to the Chilled Water Plant Reset time step (see </w:t>
      </w:r>
      <w:r w:rsidR="00CE2951">
        <w:t>Section</w:t>
      </w:r>
      <w:r w:rsidRPr="00FA7ACF">
        <w:t xml:space="preserve"> </w:t>
      </w:r>
      <w:r w:rsidRPr="00FA7ACF">
        <w:fldChar w:fldCharType="begin"/>
      </w:r>
      <w:r w:rsidRPr="00FA7ACF">
        <w:instrText xml:space="preserve"> REF _Ref509929477 \w \h  \* MERGEFORMAT </w:instrText>
      </w:r>
      <w:r w:rsidRPr="00FA7ACF">
        <w:fldChar w:fldCharType="separate"/>
      </w:r>
      <w:r w:rsidR="0037258A">
        <w:t>5.20.5.</w:t>
      </w:r>
      <w:proofErr w:type="gramStart"/>
      <w:r w:rsidR="0037258A">
        <w:t>2.a</w:t>
      </w:r>
      <w:proofErr w:type="gramEnd"/>
      <w:r w:rsidRPr="00FA7ACF">
        <w:fldChar w:fldCharType="end"/>
      </w:r>
      <w:r w:rsidRPr="00FA7ACF">
        <w:t>) plus 5 minutes, execute the following reset:</w:t>
      </w:r>
    </w:p>
    <w:p w14:paraId="4140C797" w14:textId="791E0FDD" w:rsidR="00FA44FD" w:rsidRPr="00FA7ACF" w:rsidRDefault="00FA44FD" w:rsidP="007C1423">
      <w:pPr>
        <w:pStyle w:val="Heading7"/>
      </w:pPr>
      <w:r w:rsidRPr="00FA7ACF">
        <w:t xml:space="preserve">After the initial time interval, reset </w:t>
      </w:r>
      <w:proofErr w:type="spellStart"/>
      <w:r w:rsidRPr="00FA7ACF">
        <w:t>CWSTsp</w:t>
      </w:r>
      <w:proofErr w:type="spellEnd"/>
      <w:r w:rsidRPr="00FA7ACF" w:rsidDel="003A699F">
        <w:t xml:space="preserve"> </w:t>
      </w:r>
      <w:r w:rsidRPr="00FA7ACF">
        <w:t xml:space="preserve">down </w:t>
      </w:r>
      <w:ins w:id="8491" w:author="Titus Ellison" w:date="2022-10-21T10:51:00Z">
        <w:r w:rsidR="00194F57" w:rsidRPr="00194F57">
          <w:rPr>
            <w:rStyle w:val="Toggle"/>
            <w:rPrChange w:id="8492" w:author="Titus Ellison" w:date="2022-10-21T10:51:00Z">
              <w:rPr/>
            </w:rPrChange>
          </w:rPr>
          <w:t>[UNITS [0.5°C] [</w:t>
        </w:r>
      </w:ins>
      <w:r w:rsidRPr="00194F57">
        <w:rPr>
          <w:rStyle w:val="Toggle"/>
          <w:rPrChange w:id="8493" w:author="Titus Ellison" w:date="2022-10-21T10:51:00Z">
            <w:rPr/>
          </w:rPrChange>
        </w:rPr>
        <w:t>1</w:t>
      </w:r>
      <w:r w:rsidRPr="00194F57">
        <w:rPr>
          <w:rStyle w:val="Toggle"/>
          <w:rPrChange w:id="8494" w:author="Titus Ellison" w:date="2022-10-21T10:51:00Z">
            <w:rPr>
              <w:rFonts w:cs="Segoe UI"/>
            </w:rPr>
          </w:rPrChange>
        </w:rPr>
        <w:t>°</w:t>
      </w:r>
      <w:r w:rsidRPr="00194F57">
        <w:rPr>
          <w:rStyle w:val="Toggle"/>
          <w:rPrChange w:id="8495" w:author="Titus Ellison" w:date="2022-10-21T10:51:00Z">
            <w:rPr/>
          </w:rPrChange>
        </w:rPr>
        <w:t>F</w:t>
      </w:r>
      <w:ins w:id="8496" w:author="Titus Ellison" w:date="2022-10-21T10:51:00Z">
        <w:r w:rsidR="00194F57" w:rsidRPr="00194F57">
          <w:rPr>
            <w:rStyle w:val="Toggle"/>
            <w:rPrChange w:id="8497" w:author="Titus Ellison" w:date="2022-10-21T10:51:00Z">
              <w:rPr/>
            </w:rPrChange>
          </w:rPr>
          <w:t>]]</w:t>
        </w:r>
      </w:ins>
      <w:r w:rsidRPr="00FA7ACF">
        <w:t>.</w:t>
      </w:r>
    </w:p>
    <w:p w14:paraId="6D35C624" w14:textId="77777777" w:rsidR="00FA44FD" w:rsidRPr="00FA7ACF" w:rsidRDefault="00FA44FD" w:rsidP="00FA44FD">
      <w:pPr>
        <w:pStyle w:val="Infobox"/>
      </w:pPr>
      <w:r w:rsidRPr="00FA7ACF">
        <w:t xml:space="preserve">There is no history when the plant is first enabled, so a direction to reset must be picked arbitrarily. </w:t>
      </w:r>
    </w:p>
    <w:p w14:paraId="42FF4E8F" w14:textId="46C1B561" w:rsidR="00FA44FD" w:rsidRPr="00FA7ACF" w:rsidRDefault="00FA44FD" w:rsidP="007C1423">
      <w:pPr>
        <w:pStyle w:val="Heading7"/>
      </w:pPr>
      <w:r w:rsidRPr="00FA7ACF">
        <w:t xml:space="preserve">For each subsequent time interval, reset </w:t>
      </w:r>
      <w:proofErr w:type="spellStart"/>
      <w:r w:rsidRPr="00FA7ACF">
        <w:t>CWSTsp</w:t>
      </w:r>
      <w:proofErr w:type="spellEnd"/>
      <w:r w:rsidRPr="00FA7ACF" w:rsidDel="003A699F">
        <w:t xml:space="preserve"> </w:t>
      </w:r>
      <w:r w:rsidRPr="00FA7ACF">
        <w:t xml:space="preserve">down by </w:t>
      </w:r>
      <w:ins w:id="8498" w:author="Titus Ellison" w:date="2022-10-21T10:52:00Z">
        <w:r w:rsidR="00531A02" w:rsidRPr="00CF5664">
          <w:rPr>
            <w:rStyle w:val="Toggle"/>
            <w:rPrChange w:id="8499" w:author="Titus Ellison" w:date="2022-10-21T10:53:00Z">
              <w:rPr/>
            </w:rPrChange>
          </w:rPr>
          <w:t>[UNITS [0.5</w:t>
        </w:r>
        <w:r w:rsidR="00CF5664" w:rsidRPr="00CF5664">
          <w:rPr>
            <w:rStyle w:val="Toggle"/>
            <w:rPrChange w:id="8500" w:author="Titus Ellison" w:date="2022-10-21T10:53:00Z">
              <w:rPr/>
            </w:rPrChange>
          </w:rPr>
          <w:t>°C] [</w:t>
        </w:r>
      </w:ins>
      <w:r w:rsidRPr="00CF5664">
        <w:rPr>
          <w:rStyle w:val="Toggle"/>
          <w:rPrChange w:id="8501" w:author="Titus Ellison" w:date="2022-10-21T10:53:00Z">
            <w:rPr/>
          </w:rPrChange>
        </w:rPr>
        <w:t>1°F</w:t>
      </w:r>
      <w:ins w:id="8502" w:author="Titus Ellison" w:date="2022-10-21T10:53:00Z">
        <w:r w:rsidR="00CF5664" w:rsidRPr="00CF5664">
          <w:rPr>
            <w:rStyle w:val="Toggle"/>
            <w:rPrChange w:id="8503" w:author="Titus Ellison" w:date="2022-10-21T10:53:00Z">
              <w:rPr/>
            </w:rPrChange>
          </w:rPr>
          <w:t>]]</w:t>
        </w:r>
      </w:ins>
      <w:r w:rsidRPr="00FA7ACF">
        <w:t xml:space="preserve"> if CWST is no more than </w:t>
      </w:r>
      <w:ins w:id="8504" w:author="Titus Ellison" w:date="2022-10-21T10:53:00Z">
        <w:r w:rsidR="00CF5664" w:rsidRPr="00CE7644">
          <w:rPr>
            <w:rStyle w:val="Toggle"/>
            <w:rPrChange w:id="8505" w:author="Titus Ellison" w:date="2022-10-21T10:53:00Z">
              <w:rPr/>
            </w:rPrChange>
          </w:rPr>
          <w:t>[UNITS [0.3</w:t>
        </w:r>
        <w:r w:rsidR="00CE7644" w:rsidRPr="00CE7644">
          <w:rPr>
            <w:rStyle w:val="Toggle"/>
            <w:rPrChange w:id="8506" w:author="Titus Ellison" w:date="2022-10-21T10:53:00Z">
              <w:rPr/>
            </w:rPrChange>
          </w:rPr>
          <w:t>°C] [</w:t>
        </w:r>
      </w:ins>
      <w:r w:rsidRPr="00CE7644">
        <w:rPr>
          <w:rStyle w:val="Toggle"/>
          <w:rPrChange w:id="8507" w:author="Titus Ellison" w:date="2022-10-21T10:53:00Z">
            <w:rPr/>
          </w:rPrChange>
        </w:rPr>
        <w:t>0.5°F</w:t>
      </w:r>
      <w:ins w:id="8508" w:author="Titus Ellison" w:date="2022-10-21T10:53:00Z">
        <w:r w:rsidR="00CE7644" w:rsidRPr="00CE7644">
          <w:rPr>
            <w:rStyle w:val="Toggle"/>
            <w:rPrChange w:id="8509" w:author="Titus Ellison" w:date="2022-10-21T10:53:00Z">
              <w:rPr/>
            </w:rPrChange>
          </w:rPr>
          <w:t>]]</w:t>
        </w:r>
      </w:ins>
      <w:r w:rsidRPr="00FA7ACF">
        <w:t xml:space="preserve"> above present setpoint, tower fan speed command is less than 95%, </w:t>
      </w:r>
      <w:bookmarkStart w:id="8510" w:name="_Hlk63169281"/>
      <w:r w:rsidRPr="00FA7ACF">
        <w:t xml:space="preserve">CHWST setpoint </w:t>
      </w:r>
      <w:bookmarkEnd w:id="8510"/>
      <w:r w:rsidRPr="00FA7ACF">
        <w:t>has not increased relative to the setpoint at the end of the previous interval, and either:</w:t>
      </w:r>
    </w:p>
    <w:p w14:paraId="5775AAF9" w14:textId="77777777" w:rsidR="00FA44FD" w:rsidRPr="00643A3A" w:rsidRDefault="00FA44FD" w:rsidP="007C1423">
      <w:pPr>
        <w:pStyle w:val="Heading8"/>
      </w:pPr>
      <w:proofErr w:type="spellStart"/>
      <w:r w:rsidRPr="00643A3A">
        <w:t>CWSTsp</w:t>
      </w:r>
      <w:proofErr w:type="spellEnd"/>
      <w:r w:rsidRPr="00643A3A" w:rsidDel="003A699F">
        <w:t xml:space="preserve"> </w:t>
      </w:r>
      <w:r w:rsidRPr="00643A3A">
        <w:t xml:space="preserve">had reset down in the previous time interval and </w:t>
      </w:r>
      <w:proofErr w:type="spellStart"/>
      <w:r w:rsidRPr="00643A3A">
        <w:t>EffCh+T</w:t>
      </w:r>
      <w:proofErr w:type="spellEnd"/>
      <w:r w:rsidRPr="00643A3A">
        <w:t xml:space="preserve"> is now less than at the previous setpoint change.</w:t>
      </w:r>
    </w:p>
    <w:p w14:paraId="582D094B" w14:textId="77777777" w:rsidR="00FA44FD" w:rsidRPr="00643A3A" w:rsidRDefault="00FA44FD" w:rsidP="007C1423">
      <w:pPr>
        <w:pStyle w:val="Heading8"/>
      </w:pPr>
      <w:proofErr w:type="spellStart"/>
      <w:r w:rsidRPr="00643A3A">
        <w:lastRenderedPageBreak/>
        <w:t>CWSTsp</w:t>
      </w:r>
      <w:proofErr w:type="spellEnd"/>
      <w:r w:rsidRPr="00643A3A" w:rsidDel="003A699F">
        <w:t xml:space="preserve"> </w:t>
      </w:r>
      <w:r w:rsidRPr="00643A3A">
        <w:t xml:space="preserve">had reset up in the previous time interval and </w:t>
      </w:r>
      <w:proofErr w:type="spellStart"/>
      <w:r w:rsidRPr="00643A3A">
        <w:t>EffCh+T</w:t>
      </w:r>
      <w:proofErr w:type="spellEnd"/>
      <w:r w:rsidRPr="00643A3A">
        <w:t xml:space="preserve"> is now greater than at the previous setpoint change.</w:t>
      </w:r>
    </w:p>
    <w:p w14:paraId="52CA5F3B" w14:textId="1946BD19" w:rsidR="00FA44FD" w:rsidRPr="00FA7ACF" w:rsidRDefault="00FA44FD" w:rsidP="007C1423">
      <w:pPr>
        <w:pStyle w:val="Heading7"/>
      </w:pPr>
      <w:r w:rsidRPr="00FA7ACF">
        <w:t xml:space="preserve">Else, if CWST is no more than </w:t>
      </w:r>
      <w:ins w:id="8511" w:author="Titus Ellison" w:date="2022-10-21T10:53:00Z">
        <w:r w:rsidR="00CE7644" w:rsidRPr="00CE7644">
          <w:rPr>
            <w:rStyle w:val="Toggle"/>
            <w:rPrChange w:id="8512" w:author="Titus Ellison" w:date="2022-10-21T10:53:00Z">
              <w:rPr/>
            </w:rPrChange>
          </w:rPr>
          <w:t>[UNITS [0.3°C] [</w:t>
        </w:r>
      </w:ins>
      <w:r w:rsidRPr="00CE7644">
        <w:rPr>
          <w:rStyle w:val="Toggle"/>
          <w:rPrChange w:id="8513" w:author="Titus Ellison" w:date="2022-10-21T10:53:00Z">
            <w:rPr/>
          </w:rPrChange>
        </w:rPr>
        <w:t>0.5°F</w:t>
      </w:r>
      <w:ins w:id="8514" w:author="Titus Ellison" w:date="2022-10-21T10:53:00Z">
        <w:r w:rsidR="00CE7644" w:rsidRPr="00CE7644">
          <w:rPr>
            <w:rStyle w:val="Toggle"/>
            <w:rPrChange w:id="8515" w:author="Titus Ellison" w:date="2022-10-21T10:53:00Z">
              <w:rPr/>
            </w:rPrChange>
          </w:rPr>
          <w:t>]]</w:t>
        </w:r>
      </w:ins>
      <w:r w:rsidRPr="00FA7ACF">
        <w:t xml:space="preserve"> below present setpoint, reset </w:t>
      </w:r>
      <w:proofErr w:type="spellStart"/>
      <w:r w:rsidRPr="00FA7ACF">
        <w:t>CWSTsp</w:t>
      </w:r>
      <w:proofErr w:type="spellEnd"/>
      <w:r w:rsidRPr="00FA7ACF" w:rsidDel="003A699F">
        <w:t xml:space="preserve"> </w:t>
      </w:r>
      <w:r w:rsidRPr="00FA7ACF">
        <w:t xml:space="preserve">up by </w:t>
      </w:r>
      <w:ins w:id="8516" w:author="Titus Ellison" w:date="2022-10-21T10:53:00Z">
        <w:r w:rsidR="00CE7644" w:rsidRPr="00F673AE">
          <w:rPr>
            <w:rStyle w:val="Toggle"/>
            <w:rPrChange w:id="8517" w:author="Titus Ellison" w:date="2022-10-21T10:54:00Z">
              <w:rPr/>
            </w:rPrChange>
          </w:rPr>
          <w:t>[UNITS [</w:t>
        </w:r>
        <w:r w:rsidR="00F673AE" w:rsidRPr="00F673AE">
          <w:rPr>
            <w:rStyle w:val="Toggle"/>
            <w:rPrChange w:id="8518" w:author="Titus Ellison" w:date="2022-10-21T10:54:00Z">
              <w:rPr/>
            </w:rPrChange>
          </w:rPr>
          <w:t>0.5</w:t>
        </w:r>
      </w:ins>
      <w:ins w:id="8519" w:author="Titus Ellison" w:date="2022-10-21T10:54:00Z">
        <w:r w:rsidR="00F673AE" w:rsidRPr="00F673AE">
          <w:rPr>
            <w:rStyle w:val="Toggle"/>
            <w:rPrChange w:id="8520" w:author="Titus Ellison" w:date="2022-10-21T10:54:00Z">
              <w:rPr/>
            </w:rPrChange>
          </w:rPr>
          <w:t>°C] [</w:t>
        </w:r>
      </w:ins>
      <w:r w:rsidRPr="00F673AE">
        <w:rPr>
          <w:rStyle w:val="Toggle"/>
          <w:rPrChange w:id="8521" w:author="Titus Ellison" w:date="2022-10-21T10:54:00Z">
            <w:rPr/>
          </w:rPrChange>
        </w:rPr>
        <w:t>1°F</w:t>
      </w:r>
      <w:ins w:id="8522" w:author="Titus Ellison" w:date="2022-10-21T10:54:00Z">
        <w:r w:rsidR="00F673AE" w:rsidRPr="00F673AE">
          <w:rPr>
            <w:rStyle w:val="Toggle"/>
            <w:rPrChange w:id="8523" w:author="Titus Ellison" w:date="2022-10-21T10:54:00Z">
              <w:rPr/>
            </w:rPrChange>
          </w:rPr>
          <w:t>]]</w:t>
        </w:r>
      </w:ins>
      <w:r w:rsidRPr="00FA7ACF">
        <w:t>.</w:t>
      </w:r>
    </w:p>
    <w:p w14:paraId="38B4443C" w14:textId="77777777" w:rsidR="00FA44FD" w:rsidRPr="00FA7ACF" w:rsidRDefault="00FA44FD" w:rsidP="007C1423">
      <w:pPr>
        <w:pStyle w:val="Heading7"/>
      </w:pPr>
      <w:r w:rsidRPr="00FA7ACF">
        <w:t xml:space="preserve">Else, do not change </w:t>
      </w:r>
      <w:proofErr w:type="spellStart"/>
      <w:r w:rsidRPr="00FA7ACF">
        <w:t>CWSTsp</w:t>
      </w:r>
      <w:proofErr w:type="spellEnd"/>
      <w:r w:rsidRPr="00FA7ACF">
        <w:t>.</w:t>
      </w:r>
    </w:p>
    <w:bookmarkEnd w:id="8490"/>
    <w:p w14:paraId="76AA778D" w14:textId="77777777" w:rsidR="00FA44FD" w:rsidRPr="00FA7ACF" w:rsidRDefault="00FA44FD" w:rsidP="00FA44FD">
      <w:pPr>
        <w:pStyle w:val="Infobox"/>
        <w:ind w:left="1800"/>
      </w:pPr>
      <w:r w:rsidRPr="00FA7ACF">
        <w:t xml:space="preserve">This logic attempts to optimize total chiller and tower efficiency. Since CW pump speed is fixed except when modulated for head pressure control (as applicable), CW pump power is not included in the optimization logic. </w:t>
      </w:r>
    </w:p>
    <w:p w14:paraId="56B9AC4E" w14:textId="1CF3666F" w:rsidR="00FA44FD" w:rsidRPr="00FA7ACF" w:rsidRDefault="00FA44FD" w:rsidP="00FA44FD">
      <w:pPr>
        <w:pStyle w:val="Infobox"/>
        <w:ind w:left="1800"/>
      </w:pPr>
      <w:r w:rsidRPr="00FA7ACF">
        <w:t xml:space="preserve">Two varying parameters can cofound this stepwise efficiency optimization routine: (1) varying plant load and (2) chilled water supply temperature setpoint reset. Both factors independently impact chiller efficiency and tower efficiency, making attribution of increases and decreases in efficiency to CWST setpoint reset alone impossible. As such, this approach is not recommended for plants with dynamic load profiles. Additionally, note that CWST setpoint is not allowed to reset down concurrently with CHWST setpoint resetting up since the latter typically outweighs the impact of the former making it impossible to tell whether the CWST reset did any good. A similar restriction is not placed on the CWST reset when CHWST setpoint is resetting down since chiller efficiency should continuously get worse in such a scenario, meaning the CWST setpoint will be self-correcting by repeatedly alternating setpoints within a </w:t>
      </w:r>
      <w:ins w:id="8524" w:author="Titus Ellison" w:date="2022-10-21T10:54:00Z">
        <w:r w:rsidR="00C47993" w:rsidRPr="00C47993">
          <w:rPr>
            <w:rStyle w:val="Toggle"/>
            <w:rPrChange w:id="8525" w:author="Titus Ellison" w:date="2022-10-21T10:54:00Z">
              <w:rPr/>
            </w:rPrChange>
          </w:rPr>
          <w:t>[UNITS [0.5°C] [</w:t>
        </w:r>
      </w:ins>
      <w:r w:rsidRPr="00C47993">
        <w:rPr>
          <w:rStyle w:val="Toggle"/>
          <w:rPrChange w:id="8526" w:author="Titus Ellison" w:date="2022-10-21T10:54:00Z">
            <w:rPr/>
          </w:rPrChange>
        </w:rPr>
        <w:t>1°F</w:t>
      </w:r>
      <w:ins w:id="8527" w:author="Titus Ellison" w:date="2022-10-21T10:54:00Z">
        <w:r w:rsidR="00C47993" w:rsidRPr="00C47993">
          <w:rPr>
            <w:rStyle w:val="Toggle"/>
            <w:rPrChange w:id="8528" w:author="Titus Ellison" w:date="2022-10-21T10:54:00Z">
              <w:rPr/>
            </w:rPrChange>
          </w:rPr>
          <w:t>]]</w:t>
        </w:r>
      </w:ins>
      <w:r w:rsidRPr="00FA7ACF">
        <w:t xml:space="preserve"> range as efficiency continues to worsen until CHWST setpoint stabilizes.</w:t>
      </w:r>
    </w:p>
    <w:p w14:paraId="2C14172F" w14:textId="77777777" w:rsidR="00FA44FD" w:rsidRPr="00FA7ACF" w:rsidRDefault="00FA44FD" w:rsidP="007C1423">
      <w:pPr>
        <w:pStyle w:val="Heading6"/>
      </w:pPr>
      <w:r w:rsidRPr="00FA7ACF">
        <w:t xml:space="preserve">Maximum CWST-setpoint shall be limited to </w:t>
      </w:r>
      <w:proofErr w:type="spellStart"/>
      <w:r w:rsidRPr="00FA7ACF">
        <w:t>CWSTdes</w:t>
      </w:r>
      <w:proofErr w:type="spellEnd"/>
      <w:r w:rsidRPr="00FA7ACF">
        <w:t xml:space="preserve"> from contract documents.</w:t>
      </w:r>
    </w:p>
    <w:p w14:paraId="19CA40AA" w14:textId="66587B8B" w:rsidR="00FA44FD" w:rsidRPr="00FA7ACF" w:rsidRDefault="00FA44FD" w:rsidP="007C1423">
      <w:pPr>
        <w:pStyle w:val="Heading6"/>
      </w:pPr>
      <w:r w:rsidRPr="00FA7ACF">
        <w:t xml:space="preserve">Minimum CWST-setpoint shall reset dynamically and equal the active chilled water supply temperature setpoint plus </w:t>
      </w:r>
      <w:proofErr w:type="spellStart"/>
      <w:r w:rsidRPr="00FA7ACF">
        <w:rPr>
          <w:i/>
        </w:rPr>
        <w:t>LIFTminX</w:t>
      </w:r>
      <w:proofErr w:type="spellEnd"/>
      <w:r w:rsidRPr="00FA7ACF">
        <w:rPr>
          <w:i/>
          <w:vertAlign w:val="subscript"/>
        </w:rPr>
        <w:t xml:space="preserve"> </w:t>
      </w:r>
      <w:r w:rsidRPr="00FA7ACF">
        <w:t xml:space="preserve">– </w:t>
      </w:r>
      <w:ins w:id="8529" w:author="Titus Ellison" w:date="2022-10-21T10:55:00Z">
        <w:r w:rsidR="00082E01" w:rsidRPr="00082E01">
          <w:rPr>
            <w:rStyle w:val="Toggle"/>
            <w:rPrChange w:id="8530" w:author="Titus Ellison" w:date="2022-10-21T10:55:00Z">
              <w:rPr/>
            </w:rPrChange>
          </w:rPr>
          <w:t>[UNITS [1°C] [</w:t>
        </w:r>
      </w:ins>
      <w:r w:rsidRPr="00082E01">
        <w:rPr>
          <w:rStyle w:val="Toggle"/>
          <w:rPrChange w:id="8531" w:author="Titus Ellison" w:date="2022-10-21T10:55:00Z">
            <w:rPr/>
          </w:rPrChange>
        </w:rPr>
        <w:t>2°F</w:t>
      </w:r>
      <w:ins w:id="8532" w:author="Titus Ellison" w:date="2022-10-21T10:55:00Z">
        <w:r w:rsidR="00082E01" w:rsidRPr="00082E01">
          <w:rPr>
            <w:rStyle w:val="Toggle"/>
            <w:rPrChange w:id="8533" w:author="Titus Ellison" w:date="2022-10-21T10:55:00Z">
              <w:rPr/>
            </w:rPrChange>
          </w:rPr>
          <w:t>]]</w:t>
        </w:r>
      </w:ins>
      <w:r w:rsidRPr="00FA7ACF">
        <w:t xml:space="preserve">. Where chillers have different </w:t>
      </w:r>
      <w:proofErr w:type="spellStart"/>
      <w:r w:rsidRPr="00FA7ACF">
        <w:rPr>
          <w:i/>
        </w:rPr>
        <w:t>LIFTminX</w:t>
      </w:r>
      <w:proofErr w:type="spellEnd"/>
      <w:r w:rsidRPr="00FA7ACF">
        <w:t xml:space="preserve"> values, </w:t>
      </w:r>
      <w:proofErr w:type="spellStart"/>
      <w:r w:rsidRPr="00FA7ACF">
        <w:rPr>
          <w:i/>
        </w:rPr>
        <w:t>LIFTminX</w:t>
      </w:r>
      <w:proofErr w:type="spellEnd"/>
      <w:r w:rsidRPr="00FA7ACF">
        <w:rPr>
          <w:i/>
        </w:rPr>
        <w:t xml:space="preserve"> </w:t>
      </w:r>
      <w:r w:rsidRPr="00FA7ACF">
        <w:t>in the above equation shall reset dynamically to equal the highest</w:t>
      </w:r>
      <w:r w:rsidRPr="00FA7ACF">
        <w:rPr>
          <w:i/>
        </w:rPr>
        <w:t xml:space="preserve"> </w:t>
      </w:r>
      <w:proofErr w:type="spellStart"/>
      <w:r w:rsidRPr="00FA7ACF">
        <w:rPr>
          <w:i/>
        </w:rPr>
        <w:t>LIFTminX</w:t>
      </w:r>
      <w:proofErr w:type="spellEnd"/>
      <w:r w:rsidRPr="00FA7ACF">
        <w:t xml:space="preserve"> of enabled chillers.</w:t>
      </w:r>
    </w:p>
    <w:p w14:paraId="7F1F8462" w14:textId="60476CA6" w:rsidR="00FA44FD" w:rsidRPr="00FA7ACF" w:rsidRDefault="00FA44FD" w:rsidP="00FA44FD">
      <w:pPr>
        <w:pStyle w:val="Infobox"/>
      </w:pPr>
      <w:r w:rsidRPr="00FA7ACF">
        <w:t>Set the temperature offset (</w:t>
      </w:r>
      <w:ins w:id="8534" w:author="Titus Ellison" w:date="2022-10-21T10:55:00Z">
        <w:r w:rsidR="00082E01" w:rsidRPr="00082E01">
          <w:rPr>
            <w:rStyle w:val="Toggle"/>
            <w:rPrChange w:id="8535" w:author="Titus Ellison" w:date="2022-10-21T10:55:00Z">
              <w:rPr/>
            </w:rPrChange>
          </w:rPr>
          <w:t>[UNITS [1°C] [</w:t>
        </w:r>
      </w:ins>
      <w:r w:rsidRPr="00082E01">
        <w:rPr>
          <w:rStyle w:val="Toggle"/>
          <w:rPrChange w:id="8536" w:author="Titus Ellison" w:date="2022-10-21T10:55:00Z">
            <w:rPr/>
          </w:rPrChange>
        </w:rPr>
        <w:t>2°F</w:t>
      </w:r>
      <w:ins w:id="8537" w:author="Titus Ellison" w:date="2022-10-21T10:55:00Z">
        <w:r w:rsidR="00082E01" w:rsidRPr="00082E01">
          <w:rPr>
            <w:rStyle w:val="Toggle"/>
            <w:rPrChange w:id="8538" w:author="Titus Ellison" w:date="2022-10-21T10:55:00Z">
              <w:rPr/>
            </w:rPrChange>
          </w:rPr>
          <w:t>]]</w:t>
        </w:r>
      </w:ins>
      <w:r w:rsidRPr="00FA7ACF">
        <w:t>) in the above sentence equal to the minimum temperature rise across a single chiller’s condenser when operating at minimum load and design condenser water flow.</w:t>
      </w:r>
    </w:p>
    <w:p w14:paraId="7726A081" w14:textId="77777777" w:rsidR="00FA44FD" w:rsidRPr="00FA7ACF" w:rsidRDefault="00FA44FD" w:rsidP="007C1423">
      <w:pPr>
        <w:pStyle w:val="Heading6"/>
      </w:pPr>
      <w:r w:rsidRPr="00FA7ACF">
        <w:t xml:space="preserve">When any condenser water pump is proven on, CWST shall be maintained at setpoint by a direct acting PID loop. The loop output shall be mapped to the variable </w:t>
      </w:r>
      <w:proofErr w:type="spellStart"/>
      <w:r w:rsidRPr="00FA7ACF">
        <w:t>CWSTTowerSpd</w:t>
      </w:r>
      <w:proofErr w:type="spellEnd"/>
      <w:r w:rsidRPr="00FA7ACF">
        <w:t xml:space="preserve">. Reset </w:t>
      </w:r>
      <w:proofErr w:type="spellStart"/>
      <w:r w:rsidRPr="00FA7ACF">
        <w:t>CWSTTowerSpd</w:t>
      </w:r>
      <w:proofErr w:type="spellEnd"/>
      <w:r w:rsidRPr="00FA7ACF">
        <w:t xml:space="preserve"> from minimum tower speed at 0% loop output to 100% speed at 100% loop output.</w:t>
      </w:r>
    </w:p>
    <w:p w14:paraId="1FE86D46" w14:textId="77777777" w:rsidR="00FA44FD" w:rsidRPr="00FA7ACF" w:rsidRDefault="00FA44FD" w:rsidP="007C1423">
      <w:pPr>
        <w:pStyle w:val="Heading6"/>
      </w:pPr>
      <w:r w:rsidRPr="00FA7ACF">
        <w:t xml:space="preserve">Tower speed command signal shall be the lower value of </w:t>
      </w:r>
      <w:proofErr w:type="spellStart"/>
      <w:r w:rsidRPr="00FA7ACF">
        <w:t>CWSTTowerSpd</w:t>
      </w:r>
      <w:proofErr w:type="spellEnd"/>
      <w:r w:rsidRPr="00FA7ACF">
        <w:t xml:space="preserve"> and </w:t>
      </w:r>
      <w:proofErr w:type="spellStart"/>
      <w:r w:rsidRPr="00FA7ACF">
        <w:t>HpTowerMaxSpd</w:t>
      </w:r>
      <w:proofErr w:type="spellEnd"/>
      <w:r w:rsidRPr="00FA7ACF">
        <w:t xml:space="preserve"> from each chiller head pressure control loop. All operating fans shall receive the same speed signal.</w:t>
      </w:r>
    </w:p>
    <w:p w14:paraId="32B4EC60" w14:textId="77777777" w:rsidR="00FA44FD" w:rsidRPr="00FA7ACF" w:rsidRDefault="00FA44FD" w:rsidP="007C1423">
      <w:pPr>
        <w:pStyle w:val="Heading6"/>
      </w:pPr>
      <w:r w:rsidRPr="00FA7ACF">
        <w:t>Disable the tower fans if either</w:t>
      </w:r>
    </w:p>
    <w:p w14:paraId="61DCDF76" w14:textId="77777777" w:rsidR="00FA44FD" w:rsidRPr="00C622CB" w:rsidRDefault="00FA44FD" w:rsidP="007C1423">
      <w:pPr>
        <w:pStyle w:val="Heading7"/>
      </w:pPr>
      <w:r w:rsidRPr="00FA7ACF">
        <w:t xml:space="preserve">Any enabled chiller’s </w:t>
      </w:r>
      <w:proofErr w:type="spellStart"/>
      <w:r w:rsidRPr="00FA7ACF">
        <w:t>HpTowerMaxSpd</w:t>
      </w:r>
      <w:proofErr w:type="spellEnd"/>
      <w:r w:rsidRPr="00FA7ACF">
        <w:t xml:space="preserve"> has equaled tower minimum speed for 5 minutes, or</w:t>
      </w:r>
    </w:p>
    <w:p w14:paraId="7175A1BC" w14:textId="2375EB47" w:rsidR="00FA44FD" w:rsidRPr="00FA7ACF" w:rsidRDefault="00FA44FD" w:rsidP="007C1423">
      <w:pPr>
        <w:pStyle w:val="Heading7"/>
      </w:pPr>
      <w:r w:rsidRPr="00FA7ACF">
        <w:t xml:space="preserve">Tower fans have been at minimum speed for 5 minutes and the CWST drops below setpoint minus </w:t>
      </w:r>
      <w:ins w:id="8539" w:author="Titus Ellison" w:date="2022-10-21T10:55:00Z">
        <w:r w:rsidR="00082E01" w:rsidRPr="00082E01">
          <w:rPr>
            <w:rStyle w:val="Toggle"/>
            <w:rPrChange w:id="8540" w:author="Titus Ellison" w:date="2022-10-21T10:56:00Z">
              <w:rPr/>
            </w:rPrChange>
          </w:rPr>
          <w:t>[UNITS [0.5°C] [</w:t>
        </w:r>
      </w:ins>
      <w:r w:rsidRPr="00082E01">
        <w:rPr>
          <w:rStyle w:val="Toggle"/>
          <w:rPrChange w:id="8541" w:author="Titus Ellison" w:date="2022-10-21T10:56:00Z">
            <w:rPr/>
          </w:rPrChange>
        </w:rPr>
        <w:t>1°F</w:t>
      </w:r>
      <w:ins w:id="8542" w:author="Titus Ellison" w:date="2022-10-21T10:56:00Z">
        <w:r w:rsidR="00082E01" w:rsidRPr="00082E01">
          <w:rPr>
            <w:rStyle w:val="Toggle"/>
            <w:rPrChange w:id="8543" w:author="Titus Ellison" w:date="2022-10-21T10:56:00Z">
              <w:rPr/>
            </w:rPrChange>
          </w:rPr>
          <w:t>]]</w:t>
        </w:r>
      </w:ins>
      <w:r w:rsidRPr="00FA7ACF">
        <w:t>.</w:t>
      </w:r>
    </w:p>
    <w:p w14:paraId="48CA8A67" w14:textId="77777777" w:rsidR="00FA44FD" w:rsidRPr="00FA7ACF" w:rsidRDefault="00FA44FD" w:rsidP="007C1423">
      <w:pPr>
        <w:pStyle w:val="Heading6"/>
      </w:pPr>
      <w:r w:rsidRPr="00FA7ACF">
        <w:t>Enable the tower fans if</w:t>
      </w:r>
    </w:p>
    <w:p w14:paraId="1D2C7AD8" w14:textId="77777777" w:rsidR="00FA44FD" w:rsidRPr="00C622CB" w:rsidRDefault="00FA44FD" w:rsidP="007C1423">
      <w:pPr>
        <w:pStyle w:val="Heading7"/>
      </w:pPr>
      <w:r w:rsidRPr="00FA7ACF">
        <w:t>They have been off for at least 1 minute, and</w:t>
      </w:r>
    </w:p>
    <w:p w14:paraId="4E7179C0" w14:textId="60E48AD6" w:rsidR="00FA44FD" w:rsidRPr="00FA7ACF" w:rsidRDefault="00FA44FD" w:rsidP="007C1423">
      <w:pPr>
        <w:pStyle w:val="Heading7"/>
      </w:pPr>
      <w:r w:rsidRPr="00FA7ACF">
        <w:t xml:space="preserve">CWST rises above setpoint by </w:t>
      </w:r>
      <w:ins w:id="8544" w:author="Titus Ellison" w:date="2022-10-21T10:56:00Z">
        <w:r w:rsidR="00082E01" w:rsidRPr="00673696">
          <w:rPr>
            <w:rStyle w:val="Toggle"/>
            <w:rPrChange w:id="8545" w:author="Titus Ellison" w:date="2022-10-21T10:56:00Z">
              <w:rPr/>
            </w:rPrChange>
          </w:rPr>
          <w:t xml:space="preserve">[UNITS </w:t>
        </w:r>
        <w:r w:rsidR="00673696" w:rsidRPr="00673696">
          <w:rPr>
            <w:rStyle w:val="Toggle"/>
            <w:rPrChange w:id="8546" w:author="Titus Ellison" w:date="2022-10-21T10:56:00Z">
              <w:rPr/>
            </w:rPrChange>
          </w:rPr>
          <w:t>[0.5°C] [</w:t>
        </w:r>
      </w:ins>
      <w:r w:rsidRPr="00673696">
        <w:rPr>
          <w:rStyle w:val="Toggle"/>
          <w:rPrChange w:id="8547" w:author="Titus Ellison" w:date="2022-10-21T10:56:00Z">
            <w:rPr/>
          </w:rPrChange>
        </w:rPr>
        <w:t>1°F</w:t>
      </w:r>
      <w:ins w:id="8548" w:author="Titus Ellison" w:date="2022-10-21T10:56:00Z">
        <w:r w:rsidR="00673696" w:rsidRPr="00673696">
          <w:rPr>
            <w:rStyle w:val="Toggle"/>
            <w:rPrChange w:id="8549" w:author="Titus Ellison" w:date="2022-10-21T10:56:00Z">
              <w:rPr/>
            </w:rPrChange>
          </w:rPr>
          <w:t>]]</w:t>
        </w:r>
      </w:ins>
      <w:r w:rsidRPr="00FA7ACF">
        <w:t>, and</w:t>
      </w:r>
    </w:p>
    <w:p w14:paraId="725886F3" w14:textId="77777777" w:rsidR="00FA44FD" w:rsidRPr="00FA7ACF" w:rsidRDefault="00FA44FD" w:rsidP="007C1423">
      <w:pPr>
        <w:pStyle w:val="Heading7"/>
      </w:pPr>
      <w:r w:rsidRPr="00FA7ACF">
        <w:t xml:space="preserve">All enabled chillers’ </w:t>
      </w:r>
      <w:proofErr w:type="spellStart"/>
      <w:r w:rsidRPr="00FA7ACF">
        <w:t>HpTowerMaxSpd</w:t>
      </w:r>
      <w:proofErr w:type="spellEnd"/>
      <w:r w:rsidRPr="00FA7ACF">
        <w:t xml:space="preserve"> are greater than tower minimum speed.</w:t>
      </w:r>
    </w:p>
    <w:p w14:paraId="493E0E10" w14:textId="77777777" w:rsidR="00FA44FD" w:rsidRPr="00FA7ACF" w:rsidRDefault="00FA44FD" w:rsidP="007C1423">
      <w:pPr>
        <w:pStyle w:val="Heading6"/>
      </w:pPr>
      <w:r w:rsidRPr="00FA7ACF">
        <w:t>When all condenser water pumps are commanded off, disable the PID loop and stop all tower fans.</w:t>
      </w:r>
    </w:p>
    <w:p w14:paraId="6CAE6A54" w14:textId="77777777" w:rsidR="00FA44FD" w:rsidRPr="00FA7ACF" w:rsidRDefault="00FA44FD" w:rsidP="00FA44FD">
      <w:pPr>
        <w:pStyle w:val="Instrbox"/>
      </w:pPr>
      <w:r w:rsidRPr="00FA7ACF">
        <w:lastRenderedPageBreak/>
        <w:t>Retain the following section for plants with a waterside economizer. Delete otherwise.</w:t>
      </w:r>
    </w:p>
    <w:p w14:paraId="7A3215A5" w14:textId="77777777" w:rsidR="00FA44FD" w:rsidRPr="00FA7ACF" w:rsidRDefault="00FA44FD" w:rsidP="007C1423">
      <w:pPr>
        <w:pStyle w:val="Heading5"/>
      </w:pPr>
      <w:r w:rsidRPr="00FA7ACF">
        <w:t>WSE Mode</w:t>
      </w:r>
    </w:p>
    <w:p w14:paraId="6E7541F7" w14:textId="77777777" w:rsidR="00FA44FD" w:rsidRPr="00FA7ACF" w:rsidRDefault="00FA44FD" w:rsidP="007C1423">
      <w:pPr>
        <w:pStyle w:val="Heading6"/>
      </w:pPr>
      <w:r w:rsidRPr="00FA7ACF">
        <w:t xml:space="preserve">When the WSE is enabled and chiller(s) are running (i.e., integrated operation): </w:t>
      </w:r>
    </w:p>
    <w:p w14:paraId="237097A5" w14:textId="77777777" w:rsidR="00FA44FD" w:rsidRPr="00C622CB" w:rsidRDefault="00FA44FD" w:rsidP="007C1423">
      <w:pPr>
        <w:pStyle w:val="Heading7"/>
      </w:pPr>
      <w:r w:rsidRPr="00FA7ACF">
        <w:t xml:space="preserve">Fan speed shall be equal to </w:t>
      </w:r>
      <w:proofErr w:type="spellStart"/>
      <w:r w:rsidRPr="00FA7ACF">
        <w:t>WseTower-MaxSpeed</w:t>
      </w:r>
      <w:proofErr w:type="spellEnd"/>
      <w:r w:rsidRPr="00FA7ACF">
        <w:t>.</w:t>
      </w:r>
    </w:p>
    <w:p w14:paraId="3176529C" w14:textId="77777777" w:rsidR="00FA44FD" w:rsidRPr="00FA7ACF" w:rsidRDefault="00FA44FD" w:rsidP="007C1423">
      <w:pPr>
        <w:pStyle w:val="Heading7"/>
      </w:pPr>
      <w:bookmarkStart w:id="8550" w:name="_Ref514413382"/>
      <w:proofErr w:type="spellStart"/>
      <w:r w:rsidRPr="00FA7ACF">
        <w:t>WseTower-MaxSpeed</w:t>
      </w:r>
      <w:proofErr w:type="spellEnd"/>
      <w:r w:rsidRPr="00FA7ACF">
        <w:t xml:space="preserve"> shall be reset by a direct acting PID loop maintaining the chiller load at 110% of the sum of </w:t>
      </w:r>
      <w:proofErr w:type="spellStart"/>
      <w:r w:rsidRPr="00FA7ACF">
        <w:t>MinUnloadCapX</w:t>
      </w:r>
      <w:proofErr w:type="spellEnd"/>
      <w:r w:rsidRPr="00FA7ACF">
        <w:t xml:space="preserve"> values for the operating chillers. Map </w:t>
      </w:r>
      <w:proofErr w:type="spellStart"/>
      <w:r w:rsidRPr="00FA7ACF">
        <w:t>WseTower-MaxSpeed</w:t>
      </w:r>
      <w:proofErr w:type="spellEnd"/>
      <w:r w:rsidRPr="00FA7ACF">
        <w:t xml:space="preserve"> from minimum speed at 0% loop output to 100% speed at 100% loop output. Bias the loop to launch from 100% output.</w:t>
      </w:r>
    </w:p>
    <w:p w14:paraId="234BF0F5" w14:textId="77777777" w:rsidR="00FA44FD" w:rsidRPr="00FA7ACF" w:rsidRDefault="00FA44FD" w:rsidP="007C1423">
      <w:pPr>
        <w:pStyle w:val="Heading7"/>
      </w:pPr>
      <w:r w:rsidRPr="00FA7ACF">
        <w:t xml:space="preserve">When starting integrated operation after previously operating with only the WSE, hold </w:t>
      </w:r>
      <w:proofErr w:type="spellStart"/>
      <w:r w:rsidRPr="00FA7ACF">
        <w:t>WseTower-MaxSpeed</w:t>
      </w:r>
      <w:proofErr w:type="spellEnd"/>
      <w:r w:rsidRPr="00FA7ACF">
        <w:t xml:space="preserve"> at 100% for 10 minutes to give the chiller time to get up to speed and produce at least </w:t>
      </w:r>
      <w:bookmarkEnd w:id="8550"/>
      <w:proofErr w:type="spellStart"/>
      <w:r w:rsidRPr="00FA7ACF">
        <w:t>MinUnloadCapX</w:t>
      </w:r>
      <w:proofErr w:type="spellEnd"/>
      <w:r w:rsidRPr="00FA7ACF">
        <w:t>, then enable the loop.</w:t>
      </w:r>
    </w:p>
    <w:p w14:paraId="3367A904" w14:textId="77777777" w:rsidR="00FA44FD" w:rsidRPr="00FA7ACF" w:rsidRDefault="00FA44FD" w:rsidP="007C1423">
      <w:pPr>
        <w:pStyle w:val="Heading6"/>
      </w:pPr>
      <w:r w:rsidRPr="00FA7ACF">
        <w:t>When the WSE is running alone:</w:t>
      </w:r>
    </w:p>
    <w:p w14:paraId="2ACBD945" w14:textId="77777777" w:rsidR="00FA44FD" w:rsidRPr="00FA7ACF" w:rsidRDefault="00FA44FD" w:rsidP="00FA44FD">
      <w:pPr>
        <w:pStyle w:val="Infobox"/>
      </w:pPr>
      <w:r w:rsidRPr="00FA7ACF">
        <w:t>Waterside economizer only mode sequences herein presume a plant where the WSE flowrate is does not exceed the design flow of one chiller in WSE only mode as is typical of most commercial applications. For applications where WSE only mode CHW flow is likely to exceed the design flow of one chiller, e.g., a data center, additional logic is warranted for tower and CWP staging not included within the scope of this RP. For such plants, tower speed is typically controlled to maintain a leaving temperature setpoint and CWP speed is modulated to maintain CHWST at setpoint.</w:t>
      </w:r>
    </w:p>
    <w:p w14:paraId="695AE53C" w14:textId="77777777" w:rsidR="00FA44FD" w:rsidRPr="0038236B" w:rsidRDefault="00FA44FD" w:rsidP="007C1423">
      <w:pPr>
        <w:pStyle w:val="Heading7"/>
      </w:pPr>
      <w:r w:rsidRPr="00FA7ACF">
        <w:t>Fan speed shall be modulated to maintain CHWST at setpoint by a direct acting PID loop that resets fan s</w:t>
      </w:r>
      <w:r w:rsidRPr="00C622CB">
        <w:t>peed from minimum at 0% loop output to maximum at 100% loop output.</w:t>
      </w:r>
    </w:p>
    <w:p w14:paraId="5F191F56" w14:textId="0C75B50F" w:rsidR="00FA44FD" w:rsidRPr="00FA7ACF" w:rsidRDefault="00FA44FD" w:rsidP="007C1423">
      <w:pPr>
        <w:pStyle w:val="Heading7"/>
      </w:pPr>
      <w:r w:rsidRPr="00FA7ACF">
        <w:t xml:space="preserve">If CHWST drops below setpoint and fans have been at minimum fan speed for 5 minutes, fans shall cycle off for at least 3 minutes and until CHWST rises above setpoint by </w:t>
      </w:r>
      <w:ins w:id="8551" w:author="Titus Ellison" w:date="2022-10-21T10:56:00Z">
        <w:r w:rsidR="00673696" w:rsidRPr="002B6D97">
          <w:rPr>
            <w:rStyle w:val="Toggle"/>
            <w:rPrChange w:id="8552" w:author="Titus Ellison" w:date="2022-10-21T10:57:00Z">
              <w:rPr/>
            </w:rPrChange>
          </w:rPr>
          <w:t>[UNITS [</w:t>
        </w:r>
        <w:r w:rsidR="002B6D97" w:rsidRPr="002B6D97">
          <w:rPr>
            <w:rStyle w:val="Toggle"/>
            <w:rPrChange w:id="8553" w:author="Titus Ellison" w:date="2022-10-21T10:57:00Z">
              <w:rPr/>
            </w:rPrChange>
          </w:rPr>
          <w:t>0.5</w:t>
        </w:r>
      </w:ins>
      <w:ins w:id="8554" w:author="Titus Ellison" w:date="2022-10-21T10:57:00Z">
        <w:r w:rsidR="002B6D97" w:rsidRPr="002B6D97">
          <w:rPr>
            <w:rStyle w:val="Toggle"/>
            <w:rPrChange w:id="8555" w:author="Titus Ellison" w:date="2022-10-21T10:57:00Z">
              <w:rPr/>
            </w:rPrChange>
          </w:rPr>
          <w:t>°C] [</w:t>
        </w:r>
      </w:ins>
      <w:r w:rsidRPr="002B6D97">
        <w:rPr>
          <w:rStyle w:val="Toggle"/>
          <w:rPrChange w:id="8556" w:author="Titus Ellison" w:date="2022-10-21T10:57:00Z">
            <w:rPr/>
          </w:rPrChange>
        </w:rPr>
        <w:t>1°F</w:t>
      </w:r>
      <w:ins w:id="8557" w:author="Titus Ellison" w:date="2022-10-21T10:57:00Z">
        <w:r w:rsidR="002B6D97" w:rsidRPr="002B6D97">
          <w:rPr>
            <w:rStyle w:val="Toggle"/>
            <w:rPrChange w:id="8558" w:author="Titus Ellison" w:date="2022-10-21T10:57:00Z">
              <w:rPr/>
            </w:rPrChange>
          </w:rPr>
          <w:t>]]</w:t>
        </w:r>
      </w:ins>
      <w:r w:rsidRPr="00FA7ACF">
        <w:t>.</w:t>
      </w:r>
    </w:p>
    <w:p w14:paraId="61D41FB3" w14:textId="761D1FBF" w:rsidR="00FA44FD" w:rsidRPr="00FA7ACF" w:rsidRDefault="00FA44FD" w:rsidP="00FA44FD">
      <w:pPr>
        <w:pStyle w:val="Instrbox"/>
        <w:jc w:val="both"/>
      </w:pPr>
      <w:r w:rsidRPr="00FA7ACF">
        <w:t xml:space="preserve">Keep the following </w:t>
      </w:r>
      <w:r w:rsidR="00CE2951">
        <w:t>section</w:t>
      </w:r>
      <w:r w:rsidRPr="00FA7ACF">
        <w:t xml:space="preserve"> where 2-position tower bypass control valves are needed to prevent tower freezing if the plant needs to operate in freezing weather. Delete otherwise.</w:t>
      </w:r>
    </w:p>
    <w:p w14:paraId="21D100BA" w14:textId="77777777" w:rsidR="00FA44FD" w:rsidRPr="00FA7ACF" w:rsidRDefault="00FA44FD" w:rsidP="0087618D">
      <w:pPr>
        <w:pStyle w:val="Heading4"/>
      </w:pPr>
      <w:r w:rsidRPr="00FA7ACF">
        <w:t>Cooling Tower Bypass Valves</w:t>
      </w:r>
    </w:p>
    <w:p w14:paraId="6A15AC38" w14:textId="32481538" w:rsidR="00FA44FD" w:rsidRPr="00FA7ACF" w:rsidRDefault="00FA44FD" w:rsidP="007C1423">
      <w:pPr>
        <w:pStyle w:val="Heading5"/>
      </w:pPr>
      <w:r w:rsidRPr="00FA7ACF">
        <w:t xml:space="preserve">If any condenser water pump is on, all tower fans are off, and CWST from the tower falls below </w:t>
      </w:r>
      <w:ins w:id="8559" w:author="Titus Ellison" w:date="2022-10-21T10:58:00Z">
        <w:r w:rsidR="00670E3F" w:rsidRPr="006069E6">
          <w:rPr>
            <w:rStyle w:val="Toggle"/>
            <w:rPrChange w:id="8560" w:author="Titus Ellison" w:date="2022-10-21T10:58:00Z">
              <w:rPr/>
            </w:rPrChange>
          </w:rPr>
          <w:t>[UNITS [4°C] [</w:t>
        </w:r>
      </w:ins>
      <w:r w:rsidRPr="006069E6">
        <w:rPr>
          <w:rStyle w:val="Toggle"/>
          <w:rPrChange w:id="8561" w:author="Titus Ellison" w:date="2022-10-21T10:58:00Z">
            <w:rPr/>
          </w:rPrChange>
        </w:rPr>
        <w:t>40</w:t>
      </w:r>
      <w:ins w:id="8562" w:author="Hwakong Cheng" w:date="2022-10-24T21:31:00Z">
        <w:r w:rsidR="004040BC" w:rsidRPr="0022206A">
          <w:rPr>
            <w:rStyle w:val="Toggle"/>
          </w:rPr>
          <w:t>°</w:t>
        </w:r>
      </w:ins>
      <w:del w:id="8563" w:author="Hwakong Cheng" w:date="2022-10-24T21:31:00Z">
        <w:r w:rsidRPr="006069E6" w:rsidDel="004040BC">
          <w:rPr>
            <w:rStyle w:val="Toggle"/>
            <w:rPrChange w:id="8564" w:author="Titus Ellison" w:date="2022-10-21T10:58:00Z">
              <w:rPr>
                <w:rFonts w:ascii="Symbol" w:hAnsi="Symbol"/>
              </w:rPr>
            </w:rPrChange>
          </w:rPr>
          <w:delText></w:delText>
        </w:r>
      </w:del>
      <w:r w:rsidRPr="006069E6">
        <w:rPr>
          <w:rStyle w:val="Toggle"/>
          <w:rPrChange w:id="8565" w:author="Titus Ellison" w:date="2022-10-21T10:58:00Z">
            <w:rPr/>
          </w:rPrChange>
        </w:rPr>
        <w:t>F</w:t>
      </w:r>
      <w:ins w:id="8566" w:author="Titus Ellison" w:date="2022-10-21T10:58:00Z">
        <w:r w:rsidR="006069E6" w:rsidRPr="006069E6">
          <w:rPr>
            <w:rStyle w:val="Toggle"/>
            <w:rPrChange w:id="8567" w:author="Titus Ellison" w:date="2022-10-21T10:58:00Z">
              <w:rPr/>
            </w:rPrChange>
          </w:rPr>
          <w:t>]]</w:t>
        </w:r>
      </w:ins>
      <w:r w:rsidRPr="00FA7ACF">
        <w:t xml:space="preserve"> for 5 minutes, fully open the tower bypass valve to the tower basins.</w:t>
      </w:r>
    </w:p>
    <w:p w14:paraId="5C7CD994" w14:textId="77777777" w:rsidR="00FA44FD" w:rsidRPr="00FA7ACF" w:rsidRDefault="00FA44FD" w:rsidP="00FA44FD">
      <w:pPr>
        <w:pStyle w:val="Infobox"/>
      </w:pPr>
      <w:r w:rsidRPr="00FA7ACF">
        <w:t>Modulating a tower bypass valve in freezing weather runs the risk of icing towers. Manufacturer guidance is either to run in full bypass, or no bypass.</w:t>
      </w:r>
    </w:p>
    <w:p w14:paraId="3CB3D88F" w14:textId="77777777" w:rsidR="00FA44FD" w:rsidRPr="00FA7ACF" w:rsidRDefault="00FA44FD" w:rsidP="007C1423">
      <w:pPr>
        <w:pStyle w:val="Heading5"/>
      </w:pPr>
      <w:r w:rsidRPr="00FA7ACF">
        <w:t>Close the valve to the tower basins when any of the following are true:</w:t>
      </w:r>
    </w:p>
    <w:p w14:paraId="5A87BEF6" w14:textId="67D1B21B" w:rsidR="00FA44FD" w:rsidRPr="00FA7ACF" w:rsidRDefault="00FA44FD" w:rsidP="007C1423">
      <w:pPr>
        <w:pStyle w:val="Heading6"/>
      </w:pPr>
      <w:r w:rsidRPr="00FA7ACF">
        <w:t xml:space="preserve">The WSE is disabled, the valve has been open for at least 5 minutes, and CWST rises </w:t>
      </w:r>
      <w:proofErr w:type="spellStart"/>
      <w:r w:rsidRPr="00FA7ACF">
        <w:t>LIFTminX</w:t>
      </w:r>
      <w:proofErr w:type="spellEnd"/>
      <w:r w:rsidRPr="00FA7ACF">
        <w:t xml:space="preserve"> – </w:t>
      </w:r>
      <w:ins w:id="8568" w:author="Titus Ellison" w:date="2022-10-21T10:58:00Z">
        <w:r w:rsidR="006069E6" w:rsidRPr="006069E6">
          <w:rPr>
            <w:rStyle w:val="Toggle"/>
            <w:rPrChange w:id="8569" w:author="Titus Ellison" w:date="2022-10-21T10:58:00Z">
              <w:rPr/>
            </w:rPrChange>
          </w:rPr>
          <w:t>[UNITS [1°C] [</w:t>
        </w:r>
      </w:ins>
      <w:r w:rsidRPr="006069E6">
        <w:rPr>
          <w:rStyle w:val="Toggle"/>
          <w:rPrChange w:id="8570" w:author="Titus Ellison" w:date="2022-10-21T10:58:00Z">
            <w:rPr/>
          </w:rPrChange>
        </w:rPr>
        <w:t>2°F</w:t>
      </w:r>
      <w:ins w:id="8571" w:author="Titus Ellison" w:date="2022-10-21T10:58:00Z">
        <w:r w:rsidR="006069E6" w:rsidRPr="006069E6">
          <w:rPr>
            <w:rStyle w:val="Toggle"/>
            <w:rPrChange w:id="8572" w:author="Titus Ellison" w:date="2022-10-21T10:58:00Z">
              <w:rPr/>
            </w:rPrChange>
          </w:rPr>
          <w:t>]]</w:t>
        </w:r>
      </w:ins>
      <w:r w:rsidRPr="00FA7ACF">
        <w:t xml:space="preserve"> above CHWST setpoint. Where chillers have different </w:t>
      </w:r>
      <w:proofErr w:type="spellStart"/>
      <w:r w:rsidRPr="00FA7ACF">
        <w:rPr>
          <w:i/>
        </w:rPr>
        <w:t>LIFTminX</w:t>
      </w:r>
      <w:proofErr w:type="spellEnd"/>
      <w:r w:rsidRPr="00FA7ACF">
        <w:t xml:space="preserve"> values, </w:t>
      </w:r>
      <w:proofErr w:type="spellStart"/>
      <w:r w:rsidRPr="00FA7ACF">
        <w:rPr>
          <w:i/>
        </w:rPr>
        <w:t>LIFTminX</w:t>
      </w:r>
      <w:proofErr w:type="spellEnd"/>
      <w:r w:rsidRPr="00FA7ACF">
        <w:rPr>
          <w:i/>
        </w:rPr>
        <w:t xml:space="preserve"> </w:t>
      </w:r>
      <w:r w:rsidRPr="00FA7ACF">
        <w:t>in the above equation shall reset dynamically to equal the highest</w:t>
      </w:r>
      <w:r w:rsidRPr="00FA7ACF">
        <w:rPr>
          <w:i/>
        </w:rPr>
        <w:t xml:space="preserve"> </w:t>
      </w:r>
      <w:proofErr w:type="spellStart"/>
      <w:r w:rsidRPr="00FA7ACF">
        <w:rPr>
          <w:i/>
        </w:rPr>
        <w:t>LIFTminX</w:t>
      </w:r>
      <w:proofErr w:type="spellEnd"/>
      <w:r w:rsidRPr="00FA7ACF">
        <w:t xml:space="preserve"> of enabled chillers.</w:t>
      </w:r>
    </w:p>
    <w:p w14:paraId="24B5DB7B" w14:textId="42019AA2" w:rsidR="00FA44FD" w:rsidRPr="00FA7ACF" w:rsidRDefault="00FA44FD" w:rsidP="007C1423">
      <w:pPr>
        <w:pStyle w:val="Heading6"/>
      </w:pPr>
      <w:r w:rsidRPr="00FA7ACF">
        <w:t xml:space="preserve">The WSE is enabled, the valve has been open for at least 5 minutes, and CHWST rises to within </w:t>
      </w:r>
      <w:ins w:id="8573" w:author="Titus Ellison" w:date="2022-10-21T10:59:00Z">
        <w:r w:rsidR="006069E6" w:rsidRPr="006069E6">
          <w:rPr>
            <w:rStyle w:val="Toggle"/>
            <w:rPrChange w:id="8574" w:author="Titus Ellison" w:date="2022-10-21T10:59:00Z">
              <w:rPr/>
            </w:rPrChange>
          </w:rPr>
          <w:t>[UNITS [0.5°C] [</w:t>
        </w:r>
      </w:ins>
      <w:r w:rsidRPr="006069E6">
        <w:rPr>
          <w:rStyle w:val="Toggle"/>
          <w:rPrChange w:id="8575" w:author="Titus Ellison" w:date="2022-10-21T10:59:00Z">
            <w:rPr/>
          </w:rPrChange>
        </w:rPr>
        <w:t>1°F</w:t>
      </w:r>
      <w:ins w:id="8576" w:author="Titus Ellison" w:date="2022-10-21T10:59:00Z">
        <w:r w:rsidR="006069E6" w:rsidRPr="006069E6">
          <w:rPr>
            <w:rStyle w:val="Toggle"/>
            <w:rPrChange w:id="8577" w:author="Titus Ellison" w:date="2022-10-21T10:59:00Z">
              <w:rPr/>
            </w:rPrChange>
          </w:rPr>
          <w:t>]]</w:t>
        </w:r>
      </w:ins>
      <w:r w:rsidRPr="00FA7ACF">
        <w:t xml:space="preserve"> of CHWST setpoint.</w:t>
      </w:r>
    </w:p>
    <w:p w14:paraId="6FB1B7AD" w14:textId="77777777" w:rsidR="00FA44FD" w:rsidRPr="00FA7ACF" w:rsidRDefault="00FA44FD" w:rsidP="007C1423">
      <w:pPr>
        <w:pStyle w:val="Heading6"/>
      </w:pPr>
      <w:r w:rsidRPr="00FA7ACF">
        <w:t>Tower fans are commanded on (valve shall never be open when fans are on).</w:t>
      </w:r>
    </w:p>
    <w:bookmarkEnd w:id="8412"/>
    <w:p w14:paraId="0FE05851" w14:textId="77777777" w:rsidR="00FA44FD" w:rsidRPr="00FA7ACF" w:rsidRDefault="00FA44FD" w:rsidP="00FA44FD">
      <w:pPr>
        <w:pStyle w:val="Instrbox"/>
      </w:pPr>
      <w:r w:rsidRPr="00FA7ACF">
        <w:t>Retain the following section for water-cooled plants. Delete otherwise.</w:t>
      </w:r>
    </w:p>
    <w:p w14:paraId="2CA8E7A1" w14:textId="77777777" w:rsidR="00FA44FD" w:rsidRPr="00FA7ACF" w:rsidRDefault="00FA44FD" w:rsidP="0087618D">
      <w:pPr>
        <w:pStyle w:val="Heading3"/>
      </w:pPr>
      <w:bookmarkStart w:id="8578" w:name="_Ref514750305"/>
      <w:r w:rsidRPr="00FA7ACF">
        <w:t>Tower Make-up Water</w:t>
      </w:r>
      <w:bookmarkEnd w:id="8578"/>
    </w:p>
    <w:p w14:paraId="66CADAE9" w14:textId="77777777" w:rsidR="00FA44FD" w:rsidRPr="00FA7ACF" w:rsidRDefault="00FA44FD" w:rsidP="0087618D">
      <w:pPr>
        <w:pStyle w:val="Heading4"/>
      </w:pPr>
      <w:r w:rsidRPr="00FA7ACF">
        <w:lastRenderedPageBreak/>
        <w:t>Make-up water valve shall cycle based on tower water fill level sensor.  The valve shall open when water level falls below T-level-min-fill. It shall close when the water level goes above T-level-max-fill.</w:t>
      </w:r>
    </w:p>
    <w:p w14:paraId="0F3D0B2B" w14:textId="77777777" w:rsidR="00FA44FD" w:rsidRPr="00FA7ACF" w:rsidRDefault="00FA44FD" w:rsidP="0087618D">
      <w:pPr>
        <w:pStyle w:val="Heading3"/>
      </w:pPr>
      <w:r w:rsidRPr="00FA7ACF">
        <w:t>Emergency Chiller Off</w:t>
      </w:r>
    </w:p>
    <w:p w14:paraId="33E22107" w14:textId="5657C8BD" w:rsidR="00FA44FD" w:rsidRPr="00FA7ACF" w:rsidRDefault="00FA44FD" w:rsidP="00FA44FD">
      <w:pPr>
        <w:pStyle w:val="Instrbox"/>
      </w:pPr>
      <w:r w:rsidRPr="00FA7ACF">
        <w:t xml:space="preserve">Retain the following </w:t>
      </w:r>
      <w:r w:rsidR="00CE2951">
        <w:t>section</w:t>
      </w:r>
      <w:r w:rsidRPr="00FA7ACF">
        <w:t xml:space="preserve"> for plants with waterside economizers. Delete otherwise.</w:t>
      </w:r>
    </w:p>
    <w:p w14:paraId="0519CA0F" w14:textId="77777777" w:rsidR="00FA44FD" w:rsidRPr="00FA7ACF" w:rsidRDefault="00FA44FD" w:rsidP="0087618D">
      <w:pPr>
        <w:pStyle w:val="Heading4"/>
      </w:pPr>
      <w:r w:rsidRPr="00FA7ACF">
        <w:t>Chillers shall be locked off (start/stop points overridden to off at highest protocol priority) upon closing of emergency chiller off switch located at chiller room entry. Remaining equipment shall remain enabled and be indexed to Stage 0 + WSE until the plant is either disabled or the emergency power off switch is released, at which point staging shall resume from Stage 0 + WSE.</w:t>
      </w:r>
    </w:p>
    <w:p w14:paraId="496963FC" w14:textId="00BCD94C" w:rsidR="00FA44FD" w:rsidRPr="00FA7ACF" w:rsidRDefault="00FA44FD" w:rsidP="00FA44FD">
      <w:pPr>
        <w:pStyle w:val="Instrbox"/>
      </w:pPr>
      <w:r w:rsidRPr="00FA7ACF">
        <w:t xml:space="preserve">Retain the following </w:t>
      </w:r>
      <w:r w:rsidR="00CE2951">
        <w:t>section</w:t>
      </w:r>
      <w:r w:rsidRPr="00FA7ACF">
        <w:t xml:space="preserve"> for plants without waterside economizers. Delete otherwise.</w:t>
      </w:r>
    </w:p>
    <w:p w14:paraId="6B2D9FC6" w14:textId="77777777" w:rsidR="00FA44FD" w:rsidRPr="00FA7ACF" w:rsidRDefault="00FA44FD" w:rsidP="0087618D">
      <w:pPr>
        <w:pStyle w:val="Heading4"/>
      </w:pPr>
      <w:r w:rsidRPr="00FA7ACF">
        <w:t>Chillers shall be locked off (start/stop points overridden to off at highest protocol priority) upon closing of emergency chiller off switch located at chiller room entry. After 5 minutes, shut off all pumps and towers.</w:t>
      </w:r>
    </w:p>
    <w:p w14:paraId="505757FA" w14:textId="67E8FBE5" w:rsidR="00FA44FD" w:rsidRPr="00FA7ACF" w:rsidRDefault="00FA44FD" w:rsidP="00FA44FD">
      <w:pPr>
        <w:pStyle w:val="Instrbox"/>
        <w:jc w:val="both"/>
      </w:pPr>
      <w:r w:rsidRPr="00FA7ACF">
        <w:t xml:space="preserve">Keep the following </w:t>
      </w:r>
      <w:r w:rsidR="00CE2951">
        <w:t>Section</w:t>
      </w:r>
      <w:r w:rsidRPr="00FA7ACF">
        <w:t xml:space="preserve"> for water-cooled plants where basin heaters and heat trace are used in freezing climates. Delete otherwise.</w:t>
      </w:r>
    </w:p>
    <w:p w14:paraId="41D70523" w14:textId="77777777" w:rsidR="00FA44FD" w:rsidRPr="00FA7ACF" w:rsidRDefault="00FA44FD" w:rsidP="0087618D">
      <w:pPr>
        <w:pStyle w:val="Heading3"/>
      </w:pPr>
      <w:r w:rsidRPr="00FA7ACF">
        <w:t>Freeze Protection</w:t>
      </w:r>
    </w:p>
    <w:p w14:paraId="70ECD818" w14:textId="70145E60" w:rsidR="00FA44FD" w:rsidRPr="00FA7ACF" w:rsidRDefault="00FA44FD" w:rsidP="00FA44FD">
      <w:pPr>
        <w:pStyle w:val="Instrbox"/>
        <w:jc w:val="both"/>
      </w:pPr>
      <w:r w:rsidRPr="00FA7ACF">
        <w:t xml:space="preserve">Retain the following two </w:t>
      </w:r>
      <w:r w:rsidR="00335D1A">
        <w:t>section</w:t>
      </w:r>
      <w:r w:rsidRPr="00FA7ACF">
        <w:t>s for cold climate water-cooled plants with tower basin heaters and basin temperature sensors. Delete otherwise.</w:t>
      </w:r>
    </w:p>
    <w:p w14:paraId="492AFC64" w14:textId="77777777" w:rsidR="00FA44FD" w:rsidRPr="00FA7ACF" w:rsidRDefault="00FA44FD" w:rsidP="0087618D">
      <w:pPr>
        <w:pStyle w:val="Heading4"/>
      </w:pPr>
      <w:r w:rsidRPr="00FA7ACF">
        <w:t>Tower Basin Heaters</w:t>
      </w:r>
    </w:p>
    <w:p w14:paraId="112162EB" w14:textId="2C6A6077" w:rsidR="00FA44FD" w:rsidRPr="00FA7ACF" w:rsidRDefault="00FA44FD" w:rsidP="007C1423">
      <w:pPr>
        <w:pStyle w:val="Heading5"/>
      </w:pPr>
      <w:r w:rsidRPr="00FA7ACF">
        <w:t xml:space="preserve">Enable basin heater whenever basin temperature drops below </w:t>
      </w:r>
      <w:ins w:id="8579" w:author="Titus Ellison" w:date="2022-10-21T10:59:00Z">
        <w:r w:rsidR="00C032F0" w:rsidRPr="00C032F0">
          <w:rPr>
            <w:rStyle w:val="Toggle"/>
            <w:rPrChange w:id="8580" w:author="Titus Ellison" w:date="2022-10-21T10:59:00Z">
              <w:rPr/>
            </w:rPrChange>
          </w:rPr>
          <w:t>[UNITS [3°C] [</w:t>
        </w:r>
      </w:ins>
      <w:r w:rsidRPr="00C032F0">
        <w:rPr>
          <w:rStyle w:val="Toggle"/>
          <w:rPrChange w:id="8581" w:author="Titus Ellison" w:date="2022-10-21T10:59:00Z">
            <w:rPr/>
          </w:rPrChange>
        </w:rPr>
        <w:t>38°F</w:t>
      </w:r>
      <w:ins w:id="8582" w:author="Titus Ellison" w:date="2022-10-21T10:59:00Z">
        <w:r w:rsidR="00C032F0" w:rsidRPr="00C032F0">
          <w:rPr>
            <w:rStyle w:val="Toggle"/>
            <w:rPrChange w:id="8583" w:author="Titus Ellison" w:date="2022-10-21T10:59:00Z">
              <w:rPr/>
            </w:rPrChange>
          </w:rPr>
          <w:t>]]</w:t>
        </w:r>
      </w:ins>
      <w:r w:rsidRPr="00FA7ACF">
        <w:t>.</w:t>
      </w:r>
    </w:p>
    <w:p w14:paraId="48DC9C00" w14:textId="73434054" w:rsidR="00FA44FD" w:rsidRPr="00FA7ACF" w:rsidRDefault="00FA44FD" w:rsidP="007C1423">
      <w:pPr>
        <w:pStyle w:val="Heading5"/>
      </w:pPr>
      <w:r w:rsidRPr="00FA7ACF">
        <w:t xml:space="preserve">Disable basin heater whenever basin temperature rises above </w:t>
      </w:r>
      <w:ins w:id="8584" w:author="Titus Ellison" w:date="2022-10-21T10:59:00Z">
        <w:r w:rsidR="00C032F0" w:rsidRPr="00C032F0">
          <w:rPr>
            <w:rStyle w:val="Toggle"/>
            <w:rPrChange w:id="8585" w:author="Titus Ellison" w:date="2022-10-21T11:00:00Z">
              <w:rPr/>
            </w:rPrChange>
          </w:rPr>
          <w:t>[UNITS [4</w:t>
        </w:r>
      </w:ins>
      <w:ins w:id="8586" w:author="Titus Ellison" w:date="2022-10-21T11:00:00Z">
        <w:r w:rsidR="00C032F0" w:rsidRPr="00C032F0">
          <w:rPr>
            <w:rStyle w:val="Toggle"/>
            <w:rPrChange w:id="8587" w:author="Titus Ellison" w:date="2022-10-21T11:00:00Z">
              <w:rPr/>
            </w:rPrChange>
          </w:rPr>
          <w:t>°C] [</w:t>
        </w:r>
      </w:ins>
      <w:r w:rsidRPr="00C032F0">
        <w:rPr>
          <w:rStyle w:val="Toggle"/>
          <w:rPrChange w:id="8588" w:author="Titus Ellison" w:date="2022-10-21T11:00:00Z">
            <w:rPr/>
          </w:rPrChange>
        </w:rPr>
        <w:t>40°F</w:t>
      </w:r>
      <w:ins w:id="8589" w:author="Titus Ellison" w:date="2022-10-21T11:00:00Z">
        <w:r w:rsidR="00C032F0" w:rsidRPr="00C032F0">
          <w:rPr>
            <w:rStyle w:val="Toggle"/>
            <w:rPrChange w:id="8590" w:author="Titus Ellison" w:date="2022-10-21T11:00:00Z">
              <w:rPr/>
            </w:rPrChange>
          </w:rPr>
          <w:t>]]</w:t>
        </w:r>
      </w:ins>
      <w:r w:rsidRPr="00FA7ACF">
        <w:t>.</w:t>
      </w:r>
    </w:p>
    <w:p w14:paraId="5259828B" w14:textId="58757A8A" w:rsidR="00FA44FD" w:rsidRPr="00FA7ACF" w:rsidRDefault="00FA44FD" w:rsidP="00FA44FD">
      <w:pPr>
        <w:pStyle w:val="Instrbox"/>
        <w:jc w:val="both"/>
      </w:pPr>
      <w:r w:rsidRPr="00FA7ACF">
        <w:t xml:space="preserve">Retain the following two </w:t>
      </w:r>
      <w:r w:rsidR="00335D1A">
        <w:t>section</w:t>
      </w:r>
      <w:r w:rsidRPr="00FA7ACF">
        <w:t>s for cold climate water-cooled plants with outdoor piping and piping heat trace. Delete otherwise.</w:t>
      </w:r>
    </w:p>
    <w:p w14:paraId="4EF1E078" w14:textId="77777777" w:rsidR="00FA44FD" w:rsidRPr="00FA7ACF" w:rsidRDefault="00FA44FD" w:rsidP="0087618D">
      <w:pPr>
        <w:pStyle w:val="Heading4"/>
      </w:pPr>
      <w:r w:rsidRPr="00FA7ACF">
        <w:t>Piping Heat Trace</w:t>
      </w:r>
    </w:p>
    <w:p w14:paraId="303D2A7F" w14:textId="0CDB94CF" w:rsidR="00FA44FD" w:rsidRPr="00FA7ACF" w:rsidRDefault="00FA44FD" w:rsidP="007C1423">
      <w:pPr>
        <w:pStyle w:val="Heading5"/>
      </w:pPr>
      <w:r w:rsidRPr="00FA7ACF">
        <w:t xml:space="preserve">Enable heat trace whenever outdoor air temperature drops below </w:t>
      </w:r>
      <w:ins w:id="8591" w:author="Titus Ellison" w:date="2022-10-21T11:00:00Z">
        <w:r w:rsidR="00874104" w:rsidRPr="00874104">
          <w:rPr>
            <w:rStyle w:val="Toggle"/>
            <w:rPrChange w:id="8592" w:author="Titus Ellison" w:date="2022-10-21T11:00:00Z">
              <w:rPr/>
            </w:rPrChange>
          </w:rPr>
          <w:t>[UNITS [1°C] [</w:t>
        </w:r>
      </w:ins>
      <w:r w:rsidRPr="00874104">
        <w:rPr>
          <w:rStyle w:val="Toggle"/>
          <w:rPrChange w:id="8593" w:author="Titus Ellison" w:date="2022-10-21T11:00:00Z">
            <w:rPr/>
          </w:rPrChange>
        </w:rPr>
        <w:t>34°F</w:t>
      </w:r>
      <w:ins w:id="8594" w:author="Titus Ellison" w:date="2022-10-21T11:00:00Z">
        <w:r w:rsidR="00874104" w:rsidRPr="00874104">
          <w:rPr>
            <w:rStyle w:val="Toggle"/>
            <w:rPrChange w:id="8595" w:author="Titus Ellison" w:date="2022-10-21T11:00:00Z">
              <w:rPr/>
            </w:rPrChange>
          </w:rPr>
          <w:t>]]</w:t>
        </w:r>
      </w:ins>
      <w:r w:rsidRPr="00FA7ACF">
        <w:t>.</w:t>
      </w:r>
    </w:p>
    <w:p w14:paraId="359407E1" w14:textId="4513544F" w:rsidR="00FA44FD" w:rsidRPr="00FA7ACF" w:rsidRDefault="00FA44FD" w:rsidP="007C1423">
      <w:pPr>
        <w:pStyle w:val="Heading5"/>
      </w:pPr>
      <w:r w:rsidRPr="00FA7ACF">
        <w:t xml:space="preserve">Disable heat trace whenever outdoor air temperature rises above </w:t>
      </w:r>
      <w:ins w:id="8596" w:author="Titus Ellison" w:date="2022-10-21T11:00:00Z">
        <w:r w:rsidR="00874104" w:rsidRPr="003D1677">
          <w:rPr>
            <w:rStyle w:val="Toggle"/>
            <w:rPrChange w:id="8597" w:author="Titus Ellison" w:date="2022-10-21T11:01:00Z">
              <w:rPr/>
            </w:rPrChange>
          </w:rPr>
          <w:t>[UNITS [</w:t>
        </w:r>
        <w:r w:rsidR="003D1677" w:rsidRPr="003D1677">
          <w:rPr>
            <w:rStyle w:val="Toggle"/>
            <w:rPrChange w:id="8598" w:author="Titus Ellison" w:date="2022-10-21T11:01:00Z">
              <w:rPr/>
            </w:rPrChange>
          </w:rPr>
          <w:t>4°C] [</w:t>
        </w:r>
      </w:ins>
      <w:r w:rsidRPr="003D1677">
        <w:rPr>
          <w:rStyle w:val="Toggle"/>
          <w:rPrChange w:id="8599" w:author="Titus Ellison" w:date="2022-10-21T11:01:00Z">
            <w:rPr/>
          </w:rPrChange>
        </w:rPr>
        <w:t>40°F</w:t>
      </w:r>
      <w:ins w:id="8600" w:author="Titus Ellison" w:date="2022-10-21T11:00:00Z">
        <w:r w:rsidR="003D1677" w:rsidRPr="003D1677">
          <w:rPr>
            <w:rStyle w:val="Toggle"/>
            <w:rPrChange w:id="8601" w:author="Titus Ellison" w:date="2022-10-21T11:01:00Z">
              <w:rPr/>
            </w:rPrChange>
          </w:rPr>
          <w:t>]]</w:t>
        </w:r>
      </w:ins>
      <w:r w:rsidRPr="00FA7ACF">
        <w:t>.</w:t>
      </w:r>
    </w:p>
    <w:p w14:paraId="0AFF0FFE" w14:textId="77777777" w:rsidR="00FA44FD" w:rsidRPr="00FA7ACF" w:rsidRDefault="00FA44FD" w:rsidP="0087618D">
      <w:pPr>
        <w:pStyle w:val="Heading3"/>
      </w:pPr>
      <w:r w:rsidRPr="00FA7ACF">
        <w:t xml:space="preserve">Performance Monitoring </w:t>
      </w:r>
    </w:p>
    <w:p w14:paraId="76154129" w14:textId="77777777" w:rsidR="00FA44FD" w:rsidRPr="00FA7ACF" w:rsidRDefault="00FA44FD" w:rsidP="0087618D">
      <w:pPr>
        <w:pStyle w:val="Heading4"/>
      </w:pPr>
      <w:r w:rsidRPr="00FA7ACF">
        <w:t>All calculations listed below shall be performed at least once every 30 seconds. Time averaged values shall be recorded at least once every 5 minutes. The averaging period shall equal the trending interval.</w:t>
      </w:r>
    </w:p>
    <w:p w14:paraId="2871C373" w14:textId="77777777" w:rsidR="00FA44FD" w:rsidRPr="00FA7ACF" w:rsidRDefault="00FA44FD" w:rsidP="0087618D">
      <w:pPr>
        <w:pStyle w:val="Heading4"/>
      </w:pPr>
      <w:r w:rsidRPr="00FA7ACF">
        <w:t>Total plant power. Calculate total plant power as the sum of chiller power, pump power, and cooling tower fan power. For motors with VFDs, power shall be actual power as read through the VFD network interface. For fixed speed motors (e.g., CW pumps without VFDs), power shall be assumed to be fixed at BHP (from equipment schedule) * 0.746 / 0.93 (approximate motor efficiency).</w:t>
      </w:r>
    </w:p>
    <w:p w14:paraId="2F63C881" w14:textId="77777777" w:rsidR="00FA44FD" w:rsidRPr="00FA7ACF" w:rsidRDefault="00FA44FD" w:rsidP="00FA44FD">
      <w:pPr>
        <w:pStyle w:val="Instrbox"/>
        <w:jc w:val="both"/>
      </w:pPr>
      <w:r w:rsidRPr="00FA7ACF">
        <w:t>Retain the following calculation for primary-only plants and primary-secondary plants with both a primary circuit flow meter and primary loop CHWST and CHWRT sensors. Delete otherwise.</w:t>
      </w:r>
    </w:p>
    <w:p w14:paraId="220FB968" w14:textId="5F8E362F" w:rsidR="00FA44FD" w:rsidRPr="00FA7ACF" w:rsidRDefault="00FA44FD">
      <w:pPr>
        <w:pStyle w:val="Normalnoindent"/>
        <w:pPrChange w:id="8602" w:author="Titus Ellison" w:date="2022-11-03T09:14:00Z">
          <w:pPr>
            <w:pStyle w:val="Heading4"/>
          </w:pPr>
        </w:pPrChange>
      </w:pPr>
      <w:r w:rsidRPr="00FA7ACF">
        <w:t>Total Plant Load. Calculate plant load using flowrate through the primary circuit, FLOW</w:t>
      </w:r>
      <w:r w:rsidRPr="00FA7ACF">
        <w:rPr>
          <w:vertAlign w:val="subscript"/>
        </w:rPr>
        <w:t>P</w:t>
      </w:r>
      <w:ins w:id="8603" w:author="Titus Ellison" w:date="2022-11-03T09:14:00Z">
        <w:r w:rsidR="00DE3182">
          <w:t xml:space="preserve"> </w:t>
        </w:r>
      </w:ins>
      <w:ins w:id="8604" w:author="Titus Ellison" w:date="2022-11-03T09:13:00Z">
        <w:r w:rsidR="00CE0021">
          <w:t>(</w:t>
        </w:r>
        <w:r w:rsidR="00C429F2" w:rsidRPr="00C429F2">
          <w:rPr>
            <w:rStyle w:val="Toggle"/>
            <w:rPrChange w:id="8605" w:author="Titus Ellison" w:date="2022-11-03T09:13:00Z">
              <w:rPr>
                <w:i/>
              </w:rPr>
            </w:rPrChange>
          </w:rPr>
          <w:t>[UNITS [</w:t>
        </w:r>
      </w:ins>
      <w:ins w:id="8606" w:author="Titus Ellison" w:date="2022-11-03T16:22:00Z">
        <w:r w:rsidR="00FF541B">
          <w:rPr>
            <w:rStyle w:val="Toggle"/>
          </w:rPr>
          <w:t>L/s</w:t>
        </w:r>
      </w:ins>
      <w:ins w:id="8607" w:author="Titus Ellison" w:date="2022-11-03T09:13:00Z">
        <w:r w:rsidR="00C429F2" w:rsidRPr="00C429F2">
          <w:rPr>
            <w:rStyle w:val="Toggle"/>
            <w:rPrChange w:id="8608" w:author="Titus Ellison" w:date="2022-11-03T09:13:00Z">
              <w:rPr>
                <w:i/>
              </w:rPr>
            </w:rPrChange>
          </w:rPr>
          <w:t>] [GPM]]</w:t>
        </w:r>
      </w:ins>
      <w:del w:id="8609" w:author="Titus Ellison" w:date="2022-11-03T09:14:00Z">
        <w:r w:rsidRPr="00FA7ACF" w:rsidDel="00DE3182">
          <w:delText>;</w:delText>
        </w:r>
      </w:del>
      <w:ins w:id="8610" w:author="Titus Ellison" w:date="2022-11-03T09:14:00Z">
        <w:r w:rsidR="00CE0021">
          <w:t>)</w:t>
        </w:r>
        <w:r w:rsidR="00DE3182">
          <w:t>;</w:t>
        </w:r>
      </w:ins>
      <w:r w:rsidRPr="00FA7ACF">
        <w:t xml:space="preserve"> chilled water return temperature upstream of the first HX or chiller, CHWRT; and primary loop chilled water supply temperature leaving the plant, CHWST</w:t>
      </w:r>
      <w:r w:rsidRPr="00FA7ACF">
        <w:rPr>
          <w:vertAlign w:val="subscript"/>
        </w:rPr>
        <w:t>.</w:t>
      </w:r>
    </w:p>
    <w:p w14:paraId="177742BA" w14:textId="172D4801" w:rsidR="0089668C" w:rsidRPr="00E21B7A" w:rsidRDefault="00EF7855" w:rsidP="0089668C">
      <w:pPr>
        <w:spacing w:after="120"/>
        <w:ind w:left="270"/>
        <w:jc w:val="center"/>
        <w:rPr>
          <w:ins w:id="8611" w:author="Titus Ellison" w:date="2022-11-03T09:11:00Z"/>
          <w:rStyle w:val="Toggle"/>
        </w:rPr>
      </w:pPr>
      <m:oMath>
        <m:sSub>
          <m:sSubPr>
            <m:ctrlPr>
              <w:del w:id="8612" w:author="Titus Ellison" w:date="2022-11-03T09:12:00Z">
                <w:rPr>
                  <w:rFonts w:ascii="Cambria Math" w:hAnsi="Cambria Math"/>
                </w:rPr>
              </w:del>
            </m:ctrlPr>
          </m:sSubPr>
          <m:e>
            <m:r>
              <w:del w:id="8613" w:author="Titus Ellison" w:date="2022-11-03T09:12:00Z">
                <w:rPr>
                  <w:rFonts w:ascii="Cambria Math" w:hAnsi="Cambria Math"/>
                </w:rPr>
                <m:t>Q</m:t>
              </w:del>
            </m:r>
          </m:e>
          <m:sub>
            <m:r>
              <w:del w:id="8614" w:author="Titus Ellison" w:date="2022-11-03T09:12:00Z">
                <w:rPr>
                  <w:rFonts w:ascii="Cambria Math" w:hAnsi="Cambria Math"/>
                </w:rPr>
                <m:t>Plant</m:t>
              </w:del>
            </m:r>
          </m:sub>
        </m:sSub>
        <m:r>
          <w:del w:id="8615" w:author="Titus Ellison" w:date="2022-11-03T09:12:00Z">
            <m:rPr>
              <m:sty m:val="p"/>
            </m:rPr>
            <w:rPr>
              <w:rFonts w:ascii="Cambria Math" w:hAnsi="Cambria Math"/>
            </w:rPr>
            <m:t xml:space="preserve">= </m:t>
          </w:del>
        </m:r>
        <m:f>
          <m:fPr>
            <m:ctrlPr>
              <w:del w:id="8616" w:author="Titus Ellison" w:date="2022-11-03T09:12:00Z">
                <w:rPr>
                  <w:rFonts w:ascii="Cambria Math" w:eastAsiaTheme="majorEastAsia" w:hAnsi="Cambria Math" w:cstheme="majorBidi"/>
                  <w:szCs w:val="24"/>
                </w:rPr>
              </w:del>
            </m:ctrlPr>
          </m:fPr>
          <m:num>
            <m:r>
              <w:del w:id="8617" w:author="Titus Ellison" w:date="2022-11-03T09:12:00Z">
                <w:rPr>
                  <w:rFonts w:ascii="Cambria Math" w:hAnsi="Cambria Math"/>
                </w:rPr>
                <m:t>FLO</m:t>
              </w:del>
            </m:r>
            <m:sSub>
              <m:sSubPr>
                <m:ctrlPr>
                  <w:del w:id="8618" w:author="Titus Ellison" w:date="2022-11-03T09:12:00Z">
                    <w:rPr>
                      <w:rFonts w:ascii="Cambria Math" w:hAnsi="Cambria Math"/>
                      <w:i/>
                    </w:rPr>
                  </w:del>
                </m:ctrlPr>
              </m:sSubPr>
              <m:e>
                <m:r>
                  <w:del w:id="8619" w:author="Titus Ellison" w:date="2022-11-03T09:12:00Z">
                    <w:rPr>
                      <w:rFonts w:ascii="Cambria Math" w:hAnsi="Cambria Math"/>
                    </w:rPr>
                    <m:t>W</m:t>
                  </w:del>
                </m:r>
              </m:e>
              <m:sub>
                <m:r>
                  <w:del w:id="8620" w:author="Titus Ellison" w:date="2022-11-03T09:12:00Z">
                    <w:rPr>
                      <w:rFonts w:ascii="Cambria Math" w:hAnsi="Cambria Math"/>
                    </w:rPr>
                    <m:t>P</m:t>
                  </w:del>
                </m:r>
              </m:sub>
            </m:sSub>
            <m:r>
              <w:del w:id="8621" w:author="Titus Ellison" w:date="2022-11-03T09:12:00Z">
                <m:rPr>
                  <m:sty m:val="p"/>
                </m:rPr>
                <w:rPr>
                  <w:rFonts w:ascii="Cambria Math" w:hAnsi="Cambria Math"/>
                </w:rPr>
                <m:t xml:space="preserve"> (C</m:t>
              </w:del>
            </m:r>
            <m:r>
              <w:del w:id="8622" w:author="Titus Ellison" w:date="2022-11-03T09:12:00Z">
                <w:rPr>
                  <w:rFonts w:ascii="Cambria Math" w:hAnsi="Cambria Math"/>
                </w:rPr>
                <m:t>HWRT</m:t>
              </w:del>
            </m:r>
            <m:r>
              <w:del w:id="8623" w:author="Titus Ellison" w:date="2022-11-03T09:12:00Z">
                <m:rPr>
                  <m:sty m:val="p"/>
                </m:rPr>
                <w:rPr>
                  <w:rFonts w:ascii="Cambria Math" w:hAnsi="Cambria Math"/>
                </w:rPr>
                <m:t>-C</m:t>
              </w:del>
            </m:r>
            <m:r>
              <w:del w:id="8624" w:author="Titus Ellison" w:date="2022-11-03T09:12:00Z">
                <w:rPr>
                  <w:rFonts w:ascii="Cambria Math" w:hAnsi="Cambria Math"/>
                </w:rPr>
                <m:t>HWST</m:t>
              </w:del>
            </m:r>
            <m:r>
              <w:del w:id="8625" w:author="Titus Ellison" w:date="2022-11-03T09:12:00Z">
                <m:rPr>
                  <m:sty m:val="p"/>
                </m:rPr>
                <w:rPr>
                  <w:rFonts w:ascii="Cambria Math" w:hAnsi="Cambria Math"/>
                </w:rPr>
                <m:t>)</m:t>
              </w:del>
            </m:r>
          </m:num>
          <m:den>
            <m:r>
              <w:del w:id="8626" w:author="Titus Ellison" w:date="2022-11-03T09:12:00Z">
                <m:rPr>
                  <m:sty m:val="p"/>
                </m:rPr>
                <w:rPr>
                  <w:rFonts w:ascii="Cambria Math" w:hAnsi="Cambria Math"/>
                </w:rPr>
                <m:t>24</m:t>
              </w:del>
            </m:r>
          </m:den>
        </m:f>
        <m:r>
          <w:del w:id="8627" w:author="Titus Ellison" w:date="2022-11-03T09:12:00Z">
            <w:rPr>
              <w:rFonts w:ascii="Cambria Math" w:eastAsiaTheme="majorEastAsia" w:hAnsi="Cambria Math" w:cstheme="majorBidi"/>
              <w:szCs w:val="24"/>
            </w:rPr>
            <m:t>[tons]</m:t>
          </w:del>
        </m:r>
      </m:oMath>
      <w:ins w:id="8628" w:author="Titus Ellison" w:date="2022-11-03T09:11:00Z">
        <w:r w:rsidR="0089668C" w:rsidRPr="00E21B7A">
          <w:rPr>
            <w:rStyle w:val="Toggle"/>
          </w:rPr>
          <w:t>[UNITS [</w:t>
        </w:r>
      </w:ins>
      <m:oMath>
        <m:sSub>
          <m:sSubPr>
            <m:ctrlPr>
              <w:ins w:id="8629" w:author="Titus Ellison" w:date="2022-11-03T09:11:00Z">
                <w:rPr>
                  <w:rStyle w:val="Toggle"/>
                  <w:rFonts w:ascii="Cambria Math" w:hAnsi="Cambria Math"/>
                </w:rPr>
              </w:ins>
            </m:ctrlPr>
          </m:sSubPr>
          <m:e>
            <m:r>
              <w:ins w:id="8630" w:author="Titus Ellison" w:date="2022-11-03T09:11:00Z">
                <w:rPr>
                  <w:rStyle w:val="Toggle"/>
                  <w:rFonts w:ascii="Cambria Math" w:hAnsi="Cambria Math"/>
                </w:rPr>
                <m:t>Q</m:t>
              </w:ins>
            </m:r>
          </m:e>
          <m:sub>
            <m:r>
              <w:ins w:id="8631" w:author="Titus Ellison" w:date="2022-11-03T09:11:00Z">
                <w:rPr>
                  <w:rStyle w:val="Toggle"/>
                  <w:rFonts w:ascii="Cambria Math" w:hAnsi="Cambria Math"/>
                </w:rPr>
                <m:t>actual</m:t>
              </w:ins>
            </m:r>
          </m:sub>
        </m:sSub>
        <m:r>
          <w:ins w:id="8632" w:author="Titus Ellison" w:date="2022-11-03T09:11:00Z">
            <m:rPr>
              <m:sty m:val="p"/>
            </m:rPr>
            <w:rPr>
              <w:rStyle w:val="Toggle"/>
              <w:rFonts w:ascii="Cambria Math" w:hAnsi="Cambria Math"/>
            </w:rPr>
            <m:t>=</m:t>
          </w:ins>
        </m:r>
        <m:f>
          <m:fPr>
            <m:ctrlPr>
              <w:ins w:id="8633" w:author="Titus Ellison" w:date="2022-11-03T09:11:00Z">
                <w:rPr>
                  <w:rStyle w:val="Toggle"/>
                  <w:rFonts w:ascii="Cambria Math" w:hAnsi="Cambria Math"/>
                </w:rPr>
              </w:ins>
            </m:ctrlPr>
          </m:fPr>
          <m:num>
            <m:sSub>
              <m:sSubPr>
                <m:ctrlPr>
                  <w:ins w:id="8634" w:author="Titus Ellison" w:date="2022-11-03T09:11:00Z">
                    <w:rPr>
                      <w:rStyle w:val="Toggle"/>
                      <w:rFonts w:ascii="Cambria Math" w:hAnsi="Cambria Math"/>
                    </w:rPr>
                  </w:ins>
                </m:ctrlPr>
              </m:sSubPr>
              <m:e>
                <m:r>
                  <w:ins w:id="8635" w:author="Titus Ellison" w:date="2022-11-03T09:11:00Z">
                    <w:rPr>
                      <w:rStyle w:val="Toggle"/>
                      <w:rFonts w:ascii="Cambria Math" w:hAnsi="Cambria Math"/>
                    </w:rPr>
                    <m:t>FLOW</m:t>
                  </w:ins>
                </m:r>
              </m:e>
              <m:sub>
                <m:r>
                  <w:ins w:id="8636" w:author="Titus Ellison" w:date="2022-11-03T09:11:00Z">
                    <w:rPr>
                      <w:rStyle w:val="Toggle"/>
                      <w:rFonts w:ascii="Cambria Math" w:hAnsi="Cambria Math"/>
                    </w:rPr>
                    <m:t>P</m:t>
                  </w:ins>
                </m:r>
              </m:sub>
            </m:sSub>
            <m:d>
              <m:dPr>
                <m:ctrlPr>
                  <w:ins w:id="8637" w:author="Titus Ellison" w:date="2022-11-03T09:11:00Z">
                    <w:rPr>
                      <w:rStyle w:val="Toggle"/>
                      <w:rFonts w:ascii="Cambria Math" w:hAnsi="Cambria Math"/>
                    </w:rPr>
                  </w:ins>
                </m:ctrlPr>
              </m:dPr>
              <m:e>
                <m:r>
                  <w:ins w:id="8638" w:author="Titus Ellison" w:date="2022-11-03T09:11:00Z">
                    <w:rPr>
                      <w:rStyle w:val="Toggle"/>
                      <w:rFonts w:ascii="Cambria Math" w:hAnsi="Cambria Math"/>
                    </w:rPr>
                    <m:t>CHWRT-CHWST</m:t>
                  </w:ins>
                </m:r>
              </m:e>
            </m:d>
          </m:num>
          <m:den>
            <m:r>
              <w:ins w:id="8639" w:author="Titus Ellison" w:date="2022-11-03T09:11:00Z">
                <m:rPr>
                  <m:sty m:val="p"/>
                </m:rPr>
                <w:rPr>
                  <w:rStyle w:val="Toggle"/>
                  <w:rFonts w:ascii="Cambria Math" w:hAnsi="Cambria Math"/>
                </w:rPr>
                <m:t>24</m:t>
              </w:ins>
            </m:r>
          </m:den>
        </m:f>
        <m:r>
          <w:ins w:id="8640" w:author="Titus Ellison" w:date="2022-11-03T09:11:00Z">
            <w:rPr>
              <w:rStyle w:val="Toggle"/>
              <w:rFonts w:ascii="Cambria Math" w:hAnsi="Cambria Math"/>
            </w:rPr>
            <m:t xml:space="preserve"> [tons]</m:t>
          </w:ins>
        </m:r>
      </m:oMath>
      <w:ins w:id="8641" w:author="Titus Ellison" w:date="2022-11-03T09:11:00Z">
        <w:r w:rsidR="0089668C" w:rsidRPr="00E21B7A">
          <w:rPr>
            <w:rStyle w:val="Toggle"/>
          </w:rPr>
          <w:t>] [</w:t>
        </w:r>
      </w:ins>
      <m:oMath>
        <m:sSub>
          <m:sSubPr>
            <m:ctrlPr>
              <w:ins w:id="8642" w:author="Titus Ellison" w:date="2022-11-03T09:11:00Z">
                <w:rPr>
                  <w:rStyle w:val="Toggle"/>
                  <w:rFonts w:ascii="Cambria Math" w:hAnsi="Cambria Math"/>
                </w:rPr>
              </w:ins>
            </m:ctrlPr>
          </m:sSubPr>
          <m:e>
            <m:r>
              <w:ins w:id="8643" w:author="Titus Ellison" w:date="2022-11-03T09:11:00Z">
                <w:rPr>
                  <w:rStyle w:val="Toggle"/>
                  <w:rFonts w:ascii="Cambria Math" w:hAnsi="Cambria Math"/>
                </w:rPr>
                <m:t>Q</m:t>
              </w:ins>
            </m:r>
          </m:e>
          <m:sub>
            <m:r>
              <w:ins w:id="8644" w:author="Titus Ellison" w:date="2022-11-03T09:11:00Z">
                <w:rPr>
                  <w:rStyle w:val="Toggle"/>
                  <w:rFonts w:ascii="Cambria Math" w:hAnsi="Cambria Math"/>
                </w:rPr>
                <m:t>actual</m:t>
              </w:ins>
            </m:r>
          </m:sub>
        </m:sSub>
        <m:r>
          <w:ins w:id="8645" w:author="Titus Ellison" w:date="2022-11-03T09:11:00Z">
            <m:rPr>
              <m:sty m:val="p"/>
            </m:rPr>
            <w:rPr>
              <w:rStyle w:val="Toggle"/>
              <w:rFonts w:ascii="Cambria Math" w:hAnsi="Cambria Math"/>
            </w:rPr>
            <m:t>=</m:t>
          </w:ins>
        </m:r>
        <m:sSub>
          <m:sSubPr>
            <m:ctrlPr>
              <w:ins w:id="8646" w:author="Titus Ellison" w:date="2022-11-03T09:11:00Z">
                <w:rPr>
                  <w:rStyle w:val="Toggle"/>
                  <w:rFonts w:ascii="Cambria Math" w:hAnsi="Cambria Math"/>
                </w:rPr>
              </w:ins>
            </m:ctrlPr>
          </m:sSubPr>
          <m:e>
            <m:r>
              <w:ins w:id="8647" w:author="Titus Ellison" w:date="2022-11-03T09:11:00Z">
                <w:rPr>
                  <w:rStyle w:val="Toggle"/>
                  <w:rFonts w:ascii="Cambria Math" w:hAnsi="Cambria Math"/>
                </w:rPr>
                <m:t>FLOW</m:t>
              </w:ins>
            </m:r>
          </m:e>
          <m:sub>
            <m:r>
              <w:ins w:id="8648" w:author="Titus Ellison" w:date="2022-11-03T09:11:00Z">
                <w:rPr>
                  <w:rStyle w:val="Toggle"/>
                  <w:rFonts w:ascii="Cambria Math" w:hAnsi="Cambria Math"/>
                </w:rPr>
                <m:t>P</m:t>
              </w:ins>
            </m:r>
          </m:sub>
        </m:sSub>
        <m:r>
          <w:ins w:id="8649" w:author="Titus Ellison" w:date="2022-11-03T09:11:00Z">
            <w:rPr>
              <w:rStyle w:val="Toggle"/>
              <w:rFonts w:ascii="Cambria Math" w:hAnsi="Cambria Math"/>
            </w:rPr>
            <m:t>×4.182</m:t>
          </w:ins>
        </m:r>
        <m:d>
          <m:dPr>
            <m:ctrlPr>
              <w:ins w:id="8650" w:author="Titus Ellison" w:date="2022-11-03T09:11:00Z">
                <w:rPr>
                  <w:rStyle w:val="Toggle"/>
                  <w:rFonts w:ascii="Cambria Math" w:hAnsi="Cambria Math"/>
                </w:rPr>
              </w:ins>
            </m:ctrlPr>
          </m:dPr>
          <m:e>
            <m:r>
              <w:ins w:id="8651" w:author="Titus Ellison" w:date="2022-11-03T09:11:00Z">
                <w:rPr>
                  <w:rStyle w:val="Toggle"/>
                  <w:rFonts w:ascii="Cambria Math" w:hAnsi="Cambria Math"/>
                </w:rPr>
                <m:t>CHWRT-CHWST</m:t>
              </w:ins>
            </m:r>
          </m:e>
        </m:d>
        <m:r>
          <w:ins w:id="8652" w:author="Titus Ellison" w:date="2022-11-03T09:11:00Z">
            <w:rPr>
              <w:rStyle w:val="Toggle"/>
              <w:rFonts w:ascii="Cambria Math" w:hAnsi="Cambria Math"/>
            </w:rPr>
            <m:t xml:space="preserve"> [kW]</m:t>
          </w:ins>
        </m:r>
      </m:oMath>
      <w:ins w:id="8653" w:author="Titus Ellison" w:date="2022-11-03T09:11:00Z">
        <w:r w:rsidR="0089668C" w:rsidRPr="00E21B7A">
          <w:rPr>
            <w:rStyle w:val="Toggle"/>
          </w:rPr>
          <w:t>]]</w:t>
        </w:r>
      </w:ins>
    </w:p>
    <w:p w14:paraId="7BD3706D" w14:textId="77777777" w:rsidR="0089668C" w:rsidRPr="00FA7ACF" w:rsidRDefault="0089668C" w:rsidP="005274F2">
      <w:pPr>
        <w:spacing w:before="120"/>
      </w:pPr>
    </w:p>
    <w:p w14:paraId="0C8748F5" w14:textId="77777777" w:rsidR="00FA44FD" w:rsidRPr="00FA7ACF" w:rsidRDefault="00FA44FD" w:rsidP="00FA44FD">
      <w:pPr>
        <w:pStyle w:val="Instrbox"/>
        <w:jc w:val="both"/>
      </w:pPr>
      <w:r w:rsidRPr="00FA7ACF">
        <w:t>Retain the following calculation for primary-secondary plants without both a primary circuit flow meter and primary loop CHWST and CHWRT sensors. Delete otherwise.</w:t>
      </w:r>
    </w:p>
    <w:p w14:paraId="3D068DD6" w14:textId="0D09485B" w:rsidR="00FA44FD" w:rsidRPr="00FA7ACF" w:rsidRDefault="00FA44FD" w:rsidP="0087618D">
      <w:pPr>
        <w:pStyle w:val="Heading4"/>
      </w:pPr>
      <w:r w:rsidRPr="00FA7ACF">
        <w:lastRenderedPageBreak/>
        <w:t xml:space="preserve">Total Plant Load. Calculate plant load using flowrate through the secondary circuit, </w:t>
      </w:r>
      <w:r w:rsidRPr="00FA7ACF">
        <w:rPr>
          <w:i/>
        </w:rPr>
        <w:t>FLOW</w:t>
      </w:r>
      <w:r w:rsidRPr="00FA7ACF">
        <w:rPr>
          <w:i/>
          <w:vertAlign w:val="subscript"/>
        </w:rPr>
        <w:t>S</w:t>
      </w:r>
      <w:ins w:id="8654" w:author="Titus Ellison" w:date="2022-11-03T09:14:00Z">
        <w:r w:rsidR="00DE3182">
          <w:rPr>
            <w:i/>
          </w:rPr>
          <w:t xml:space="preserve"> </w:t>
        </w:r>
        <w:r w:rsidR="00DE3182">
          <w:t>(</w:t>
        </w:r>
        <w:r w:rsidR="00DE3182" w:rsidRPr="00E21B7A">
          <w:rPr>
            <w:rStyle w:val="Toggle"/>
          </w:rPr>
          <w:t>[UNITS [</w:t>
        </w:r>
      </w:ins>
      <w:ins w:id="8655" w:author="Titus Ellison" w:date="2022-11-03T16:22:00Z">
        <w:r w:rsidR="00FF541B">
          <w:rPr>
            <w:rStyle w:val="Toggle"/>
          </w:rPr>
          <w:t>L/s</w:t>
        </w:r>
      </w:ins>
      <w:ins w:id="8656" w:author="Titus Ellison" w:date="2022-11-03T09:14:00Z">
        <w:r w:rsidR="00DE3182" w:rsidRPr="00E21B7A">
          <w:rPr>
            <w:rStyle w:val="Toggle"/>
          </w:rPr>
          <w:t>] [GPM]]</w:t>
        </w:r>
        <w:r w:rsidR="00DE3182">
          <w:t>)</w:t>
        </w:r>
      </w:ins>
      <w:r w:rsidRPr="00FA7ACF">
        <w:t xml:space="preserve">; secondary chilled water return temperature, </w:t>
      </w:r>
      <w:r w:rsidRPr="00FA7ACF">
        <w:rPr>
          <w:i/>
        </w:rPr>
        <w:t>SCHWRT</w:t>
      </w:r>
      <w:r w:rsidRPr="00FA7ACF">
        <w:t xml:space="preserve">; and secondary chilled water supply temperature, </w:t>
      </w:r>
      <w:r w:rsidRPr="00FA7ACF">
        <w:rPr>
          <w:i/>
        </w:rPr>
        <w:t>SCHWST</w:t>
      </w:r>
      <w:r w:rsidRPr="00FA7ACF">
        <w:t>.</w:t>
      </w:r>
    </w:p>
    <w:bookmarkStart w:id="8657" w:name="_Hlk528011965"/>
    <w:p w14:paraId="630BC13E" w14:textId="2D614112" w:rsidR="00685891" w:rsidRPr="00E21B7A" w:rsidRDefault="00EF7855" w:rsidP="00685891">
      <w:pPr>
        <w:spacing w:after="120"/>
        <w:ind w:left="270"/>
        <w:jc w:val="center"/>
        <w:rPr>
          <w:ins w:id="8658" w:author="Titus Ellison" w:date="2022-11-03T09:12:00Z"/>
          <w:rStyle w:val="Toggle"/>
        </w:rPr>
      </w:pPr>
      <m:oMath>
        <m:sSub>
          <m:sSubPr>
            <m:ctrlPr>
              <w:del w:id="8659" w:author="Titus Ellison" w:date="2022-11-03T09:12:00Z">
                <w:rPr>
                  <w:rFonts w:ascii="Cambria Math" w:hAnsi="Cambria Math"/>
                </w:rPr>
              </w:del>
            </m:ctrlPr>
          </m:sSubPr>
          <m:e>
            <m:r>
              <w:del w:id="8660" w:author="Titus Ellison" w:date="2022-11-03T09:12:00Z">
                <w:rPr>
                  <w:rFonts w:ascii="Cambria Math" w:hAnsi="Cambria Math"/>
                </w:rPr>
                <m:t>Q</m:t>
              </w:del>
            </m:r>
          </m:e>
          <m:sub>
            <m:r>
              <w:del w:id="8661" w:author="Titus Ellison" w:date="2022-11-03T09:12:00Z">
                <w:rPr>
                  <w:rFonts w:ascii="Cambria Math" w:hAnsi="Cambria Math"/>
                </w:rPr>
                <m:t>Plant</m:t>
              </w:del>
            </m:r>
          </m:sub>
        </m:sSub>
        <m:r>
          <w:del w:id="8662" w:author="Titus Ellison" w:date="2022-11-03T09:12:00Z">
            <m:rPr>
              <m:sty m:val="p"/>
            </m:rPr>
            <w:rPr>
              <w:rFonts w:ascii="Cambria Math" w:hAnsi="Cambria Math"/>
            </w:rPr>
            <m:t xml:space="preserve">= </m:t>
          </w:del>
        </m:r>
        <m:f>
          <m:fPr>
            <m:ctrlPr>
              <w:del w:id="8663" w:author="Titus Ellison" w:date="2022-11-03T09:12:00Z">
                <w:rPr>
                  <w:rFonts w:ascii="Cambria Math" w:eastAsiaTheme="majorEastAsia" w:hAnsi="Cambria Math" w:cstheme="majorBidi"/>
                  <w:szCs w:val="24"/>
                </w:rPr>
              </w:del>
            </m:ctrlPr>
          </m:fPr>
          <m:num>
            <m:r>
              <w:del w:id="8664" w:author="Titus Ellison" w:date="2022-11-03T09:12:00Z">
                <w:rPr>
                  <w:rFonts w:ascii="Cambria Math" w:hAnsi="Cambria Math"/>
                </w:rPr>
                <m:t>FLO</m:t>
              </w:del>
            </m:r>
            <m:sSub>
              <m:sSubPr>
                <m:ctrlPr>
                  <w:del w:id="8665" w:author="Titus Ellison" w:date="2022-11-03T09:12:00Z">
                    <w:rPr>
                      <w:rFonts w:ascii="Cambria Math" w:hAnsi="Cambria Math"/>
                      <w:i/>
                    </w:rPr>
                  </w:del>
                </m:ctrlPr>
              </m:sSubPr>
              <m:e>
                <m:r>
                  <w:del w:id="8666" w:author="Titus Ellison" w:date="2022-11-03T09:12:00Z">
                    <w:rPr>
                      <w:rFonts w:ascii="Cambria Math" w:hAnsi="Cambria Math"/>
                    </w:rPr>
                    <m:t>W</m:t>
                  </w:del>
                </m:r>
              </m:e>
              <m:sub>
                <m:r>
                  <w:del w:id="8667" w:author="Titus Ellison" w:date="2022-11-03T09:12:00Z">
                    <w:rPr>
                      <w:rFonts w:ascii="Cambria Math" w:hAnsi="Cambria Math"/>
                    </w:rPr>
                    <m:t>S</m:t>
                  </w:del>
                </m:r>
              </m:sub>
            </m:sSub>
            <m:r>
              <w:del w:id="8668" w:author="Titus Ellison" w:date="2022-11-03T09:12:00Z">
                <m:rPr>
                  <m:sty m:val="p"/>
                </m:rPr>
                <w:rPr>
                  <w:rFonts w:ascii="Cambria Math" w:hAnsi="Cambria Math"/>
                </w:rPr>
                <m:t xml:space="preserve"> (</m:t>
              </w:del>
            </m:r>
            <m:r>
              <w:del w:id="8669" w:author="Titus Ellison" w:date="2022-11-03T09:12:00Z">
                <w:rPr>
                  <w:rFonts w:ascii="Cambria Math" w:hAnsi="Cambria Math"/>
                </w:rPr>
                <m:t>SCHWRT</m:t>
              </w:del>
            </m:r>
            <m:r>
              <w:del w:id="8670" w:author="Titus Ellison" w:date="2022-11-03T09:12:00Z">
                <m:rPr>
                  <m:sty m:val="p"/>
                </m:rPr>
                <w:rPr>
                  <w:rFonts w:ascii="Cambria Math" w:hAnsi="Cambria Math"/>
                </w:rPr>
                <m:t>-</m:t>
              </w:del>
            </m:r>
            <m:r>
              <w:del w:id="8671" w:author="Titus Ellison" w:date="2022-11-03T09:12:00Z">
                <w:rPr>
                  <w:rFonts w:ascii="Cambria Math" w:hAnsi="Cambria Math"/>
                </w:rPr>
                <m:t>SCHWST</m:t>
              </w:del>
            </m:r>
            <m:r>
              <w:del w:id="8672" w:author="Titus Ellison" w:date="2022-11-03T09:12:00Z">
                <m:rPr>
                  <m:sty m:val="p"/>
                </m:rPr>
                <w:rPr>
                  <w:rFonts w:ascii="Cambria Math" w:hAnsi="Cambria Math"/>
                </w:rPr>
                <m:t>)</m:t>
              </w:del>
            </m:r>
          </m:num>
          <m:den>
            <m:r>
              <w:del w:id="8673" w:author="Titus Ellison" w:date="2022-11-03T09:12:00Z">
                <m:rPr>
                  <m:sty m:val="p"/>
                </m:rPr>
                <w:rPr>
                  <w:rFonts w:ascii="Cambria Math" w:hAnsi="Cambria Math"/>
                </w:rPr>
                <m:t>24</m:t>
              </w:del>
            </m:r>
          </m:den>
        </m:f>
        <m:r>
          <w:del w:id="8674" w:author="Titus Ellison" w:date="2022-11-03T09:12:00Z">
            <w:rPr>
              <w:rFonts w:ascii="Cambria Math" w:eastAsiaTheme="minorEastAsia" w:hAnsi="Cambria Math"/>
              <w:szCs w:val="24"/>
            </w:rPr>
            <m:t>[tons]</m:t>
          </w:del>
        </m:r>
      </m:oMath>
      <w:ins w:id="8675" w:author="Titus Ellison" w:date="2022-11-03T09:12:00Z">
        <w:r w:rsidR="00685891" w:rsidRPr="00E21B7A">
          <w:rPr>
            <w:rStyle w:val="Toggle"/>
          </w:rPr>
          <w:t>[UNITS [</w:t>
        </w:r>
      </w:ins>
      <m:oMath>
        <m:sSub>
          <m:sSubPr>
            <m:ctrlPr>
              <w:ins w:id="8676" w:author="Titus Ellison" w:date="2022-11-03T09:12:00Z">
                <w:rPr>
                  <w:rStyle w:val="Toggle"/>
                  <w:rFonts w:ascii="Cambria Math" w:hAnsi="Cambria Math"/>
                </w:rPr>
              </w:ins>
            </m:ctrlPr>
          </m:sSubPr>
          <m:e>
            <m:r>
              <w:ins w:id="8677" w:author="Titus Ellison" w:date="2022-11-03T09:12:00Z">
                <w:rPr>
                  <w:rStyle w:val="Toggle"/>
                  <w:rFonts w:ascii="Cambria Math" w:hAnsi="Cambria Math"/>
                </w:rPr>
                <m:t>Q</m:t>
              </w:ins>
            </m:r>
          </m:e>
          <m:sub>
            <m:r>
              <w:ins w:id="8678" w:author="Titus Ellison" w:date="2022-11-03T09:12:00Z">
                <w:rPr>
                  <w:rStyle w:val="Toggle"/>
                  <w:rFonts w:ascii="Cambria Math" w:hAnsi="Cambria Math"/>
                </w:rPr>
                <m:t>actual</m:t>
              </w:ins>
            </m:r>
          </m:sub>
        </m:sSub>
        <m:r>
          <w:ins w:id="8679" w:author="Titus Ellison" w:date="2022-11-03T09:12:00Z">
            <m:rPr>
              <m:sty m:val="p"/>
            </m:rPr>
            <w:rPr>
              <w:rStyle w:val="Toggle"/>
              <w:rFonts w:ascii="Cambria Math" w:hAnsi="Cambria Math"/>
            </w:rPr>
            <m:t>=</m:t>
          </w:ins>
        </m:r>
        <m:f>
          <m:fPr>
            <m:ctrlPr>
              <w:ins w:id="8680" w:author="Titus Ellison" w:date="2022-11-03T09:12:00Z">
                <w:rPr>
                  <w:rStyle w:val="Toggle"/>
                  <w:rFonts w:ascii="Cambria Math" w:hAnsi="Cambria Math"/>
                </w:rPr>
              </w:ins>
            </m:ctrlPr>
          </m:fPr>
          <m:num>
            <m:sSub>
              <m:sSubPr>
                <m:ctrlPr>
                  <w:ins w:id="8681" w:author="Titus Ellison" w:date="2022-11-03T09:12:00Z">
                    <w:rPr>
                      <w:rStyle w:val="Toggle"/>
                      <w:rFonts w:ascii="Cambria Math" w:hAnsi="Cambria Math"/>
                    </w:rPr>
                  </w:ins>
                </m:ctrlPr>
              </m:sSubPr>
              <m:e>
                <m:r>
                  <w:ins w:id="8682" w:author="Titus Ellison" w:date="2022-11-03T09:12:00Z">
                    <w:rPr>
                      <w:rStyle w:val="Toggle"/>
                      <w:rFonts w:ascii="Cambria Math" w:hAnsi="Cambria Math"/>
                    </w:rPr>
                    <m:t>FLOW</m:t>
                  </w:ins>
                </m:r>
              </m:e>
              <m:sub>
                <m:r>
                  <w:ins w:id="8683" w:author="Titus Ellison" w:date="2022-11-03T09:12:00Z">
                    <w:rPr>
                      <w:rStyle w:val="Toggle"/>
                      <w:rFonts w:ascii="Cambria Math" w:hAnsi="Cambria Math"/>
                    </w:rPr>
                    <m:t>P</m:t>
                  </w:ins>
                </m:r>
              </m:sub>
            </m:sSub>
            <m:d>
              <m:dPr>
                <m:ctrlPr>
                  <w:ins w:id="8684" w:author="Titus Ellison" w:date="2022-11-03T09:12:00Z">
                    <w:rPr>
                      <w:rStyle w:val="Toggle"/>
                      <w:rFonts w:ascii="Cambria Math" w:hAnsi="Cambria Math"/>
                    </w:rPr>
                  </w:ins>
                </m:ctrlPr>
              </m:dPr>
              <m:e>
                <m:r>
                  <w:ins w:id="8685" w:author="Titus Ellison" w:date="2022-11-03T09:12:00Z">
                    <w:rPr>
                      <w:rStyle w:val="Toggle"/>
                      <w:rFonts w:ascii="Cambria Math" w:hAnsi="Cambria Math"/>
                    </w:rPr>
                    <m:t>CHWRT-CHWST</m:t>
                  </w:ins>
                </m:r>
              </m:e>
            </m:d>
          </m:num>
          <m:den>
            <m:r>
              <w:ins w:id="8686" w:author="Titus Ellison" w:date="2022-11-03T09:12:00Z">
                <m:rPr>
                  <m:sty m:val="p"/>
                </m:rPr>
                <w:rPr>
                  <w:rStyle w:val="Toggle"/>
                  <w:rFonts w:ascii="Cambria Math" w:hAnsi="Cambria Math"/>
                </w:rPr>
                <m:t>24</m:t>
              </w:ins>
            </m:r>
          </m:den>
        </m:f>
        <m:r>
          <w:ins w:id="8687" w:author="Titus Ellison" w:date="2022-11-03T09:12:00Z">
            <w:rPr>
              <w:rStyle w:val="Toggle"/>
              <w:rFonts w:ascii="Cambria Math" w:hAnsi="Cambria Math"/>
            </w:rPr>
            <m:t xml:space="preserve"> [tons]</m:t>
          </w:ins>
        </m:r>
      </m:oMath>
      <w:ins w:id="8688" w:author="Titus Ellison" w:date="2022-11-03T09:12:00Z">
        <w:r w:rsidR="00685891" w:rsidRPr="00E21B7A">
          <w:rPr>
            <w:rStyle w:val="Toggle"/>
          </w:rPr>
          <w:t>] [</w:t>
        </w:r>
      </w:ins>
      <m:oMath>
        <m:sSub>
          <m:sSubPr>
            <m:ctrlPr>
              <w:ins w:id="8689" w:author="Titus Ellison" w:date="2022-11-03T09:12:00Z">
                <w:rPr>
                  <w:rStyle w:val="Toggle"/>
                  <w:rFonts w:ascii="Cambria Math" w:hAnsi="Cambria Math"/>
                </w:rPr>
              </w:ins>
            </m:ctrlPr>
          </m:sSubPr>
          <m:e>
            <m:r>
              <w:ins w:id="8690" w:author="Titus Ellison" w:date="2022-11-03T09:12:00Z">
                <w:rPr>
                  <w:rStyle w:val="Toggle"/>
                  <w:rFonts w:ascii="Cambria Math" w:hAnsi="Cambria Math"/>
                </w:rPr>
                <m:t>Q</m:t>
              </w:ins>
            </m:r>
          </m:e>
          <m:sub>
            <m:r>
              <w:ins w:id="8691" w:author="Titus Ellison" w:date="2022-11-03T09:12:00Z">
                <w:rPr>
                  <w:rStyle w:val="Toggle"/>
                  <w:rFonts w:ascii="Cambria Math" w:hAnsi="Cambria Math"/>
                </w:rPr>
                <m:t>actual</m:t>
              </w:ins>
            </m:r>
          </m:sub>
        </m:sSub>
        <m:r>
          <w:ins w:id="8692" w:author="Titus Ellison" w:date="2022-11-03T09:12:00Z">
            <m:rPr>
              <m:sty m:val="p"/>
            </m:rPr>
            <w:rPr>
              <w:rStyle w:val="Toggle"/>
              <w:rFonts w:ascii="Cambria Math" w:hAnsi="Cambria Math"/>
            </w:rPr>
            <m:t>=</m:t>
          </w:ins>
        </m:r>
        <m:sSub>
          <m:sSubPr>
            <m:ctrlPr>
              <w:ins w:id="8693" w:author="Titus Ellison" w:date="2022-11-03T09:12:00Z">
                <w:rPr>
                  <w:rStyle w:val="Toggle"/>
                  <w:rFonts w:ascii="Cambria Math" w:hAnsi="Cambria Math"/>
                </w:rPr>
              </w:ins>
            </m:ctrlPr>
          </m:sSubPr>
          <m:e>
            <m:r>
              <w:ins w:id="8694" w:author="Titus Ellison" w:date="2022-11-03T09:12:00Z">
                <w:rPr>
                  <w:rStyle w:val="Toggle"/>
                  <w:rFonts w:ascii="Cambria Math" w:hAnsi="Cambria Math"/>
                </w:rPr>
                <m:t>FLOW</m:t>
              </w:ins>
            </m:r>
          </m:e>
          <m:sub>
            <m:r>
              <w:ins w:id="8695" w:author="Titus Ellison" w:date="2022-11-03T09:12:00Z">
                <w:rPr>
                  <w:rStyle w:val="Toggle"/>
                  <w:rFonts w:ascii="Cambria Math" w:hAnsi="Cambria Math"/>
                </w:rPr>
                <m:t>P</m:t>
              </w:ins>
            </m:r>
          </m:sub>
        </m:sSub>
        <m:r>
          <w:ins w:id="8696" w:author="Titus Ellison" w:date="2022-11-03T09:12:00Z">
            <w:rPr>
              <w:rStyle w:val="Toggle"/>
              <w:rFonts w:ascii="Cambria Math" w:hAnsi="Cambria Math"/>
            </w:rPr>
            <m:t>×4.182</m:t>
          </w:ins>
        </m:r>
        <m:d>
          <m:dPr>
            <m:ctrlPr>
              <w:ins w:id="8697" w:author="Titus Ellison" w:date="2022-11-03T09:12:00Z">
                <w:rPr>
                  <w:rStyle w:val="Toggle"/>
                  <w:rFonts w:ascii="Cambria Math" w:hAnsi="Cambria Math"/>
                </w:rPr>
              </w:ins>
            </m:ctrlPr>
          </m:dPr>
          <m:e>
            <m:r>
              <w:ins w:id="8698" w:author="Titus Ellison" w:date="2022-11-03T09:12:00Z">
                <w:rPr>
                  <w:rStyle w:val="Toggle"/>
                  <w:rFonts w:ascii="Cambria Math" w:hAnsi="Cambria Math"/>
                </w:rPr>
                <m:t>CHWRT-CHWST</m:t>
              </w:ins>
            </m:r>
          </m:e>
        </m:d>
        <m:r>
          <w:ins w:id="8699" w:author="Titus Ellison" w:date="2022-11-03T09:12:00Z">
            <w:rPr>
              <w:rStyle w:val="Toggle"/>
              <w:rFonts w:ascii="Cambria Math" w:hAnsi="Cambria Math"/>
            </w:rPr>
            <m:t xml:space="preserve"> [kW]</m:t>
          </w:ins>
        </m:r>
      </m:oMath>
      <w:ins w:id="8700" w:author="Titus Ellison" w:date="2022-11-03T09:12:00Z">
        <w:r w:rsidR="00685891" w:rsidRPr="00E21B7A">
          <w:rPr>
            <w:rStyle w:val="Toggle"/>
          </w:rPr>
          <w:t>]]</w:t>
        </w:r>
      </w:ins>
    </w:p>
    <w:p w14:paraId="2E81529D" w14:textId="77777777" w:rsidR="00685891" w:rsidRPr="00FA7ACF" w:rsidRDefault="00685891" w:rsidP="005274F2">
      <w:pPr>
        <w:spacing w:before="120"/>
      </w:pPr>
    </w:p>
    <w:p w14:paraId="15D9B93B" w14:textId="0A528C96" w:rsidR="00FA44FD" w:rsidRPr="00FA7ACF" w:rsidRDefault="00FA44FD" w:rsidP="0087618D">
      <w:pPr>
        <w:pStyle w:val="Heading4"/>
      </w:pPr>
      <w:bookmarkStart w:id="8701" w:name="_Hlk528012092"/>
      <w:bookmarkEnd w:id="8657"/>
      <w:r w:rsidRPr="00FA7ACF">
        <w:t xml:space="preserve">Equipment Load. Calculate load for each operating chiller and WSE heat exchanger (as applicable) using flowrate through the equipment, </w:t>
      </w:r>
      <w:r w:rsidRPr="00FA7ACF">
        <w:rPr>
          <w:i/>
        </w:rPr>
        <w:t>FLOW</w:t>
      </w:r>
      <w:r w:rsidRPr="00FA7ACF">
        <w:rPr>
          <w:i/>
          <w:vertAlign w:val="subscript"/>
        </w:rPr>
        <w:t>D</w:t>
      </w:r>
      <w:ins w:id="8702" w:author="Titus Ellison" w:date="2022-11-03T09:15:00Z">
        <w:r w:rsidR="00AA3657">
          <w:rPr>
            <w:i/>
          </w:rPr>
          <w:t xml:space="preserve"> </w:t>
        </w:r>
        <w:r w:rsidR="00AA3657">
          <w:t>(</w:t>
        </w:r>
        <w:r w:rsidR="00AA3657" w:rsidRPr="00E21B7A">
          <w:rPr>
            <w:rStyle w:val="Toggle"/>
          </w:rPr>
          <w:t>[UNITS [</w:t>
        </w:r>
      </w:ins>
      <w:ins w:id="8703" w:author="Titus Ellison" w:date="2022-11-03T16:22:00Z">
        <w:r w:rsidR="00FF541B">
          <w:rPr>
            <w:rStyle w:val="Toggle"/>
          </w:rPr>
          <w:t>L/s</w:t>
        </w:r>
      </w:ins>
      <w:ins w:id="8704" w:author="Titus Ellison" w:date="2022-11-03T09:15:00Z">
        <w:r w:rsidR="00AA3657" w:rsidRPr="00E21B7A">
          <w:rPr>
            <w:rStyle w:val="Toggle"/>
          </w:rPr>
          <w:t>] [GPM]]</w:t>
        </w:r>
        <w:r w:rsidR="00AA3657">
          <w:t>)</w:t>
        </w:r>
      </w:ins>
      <w:r w:rsidRPr="00FA7ACF">
        <w:t xml:space="preserve">; chilled water return temperature entering the equipment, </w:t>
      </w:r>
      <w:r w:rsidRPr="00FA7ACF">
        <w:rPr>
          <w:i/>
        </w:rPr>
        <w:t>CHWRT</w:t>
      </w:r>
      <w:r w:rsidRPr="00FA7ACF">
        <w:rPr>
          <w:i/>
          <w:vertAlign w:val="subscript"/>
        </w:rPr>
        <w:t>D</w:t>
      </w:r>
      <w:r w:rsidRPr="00FA7ACF">
        <w:t xml:space="preserve">; and chilled water supply temperature leaving the equipment, </w:t>
      </w:r>
      <w:r w:rsidRPr="00FA7ACF">
        <w:rPr>
          <w:i/>
        </w:rPr>
        <w:t>CHWST</w:t>
      </w:r>
      <w:r w:rsidRPr="00FA7ACF">
        <w:rPr>
          <w:i/>
          <w:vertAlign w:val="subscript"/>
        </w:rPr>
        <w:t xml:space="preserve">D. </w:t>
      </w:r>
      <w:r w:rsidRPr="00FA7ACF">
        <w:t>Inputs to the below equation shall be determined per the following rules.</w:t>
      </w:r>
    </w:p>
    <w:bookmarkEnd w:id="8701"/>
    <w:p w14:paraId="1991AA87" w14:textId="5217E59A" w:rsidR="00685891" w:rsidRPr="00E21B7A" w:rsidRDefault="00EF7855" w:rsidP="00685891">
      <w:pPr>
        <w:spacing w:after="120"/>
        <w:ind w:left="270"/>
        <w:jc w:val="center"/>
        <w:rPr>
          <w:ins w:id="8705" w:author="Titus Ellison" w:date="2022-11-03T09:12:00Z"/>
          <w:rStyle w:val="Toggle"/>
        </w:rPr>
      </w:pPr>
      <m:oMath>
        <m:sSub>
          <m:sSubPr>
            <m:ctrlPr>
              <w:del w:id="8706" w:author="Titus Ellison" w:date="2022-11-03T09:12:00Z">
                <w:rPr>
                  <w:rFonts w:ascii="Cambria Math" w:hAnsi="Cambria Math"/>
                </w:rPr>
              </w:del>
            </m:ctrlPr>
          </m:sSubPr>
          <m:e>
            <m:r>
              <w:del w:id="8707" w:author="Titus Ellison" w:date="2022-11-03T09:12:00Z">
                <w:rPr>
                  <w:rFonts w:ascii="Cambria Math" w:hAnsi="Cambria Math"/>
                </w:rPr>
                <m:t>Q</m:t>
              </w:del>
            </m:r>
          </m:e>
          <m:sub>
            <m:r>
              <w:del w:id="8708" w:author="Titus Ellison" w:date="2022-11-03T09:12:00Z">
                <w:rPr>
                  <w:rFonts w:ascii="Cambria Math" w:hAnsi="Cambria Math"/>
                </w:rPr>
                <m:t>D</m:t>
              </w:del>
            </m:r>
          </m:sub>
        </m:sSub>
        <m:r>
          <w:del w:id="8709" w:author="Titus Ellison" w:date="2022-11-03T09:12:00Z">
            <m:rPr>
              <m:sty m:val="p"/>
            </m:rPr>
            <w:rPr>
              <w:rFonts w:ascii="Cambria Math" w:hAnsi="Cambria Math"/>
            </w:rPr>
            <m:t xml:space="preserve">= </m:t>
          </w:del>
        </m:r>
        <m:f>
          <m:fPr>
            <m:ctrlPr>
              <w:del w:id="8710" w:author="Titus Ellison" w:date="2022-11-03T09:12:00Z">
                <w:rPr>
                  <w:rFonts w:ascii="Cambria Math" w:eastAsiaTheme="majorEastAsia" w:hAnsi="Cambria Math" w:cstheme="majorBidi"/>
                  <w:szCs w:val="24"/>
                </w:rPr>
              </w:del>
            </m:ctrlPr>
          </m:fPr>
          <m:num>
            <m:r>
              <w:del w:id="8711" w:author="Titus Ellison" w:date="2022-11-03T09:12:00Z">
                <w:rPr>
                  <w:rFonts w:ascii="Cambria Math" w:hAnsi="Cambria Math"/>
                </w:rPr>
                <m:t>FLO</m:t>
              </w:del>
            </m:r>
            <m:sSub>
              <m:sSubPr>
                <m:ctrlPr>
                  <w:del w:id="8712" w:author="Titus Ellison" w:date="2022-11-03T09:12:00Z">
                    <w:rPr>
                      <w:rFonts w:ascii="Cambria Math" w:hAnsi="Cambria Math"/>
                      <w:i/>
                    </w:rPr>
                  </w:del>
                </m:ctrlPr>
              </m:sSubPr>
              <m:e>
                <m:r>
                  <w:del w:id="8713" w:author="Titus Ellison" w:date="2022-11-03T09:12:00Z">
                    <w:rPr>
                      <w:rFonts w:ascii="Cambria Math" w:hAnsi="Cambria Math"/>
                    </w:rPr>
                    <m:t>W</m:t>
                  </w:del>
                </m:r>
              </m:e>
              <m:sub>
                <m:r>
                  <w:del w:id="8714" w:author="Titus Ellison" w:date="2022-11-03T09:12:00Z">
                    <w:rPr>
                      <w:rFonts w:ascii="Cambria Math" w:hAnsi="Cambria Math"/>
                    </w:rPr>
                    <m:t>D</m:t>
                  </w:del>
                </m:r>
              </m:sub>
            </m:sSub>
            <m:r>
              <w:del w:id="8715" w:author="Titus Ellison" w:date="2022-11-03T09:12:00Z">
                <m:rPr>
                  <m:sty m:val="p"/>
                </m:rPr>
                <w:rPr>
                  <w:rFonts w:ascii="Cambria Math" w:hAnsi="Cambria Math"/>
                </w:rPr>
                <m:t xml:space="preserve"> (C</m:t>
              </w:del>
            </m:r>
            <m:r>
              <w:del w:id="8716" w:author="Titus Ellison" w:date="2022-11-03T09:12:00Z">
                <w:rPr>
                  <w:rFonts w:ascii="Cambria Math" w:hAnsi="Cambria Math"/>
                </w:rPr>
                <m:t>HWR</m:t>
              </w:del>
            </m:r>
            <m:sSub>
              <m:sSubPr>
                <m:ctrlPr>
                  <w:del w:id="8717" w:author="Titus Ellison" w:date="2022-11-03T09:12:00Z">
                    <w:rPr>
                      <w:rFonts w:ascii="Cambria Math" w:hAnsi="Cambria Math"/>
                    </w:rPr>
                  </w:del>
                </m:ctrlPr>
              </m:sSubPr>
              <m:e>
                <m:r>
                  <w:del w:id="8718" w:author="Titus Ellison" w:date="2022-11-03T09:12:00Z">
                    <w:rPr>
                      <w:rFonts w:ascii="Cambria Math" w:hAnsi="Cambria Math"/>
                    </w:rPr>
                    <m:t>T</m:t>
                  </w:del>
                </m:r>
              </m:e>
              <m:sub>
                <m:r>
                  <w:del w:id="8719" w:author="Titus Ellison" w:date="2022-11-03T09:12:00Z">
                    <w:rPr>
                      <w:rFonts w:ascii="Cambria Math" w:hAnsi="Cambria Math"/>
                    </w:rPr>
                    <m:t>D</m:t>
                  </w:del>
                </m:r>
              </m:sub>
            </m:sSub>
            <m:r>
              <w:del w:id="8720" w:author="Titus Ellison" w:date="2022-11-03T09:12:00Z">
                <m:rPr>
                  <m:sty m:val="p"/>
                </m:rPr>
                <w:rPr>
                  <w:rFonts w:ascii="Cambria Math" w:hAnsi="Cambria Math"/>
                </w:rPr>
                <m:t>-C</m:t>
              </w:del>
            </m:r>
            <m:r>
              <w:del w:id="8721" w:author="Titus Ellison" w:date="2022-11-03T09:12:00Z">
                <w:rPr>
                  <w:rFonts w:ascii="Cambria Math" w:hAnsi="Cambria Math"/>
                </w:rPr>
                <m:t>HWS</m:t>
              </w:del>
            </m:r>
            <m:sSub>
              <m:sSubPr>
                <m:ctrlPr>
                  <w:del w:id="8722" w:author="Titus Ellison" w:date="2022-11-03T09:12:00Z">
                    <w:rPr>
                      <w:rFonts w:ascii="Cambria Math" w:hAnsi="Cambria Math"/>
                    </w:rPr>
                  </w:del>
                </m:ctrlPr>
              </m:sSubPr>
              <m:e>
                <m:r>
                  <w:del w:id="8723" w:author="Titus Ellison" w:date="2022-11-03T09:12:00Z">
                    <w:rPr>
                      <w:rFonts w:ascii="Cambria Math" w:hAnsi="Cambria Math"/>
                    </w:rPr>
                    <m:t>T</m:t>
                  </w:del>
                </m:r>
              </m:e>
              <m:sub>
                <m:r>
                  <w:del w:id="8724" w:author="Titus Ellison" w:date="2022-11-03T09:12:00Z">
                    <w:rPr>
                      <w:rFonts w:ascii="Cambria Math" w:hAnsi="Cambria Math"/>
                    </w:rPr>
                    <m:t>D</m:t>
                  </w:del>
                </m:r>
              </m:sub>
            </m:sSub>
            <m:r>
              <w:del w:id="8725" w:author="Titus Ellison" w:date="2022-11-03T09:12:00Z">
                <m:rPr>
                  <m:sty m:val="p"/>
                </m:rPr>
                <w:rPr>
                  <w:rFonts w:ascii="Cambria Math" w:hAnsi="Cambria Math"/>
                </w:rPr>
                <m:t>)</m:t>
              </w:del>
            </m:r>
          </m:num>
          <m:den>
            <m:r>
              <w:del w:id="8726" w:author="Titus Ellison" w:date="2022-11-03T09:12:00Z">
                <m:rPr>
                  <m:sty m:val="p"/>
                </m:rPr>
                <w:rPr>
                  <w:rFonts w:ascii="Cambria Math" w:hAnsi="Cambria Math"/>
                </w:rPr>
                <m:t>24</m:t>
              </w:del>
            </m:r>
          </m:den>
        </m:f>
        <m:r>
          <w:del w:id="8727" w:author="Titus Ellison" w:date="2022-11-03T09:12:00Z">
            <w:rPr>
              <w:rFonts w:ascii="Cambria Math" w:eastAsiaTheme="majorEastAsia" w:hAnsi="Cambria Math" w:cstheme="majorBidi"/>
              <w:szCs w:val="24"/>
            </w:rPr>
            <m:t>[tons]</m:t>
          </w:del>
        </m:r>
      </m:oMath>
      <w:ins w:id="8728" w:author="Titus Ellison" w:date="2022-11-03T09:12:00Z">
        <w:r w:rsidR="00685891" w:rsidRPr="00E21B7A">
          <w:rPr>
            <w:rStyle w:val="Toggle"/>
          </w:rPr>
          <w:t>[UNITS [</w:t>
        </w:r>
      </w:ins>
      <m:oMath>
        <m:sSub>
          <m:sSubPr>
            <m:ctrlPr>
              <w:ins w:id="8729" w:author="Titus Ellison" w:date="2022-11-03T09:12:00Z">
                <w:rPr>
                  <w:rStyle w:val="Toggle"/>
                  <w:rFonts w:ascii="Cambria Math" w:hAnsi="Cambria Math"/>
                </w:rPr>
              </w:ins>
            </m:ctrlPr>
          </m:sSubPr>
          <m:e>
            <m:r>
              <w:ins w:id="8730" w:author="Titus Ellison" w:date="2022-11-03T09:12:00Z">
                <w:rPr>
                  <w:rStyle w:val="Toggle"/>
                  <w:rFonts w:ascii="Cambria Math" w:hAnsi="Cambria Math"/>
                </w:rPr>
                <m:t>Q</m:t>
              </w:ins>
            </m:r>
          </m:e>
          <m:sub>
            <m:r>
              <w:ins w:id="8731" w:author="Titus Ellison" w:date="2022-11-03T09:12:00Z">
                <w:rPr>
                  <w:rStyle w:val="Toggle"/>
                  <w:rFonts w:ascii="Cambria Math" w:hAnsi="Cambria Math"/>
                </w:rPr>
                <m:t>actual</m:t>
              </w:ins>
            </m:r>
          </m:sub>
        </m:sSub>
        <m:r>
          <w:ins w:id="8732" w:author="Titus Ellison" w:date="2022-11-03T09:12:00Z">
            <m:rPr>
              <m:sty m:val="p"/>
            </m:rPr>
            <w:rPr>
              <w:rStyle w:val="Toggle"/>
              <w:rFonts w:ascii="Cambria Math" w:hAnsi="Cambria Math"/>
            </w:rPr>
            <m:t>=</m:t>
          </w:ins>
        </m:r>
        <m:f>
          <m:fPr>
            <m:ctrlPr>
              <w:ins w:id="8733" w:author="Titus Ellison" w:date="2022-11-03T09:12:00Z">
                <w:rPr>
                  <w:rStyle w:val="Toggle"/>
                  <w:rFonts w:ascii="Cambria Math" w:hAnsi="Cambria Math"/>
                </w:rPr>
              </w:ins>
            </m:ctrlPr>
          </m:fPr>
          <m:num>
            <m:sSub>
              <m:sSubPr>
                <m:ctrlPr>
                  <w:ins w:id="8734" w:author="Titus Ellison" w:date="2022-11-03T09:12:00Z">
                    <w:rPr>
                      <w:rStyle w:val="Toggle"/>
                      <w:rFonts w:ascii="Cambria Math" w:hAnsi="Cambria Math"/>
                    </w:rPr>
                  </w:ins>
                </m:ctrlPr>
              </m:sSubPr>
              <m:e>
                <m:r>
                  <w:ins w:id="8735" w:author="Titus Ellison" w:date="2022-11-03T09:12:00Z">
                    <w:rPr>
                      <w:rStyle w:val="Toggle"/>
                      <w:rFonts w:ascii="Cambria Math" w:hAnsi="Cambria Math"/>
                    </w:rPr>
                    <m:t>FLOW</m:t>
                  </w:ins>
                </m:r>
              </m:e>
              <m:sub>
                <m:r>
                  <w:ins w:id="8736" w:author="Titus Ellison" w:date="2022-11-03T09:12:00Z">
                    <w:rPr>
                      <w:rStyle w:val="Toggle"/>
                      <w:rFonts w:ascii="Cambria Math" w:hAnsi="Cambria Math"/>
                    </w:rPr>
                    <m:t>P</m:t>
                  </w:ins>
                </m:r>
              </m:sub>
            </m:sSub>
            <m:d>
              <m:dPr>
                <m:ctrlPr>
                  <w:ins w:id="8737" w:author="Titus Ellison" w:date="2022-11-03T09:12:00Z">
                    <w:rPr>
                      <w:rStyle w:val="Toggle"/>
                      <w:rFonts w:ascii="Cambria Math" w:hAnsi="Cambria Math"/>
                    </w:rPr>
                  </w:ins>
                </m:ctrlPr>
              </m:dPr>
              <m:e>
                <m:r>
                  <w:ins w:id="8738" w:author="Titus Ellison" w:date="2022-11-03T09:12:00Z">
                    <w:rPr>
                      <w:rStyle w:val="Toggle"/>
                      <w:rFonts w:ascii="Cambria Math" w:hAnsi="Cambria Math"/>
                    </w:rPr>
                    <m:t>CHWRT-CHWST</m:t>
                  </w:ins>
                </m:r>
              </m:e>
            </m:d>
          </m:num>
          <m:den>
            <m:r>
              <w:ins w:id="8739" w:author="Titus Ellison" w:date="2022-11-03T09:12:00Z">
                <m:rPr>
                  <m:sty m:val="p"/>
                </m:rPr>
                <w:rPr>
                  <w:rStyle w:val="Toggle"/>
                  <w:rFonts w:ascii="Cambria Math" w:hAnsi="Cambria Math"/>
                </w:rPr>
                <m:t>24</m:t>
              </w:ins>
            </m:r>
          </m:den>
        </m:f>
        <m:r>
          <w:ins w:id="8740" w:author="Titus Ellison" w:date="2022-11-03T09:12:00Z">
            <w:rPr>
              <w:rStyle w:val="Toggle"/>
              <w:rFonts w:ascii="Cambria Math" w:hAnsi="Cambria Math"/>
            </w:rPr>
            <m:t xml:space="preserve"> [tons]</m:t>
          </w:ins>
        </m:r>
      </m:oMath>
      <w:ins w:id="8741" w:author="Titus Ellison" w:date="2022-11-03T09:12:00Z">
        <w:r w:rsidR="00685891" w:rsidRPr="00E21B7A">
          <w:rPr>
            <w:rStyle w:val="Toggle"/>
          </w:rPr>
          <w:t>] [</w:t>
        </w:r>
      </w:ins>
      <m:oMath>
        <m:sSub>
          <m:sSubPr>
            <m:ctrlPr>
              <w:ins w:id="8742" w:author="Titus Ellison" w:date="2022-11-03T09:12:00Z">
                <w:rPr>
                  <w:rStyle w:val="Toggle"/>
                  <w:rFonts w:ascii="Cambria Math" w:hAnsi="Cambria Math"/>
                </w:rPr>
              </w:ins>
            </m:ctrlPr>
          </m:sSubPr>
          <m:e>
            <m:r>
              <w:ins w:id="8743" w:author="Titus Ellison" w:date="2022-11-03T09:12:00Z">
                <w:rPr>
                  <w:rStyle w:val="Toggle"/>
                  <w:rFonts w:ascii="Cambria Math" w:hAnsi="Cambria Math"/>
                </w:rPr>
                <m:t>Q</m:t>
              </w:ins>
            </m:r>
          </m:e>
          <m:sub>
            <m:r>
              <w:ins w:id="8744" w:author="Titus Ellison" w:date="2022-11-03T09:12:00Z">
                <w:rPr>
                  <w:rStyle w:val="Toggle"/>
                  <w:rFonts w:ascii="Cambria Math" w:hAnsi="Cambria Math"/>
                </w:rPr>
                <m:t>actual</m:t>
              </w:ins>
            </m:r>
          </m:sub>
        </m:sSub>
        <m:r>
          <w:ins w:id="8745" w:author="Titus Ellison" w:date="2022-11-03T09:12:00Z">
            <m:rPr>
              <m:sty m:val="p"/>
            </m:rPr>
            <w:rPr>
              <w:rStyle w:val="Toggle"/>
              <w:rFonts w:ascii="Cambria Math" w:hAnsi="Cambria Math"/>
            </w:rPr>
            <m:t>=</m:t>
          </w:ins>
        </m:r>
        <m:sSub>
          <m:sSubPr>
            <m:ctrlPr>
              <w:ins w:id="8746" w:author="Titus Ellison" w:date="2022-11-03T09:12:00Z">
                <w:rPr>
                  <w:rStyle w:val="Toggle"/>
                  <w:rFonts w:ascii="Cambria Math" w:hAnsi="Cambria Math"/>
                </w:rPr>
              </w:ins>
            </m:ctrlPr>
          </m:sSubPr>
          <m:e>
            <m:r>
              <w:ins w:id="8747" w:author="Titus Ellison" w:date="2022-11-03T09:12:00Z">
                <w:rPr>
                  <w:rStyle w:val="Toggle"/>
                  <w:rFonts w:ascii="Cambria Math" w:hAnsi="Cambria Math"/>
                </w:rPr>
                <m:t>FLOW</m:t>
              </w:ins>
            </m:r>
          </m:e>
          <m:sub>
            <m:r>
              <w:ins w:id="8748" w:author="Titus Ellison" w:date="2022-11-03T09:12:00Z">
                <w:rPr>
                  <w:rStyle w:val="Toggle"/>
                  <w:rFonts w:ascii="Cambria Math" w:hAnsi="Cambria Math"/>
                </w:rPr>
                <m:t>P</m:t>
              </w:ins>
            </m:r>
          </m:sub>
        </m:sSub>
        <m:r>
          <w:ins w:id="8749" w:author="Titus Ellison" w:date="2022-11-03T09:12:00Z">
            <w:rPr>
              <w:rStyle w:val="Toggle"/>
              <w:rFonts w:ascii="Cambria Math" w:hAnsi="Cambria Math"/>
            </w:rPr>
            <m:t>×4.182</m:t>
          </w:ins>
        </m:r>
        <m:d>
          <m:dPr>
            <m:ctrlPr>
              <w:ins w:id="8750" w:author="Titus Ellison" w:date="2022-11-03T09:12:00Z">
                <w:rPr>
                  <w:rStyle w:val="Toggle"/>
                  <w:rFonts w:ascii="Cambria Math" w:hAnsi="Cambria Math"/>
                </w:rPr>
              </w:ins>
            </m:ctrlPr>
          </m:dPr>
          <m:e>
            <m:r>
              <w:ins w:id="8751" w:author="Titus Ellison" w:date="2022-11-03T09:12:00Z">
                <w:rPr>
                  <w:rStyle w:val="Toggle"/>
                  <w:rFonts w:ascii="Cambria Math" w:hAnsi="Cambria Math"/>
                </w:rPr>
                <m:t>CHWRT-CHWST</m:t>
              </w:ins>
            </m:r>
          </m:e>
        </m:d>
        <m:r>
          <w:ins w:id="8752" w:author="Titus Ellison" w:date="2022-11-03T09:12:00Z">
            <w:rPr>
              <w:rStyle w:val="Toggle"/>
              <w:rFonts w:ascii="Cambria Math" w:hAnsi="Cambria Math"/>
            </w:rPr>
            <m:t xml:space="preserve"> [kW]</m:t>
          </w:ins>
        </m:r>
      </m:oMath>
      <w:ins w:id="8753" w:author="Titus Ellison" w:date="2022-11-03T09:12:00Z">
        <w:r w:rsidR="00685891" w:rsidRPr="00E21B7A">
          <w:rPr>
            <w:rStyle w:val="Toggle"/>
          </w:rPr>
          <w:t>]]</w:t>
        </w:r>
      </w:ins>
    </w:p>
    <w:p w14:paraId="03DC48C0" w14:textId="77777777" w:rsidR="00685891" w:rsidRPr="00FA7ACF" w:rsidRDefault="00685891" w:rsidP="005274F2">
      <w:pPr>
        <w:spacing w:before="120"/>
      </w:pPr>
    </w:p>
    <w:p w14:paraId="118D393E" w14:textId="77777777" w:rsidR="00FA44FD" w:rsidRPr="00FA7ACF" w:rsidRDefault="00FA44FD" w:rsidP="007C1423">
      <w:pPr>
        <w:pStyle w:val="Heading6"/>
        <w:rPr>
          <w:i/>
        </w:rPr>
      </w:pPr>
      <w:r w:rsidRPr="00FA7ACF">
        <w:t xml:space="preserve">Where flow through each chiller is individually measured using a flow meter, </w:t>
      </w:r>
      <w:r w:rsidRPr="00FA7ACF">
        <w:rPr>
          <w:i/>
        </w:rPr>
        <w:t>FLOW</w:t>
      </w:r>
      <w:r w:rsidRPr="00FA7ACF">
        <w:rPr>
          <w:i/>
          <w:vertAlign w:val="subscript"/>
        </w:rPr>
        <w:t>D</w:t>
      </w:r>
      <w:r w:rsidRPr="00FA7ACF">
        <w:t xml:space="preserve"> shall be the flow measured by the chiller’s associated flow meter.</w:t>
      </w:r>
    </w:p>
    <w:p w14:paraId="71D9B0AC" w14:textId="77777777" w:rsidR="00FA44FD" w:rsidRPr="00FA7ACF" w:rsidRDefault="00FA44FD" w:rsidP="007C1423">
      <w:pPr>
        <w:pStyle w:val="Heading6"/>
      </w:pPr>
      <w:bookmarkStart w:id="8754" w:name="_Hlk528012175"/>
      <w:r w:rsidRPr="00FA7ACF">
        <w:t xml:space="preserve">For parallel chillers where flowrate through each chiller is not measured, but flowrate through the primary circuit is measured, </w:t>
      </w:r>
      <w:r w:rsidRPr="00FA7ACF">
        <w:rPr>
          <w:i/>
        </w:rPr>
        <w:t>FLOW</w:t>
      </w:r>
      <w:r w:rsidRPr="00FA7ACF">
        <w:rPr>
          <w:i/>
          <w:vertAlign w:val="subscript"/>
        </w:rPr>
        <w:t>D</w:t>
      </w:r>
      <w:r w:rsidRPr="00FA7ACF">
        <w:t xml:space="preserve"> shall be assumed proportional to design flow through all operating chillers in the circuit.</w:t>
      </w:r>
    </w:p>
    <w:bookmarkEnd w:id="8754"/>
    <w:p w14:paraId="475BBCAE" w14:textId="77777777" w:rsidR="00FA44FD" w:rsidRPr="00FA7ACF" w:rsidRDefault="00FA44FD" w:rsidP="007C1423">
      <w:pPr>
        <w:pStyle w:val="Heading6"/>
      </w:pPr>
      <w:r w:rsidRPr="00FA7ACF">
        <w:t xml:space="preserve">For constant flow primary loops where neither flowrate through the chillers nor flowrate through the primary loop is measured, </w:t>
      </w:r>
      <w:r w:rsidRPr="00FA7ACF">
        <w:rPr>
          <w:i/>
        </w:rPr>
        <w:t>FLOW</w:t>
      </w:r>
      <w:r w:rsidRPr="00FA7ACF">
        <w:rPr>
          <w:i/>
          <w:vertAlign w:val="subscript"/>
        </w:rPr>
        <w:t>D</w:t>
      </w:r>
      <w:r w:rsidRPr="00FA7ACF">
        <w:t xml:space="preserve"> shall be assumed equal to the design</w:t>
      </w:r>
      <w:r w:rsidRPr="00FA7ACF" w:rsidDel="005B11E2">
        <w:t xml:space="preserve"> </w:t>
      </w:r>
      <w:r w:rsidRPr="00FA7ACF">
        <w:t>flowrate through the chiller for the current stage as determined during balancing.</w:t>
      </w:r>
    </w:p>
    <w:p w14:paraId="25624557" w14:textId="77777777" w:rsidR="00FA44FD" w:rsidRPr="00FA7ACF" w:rsidRDefault="00FA44FD" w:rsidP="007C1423">
      <w:pPr>
        <w:pStyle w:val="Heading6"/>
      </w:pPr>
      <w:r w:rsidRPr="00FA7ACF">
        <w:t xml:space="preserve">For variable flow primary loops without flow meters, use chiller evaporator barrel differential pressure if available through the network interface to determine </w:t>
      </w:r>
      <w:r w:rsidRPr="00FA7ACF">
        <w:rPr>
          <w:i/>
        </w:rPr>
        <w:t>FLOW</w:t>
      </w:r>
      <w:r w:rsidRPr="00FA7ACF">
        <w:rPr>
          <w:i/>
          <w:vertAlign w:val="subscript"/>
        </w:rPr>
        <w:t>D</w:t>
      </w:r>
      <w:r w:rsidRPr="00FA7ACF">
        <w:rPr>
          <w:i/>
        </w:rPr>
        <w:t xml:space="preserve"> </w:t>
      </w:r>
      <w:r w:rsidRPr="00FA7ACF">
        <w:t>per manufacturer’s pressure versus flow curves; otherwise, do not execute the above calculation for individual chillers.</w:t>
      </w:r>
    </w:p>
    <w:p w14:paraId="460AE42F" w14:textId="2DEAEF1A" w:rsidR="00FA44FD" w:rsidRPr="00FA7ACF" w:rsidRDefault="00FA44FD" w:rsidP="00FA44FD">
      <w:pPr>
        <w:pStyle w:val="Instrbox"/>
      </w:pPr>
      <w:r w:rsidRPr="00FA7ACF">
        <w:t xml:space="preserve">Retain the following </w:t>
      </w:r>
      <w:r w:rsidR="00335D1A">
        <w:t>section</w:t>
      </w:r>
      <w:r w:rsidRPr="00FA7ACF">
        <w:t xml:space="preserve"> for plants with waterside economizers where CHW flowrate through the heat exchanger is controlled by a modulating bypass valve. Delete otherwise. </w:t>
      </w:r>
    </w:p>
    <w:p w14:paraId="2AE0C727" w14:textId="77777777" w:rsidR="00FA44FD" w:rsidRPr="00FA7ACF" w:rsidRDefault="00FA44FD" w:rsidP="007C1423">
      <w:pPr>
        <w:pStyle w:val="Heading6"/>
      </w:pPr>
      <w:bookmarkStart w:id="8755" w:name="_Hlk528076457"/>
      <w:r w:rsidRPr="00FA7ACF">
        <w:t xml:space="preserve">For WSE heat exchangers controlled to differential pressure, heat exchanger flow rate shall be estimated based on design heat exchanger flowrate, </w:t>
      </w:r>
      <w:proofErr w:type="spellStart"/>
      <w:r w:rsidRPr="00FA7ACF">
        <w:rPr>
          <w:i/>
        </w:rPr>
        <w:t>HXFdesign</w:t>
      </w:r>
      <w:proofErr w:type="spellEnd"/>
      <w:r w:rsidRPr="00FA7ACF">
        <w:t xml:space="preserve">; design heat exchanger pressure </w:t>
      </w:r>
      <w:proofErr w:type="gramStart"/>
      <w:r w:rsidRPr="00FA7ACF">
        <w:t>drop</w:t>
      </w:r>
      <w:proofErr w:type="gramEnd"/>
      <w:r w:rsidRPr="00FA7ACF">
        <w:t xml:space="preserve">, </w:t>
      </w:r>
      <w:r w:rsidRPr="00FA7ACF">
        <w:rPr>
          <w:i/>
        </w:rPr>
        <w:t>HX</w:t>
      </w:r>
      <w:r w:rsidRPr="00FA7ACF">
        <w:rPr>
          <w:i/>
          <w:vertAlign w:val="subscript"/>
        </w:rPr>
        <w:t>DP-Design</w:t>
      </w:r>
      <w:r w:rsidRPr="00FA7ACF">
        <w:t xml:space="preserve">, and current HX pressure drop, </w:t>
      </w:r>
      <w:r w:rsidRPr="00FA7ACF">
        <w:rPr>
          <w:i/>
        </w:rPr>
        <w:t>HX</w:t>
      </w:r>
      <w:r w:rsidRPr="00FA7ACF">
        <w:rPr>
          <w:i/>
          <w:vertAlign w:val="subscript"/>
        </w:rPr>
        <w:t>DP-D</w:t>
      </w:r>
      <w:r w:rsidRPr="00FA7ACF">
        <w:t>:</w:t>
      </w:r>
    </w:p>
    <w:p w14:paraId="08BE24AB" w14:textId="38924F86" w:rsidR="00FE5345" w:rsidRPr="00F45B85" w:rsidRDefault="0033510C">
      <w:pPr>
        <w:spacing w:before="120"/>
        <w:jc w:val="center"/>
        <w:rPr>
          <w:ins w:id="8756" w:author="Titus Ellison" w:date="2022-11-03T09:16:00Z"/>
          <w:rStyle w:val="Toggle"/>
          <w:rPrChange w:id="8757" w:author="Titus Ellison" w:date="2022-11-03T09:19:00Z">
            <w:rPr>
              <w:ins w:id="8758" w:author="Titus Ellison" w:date="2022-11-03T09:16:00Z"/>
              <w:rFonts w:eastAsiaTheme="minorEastAsia"/>
            </w:rPr>
          </w:rPrChange>
        </w:rPr>
        <w:pPrChange w:id="8759" w:author="Titus Ellison" w:date="2022-11-03T09:19:00Z">
          <w:pPr>
            <w:spacing w:before="120"/>
          </w:pPr>
        </w:pPrChange>
      </w:pPr>
      <w:ins w:id="8760" w:author="Titus Ellison" w:date="2022-11-03T09:18:00Z">
        <w:r w:rsidRPr="00F45B85">
          <w:rPr>
            <w:rStyle w:val="Toggle"/>
            <w:rPrChange w:id="8761" w:author="Titus Ellison" w:date="2022-11-03T09:19:00Z">
              <w:rPr>
                <w:rFonts w:eastAsiaTheme="minorEastAsia" w:cstheme="majorBidi"/>
              </w:rPr>
            </w:rPrChange>
          </w:rPr>
          <w:t>[UNI</w:t>
        </w:r>
      </w:ins>
      <w:ins w:id="8762" w:author="Titus Ellison" w:date="2022-11-03T09:19:00Z">
        <w:r w:rsidRPr="00F45B85">
          <w:rPr>
            <w:rStyle w:val="Toggle"/>
            <w:rPrChange w:id="8763" w:author="Titus Ellison" w:date="2022-11-03T09:19:00Z">
              <w:rPr>
                <w:rFonts w:eastAsiaTheme="minorEastAsia" w:cstheme="majorBidi"/>
              </w:rPr>
            </w:rPrChange>
          </w:rPr>
          <w:t>TS [</w:t>
        </w:r>
      </w:ins>
      <m:oMath>
        <m:sSub>
          <m:sSubPr>
            <m:ctrlPr>
              <w:rPr>
                <w:rStyle w:val="Toggle"/>
                <w:rFonts w:ascii="Cambria Math" w:hAnsi="Cambria Math"/>
                <w:i/>
              </w:rPr>
            </m:ctrlPr>
          </m:sSubPr>
          <m:e>
            <m:r>
              <w:rPr>
                <w:rStyle w:val="Toggle"/>
                <w:rPrChange w:id="8764" w:author="Titus Ellison" w:date="2022-11-03T09:19:00Z">
                  <w:rPr>
                    <w:rFonts w:ascii="Cambria Math" w:hAnsi="Cambria Math"/>
                  </w:rPr>
                </w:rPrChange>
              </w:rPr>
              <m:t>GPM</m:t>
            </m:r>
          </m:e>
          <m:sub>
            <m:r>
              <w:rPr>
                <w:rStyle w:val="Toggle"/>
                <w:rPrChange w:id="8765" w:author="Titus Ellison" w:date="2022-11-03T09:19:00Z">
                  <w:rPr>
                    <w:rFonts w:ascii="Cambria Math" w:hAnsi="Cambria Math"/>
                  </w:rPr>
                </w:rPrChange>
              </w:rPr>
              <m:t>D</m:t>
            </m:r>
          </m:sub>
        </m:sSub>
        <m:r>
          <m:rPr>
            <m:sty m:val="p"/>
          </m:rPr>
          <w:rPr>
            <w:rStyle w:val="Toggle"/>
            <w:rPrChange w:id="8766" w:author="Titus Ellison" w:date="2022-11-03T09:19:00Z">
              <w:rPr>
                <w:rFonts w:ascii="Cambria Math" w:hAnsi="Cambria Math"/>
              </w:rPr>
            </w:rPrChange>
          </w:rPr>
          <m:t xml:space="preserve">= </m:t>
        </m:r>
        <m:r>
          <w:rPr>
            <w:rStyle w:val="Toggle"/>
            <w:rPrChange w:id="8767" w:author="Titus Ellison" w:date="2022-11-03T09:19:00Z">
              <w:rPr>
                <w:rFonts w:ascii="Cambria Math" w:hAnsi="Cambria Math"/>
              </w:rPr>
            </w:rPrChange>
          </w:rPr>
          <m:t>HXFdesign</m:t>
        </m:r>
        <m:sSup>
          <m:sSupPr>
            <m:ctrlPr>
              <w:rPr>
                <w:rStyle w:val="Toggle"/>
                <w:rFonts w:ascii="Cambria Math" w:hAnsi="Cambria Math"/>
              </w:rPr>
            </m:ctrlPr>
          </m:sSupPr>
          <m:e>
            <m:d>
              <m:dPr>
                <m:ctrlPr>
                  <w:rPr>
                    <w:rStyle w:val="Toggle"/>
                    <w:rFonts w:ascii="Cambria Math" w:hAnsi="Cambria Math"/>
                  </w:rPr>
                </m:ctrlPr>
              </m:dPr>
              <m:e>
                <m:f>
                  <m:fPr>
                    <m:ctrlPr>
                      <w:rPr>
                        <w:rStyle w:val="Toggle"/>
                        <w:rFonts w:ascii="Cambria Math" w:hAnsi="Cambria Math"/>
                      </w:rPr>
                    </m:ctrlPr>
                  </m:fPr>
                  <m:num>
                    <m:r>
                      <w:rPr>
                        <w:rStyle w:val="Toggle"/>
                        <w:rPrChange w:id="8768" w:author="Titus Ellison" w:date="2022-11-03T09:19:00Z">
                          <w:rPr>
                            <w:rFonts w:ascii="Cambria Math" w:hAnsi="Cambria Math"/>
                          </w:rPr>
                        </w:rPrChange>
                      </w:rPr>
                      <m:t>H</m:t>
                    </m:r>
                    <m:sSub>
                      <m:sSubPr>
                        <m:ctrlPr>
                          <w:rPr>
                            <w:rStyle w:val="Toggle"/>
                            <w:rFonts w:ascii="Cambria Math" w:hAnsi="Cambria Math"/>
                            <w:i/>
                          </w:rPr>
                        </m:ctrlPr>
                      </m:sSubPr>
                      <m:e>
                        <m:r>
                          <w:rPr>
                            <w:rStyle w:val="Toggle"/>
                            <w:rPrChange w:id="8769" w:author="Titus Ellison" w:date="2022-11-03T09:19:00Z">
                              <w:rPr>
                                <w:rFonts w:ascii="Cambria Math" w:hAnsi="Cambria Math"/>
                              </w:rPr>
                            </w:rPrChange>
                          </w:rPr>
                          <m:t>X</m:t>
                        </m:r>
                      </m:e>
                      <m:sub>
                        <m:r>
                          <w:rPr>
                            <w:rStyle w:val="Toggle"/>
                            <w:rPrChange w:id="8770" w:author="Titus Ellison" w:date="2022-11-03T09:19:00Z">
                              <w:rPr>
                                <w:rFonts w:ascii="Cambria Math" w:hAnsi="Cambria Math"/>
                              </w:rPr>
                            </w:rPrChange>
                          </w:rPr>
                          <m:t>DP-D</m:t>
                        </m:r>
                      </m:sub>
                    </m:sSub>
                  </m:num>
                  <m:den>
                    <m:r>
                      <w:rPr>
                        <w:rStyle w:val="Toggle"/>
                        <w:rPrChange w:id="8771" w:author="Titus Ellison" w:date="2022-11-03T09:19:00Z">
                          <w:rPr>
                            <w:rFonts w:ascii="Cambria Math" w:hAnsi="Cambria Math"/>
                          </w:rPr>
                        </w:rPrChange>
                      </w:rPr>
                      <m:t>H</m:t>
                    </m:r>
                    <m:sSub>
                      <m:sSubPr>
                        <m:ctrlPr>
                          <w:rPr>
                            <w:rStyle w:val="Toggle"/>
                            <w:rFonts w:ascii="Cambria Math" w:hAnsi="Cambria Math"/>
                            <w:i/>
                          </w:rPr>
                        </m:ctrlPr>
                      </m:sSubPr>
                      <m:e>
                        <m:r>
                          <w:rPr>
                            <w:rStyle w:val="Toggle"/>
                            <w:rPrChange w:id="8772" w:author="Titus Ellison" w:date="2022-11-03T09:19:00Z">
                              <w:rPr>
                                <w:rFonts w:ascii="Cambria Math" w:hAnsi="Cambria Math"/>
                              </w:rPr>
                            </w:rPrChange>
                          </w:rPr>
                          <m:t>X</m:t>
                        </m:r>
                      </m:e>
                      <m:sub>
                        <m:r>
                          <w:rPr>
                            <w:rStyle w:val="Toggle"/>
                            <w:rPrChange w:id="8773" w:author="Titus Ellison" w:date="2022-11-03T09:19:00Z">
                              <w:rPr>
                                <w:rFonts w:ascii="Cambria Math" w:hAnsi="Cambria Math"/>
                                <w:vertAlign w:val="subscript"/>
                              </w:rPr>
                            </w:rPrChange>
                          </w:rPr>
                          <m:t>DP-Design</m:t>
                        </m:r>
                      </m:sub>
                    </m:sSub>
                  </m:den>
                </m:f>
              </m:e>
            </m:d>
          </m:e>
          <m:sup>
            <m:r>
              <w:rPr>
                <w:rStyle w:val="Toggle"/>
                <w:rPrChange w:id="8774" w:author="Titus Ellison" w:date="2022-11-03T09:19:00Z">
                  <w:rPr>
                    <w:rFonts w:ascii="Cambria Math" w:hAnsi="Cambria Math"/>
                  </w:rPr>
                </w:rPrChange>
              </w:rPr>
              <m:t>0.5</m:t>
            </m:r>
          </m:sup>
        </m:sSup>
        <m:r>
          <m:rPr>
            <m:sty m:val="p"/>
          </m:rPr>
          <w:rPr>
            <w:rStyle w:val="Toggle"/>
            <w:rPrChange w:id="8775" w:author="Titus Ellison" w:date="2022-11-03T09:19:00Z">
              <w:rPr>
                <w:rFonts w:ascii="Cambria Math" w:hAnsi="Cambria Math"/>
              </w:rPr>
            </w:rPrChange>
          </w:rPr>
          <m:t xml:space="preserve"> </m:t>
        </m:r>
      </m:oMath>
      <w:ins w:id="8776" w:author="Titus Ellison" w:date="2022-11-03T09:19:00Z">
        <w:r w:rsidR="00F45B85" w:rsidRPr="00F45B85">
          <w:rPr>
            <w:rStyle w:val="Toggle"/>
            <w:rPrChange w:id="8777" w:author="Titus Ellison" w:date="2022-11-03T09:19:00Z">
              <w:rPr>
                <w:rFonts w:eastAsiaTheme="minorEastAsia" w:cstheme="majorBidi"/>
              </w:rPr>
            </w:rPrChange>
          </w:rPr>
          <w:t>] [</w:t>
        </w:r>
      </w:ins>
      <m:oMath>
        <m:sSub>
          <m:sSubPr>
            <m:ctrlPr>
              <w:ins w:id="8778" w:author="Titus Ellison" w:date="2022-11-03T09:16:00Z">
                <w:rPr>
                  <w:rStyle w:val="Toggle"/>
                  <w:rFonts w:ascii="Cambria Math" w:hAnsi="Cambria Math"/>
                  <w:i/>
                </w:rPr>
              </w:ins>
            </m:ctrlPr>
          </m:sSubPr>
          <m:e>
            <m:r>
              <w:ins w:id="8779" w:author="Titus Ellison" w:date="2022-11-03T16:16:00Z">
                <w:rPr>
                  <w:rStyle w:val="Toggle"/>
                  <w:rFonts w:ascii="Cambria Math" w:hAnsi="Cambria Math"/>
                </w:rPr>
                <m:t>L</m:t>
              </w:ins>
            </m:r>
            <m:r>
              <w:ins w:id="8780" w:author="Titus Ellison" w:date="2022-11-03T09:16:00Z">
                <w:rPr>
                  <w:rStyle w:val="Toggle"/>
                  <w:rPrChange w:id="8781" w:author="Titus Ellison" w:date="2022-11-03T09:19:00Z">
                    <w:rPr>
                      <w:rFonts w:ascii="Cambria Math" w:hAnsi="Cambria Math"/>
                    </w:rPr>
                  </w:rPrChange>
                </w:rPr>
                <m:t>/s</m:t>
              </w:ins>
            </m:r>
          </m:e>
          <m:sub>
            <m:r>
              <w:ins w:id="8782" w:author="Titus Ellison" w:date="2022-11-03T09:16:00Z">
                <w:rPr>
                  <w:rStyle w:val="Toggle"/>
                  <w:rPrChange w:id="8783" w:author="Titus Ellison" w:date="2022-11-03T09:19:00Z">
                    <w:rPr>
                      <w:rFonts w:ascii="Cambria Math" w:hAnsi="Cambria Math"/>
                    </w:rPr>
                  </w:rPrChange>
                </w:rPr>
                <m:t>D</m:t>
              </w:ins>
            </m:r>
          </m:sub>
        </m:sSub>
        <m:r>
          <w:ins w:id="8784" w:author="Titus Ellison" w:date="2022-11-03T09:16:00Z">
            <m:rPr>
              <m:sty m:val="p"/>
            </m:rPr>
            <w:rPr>
              <w:rStyle w:val="Toggle"/>
              <w:rPrChange w:id="8785" w:author="Titus Ellison" w:date="2022-11-03T09:19:00Z">
                <w:rPr>
                  <w:rFonts w:ascii="Cambria Math" w:hAnsi="Cambria Math"/>
                </w:rPr>
              </w:rPrChange>
            </w:rPr>
            <m:t xml:space="preserve">= </m:t>
          </w:ins>
        </m:r>
        <m:r>
          <w:ins w:id="8786" w:author="Titus Ellison" w:date="2022-11-03T09:16:00Z">
            <w:rPr>
              <w:rStyle w:val="Toggle"/>
              <w:rPrChange w:id="8787" w:author="Titus Ellison" w:date="2022-11-03T09:19:00Z">
                <w:rPr>
                  <w:rFonts w:ascii="Cambria Math" w:hAnsi="Cambria Math"/>
                </w:rPr>
              </w:rPrChange>
            </w:rPr>
            <m:t>HXFdesign</m:t>
          </w:ins>
        </m:r>
        <m:sSup>
          <m:sSupPr>
            <m:ctrlPr>
              <w:ins w:id="8788" w:author="Titus Ellison" w:date="2022-11-03T09:16:00Z">
                <w:rPr>
                  <w:rStyle w:val="Toggle"/>
                  <w:rFonts w:ascii="Cambria Math" w:hAnsi="Cambria Math"/>
                </w:rPr>
              </w:ins>
            </m:ctrlPr>
          </m:sSupPr>
          <m:e>
            <m:d>
              <m:dPr>
                <m:ctrlPr>
                  <w:ins w:id="8789" w:author="Titus Ellison" w:date="2022-11-03T09:16:00Z">
                    <w:rPr>
                      <w:rStyle w:val="Toggle"/>
                      <w:rFonts w:ascii="Cambria Math" w:hAnsi="Cambria Math"/>
                    </w:rPr>
                  </w:ins>
                </m:ctrlPr>
              </m:dPr>
              <m:e>
                <m:f>
                  <m:fPr>
                    <m:ctrlPr>
                      <w:ins w:id="8790" w:author="Titus Ellison" w:date="2022-11-03T09:16:00Z">
                        <w:rPr>
                          <w:rStyle w:val="Toggle"/>
                          <w:rFonts w:ascii="Cambria Math" w:hAnsi="Cambria Math"/>
                        </w:rPr>
                      </w:ins>
                    </m:ctrlPr>
                  </m:fPr>
                  <m:num>
                    <m:r>
                      <w:ins w:id="8791" w:author="Titus Ellison" w:date="2022-11-03T09:16:00Z">
                        <w:rPr>
                          <w:rStyle w:val="Toggle"/>
                          <w:rPrChange w:id="8792" w:author="Titus Ellison" w:date="2022-11-03T09:19:00Z">
                            <w:rPr>
                              <w:rFonts w:ascii="Cambria Math" w:hAnsi="Cambria Math"/>
                            </w:rPr>
                          </w:rPrChange>
                        </w:rPr>
                        <m:t>H</m:t>
                      </w:ins>
                    </m:r>
                    <m:sSub>
                      <m:sSubPr>
                        <m:ctrlPr>
                          <w:ins w:id="8793" w:author="Titus Ellison" w:date="2022-11-03T09:16:00Z">
                            <w:rPr>
                              <w:rStyle w:val="Toggle"/>
                              <w:rFonts w:ascii="Cambria Math" w:hAnsi="Cambria Math"/>
                              <w:i/>
                            </w:rPr>
                          </w:ins>
                        </m:ctrlPr>
                      </m:sSubPr>
                      <m:e>
                        <m:r>
                          <w:ins w:id="8794" w:author="Titus Ellison" w:date="2022-11-03T09:16:00Z">
                            <w:rPr>
                              <w:rStyle w:val="Toggle"/>
                              <w:rPrChange w:id="8795" w:author="Titus Ellison" w:date="2022-11-03T09:19:00Z">
                                <w:rPr>
                                  <w:rFonts w:ascii="Cambria Math" w:hAnsi="Cambria Math"/>
                                </w:rPr>
                              </w:rPrChange>
                            </w:rPr>
                            <m:t>X</m:t>
                          </w:ins>
                        </m:r>
                      </m:e>
                      <m:sub>
                        <m:r>
                          <w:ins w:id="8796" w:author="Titus Ellison" w:date="2022-11-03T09:16:00Z">
                            <w:rPr>
                              <w:rStyle w:val="Toggle"/>
                              <w:rPrChange w:id="8797" w:author="Titus Ellison" w:date="2022-11-03T09:19:00Z">
                                <w:rPr>
                                  <w:rFonts w:ascii="Cambria Math" w:hAnsi="Cambria Math"/>
                                </w:rPr>
                              </w:rPrChange>
                            </w:rPr>
                            <m:t>DP-D</m:t>
                          </w:ins>
                        </m:r>
                      </m:sub>
                    </m:sSub>
                  </m:num>
                  <m:den>
                    <m:r>
                      <w:ins w:id="8798" w:author="Titus Ellison" w:date="2022-11-03T09:16:00Z">
                        <w:rPr>
                          <w:rStyle w:val="Toggle"/>
                          <w:rPrChange w:id="8799" w:author="Titus Ellison" w:date="2022-11-03T09:19:00Z">
                            <w:rPr>
                              <w:rFonts w:ascii="Cambria Math" w:hAnsi="Cambria Math"/>
                            </w:rPr>
                          </w:rPrChange>
                        </w:rPr>
                        <m:t>H</m:t>
                      </w:ins>
                    </m:r>
                    <m:sSub>
                      <m:sSubPr>
                        <m:ctrlPr>
                          <w:ins w:id="8800" w:author="Titus Ellison" w:date="2022-11-03T09:16:00Z">
                            <w:rPr>
                              <w:rStyle w:val="Toggle"/>
                              <w:rFonts w:ascii="Cambria Math" w:hAnsi="Cambria Math"/>
                              <w:i/>
                            </w:rPr>
                          </w:ins>
                        </m:ctrlPr>
                      </m:sSubPr>
                      <m:e>
                        <m:r>
                          <w:ins w:id="8801" w:author="Titus Ellison" w:date="2022-11-03T09:16:00Z">
                            <w:rPr>
                              <w:rStyle w:val="Toggle"/>
                              <w:rPrChange w:id="8802" w:author="Titus Ellison" w:date="2022-11-03T09:19:00Z">
                                <w:rPr>
                                  <w:rFonts w:ascii="Cambria Math" w:hAnsi="Cambria Math"/>
                                </w:rPr>
                              </w:rPrChange>
                            </w:rPr>
                            <m:t>X</m:t>
                          </w:ins>
                        </m:r>
                      </m:e>
                      <m:sub>
                        <m:r>
                          <w:ins w:id="8803" w:author="Titus Ellison" w:date="2022-11-03T09:16:00Z">
                            <w:rPr>
                              <w:rStyle w:val="Toggle"/>
                              <w:rPrChange w:id="8804" w:author="Titus Ellison" w:date="2022-11-03T09:19:00Z">
                                <w:rPr>
                                  <w:rFonts w:ascii="Cambria Math" w:hAnsi="Cambria Math"/>
                                  <w:vertAlign w:val="subscript"/>
                                </w:rPr>
                              </w:rPrChange>
                            </w:rPr>
                            <m:t>DP-Design</m:t>
                          </w:ins>
                        </m:r>
                      </m:sub>
                    </m:sSub>
                  </m:den>
                </m:f>
              </m:e>
            </m:d>
          </m:e>
          <m:sup>
            <m:r>
              <w:ins w:id="8805" w:author="Titus Ellison" w:date="2022-11-03T09:16:00Z">
                <w:rPr>
                  <w:rStyle w:val="Toggle"/>
                  <w:rPrChange w:id="8806" w:author="Titus Ellison" w:date="2022-11-03T09:19:00Z">
                    <w:rPr>
                      <w:rFonts w:ascii="Cambria Math" w:hAnsi="Cambria Math"/>
                    </w:rPr>
                  </w:rPrChange>
                </w:rPr>
                <m:t>0.5</m:t>
              </w:ins>
            </m:r>
          </m:sup>
        </m:sSup>
        <m:r>
          <w:ins w:id="8807" w:author="Titus Ellison" w:date="2022-11-03T09:16:00Z">
            <m:rPr>
              <m:sty m:val="p"/>
            </m:rPr>
            <w:rPr>
              <w:rStyle w:val="Toggle"/>
              <w:rPrChange w:id="8808" w:author="Titus Ellison" w:date="2022-11-03T09:19:00Z">
                <w:rPr>
                  <w:rFonts w:ascii="Cambria Math" w:hAnsi="Cambria Math"/>
                </w:rPr>
              </w:rPrChange>
            </w:rPr>
            <m:t xml:space="preserve"> </m:t>
          </w:ins>
        </m:r>
      </m:oMath>
      <w:ins w:id="8809" w:author="Titus Ellison" w:date="2022-11-03T09:19:00Z">
        <w:r w:rsidR="00F45B85" w:rsidRPr="00F45B85">
          <w:rPr>
            <w:rStyle w:val="Toggle"/>
            <w:rPrChange w:id="8810" w:author="Titus Ellison" w:date="2022-11-03T09:19:00Z">
              <w:rPr>
                <w:rFonts w:eastAsiaTheme="minorEastAsia" w:cstheme="majorBidi"/>
              </w:rPr>
            </w:rPrChange>
          </w:rPr>
          <w:t>]]</w:t>
        </w:r>
      </w:ins>
    </w:p>
    <w:p w14:paraId="068CA331" w14:textId="77777777" w:rsidR="00FE5345" w:rsidRPr="00FA7ACF" w:rsidRDefault="00FE5345" w:rsidP="005274F2">
      <w:pPr>
        <w:spacing w:before="120"/>
        <w:rPr>
          <w:rFonts w:eastAsiaTheme="minorEastAsia"/>
        </w:rPr>
      </w:pPr>
    </w:p>
    <w:p w14:paraId="49A315D3" w14:textId="28E392A9" w:rsidR="00FA44FD" w:rsidRPr="00FA7ACF" w:rsidRDefault="00FA44FD" w:rsidP="00FA44FD">
      <w:pPr>
        <w:pStyle w:val="Instrbox"/>
        <w:jc w:val="both"/>
      </w:pPr>
      <w:r w:rsidRPr="00FA7ACF">
        <w:t xml:space="preserve">Retain the following </w:t>
      </w:r>
      <w:r w:rsidR="00335D1A">
        <w:t>section</w:t>
      </w:r>
      <w:r w:rsidRPr="00FA7ACF">
        <w:t xml:space="preserve"> for plants with a waterside economizer where CHW flowrate through the heat exchanger is controlled by a variable speed heat exchanger pump. Delete otherwise. </w:t>
      </w:r>
    </w:p>
    <w:bookmarkEnd w:id="8755"/>
    <w:p w14:paraId="10892EB3" w14:textId="77777777" w:rsidR="00FA44FD" w:rsidRPr="00FA7ACF" w:rsidRDefault="00FA44FD" w:rsidP="007C1423">
      <w:pPr>
        <w:pStyle w:val="Heading6"/>
      </w:pPr>
      <w:r w:rsidRPr="00FA7ACF">
        <w:t xml:space="preserve">For WSE heat exchangers with side stream CHW pumps, heat exchanger flow rate shall be estimated based on design heat exchanger flowrate, </w:t>
      </w:r>
      <w:proofErr w:type="spellStart"/>
      <w:r w:rsidRPr="00FA7ACF">
        <w:rPr>
          <w:i/>
        </w:rPr>
        <w:t>HXFdesign</w:t>
      </w:r>
      <w:proofErr w:type="spellEnd"/>
      <w:r w:rsidRPr="00FA7ACF">
        <w:t xml:space="preserve">; design heat exchanger pump speed, </w:t>
      </w:r>
      <w:proofErr w:type="spellStart"/>
      <w:r w:rsidRPr="00FA7ACF">
        <w:t>HxPumpDesSpd</w:t>
      </w:r>
      <w:proofErr w:type="spellEnd"/>
      <w:r w:rsidRPr="00FA7ACF">
        <w:t xml:space="preserve">; and current HX pump speed, </w:t>
      </w:r>
      <w:proofErr w:type="spellStart"/>
      <w:r w:rsidRPr="00FA7ACF">
        <w:rPr>
          <w:i/>
        </w:rPr>
        <w:t>HX</w:t>
      </w:r>
      <w:r w:rsidRPr="00FA7ACF">
        <w:rPr>
          <w:i/>
          <w:vertAlign w:val="subscript"/>
        </w:rPr>
        <w:t>Sp</w:t>
      </w:r>
      <w:proofErr w:type="spellEnd"/>
      <w:r w:rsidRPr="00FA7ACF">
        <w:rPr>
          <w:i/>
          <w:vertAlign w:val="subscript"/>
        </w:rPr>
        <w:t>-D.</w:t>
      </w:r>
    </w:p>
    <w:p w14:paraId="0453ED11" w14:textId="64001CA8" w:rsidR="00087B93" w:rsidRPr="007A75BE" w:rsidRDefault="00087B93">
      <w:pPr>
        <w:jc w:val="center"/>
        <w:rPr>
          <w:ins w:id="8811" w:author="Titus Ellison" w:date="2022-11-03T09:21:00Z"/>
          <w:rStyle w:val="Toggle"/>
          <w:rPrChange w:id="8812" w:author="Titus Ellison" w:date="2022-11-03T09:22:00Z">
            <w:rPr>
              <w:ins w:id="8813" w:author="Titus Ellison" w:date="2022-11-03T09:21:00Z"/>
              <w:iCs/>
            </w:rPr>
          </w:rPrChange>
        </w:rPr>
        <w:pPrChange w:id="8814" w:author="Titus Ellison" w:date="2022-11-03T09:22:00Z">
          <w:pPr/>
        </w:pPrChange>
      </w:pPr>
      <w:ins w:id="8815" w:author="Titus Ellison" w:date="2022-11-03T09:22:00Z">
        <w:r w:rsidRPr="007A75BE">
          <w:rPr>
            <w:rStyle w:val="Toggle"/>
            <w:rPrChange w:id="8816" w:author="Titus Ellison" w:date="2022-11-03T09:22:00Z">
              <w:rPr>
                <w:rFonts w:eastAsiaTheme="minorEastAsia" w:cstheme="majorBidi"/>
              </w:rPr>
            </w:rPrChange>
          </w:rPr>
          <w:t>[UNITS [</w:t>
        </w:r>
      </w:ins>
      <m:oMath>
        <m:sSub>
          <m:sSubPr>
            <m:ctrlPr>
              <w:rPr>
                <w:rStyle w:val="Toggle"/>
                <w:rFonts w:ascii="Cambria Math" w:hAnsi="Cambria Math"/>
              </w:rPr>
            </m:ctrlPr>
          </m:sSubPr>
          <m:e>
            <m:r>
              <w:rPr>
                <w:rStyle w:val="Toggle"/>
                <w:rPrChange w:id="8817" w:author="Titus Ellison" w:date="2022-11-03T09:22:00Z">
                  <w:rPr>
                    <w:rFonts w:ascii="Cambria Math" w:hAnsi="Cambria Math"/>
                  </w:rPr>
                </w:rPrChange>
              </w:rPr>
              <m:t>GPM</m:t>
            </m:r>
          </m:e>
          <m:sub>
            <m:r>
              <w:rPr>
                <w:rStyle w:val="Toggle"/>
                <w:rPrChange w:id="8818" w:author="Titus Ellison" w:date="2022-11-03T09:22:00Z">
                  <w:rPr>
                    <w:rFonts w:ascii="Cambria Math" w:hAnsi="Cambria Math"/>
                  </w:rPr>
                </w:rPrChange>
              </w:rPr>
              <m:t>D</m:t>
            </m:r>
          </m:sub>
        </m:sSub>
        <m:r>
          <m:rPr>
            <m:sty m:val="p"/>
          </m:rPr>
          <w:rPr>
            <w:rStyle w:val="Toggle"/>
            <w:rPrChange w:id="8819" w:author="Titus Ellison" w:date="2022-11-03T09:22:00Z">
              <w:rPr>
                <w:rFonts w:ascii="Cambria Math" w:hAnsi="Cambria Math"/>
              </w:rPr>
            </w:rPrChange>
          </w:rPr>
          <m:t xml:space="preserve">= </m:t>
        </m:r>
        <m:r>
          <w:rPr>
            <w:rStyle w:val="Toggle"/>
            <w:rPrChange w:id="8820" w:author="Titus Ellison" w:date="2022-11-03T09:22:00Z">
              <w:rPr>
                <w:rFonts w:ascii="Cambria Math" w:hAnsi="Cambria Math"/>
              </w:rPr>
            </w:rPrChange>
          </w:rPr>
          <m:t>HXFdesign</m:t>
        </m:r>
        <m:d>
          <m:dPr>
            <m:ctrlPr>
              <w:rPr>
                <w:rStyle w:val="Toggle"/>
                <w:rFonts w:ascii="Cambria Math" w:hAnsi="Cambria Math"/>
              </w:rPr>
            </m:ctrlPr>
          </m:dPr>
          <m:e>
            <m:f>
              <m:fPr>
                <m:ctrlPr>
                  <w:rPr>
                    <w:rStyle w:val="Toggle"/>
                    <w:rFonts w:ascii="Cambria Math" w:hAnsi="Cambria Math"/>
                  </w:rPr>
                </m:ctrlPr>
              </m:fPr>
              <m:num>
                <m:r>
                  <w:rPr>
                    <w:rStyle w:val="Toggle"/>
                    <w:rPrChange w:id="8821" w:author="Titus Ellison" w:date="2022-11-03T09:22:00Z">
                      <w:rPr>
                        <w:rFonts w:ascii="Cambria Math" w:hAnsi="Cambria Math"/>
                      </w:rPr>
                    </w:rPrChange>
                  </w:rPr>
                  <m:t>H</m:t>
                </m:r>
                <m:sSub>
                  <m:sSubPr>
                    <m:ctrlPr>
                      <w:rPr>
                        <w:rStyle w:val="Toggle"/>
                        <w:rFonts w:ascii="Cambria Math" w:hAnsi="Cambria Math"/>
                      </w:rPr>
                    </m:ctrlPr>
                  </m:sSubPr>
                  <m:e>
                    <m:r>
                      <w:rPr>
                        <w:rStyle w:val="Toggle"/>
                        <w:rPrChange w:id="8822" w:author="Titus Ellison" w:date="2022-11-03T09:22:00Z">
                          <w:rPr>
                            <w:rFonts w:ascii="Cambria Math" w:hAnsi="Cambria Math"/>
                          </w:rPr>
                        </w:rPrChange>
                      </w:rPr>
                      <m:t>X</m:t>
                    </m:r>
                  </m:e>
                  <m:sub>
                    <m:r>
                      <w:rPr>
                        <w:rStyle w:val="Toggle"/>
                        <w:rPrChange w:id="8823" w:author="Titus Ellison" w:date="2022-11-03T09:22:00Z">
                          <w:rPr>
                            <w:rFonts w:ascii="Cambria Math" w:hAnsi="Cambria Math"/>
                          </w:rPr>
                        </w:rPrChange>
                      </w:rPr>
                      <m:t>Sp</m:t>
                    </m:r>
                    <m:r>
                      <m:rPr>
                        <m:sty m:val="p"/>
                      </m:rPr>
                      <w:rPr>
                        <w:rStyle w:val="Toggle"/>
                        <w:rPrChange w:id="8824" w:author="Titus Ellison" w:date="2022-11-03T09:22:00Z">
                          <w:rPr>
                            <w:rFonts w:ascii="Cambria Math" w:hAnsi="Cambria Math"/>
                          </w:rPr>
                        </w:rPrChange>
                      </w:rPr>
                      <m:t>-</m:t>
                    </m:r>
                    <m:r>
                      <w:rPr>
                        <w:rStyle w:val="Toggle"/>
                        <w:rPrChange w:id="8825" w:author="Titus Ellison" w:date="2022-11-03T09:22:00Z">
                          <w:rPr>
                            <w:rFonts w:ascii="Cambria Math" w:hAnsi="Cambria Math"/>
                          </w:rPr>
                        </w:rPrChange>
                      </w:rPr>
                      <m:t>D</m:t>
                    </m:r>
                  </m:sub>
                </m:sSub>
              </m:num>
              <m:den>
                <m:r>
                  <w:rPr>
                    <w:rStyle w:val="Toggle"/>
                    <w:rPrChange w:id="8826" w:author="Titus Ellison" w:date="2022-11-03T09:22:00Z">
                      <w:rPr>
                        <w:rFonts w:ascii="Cambria Math" w:hAnsi="Cambria Math"/>
                      </w:rPr>
                    </w:rPrChange>
                  </w:rPr>
                  <m:t>HxPumpDesSpd</m:t>
                </m:r>
              </m:den>
            </m:f>
          </m:e>
        </m:d>
      </m:oMath>
      <w:ins w:id="8827" w:author="Titus Ellison" w:date="2022-11-03T09:22:00Z">
        <w:r w:rsidRPr="007A75BE">
          <w:rPr>
            <w:rStyle w:val="Toggle"/>
            <w:rPrChange w:id="8828" w:author="Titus Ellison" w:date="2022-11-03T09:22:00Z">
              <w:rPr>
                <w:rFonts w:eastAsiaTheme="minorEastAsia" w:cstheme="majorBidi"/>
              </w:rPr>
            </w:rPrChange>
          </w:rPr>
          <w:t>]</w:t>
        </w:r>
        <w:r w:rsidR="007A75BE" w:rsidRPr="007A75BE">
          <w:rPr>
            <w:rStyle w:val="Toggle"/>
            <w:rPrChange w:id="8829" w:author="Titus Ellison" w:date="2022-11-03T09:22:00Z">
              <w:rPr>
                <w:rFonts w:eastAsiaTheme="minorEastAsia" w:cstheme="majorBidi"/>
              </w:rPr>
            </w:rPrChange>
          </w:rPr>
          <w:t xml:space="preserve"> [</w:t>
        </w:r>
      </w:ins>
      <m:oMath>
        <m:sSub>
          <m:sSubPr>
            <m:ctrlPr>
              <w:ins w:id="8830" w:author="Titus Ellison" w:date="2022-11-03T09:21:00Z">
                <w:rPr>
                  <w:rStyle w:val="Toggle"/>
                  <w:rFonts w:ascii="Cambria Math" w:hAnsi="Cambria Math"/>
                </w:rPr>
              </w:ins>
            </m:ctrlPr>
          </m:sSubPr>
          <m:e>
            <m:r>
              <w:ins w:id="8831" w:author="Titus Ellison" w:date="2022-11-03T16:16:00Z">
                <w:rPr>
                  <w:rStyle w:val="Toggle"/>
                  <w:rFonts w:ascii="Cambria Math" w:hAnsi="Cambria Math"/>
                </w:rPr>
                <m:t>L</m:t>
              </w:ins>
            </m:r>
            <m:r>
              <w:ins w:id="8832" w:author="Titus Ellison" w:date="2022-11-03T09:22:00Z">
                <w:rPr>
                  <w:rStyle w:val="Toggle"/>
                  <w:rPrChange w:id="8833" w:author="Titus Ellison" w:date="2022-11-03T09:22:00Z">
                    <w:rPr>
                      <w:rFonts w:ascii="Cambria Math" w:hAnsi="Cambria Math"/>
                    </w:rPr>
                  </w:rPrChange>
                </w:rPr>
                <m:t>/s</m:t>
              </w:ins>
            </m:r>
          </m:e>
          <m:sub>
            <m:r>
              <w:ins w:id="8834" w:author="Titus Ellison" w:date="2022-11-03T09:21:00Z">
                <w:rPr>
                  <w:rStyle w:val="Toggle"/>
                  <w:rPrChange w:id="8835" w:author="Titus Ellison" w:date="2022-11-03T09:22:00Z">
                    <w:rPr>
                      <w:rFonts w:ascii="Cambria Math" w:hAnsi="Cambria Math"/>
                    </w:rPr>
                  </w:rPrChange>
                </w:rPr>
                <m:t>D</m:t>
              </w:ins>
            </m:r>
          </m:sub>
        </m:sSub>
        <m:r>
          <w:ins w:id="8836" w:author="Titus Ellison" w:date="2022-11-03T09:21:00Z">
            <m:rPr>
              <m:sty m:val="p"/>
            </m:rPr>
            <w:rPr>
              <w:rStyle w:val="Toggle"/>
              <w:rPrChange w:id="8837" w:author="Titus Ellison" w:date="2022-11-03T09:22:00Z">
                <w:rPr>
                  <w:rFonts w:ascii="Cambria Math" w:hAnsi="Cambria Math"/>
                </w:rPr>
              </w:rPrChange>
            </w:rPr>
            <m:t xml:space="preserve">= </m:t>
          </w:ins>
        </m:r>
        <m:r>
          <w:ins w:id="8838" w:author="Titus Ellison" w:date="2022-11-03T09:21:00Z">
            <w:rPr>
              <w:rStyle w:val="Toggle"/>
              <w:rPrChange w:id="8839" w:author="Titus Ellison" w:date="2022-11-03T09:22:00Z">
                <w:rPr>
                  <w:rFonts w:ascii="Cambria Math" w:hAnsi="Cambria Math"/>
                </w:rPr>
              </w:rPrChange>
            </w:rPr>
            <m:t>HXFdesign</m:t>
          </w:ins>
        </m:r>
        <m:d>
          <m:dPr>
            <m:ctrlPr>
              <w:ins w:id="8840" w:author="Titus Ellison" w:date="2022-11-03T09:21:00Z">
                <w:rPr>
                  <w:rStyle w:val="Toggle"/>
                  <w:rFonts w:ascii="Cambria Math" w:hAnsi="Cambria Math"/>
                </w:rPr>
              </w:ins>
            </m:ctrlPr>
          </m:dPr>
          <m:e>
            <m:f>
              <m:fPr>
                <m:ctrlPr>
                  <w:ins w:id="8841" w:author="Titus Ellison" w:date="2022-11-03T09:21:00Z">
                    <w:rPr>
                      <w:rStyle w:val="Toggle"/>
                      <w:rFonts w:ascii="Cambria Math" w:hAnsi="Cambria Math"/>
                    </w:rPr>
                  </w:ins>
                </m:ctrlPr>
              </m:fPr>
              <m:num>
                <m:r>
                  <w:ins w:id="8842" w:author="Titus Ellison" w:date="2022-11-03T09:21:00Z">
                    <w:rPr>
                      <w:rStyle w:val="Toggle"/>
                      <w:rPrChange w:id="8843" w:author="Titus Ellison" w:date="2022-11-03T09:22:00Z">
                        <w:rPr>
                          <w:rFonts w:ascii="Cambria Math" w:hAnsi="Cambria Math"/>
                        </w:rPr>
                      </w:rPrChange>
                    </w:rPr>
                    <m:t>H</m:t>
                  </w:ins>
                </m:r>
                <m:sSub>
                  <m:sSubPr>
                    <m:ctrlPr>
                      <w:ins w:id="8844" w:author="Titus Ellison" w:date="2022-11-03T09:21:00Z">
                        <w:rPr>
                          <w:rStyle w:val="Toggle"/>
                          <w:rFonts w:ascii="Cambria Math" w:hAnsi="Cambria Math"/>
                        </w:rPr>
                      </w:ins>
                    </m:ctrlPr>
                  </m:sSubPr>
                  <m:e>
                    <m:r>
                      <w:ins w:id="8845" w:author="Titus Ellison" w:date="2022-11-03T09:21:00Z">
                        <w:rPr>
                          <w:rStyle w:val="Toggle"/>
                          <w:rPrChange w:id="8846" w:author="Titus Ellison" w:date="2022-11-03T09:22:00Z">
                            <w:rPr>
                              <w:rFonts w:ascii="Cambria Math" w:hAnsi="Cambria Math"/>
                            </w:rPr>
                          </w:rPrChange>
                        </w:rPr>
                        <m:t>X</m:t>
                      </w:ins>
                    </m:r>
                  </m:e>
                  <m:sub>
                    <m:r>
                      <w:ins w:id="8847" w:author="Titus Ellison" w:date="2022-11-03T09:21:00Z">
                        <w:rPr>
                          <w:rStyle w:val="Toggle"/>
                          <w:rPrChange w:id="8848" w:author="Titus Ellison" w:date="2022-11-03T09:22:00Z">
                            <w:rPr>
                              <w:rFonts w:ascii="Cambria Math" w:hAnsi="Cambria Math"/>
                            </w:rPr>
                          </w:rPrChange>
                        </w:rPr>
                        <m:t>Sp</m:t>
                      </w:ins>
                    </m:r>
                    <m:r>
                      <w:ins w:id="8849" w:author="Titus Ellison" w:date="2022-11-03T09:21:00Z">
                        <m:rPr>
                          <m:sty m:val="p"/>
                        </m:rPr>
                        <w:rPr>
                          <w:rStyle w:val="Toggle"/>
                          <w:rPrChange w:id="8850" w:author="Titus Ellison" w:date="2022-11-03T09:22:00Z">
                            <w:rPr>
                              <w:rFonts w:ascii="Cambria Math" w:hAnsi="Cambria Math"/>
                            </w:rPr>
                          </w:rPrChange>
                        </w:rPr>
                        <m:t>-</m:t>
                      </w:ins>
                    </m:r>
                    <m:r>
                      <w:ins w:id="8851" w:author="Titus Ellison" w:date="2022-11-03T09:21:00Z">
                        <w:rPr>
                          <w:rStyle w:val="Toggle"/>
                          <w:rPrChange w:id="8852" w:author="Titus Ellison" w:date="2022-11-03T09:22:00Z">
                            <w:rPr>
                              <w:rFonts w:ascii="Cambria Math" w:hAnsi="Cambria Math"/>
                            </w:rPr>
                          </w:rPrChange>
                        </w:rPr>
                        <m:t>D</m:t>
                      </w:ins>
                    </m:r>
                  </m:sub>
                </m:sSub>
              </m:num>
              <m:den>
                <m:r>
                  <w:ins w:id="8853" w:author="Titus Ellison" w:date="2022-11-03T09:21:00Z">
                    <w:rPr>
                      <w:rStyle w:val="Toggle"/>
                      <w:rPrChange w:id="8854" w:author="Titus Ellison" w:date="2022-11-03T09:22:00Z">
                        <w:rPr>
                          <w:rFonts w:ascii="Cambria Math" w:hAnsi="Cambria Math"/>
                        </w:rPr>
                      </w:rPrChange>
                    </w:rPr>
                    <m:t>HxPumpDesSpd</m:t>
                  </w:ins>
                </m:r>
              </m:den>
            </m:f>
          </m:e>
        </m:d>
      </m:oMath>
      <w:ins w:id="8855" w:author="Titus Ellison" w:date="2022-11-03T09:22:00Z">
        <w:r w:rsidR="007A75BE" w:rsidRPr="007A75BE">
          <w:rPr>
            <w:rStyle w:val="Toggle"/>
            <w:rPrChange w:id="8856" w:author="Titus Ellison" w:date="2022-11-03T09:22:00Z">
              <w:rPr>
                <w:rFonts w:eastAsiaTheme="minorEastAsia" w:cstheme="majorBidi"/>
              </w:rPr>
            </w:rPrChange>
          </w:rPr>
          <w:t>]]</w:t>
        </w:r>
      </w:ins>
    </w:p>
    <w:p w14:paraId="79D460D4" w14:textId="77777777" w:rsidR="00087B93" w:rsidRPr="00FA7ACF" w:rsidRDefault="00087B93" w:rsidP="00FA44FD">
      <w:pPr>
        <w:rPr>
          <w:iCs/>
        </w:rPr>
      </w:pPr>
    </w:p>
    <w:p w14:paraId="6C24A5DC" w14:textId="77777777" w:rsidR="00FA44FD" w:rsidRPr="00FA7ACF" w:rsidRDefault="00FA44FD" w:rsidP="007C1423">
      <w:pPr>
        <w:pStyle w:val="Heading6"/>
      </w:pPr>
      <w:bookmarkStart w:id="8857" w:name="_Hlk528012277"/>
      <w:r w:rsidRPr="00FA7ACF">
        <w:rPr>
          <w:i/>
        </w:rPr>
        <w:t>CHWRT</w:t>
      </w:r>
      <w:r w:rsidRPr="00FA7ACF">
        <w:rPr>
          <w:i/>
          <w:vertAlign w:val="subscript"/>
        </w:rPr>
        <w:t>D</w:t>
      </w:r>
      <w:r w:rsidRPr="00FA7ACF">
        <w:t xml:space="preserve"> shall be the return temperature entering the equipment as read by a hardwired sensor if available. If a hardwired sensor is unavailable for a chiller, temperature shall be read from a sensor internal to the chiller through its network interface.</w:t>
      </w:r>
    </w:p>
    <w:p w14:paraId="54FBD471" w14:textId="77777777" w:rsidR="00FA44FD" w:rsidRPr="00FA7ACF" w:rsidRDefault="00FA44FD" w:rsidP="007C1423">
      <w:pPr>
        <w:pStyle w:val="Heading6"/>
      </w:pPr>
      <w:r w:rsidRPr="00FA7ACF">
        <w:rPr>
          <w:i/>
        </w:rPr>
        <w:lastRenderedPageBreak/>
        <w:t>CHWST</w:t>
      </w:r>
      <w:r w:rsidRPr="00FA7ACF">
        <w:rPr>
          <w:i/>
          <w:vertAlign w:val="subscript"/>
        </w:rPr>
        <w:t>D</w:t>
      </w:r>
      <w:r w:rsidRPr="00FA7ACF">
        <w:t xml:space="preserve"> shall be a hardwired temperature sensor at the outlet of the equipment if available. If a hardwired sensor is unavailable for a chiller, temperature shall be read from a sensor internal to the chiller through its network interface. Only if neither of the above is available shall a common supply temperature sensor (i.e., one measuring the output from multiple chillers), be used.</w:t>
      </w:r>
      <w:bookmarkEnd w:id="8857"/>
    </w:p>
    <w:p w14:paraId="5C11E610" w14:textId="77777777" w:rsidR="00FA44FD" w:rsidRPr="00FA7ACF" w:rsidRDefault="00FA44FD" w:rsidP="0087618D">
      <w:pPr>
        <w:pStyle w:val="Heading4"/>
      </w:pPr>
      <w:bookmarkStart w:id="8858" w:name="_Hlk528012437"/>
      <w:r w:rsidRPr="00FA7ACF">
        <w:t>Calculate plant efficiency as total plant power divided by plant load. Calculate efficiency for each chiller as chiller power divided by chiller load.</w:t>
      </w:r>
    </w:p>
    <w:p w14:paraId="35B3ED0C" w14:textId="37841D4C" w:rsidR="00FA44FD" w:rsidRPr="00FA7ACF" w:rsidRDefault="00FA44FD" w:rsidP="0087618D">
      <w:pPr>
        <w:pStyle w:val="Heading4"/>
      </w:pPr>
      <w:bookmarkStart w:id="8859" w:name="_Hlk528012449"/>
      <w:bookmarkEnd w:id="8858"/>
      <w:r w:rsidRPr="00FA7ACF">
        <w:t xml:space="preserve">Summary Data. For each chiller, and for the total plant, statistics shall be calculated for runtime, </w:t>
      </w:r>
      <w:ins w:id="8860" w:author="Titus Ellison" w:date="2022-11-03T16:25:00Z">
        <w:r w:rsidR="00D021F9" w:rsidRPr="008C7469">
          <w:rPr>
            <w:rStyle w:val="Toggle"/>
            <w:rPrChange w:id="8861" w:author="Titus Ellison" w:date="2022-11-03T16:25:00Z">
              <w:rPr/>
            </w:rPrChange>
          </w:rPr>
          <w:t>[UNITS [</w:t>
        </w:r>
      </w:ins>
      <w:r w:rsidRPr="008C7469">
        <w:rPr>
          <w:rStyle w:val="Toggle"/>
          <w:rPrChange w:id="8862" w:author="Titus Ellison" w:date="2022-11-03T16:25:00Z">
            <w:rPr/>
          </w:rPrChange>
        </w:rPr>
        <w:t>kWh</w:t>
      </w:r>
      <w:ins w:id="8863" w:author="Titus Ellison" w:date="2022-11-03T16:25:00Z">
        <w:r w:rsidR="00D021F9" w:rsidRPr="008C7469">
          <w:rPr>
            <w:rStyle w:val="Toggle"/>
            <w:rPrChange w:id="8864" w:author="Titus Ellison" w:date="2022-11-03T16:25:00Z">
              <w:rPr/>
            </w:rPrChange>
          </w:rPr>
          <w:t>] [btu</w:t>
        </w:r>
        <w:r w:rsidR="008C7469" w:rsidRPr="008C7469">
          <w:rPr>
            <w:rStyle w:val="Toggle"/>
            <w:rPrChange w:id="8865" w:author="Titus Ellison" w:date="2022-11-03T16:25:00Z">
              <w:rPr/>
            </w:rPrChange>
          </w:rPr>
          <w:t>]]</w:t>
        </w:r>
      </w:ins>
      <w:r w:rsidRPr="00FA7ACF">
        <w:t>, average actual efficiency (</w:t>
      </w:r>
      <w:ins w:id="8866" w:author="Titus Ellison" w:date="2022-11-03T16:25:00Z">
        <w:r w:rsidR="008C7469" w:rsidRPr="004E618F">
          <w:rPr>
            <w:rStyle w:val="Toggle"/>
            <w:rPrChange w:id="8867" w:author="Titus Ellison" w:date="2022-11-03T16:26:00Z">
              <w:rPr/>
            </w:rPrChange>
          </w:rPr>
          <w:t>[UNITS [</w:t>
        </w:r>
      </w:ins>
      <w:ins w:id="8868" w:author="Titus Ellison" w:date="2022-11-03T16:26:00Z">
        <w:r w:rsidR="004E618F" w:rsidRPr="004E618F">
          <w:rPr>
            <w:rStyle w:val="Toggle"/>
            <w:rPrChange w:id="8869" w:author="Titus Ellison" w:date="2022-11-03T16:26:00Z">
              <w:rPr/>
            </w:rPrChange>
          </w:rPr>
          <w:t>kW/kW] [</w:t>
        </w:r>
      </w:ins>
      <w:r w:rsidRPr="004E618F">
        <w:rPr>
          <w:rStyle w:val="Toggle"/>
          <w:rPrChange w:id="8870" w:author="Titus Ellison" w:date="2022-11-03T16:26:00Z">
            <w:rPr/>
          </w:rPrChange>
        </w:rPr>
        <w:t>kW/ton</w:t>
      </w:r>
      <w:ins w:id="8871" w:author="Titus Ellison" w:date="2022-11-03T16:26:00Z">
        <w:r w:rsidR="004E618F" w:rsidRPr="004E618F">
          <w:rPr>
            <w:rStyle w:val="Toggle"/>
            <w:rPrChange w:id="8872" w:author="Titus Ellison" w:date="2022-11-03T16:26:00Z">
              <w:rPr/>
            </w:rPrChange>
          </w:rPr>
          <w:t>]]</w:t>
        </w:r>
      </w:ins>
      <w:r w:rsidRPr="00FA7ACF">
        <w:t>), peak demand (</w:t>
      </w:r>
      <w:ins w:id="8873" w:author="Titus Ellison" w:date="2022-11-03T16:26:00Z">
        <w:r w:rsidR="004E618F" w:rsidRPr="004E618F">
          <w:rPr>
            <w:rStyle w:val="Toggle"/>
            <w:rPrChange w:id="8874" w:author="Titus Ellison" w:date="2022-11-03T16:26:00Z">
              <w:rPr/>
            </w:rPrChange>
          </w:rPr>
          <w:t>[UNITS [kW] [</w:t>
        </w:r>
      </w:ins>
      <w:r w:rsidRPr="004E618F">
        <w:rPr>
          <w:rStyle w:val="Toggle"/>
          <w:rPrChange w:id="8875" w:author="Titus Ellison" w:date="2022-11-03T16:26:00Z">
            <w:rPr/>
          </w:rPrChange>
        </w:rPr>
        <w:t>tons</w:t>
      </w:r>
      <w:ins w:id="8876" w:author="Titus Ellison" w:date="2022-11-03T16:26:00Z">
        <w:r w:rsidR="004E618F" w:rsidRPr="004E618F">
          <w:rPr>
            <w:rStyle w:val="Toggle"/>
            <w:rPrChange w:id="8877" w:author="Titus Ellison" w:date="2022-11-03T16:26:00Z">
              <w:rPr/>
            </w:rPrChange>
          </w:rPr>
          <w:t>]]</w:t>
        </w:r>
      </w:ins>
      <w:r w:rsidRPr="00FA7ACF">
        <w:t>), average demand (</w:t>
      </w:r>
      <w:ins w:id="8878" w:author="Titus Ellison" w:date="2022-11-03T16:26:00Z">
        <w:r w:rsidR="004E618F" w:rsidRPr="004E618F">
          <w:rPr>
            <w:rStyle w:val="Toggle"/>
            <w:rPrChange w:id="8879" w:author="Titus Ellison" w:date="2022-11-03T16:27:00Z">
              <w:rPr/>
            </w:rPrChange>
          </w:rPr>
          <w:t>[UNITS [kW</w:t>
        </w:r>
      </w:ins>
      <w:ins w:id="8880" w:author="Titus Ellison" w:date="2022-11-03T16:27:00Z">
        <w:r w:rsidR="004E618F" w:rsidRPr="004E618F">
          <w:rPr>
            <w:rStyle w:val="Toggle"/>
            <w:rPrChange w:id="8881" w:author="Titus Ellison" w:date="2022-11-03T16:27:00Z">
              <w:rPr/>
            </w:rPrChange>
          </w:rPr>
          <w:t>] [</w:t>
        </w:r>
      </w:ins>
      <w:r w:rsidRPr="004E618F">
        <w:rPr>
          <w:rStyle w:val="Toggle"/>
          <w:rPrChange w:id="8882" w:author="Titus Ellison" w:date="2022-11-03T16:27:00Z">
            <w:rPr/>
          </w:rPrChange>
        </w:rPr>
        <w:t>tons</w:t>
      </w:r>
      <w:ins w:id="8883" w:author="Titus Ellison" w:date="2022-11-03T16:27:00Z">
        <w:r w:rsidR="004E618F" w:rsidRPr="004E618F">
          <w:rPr>
            <w:rStyle w:val="Toggle"/>
            <w:rPrChange w:id="8884" w:author="Titus Ellison" w:date="2022-11-03T16:27:00Z">
              <w:rPr/>
            </w:rPrChange>
          </w:rPr>
          <w:t>]]</w:t>
        </w:r>
      </w:ins>
      <w:r w:rsidRPr="00FA7ACF">
        <w:t>) and average load (</w:t>
      </w:r>
      <w:ins w:id="8885" w:author="Titus Ellison" w:date="2022-11-03T16:27:00Z">
        <w:r w:rsidR="00797D9A" w:rsidRPr="00797D9A">
          <w:rPr>
            <w:rStyle w:val="Toggle"/>
            <w:rPrChange w:id="8886" w:author="Titus Ellison" w:date="2022-11-03T16:27:00Z">
              <w:rPr/>
            </w:rPrChange>
          </w:rPr>
          <w:t>[UNITS [kWh] [</w:t>
        </w:r>
      </w:ins>
      <w:r w:rsidRPr="00797D9A">
        <w:rPr>
          <w:rStyle w:val="Toggle"/>
          <w:rPrChange w:id="8887" w:author="Titus Ellison" w:date="2022-11-03T16:27:00Z">
            <w:rPr/>
          </w:rPrChange>
        </w:rPr>
        <w:t>ton-hours</w:t>
      </w:r>
      <w:ins w:id="8888" w:author="Titus Ellison" w:date="2022-11-03T16:27:00Z">
        <w:r w:rsidR="00797D9A" w:rsidRPr="00797D9A">
          <w:rPr>
            <w:rStyle w:val="Toggle"/>
            <w:rPrChange w:id="8889" w:author="Titus Ellison" w:date="2022-11-03T16:27:00Z">
              <w:rPr/>
            </w:rPrChange>
          </w:rPr>
          <w:t>]]</w:t>
        </w:r>
      </w:ins>
      <w:r w:rsidRPr="00FA7ACF">
        <w:t xml:space="preserve">), all on an instantaneous, year-to-date, and previous-year basis. </w:t>
      </w:r>
    </w:p>
    <w:bookmarkEnd w:id="8859"/>
    <w:p w14:paraId="5299BB27" w14:textId="77777777" w:rsidR="00FA44FD" w:rsidRDefault="00FA44FD" w:rsidP="00FA44FD">
      <w:pPr>
        <w:pStyle w:val="Infobox"/>
      </w:pPr>
      <w:r>
        <w:t>Below is an example summary of the performance monitoring parameters</w:t>
      </w:r>
      <w:r w:rsidRPr="00EC3318">
        <w:t>.</w:t>
      </w:r>
      <w:r>
        <w:t xml:space="preserve"> Summary table should be edited based on plant configuration, available </w:t>
      </w:r>
      <w:proofErr w:type="gramStart"/>
      <w:r>
        <w:t>statistics</w:t>
      </w:r>
      <w:proofErr w:type="gramEnd"/>
      <w:r>
        <w:t xml:space="preserve"> and desired units of measurement. </w:t>
      </w:r>
    </w:p>
    <w:p w14:paraId="6EADA02E" w14:textId="3A5B3840" w:rsidR="00FA44FD" w:rsidRPr="00BC5DA2" w:rsidRDefault="00FA44FD" w:rsidP="00FA44FD">
      <w:pPr>
        <w:pStyle w:val="Infobox"/>
        <w:rPr>
          <w:rStyle w:val="Toggle"/>
          <w:rPrChange w:id="8890" w:author="Titus Ellison" w:date="2022-11-03T16:53:00Z">
            <w:rPr/>
          </w:rPrChange>
        </w:rPr>
      </w:pPr>
      <w:del w:id="8891" w:author="Titus Ellison" w:date="2022-11-03T16:53:00Z">
        <w:r w:rsidRPr="00BC5DA2" w:rsidDel="00BC5DA2">
          <w:rPr>
            <w:rStyle w:val="Toggle"/>
            <w:rPrChange w:id="8892" w:author="Titus Ellison" w:date="2022-11-03T16:53:00Z">
              <w:rPr>
                <w:noProof/>
              </w:rPr>
            </w:rPrChange>
          </w:rPr>
          <w:drawing>
            <wp:inline distT="0" distB="0" distL="0" distR="0" wp14:anchorId="22BA92A5" wp14:editId="2AE1C986">
              <wp:extent cx="6400800" cy="1074420"/>
              <wp:effectExtent l="0" t="0" r="0" b="0"/>
              <wp:docPr id="501" name="Picture 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400800" cy="1074420"/>
                      </a:xfrm>
                      <a:prstGeom prst="rect">
                        <a:avLst/>
                      </a:prstGeom>
                    </pic:spPr>
                  </pic:pic>
                </a:graphicData>
              </a:graphic>
            </wp:inline>
          </w:drawing>
        </w:r>
      </w:del>
      <w:ins w:id="8893" w:author="Titus Ellison" w:date="2022-11-03T16:53:00Z">
        <w:r w:rsidR="00BC5DA2" w:rsidRPr="00BC5DA2">
          <w:rPr>
            <w:rStyle w:val="Toggle"/>
            <w:rPrChange w:id="8894" w:author="Titus Ellison" w:date="2022-11-03T16:53:00Z">
              <w:rPr/>
            </w:rPrChange>
          </w:rPr>
          <w:t>[UNITS [</w:t>
        </w:r>
        <w:r w:rsidR="00BC5DA2">
          <w:rPr>
            <w:noProof/>
          </w:rPr>
          <w:drawing>
            <wp:inline distT="0" distB="0" distL="0" distR="0" wp14:anchorId="4D621F91" wp14:editId="5E48FDF5">
              <wp:extent cx="8229600" cy="1155700"/>
              <wp:effectExtent l="0" t="0" r="0" b="6350"/>
              <wp:docPr id="853" name="Picture 853"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 name="Picture 853" descr="A picture containing calendar&#10;&#10;Description automatically generated"/>
                      <pic:cNvPicPr/>
                    </pic:nvPicPr>
                    <pic:blipFill>
                      <a:blip r:embed="rId22"/>
                      <a:stretch>
                        <a:fillRect/>
                      </a:stretch>
                    </pic:blipFill>
                    <pic:spPr>
                      <a:xfrm>
                        <a:off x="0" y="0"/>
                        <a:ext cx="8229600" cy="1155700"/>
                      </a:xfrm>
                      <a:prstGeom prst="rect">
                        <a:avLst/>
                      </a:prstGeom>
                    </pic:spPr>
                  </pic:pic>
                </a:graphicData>
              </a:graphic>
            </wp:inline>
          </w:drawing>
        </w:r>
        <w:r w:rsidR="00BC5DA2" w:rsidRPr="00BC5DA2">
          <w:rPr>
            <w:rStyle w:val="Toggle"/>
            <w:rPrChange w:id="8895" w:author="Titus Ellison" w:date="2022-11-03T16:53:00Z">
              <w:rPr/>
            </w:rPrChange>
          </w:rPr>
          <w:t>] [</w:t>
        </w:r>
      </w:ins>
      <w:ins w:id="8896" w:author="Titus Ellison" w:date="2022-11-03T16:54:00Z">
        <w:r w:rsidR="00AE58FB">
          <w:rPr>
            <w:noProof/>
          </w:rPr>
          <w:drawing>
            <wp:inline distT="0" distB="0" distL="0" distR="0" wp14:anchorId="5889CAD0" wp14:editId="0DBA4235">
              <wp:extent cx="8229600" cy="1148080"/>
              <wp:effectExtent l="0" t="0" r="0" b="0"/>
              <wp:docPr id="860" name="Picture 860"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 name="Picture 860" descr="A picture containing table&#10;&#10;Description automatically generated"/>
                      <pic:cNvPicPr/>
                    </pic:nvPicPr>
                    <pic:blipFill>
                      <a:blip r:embed="rId23"/>
                      <a:stretch>
                        <a:fillRect/>
                      </a:stretch>
                    </pic:blipFill>
                    <pic:spPr>
                      <a:xfrm>
                        <a:off x="0" y="0"/>
                        <a:ext cx="8229600" cy="1148080"/>
                      </a:xfrm>
                      <a:prstGeom prst="rect">
                        <a:avLst/>
                      </a:prstGeom>
                    </pic:spPr>
                  </pic:pic>
                </a:graphicData>
              </a:graphic>
            </wp:inline>
          </w:drawing>
        </w:r>
      </w:ins>
      <w:ins w:id="8897" w:author="Titus Ellison" w:date="2022-11-03T16:53:00Z">
        <w:r w:rsidR="00BC5DA2" w:rsidRPr="00BC5DA2">
          <w:rPr>
            <w:rStyle w:val="Toggle"/>
            <w:rPrChange w:id="8898" w:author="Titus Ellison" w:date="2022-11-03T16:53:00Z">
              <w:rPr/>
            </w:rPrChange>
          </w:rPr>
          <w:t>]]</w:t>
        </w:r>
      </w:ins>
    </w:p>
    <w:p w14:paraId="15E6FCD3" w14:textId="77777777" w:rsidR="00FA44FD" w:rsidRPr="00FA7ACF" w:rsidRDefault="00FA44FD" w:rsidP="0087618D">
      <w:pPr>
        <w:pStyle w:val="Heading3"/>
      </w:pPr>
      <w:r w:rsidRPr="00FA7ACF">
        <w:t>Alarms</w:t>
      </w:r>
    </w:p>
    <w:p w14:paraId="597DE4B8" w14:textId="77777777" w:rsidR="00FA44FD" w:rsidRPr="00FA7ACF" w:rsidRDefault="00FA44FD" w:rsidP="0087618D">
      <w:pPr>
        <w:pStyle w:val="Heading4"/>
      </w:pPr>
      <w:bookmarkStart w:id="8899" w:name="_Hlk528012471"/>
      <w:r w:rsidRPr="00FA7ACF">
        <w:t>Maintenance interval alarm when pump has operated for more than 3000 hours as indicated by the Staging Runtime:  Level 4. Reset the Staging Runtime interval counter when alarm is acknowledged.</w:t>
      </w:r>
    </w:p>
    <w:p w14:paraId="4DBC5E47" w14:textId="77777777" w:rsidR="00FA44FD" w:rsidRPr="00FA7ACF" w:rsidRDefault="00FA44FD" w:rsidP="0087618D">
      <w:pPr>
        <w:pStyle w:val="Heading4"/>
      </w:pPr>
      <w:bookmarkStart w:id="8900" w:name="_Hlk528012484"/>
      <w:bookmarkEnd w:id="8899"/>
      <w:r w:rsidRPr="00FA7ACF">
        <w:t>Maintenance interval alarm when chiller has operated for more than 1000 hours as indicated by the Staging Runtime:  Level 4. Reset the Staging Runtime interval counter when alarm is acknowledged.</w:t>
      </w:r>
    </w:p>
    <w:p w14:paraId="4E79B829" w14:textId="77777777" w:rsidR="00FA44FD" w:rsidRPr="00FA7ACF" w:rsidRDefault="00FA44FD" w:rsidP="0087618D">
      <w:pPr>
        <w:pStyle w:val="Heading4"/>
      </w:pPr>
      <w:r w:rsidRPr="00FA7ACF">
        <w:t>Chiller alarm: level 2</w:t>
      </w:r>
    </w:p>
    <w:p w14:paraId="2E9AEC17" w14:textId="77777777" w:rsidR="00FA44FD" w:rsidRPr="00FA7ACF" w:rsidRDefault="00FA44FD" w:rsidP="0087618D">
      <w:pPr>
        <w:pStyle w:val="Heading4"/>
      </w:pPr>
      <w:r w:rsidRPr="00FA7ACF">
        <w:t>Emergency off switch:  Level 1</w:t>
      </w:r>
    </w:p>
    <w:p w14:paraId="085FF71D" w14:textId="77777777" w:rsidR="00FA44FD" w:rsidRPr="00FA7ACF" w:rsidRDefault="00FA44FD" w:rsidP="00FA44FD">
      <w:pPr>
        <w:pStyle w:val="Instrbox"/>
      </w:pPr>
      <w:r w:rsidRPr="00FA7ACF">
        <w:t>Retain the following alarm for water-cooled plants. Delete otherwise.</w:t>
      </w:r>
    </w:p>
    <w:p w14:paraId="6497D552" w14:textId="77777777" w:rsidR="00FA44FD" w:rsidRPr="00FA7ACF" w:rsidRDefault="00FA44FD" w:rsidP="0087618D">
      <w:pPr>
        <w:pStyle w:val="Heading4"/>
      </w:pPr>
      <w:bookmarkStart w:id="8901" w:name="_Hlk528012510"/>
      <w:bookmarkEnd w:id="8900"/>
      <w:r w:rsidRPr="00FA7ACF">
        <w:t>Tower level</w:t>
      </w:r>
    </w:p>
    <w:p w14:paraId="2FDF9710" w14:textId="77777777" w:rsidR="00FA44FD" w:rsidRPr="00FA7ACF" w:rsidRDefault="00FA44FD" w:rsidP="007C1423">
      <w:pPr>
        <w:pStyle w:val="Heading5"/>
      </w:pPr>
      <w:bookmarkStart w:id="8902" w:name="_Hlk62748586"/>
      <w:r w:rsidRPr="00FA7ACF">
        <w:t xml:space="preserve">If tower water level sensor indicates water level below T-level-low-alarm, generate a Level 2 alarm.  </w:t>
      </w:r>
    </w:p>
    <w:p w14:paraId="2FB30659" w14:textId="77777777" w:rsidR="00FA44FD" w:rsidRPr="00FA7ACF" w:rsidRDefault="00FA44FD" w:rsidP="007C1423">
      <w:pPr>
        <w:pStyle w:val="Heading5"/>
      </w:pPr>
      <w:r w:rsidRPr="00FA7ACF">
        <w:t xml:space="preserve">If tower water level sensor indicates water level above T-level-high-alarm, generate a Level 3 alarm.  </w:t>
      </w:r>
    </w:p>
    <w:p w14:paraId="02074D64" w14:textId="77777777" w:rsidR="00FA44FD" w:rsidRPr="00FA7ACF" w:rsidRDefault="00FA44FD" w:rsidP="005274F2">
      <w:pPr>
        <w:pStyle w:val="Heading4"/>
        <w:keepNext/>
        <w:widowControl/>
        <w:ind w:left="1354" w:hanging="1066"/>
      </w:pPr>
      <w:bookmarkStart w:id="8903" w:name="_Hlk528012543"/>
      <w:bookmarkStart w:id="8904" w:name="_Hlk28424016"/>
      <w:bookmarkEnd w:id="8901"/>
      <w:bookmarkEnd w:id="8902"/>
      <w:r w:rsidRPr="00FA7ACF">
        <w:t>Pump or tower fan alarm is indicated by the status input being different from the output command for 15 seconds.</w:t>
      </w:r>
    </w:p>
    <w:p w14:paraId="6D30AC9F" w14:textId="77777777" w:rsidR="00FA44FD" w:rsidRPr="00FA7ACF" w:rsidRDefault="00FA44FD" w:rsidP="007C1423">
      <w:pPr>
        <w:pStyle w:val="Heading5"/>
      </w:pPr>
      <w:r w:rsidRPr="00FA7ACF">
        <w:t>Commanded on, status off:  Level 2. Do not evaluate alarm until the equipment has been commanded on for 15 seconds.</w:t>
      </w:r>
    </w:p>
    <w:p w14:paraId="7F5B51E9" w14:textId="77777777" w:rsidR="00FA44FD" w:rsidRPr="00FA7ACF" w:rsidRDefault="00FA44FD" w:rsidP="007C1423">
      <w:pPr>
        <w:pStyle w:val="Heading5"/>
      </w:pPr>
      <w:r w:rsidRPr="00FA7ACF">
        <w:lastRenderedPageBreak/>
        <w:t>Commanded off, status on:  Level 4</w:t>
      </w:r>
      <w:bookmarkStart w:id="8905" w:name="_Hlk528012561"/>
      <w:bookmarkEnd w:id="8903"/>
      <w:r w:rsidRPr="00FA7ACF">
        <w:t>. Do not evaluate the alarm until the equipment has been commanded off for 60 seconds.</w:t>
      </w:r>
      <w:bookmarkEnd w:id="8904"/>
    </w:p>
    <w:bookmarkEnd w:id="8905"/>
    <w:p w14:paraId="6D625C0A" w14:textId="77777777" w:rsidR="00FA44FD" w:rsidRPr="00FA7ACF" w:rsidRDefault="00FA44FD" w:rsidP="00FA44FD">
      <w:pPr>
        <w:pStyle w:val="Instrbox"/>
        <w:jc w:val="both"/>
      </w:pPr>
      <w:r w:rsidRPr="00FA7ACF">
        <w:t>Retain the following two alarms for cold climate water-cooled plants with tower basin heaters and basin temperature sensors. Delete otherwise.</w:t>
      </w:r>
    </w:p>
    <w:p w14:paraId="7171EA55" w14:textId="77777777" w:rsidR="00FA44FD" w:rsidRPr="00FA7ACF" w:rsidRDefault="00FA44FD" w:rsidP="0087618D">
      <w:pPr>
        <w:pStyle w:val="Heading4"/>
      </w:pPr>
      <w:r w:rsidRPr="00FA7ACF">
        <w:t>Tower basin heater alarm is indicated by the status being different from the output command for 15 seconds.</w:t>
      </w:r>
    </w:p>
    <w:p w14:paraId="3A37C513" w14:textId="77777777" w:rsidR="00FA44FD" w:rsidRPr="00FA7ACF" w:rsidRDefault="00FA44FD" w:rsidP="007C1423">
      <w:pPr>
        <w:pStyle w:val="Heading5"/>
      </w:pPr>
      <w:r w:rsidRPr="00FA7ACF">
        <w:t>Commanded on, status off:  Level 2. Do not evaluate alarm until the equipment has been commanded on for 15 seconds.</w:t>
      </w:r>
    </w:p>
    <w:p w14:paraId="08905009" w14:textId="77777777" w:rsidR="00FA44FD" w:rsidRPr="00FA7ACF" w:rsidRDefault="00FA44FD" w:rsidP="007C1423">
      <w:pPr>
        <w:pStyle w:val="Heading5"/>
      </w:pPr>
      <w:r w:rsidRPr="00FA7ACF">
        <w:t>Commanded off, status on:  Level 4. Do not evaluate alarm until the equipment has been commanded off for 15 seconds.</w:t>
      </w:r>
    </w:p>
    <w:p w14:paraId="235B0C7D" w14:textId="77777777" w:rsidR="00FA44FD" w:rsidRPr="00FA7ACF" w:rsidRDefault="00FA44FD" w:rsidP="00FA44FD">
      <w:pPr>
        <w:pStyle w:val="Instrbox"/>
        <w:jc w:val="both"/>
      </w:pPr>
      <w:r w:rsidRPr="00FA7ACF">
        <w:t>Retain the following two alarms for cold climate water-cooled plants with outdoor piping and heat trace. Delete otherwise.</w:t>
      </w:r>
    </w:p>
    <w:p w14:paraId="76FAD91F" w14:textId="77777777" w:rsidR="00FA44FD" w:rsidRPr="00FA7ACF" w:rsidRDefault="00FA44FD" w:rsidP="0087618D">
      <w:pPr>
        <w:pStyle w:val="Heading4"/>
      </w:pPr>
      <w:r w:rsidRPr="00FA7ACF">
        <w:t>Piping heat trace alarm indicated by the status being different from the output command for 15 seconds.</w:t>
      </w:r>
    </w:p>
    <w:p w14:paraId="10685F91" w14:textId="77777777" w:rsidR="00FA44FD" w:rsidRPr="00FA7ACF" w:rsidRDefault="00FA44FD" w:rsidP="007C1423">
      <w:pPr>
        <w:pStyle w:val="Heading5"/>
      </w:pPr>
      <w:r w:rsidRPr="00FA7ACF">
        <w:t>Commanded on, status off:  Level 2. Do not evaluate alarm until the equipment has been commanded on for 15 seconds.</w:t>
      </w:r>
    </w:p>
    <w:p w14:paraId="0F270755" w14:textId="77777777" w:rsidR="00FA44FD" w:rsidRPr="00FA7ACF" w:rsidRDefault="00FA44FD" w:rsidP="007C1423">
      <w:pPr>
        <w:pStyle w:val="Heading5"/>
      </w:pPr>
      <w:r w:rsidRPr="00FA7ACF">
        <w:t>Commanded off, status on:  Level 4. Do not evaluate alarm until the equipment has been commanded off for 15 seconds.</w:t>
      </w:r>
    </w:p>
    <w:p w14:paraId="6751108F" w14:textId="77777777" w:rsidR="00FA44FD" w:rsidRPr="00FA7ACF" w:rsidRDefault="00FA44FD" w:rsidP="00FA44FD">
      <w:pPr>
        <w:pStyle w:val="Instrbox"/>
        <w:jc w:val="both"/>
      </w:pPr>
      <w:r w:rsidRPr="00FA7ACF">
        <w:t>Retain the following two alarms for plants with two-position valves with end switch status monitoring. Delete otherwise.</w:t>
      </w:r>
    </w:p>
    <w:p w14:paraId="2BF51F22" w14:textId="77777777" w:rsidR="00FA44FD" w:rsidRPr="00FA7ACF" w:rsidRDefault="00FA44FD" w:rsidP="0087618D">
      <w:pPr>
        <w:pStyle w:val="Heading4"/>
      </w:pPr>
      <w:r w:rsidRPr="00FA7ACF">
        <w:t>Valve alarm is indicated by the end switch status being different from the output command for 90 seconds.</w:t>
      </w:r>
    </w:p>
    <w:p w14:paraId="75B82561" w14:textId="77777777" w:rsidR="00FA44FD" w:rsidRPr="00FA7ACF" w:rsidRDefault="00FA44FD" w:rsidP="007C1423">
      <w:pPr>
        <w:pStyle w:val="Heading5"/>
      </w:pPr>
      <w:r w:rsidRPr="00FA7ACF">
        <w:t>Commanded open, status not open:  Level 2. Do not evaluate alarm until the equipment has been commanded open for 90 seconds.</w:t>
      </w:r>
    </w:p>
    <w:p w14:paraId="347EE5C3" w14:textId="77777777" w:rsidR="00FA44FD" w:rsidRPr="00FA7ACF" w:rsidRDefault="00FA44FD" w:rsidP="007C1423">
      <w:pPr>
        <w:pStyle w:val="Heading5"/>
      </w:pPr>
      <w:r w:rsidRPr="00FA7ACF">
        <w:t>Commanded closed, status not closed:  Level 4. Do not evaluate alarm until the equipment has been commanded closed for 90 seconds.</w:t>
      </w:r>
    </w:p>
    <w:p w14:paraId="0341367F" w14:textId="77777777" w:rsidR="00FA44FD" w:rsidRPr="00FA7ACF" w:rsidRDefault="00FA44FD" w:rsidP="00FA44FD">
      <w:pPr>
        <w:pStyle w:val="Instrbox"/>
      </w:pPr>
      <w:r w:rsidRPr="00FA7ACF">
        <w:t>Retain the following alarm for plants with modulating valves with analog position feedback. Delete otherwise.</w:t>
      </w:r>
    </w:p>
    <w:p w14:paraId="77D452A4" w14:textId="77777777" w:rsidR="00FA44FD" w:rsidRPr="00FA7ACF" w:rsidRDefault="00FA44FD" w:rsidP="0087618D">
      <w:pPr>
        <w:pStyle w:val="Heading4"/>
      </w:pPr>
      <w:r w:rsidRPr="00FA7ACF">
        <w:t>Valve alarm is indicated by the analog position feedback being different from the output command by more than 10% for 90 seconds:  Level 2</w:t>
      </w:r>
    </w:p>
    <w:p w14:paraId="277359BD" w14:textId="77777777" w:rsidR="00FA44FD" w:rsidRPr="00FA7ACF" w:rsidRDefault="00FA44FD" w:rsidP="00FA44FD">
      <w:pPr>
        <w:pStyle w:val="Instrbox"/>
      </w:pPr>
      <w:r w:rsidRPr="00FA7ACF">
        <w:t>Retain the following alarm for water-cooled plants with cooling tower basin heaters. Delete otherwise.</w:t>
      </w:r>
    </w:p>
    <w:p w14:paraId="0F467151" w14:textId="77777777" w:rsidR="00FA44FD" w:rsidRPr="00FA7ACF" w:rsidRDefault="00FA44FD" w:rsidP="0087618D">
      <w:pPr>
        <w:pStyle w:val="Heading4"/>
      </w:pPr>
      <w:r w:rsidRPr="00FA7ACF">
        <w:t>Tower basin temperature alarm</w:t>
      </w:r>
    </w:p>
    <w:p w14:paraId="1C75F91C" w14:textId="786A67AE" w:rsidR="00FA44FD" w:rsidRPr="00FA7ACF" w:rsidRDefault="00FA44FD" w:rsidP="007C1423">
      <w:pPr>
        <w:pStyle w:val="Heading5"/>
      </w:pPr>
      <w:r w:rsidRPr="00FA7ACF">
        <w:t xml:space="preserve">Basin temperature is below </w:t>
      </w:r>
      <w:ins w:id="8906" w:author="Titus Ellison" w:date="2022-10-21T11:09:00Z">
        <w:r w:rsidR="007F5573" w:rsidRPr="00DC665C">
          <w:rPr>
            <w:rStyle w:val="Toggle"/>
            <w:rPrChange w:id="8907" w:author="Titus Ellison" w:date="2022-10-21T11:10:00Z">
              <w:rPr/>
            </w:rPrChange>
          </w:rPr>
          <w:t>[UNITS [</w:t>
        </w:r>
        <w:r w:rsidR="00DC665C" w:rsidRPr="00DC665C">
          <w:rPr>
            <w:rStyle w:val="Toggle"/>
            <w:rPrChange w:id="8908" w:author="Titus Ellison" w:date="2022-10-21T11:10:00Z">
              <w:rPr/>
            </w:rPrChange>
          </w:rPr>
          <w:t>3</w:t>
        </w:r>
      </w:ins>
      <w:ins w:id="8909" w:author="Titus Ellison" w:date="2022-10-21T11:10:00Z">
        <w:r w:rsidR="00DC665C" w:rsidRPr="00DC665C">
          <w:rPr>
            <w:rStyle w:val="Toggle"/>
            <w:rPrChange w:id="8910" w:author="Titus Ellison" w:date="2022-10-21T11:10:00Z">
              <w:rPr/>
            </w:rPrChange>
          </w:rPr>
          <w:t>°C] [</w:t>
        </w:r>
      </w:ins>
      <w:r w:rsidRPr="00DC665C">
        <w:rPr>
          <w:rStyle w:val="Toggle"/>
          <w:rPrChange w:id="8911" w:author="Titus Ellison" w:date="2022-10-21T11:10:00Z">
            <w:rPr/>
          </w:rPrChange>
        </w:rPr>
        <w:t>38°F</w:t>
      </w:r>
      <w:ins w:id="8912" w:author="Titus Ellison" w:date="2022-10-21T11:10:00Z">
        <w:r w:rsidR="00DC665C" w:rsidRPr="00DC665C">
          <w:rPr>
            <w:rStyle w:val="Toggle"/>
            <w:rPrChange w:id="8913" w:author="Titus Ellison" w:date="2022-10-21T11:10:00Z">
              <w:rPr/>
            </w:rPrChange>
          </w:rPr>
          <w:t>]]</w:t>
        </w:r>
      </w:ins>
      <w:r w:rsidRPr="00FA7ACF">
        <w:t xml:space="preserve"> for 5 minutes continuously: Level 3</w:t>
      </w:r>
    </w:p>
    <w:p w14:paraId="74E261FD" w14:textId="227D9D63" w:rsidR="00FA44FD" w:rsidRPr="00FA7ACF" w:rsidRDefault="00FA44FD" w:rsidP="007C1423">
      <w:pPr>
        <w:pStyle w:val="Heading5"/>
      </w:pPr>
      <w:r w:rsidRPr="00FA7ACF">
        <w:t xml:space="preserve">Basin temperature is below </w:t>
      </w:r>
      <w:ins w:id="8914" w:author="Titus Ellison" w:date="2022-10-21T11:10:00Z">
        <w:r w:rsidR="00DC665C" w:rsidRPr="00DC665C">
          <w:rPr>
            <w:rStyle w:val="Toggle"/>
            <w:rPrChange w:id="8915" w:author="Titus Ellison" w:date="2022-10-21T11:10:00Z">
              <w:rPr/>
            </w:rPrChange>
          </w:rPr>
          <w:t>[UNITS [2°C] [</w:t>
        </w:r>
      </w:ins>
      <w:r w:rsidRPr="00DC665C">
        <w:rPr>
          <w:rStyle w:val="Toggle"/>
          <w:rPrChange w:id="8916" w:author="Titus Ellison" w:date="2022-10-21T11:10:00Z">
            <w:rPr/>
          </w:rPrChange>
        </w:rPr>
        <w:t>36°F</w:t>
      </w:r>
      <w:ins w:id="8917" w:author="Titus Ellison" w:date="2022-10-21T11:10:00Z">
        <w:r w:rsidR="00DC665C" w:rsidRPr="00DC665C">
          <w:rPr>
            <w:rStyle w:val="Toggle"/>
            <w:rPrChange w:id="8918" w:author="Titus Ellison" w:date="2022-10-21T11:10:00Z">
              <w:rPr/>
            </w:rPrChange>
          </w:rPr>
          <w:t>]]</w:t>
        </w:r>
      </w:ins>
      <w:r w:rsidRPr="00FA7ACF">
        <w:t xml:space="preserve"> for 5 minutes continuously: Level 2</w:t>
      </w:r>
    </w:p>
    <w:p w14:paraId="2BD6174E" w14:textId="77777777" w:rsidR="00FA44FD" w:rsidRPr="00FA7ACF" w:rsidRDefault="00FA44FD" w:rsidP="005274F2">
      <w:pPr>
        <w:pStyle w:val="Heading4"/>
        <w:pageBreakBefore/>
        <w:ind w:left="1354" w:hanging="1066"/>
      </w:pPr>
      <w:bookmarkStart w:id="8919" w:name="_Hlk528012595"/>
      <w:r w:rsidRPr="00FA7ACF">
        <w:lastRenderedPageBreak/>
        <w:t xml:space="preserve">Sensor Failure: </w:t>
      </w:r>
    </w:p>
    <w:p w14:paraId="4F48D07F" w14:textId="77777777" w:rsidR="00FA44FD" w:rsidRPr="00FA7ACF" w:rsidRDefault="00FA44FD" w:rsidP="005274F2">
      <w:pPr>
        <w:pStyle w:val="Heading5"/>
        <w:spacing w:before="120" w:after="40"/>
      </w:pPr>
      <w:r w:rsidRPr="00FA7ACF">
        <w:t>Sensor shall be deemed outside of its widest possible operating range if any of the following are true:</w:t>
      </w:r>
    </w:p>
    <w:p w14:paraId="377364B7" w14:textId="77777777" w:rsidR="00FA44FD" w:rsidRPr="00FA7ACF" w:rsidRDefault="00FA44FD" w:rsidP="005274F2">
      <w:pPr>
        <w:pStyle w:val="Heading6"/>
        <w:spacing w:before="120" w:after="40"/>
      </w:pPr>
      <w:r w:rsidRPr="00FA7ACF">
        <w:t xml:space="preserve">Feedback less than 2 mA from any 4 to 20 mA transducer; or </w:t>
      </w:r>
    </w:p>
    <w:p w14:paraId="60EB8C62" w14:textId="7EE5756D" w:rsidR="00FA44FD" w:rsidRPr="00FA7ACF" w:rsidRDefault="00FA44FD" w:rsidP="005274F2">
      <w:pPr>
        <w:pStyle w:val="Heading6"/>
        <w:spacing w:before="120" w:after="40"/>
      </w:pPr>
      <w:r w:rsidRPr="00FA7ACF">
        <w:t xml:space="preserve">Temperature reading less than </w:t>
      </w:r>
      <w:ins w:id="8920" w:author="Titus Ellison" w:date="2022-10-21T11:11:00Z">
        <w:r w:rsidR="00B71308" w:rsidRPr="00B71308">
          <w:rPr>
            <w:rStyle w:val="Toggle"/>
            <w:rPrChange w:id="8921" w:author="Titus Ellison" w:date="2022-10-21T11:11:00Z">
              <w:rPr/>
            </w:rPrChange>
          </w:rPr>
          <w:t>[UNITS [-17°C] [</w:t>
        </w:r>
      </w:ins>
      <w:r w:rsidRPr="00B71308">
        <w:rPr>
          <w:rStyle w:val="Toggle"/>
          <w:rPrChange w:id="8922" w:author="Titus Ellison" w:date="2022-10-21T11:11:00Z">
            <w:rPr/>
          </w:rPrChange>
        </w:rPr>
        <w:t>0°F</w:t>
      </w:r>
      <w:ins w:id="8923" w:author="Titus Ellison" w:date="2022-10-21T11:11:00Z">
        <w:r w:rsidR="00B71308" w:rsidRPr="00B71308">
          <w:rPr>
            <w:rStyle w:val="Toggle"/>
            <w:rPrChange w:id="8924" w:author="Titus Ellison" w:date="2022-10-21T11:11:00Z">
              <w:rPr/>
            </w:rPrChange>
          </w:rPr>
          <w:t>]]</w:t>
        </w:r>
      </w:ins>
      <w:r w:rsidRPr="00FA7ACF">
        <w:t xml:space="preserve"> from any temperature sensor.</w:t>
      </w:r>
    </w:p>
    <w:p w14:paraId="47756584" w14:textId="77777777" w:rsidR="00FA44FD" w:rsidRPr="00FA7ACF" w:rsidRDefault="00FA44FD" w:rsidP="005274F2">
      <w:pPr>
        <w:pStyle w:val="Heading5"/>
        <w:spacing w:before="120" w:after="40"/>
      </w:pPr>
      <w:r w:rsidRPr="00FA7ACF">
        <w:t>Any sensor that goes outside of its widest possible operating range.</w:t>
      </w:r>
    </w:p>
    <w:p w14:paraId="7DC45197" w14:textId="77777777" w:rsidR="00FA44FD" w:rsidRPr="00FA7ACF" w:rsidRDefault="00FA44FD" w:rsidP="005274F2">
      <w:pPr>
        <w:pStyle w:val="Heading6"/>
        <w:spacing w:before="120" w:after="40"/>
      </w:pPr>
      <w:r w:rsidRPr="00FA7ACF">
        <w:t>If the sensor is used for monitoring only: Level 3.</w:t>
      </w:r>
    </w:p>
    <w:p w14:paraId="6F7B097C" w14:textId="77777777" w:rsidR="00FA44FD" w:rsidRPr="00FA7ACF" w:rsidRDefault="00FA44FD" w:rsidP="005274F2">
      <w:pPr>
        <w:pStyle w:val="Heading6"/>
        <w:spacing w:before="120" w:after="40"/>
      </w:pPr>
      <w:r w:rsidRPr="00FA7ACF">
        <w:t>If the sensor is used for control: Level 2.</w:t>
      </w:r>
    </w:p>
    <w:p w14:paraId="5E27CF29" w14:textId="77777777" w:rsidR="00FA44FD" w:rsidRPr="00FA7ACF" w:rsidRDefault="00FA44FD" w:rsidP="0087618D">
      <w:pPr>
        <w:pStyle w:val="Heading3"/>
      </w:pPr>
      <w:bookmarkStart w:id="8925" w:name="_Ref440028252"/>
      <w:bookmarkEnd w:id="8919"/>
      <w:r w:rsidRPr="00FA7ACF">
        <w:t>Automatic Fault Detection and Diagnostics</w:t>
      </w:r>
      <w:bookmarkEnd w:id="8925"/>
    </w:p>
    <w:p w14:paraId="38432E23" w14:textId="77777777" w:rsidR="00FA44FD" w:rsidRPr="00FA7ACF" w:rsidRDefault="00FA44FD" w:rsidP="00FA44FD">
      <w:pPr>
        <w:pStyle w:val="Infobox"/>
      </w:pPr>
      <w:r w:rsidRPr="00FA7ACF">
        <w:t>The Automatic Fault Detection and Diagnostics (AFDD) routines for chilled water plants continually assess plant performance by comparing the values of BAS inputs and outputs to a subset of potential fault conditions. The subset of potential fault conditions that is assessed at any point depends on the Operating State of the plant, as determined by the positions of the isolation valves and statuses of pumps. Time delays are applied to the evaluation and reporting of fault conditions, to suppress false alarms. Fault conditions that pass these filters are reported to the building operator as alarms along with a series of possible causes.</w:t>
      </w:r>
    </w:p>
    <w:p w14:paraId="044DD12E" w14:textId="77777777" w:rsidR="00FA44FD" w:rsidRPr="00FA7ACF" w:rsidRDefault="00FA44FD" w:rsidP="00FA44FD">
      <w:pPr>
        <w:pStyle w:val="Infobox"/>
      </w:pPr>
      <w:r w:rsidRPr="00FA7ACF">
        <w:t>These equations assume that the plant is equipped with isolation valves, as well as a pump status monitoring. If any of these components are not present, the associated tests, and variables should be omitted from the programming.</w:t>
      </w:r>
    </w:p>
    <w:p w14:paraId="385E8ABB" w14:textId="77777777" w:rsidR="00FA44FD" w:rsidRPr="00FA7ACF" w:rsidRDefault="00FA44FD" w:rsidP="00FA44FD">
      <w:pPr>
        <w:pStyle w:val="Infobox"/>
      </w:pPr>
      <w:r w:rsidRPr="00FA7ACF">
        <w:t>Note that these faults rely on reasonably accurate measurement of water temperature. Extra precision sensors installed in thermowells with thermal paste are strongly recommended for best accuracy.</w:t>
      </w:r>
    </w:p>
    <w:p w14:paraId="1DFD0A8B" w14:textId="77777777" w:rsidR="00FA44FD" w:rsidRPr="00FA7ACF" w:rsidRDefault="00FA44FD" w:rsidP="005274F2">
      <w:pPr>
        <w:pStyle w:val="Heading4"/>
        <w:spacing w:before="80"/>
        <w:ind w:left="1354" w:hanging="1066"/>
      </w:pPr>
      <w:r w:rsidRPr="00FA7ACF">
        <w:t>AFDD conditions are evaluated continuously for the plant.</w:t>
      </w:r>
    </w:p>
    <w:p w14:paraId="0F8A2B79" w14:textId="77777777" w:rsidR="00FA44FD" w:rsidRPr="00FA7ACF" w:rsidRDefault="00FA44FD" w:rsidP="005274F2">
      <w:pPr>
        <w:pStyle w:val="Heading4"/>
        <w:spacing w:before="80"/>
        <w:ind w:left="1354" w:hanging="1066"/>
      </w:pPr>
      <w:r w:rsidRPr="00FA7ACF">
        <w:t>The Operating State (OS) of the plant shall be defined by the commanded positions of the valves and status feedback from the pumps in accordance with the following table.</w:t>
      </w:r>
    </w:p>
    <w:p w14:paraId="42B2848B" w14:textId="77777777" w:rsidR="00FA44FD" w:rsidRPr="00FA7ACF" w:rsidRDefault="00FA44FD" w:rsidP="00FA44FD">
      <w:pPr>
        <w:pStyle w:val="Infobox"/>
      </w:pPr>
      <w:r w:rsidRPr="00FA7ACF">
        <w:t>The Operating State is distinct from and should not be confused with the chilled water plant stage.</w:t>
      </w:r>
    </w:p>
    <w:p w14:paraId="55939C31" w14:textId="77777777" w:rsidR="00FA44FD" w:rsidRPr="00FA7ACF" w:rsidRDefault="00FA44FD" w:rsidP="00FA44FD">
      <w:pPr>
        <w:pStyle w:val="Infobox"/>
      </w:pPr>
      <w:r w:rsidRPr="00FA7ACF">
        <w:t xml:space="preserve">OS#1 – OS#5 represent normal operating states during which a fault may nevertheless occur if </w:t>
      </w:r>
      <w:proofErr w:type="gramStart"/>
      <w:r w:rsidRPr="00FA7ACF">
        <w:t>so</w:t>
      </w:r>
      <w:proofErr w:type="gramEnd"/>
      <w:r w:rsidRPr="00FA7ACF">
        <w:t xml:space="preserve"> determined by the fault condition tests below. </w:t>
      </w:r>
    </w:p>
    <w:p w14:paraId="1ADBD985" w14:textId="77777777" w:rsidR="00FA44FD" w:rsidRPr="00FA7ACF" w:rsidRDefault="00FA44FD" w:rsidP="00FA44FD">
      <w:pPr>
        <w:pStyle w:val="Instrbox"/>
      </w:pPr>
      <w:r w:rsidRPr="00FA7ACF">
        <w:t>Edit the table below. Delete rows and columns that do not apply.</w:t>
      </w:r>
    </w:p>
    <w:tbl>
      <w:tblPr>
        <w:tblStyle w:val="TableGrid"/>
        <w:tblW w:w="10720" w:type="dxa"/>
        <w:jc w:val="center"/>
        <w:tblLayout w:type="fixed"/>
        <w:tblLook w:val="04A0" w:firstRow="1" w:lastRow="0" w:firstColumn="1" w:lastColumn="0" w:noHBand="0" w:noVBand="1"/>
      </w:tblPr>
      <w:tblGrid>
        <w:gridCol w:w="1080"/>
        <w:gridCol w:w="1080"/>
        <w:gridCol w:w="1350"/>
        <w:gridCol w:w="1350"/>
        <w:gridCol w:w="720"/>
        <w:gridCol w:w="1095"/>
        <w:gridCol w:w="990"/>
        <w:gridCol w:w="1080"/>
        <w:gridCol w:w="880"/>
        <w:gridCol w:w="1095"/>
      </w:tblGrid>
      <w:tr w:rsidR="00FA44FD" w:rsidRPr="00FA7ACF" w14:paraId="6E68B51B" w14:textId="77777777" w:rsidTr="002A5D0A">
        <w:trPr>
          <w:tblHeader/>
          <w:jc w:val="center"/>
        </w:trPr>
        <w:tc>
          <w:tcPr>
            <w:tcW w:w="1080" w:type="dxa"/>
            <w:vAlign w:val="bottom"/>
          </w:tcPr>
          <w:p w14:paraId="7F34955C" w14:textId="77777777" w:rsidR="00FA44FD" w:rsidRPr="00F12019" w:rsidRDefault="00FA44FD" w:rsidP="001F323E">
            <w:pPr>
              <w:keepNext/>
              <w:tabs>
                <w:tab w:val="left" w:pos="720"/>
                <w:tab w:val="left" w:leader="dot" w:pos="9360"/>
              </w:tabs>
              <w:jc w:val="center"/>
              <w:rPr>
                <w:b/>
                <w:sz w:val="16"/>
                <w:szCs w:val="16"/>
              </w:rPr>
            </w:pPr>
            <w:r w:rsidRPr="00F12019">
              <w:rPr>
                <w:b/>
                <w:sz w:val="16"/>
                <w:szCs w:val="16"/>
              </w:rPr>
              <w:t>Operating State</w:t>
            </w:r>
          </w:p>
        </w:tc>
        <w:tc>
          <w:tcPr>
            <w:tcW w:w="1080" w:type="dxa"/>
            <w:vAlign w:val="bottom"/>
          </w:tcPr>
          <w:p w14:paraId="1F52E6A8" w14:textId="77777777" w:rsidR="00FA44FD" w:rsidRPr="00F12019" w:rsidRDefault="00FA44FD" w:rsidP="001F323E">
            <w:pPr>
              <w:keepNext/>
              <w:tabs>
                <w:tab w:val="left" w:pos="720"/>
                <w:tab w:val="left" w:leader="dot" w:pos="9360"/>
              </w:tabs>
              <w:jc w:val="center"/>
              <w:rPr>
                <w:b/>
                <w:sz w:val="16"/>
                <w:szCs w:val="16"/>
              </w:rPr>
            </w:pPr>
            <w:r w:rsidRPr="00F12019">
              <w:rPr>
                <w:b/>
                <w:sz w:val="16"/>
                <w:szCs w:val="16"/>
              </w:rPr>
              <w:t>Chiller CHW Isolation Valves (if Series Chillers)</w:t>
            </w:r>
          </w:p>
        </w:tc>
        <w:tc>
          <w:tcPr>
            <w:tcW w:w="1350" w:type="dxa"/>
            <w:vAlign w:val="bottom"/>
          </w:tcPr>
          <w:p w14:paraId="4A6774CD" w14:textId="77777777" w:rsidR="00FA44FD" w:rsidRPr="00F12019" w:rsidRDefault="00FA44FD" w:rsidP="001F323E">
            <w:pPr>
              <w:keepNext/>
              <w:tabs>
                <w:tab w:val="left" w:pos="720"/>
                <w:tab w:val="left" w:leader="dot" w:pos="9360"/>
              </w:tabs>
              <w:jc w:val="center"/>
              <w:rPr>
                <w:b/>
                <w:sz w:val="16"/>
                <w:szCs w:val="16"/>
              </w:rPr>
            </w:pPr>
            <w:r w:rsidRPr="00F12019">
              <w:rPr>
                <w:b/>
                <w:sz w:val="16"/>
                <w:szCs w:val="16"/>
              </w:rPr>
              <w:t>Chiller CHW Isolation Valves or Dedicated PCHWPs (if Parallel Chillers)</w:t>
            </w:r>
          </w:p>
        </w:tc>
        <w:tc>
          <w:tcPr>
            <w:tcW w:w="1350" w:type="dxa"/>
            <w:vAlign w:val="bottom"/>
          </w:tcPr>
          <w:p w14:paraId="7DF8B808" w14:textId="77777777" w:rsidR="00FA44FD" w:rsidRPr="00F12019" w:rsidRDefault="00FA44FD" w:rsidP="001F323E">
            <w:pPr>
              <w:keepNext/>
              <w:tabs>
                <w:tab w:val="left" w:pos="720"/>
                <w:tab w:val="left" w:leader="dot" w:pos="9360"/>
              </w:tabs>
              <w:jc w:val="center"/>
              <w:rPr>
                <w:b/>
                <w:sz w:val="16"/>
                <w:szCs w:val="16"/>
              </w:rPr>
            </w:pPr>
            <w:r w:rsidRPr="00F12019">
              <w:rPr>
                <w:b/>
                <w:sz w:val="16"/>
                <w:szCs w:val="16"/>
              </w:rPr>
              <w:t>Chiller CW Isolation Valves or Dedicated CWPs (if water-cooled)</w:t>
            </w:r>
          </w:p>
        </w:tc>
        <w:tc>
          <w:tcPr>
            <w:tcW w:w="720" w:type="dxa"/>
            <w:vAlign w:val="bottom"/>
          </w:tcPr>
          <w:p w14:paraId="49B909C2" w14:textId="77777777" w:rsidR="00FA44FD" w:rsidRPr="00F12019" w:rsidRDefault="00FA44FD" w:rsidP="001F323E">
            <w:pPr>
              <w:keepNext/>
              <w:tabs>
                <w:tab w:val="left" w:pos="720"/>
                <w:tab w:val="left" w:leader="dot" w:pos="9360"/>
              </w:tabs>
              <w:jc w:val="center"/>
              <w:rPr>
                <w:b/>
                <w:sz w:val="16"/>
                <w:szCs w:val="16"/>
              </w:rPr>
            </w:pPr>
            <w:r w:rsidRPr="00F12019">
              <w:rPr>
                <w:b/>
                <w:sz w:val="16"/>
                <w:szCs w:val="16"/>
              </w:rPr>
              <w:t>CHW Pump Status</w:t>
            </w:r>
          </w:p>
        </w:tc>
        <w:tc>
          <w:tcPr>
            <w:tcW w:w="1095" w:type="dxa"/>
            <w:vAlign w:val="bottom"/>
          </w:tcPr>
          <w:p w14:paraId="5AB8453F" w14:textId="77777777" w:rsidR="00FA44FD" w:rsidRPr="00F12019" w:rsidRDefault="00FA44FD" w:rsidP="001F323E">
            <w:pPr>
              <w:keepNext/>
              <w:tabs>
                <w:tab w:val="left" w:pos="720"/>
                <w:tab w:val="left" w:leader="dot" w:pos="9360"/>
              </w:tabs>
              <w:jc w:val="center"/>
              <w:rPr>
                <w:b/>
                <w:sz w:val="16"/>
                <w:szCs w:val="16"/>
              </w:rPr>
            </w:pPr>
            <w:r w:rsidRPr="00F12019">
              <w:rPr>
                <w:b/>
                <w:sz w:val="16"/>
                <w:szCs w:val="16"/>
              </w:rPr>
              <w:t>CW Pump Status (if water-cooled and headered)</w:t>
            </w:r>
          </w:p>
        </w:tc>
        <w:tc>
          <w:tcPr>
            <w:tcW w:w="990" w:type="dxa"/>
            <w:vAlign w:val="bottom"/>
          </w:tcPr>
          <w:p w14:paraId="6A455FB2" w14:textId="77777777" w:rsidR="00FA44FD" w:rsidRPr="00F12019" w:rsidRDefault="00FA44FD" w:rsidP="001F323E">
            <w:pPr>
              <w:keepNext/>
              <w:tabs>
                <w:tab w:val="left" w:pos="720"/>
                <w:tab w:val="left" w:leader="dot" w:pos="9360"/>
              </w:tabs>
              <w:jc w:val="center"/>
              <w:rPr>
                <w:b/>
                <w:sz w:val="16"/>
                <w:szCs w:val="16"/>
              </w:rPr>
            </w:pPr>
            <w:r w:rsidRPr="00F12019">
              <w:rPr>
                <w:b/>
                <w:sz w:val="16"/>
                <w:szCs w:val="16"/>
              </w:rPr>
              <w:t>WSE CHW Pump Status (if WSE with HX Pump)</w:t>
            </w:r>
          </w:p>
        </w:tc>
        <w:tc>
          <w:tcPr>
            <w:tcW w:w="1080" w:type="dxa"/>
            <w:vAlign w:val="bottom"/>
          </w:tcPr>
          <w:p w14:paraId="02751964" w14:textId="77777777" w:rsidR="00FA44FD" w:rsidRPr="00F12019" w:rsidRDefault="00FA44FD" w:rsidP="001F323E">
            <w:pPr>
              <w:keepNext/>
              <w:tabs>
                <w:tab w:val="left" w:pos="720"/>
                <w:tab w:val="left" w:leader="dot" w:pos="9360"/>
              </w:tabs>
              <w:jc w:val="center"/>
              <w:rPr>
                <w:b/>
                <w:sz w:val="16"/>
                <w:szCs w:val="16"/>
              </w:rPr>
            </w:pPr>
            <w:r w:rsidRPr="00F12019">
              <w:rPr>
                <w:b/>
                <w:sz w:val="16"/>
                <w:szCs w:val="16"/>
              </w:rPr>
              <w:t>WSE CHW Diverting Valve (if WSE with HX diverting valve)</w:t>
            </w:r>
          </w:p>
        </w:tc>
        <w:tc>
          <w:tcPr>
            <w:tcW w:w="880" w:type="dxa"/>
            <w:vAlign w:val="bottom"/>
          </w:tcPr>
          <w:p w14:paraId="615BD01E" w14:textId="77777777" w:rsidR="00FA44FD" w:rsidRPr="00F12019" w:rsidRDefault="00FA44FD" w:rsidP="001F323E">
            <w:pPr>
              <w:keepNext/>
              <w:tabs>
                <w:tab w:val="left" w:pos="720"/>
                <w:tab w:val="left" w:leader="dot" w:pos="9360"/>
              </w:tabs>
              <w:jc w:val="center"/>
              <w:rPr>
                <w:b/>
                <w:sz w:val="16"/>
                <w:szCs w:val="16"/>
              </w:rPr>
            </w:pPr>
            <w:r w:rsidRPr="00F12019">
              <w:rPr>
                <w:b/>
                <w:sz w:val="16"/>
                <w:szCs w:val="16"/>
              </w:rPr>
              <w:t>WSE CW Isolation Valve (if WSE)</w:t>
            </w:r>
          </w:p>
        </w:tc>
        <w:tc>
          <w:tcPr>
            <w:tcW w:w="1095" w:type="dxa"/>
            <w:vAlign w:val="bottom"/>
          </w:tcPr>
          <w:p w14:paraId="1A4BF0FC" w14:textId="65B32257" w:rsidR="00FA44FD" w:rsidRPr="00F12019" w:rsidRDefault="00FA44FD" w:rsidP="001F323E">
            <w:pPr>
              <w:keepNext/>
              <w:tabs>
                <w:tab w:val="left" w:pos="720"/>
                <w:tab w:val="left" w:leader="dot" w:pos="9360"/>
              </w:tabs>
              <w:jc w:val="center"/>
              <w:rPr>
                <w:b/>
                <w:sz w:val="16"/>
                <w:szCs w:val="16"/>
              </w:rPr>
            </w:pPr>
            <w:r w:rsidRPr="00F12019">
              <w:rPr>
                <w:b/>
                <w:sz w:val="16"/>
                <w:szCs w:val="16"/>
              </w:rPr>
              <w:t xml:space="preserve">Chiller Bypass Valve (if primary-only </w:t>
            </w:r>
            <w:r w:rsidR="00966E26">
              <w:rPr>
                <w:b/>
                <w:sz w:val="16"/>
                <w:szCs w:val="16"/>
              </w:rPr>
              <w:t>and</w:t>
            </w:r>
            <w:r w:rsidR="00966E26" w:rsidRPr="00F12019">
              <w:rPr>
                <w:b/>
                <w:sz w:val="16"/>
                <w:szCs w:val="16"/>
              </w:rPr>
              <w:t xml:space="preserve"> </w:t>
            </w:r>
            <w:r w:rsidRPr="00F12019">
              <w:rPr>
                <w:b/>
                <w:sz w:val="16"/>
                <w:szCs w:val="16"/>
              </w:rPr>
              <w:t>WSE)</w:t>
            </w:r>
          </w:p>
        </w:tc>
      </w:tr>
      <w:tr w:rsidR="00FA44FD" w:rsidRPr="00FA7ACF" w14:paraId="2C082385" w14:textId="77777777" w:rsidTr="002A5D0A">
        <w:trPr>
          <w:jc w:val="center"/>
        </w:trPr>
        <w:tc>
          <w:tcPr>
            <w:tcW w:w="1080" w:type="dxa"/>
            <w:vAlign w:val="center"/>
          </w:tcPr>
          <w:p w14:paraId="41F8CA8A" w14:textId="77777777" w:rsidR="00FA44FD" w:rsidRPr="00F12019" w:rsidRDefault="00FA44FD" w:rsidP="001F323E">
            <w:pPr>
              <w:keepNext/>
              <w:tabs>
                <w:tab w:val="left" w:pos="720"/>
                <w:tab w:val="left" w:leader="dot" w:pos="9360"/>
              </w:tabs>
              <w:rPr>
                <w:sz w:val="16"/>
                <w:szCs w:val="16"/>
              </w:rPr>
            </w:pPr>
            <w:r w:rsidRPr="00F12019">
              <w:rPr>
                <w:sz w:val="16"/>
                <w:szCs w:val="16"/>
              </w:rPr>
              <w:t>#1: Disabled</w:t>
            </w:r>
          </w:p>
        </w:tc>
        <w:tc>
          <w:tcPr>
            <w:tcW w:w="1080" w:type="dxa"/>
            <w:vAlign w:val="center"/>
          </w:tcPr>
          <w:p w14:paraId="007EE22F"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All Open</w:t>
            </w:r>
          </w:p>
        </w:tc>
        <w:tc>
          <w:tcPr>
            <w:tcW w:w="1350" w:type="dxa"/>
            <w:vAlign w:val="center"/>
          </w:tcPr>
          <w:p w14:paraId="1EB7D495"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All Closed/Off</w:t>
            </w:r>
          </w:p>
        </w:tc>
        <w:tc>
          <w:tcPr>
            <w:tcW w:w="1350" w:type="dxa"/>
            <w:vAlign w:val="center"/>
          </w:tcPr>
          <w:p w14:paraId="0D6311C1"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All Closed/Off</w:t>
            </w:r>
          </w:p>
        </w:tc>
        <w:tc>
          <w:tcPr>
            <w:tcW w:w="720" w:type="dxa"/>
            <w:vAlign w:val="center"/>
          </w:tcPr>
          <w:p w14:paraId="2CACCBE1"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All Off</w:t>
            </w:r>
          </w:p>
        </w:tc>
        <w:tc>
          <w:tcPr>
            <w:tcW w:w="1095" w:type="dxa"/>
            <w:vAlign w:val="center"/>
          </w:tcPr>
          <w:p w14:paraId="7C163FC1"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All Off</w:t>
            </w:r>
          </w:p>
        </w:tc>
        <w:tc>
          <w:tcPr>
            <w:tcW w:w="990" w:type="dxa"/>
            <w:vAlign w:val="center"/>
          </w:tcPr>
          <w:p w14:paraId="7C98BC78"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Off</w:t>
            </w:r>
          </w:p>
        </w:tc>
        <w:tc>
          <w:tcPr>
            <w:tcW w:w="1080" w:type="dxa"/>
            <w:vAlign w:val="center"/>
          </w:tcPr>
          <w:p w14:paraId="0A8338AA"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Open</w:t>
            </w:r>
          </w:p>
        </w:tc>
        <w:tc>
          <w:tcPr>
            <w:tcW w:w="880" w:type="dxa"/>
            <w:vAlign w:val="center"/>
          </w:tcPr>
          <w:p w14:paraId="672188FA"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Closed</w:t>
            </w:r>
          </w:p>
        </w:tc>
        <w:tc>
          <w:tcPr>
            <w:tcW w:w="1095" w:type="dxa"/>
            <w:vAlign w:val="center"/>
          </w:tcPr>
          <w:p w14:paraId="0C90DA02"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Closed</w:t>
            </w:r>
          </w:p>
        </w:tc>
      </w:tr>
      <w:tr w:rsidR="00FA44FD" w:rsidRPr="00FA7ACF" w14:paraId="4B558C69" w14:textId="77777777" w:rsidTr="002A5D0A">
        <w:trPr>
          <w:jc w:val="center"/>
        </w:trPr>
        <w:tc>
          <w:tcPr>
            <w:tcW w:w="1080" w:type="dxa"/>
            <w:vAlign w:val="center"/>
          </w:tcPr>
          <w:p w14:paraId="4F475FE9" w14:textId="77777777" w:rsidR="00FA44FD" w:rsidRPr="00F12019" w:rsidRDefault="00FA44FD" w:rsidP="001F323E">
            <w:pPr>
              <w:keepNext/>
              <w:tabs>
                <w:tab w:val="left" w:pos="720"/>
                <w:tab w:val="left" w:leader="dot" w:pos="9360"/>
              </w:tabs>
              <w:rPr>
                <w:sz w:val="16"/>
                <w:szCs w:val="16"/>
              </w:rPr>
            </w:pPr>
            <w:r w:rsidRPr="00F12019">
              <w:rPr>
                <w:sz w:val="16"/>
                <w:szCs w:val="16"/>
              </w:rPr>
              <w:t>#2: One Chiller Enabled</w:t>
            </w:r>
          </w:p>
        </w:tc>
        <w:tc>
          <w:tcPr>
            <w:tcW w:w="1080" w:type="dxa"/>
            <w:vAlign w:val="center"/>
          </w:tcPr>
          <w:p w14:paraId="00374923"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One Closed, All Others Open</w:t>
            </w:r>
          </w:p>
        </w:tc>
        <w:tc>
          <w:tcPr>
            <w:tcW w:w="1350" w:type="dxa"/>
            <w:vAlign w:val="center"/>
          </w:tcPr>
          <w:p w14:paraId="63FD6EDF"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One Open/On, All Others Closed/Off</w:t>
            </w:r>
          </w:p>
        </w:tc>
        <w:tc>
          <w:tcPr>
            <w:tcW w:w="1350" w:type="dxa"/>
            <w:vAlign w:val="center"/>
          </w:tcPr>
          <w:p w14:paraId="0C9352D5"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One Modulating, All Others Closed/Off</w:t>
            </w:r>
          </w:p>
        </w:tc>
        <w:tc>
          <w:tcPr>
            <w:tcW w:w="720" w:type="dxa"/>
            <w:vAlign w:val="center"/>
          </w:tcPr>
          <w:p w14:paraId="0ADD73DF" w14:textId="77777777" w:rsidR="00FA44FD" w:rsidRPr="00F12019" w:rsidDel="008F6733" w:rsidRDefault="00FA44FD" w:rsidP="001F323E">
            <w:pPr>
              <w:keepNext/>
              <w:tabs>
                <w:tab w:val="left" w:pos="720"/>
                <w:tab w:val="left" w:leader="dot" w:pos="9360"/>
              </w:tabs>
              <w:jc w:val="center"/>
              <w:rPr>
                <w:sz w:val="16"/>
                <w:szCs w:val="16"/>
              </w:rPr>
            </w:pPr>
            <w:r w:rsidRPr="00F12019">
              <w:rPr>
                <w:sz w:val="16"/>
                <w:szCs w:val="16"/>
              </w:rPr>
              <w:t>Any On</w:t>
            </w:r>
          </w:p>
        </w:tc>
        <w:tc>
          <w:tcPr>
            <w:tcW w:w="1095" w:type="dxa"/>
            <w:vAlign w:val="center"/>
          </w:tcPr>
          <w:p w14:paraId="6CB2F838" w14:textId="77777777" w:rsidR="00FA44FD" w:rsidRPr="00F12019" w:rsidDel="008F6733" w:rsidRDefault="00FA44FD" w:rsidP="001F323E">
            <w:pPr>
              <w:keepNext/>
              <w:tabs>
                <w:tab w:val="left" w:pos="720"/>
                <w:tab w:val="left" w:leader="dot" w:pos="9360"/>
              </w:tabs>
              <w:jc w:val="center"/>
              <w:rPr>
                <w:sz w:val="16"/>
                <w:szCs w:val="16"/>
              </w:rPr>
            </w:pPr>
            <w:r w:rsidRPr="00F12019">
              <w:rPr>
                <w:sz w:val="16"/>
                <w:szCs w:val="16"/>
              </w:rPr>
              <w:t>Any On</w:t>
            </w:r>
          </w:p>
        </w:tc>
        <w:tc>
          <w:tcPr>
            <w:tcW w:w="990" w:type="dxa"/>
            <w:vAlign w:val="center"/>
          </w:tcPr>
          <w:p w14:paraId="28E95DC1"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Off</w:t>
            </w:r>
          </w:p>
        </w:tc>
        <w:tc>
          <w:tcPr>
            <w:tcW w:w="1080" w:type="dxa"/>
            <w:vAlign w:val="center"/>
          </w:tcPr>
          <w:p w14:paraId="1BBE6DB0"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100% Open</w:t>
            </w:r>
          </w:p>
        </w:tc>
        <w:tc>
          <w:tcPr>
            <w:tcW w:w="880" w:type="dxa"/>
            <w:vAlign w:val="center"/>
          </w:tcPr>
          <w:p w14:paraId="7382B1BB"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Closed</w:t>
            </w:r>
          </w:p>
        </w:tc>
        <w:tc>
          <w:tcPr>
            <w:tcW w:w="1095" w:type="dxa"/>
            <w:vAlign w:val="center"/>
          </w:tcPr>
          <w:p w14:paraId="77E946FF"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Closed</w:t>
            </w:r>
          </w:p>
        </w:tc>
      </w:tr>
      <w:tr w:rsidR="00FA44FD" w:rsidRPr="00FA7ACF" w14:paraId="6204FB4B" w14:textId="77777777" w:rsidTr="002A5D0A">
        <w:trPr>
          <w:jc w:val="center"/>
        </w:trPr>
        <w:tc>
          <w:tcPr>
            <w:tcW w:w="1080" w:type="dxa"/>
            <w:vAlign w:val="center"/>
          </w:tcPr>
          <w:p w14:paraId="2BF88804" w14:textId="77777777" w:rsidR="00FA44FD" w:rsidRPr="00F12019" w:rsidRDefault="00FA44FD" w:rsidP="001F323E">
            <w:pPr>
              <w:keepNext/>
              <w:tabs>
                <w:tab w:val="left" w:pos="720"/>
                <w:tab w:val="left" w:leader="dot" w:pos="9360"/>
              </w:tabs>
              <w:rPr>
                <w:sz w:val="16"/>
                <w:szCs w:val="16"/>
              </w:rPr>
            </w:pPr>
            <w:r w:rsidRPr="00F12019">
              <w:rPr>
                <w:sz w:val="16"/>
                <w:szCs w:val="16"/>
              </w:rPr>
              <w:t>#3: More than one Chiller Enabled</w:t>
            </w:r>
          </w:p>
        </w:tc>
        <w:tc>
          <w:tcPr>
            <w:tcW w:w="1080" w:type="dxa"/>
            <w:vAlign w:val="center"/>
          </w:tcPr>
          <w:p w14:paraId="7886BC32"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Both Closed</w:t>
            </w:r>
          </w:p>
        </w:tc>
        <w:tc>
          <w:tcPr>
            <w:tcW w:w="1350" w:type="dxa"/>
            <w:vAlign w:val="center"/>
          </w:tcPr>
          <w:p w14:paraId="63EEB396"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More than one Open/On</w:t>
            </w:r>
          </w:p>
        </w:tc>
        <w:tc>
          <w:tcPr>
            <w:tcW w:w="1350" w:type="dxa"/>
            <w:vAlign w:val="center"/>
          </w:tcPr>
          <w:p w14:paraId="576C7136"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More than one modulating</w:t>
            </w:r>
          </w:p>
        </w:tc>
        <w:tc>
          <w:tcPr>
            <w:tcW w:w="720" w:type="dxa"/>
            <w:vAlign w:val="center"/>
          </w:tcPr>
          <w:p w14:paraId="763FF7C9"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Any On</w:t>
            </w:r>
          </w:p>
        </w:tc>
        <w:tc>
          <w:tcPr>
            <w:tcW w:w="1095" w:type="dxa"/>
            <w:vAlign w:val="center"/>
          </w:tcPr>
          <w:p w14:paraId="0F11CBB0"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Any On</w:t>
            </w:r>
          </w:p>
        </w:tc>
        <w:tc>
          <w:tcPr>
            <w:tcW w:w="990" w:type="dxa"/>
            <w:vAlign w:val="center"/>
          </w:tcPr>
          <w:p w14:paraId="38BFE78B"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Off</w:t>
            </w:r>
          </w:p>
        </w:tc>
        <w:tc>
          <w:tcPr>
            <w:tcW w:w="1080" w:type="dxa"/>
            <w:vAlign w:val="center"/>
          </w:tcPr>
          <w:p w14:paraId="352299B6"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100% Open</w:t>
            </w:r>
          </w:p>
        </w:tc>
        <w:tc>
          <w:tcPr>
            <w:tcW w:w="880" w:type="dxa"/>
            <w:vAlign w:val="center"/>
          </w:tcPr>
          <w:p w14:paraId="0B6FA945"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Closed</w:t>
            </w:r>
          </w:p>
        </w:tc>
        <w:tc>
          <w:tcPr>
            <w:tcW w:w="1095" w:type="dxa"/>
            <w:vAlign w:val="center"/>
          </w:tcPr>
          <w:p w14:paraId="55BD80D9"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Closed</w:t>
            </w:r>
          </w:p>
        </w:tc>
      </w:tr>
      <w:tr w:rsidR="00FA44FD" w:rsidRPr="00FA7ACF" w14:paraId="0A6E7022" w14:textId="77777777" w:rsidTr="002A5D0A">
        <w:trPr>
          <w:jc w:val="center"/>
        </w:trPr>
        <w:tc>
          <w:tcPr>
            <w:tcW w:w="1080" w:type="dxa"/>
            <w:vAlign w:val="center"/>
          </w:tcPr>
          <w:p w14:paraId="74294CC0" w14:textId="77777777" w:rsidR="00FA44FD" w:rsidRPr="00F12019" w:rsidRDefault="00FA44FD" w:rsidP="001F323E">
            <w:pPr>
              <w:keepNext/>
              <w:tabs>
                <w:tab w:val="left" w:pos="720"/>
                <w:tab w:val="left" w:leader="dot" w:pos="9360"/>
              </w:tabs>
              <w:rPr>
                <w:sz w:val="16"/>
                <w:szCs w:val="16"/>
              </w:rPr>
            </w:pPr>
            <w:r w:rsidRPr="00F12019">
              <w:rPr>
                <w:sz w:val="16"/>
                <w:szCs w:val="16"/>
              </w:rPr>
              <w:t>#4: Waterside Economizer-only</w:t>
            </w:r>
          </w:p>
        </w:tc>
        <w:tc>
          <w:tcPr>
            <w:tcW w:w="1080" w:type="dxa"/>
            <w:vAlign w:val="center"/>
          </w:tcPr>
          <w:p w14:paraId="6F726027"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All Open</w:t>
            </w:r>
          </w:p>
        </w:tc>
        <w:tc>
          <w:tcPr>
            <w:tcW w:w="1350" w:type="dxa"/>
            <w:vAlign w:val="center"/>
          </w:tcPr>
          <w:p w14:paraId="11DFA27F"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All Closed/Off</w:t>
            </w:r>
          </w:p>
        </w:tc>
        <w:tc>
          <w:tcPr>
            <w:tcW w:w="1350" w:type="dxa"/>
            <w:vAlign w:val="center"/>
          </w:tcPr>
          <w:p w14:paraId="4B698C05"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All Closed/Off</w:t>
            </w:r>
          </w:p>
        </w:tc>
        <w:tc>
          <w:tcPr>
            <w:tcW w:w="720" w:type="dxa"/>
            <w:vAlign w:val="center"/>
          </w:tcPr>
          <w:p w14:paraId="2B2D8A43"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Any On</w:t>
            </w:r>
          </w:p>
        </w:tc>
        <w:tc>
          <w:tcPr>
            <w:tcW w:w="1095" w:type="dxa"/>
            <w:vAlign w:val="center"/>
          </w:tcPr>
          <w:p w14:paraId="0D1DFC24"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Any On</w:t>
            </w:r>
          </w:p>
        </w:tc>
        <w:tc>
          <w:tcPr>
            <w:tcW w:w="990" w:type="dxa"/>
            <w:vAlign w:val="center"/>
          </w:tcPr>
          <w:p w14:paraId="525EB5B6"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On</w:t>
            </w:r>
          </w:p>
        </w:tc>
        <w:tc>
          <w:tcPr>
            <w:tcW w:w="1080" w:type="dxa"/>
            <w:vAlign w:val="center"/>
          </w:tcPr>
          <w:p w14:paraId="166DEFA5"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&lt; 100% Open</w:t>
            </w:r>
          </w:p>
        </w:tc>
        <w:tc>
          <w:tcPr>
            <w:tcW w:w="880" w:type="dxa"/>
            <w:vAlign w:val="center"/>
          </w:tcPr>
          <w:p w14:paraId="128F4F55"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Open</w:t>
            </w:r>
          </w:p>
        </w:tc>
        <w:tc>
          <w:tcPr>
            <w:tcW w:w="1095" w:type="dxa"/>
            <w:vAlign w:val="center"/>
          </w:tcPr>
          <w:p w14:paraId="1EE320CF"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Open</w:t>
            </w:r>
          </w:p>
        </w:tc>
      </w:tr>
      <w:tr w:rsidR="00FA44FD" w:rsidRPr="00FA7ACF" w14:paraId="6DA857CF" w14:textId="77777777" w:rsidTr="002A5D0A">
        <w:trPr>
          <w:jc w:val="center"/>
        </w:trPr>
        <w:tc>
          <w:tcPr>
            <w:tcW w:w="1080" w:type="dxa"/>
            <w:vAlign w:val="center"/>
          </w:tcPr>
          <w:p w14:paraId="49D06E0A" w14:textId="77777777" w:rsidR="00FA44FD" w:rsidRPr="00F12019" w:rsidRDefault="00FA44FD" w:rsidP="001F323E">
            <w:pPr>
              <w:keepNext/>
              <w:tabs>
                <w:tab w:val="left" w:pos="720"/>
                <w:tab w:val="left" w:leader="dot" w:pos="9360"/>
              </w:tabs>
              <w:rPr>
                <w:sz w:val="16"/>
                <w:szCs w:val="16"/>
              </w:rPr>
            </w:pPr>
            <w:r w:rsidRPr="00F12019">
              <w:rPr>
                <w:sz w:val="16"/>
                <w:szCs w:val="16"/>
              </w:rPr>
              <w:t>#5: Integrated Waterside Economizer</w:t>
            </w:r>
          </w:p>
        </w:tc>
        <w:tc>
          <w:tcPr>
            <w:tcW w:w="1080" w:type="dxa"/>
            <w:vAlign w:val="center"/>
          </w:tcPr>
          <w:p w14:paraId="5C1A5D7B"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Any Open or Any Closed</w:t>
            </w:r>
          </w:p>
        </w:tc>
        <w:tc>
          <w:tcPr>
            <w:tcW w:w="1350" w:type="dxa"/>
            <w:vAlign w:val="center"/>
          </w:tcPr>
          <w:p w14:paraId="7A812E71"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Any Open/On or Any Closed/Off</w:t>
            </w:r>
          </w:p>
        </w:tc>
        <w:tc>
          <w:tcPr>
            <w:tcW w:w="1350" w:type="dxa"/>
            <w:vAlign w:val="center"/>
          </w:tcPr>
          <w:p w14:paraId="48DFA16E"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Any Modulating or Any Closed/Off</w:t>
            </w:r>
          </w:p>
        </w:tc>
        <w:tc>
          <w:tcPr>
            <w:tcW w:w="720" w:type="dxa"/>
            <w:vAlign w:val="center"/>
          </w:tcPr>
          <w:p w14:paraId="4640E6E1"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Any On</w:t>
            </w:r>
          </w:p>
        </w:tc>
        <w:tc>
          <w:tcPr>
            <w:tcW w:w="1095" w:type="dxa"/>
            <w:vAlign w:val="center"/>
          </w:tcPr>
          <w:p w14:paraId="42E6317C"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Any On</w:t>
            </w:r>
          </w:p>
        </w:tc>
        <w:tc>
          <w:tcPr>
            <w:tcW w:w="990" w:type="dxa"/>
            <w:vAlign w:val="center"/>
          </w:tcPr>
          <w:p w14:paraId="14054388"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On</w:t>
            </w:r>
          </w:p>
        </w:tc>
        <w:tc>
          <w:tcPr>
            <w:tcW w:w="1080" w:type="dxa"/>
            <w:vAlign w:val="center"/>
          </w:tcPr>
          <w:p w14:paraId="28FC77F2"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&lt; 100% Open</w:t>
            </w:r>
          </w:p>
        </w:tc>
        <w:tc>
          <w:tcPr>
            <w:tcW w:w="880" w:type="dxa"/>
            <w:vAlign w:val="center"/>
          </w:tcPr>
          <w:p w14:paraId="789259F3"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Open</w:t>
            </w:r>
          </w:p>
        </w:tc>
        <w:tc>
          <w:tcPr>
            <w:tcW w:w="1095" w:type="dxa"/>
            <w:vAlign w:val="center"/>
          </w:tcPr>
          <w:p w14:paraId="2191B3B8"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Closed</w:t>
            </w:r>
          </w:p>
        </w:tc>
      </w:tr>
    </w:tbl>
    <w:p w14:paraId="6E3D825A" w14:textId="77777777" w:rsidR="00FA44FD" w:rsidRPr="00FA7ACF" w:rsidRDefault="00FA44FD" w:rsidP="00FA44FD">
      <w:pPr>
        <w:jc w:val="right"/>
      </w:pPr>
    </w:p>
    <w:p w14:paraId="48BEB519" w14:textId="77777777" w:rsidR="00FA44FD" w:rsidRPr="00FA7ACF" w:rsidRDefault="00FA44FD" w:rsidP="0087618D">
      <w:pPr>
        <w:pStyle w:val="Heading4"/>
      </w:pPr>
      <w:r w:rsidRPr="00FA7ACF">
        <w:t>The following points must be available to the AFDD routines for the chilled water plant:</w:t>
      </w:r>
    </w:p>
    <w:p w14:paraId="57366A67" w14:textId="77777777" w:rsidR="00FA44FD" w:rsidRPr="00FA7ACF" w:rsidRDefault="00FA44FD" w:rsidP="00FA44FD">
      <w:pPr>
        <w:pStyle w:val="Instrbox"/>
        <w:jc w:val="both"/>
      </w:pPr>
      <w:bookmarkStart w:id="8926" w:name="OLE_LINK26"/>
      <w:r w:rsidRPr="00FA7ACF">
        <w:lastRenderedPageBreak/>
        <w:t>Retain the following two variables for primary-secondary plants and primary-only plants where pump speed is controlled to maintain differential pressure. Delete otherwise.</w:t>
      </w:r>
    </w:p>
    <w:bookmarkEnd w:id="8926"/>
    <w:p w14:paraId="5D9CE7F4" w14:textId="77777777" w:rsidR="00FA44FD" w:rsidRPr="00FA7ACF" w:rsidRDefault="00FA44FD" w:rsidP="007C1423">
      <w:pPr>
        <w:pStyle w:val="Heading5"/>
      </w:pPr>
      <w:r w:rsidRPr="00FA7ACF">
        <w:t>DP = Chilled water loop differential pressure (each loop, where applicable)</w:t>
      </w:r>
    </w:p>
    <w:p w14:paraId="677B631D" w14:textId="77777777" w:rsidR="00FA44FD" w:rsidRPr="00FA7ACF" w:rsidRDefault="00FA44FD" w:rsidP="007C1423">
      <w:pPr>
        <w:pStyle w:val="Heading5"/>
      </w:pPr>
      <w:r w:rsidRPr="00FA7ACF">
        <w:t>DPSP = Chilled water loop differential pressure setpoint (each loop, where applicable)</w:t>
      </w:r>
    </w:p>
    <w:p w14:paraId="039649D2" w14:textId="77777777" w:rsidR="00FA44FD" w:rsidRPr="00FA7ACF" w:rsidRDefault="00FA44FD" w:rsidP="00FA44FD">
      <w:pPr>
        <w:pStyle w:val="Instrbox"/>
      </w:pPr>
      <w:bookmarkStart w:id="8927" w:name="OLE_LINK30"/>
      <w:r w:rsidRPr="00FA7ACF">
        <w:t>Retain the following variable if there is a flow meter in the primary loop. Delete otherwise.</w:t>
      </w:r>
    </w:p>
    <w:bookmarkEnd w:id="8927"/>
    <w:p w14:paraId="379AC18D" w14:textId="77777777" w:rsidR="00FA44FD" w:rsidRPr="00FA7ACF" w:rsidRDefault="00FA44FD" w:rsidP="007C1423">
      <w:pPr>
        <w:pStyle w:val="Heading5"/>
      </w:pPr>
      <w:r w:rsidRPr="00FA7ACF">
        <w:t>FLOW</w:t>
      </w:r>
      <w:r w:rsidRPr="00FA7ACF">
        <w:rPr>
          <w:vertAlign w:val="subscript"/>
        </w:rPr>
        <w:t>P</w:t>
      </w:r>
      <w:r w:rsidRPr="00FA7ACF">
        <w:t xml:space="preserve"> = Primary chilled water flow</w:t>
      </w:r>
    </w:p>
    <w:p w14:paraId="470003E8" w14:textId="77777777" w:rsidR="00FA44FD" w:rsidRPr="00FA7ACF" w:rsidRDefault="00FA44FD" w:rsidP="00FA44FD">
      <w:pPr>
        <w:pStyle w:val="Instrbox"/>
      </w:pPr>
      <w:r w:rsidRPr="00FA7ACF">
        <w:t>Retain the following variable if there is a flow meter in the secondary loop. Delete otherwise.</w:t>
      </w:r>
    </w:p>
    <w:p w14:paraId="66A2B245" w14:textId="77777777" w:rsidR="00FA44FD" w:rsidRPr="00FA7ACF" w:rsidRDefault="00FA44FD" w:rsidP="007C1423">
      <w:pPr>
        <w:pStyle w:val="Heading5"/>
      </w:pPr>
      <w:r w:rsidRPr="00FA7ACF">
        <w:t>FLOW</w:t>
      </w:r>
      <w:r w:rsidRPr="00FA7ACF">
        <w:rPr>
          <w:vertAlign w:val="subscript"/>
        </w:rPr>
        <w:t>S</w:t>
      </w:r>
      <w:r w:rsidRPr="00FA7ACF">
        <w:t xml:space="preserve"> = Secondary chilled water flow</w:t>
      </w:r>
    </w:p>
    <w:p w14:paraId="0A9DFCDA" w14:textId="77777777" w:rsidR="00FA44FD" w:rsidRPr="00FA7ACF" w:rsidRDefault="00FA44FD" w:rsidP="00FA44FD">
      <w:pPr>
        <w:pStyle w:val="Instrbox"/>
        <w:jc w:val="both"/>
      </w:pPr>
      <w:bookmarkStart w:id="8928" w:name="OLE_LINK27"/>
      <w:r w:rsidRPr="00FA7ACF">
        <w:t>Retain the following two variables for Primary-only chilled water plants with a minimum flow bypass valve. Delete otherwise.</w:t>
      </w:r>
    </w:p>
    <w:bookmarkEnd w:id="8928"/>
    <w:p w14:paraId="69F9ED5E" w14:textId="77777777" w:rsidR="00FA44FD" w:rsidRPr="00FA7ACF" w:rsidRDefault="00FA44FD" w:rsidP="007C1423">
      <w:pPr>
        <w:pStyle w:val="Heading5"/>
      </w:pPr>
      <w:r w:rsidRPr="00FA7ACF">
        <w:t>MFBPV = Chilled water minimum flow bypass valve command; 0% ≤ MFBPV ≤ 100%</w:t>
      </w:r>
    </w:p>
    <w:p w14:paraId="34141580" w14:textId="77777777" w:rsidR="00FA44FD" w:rsidRPr="00FA7ACF" w:rsidRDefault="00FA44FD" w:rsidP="007C1423">
      <w:pPr>
        <w:pStyle w:val="Heading5"/>
      </w:pPr>
      <w:r w:rsidRPr="00FA7ACF">
        <w:t>CHW-</w:t>
      </w:r>
      <w:proofErr w:type="spellStart"/>
      <w:r w:rsidRPr="00FA7ACF">
        <w:t>MinFlowSP</w:t>
      </w:r>
      <w:proofErr w:type="spellEnd"/>
      <w:r w:rsidRPr="00FA7ACF">
        <w:t xml:space="preserve"> = Effective minimum chilled water flow setpoint (</w:t>
      </w:r>
      <w:proofErr w:type="spellStart"/>
      <w:r w:rsidRPr="00FA7ACF">
        <w:t>MinFlowRatio</w:t>
      </w:r>
      <w:proofErr w:type="spellEnd"/>
      <w:r w:rsidRPr="00FA7ACF">
        <w:t xml:space="preserve"> multiplied by the sum of CHW-</w:t>
      </w:r>
      <w:proofErr w:type="spellStart"/>
      <w:r w:rsidRPr="00FA7ACF">
        <w:t>DesFlowX</w:t>
      </w:r>
      <w:proofErr w:type="spellEnd"/>
      <w:r w:rsidRPr="00FA7ACF">
        <w:t xml:space="preserve"> of enabled chillers).</w:t>
      </w:r>
    </w:p>
    <w:p w14:paraId="0189ADFD" w14:textId="77777777" w:rsidR="00FA44FD" w:rsidRPr="00FA7ACF" w:rsidRDefault="00FA44FD" w:rsidP="00FA44FD">
      <w:pPr>
        <w:pStyle w:val="Instrbox"/>
      </w:pPr>
      <w:r w:rsidRPr="00FA7ACF">
        <w:t>Retain the following two variables for water-cooled plants. Delete otherwise.</w:t>
      </w:r>
    </w:p>
    <w:p w14:paraId="19E47843" w14:textId="77777777" w:rsidR="00FA44FD" w:rsidRPr="00FA7ACF" w:rsidRDefault="00FA44FD" w:rsidP="005274F2">
      <w:pPr>
        <w:pStyle w:val="Heading5"/>
        <w:spacing w:before="140" w:after="60"/>
        <w:ind w:left="1714"/>
      </w:pPr>
      <w:proofErr w:type="spellStart"/>
      <w:r w:rsidRPr="00FA7ACF">
        <w:t>SpeedCT</w:t>
      </w:r>
      <w:proofErr w:type="spellEnd"/>
      <w:r w:rsidRPr="00FA7ACF">
        <w:t xml:space="preserve"> = Cooling tower speed command; 0% ≤ </w:t>
      </w:r>
      <w:proofErr w:type="spellStart"/>
      <w:r w:rsidRPr="00FA7ACF">
        <w:t>SpeedCT</w:t>
      </w:r>
      <w:proofErr w:type="spellEnd"/>
      <w:r w:rsidRPr="00FA7ACF">
        <w:t xml:space="preserve"> ≤ 100%</w:t>
      </w:r>
    </w:p>
    <w:p w14:paraId="6CE66267" w14:textId="77777777" w:rsidR="00FA44FD" w:rsidRPr="00FA7ACF" w:rsidRDefault="00FA44FD" w:rsidP="005274F2">
      <w:pPr>
        <w:pStyle w:val="Heading5"/>
        <w:spacing w:before="140" w:after="60"/>
        <w:ind w:left="1714"/>
      </w:pPr>
      <w:proofErr w:type="spellStart"/>
      <w:r w:rsidRPr="00FA7ACF">
        <w:t>Status</w:t>
      </w:r>
      <w:r w:rsidRPr="00FA7ACF">
        <w:rPr>
          <w:vertAlign w:val="subscript"/>
        </w:rPr>
        <w:t>CWP</w:t>
      </w:r>
      <w:proofErr w:type="spellEnd"/>
      <w:r w:rsidRPr="00FA7ACF">
        <w:t xml:space="preserve"> = Lead condenser water pump status</w:t>
      </w:r>
    </w:p>
    <w:p w14:paraId="5D59FA5F" w14:textId="77777777" w:rsidR="00FA44FD" w:rsidRPr="00FA7ACF" w:rsidRDefault="00FA44FD" w:rsidP="005274F2">
      <w:pPr>
        <w:pStyle w:val="Heading5"/>
        <w:spacing w:before="140" w:after="60"/>
        <w:ind w:left="1714"/>
      </w:pPr>
      <w:proofErr w:type="spellStart"/>
      <w:r w:rsidRPr="00FA7ACF">
        <w:t>Status</w:t>
      </w:r>
      <w:r w:rsidRPr="00FA7ACF">
        <w:rPr>
          <w:vertAlign w:val="subscript"/>
        </w:rPr>
        <w:t>PCHWP</w:t>
      </w:r>
      <w:proofErr w:type="spellEnd"/>
      <w:r w:rsidRPr="00FA7ACF">
        <w:t xml:space="preserve"> = Lead primary chilled water pump status</w:t>
      </w:r>
    </w:p>
    <w:p w14:paraId="5FE6F4CA" w14:textId="77777777" w:rsidR="00FA44FD" w:rsidRPr="00FA7ACF" w:rsidRDefault="00FA44FD" w:rsidP="00FA44FD">
      <w:pPr>
        <w:pStyle w:val="Instrbox"/>
      </w:pPr>
      <w:r w:rsidRPr="00FA7ACF">
        <w:t>Retain the following variable for primary-secondary plants. Delete otherwise.</w:t>
      </w:r>
    </w:p>
    <w:p w14:paraId="3A49C0E6" w14:textId="77777777" w:rsidR="00FA44FD" w:rsidRPr="00FA7ACF" w:rsidRDefault="00FA44FD" w:rsidP="007C1423">
      <w:pPr>
        <w:pStyle w:val="Heading5"/>
      </w:pPr>
      <w:proofErr w:type="spellStart"/>
      <w:r w:rsidRPr="00FA7ACF">
        <w:t>Status</w:t>
      </w:r>
      <w:r w:rsidRPr="00FA7ACF">
        <w:rPr>
          <w:vertAlign w:val="subscript"/>
        </w:rPr>
        <w:t>SCHWP</w:t>
      </w:r>
      <w:proofErr w:type="spellEnd"/>
      <w:r w:rsidRPr="00FA7ACF">
        <w:t xml:space="preserve"> = Lead secondary chilled water pump status</w:t>
      </w:r>
    </w:p>
    <w:p w14:paraId="3A7A1763" w14:textId="77777777" w:rsidR="00FA44FD" w:rsidRPr="00FA7ACF" w:rsidRDefault="00FA44FD" w:rsidP="00FA44FD">
      <w:pPr>
        <w:pStyle w:val="Instrbox"/>
        <w:jc w:val="both"/>
      </w:pPr>
      <w:r w:rsidRPr="00FA7ACF">
        <w:t>Retain the following variable for plants with waterside economizers where CHW flow through the WSE is controlled by a variable speed HX pump. Delete otherwise.</w:t>
      </w:r>
    </w:p>
    <w:p w14:paraId="78E01704" w14:textId="77777777" w:rsidR="00FA44FD" w:rsidRPr="00FA7ACF" w:rsidRDefault="00FA44FD" w:rsidP="005274F2">
      <w:pPr>
        <w:pStyle w:val="Heading5"/>
        <w:spacing w:before="140" w:after="60"/>
        <w:ind w:left="1714"/>
      </w:pPr>
      <w:proofErr w:type="spellStart"/>
      <w:r w:rsidRPr="00FA7ACF">
        <w:t>Status</w:t>
      </w:r>
      <w:r w:rsidRPr="00FA7ACF">
        <w:rPr>
          <w:vertAlign w:val="subscript"/>
        </w:rPr>
        <w:t>WSEHXP</w:t>
      </w:r>
      <w:proofErr w:type="spellEnd"/>
      <w:r w:rsidRPr="00FA7ACF">
        <w:t xml:space="preserve"> = Waterside economizer heat exchanger pump status</w:t>
      </w:r>
    </w:p>
    <w:p w14:paraId="47DFDD6D" w14:textId="77777777" w:rsidR="00FA44FD" w:rsidRPr="00FA7ACF" w:rsidRDefault="00FA44FD" w:rsidP="005274F2">
      <w:pPr>
        <w:pStyle w:val="Heading5"/>
        <w:spacing w:before="140" w:after="60"/>
        <w:ind w:left="1714"/>
      </w:pPr>
      <w:r w:rsidRPr="00FA7ACF">
        <w:t>CHWST = Common chilled water supply temperature leaving the chillers</w:t>
      </w:r>
    </w:p>
    <w:p w14:paraId="723E8ADE" w14:textId="77777777" w:rsidR="00FA44FD" w:rsidRPr="00FA7ACF" w:rsidRDefault="00FA44FD" w:rsidP="005274F2">
      <w:pPr>
        <w:pStyle w:val="Heading5"/>
        <w:spacing w:before="140" w:after="60"/>
        <w:ind w:left="1714"/>
      </w:pPr>
      <w:r w:rsidRPr="00FA7ACF">
        <w:t>CHWSTSP = Chilled water supply temperature setpoint</w:t>
      </w:r>
    </w:p>
    <w:p w14:paraId="6462528B" w14:textId="77777777" w:rsidR="00FA44FD" w:rsidRPr="00FA7ACF" w:rsidRDefault="00FA44FD" w:rsidP="005274F2">
      <w:pPr>
        <w:pStyle w:val="Heading5"/>
        <w:spacing w:before="140" w:after="60"/>
        <w:ind w:left="1714"/>
      </w:pPr>
      <w:r w:rsidRPr="00FA7ACF">
        <w:t>CHWRT = Common chilled water return temperature entering the chillers</w:t>
      </w:r>
    </w:p>
    <w:p w14:paraId="2B058DEB" w14:textId="77777777" w:rsidR="00FA44FD" w:rsidRPr="00FA7ACF" w:rsidRDefault="00FA44FD" w:rsidP="00FA44FD">
      <w:pPr>
        <w:pStyle w:val="Instrbox"/>
      </w:pPr>
      <w:r w:rsidRPr="00FA7ACF">
        <w:t>Retain the following two variables for water-cooled plants. Delete otherwise.</w:t>
      </w:r>
    </w:p>
    <w:p w14:paraId="0F2227AC" w14:textId="77777777" w:rsidR="00FA44FD" w:rsidRPr="00FA7ACF" w:rsidRDefault="00FA44FD" w:rsidP="005274F2">
      <w:pPr>
        <w:pStyle w:val="Heading5"/>
        <w:spacing w:before="140" w:after="60"/>
        <w:ind w:left="1714"/>
      </w:pPr>
      <w:r w:rsidRPr="00FA7ACF">
        <w:t>CWST = Condenser water supply temperature</w:t>
      </w:r>
    </w:p>
    <w:p w14:paraId="2C58A6E9" w14:textId="77777777" w:rsidR="00FA44FD" w:rsidRPr="00FA7ACF" w:rsidRDefault="00FA44FD" w:rsidP="005274F2">
      <w:pPr>
        <w:pStyle w:val="Heading5"/>
        <w:spacing w:before="140" w:after="60"/>
        <w:ind w:left="1714"/>
      </w:pPr>
      <w:proofErr w:type="spellStart"/>
      <w:r w:rsidRPr="00FA7ACF">
        <w:t>CWSTdes</w:t>
      </w:r>
      <w:proofErr w:type="spellEnd"/>
      <w:r w:rsidRPr="00FA7ACF">
        <w:t xml:space="preserve"> = </w:t>
      </w:r>
      <w:bookmarkStart w:id="8929" w:name="_Hlk28333748"/>
      <w:r w:rsidRPr="00FA7ACF">
        <w:t xml:space="preserve">Lowest condenser water supply temperature at chiller selection conditions for chillers; </w:t>
      </w:r>
      <w:proofErr w:type="spellStart"/>
      <w:r w:rsidRPr="00FA7ACF">
        <w:t>CWSTdes</w:t>
      </w:r>
      <w:proofErr w:type="spellEnd"/>
      <w:r w:rsidRPr="00FA7ACF">
        <w:t xml:space="preserve"> shall be the lowest </w:t>
      </w:r>
      <w:proofErr w:type="spellStart"/>
      <w:r w:rsidRPr="00FA7ACF">
        <w:t>CWSTdesX</w:t>
      </w:r>
      <w:proofErr w:type="spellEnd"/>
      <w:r w:rsidRPr="00FA7ACF">
        <w:t xml:space="preserve"> of all chillers</w:t>
      </w:r>
      <w:bookmarkEnd w:id="8929"/>
    </w:p>
    <w:p w14:paraId="6007FFAD" w14:textId="77777777" w:rsidR="00FA44FD" w:rsidRPr="00FA7ACF" w:rsidRDefault="00FA44FD" w:rsidP="00FA44FD">
      <w:pPr>
        <w:pStyle w:val="Instrbox"/>
      </w:pPr>
      <w:r w:rsidRPr="00FA7ACF">
        <w:t>Retain the following two variables for plants with waterside economizers. Delete otherwise.</w:t>
      </w:r>
    </w:p>
    <w:p w14:paraId="2DE8712E" w14:textId="77777777" w:rsidR="00FA44FD" w:rsidRPr="00FA7ACF" w:rsidRDefault="00FA44FD" w:rsidP="005274F2">
      <w:pPr>
        <w:pStyle w:val="Heading5"/>
        <w:spacing w:before="140" w:after="60"/>
        <w:ind w:left="1714"/>
      </w:pPr>
      <w:proofErr w:type="spellStart"/>
      <w:r w:rsidRPr="00FA7ACF">
        <w:t>CHWRT</w:t>
      </w:r>
      <w:r w:rsidRPr="00FA7ACF">
        <w:rPr>
          <w:vertAlign w:val="subscript"/>
        </w:rPr>
        <w:t>BeforeWSE</w:t>
      </w:r>
      <w:proofErr w:type="spellEnd"/>
      <w:r w:rsidRPr="00FA7ACF">
        <w:t xml:space="preserve"> = Chilled water return temperature before the waterside economizer</w:t>
      </w:r>
    </w:p>
    <w:p w14:paraId="494AC9AD" w14:textId="77777777" w:rsidR="00FA44FD" w:rsidRPr="00FA7ACF" w:rsidRDefault="00FA44FD" w:rsidP="005274F2">
      <w:pPr>
        <w:pStyle w:val="Heading5"/>
        <w:spacing w:before="140" w:after="60"/>
        <w:ind w:left="1714"/>
      </w:pPr>
      <w:proofErr w:type="spellStart"/>
      <w:r w:rsidRPr="00FA7ACF">
        <w:t>CHWRT</w:t>
      </w:r>
      <w:r w:rsidRPr="00FA7ACF">
        <w:rPr>
          <w:vertAlign w:val="subscript"/>
        </w:rPr>
        <w:t>AfterWSE</w:t>
      </w:r>
      <w:proofErr w:type="spellEnd"/>
      <w:r w:rsidRPr="00FA7ACF">
        <w:t xml:space="preserve"> = Chilled water return temperature after the waterside economizer</w:t>
      </w:r>
    </w:p>
    <w:p w14:paraId="5527D520" w14:textId="77777777" w:rsidR="00FA44FD" w:rsidRPr="00FA7ACF" w:rsidRDefault="00FA44FD" w:rsidP="005274F2">
      <w:pPr>
        <w:pStyle w:val="Heading5"/>
        <w:spacing w:before="140" w:after="60"/>
        <w:ind w:left="1714"/>
      </w:pPr>
      <w:r w:rsidRPr="00FA7ACF">
        <w:t>CHWST</w:t>
      </w:r>
      <w:r w:rsidRPr="00FA7ACF">
        <w:rPr>
          <w:vertAlign w:val="subscript"/>
        </w:rPr>
        <w:t>CH-x</w:t>
      </w:r>
      <w:r w:rsidRPr="00FA7ACF">
        <w:t xml:space="preserve"> = CH-x chilled water supply temperature (each chiller)</w:t>
      </w:r>
    </w:p>
    <w:p w14:paraId="74282050" w14:textId="77777777" w:rsidR="00FA44FD" w:rsidRPr="00FA7ACF" w:rsidRDefault="00FA44FD" w:rsidP="005274F2">
      <w:pPr>
        <w:pStyle w:val="Heading5"/>
        <w:spacing w:before="140" w:after="60"/>
        <w:ind w:left="1714"/>
      </w:pPr>
      <w:r w:rsidRPr="00FA7ACF">
        <w:t>CHWRT</w:t>
      </w:r>
      <w:r w:rsidRPr="00FA7ACF">
        <w:rPr>
          <w:vertAlign w:val="subscript"/>
        </w:rPr>
        <w:t>CH-x</w:t>
      </w:r>
      <w:r w:rsidRPr="00FA7ACF">
        <w:t xml:space="preserve"> = CH-x chilled water return temperature (each chiller)</w:t>
      </w:r>
    </w:p>
    <w:p w14:paraId="426C8849" w14:textId="77777777" w:rsidR="00FA44FD" w:rsidRPr="00FA7ACF" w:rsidRDefault="00FA44FD" w:rsidP="00FA44FD">
      <w:pPr>
        <w:pStyle w:val="Instrbox"/>
      </w:pPr>
      <w:r w:rsidRPr="00FA7ACF">
        <w:lastRenderedPageBreak/>
        <w:t>Retain the following two variables for water-cooled plants. Delete otherwise.</w:t>
      </w:r>
    </w:p>
    <w:p w14:paraId="58B52FA9" w14:textId="77777777" w:rsidR="00FA44FD" w:rsidRPr="00FA7ACF" w:rsidRDefault="00FA44FD" w:rsidP="007C1423">
      <w:pPr>
        <w:pStyle w:val="Heading5"/>
      </w:pPr>
      <w:r w:rsidRPr="00FA7ACF">
        <w:t>CWSTCH-x = CH-x condenser water supply temperature (each chiller)</w:t>
      </w:r>
    </w:p>
    <w:p w14:paraId="39F249C0" w14:textId="77777777" w:rsidR="00FA44FD" w:rsidRPr="00FA7ACF" w:rsidRDefault="00FA44FD" w:rsidP="007C1423">
      <w:pPr>
        <w:pStyle w:val="Heading5"/>
      </w:pPr>
      <w:r w:rsidRPr="00FA7ACF">
        <w:t>CWRTCH-x = CH-x condenser water return temperature (each chiller)</w:t>
      </w:r>
    </w:p>
    <w:p w14:paraId="1F041F0C" w14:textId="77777777" w:rsidR="00FA44FD" w:rsidRPr="00FA7ACF" w:rsidRDefault="00FA44FD" w:rsidP="00FA44FD">
      <w:pPr>
        <w:pStyle w:val="Instrbox"/>
      </w:pPr>
      <w:r w:rsidRPr="00FA7ACF">
        <w:t>Retain the following two variables for plants with waterside economizers. Delete otherwise.</w:t>
      </w:r>
    </w:p>
    <w:p w14:paraId="7C27D018" w14:textId="77777777" w:rsidR="00FA44FD" w:rsidRPr="00FA7ACF" w:rsidRDefault="00FA44FD" w:rsidP="007C1423">
      <w:pPr>
        <w:pStyle w:val="Heading5"/>
      </w:pPr>
      <w:r w:rsidRPr="00FA7ACF">
        <w:t>CWRT</w:t>
      </w:r>
      <w:r w:rsidRPr="00FA7ACF">
        <w:rPr>
          <w:vertAlign w:val="subscript"/>
        </w:rPr>
        <w:t>HX</w:t>
      </w:r>
      <w:r w:rsidRPr="00FA7ACF">
        <w:t xml:space="preserve"> = Waterside economizer condenser water return temperature</w:t>
      </w:r>
    </w:p>
    <w:p w14:paraId="1E672687" w14:textId="77777777" w:rsidR="00FA44FD" w:rsidRPr="00FA7ACF" w:rsidRDefault="00FA44FD" w:rsidP="007C1423">
      <w:pPr>
        <w:pStyle w:val="Heading5"/>
      </w:pPr>
      <w:r w:rsidRPr="00FA7ACF">
        <w:t>DAHX = Design heat exchanger approach</w:t>
      </w:r>
    </w:p>
    <w:p w14:paraId="763DBB9E" w14:textId="77777777" w:rsidR="00FA44FD" w:rsidRPr="00FA7ACF" w:rsidRDefault="00FA44FD" w:rsidP="007C1423">
      <w:pPr>
        <w:pStyle w:val="Heading5"/>
      </w:pPr>
      <w:bookmarkStart w:id="8930" w:name="_Hlk28423659"/>
      <w:proofErr w:type="spellStart"/>
      <w:r w:rsidRPr="00FA7ACF">
        <w:t>RefrigEvapTempCH</w:t>
      </w:r>
      <w:proofErr w:type="spellEnd"/>
      <w:r w:rsidRPr="00FA7ACF">
        <w:t>-x = CH-x refrigerant evaporating temperature (each chiller)</w:t>
      </w:r>
    </w:p>
    <w:bookmarkEnd w:id="8930"/>
    <w:p w14:paraId="39538D8A" w14:textId="77777777" w:rsidR="00FA44FD" w:rsidRPr="00FA7ACF" w:rsidRDefault="00FA44FD" w:rsidP="00FA44FD">
      <w:pPr>
        <w:pStyle w:val="Instrbox"/>
      </w:pPr>
      <w:r w:rsidRPr="00FA7ACF">
        <w:t>Retain the following variable for water-cooled plants. Delete otherwise.</w:t>
      </w:r>
    </w:p>
    <w:p w14:paraId="5569CBC3" w14:textId="77777777" w:rsidR="00FA44FD" w:rsidRPr="00FA7ACF" w:rsidRDefault="00FA44FD" w:rsidP="007C1423">
      <w:pPr>
        <w:pStyle w:val="Heading5"/>
      </w:pPr>
      <w:proofErr w:type="spellStart"/>
      <w:r w:rsidRPr="00FA7ACF">
        <w:t>RefrigCondTempCH</w:t>
      </w:r>
      <w:proofErr w:type="spellEnd"/>
      <w:r w:rsidRPr="00FA7ACF">
        <w:t>-x = CH-x refrigerant condensing temperature (each chiller)</w:t>
      </w:r>
    </w:p>
    <w:p w14:paraId="56BACF81" w14:textId="77777777" w:rsidR="00FA44FD" w:rsidRPr="00FA7ACF" w:rsidRDefault="00FA44FD" w:rsidP="007C1423">
      <w:pPr>
        <w:pStyle w:val="Heading5"/>
      </w:pPr>
      <w:r w:rsidRPr="00FA7ACF">
        <w:t>CHW-ISOCH-x = CH-x chilled water isolation valve commanded position (each chiller)</w:t>
      </w:r>
    </w:p>
    <w:p w14:paraId="57B775A2" w14:textId="77777777" w:rsidR="00FA44FD" w:rsidRPr="00FA7ACF" w:rsidRDefault="00FA44FD" w:rsidP="00FA44FD">
      <w:pPr>
        <w:pStyle w:val="Instrbox"/>
      </w:pPr>
      <w:r w:rsidRPr="00FA7ACF">
        <w:t>Retain the following variable for water-cooled plants with headered CW pumps. Delete otherwise.</w:t>
      </w:r>
    </w:p>
    <w:p w14:paraId="3428A5AA" w14:textId="77777777" w:rsidR="00FA44FD" w:rsidRPr="00FA7ACF" w:rsidRDefault="00FA44FD" w:rsidP="007C1423">
      <w:pPr>
        <w:pStyle w:val="Heading5"/>
      </w:pPr>
      <w:r w:rsidRPr="00FA7ACF">
        <w:t>CW-ISOCH-x = CH-x condenser water isolation valve commanded position; 0% ≤ CW-ISOCH-x ≤ 100% if modulating, open/closed if two-position (each chiller)</w:t>
      </w:r>
    </w:p>
    <w:p w14:paraId="16682E1F" w14:textId="77777777" w:rsidR="00FA44FD" w:rsidRPr="00FA7ACF" w:rsidRDefault="00FA44FD" w:rsidP="00FA44FD">
      <w:pPr>
        <w:pStyle w:val="Instrbox"/>
        <w:jc w:val="both"/>
      </w:pPr>
      <w:r w:rsidRPr="00FA7ACF">
        <w:t>Retain the following variable for plants with waterside economizers where CHW flow through the WSE is controlled by a modulating diverting valve. Delete otherwise.</w:t>
      </w:r>
    </w:p>
    <w:p w14:paraId="35BE1A0D" w14:textId="77777777" w:rsidR="00FA44FD" w:rsidRPr="00FA7ACF" w:rsidRDefault="00FA44FD" w:rsidP="007C1423">
      <w:pPr>
        <w:pStyle w:val="Heading5"/>
      </w:pPr>
      <w:r w:rsidRPr="00FA7ACF">
        <w:t>WSE-HX-CHW-DIV = Waterside economizer chilled water diverting valve commanded position; 0% ≤ WSE-HX-CHW-DIV ≤ 100%</w:t>
      </w:r>
    </w:p>
    <w:p w14:paraId="58FA46CD" w14:textId="77777777" w:rsidR="00FA44FD" w:rsidRPr="00FA7ACF" w:rsidRDefault="00FA44FD" w:rsidP="00FA44FD">
      <w:pPr>
        <w:pStyle w:val="Instrbox"/>
      </w:pPr>
      <w:r w:rsidRPr="00FA7ACF">
        <w:t>Retain the following variable for plants with waterside economizers. Delete otherwise.</w:t>
      </w:r>
    </w:p>
    <w:p w14:paraId="147B1DC3" w14:textId="77777777" w:rsidR="00FA44FD" w:rsidRPr="00FA7ACF" w:rsidRDefault="00FA44FD" w:rsidP="007C1423">
      <w:pPr>
        <w:pStyle w:val="Heading5"/>
      </w:pPr>
      <w:r w:rsidRPr="00FA7ACF">
        <w:t>WSE-HX-CW-ISO = Waterside economizer condenser water isolation valve commanded position; open/closed</w:t>
      </w:r>
    </w:p>
    <w:p w14:paraId="52317BE9" w14:textId="77777777" w:rsidR="00FA44FD" w:rsidRPr="00FA7ACF" w:rsidRDefault="00FA44FD" w:rsidP="00FA44FD">
      <w:pPr>
        <w:pStyle w:val="Instrbox"/>
      </w:pPr>
      <w:r w:rsidRPr="00FA7ACF">
        <w:t>Retain the following variable for plants where system gauge pressure is monitored. Delete otherwise.</w:t>
      </w:r>
    </w:p>
    <w:p w14:paraId="4F6B6AB7" w14:textId="77777777" w:rsidR="00FA44FD" w:rsidRPr="00FA7ACF" w:rsidRDefault="00FA44FD" w:rsidP="007C1423">
      <w:pPr>
        <w:pStyle w:val="Heading5"/>
      </w:pPr>
      <w:r w:rsidRPr="00FA7ACF">
        <w:t>PGAUGE = Chilled water system gauge pressure</w:t>
      </w:r>
    </w:p>
    <w:p w14:paraId="66E9DCD9" w14:textId="44FF7B3C" w:rsidR="00FA44FD" w:rsidRPr="00FA7ACF" w:rsidRDefault="00FA44FD" w:rsidP="00FA44FD">
      <w:pPr>
        <w:pStyle w:val="Infobox"/>
        <w:keepLines/>
        <w:spacing w:after="240"/>
        <w:ind w:left="900"/>
      </w:pPr>
      <w:r w:rsidRPr="00FA7ACF">
        <w:t xml:space="preserve">The chiller chilled water supply temperature, chiller condenser water return temperature, refrigerant evaporating and condensing temperature points are listed as optional in </w:t>
      </w:r>
      <w:r w:rsidR="00B73803">
        <w:fldChar w:fldCharType="begin"/>
      </w:r>
      <w:r w:rsidR="00B73803">
        <w:instrText xml:space="preserve"> REF _Ref75339193 \w \h </w:instrText>
      </w:r>
      <w:r w:rsidR="00B73803">
        <w:fldChar w:fldCharType="separate"/>
      </w:r>
      <w:r w:rsidR="0037258A">
        <w:t>4.10.1</w:t>
      </w:r>
      <w:r w:rsidR="00B73803">
        <w:fldChar w:fldCharType="end"/>
      </w:r>
      <w:r w:rsidR="00B73803">
        <w:t xml:space="preserve"> </w:t>
      </w:r>
      <w:r w:rsidRPr="00FA7ACF">
        <w:t>because they are typically networked points that are read via a chiller network interface rather than through hardwired connections. Where a chiller network interface or specific points are not available, omit the associated fault conditions.</w:t>
      </w:r>
    </w:p>
    <w:p w14:paraId="34CA6007" w14:textId="77777777" w:rsidR="00FA44FD" w:rsidRPr="00FA7ACF" w:rsidRDefault="00FA44FD" w:rsidP="0087618D">
      <w:pPr>
        <w:pStyle w:val="Heading4"/>
      </w:pPr>
      <w:r w:rsidRPr="00FA7ACF">
        <w:t>The following values must be continuously calculated by the AFDD routines:</w:t>
      </w:r>
    </w:p>
    <w:p w14:paraId="52D2B54C" w14:textId="77777777" w:rsidR="00FA44FD" w:rsidRPr="00FA7ACF" w:rsidRDefault="00FA44FD" w:rsidP="007C1423">
      <w:pPr>
        <w:pStyle w:val="Heading5"/>
      </w:pPr>
      <w:r w:rsidRPr="00FA7ACF">
        <w:t>5-minute rolling averages with 1-minute sampling time of the following point values; operator shall have the ability to adjust the averaging window and sampling period for each point independently</w:t>
      </w:r>
    </w:p>
    <w:p w14:paraId="78820CC2" w14:textId="77777777" w:rsidR="00FA44FD" w:rsidRPr="00FA7ACF" w:rsidRDefault="00FA44FD" w:rsidP="007C1423">
      <w:pPr>
        <w:pStyle w:val="Heading6"/>
      </w:pPr>
      <w:r w:rsidRPr="00FA7ACF">
        <w:t>CHWST</w:t>
      </w:r>
      <w:r w:rsidRPr="00FA7ACF">
        <w:rPr>
          <w:vertAlign w:val="subscript"/>
        </w:rPr>
        <w:t>AVG</w:t>
      </w:r>
      <w:r w:rsidRPr="00FA7ACF">
        <w:t xml:space="preserve"> = rolling average of the common chilled water supply temperature</w:t>
      </w:r>
    </w:p>
    <w:p w14:paraId="30305AC0" w14:textId="77777777" w:rsidR="00FA44FD" w:rsidRPr="00FA7ACF" w:rsidRDefault="00FA44FD" w:rsidP="007C1423">
      <w:pPr>
        <w:pStyle w:val="Heading6"/>
      </w:pPr>
      <w:r w:rsidRPr="00FA7ACF">
        <w:t>CHWRT</w:t>
      </w:r>
      <w:r w:rsidRPr="00FA7ACF">
        <w:rPr>
          <w:vertAlign w:val="subscript"/>
        </w:rPr>
        <w:t>AVG</w:t>
      </w:r>
      <w:r w:rsidRPr="00FA7ACF">
        <w:t xml:space="preserve"> = rolling average of the common chilled water return temperature</w:t>
      </w:r>
    </w:p>
    <w:p w14:paraId="4A163D5C" w14:textId="77777777" w:rsidR="00FA44FD" w:rsidRPr="00FA7ACF" w:rsidRDefault="00FA44FD" w:rsidP="00FA44FD">
      <w:pPr>
        <w:pStyle w:val="Instrbox"/>
      </w:pPr>
      <w:r w:rsidRPr="00FA7ACF">
        <w:t>Retain the following two variables for plants with waterside economizers. Delete otherwise.</w:t>
      </w:r>
    </w:p>
    <w:p w14:paraId="523CC272" w14:textId="77777777" w:rsidR="00FA44FD" w:rsidRPr="00FA7ACF" w:rsidRDefault="00FA44FD" w:rsidP="007C1423">
      <w:pPr>
        <w:pStyle w:val="Heading6"/>
      </w:pPr>
      <w:r w:rsidRPr="00FA7ACF">
        <w:t>CHWRT</w:t>
      </w:r>
      <w:r w:rsidRPr="00FA7ACF">
        <w:rPr>
          <w:vertAlign w:val="subscript"/>
        </w:rPr>
        <w:t>BEFOREWSE, AVG</w:t>
      </w:r>
      <w:r w:rsidRPr="00FA7ACF">
        <w:t xml:space="preserve"> = rolling average of the chilled water return temperature before the waterside economizer</w:t>
      </w:r>
    </w:p>
    <w:p w14:paraId="7FFC68F3" w14:textId="77777777" w:rsidR="00FA44FD" w:rsidRPr="00FA7ACF" w:rsidRDefault="00FA44FD" w:rsidP="007C1423">
      <w:pPr>
        <w:pStyle w:val="Heading6"/>
      </w:pPr>
      <w:r w:rsidRPr="00FA7ACF">
        <w:t>CHWRT</w:t>
      </w:r>
      <w:r w:rsidRPr="00FA7ACF">
        <w:rPr>
          <w:vertAlign w:val="subscript"/>
        </w:rPr>
        <w:t>AFTERWSE, AVG</w:t>
      </w:r>
      <w:r w:rsidRPr="00FA7ACF">
        <w:t xml:space="preserve"> = rolling average of the chilled water return temperature after the waterside economizer</w:t>
      </w:r>
    </w:p>
    <w:p w14:paraId="115334CE" w14:textId="77777777" w:rsidR="00FA44FD" w:rsidRPr="00FA7ACF" w:rsidRDefault="00FA44FD" w:rsidP="00FA44FD">
      <w:pPr>
        <w:pStyle w:val="Instrbox"/>
      </w:pPr>
      <w:r w:rsidRPr="00FA7ACF">
        <w:lastRenderedPageBreak/>
        <w:t>Retain the following four variables for water-cooled plants. Delete otherwise.</w:t>
      </w:r>
    </w:p>
    <w:p w14:paraId="401D867F" w14:textId="77777777" w:rsidR="00FA44FD" w:rsidRPr="00FA7ACF" w:rsidRDefault="00FA44FD" w:rsidP="007C1423">
      <w:pPr>
        <w:pStyle w:val="Heading6"/>
      </w:pPr>
      <w:r w:rsidRPr="00FA7ACF">
        <w:t>CWST</w:t>
      </w:r>
      <w:r w:rsidRPr="00FA7ACF">
        <w:rPr>
          <w:vertAlign w:val="subscript"/>
        </w:rPr>
        <w:t>AVG</w:t>
      </w:r>
      <w:r w:rsidRPr="00FA7ACF">
        <w:t xml:space="preserve"> = rolling average of the common condenser water supply temperature</w:t>
      </w:r>
    </w:p>
    <w:p w14:paraId="47BD90CD" w14:textId="77777777" w:rsidR="00FA44FD" w:rsidRPr="00FA7ACF" w:rsidRDefault="00FA44FD" w:rsidP="007C1423">
      <w:pPr>
        <w:pStyle w:val="Heading6"/>
      </w:pPr>
      <w:r w:rsidRPr="00FA7ACF">
        <w:t>CWRT</w:t>
      </w:r>
      <w:r w:rsidRPr="00FA7ACF">
        <w:rPr>
          <w:vertAlign w:val="subscript"/>
        </w:rPr>
        <w:t>AVG</w:t>
      </w:r>
      <w:r w:rsidRPr="00FA7ACF">
        <w:t xml:space="preserve"> = rolling average of the common condenser water return temperature</w:t>
      </w:r>
    </w:p>
    <w:p w14:paraId="4E68DA12" w14:textId="77777777" w:rsidR="00FA44FD" w:rsidRPr="00FA7ACF" w:rsidRDefault="00FA44FD" w:rsidP="007C1423">
      <w:pPr>
        <w:pStyle w:val="Heading6"/>
      </w:pPr>
      <w:r w:rsidRPr="00FA7ACF">
        <w:t>CWST</w:t>
      </w:r>
      <w:r w:rsidRPr="00FA7ACF">
        <w:rPr>
          <w:vertAlign w:val="subscript"/>
        </w:rPr>
        <w:t>CH-x, AVG</w:t>
      </w:r>
      <w:r w:rsidRPr="00FA7ACF">
        <w:t xml:space="preserve"> = rolling average of CH-x condenser water supply temperature (each chiller)</w:t>
      </w:r>
    </w:p>
    <w:p w14:paraId="2782B6F6" w14:textId="77777777" w:rsidR="00FA44FD" w:rsidRPr="00FA7ACF" w:rsidRDefault="00FA44FD" w:rsidP="007C1423">
      <w:pPr>
        <w:pStyle w:val="Heading6"/>
      </w:pPr>
      <w:r w:rsidRPr="00FA7ACF">
        <w:t>CWRT</w:t>
      </w:r>
      <w:r w:rsidRPr="00FA7ACF">
        <w:rPr>
          <w:vertAlign w:val="subscript"/>
        </w:rPr>
        <w:t xml:space="preserve">CH-x, AVG </w:t>
      </w:r>
      <w:r w:rsidRPr="00FA7ACF">
        <w:t>= rolling average of CH-x condenser water return temperature (each chiller)</w:t>
      </w:r>
    </w:p>
    <w:p w14:paraId="5CB1CDB6" w14:textId="77777777" w:rsidR="00FA44FD" w:rsidRPr="00FA7ACF" w:rsidRDefault="00FA44FD" w:rsidP="007C1423">
      <w:pPr>
        <w:pStyle w:val="Heading6"/>
      </w:pPr>
      <w:r w:rsidRPr="00FA7ACF">
        <w:t>CHWST</w:t>
      </w:r>
      <w:r w:rsidRPr="00FA7ACF">
        <w:rPr>
          <w:vertAlign w:val="subscript"/>
        </w:rPr>
        <w:t>CH-x, AVG</w:t>
      </w:r>
      <w:r w:rsidRPr="00FA7ACF">
        <w:t xml:space="preserve"> = rolling average of CH-x chilled water supply temperature (each chiller)</w:t>
      </w:r>
    </w:p>
    <w:p w14:paraId="2C2DB0DC" w14:textId="77777777" w:rsidR="00FA44FD" w:rsidRPr="00FA7ACF" w:rsidRDefault="00FA44FD" w:rsidP="007C1423">
      <w:pPr>
        <w:pStyle w:val="Heading6"/>
      </w:pPr>
      <w:r w:rsidRPr="00FA7ACF">
        <w:t>CHWRT</w:t>
      </w:r>
      <w:r w:rsidRPr="00FA7ACF">
        <w:rPr>
          <w:vertAlign w:val="subscript"/>
        </w:rPr>
        <w:t>CH-x, AVG</w:t>
      </w:r>
      <w:r w:rsidRPr="00FA7ACF">
        <w:t xml:space="preserve"> = rolling average of CH-x chilled water return temperature (each chiller)</w:t>
      </w:r>
    </w:p>
    <w:p w14:paraId="6FE6B76B" w14:textId="77777777" w:rsidR="00FA44FD" w:rsidRPr="00FA7ACF" w:rsidRDefault="00FA44FD" w:rsidP="00FA44FD">
      <w:pPr>
        <w:pStyle w:val="Instrbox"/>
      </w:pPr>
      <w:r w:rsidRPr="00FA7ACF">
        <w:t>Retain the following variable for plants with waterside economizers. Delete otherwise.</w:t>
      </w:r>
    </w:p>
    <w:p w14:paraId="0117795D" w14:textId="77777777" w:rsidR="00FA44FD" w:rsidRPr="00FA7ACF" w:rsidRDefault="00FA44FD" w:rsidP="007C1423">
      <w:pPr>
        <w:pStyle w:val="Heading6"/>
      </w:pPr>
      <w:r w:rsidRPr="00FA7ACF">
        <w:t>CWRT</w:t>
      </w:r>
      <w:r w:rsidRPr="00FA7ACF">
        <w:rPr>
          <w:vertAlign w:val="subscript"/>
        </w:rPr>
        <w:t>HX, AVG</w:t>
      </w:r>
      <w:r w:rsidRPr="00FA7ACF">
        <w:t xml:space="preserve"> = rolling average of the waterside economizer heat exchanger condenser water return temperature</w:t>
      </w:r>
    </w:p>
    <w:p w14:paraId="7C979110" w14:textId="77777777" w:rsidR="00FA44FD" w:rsidRPr="00FA7ACF" w:rsidRDefault="00FA44FD" w:rsidP="00FA44FD">
      <w:pPr>
        <w:pStyle w:val="Instrbox"/>
      </w:pPr>
      <w:bookmarkStart w:id="8931" w:name="OLE_LINK28"/>
      <w:r w:rsidRPr="00FA7ACF">
        <w:t>Retain the following variable for plants where system gauge pressure is monitored. Delete otherwise.</w:t>
      </w:r>
    </w:p>
    <w:bookmarkEnd w:id="8931"/>
    <w:p w14:paraId="5DA5206D" w14:textId="77777777" w:rsidR="00FA44FD" w:rsidRPr="00FA7ACF" w:rsidRDefault="00FA44FD" w:rsidP="007C1423">
      <w:pPr>
        <w:pStyle w:val="Heading6"/>
      </w:pPr>
      <w:r w:rsidRPr="00FA7ACF">
        <w:t>P</w:t>
      </w:r>
      <w:r w:rsidRPr="00FA7ACF">
        <w:rPr>
          <w:vertAlign w:val="subscript"/>
        </w:rPr>
        <w:t>GAUGE, AVG</w:t>
      </w:r>
      <w:r w:rsidRPr="00FA7ACF">
        <w:t xml:space="preserve"> = rolling average of chilled water system gauge pressure</w:t>
      </w:r>
    </w:p>
    <w:p w14:paraId="22D9E684" w14:textId="77777777" w:rsidR="00FA44FD" w:rsidRPr="00FA7ACF" w:rsidRDefault="00FA44FD" w:rsidP="00FA44FD">
      <w:pPr>
        <w:pStyle w:val="Instrbox"/>
        <w:jc w:val="both"/>
      </w:pPr>
      <w:r w:rsidRPr="00FA7ACF">
        <w:t>Retain the following variable for primary-secondary plants and primary-only plants where pump speed is controlled to maintain differential pressure. Delete otherwise.</w:t>
      </w:r>
    </w:p>
    <w:p w14:paraId="1C6D2588" w14:textId="77777777" w:rsidR="00FA44FD" w:rsidRPr="00FA7ACF" w:rsidRDefault="00FA44FD" w:rsidP="007C1423">
      <w:pPr>
        <w:pStyle w:val="Heading6"/>
      </w:pPr>
      <w:r w:rsidRPr="00FA7ACF">
        <w:t>DP</w:t>
      </w:r>
      <w:r w:rsidRPr="00FA7ACF">
        <w:rPr>
          <w:vertAlign w:val="subscript"/>
        </w:rPr>
        <w:t>AVG</w:t>
      </w:r>
      <w:r w:rsidRPr="00FA7ACF">
        <w:t xml:space="preserve"> = rolling average of loop differential pressure (each loop, where applicable)</w:t>
      </w:r>
    </w:p>
    <w:p w14:paraId="22458223" w14:textId="77777777" w:rsidR="00FA44FD" w:rsidRPr="00FA7ACF" w:rsidRDefault="00FA44FD" w:rsidP="00FA44FD">
      <w:pPr>
        <w:pStyle w:val="Instrbox"/>
      </w:pPr>
      <w:r w:rsidRPr="00FA7ACF">
        <w:t>Retain the following variable if there is a flow meter in the primary loop. Delete otherwise.</w:t>
      </w:r>
    </w:p>
    <w:p w14:paraId="5F9E473D" w14:textId="77777777" w:rsidR="00FA44FD" w:rsidRPr="00FA7ACF" w:rsidRDefault="00FA44FD" w:rsidP="007C1423">
      <w:pPr>
        <w:pStyle w:val="Heading6"/>
      </w:pPr>
      <w:r w:rsidRPr="00FA7ACF">
        <w:t>FLOW</w:t>
      </w:r>
      <w:r w:rsidRPr="00FA7ACF">
        <w:rPr>
          <w:vertAlign w:val="subscript"/>
        </w:rPr>
        <w:t>P, AVG</w:t>
      </w:r>
      <w:r w:rsidRPr="00FA7ACF">
        <w:t xml:space="preserve"> = rolling average of primary chilled water flow</w:t>
      </w:r>
    </w:p>
    <w:p w14:paraId="561FD6C9" w14:textId="77777777" w:rsidR="00FA44FD" w:rsidRPr="00FA7ACF" w:rsidRDefault="00FA44FD" w:rsidP="00FA44FD">
      <w:pPr>
        <w:pStyle w:val="Instrbox"/>
      </w:pPr>
      <w:r w:rsidRPr="00FA7ACF">
        <w:t>Retain the following variable if there is a flow meter in the secondary loop. Delete otherwise.</w:t>
      </w:r>
    </w:p>
    <w:p w14:paraId="1E7FBEE1" w14:textId="77777777" w:rsidR="00FA44FD" w:rsidRPr="00FA7ACF" w:rsidRDefault="00FA44FD" w:rsidP="007C1423">
      <w:pPr>
        <w:pStyle w:val="Heading6"/>
      </w:pPr>
      <w:r w:rsidRPr="00FA7ACF">
        <w:t>FLOW</w:t>
      </w:r>
      <w:r w:rsidRPr="00FA7ACF">
        <w:rPr>
          <w:vertAlign w:val="subscript"/>
        </w:rPr>
        <w:t>S, AVG</w:t>
      </w:r>
      <w:r w:rsidRPr="00FA7ACF">
        <w:t xml:space="preserve"> = rolling average of secondary chilled water flow</w:t>
      </w:r>
    </w:p>
    <w:p w14:paraId="25CA79C2" w14:textId="77777777" w:rsidR="00FA44FD" w:rsidRPr="00FA7ACF" w:rsidRDefault="00FA44FD" w:rsidP="00FA44FD">
      <w:pPr>
        <w:pStyle w:val="Instrbox"/>
      </w:pPr>
      <w:r w:rsidRPr="00FA7ACF">
        <w:t>Retain the following variable for water-cooled plants. Delete otherwise.</w:t>
      </w:r>
    </w:p>
    <w:p w14:paraId="63ADCDE8" w14:textId="77777777" w:rsidR="00FA44FD" w:rsidRPr="00FA7ACF" w:rsidRDefault="00FA44FD" w:rsidP="007C1423">
      <w:pPr>
        <w:pStyle w:val="Heading6"/>
      </w:pPr>
      <w:proofErr w:type="spellStart"/>
      <w:r w:rsidRPr="00FA7ACF">
        <w:t>RefrigCondTempCH</w:t>
      </w:r>
      <w:proofErr w:type="spellEnd"/>
      <w:r w:rsidRPr="00FA7ACF">
        <w:t>-x, AVG = rolling average of CH-x refrigerant condensing temperature (each chiller)</w:t>
      </w:r>
    </w:p>
    <w:p w14:paraId="1DC13398" w14:textId="77777777" w:rsidR="00FA44FD" w:rsidRPr="00FA7ACF" w:rsidRDefault="00FA44FD" w:rsidP="007C1423">
      <w:pPr>
        <w:pStyle w:val="Heading6"/>
      </w:pPr>
      <w:bookmarkStart w:id="8932" w:name="_Hlk28423606"/>
      <w:proofErr w:type="spellStart"/>
      <w:r w:rsidRPr="00FA7ACF">
        <w:t>RefrigEvapTempCH</w:t>
      </w:r>
      <w:proofErr w:type="spellEnd"/>
      <w:r w:rsidRPr="00FA7ACF">
        <w:t>-x, AVG = rolling average of CH-x refrigerant evaporating temperature (each chiller)</w:t>
      </w:r>
    </w:p>
    <w:bookmarkEnd w:id="8932"/>
    <w:p w14:paraId="17E520CB" w14:textId="77777777" w:rsidR="00FA44FD" w:rsidRPr="00FA7ACF" w:rsidRDefault="00FA44FD" w:rsidP="007C1423">
      <w:pPr>
        <w:pStyle w:val="Heading5"/>
      </w:pPr>
      <w:r w:rsidRPr="00FA7ACF">
        <w:t>CHW-</w:t>
      </w:r>
      <w:proofErr w:type="spellStart"/>
      <w:r w:rsidRPr="00FA7ACF">
        <w:t>FlowCH</w:t>
      </w:r>
      <w:proofErr w:type="spellEnd"/>
      <w:r w:rsidRPr="00FA7ACF">
        <w:t>-X (each chiller)</w:t>
      </w:r>
    </w:p>
    <w:p w14:paraId="4C27C5AA" w14:textId="3D7E2B8C" w:rsidR="00FA44FD" w:rsidRPr="00FA7ACF" w:rsidRDefault="00FA44FD" w:rsidP="00FA44FD">
      <w:pPr>
        <w:pStyle w:val="Instrbox"/>
        <w:jc w:val="both"/>
      </w:pPr>
      <w:r w:rsidRPr="00FA7ACF">
        <w:t xml:space="preserve">Retain the following </w:t>
      </w:r>
      <w:r w:rsidR="00335D1A">
        <w:t>section</w:t>
      </w:r>
      <w:r w:rsidRPr="00FA7ACF">
        <w:t xml:space="preserve"> for plants with parallel chillers and headered primary chilled water pumps. Delete otherwise.</w:t>
      </w:r>
    </w:p>
    <w:p w14:paraId="2CD6F442" w14:textId="77777777" w:rsidR="00FA44FD" w:rsidRPr="00F12019" w:rsidRDefault="00FA44FD" w:rsidP="00F12019">
      <w:pPr>
        <w:pStyle w:val="Heading6"/>
        <w:rPr>
          <w:vertAlign w:val="subscript"/>
        </w:rPr>
      </w:pPr>
      <w:r w:rsidRPr="00F12019">
        <w:t>For plants with parallel chillers and headered primary chilled water pumps:  1 if CHW-ISO</w:t>
      </w:r>
      <w:r w:rsidRPr="00F12019">
        <w:rPr>
          <w:vertAlign w:val="subscript"/>
        </w:rPr>
        <w:t xml:space="preserve">CH-x </w:t>
      </w:r>
      <w:r w:rsidRPr="00F12019">
        <w:t>&gt; 0, 0 if CHW-ISO</w:t>
      </w:r>
      <w:r w:rsidRPr="00F12019">
        <w:rPr>
          <w:vertAlign w:val="subscript"/>
        </w:rPr>
        <w:t>CH-X</w:t>
      </w:r>
      <w:r w:rsidRPr="00F12019">
        <w:t xml:space="preserve"> = 0</w:t>
      </w:r>
    </w:p>
    <w:p w14:paraId="4D655839" w14:textId="2C595EA5" w:rsidR="00FA44FD" w:rsidRPr="00FA7ACF" w:rsidRDefault="00FA44FD" w:rsidP="00FA44FD">
      <w:pPr>
        <w:pStyle w:val="Instrbox"/>
        <w:jc w:val="both"/>
        <w:rPr>
          <w:vertAlign w:val="subscript"/>
        </w:rPr>
      </w:pPr>
      <w:r w:rsidRPr="00FA7ACF">
        <w:t xml:space="preserve">Retain the following </w:t>
      </w:r>
      <w:r w:rsidR="00335D1A">
        <w:t>section</w:t>
      </w:r>
      <w:r w:rsidRPr="00FA7ACF">
        <w:t xml:space="preserve"> for plants with parallel chillers and dedicated primary chilled water pumps. Delete otherwise.</w:t>
      </w:r>
    </w:p>
    <w:p w14:paraId="43F67127" w14:textId="77777777" w:rsidR="00FA44FD" w:rsidRPr="00FA7ACF" w:rsidRDefault="00FA44FD" w:rsidP="007C1423">
      <w:pPr>
        <w:pStyle w:val="Heading6"/>
        <w:rPr>
          <w:vertAlign w:val="subscript"/>
        </w:rPr>
      </w:pPr>
      <w:r w:rsidRPr="00FA7ACF">
        <w:t xml:space="preserve">For plants with parallel chillers and dedicated primary chilled water pumps:  1 if </w:t>
      </w:r>
      <w:proofErr w:type="spellStart"/>
      <w:r w:rsidRPr="00FA7ACF">
        <w:t>Status</w:t>
      </w:r>
      <w:r w:rsidRPr="00FA7ACF">
        <w:rPr>
          <w:vertAlign w:val="subscript"/>
        </w:rPr>
        <w:t>PCHWP</w:t>
      </w:r>
      <w:proofErr w:type="spellEnd"/>
      <w:r w:rsidRPr="00FA7ACF">
        <w:t xml:space="preserve"> = On, 0 if </w:t>
      </w:r>
      <w:proofErr w:type="spellStart"/>
      <w:r w:rsidRPr="00FA7ACF">
        <w:t>Status</w:t>
      </w:r>
      <w:r w:rsidRPr="00FA7ACF">
        <w:rPr>
          <w:vertAlign w:val="subscript"/>
        </w:rPr>
        <w:t>PCHWP</w:t>
      </w:r>
      <w:proofErr w:type="spellEnd"/>
      <w:r w:rsidRPr="00FA7ACF">
        <w:t xml:space="preserve"> = Off.</w:t>
      </w:r>
    </w:p>
    <w:p w14:paraId="605FB4F7" w14:textId="7B90B009" w:rsidR="00FA44FD" w:rsidRPr="00FA7ACF" w:rsidRDefault="00FA44FD" w:rsidP="00FA44FD">
      <w:pPr>
        <w:pStyle w:val="Instrbox"/>
        <w:rPr>
          <w:vertAlign w:val="subscript"/>
        </w:rPr>
      </w:pPr>
      <w:r w:rsidRPr="00FA7ACF">
        <w:t xml:space="preserve">Retain the following </w:t>
      </w:r>
      <w:r w:rsidR="00335D1A">
        <w:t>section</w:t>
      </w:r>
      <w:r w:rsidRPr="00FA7ACF">
        <w:t xml:space="preserve"> for plants with series chillers. Delete otherwise.</w:t>
      </w:r>
    </w:p>
    <w:p w14:paraId="52AE52BA" w14:textId="77777777" w:rsidR="00FA44FD" w:rsidRPr="00FA7ACF" w:rsidRDefault="00FA44FD" w:rsidP="007C1423">
      <w:pPr>
        <w:pStyle w:val="Heading6"/>
        <w:rPr>
          <w:vertAlign w:val="subscript"/>
        </w:rPr>
      </w:pPr>
      <w:r w:rsidRPr="00FA7ACF">
        <w:t>For plants with series chillers:  1 if CHW-ISO</w:t>
      </w:r>
      <w:r w:rsidRPr="00FA7ACF">
        <w:rPr>
          <w:vertAlign w:val="subscript"/>
        </w:rPr>
        <w:t xml:space="preserve">CH-x </w:t>
      </w:r>
      <w:r w:rsidRPr="00FA7ACF">
        <w:t>&lt;100, 0 if CHW-ISO</w:t>
      </w:r>
      <w:r w:rsidRPr="00FA7ACF">
        <w:rPr>
          <w:vertAlign w:val="subscript"/>
        </w:rPr>
        <w:t>CH-X</w:t>
      </w:r>
      <w:r w:rsidRPr="00FA7ACF">
        <w:t xml:space="preserve"> = 100 (each chiller)</w:t>
      </w:r>
    </w:p>
    <w:p w14:paraId="04A89219" w14:textId="77777777" w:rsidR="00FA44FD" w:rsidRPr="00FA7ACF" w:rsidRDefault="00FA44FD" w:rsidP="00FA44FD">
      <w:pPr>
        <w:pStyle w:val="Instrbox"/>
      </w:pPr>
      <w:r w:rsidRPr="00FA7ACF">
        <w:lastRenderedPageBreak/>
        <w:t>Retain the following variable for water-cooled plants. Delete otherwise.</w:t>
      </w:r>
    </w:p>
    <w:p w14:paraId="51F98B78" w14:textId="77777777" w:rsidR="00FA44FD" w:rsidRPr="00FA7ACF" w:rsidRDefault="00FA44FD" w:rsidP="007C1423">
      <w:pPr>
        <w:pStyle w:val="Heading5"/>
      </w:pPr>
      <w:r w:rsidRPr="00FA7ACF">
        <w:t>CW-</w:t>
      </w:r>
      <w:proofErr w:type="spellStart"/>
      <w:r w:rsidRPr="00FA7ACF">
        <w:t>FlowCH</w:t>
      </w:r>
      <w:proofErr w:type="spellEnd"/>
      <w:r w:rsidRPr="00FA7ACF">
        <w:t>-X (each chiller)</w:t>
      </w:r>
    </w:p>
    <w:p w14:paraId="6D6851E2" w14:textId="78BE5023" w:rsidR="00FA44FD" w:rsidRPr="00FA7ACF" w:rsidRDefault="00FA44FD" w:rsidP="00FA44FD">
      <w:pPr>
        <w:pStyle w:val="Instrbox"/>
        <w:jc w:val="both"/>
      </w:pPr>
      <w:r w:rsidRPr="00FA7ACF">
        <w:t xml:space="preserve">Retain the following </w:t>
      </w:r>
      <w:r w:rsidR="00335D1A">
        <w:t>section</w:t>
      </w:r>
      <w:r w:rsidRPr="00FA7ACF">
        <w:t xml:space="preserve"> for plants with headered condenser water pumps and modulating condenser water isolation valves. Delete otherwise.</w:t>
      </w:r>
    </w:p>
    <w:p w14:paraId="561A3C64" w14:textId="77777777" w:rsidR="00FA44FD" w:rsidRPr="00FA7ACF" w:rsidRDefault="00FA44FD" w:rsidP="007C1423">
      <w:pPr>
        <w:pStyle w:val="Heading6"/>
        <w:rPr>
          <w:vertAlign w:val="subscript"/>
        </w:rPr>
      </w:pPr>
      <w:r w:rsidRPr="00FA7ACF">
        <w:t>For plants with headered condenser water pumps and if condenser water isolation valve is modulating:  1 if CW-ISO</w:t>
      </w:r>
      <w:r w:rsidRPr="00FA7ACF">
        <w:rPr>
          <w:vertAlign w:val="subscript"/>
        </w:rPr>
        <w:t>CH-x</w:t>
      </w:r>
      <w:r w:rsidRPr="00FA7ACF">
        <w:t xml:space="preserve"> &gt; 0% open, 0 if CW-ISO</w:t>
      </w:r>
      <w:r w:rsidRPr="00FA7ACF">
        <w:rPr>
          <w:vertAlign w:val="subscript"/>
        </w:rPr>
        <w:t>CH-X</w:t>
      </w:r>
      <w:r w:rsidRPr="00FA7ACF">
        <w:t xml:space="preserve"> = 0% open (each chiller)</w:t>
      </w:r>
    </w:p>
    <w:p w14:paraId="478BBABE" w14:textId="243C6239" w:rsidR="00FA44FD" w:rsidRPr="00FA7ACF" w:rsidRDefault="00FA44FD" w:rsidP="00FA44FD">
      <w:pPr>
        <w:pStyle w:val="Instrbox"/>
        <w:jc w:val="both"/>
        <w:rPr>
          <w:vertAlign w:val="subscript"/>
        </w:rPr>
      </w:pPr>
      <w:r w:rsidRPr="00FA7ACF">
        <w:t xml:space="preserve">Retain the following </w:t>
      </w:r>
      <w:r w:rsidR="00335D1A">
        <w:t>section</w:t>
      </w:r>
      <w:r w:rsidRPr="00FA7ACF">
        <w:t xml:space="preserve"> for plants with headered condenser water pumps and two-position condenser water isolation valves. Delete otherwise.</w:t>
      </w:r>
    </w:p>
    <w:p w14:paraId="5687F2DF" w14:textId="77777777" w:rsidR="00FA44FD" w:rsidRPr="00FA7ACF" w:rsidRDefault="00FA44FD" w:rsidP="007C1423">
      <w:pPr>
        <w:pStyle w:val="Heading6"/>
        <w:rPr>
          <w:vertAlign w:val="subscript"/>
        </w:rPr>
      </w:pPr>
      <w:r w:rsidRPr="00FA7ACF">
        <w:t>For plants with headered condenser water pumps and if condenser water isolation valve is two-position:  1 if CW-ISO</w:t>
      </w:r>
      <w:r w:rsidRPr="00FA7ACF">
        <w:rPr>
          <w:vertAlign w:val="subscript"/>
        </w:rPr>
        <w:t xml:space="preserve">CH-X </w:t>
      </w:r>
      <w:r w:rsidRPr="00FA7ACF">
        <w:t>= open, 0 if CW-ISO</w:t>
      </w:r>
      <w:r w:rsidRPr="00FA7ACF">
        <w:rPr>
          <w:vertAlign w:val="subscript"/>
        </w:rPr>
        <w:t xml:space="preserve">CH-X </w:t>
      </w:r>
      <w:r w:rsidRPr="00FA7ACF">
        <w:t>= closed (each chiller)</w:t>
      </w:r>
    </w:p>
    <w:p w14:paraId="387D4BC6" w14:textId="3B90F4E2" w:rsidR="00FA44FD" w:rsidRPr="00FA7ACF" w:rsidRDefault="00FA44FD" w:rsidP="00FA44FD">
      <w:pPr>
        <w:pStyle w:val="Instrbox"/>
        <w:rPr>
          <w:vertAlign w:val="subscript"/>
        </w:rPr>
      </w:pPr>
      <w:r w:rsidRPr="00FA7ACF">
        <w:t xml:space="preserve">Retain the following </w:t>
      </w:r>
      <w:r w:rsidR="00335D1A">
        <w:t>section</w:t>
      </w:r>
      <w:r w:rsidRPr="00FA7ACF">
        <w:t xml:space="preserve"> for plants with dedicated condenser water pumps. Delete otherwise.</w:t>
      </w:r>
    </w:p>
    <w:p w14:paraId="39D0C0F3" w14:textId="77777777" w:rsidR="00FA44FD" w:rsidRPr="00FA7ACF" w:rsidRDefault="00FA44FD" w:rsidP="007C1423">
      <w:pPr>
        <w:pStyle w:val="Heading6"/>
        <w:rPr>
          <w:vertAlign w:val="subscript"/>
        </w:rPr>
      </w:pPr>
      <w:r w:rsidRPr="00FA7ACF">
        <w:t xml:space="preserve">For plants with dedicated condenser pumps:  1 if </w:t>
      </w:r>
      <w:proofErr w:type="spellStart"/>
      <w:r w:rsidRPr="00FA7ACF">
        <w:t>Status</w:t>
      </w:r>
      <w:r w:rsidRPr="00FA7ACF">
        <w:rPr>
          <w:vertAlign w:val="subscript"/>
        </w:rPr>
        <w:t>CWP</w:t>
      </w:r>
      <w:proofErr w:type="spellEnd"/>
      <w:r w:rsidRPr="00FA7ACF">
        <w:rPr>
          <w:vertAlign w:val="subscript"/>
        </w:rPr>
        <w:t xml:space="preserve"> </w:t>
      </w:r>
      <w:r w:rsidRPr="00FA7ACF">
        <w:t xml:space="preserve">= on, 0 if </w:t>
      </w:r>
      <w:proofErr w:type="spellStart"/>
      <w:r w:rsidRPr="00FA7ACF">
        <w:t>Status</w:t>
      </w:r>
      <w:r w:rsidRPr="00FA7ACF">
        <w:rPr>
          <w:vertAlign w:val="subscript"/>
        </w:rPr>
        <w:t>CWP</w:t>
      </w:r>
      <w:proofErr w:type="spellEnd"/>
      <w:r w:rsidRPr="00FA7ACF">
        <w:t xml:space="preserve"> = off </w:t>
      </w:r>
    </w:p>
    <w:p w14:paraId="1886F1D6" w14:textId="77777777" w:rsidR="00FA44FD" w:rsidRPr="00FA7ACF" w:rsidRDefault="00FA44FD" w:rsidP="007C1423">
      <w:pPr>
        <w:pStyle w:val="Heading5"/>
      </w:pPr>
      <w:r w:rsidRPr="00FA7ACF">
        <w:sym w:font="Symbol" w:char="F044"/>
      </w:r>
      <w:r w:rsidRPr="00FA7ACF">
        <w:t>OS = number of changes in Operating State during the previous 60 minutes (moving window)</w:t>
      </w:r>
    </w:p>
    <w:p w14:paraId="0BF86421" w14:textId="77777777" w:rsidR="00FA44FD" w:rsidRPr="00FA7ACF" w:rsidRDefault="00FA44FD" w:rsidP="007C1423">
      <w:pPr>
        <w:pStyle w:val="Heading5"/>
      </w:pPr>
      <w:r w:rsidRPr="00FA7ACF">
        <w:sym w:font="Symbol" w:char="F044"/>
      </w:r>
      <w:r w:rsidRPr="00FA7ACF">
        <w:t>Stage = number of chilled water plant stage changes during the previous 60 minutes (moving window)</w:t>
      </w:r>
    </w:p>
    <w:p w14:paraId="5326011B" w14:textId="77777777" w:rsidR="00FA44FD" w:rsidRPr="00FA7ACF" w:rsidRDefault="00FA44FD" w:rsidP="007C1423">
      <w:pPr>
        <w:pStyle w:val="Heading5"/>
      </w:pPr>
      <w:proofErr w:type="spellStart"/>
      <w:r w:rsidRPr="00FA7ACF">
        <w:t>StartsCH</w:t>
      </w:r>
      <w:proofErr w:type="spellEnd"/>
      <w:r w:rsidRPr="00FA7ACF">
        <w:t>-x = number of CH-x starts in the last 60 mins (each chiller)</w:t>
      </w:r>
    </w:p>
    <w:p w14:paraId="74054EB5" w14:textId="77777777" w:rsidR="00FA44FD" w:rsidRPr="00FA7ACF" w:rsidRDefault="00FA44FD" w:rsidP="0087618D">
      <w:pPr>
        <w:pStyle w:val="Heading4"/>
      </w:pPr>
      <w:r w:rsidRPr="00FA7ACF">
        <w:t>The following internal variables shall be defined. All parameters are adjustable by the operator, with initial values as given below:</w:t>
      </w:r>
    </w:p>
    <w:p w14:paraId="0AA97729" w14:textId="77777777" w:rsidR="00FA44FD" w:rsidRPr="00FA7ACF" w:rsidRDefault="00FA44FD" w:rsidP="00FA44FD">
      <w:pPr>
        <w:pStyle w:val="Infobox"/>
      </w:pPr>
      <w:r w:rsidRPr="00FA7ACF">
        <w:t>The default values have been intentionally biased towards minimizing false alarms at the expense of missing real alarms. This avoids excessive false alarms that will erode user confidence and responsiveness. However, if the goal is to achieve the best possible energy performance and system operation, these values should be adjusted based on field measurement and operational experience.</w:t>
      </w:r>
    </w:p>
    <w:p w14:paraId="224D07AF" w14:textId="77777777" w:rsidR="00FA44FD" w:rsidRPr="00FA7ACF" w:rsidRDefault="00FA44FD" w:rsidP="00FA44FD">
      <w:pPr>
        <w:pStyle w:val="Infobox"/>
      </w:pPr>
      <w:r w:rsidRPr="00FA7ACF">
        <w:t>Values for physical factors such as pump heat and sensor error can be measured in the field or derived from trend logs and hardware submittals. Likewise, the switch delays can be refined by observing the time required to achieve quasi steady state operation in trend data.</w:t>
      </w:r>
    </w:p>
    <w:p w14:paraId="002C895D" w14:textId="77777777" w:rsidR="00FA44FD" w:rsidRPr="00FA7ACF" w:rsidRDefault="00FA44FD" w:rsidP="00F12019">
      <w:pPr>
        <w:pStyle w:val="Infobox"/>
        <w:spacing w:after="240"/>
      </w:pPr>
      <w:r w:rsidRPr="00FA7ACF">
        <w:t xml:space="preserve">Other factors can be tuned by observing false positives and false negatives (i.e., unreported faults). If transient conditions or noise cause false alarms, increase the alarm delay. Likewise, failure to report real faults can be addressed by adjusting the temperature, </w:t>
      </w:r>
      <w:proofErr w:type="gramStart"/>
      <w:r w:rsidRPr="00FA7ACF">
        <w:t>pressure</w:t>
      </w:r>
      <w:proofErr w:type="gramEnd"/>
      <w:r w:rsidRPr="00FA7ACF">
        <w:t xml:space="preserve"> or flow thresholds.</w:t>
      </w:r>
    </w:p>
    <w:tbl>
      <w:tblPr>
        <w:tblStyle w:val="TableGrid"/>
        <w:tblW w:w="8010" w:type="dxa"/>
        <w:tblInd w:w="1255" w:type="dxa"/>
        <w:tblLayout w:type="fixed"/>
        <w:tblCellMar>
          <w:top w:w="29" w:type="dxa"/>
          <w:left w:w="115" w:type="dxa"/>
          <w:bottom w:w="29" w:type="dxa"/>
          <w:right w:w="115" w:type="dxa"/>
        </w:tblCellMar>
        <w:tblLook w:val="04A0" w:firstRow="1" w:lastRow="0" w:firstColumn="1" w:lastColumn="0" w:noHBand="0" w:noVBand="1"/>
      </w:tblPr>
      <w:tblGrid>
        <w:gridCol w:w="2250"/>
        <w:gridCol w:w="4320"/>
        <w:gridCol w:w="1440"/>
      </w:tblGrid>
      <w:tr w:rsidR="00FA44FD" w:rsidRPr="00FA7ACF" w14:paraId="6659C9B7" w14:textId="77777777" w:rsidTr="001F323E">
        <w:trPr>
          <w:cantSplit/>
          <w:tblHeader/>
        </w:trPr>
        <w:tc>
          <w:tcPr>
            <w:tcW w:w="2250" w:type="dxa"/>
            <w:vAlign w:val="bottom"/>
          </w:tcPr>
          <w:p w14:paraId="479E5E85" w14:textId="77777777" w:rsidR="00FA44FD" w:rsidRPr="00FA7ACF" w:rsidRDefault="00FA44FD" w:rsidP="001F323E">
            <w:pPr>
              <w:tabs>
                <w:tab w:val="left" w:pos="720"/>
                <w:tab w:val="left" w:leader="dot" w:pos="9360"/>
              </w:tabs>
              <w:jc w:val="center"/>
              <w:rPr>
                <w:b/>
              </w:rPr>
            </w:pPr>
            <w:r w:rsidRPr="00FA7ACF">
              <w:rPr>
                <w:b/>
              </w:rPr>
              <w:t>Variable Name</w:t>
            </w:r>
          </w:p>
        </w:tc>
        <w:tc>
          <w:tcPr>
            <w:tcW w:w="4320" w:type="dxa"/>
            <w:vAlign w:val="bottom"/>
          </w:tcPr>
          <w:p w14:paraId="219CF4D4" w14:textId="77777777" w:rsidR="00FA44FD" w:rsidRPr="00FA7ACF" w:rsidRDefault="00FA44FD" w:rsidP="001F323E">
            <w:pPr>
              <w:tabs>
                <w:tab w:val="left" w:pos="720"/>
                <w:tab w:val="left" w:leader="dot" w:pos="9360"/>
              </w:tabs>
              <w:rPr>
                <w:b/>
              </w:rPr>
            </w:pPr>
            <w:r w:rsidRPr="00FA7ACF">
              <w:rPr>
                <w:b/>
              </w:rPr>
              <w:t>Description</w:t>
            </w:r>
          </w:p>
        </w:tc>
        <w:tc>
          <w:tcPr>
            <w:tcW w:w="1440" w:type="dxa"/>
            <w:vAlign w:val="bottom"/>
          </w:tcPr>
          <w:p w14:paraId="1D692915" w14:textId="77777777" w:rsidR="00FA44FD" w:rsidRPr="00FA7ACF" w:rsidRDefault="00FA44FD" w:rsidP="001F323E">
            <w:pPr>
              <w:tabs>
                <w:tab w:val="left" w:pos="720"/>
                <w:tab w:val="left" w:leader="dot" w:pos="9360"/>
              </w:tabs>
              <w:jc w:val="center"/>
              <w:rPr>
                <w:b/>
              </w:rPr>
            </w:pPr>
            <w:r w:rsidRPr="00FA7ACF">
              <w:rPr>
                <w:b/>
              </w:rPr>
              <w:t>Default Value</w:t>
            </w:r>
          </w:p>
        </w:tc>
      </w:tr>
      <w:tr w:rsidR="00FA44FD" w:rsidRPr="00FA7ACF" w14:paraId="2757C5F0" w14:textId="77777777" w:rsidTr="001F323E">
        <w:trPr>
          <w:cantSplit/>
        </w:trPr>
        <w:tc>
          <w:tcPr>
            <w:tcW w:w="2250" w:type="dxa"/>
            <w:vAlign w:val="center"/>
          </w:tcPr>
          <w:p w14:paraId="1D9C6F70" w14:textId="77777777" w:rsidR="00FA44FD" w:rsidRPr="00FA7ACF" w:rsidRDefault="00FA44FD" w:rsidP="001F323E">
            <w:pPr>
              <w:tabs>
                <w:tab w:val="left" w:pos="720"/>
                <w:tab w:val="left" w:leader="dot" w:pos="9360"/>
              </w:tabs>
              <w:jc w:val="center"/>
            </w:pPr>
            <w:r w:rsidRPr="00FA7ACF">
              <w:t>Ɛ</w:t>
            </w:r>
            <w:r w:rsidRPr="00FA7ACF">
              <w:rPr>
                <w:vertAlign w:val="subscript"/>
              </w:rPr>
              <w:t>CHWT</w:t>
            </w:r>
          </w:p>
        </w:tc>
        <w:tc>
          <w:tcPr>
            <w:tcW w:w="4320" w:type="dxa"/>
            <w:vAlign w:val="center"/>
          </w:tcPr>
          <w:p w14:paraId="156BDC21" w14:textId="77777777" w:rsidR="00FA44FD" w:rsidRPr="00FA7ACF" w:rsidRDefault="00FA44FD" w:rsidP="001F323E">
            <w:pPr>
              <w:tabs>
                <w:tab w:val="left" w:pos="720"/>
                <w:tab w:val="left" w:leader="dot" w:pos="9360"/>
              </w:tabs>
              <w:rPr>
                <w:sz w:val="22"/>
              </w:rPr>
            </w:pPr>
            <w:r w:rsidRPr="00FA7ACF">
              <w:rPr>
                <w:sz w:val="22"/>
              </w:rPr>
              <w:t>Temperature error threshold for chilled water temperature sensors</w:t>
            </w:r>
          </w:p>
        </w:tc>
        <w:tc>
          <w:tcPr>
            <w:tcW w:w="1440" w:type="dxa"/>
            <w:vAlign w:val="center"/>
          </w:tcPr>
          <w:p w14:paraId="65E8998E" w14:textId="3C9EBFD0" w:rsidR="00FA44FD" w:rsidRPr="00B71308" w:rsidRDefault="00B71308" w:rsidP="001F323E">
            <w:pPr>
              <w:tabs>
                <w:tab w:val="left" w:pos="720"/>
                <w:tab w:val="left" w:leader="dot" w:pos="9360"/>
              </w:tabs>
              <w:jc w:val="center"/>
              <w:rPr>
                <w:rStyle w:val="Toggle"/>
                <w:rPrChange w:id="8933" w:author="Titus Ellison" w:date="2022-10-21T11:12:00Z">
                  <w:rPr/>
                </w:rPrChange>
              </w:rPr>
            </w:pPr>
            <w:ins w:id="8934" w:author="Titus Ellison" w:date="2022-10-21T11:12:00Z">
              <w:r w:rsidRPr="00B71308">
                <w:rPr>
                  <w:rStyle w:val="Toggle"/>
                  <w:rPrChange w:id="8935" w:author="Titus Ellison" w:date="2022-10-21T11:12:00Z">
                    <w:rPr/>
                  </w:rPrChange>
                </w:rPr>
                <w:t>[UNITS [1°C] [</w:t>
              </w:r>
            </w:ins>
            <w:r w:rsidR="00FA44FD" w:rsidRPr="00B71308">
              <w:rPr>
                <w:rStyle w:val="Toggle"/>
                <w:rPrChange w:id="8936" w:author="Titus Ellison" w:date="2022-10-21T11:12:00Z">
                  <w:rPr/>
                </w:rPrChange>
              </w:rPr>
              <w:t>2°F</w:t>
            </w:r>
            <w:ins w:id="8937" w:author="Titus Ellison" w:date="2022-10-21T11:12:00Z">
              <w:r w:rsidRPr="00B71308">
                <w:rPr>
                  <w:rStyle w:val="Toggle"/>
                  <w:rPrChange w:id="8938" w:author="Titus Ellison" w:date="2022-10-21T11:12:00Z">
                    <w:rPr/>
                  </w:rPrChange>
                </w:rPr>
                <w:t>]]</w:t>
              </w:r>
            </w:ins>
          </w:p>
        </w:tc>
      </w:tr>
      <w:tr w:rsidR="00FA44FD" w:rsidRPr="00FA7ACF" w14:paraId="62A3E0D2" w14:textId="77777777" w:rsidTr="001F323E">
        <w:trPr>
          <w:cantSplit/>
        </w:trPr>
        <w:tc>
          <w:tcPr>
            <w:tcW w:w="8010" w:type="dxa"/>
            <w:gridSpan w:val="3"/>
            <w:vAlign w:val="center"/>
          </w:tcPr>
          <w:p w14:paraId="6D514A7F" w14:textId="77777777" w:rsidR="00FA44FD" w:rsidRPr="00FA7ACF" w:rsidRDefault="00FA44FD" w:rsidP="001F323E">
            <w:pPr>
              <w:tabs>
                <w:tab w:val="left" w:pos="720"/>
                <w:tab w:val="left" w:leader="dot" w:pos="9360"/>
              </w:tabs>
              <w:rPr>
                <w:b/>
              </w:rPr>
            </w:pPr>
            <w:r w:rsidRPr="00FA7ACF">
              <w:rPr>
                <w:b/>
              </w:rPr>
              <w:t>Retain the following variable for water-cooled plants. Delete otherwise.</w:t>
            </w:r>
          </w:p>
        </w:tc>
      </w:tr>
      <w:tr w:rsidR="00FA44FD" w:rsidRPr="00FA7ACF" w14:paraId="7004C8DC" w14:textId="77777777" w:rsidTr="001F323E">
        <w:trPr>
          <w:cantSplit/>
        </w:trPr>
        <w:tc>
          <w:tcPr>
            <w:tcW w:w="2250" w:type="dxa"/>
            <w:vAlign w:val="center"/>
          </w:tcPr>
          <w:p w14:paraId="43F4CDB4" w14:textId="77777777" w:rsidR="00FA44FD" w:rsidRPr="00FA7ACF" w:rsidRDefault="00FA44FD" w:rsidP="001F323E">
            <w:pPr>
              <w:tabs>
                <w:tab w:val="left" w:pos="720"/>
                <w:tab w:val="left" w:leader="dot" w:pos="9360"/>
              </w:tabs>
              <w:jc w:val="center"/>
            </w:pPr>
            <w:r w:rsidRPr="00FA7ACF">
              <w:t>Ɛ</w:t>
            </w:r>
            <w:r w:rsidRPr="00FA7ACF">
              <w:rPr>
                <w:vertAlign w:val="subscript"/>
              </w:rPr>
              <w:t>CWT</w:t>
            </w:r>
          </w:p>
        </w:tc>
        <w:tc>
          <w:tcPr>
            <w:tcW w:w="4320" w:type="dxa"/>
            <w:vAlign w:val="center"/>
          </w:tcPr>
          <w:p w14:paraId="21843E12" w14:textId="77777777" w:rsidR="00FA44FD" w:rsidRPr="00FA7ACF" w:rsidRDefault="00FA44FD" w:rsidP="001F323E">
            <w:pPr>
              <w:tabs>
                <w:tab w:val="left" w:pos="720"/>
                <w:tab w:val="left" w:leader="dot" w:pos="9360"/>
              </w:tabs>
              <w:rPr>
                <w:sz w:val="22"/>
              </w:rPr>
            </w:pPr>
            <w:r w:rsidRPr="00FA7ACF">
              <w:rPr>
                <w:sz w:val="22"/>
              </w:rPr>
              <w:t>Temperature error threshold for condenser water temperature sensors</w:t>
            </w:r>
          </w:p>
        </w:tc>
        <w:tc>
          <w:tcPr>
            <w:tcW w:w="1440" w:type="dxa"/>
            <w:vAlign w:val="center"/>
          </w:tcPr>
          <w:p w14:paraId="694DFD8C" w14:textId="71995800" w:rsidR="00FA44FD" w:rsidRPr="00FA7ACF" w:rsidRDefault="00B71308" w:rsidP="001F323E">
            <w:pPr>
              <w:tabs>
                <w:tab w:val="left" w:pos="720"/>
                <w:tab w:val="left" w:leader="dot" w:pos="9360"/>
              </w:tabs>
              <w:jc w:val="center"/>
            </w:pPr>
            <w:ins w:id="8939" w:author="Titus Ellison" w:date="2022-10-21T11:12:00Z">
              <w:r w:rsidRPr="00DF27AF">
                <w:rPr>
                  <w:rStyle w:val="Toggle"/>
                </w:rPr>
                <w:t>[UNITS [1°C] [2°F]]</w:t>
              </w:r>
            </w:ins>
            <w:del w:id="8940" w:author="Titus Ellison" w:date="2022-10-21T11:12:00Z">
              <w:r w:rsidR="00FA44FD" w:rsidRPr="00FA7ACF" w:rsidDel="00B71308">
                <w:delText>2°F</w:delText>
              </w:r>
            </w:del>
          </w:p>
        </w:tc>
      </w:tr>
      <w:tr w:rsidR="00FA44FD" w:rsidRPr="00FA7ACF" w14:paraId="00234734" w14:textId="77777777" w:rsidTr="001F323E">
        <w:trPr>
          <w:cantSplit/>
        </w:trPr>
        <w:tc>
          <w:tcPr>
            <w:tcW w:w="8010" w:type="dxa"/>
            <w:gridSpan w:val="3"/>
            <w:vAlign w:val="center"/>
          </w:tcPr>
          <w:p w14:paraId="029A9A6F" w14:textId="77777777" w:rsidR="00FA44FD" w:rsidRPr="00FA7ACF" w:rsidRDefault="00FA44FD" w:rsidP="001F323E">
            <w:pPr>
              <w:tabs>
                <w:tab w:val="left" w:pos="720"/>
                <w:tab w:val="left" w:leader="dot" w:pos="9360"/>
              </w:tabs>
              <w:rPr>
                <w:b/>
              </w:rPr>
            </w:pPr>
            <w:r w:rsidRPr="00FA7ACF">
              <w:rPr>
                <w:b/>
              </w:rPr>
              <w:t>Retain the following variable for primary-secondary and primary-only plants where pump speed is controlled to maintain differential pressure. Delete otherwise.</w:t>
            </w:r>
          </w:p>
        </w:tc>
      </w:tr>
      <w:tr w:rsidR="00FA44FD" w:rsidRPr="00FA7ACF" w14:paraId="086027D3" w14:textId="77777777" w:rsidTr="001F323E">
        <w:trPr>
          <w:cantSplit/>
        </w:trPr>
        <w:tc>
          <w:tcPr>
            <w:tcW w:w="2250" w:type="dxa"/>
            <w:vAlign w:val="center"/>
          </w:tcPr>
          <w:p w14:paraId="646F562E" w14:textId="77777777" w:rsidR="00FA44FD" w:rsidRPr="00FA7ACF" w:rsidRDefault="00FA44FD" w:rsidP="001F323E">
            <w:pPr>
              <w:tabs>
                <w:tab w:val="left" w:pos="720"/>
                <w:tab w:val="left" w:leader="dot" w:pos="9360"/>
              </w:tabs>
              <w:jc w:val="center"/>
            </w:pPr>
            <w:r w:rsidRPr="00FA7ACF">
              <w:t>Ɛ</w:t>
            </w:r>
            <w:r w:rsidRPr="00FA7ACF">
              <w:rPr>
                <w:vertAlign w:val="subscript"/>
              </w:rPr>
              <w:t>DP</w:t>
            </w:r>
          </w:p>
        </w:tc>
        <w:tc>
          <w:tcPr>
            <w:tcW w:w="4320" w:type="dxa"/>
            <w:vAlign w:val="center"/>
          </w:tcPr>
          <w:p w14:paraId="1E4A0DB5" w14:textId="77777777" w:rsidR="00FA44FD" w:rsidRPr="00FA7ACF" w:rsidRDefault="00FA44FD" w:rsidP="001F323E">
            <w:pPr>
              <w:tabs>
                <w:tab w:val="left" w:pos="720"/>
                <w:tab w:val="left" w:leader="dot" w:pos="9360"/>
              </w:tabs>
              <w:rPr>
                <w:sz w:val="22"/>
              </w:rPr>
            </w:pPr>
            <w:r w:rsidRPr="00FA7ACF">
              <w:rPr>
                <w:sz w:val="22"/>
              </w:rPr>
              <w:t>Differential pressure error threshold for DP sensor</w:t>
            </w:r>
          </w:p>
        </w:tc>
        <w:tc>
          <w:tcPr>
            <w:tcW w:w="1440" w:type="dxa"/>
            <w:vAlign w:val="center"/>
          </w:tcPr>
          <w:p w14:paraId="19FC8AA9" w14:textId="5453E323" w:rsidR="00FA44FD" w:rsidRPr="00B71308" w:rsidRDefault="00B71308" w:rsidP="001F323E">
            <w:pPr>
              <w:tabs>
                <w:tab w:val="left" w:pos="720"/>
                <w:tab w:val="left" w:leader="dot" w:pos="9360"/>
              </w:tabs>
              <w:jc w:val="center"/>
              <w:rPr>
                <w:rStyle w:val="Toggle"/>
                <w:rPrChange w:id="8941" w:author="Titus Ellison" w:date="2022-10-21T11:13:00Z">
                  <w:rPr/>
                </w:rPrChange>
              </w:rPr>
            </w:pPr>
            <w:ins w:id="8942" w:author="Titus Ellison" w:date="2022-10-21T11:12:00Z">
              <w:r w:rsidRPr="00B71308">
                <w:rPr>
                  <w:rStyle w:val="Toggle"/>
                  <w:rPrChange w:id="8943" w:author="Titus Ellison" w:date="2022-10-21T11:13:00Z">
                    <w:rPr/>
                  </w:rPrChange>
                </w:rPr>
                <w:t>[UNITS [14 k</w:t>
              </w:r>
            </w:ins>
            <w:ins w:id="8944" w:author="Titus Ellison" w:date="2022-10-21T11:13:00Z">
              <w:r w:rsidRPr="00B71308">
                <w:rPr>
                  <w:rStyle w:val="Toggle"/>
                  <w:rPrChange w:id="8945" w:author="Titus Ellison" w:date="2022-10-21T11:13:00Z">
                    <w:rPr/>
                  </w:rPrChange>
                </w:rPr>
                <w:t>Pa] [</w:t>
              </w:r>
            </w:ins>
            <w:r w:rsidR="00FA44FD" w:rsidRPr="00B71308">
              <w:rPr>
                <w:rStyle w:val="Toggle"/>
                <w:rPrChange w:id="8946" w:author="Titus Ellison" w:date="2022-10-21T11:13:00Z">
                  <w:rPr/>
                </w:rPrChange>
              </w:rPr>
              <w:t>2 psi</w:t>
            </w:r>
            <w:ins w:id="8947" w:author="Titus Ellison" w:date="2022-10-21T11:13:00Z">
              <w:r w:rsidRPr="00B71308">
                <w:rPr>
                  <w:rStyle w:val="Toggle"/>
                  <w:rPrChange w:id="8948" w:author="Titus Ellison" w:date="2022-10-21T11:13:00Z">
                    <w:rPr/>
                  </w:rPrChange>
                </w:rPr>
                <w:t>]]</w:t>
              </w:r>
            </w:ins>
          </w:p>
        </w:tc>
      </w:tr>
      <w:tr w:rsidR="00FA44FD" w:rsidRPr="00FA7ACF" w14:paraId="39087C7F" w14:textId="77777777" w:rsidTr="001F323E">
        <w:trPr>
          <w:cantSplit/>
        </w:trPr>
        <w:tc>
          <w:tcPr>
            <w:tcW w:w="8010" w:type="dxa"/>
            <w:gridSpan w:val="3"/>
            <w:vAlign w:val="center"/>
          </w:tcPr>
          <w:p w14:paraId="6BE4867E" w14:textId="77777777" w:rsidR="00FA44FD" w:rsidRPr="00FA7ACF" w:rsidRDefault="00FA44FD" w:rsidP="001F323E">
            <w:pPr>
              <w:tabs>
                <w:tab w:val="left" w:pos="720"/>
                <w:tab w:val="left" w:leader="dot" w:pos="9360"/>
              </w:tabs>
              <w:rPr>
                <w:b/>
              </w:rPr>
            </w:pPr>
            <w:r w:rsidRPr="00FA7ACF">
              <w:rPr>
                <w:b/>
              </w:rPr>
              <w:t>Retain the following variable for plants with a flow meter. Delete otherwise.</w:t>
            </w:r>
          </w:p>
        </w:tc>
      </w:tr>
      <w:tr w:rsidR="00FA44FD" w:rsidRPr="00FA7ACF" w14:paraId="56710410" w14:textId="77777777" w:rsidTr="001F323E">
        <w:trPr>
          <w:cantSplit/>
        </w:trPr>
        <w:tc>
          <w:tcPr>
            <w:tcW w:w="2250" w:type="dxa"/>
            <w:vAlign w:val="center"/>
          </w:tcPr>
          <w:p w14:paraId="159CDD32" w14:textId="77777777" w:rsidR="00FA44FD" w:rsidRPr="00FA7ACF" w:rsidRDefault="00FA44FD" w:rsidP="001F323E">
            <w:pPr>
              <w:tabs>
                <w:tab w:val="left" w:pos="720"/>
                <w:tab w:val="left" w:leader="dot" w:pos="9360"/>
              </w:tabs>
              <w:jc w:val="center"/>
            </w:pPr>
            <w:r w:rsidRPr="00FA7ACF">
              <w:t>Ɛ</w:t>
            </w:r>
            <w:r w:rsidRPr="00FA7ACF">
              <w:rPr>
                <w:vertAlign w:val="subscript"/>
              </w:rPr>
              <w:t>FM</w:t>
            </w:r>
          </w:p>
        </w:tc>
        <w:tc>
          <w:tcPr>
            <w:tcW w:w="4320" w:type="dxa"/>
            <w:vAlign w:val="center"/>
          </w:tcPr>
          <w:p w14:paraId="3DDE7E76" w14:textId="77777777" w:rsidR="00FA44FD" w:rsidRPr="00FA7ACF" w:rsidRDefault="00FA44FD" w:rsidP="001F323E">
            <w:pPr>
              <w:tabs>
                <w:tab w:val="left" w:pos="720"/>
                <w:tab w:val="left" w:leader="dot" w:pos="9360"/>
              </w:tabs>
              <w:rPr>
                <w:sz w:val="22"/>
              </w:rPr>
            </w:pPr>
            <w:r w:rsidRPr="00FA7ACF">
              <w:rPr>
                <w:sz w:val="22"/>
              </w:rPr>
              <w:t>Flow error threshold for flow meter</w:t>
            </w:r>
          </w:p>
        </w:tc>
        <w:tc>
          <w:tcPr>
            <w:tcW w:w="1440" w:type="dxa"/>
            <w:vAlign w:val="center"/>
          </w:tcPr>
          <w:p w14:paraId="1BA650A8" w14:textId="32A1E06F" w:rsidR="00FA44FD" w:rsidRPr="007F0489" w:rsidRDefault="00911E75" w:rsidP="001F323E">
            <w:pPr>
              <w:tabs>
                <w:tab w:val="left" w:pos="720"/>
                <w:tab w:val="left" w:leader="dot" w:pos="9360"/>
              </w:tabs>
              <w:jc w:val="center"/>
              <w:rPr>
                <w:rStyle w:val="Toggle"/>
                <w:rPrChange w:id="8949" w:author="Titus Ellison" w:date="2022-10-21T11:14:00Z">
                  <w:rPr/>
                </w:rPrChange>
              </w:rPr>
            </w:pPr>
            <w:ins w:id="8950" w:author="Titus Ellison" w:date="2022-10-21T11:13:00Z">
              <w:r w:rsidRPr="007F0489">
                <w:rPr>
                  <w:rStyle w:val="Toggle"/>
                  <w:rPrChange w:id="8951" w:author="Titus Ellison" w:date="2022-10-21T11:14:00Z">
                    <w:rPr/>
                  </w:rPrChange>
                </w:rPr>
                <w:t>[UNITS [1.3</w:t>
              </w:r>
            </w:ins>
            <w:ins w:id="8952" w:author="Titus Ellison" w:date="2022-10-21T11:14:00Z">
              <w:r w:rsidR="007F0489" w:rsidRPr="007F0489">
                <w:rPr>
                  <w:rStyle w:val="Toggle"/>
                  <w:rPrChange w:id="8953" w:author="Titus Ellison" w:date="2022-10-21T11:14:00Z">
                    <w:rPr/>
                  </w:rPrChange>
                </w:rPr>
                <w:t xml:space="preserve"> </w:t>
              </w:r>
              <w:del w:id="8954" w:author="Hwakong Cheng" w:date="2022-10-24T21:32:00Z">
                <w:r w:rsidR="007F0489" w:rsidRPr="007F0489" w:rsidDel="004040BC">
                  <w:rPr>
                    <w:rStyle w:val="Toggle"/>
                    <w:rPrChange w:id="8955" w:author="Titus Ellison" w:date="2022-10-21T11:14:00Z">
                      <w:rPr/>
                    </w:rPrChange>
                  </w:rPr>
                  <w:delText>l</w:delText>
                </w:r>
              </w:del>
            </w:ins>
            <w:ins w:id="8956" w:author="Hwakong Cheng" w:date="2022-10-24T21:32:00Z">
              <w:del w:id="8957" w:author="Titus Ellison" w:date="2022-11-03T16:22:00Z">
                <w:r w:rsidR="004040BC" w:rsidDel="00FF541B">
                  <w:rPr>
                    <w:rStyle w:val="Toggle"/>
                  </w:rPr>
                  <w:delText>L</w:delText>
                </w:r>
              </w:del>
            </w:ins>
            <w:ins w:id="8958" w:author="Titus Ellison" w:date="2022-11-03T16:22:00Z">
              <w:r w:rsidR="00FF541B">
                <w:rPr>
                  <w:rStyle w:val="Toggle"/>
                </w:rPr>
                <w:t>L/s</w:t>
              </w:r>
            </w:ins>
            <w:ins w:id="8959" w:author="Titus Ellison" w:date="2022-10-21T11:14:00Z">
              <w:r w:rsidR="007F0489" w:rsidRPr="007F0489">
                <w:rPr>
                  <w:rStyle w:val="Toggle"/>
                  <w:rPrChange w:id="8960" w:author="Titus Ellison" w:date="2022-10-21T11:14:00Z">
                    <w:rPr/>
                  </w:rPrChange>
                </w:rPr>
                <w:t>] [</w:t>
              </w:r>
            </w:ins>
            <w:r w:rsidR="00FA44FD" w:rsidRPr="007F0489">
              <w:rPr>
                <w:rStyle w:val="Toggle"/>
                <w:rPrChange w:id="8961" w:author="Titus Ellison" w:date="2022-10-21T11:14:00Z">
                  <w:rPr/>
                </w:rPrChange>
              </w:rPr>
              <w:t xml:space="preserve">20 </w:t>
            </w:r>
            <w:proofErr w:type="spellStart"/>
            <w:r w:rsidR="00FA44FD" w:rsidRPr="007F0489">
              <w:rPr>
                <w:rStyle w:val="Toggle"/>
                <w:rPrChange w:id="8962" w:author="Titus Ellison" w:date="2022-10-21T11:14:00Z">
                  <w:rPr/>
                </w:rPrChange>
              </w:rPr>
              <w:t>gpm</w:t>
            </w:r>
            <w:proofErr w:type="spellEnd"/>
            <w:ins w:id="8963" w:author="Titus Ellison" w:date="2022-10-21T11:14:00Z">
              <w:r w:rsidR="007F0489" w:rsidRPr="007F0489">
                <w:rPr>
                  <w:rStyle w:val="Toggle"/>
                  <w:rPrChange w:id="8964" w:author="Titus Ellison" w:date="2022-10-21T11:14:00Z">
                    <w:rPr/>
                  </w:rPrChange>
                </w:rPr>
                <w:t>]]</w:t>
              </w:r>
            </w:ins>
          </w:p>
        </w:tc>
      </w:tr>
      <w:tr w:rsidR="00FA44FD" w:rsidRPr="00FA7ACF" w14:paraId="66888A36" w14:textId="77777777" w:rsidTr="001F323E">
        <w:trPr>
          <w:cantSplit/>
        </w:trPr>
        <w:tc>
          <w:tcPr>
            <w:tcW w:w="2250" w:type="dxa"/>
            <w:vAlign w:val="center"/>
          </w:tcPr>
          <w:p w14:paraId="48B5BB25" w14:textId="77777777" w:rsidR="00FA44FD" w:rsidRPr="00FA7ACF" w:rsidRDefault="00FA44FD" w:rsidP="001F323E">
            <w:pPr>
              <w:tabs>
                <w:tab w:val="left" w:pos="720"/>
                <w:tab w:val="left" w:leader="dot" w:pos="9360"/>
              </w:tabs>
              <w:jc w:val="center"/>
            </w:pPr>
            <w:r w:rsidRPr="00FA7ACF">
              <w:lastRenderedPageBreak/>
              <w:t>Ɛ</w:t>
            </w:r>
            <w:r w:rsidRPr="00FA7ACF">
              <w:rPr>
                <w:vertAlign w:val="subscript"/>
              </w:rPr>
              <w:t>VFDSPD</w:t>
            </w:r>
          </w:p>
        </w:tc>
        <w:tc>
          <w:tcPr>
            <w:tcW w:w="4320" w:type="dxa"/>
            <w:vAlign w:val="center"/>
          </w:tcPr>
          <w:p w14:paraId="7ED95267" w14:textId="77777777" w:rsidR="00FA44FD" w:rsidRPr="00FA7ACF" w:rsidRDefault="00FA44FD" w:rsidP="001F323E">
            <w:pPr>
              <w:tabs>
                <w:tab w:val="left" w:pos="720"/>
                <w:tab w:val="left" w:leader="dot" w:pos="9360"/>
              </w:tabs>
              <w:rPr>
                <w:sz w:val="22"/>
              </w:rPr>
            </w:pPr>
            <w:r w:rsidRPr="00FA7ACF">
              <w:rPr>
                <w:sz w:val="22"/>
              </w:rPr>
              <w:t>VFD speed error threshold</w:t>
            </w:r>
          </w:p>
        </w:tc>
        <w:tc>
          <w:tcPr>
            <w:tcW w:w="1440" w:type="dxa"/>
            <w:vAlign w:val="center"/>
          </w:tcPr>
          <w:p w14:paraId="723B430F" w14:textId="77777777" w:rsidR="00FA44FD" w:rsidRPr="00FA7ACF" w:rsidRDefault="00FA44FD" w:rsidP="001F323E">
            <w:pPr>
              <w:tabs>
                <w:tab w:val="left" w:pos="720"/>
                <w:tab w:val="left" w:leader="dot" w:pos="9360"/>
              </w:tabs>
              <w:jc w:val="center"/>
              <w:rPr>
                <w:sz w:val="22"/>
              </w:rPr>
            </w:pPr>
            <w:r w:rsidRPr="00FA7ACF">
              <w:t>5%</w:t>
            </w:r>
          </w:p>
        </w:tc>
      </w:tr>
      <w:tr w:rsidR="00FA44FD" w:rsidRPr="00FA7ACF" w14:paraId="563F5704" w14:textId="77777777" w:rsidTr="001F323E">
        <w:trPr>
          <w:cantSplit/>
        </w:trPr>
        <w:tc>
          <w:tcPr>
            <w:tcW w:w="8010" w:type="dxa"/>
            <w:gridSpan w:val="3"/>
            <w:vAlign w:val="center"/>
          </w:tcPr>
          <w:p w14:paraId="1F2B2BE3" w14:textId="77777777" w:rsidR="00FA44FD" w:rsidRPr="00FA7ACF" w:rsidRDefault="00FA44FD" w:rsidP="001F323E">
            <w:pPr>
              <w:tabs>
                <w:tab w:val="left" w:pos="720"/>
                <w:tab w:val="left" w:leader="dot" w:pos="9360"/>
              </w:tabs>
              <w:rPr>
                <w:b/>
              </w:rPr>
            </w:pPr>
            <w:r w:rsidRPr="00FA7ACF">
              <w:rPr>
                <w:b/>
              </w:rPr>
              <w:t>Retain the following variable for primary-only plants with a minimum flow bypass valve. Delete otherwise.</w:t>
            </w:r>
          </w:p>
        </w:tc>
      </w:tr>
      <w:tr w:rsidR="00FA44FD" w:rsidRPr="00FA7ACF" w14:paraId="7B4617D1" w14:textId="77777777" w:rsidTr="001F323E">
        <w:trPr>
          <w:cantSplit/>
        </w:trPr>
        <w:tc>
          <w:tcPr>
            <w:tcW w:w="2250" w:type="dxa"/>
            <w:vAlign w:val="center"/>
          </w:tcPr>
          <w:p w14:paraId="56FA0D18" w14:textId="77777777" w:rsidR="00FA44FD" w:rsidRPr="00FA7ACF" w:rsidRDefault="00FA44FD" w:rsidP="001F323E">
            <w:pPr>
              <w:tabs>
                <w:tab w:val="left" w:pos="720"/>
                <w:tab w:val="left" w:leader="dot" w:pos="9360"/>
              </w:tabs>
              <w:jc w:val="center"/>
            </w:pPr>
            <w:r w:rsidRPr="00FA7ACF">
              <w:t>Ɛ</w:t>
            </w:r>
            <w:r w:rsidRPr="00FA7ACF">
              <w:rPr>
                <w:vertAlign w:val="subscript"/>
              </w:rPr>
              <w:t>MFBVP</w:t>
            </w:r>
          </w:p>
        </w:tc>
        <w:tc>
          <w:tcPr>
            <w:tcW w:w="4320" w:type="dxa"/>
            <w:vAlign w:val="center"/>
          </w:tcPr>
          <w:p w14:paraId="51D526FD" w14:textId="77777777" w:rsidR="00FA44FD" w:rsidRPr="00FA7ACF" w:rsidRDefault="00FA44FD" w:rsidP="001F323E">
            <w:pPr>
              <w:tabs>
                <w:tab w:val="left" w:pos="720"/>
                <w:tab w:val="left" w:leader="dot" w:pos="9360"/>
              </w:tabs>
              <w:rPr>
                <w:sz w:val="22"/>
              </w:rPr>
            </w:pPr>
            <w:r w:rsidRPr="00FA7ACF">
              <w:rPr>
                <w:sz w:val="22"/>
              </w:rPr>
              <w:t>Minimum flow bypass valve position error threshold</w:t>
            </w:r>
          </w:p>
        </w:tc>
        <w:tc>
          <w:tcPr>
            <w:tcW w:w="1440" w:type="dxa"/>
            <w:vAlign w:val="center"/>
          </w:tcPr>
          <w:p w14:paraId="79458682" w14:textId="77777777" w:rsidR="00FA44FD" w:rsidRPr="00FA7ACF" w:rsidRDefault="00FA44FD" w:rsidP="001F323E">
            <w:pPr>
              <w:tabs>
                <w:tab w:val="left" w:pos="720"/>
                <w:tab w:val="left" w:leader="dot" w:pos="9360"/>
              </w:tabs>
              <w:jc w:val="center"/>
            </w:pPr>
            <w:r w:rsidRPr="00FA7ACF">
              <w:t>5%</w:t>
            </w:r>
          </w:p>
        </w:tc>
      </w:tr>
      <w:tr w:rsidR="00FA44FD" w:rsidRPr="00FA7ACF" w14:paraId="40F01603" w14:textId="77777777" w:rsidTr="001F323E">
        <w:trPr>
          <w:cantSplit/>
        </w:trPr>
        <w:tc>
          <w:tcPr>
            <w:tcW w:w="8010" w:type="dxa"/>
            <w:gridSpan w:val="3"/>
            <w:vAlign w:val="center"/>
          </w:tcPr>
          <w:p w14:paraId="4B0CB106" w14:textId="77777777" w:rsidR="00FA44FD" w:rsidRPr="00FA7ACF" w:rsidRDefault="00FA44FD" w:rsidP="001F323E">
            <w:pPr>
              <w:tabs>
                <w:tab w:val="left" w:pos="720"/>
                <w:tab w:val="left" w:leader="dot" w:pos="9360"/>
              </w:tabs>
              <w:rPr>
                <w:b/>
              </w:rPr>
            </w:pPr>
            <w:r w:rsidRPr="00FA7ACF">
              <w:rPr>
                <w:b/>
              </w:rPr>
              <w:t>Retain the following variable for plants where system gauge pressure is monitored. Delete otherwise.</w:t>
            </w:r>
          </w:p>
        </w:tc>
      </w:tr>
      <w:tr w:rsidR="00FA44FD" w:rsidRPr="00FA7ACF" w14:paraId="7010E70F" w14:textId="77777777" w:rsidTr="001F323E">
        <w:trPr>
          <w:cantSplit/>
        </w:trPr>
        <w:tc>
          <w:tcPr>
            <w:tcW w:w="2250" w:type="dxa"/>
            <w:vAlign w:val="center"/>
          </w:tcPr>
          <w:p w14:paraId="55893AF8" w14:textId="77777777" w:rsidR="00FA44FD" w:rsidRPr="00FA7ACF" w:rsidRDefault="00FA44FD" w:rsidP="001F323E">
            <w:pPr>
              <w:tabs>
                <w:tab w:val="left" w:pos="720"/>
                <w:tab w:val="left" w:leader="dot" w:pos="9360"/>
              </w:tabs>
              <w:jc w:val="center"/>
            </w:pPr>
            <w:r w:rsidRPr="00FA7ACF">
              <w:t>CHW-</w:t>
            </w:r>
            <w:proofErr w:type="spellStart"/>
            <w:r w:rsidRPr="00FA7ACF">
              <w:t>ETPreChargePress</w:t>
            </w:r>
            <w:proofErr w:type="spellEnd"/>
          </w:p>
        </w:tc>
        <w:tc>
          <w:tcPr>
            <w:tcW w:w="4320" w:type="dxa"/>
            <w:vAlign w:val="center"/>
          </w:tcPr>
          <w:p w14:paraId="0CA819AF" w14:textId="77777777" w:rsidR="00FA44FD" w:rsidRPr="00FA7ACF" w:rsidRDefault="00FA44FD" w:rsidP="001F323E">
            <w:pPr>
              <w:tabs>
                <w:tab w:val="left" w:pos="720"/>
                <w:tab w:val="left" w:leader="dot" w:pos="9360"/>
              </w:tabs>
              <w:rPr>
                <w:sz w:val="22"/>
              </w:rPr>
            </w:pPr>
            <w:r w:rsidRPr="00FA7ACF">
              <w:rPr>
                <w:sz w:val="22"/>
              </w:rPr>
              <w:t>Chilled water system expansion tank pre-charge pressure</w:t>
            </w:r>
          </w:p>
        </w:tc>
        <w:tc>
          <w:tcPr>
            <w:tcW w:w="1440" w:type="dxa"/>
            <w:vAlign w:val="center"/>
          </w:tcPr>
          <w:p w14:paraId="27EDFD08" w14:textId="6D6E5EBA" w:rsidR="00FA44FD" w:rsidRPr="00FA7ACF" w:rsidRDefault="00FA44FD" w:rsidP="001F323E">
            <w:pPr>
              <w:tabs>
                <w:tab w:val="left" w:pos="720"/>
                <w:tab w:val="left" w:leader="dot" w:pos="9360"/>
              </w:tabs>
              <w:jc w:val="center"/>
            </w:pPr>
            <w:r w:rsidRPr="00FA7ACF">
              <w:t>See mechanical schedule (</w:t>
            </w:r>
            <w:ins w:id="8965" w:author="Titus Ellison" w:date="2022-10-21T11:14:00Z">
              <w:r w:rsidR="007F0489" w:rsidRPr="00D821F3">
                <w:rPr>
                  <w:rStyle w:val="Toggle"/>
                  <w:rPrChange w:id="8966" w:author="Titus Ellison" w:date="2022-10-21T11:14:00Z">
                    <w:rPr/>
                  </w:rPrChange>
                </w:rPr>
                <w:t xml:space="preserve">[UNITS </w:t>
              </w:r>
              <w:r w:rsidR="00D821F3" w:rsidRPr="00D821F3">
                <w:rPr>
                  <w:rStyle w:val="Toggle"/>
                  <w:rPrChange w:id="8967" w:author="Titus Ellison" w:date="2022-10-21T11:14:00Z">
                    <w:rPr/>
                  </w:rPrChange>
                </w:rPr>
                <w:t>[kPa] [</w:t>
              </w:r>
            </w:ins>
            <w:proofErr w:type="spellStart"/>
            <w:r w:rsidRPr="00D821F3">
              <w:rPr>
                <w:rStyle w:val="Toggle"/>
                <w:rPrChange w:id="8968" w:author="Titus Ellison" w:date="2022-10-21T11:14:00Z">
                  <w:rPr/>
                </w:rPrChange>
              </w:rPr>
              <w:t>psig</w:t>
            </w:r>
            <w:proofErr w:type="spellEnd"/>
            <w:ins w:id="8969" w:author="Titus Ellison" w:date="2022-10-21T11:14:00Z">
              <w:r w:rsidR="00D821F3" w:rsidRPr="00D821F3">
                <w:rPr>
                  <w:rStyle w:val="Toggle"/>
                  <w:rPrChange w:id="8970" w:author="Titus Ellison" w:date="2022-10-21T11:14:00Z">
                    <w:rPr/>
                  </w:rPrChange>
                </w:rPr>
                <w:t>]]</w:t>
              </w:r>
            </w:ins>
            <w:r w:rsidRPr="00FA7ACF">
              <w:t>)</w:t>
            </w:r>
          </w:p>
        </w:tc>
      </w:tr>
      <w:tr w:rsidR="00FA44FD" w:rsidRPr="00FA7ACF" w14:paraId="7F2B706A" w14:textId="77777777" w:rsidTr="001F323E">
        <w:trPr>
          <w:cantSplit/>
        </w:trPr>
        <w:tc>
          <w:tcPr>
            <w:tcW w:w="8010" w:type="dxa"/>
            <w:gridSpan w:val="3"/>
            <w:vAlign w:val="center"/>
          </w:tcPr>
          <w:p w14:paraId="537D0B68" w14:textId="77777777" w:rsidR="00FA44FD" w:rsidRPr="00FA7ACF" w:rsidRDefault="00FA44FD" w:rsidP="001F323E">
            <w:pPr>
              <w:tabs>
                <w:tab w:val="left" w:pos="720"/>
                <w:tab w:val="left" w:leader="dot" w:pos="9360"/>
              </w:tabs>
              <w:jc w:val="center"/>
            </w:pPr>
            <w:r w:rsidRPr="00FA7ACF">
              <w:rPr>
                <w:b/>
              </w:rPr>
              <w:t>Retain the following variable for water-cooled plants. Delete otherwise.</w:t>
            </w:r>
          </w:p>
        </w:tc>
      </w:tr>
      <w:tr w:rsidR="00FA44FD" w:rsidRPr="00FA7ACF" w14:paraId="734C9C24" w14:textId="77777777" w:rsidTr="001F323E">
        <w:trPr>
          <w:cantSplit/>
        </w:trPr>
        <w:tc>
          <w:tcPr>
            <w:tcW w:w="2250" w:type="dxa"/>
            <w:vAlign w:val="center"/>
          </w:tcPr>
          <w:p w14:paraId="40849854" w14:textId="77777777" w:rsidR="00FA44FD" w:rsidRPr="00FA7ACF" w:rsidRDefault="00FA44FD" w:rsidP="001F323E">
            <w:pPr>
              <w:tabs>
                <w:tab w:val="left" w:pos="720"/>
                <w:tab w:val="left" w:leader="dot" w:pos="9360"/>
              </w:tabs>
              <w:jc w:val="center"/>
            </w:pPr>
            <w:proofErr w:type="spellStart"/>
            <w:r w:rsidRPr="00FA7ACF">
              <w:t>Approach</w:t>
            </w:r>
            <w:r w:rsidRPr="00FA7ACF">
              <w:rPr>
                <w:vertAlign w:val="subscript"/>
              </w:rPr>
              <w:t>COND</w:t>
            </w:r>
            <w:proofErr w:type="spellEnd"/>
          </w:p>
        </w:tc>
        <w:tc>
          <w:tcPr>
            <w:tcW w:w="4320" w:type="dxa"/>
            <w:vAlign w:val="center"/>
          </w:tcPr>
          <w:p w14:paraId="39D4B83D" w14:textId="77777777" w:rsidR="00FA44FD" w:rsidRPr="00FA7ACF" w:rsidRDefault="00FA44FD" w:rsidP="001F323E">
            <w:pPr>
              <w:tabs>
                <w:tab w:val="left" w:pos="720"/>
                <w:tab w:val="left" w:leader="dot" w:pos="9360"/>
              </w:tabs>
              <w:rPr>
                <w:sz w:val="22"/>
              </w:rPr>
            </w:pPr>
            <w:r w:rsidRPr="00FA7ACF">
              <w:rPr>
                <w:sz w:val="22"/>
              </w:rPr>
              <w:t>Condenser approach threshold</w:t>
            </w:r>
          </w:p>
        </w:tc>
        <w:tc>
          <w:tcPr>
            <w:tcW w:w="1440" w:type="dxa"/>
            <w:vAlign w:val="center"/>
          </w:tcPr>
          <w:p w14:paraId="30ACE151" w14:textId="6CA59634" w:rsidR="00FA44FD" w:rsidRPr="001956DE" w:rsidRDefault="00D821F3" w:rsidP="001F323E">
            <w:pPr>
              <w:tabs>
                <w:tab w:val="left" w:pos="720"/>
                <w:tab w:val="left" w:leader="dot" w:pos="9360"/>
              </w:tabs>
              <w:jc w:val="center"/>
              <w:rPr>
                <w:rStyle w:val="Toggle"/>
                <w:rPrChange w:id="8971" w:author="Titus Ellison" w:date="2022-10-21T11:15:00Z">
                  <w:rPr/>
                </w:rPrChange>
              </w:rPr>
            </w:pPr>
            <w:ins w:id="8972" w:author="Titus Ellison" w:date="2022-10-21T11:14:00Z">
              <w:r w:rsidRPr="001956DE">
                <w:rPr>
                  <w:rStyle w:val="Toggle"/>
                  <w:rPrChange w:id="8973" w:author="Titus Ellison" w:date="2022-10-21T11:15:00Z">
                    <w:rPr/>
                  </w:rPrChange>
                </w:rPr>
                <w:t>[U</w:t>
              </w:r>
            </w:ins>
            <w:ins w:id="8974" w:author="Titus Ellison" w:date="2022-10-21T11:15:00Z">
              <w:r w:rsidRPr="001956DE">
                <w:rPr>
                  <w:rStyle w:val="Toggle"/>
                  <w:rPrChange w:id="8975" w:author="Titus Ellison" w:date="2022-10-21T11:15:00Z">
                    <w:rPr/>
                  </w:rPrChange>
                </w:rPr>
                <w:t>NITS [</w:t>
              </w:r>
              <w:r w:rsidR="001956DE" w:rsidRPr="001956DE">
                <w:rPr>
                  <w:rStyle w:val="Toggle"/>
                  <w:rPrChange w:id="8976" w:author="Titus Ellison" w:date="2022-10-21T11:15:00Z">
                    <w:rPr/>
                  </w:rPrChange>
                </w:rPr>
                <w:t>2°C] [</w:t>
              </w:r>
            </w:ins>
            <w:r w:rsidR="00FA44FD" w:rsidRPr="001956DE">
              <w:rPr>
                <w:rStyle w:val="Toggle"/>
                <w:rPrChange w:id="8977" w:author="Titus Ellison" w:date="2022-10-21T11:15:00Z">
                  <w:rPr/>
                </w:rPrChange>
              </w:rPr>
              <w:t>4°F</w:t>
            </w:r>
            <w:ins w:id="8978" w:author="Titus Ellison" w:date="2022-10-21T11:15:00Z">
              <w:r w:rsidR="001956DE" w:rsidRPr="001956DE">
                <w:rPr>
                  <w:rStyle w:val="Toggle"/>
                  <w:rPrChange w:id="8979" w:author="Titus Ellison" w:date="2022-10-21T11:15:00Z">
                    <w:rPr/>
                  </w:rPrChange>
                </w:rPr>
                <w:t>]]</w:t>
              </w:r>
            </w:ins>
          </w:p>
        </w:tc>
      </w:tr>
      <w:tr w:rsidR="00FA44FD" w:rsidRPr="00FA7ACF" w14:paraId="02D789E2" w14:textId="77777777" w:rsidTr="001F323E">
        <w:trPr>
          <w:cantSplit/>
        </w:trPr>
        <w:tc>
          <w:tcPr>
            <w:tcW w:w="2250" w:type="dxa"/>
            <w:vAlign w:val="center"/>
          </w:tcPr>
          <w:p w14:paraId="5D0F085D" w14:textId="77777777" w:rsidR="00FA44FD" w:rsidRPr="00FA7ACF" w:rsidRDefault="00FA44FD" w:rsidP="001F323E">
            <w:pPr>
              <w:tabs>
                <w:tab w:val="left" w:pos="720"/>
                <w:tab w:val="left" w:leader="dot" w:pos="9360"/>
              </w:tabs>
              <w:jc w:val="center"/>
            </w:pPr>
            <w:proofErr w:type="spellStart"/>
            <w:r w:rsidRPr="00FA7ACF">
              <w:t>Approach</w:t>
            </w:r>
            <w:r w:rsidRPr="00FA7ACF">
              <w:rPr>
                <w:vertAlign w:val="subscript"/>
              </w:rPr>
              <w:t>EVAP</w:t>
            </w:r>
            <w:proofErr w:type="spellEnd"/>
          </w:p>
        </w:tc>
        <w:tc>
          <w:tcPr>
            <w:tcW w:w="4320" w:type="dxa"/>
            <w:vAlign w:val="center"/>
          </w:tcPr>
          <w:p w14:paraId="24C0B838" w14:textId="77777777" w:rsidR="00FA44FD" w:rsidRPr="00FA7ACF" w:rsidRDefault="00FA44FD" w:rsidP="001F323E">
            <w:pPr>
              <w:tabs>
                <w:tab w:val="left" w:pos="720"/>
                <w:tab w:val="left" w:leader="dot" w:pos="9360"/>
              </w:tabs>
              <w:rPr>
                <w:sz w:val="22"/>
              </w:rPr>
            </w:pPr>
            <w:r w:rsidRPr="00FA7ACF">
              <w:rPr>
                <w:sz w:val="22"/>
              </w:rPr>
              <w:t>Evaporator approach threshold</w:t>
            </w:r>
          </w:p>
        </w:tc>
        <w:tc>
          <w:tcPr>
            <w:tcW w:w="1440" w:type="dxa"/>
            <w:vAlign w:val="center"/>
          </w:tcPr>
          <w:p w14:paraId="10680D6B" w14:textId="367FDF56" w:rsidR="00FA44FD" w:rsidRPr="006D7475" w:rsidRDefault="006D7475" w:rsidP="001F323E">
            <w:pPr>
              <w:tabs>
                <w:tab w:val="left" w:pos="720"/>
                <w:tab w:val="left" w:leader="dot" w:pos="9360"/>
              </w:tabs>
              <w:jc w:val="center"/>
              <w:rPr>
                <w:rStyle w:val="Toggle"/>
                <w:rPrChange w:id="8980" w:author="Titus Ellison" w:date="2022-10-21T11:16:00Z">
                  <w:rPr/>
                </w:rPrChange>
              </w:rPr>
            </w:pPr>
            <w:ins w:id="8981" w:author="Titus Ellison" w:date="2022-10-21T11:16:00Z">
              <w:r w:rsidRPr="006D7475">
                <w:rPr>
                  <w:rStyle w:val="Toggle"/>
                  <w:rPrChange w:id="8982" w:author="Titus Ellison" w:date="2022-10-21T11:16:00Z">
                    <w:rPr/>
                  </w:rPrChange>
                </w:rPr>
                <w:t>[UNITS [2°C] [</w:t>
              </w:r>
            </w:ins>
            <w:r w:rsidR="00FA44FD" w:rsidRPr="006D7475">
              <w:rPr>
                <w:rStyle w:val="Toggle"/>
                <w:rPrChange w:id="8983" w:author="Titus Ellison" w:date="2022-10-21T11:16:00Z">
                  <w:rPr/>
                </w:rPrChange>
              </w:rPr>
              <w:t>3°F</w:t>
            </w:r>
            <w:ins w:id="8984" w:author="Titus Ellison" w:date="2022-10-21T11:16:00Z">
              <w:r w:rsidRPr="006D7475">
                <w:rPr>
                  <w:rStyle w:val="Toggle"/>
                  <w:rPrChange w:id="8985" w:author="Titus Ellison" w:date="2022-10-21T11:16:00Z">
                    <w:rPr/>
                  </w:rPrChange>
                </w:rPr>
                <w:t>]]</w:t>
              </w:r>
            </w:ins>
          </w:p>
        </w:tc>
      </w:tr>
      <w:tr w:rsidR="00FA44FD" w:rsidRPr="00FA7ACF" w14:paraId="6DAAE6D5" w14:textId="77777777" w:rsidTr="001F323E">
        <w:trPr>
          <w:cantSplit/>
        </w:trPr>
        <w:tc>
          <w:tcPr>
            <w:tcW w:w="2250" w:type="dxa"/>
            <w:vAlign w:val="center"/>
          </w:tcPr>
          <w:p w14:paraId="21D14592" w14:textId="77777777" w:rsidR="00FA44FD" w:rsidRPr="00FA7ACF" w:rsidRDefault="00FA44FD" w:rsidP="001F323E">
            <w:pPr>
              <w:tabs>
                <w:tab w:val="left" w:pos="720"/>
                <w:tab w:val="left" w:leader="dot" w:pos="9360"/>
              </w:tabs>
              <w:jc w:val="center"/>
            </w:pPr>
            <w:proofErr w:type="spellStart"/>
            <w:r w:rsidRPr="00FA7ACF">
              <w:t>CHStarts</w:t>
            </w:r>
            <w:r w:rsidRPr="00FA7ACF">
              <w:rPr>
                <w:vertAlign w:val="subscript"/>
              </w:rPr>
              <w:t>MAX</w:t>
            </w:r>
            <w:proofErr w:type="spellEnd"/>
          </w:p>
        </w:tc>
        <w:tc>
          <w:tcPr>
            <w:tcW w:w="4320" w:type="dxa"/>
            <w:vAlign w:val="center"/>
          </w:tcPr>
          <w:p w14:paraId="7466BACB" w14:textId="77777777" w:rsidR="00FA44FD" w:rsidRPr="00FA7ACF" w:rsidRDefault="00FA44FD" w:rsidP="001F323E">
            <w:pPr>
              <w:tabs>
                <w:tab w:val="left" w:pos="720"/>
                <w:tab w:val="left" w:leader="dot" w:pos="9360"/>
              </w:tabs>
              <w:rPr>
                <w:sz w:val="22"/>
              </w:rPr>
            </w:pPr>
            <w:r w:rsidRPr="00FA7ACF">
              <w:rPr>
                <w:sz w:val="22"/>
              </w:rPr>
              <w:t xml:space="preserve">Maximum number of </w:t>
            </w:r>
            <w:proofErr w:type="gramStart"/>
            <w:r w:rsidRPr="00FA7ACF">
              <w:rPr>
                <w:sz w:val="22"/>
              </w:rPr>
              <w:t>chiller</w:t>
            </w:r>
            <w:proofErr w:type="gramEnd"/>
            <w:r w:rsidRPr="00FA7ACF">
              <w:rPr>
                <w:sz w:val="22"/>
              </w:rPr>
              <w:t xml:space="preserve"> starts during the previous 60 minutes (moving window)</w:t>
            </w:r>
          </w:p>
        </w:tc>
        <w:tc>
          <w:tcPr>
            <w:tcW w:w="1440" w:type="dxa"/>
            <w:vAlign w:val="center"/>
          </w:tcPr>
          <w:p w14:paraId="2418FCE7" w14:textId="77777777" w:rsidR="00FA44FD" w:rsidRPr="00FA7ACF" w:rsidRDefault="00FA44FD" w:rsidP="001F323E">
            <w:pPr>
              <w:tabs>
                <w:tab w:val="left" w:pos="720"/>
                <w:tab w:val="left" w:leader="dot" w:pos="9360"/>
              </w:tabs>
              <w:jc w:val="center"/>
            </w:pPr>
            <w:r w:rsidRPr="00FA7ACF">
              <w:t>2</w:t>
            </w:r>
          </w:p>
        </w:tc>
      </w:tr>
      <w:tr w:rsidR="00FA44FD" w:rsidRPr="00FA7ACF" w14:paraId="0230B1A7" w14:textId="77777777" w:rsidTr="001F323E">
        <w:trPr>
          <w:cantSplit/>
        </w:trPr>
        <w:tc>
          <w:tcPr>
            <w:tcW w:w="2250" w:type="dxa"/>
            <w:vAlign w:val="center"/>
          </w:tcPr>
          <w:p w14:paraId="50666D11" w14:textId="77777777" w:rsidR="00FA44FD" w:rsidRPr="00FA7ACF" w:rsidRDefault="00FA44FD" w:rsidP="001F323E">
            <w:pPr>
              <w:tabs>
                <w:tab w:val="left" w:pos="720"/>
                <w:tab w:val="left" w:leader="dot" w:pos="9360"/>
              </w:tabs>
              <w:jc w:val="center"/>
            </w:pPr>
            <w:r w:rsidRPr="00FA7ACF">
              <w:sym w:font="Symbol" w:char="F044"/>
            </w:r>
            <w:r w:rsidRPr="00FA7ACF">
              <w:t>OS</w:t>
            </w:r>
            <w:r w:rsidRPr="00FA7ACF">
              <w:rPr>
                <w:vertAlign w:val="subscript"/>
              </w:rPr>
              <w:t>MAX</w:t>
            </w:r>
          </w:p>
        </w:tc>
        <w:tc>
          <w:tcPr>
            <w:tcW w:w="4320" w:type="dxa"/>
            <w:vAlign w:val="center"/>
          </w:tcPr>
          <w:p w14:paraId="04731067" w14:textId="77777777" w:rsidR="00FA44FD" w:rsidRPr="00FA7ACF" w:rsidRDefault="00FA44FD" w:rsidP="001F323E">
            <w:pPr>
              <w:tabs>
                <w:tab w:val="left" w:pos="720"/>
                <w:tab w:val="left" w:leader="dot" w:pos="9360"/>
              </w:tabs>
              <w:rPr>
                <w:sz w:val="22"/>
              </w:rPr>
            </w:pPr>
            <w:r w:rsidRPr="00FA7ACF">
              <w:rPr>
                <w:sz w:val="22"/>
              </w:rPr>
              <w:t>Maximum number of changes in Operating State during the previous 60 minutes (moving window)</w:t>
            </w:r>
          </w:p>
        </w:tc>
        <w:tc>
          <w:tcPr>
            <w:tcW w:w="1440" w:type="dxa"/>
            <w:vAlign w:val="center"/>
          </w:tcPr>
          <w:p w14:paraId="4D48F01F" w14:textId="77777777" w:rsidR="00FA44FD" w:rsidRPr="00FA7ACF" w:rsidRDefault="00FA44FD" w:rsidP="001F323E">
            <w:pPr>
              <w:tabs>
                <w:tab w:val="left" w:pos="720"/>
                <w:tab w:val="left" w:leader="dot" w:pos="9360"/>
              </w:tabs>
              <w:jc w:val="center"/>
            </w:pPr>
            <w:r w:rsidRPr="00FA7ACF">
              <w:t>2</w:t>
            </w:r>
          </w:p>
        </w:tc>
      </w:tr>
      <w:tr w:rsidR="00FA44FD" w:rsidRPr="00FA7ACF" w14:paraId="4595CBC4" w14:textId="77777777" w:rsidTr="001F323E">
        <w:trPr>
          <w:cantSplit/>
        </w:trPr>
        <w:tc>
          <w:tcPr>
            <w:tcW w:w="2250" w:type="dxa"/>
            <w:vAlign w:val="center"/>
          </w:tcPr>
          <w:p w14:paraId="211C05B9" w14:textId="77777777" w:rsidR="00FA44FD" w:rsidRPr="00FA7ACF" w:rsidRDefault="00FA44FD" w:rsidP="001F323E">
            <w:pPr>
              <w:tabs>
                <w:tab w:val="left" w:pos="720"/>
                <w:tab w:val="left" w:leader="dot" w:pos="9360"/>
              </w:tabs>
              <w:jc w:val="center"/>
            </w:pPr>
            <w:r w:rsidRPr="00FA7ACF">
              <w:sym w:font="Symbol" w:char="F044"/>
            </w:r>
            <w:proofErr w:type="spellStart"/>
            <w:r w:rsidRPr="00FA7ACF">
              <w:t>Stage</w:t>
            </w:r>
            <w:r w:rsidRPr="00FA7ACF">
              <w:rPr>
                <w:vertAlign w:val="subscript"/>
              </w:rPr>
              <w:t>MAX</w:t>
            </w:r>
            <w:proofErr w:type="spellEnd"/>
          </w:p>
        </w:tc>
        <w:tc>
          <w:tcPr>
            <w:tcW w:w="4320" w:type="dxa"/>
            <w:vAlign w:val="center"/>
          </w:tcPr>
          <w:p w14:paraId="4B144A93" w14:textId="77777777" w:rsidR="00FA44FD" w:rsidRPr="00FA7ACF" w:rsidRDefault="00FA44FD" w:rsidP="001F323E">
            <w:pPr>
              <w:tabs>
                <w:tab w:val="left" w:pos="720"/>
                <w:tab w:val="left" w:leader="dot" w:pos="9360"/>
              </w:tabs>
              <w:rPr>
                <w:sz w:val="22"/>
              </w:rPr>
            </w:pPr>
            <w:r w:rsidRPr="00FA7ACF">
              <w:rPr>
                <w:sz w:val="22"/>
              </w:rPr>
              <w:t>Maximum number of chilled water plant stage changes during the previous 60 minutes (moving window)</w:t>
            </w:r>
          </w:p>
        </w:tc>
        <w:tc>
          <w:tcPr>
            <w:tcW w:w="1440" w:type="dxa"/>
            <w:vAlign w:val="center"/>
          </w:tcPr>
          <w:p w14:paraId="647DB501" w14:textId="77777777" w:rsidR="00FA44FD" w:rsidRPr="00FA7ACF" w:rsidRDefault="00FA44FD" w:rsidP="001F323E">
            <w:pPr>
              <w:tabs>
                <w:tab w:val="left" w:pos="720"/>
                <w:tab w:val="left" w:leader="dot" w:pos="9360"/>
              </w:tabs>
              <w:jc w:val="center"/>
            </w:pPr>
            <w:r w:rsidRPr="00FA7ACF">
              <w:t>2</w:t>
            </w:r>
          </w:p>
        </w:tc>
      </w:tr>
      <w:tr w:rsidR="00FA44FD" w:rsidRPr="00FA7ACF" w14:paraId="77699540" w14:textId="77777777" w:rsidTr="001F323E">
        <w:trPr>
          <w:cantSplit/>
          <w:trHeight w:val="237"/>
        </w:trPr>
        <w:tc>
          <w:tcPr>
            <w:tcW w:w="2250" w:type="dxa"/>
            <w:vAlign w:val="center"/>
          </w:tcPr>
          <w:p w14:paraId="1EB70754" w14:textId="77777777" w:rsidR="00FA44FD" w:rsidRPr="00FA7ACF" w:rsidRDefault="00FA44FD" w:rsidP="001F323E">
            <w:pPr>
              <w:tabs>
                <w:tab w:val="left" w:pos="720"/>
                <w:tab w:val="left" w:leader="dot" w:pos="9360"/>
              </w:tabs>
              <w:jc w:val="center"/>
            </w:pPr>
            <w:proofErr w:type="spellStart"/>
            <w:r w:rsidRPr="00FA7ACF">
              <w:t>StageDelay</w:t>
            </w:r>
            <w:proofErr w:type="spellEnd"/>
          </w:p>
        </w:tc>
        <w:tc>
          <w:tcPr>
            <w:tcW w:w="4320" w:type="dxa"/>
            <w:vAlign w:val="center"/>
          </w:tcPr>
          <w:p w14:paraId="6EA0F548" w14:textId="77777777" w:rsidR="00FA44FD" w:rsidRPr="00FA7ACF" w:rsidRDefault="00FA44FD" w:rsidP="001F323E">
            <w:pPr>
              <w:tabs>
                <w:tab w:val="left" w:pos="720"/>
                <w:tab w:val="left" w:leader="dot" w:pos="9360"/>
              </w:tabs>
              <w:rPr>
                <w:sz w:val="22"/>
              </w:rPr>
            </w:pPr>
            <w:r w:rsidRPr="00FA7ACF">
              <w:rPr>
                <w:sz w:val="22"/>
              </w:rPr>
              <w:t>Time in minutes to suspend Fault Condition evaluation after a change in stage</w:t>
            </w:r>
          </w:p>
        </w:tc>
        <w:tc>
          <w:tcPr>
            <w:tcW w:w="1440" w:type="dxa"/>
            <w:vAlign w:val="center"/>
          </w:tcPr>
          <w:p w14:paraId="2FEECE35" w14:textId="77777777" w:rsidR="00FA44FD" w:rsidRPr="00FA7ACF" w:rsidRDefault="00FA44FD" w:rsidP="001F323E">
            <w:pPr>
              <w:tabs>
                <w:tab w:val="left" w:pos="720"/>
                <w:tab w:val="left" w:leader="dot" w:pos="9360"/>
              </w:tabs>
              <w:jc w:val="center"/>
            </w:pPr>
            <w:r w:rsidRPr="00FA7ACF">
              <w:t>30</w:t>
            </w:r>
          </w:p>
        </w:tc>
      </w:tr>
      <w:tr w:rsidR="00FA44FD" w:rsidRPr="00FA7ACF" w14:paraId="751C8EFD" w14:textId="77777777" w:rsidTr="001F323E">
        <w:trPr>
          <w:cantSplit/>
        </w:trPr>
        <w:tc>
          <w:tcPr>
            <w:tcW w:w="2250" w:type="dxa"/>
            <w:vAlign w:val="center"/>
          </w:tcPr>
          <w:p w14:paraId="288FBBD3" w14:textId="77777777" w:rsidR="00FA44FD" w:rsidRPr="00FA7ACF" w:rsidRDefault="00FA44FD" w:rsidP="001F323E">
            <w:pPr>
              <w:tabs>
                <w:tab w:val="left" w:pos="720"/>
                <w:tab w:val="left" w:leader="dot" w:pos="9360"/>
              </w:tabs>
              <w:jc w:val="center"/>
            </w:pPr>
            <w:proofErr w:type="spellStart"/>
            <w:r w:rsidRPr="00FA7ACF">
              <w:t>AlarmDelay</w:t>
            </w:r>
            <w:proofErr w:type="spellEnd"/>
          </w:p>
        </w:tc>
        <w:tc>
          <w:tcPr>
            <w:tcW w:w="4320" w:type="dxa"/>
            <w:vAlign w:val="center"/>
          </w:tcPr>
          <w:p w14:paraId="2D2565FF" w14:textId="77777777" w:rsidR="00FA44FD" w:rsidRPr="00FA7ACF" w:rsidRDefault="00FA44FD" w:rsidP="001F323E">
            <w:pPr>
              <w:tabs>
                <w:tab w:val="left" w:pos="720"/>
                <w:tab w:val="left" w:leader="dot" w:pos="9360"/>
              </w:tabs>
              <w:rPr>
                <w:sz w:val="22"/>
              </w:rPr>
            </w:pPr>
            <w:r w:rsidRPr="00FA7ACF">
              <w:rPr>
                <w:sz w:val="22"/>
              </w:rPr>
              <w:t>Time in minutes that a Fault Condition must persist before triggering an alarm</w:t>
            </w:r>
          </w:p>
        </w:tc>
        <w:tc>
          <w:tcPr>
            <w:tcW w:w="1440" w:type="dxa"/>
            <w:vAlign w:val="center"/>
          </w:tcPr>
          <w:p w14:paraId="0EC6A109" w14:textId="77777777" w:rsidR="00FA44FD" w:rsidRPr="00FA7ACF" w:rsidRDefault="00FA44FD" w:rsidP="001F323E">
            <w:pPr>
              <w:tabs>
                <w:tab w:val="left" w:pos="720"/>
                <w:tab w:val="left" w:leader="dot" w:pos="9360"/>
              </w:tabs>
              <w:jc w:val="center"/>
            </w:pPr>
            <w:r w:rsidRPr="00FA7ACF">
              <w:t>30</w:t>
            </w:r>
          </w:p>
        </w:tc>
      </w:tr>
      <w:tr w:rsidR="00FA44FD" w:rsidRPr="00FA7ACF" w14:paraId="07678078" w14:textId="77777777" w:rsidTr="001F323E">
        <w:trPr>
          <w:cantSplit/>
        </w:trPr>
        <w:tc>
          <w:tcPr>
            <w:tcW w:w="2250" w:type="dxa"/>
            <w:vAlign w:val="center"/>
          </w:tcPr>
          <w:p w14:paraId="63A66D01" w14:textId="77777777" w:rsidR="00FA44FD" w:rsidRPr="00FA7ACF" w:rsidRDefault="00FA44FD" w:rsidP="001F323E">
            <w:pPr>
              <w:tabs>
                <w:tab w:val="left" w:pos="720"/>
                <w:tab w:val="left" w:leader="dot" w:pos="9360"/>
              </w:tabs>
              <w:jc w:val="center"/>
            </w:pPr>
            <w:proofErr w:type="spellStart"/>
            <w:r w:rsidRPr="00FA7ACF">
              <w:t>TestModeDelay</w:t>
            </w:r>
            <w:proofErr w:type="spellEnd"/>
          </w:p>
        </w:tc>
        <w:tc>
          <w:tcPr>
            <w:tcW w:w="4320" w:type="dxa"/>
            <w:vAlign w:val="center"/>
          </w:tcPr>
          <w:p w14:paraId="02B0AB30" w14:textId="77777777" w:rsidR="00FA44FD" w:rsidRPr="00FA7ACF" w:rsidRDefault="00FA44FD" w:rsidP="001F323E">
            <w:pPr>
              <w:tabs>
                <w:tab w:val="left" w:pos="720"/>
                <w:tab w:val="left" w:leader="dot" w:pos="9360"/>
              </w:tabs>
              <w:rPr>
                <w:sz w:val="22"/>
              </w:rPr>
            </w:pPr>
            <w:r w:rsidRPr="00FA7ACF">
              <w:rPr>
                <w:sz w:val="22"/>
              </w:rPr>
              <w:t>Time in minutes that Test Mode is enabled</w:t>
            </w:r>
          </w:p>
        </w:tc>
        <w:tc>
          <w:tcPr>
            <w:tcW w:w="1440" w:type="dxa"/>
            <w:vAlign w:val="center"/>
          </w:tcPr>
          <w:p w14:paraId="4EA41286" w14:textId="77777777" w:rsidR="00FA44FD" w:rsidRPr="00FA7ACF" w:rsidDel="00073101" w:rsidRDefault="00FA44FD" w:rsidP="001F323E">
            <w:pPr>
              <w:tabs>
                <w:tab w:val="left" w:pos="720"/>
                <w:tab w:val="left" w:leader="dot" w:pos="9360"/>
              </w:tabs>
              <w:jc w:val="center"/>
            </w:pPr>
            <w:r w:rsidRPr="00FA7ACF">
              <w:t>120</w:t>
            </w:r>
          </w:p>
        </w:tc>
      </w:tr>
    </w:tbl>
    <w:p w14:paraId="28B82149" w14:textId="77777777" w:rsidR="00FA44FD" w:rsidRPr="00FA7ACF" w:rsidRDefault="00FA44FD" w:rsidP="00FA44FD">
      <w:pPr>
        <w:pStyle w:val="NoSpacing"/>
        <w:rPr>
          <w:sz w:val="12"/>
        </w:rPr>
      </w:pPr>
    </w:p>
    <w:p w14:paraId="3AE1AF02" w14:textId="3B167358" w:rsidR="00FA44FD" w:rsidRPr="00FA7ACF" w:rsidRDefault="00FA44FD" w:rsidP="00FA44FD">
      <w:pPr>
        <w:pStyle w:val="Infobox"/>
      </w:pPr>
      <w:bookmarkStart w:id="8986" w:name="_Ref438209804"/>
      <w:proofErr w:type="spellStart"/>
      <w:r w:rsidRPr="00FA7ACF">
        <w:t>TestModeDelay</w:t>
      </w:r>
      <w:proofErr w:type="spellEnd"/>
      <w:r w:rsidRPr="00FA7ACF">
        <w:t xml:space="preserve"> ensures that normal fault reporting occurs after the testing and commissioning process is completed as prescribed in </w:t>
      </w:r>
      <w:r w:rsidR="004A52F1">
        <w:t xml:space="preserve">Section </w:t>
      </w:r>
      <w:r w:rsidRPr="00FA7ACF">
        <w:fldChar w:fldCharType="begin"/>
      </w:r>
      <w:r w:rsidRPr="00FA7ACF">
        <w:instrText xml:space="preserve"> REF _Ref478209015 \w \h  \* MERGEFORMAT </w:instrText>
      </w:r>
      <w:r w:rsidRPr="00FA7ACF">
        <w:fldChar w:fldCharType="separate"/>
      </w:r>
      <w:r w:rsidR="0037258A">
        <w:t>5.20.18.12</w:t>
      </w:r>
      <w:r w:rsidRPr="00FA7ACF">
        <w:fldChar w:fldCharType="end"/>
      </w:r>
      <w:r w:rsidRPr="00FA7ACF">
        <w:t>.</w:t>
      </w:r>
    </w:p>
    <w:p w14:paraId="7F03B01F" w14:textId="77777777" w:rsidR="00FA44FD" w:rsidRPr="00FA7ACF" w:rsidRDefault="00FA44FD" w:rsidP="0087618D">
      <w:pPr>
        <w:pStyle w:val="Heading4"/>
      </w:pPr>
      <w:bookmarkStart w:id="8987" w:name="_Ref440034371"/>
      <w:r w:rsidRPr="00FA7ACF">
        <w:t>The following are potential Fault Conditions that can be evaluated by the AFDD routines. If the equation statement is true, then the specified fault condition exists. The Fault Conditions to be evaluated at any given time will depend on the Operating State of the chilled water plant.</w:t>
      </w:r>
      <w:bookmarkEnd w:id="8986"/>
      <w:bookmarkEnd w:id="8987"/>
    </w:p>
    <w:p w14:paraId="4B8891A4" w14:textId="77777777" w:rsidR="00FA44FD" w:rsidRPr="00FA7ACF" w:rsidRDefault="00FA44FD" w:rsidP="005274F2">
      <w:pPr>
        <w:pStyle w:val="Instrbox"/>
        <w:pageBreakBefore/>
        <w:spacing w:after="240"/>
      </w:pPr>
      <w:r w:rsidRPr="00FA7ACF">
        <w:lastRenderedPageBreak/>
        <w:t>Edit the table below. Remove fault conditions that do not apply.</w:t>
      </w:r>
    </w:p>
    <w:tbl>
      <w:tblPr>
        <w:tblStyle w:val="TableGrid"/>
        <w:tblW w:w="9540" w:type="dxa"/>
        <w:tblInd w:w="-15" w:type="dxa"/>
        <w:tblBorders>
          <w:top w:val="single" w:sz="12" w:space="0" w:color="auto"/>
          <w:left w:val="single" w:sz="12" w:space="0" w:color="auto"/>
          <w:bottom w:val="single" w:sz="12" w:space="0" w:color="auto"/>
          <w:right w:val="single" w:sz="12" w:space="0" w:color="auto"/>
          <w:insideH w:val="dotted" w:sz="4" w:space="0" w:color="auto"/>
          <w:insideV w:val="dotted" w:sz="4" w:space="0" w:color="auto"/>
        </w:tblBorders>
        <w:tblLayout w:type="fixed"/>
        <w:tblCellMar>
          <w:top w:w="43" w:type="dxa"/>
          <w:left w:w="115" w:type="dxa"/>
          <w:bottom w:w="43" w:type="dxa"/>
          <w:right w:w="115" w:type="dxa"/>
        </w:tblCellMar>
        <w:tblLook w:val="04A0" w:firstRow="1" w:lastRow="0" w:firstColumn="1" w:lastColumn="0" w:noHBand="0" w:noVBand="1"/>
      </w:tblPr>
      <w:tblGrid>
        <w:gridCol w:w="990"/>
        <w:gridCol w:w="1890"/>
        <w:gridCol w:w="5490"/>
        <w:gridCol w:w="1170"/>
      </w:tblGrid>
      <w:tr w:rsidR="00FA44FD" w:rsidRPr="00FA7ACF" w14:paraId="592CA9E2" w14:textId="77777777" w:rsidTr="00F12019">
        <w:trPr>
          <w:cantSplit/>
        </w:trPr>
        <w:tc>
          <w:tcPr>
            <w:tcW w:w="9540" w:type="dxa"/>
            <w:gridSpan w:val="4"/>
            <w:tcBorders>
              <w:top w:val="single" w:sz="12" w:space="0" w:color="auto"/>
              <w:bottom w:val="single" w:sz="4" w:space="0" w:color="auto"/>
            </w:tcBorders>
            <w:vAlign w:val="center"/>
          </w:tcPr>
          <w:p w14:paraId="51482E7F" w14:textId="77777777" w:rsidR="00FA44FD" w:rsidRPr="00FA7ACF" w:rsidRDefault="00FA44FD" w:rsidP="001F323E">
            <w:pPr>
              <w:keepLines/>
              <w:tabs>
                <w:tab w:val="left" w:pos="720"/>
                <w:tab w:val="left" w:leader="dot" w:pos="9360"/>
              </w:tabs>
              <w:jc w:val="both"/>
              <w:rPr>
                <w:b/>
              </w:rPr>
            </w:pPr>
            <w:r w:rsidRPr="00FA7ACF">
              <w:rPr>
                <w:b/>
              </w:rPr>
              <w:t>Retain the following fault condition for plants with any chilled water pumps controlled to maintain differential pressure. Delete otherwise. Duplicate the following fault condition for each differential pressure sensor.</w:t>
            </w:r>
          </w:p>
        </w:tc>
      </w:tr>
      <w:tr w:rsidR="00FA44FD" w:rsidRPr="00FA7ACF" w14:paraId="762963CB" w14:textId="77777777" w:rsidTr="003E28B0">
        <w:trPr>
          <w:cantSplit/>
        </w:trPr>
        <w:tc>
          <w:tcPr>
            <w:tcW w:w="990" w:type="dxa"/>
            <w:vMerge w:val="restart"/>
            <w:tcBorders>
              <w:top w:val="single" w:sz="12" w:space="0" w:color="auto"/>
              <w:bottom w:val="single" w:sz="4" w:space="0" w:color="auto"/>
            </w:tcBorders>
            <w:vAlign w:val="center"/>
          </w:tcPr>
          <w:p w14:paraId="217E2496" w14:textId="77777777" w:rsidR="00FA44FD" w:rsidRPr="00FA7ACF" w:rsidRDefault="00FA44FD" w:rsidP="001F323E">
            <w:pPr>
              <w:keepNext/>
              <w:keepLines/>
              <w:tabs>
                <w:tab w:val="left" w:pos="720"/>
                <w:tab w:val="left" w:leader="dot" w:pos="9360"/>
              </w:tabs>
              <w:jc w:val="center"/>
              <w:rPr>
                <w:b/>
              </w:rPr>
            </w:pPr>
            <w:r w:rsidRPr="00FA7ACF">
              <w:rPr>
                <w:b/>
              </w:rPr>
              <w:t>FC#1</w:t>
            </w:r>
          </w:p>
        </w:tc>
        <w:tc>
          <w:tcPr>
            <w:tcW w:w="1890" w:type="dxa"/>
            <w:tcBorders>
              <w:top w:val="single" w:sz="12" w:space="0" w:color="auto"/>
              <w:bottom w:val="dotted" w:sz="4" w:space="0" w:color="auto"/>
            </w:tcBorders>
            <w:vAlign w:val="center"/>
          </w:tcPr>
          <w:p w14:paraId="7F4E4E07" w14:textId="77777777" w:rsidR="00FA44FD" w:rsidRPr="00FA7ACF" w:rsidRDefault="00FA44FD" w:rsidP="001F323E">
            <w:pPr>
              <w:keepNext/>
              <w:keepLines/>
              <w:tabs>
                <w:tab w:val="left" w:pos="720"/>
                <w:tab w:val="left" w:leader="dot" w:pos="9360"/>
              </w:tabs>
              <w:jc w:val="right"/>
              <w:rPr>
                <w:b/>
              </w:rPr>
            </w:pPr>
            <w:r w:rsidRPr="00FA7ACF">
              <w:rPr>
                <w:b/>
              </w:rPr>
              <w:t>Equation</w:t>
            </w:r>
          </w:p>
        </w:tc>
        <w:tc>
          <w:tcPr>
            <w:tcW w:w="5490" w:type="dxa"/>
            <w:tcBorders>
              <w:top w:val="single" w:sz="12" w:space="0" w:color="auto"/>
              <w:bottom w:val="dotted" w:sz="4" w:space="0" w:color="auto"/>
            </w:tcBorders>
          </w:tcPr>
          <w:p w14:paraId="7A1463F1" w14:textId="77777777" w:rsidR="00FA44FD" w:rsidRPr="00FA7ACF" w:rsidRDefault="00FA44FD" w:rsidP="001F323E">
            <w:pPr>
              <w:keepNext/>
              <w:keepLines/>
              <w:tabs>
                <w:tab w:val="left" w:pos="720"/>
                <w:tab w:val="left" w:leader="dot" w:pos="9360"/>
              </w:tabs>
              <w:spacing w:before="60" w:after="60"/>
              <w:jc w:val="center"/>
            </w:pPr>
            <w:r w:rsidRPr="00FA7ACF">
              <w:t>DP</w:t>
            </w:r>
            <w:r w:rsidRPr="00FA7ACF">
              <w:rPr>
                <w:vertAlign w:val="subscript"/>
              </w:rPr>
              <w:t>AVG</w:t>
            </w:r>
            <w:r w:rsidRPr="00FA7ACF">
              <w:t xml:space="preserve"> &gt; Ɛ</w:t>
            </w:r>
            <w:r w:rsidRPr="00FA7ACF">
              <w:rPr>
                <w:vertAlign w:val="subscript"/>
              </w:rPr>
              <w:t>DSP</w:t>
            </w:r>
          </w:p>
          <w:p w14:paraId="7B4B0910" w14:textId="77777777" w:rsidR="00FA44FD" w:rsidRPr="00FA7ACF" w:rsidRDefault="00FA44FD" w:rsidP="001F323E">
            <w:pPr>
              <w:keepNext/>
              <w:keepLines/>
              <w:tabs>
                <w:tab w:val="left" w:pos="720"/>
                <w:tab w:val="left" w:leader="dot" w:pos="9360"/>
              </w:tabs>
              <w:spacing w:before="60" w:after="60"/>
              <w:jc w:val="center"/>
            </w:pPr>
            <w:r w:rsidRPr="00FA7ACF">
              <w:t>and</w:t>
            </w:r>
          </w:p>
          <w:p w14:paraId="08A7960A" w14:textId="77777777" w:rsidR="00FA44FD" w:rsidRPr="00FA7ACF" w:rsidRDefault="00FA44FD" w:rsidP="001F323E">
            <w:pPr>
              <w:keepNext/>
              <w:keepLines/>
              <w:tabs>
                <w:tab w:val="left" w:pos="720"/>
                <w:tab w:val="left" w:leader="dot" w:pos="9360"/>
              </w:tabs>
              <w:spacing w:before="60" w:after="60"/>
              <w:jc w:val="center"/>
            </w:pPr>
            <w:proofErr w:type="spellStart"/>
            <w:r w:rsidRPr="00FA7ACF">
              <w:t>Status</w:t>
            </w:r>
            <w:r w:rsidRPr="00FA7ACF">
              <w:rPr>
                <w:vertAlign w:val="subscript"/>
              </w:rPr>
              <w:t>CHWP</w:t>
            </w:r>
            <w:proofErr w:type="spellEnd"/>
            <w:r w:rsidRPr="00FA7ACF">
              <w:t xml:space="preserve"> = Off</w:t>
            </w:r>
          </w:p>
        </w:tc>
        <w:tc>
          <w:tcPr>
            <w:tcW w:w="1170" w:type="dxa"/>
            <w:vMerge w:val="restart"/>
            <w:tcBorders>
              <w:top w:val="single" w:sz="12" w:space="0" w:color="auto"/>
              <w:bottom w:val="single" w:sz="4" w:space="0" w:color="auto"/>
            </w:tcBorders>
            <w:vAlign w:val="center"/>
          </w:tcPr>
          <w:p w14:paraId="2033AE6A" w14:textId="77777777" w:rsidR="00FA44FD" w:rsidRPr="00FA7ACF" w:rsidRDefault="00FA44FD" w:rsidP="001F323E">
            <w:pPr>
              <w:keepLines/>
              <w:tabs>
                <w:tab w:val="left" w:pos="720"/>
                <w:tab w:val="left" w:leader="dot" w:pos="9360"/>
              </w:tabs>
              <w:jc w:val="center"/>
              <w:rPr>
                <w:b/>
              </w:rPr>
            </w:pPr>
            <w:r w:rsidRPr="00FA7ACF">
              <w:rPr>
                <w:b/>
              </w:rPr>
              <w:t>Applies to OS</w:t>
            </w:r>
          </w:p>
          <w:p w14:paraId="79B6D57F" w14:textId="77777777" w:rsidR="00FA44FD" w:rsidRPr="00FA7ACF" w:rsidRDefault="00FA44FD" w:rsidP="001F323E">
            <w:pPr>
              <w:keepLines/>
              <w:tabs>
                <w:tab w:val="left" w:pos="720"/>
                <w:tab w:val="left" w:leader="dot" w:pos="9360"/>
              </w:tabs>
              <w:jc w:val="center"/>
            </w:pPr>
            <w:r w:rsidRPr="00FA7ACF">
              <w:rPr>
                <w:b/>
              </w:rPr>
              <w:t>#1</w:t>
            </w:r>
          </w:p>
        </w:tc>
      </w:tr>
      <w:tr w:rsidR="00FA44FD" w:rsidRPr="00FA7ACF" w14:paraId="778E2F0A" w14:textId="77777777" w:rsidTr="003E28B0">
        <w:trPr>
          <w:cantSplit/>
        </w:trPr>
        <w:tc>
          <w:tcPr>
            <w:tcW w:w="990" w:type="dxa"/>
            <w:vMerge/>
            <w:tcBorders>
              <w:top w:val="dotted" w:sz="4" w:space="0" w:color="auto"/>
              <w:bottom w:val="single" w:sz="4" w:space="0" w:color="auto"/>
            </w:tcBorders>
          </w:tcPr>
          <w:p w14:paraId="2CE649ED" w14:textId="77777777" w:rsidR="00FA44FD" w:rsidRPr="00FA7ACF" w:rsidRDefault="00FA44FD" w:rsidP="001F323E">
            <w:pPr>
              <w:keepNext/>
              <w:keepLines/>
              <w:tabs>
                <w:tab w:val="left" w:pos="720"/>
                <w:tab w:val="left" w:leader="dot" w:pos="9360"/>
              </w:tabs>
            </w:pPr>
          </w:p>
        </w:tc>
        <w:tc>
          <w:tcPr>
            <w:tcW w:w="1890" w:type="dxa"/>
            <w:tcBorders>
              <w:top w:val="dotted" w:sz="4" w:space="0" w:color="auto"/>
              <w:bottom w:val="dotted" w:sz="4" w:space="0" w:color="auto"/>
            </w:tcBorders>
            <w:vAlign w:val="center"/>
          </w:tcPr>
          <w:p w14:paraId="19AEC139" w14:textId="77777777" w:rsidR="00FA44FD" w:rsidRPr="00FA7ACF" w:rsidRDefault="00FA44FD" w:rsidP="001F323E">
            <w:pPr>
              <w:keepNext/>
              <w:keepLines/>
              <w:tabs>
                <w:tab w:val="left" w:pos="720"/>
                <w:tab w:val="left" w:leader="dot" w:pos="9360"/>
              </w:tabs>
              <w:jc w:val="right"/>
              <w:rPr>
                <w:b/>
              </w:rPr>
            </w:pPr>
            <w:r w:rsidRPr="00FA7ACF">
              <w:rPr>
                <w:b/>
              </w:rPr>
              <w:t>Description</w:t>
            </w:r>
          </w:p>
        </w:tc>
        <w:tc>
          <w:tcPr>
            <w:tcW w:w="5490" w:type="dxa"/>
            <w:tcBorders>
              <w:top w:val="dotted" w:sz="4" w:space="0" w:color="auto"/>
              <w:bottom w:val="dotted" w:sz="4" w:space="0" w:color="auto"/>
            </w:tcBorders>
            <w:vAlign w:val="center"/>
          </w:tcPr>
          <w:p w14:paraId="60375D0E" w14:textId="77777777" w:rsidR="00FA44FD" w:rsidRPr="00FA7ACF" w:rsidRDefault="00FA44FD" w:rsidP="001F323E">
            <w:pPr>
              <w:keepNext/>
              <w:keepLines/>
              <w:tabs>
                <w:tab w:val="left" w:pos="720"/>
                <w:tab w:val="left" w:leader="dot" w:pos="9360"/>
              </w:tabs>
            </w:pPr>
            <w:r w:rsidRPr="00FA7ACF">
              <w:t>Differential pressure is too high with the chilled water pumps off</w:t>
            </w:r>
          </w:p>
        </w:tc>
        <w:tc>
          <w:tcPr>
            <w:tcW w:w="1170" w:type="dxa"/>
            <w:vMerge/>
            <w:tcBorders>
              <w:top w:val="dotted" w:sz="4" w:space="0" w:color="auto"/>
              <w:bottom w:val="single" w:sz="4" w:space="0" w:color="auto"/>
            </w:tcBorders>
          </w:tcPr>
          <w:p w14:paraId="46F9C883" w14:textId="77777777" w:rsidR="00FA44FD" w:rsidRPr="00FA7ACF" w:rsidRDefault="00FA44FD" w:rsidP="001F323E">
            <w:pPr>
              <w:keepLines/>
              <w:tabs>
                <w:tab w:val="left" w:pos="720"/>
                <w:tab w:val="left" w:leader="dot" w:pos="9360"/>
              </w:tabs>
              <w:jc w:val="center"/>
            </w:pPr>
          </w:p>
        </w:tc>
      </w:tr>
      <w:tr w:rsidR="00FA44FD" w:rsidRPr="00FA7ACF" w14:paraId="49F25C8B" w14:textId="77777777" w:rsidTr="003E28B0">
        <w:trPr>
          <w:cantSplit/>
        </w:trPr>
        <w:tc>
          <w:tcPr>
            <w:tcW w:w="990" w:type="dxa"/>
            <w:vMerge/>
            <w:tcBorders>
              <w:top w:val="dotted" w:sz="4" w:space="0" w:color="auto"/>
              <w:bottom w:val="single" w:sz="4" w:space="0" w:color="auto"/>
            </w:tcBorders>
          </w:tcPr>
          <w:p w14:paraId="24AF9097" w14:textId="77777777" w:rsidR="00FA44FD" w:rsidRPr="00FA7ACF" w:rsidRDefault="00FA44FD" w:rsidP="001F323E">
            <w:pPr>
              <w:keepLines/>
              <w:tabs>
                <w:tab w:val="left" w:pos="720"/>
                <w:tab w:val="left" w:leader="dot" w:pos="9360"/>
              </w:tabs>
            </w:pPr>
          </w:p>
        </w:tc>
        <w:tc>
          <w:tcPr>
            <w:tcW w:w="1890" w:type="dxa"/>
            <w:tcBorders>
              <w:top w:val="dotted" w:sz="4" w:space="0" w:color="auto"/>
              <w:bottom w:val="single" w:sz="4" w:space="0" w:color="auto"/>
            </w:tcBorders>
            <w:vAlign w:val="center"/>
          </w:tcPr>
          <w:p w14:paraId="7E4AB15E" w14:textId="77777777" w:rsidR="00FA44FD" w:rsidRPr="00FA7ACF" w:rsidRDefault="00FA44FD" w:rsidP="001F323E">
            <w:pPr>
              <w:keepLines/>
              <w:tabs>
                <w:tab w:val="left" w:pos="720"/>
                <w:tab w:val="left" w:leader="dot" w:pos="9360"/>
              </w:tabs>
              <w:jc w:val="right"/>
              <w:rPr>
                <w:b/>
              </w:rPr>
            </w:pPr>
            <w:r w:rsidRPr="00FA7ACF">
              <w:rPr>
                <w:b/>
              </w:rPr>
              <w:t>Possible Diagnosis</w:t>
            </w:r>
          </w:p>
        </w:tc>
        <w:tc>
          <w:tcPr>
            <w:tcW w:w="5490" w:type="dxa"/>
            <w:tcBorders>
              <w:top w:val="dotted" w:sz="4" w:space="0" w:color="auto"/>
              <w:bottom w:val="single" w:sz="4" w:space="0" w:color="auto"/>
            </w:tcBorders>
            <w:vAlign w:val="center"/>
          </w:tcPr>
          <w:p w14:paraId="12834C0D" w14:textId="77777777" w:rsidR="00FA44FD" w:rsidRPr="00FA7ACF" w:rsidRDefault="00FA44FD" w:rsidP="001F323E">
            <w:pPr>
              <w:keepLines/>
              <w:tabs>
                <w:tab w:val="left" w:pos="720"/>
                <w:tab w:val="left" w:leader="dot" w:pos="9360"/>
              </w:tabs>
            </w:pPr>
            <w:r w:rsidRPr="00FA7ACF">
              <w:t>DP sensor error</w:t>
            </w:r>
          </w:p>
        </w:tc>
        <w:tc>
          <w:tcPr>
            <w:tcW w:w="1170" w:type="dxa"/>
            <w:vMerge/>
            <w:tcBorders>
              <w:top w:val="dotted" w:sz="4" w:space="0" w:color="auto"/>
              <w:bottom w:val="single" w:sz="4" w:space="0" w:color="auto"/>
            </w:tcBorders>
          </w:tcPr>
          <w:p w14:paraId="52094D96" w14:textId="77777777" w:rsidR="00FA44FD" w:rsidRPr="00FA7ACF" w:rsidRDefault="00FA44FD" w:rsidP="001F323E">
            <w:pPr>
              <w:keepLines/>
              <w:tabs>
                <w:tab w:val="left" w:pos="720"/>
                <w:tab w:val="left" w:leader="dot" w:pos="9360"/>
              </w:tabs>
              <w:jc w:val="center"/>
            </w:pPr>
          </w:p>
        </w:tc>
      </w:tr>
      <w:tr w:rsidR="00FA44FD" w:rsidRPr="00FA7ACF" w14:paraId="156BFD6B" w14:textId="77777777" w:rsidTr="00F12019">
        <w:trPr>
          <w:cantSplit/>
        </w:trPr>
        <w:tc>
          <w:tcPr>
            <w:tcW w:w="9540" w:type="dxa"/>
            <w:gridSpan w:val="4"/>
            <w:tcBorders>
              <w:top w:val="single" w:sz="4" w:space="0" w:color="auto"/>
              <w:bottom w:val="single" w:sz="4" w:space="0" w:color="auto"/>
            </w:tcBorders>
            <w:vAlign w:val="center"/>
          </w:tcPr>
          <w:p w14:paraId="71D50D4B" w14:textId="77777777" w:rsidR="00FA44FD" w:rsidRPr="00FA7ACF" w:rsidRDefault="00FA44FD" w:rsidP="001F323E">
            <w:pPr>
              <w:keepLines/>
              <w:tabs>
                <w:tab w:val="left" w:pos="720"/>
                <w:tab w:val="left" w:leader="dot" w:pos="9360"/>
              </w:tabs>
              <w:rPr>
                <w:b/>
              </w:rPr>
            </w:pPr>
            <w:r w:rsidRPr="00FA7ACF">
              <w:rPr>
                <w:b/>
              </w:rPr>
              <w:t>Retain the following fault condition if there is a flow meter in the primary loop. Delete otherwise.</w:t>
            </w:r>
          </w:p>
        </w:tc>
      </w:tr>
      <w:tr w:rsidR="00FA44FD" w:rsidRPr="00FA7ACF" w14:paraId="0468CBC3" w14:textId="77777777" w:rsidTr="003E28B0">
        <w:trPr>
          <w:cantSplit/>
        </w:trPr>
        <w:tc>
          <w:tcPr>
            <w:tcW w:w="990" w:type="dxa"/>
            <w:vMerge w:val="restart"/>
            <w:tcBorders>
              <w:top w:val="single" w:sz="4" w:space="0" w:color="auto"/>
              <w:bottom w:val="single" w:sz="4" w:space="0" w:color="auto"/>
            </w:tcBorders>
            <w:vAlign w:val="center"/>
          </w:tcPr>
          <w:p w14:paraId="6AE5BF6B" w14:textId="77777777" w:rsidR="00FA44FD" w:rsidRPr="00FA7ACF" w:rsidRDefault="00FA44FD" w:rsidP="001F323E">
            <w:pPr>
              <w:keepNext/>
              <w:keepLines/>
              <w:tabs>
                <w:tab w:val="left" w:pos="720"/>
                <w:tab w:val="left" w:leader="dot" w:pos="9360"/>
              </w:tabs>
              <w:jc w:val="center"/>
              <w:rPr>
                <w:b/>
              </w:rPr>
            </w:pPr>
            <w:r w:rsidRPr="00FA7ACF">
              <w:rPr>
                <w:b/>
              </w:rPr>
              <w:t>FC#2</w:t>
            </w:r>
          </w:p>
        </w:tc>
        <w:tc>
          <w:tcPr>
            <w:tcW w:w="1890" w:type="dxa"/>
            <w:tcBorders>
              <w:top w:val="single" w:sz="4" w:space="0" w:color="auto"/>
              <w:bottom w:val="dotted" w:sz="4" w:space="0" w:color="auto"/>
            </w:tcBorders>
            <w:vAlign w:val="center"/>
          </w:tcPr>
          <w:p w14:paraId="0AED6C01" w14:textId="77777777" w:rsidR="00FA44FD" w:rsidRPr="00FA7ACF" w:rsidRDefault="00FA44FD" w:rsidP="001F323E">
            <w:pPr>
              <w:keepNext/>
              <w:keepLines/>
              <w:tabs>
                <w:tab w:val="left" w:pos="720"/>
                <w:tab w:val="left" w:leader="dot" w:pos="9360"/>
              </w:tabs>
              <w:jc w:val="right"/>
              <w:rPr>
                <w:b/>
              </w:rPr>
            </w:pPr>
            <w:r w:rsidRPr="00FA7ACF">
              <w:rPr>
                <w:b/>
              </w:rPr>
              <w:t>Equation</w:t>
            </w:r>
          </w:p>
        </w:tc>
        <w:tc>
          <w:tcPr>
            <w:tcW w:w="5490" w:type="dxa"/>
            <w:tcBorders>
              <w:top w:val="single" w:sz="4" w:space="0" w:color="auto"/>
              <w:bottom w:val="dotted" w:sz="4" w:space="0" w:color="auto"/>
            </w:tcBorders>
          </w:tcPr>
          <w:p w14:paraId="515506DA" w14:textId="77777777" w:rsidR="00FA44FD" w:rsidRPr="00FA7ACF" w:rsidRDefault="00FA44FD" w:rsidP="001F323E">
            <w:pPr>
              <w:keepNext/>
              <w:keepLines/>
              <w:tabs>
                <w:tab w:val="left" w:pos="720"/>
                <w:tab w:val="left" w:leader="dot" w:pos="9360"/>
              </w:tabs>
              <w:spacing w:before="60" w:after="60"/>
              <w:jc w:val="center"/>
            </w:pPr>
            <w:r w:rsidRPr="00FA7ACF">
              <w:t>FLOW</w:t>
            </w:r>
            <w:r w:rsidRPr="00FA7ACF">
              <w:rPr>
                <w:vertAlign w:val="subscript"/>
              </w:rPr>
              <w:t>P, AVG</w:t>
            </w:r>
            <w:r w:rsidRPr="00FA7ACF">
              <w:t xml:space="preserve"> &gt; Ɛ</w:t>
            </w:r>
            <w:r w:rsidRPr="00FA7ACF">
              <w:rPr>
                <w:vertAlign w:val="subscript"/>
              </w:rPr>
              <w:t>FM</w:t>
            </w:r>
          </w:p>
          <w:p w14:paraId="45F4C4A4" w14:textId="77777777" w:rsidR="00FA44FD" w:rsidRPr="00FA7ACF" w:rsidRDefault="00FA44FD" w:rsidP="001F323E">
            <w:pPr>
              <w:keepNext/>
              <w:keepLines/>
              <w:tabs>
                <w:tab w:val="left" w:pos="720"/>
                <w:tab w:val="left" w:leader="dot" w:pos="9360"/>
              </w:tabs>
              <w:spacing w:before="60" w:after="60"/>
              <w:jc w:val="center"/>
            </w:pPr>
            <w:r w:rsidRPr="00FA7ACF">
              <w:t>and</w:t>
            </w:r>
          </w:p>
          <w:p w14:paraId="5A28B38C" w14:textId="77777777" w:rsidR="00FA44FD" w:rsidRPr="00FA7ACF" w:rsidRDefault="00FA44FD" w:rsidP="001F323E">
            <w:pPr>
              <w:keepNext/>
              <w:keepLines/>
              <w:tabs>
                <w:tab w:val="left" w:pos="720"/>
                <w:tab w:val="left" w:leader="dot" w:pos="9360"/>
              </w:tabs>
              <w:spacing w:before="60" w:after="60"/>
              <w:jc w:val="center"/>
              <w:rPr>
                <w:b/>
              </w:rPr>
            </w:pPr>
            <w:proofErr w:type="spellStart"/>
            <w:r w:rsidRPr="00FA7ACF">
              <w:t>Status</w:t>
            </w:r>
            <w:r w:rsidRPr="00FA7ACF">
              <w:rPr>
                <w:vertAlign w:val="subscript"/>
              </w:rPr>
              <w:t>PCHWP</w:t>
            </w:r>
            <w:proofErr w:type="spellEnd"/>
            <w:r w:rsidRPr="00FA7ACF">
              <w:t xml:space="preserve"> = Off</w:t>
            </w:r>
          </w:p>
        </w:tc>
        <w:tc>
          <w:tcPr>
            <w:tcW w:w="1170" w:type="dxa"/>
            <w:vMerge w:val="restart"/>
            <w:tcBorders>
              <w:top w:val="single" w:sz="4" w:space="0" w:color="auto"/>
              <w:bottom w:val="single" w:sz="4" w:space="0" w:color="auto"/>
            </w:tcBorders>
            <w:vAlign w:val="center"/>
          </w:tcPr>
          <w:p w14:paraId="667CF83E" w14:textId="77777777" w:rsidR="00FA44FD" w:rsidRPr="00FA7ACF" w:rsidRDefault="00FA44FD" w:rsidP="001F323E">
            <w:pPr>
              <w:keepLines/>
              <w:tabs>
                <w:tab w:val="left" w:pos="720"/>
                <w:tab w:val="left" w:leader="dot" w:pos="9360"/>
              </w:tabs>
              <w:jc w:val="center"/>
              <w:rPr>
                <w:b/>
              </w:rPr>
            </w:pPr>
            <w:r w:rsidRPr="00FA7ACF">
              <w:rPr>
                <w:b/>
              </w:rPr>
              <w:t>Applies to OS</w:t>
            </w:r>
          </w:p>
          <w:p w14:paraId="634C626D" w14:textId="77777777" w:rsidR="00FA44FD" w:rsidRPr="00FA7ACF" w:rsidRDefault="00FA44FD" w:rsidP="001F323E">
            <w:pPr>
              <w:keepNext/>
              <w:keepLines/>
              <w:tabs>
                <w:tab w:val="left" w:pos="720"/>
                <w:tab w:val="left" w:leader="dot" w:pos="9360"/>
              </w:tabs>
              <w:jc w:val="center"/>
            </w:pPr>
            <w:r w:rsidRPr="00FA7ACF">
              <w:rPr>
                <w:b/>
              </w:rPr>
              <w:t>#1</w:t>
            </w:r>
          </w:p>
        </w:tc>
      </w:tr>
      <w:tr w:rsidR="00FA44FD" w:rsidRPr="00FA7ACF" w14:paraId="04D1ABBE" w14:textId="77777777" w:rsidTr="003E28B0">
        <w:trPr>
          <w:cantSplit/>
        </w:trPr>
        <w:tc>
          <w:tcPr>
            <w:tcW w:w="990" w:type="dxa"/>
            <w:vMerge/>
            <w:tcBorders>
              <w:top w:val="dotted" w:sz="4" w:space="0" w:color="auto"/>
              <w:bottom w:val="single" w:sz="4" w:space="0" w:color="auto"/>
            </w:tcBorders>
          </w:tcPr>
          <w:p w14:paraId="435DBB5A" w14:textId="77777777" w:rsidR="00FA44FD" w:rsidRPr="00FA7ACF" w:rsidRDefault="00FA44FD" w:rsidP="001F323E">
            <w:pPr>
              <w:keepNext/>
              <w:keepLines/>
              <w:tabs>
                <w:tab w:val="left" w:pos="720"/>
                <w:tab w:val="left" w:leader="dot" w:pos="9360"/>
              </w:tabs>
            </w:pPr>
          </w:p>
        </w:tc>
        <w:tc>
          <w:tcPr>
            <w:tcW w:w="1890" w:type="dxa"/>
            <w:tcBorders>
              <w:top w:val="dotted" w:sz="4" w:space="0" w:color="auto"/>
              <w:bottom w:val="dotted" w:sz="4" w:space="0" w:color="auto"/>
            </w:tcBorders>
            <w:vAlign w:val="center"/>
          </w:tcPr>
          <w:p w14:paraId="7DE9386B" w14:textId="77777777" w:rsidR="00FA44FD" w:rsidRPr="00FA7ACF" w:rsidRDefault="00FA44FD" w:rsidP="001F323E">
            <w:pPr>
              <w:keepNext/>
              <w:keepLines/>
              <w:tabs>
                <w:tab w:val="left" w:pos="720"/>
                <w:tab w:val="left" w:leader="dot" w:pos="9360"/>
              </w:tabs>
              <w:jc w:val="right"/>
              <w:rPr>
                <w:b/>
              </w:rPr>
            </w:pPr>
            <w:r w:rsidRPr="00FA7ACF">
              <w:rPr>
                <w:b/>
              </w:rPr>
              <w:t>Description</w:t>
            </w:r>
          </w:p>
        </w:tc>
        <w:tc>
          <w:tcPr>
            <w:tcW w:w="5490" w:type="dxa"/>
            <w:tcBorders>
              <w:top w:val="dotted" w:sz="4" w:space="0" w:color="auto"/>
              <w:bottom w:val="dotted" w:sz="4" w:space="0" w:color="auto"/>
            </w:tcBorders>
            <w:vAlign w:val="center"/>
          </w:tcPr>
          <w:p w14:paraId="77266112" w14:textId="77777777" w:rsidR="00FA44FD" w:rsidRPr="00FA7ACF" w:rsidRDefault="00FA44FD" w:rsidP="001F323E">
            <w:pPr>
              <w:keepNext/>
              <w:keepLines/>
              <w:tabs>
                <w:tab w:val="left" w:pos="720"/>
                <w:tab w:val="left" w:leader="dot" w:pos="9360"/>
              </w:tabs>
              <w:rPr>
                <w:b/>
              </w:rPr>
            </w:pPr>
            <w:r w:rsidRPr="00FA7ACF">
              <w:t>Primary chilled water flow is too high with the chilled water pumps off</w:t>
            </w:r>
          </w:p>
        </w:tc>
        <w:tc>
          <w:tcPr>
            <w:tcW w:w="1170" w:type="dxa"/>
            <w:vMerge/>
            <w:tcBorders>
              <w:top w:val="dotted" w:sz="4" w:space="0" w:color="auto"/>
              <w:bottom w:val="single" w:sz="4" w:space="0" w:color="auto"/>
            </w:tcBorders>
          </w:tcPr>
          <w:p w14:paraId="1666E7A7" w14:textId="77777777" w:rsidR="00FA44FD" w:rsidRPr="00FA7ACF" w:rsidRDefault="00FA44FD" w:rsidP="001F323E">
            <w:pPr>
              <w:keepLines/>
              <w:tabs>
                <w:tab w:val="left" w:pos="720"/>
                <w:tab w:val="left" w:leader="dot" w:pos="9360"/>
              </w:tabs>
              <w:jc w:val="center"/>
            </w:pPr>
          </w:p>
        </w:tc>
      </w:tr>
      <w:tr w:rsidR="00FA44FD" w:rsidRPr="00FA7ACF" w14:paraId="3E4C6DEB" w14:textId="77777777" w:rsidTr="003E28B0">
        <w:trPr>
          <w:cantSplit/>
        </w:trPr>
        <w:tc>
          <w:tcPr>
            <w:tcW w:w="990" w:type="dxa"/>
            <w:vMerge/>
            <w:tcBorders>
              <w:top w:val="dotted" w:sz="4" w:space="0" w:color="auto"/>
              <w:bottom w:val="single" w:sz="4" w:space="0" w:color="auto"/>
            </w:tcBorders>
          </w:tcPr>
          <w:p w14:paraId="7AB642BB" w14:textId="77777777" w:rsidR="00FA44FD" w:rsidRPr="00FA7ACF" w:rsidRDefault="00FA44FD" w:rsidP="001F323E">
            <w:pPr>
              <w:keepLines/>
              <w:tabs>
                <w:tab w:val="left" w:pos="720"/>
                <w:tab w:val="left" w:leader="dot" w:pos="9360"/>
              </w:tabs>
            </w:pPr>
          </w:p>
        </w:tc>
        <w:tc>
          <w:tcPr>
            <w:tcW w:w="1890" w:type="dxa"/>
            <w:tcBorders>
              <w:top w:val="dotted" w:sz="4" w:space="0" w:color="auto"/>
              <w:bottom w:val="single" w:sz="4" w:space="0" w:color="auto"/>
            </w:tcBorders>
            <w:vAlign w:val="center"/>
          </w:tcPr>
          <w:p w14:paraId="3D2AEE4E" w14:textId="77777777" w:rsidR="00FA44FD" w:rsidRPr="00FA7ACF" w:rsidRDefault="00FA44FD" w:rsidP="001F323E">
            <w:pPr>
              <w:keepLines/>
              <w:tabs>
                <w:tab w:val="left" w:pos="720"/>
                <w:tab w:val="left" w:leader="dot" w:pos="9360"/>
              </w:tabs>
              <w:jc w:val="right"/>
              <w:rPr>
                <w:b/>
              </w:rPr>
            </w:pPr>
            <w:r w:rsidRPr="00FA7ACF">
              <w:rPr>
                <w:b/>
              </w:rPr>
              <w:t>Possible Diagnosis</w:t>
            </w:r>
          </w:p>
        </w:tc>
        <w:tc>
          <w:tcPr>
            <w:tcW w:w="5490" w:type="dxa"/>
            <w:tcBorders>
              <w:top w:val="dotted" w:sz="4" w:space="0" w:color="auto"/>
              <w:bottom w:val="single" w:sz="4" w:space="0" w:color="auto"/>
            </w:tcBorders>
            <w:vAlign w:val="center"/>
          </w:tcPr>
          <w:p w14:paraId="3304EF3E" w14:textId="77777777" w:rsidR="00FA44FD" w:rsidRPr="00FA7ACF" w:rsidRDefault="00FA44FD" w:rsidP="001F323E">
            <w:pPr>
              <w:keepLines/>
              <w:tabs>
                <w:tab w:val="left" w:pos="720"/>
                <w:tab w:val="left" w:leader="dot" w:pos="9360"/>
              </w:tabs>
            </w:pPr>
            <w:r w:rsidRPr="00FA7ACF">
              <w:t>Flow meter error</w:t>
            </w:r>
          </w:p>
        </w:tc>
        <w:tc>
          <w:tcPr>
            <w:tcW w:w="1170" w:type="dxa"/>
            <w:vMerge/>
            <w:tcBorders>
              <w:top w:val="dotted" w:sz="4" w:space="0" w:color="auto"/>
              <w:bottom w:val="single" w:sz="4" w:space="0" w:color="auto"/>
            </w:tcBorders>
          </w:tcPr>
          <w:p w14:paraId="5F5AED3F" w14:textId="77777777" w:rsidR="00FA44FD" w:rsidRPr="00FA7ACF" w:rsidRDefault="00FA44FD" w:rsidP="001F323E">
            <w:pPr>
              <w:keepLines/>
              <w:tabs>
                <w:tab w:val="left" w:pos="720"/>
                <w:tab w:val="left" w:leader="dot" w:pos="9360"/>
              </w:tabs>
              <w:jc w:val="center"/>
            </w:pPr>
          </w:p>
        </w:tc>
      </w:tr>
      <w:tr w:rsidR="00FA44FD" w:rsidRPr="00FA7ACF" w14:paraId="449D6D0B" w14:textId="77777777" w:rsidTr="00F12019">
        <w:trPr>
          <w:cantSplit/>
        </w:trPr>
        <w:tc>
          <w:tcPr>
            <w:tcW w:w="9540" w:type="dxa"/>
            <w:gridSpan w:val="4"/>
            <w:tcBorders>
              <w:top w:val="single" w:sz="4" w:space="0" w:color="auto"/>
            </w:tcBorders>
            <w:vAlign w:val="center"/>
          </w:tcPr>
          <w:p w14:paraId="152196A8" w14:textId="77777777" w:rsidR="00FA44FD" w:rsidRPr="00FA7ACF" w:rsidRDefault="00FA44FD" w:rsidP="001F323E">
            <w:pPr>
              <w:keepNext/>
              <w:keepLines/>
              <w:tabs>
                <w:tab w:val="left" w:pos="720"/>
                <w:tab w:val="left" w:leader="dot" w:pos="9360"/>
              </w:tabs>
              <w:jc w:val="both"/>
              <w:rPr>
                <w:b/>
              </w:rPr>
            </w:pPr>
            <w:r w:rsidRPr="00FA7ACF">
              <w:rPr>
                <w:b/>
              </w:rPr>
              <w:t>Retain the following fault condition for primary-secondary plants with a flow meter in the secondary loop. Delete otherwise. Duplicate the following fault condition for each secondary loop flow meter.</w:t>
            </w:r>
          </w:p>
        </w:tc>
      </w:tr>
      <w:tr w:rsidR="00FA44FD" w:rsidRPr="00FA7ACF" w14:paraId="3E551396" w14:textId="77777777" w:rsidTr="003E28B0">
        <w:trPr>
          <w:cantSplit/>
        </w:trPr>
        <w:tc>
          <w:tcPr>
            <w:tcW w:w="990" w:type="dxa"/>
            <w:vMerge w:val="restart"/>
            <w:tcBorders>
              <w:top w:val="single" w:sz="4" w:space="0" w:color="auto"/>
            </w:tcBorders>
            <w:vAlign w:val="center"/>
          </w:tcPr>
          <w:p w14:paraId="666D19CF" w14:textId="77777777" w:rsidR="00FA44FD" w:rsidRPr="00FA7ACF" w:rsidRDefault="00FA44FD" w:rsidP="001F323E">
            <w:pPr>
              <w:keepNext/>
              <w:keepLines/>
              <w:tabs>
                <w:tab w:val="left" w:pos="720"/>
                <w:tab w:val="left" w:leader="dot" w:pos="9360"/>
              </w:tabs>
              <w:jc w:val="center"/>
              <w:rPr>
                <w:b/>
              </w:rPr>
            </w:pPr>
            <w:r w:rsidRPr="00FA7ACF">
              <w:rPr>
                <w:b/>
              </w:rPr>
              <w:t xml:space="preserve">FC#3 </w:t>
            </w:r>
          </w:p>
        </w:tc>
        <w:tc>
          <w:tcPr>
            <w:tcW w:w="1890" w:type="dxa"/>
            <w:tcBorders>
              <w:top w:val="single" w:sz="4" w:space="0" w:color="auto"/>
              <w:bottom w:val="dotted" w:sz="4" w:space="0" w:color="auto"/>
            </w:tcBorders>
            <w:vAlign w:val="center"/>
          </w:tcPr>
          <w:p w14:paraId="0283F9BD" w14:textId="77777777" w:rsidR="00FA44FD" w:rsidRPr="00FA7ACF" w:rsidRDefault="00FA44FD" w:rsidP="001F323E">
            <w:pPr>
              <w:keepNext/>
              <w:keepLines/>
              <w:tabs>
                <w:tab w:val="left" w:pos="720"/>
                <w:tab w:val="left" w:leader="dot" w:pos="9360"/>
              </w:tabs>
              <w:jc w:val="right"/>
              <w:rPr>
                <w:b/>
              </w:rPr>
            </w:pPr>
            <w:r w:rsidRPr="00FA7ACF">
              <w:rPr>
                <w:b/>
              </w:rPr>
              <w:t>Equation</w:t>
            </w:r>
          </w:p>
        </w:tc>
        <w:tc>
          <w:tcPr>
            <w:tcW w:w="5490" w:type="dxa"/>
            <w:tcBorders>
              <w:top w:val="single" w:sz="4" w:space="0" w:color="auto"/>
              <w:bottom w:val="dotted" w:sz="4" w:space="0" w:color="auto"/>
            </w:tcBorders>
          </w:tcPr>
          <w:p w14:paraId="1C106B7A" w14:textId="77777777" w:rsidR="00FA44FD" w:rsidRPr="00FA7ACF" w:rsidRDefault="00FA44FD" w:rsidP="001F323E">
            <w:pPr>
              <w:keepNext/>
              <w:keepLines/>
              <w:tabs>
                <w:tab w:val="left" w:pos="720"/>
                <w:tab w:val="left" w:leader="dot" w:pos="9360"/>
              </w:tabs>
              <w:spacing w:before="60" w:after="60"/>
              <w:jc w:val="center"/>
            </w:pPr>
            <w:r w:rsidRPr="00FA7ACF">
              <w:t>FLOW</w:t>
            </w:r>
            <w:r w:rsidRPr="00FA7ACF">
              <w:rPr>
                <w:vertAlign w:val="subscript"/>
              </w:rPr>
              <w:t>S, AVG</w:t>
            </w:r>
            <w:r w:rsidRPr="00FA7ACF">
              <w:t xml:space="preserve"> &gt; Ɛ</w:t>
            </w:r>
            <w:r w:rsidRPr="00FA7ACF">
              <w:rPr>
                <w:vertAlign w:val="subscript"/>
              </w:rPr>
              <w:t>FM</w:t>
            </w:r>
          </w:p>
          <w:p w14:paraId="3CF7FA6B" w14:textId="77777777" w:rsidR="00FA44FD" w:rsidRPr="00FA7ACF" w:rsidRDefault="00FA44FD" w:rsidP="001F323E">
            <w:pPr>
              <w:keepNext/>
              <w:keepLines/>
              <w:tabs>
                <w:tab w:val="left" w:pos="720"/>
                <w:tab w:val="left" w:leader="dot" w:pos="9360"/>
              </w:tabs>
              <w:spacing w:before="60" w:after="60"/>
              <w:jc w:val="center"/>
            </w:pPr>
            <w:r w:rsidRPr="00FA7ACF">
              <w:t>and</w:t>
            </w:r>
          </w:p>
          <w:p w14:paraId="104EB636" w14:textId="77777777" w:rsidR="00FA44FD" w:rsidRPr="00FA7ACF" w:rsidRDefault="00FA44FD" w:rsidP="001F323E">
            <w:pPr>
              <w:keepNext/>
              <w:keepLines/>
              <w:tabs>
                <w:tab w:val="left" w:pos="720"/>
                <w:tab w:val="left" w:leader="dot" w:pos="9360"/>
              </w:tabs>
              <w:spacing w:before="60" w:after="60"/>
              <w:jc w:val="center"/>
            </w:pPr>
            <w:proofErr w:type="spellStart"/>
            <w:r w:rsidRPr="00FA7ACF">
              <w:t>Status</w:t>
            </w:r>
            <w:r w:rsidRPr="00FA7ACF">
              <w:rPr>
                <w:vertAlign w:val="subscript"/>
              </w:rPr>
              <w:t>SCHWP</w:t>
            </w:r>
            <w:proofErr w:type="spellEnd"/>
            <w:r w:rsidRPr="00FA7ACF">
              <w:t xml:space="preserve"> = Off</w:t>
            </w:r>
          </w:p>
        </w:tc>
        <w:tc>
          <w:tcPr>
            <w:tcW w:w="1170" w:type="dxa"/>
            <w:vMerge w:val="restart"/>
            <w:tcBorders>
              <w:top w:val="single" w:sz="4" w:space="0" w:color="auto"/>
            </w:tcBorders>
            <w:vAlign w:val="center"/>
          </w:tcPr>
          <w:p w14:paraId="36B0F934" w14:textId="77777777" w:rsidR="00FA44FD" w:rsidRPr="00FA7ACF" w:rsidRDefault="00FA44FD" w:rsidP="001F323E">
            <w:pPr>
              <w:keepNext/>
              <w:keepLines/>
              <w:tabs>
                <w:tab w:val="left" w:pos="720"/>
                <w:tab w:val="left" w:leader="dot" w:pos="9360"/>
              </w:tabs>
              <w:jc w:val="center"/>
              <w:rPr>
                <w:b/>
              </w:rPr>
            </w:pPr>
            <w:r w:rsidRPr="00FA7ACF">
              <w:rPr>
                <w:b/>
              </w:rPr>
              <w:t>Applies to OS #1</w:t>
            </w:r>
          </w:p>
        </w:tc>
      </w:tr>
      <w:tr w:rsidR="00FA44FD" w:rsidRPr="00FA7ACF" w14:paraId="5862ACDF" w14:textId="77777777" w:rsidTr="003E28B0">
        <w:trPr>
          <w:cantSplit/>
        </w:trPr>
        <w:tc>
          <w:tcPr>
            <w:tcW w:w="990" w:type="dxa"/>
            <w:vMerge/>
            <w:vAlign w:val="center"/>
          </w:tcPr>
          <w:p w14:paraId="60DD3735" w14:textId="77777777" w:rsidR="00FA44FD" w:rsidRPr="00FA7ACF" w:rsidRDefault="00FA44FD" w:rsidP="001F323E">
            <w:pPr>
              <w:keepNext/>
              <w:keepLines/>
              <w:tabs>
                <w:tab w:val="left" w:pos="720"/>
                <w:tab w:val="left" w:leader="dot" w:pos="9360"/>
              </w:tabs>
              <w:jc w:val="center"/>
              <w:rPr>
                <w:b/>
              </w:rPr>
            </w:pPr>
          </w:p>
        </w:tc>
        <w:tc>
          <w:tcPr>
            <w:tcW w:w="1890" w:type="dxa"/>
            <w:tcBorders>
              <w:top w:val="dotted" w:sz="4" w:space="0" w:color="auto"/>
              <w:bottom w:val="dotted" w:sz="4" w:space="0" w:color="auto"/>
            </w:tcBorders>
            <w:vAlign w:val="center"/>
          </w:tcPr>
          <w:p w14:paraId="219BE4AA" w14:textId="77777777" w:rsidR="00FA44FD" w:rsidRPr="00FA7ACF" w:rsidRDefault="00FA44FD" w:rsidP="001F323E">
            <w:pPr>
              <w:keepNext/>
              <w:keepLines/>
              <w:tabs>
                <w:tab w:val="left" w:pos="720"/>
                <w:tab w:val="left" w:leader="dot" w:pos="9360"/>
              </w:tabs>
              <w:jc w:val="right"/>
              <w:rPr>
                <w:b/>
              </w:rPr>
            </w:pPr>
            <w:r w:rsidRPr="00FA7ACF">
              <w:rPr>
                <w:b/>
              </w:rPr>
              <w:t>Description</w:t>
            </w:r>
          </w:p>
        </w:tc>
        <w:tc>
          <w:tcPr>
            <w:tcW w:w="5490" w:type="dxa"/>
            <w:tcBorders>
              <w:top w:val="dotted" w:sz="4" w:space="0" w:color="auto"/>
              <w:bottom w:val="dotted" w:sz="4" w:space="0" w:color="auto"/>
            </w:tcBorders>
            <w:vAlign w:val="center"/>
          </w:tcPr>
          <w:p w14:paraId="74A0239F" w14:textId="77777777" w:rsidR="00FA44FD" w:rsidRPr="00FA7ACF" w:rsidRDefault="00FA44FD" w:rsidP="001F323E">
            <w:pPr>
              <w:keepNext/>
              <w:keepLines/>
              <w:tabs>
                <w:tab w:val="left" w:pos="720"/>
                <w:tab w:val="left" w:leader="dot" w:pos="9360"/>
              </w:tabs>
              <w:spacing w:before="60" w:after="60"/>
            </w:pPr>
            <w:r w:rsidRPr="00FA7ACF">
              <w:t>Secondary chilled water flow is too high with the chilled water pumps off</w:t>
            </w:r>
          </w:p>
        </w:tc>
        <w:tc>
          <w:tcPr>
            <w:tcW w:w="1170" w:type="dxa"/>
            <w:vMerge/>
            <w:vAlign w:val="center"/>
          </w:tcPr>
          <w:p w14:paraId="3E83911C" w14:textId="77777777" w:rsidR="00FA44FD" w:rsidRPr="00FA7ACF" w:rsidRDefault="00FA44FD" w:rsidP="001F323E">
            <w:pPr>
              <w:keepNext/>
              <w:keepLines/>
              <w:tabs>
                <w:tab w:val="left" w:pos="720"/>
                <w:tab w:val="left" w:leader="dot" w:pos="9360"/>
              </w:tabs>
              <w:jc w:val="center"/>
              <w:rPr>
                <w:b/>
              </w:rPr>
            </w:pPr>
          </w:p>
        </w:tc>
      </w:tr>
      <w:tr w:rsidR="00FA44FD" w:rsidRPr="00FA7ACF" w14:paraId="62F8D9AE" w14:textId="77777777" w:rsidTr="003E28B0">
        <w:trPr>
          <w:cantSplit/>
        </w:trPr>
        <w:tc>
          <w:tcPr>
            <w:tcW w:w="990" w:type="dxa"/>
            <w:vMerge/>
            <w:tcBorders>
              <w:bottom w:val="single" w:sz="4" w:space="0" w:color="auto"/>
            </w:tcBorders>
            <w:vAlign w:val="center"/>
          </w:tcPr>
          <w:p w14:paraId="5C8ECEB6" w14:textId="77777777" w:rsidR="00FA44FD" w:rsidRPr="00FA7ACF" w:rsidRDefault="00FA44FD" w:rsidP="001F323E">
            <w:pPr>
              <w:keepNext/>
              <w:keepLines/>
              <w:tabs>
                <w:tab w:val="left" w:pos="720"/>
                <w:tab w:val="left" w:leader="dot" w:pos="9360"/>
              </w:tabs>
              <w:jc w:val="center"/>
              <w:rPr>
                <w:b/>
              </w:rPr>
            </w:pPr>
          </w:p>
        </w:tc>
        <w:tc>
          <w:tcPr>
            <w:tcW w:w="1890" w:type="dxa"/>
            <w:tcBorders>
              <w:top w:val="dotted" w:sz="4" w:space="0" w:color="auto"/>
              <w:bottom w:val="dotted" w:sz="4" w:space="0" w:color="auto"/>
            </w:tcBorders>
            <w:vAlign w:val="center"/>
          </w:tcPr>
          <w:p w14:paraId="6D9D04F0" w14:textId="77777777" w:rsidR="00FA44FD" w:rsidRPr="00FA7ACF" w:rsidRDefault="00FA44FD" w:rsidP="001F323E">
            <w:pPr>
              <w:keepNext/>
              <w:keepLines/>
              <w:tabs>
                <w:tab w:val="left" w:pos="720"/>
                <w:tab w:val="left" w:leader="dot" w:pos="9360"/>
              </w:tabs>
              <w:jc w:val="right"/>
              <w:rPr>
                <w:b/>
              </w:rPr>
            </w:pPr>
            <w:r w:rsidRPr="00FA7ACF">
              <w:rPr>
                <w:b/>
              </w:rPr>
              <w:t>Possible Diagnosis</w:t>
            </w:r>
          </w:p>
        </w:tc>
        <w:tc>
          <w:tcPr>
            <w:tcW w:w="5490" w:type="dxa"/>
            <w:tcBorders>
              <w:top w:val="dotted" w:sz="4" w:space="0" w:color="auto"/>
              <w:bottom w:val="dotted" w:sz="4" w:space="0" w:color="auto"/>
            </w:tcBorders>
            <w:vAlign w:val="center"/>
          </w:tcPr>
          <w:p w14:paraId="3BD36FD0" w14:textId="77777777" w:rsidR="00FA44FD" w:rsidRPr="00FA7ACF" w:rsidRDefault="00FA44FD" w:rsidP="001F323E">
            <w:pPr>
              <w:keepNext/>
              <w:keepLines/>
              <w:tabs>
                <w:tab w:val="left" w:pos="720"/>
                <w:tab w:val="left" w:leader="dot" w:pos="9360"/>
              </w:tabs>
              <w:spacing w:before="60" w:after="60"/>
              <w:jc w:val="center"/>
            </w:pPr>
            <w:r w:rsidRPr="00FA7ACF">
              <w:t>Flow meter error</w:t>
            </w:r>
          </w:p>
        </w:tc>
        <w:tc>
          <w:tcPr>
            <w:tcW w:w="1170" w:type="dxa"/>
            <w:vMerge/>
            <w:tcBorders>
              <w:bottom w:val="single" w:sz="4" w:space="0" w:color="auto"/>
            </w:tcBorders>
            <w:vAlign w:val="center"/>
          </w:tcPr>
          <w:p w14:paraId="39754585" w14:textId="77777777" w:rsidR="00FA44FD" w:rsidRPr="00FA7ACF" w:rsidRDefault="00FA44FD" w:rsidP="001F323E">
            <w:pPr>
              <w:keepNext/>
              <w:keepLines/>
              <w:tabs>
                <w:tab w:val="left" w:pos="720"/>
                <w:tab w:val="left" w:leader="dot" w:pos="9360"/>
              </w:tabs>
              <w:jc w:val="center"/>
              <w:rPr>
                <w:b/>
              </w:rPr>
            </w:pPr>
          </w:p>
        </w:tc>
      </w:tr>
      <w:tr w:rsidR="00FA44FD" w:rsidRPr="00FA7ACF" w14:paraId="144E7A85" w14:textId="77777777" w:rsidTr="00F12019">
        <w:trPr>
          <w:cantSplit/>
        </w:trPr>
        <w:tc>
          <w:tcPr>
            <w:tcW w:w="9540" w:type="dxa"/>
            <w:gridSpan w:val="4"/>
            <w:tcBorders>
              <w:top w:val="single" w:sz="4" w:space="0" w:color="auto"/>
              <w:bottom w:val="single" w:sz="4" w:space="0" w:color="auto"/>
            </w:tcBorders>
            <w:vAlign w:val="center"/>
          </w:tcPr>
          <w:p w14:paraId="7FC3C44B" w14:textId="77777777" w:rsidR="00FA44FD" w:rsidRPr="00FA7ACF" w:rsidRDefault="00FA44FD" w:rsidP="001F323E">
            <w:pPr>
              <w:keepNext/>
              <w:keepLines/>
              <w:tabs>
                <w:tab w:val="left" w:pos="720"/>
                <w:tab w:val="left" w:leader="dot" w:pos="9360"/>
              </w:tabs>
              <w:jc w:val="both"/>
              <w:rPr>
                <w:b/>
              </w:rPr>
            </w:pPr>
            <w:r w:rsidRPr="00FA7ACF">
              <w:rPr>
                <w:b/>
              </w:rPr>
              <w:t>Retain the following fault condition for primary-secondary plants and primary-only plants where pump speed is controlled to maintain differential pressure. Delete otherwise. Duplicate the following fault condition for each differential pressure sensor and/or each secondary loop where pump speed is controlled to maintain differential pressure.</w:t>
            </w:r>
          </w:p>
        </w:tc>
      </w:tr>
      <w:tr w:rsidR="00FA44FD" w:rsidRPr="00FA7ACF" w14:paraId="2FDCA75B" w14:textId="77777777" w:rsidTr="003E28B0">
        <w:trPr>
          <w:cantSplit/>
        </w:trPr>
        <w:tc>
          <w:tcPr>
            <w:tcW w:w="990" w:type="dxa"/>
            <w:vMerge w:val="restart"/>
            <w:tcBorders>
              <w:top w:val="single" w:sz="4" w:space="0" w:color="auto"/>
              <w:bottom w:val="single" w:sz="4" w:space="0" w:color="auto"/>
            </w:tcBorders>
            <w:vAlign w:val="center"/>
          </w:tcPr>
          <w:p w14:paraId="21BEEACE" w14:textId="77777777" w:rsidR="00FA44FD" w:rsidRPr="00FA7ACF" w:rsidRDefault="00FA44FD" w:rsidP="001F323E">
            <w:pPr>
              <w:keepNext/>
              <w:keepLines/>
              <w:tabs>
                <w:tab w:val="left" w:pos="720"/>
                <w:tab w:val="left" w:leader="dot" w:pos="9360"/>
              </w:tabs>
              <w:jc w:val="center"/>
              <w:rPr>
                <w:b/>
              </w:rPr>
            </w:pPr>
            <w:r w:rsidRPr="00FA7ACF">
              <w:rPr>
                <w:b/>
              </w:rPr>
              <w:t>FC#4</w:t>
            </w:r>
          </w:p>
          <w:p w14:paraId="344293F0" w14:textId="77777777" w:rsidR="00FA44FD" w:rsidRPr="00FA7ACF" w:rsidRDefault="00FA44FD" w:rsidP="001F323E">
            <w:pPr>
              <w:keepNext/>
              <w:keepLines/>
              <w:tabs>
                <w:tab w:val="left" w:pos="720"/>
                <w:tab w:val="left" w:leader="dot" w:pos="9360"/>
              </w:tabs>
              <w:jc w:val="center"/>
              <w:rPr>
                <w:b/>
              </w:rPr>
            </w:pPr>
          </w:p>
        </w:tc>
        <w:tc>
          <w:tcPr>
            <w:tcW w:w="1890" w:type="dxa"/>
            <w:tcBorders>
              <w:top w:val="single" w:sz="4" w:space="0" w:color="auto"/>
              <w:bottom w:val="dotted" w:sz="4" w:space="0" w:color="auto"/>
            </w:tcBorders>
            <w:vAlign w:val="center"/>
          </w:tcPr>
          <w:p w14:paraId="79323361" w14:textId="77777777" w:rsidR="00FA44FD" w:rsidRPr="00FA7ACF" w:rsidRDefault="00FA44FD" w:rsidP="001F323E">
            <w:pPr>
              <w:keepNext/>
              <w:keepLines/>
              <w:tabs>
                <w:tab w:val="left" w:pos="720"/>
                <w:tab w:val="left" w:leader="dot" w:pos="9360"/>
              </w:tabs>
              <w:jc w:val="right"/>
              <w:rPr>
                <w:b/>
              </w:rPr>
            </w:pPr>
            <w:r w:rsidRPr="00FA7ACF">
              <w:rPr>
                <w:b/>
              </w:rPr>
              <w:t>Equation</w:t>
            </w:r>
          </w:p>
        </w:tc>
        <w:tc>
          <w:tcPr>
            <w:tcW w:w="5490" w:type="dxa"/>
            <w:tcBorders>
              <w:top w:val="single" w:sz="4" w:space="0" w:color="auto"/>
              <w:bottom w:val="dotted" w:sz="4" w:space="0" w:color="auto"/>
            </w:tcBorders>
          </w:tcPr>
          <w:p w14:paraId="15E9FE3C" w14:textId="77777777" w:rsidR="00FA44FD" w:rsidRPr="00FA7ACF" w:rsidRDefault="00FA44FD" w:rsidP="001F323E">
            <w:pPr>
              <w:keepNext/>
              <w:keepLines/>
              <w:tabs>
                <w:tab w:val="left" w:pos="720"/>
                <w:tab w:val="left" w:leader="dot" w:pos="9360"/>
              </w:tabs>
              <w:spacing w:before="60" w:after="60"/>
              <w:jc w:val="center"/>
            </w:pPr>
            <w:r w:rsidRPr="00FA7ACF">
              <w:t>DP</w:t>
            </w:r>
            <w:r w:rsidRPr="00FA7ACF">
              <w:rPr>
                <w:vertAlign w:val="subscript"/>
              </w:rPr>
              <w:t>AVG</w:t>
            </w:r>
            <w:r w:rsidRPr="00FA7ACF">
              <w:t xml:space="preserve"> &lt; DPSP – Ɛ</w:t>
            </w:r>
            <w:r w:rsidRPr="00FA7ACF">
              <w:rPr>
                <w:vertAlign w:val="subscript"/>
              </w:rPr>
              <w:t>DP</w:t>
            </w:r>
          </w:p>
          <w:p w14:paraId="4CCB1026" w14:textId="77777777" w:rsidR="00FA44FD" w:rsidRPr="00FA7ACF" w:rsidRDefault="00FA44FD" w:rsidP="001F323E">
            <w:pPr>
              <w:keepNext/>
              <w:keepLines/>
              <w:tabs>
                <w:tab w:val="left" w:pos="720"/>
                <w:tab w:val="left" w:leader="dot" w:pos="9360"/>
              </w:tabs>
              <w:spacing w:before="60" w:after="60"/>
              <w:jc w:val="center"/>
            </w:pPr>
            <w:r w:rsidRPr="00FA7ACF">
              <w:t>and</w:t>
            </w:r>
          </w:p>
          <w:p w14:paraId="25375F2B" w14:textId="77777777" w:rsidR="00FA44FD" w:rsidRPr="00FA7ACF" w:rsidRDefault="00FA44FD" w:rsidP="001F323E">
            <w:pPr>
              <w:keepNext/>
              <w:keepLines/>
              <w:tabs>
                <w:tab w:val="left" w:pos="720"/>
                <w:tab w:val="left" w:leader="dot" w:pos="9360"/>
              </w:tabs>
              <w:spacing w:before="60" w:after="60"/>
              <w:jc w:val="center"/>
              <w:rPr>
                <w:b/>
              </w:rPr>
            </w:pPr>
            <w:proofErr w:type="spellStart"/>
            <w:r w:rsidRPr="00FA7ACF">
              <w:t>Speed</w:t>
            </w:r>
            <w:r w:rsidRPr="00FA7ACF">
              <w:rPr>
                <w:vertAlign w:val="subscript"/>
              </w:rPr>
              <w:t>CHWP</w:t>
            </w:r>
            <w:proofErr w:type="spellEnd"/>
            <w:r w:rsidRPr="00FA7ACF">
              <w:t xml:space="preserve"> ≥ 99% - Ɛ</w:t>
            </w:r>
            <w:r w:rsidRPr="00FA7ACF">
              <w:rPr>
                <w:vertAlign w:val="subscript"/>
              </w:rPr>
              <w:t>VFDSPD</w:t>
            </w:r>
          </w:p>
        </w:tc>
        <w:tc>
          <w:tcPr>
            <w:tcW w:w="1170" w:type="dxa"/>
            <w:vMerge w:val="restart"/>
            <w:tcBorders>
              <w:top w:val="single" w:sz="4" w:space="0" w:color="auto"/>
              <w:bottom w:val="single" w:sz="4" w:space="0" w:color="auto"/>
            </w:tcBorders>
            <w:vAlign w:val="center"/>
          </w:tcPr>
          <w:p w14:paraId="584AB489" w14:textId="77777777" w:rsidR="00FA44FD" w:rsidRPr="00FA7ACF" w:rsidRDefault="00FA44FD" w:rsidP="001F323E">
            <w:pPr>
              <w:keepNext/>
              <w:keepLines/>
              <w:tabs>
                <w:tab w:val="left" w:pos="720"/>
                <w:tab w:val="left" w:leader="dot" w:pos="9360"/>
              </w:tabs>
              <w:jc w:val="center"/>
              <w:rPr>
                <w:b/>
              </w:rPr>
            </w:pPr>
            <w:r w:rsidRPr="00FA7ACF">
              <w:rPr>
                <w:b/>
              </w:rPr>
              <w:t>Applies to OS</w:t>
            </w:r>
          </w:p>
          <w:p w14:paraId="44FCC349" w14:textId="77777777" w:rsidR="00FA44FD" w:rsidRPr="00FA7ACF" w:rsidRDefault="00FA44FD" w:rsidP="001F323E">
            <w:pPr>
              <w:keepNext/>
              <w:keepLines/>
              <w:tabs>
                <w:tab w:val="left" w:pos="720"/>
                <w:tab w:val="left" w:leader="dot" w:pos="9360"/>
              </w:tabs>
              <w:jc w:val="center"/>
              <w:rPr>
                <w:b/>
              </w:rPr>
            </w:pPr>
            <w:r w:rsidRPr="00FA7ACF">
              <w:rPr>
                <w:b/>
              </w:rPr>
              <w:t>#2 – #5</w:t>
            </w:r>
          </w:p>
        </w:tc>
      </w:tr>
      <w:tr w:rsidR="00FA44FD" w:rsidRPr="00FA7ACF" w14:paraId="5B99CFC4" w14:textId="77777777" w:rsidTr="003E28B0">
        <w:trPr>
          <w:cantSplit/>
        </w:trPr>
        <w:tc>
          <w:tcPr>
            <w:tcW w:w="990" w:type="dxa"/>
            <w:vMerge/>
            <w:tcBorders>
              <w:top w:val="dotted" w:sz="4" w:space="0" w:color="auto"/>
              <w:bottom w:val="single" w:sz="4" w:space="0" w:color="auto"/>
            </w:tcBorders>
          </w:tcPr>
          <w:p w14:paraId="3F0D0DBF" w14:textId="77777777" w:rsidR="00FA44FD" w:rsidRPr="00FA7ACF" w:rsidRDefault="00FA44FD" w:rsidP="001F323E">
            <w:pPr>
              <w:keepNext/>
              <w:keepLines/>
              <w:tabs>
                <w:tab w:val="left" w:pos="720"/>
                <w:tab w:val="left" w:leader="dot" w:pos="9360"/>
              </w:tabs>
            </w:pPr>
          </w:p>
        </w:tc>
        <w:tc>
          <w:tcPr>
            <w:tcW w:w="1890" w:type="dxa"/>
            <w:tcBorders>
              <w:top w:val="dotted" w:sz="4" w:space="0" w:color="auto"/>
              <w:bottom w:val="dotted" w:sz="4" w:space="0" w:color="auto"/>
            </w:tcBorders>
            <w:vAlign w:val="center"/>
          </w:tcPr>
          <w:p w14:paraId="72D5415C" w14:textId="77777777" w:rsidR="00FA44FD" w:rsidRPr="00FA7ACF" w:rsidRDefault="00FA44FD" w:rsidP="001F323E">
            <w:pPr>
              <w:keepNext/>
              <w:keepLines/>
              <w:tabs>
                <w:tab w:val="left" w:pos="720"/>
                <w:tab w:val="left" w:leader="dot" w:pos="9360"/>
              </w:tabs>
              <w:jc w:val="right"/>
              <w:rPr>
                <w:b/>
              </w:rPr>
            </w:pPr>
            <w:r w:rsidRPr="00FA7ACF">
              <w:rPr>
                <w:b/>
              </w:rPr>
              <w:t>Description</w:t>
            </w:r>
          </w:p>
        </w:tc>
        <w:tc>
          <w:tcPr>
            <w:tcW w:w="5490" w:type="dxa"/>
            <w:tcBorders>
              <w:top w:val="dotted" w:sz="4" w:space="0" w:color="auto"/>
              <w:bottom w:val="dotted" w:sz="4" w:space="0" w:color="auto"/>
            </w:tcBorders>
            <w:vAlign w:val="center"/>
          </w:tcPr>
          <w:p w14:paraId="7A39529D" w14:textId="77777777" w:rsidR="00FA44FD" w:rsidRPr="00FA7ACF" w:rsidRDefault="00FA44FD" w:rsidP="001F323E">
            <w:pPr>
              <w:keepNext/>
              <w:keepLines/>
              <w:tabs>
                <w:tab w:val="left" w:pos="720"/>
                <w:tab w:val="left" w:leader="dot" w:pos="9360"/>
              </w:tabs>
              <w:rPr>
                <w:b/>
              </w:rPr>
            </w:pPr>
            <w:r w:rsidRPr="00FA7ACF">
              <w:t>Chilled water loop differential pressure is too low with chilled water pump(s) at full speed.</w:t>
            </w:r>
          </w:p>
        </w:tc>
        <w:tc>
          <w:tcPr>
            <w:tcW w:w="1170" w:type="dxa"/>
            <w:vMerge/>
            <w:tcBorders>
              <w:top w:val="dotted" w:sz="4" w:space="0" w:color="auto"/>
              <w:bottom w:val="single" w:sz="4" w:space="0" w:color="auto"/>
            </w:tcBorders>
          </w:tcPr>
          <w:p w14:paraId="04235C55" w14:textId="77777777" w:rsidR="00FA44FD" w:rsidRPr="00FA7ACF" w:rsidRDefault="00FA44FD" w:rsidP="001F323E">
            <w:pPr>
              <w:keepLines/>
              <w:tabs>
                <w:tab w:val="left" w:pos="720"/>
                <w:tab w:val="left" w:leader="dot" w:pos="9360"/>
              </w:tabs>
              <w:jc w:val="center"/>
            </w:pPr>
          </w:p>
        </w:tc>
      </w:tr>
      <w:tr w:rsidR="00FA44FD" w:rsidRPr="00FA7ACF" w14:paraId="243EA448" w14:textId="77777777" w:rsidTr="003E28B0">
        <w:trPr>
          <w:cantSplit/>
        </w:trPr>
        <w:tc>
          <w:tcPr>
            <w:tcW w:w="990" w:type="dxa"/>
            <w:vMerge/>
            <w:tcBorders>
              <w:top w:val="dotted" w:sz="4" w:space="0" w:color="auto"/>
              <w:bottom w:val="single" w:sz="4" w:space="0" w:color="auto"/>
            </w:tcBorders>
          </w:tcPr>
          <w:p w14:paraId="36C47675" w14:textId="77777777" w:rsidR="00FA44FD" w:rsidRPr="00FA7ACF" w:rsidRDefault="00FA44FD" w:rsidP="001F323E">
            <w:pPr>
              <w:keepLines/>
              <w:tabs>
                <w:tab w:val="left" w:pos="720"/>
                <w:tab w:val="left" w:leader="dot" w:pos="9360"/>
              </w:tabs>
            </w:pPr>
          </w:p>
        </w:tc>
        <w:tc>
          <w:tcPr>
            <w:tcW w:w="1890" w:type="dxa"/>
            <w:tcBorders>
              <w:top w:val="dotted" w:sz="4" w:space="0" w:color="auto"/>
              <w:bottom w:val="single" w:sz="4" w:space="0" w:color="auto"/>
            </w:tcBorders>
            <w:vAlign w:val="center"/>
          </w:tcPr>
          <w:p w14:paraId="2A0141B1" w14:textId="77777777" w:rsidR="00FA44FD" w:rsidRPr="00FA7ACF" w:rsidRDefault="00FA44FD" w:rsidP="001F323E">
            <w:pPr>
              <w:keepLines/>
              <w:tabs>
                <w:tab w:val="left" w:pos="720"/>
                <w:tab w:val="left" w:leader="dot" w:pos="9360"/>
              </w:tabs>
              <w:jc w:val="right"/>
              <w:rPr>
                <w:b/>
              </w:rPr>
            </w:pPr>
            <w:r w:rsidRPr="00FA7ACF">
              <w:rPr>
                <w:b/>
              </w:rPr>
              <w:t>Possible Diagnosis</w:t>
            </w:r>
          </w:p>
        </w:tc>
        <w:tc>
          <w:tcPr>
            <w:tcW w:w="5490" w:type="dxa"/>
            <w:tcBorders>
              <w:top w:val="dotted" w:sz="4" w:space="0" w:color="auto"/>
              <w:bottom w:val="single" w:sz="4" w:space="0" w:color="auto"/>
            </w:tcBorders>
            <w:vAlign w:val="center"/>
          </w:tcPr>
          <w:p w14:paraId="0D41FF51" w14:textId="77777777" w:rsidR="00FA44FD" w:rsidRPr="00FA7ACF" w:rsidRDefault="00FA44FD" w:rsidP="001F323E">
            <w:pPr>
              <w:keepLines/>
              <w:tabs>
                <w:tab w:val="left" w:pos="720"/>
                <w:tab w:val="left" w:leader="dot" w:pos="9360"/>
              </w:tabs>
            </w:pPr>
            <w:r w:rsidRPr="00FA7ACF">
              <w:t>Problem with VFD</w:t>
            </w:r>
          </w:p>
          <w:p w14:paraId="37EC7C00" w14:textId="77777777" w:rsidR="00FA44FD" w:rsidRPr="00FA7ACF" w:rsidRDefault="00FA44FD" w:rsidP="001F323E">
            <w:pPr>
              <w:keepLines/>
              <w:tabs>
                <w:tab w:val="left" w:pos="720"/>
                <w:tab w:val="left" w:leader="dot" w:pos="9360"/>
              </w:tabs>
            </w:pPr>
            <w:r w:rsidRPr="00FA7ACF">
              <w:t>Mechanical problem with pump(s)</w:t>
            </w:r>
          </w:p>
          <w:p w14:paraId="065DE0F9" w14:textId="77777777" w:rsidR="00FA44FD" w:rsidRPr="00FA7ACF" w:rsidRDefault="00FA44FD" w:rsidP="001F323E">
            <w:pPr>
              <w:keepLines/>
              <w:tabs>
                <w:tab w:val="left" w:pos="720"/>
                <w:tab w:val="left" w:leader="dot" w:pos="9360"/>
              </w:tabs>
            </w:pPr>
            <w:r w:rsidRPr="00FA7ACF">
              <w:t>Pump(s) are undersized</w:t>
            </w:r>
          </w:p>
          <w:p w14:paraId="5A8C632F" w14:textId="77777777" w:rsidR="00FA44FD" w:rsidRPr="00FA7ACF" w:rsidRDefault="00FA44FD" w:rsidP="001F323E">
            <w:pPr>
              <w:keepLines/>
              <w:tabs>
                <w:tab w:val="left" w:pos="720"/>
                <w:tab w:val="left" w:leader="dot" w:pos="9360"/>
              </w:tabs>
            </w:pPr>
            <w:r w:rsidRPr="00FA7ACF">
              <w:t>Differential pressure setpoint is too high</w:t>
            </w:r>
          </w:p>
          <w:p w14:paraId="56C5DACA" w14:textId="77777777" w:rsidR="00FA44FD" w:rsidRPr="00FA7ACF" w:rsidRDefault="00FA44FD" w:rsidP="001F323E">
            <w:pPr>
              <w:keepLines/>
              <w:tabs>
                <w:tab w:val="left" w:pos="720"/>
                <w:tab w:val="left" w:leader="dot" w:pos="9360"/>
              </w:tabs>
            </w:pPr>
            <w:r w:rsidRPr="00FA7ACF">
              <w:t>CHWST is too high</w:t>
            </w:r>
          </w:p>
          <w:p w14:paraId="7F67539E" w14:textId="77777777" w:rsidR="00FA44FD" w:rsidRPr="00FA7ACF" w:rsidRDefault="00FA44FD" w:rsidP="001F323E">
            <w:pPr>
              <w:keepLines/>
              <w:tabs>
                <w:tab w:val="left" w:pos="720"/>
                <w:tab w:val="left" w:leader="dot" w:pos="9360"/>
              </w:tabs>
              <w:ind w:left="314" w:hanging="314"/>
              <w:rPr>
                <w:b/>
              </w:rPr>
            </w:pPr>
            <w:r w:rsidRPr="00FA7ACF">
              <w:t>Primary flow is higher than the design evaporator flow of the operating chillers</w:t>
            </w:r>
          </w:p>
        </w:tc>
        <w:tc>
          <w:tcPr>
            <w:tcW w:w="1170" w:type="dxa"/>
            <w:vMerge/>
            <w:tcBorders>
              <w:top w:val="dotted" w:sz="4" w:space="0" w:color="auto"/>
              <w:bottom w:val="single" w:sz="4" w:space="0" w:color="auto"/>
            </w:tcBorders>
          </w:tcPr>
          <w:p w14:paraId="39FFC53E" w14:textId="77777777" w:rsidR="00FA44FD" w:rsidRPr="00FA7ACF" w:rsidRDefault="00FA44FD" w:rsidP="001F323E">
            <w:pPr>
              <w:keepLines/>
              <w:tabs>
                <w:tab w:val="left" w:pos="720"/>
                <w:tab w:val="left" w:leader="dot" w:pos="9360"/>
              </w:tabs>
              <w:jc w:val="center"/>
            </w:pPr>
          </w:p>
        </w:tc>
      </w:tr>
      <w:tr w:rsidR="00FA44FD" w:rsidRPr="00FA7ACF" w14:paraId="01A34CD4" w14:textId="77777777" w:rsidTr="00F12019">
        <w:trPr>
          <w:cantSplit/>
        </w:trPr>
        <w:tc>
          <w:tcPr>
            <w:tcW w:w="9540" w:type="dxa"/>
            <w:gridSpan w:val="4"/>
            <w:tcBorders>
              <w:top w:val="single" w:sz="4" w:space="0" w:color="auto"/>
              <w:bottom w:val="single" w:sz="4" w:space="0" w:color="auto"/>
            </w:tcBorders>
            <w:vAlign w:val="center"/>
          </w:tcPr>
          <w:p w14:paraId="12311FF2" w14:textId="77777777" w:rsidR="00FA44FD" w:rsidRPr="00FA7ACF" w:rsidRDefault="00FA44FD" w:rsidP="001F323E">
            <w:pPr>
              <w:keepNext/>
              <w:keepLines/>
              <w:tabs>
                <w:tab w:val="left" w:pos="720"/>
                <w:tab w:val="left" w:leader="dot" w:pos="9360"/>
              </w:tabs>
              <w:jc w:val="both"/>
              <w:rPr>
                <w:b/>
              </w:rPr>
            </w:pPr>
            <w:r w:rsidRPr="00FA7ACF">
              <w:rPr>
                <w:b/>
              </w:rPr>
              <w:lastRenderedPageBreak/>
              <w:t>Retain the following fault condition for primary-only plants with a minimum flow bypass valve. Delete otherwise.</w:t>
            </w:r>
          </w:p>
        </w:tc>
      </w:tr>
      <w:tr w:rsidR="00FA44FD" w:rsidRPr="00FA7ACF" w14:paraId="56EA3214" w14:textId="77777777" w:rsidTr="003E28B0">
        <w:trPr>
          <w:cantSplit/>
        </w:trPr>
        <w:tc>
          <w:tcPr>
            <w:tcW w:w="990" w:type="dxa"/>
            <w:vMerge w:val="restart"/>
            <w:tcBorders>
              <w:top w:val="single" w:sz="4" w:space="0" w:color="auto"/>
              <w:bottom w:val="single" w:sz="4" w:space="0" w:color="auto"/>
            </w:tcBorders>
            <w:vAlign w:val="center"/>
          </w:tcPr>
          <w:p w14:paraId="70C7002F" w14:textId="77777777" w:rsidR="00FA44FD" w:rsidRPr="00FA7ACF" w:rsidRDefault="00FA44FD" w:rsidP="001F323E">
            <w:pPr>
              <w:keepNext/>
              <w:keepLines/>
              <w:tabs>
                <w:tab w:val="left" w:pos="720"/>
                <w:tab w:val="left" w:leader="dot" w:pos="9360"/>
              </w:tabs>
              <w:jc w:val="center"/>
              <w:rPr>
                <w:b/>
              </w:rPr>
            </w:pPr>
            <w:r w:rsidRPr="00FA7ACF">
              <w:rPr>
                <w:b/>
              </w:rPr>
              <w:t xml:space="preserve">FC#5 </w:t>
            </w:r>
          </w:p>
        </w:tc>
        <w:tc>
          <w:tcPr>
            <w:tcW w:w="1890" w:type="dxa"/>
            <w:tcBorders>
              <w:top w:val="single" w:sz="4" w:space="0" w:color="auto"/>
              <w:bottom w:val="dotted" w:sz="4" w:space="0" w:color="auto"/>
            </w:tcBorders>
            <w:vAlign w:val="center"/>
          </w:tcPr>
          <w:p w14:paraId="1D5EFA7F" w14:textId="77777777" w:rsidR="00FA44FD" w:rsidRPr="00FA7ACF" w:rsidRDefault="00FA44FD" w:rsidP="001F323E">
            <w:pPr>
              <w:keepNext/>
              <w:keepLines/>
              <w:tabs>
                <w:tab w:val="left" w:pos="720"/>
                <w:tab w:val="left" w:leader="dot" w:pos="9360"/>
              </w:tabs>
              <w:jc w:val="right"/>
              <w:rPr>
                <w:b/>
              </w:rPr>
            </w:pPr>
            <w:r w:rsidRPr="00FA7ACF">
              <w:rPr>
                <w:b/>
              </w:rPr>
              <w:t>Equation</w:t>
            </w:r>
          </w:p>
        </w:tc>
        <w:tc>
          <w:tcPr>
            <w:tcW w:w="5490" w:type="dxa"/>
            <w:tcBorders>
              <w:top w:val="single" w:sz="4" w:space="0" w:color="auto"/>
              <w:bottom w:val="dotted" w:sz="4" w:space="0" w:color="auto"/>
            </w:tcBorders>
          </w:tcPr>
          <w:p w14:paraId="5FBC9D0C" w14:textId="77777777" w:rsidR="00FA44FD" w:rsidRPr="00FA7ACF" w:rsidRDefault="00FA44FD" w:rsidP="001F323E">
            <w:pPr>
              <w:keepNext/>
              <w:keepLines/>
              <w:tabs>
                <w:tab w:val="left" w:pos="720"/>
                <w:tab w:val="left" w:leader="dot" w:pos="9360"/>
              </w:tabs>
              <w:spacing w:before="60" w:after="60"/>
              <w:jc w:val="center"/>
            </w:pPr>
            <w:r w:rsidRPr="00FA7ACF">
              <w:t>FLOW</w:t>
            </w:r>
            <w:r w:rsidRPr="00FA7ACF">
              <w:rPr>
                <w:vertAlign w:val="subscript"/>
              </w:rPr>
              <w:t xml:space="preserve">P, AVG </w:t>
            </w:r>
            <w:r w:rsidRPr="00FA7ACF">
              <w:t>&lt; CHW-</w:t>
            </w:r>
            <w:proofErr w:type="spellStart"/>
            <w:r w:rsidRPr="00FA7ACF">
              <w:t>MinFlowSp</w:t>
            </w:r>
            <w:proofErr w:type="spellEnd"/>
            <w:r w:rsidRPr="00FA7ACF">
              <w:t xml:space="preserve"> – Ɛ</w:t>
            </w:r>
            <w:r w:rsidRPr="00FA7ACF">
              <w:rPr>
                <w:vertAlign w:val="subscript"/>
              </w:rPr>
              <w:t>FM</w:t>
            </w:r>
          </w:p>
          <w:p w14:paraId="61E1B710" w14:textId="77777777" w:rsidR="00FA44FD" w:rsidRPr="00FA7ACF" w:rsidRDefault="00FA44FD" w:rsidP="001F323E">
            <w:pPr>
              <w:keepNext/>
              <w:keepLines/>
              <w:tabs>
                <w:tab w:val="left" w:pos="720"/>
                <w:tab w:val="left" w:leader="dot" w:pos="9360"/>
              </w:tabs>
              <w:spacing w:before="60" w:after="60"/>
              <w:jc w:val="center"/>
            </w:pPr>
            <w:r w:rsidRPr="00FA7ACF">
              <w:t>and</w:t>
            </w:r>
          </w:p>
          <w:p w14:paraId="2B38DB9F" w14:textId="77777777" w:rsidR="00FA44FD" w:rsidRPr="00FA7ACF" w:rsidRDefault="00FA44FD" w:rsidP="001F323E">
            <w:pPr>
              <w:keepNext/>
              <w:keepLines/>
              <w:tabs>
                <w:tab w:val="left" w:pos="720"/>
                <w:tab w:val="left" w:leader="dot" w:pos="9360"/>
              </w:tabs>
              <w:spacing w:before="60" w:after="60"/>
              <w:jc w:val="center"/>
              <w:rPr>
                <w:b/>
              </w:rPr>
            </w:pPr>
            <w:r w:rsidRPr="00FA7ACF">
              <w:t>MFBPV ≥ 99% - Ɛ</w:t>
            </w:r>
            <w:r w:rsidRPr="00FA7ACF">
              <w:rPr>
                <w:vertAlign w:val="subscript"/>
              </w:rPr>
              <w:t>MFBPV</w:t>
            </w:r>
          </w:p>
        </w:tc>
        <w:tc>
          <w:tcPr>
            <w:tcW w:w="1170" w:type="dxa"/>
            <w:vMerge w:val="restart"/>
            <w:tcBorders>
              <w:top w:val="single" w:sz="4" w:space="0" w:color="auto"/>
              <w:bottom w:val="single" w:sz="4" w:space="0" w:color="auto"/>
            </w:tcBorders>
            <w:vAlign w:val="center"/>
          </w:tcPr>
          <w:p w14:paraId="3F4E3170" w14:textId="77777777" w:rsidR="00FA44FD" w:rsidRPr="00FA7ACF" w:rsidRDefault="00FA44FD" w:rsidP="001F323E">
            <w:pPr>
              <w:keepNext/>
              <w:keepLines/>
              <w:tabs>
                <w:tab w:val="left" w:pos="720"/>
                <w:tab w:val="left" w:leader="dot" w:pos="9360"/>
              </w:tabs>
              <w:jc w:val="center"/>
              <w:rPr>
                <w:b/>
              </w:rPr>
            </w:pPr>
            <w:r w:rsidRPr="00FA7ACF">
              <w:rPr>
                <w:b/>
              </w:rPr>
              <w:t>Applies to OS</w:t>
            </w:r>
          </w:p>
          <w:p w14:paraId="35CB64E3" w14:textId="77777777" w:rsidR="00FA44FD" w:rsidRPr="00FA7ACF" w:rsidRDefault="00FA44FD" w:rsidP="001F323E">
            <w:pPr>
              <w:keepNext/>
              <w:keepLines/>
              <w:tabs>
                <w:tab w:val="left" w:pos="720"/>
                <w:tab w:val="left" w:leader="dot" w:pos="9360"/>
              </w:tabs>
              <w:jc w:val="center"/>
            </w:pPr>
            <w:r w:rsidRPr="00FA7ACF">
              <w:rPr>
                <w:b/>
              </w:rPr>
              <w:t>#2, #3, #5</w:t>
            </w:r>
          </w:p>
        </w:tc>
      </w:tr>
      <w:tr w:rsidR="00FA44FD" w:rsidRPr="00FA7ACF" w14:paraId="537BDA47" w14:textId="77777777" w:rsidTr="003E28B0">
        <w:trPr>
          <w:cantSplit/>
        </w:trPr>
        <w:tc>
          <w:tcPr>
            <w:tcW w:w="990" w:type="dxa"/>
            <w:vMerge/>
            <w:tcBorders>
              <w:top w:val="dotted" w:sz="4" w:space="0" w:color="auto"/>
              <w:bottom w:val="single" w:sz="4" w:space="0" w:color="auto"/>
            </w:tcBorders>
          </w:tcPr>
          <w:p w14:paraId="71900C65" w14:textId="77777777" w:rsidR="00FA44FD" w:rsidRPr="00FA7ACF" w:rsidRDefault="00FA44FD" w:rsidP="001F323E">
            <w:pPr>
              <w:keepNext/>
              <w:keepLines/>
              <w:tabs>
                <w:tab w:val="left" w:pos="720"/>
                <w:tab w:val="left" w:leader="dot" w:pos="9360"/>
              </w:tabs>
            </w:pPr>
          </w:p>
        </w:tc>
        <w:tc>
          <w:tcPr>
            <w:tcW w:w="1890" w:type="dxa"/>
            <w:tcBorders>
              <w:top w:val="dotted" w:sz="4" w:space="0" w:color="auto"/>
              <w:bottom w:val="dotted" w:sz="4" w:space="0" w:color="auto"/>
            </w:tcBorders>
            <w:vAlign w:val="center"/>
          </w:tcPr>
          <w:p w14:paraId="3E386472" w14:textId="77777777" w:rsidR="00FA44FD" w:rsidRPr="00FA7ACF" w:rsidRDefault="00FA44FD" w:rsidP="001F323E">
            <w:pPr>
              <w:keepNext/>
              <w:keepLines/>
              <w:tabs>
                <w:tab w:val="left" w:pos="720"/>
                <w:tab w:val="left" w:leader="dot" w:pos="9360"/>
              </w:tabs>
              <w:jc w:val="right"/>
              <w:rPr>
                <w:b/>
              </w:rPr>
            </w:pPr>
            <w:r w:rsidRPr="00FA7ACF">
              <w:rPr>
                <w:b/>
              </w:rPr>
              <w:t>Description</w:t>
            </w:r>
          </w:p>
        </w:tc>
        <w:tc>
          <w:tcPr>
            <w:tcW w:w="5490" w:type="dxa"/>
            <w:tcBorders>
              <w:top w:val="dotted" w:sz="4" w:space="0" w:color="auto"/>
              <w:bottom w:val="dotted" w:sz="4" w:space="0" w:color="auto"/>
            </w:tcBorders>
            <w:vAlign w:val="center"/>
          </w:tcPr>
          <w:p w14:paraId="147236AB" w14:textId="77777777" w:rsidR="00FA44FD" w:rsidRPr="00FA7ACF" w:rsidRDefault="00FA44FD" w:rsidP="001F323E">
            <w:pPr>
              <w:keepNext/>
              <w:keepLines/>
              <w:tabs>
                <w:tab w:val="left" w:pos="720"/>
                <w:tab w:val="left" w:leader="dot" w:pos="9360"/>
              </w:tabs>
              <w:rPr>
                <w:b/>
              </w:rPr>
            </w:pPr>
            <w:r w:rsidRPr="00FA7ACF">
              <w:t>Primary chilled water flow is too low with the minimum flow bypass valve fully open.</w:t>
            </w:r>
          </w:p>
        </w:tc>
        <w:tc>
          <w:tcPr>
            <w:tcW w:w="1170" w:type="dxa"/>
            <w:vMerge/>
            <w:tcBorders>
              <w:top w:val="dotted" w:sz="4" w:space="0" w:color="auto"/>
              <w:bottom w:val="single" w:sz="4" w:space="0" w:color="auto"/>
            </w:tcBorders>
          </w:tcPr>
          <w:p w14:paraId="7CA7FC02" w14:textId="77777777" w:rsidR="00FA44FD" w:rsidRPr="00FA7ACF" w:rsidRDefault="00FA44FD" w:rsidP="001F323E">
            <w:pPr>
              <w:keepLines/>
              <w:tabs>
                <w:tab w:val="left" w:pos="720"/>
                <w:tab w:val="left" w:leader="dot" w:pos="9360"/>
              </w:tabs>
              <w:jc w:val="center"/>
            </w:pPr>
          </w:p>
        </w:tc>
      </w:tr>
      <w:tr w:rsidR="00FA44FD" w:rsidRPr="00FA7ACF" w14:paraId="423C3392" w14:textId="77777777" w:rsidTr="003E28B0">
        <w:trPr>
          <w:cantSplit/>
        </w:trPr>
        <w:tc>
          <w:tcPr>
            <w:tcW w:w="990" w:type="dxa"/>
            <w:vMerge/>
            <w:tcBorders>
              <w:top w:val="dotted" w:sz="4" w:space="0" w:color="auto"/>
              <w:bottom w:val="single" w:sz="4" w:space="0" w:color="auto"/>
            </w:tcBorders>
          </w:tcPr>
          <w:p w14:paraId="5171B1E1" w14:textId="77777777" w:rsidR="00FA44FD" w:rsidRPr="00FA7ACF" w:rsidRDefault="00FA44FD" w:rsidP="001F323E">
            <w:pPr>
              <w:keepLines/>
              <w:tabs>
                <w:tab w:val="left" w:pos="720"/>
                <w:tab w:val="left" w:leader="dot" w:pos="9360"/>
              </w:tabs>
            </w:pPr>
          </w:p>
        </w:tc>
        <w:tc>
          <w:tcPr>
            <w:tcW w:w="1890" w:type="dxa"/>
            <w:tcBorders>
              <w:top w:val="dotted" w:sz="4" w:space="0" w:color="auto"/>
              <w:bottom w:val="single" w:sz="4" w:space="0" w:color="auto"/>
            </w:tcBorders>
            <w:vAlign w:val="center"/>
          </w:tcPr>
          <w:p w14:paraId="11C1E7A6" w14:textId="77777777" w:rsidR="00FA44FD" w:rsidRPr="00FA7ACF" w:rsidRDefault="00FA44FD" w:rsidP="001F323E">
            <w:pPr>
              <w:keepLines/>
              <w:tabs>
                <w:tab w:val="left" w:pos="720"/>
                <w:tab w:val="left" w:leader="dot" w:pos="9360"/>
              </w:tabs>
              <w:jc w:val="right"/>
              <w:rPr>
                <w:b/>
              </w:rPr>
            </w:pPr>
            <w:r w:rsidRPr="00FA7ACF">
              <w:rPr>
                <w:b/>
              </w:rPr>
              <w:t>Possible Diagnosis</w:t>
            </w:r>
          </w:p>
        </w:tc>
        <w:tc>
          <w:tcPr>
            <w:tcW w:w="5490" w:type="dxa"/>
            <w:tcBorders>
              <w:top w:val="dotted" w:sz="4" w:space="0" w:color="auto"/>
              <w:bottom w:val="single" w:sz="4" w:space="0" w:color="auto"/>
            </w:tcBorders>
            <w:vAlign w:val="center"/>
          </w:tcPr>
          <w:p w14:paraId="56E075CA" w14:textId="77777777" w:rsidR="00FA44FD" w:rsidRPr="00FA7ACF" w:rsidRDefault="00FA44FD" w:rsidP="001F323E">
            <w:pPr>
              <w:keepLines/>
              <w:tabs>
                <w:tab w:val="left" w:pos="720"/>
                <w:tab w:val="left" w:leader="dot" w:pos="9360"/>
              </w:tabs>
            </w:pPr>
            <w:r w:rsidRPr="00FA7ACF">
              <w:t>Problem with minimum flow bypass valve</w:t>
            </w:r>
          </w:p>
          <w:p w14:paraId="7C139FD8" w14:textId="77777777" w:rsidR="00FA44FD" w:rsidRPr="00FA7ACF" w:rsidRDefault="00FA44FD" w:rsidP="001F323E">
            <w:pPr>
              <w:keepLines/>
              <w:tabs>
                <w:tab w:val="left" w:pos="720"/>
                <w:tab w:val="left" w:leader="dot" w:pos="9360"/>
              </w:tabs>
            </w:pPr>
            <w:r w:rsidRPr="00FA7ACF">
              <w:t>Problem with chiller CHW isolation valves</w:t>
            </w:r>
          </w:p>
          <w:p w14:paraId="17E81D07" w14:textId="77777777" w:rsidR="00FA44FD" w:rsidRPr="00FA7ACF" w:rsidRDefault="00FA44FD" w:rsidP="001F323E">
            <w:pPr>
              <w:keepLines/>
              <w:tabs>
                <w:tab w:val="left" w:pos="720"/>
                <w:tab w:val="left" w:leader="dot" w:pos="9360"/>
              </w:tabs>
              <w:ind w:left="314" w:hanging="314"/>
            </w:pPr>
            <w:r w:rsidRPr="00FA7ACF">
              <w:t>Minimum loop differential pressure setpoint too low</w:t>
            </w:r>
          </w:p>
        </w:tc>
        <w:tc>
          <w:tcPr>
            <w:tcW w:w="1170" w:type="dxa"/>
            <w:vMerge/>
            <w:tcBorders>
              <w:top w:val="dotted" w:sz="4" w:space="0" w:color="auto"/>
              <w:bottom w:val="single" w:sz="4" w:space="0" w:color="auto"/>
            </w:tcBorders>
          </w:tcPr>
          <w:p w14:paraId="3EAE5D40" w14:textId="77777777" w:rsidR="00FA44FD" w:rsidRPr="00FA7ACF" w:rsidRDefault="00FA44FD" w:rsidP="001F323E">
            <w:pPr>
              <w:keepLines/>
              <w:tabs>
                <w:tab w:val="left" w:pos="720"/>
                <w:tab w:val="left" w:leader="dot" w:pos="9360"/>
              </w:tabs>
              <w:jc w:val="center"/>
            </w:pPr>
          </w:p>
        </w:tc>
      </w:tr>
      <w:tr w:rsidR="00FA44FD" w:rsidRPr="00FA7ACF" w14:paraId="40CD170E" w14:textId="77777777" w:rsidTr="003E28B0">
        <w:trPr>
          <w:cantSplit/>
        </w:trPr>
        <w:tc>
          <w:tcPr>
            <w:tcW w:w="990" w:type="dxa"/>
            <w:vMerge w:val="restart"/>
            <w:tcBorders>
              <w:top w:val="single" w:sz="4" w:space="0" w:color="auto"/>
              <w:bottom w:val="single" w:sz="4" w:space="0" w:color="auto"/>
            </w:tcBorders>
            <w:vAlign w:val="center"/>
          </w:tcPr>
          <w:p w14:paraId="1A934148" w14:textId="77777777" w:rsidR="00FA44FD" w:rsidRPr="00FA7ACF" w:rsidRDefault="00FA44FD" w:rsidP="001F323E">
            <w:pPr>
              <w:keepNext/>
              <w:keepLines/>
              <w:tabs>
                <w:tab w:val="left" w:pos="720"/>
                <w:tab w:val="left" w:leader="dot" w:pos="9360"/>
              </w:tabs>
              <w:jc w:val="center"/>
              <w:rPr>
                <w:b/>
              </w:rPr>
            </w:pPr>
            <w:r w:rsidRPr="00FA7ACF">
              <w:rPr>
                <w:b/>
              </w:rPr>
              <w:t>FC#6</w:t>
            </w:r>
          </w:p>
        </w:tc>
        <w:tc>
          <w:tcPr>
            <w:tcW w:w="1890" w:type="dxa"/>
            <w:tcBorders>
              <w:top w:val="single" w:sz="4" w:space="0" w:color="auto"/>
              <w:bottom w:val="dotted" w:sz="4" w:space="0" w:color="auto"/>
            </w:tcBorders>
            <w:vAlign w:val="center"/>
          </w:tcPr>
          <w:p w14:paraId="1E3C2772" w14:textId="77777777" w:rsidR="00FA44FD" w:rsidRPr="00FA7ACF" w:rsidRDefault="00FA44FD" w:rsidP="001F323E">
            <w:pPr>
              <w:keepNext/>
              <w:keepLines/>
              <w:tabs>
                <w:tab w:val="left" w:pos="720"/>
                <w:tab w:val="left" w:leader="dot" w:pos="9360"/>
              </w:tabs>
              <w:jc w:val="right"/>
              <w:rPr>
                <w:b/>
              </w:rPr>
            </w:pPr>
            <w:r w:rsidRPr="00FA7ACF">
              <w:rPr>
                <w:b/>
              </w:rPr>
              <w:t>Equation</w:t>
            </w:r>
          </w:p>
        </w:tc>
        <w:tc>
          <w:tcPr>
            <w:tcW w:w="5490" w:type="dxa"/>
            <w:tcBorders>
              <w:top w:val="single" w:sz="4" w:space="0" w:color="auto"/>
              <w:bottom w:val="dotted" w:sz="4" w:space="0" w:color="auto"/>
            </w:tcBorders>
          </w:tcPr>
          <w:p w14:paraId="04C2146A" w14:textId="77777777" w:rsidR="00FA44FD" w:rsidRPr="00FA7ACF" w:rsidRDefault="00FA44FD" w:rsidP="001F323E">
            <w:pPr>
              <w:keepNext/>
              <w:keepLines/>
              <w:tabs>
                <w:tab w:val="left" w:pos="720"/>
                <w:tab w:val="left" w:leader="dot" w:pos="9360"/>
              </w:tabs>
              <w:spacing w:before="60" w:after="60"/>
              <w:jc w:val="center"/>
              <w:rPr>
                <w:vertAlign w:val="subscript"/>
              </w:rPr>
            </w:pPr>
            <w:r w:rsidRPr="00FA7ACF">
              <w:t>CHWST</w:t>
            </w:r>
            <w:r w:rsidRPr="00FA7ACF">
              <w:rPr>
                <w:vertAlign w:val="subscript"/>
              </w:rPr>
              <w:t>AVG</w:t>
            </w:r>
            <w:r w:rsidRPr="00FA7ACF">
              <w:t xml:space="preserve"> - Ɛ</w:t>
            </w:r>
            <w:r w:rsidRPr="00FA7ACF">
              <w:rPr>
                <w:vertAlign w:val="subscript"/>
              </w:rPr>
              <w:t>CHWT</w:t>
            </w:r>
            <w:r w:rsidRPr="00FA7ACF">
              <w:t xml:space="preserve"> ≥ CHWSTSP</w:t>
            </w:r>
          </w:p>
        </w:tc>
        <w:tc>
          <w:tcPr>
            <w:tcW w:w="1170" w:type="dxa"/>
            <w:vMerge w:val="restart"/>
            <w:tcBorders>
              <w:top w:val="single" w:sz="4" w:space="0" w:color="auto"/>
              <w:bottom w:val="single" w:sz="4" w:space="0" w:color="auto"/>
            </w:tcBorders>
            <w:vAlign w:val="center"/>
          </w:tcPr>
          <w:p w14:paraId="2495CB60" w14:textId="77777777" w:rsidR="00FA44FD" w:rsidRPr="00FA7ACF" w:rsidRDefault="00FA44FD" w:rsidP="001F323E">
            <w:pPr>
              <w:keepNext/>
              <w:keepLines/>
              <w:tabs>
                <w:tab w:val="left" w:pos="720"/>
                <w:tab w:val="left" w:leader="dot" w:pos="9360"/>
              </w:tabs>
              <w:jc w:val="center"/>
              <w:rPr>
                <w:b/>
              </w:rPr>
            </w:pPr>
            <w:r w:rsidRPr="00FA7ACF">
              <w:rPr>
                <w:b/>
              </w:rPr>
              <w:t>Applies to OS</w:t>
            </w:r>
          </w:p>
          <w:p w14:paraId="21A7E370" w14:textId="77777777" w:rsidR="00FA44FD" w:rsidRPr="00FA7ACF" w:rsidRDefault="00FA44FD" w:rsidP="001F323E">
            <w:pPr>
              <w:keepNext/>
              <w:keepLines/>
              <w:tabs>
                <w:tab w:val="left" w:pos="720"/>
                <w:tab w:val="left" w:leader="dot" w:pos="9360"/>
              </w:tabs>
              <w:jc w:val="center"/>
            </w:pPr>
            <w:r w:rsidRPr="00FA7ACF">
              <w:rPr>
                <w:b/>
              </w:rPr>
              <w:t>#2 – #5</w:t>
            </w:r>
          </w:p>
        </w:tc>
      </w:tr>
      <w:tr w:rsidR="00FA44FD" w:rsidRPr="00FA7ACF" w14:paraId="458F1B13" w14:textId="77777777" w:rsidTr="003E28B0">
        <w:trPr>
          <w:cantSplit/>
        </w:trPr>
        <w:tc>
          <w:tcPr>
            <w:tcW w:w="990" w:type="dxa"/>
            <w:vMerge/>
            <w:tcBorders>
              <w:top w:val="dotted" w:sz="4" w:space="0" w:color="auto"/>
              <w:bottom w:val="single" w:sz="4" w:space="0" w:color="auto"/>
            </w:tcBorders>
          </w:tcPr>
          <w:p w14:paraId="16FA45FC" w14:textId="77777777" w:rsidR="00FA44FD" w:rsidRPr="00FA7ACF" w:rsidRDefault="00FA44FD" w:rsidP="001F323E">
            <w:pPr>
              <w:keepNext/>
              <w:keepLines/>
              <w:tabs>
                <w:tab w:val="left" w:pos="720"/>
                <w:tab w:val="left" w:leader="dot" w:pos="9360"/>
              </w:tabs>
            </w:pPr>
          </w:p>
        </w:tc>
        <w:tc>
          <w:tcPr>
            <w:tcW w:w="1890" w:type="dxa"/>
            <w:tcBorders>
              <w:top w:val="dotted" w:sz="4" w:space="0" w:color="auto"/>
              <w:bottom w:val="dotted" w:sz="4" w:space="0" w:color="auto"/>
            </w:tcBorders>
            <w:vAlign w:val="center"/>
          </w:tcPr>
          <w:p w14:paraId="1A5B9C7B" w14:textId="77777777" w:rsidR="00FA44FD" w:rsidRPr="00FA7ACF" w:rsidRDefault="00FA44FD" w:rsidP="001F323E">
            <w:pPr>
              <w:keepNext/>
              <w:keepLines/>
              <w:tabs>
                <w:tab w:val="left" w:pos="720"/>
                <w:tab w:val="left" w:leader="dot" w:pos="9360"/>
              </w:tabs>
              <w:jc w:val="right"/>
              <w:rPr>
                <w:b/>
              </w:rPr>
            </w:pPr>
            <w:r w:rsidRPr="00FA7ACF">
              <w:rPr>
                <w:b/>
              </w:rPr>
              <w:t>Description</w:t>
            </w:r>
          </w:p>
        </w:tc>
        <w:tc>
          <w:tcPr>
            <w:tcW w:w="5490" w:type="dxa"/>
            <w:tcBorders>
              <w:top w:val="dotted" w:sz="4" w:space="0" w:color="auto"/>
              <w:bottom w:val="dotted" w:sz="4" w:space="0" w:color="auto"/>
            </w:tcBorders>
            <w:vAlign w:val="center"/>
          </w:tcPr>
          <w:p w14:paraId="478EDC8C" w14:textId="77777777" w:rsidR="00FA44FD" w:rsidRPr="00FA7ACF" w:rsidRDefault="00FA44FD" w:rsidP="001F323E">
            <w:pPr>
              <w:keepNext/>
              <w:keepLines/>
              <w:tabs>
                <w:tab w:val="left" w:pos="720"/>
                <w:tab w:val="left" w:leader="dot" w:pos="9360"/>
              </w:tabs>
              <w:rPr>
                <w:b/>
              </w:rPr>
            </w:pPr>
            <w:r w:rsidRPr="00FA7ACF">
              <w:t>Chilled water supply temperature is too high</w:t>
            </w:r>
          </w:p>
        </w:tc>
        <w:tc>
          <w:tcPr>
            <w:tcW w:w="1170" w:type="dxa"/>
            <w:vMerge/>
            <w:tcBorders>
              <w:top w:val="dotted" w:sz="4" w:space="0" w:color="auto"/>
              <w:bottom w:val="single" w:sz="4" w:space="0" w:color="auto"/>
            </w:tcBorders>
          </w:tcPr>
          <w:p w14:paraId="4EAFB3BC" w14:textId="77777777" w:rsidR="00FA44FD" w:rsidRPr="00FA7ACF" w:rsidRDefault="00FA44FD" w:rsidP="001F323E">
            <w:pPr>
              <w:keepLines/>
              <w:tabs>
                <w:tab w:val="left" w:pos="720"/>
                <w:tab w:val="left" w:leader="dot" w:pos="9360"/>
              </w:tabs>
              <w:jc w:val="center"/>
            </w:pPr>
          </w:p>
        </w:tc>
      </w:tr>
      <w:tr w:rsidR="00FA44FD" w:rsidRPr="00FA7ACF" w14:paraId="55BA5D64" w14:textId="77777777" w:rsidTr="003E28B0">
        <w:trPr>
          <w:cantSplit/>
        </w:trPr>
        <w:tc>
          <w:tcPr>
            <w:tcW w:w="990" w:type="dxa"/>
            <w:vMerge/>
            <w:tcBorders>
              <w:top w:val="dotted" w:sz="4" w:space="0" w:color="auto"/>
              <w:bottom w:val="single" w:sz="4" w:space="0" w:color="auto"/>
            </w:tcBorders>
          </w:tcPr>
          <w:p w14:paraId="1E0E7156" w14:textId="77777777" w:rsidR="00FA44FD" w:rsidRPr="00FA7ACF" w:rsidRDefault="00FA44FD" w:rsidP="001F323E">
            <w:pPr>
              <w:keepLines/>
              <w:tabs>
                <w:tab w:val="left" w:pos="720"/>
                <w:tab w:val="left" w:leader="dot" w:pos="9360"/>
              </w:tabs>
            </w:pPr>
          </w:p>
        </w:tc>
        <w:tc>
          <w:tcPr>
            <w:tcW w:w="1890" w:type="dxa"/>
            <w:tcBorders>
              <w:top w:val="dotted" w:sz="4" w:space="0" w:color="auto"/>
              <w:bottom w:val="single" w:sz="4" w:space="0" w:color="auto"/>
            </w:tcBorders>
            <w:vAlign w:val="center"/>
          </w:tcPr>
          <w:p w14:paraId="2B1EA405" w14:textId="77777777" w:rsidR="00FA44FD" w:rsidRPr="00FA7ACF" w:rsidRDefault="00FA44FD" w:rsidP="001F323E">
            <w:pPr>
              <w:keepLines/>
              <w:tabs>
                <w:tab w:val="left" w:pos="720"/>
                <w:tab w:val="left" w:leader="dot" w:pos="9360"/>
              </w:tabs>
              <w:jc w:val="right"/>
              <w:rPr>
                <w:b/>
              </w:rPr>
            </w:pPr>
            <w:r w:rsidRPr="00FA7ACF">
              <w:rPr>
                <w:b/>
              </w:rPr>
              <w:t>Possible Diagnosis</w:t>
            </w:r>
          </w:p>
        </w:tc>
        <w:tc>
          <w:tcPr>
            <w:tcW w:w="5490" w:type="dxa"/>
            <w:tcBorders>
              <w:top w:val="dotted" w:sz="4" w:space="0" w:color="auto"/>
              <w:bottom w:val="single" w:sz="4" w:space="0" w:color="auto"/>
            </w:tcBorders>
            <w:vAlign w:val="center"/>
          </w:tcPr>
          <w:p w14:paraId="51871AFF" w14:textId="77777777" w:rsidR="00FA44FD" w:rsidRPr="00FA7ACF" w:rsidRDefault="00FA44FD" w:rsidP="001F323E">
            <w:pPr>
              <w:keepLines/>
              <w:tabs>
                <w:tab w:val="left" w:pos="720"/>
                <w:tab w:val="left" w:leader="dot" w:pos="9360"/>
              </w:tabs>
            </w:pPr>
            <w:r w:rsidRPr="00FA7ACF">
              <w:t>Mechanical problem with chillers</w:t>
            </w:r>
          </w:p>
          <w:p w14:paraId="472397E8" w14:textId="77777777" w:rsidR="00FA44FD" w:rsidRPr="00FA7ACF" w:rsidRDefault="00FA44FD" w:rsidP="001F323E">
            <w:pPr>
              <w:keepLines/>
              <w:tabs>
                <w:tab w:val="left" w:pos="720"/>
                <w:tab w:val="left" w:leader="dot" w:pos="9360"/>
              </w:tabs>
              <w:ind w:left="314" w:hanging="314"/>
            </w:pPr>
            <w:r w:rsidRPr="00FA7ACF">
              <w:t>Primary flow is higher than the design evaporator flow of the operating chillers</w:t>
            </w:r>
          </w:p>
        </w:tc>
        <w:tc>
          <w:tcPr>
            <w:tcW w:w="1170" w:type="dxa"/>
            <w:vMerge/>
            <w:tcBorders>
              <w:top w:val="dotted" w:sz="4" w:space="0" w:color="auto"/>
              <w:bottom w:val="single" w:sz="4" w:space="0" w:color="auto"/>
            </w:tcBorders>
          </w:tcPr>
          <w:p w14:paraId="3B876F01" w14:textId="77777777" w:rsidR="00FA44FD" w:rsidRPr="00FA7ACF" w:rsidRDefault="00FA44FD" w:rsidP="001F323E">
            <w:pPr>
              <w:keepLines/>
              <w:tabs>
                <w:tab w:val="left" w:pos="720"/>
                <w:tab w:val="left" w:leader="dot" w:pos="9360"/>
              </w:tabs>
              <w:jc w:val="center"/>
            </w:pPr>
          </w:p>
        </w:tc>
      </w:tr>
      <w:tr w:rsidR="00FA44FD" w:rsidRPr="00FA7ACF" w14:paraId="61C185D5" w14:textId="77777777" w:rsidTr="00F12019">
        <w:trPr>
          <w:cantSplit/>
        </w:trPr>
        <w:tc>
          <w:tcPr>
            <w:tcW w:w="9540" w:type="dxa"/>
            <w:gridSpan w:val="4"/>
            <w:tcBorders>
              <w:top w:val="single" w:sz="4" w:space="0" w:color="auto"/>
              <w:bottom w:val="single" w:sz="4" w:space="0" w:color="auto"/>
            </w:tcBorders>
            <w:vAlign w:val="center"/>
          </w:tcPr>
          <w:p w14:paraId="699DB1F9" w14:textId="77777777" w:rsidR="00FA44FD" w:rsidRPr="00FA7ACF" w:rsidRDefault="00FA44FD" w:rsidP="001F323E">
            <w:pPr>
              <w:keepNext/>
              <w:keepLines/>
              <w:tabs>
                <w:tab w:val="left" w:pos="720"/>
                <w:tab w:val="left" w:leader="dot" w:pos="9360"/>
              </w:tabs>
              <w:jc w:val="both"/>
              <w:rPr>
                <w:b/>
              </w:rPr>
            </w:pPr>
            <w:r w:rsidRPr="00FA7ACF">
              <w:rPr>
                <w:b/>
              </w:rPr>
              <w:t>Retain the following fault condition for plants where system gauge pressure is monitored. Delete otherwise.</w:t>
            </w:r>
          </w:p>
        </w:tc>
      </w:tr>
      <w:tr w:rsidR="00FA44FD" w:rsidRPr="00FA7ACF" w14:paraId="1567E091" w14:textId="77777777" w:rsidTr="003E28B0">
        <w:trPr>
          <w:cantSplit/>
        </w:trPr>
        <w:tc>
          <w:tcPr>
            <w:tcW w:w="990" w:type="dxa"/>
            <w:vMerge w:val="restart"/>
            <w:tcBorders>
              <w:top w:val="single" w:sz="4" w:space="0" w:color="auto"/>
              <w:bottom w:val="single" w:sz="4" w:space="0" w:color="auto"/>
            </w:tcBorders>
            <w:vAlign w:val="center"/>
          </w:tcPr>
          <w:p w14:paraId="58381731" w14:textId="77777777" w:rsidR="00FA44FD" w:rsidRPr="00FA7ACF" w:rsidRDefault="00FA44FD" w:rsidP="001F323E">
            <w:pPr>
              <w:keepNext/>
              <w:keepLines/>
              <w:tabs>
                <w:tab w:val="left" w:pos="720"/>
                <w:tab w:val="left" w:leader="dot" w:pos="9360"/>
              </w:tabs>
              <w:jc w:val="center"/>
              <w:rPr>
                <w:b/>
              </w:rPr>
            </w:pPr>
            <w:r w:rsidRPr="00FA7ACF">
              <w:rPr>
                <w:b/>
              </w:rPr>
              <w:t xml:space="preserve">FC#7 </w:t>
            </w:r>
          </w:p>
        </w:tc>
        <w:tc>
          <w:tcPr>
            <w:tcW w:w="1890" w:type="dxa"/>
            <w:tcBorders>
              <w:top w:val="single" w:sz="4" w:space="0" w:color="auto"/>
              <w:bottom w:val="dotted" w:sz="4" w:space="0" w:color="auto"/>
            </w:tcBorders>
            <w:vAlign w:val="center"/>
          </w:tcPr>
          <w:p w14:paraId="7ADE9255" w14:textId="77777777" w:rsidR="00FA44FD" w:rsidRPr="00FA7ACF" w:rsidRDefault="00FA44FD" w:rsidP="001F323E">
            <w:pPr>
              <w:keepNext/>
              <w:keepLines/>
              <w:tabs>
                <w:tab w:val="left" w:pos="720"/>
                <w:tab w:val="left" w:leader="dot" w:pos="9360"/>
              </w:tabs>
              <w:jc w:val="right"/>
              <w:rPr>
                <w:b/>
              </w:rPr>
            </w:pPr>
            <w:r w:rsidRPr="00FA7ACF">
              <w:rPr>
                <w:b/>
              </w:rPr>
              <w:t>Equation</w:t>
            </w:r>
          </w:p>
        </w:tc>
        <w:tc>
          <w:tcPr>
            <w:tcW w:w="5490" w:type="dxa"/>
            <w:tcBorders>
              <w:top w:val="single" w:sz="4" w:space="0" w:color="auto"/>
              <w:bottom w:val="dotted" w:sz="4" w:space="0" w:color="auto"/>
            </w:tcBorders>
          </w:tcPr>
          <w:p w14:paraId="47A0B76C" w14:textId="77777777" w:rsidR="00FA44FD" w:rsidRPr="00FA7ACF" w:rsidRDefault="00FA44FD" w:rsidP="001F323E">
            <w:pPr>
              <w:keepNext/>
              <w:keepLines/>
              <w:tabs>
                <w:tab w:val="left" w:pos="720"/>
                <w:tab w:val="left" w:leader="dot" w:pos="9360"/>
              </w:tabs>
              <w:spacing w:before="60" w:after="60"/>
              <w:jc w:val="center"/>
              <w:rPr>
                <w:b/>
              </w:rPr>
            </w:pPr>
            <w:r w:rsidRPr="00FA7ACF">
              <w:t>CHW-P</w:t>
            </w:r>
            <w:r w:rsidRPr="00FA7ACF">
              <w:rPr>
                <w:vertAlign w:val="subscript"/>
              </w:rPr>
              <w:t>GAUGE, AVG</w:t>
            </w:r>
            <w:r w:rsidRPr="00FA7ACF">
              <w:t xml:space="preserve"> &lt; 0.9 * CHW-</w:t>
            </w:r>
            <w:proofErr w:type="spellStart"/>
            <w:r w:rsidRPr="00FA7ACF">
              <w:t>ETPreChargePress</w:t>
            </w:r>
            <w:proofErr w:type="spellEnd"/>
          </w:p>
        </w:tc>
        <w:tc>
          <w:tcPr>
            <w:tcW w:w="1170" w:type="dxa"/>
            <w:vMerge w:val="restart"/>
            <w:tcBorders>
              <w:top w:val="single" w:sz="4" w:space="0" w:color="auto"/>
              <w:bottom w:val="single" w:sz="4" w:space="0" w:color="auto"/>
            </w:tcBorders>
            <w:vAlign w:val="center"/>
          </w:tcPr>
          <w:p w14:paraId="7BA97D7A" w14:textId="77777777" w:rsidR="00FA44FD" w:rsidRPr="00FA7ACF" w:rsidRDefault="00FA44FD" w:rsidP="001F323E">
            <w:pPr>
              <w:keepNext/>
              <w:keepLines/>
              <w:tabs>
                <w:tab w:val="left" w:pos="720"/>
                <w:tab w:val="left" w:leader="dot" w:pos="9360"/>
              </w:tabs>
              <w:jc w:val="center"/>
              <w:rPr>
                <w:b/>
              </w:rPr>
            </w:pPr>
            <w:r w:rsidRPr="00FA7ACF">
              <w:rPr>
                <w:b/>
              </w:rPr>
              <w:t>Applies to OS</w:t>
            </w:r>
          </w:p>
          <w:p w14:paraId="303FA9F5" w14:textId="77777777" w:rsidR="00FA44FD" w:rsidRPr="00FA7ACF" w:rsidRDefault="00FA44FD" w:rsidP="001F323E">
            <w:pPr>
              <w:keepNext/>
              <w:keepLines/>
              <w:tabs>
                <w:tab w:val="left" w:pos="720"/>
                <w:tab w:val="left" w:leader="dot" w:pos="9360"/>
              </w:tabs>
              <w:jc w:val="center"/>
            </w:pPr>
            <w:r w:rsidRPr="00FA7ACF">
              <w:rPr>
                <w:b/>
              </w:rPr>
              <w:t>#1 – #5</w:t>
            </w:r>
          </w:p>
        </w:tc>
      </w:tr>
      <w:tr w:rsidR="00FA44FD" w:rsidRPr="00FA7ACF" w14:paraId="2682F48C" w14:textId="77777777" w:rsidTr="003E28B0">
        <w:trPr>
          <w:cantSplit/>
        </w:trPr>
        <w:tc>
          <w:tcPr>
            <w:tcW w:w="990" w:type="dxa"/>
            <w:vMerge/>
            <w:tcBorders>
              <w:top w:val="dotted" w:sz="4" w:space="0" w:color="auto"/>
              <w:bottom w:val="single" w:sz="4" w:space="0" w:color="auto"/>
            </w:tcBorders>
          </w:tcPr>
          <w:p w14:paraId="4D1ED5DE" w14:textId="77777777" w:rsidR="00FA44FD" w:rsidRPr="00FA7ACF" w:rsidRDefault="00FA44FD" w:rsidP="001F323E">
            <w:pPr>
              <w:keepNext/>
              <w:keepLines/>
              <w:tabs>
                <w:tab w:val="left" w:pos="720"/>
                <w:tab w:val="left" w:leader="dot" w:pos="9360"/>
              </w:tabs>
            </w:pPr>
          </w:p>
        </w:tc>
        <w:tc>
          <w:tcPr>
            <w:tcW w:w="1890" w:type="dxa"/>
            <w:tcBorders>
              <w:top w:val="dotted" w:sz="4" w:space="0" w:color="auto"/>
              <w:bottom w:val="dotted" w:sz="4" w:space="0" w:color="auto"/>
            </w:tcBorders>
            <w:vAlign w:val="center"/>
          </w:tcPr>
          <w:p w14:paraId="32FF9285" w14:textId="77777777" w:rsidR="00FA44FD" w:rsidRPr="00FA7ACF" w:rsidRDefault="00FA44FD" w:rsidP="001F323E">
            <w:pPr>
              <w:keepNext/>
              <w:keepLines/>
              <w:tabs>
                <w:tab w:val="left" w:pos="720"/>
                <w:tab w:val="left" w:leader="dot" w:pos="9360"/>
              </w:tabs>
              <w:jc w:val="right"/>
              <w:rPr>
                <w:b/>
              </w:rPr>
            </w:pPr>
            <w:r w:rsidRPr="00FA7ACF">
              <w:rPr>
                <w:b/>
              </w:rPr>
              <w:t>Description</w:t>
            </w:r>
          </w:p>
        </w:tc>
        <w:tc>
          <w:tcPr>
            <w:tcW w:w="5490" w:type="dxa"/>
            <w:tcBorders>
              <w:top w:val="dotted" w:sz="4" w:space="0" w:color="auto"/>
              <w:bottom w:val="dotted" w:sz="4" w:space="0" w:color="auto"/>
            </w:tcBorders>
            <w:vAlign w:val="center"/>
          </w:tcPr>
          <w:p w14:paraId="11A4CF3D" w14:textId="77777777" w:rsidR="00FA44FD" w:rsidRPr="00FA7ACF" w:rsidRDefault="00FA44FD" w:rsidP="001F323E">
            <w:pPr>
              <w:keepNext/>
              <w:keepLines/>
              <w:tabs>
                <w:tab w:val="left" w:pos="720"/>
                <w:tab w:val="left" w:leader="dot" w:pos="9360"/>
              </w:tabs>
              <w:rPr>
                <w:b/>
              </w:rPr>
            </w:pPr>
            <w:r w:rsidRPr="00FA7ACF">
              <w:t>Chilled water system gauge pressure is too low</w:t>
            </w:r>
          </w:p>
        </w:tc>
        <w:tc>
          <w:tcPr>
            <w:tcW w:w="1170" w:type="dxa"/>
            <w:vMerge/>
            <w:tcBorders>
              <w:top w:val="dotted" w:sz="4" w:space="0" w:color="auto"/>
              <w:bottom w:val="single" w:sz="4" w:space="0" w:color="auto"/>
            </w:tcBorders>
          </w:tcPr>
          <w:p w14:paraId="7AAEFF3E" w14:textId="77777777" w:rsidR="00FA44FD" w:rsidRPr="00FA7ACF" w:rsidRDefault="00FA44FD" w:rsidP="001F323E">
            <w:pPr>
              <w:keepLines/>
              <w:tabs>
                <w:tab w:val="left" w:pos="720"/>
                <w:tab w:val="left" w:leader="dot" w:pos="9360"/>
              </w:tabs>
              <w:jc w:val="center"/>
            </w:pPr>
          </w:p>
        </w:tc>
      </w:tr>
      <w:tr w:rsidR="00FA44FD" w:rsidRPr="00FA7ACF" w14:paraId="4330F94B" w14:textId="77777777" w:rsidTr="003E28B0">
        <w:trPr>
          <w:cantSplit/>
        </w:trPr>
        <w:tc>
          <w:tcPr>
            <w:tcW w:w="990" w:type="dxa"/>
            <w:vMerge/>
            <w:tcBorders>
              <w:top w:val="dotted" w:sz="4" w:space="0" w:color="auto"/>
              <w:bottom w:val="single" w:sz="4" w:space="0" w:color="auto"/>
            </w:tcBorders>
          </w:tcPr>
          <w:p w14:paraId="08EC5EA1" w14:textId="77777777" w:rsidR="00FA44FD" w:rsidRPr="00FA7ACF" w:rsidRDefault="00FA44FD" w:rsidP="001F323E">
            <w:pPr>
              <w:keepLines/>
              <w:tabs>
                <w:tab w:val="left" w:pos="720"/>
                <w:tab w:val="left" w:leader="dot" w:pos="9360"/>
              </w:tabs>
            </w:pPr>
          </w:p>
        </w:tc>
        <w:tc>
          <w:tcPr>
            <w:tcW w:w="1890" w:type="dxa"/>
            <w:tcBorders>
              <w:top w:val="dotted" w:sz="4" w:space="0" w:color="auto"/>
              <w:bottom w:val="single" w:sz="4" w:space="0" w:color="auto"/>
            </w:tcBorders>
            <w:vAlign w:val="center"/>
          </w:tcPr>
          <w:p w14:paraId="6EF6E9B4" w14:textId="77777777" w:rsidR="00FA44FD" w:rsidRPr="00FA7ACF" w:rsidRDefault="00FA44FD" w:rsidP="001F323E">
            <w:pPr>
              <w:keepLines/>
              <w:tabs>
                <w:tab w:val="left" w:pos="720"/>
                <w:tab w:val="left" w:leader="dot" w:pos="9360"/>
              </w:tabs>
              <w:jc w:val="right"/>
              <w:rPr>
                <w:b/>
              </w:rPr>
            </w:pPr>
            <w:r w:rsidRPr="00FA7ACF">
              <w:rPr>
                <w:b/>
              </w:rPr>
              <w:t>Possible Diagnosis</w:t>
            </w:r>
          </w:p>
        </w:tc>
        <w:tc>
          <w:tcPr>
            <w:tcW w:w="5490" w:type="dxa"/>
            <w:tcBorders>
              <w:top w:val="dotted" w:sz="4" w:space="0" w:color="auto"/>
              <w:bottom w:val="single" w:sz="4" w:space="0" w:color="auto"/>
            </w:tcBorders>
            <w:vAlign w:val="center"/>
          </w:tcPr>
          <w:p w14:paraId="11708678" w14:textId="77777777" w:rsidR="00FA44FD" w:rsidRPr="00FA7ACF" w:rsidRDefault="00FA44FD" w:rsidP="001F323E">
            <w:pPr>
              <w:keepLines/>
              <w:tabs>
                <w:tab w:val="left" w:pos="720"/>
                <w:tab w:val="left" w:leader="dot" w:pos="9360"/>
              </w:tabs>
              <w:rPr>
                <w:b/>
              </w:rPr>
            </w:pPr>
            <w:r w:rsidRPr="00FA7ACF">
              <w:t>Possible chilled water system leak</w:t>
            </w:r>
          </w:p>
        </w:tc>
        <w:tc>
          <w:tcPr>
            <w:tcW w:w="1170" w:type="dxa"/>
            <w:vMerge/>
            <w:tcBorders>
              <w:top w:val="dotted" w:sz="4" w:space="0" w:color="auto"/>
              <w:bottom w:val="single" w:sz="4" w:space="0" w:color="auto"/>
            </w:tcBorders>
          </w:tcPr>
          <w:p w14:paraId="24E3689C" w14:textId="77777777" w:rsidR="00FA44FD" w:rsidRPr="00FA7ACF" w:rsidRDefault="00FA44FD" w:rsidP="001F323E">
            <w:pPr>
              <w:keepLines/>
              <w:tabs>
                <w:tab w:val="left" w:pos="720"/>
                <w:tab w:val="left" w:leader="dot" w:pos="9360"/>
              </w:tabs>
              <w:jc w:val="center"/>
            </w:pPr>
          </w:p>
        </w:tc>
      </w:tr>
      <w:tr w:rsidR="00FA44FD" w:rsidRPr="00FA7ACF" w14:paraId="39125C2E" w14:textId="77777777" w:rsidTr="00F12019">
        <w:trPr>
          <w:cantSplit/>
        </w:trPr>
        <w:tc>
          <w:tcPr>
            <w:tcW w:w="9540" w:type="dxa"/>
            <w:gridSpan w:val="4"/>
            <w:tcBorders>
              <w:top w:val="single" w:sz="4" w:space="0" w:color="auto"/>
              <w:bottom w:val="single" w:sz="4" w:space="0" w:color="auto"/>
            </w:tcBorders>
            <w:vAlign w:val="center"/>
          </w:tcPr>
          <w:p w14:paraId="48D89D2B" w14:textId="77777777" w:rsidR="00FA44FD" w:rsidRPr="00FA7ACF" w:rsidRDefault="00FA44FD" w:rsidP="001F323E">
            <w:pPr>
              <w:keepNext/>
              <w:keepLines/>
              <w:tabs>
                <w:tab w:val="left" w:pos="720"/>
                <w:tab w:val="left" w:leader="dot" w:pos="9360"/>
              </w:tabs>
              <w:rPr>
                <w:b/>
              </w:rPr>
            </w:pPr>
            <w:r w:rsidRPr="00FA7ACF">
              <w:rPr>
                <w:b/>
              </w:rPr>
              <w:t>Retain the following fault condition for water-cooled plants with chiller network interfaces. Delete otherwise.</w:t>
            </w:r>
          </w:p>
        </w:tc>
      </w:tr>
      <w:tr w:rsidR="00FA44FD" w:rsidRPr="00FA7ACF" w14:paraId="11E477AE" w14:textId="77777777" w:rsidTr="003E28B0">
        <w:trPr>
          <w:cantSplit/>
        </w:trPr>
        <w:tc>
          <w:tcPr>
            <w:tcW w:w="990" w:type="dxa"/>
            <w:vMerge w:val="restart"/>
            <w:tcBorders>
              <w:top w:val="single" w:sz="4" w:space="0" w:color="auto"/>
              <w:bottom w:val="single" w:sz="4" w:space="0" w:color="auto"/>
            </w:tcBorders>
            <w:vAlign w:val="center"/>
          </w:tcPr>
          <w:p w14:paraId="10671739" w14:textId="77777777" w:rsidR="00FA44FD" w:rsidRPr="00FA7ACF" w:rsidRDefault="00FA44FD" w:rsidP="001F323E">
            <w:pPr>
              <w:keepNext/>
              <w:keepLines/>
              <w:tabs>
                <w:tab w:val="left" w:pos="720"/>
                <w:tab w:val="left" w:leader="dot" w:pos="9360"/>
              </w:tabs>
              <w:jc w:val="center"/>
              <w:rPr>
                <w:b/>
              </w:rPr>
            </w:pPr>
            <w:r w:rsidRPr="00FA7ACF">
              <w:rPr>
                <w:b/>
              </w:rPr>
              <w:t xml:space="preserve">FC#8 </w:t>
            </w:r>
          </w:p>
        </w:tc>
        <w:tc>
          <w:tcPr>
            <w:tcW w:w="1890" w:type="dxa"/>
            <w:tcBorders>
              <w:top w:val="single" w:sz="4" w:space="0" w:color="auto"/>
              <w:bottom w:val="dotted" w:sz="4" w:space="0" w:color="auto"/>
            </w:tcBorders>
            <w:vAlign w:val="center"/>
          </w:tcPr>
          <w:p w14:paraId="5DF29642" w14:textId="77777777" w:rsidR="00FA44FD" w:rsidRPr="00FA7ACF" w:rsidRDefault="00FA44FD" w:rsidP="001F323E">
            <w:pPr>
              <w:keepNext/>
              <w:keepLines/>
              <w:tabs>
                <w:tab w:val="left" w:pos="720"/>
                <w:tab w:val="left" w:leader="dot" w:pos="9360"/>
              </w:tabs>
              <w:jc w:val="right"/>
              <w:rPr>
                <w:b/>
              </w:rPr>
            </w:pPr>
            <w:r w:rsidRPr="00FA7ACF">
              <w:rPr>
                <w:b/>
              </w:rPr>
              <w:t>Equation</w:t>
            </w:r>
          </w:p>
        </w:tc>
        <w:tc>
          <w:tcPr>
            <w:tcW w:w="5490" w:type="dxa"/>
            <w:tcBorders>
              <w:top w:val="single" w:sz="4" w:space="0" w:color="auto"/>
              <w:bottom w:val="dotted" w:sz="4" w:space="0" w:color="auto"/>
            </w:tcBorders>
          </w:tcPr>
          <w:p w14:paraId="3E7B56CA" w14:textId="77777777" w:rsidR="00FA44FD" w:rsidRPr="00FA7ACF" w:rsidRDefault="00FA44FD" w:rsidP="001F323E">
            <w:pPr>
              <w:keepNext/>
              <w:keepLines/>
              <w:tabs>
                <w:tab w:val="left" w:pos="720"/>
                <w:tab w:val="left" w:leader="dot" w:pos="9360"/>
              </w:tabs>
              <w:spacing w:before="60" w:after="60"/>
              <w:jc w:val="center"/>
              <w:rPr>
                <w:b/>
              </w:rPr>
            </w:pPr>
            <w:proofErr w:type="spellStart"/>
            <w:r w:rsidRPr="00FA7ACF">
              <w:t>Approach</w:t>
            </w:r>
            <w:r w:rsidRPr="00FA7ACF">
              <w:rPr>
                <w:vertAlign w:val="subscript"/>
              </w:rPr>
              <w:t>COND</w:t>
            </w:r>
            <w:proofErr w:type="spellEnd"/>
            <w:r w:rsidRPr="00FA7ACF">
              <w:rPr>
                <w:vertAlign w:val="subscript"/>
              </w:rPr>
              <w:t xml:space="preserve"> </w:t>
            </w:r>
            <w:r w:rsidRPr="00FA7ACF">
              <w:t xml:space="preserve">≥ </w:t>
            </w:r>
            <w:proofErr w:type="spellStart"/>
            <w:r w:rsidRPr="00FA7ACF">
              <w:t>RefrigCondTemp</w:t>
            </w:r>
            <w:r w:rsidRPr="00FA7ACF">
              <w:rPr>
                <w:vertAlign w:val="subscript"/>
              </w:rPr>
              <w:t>CH</w:t>
            </w:r>
            <w:proofErr w:type="spellEnd"/>
            <w:r w:rsidRPr="00FA7ACF">
              <w:rPr>
                <w:vertAlign w:val="subscript"/>
              </w:rPr>
              <w:t xml:space="preserve">-x, AVG </w:t>
            </w:r>
            <w:r w:rsidRPr="00FA7ACF">
              <w:rPr>
                <w:b/>
              </w:rPr>
              <w:t xml:space="preserve">- </w:t>
            </w:r>
            <w:r w:rsidRPr="00FA7ACF">
              <w:t>CWRT</w:t>
            </w:r>
            <w:r w:rsidRPr="00FA7ACF">
              <w:rPr>
                <w:vertAlign w:val="subscript"/>
              </w:rPr>
              <w:t>CH-x, AVG</w:t>
            </w:r>
          </w:p>
        </w:tc>
        <w:tc>
          <w:tcPr>
            <w:tcW w:w="1170" w:type="dxa"/>
            <w:vMerge w:val="restart"/>
            <w:tcBorders>
              <w:top w:val="single" w:sz="4" w:space="0" w:color="auto"/>
              <w:bottom w:val="single" w:sz="4" w:space="0" w:color="auto"/>
            </w:tcBorders>
            <w:vAlign w:val="center"/>
          </w:tcPr>
          <w:p w14:paraId="1CBD640B" w14:textId="77777777" w:rsidR="00FA44FD" w:rsidRPr="00FA7ACF" w:rsidRDefault="00FA44FD" w:rsidP="001F323E">
            <w:pPr>
              <w:keepNext/>
              <w:keepLines/>
              <w:tabs>
                <w:tab w:val="left" w:pos="720"/>
                <w:tab w:val="left" w:leader="dot" w:pos="9360"/>
              </w:tabs>
              <w:jc w:val="center"/>
              <w:rPr>
                <w:b/>
              </w:rPr>
            </w:pPr>
            <w:r w:rsidRPr="00FA7ACF">
              <w:rPr>
                <w:b/>
              </w:rPr>
              <w:t>Applies to OS</w:t>
            </w:r>
          </w:p>
          <w:p w14:paraId="28B3B99D" w14:textId="77777777" w:rsidR="00FA44FD" w:rsidRPr="00FA7ACF" w:rsidRDefault="00FA44FD" w:rsidP="001F323E">
            <w:pPr>
              <w:keepNext/>
              <w:keepLines/>
              <w:tabs>
                <w:tab w:val="left" w:pos="720"/>
                <w:tab w:val="left" w:leader="dot" w:pos="9360"/>
              </w:tabs>
              <w:jc w:val="center"/>
            </w:pPr>
            <w:r w:rsidRPr="00FA7ACF">
              <w:rPr>
                <w:b/>
              </w:rPr>
              <w:t>#2, #3, #5</w:t>
            </w:r>
          </w:p>
        </w:tc>
      </w:tr>
      <w:tr w:rsidR="00FA44FD" w:rsidRPr="00FA7ACF" w14:paraId="114FE216" w14:textId="77777777" w:rsidTr="003E28B0">
        <w:trPr>
          <w:cantSplit/>
        </w:trPr>
        <w:tc>
          <w:tcPr>
            <w:tcW w:w="990" w:type="dxa"/>
            <w:vMerge/>
            <w:tcBorders>
              <w:top w:val="dotted" w:sz="4" w:space="0" w:color="auto"/>
              <w:bottom w:val="single" w:sz="4" w:space="0" w:color="auto"/>
            </w:tcBorders>
          </w:tcPr>
          <w:p w14:paraId="04D0182B" w14:textId="77777777" w:rsidR="00FA44FD" w:rsidRPr="00FA7ACF" w:rsidRDefault="00FA44FD" w:rsidP="001F323E">
            <w:pPr>
              <w:keepNext/>
              <w:keepLines/>
              <w:tabs>
                <w:tab w:val="left" w:pos="720"/>
                <w:tab w:val="left" w:leader="dot" w:pos="9360"/>
              </w:tabs>
            </w:pPr>
          </w:p>
        </w:tc>
        <w:tc>
          <w:tcPr>
            <w:tcW w:w="1890" w:type="dxa"/>
            <w:tcBorders>
              <w:top w:val="dotted" w:sz="4" w:space="0" w:color="auto"/>
              <w:bottom w:val="dotted" w:sz="4" w:space="0" w:color="auto"/>
            </w:tcBorders>
            <w:vAlign w:val="center"/>
          </w:tcPr>
          <w:p w14:paraId="3E3BE7D0" w14:textId="77777777" w:rsidR="00FA44FD" w:rsidRPr="00FA7ACF" w:rsidRDefault="00FA44FD" w:rsidP="001F323E">
            <w:pPr>
              <w:keepNext/>
              <w:keepLines/>
              <w:tabs>
                <w:tab w:val="left" w:pos="720"/>
                <w:tab w:val="left" w:leader="dot" w:pos="9360"/>
              </w:tabs>
              <w:jc w:val="right"/>
              <w:rPr>
                <w:b/>
              </w:rPr>
            </w:pPr>
            <w:r w:rsidRPr="00FA7ACF">
              <w:rPr>
                <w:b/>
              </w:rPr>
              <w:t>Description</w:t>
            </w:r>
          </w:p>
        </w:tc>
        <w:tc>
          <w:tcPr>
            <w:tcW w:w="5490" w:type="dxa"/>
            <w:tcBorders>
              <w:top w:val="dotted" w:sz="4" w:space="0" w:color="auto"/>
              <w:bottom w:val="dotted" w:sz="4" w:space="0" w:color="auto"/>
            </w:tcBorders>
            <w:vAlign w:val="center"/>
          </w:tcPr>
          <w:p w14:paraId="1B38E743" w14:textId="77777777" w:rsidR="00FA44FD" w:rsidRPr="00FA7ACF" w:rsidRDefault="00FA44FD" w:rsidP="001F323E">
            <w:pPr>
              <w:keepNext/>
              <w:keepLines/>
              <w:tabs>
                <w:tab w:val="left" w:pos="720"/>
                <w:tab w:val="left" w:leader="dot" w:pos="9360"/>
              </w:tabs>
              <w:rPr>
                <w:b/>
              </w:rPr>
            </w:pPr>
            <w:r w:rsidRPr="00FA7ACF">
              <w:t xml:space="preserve">Condenser approach is too high </w:t>
            </w:r>
          </w:p>
        </w:tc>
        <w:tc>
          <w:tcPr>
            <w:tcW w:w="1170" w:type="dxa"/>
            <w:vMerge/>
            <w:tcBorders>
              <w:top w:val="dotted" w:sz="4" w:space="0" w:color="auto"/>
              <w:bottom w:val="single" w:sz="4" w:space="0" w:color="auto"/>
            </w:tcBorders>
          </w:tcPr>
          <w:p w14:paraId="710CC0DD" w14:textId="77777777" w:rsidR="00FA44FD" w:rsidRPr="00FA7ACF" w:rsidRDefault="00FA44FD" w:rsidP="001F323E">
            <w:pPr>
              <w:keepLines/>
              <w:tabs>
                <w:tab w:val="left" w:pos="720"/>
                <w:tab w:val="left" w:leader="dot" w:pos="9360"/>
              </w:tabs>
              <w:jc w:val="center"/>
            </w:pPr>
          </w:p>
        </w:tc>
      </w:tr>
      <w:tr w:rsidR="00FA44FD" w:rsidRPr="00FA7ACF" w14:paraId="7B21E94B" w14:textId="77777777" w:rsidTr="003E28B0">
        <w:trPr>
          <w:cantSplit/>
        </w:trPr>
        <w:tc>
          <w:tcPr>
            <w:tcW w:w="990" w:type="dxa"/>
            <w:vMerge/>
            <w:tcBorders>
              <w:top w:val="dotted" w:sz="4" w:space="0" w:color="auto"/>
              <w:bottom w:val="single" w:sz="4" w:space="0" w:color="auto"/>
            </w:tcBorders>
          </w:tcPr>
          <w:p w14:paraId="40A12CF3" w14:textId="77777777" w:rsidR="00FA44FD" w:rsidRPr="00FA7ACF" w:rsidRDefault="00FA44FD" w:rsidP="001F323E">
            <w:pPr>
              <w:keepLines/>
              <w:tabs>
                <w:tab w:val="left" w:pos="720"/>
                <w:tab w:val="left" w:leader="dot" w:pos="9360"/>
              </w:tabs>
            </w:pPr>
          </w:p>
        </w:tc>
        <w:tc>
          <w:tcPr>
            <w:tcW w:w="1890" w:type="dxa"/>
            <w:tcBorders>
              <w:top w:val="dotted" w:sz="4" w:space="0" w:color="auto"/>
              <w:bottom w:val="single" w:sz="4" w:space="0" w:color="auto"/>
            </w:tcBorders>
            <w:vAlign w:val="center"/>
          </w:tcPr>
          <w:p w14:paraId="024640A5" w14:textId="77777777" w:rsidR="00FA44FD" w:rsidRPr="00FA7ACF" w:rsidRDefault="00FA44FD" w:rsidP="001F323E">
            <w:pPr>
              <w:keepLines/>
              <w:tabs>
                <w:tab w:val="left" w:pos="720"/>
                <w:tab w:val="left" w:leader="dot" w:pos="9360"/>
              </w:tabs>
              <w:jc w:val="right"/>
              <w:rPr>
                <w:b/>
              </w:rPr>
            </w:pPr>
            <w:r w:rsidRPr="00FA7ACF">
              <w:rPr>
                <w:b/>
              </w:rPr>
              <w:t>Possible Diagnosis</w:t>
            </w:r>
          </w:p>
        </w:tc>
        <w:tc>
          <w:tcPr>
            <w:tcW w:w="5490" w:type="dxa"/>
            <w:tcBorders>
              <w:top w:val="dotted" w:sz="4" w:space="0" w:color="auto"/>
              <w:bottom w:val="single" w:sz="4" w:space="0" w:color="auto"/>
            </w:tcBorders>
            <w:vAlign w:val="center"/>
          </w:tcPr>
          <w:p w14:paraId="5C2AAFAA" w14:textId="77777777" w:rsidR="00FA44FD" w:rsidRPr="00FA7ACF" w:rsidRDefault="00FA44FD" w:rsidP="001F323E">
            <w:pPr>
              <w:keepLines/>
              <w:tabs>
                <w:tab w:val="left" w:pos="720"/>
                <w:tab w:val="left" w:leader="dot" w:pos="9360"/>
              </w:tabs>
              <w:ind w:left="314" w:hanging="314"/>
            </w:pPr>
            <w:r w:rsidRPr="00FA7ACF">
              <w:t>Possible condenser fouling or blocked condenser tubes</w:t>
            </w:r>
          </w:p>
          <w:p w14:paraId="6CA1EFAA" w14:textId="77777777" w:rsidR="00FA44FD" w:rsidRPr="00FA7ACF" w:rsidRDefault="00FA44FD" w:rsidP="001F323E">
            <w:pPr>
              <w:keepLines/>
              <w:tabs>
                <w:tab w:val="left" w:pos="720"/>
                <w:tab w:val="left" w:leader="dot" w:pos="9360"/>
              </w:tabs>
            </w:pPr>
            <w:r w:rsidRPr="00FA7ACF">
              <w:t>Low condenser water temperature</w:t>
            </w:r>
          </w:p>
          <w:p w14:paraId="1B74349C" w14:textId="77777777" w:rsidR="00FA44FD" w:rsidRPr="00FA7ACF" w:rsidRDefault="00FA44FD" w:rsidP="001F323E">
            <w:pPr>
              <w:keepLines/>
              <w:tabs>
                <w:tab w:val="left" w:pos="720"/>
                <w:tab w:val="left" w:leader="dot" w:pos="9360"/>
              </w:tabs>
            </w:pPr>
            <w:r w:rsidRPr="00FA7ACF">
              <w:t>Low condenser water flow</w:t>
            </w:r>
          </w:p>
        </w:tc>
        <w:tc>
          <w:tcPr>
            <w:tcW w:w="1170" w:type="dxa"/>
            <w:vMerge/>
            <w:tcBorders>
              <w:top w:val="dotted" w:sz="4" w:space="0" w:color="auto"/>
              <w:bottom w:val="single" w:sz="4" w:space="0" w:color="auto"/>
            </w:tcBorders>
          </w:tcPr>
          <w:p w14:paraId="54131538" w14:textId="77777777" w:rsidR="00FA44FD" w:rsidRPr="00FA7ACF" w:rsidRDefault="00FA44FD" w:rsidP="001F323E">
            <w:pPr>
              <w:keepLines/>
              <w:tabs>
                <w:tab w:val="left" w:pos="720"/>
                <w:tab w:val="left" w:leader="dot" w:pos="9360"/>
              </w:tabs>
              <w:jc w:val="center"/>
            </w:pPr>
          </w:p>
        </w:tc>
      </w:tr>
      <w:tr w:rsidR="00FA44FD" w:rsidRPr="00FA7ACF" w14:paraId="1B655318" w14:textId="77777777" w:rsidTr="00F12019">
        <w:trPr>
          <w:cantSplit/>
        </w:trPr>
        <w:tc>
          <w:tcPr>
            <w:tcW w:w="9540" w:type="dxa"/>
            <w:gridSpan w:val="4"/>
            <w:tcBorders>
              <w:top w:val="single" w:sz="4" w:space="0" w:color="auto"/>
              <w:bottom w:val="single" w:sz="4" w:space="0" w:color="auto"/>
            </w:tcBorders>
            <w:vAlign w:val="center"/>
          </w:tcPr>
          <w:p w14:paraId="5EFFEE49" w14:textId="77777777" w:rsidR="00FA44FD" w:rsidRPr="00FA7ACF" w:rsidRDefault="00FA44FD" w:rsidP="001F323E">
            <w:pPr>
              <w:keepNext/>
              <w:keepLines/>
              <w:tabs>
                <w:tab w:val="left" w:pos="720"/>
                <w:tab w:val="left" w:leader="dot" w:pos="9360"/>
              </w:tabs>
              <w:rPr>
                <w:b/>
              </w:rPr>
            </w:pPr>
            <w:r w:rsidRPr="00FA7ACF">
              <w:rPr>
                <w:b/>
              </w:rPr>
              <w:t>Retain the following fault condition for plants with chiller network interfaces.  Delete otherwise.</w:t>
            </w:r>
          </w:p>
        </w:tc>
      </w:tr>
      <w:tr w:rsidR="00FA44FD" w:rsidRPr="00FA7ACF" w14:paraId="0F10B7D9" w14:textId="77777777" w:rsidTr="003E28B0">
        <w:trPr>
          <w:cantSplit/>
        </w:trPr>
        <w:tc>
          <w:tcPr>
            <w:tcW w:w="990" w:type="dxa"/>
            <w:vMerge w:val="restart"/>
            <w:tcBorders>
              <w:top w:val="single" w:sz="4" w:space="0" w:color="auto"/>
              <w:bottom w:val="single" w:sz="4" w:space="0" w:color="auto"/>
            </w:tcBorders>
            <w:vAlign w:val="center"/>
          </w:tcPr>
          <w:p w14:paraId="19317AC4" w14:textId="77777777" w:rsidR="00FA44FD" w:rsidRPr="00FA7ACF" w:rsidRDefault="00FA44FD" w:rsidP="001F323E">
            <w:pPr>
              <w:keepNext/>
              <w:keepLines/>
              <w:tabs>
                <w:tab w:val="left" w:pos="720"/>
                <w:tab w:val="left" w:leader="dot" w:pos="9360"/>
              </w:tabs>
              <w:jc w:val="center"/>
              <w:rPr>
                <w:b/>
              </w:rPr>
            </w:pPr>
            <w:r w:rsidRPr="00FA7ACF">
              <w:rPr>
                <w:b/>
              </w:rPr>
              <w:t xml:space="preserve">FC#9 </w:t>
            </w:r>
          </w:p>
        </w:tc>
        <w:tc>
          <w:tcPr>
            <w:tcW w:w="1890" w:type="dxa"/>
            <w:tcBorders>
              <w:top w:val="single" w:sz="4" w:space="0" w:color="auto"/>
              <w:bottom w:val="dotted" w:sz="4" w:space="0" w:color="auto"/>
            </w:tcBorders>
            <w:vAlign w:val="center"/>
          </w:tcPr>
          <w:p w14:paraId="1A3F69C7" w14:textId="77777777" w:rsidR="00FA44FD" w:rsidRPr="00FA7ACF" w:rsidRDefault="00FA44FD" w:rsidP="001F323E">
            <w:pPr>
              <w:keepNext/>
              <w:keepLines/>
              <w:tabs>
                <w:tab w:val="left" w:pos="720"/>
                <w:tab w:val="left" w:leader="dot" w:pos="9360"/>
              </w:tabs>
              <w:jc w:val="right"/>
              <w:rPr>
                <w:b/>
              </w:rPr>
            </w:pPr>
            <w:r w:rsidRPr="00FA7ACF">
              <w:rPr>
                <w:b/>
              </w:rPr>
              <w:t>Equation</w:t>
            </w:r>
          </w:p>
        </w:tc>
        <w:tc>
          <w:tcPr>
            <w:tcW w:w="5490" w:type="dxa"/>
            <w:tcBorders>
              <w:top w:val="single" w:sz="4" w:space="0" w:color="auto"/>
              <w:bottom w:val="dotted" w:sz="4" w:space="0" w:color="auto"/>
            </w:tcBorders>
          </w:tcPr>
          <w:p w14:paraId="0DC9B018" w14:textId="77777777" w:rsidR="00FA44FD" w:rsidRPr="00FA7ACF" w:rsidRDefault="00FA44FD" w:rsidP="001F323E">
            <w:pPr>
              <w:tabs>
                <w:tab w:val="left" w:pos="720"/>
                <w:tab w:val="left" w:leader="dot" w:pos="9360"/>
              </w:tabs>
              <w:spacing w:before="60" w:after="60"/>
              <w:jc w:val="center"/>
            </w:pPr>
            <w:proofErr w:type="spellStart"/>
            <w:r w:rsidRPr="00FA7ACF">
              <w:t>Approach</w:t>
            </w:r>
            <w:r w:rsidRPr="00FA7ACF">
              <w:rPr>
                <w:vertAlign w:val="subscript"/>
              </w:rPr>
              <w:t>EVAP</w:t>
            </w:r>
            <w:proofErr w:type="spellEnd"/>
            <w:r w:rsidRPr="00FA7ACF">
              <w:rPr>
                <w:vertAlign w:val="subscript"/>
              </w:rPr>
              <w:t xml:space="preserve"> </w:t>
            </w:r>
            <w:r w:rsidRPr="00FA7ACF">
              <w:t>≥ CHWST</w:t>
            </w:r>
            <w:r w:rsidRPr="00FA7ACF">
              <w:rPr>
                <w:vertAlign w:val="subscript"/>
              </w:rPr>
              <w:t xml:space="preserve">CH-x, AVG </w:t>
            </w:r>
            <w:r w:rsidRPr="00FA7ACF">
              <w:t xml:space="preserve">- </w:t>
            </w:r>
            <w:proofErr w:type="spellStart"/>
            <w:r w:rsidRPr="00FA7ACF">
              <w:t>RefrigEvapTemp</w:t>
            </w:r>
            <w:r w:rsidRPr="00FA7ACF">
              <w:rPr>
                <w:vertAlign w:val="subscript"/>
              </w:rPr>
              <w:t>CH</w:t>
            </w:r>
            <w:proofErr w:type="spellEnd"/>
            <w:r w:rsidRPr="00FA7ACF">
              <w:rPr>
                <w:vertAlign w:val="subscript"/>
              </w:rPr>
              <w:t>-x, AVG</w:t>
            </w:r>
          </w:p>
        </w:tc>
        <w:tc>
          <w:tcPr>
            <w:tcW w:w="1170" w:type="dxa"/>
            <w:vMerge w:val="restart"/>
            <w:tcBorders>
              <w:top w:val="single" w:sz="4" w:space="0" w:color="auto"/>
              <w:bottom w:val="single" w:sz="4" w:space="0" w:color="auto"/>
            </w:tcBorders>
            <w:vAlign w:val="center"/>
          </w:tcPr>
          <w:p w14:paraId="0D75300F" w14:textId="77777777" w:rsidR="00FA44FD" w:rsidRPr="00FA7ACF" w:rsidRDefault="00FA44FD" w:rsidP="001F323E">
            <w:pPr>
              <w:keepNext/>
              <w:keepLines/>
              <w:tabs>
                <w:tab w:val="left" w:pos="720"/>
                <w:tab w:val="left" w:leader="dot" w:pos="9360"/>
              </w:tabs>
              <w:jc w:val="center"/>
              <w:rPr>
                <w:b/>
              </w:rPr>
            </w:pPr>
            <w:r w:rsidRPr="00FA7ACF">
              <w:rPr>
                <w:b/>
              </w:rPr>
              <w:t>Applies to OS</w:t>
            </w:r>
          </w:p>
          <w:p w14:paraId="63C170C9" w14:textId="77777777" w:rsidR="00FA44FD" w:rsidRPr="00FA7ACF" w:rsidRDefault="00FA44FD" w:rsidP="001F323E">
            <w:pPr>
              <w:keepNext/>
              <w:keepLines/>
              <w:tabs>
                <w:tab w:val="left" w:pos="720"/>
                <w:tab w:val="left" w:leader="dot" w:pos="9360"/>
              </w:tabs>
              <w:jc w:val="center"/>
            </w:pPr>
            <w:r w:rsidRPr="00FA7ACF">
              <w:rPr>
                <w:b/>
              </w:rPr>
              <w:t>#2, #3, #5</w:t>
            </w:r>
          </w:p>
        </w:tc>
      </w:tr>
      <w:tr w:rsidR="00FA44FD" w:rsidRPr="00FA7ACF" w14:paraId="3D361DF7" w14:textId="77777777" w:rsidTr="003E28B0">
        <w:trPr>
          <w:cantSplit/>
        </w:trPr>
        <w:tc>
          <w:tcPr>
            <w:tcW w:w="990" w:type="dxa"/>
            <w:vMerge/>
            <w:tcBorders>
              <w:top w:val="dotted" w:sz="4" w:space="0" w:color="auto"/>
              <w:bottom w:val="single" w:sz="4" w:space="0" w:color="auto"/>
            </w:tcBorders>
          </w:tcPr>
          <w:p w14:paraId="0F69B7BB" w14:textId="77777777" w:rsidR="00FA44FD" w:rsidRPr="00FA7ACF" w:rsidRDefault="00FA44FD" w:rsidP="001F323E">
            <w:pPr>
              <w:keepNext/>
              <w:keepLines/>
              <w:tabs>
                <w:tab w:val="left" w:pos="720"/>
                <w:tab w:val="left" w:leader="dot" w:pos="9360"/>
              </w:tabs>
            </w:pPr>
          </w:p>
        </w:tc>
        <w:tc>
          <w:tcPr>
            <w:tcW w:w="1890" w:type="dxa"/>
            <w:tcBorders>
              <w:top w:val="dotted" w:sz="4" w:space="0" w:color="auto"/>
              <w:bottom w:val="dotted" w:sz="4" w:space="0" w:color="auto"/>
            </w:tcBorders>
            <w:vAlign w:val="center"/>
          </w:tcPr>
          <w:p w14:paraId="65BA47BD" w14:textId="77777777" w:rsidR="00FA44FD" w:rsidRPr="00FA7ACF" w:rsidRDefault="00FA44FD" w:rsidP="001F323E">
            <w:pPr>
              <w:keepNext/>
              <w:keepLines/>
              <w:tabs>
                <w:tab w:val="left" w:pos="720"/>
                <w:tab w:val="left" w:leader="dot" w:pos="9360"/>
              </w:tabs>
              <w:jc w:val="right"/>
              <w:rPr>
                <w:b/>
              </w:rPr>
            </w:pPr>
            <w:r w:rsidRPr="00FA7ACF">
              <w:rPr>
                <w:b/>
              </w:rPr>
              <w:t>Description</w:t>
            </w:r>
          </w:p>
        </w:tc>
        <w:tc>
          <w:tcPr>
            <w:tcW w:w="5490" w:type="dxa"/>
            <w:tcBorders>
              <w:top w:val="dotted" w:sz="4" w:space="0" w:color="auto"/>
              <w:bottom w:val="dotted" w:sz="4" w:space="0" w:color="auto"/>
            </w:tcBorders>
            <w:vAlign w:val="center"/>
          </w:tcPr>
          <w:p w14:paraId="365F1074" w14:textId="77777777" w:rsidR="00FA44FD" w:rsidRPr="00FA7ACF" w:rsidRDefault="00FA44FD" w:rsidP="001F323E">
            <w:pPr>
              <w:keepNext/>
              <w:keepLines/>
              <w:tabs>
                <w:tab w:val="left" w:pos="720"/>
                <w:tab w:val="left" w:leader="dot" w:pos="9360"/>
              </w:tabs>
              <w:rPr>
                <w:b/>
              </w:rPr>
            </w:pPr>
            <w:r w:rsidRPr="00FA7ACF">
              <w:t>Evaporator approach is too high</w:t>
            </w:r>
          </w:p>
        </w:tc>
        <w:tc>
          <w:tcPr>
            <w:tcW w:w="1170" w:type="dxa"/>
            <w:vMerge/>
            <w:tcBorders>
              <w:top w:val="dotted" w:sz="4" w:space="0" w:color="auto"/>
              <w:bottom w:val="single" w:sz="4" w:space="0" w:color="auto"/>
            </w:tcBorders>
          </w:tcPr>
          <w:p w14:paraId="7806F01A" w14:textId="77777777" w:rsidR="00FA44FD" w:rsidRPr="00FA7ACF" w:rsidRDefault="00FA44FD" w:rsidP="001F323E">
            <w:pPr>
              <w:keepLines/>
              <w:tabs>
                <w:tab w:val="left" w:pos="720"/>
                <w:tab w:val="left" w:leader="dot" w:pos="9360"/>
              </w:tabs>
              <w:jc w:val="center"/>
            </w:pPr>
          </w:p>
        </w:tc>
      </w:tr>
      <w:tr w:rsidR="00FA44FD" w:rsidRPr="00FA7ACF" w14:paraId="7B03A8CB" w14:textId="77777777" w:rsidTr="003E28B0">
        <w:trPr>
          <w:cantSplit/>
        </w:trPr>
        <w:tc>
          <w:tcPr>
            <w:tcW w:w="990" w:type="dxa"/>
            <w:vMerge/>
            <w:tcBorders>
              <w:top w:val="dotted" w:sz="4" w:space="0" w:color="auto"/>
              <w:bottom w:val="single" w:sz="4" w:space="0" w:color="auto"/>
            </w:tcBorders>
          </w:tcPr>
          <w:p w14:paraId="602864C5" w14:textId="77777777" w:rsidR="00FA44FD" w:rsidRPr="00FA7ACF" w:rsidRDefault="00FA44FD" w:rsidP="001F323E">
            <w:pPr>
              <w:keepLines/>
              <w:tabs>
                <w:tab w:val="left" w:pos="720"/>
                <w:tab w:val="left" w:leader="dot" w:pos="9360"/>
              </w:tabs>
            </w:pPr>
          </w:p>
        </w:tc>
        <w:tc>
          <w:tcPr>
            <w:tcW w:w="1890" w:type="dxa"/>
            <w:tcBorders>
              <w:top w:val="dotted" w:sz="4" w:space="0" w:color="auto"/>
              <w:bottom w:val="single" w:sz="4" w:space="0" w:color="auto"/>
            </w:tcBorders>
            <w:vAlign w:val="center"/>
          </w:tcPr>
          <w:p w14:paraId="08AEC3D2" w14:textId="77777777" w:rsidR="00FA44FD" w:rsidRPr="00FA7ACF" w:rsidRDefault="00FA44FD" w:rsidP="001F323E">
            <w:pPr>
              <w:keepLines/>
              <w:tabs>
                <w:tab w:val="left" w:pos="720"/>
                <w:tab w:val="left" w:leader="dot" w:pos="9360"/>
              </w:tabs>
              <w:jc w:val="right"/>
              <w:rPr>
                <w:b/>
              </w:rPr>
            </w:pPr>
            <w:r w:rsidRPr="00FA7ACF">
              <w:rPr>
                <w:b/>
              </w:rPr>
              <w:t>Possible Diagnosis</w:t>
            </w:r>
          </w:p>
        </w:tc>
        <w:tc>
          <w:tcPr>
            <w:tcW w:w="5490" w:type="dxa"/>
            <w:tcBorders>
              <w:top w:val="dotted" w:sz="4" w:space="0" w:color="auto"/>
              <w:bottom w:val="single" w:sz="4" w:space="0" w:color="auto"/>
            </w:tcBorders>
            <w:vAlign w:val="center"/>
          </w:tcPr>
          <w:p w14:paraId="339AF222" w14:textId="77777777" w:rsidR="00FA44FD" w:rsidRPr="00FA7ACF" w:rsidRDefault="00FA44FD" w:rsidP="001F323E">
            <w:pPr>
              <w:keepLines/>
              <w:tabs>
                <w:tab w:val="left" w:pos="720"/>
                <w:tab w:val="left" w:leader="dot" w:pos="9360"/>
              </w:tabs>
              <w:ind w:left="314" w:hanging="314"/>
            </w:pPr>
            <w:r w:rsidRPr="00FA7ACF">
              <w:t>Possible evaporator fouling or blocked evaporator tubes</w:t>
            </w:r>
          </w:p>
          <w:p w14:paraId="5A47C796" w14:textId="77777777" w:rsidR="00FA44FD" w:rsidRPr="00FA7ACF" w:rsidRDefault="00FA44FD" w:rsidP="001F323E">
            <w:pPr>
              <w:keepLines/>
              <w:tabs>
                <w:tab w:val="left" w:pos="720"/>
                <w:tab w:val="left" w:leader="dot" w:pos="9360"/>
              </w:tabs>
            </w:pPr>
            <w:r w:rsidRPr="00FA7ACF">
              <w:t>Low refrigeration charge</w:t>
            </w:r>
          </w:p>
          <w:p w14:paraId="0EC0990A" w14:textId="77777777" w:rsidR="00FA44FD" w:rsidRPr="00FA7ACF" w:rsidRDefault="00FA44FD" w:rsidP="001F323E">
            <w:pPr>
              <w:keepLines/>
              <w:tabs>
                <w:tab w:val="left" w:pos="720"/>
                <w:tab w:val="left" w:leader="dot" w:pos="9360"/>
              </w:tabs>
            </w:pPr>
            <w:r w:rsidRPr="00FA7ACF">
              <w:t>Contaminated refrigeration charge</w:t>
            </w:r>
          </w:p>
        </w:tc>
        <w:tc>
          <w:tcPr>
            <w:tcW w:w="1170" w:type="dxa"/>
            <w:vMerge/>
            <w:tcBorders>
              <w:top w:val="dotted" w:sz="4" w:space="0" w:color="auto"/>
              <w:bottom w:val="single" w:sz="4" w:space="0" w:color="auto"/>
            </w:tcBorders>
          </w:tcPr>
          <w:p w14:paraId="0DBBDC6B" w14:textId="77777777" w:rsidR="00FA44FD" w:rsidRPr="00FA7ACF" w:rsidRDefault="00FA44FD" w:rsidP="001F323E">
            <w:pPr>
              <w:keepLines/>
              <w:tabs>
                <w:tab w:val="left" w:pos="720"/>
                <w:tab w:val="left" w:leader="dot" w:pos="9360"/>
              </w:tabs>
              <w:jc w:val="center"/>
            </w:pPr>
          </w:p>
        </w:tc>
      </w:tr>
      <w:tr w:rsidR="00FA44FD" w:rsidRPr="00FA7ACF" w14:paraId="0C0AEB1A" w14:textId="77777777" w:rsidTr="00F12019">
        <w:trPr>
          <w:cantSplit/>
        </w:trPr>
        <w:tc>
          <w:tcPr>
            <w:tcW w:w="9540" w:type="dxa"/>
            <w:gridSpan w:val="4"/>
            <w:tcBorders>
              <w:top w:val="single" w:sz="4" w:space="0" w:color="auto"/>
            </w:tcBorders>
            <w:vAlign w:val="center"/>
          </w:tcPr>
          <w:p w14:paraId="566F6F3A" w14:textId="77777777" w:rsidR="00FA44FD" w:rsidRPr="00FA7ACF" w:rsidRDefault="00FA44FD" w:rsidP="001F323E">
            <w:pPr>
              <w:keepNext/>
              <w:keepLines/>
              <w:tabs>
                <w:tab w:val="left" w:pos="720"/>
                <w:tab w:val="left" w:leader="dot" w:pos="9360"/>
              </w:tabs>
              <w:jc w:val="both"/>
              <w:rPr>
                <w:b/>
              </w:rPr>
            </w:pPr>
            <w:r w:rsidRPr="00FA7ACF">
              <w:rPr>
                <w:b/>
              </w:rPr>
              <w:lastRenderedPageBreak/>
              <w:t>Retain the following fault condition for parallel chilled water plants with chiller network interfaces. Delete otherwise.</w:t>
            </w:r>
          </w:p>
        </w:tc>
      </w:tr>
      <w:tr w:rsidR="00FA44FD" w:rsidRPr="00FA7ACF" w14:paraId="119BEABB" w14:textId="77777777" w:rsidTr="003E28B0">
        <w:trPr>
          <w:cantSplit/>
        </w:trPr>
        <w:tc>
          <w:tcPr>
            <w:tcW w:w="990" w:type="dxa"/>
            <w:vMerge w:val="restart"/>
            <w:tcBorders>
              <w:top w:val="single" w:sz="4" w:space="0" w:color="auto"/>
            </w:tcBorders>
            <w:vAlign w:val="center"/>
          </w:tcPr>
          <w:p w14:paraId="19E9EE8F" w14:textId="77777777" w:rsidR="00FA44FD" w:rsidRPr="00FA7ACF" w:rsidRDefault="00FA44FD" w:rsidP="001F323E">
            <w:pPr>
              <w:keepNext/>
              <w:keepLines/>
              <w:tabs>
                <w:tab w:val="left" w:pos="720"/>
                <w:tab w:val="left" w:leader="dot" w:pos="9360"/>
              </w:tabs>
              <w:jc w:val="center"/>
              <w:rPr>
                <w:b/>
              </w:rPr>
            </w:pPr>
            <w:r w:rsidRPr="00FA7ACF">
              <w:rPr>
                <w:b/>
              </w:rPr>
              <w:t xml:space="preserve">FC#10 </w:t>
            </w:r>
          </w:p>
        </w:tc>
        <w:tc>
          <w:tcPr>
            <w:tcW w:w="1890" w:type="dxa"/>
            <w:tcBorders>
              <w:top w:val="single" w:sz="4" w:space="0" w:color="auto"/>
              <w:bottom w:val="dotted" w:sz="4" w:space="0" w:color="auto"/>
            </w:tcBorders>
            <w:vAlign w:val="center"/>
          </w:tcPr>
          <w:p w14:paraId="3E719A93" w14:textId="77777777" w:rsidR="00FA44FD" w:rsidRPr="00FA7ACF" w:rsidRDefault="00FA44FD" w:rsidP="001F323E">
            <w:pPr>
              <w:keepNext/>
              <w:keepLines/>
              <w:tabs>
                <w:tab w:val="left" w:pos="720"/>
                <w:tab w:val="left" w:leader="dot" w:pos="9360"/>
              </w:tabs>
              <w:jc w:val="right"/>
              <w:rPr>
                <w:b/>
              </w:rPr>
            </w:pPr>
            <w:r w:rsidRPr="00FA7ACF">
              <w:rPr>
                <w:b/>
              </w:rPr>
              <w:t>Equation</w:t>
            </w:r>
          </w:p>
        </w:tc>
        <w:tc>
          <w:tcPr>
            <w:tcW w:w="5490" w:type="dxa"/>
            <w:tcBorders>
              <w:top w:val="single" w:sz="4" w:space="0" w:color="auto"/>
              <w:bottom w:val="dotted" w:sz="4" w:space="0" w:color="auto"/>
            </w:tcBorders>
          </w:tcPr>
          <w:p w14:paraId="2743BCD7" w14:textId="77777777" w:rsidR="00FA44FD" w:rsidRPr="00FA7ACF" w:rsidRDefault="00FA44FD" w:rsidP="001F323E">
            <w:pPr>
              <w:keepNext/>
              <w:keepLines/>
              <w:tabs>
                <w:tab w:val="left" w:pos="720"/>
                <w:tab w:val="left" w:leader="dot" w:pos="9360"/>
              </w:tabs>
              <w:spacing w:before="60" w:after="60"/>
              <w:jc w:val="center"/>
              <w:rPr>
                <w:vertAlign w:val="subscript"/>
              </w:rPr>
            </w:pPr>
            <w:r w:rsidRPr="00FA7ACF">
              <w:rPr>
                <w:sz w:val="18"/>
              </w:rPr>
              <w:t>| (</w:t>
            </w:r>
            <w:proofErr w:type="gramStart"/>
            <w:r w:rsidRPr="00FA7ACF">
              <w:rPr>
                <w:sz w:val="18"/>
              </w:rPr>
              <w:t>∑(</w:t>
            </w:r>
            <w:proofErr w:type="gramEnd"/>
            <w:r w:rsidRPr="00FA7ACF">
              <w:rPr>
                <w:sz w:val="18"/>
              </w:rPr>
              <w:t>CHW-</w:t>
            </w:r>
            <w:proofErr w:type="spellStart"/>
            <w:r w:rsidRPr="00FA7ACF">
              <w:rPr>
                <w:sz w:val="18"/>
              </w:rPr>
              <w:t>Flow</w:t>
            </w:r>
            <w:r w:rsidRPr="00FA7ACF">
              <w:rPr>
                <w:sz w:val="18"/>
                <w:vertAlign w:val="subscript"/>
              </w:rPr>
              <w:t>CH</w:t>
            </w:r>
            <w:proofErr w:type="spellEnd"/>
            <w:r w:rsidRPr="00FA7ACF">
              <w:rPr>
                <w:sz w:val="18"/>
                <w:vertAlign w:val="subscript"/>
              </w:rPr>
              <w:t xml:space="preserve">-X </w:t>
            </w:r>
            <w:r w:rsidRPr="00FA7ACF">
              <w:rPr>
                <w:sz w:val="18"/>
              </w:rPr>
              <w:t>* CHWST</w:t>
            </w:r>
            <w:r w:rsidRPr="00FA7ACF">
              <w:rPr>
                <w:sz w:val="18"/>
                <w:vertAlign w:val="subscript"/>
              </w:rPr>
              <w:t>CH-X</w:t>
            </w:r>
            <w:r w:rsidRPr="00FA7ACF">
              <w:rPr>
                <w:sz w:val="18"/>
              </w:rPr>
              <w:t>) / ∑CHW-</w:t>
            </w:r>
            <w:proofErr w:type="spellStart"/>
            <w:r w:rsidRPr="00FA7ACF">
              <w:rPr>
                <w:sz w:val="18"/>
              </w:rPr>
              <w:t>Flow</w:t>
            </w:r>
            <w:r w:rsidRPr="00FA7ACF">
              <w:rPr>
                <w:sz w:val="18"/>
                <w:vertAlign w:val="subscript"/>
              </w:rPr>
              <w:t>CH</w:t>
            </w:r>
            <w:proofErr w:type="spellEnd"/>
            <w:r w:rsidRPr="00FA7ACF">
              <w:rPr>
                <w:sz w:val="18"/>
                <w:vertAlign w:val="subscript"/>
              </w:rPr>
              <w:t>-X</w:t>
            </w:r>
            <w:r w:rsidRPr="00FA7ACF">
              <w:rPr>
                <w:sz w:val="18"/>
              </w:rPr>
              <w:t>)</w:t>
            </w:r>
            <w:r w:rsidRPr="00FA7ACF">
              <w:rPr>
                <w:sz w:val="18"/>
                <w:vertAlign w:val="subscript"/>
              </w:rPr>
              <w:t xml:space="preserve"> </w:t>
            </w:r>
            <w:r w:rsidRPr="00FA7ACF">
              <w:rPr>
                <w:sz w:val="18"/>
              </w:rPr>
              <w:t>- CHWST</w:t>
            </w:r>
            <w:r w:rsidRPr="00FA7ACF">
              <w:rPr>
                <w:sz w:val="18"/>
                <w:vertAlign w:val="subscript"/>
              </w:rPr>
              <w:t xml:space="preserve">AVG </w:t>
            </w:r>
            <w:r w:rsidRPr="00FA7ACF">
              <w:rPr>
                <w:sz w:val="18"/>
              </w:rPr>
              <w:t xml:space="preserve">| </w:t>
            </w:r>
            <w:r w:rsidRPr="00FA7ACF">
              <w:t>&gt; Ɛ</w:t>
            </w:r>
            <w:r w:rsidRPr="00FA7ACF">
              <w:rPr>
                <w:vertAlign w:val="subscript"/>
              </w:rPr>
              <w:t>CHWT</w:t>
            </w:r>
          </w:p>
          <w:p w14:paraId="6CB049DC" w14:textId="77777777" w:rsidR="00FA44FD" w:rsidRPr="00FA7ACF" w:rsidRDefault="00FA44FD" w:rsidP="001F323E">
            <w:pPr>
              <w:keepNext/>
              <w:keepLines/>
              <w:tabs>
                <w:tab w:val="left" w:pos="720"/>
                <w:tab w:val="left" w:leader="dot" w:pos="9360"/>
              </w:tabs>
              <w:spacing w:before="60" w:after="60"/>
              <w:jc w:val="center"/>
            </w:pPr>
            <w:r w:rsidRPr="00FA7ACF">
              <w:t>and</w:t>
            </w:r>
          </w:p>
          <w:p w14:paraId="420E813F" w14:textId="77777777" w:rsidR="00FA44FD" w:rsidRPr="00FA7ACF" w:rsidRDefault="00FA44FD" w:rsidP="001F323E">
            <w:pPr>
              <w:keepNext/>
              <w:keepLines/>
              <w:tabs>
                <w:tab w:val="left" w:pos="720"/>
                <w:tab w:val="left" w:leader="dot" w:pos="9360"/>
              </w:tabs>
              <w:spacing w:before="60" w:after="60"/>
              <w:jc w:val="center"/>
            </w:pPr>
            <w:r w:rsidRPr="00FA7ACF">
              <w:rPr>
                <w:sz w:val="18"/>
              </w:rPr>
              <w:t>∑CHW-</w:t>
            </w:r>
            <w:proofErr w:type="spellStart"/>
            <w:r w:rsidRPr="00FA7ACF">
              <w:rPr>
                <w:sz w:val="18"/>
              </w:rPr>
              <w:t>Flow</w:t>
            </w:r>
            <w:r w:rsidRPr="00FA7ACF">
              <w:rPr>
                <w:sz w:val="18"/>
                <w:vertAlign w:val="subscript"/>
              </w:rPr>
              <w:t>CH</w:t>
            </w:r>
            <w:proofErr w:type="spellEnd"/>
            <w:r w:rsidRPr="00FA7ACF">
              <w:rPr>
                <w:sz w:val="18"/>
                <w:vertAlign w:val="subscript"/>
              </w:rPr>
              <w:t>-X</w:t>
            </w:r>
            <w:r w:rsidRPr="00FA7ACF">
              <w:rPr>
                <w:sz w:val="18"/>
              </w:rPr>
              <w:t xml:space="preserve"> = 1</w:t>
            </w:r>
          </w:p>
        </w:tc>
        <w:tc>
          <w:tcPr>
            <w:tcW w:w="1170" w:type="dxa"/>
            <w:vMerge w:val="restart"/>
            <w:tcBorders>
              <w:top w:val="single" w:sz="4" w:space="0" w:color="auto"/>
            </w:tcBorders>
            <w:vAlign w:val="center"/>
          </w:tcPr>
          <w:p w14:paraId="41811F56" w14:textId="77777777" w:rsidR="00FA44FD" w:rsidRPr="00FA7ACF" w:rsidRDefault="00FA44FD" w:rsidP="001F323E">
            <w:pPr>
              <w:keepNext/>
              <w:keepLines/>
              <w:tabs>
                <w:tab w:val="left" w:pos="720"/>
                <w:tab w:val="left" w:leader="dot" w:pos="9360"/>
              </w:tabs>
              <w:jc w:val="center"/>
              <w:rPr>
                <w:b/>
              </w:rPr>
            </w:pPr>
            <w:r w:rsidRPr="00FA7ACF">
              <w:rPr>
                <w:b/>
              </w:rPr>
              <w:t>Applies to OS #2, #5</w:t>
            </w:r>
          </w:p>
        </w:tc>
      </w:tr>
      <w:tr w:rsidR="00FA44FD" w:rsidRPr="00FA7ACF" w14:paraId="0444F844" w14:textId="77777777" w:rsidTr="003E28B0">
        <w:trPr>
          <w:cantSplit/>
        </w:trPr>
        <w:tc>
          <w:tcPr>
            <w:tcW w:w="990" w:type="dxa"/>
            <w:vMerge/>
            <w:vAlign w:val="center"/>
          </w:tcPr>
          <w:p w14:paraId="2588BC29" w14:textId="77777777" w:rsidR="00FA44FD" w:rsidRPr="00FA7ACF" w:rsidRDefault="00FA44FD" w:rsidP="001F323E">
            <w:pPr>
              <w:keepNext/>
              <w:keepLines/>
              <w:tabs>
                <w:tab w:val="left" w:pos="720"/>
                <w:tab w:val="left" w:leader="dot" w:pos="9360"/>
              </w:tabs>
              <w:jc w:val="center"/>
              <w:rPr>
                <w:b/>
              </w:rPr>
            </w:pPr>
          </w:p>
        </w:tc>
        <w:tc>
          <w:tcPr>
            <w:tcW w:w="1890" w:type="dxa"/>
            <w:tcBorders>
              <w:top w:val="dotted" w:sz="4" w:space="0" w:color="auto"/>
              <w:bottom w:val="dotted" w:sz="4" w:space="0" w:color="auto"/>
            </w:tcBorders>
            <w:vAlign w:val="center"/>
          </w:tcPr>
          <w:p w14:paraId="09A73B87" w14:textId="77777777" w:rsidR="00FA44FD" w:rsidRPr="00FA7ACF" w:rsidRDefault="00FA44FD" w:rsidP="001F323E">
            <w:pPr>
              <w:keepNext/>
              <w:keepLines/>
              <w:tabs>
                <w:tab w:val="left" w:pos="720"/>
                <w:tab w:val="left" w:leader="dot" w:pos="9360"/>
              </w:tabs>
              <w:jc w:val="right"/>
              <w:rPr>
                <w:b/>
              </w:rPr>
            </w:pPr>
            <w:r w:rsidRPr="00FA7ACF">
              <w:rPr>
                <w:b/>
              </w:rPr>
              <w:t>Description</w:t>
            </w:r>
          </w:p>
        </w:tc>
        <w:tc>
          <w:tcPr>
            <w:tcW w:w="5490" w:type="dxa"/>
            <w:tcBorders>
              <w:top w:val="dotted" w:sz="4" w:space="0" w:color="auto"/>
              <w:bottom w:val="dotted" w:sz="4" w:space="0" w:color="auto"/>
            </w:tcBorders>
          </w:tcPr>
          <w:p w14:paraId="6FA35A38" w14:textId="77777777" w:rsidR="00FA44FD" w:rsidRPr="00FA7ACF" w:rsidRDefault="00FA44FD" w:rsidP="001F323E">
            <w:pPr>
              <w:keepNext/>
              <w:keepLines/>
              <w:tabs>
                <w:tab w:val="left" w:pos="720"/>
                <w:tab w:val="left" w:leader="dot" w:pos="9360"/>
              </w:tabs>
              <w:spacing w:before="60" w:after="60"/>
              <w:rPr>
                <w:szCs w:val="24"/>
              </w:rPr>
            </w:pPr>
            <w:r w:rsidRPr="00FA7ACF">
              <w:rPr>
                <w:szCs w:val="24"/>
              </w:rPr>
              <w:t xml:space="preserve">Deviation between the active chiller chilled water supply temperature and the common chilled water supply temperature is too high. </w:t>
            </w:r>
          </w:p>
        </w:tc>
        <w:tc>
          <w:tcPr>
            <w:tcW w:w="1170" w:type="dxa"/>
            <w:vMerge/>
            <w:vAlign w:val="center"/>
          </w:tcPr>
          <w:p w14:paraId="68C90EAD" w14:textId="77777777" w:rsidR="00FA44FD" w:rsidRPr="00FA7ACF" w:rsidRDefault="00FA44FD" w:rsidP="001F323E">
            <w:pPr>
              <w:keepNext/>
              <w:keepLines/>
              <w:tabs>
                <w:tab w:val="left" w:pos="720"/>
                <w:tab w:val="left" w:leader="dot" w:pos="9360"/>
              </w:tabs>
              <w:jc w:val="center"/>
              <w:rPr>
                <w:b/>
              </w:rPr>
            </w:pPr>
          </w:p>
        </w:tc>
      </w:tr>
      <w:tr w:rsidR="00FA44FD" w:rsidRPr="00FA7ACF" w14:paraId="25CDB184" w14:textId="77777777" w:rsidTr="003E28B0">
        <w:trPr>
          <w:cantSplit/>
        </w:trPr>
        <w:tc>
          <w:tcPr>
            <w:tcW w:w="990" w:type="dxa"/>
            <w:vMerge/>
            <w:tcBorders>
              <w:bottom w:val="single" w:sz="4" w:space="0" w:color="auto"/>
            </w:tcBorders>
            <w:vAlign w:val="center"/>
          </w:tcPr>
          <w:p w14:paraId="64F4EE04" w14:textId="77777777" w:rsidR="00FA44FD" w:rsidRPr="00FA7ACF" w:rsidRDefault="00FA44FD" w:rsidP="001F323E">
            <w:pPr>
              <w:keepNext/>
              <w:keepLines/>
              <w:tabs>
                <w:tab w:val="left" w:pos="720"/>
                <w:tab w:val="left" w:leader="dot" w:pos="9360"/>
              </w:tabs>
              <w:jc w:val="center"/>
              <w:rPr>
                <w:b/>
              </w:rPr>
            </w:pPr>
          </w:p>
        </w:tc>
        <w:tc>
          <w:tcPr>
            <w:tcW w:w="1890" w:type="dxa"/>
            <w:tcBorders>
              <w:top w:val="dotted" w:sz="4" w:space="0" w:color="auto"/>
              <w:bottom w:val="dotted" w:sz="4" w:space="0" w:color="auto"/>
            </w:tcBorders>
            <w:vAlign w:val="center"/>
          </w:tcPr>
          <w:p w14:paraId="235BFAD4" w14:textId="77777777" w:rsidR="00FA44FD" w:rsidRPr="00FA7ACF" w:rsidRDefault="00FA44FD" w:rsidP="001F323E">
            <w:pPr>
              <w:keepNext/>
              <w:keepLines/>
              <w:tabs>
                <w:tab w:val="left" w:pos="720"/>
                <w:tab w:val="left" w:leader="dot" w:pos="9360"/>
              </w:tabs>
              <w:jc w:val="right"/>
              <w:rPr>
                <w:b/>
              </w:rPr>
            </w:pPr>
            <w:r w:rsidRPr="00FA7ACF">
              <w:rPr>
                <w:b/>
              </w:rPr>
              <w:t>Possible Diagnosis</w:t>
            </w:r>
          </w:p>
        </w:tc>
        <w:tc>
          <w:tcPr>
            <w:tcW w:w="5490" w:type="dxa"/>
            <w:tcBorders>
              <w:top w:val="dotted" w:sz="4" w:space="0" w:color="auto"/>
              <w:bottom w:val="dotted" w:sz="4" w:space="0" w:color="auto"/>
            </w:tcBorders>
          </w:tcPr>
          <w:p w14:paraId="1AB255A9" w14:textId="77777777" w:rsidR="00FA44FD" w:rsidRPr="00FA7ACF" w:rsidRDefault="00FA44FD" w:rsidP="001F323E">
            <w:pPr>
              <w:keepNext/>
              <w:keepLines/>
              <w:tabs>
                <w:tab w:val="left" w:pos="720"/>
                <w:tab w:val="left" w:leader="dot" w:pos="9360"/>
              </w:tabs>
              <w:spacing w:before="60" w:after="60"/>
              <w:rPr>
                <w:szCs w:val="24"/>
              </w:rPr>
            </w:pPr>
            <w:r w:rsidRPr="00FA7ACF">
              <w:rPr>
                <w:szCs w:val="24"/>
              </w:rPr>
              <w:t>A chilled water supply temperature sensor is out of calibration</w:t>
            </w:r>
          </w:p>
        </w:tc>
        <w:tc>
          <w:tcPr>
            <w:tcW w:w="1170" w:type="dxa"/>
            <w:vMerge/>
            <w:tcBorders>
              <w:bottom w:val="single" w:sz="4" w:space="0" w:color="auto"/>
            </w:tcBorders>
            <w:vAlign w:val="center"/>
          </w:tcPr>
          <w:p w14:paraId="468CE22D" w14:textId="77777777" w:rsidR="00FA44FD" w:rsidRPr="00FA7ACF" w:rsidRDefault="00FA44FD" w:rsidP="001F323E">
            <w:pPr>
              <w:keepNext/>
              <w:keepLines/>
              <w:tabs>
                <w:tab w:val="left" w:pos="720"/>
                <w:tab w:val="left" w:leader="dot" w:pos="9360"/>
              </w:tabs>
              <w:jc w:val="center"/>
              <w:rPr>
                <w:b/>
              </w:rPr>
            </w:pPr>
          </w:p>
        </w:tc>
      </w:tr>
      <w:tr w:rsidR="00FA44FD" w:rsidRPr="00FA7ACF" w14:paraId="62392B8B" w14:textId="77777777" w:rsidTr="00F12019">
        <w:trPr>
          <w:cantSplit/>
        </w:trPr>
        <w:tc>
          <w:tcPr>
            <w:tcW w:w="9540" w:type="dxa"/>
            <w:gridSpan w:val="4"/>
            <w:tcBorders>
              <w:top w:val="single" w:sz="4" w:space="0" w:color="auto"/>
            </w:tcBorders>
            <w:vAlign w:val="center"/>
          </w:tcPr>
          <w:p w14:paraId="5F1FCE46" w14:textId="77777777" w:rsidR="00FA44FD" w:rsidRPr="00FA7ACF" w:rsidRDefault="00FA44FD" w:rsidP="001F323E">
            <w:pPr>
              <w:keepNext/>
              <w:keepLines/>
              <w:tabs>
                <w:tab w:val="left" w:pos="720"/>
                <w:tab w:val="left" w:leader="dot" w:pos="9360"/>
              </w:tabs>
              <w:jc w:val="both"/>
              <w:rPr>
                <w:b/>
              </w:rPr>
            </w:pPr>
            <w:r w:rsidRPr="00FA7ACF">
              <w:rPr>
                <w:b/>
              </w:rPr>
              <w:t>Retain the following fault condition for parallel chilled water plants with chiller network interfaces. Delete otherwise.</w:t>
            </w:r>
          </w:p>
        </w:tc>
      </w:tr>
      <w:tr w:rsidR="00FA44FD" w:rsidRPr="00FA7ACF" w14:paraId="7EB385B4" w14:textId="77777777" w:rsidTr="003E28B0">
        <w:trPr>
          <w:cantSplit/>
        </w:trPr>
        <w:tc>
          <w:tcPr>
            <w:tcW w:w="990" w:type="dxa"/>
            <w:vMerge w:val="restart"/>
            <w:tcBorders>
              <w:top w:val="single" w:sz="4" w:space="0" w:color="auto"/>
            </w:tcBorders>
            <w:vAlign w:val="center"/>
          </w:tcPr>
          <w:p w14:paraId="464864B6" w14:textId="77777777" w:rsidR="00FA44FD" w:rsidRPr="00FA7ACF" w:rsidRDefault="00FA44FD" w:rsidP="001F323E">
            <w:pPr>
              <w:keepNext/>
              <w:keepLines/>
              <w:tabs>
                <w:tab w:val="left" w:pos="720"/>
                <w:tab w:val="left" w:leader="dot" w:pos="9360"/>
              </w:tabs>
              <w:jc w:val="center"/>
              <w:rPr>
                <w:b/>
              </w:rPr>
            </w:pPr>
            <w:r w:rsidRPr="00FA7ACF">
              <w:rPr>
                <w:b/>
              </w:rPr>
              <w:t xml:space="preserve">FC#11 </w:t>
            </w:r>
          </w:p>
        </w:tc>
        <w:tc>
          <w:tcPr>
            <w:tcW w:w="1890" w:type="dxa"/>
            <w:tcBorders>
              <w:top w:val="single" w:sz="4" w:space="0" w:color="auto"/>
              <w:bottom w:val="dotted" w:sz="4" w:space="0" w:color="auto"/>
            </w:tcBorders>
            <w:vAlign w:val="center"/>
          </w:tcPr>
          <w:p w14:paraId="624C8590" w14:textId="77777777" w:rsidR="00FA44FD" w:rsidRPr="00FA7ACF" w:rsidRDefault="00FA44FD" w:rsidP="001F323E">
            <w:pPr>
              <w:keepNext/>
              <w:keepLines/>
              <w:tabs>
                <w:tab w:val="left" w:pos="720"/>
                <w:tab w:val="left" w:leader="dot" w:pos="9360"/>
              </w:tabs>
              <w:jc w:val="right"/>
              <w:rPr>
                <w:b/>
              </w:rPr>
            </w:pPr>
            <w:r w:rsidRPr="00FA7ACF">
              <w:rPr>
                <w:b/>
              </w:rPr>
              <w:t>Equation</w:t>
            </w:r>
          </w:p>
        </w:tc>
        <w:tc>
          <w:tcPr>
            <w:tcW w:w="5490" w:type="dxa"/>
            <w:tcBorders>
              <w:top w:val="single" w:sz="4" w:space="0" w:color="auto"/>
              <w:bottom w:val="dotted" w:sz="4" w:space="0" w:color="auto"/>
            </w:tcBorders>
          </w:tcPr>
          <w:p w14:paraId="2CACD149" w14:textId="77777777" w:rsidR="00FA44FD" w:rsidRPr="00FA7ACF" w:rsidRDefault="00FA44FD" w:rsidP="001F323E">
            <w:pPr>
              <w:keepNext/>
              <w:keepLines/>
              <w:tabs>
                <w:tab w:val="left" w:pos="720"/>
                <w:tab w:val="left" w:leader="dot" w:pos="9360"/>
              </w:tabs>
              <w:spacing w:before="60" w:after="60"/>
              <w:jc w:val="center"/>
              <w:rPr>
                <w:vertAlign w:val="subscript"/>
              </w:rPr>
            </w:pPr>
            <w:r w:rsidRPr="00FA7ACF">
              <w:rPr>
                <w:sz w:val="18"/>
              </w:rPr>
              <w:t>| (</w:t>
            </w:r>
            <w:proofErr w:type="gramStart"/>
            <w:r w:rsidRPr="00FA7ACF">
              <w:rPr>
                <w:sz w:val="18"/>
              </w:rPr>
              <w:t>∑(</w:t>
            </w:r>
            <w:proofErr w:type="gramEnd"/>
            <w:r w:rsidRPr="00FA7ACF">
              <w:rPr>
                <w:sz w:val="18"/>
              </w:rPr>
              <w:t>CHW-</w:t>
            </w:r>
            <w:proofErr w:type="spellStart"/>
            <w:r w:rsidRPr="00FA7ACF">
              <w:rPr>
                <w:sz w:val="18"/>
              </w:rPr>
              <w:t>Flow</w:t>
            </w:r>
            <w:r w:rsidRPr="00FA7ACF">
              <w:rPr>
                <w:sz w:val="18"/>
                <w:vertAlign w:val="subscript"/>
              </w:rPr>
              <w:t>CH</w:t>
            </w:r>
            <w:proofErr w:type="spellEnd"/>
            <w:r w:rsidRPr="00FA7ACF">
              <w:rPr>
                <w:sz w:val="18"/>
                <w:vertAlign w:val="subscript"/>
              </w:rPr>
              <w:t xml:space="preserve">-X </w:t>
            </w:r>
            <w:r w:rsidRPr="00FA7ACF">
              <w:rPr>
                <w:sz w:val="18"/>
              </w:rPr>
              <w:t>* CHWRT</w:t>
            </w:r>
            <w:r w:rsidRPr="00FA7ACF">
              <w:rPr>
                <w:sz w:val="18"/>
                <w:vertAlign w:val="subscript"/>
              </w:rPr>
              <w:t>CH-X</w:t>
            </w:r>
            <w:r w:rsidRPr="00FA7ACF">
              <w:rPr>
                <w:sz w:val="18"/>
              </w:rPr>
              <w:t>) / ∑CHW-</w:t>
            </w:r>
            <w:proofErr w:type="spellStart"/>
            <w:r w:rsidRPr="00FA7ACF">
              <w:rPr>
                <w:sz w:val="18"/>
              </w:rPr>
              <w:t>Flow</w:t>
            </w:r>
            <w:r w:rsidRPr="00FA7ACF">
              <w:rPr>
                <w:sz w:val="18"/>
                <w:vertAlign w:val="subscript"/>
              </w:rPr>
              <w:t>CH</w:t>
            </w:r>
            <w:proofErr w:type="spellEnd"/>
            <w:r w:rsidRPr="00FA7ACF">
              <w:rPr>
                <w:sz w:val="18"/>
                <w:vertAlign w:val="subscript"/>
              </w:rPr>
              <w:t>-X</w:t>
            </w:r>
            <w:r w:rsidRPr="00FA7ACF">
              <w:rPr>
                <w:sz w:val="18"/>
              </w:rPr>
              <w:t>) - CHWRT</w:t>
            </w:r>
            <w:r w:rsidRPr="00FA7ACF">
              <w:rPr>
                <w:sz w:val="18"/>
                <w:vertAlign w:val="subscript"/>
              </w:rPr>
              <w:t xml:space="preserve">AVG </w:t>
            </w:r>
            <w:r w:rsidRPr="00FA7ACF">
              <w:rPr>
                <w:sz w:val="18"/>
              </w:rPr>
              <w:t xml:space="preserve">| </w:t>
            </w:r>
            <w:r w:rsidRPr="00FA7ACF">
              <w:t>&gt; Ɛ</w:t>
            </w:r>
            <w:r w:rsidRPr="00FA7ACF">
              <w:rPr>
                <w:vertAlign w:val="subscript"/>
              </w:rPr>
              <w:t>CHWT</w:t>
            </w:r>
          </w:p>
          <w:p w14:paraId="7CE5AD8A" w14:textId="77777777" w:rsidR="00FA44FD" w:rsidRPr="00FA7ACF" w:rsidRDefault="00FA44FD" w:rsidP="001F323E">
            <w:pPr>
              <w:keepNext/>
              <w:keepLines/>
              <w:tabs>
                <w:tab w:val="left" w:pos="720"/>
                <w:tab w:val="left" w:leader="dot" w:pos="9360"/>
              </w:tabs>
              <w:spacing w:before="60" w:after="60"/>
              <w:jc w:val="center"/>
            </w:pPr>
            <w:r w:rsidRPr="00FA7ACF">
              <w:t>and</w:t>
            </w:r>
          </w:p>
          <w:p w14:paraId="123F870A" w14:textId="77777777" w:rsidR="00FA44FD" w:rsidRPr="00FA7ACF" w:rsidRDefault="00FA44FD" w:rsidP="001F323E">
            <w:pPr>
              <w:keepNext/>
              <w:keepLines/>
              <w:tabs>
                <w:tab w:val="left" w:pos="720"/>
                <w:tab w:val="left" w:leader="dot" w:pos="9360"/>
              </w:tabs>
              <w:spacing w:before="60" w:after="60"/>
              <w:jc w:val="center"/>
            </w:pPr>
            <w:r w:rsidRPr="00FA7ACF">
              <w:rPr>
                <w:sz w:val="18"/>
              </w:rPr>
              <w:t>∑CHW-</w:t>
            </w:r>
            <w:proofErr w:type="spellStart"/>
            <w:r w:rsidRPr="00FA7ACF">
              <w:rPr>
                <w:sz w:val="18"/>
              </w:rPr>
              <w:t>Flow</w:t>
            </w:r>
            <w:r w:rsidRPr="00FA7ACF">
              <w:rPr>
                <w:sz w:val="18"/>
                <w:vertAlign w:val="subscript"/>
              </w:rPr>
              <w:t>CH</w:t>
            </w:r>
            <w:proofErr w:type="spellEnd"/>
            <w:r w:rsidRPr="00FA7ACF">
              <w:rPr>
                <w:sz w:val="18"/>
                <w:vertAlign w:val="subscript"/>
              </w:rPr>
              <w:t>-X</w:t>
            </w:r>
            <w:r w:rsidRPr="00FA7ACF">
              <w:rPr>
                <w:sz w:val="18"/>
              </w:rPr>
              <w:t xml:space="preserve"> = 1</w:t>
            </w:r>
          </w:p>
        </w:tc>
        <w:tc>
          <w:tcPr>
            <w:tcW w:w="1170" w:type="dxa"/>
            <w:vMerge w:val="restart"/>
            <w:tcBorders>
              <w:top w:val="single" w:sz="4" w:space="0" w:color="auto"/>
            </w:tcBorders>
            <w:vAlign w:val="center"/>
          </w:tcPr>
          <w:p w14:paraId="2A2C4082" w14:textId="77777777" w:rsidR="00FA44FD" w:rsidRPr="00FA7ACF" w:rsidRDefault="00FA44FD" w:rsidP="001F323E">
            <w:pPr>
              <w:keepNext/>
              <w:keepLines/>
              <w:tabs>
                <w:tab w:val="left" w:pos="720"/>
                <w:tab w:val="left" w:leader="dot" w:pos="9360"/>
              </w:tabs>
              <w:jc w:val="center"/>
              <w:rPr>
                <w:b/>
              </w:rPr>
            </w:pPr>
            <w:r w:rsidRPr="00FA7ACF">
              <w:rPr>
                <w:b/>
              </w:rPr>
              <w:t>Applies to OS #2, #5</w:t>
            </w:r>
          </w:p>
        </w:tc>
      </w:tr>
      <w:tr w:rsidR="00FA44FD" w:rsidRPr="00FA7ACF" w14:paraId="370C2E20" w14:textId="77777777" w:rsidTr="003E28B0">
        <w:trPr>
          <w:cantSplit/>
        </w:trPr>
        <w:tc>
          <w:tcPr>
            <w:tcW w:w="990" w:type="dxa"/>
            <w:vMerge/>
            <w:vAlign w:val="center"/>
          </w:tcPr>
          <w:p w14:paraId="481D395C" w14:textId="77777777" w:rsidR="00FA44FD" w:rsidRPr="00FA7ACF" w:rsidRDefault="00FA44FD" w:rsidP="001F323E">
            <w:pPr>
              <w:keepNext/>
              <w:keepLines/>
              <w:tabs>
                <w:tab w:val="left" w:pos="720"/>
                <w:tab w:val="left" w:leader="dot" w:pos="9360"/>
              </w:tabs>
              <w:jc w:val="center"/>
              <w:rPr>
                <w:b/>
              </w:rPr>
            </w:pPr>
          </w:p>
        </w:tc>
        <w:tc>
          <w:tcPr>
            <w:tcW w:w="1890" w:type="dxa"/>
            <w:tcBorders>
              <w:top w:val="dotted" w:sz="4" w:space="0" w:color="auto"/>
              <w:bottom w:val="dotted" w:sz="4" w:space="0" w:color="auto"/>
            </w:tcBorders>
            <w:vAlign w:val="center"/>
          </w:tcPr>
          <w:p w14:paraId="242E58B6" w14:textId="77777777" w:rsidR="00FA44FD" w:rsidRPr="00FA7ACF" w:rsidRDefault="00FA44FD" w:rsidP="001F323E">
            <w:pPr>
              <w:keepNext/>
              <w:keepLines/>
              <w:tabs>
                <w:tab w:val="left" w:pos="720"/>
                <w:tab w:val="left" w:leader="dot" w:pos="9360"/>
              </w:tabs>
              <w:jc w:val="right"/>
              <w:rPr>
                <w:b/>
              </w:rPr>
            </w:pPr>
            <w:r w:rsidRPr="00FA7ACF">
              <w:rPr>
                <w:b/>
              </w:rPr>
              <w:t>Description</w:t>
            </w:r>
          </w:p>
        </w:tc>
        <w:tc>
          <w:tcPr>
            <w:tcW w:w="5490" w:type="dxa"/>
            <w:tcBorders>
              <w:top w:val="dotted" w:sz="4" w:space="0" w:color="auto"/>
              <w:bottom w:val="dotted" w:sz="4" w:space="0" w:color="auto"/>
            </w:tcBorders>
          </w:tcPr>
          <w:p w14:paraId="210E133D" w14:textId="77777777" w:rsidR="00FA44FD" w:rsidRPr="00FA7ACF" w:rsidRDefault="00FA44FD" w:rsidP="001F323E">
            <w:pPr>
              <w:keepNext/>
              <w:keepLines/>
              <w:tabs>
                <w:tab w:val="left" w:pos="720"/>
                <w:tab w:val="left" w:leader="dot" w:pos="9360"/>
              </w:tabs>
              <w:spacing w:before="60" w:after="60"/>
              <w:rPr>
                <w:szCs w:val="24"/>
              </w:rPr>
            </w:pPr>
            <w:r w:rsidRPr="00FA7ACF">
              <w:rPr>
                <w:szCs w:val="24"/>
              </w:rPr>
              <w:t>Deviation between the active chiller chilled water return temperature and the common chilled water return temperature is too high.</w:t>
            </w:r>
          </w:p>
        </w:tc>
        <w:tc>
          <w:tcPr>
            <w:tcW w:w="1170" w:type="dxa"/>
            <w:vMerge/>
            <w:vAlign w:val="center"/>
          </w:tcPr>
          <w:p w14:paraId="3404CBD3" w14:textId="77777777" w:rsidR="00FA44FD" w:rsidRPr="00FA7ACF" w:rsidRDefault="00FA44FD" w:rsidP="001F323E">
            <w:pPr>
              <w:keepNext/>
              <w:keepLines/>
              <w:tabs>
                <w:tab w:val="left" w:pos="720"/>
                <w:tab w:val="left" w:leader="dot" w:pos="9360"/>
              </w:tabs>
              <w:jc w:val="center"/>
              <w:rPr>
                <w:b/>
              </w:rPr>
            </w:pPr>
          </w:p>
        </w:tc>
      </w:tr>
      <w:tr w:rsidR="00FA44FD" w:rsidRPr="00FA7ACF" w14:paraId="28213180" w14:textId="77777777" w:rsidTr="003E28B0">
        <w:trPr>
          <w:cantSplit/>
        </w:trPr>
        <w:tc>
          <w:tcPr>
            <w:tcW w:w="990" w:type="dxa"/>
            <w:vMerge/>
            <w:tcBorders>
              <w:bottom w:val="single" w:sz="4" w:space="0" w:color="auto"/>
            </w:tcBorders>
            <w:vAlign w:val="center"/>
          </w:tcPr>
          <w:p w14:paraId="69525E9C" w14:textId="77777777" w:rsidR="00FA44FD" w:rsidRPr="00FA7ACF" w:rsidRDefault="00FA44FD" w:rsidP="001F323E">
            <w:pPr>
              <w:keepNext/>
              <w:keepLines/>
              <w:tabs>
                <w:tab w:val="left" w:pos="720"/>
                <w:tab w:val="left" w:leader="dot" w:pos="9360"/>
              </w:tabs>
              <w:jc w:val="center"/>
              <w:rPr>
                <w:b/>
              </w:rPr>
            </w:pPr>
          </w:p>
        </w:tc>
        <w:tc>
          <w:tcPr>
            <w:tcW w:w="1890" w:type="dxa"/>
            <w:tcBorders>
              <w:top w:val="dotted" w:sz="4" w:space="0" w:color="auto"/>
              <w:bottom w:val="dotted" w:sz="4" w:space="0" w:color="auto"/>
            </w:tcBorders>
            <w:vAlign w:val="center"/>
          </w:tcPr>
          <w:p w14:paraId="18047079" w14:textId="77777777" w:rsidR="00FA44FD" w:rsidRPr="00FA7ACF" w:rsidRDefault="00FA44FD" w:rsidP="001F323E">
            <w:pPr>
              <w:keepNext/>
              <w:keepLines/>
              <w:tabs>
                <w:tab w:val="left" w:pos="720"/>
                <w:tab w:val="left" w:leader="dot" w:pos="9360"/>
              </w:tabs>
              <w:jc w:val="right"/>
              <w:rPr>
                <w:b/>
              </w:rPr>
            </w:pPr>
            <w:r w:rsidRPr="00FA7ACF">
              <w:rPr>
                <w:b/>
              </w:rPr>
              <w:t>Possible Diagnosis</w:t>
            </w:r>
          </w:p>
        </w:tc>
        <w:tc>
          <w:tcPr>
            <w:tcW w:w="5490" w:type="dxa"/>
            <w:tcBorders>
              <w:top w:val="dotted" w:sz="4" w:space="0" w:color="auto"/>
              <w:bottom w:val="dotted" w:sz="4" w:space="0" w:color="auto"/>
            </w:tcBorders>
          </w:tcPr>
          <w:p w14:paraId="7D5B97B6" w14:textId="77777777" w:rsidR="00FA44FD" w:rsidRPr="00FA7ACF" w:rsidRDefault="00FA44FD" w:rsidP="001F323E">
            <w:pPr>
              <w:keepNext/>
              <w:keepLines/>
              <w:tabs>
                <w:tab w:val="left" w:pos="720"/>
                <w:tab w:val="left" w:leader="dot" w:pos="9360"/>
              </w:tabs>
              <w:spacing w:before="60" w:after="60"/>
              <w:rPr>
                <w:szCs w:val="24"/>
              </w:rPr>
            </w:pPr>
            <w:r w:rsidRPr="00FA7ACF">
              <w:rPr>
                <w:szCs w:val="24"/>
              </w:rPr>
              <w:t>A chilled water return temperature sensor is out of calibration</w:t>
            </w:r>
          </w:p>
        </w:tc>
        <w:tc>
          <w:tcPr>
            <w:tcW w:w="1170" w:type="dxa"/>
            <w:vMerge/>
            <w:tcBorders>
              <w:bottom w:val="single" w:sz="4" w:space="0" w:color="auto"/>
            </w:tcBorders>
          </w:tcPr>
          <w:p w14:paraId="3DD82571" w14:textId="77777777" w:rsidR="00FA44FD" w:rsidRPr="00FA7ACF" w:rsidRDefault="00FA44FD" w:rsidP="001F323E">
            <w:pPr>
              <w:keepNext/>
              <w:keepLines/>
              <w:tabs>
                <w:tab w:val="left" w:pos="720"/>
                <w:tab w:val="left" w:leader="dot" w:pos="9360"/>
              </w:tabs>
              <w:jc w:val="center"/>
              <w:rPr>
                <w:b/>
              </w:rPr>
            </w:pPr>
          </w:p>
        </w:tc>
      </w:tr>
      <w:tr w:rsidR="00FA44FD" w:rsidRPr="00FA7ACF" w14:paraId="45F60123" w14:textId="77777777" w:rsidTr="00F12019">
        <w:trPr>
          <w:cantSplit/>
        </w:trPr>
        <w:tc>
          <w:tcPr>
            <w:tcW w:w="9540" w:type="dxa"/>
            <w:gridSpan w:val="4"/>
            <w:tcBorders>
              <w:top w:val="single" w:sz="4" w:space="0" w:color="auto"/>
            </w:tcBorders>
            <w:vAlign w:val="center"/>
          </w:tcPr>
          <w:p w14:paraId="1C74BFFD" w14:textId="77777777" w:rsidR="00FA44FD" w:rsidRPr="00FA7ACF" w:rsidRDefault="00FA44FD" w:rsidP="001F323E">
            <w:pPr>
              <w:keepNext/>
              <w:keepLines/>
              <w:tabs>
                <w:tab w:val="left" w:pos="720"/>
                <w:tab w:val="left" w:leader="dot" w:pos="9360"/>
              </w:tabs>
              <w:jc w:val="both"/>
              <w:rPr>
                <w:b/>
              </w:rPr>
            </w:pPr>
            <w:r w:rsidRPr="00FA7ACF">
              <w:rPr>
                <w:b/>
              </w:rPr>
              <w:t>Retain the following two fault conditions for water-cooled plants with chiller network interfaces. Delete otherwise.</w:t>
            </w:r>
          </w:p>
        </w:tc>
      </w:tr>
      <w:tr w:rsidR="00FA44FD" w:rsidRPr="00FA7ACF" w14:paraId="6A9FF925" w14:textId="77777777" w:rsidTr="003E28B0">
        <w:trPr>
          <w:cantSplit/>
        </w:trPr>
        <w:tc>
          <w:tcPr>
            <w:tcW w:w="990" w:type="dxa"/>
            <w:vMerge w:val="restart"/>
            <w:tcBorders>
              <w:top w:val="single" w:sz="4" w:space="0" w:color="auto"/>
            </w:tcBorders>
            <w:vAlign w:val="center"/>
          </w:tcPr>
          <w:p w14:paraId="09966659" w14:textId="77777777" w:rsidR="00FA44FD" w:rsidRPr="00FA7ACF" w:rsidRDefault="00FA44FD" w:rsidP="001F323E">
            <w:pPr>
              <w:keepNext/>
              <w:keepLines/>
              <w:tabs>
                <w:tab w:val="left" w:pos="720"/>
                <w:tab w:val="left" w:leader="dot" w:pos="9360"/>
              </w:tabs>
              <w:jc w:val="center"/>
              <w:rPr>
                <w:b/>
              </w:rPr>
            </w:pPr>
            <w:r w:rsidRPr="00FA7ACF">
              <w:rPr>
                <w:b/>
              </w:rPr>
              <w:t xml:space="preserve">FC#12 </w:t>
            </w:r>
          </w:p>
        </w:tc>
        <w:tc>
          <w:tcPr>
            <w:tcW w:w="1890" w:type="dxa"/>
            <w:tcBorders>
              <w:top w:val="single" w:sz="4" w:space="0" w:color="auto"/>
              <w:bottom w:val="dotted" w:sz="4" w:space="0" w:color="auto"/>
            </w:tcBorders>
            <w:vAlign w:val="center"/>
          </w:tcPr>
          <w:p w14:paraId="69E11482" w14:textId="77777777" w:rsidR="00FA44FD" w:rsidRPr="00FA7ACF" w:rsidRDefault="00FA44FD" w:rsidP="001F323E">
            <w:pPr>
              <w:keepNext/>
              <w:keepLines/>
              <w:tabs>
                <w:tab w:val="left" w:pos="720"/>
                <w:tab w:val="left" w:leader="dot" w:pos="9360"/>
              </w:tabs>
              <w:jc w:val="right"/>
              <w:rPr>
                <w:b/>
              </w:rPr>
            </w:pPr>
            <w:r w:rsidRPr="00FA7ACF">
              <w:rPr>
                <w:b/>
              </w:rPr>
              <w:t>Equation</w:t>
            </w:r>
          </w:p>
        </w:tc>
        <w:tc>
          <w:tcPr>
            <w:tcW w:w="5490" w:type="dxa"/>
            <w:tcBorders>
              <w:top w:val="single" w:sz="4" w:space="0" w:color="auto"/>
              <w:bottom w:val="dotted" w:sz="4" w:space="0" w:color="auto"/>
            </w:tcBorders>
          </w:tcPr>
          <w:p w14:paraId="7ADCB78F" w14:textId="77777777" w:rsidR="00FA44FD" w:rsidRPr="00FA7ACF" w:rsidRDefault="00FA44FD" w:rsidP="001F323E">
            <w:pPr>
              <w:keepNext/>
              <w:keepLines/>
              <w:tabs>
                <w:tab w:val="left" w:pos="720"/>
                <w:tab w:val="left" w:leader="dot" w:pos="9360"/>
              </w:tabs>
              <w:spacing w:before="60" w:after="60"/>
              <w:jc w:val="center"/>
              <w:rPr>
                <w:vertAlign w:val="subscript"/>
              </w:rPr>
            </w:pPr>
            <w:r w:rsidRPr="00FA7ACF">
              <w:rPr>
                <w:sz w:val="18"/>
              </w:rPr>
              <w:t>| (</w:t>
            </w:r>
            <w:proofErr w:type="gramStart"/>
            <w:r w:rsidRPr="00FA7ACF">
              <w:rPr>
                <w:sz w:val="18"/>
              </w:rPr>
              <w:t>∑(</w:t>
            </w:r>
            <w:proofErr w:type="gramEnd"/>
            <w:r w:rsidRPr="00FA7ACF">
              <w:rPr>
                <w:sz w:val="18"/>
              </w:rPr>
              <w:t>CW-</w:t>
            </w:r>
            <w:proofErr w:type="spellStart"/>
            <w:r w:rsidRPr="00FA7ACF">
              <w:rPr>
                <w:sz w:val="18"/>
              </w:rPr>
              <w:t>Flow</w:t>
            </w:r>
            <w:r w:rsidRPr="00FA7ACF">
              <w:rPr>
                <w:sz w:val="18"/>
                <w:vertAlign w:val="subscript"/>
              </w:rPr>
              <w:t>CH</w:t>
            </w:r>
            <w:proofErr w:type="spellEnd"/>
            <w:r w:rsidRPr="00FA7ACF">
              <w:rPr>
                <w:sz w:val="18"/>
                <w:vertAlign w:val="subscript"/>
              </w:rPr>
              <w:t xml:space="preserve">-X </w:t>
            </w:r>
            <w:r w:rsidRPr="00FA7ACF">
              <w:rPr>
                <w:sz w:val="18"/>
              </w:rPr>
              <w:t>* CWST</w:t>
            </w:r>
            <w:r w:rsidRPr="00FA7ACF">
              <w:rPr>
                <w:sz w:val="18"/>
                <w:vertAlign w:val="subscript"/>
              </w:rPr>
              <w:t>CH-X</w:t>
            </w:r>
            <w:r w:rsidRPr="00FA7ACF">
              <w:rPr>
                <w:sz w:val="18"/>
              </w:rPr>
              <w:t>) / ∑CW-</w:t>
            </w:r>
            <w:proofErr w:type="spellStart"/>
            <w:r w:rsidRPr="00FA7ACF">
              <w:rPr>
                <w:sz w:val="18"/>
              </w:rPr>
              <w:t>Flow</w:t>
            </w:r>
            <w:r w:rsidRPr="00FA7ACF">
              <w:rPr>
                <w:sz w:val="18"/>
                <w:vertAlign w:val="subscript"/>
              </w:rPr>
              <w:t>CH</w:t>
            </w:r>
            <w:proofErr w:type="spellEnd"/>
            <w:r w:rsidRPr="00FA7ACF">
              <w:rPr>
                <w:sz w:val="18"/>
                <w:vertAlign w:val="subscript"/>
              </w:rPr>
              <w:t>-X</w:t>
            </w:r>
            <w:r w:rsidRPr="00FA7ACF">
              <w:rPr>
                <w:sz w:val="18"/>
              </w:rPr>
              <w:t>) - CWST</w:t>
            </w:r>
            <w:r w:rsidRPr="00FA7ACF">
              <w:rPr>
                <w:sz w:val="18"/>
                <w:vertAlign w:val="subscript"/>
              </w:rPr>
              <w:t xml:space="preserve">AVG </w:t>
            </w:r>
            <w:r w:rsidRPr="00FA7ACF">
              <w:rPr>
                <w:sz w:val="18"/>
              </w:rPr>
              <w:t xml:space="preserve">| </w:t>
            </w:r>
            <w:r w:rsidRPr="00FA7ACF">
              <w:t>&gt; Ɛ</w:t>
            </w:r>
            <w:r w:rsidRPr="00FA7ACF">
              <w:rPr>
                <w:vertAlign w:val="subscript"/>
              </w:rPr>
              <w:t>CWT</w:t>
            </w:r>
          </w:p>
          <w:p w14:paraId="007ADE37" w14:textId="77777777" w:rsidR="00FA44FD" w:rsidRPr="00FA7ACF" w:rsidRDefault="00FA44FD" w:rsidP="001F323E">
            <w:pPr>
              <w:keepNext/>
              <w:keepLines/>
              <w:tabs>
                <w:tab w:val="left" w:pos="720"/>
                <w:tab w:val="left" w:leader="dot" w:pos="9360"/>
              </w:tabs>
              <w:spacing w:before="60" w:after="60"/>
              <w:jc w:val="center"/>
            </w:pPr>
            <w:r w:rsidRPr="00FA7ACF">
              <w:t>and</w:t>
            </w:r>
          </w:p>
          <w:p w14:paraId="04ABA1CD" w14:textId="77777777" w:rsidR="00FA44FD" w:rsidRPr="00FA7ACF" w:rsidRDefault="00FA44FD" w:rsidP="001F323E">
            <w:pPr>
              <w:keepNext/>
              <w:keepLines/>
              <w:tabs>
                <w:tab w:val="left" w:pos="720"/>
                <w:tab w:val="left" w:leader="dot" w:pos="9360"/>
              </w:tabs>
              <w:spacing w:before="60" w:after="60"/>
              <w:jc w:val="center"/>
            </w:pPr>
            <w:r w:rsidRPr="00FA7ACF">
              <w:rPr>
                <w:sz w:val="18"/>
              </w:rPr>
              <w:t>∑CW-</w:t>
            </w:r>
            <w:proofErr w:type="spellStart"/>
            <w:r w:rsidRPr="00FA7ACF">
              <w:rPr>
                <w:sz w:val="18"/>
              </w:rPr>
              <w:t>Flow</w:t>
            </w:r>
            <w:r w:rsidRPr="00FA7ACF">
              <w:rPr>
                <w:sz w:val="18"/>
                <w:vertAlign w:val="subscript"/>
              </w:rPr>
              <w:t>CH</w:t>
            </w:r>
            <w:proofErr w:type="spellEnd"/>
            <w:r w:rsidRPr="00FA7ACF">
              <w:rPr>
                <w:sz w:val="18"/>
                <w:vertAlign w:val="subscript"/>
              </w:rPr>
              <w:t>-X</w:t>
            </w:r>
            <w:r w:rsidRPr="00FA7ACF">
              <w:rPr>
                <w:sz w:val="18"/>
              </w:rPr>
              <w:t xml:space="preserve"> = 1</w:t>
            </w:r>
          </w:p>
        </w:tc>
        <w:tc>
          <w:tcPr>
            <w:tcW w:w="1170" w:type="dxa"/>
            <w:vMerge w:val="restart"/>
            <w:tcBorders>
              <w:top w:val="single" w:sz="4" w:space="0" w:color="auto"/>
            </w:tcBorders>
            <w:vAlign w:val="center"/>
          </w:tcPr>
          <w:p w14:paraId="476AE354" w14:textId="77777777" w:rsidR="00FA44FD" w:rsidRPr="00FA7ACF" w:rsidRDefault="00FA44FD" w:rsidP="001F323E">
            <w:pPr>
              <w:keepNext/>
              <w:keepLines/>
              <w:tabs>
                <w:tab w:val="left" w:pos="720"/>
                <w:tab w:val="left" w:leader="dot" w:pos="9360"/>
              </w:tabs>
              <w:jc w:val="center"/>
              <w:rPr>
                <w:b/>
              </w:rPr>
            </w:pPr>
            <w:r w:rsidRPr="00FA7ACF">
              <w:rPr>
                <w:b/>
              </w:rPr>
              <w:t>Applies to OS #2</w:t>
            </w:r>
          </w:p>
        </w:tc>
      </w:tr>
      <w:tr w:rsidR="00FA44FD" w:rsidRPr="00FA7ACF" w14:paraId="2490E9A7" w14:textId="77777777" w:rsidTr="003E28B0">
        <w:trPr>
          <w:cantSplit/>
        </w:trPr>
        <w:tc>
          <w:tcPr>
            <w:tcW w:w="990" w:type="dxa"/>
            <w:vMerge/>
            <w:vAlign w:val="center"/>
          </w:tcPr>
          <w:p w14:paraId="1625E30D" w14:textId="77777777" w:rsidR="00FA44FD" w:rsidRPr="00FA7ACF" w:rsidRDefault="00FA44FD" w:rsidP="001F323E">
            <w:pPr>
              <w:keepNext/>
              <w:keepLines/>
              <w:tabs>
                <w:tab w:val="left" w:pos="720"/>
                <w:tab w:val="left" w:leader="dot" w:pos="9360"/>
              </w:tabs>
              <w:jc w:val="center"/>
              <w:rPr>
                <w:b/>
              </w:rPr>
            </w:pPr>
          </w:p>
        </w:tc>
        <w:tc>
          <w:tcPr>
            <w:tcW w:w="1890" w:type="dxa"/>
            <w:tcBorders>
              <w:top w:val="dotted" w:sz="4" w:space="0" w:color="auto"/>
              <w:bottom w:val="dotted" w:sz="4" w:space="0" w:color="auto"/>
            </w:tcBorders>
            <w:vAlign w:val="center"/>
          </w:tcPr>
          <w:p w14:paraId="46841EB2" w14:textId="77777777" w:rsidR="00FA44FD" w:rsidRPr="00FA7ACF" w:rsidRDefault="00FA44FD" w:rsidP="001F323E">
            <w:pPr>
              <w:keepNext/>
              <w:keepLines/>
              <w:tabs>
                <w:tab w:val="left" w:pos="720"/>
                <w:tab w:val="left" w:leader="dot" w:pos="9360"/>
              </w:tabs>
              <w:jc w:val="right"/>
              <w:rPr>
                <w:b/>
              </w:rPr>
            </w:pPr>
            <w:r w:rsidRPr="00FA7ACF">
              <w:rPr>
                <w:b/>
              </w:rPr>
              <w:t>Description</w:t>
            </w:r>
          </w:p>
        </w:tc>
        <w:tc>
          <w:tcPr>
            <w:tcW w:w="5490" w:type="dxa"/>
            <w:tcBorders>
              <w:top w:val="dotted" w:sz="4" w:space="0" w:color="auto"/>
              <w:bottom w:val="dotted" w:sz="4" w:space="0" w:color="auto"/>
            </w:tcBorders>
          </w:tcPr>
          <w:p w14:paraId="559A7C9D" w14:textId="77777777" w:rsidR="00FA44FD" w:rsidRPr="00FA7ACF" w:rsidRDefault="00FA44FD" w:rsidP="001F323E">
            <w:pPr>
              <w:keepNext/>
              <w:keepLines/>
              <w:tabs>
                <w:tab w:val="left" w:pos="720"/>
                <w:tab w:val="left" w:leader="dot" w:pos="9360"/>
              </w:tabs>
              <w:spacing w:before="60" w:after="60"/>
            </w:pPr>
            <w:r w:rsidRPr="00FA7ACF">
              <w:rPr>
                <w:szCs w:val="24"/>
              </w:rPr>
              <w:t>Deviation between the active chiller condenser water supply temperature and the common condenser water supply temperature is too high.</w:t>
            </w:r>
          </w:p>
        </w:tc>
        <w:tc>
          <w:tcPr>
            <w:tcW w:w="1170" w:type="dxa"/>
            <w:vMerge/>
            <w:vAlign w:val="center"/>
          </w:tcPr>
          <w:p w14:paraId="22AB66BB" w14:textId="77777777" w:rsidR="00FA44FD" w:rsidRPr="00FA7ACF" w:rsidRDefault="00FA44FD" w:rsidP="001F323E">
            <w:pPr>
              <w:keepNext/>
              <w:keepLines/>
              <w:tabs>
                <w:tab w:val="left" w:pos="720"/>
                <w:tab w:val="left" w:leader="dot" w:pos="9360"/>
              </w:tabs>
              <w:jc w:val="center"/>
              <w:rPr>
                <w:b/>
              </w:rPr>
            </w:pPr>
          </w:p>
        </w:tc>
      </w:tr>
      <w:tr w:rsidR="00FA44FD" w:rsidRPr="00FA7ACF" w14:paraId="7AC11D74" w14:textId="77777777" w:rsidTr="003E28B0">
        <w:trPr>
          <w:cantSplit/>
        </w:trPr>
        <w:tc>
          <w:tcPr>
            <w:tcW w:w="990" w:type="dxa"/>
            <w:vMerge/>
            <w:tcBorders>
              <w:bottom w:val="single" w:sz="4" w:space="0" w:color="auto"/>
            </w:tcBorders>
            <w:vAlign w:val="center"/>
          </w:tcPr>
          <w:p w14:paraId="66607DB6" w14:textId="77777777" w:rsidR="00FA44FD" w:rsidRPr="00FA7ACF" w:rsidRDefault="00FA44FD" w:rsidP="001F323E">
            <w:pPr>
              <w:keepNext/>
              <w:keepLines/>
              <w:tabs>
                <w:tab w:val="left" w:pos="720"/>
                <w:tab w:val="left" w:leader="dot" w:pos="9360"/>
              </w:tabs>
              <w:jc w:val="center"/>
              <w:rPr>
                <w:b/>
              </w:rPr>
            </w:pPr>
          </w:p>
        </w:tc>
        <w:tc>
          <w:tcPr>
            <w:tcW w:w="1890" w:type="dxa"/>
            <w:tcBorders>
              <w:top w:val="dotted" w:sz="4" w:space="0" w:color="auto"/>
              <w:bottom w:val="dotted" w:sz="4" w:space="0" w:color="auto"/>
            </w:tcBorders>
            <w:vAlign w:val="center"/>
          </w:tcPr>
          <w:p w14:paraId="1EC3AB5A" w14:textId="77777777" w:rsidR="00FA44FD" w:rsidRPr="00FA7ACF" w:rsidRDefault="00FA44FD" w:rsidP="001F323E">
            <w:pPr>
              <w:keepNext/>
              <w:keepLines/>
              <w:tabs>
                <w:tab w:val="left" w:pos="720"/>
                <w:tab w:val="left" w:leader="dot" w:pos="9360"/>
              </w:tabs>
              <w:jc w:val="right"/>
              <w:rPr>
                <w:b/>
              </w:rPr>
            </w:pPr>
            <w:r w:rsidRPr="00FA7ACF">
              <w:rPr>
                <w:b/>
              </w:rPr>
              <w:t>Possible Diagnosis</w:t>
            </w:r>
          </w:p>
        </w:tc>
        <w:tc>
          <w:tcPr>
            <w:tcW w:w="5490" w:type="dxa"/>
            <w:tcBorders>
              <w:top w:val="dotted" w:sz="4" w:space="0" w:color="auto"/>
              <w:bottom w:val="dotted" w:sz="4" w:space="0" w:color="auto"/>
            </w:tcBorders>
          </w:tcPr>
          <w:p w14:paraId="53915550" w14:textId="77777777" w:rsidR="00FA44FD" w:rsidRPr="00FA7ACF" w:rsidRDefault="00FA44FD" w:rsidP="001F323E">
            <w:pPr>
              <w:keepNext/>
              <w:keepLines/>
              <w:tabs>
                <w:tab w:val="left" w:pos="720"/>
                <w:tab w:val="left" w:leader="dot" w:pos="9360"/>
              </w:tabs>
              <w:spacing w:before="60" w:after="60"/>
              <w:rPr>
                <w:szCs w:val="24"/>
              </w:rPr>
            </w:pPr>
            <w:r w:rsidRPr="00FA7ACF">
              <w:rPr>
                <w:szCs w:val="24"/>
              </w:rPr>
              <w:t>A condenser water supply temperature sensor is out of calibration</w:t>
            </w:r>
          </w:p>
        </w:tc>
        <w:tc>
          <w:tcPr>
            <w:tcW w:w="1170" w:type="dxa"/>
            <w:vMerge/>
            <w:tcBorders>
              <w:bottom w:val="single" w:sz="4" w:space="0" w:color="auto"/>
            </w:tcBorders>
            <w:vAlign w:val="center"/>
          </w:tcPr>
          <w:p w14:paraId="0982D20E" w14:textId="77777777" w:rsidR="00FA44FD" w:rsidRPr="00FA7ACF" w:rsidRDefault="00FA44FD" w:rsidP="001F323E">
            <w:pPr>
              <w:keepNext/>
              <w:keepLines/>
              <w:tabs>
                <w:tab w:val="left" w:pos="720"/>
                <w:tab w:val="left" w:leader="dot" w:pos="9360"/>
              </w:tabs>
              <w:jc w:val="center"/>
              <w:rPr>
                <w:b/>
              </w:rPr>
            </w:pPr>
          </w:p>
        </w:tc>
      </w:tr>
      <w:tr w:rsidR="00FA44FD" w:rsidRPr="00FA7ACF" w14:paraId="642C21F4" w14:textId="77777777" w:rsidTr="003E28B0">
        <w:trPr>
          <w:cantSplit/>
        </w:trPr>
        <w:tc>
          <w:tcPr>
            <w:tcW w:w="990" w:type="dxa"/>
            <w:vMerge w:val="restart"/>
            <w:tcBorders>
              <w:top w:val="single" w:sz="4" w:space="0" w:color="auto"/>
            </w:tcBorders>
            <w:vAlign w:val="center"/>
          </w:tcPr>
          <w:p w14:paraId="5D93D816" w14:textId="77777777" w:rsidR="00FA44FD" w:rsidRPr="00FA7ACF" w:rsidRDefault="00FA44FD" w:rsidP="001F323E">
            <w:pPr>
              <w:keepNext/>
              <w:keepLines/>
              <w:tabs>
                <w:tab w:val="left" w:pos="720"/>
                <w:tab w:val="left" w:leader="dot" w:pos="9360"/>
              </w:tabs>
              <w:jc w:val="center"/>
              <w:rPr>
                <w:b/>
              </w:rPr>
            </w:pPr>
            <w:r w:rsidRPr="00FA7ACF">
              <w:rPr>
                <w:b/>
              </w:rPr>
              <w:t xml:space="preserve">FC#13 </w:t>
            </w:r>
          </w:p>
        </w:tc>
        <w:tc>
          <w:tcPr>
            <w:tcW w:w="1890" w:type="dxa"/>
            <w:tcBorders>
              <w:top w:val="single" w:sz="4" w:space="0" w:color="auto"/>
              <w:bottom w:val="dotted" w:sz="4" w:space="0" w:color="auto"/>
            </w:tcBorders>
            <w:vAlign w:val="center"/>
          </w:tcPr>
          <w:p w14:paraId="0BD5A208" w14:textId="77777777" w:rsidR="00FA44FD" w:rsidRPr="00FA7ACF" w:rsidRDefault="00FA44FD" w:rsidP="001F323E">
            <w:pPr>
              <w:keepNext/>
              <w:keepLines/>
              <w:tabs>
                <w:tab w:val="left" w:pos="720"/>
                <w:tab w:val="left" w:leader="dot" w:pos="9360"/>
              </w:tabs>
              <w:jc w:val="right"/>
              <w:rPr>
                <w:b/>
              </w:rPr>
            </w:pPr>
            <w:r w:rsidRPr="00FA7ACF">
              <w:rPr>
                <w:b/>
              </w:rPr>
              <w:t>Equation</w:t>
            </w:r>
          </w:p>
        </w:tc>
        <w:tc>
          <w:tcPr>
            <w:tcW w:w="5490" w:type="dxa"/>
            <w:tcBorders>
              <w:top w:val="single" w:sz="4" w:space="0" w:color="auto"/>
              <w:bottom w:val="dotted" w:sz="4" w:space="0" w:color="auto"/>
            </w:tcBorders>
          </w:tcPr>
          <w:p w14:paraId="1DB5BED0" w14:textId="77777777" w:rsidR="00FA44FD" w:rsidRPr="00FA7ACF" w:rsidRDefault="00FA44FD" w:rsidP="001F323E">
            <w:pPr>
              <w:keepNext/>
              <w:keepLines/>
              <w:tabs>
                <w:tab w:val="left" w:pos="720"/>
                <w:tab w:val="left" w:leader="dot" w:pos="9360"/>
              </w:tabs>
              <w:spacing w:before="60" w:after="60"/>
              <w:jc w:val="center"/>
              <w:rPr>
                <w:vertAlign w:val="subscript"/>
              </w:rPr>
            </w:pPr>
            <w:r w:rsidRPr="00FA7ACF">
              <w:rPr>
                <w:sz w:val="18"/>
              </w:rPr>
              <w:t>| (</w:t>
            </w:r>
            <w:proofErr w:type="gramStart"/>
            <w:r w:rsidRPr="00FA7ACF">
              <w:rPr>
                <w:sz w:val="18"/>
              </w:rPr>
              <w:t>∑(</w:t>
            </w:r>
            <w:proofErr w:type="gramEnd"/>
            <w:r w:rsidRPr="00FA7ACF">
              <w:rPr>
                <w:sz w:val="18"/>
              </w:rPr>
              <w:t>CW-</w:t>
            </w:r>
            <w:proofErr w:type="spellStart"/>
            <w:r w:rsidRPr="00FA7ACF">
              <w:rPr>
                <w:sz w:val="18"/>
              </w:rPr>
              <w:t>Flow</w:t>
            </w:r>
            <w:r w:rsidRPr="00FA7ACF">
              <w:rPr>
                <w:sz w:val="18"/>
                <w:vertAlign w:val="subscript"/>
              </w:rPr>
              <w:t>CH</w:t>
            </w:r>
            <w:proofErr w:type="spellEnd"/>
            <w:r w:rsidRPr="00FA7ACF">
              <w:rPr>
                <w:sz w:val="18"/>
                <w:vertAlign w:val="subscript"/>
              </w:rPr>
              <w:t xml:space="preserve">-X </w:t>
            </w:r>
            <w:r w:rsidRPr="00FA7ACF">
              <w:rPr>
                <w:sz w:val="18"/>
              </w:rPr>
              <w:t>* CWRT</w:t>
            </w:r>
            <w:r w:rsidRPr="00FA7ACF">
              <w:rPr>
                <w:sz w:val="18"/>
                <w:vertAlign w:val="subscript"/>
              </w:rPr>
              <w:t>CH-X</w:t>
            </w:r>
            <w:r w:rsidRPr="00FA7ACF">
              <w:rPr>
                <w:sz w:val="18"/>
              </w:rPr>
              <w:t>) / ∑CW-</w:t>
            </w:r>
            <w:proofErr w:type="spellStart"/>
            <w:r w:rsidRPr="00FA7ACF">
              <w:rPr>
                <w:sz w:val="18"/>
              </w:rPr>
              <w:t>Flow</w:t>
            </w:r>
            <w:r w:rsidRPr="00FA7ACF">
              <w:rPr>
                <w:sz w:val="18"/>
                <w:vertAlign w:val="subscript"/>
              </w:rPr>
              <w:t>CH</w:t>
            </w:r>
            <w:proofErr w:type="spellEnd"/>
            <w:r w:rsidRPr="00FA7ACF">
              <w:rPr>
                <w:sz w:val="18"/>
                <w:vertAlign w:val="subscript"/>
              </w:rPr>
              <w:t>-X</w:t>
            </w:r>
            <w:r w:rsidRPr="00FA7ACF">
              <w:rPr>
                <w:sz w:val="18"/>
              </w:rPr>
              <w:t>) - CWRT</w:t>
            </w:r>
            <w:r w:rsidRPr="00FA7ACF">
              <w:rPr>
                <w:sz w:val="18"/>
                <w:vertAlign w:val="subscript"/>
              </w:rPr>
              <w:t xml:space="preserve">AVG </w:t>
            </w:r>
            <w:r w:rsidRPr="00FA7ACF">
              <w:rPr>
                <w:sz w:val="18"/>
              </w:rPr>
              <w:t xml:space="preserve">| </w:t>
            </w:r>
            <w:r w:rsidRPr="00FA7ACF">
              <w:t>&gt; Ɛ</w:t>
            </w:r>
            <w:r w:rsidRPr="00FA7ACF">
              <w:rPr>
                <w:vertAlign w:val="subscript"/>
              </w:rPr>
              <w:t>CWT</w:t>
            </w:r>
          </w:p>
          <w:p w14:paraId="6065E3FD" w14:textId="77777777" w:rsidR="00FA44FD" w:rsidRPr="00FA7ACF" w:rsidRDefault="00FA44FD" w:rsidP="001F323E">
            <w:pPr>
              <w:keepNext/>
              <w:keepLines/>
              <w:tabs>
                <w:tab w:val="left" w:pos="720"/>
                <w:tab w:val="left" w:leader="dot" w:pos="9360"/>
              </w:tabs>
              <w:spacing w:before="60" w:after="60"/>
              <w:jc w:val="center"/>
            </w:pPr>
            <w:r w:rsidRPr="00FA7ACF">
              <w:t>and</w:t>
            </w:r>
          </w:p>
          <w:p w14:paraId="3FE8441E" w14:textId="77777777" w:rsidR="00FA44FD" w:rsidRPr="00FA7ACF" w:rsidRDefault="00FA44FD" w:rsidP="001F323E">
            <w:pPr>
              <w:keepNext/>
              <w:keepLines/>
              <w:tabs>
                <w:tab w:val="left" w:pos="720"/>
                <w:tab w:val="left" w:leader="dot" w:pos="9360"/>
              </w:tabs>
              <w:spacing w:before="60" w:after="60"/>
              <w:jc w:val="center"/>
            </w:pPr>
            <w:r w:rsidRPr="00FA7ACF">
              <w:rPr>
                <w:sz w:val="18"/>
              </w:rPr>
              <w:t>∑CW-</w:t>
            </w:r>
            <w:proofErr w:type="spellStart"/>
            <w:r w:rsidRPr="00FA7ACF">
              <w:rPr>
                <w:sz w:val="18"/>
              </w:rPr>
              <w:t>Flow</w:t>
            </w:r>
            <w:r w:rsidRPr="00FA7ACF">
              <w:rPr>
                <w:sz w:val="18"/>
                <w:vertAlign w:val="subscript"/>
              </w:rPr>
              <w:t>CH</w:t>
            </w:r>
            <w:proofErr w:type="spellEnd"/>
            <w:r w:rsidRPr="00FA7ACF">
              <w:rPr>
                <w:sz w:val="18"/>
                <w:vertAlign w:val="subscript"/>
              </w:rPr>
              <w:t>-X</w:t>
            </w:r>
            <w:r w:rsidRPr="00FA7ACF">
              <w:rPr>
                <w:sz w:val="18"/>
              </w:rPr>
              <w:t xml:space="preserve"> = 1</w:t>
            </w:r>
          </w:p>
        </w:tc>
        <w:tc>
          <w:tcPr>
            <w:tcW w:w="1170" w:type="dxa"/>
            <w:vMerge w:val="restart"/>
            <w:tcBorders>
              <w:top w:val="single" w:sz="4" w:space="0" w:color="auto"/>
            </w:tcBorders>
            <w:vAlign w:val="center"/>
          </w:tcPr>
          <w:p w14:paraId="4C89F941" w14:textId="77777777" w:rsidR="00FA44FD" w:rsidRPr="00FA7ACF" w:rsidRDefault="00FA44FD" w:rsidP="001F323E">
            <w:pPr>
              <w:keepNext/>
              <w:keepLines/>
              <w:tabs>
                <w:tab w:val="left" w:pos="720"/>
                <w:tab w:val="left" w:leader="dot" w:pos="9360"/>
              </w:tabs>
              <w:jc w:val="center"/>
              <w:rPr>
                <w:b/>
              </w:rPr>
            </w:pPr>
            <w:r w:rsidRPr="00FA7ACF">
              <w:rPr>
                <w:b/>
              </w:rPr>
              <w:t>Applies to OS #2</w:t>
            </w:r>
          </w:p>
        </w:tc>
      </w:tr>
      <w:tr w:rsidR="00FA44FD" w:rsidRPr="00FA7ACF" w14:paraId="08C5AE8C" w14:textId="77777777" w:rsidTr="003E28B0">
        <w:trPr>
          <w:cantSplit/>
        </w:trPr>
        <w:tc>
          <w:tcPr>
            <w:tcW w:w="990" w:type="dxa"/>
            <w:vMerge/>
            <w:vAlign w:val="center"/>
          </w:tcPr>
          <w:p w14:paraId="0C1F8AB3" w14:textId="77777777" w:rsidR="00FA44FD" w:rsidRPr="00FA7ACF" w:rsidRDefault="00FA44FD" w:rsidP="001F323E">
            <w:pPr>
              <w:keepNext/>
              <w:keepLines/>
              <w:tabs>
                <w:tab w:val="left" w:pos="720"/>
                <w:tab w:val="left" w:leader="dot" w:pos="9360"/>
              </w:tabs>
              <w:jc w:val="center"/>
              <w:rPr>
                <w:b/>
              </w:rPr>
            </w:pPr>
          </w:p>
        </w:tc>
        <w:tc>
          <w:tcPr>
            <w:tcW w:w="1890" w:type="dxa"/>
            <w:tcBorders>
              <w:top w:val="dotted" w:sz="4" w:space="0" w:color="auto"/>
              <w:bottom w:val="dotted" w:sz="4" w:space="0" w:color="auto"/>
            </w:tcBorders>
            <w:vAlign w:val="center"/>
          </w:tcPr>
          <w:p w14:paraId="3118AE93" w14:textId="77777777" w:rsidR="00FA44FD" w:rsidRPr="00FA7ACF" w:rsidRDefault="00FA44FD" w:rsidP="001F323E">
            <w:pPr>
              <w:keepNext/>
              <w:keepLines/>
              <w:tabs>
                <w:tab w:val="left" w:pos="720"/>
                <w:tab w:val="left" w:leader="dot" w:pos="9360"/>
              </w:tabs>
              <w:jc w:val="right"/>
              <w:rPr>
                <w:b/>
              </w:rPr>
            </w:pPr>
            <w:r w:rsidRPr="00FA7ACF">
              <w:rPr>
                <w:b/>
              </w:rPr>
              <w:t>Description</w:t>
            </w:r>
          </w:p>
        </w:tc>
        <w:tc>
          <w:tcPr>
            <w:tcW w:w="5490" w:type="dxa"/>
            <w:tcBorders>
              <w:top w:val="dotted" w:sz="4" w:space="0" w:color="auto"/>
              <w:bottom w:val="single" w:sz="4" w:space="0" w:color="auto"/>
            </w:tcBorders>
          </w:tcPr>
          <w:p w14:paraId="1AEE0410" w14:textId="77777777" w:rsidR="00FA44FD" w:rsidRPr="00FA7ACF" w:rsidRDefault="00FA44FD" w:rsidP="001F323E">
            <w:pPr>
              <w:keepNext/>
              <w:keepLines/>
              <w:tabs>
                <w:tab w:val="left" w:pos="720"/>
                <w:tab w:val="left" w:leader="dot" w:pos="9360"/>
              </w:tabs>
              <w:spacing w:before="60" w:after="60"/>
            </w:pPr>
            <w:r w:rsidRPr="00FA7ACF">
              <w:rPr>
                <w:szCs w:val="24"/>
              </w:rPr>
              <w:t>Deviation between the active chiller condenser water return temperature and the common condenser water return temperature is too high.</w:t>
            </w:r>
          </w:p>
        </w:tc>
        <w:tc>
          <w:tcPr>
            <w:tcW w:w="1170" w:type="dxa"/>
            <w:vMerge/>
          </w:tcPr>
          <w:p w14:paraId="381E984E" w14:textId="77777777" w:rsidR="00FA44FD" w:rsidRPr="00FA7ACF" w:rsidRDefault="00FA44FD" w:rsidP="001F323E">
            <w:pPr>
              <w:keepNext/>
              <w:keepLines/>
              <w:tabs>
                <w:tab w:val="left" w:pos="720"/>
                <w:tab w:val="left" w:leader="dot" w:pos="9360"/>
              </w:tabs>
              <w:jc w:val="center"/>
              <w:rPr>
                <w:b/>
              </w:rPr>
            </w:pPr>
          </w:p>
        </w:tc>
      </w:tr>
      <w:tr w:rsidR="00FA44FD" w:rsidRPr="00FA7ACF" w14:paraId="05F74B2E" w14:textId="77777777" w:rsidTr="003E28B0">
        <w:trPr>
          <w:cantSplit/>
        </w:trPr>
        <w:tc>
          <w:tcPr>
            <w:tcW w:w="990" w:type="dxa"/>
            <w:vMerge/>
            <w:tcBorders>
              <w:bottom w:val="single" w:sz="4" w:space="0" w:color="auto"/>
            </w:tcBorders>
            <w:vAlign w:val="center"/>
          </w:tcPr>
          <w:p w14:paraId="22C5EBE8" w14:textId="77777777" w:rsidR="00FA44FD" w:rsidRPr="00FA7ACF" w:rsidRDefault="00FA44FD" w:rsidP="001F323E">
            <w:pPr>
              <w:keepNext/>
              <w:keepLines/>
              <w:tabs>
                <w:tab w:val="left" w:pos="720"/>
                <w:tab w:val="left" w:leader="dot" w:pos="9360"/>
              </w:tabs>
              <w:jc w:val="center"/>
              <w:rPr>
                <w:b/>
              </w:rPr>
            </w:pPr>
          </w:p>
        </w:tc>
        <w:tc>
          <w:tcPr>
            <w:tcW w:w="1890" w:type="dxa"/>
            <w:tcBorders>
              <w:top w:val="dotted" w:sz="4" w:space="0" w:color="auto"/>
              <w:bottom w:val="dotted" w:sz="4" w:space="0" w:color="auto"/>
            </w:tcBorders>
            <w:vAlign w:val="center"/>
          </w:tcPr>
          <w:p w14:paraId="1DF7DBDB" w14:textId="77777777" w:rsidR="00FA44FD" w:rsidRPr="00FA7ACF" w:rsidRDefault="00FA44FD" w:rsidP="001F323E">
            <w:pPr>
              <w:keepNext/>
              <w:keepLines/>
              <w:tabs>
                <w:tab w:val="left" w:pos="720"/>
                <w:tab w:val="left" w:leader="dot" w:pos="9360"/>
              </w:tabs>
              <w:jc w:val="right"/>
              <w:rPr>
                <w:b/>
              </w:rPr>
            </w:pPr>
            <w:r w:rsidRPr="00FA7ACF">
              <w:rPr>
                <w:b/>
              </w:rPr>
              <w:t>Possible Diagnosis</w:t>
            </w:r>
          </w:p>
        </w:tc>
        <w:tc>
          <w:tcPr>
            <w:tcW w:w="5490" w:type="dxa"/>
            <w:tcBorders>
              <w:top w:val="single" w:sz="4" w:space="0" w:color="auto"/>
              <w:bottom w:val="dotted" w:sz="4" w:space="0" w:color="auto"/>
            </w:tcBorders>
          </w:tcPr>
          <w:p w14:paraId="48BA195B" w14:textId="77777777" w:rsidR="00FA44FD" w:rsidRPr="00FA7ACF" w:rsidRDefault="00FA44FD" w:rsidP="001F323E">
            <w:pPr>
              <w:keepNext/>
              <w:keepLines/>
              <w:tabs>
                <w:tab w:val="left" w:pos="720"/>
                <w:tab w:val="left" w:leader="dot" w:pos="9360"/>
              </w:tabs>
              <w:spacing w:before="60" w:after="60"/>
            </w:pPr>
            <w:r w:rsidRPr="00FA7ACF">
              <w:rPr>
                <w:szCs w:val="24"/>
              </w:rPr>
              <w:t>A condenser water return temperature sensor is out of calibration</w:t>
            </w:r>
          </w:p>
        </w:tc>
        <w:tc>
          <w:tcPr>
            <w:tcW w:w="1170" w:type="dxa"/>
            <w:vMerge/>
            <w:tcBorders>
              <w:bottom w:val="single" w:sz="4" w:space="0" w:color="auto"/>
            </w:tcBorders>
            <w:vAlign w:val="center"/>
          </w:tcPr>
          <w:p w14:paraId="266B85C3" w14:textId="77777777" w:rsidR="00FA44FD" w:rsidRPr="00FA7ACF" w:rsidRDefault="00FA44FD" w:rsidP="001F323E">
            <w:pPr>
              <w:keepNext/>
              <w:keepLines/>
              <w:tabs>
                <w:tab w:val="left" w:pos="720"/>
                <w:tab w:val="left" w:leader="dot" w:pos="9360"/>
              </w:tabs>
              <w:jc w:val="center"/>
              <w:rPr>
                <w:b/>
              </w:rPr>
            </w:pPr>
          </w:p>
        </w:tc>
      </w:tr>
      <w:tr w:rsidR="00FA44FD" w:rsidRPr="00FA7ACF" w14:paraId="128A043F" w14:textId="77777777" w:rsidTr="00F12019">
        <w:trPr>
          <w:cantSplit/>
        </w:trPr>
        <w:tc>
          <w:tcPr>
            <w:tcW w:w="9540" w:type="dxa"/>
            <w:gridSpan w:val="4"/>
            <w:tcBorders>
              <w:top w:val="single" w:sz="4" w:space="0" w:color="auto"/>
              <w:bottom w:val="single" w:sz="4" w:space="0" w:color="auto"/>
            </w:tcBorders>
            <w:vAlign w:val="center"/>
          </w:tcPr>
          <w:p w14:paraId="7B0BE62B" w14:textId="77777777" w:rsidR="00FA44FD" w:rsidRPr="00FA7ACF" w:rsidRDefault="00FA44FD" w:rsidP="001F323E">
            <w:pPr>
              <w:keepNext/>
              <w:keepLines/>
              <w:tabs>
                <w:tab w:val="left" w:pos="720"/>
                <w:tab w:val="left" w:leader="dot" w:pos="9360"/>
              </w:tabs>
              <w:rPr>
                <w:b/>
              </w:rPr>
            </w:pPr>
            <w:r w:rsidRPr="00FA7ACF">
              <w:rPr>
                <w:b/>
              </w:rPr>
              <w:t>Retain the following fault condition for water-cooled plants. Delete otherwise.</w:t>
            </w:r>
          </w:p>
        </w:tc>
      </w:tr>
      <w:tr w:rsidR="00FA44FD" w:rsidRPr="00FA7ACF" w14:paraId="3B047857" w14:textId="77777777" w:rsidTr="003E28B0">
        <w:trPr>
          <w:cantSplit/>
        </w:trPr>
        <w:tc>
          <w:tcPr>
            <w:tcW w:w="990" w:type="dxa"/>
            <w:vMerge w:val="restart"/>
            <w:tcBorders>
              <w:top w:val="single" w:sz="4" w:space="0" w:color="auto"/>
              <w:bottom w:val="single" w:sz="4" w:space="0" w:color="auto"/>
            </w:tcBorders>
            <w:vAlign w:val="center"/>
          </w:tcPr>
          <w:p w14:paraId="53D1ABD8" w14:textId="77777777" w:rsidR="00FA44FD" w:rsidRPr="00FA7ACF" w:rsidRDefault="00FA44FD" w:rsidP="001F323E">
            <w:pPr>
              <w:keepNext/>
              <w:keepLines/>
              <w:tabs>
                <w:tab w:val="left" w:pos="720"/>
                <w:tab w:val="left" w:leader="dot" w:pos="9360"/>
              </w:tabs>
              <w:jc w:val="center"/>
              <w:rPr>
                <w:b/>
              </w:rPr>
            </w:pPr>
            <w:r w:rsidRPr="00FA7ACF">
              <w:rPr>
                <w:b/>
              </w:rPr>
              <w:lastRenderedPageBreak/>
              <w:t xml:space="preserve">FC#14 </w:t>
            </w:r>
          </w:p>
        </w:tc>
        <w:tc>
          <w:tcPr>
            <w:tcW w:w="1890" w:type="dxa"/>
            <w:tcBorders>
              <w:top w:val="single" w:sz="4" w:space="0" w:color="auto"/>
              <w:bottom w:val="dotted" w:sz="4" w:space="0" w:color="auto"/>
            </w:tcBorders>
            <w:vAlign w:val="center"/>
          </w:tcPr>
          <w:p w14:paraId="2DBA57D5" w14:textId="77777777" w:rsidR="00FA44FD" w:rsidRPr="00FA7ACF" w:rsidRDefault="00FA44FD" w:rsidP="001F323E">
            <w:pPr>
              <w:keepNext/>
              <w:keepLines/>
              <w:tabs>
                <w:tab w:val="left" w:pos="720"/>
                <w:tab w:val="left" w:leader="dot" w:pos="9360"/>
              </w:tabs>
              <w:jc w:val="right"/>
              <w:rPr>
                <w:b/>
              </w:rPr>
            </w:pPr>
            <w:r w:rsidRPr="00FA7ACF">
              <w:rPr>
                <w:b/>
              </w:rPr>
              <w:t>Equation</w:t>
            </w:r>
          </w:p>
        </w:tc>
        <w:tc>
          <w:tcPr>
            <w:tcW w:w="5490" w:type="dxa"/>
            <w:tcBorders>
              <w:top w:val="single" w:sz="4" w:space="0" w:color="auto"/>
              <w:bottom w:val="dotted" w:sz="4" w:space="0" w:color="auto"/>
            </w:tcBorders>
          </w:tcPr>
          <w:p w14:paraId="60C86277" w14:textId="77777777" w:rsidR="00FA44FD" w:rsidRPr="00FA7ACF" w:rsidRDefault="00FA44FD" w:rsidP="001F323E">
            <w:pPr>
              <w:keepNext/>
              <w:keepLines/>
              <w:tabs>
                <w:tab w:val="left" w:pos="720"/>
                <w:tab w:val="left" w:leader="dot" w:pos="9360"/>
              </w:tabs>
              <w:spacing w:before="60" w:after="60"/>
              <w:jc w:val="center"/>
            </w:pPr>
            <w:r w:rsidRPr="00FA7ACF">
              <w:t>CWST</w:t>
            </w:r>
            <w:r w:rsidRPr="00FA7ACF">
              <w:rPr>
                <w:vertAlign w:val="subscript"/>
              </w:rPr>
              <w:t>AVG</w:t>
            </w:r>
            <w:r w:rsidRPr="00FA7ACF">
              <w:t xml:space="preserve"> - Ɛ</w:t>
            </w:r>
            <w:r w:rsidRPr="00FA7ACF">
              <w:rPr>
                <w:vertAlign w:val="subscript"/>
              </w:rPr>
              <w:t>CWT</w:t>
            </w:r>
            <w:r w:rsidRPr="00FA7ACF">
              <w:t xml:space="preserve"> ≥ </w:t>
            </w:r>
            <w:proofErr w:type="spellStart"/>
            <w:r w:rsidRPr="00FA7ACF">
              <w:t>DesCWSTdes</w:t>
            </w:r>
            <w:proofErr w:type="spellEnd"/>
          </w:p>
          <w:p w14:paraId="02765224" w14:textId="77777777" w:rsidR="00FA44FD" w:rsidRPr="00FA7ACF" w:rsidRDefault="00FA44FD" w:rsidP="001F323E">
            <w:pPr>
              <w:keepNext/>
              <w:keepLines/>
              <w:tabs>
                <w:tab w:val="left" w:pos="720"/>
                <w:tab w:val="left" w:leader="dot" w:pos="9360"/>
              </w:tabs>
              <w:spacing w:before="60" w:after="60"/>
              <w:jc w:val="center"/>
            </w:pPr>
            <w:r w:rsidRPr="00FA7ACF">
              <w:t>and</w:t>
            </w:r>
          </w:p>
          <w:p w14:paraId="1039D991" w14:textId="77777777" w:rsidR="00FA44FD" w:rsidRPr="00FA7ACF" w:rsidRDefault="00FA44FD" w:rsidP="001F323E">
            <w:pPr>
              <w:keepNext/>
              <w:keepLines/>
              <w:tabs>
                <w:tab w:val="left" w:pos="720"/>
                <w:tab w:val="left" w:leader="dot" w:pos="9360"/>
              </w:tabs>
              <w:spacing w:before="60" w:after="60"/>
              <w:jc w:val="center"/>
              <w:rPr>
                <w:szCs w:val="24"/>
              </w:rPr>
            </w:pPr>
            <w:proofErr w:type="spellStart"/>
            <w:r w:rsidRPr="00FA7ACF">
              <w:t>SpeedCT</w:t>
            </w:r>
            <w:proofErr w:type="spellEnd"/>
            <w:r w:rsidRPr="00FA7ACF">
              <w:t xml:space="preserve"> ≥ 99% - Ɛ</w:t>
            </w:r>
            <w:r w:rsidRPr="00FA7ACF">
              <w:rPr>
                <w:vertAlign w:val="subscript"/>
              </w:rPr>
              <w:t>VFDSPD</w:t>
            </w:r>
          </w:p>
        </w:tc>
        <w:tc>
          <w:tcPr>
            <w:tcW w:w="1170" w:type="dxa"/>
            <w:vMerge w:val="restart"/>
            <w:tcBorders>
              <w:top w:val="single" w:sz="4" w:space="0" w:color="auto"/>
              <w:bottom w:val="single" w:sz="4" w:space="0" w:color="auto"/>
            </w:tcBorders>
            <w:vAlign w:val="center"/>
          </w:tcPr>
          <w:p w14:paraId="165C42C8" w14:textId="77777777" w:rsidR="00FA44FD" w:rsidRPr="00FA7ACF" w:rsidRDefault="00FA44FD" w:rsidP="001F323E">
            <w:pPr>
              <w:keepNext/>
              <w:keepLines/>
              <w:tabs>
                <w:tab w:val="left" w:pos="720"/>
                <w:tab w:val="left" w:leader="dot" w:pos="9360"/>
              </w:tabs>
              <w:jc w:val="center"/>
              <w:rPr>
                <w:b/>
              </w:rPr>
            </w:pPr>
            <w:r w:rsidRPr="00FA7ACF">
              <w:rPr>
                <w:b/>
              </w:rPr>
              <w:t>Applies to OS</w:t>
            </w:r>
          </w:p>
          <w:p w14:paraId="6C7AB87D" w14:textId="77777777" w:rsidR="00FA44FD" w:rsidRPr="00FA7ACF" w:rsidRDefault="00FA44FD" w:rsidP="001F323E">
            <w:pPr>
              <w:keepNext/>
              <w:keepLines/>
              <w:tabs>
                <w:tab w:val="left" w:pos="720"/>
                <w:tab w:val="left" w:leader="dot" w:pos="9360"/>
              </w:tabs>
              <w:jc w:val="center"/>
            </w:pPr>
            <w:r w:rsidRPr="00FA7ACF">
              <w:rPr>
                <w:b/>
              </w:rPr>
              <w:t>#2, #3</w:t>
            </w:r>
          </w:p>
        </w:tc>
      </w:tr>
      <w:tr w:rsidR="00FA44FD" w:rsidRPr="00FA7ACF" w14:paraId="23F27EA6" w14:textId="77777777" w:rsidTr="003E28B0">
        <w:trPr>
          <w:cantSplit/>
        </w:trPr>
        <w:tc>
          <w:tcPr>
            <w:tcW w:w="990" w:type="dxa"/>
            <w:vMerge/>
            <w:tcBorders>
              <w:top w:val="dotted" w:sz="4" w:space="0" w:color="auto"/>
              <w:bottom w:val="single" w:sz="4" w:space="0" w:color="auto"/>
            </w:tcBorders>
          </w:tcPr>
          <w:p w14:paraId="35896EDC" w14:textId="77777777" w:rsidR="00FA44FD" w:rsidRPr="00FA7ACF" w:rsidRDefault="00FA44FD" w:rsidP="001F323E">
            <w:pPr>
              <w:keepNext/>
              <w:keepLines/>
              <w:tabs>
                <w:tab w:val="left" w:pos="720"/>
                <w:tab w:val="left" w:leader="dot" w:pos="9360"/>
              </w:tabs>
            </w:pPr>
          </w:p>
        </w:tc>
        <w:tc>
          <w:tcPr>
            <w:tcW w:w="1890" w:type="dxa"/>
            <w:tcBorders>
              <w:top w:val="dotted" w:sz="4" w:space="0" w:color="auto"/>
              <w:bottom w:val="dotted" w:sz="4" w:space="0" w:color="auto"/>
            </w:tcBorders>
            <w:vAlign w:val="center"/>
          </w:tcPr>
          <w:p w14:paraId="746EABCF" w14:textId="77777777" w:rsidR="00FA44FD" w:rsidRPr="00FA7ACF" w:rsidRDefault="00FA44FD" w:rsidP="001F323E">
            <w:pPr>
              <w:keepNext/>
              <w:keepLines/>
              <w:tabs>
                <w:tab w:val="left" w:pos="720"/>
                <w:tab w:val="left" w:leader="dot" w:pos="9360"/>
              </w:tabs>
              <w:jc w:val="right"/>
              <w:rPr>
                <w:b/>
              </w:rPr>
            </w:pPr>
            <w:r w:rsidRPr="00FA7ACF">
              <w:rPr>
                <w:b/>
              </w:rPr>
              <w:t>Description</w:t>
            </w:r>
          </w:p>
        </w:tc>
        <w:tc>
          <w:tcPr>
            <w:tcW w:w="5490" w:type="dxa"/>
            <w:tcBorders>
              <w:top w:val="dotted" w:sz="4" w:space="0" w:color="auto"/>
              <w:bottom w:val="dotted" w:sz="4" w:space="0" w:color="auto"/>
            </w:tcBorders>
            <w:vAlign w:val="center"/>
          </w:tcPr>
          <w:p w14:paraId="54C225C0" w14:textId="77777777" w:rsidR="00FA44FD" w:rsidRPr="00FA7ACF" w:rsidRDefault="00FA44FD" w:rsidP="001F323E">
            <w:pPr>
              <w:keepNext/>
              <w:keepLines/>
              <w:tabs>
                <w:tab w:val="left" w:pos="720"/>
                <w:tab w:val="left" w:leader="dot" w:pos="9360"/>
              </w:tabs>
              <w:rPr>
                <w:b/>
              </w:rPr>
            </w:pPr>
            <w:r w:rsidRPr="00FA7ACF">
              <w:t>Condenser water supply temperature is too high with cooling tower(s) at full speed.</w:t>
            </w:r>
          </w:p>
        </w:tc>
        <w:tc>
          <w:tcPr>
            <w:tcW w:w="1170" w:type="dxa"/>
            <w:vMerge/>
            <w:tcBorders>
              <w:top w:val="dotted" w:sz="4" w:space="0" w:color="auto"/>
              <w:bottom w:val="single" w:sz="4" w:space="0" w:color="auto"/>
            </w:tcBorders>
          </w:tcPr>
          <w:p w14:paraId="372F12D6" w14:textId="77777777" w:rsidR="00FA44FD" w:rsidRPr="00FA7ACF" w:rsidRDefault="00FA44FD" w:rsidP="001F323E">
            <w:pPr>
              <w:keepLines/>
              <w:tabs>
                <w:tab w:val="left" w:pos="720"/>
                <w:tab w:val="left" w:leader="dot" w:pos="9360"/>
              </w:tabs>
              <w:jc w:val="center"/>
            </w:pPr>
          </w:p>
        </w:tc>
      </w:tr>
      <w:tr w:rsidR="00FA44FD" w:rsidRPr="00FA7ACF" w14:paraId="41058953" w14:textId="77777777" w:rsidTr="003E28B0">
        <w:trPr>
          <w:cantSplit/>
        </w:trPr>
        <w:tc>
          <w:tcPr>
            <w:tcW w:w="990" w:type="dxa"/>
            <w:vMerge/>
            <w:tcBorders>
              <w:top w:val="dotted" w:sz="4" w:space="0" w:color="auto"/>
              <w:bottom w:val="single" w:sz="4" w:space="0" w:color="auto"/>
            </w:tcBorders>
          </w:tcPr>
          <w:p w14:paraId="28F17727" w14:textId="77777777" w:rsidR="00FA44FD" w:rsidRPr="00FA7ACF" w:rsidRDefault="00FA44FD" w:rsidP="001F323E">
            <w:pPr>
              <w:keepLines/>
              <w:tabs>
                <w:tab w:val="left" w:pos="720"/>
                <w:tab w:val="left" w:leader="dot" w:pos="9360"/>
              </w:tabs>
            </w:pPr>
          </w:p>
        </w:tc>
        <w:tc>
          <w:tcPr>
            <w:tcW w:w="1890" w:type="dxa"/>
            <w:tcBorders>
              <w:top w:val="dotted" w:sz="4" w:space="0" w:color="auto"/>
              <w:bottom w:val="single" w:sz="4" w:space="0" w:color="auto"/>
            </w:tcBorders>
            <w:vAlign w:val="center"/>
          </w:tcPr>
          <w:p w14:paraId="5274ECA2" w14:textId="77777777" w:rsidR="00FA44FD" w:rsidRPr="00FA7ACF" w:rsidRDefault="00FA44FD" w:rsidP="001F323E">
            <w:pPr>
              <w:keepLines/>
              <w:tabs>
                <w:tab w:val="left" w:pos="720"/>
                <w:tab w:val="left" w:leader="dot" w:pos="9360"/>
              </w:tabs>
              <w:jc w:val="right"/>
              <w:rPr>
                <w:b/>
              </w:rPr>
            </w:pPr>
            <w:r w:rsidRPr="00FA7ACF">
              <w:rPr>
                <w:b/>
              </w:rPr>
              <w:t>Possible Diagnosis</w:t>
            </w:r>
          </w:p>
        </w:tc>
        <w:tc>
          <w:tcPr>
            <w:tcW w:w="5490" w:type="dxa"/>
            <w:tcBorders>
              <w:top w:val="dotted" w:sz="4" w:space="0" w:color="auto"/>
              <w:bottom w:val="single" w:sz="4" w:space="0" w:color="auto"/>
            </w:tcBorders>
            <w:vAlign w:val="center"/>
          </w:tcPr>
          <w:p w14:paraId="6AA6D80B" w14:textId="77777777" w:rsidR="00FA44FD" w:rsidRPr="00FA7ACF" w:rsidRDefault="00FA44FD" w:rsidP="001F323E">
            <w:pPr>
              <w:keepLines/>
              <w:tabs>
                <w:tab w:val="left" w:pos="720"/>
                <w:tab w:val="left" w:leader="dot" w:pos="9360"/>
              </w:tabs>
            </w:pPr>
            <w:r w:rsidRPr="00FA7ACF">
              <w:t>Problem with cooling tower VFD</w:t>
            </w:r>
          </w:p>
          <w:p w14:paraId="1DBB0BFE" w14:textId="77777777" w:rsidR="00FA44FD" w:rsidRPr="00FA7ACF" w:rsidRDefault="00FA44FD" w:rsidP="001F323E">
            <w:pPr>
              <w:keepLines/>
              <w:tabs>
                <w:tab w:val="left" w:pos="720"/>
                <w:tab w:val="left" w:leader="dot" w:pos="9360"/>
              </w:tabs>
            </w:pPr>
            <w:r w:rsidRPr="00FA7ACF">
              <w:t>Mechanical problem with cooling tower(s)</w:t>
            </w:r>
          </w:p>
          <w:p w14:paraId="2BC7DBA0" w14:textId="77777777" w:rsidR="00FA44FD" w:rsidRPr="00FA7ACF" w:rsidRDefault="00FA44FD" w:rsidP="001F323E">
            <w:pPr>
              <w:keepLines/>
              <w:tabs>
                <w:tab w:val="left" w:pos="720"/>
                <w:tab w:val="left" w:leader="dot" w:pos="9360"/>
              </w:tabs>
              <w:rPr>
                <w:b/>
              </w:rPr>
            </w:pPr>
            <w:r w:rsidRPr="00FA7ACF">
              <w:t>Cooling tower(s) undersized</w:t>
            </w:r>
          </w:p>
        </w:tc>
        <w:tc>
          <w:tcPr>
            <w:tcW w:w="1170" w:type="dxa"/>
            <w:vMerge/>
            <w:tcBorders>
              <w:top w:val="dotted" w:sz="4" w:space="0" w:color="auto"/>
              <w:bottom w:val="single" w:sz="4" w:space="0" w:color="auto"/>
            </w:tcBorders>
          </w:tcPr>
          <w:p w14:paraId="2D41667D" w14:textId="77777777" w:rsidR="00FA44FD" w:rsidRPr="00FA7ACF" w:rsidRDefault="00FA44FD" w:rsidP="001F323E">
            <w:pPr>
              <w:keepLines/>
              <w:tabs>
                <w:tab w:val="left" w:pos="720"/>
                <w:tab w:val="left" w:leader="dot" w:pos="9360"/>
              </w:tabs>
              <w:jc w:val="center"/>
            </w:pPr>
          </w:p>
        </w:tc>
      </w:tr>
      <w:tr w:rsidR="00FA44FD" w:rsidRPr="00FA7ACF" w14:paraId="0E5CDBF5" w14:textId="77777777" w:rsidTr="00F12019">
        <w:trPr>
          <w:cantSplit/>
        </w:trPr>
        <w:tc>
          <w:tcPr>
            <w:tcW w:w="9540" w:type="dxa"/>
            <w:gridSpan w:val="4"/>
            <w:tcBorders>
              <w:top w:val="single" w:sz="4" w:space="0" w:color="auto"/>
              <w:bottom w:val="single" w:sz="4" w:space="0" w:color="auto"/>
            </w:tcBorders>
            <w:vAlign w:val="center"/>
          </w:tcPr>
          <w:p w14:paraId="0C720CAC" w14:textId="77777777" w:rsidR="00FA44FD" w:rsidRPr="00FA7ACF" w:rsidRDefault="00FA44FD" w:rsidP="001F323E">
            <w:pPr>
              <w:keepNext/>
              <w:keepLines/>
              <w:tabs>
                <w:tab w:val="left" w:pos="720"/>
                <w:tab w:val="left" w:leader="dot" w:pos="9360"/>
              </w:tabs>
              <w:jc w:val="both"/>
              <w:rPr>
                <w:b/>
              </w:rPr>
            </w:pPr>
            <w:r w:rsidRPr="00FA7ACF">
              <w:rPr>
                <w:b/>
              </w:rPr>
              <w:t>Retain the following three fault conditions for plants with a waterside economizer. Delete otherwise.</w:t>
            </w:r>
          </w:p>
        </w:tc>
      </w:tr>
      <w:tr w:rsidR="00FA44FD" w:rsidRPr="00FA7ACF" w14:paraId="03EB5F3B" w14:textId="77777777" w:rsidTr="003E28B0">
        <w:trPr>
          <w:cantSplit/>
        </w:trPr>
        <w:tc>
          <w:tcPr>
            <w:tcW w:w="990" w:type="dxa"/>
            <w:vMerge w:val="restart"/>
            <w:tcBorders>
              <w:top w:val="single" w:sz="4" w:space="0" w:color="auto"/>
              <w:bottom w:val="single" w:sz="4" w:space="0" w:color="auto"/>
            </w:tcBorders>
            <w:vAlign w:val="center"/>
          </w:tcPr>
          <w:p w14:paraId="1B6F05B2" w14:textId="77777777" w:rsidR="00FA44FD" w:rsidRPr="00FA7ACF" w:rsidRDefault="00FA44FD" w:rsidP="001F323E">
            <w:pPr>
              <w:keepLines/>
              <w:tabs>
                <w:tab w:val="left" w:pos="720"/>
                <w:tab w:val="left" w:leader="dot" w:pos="9360"/>
              </w:tabs>
              <w:jc w:val="center"/>
              <w:rPr>
                <w:b/>
              </w:rPr>
            </w:pPr>
            <w:r w:rsidRPr="00FA7ACF">
              <w:rPr>
                <w:b/>
              </w:rPr>
              <w:t xml:space="preserve">FC#15 </w:t>
            </w:r>
          </w:p>
        </w:tc>
        <w:tc>
          <w:tcPr>
            <w:tcW w:w="1890" w:type="dxa"/>
            <w:tcBorders>
              <w:top w:val="dotted" w:sz="4" w:space="0" w:color="auto"/>
              <w:bottom w:val="single" w:sz="4" w:space="0" w:color="auto"/>
            </w:tcBorders>
            <w:vAlign w:val="center"/>
          </w:tcPr>
          <w:p w14:paraId="0D3A4047" w14:textId="77777777" w:rsidR="00FA44FD" w:rsidRPr="00FA7ACF" w:rsidRDefault="00FA44FD" w:rsidP="001F323E">
            <w:pPr>
              <w:keepLines/>
              <w:tabs>
                <w:tab w:val="left" w:pos="720"/>
                <w:tab w:val="left" w:leader="dot" w:pos="9360"/>
              </w:tabs>
              <w:jc w:val="right"/>
              <w:rPr>
                <w:b/>
              </w:rPr>
            </w:pPr>
            <w:r w:rsidRPr="00FA7ACF">
              <w:rPr>
                <w:b/>
              </w:rPr>
              <w:t>Equation</w:t>
            </w:r>
          </w:p>
        </w:tc>
        <w:tc>
          <w:tcPr>
            <w:tcW w:w="5490" w:type="dxa"/>
            <w:tcBorders>
              <w:top w:val="dotted" w:sz="4" w:space="0" w:color="auto"/>
              <w:bottom w:val="single" w:sz="4" w:space="0" w:color="auto"/>
            </w:tcBorders>
          </w:tcPr>
          <w:p w14:paraId="0EC0A9A1" w14:textId="77777777" w:rsidR="00FA44FD" w:rsidRPr="00FA7ACF" w:rsidRDefault="00FA44FD" w:rsidP="001F323E">
            <w:pPr>
              <w:keepLines/>
              <w:tabs>
                <w:tab w:val="left" w:pos="720"/>
                <w:tab w:val="left" w:leader="dot" w:pos="9360"/>
              </w:tabs>
              <w:jc w:val="center"/>
              <w:rPr>
                <w:vertAlign w:val="subscript"/>
              </w:rPr>
            </w:pPr>
            <w:r w:rsidRPr="00FA7ACF">
              <w:rPr>
                <w:sz w:val="18"/>
              </w:rPr>
              <w:t>| CWRT</w:t>
            </w:r>
            <w:r w:rsidRPr="00FA7ACF">
              <w:rPr>
                <w:sz w:val="18"/>
                <w:vertAlign w:val="subscript"/>
              </w:rPr>
              <w:t>HX, AVG</w:t>
            </w:r>
            <w:r w:rsidRPr="00FA7ACF">
              <w:rPr>
                <w:sz w:val="18"/>
              </w:rPr>
              <w:t xml:space="preserve"> - CWRT</w:t>
            </w:r>
            <w:r w:rsidRPr="00FA7ACF">
              <w:rPr>
                <w:sz w:val="18"/>
                <w:vertAlign w:val="subscript"/>
              </w:rPr>
              <w:t xml:space="preserve">AVG </w:t>
            </w:r>
            <w:r w:rsidRPr="00FA7ACF">
              <w:rPr>
                <w:sz w:val="18"/>
              </w:rPr>
              <w:t xml:space="preserve">| </w:t>
            </w:r>
            <w:r w:rsidRPr="00FA7ACF">
              <w:t>&gt; Ɛ</w:t>
            </w:r>
            <w:r w:rsidRPr="00FA7ACF">
              <w:rPr>
                <w:vertAlign w:val="subscript"/>
              </w:rPr>
              <w:t>CWT</w:t>
            </w:r>
          </w:p>
          <w:p w14:paraId="1038440F" w14:textId="77777777" w:rsidR="00FA44FD" w:rsidRPr="00FA7ACF" w:rsidRDefault="00FA44FD" w:rsidP="001F323E">
            <w:pPr>
              <w:keepNext/>
              <w:keepLines/>
              <w:tabs>
                <w:tab w:val="left" w:pos="720"/>
                <w:tab w:val="left" w:leader="dot" w:pos="9360"/>
              </w:tabs>
              <w:spacing w:before="60" w:after="60"/>
              <w:jc w:val="center"/>
            </w:pPr>
            <w:r w:rsidRPr="00FA7ACF">
              <w:t>and</w:t>
            </w:r>
          </w:p>
          <w:p w14:paraId="59979A43" w14:textId="77777777" w:rsidR="00FA44FD" w:rsidRPr="00FA7ACF" w:rsidRDefault="00FA44FD" w:rsidP="001F323E">
            <w:pPr>
              <w:keepLines/>
              <w:tabs>
                <w:tab w:val="left" w:pos="720"/>
                <w:tab w:val="left" w:leader="dot" w:pos="9360"/>
              </w:tabs>
              <w:jc w:val="center"/>
              <w:rPr>
                <w:sz w:val="18"/>
              </w:rPr>
            </w:pPr>
            <w:r w:rsidRPr="00FA7ACF">
              <w:rPr>
                <w:sz w:val="18"/>
              </w:rPr>
              <w:t>∑CW-</w:t>
            </w:r>
            <w:proofErr w:type="spellStart"/>
            <w:r w:rsidRPr="00FA7ACF">
              <w:rPr>
                <w:sz w:val="18"/>
              </w:rPr>
              <w:t>Flow</w:t>
            </w:r>
            <w:r w:rsidRPr="00FA7ACF">
              <w:rPr>
                <w:sz w:val="18"/>
                <w:vertAlign w:val="subscript"/>
              </w:rPr>
              <w:t>CH</w:t>
            </w:r>
            <w:proofErr w:type="spellEnd"/>
            <w:r w:rsidRPr="00FA7ACF">
              <w:rPr>
                <w:sz w:val="18"/>
                <w:vertAlign w:val="subscript"/>
              </w:rPr>
              <w:t>-X</w:t>
            </w:r>
            <w:r w:rsidRPr="00FA7ACF">
              <w:rPr>
                <w:sz w:val="18"/>
              </w:rPr>
              <w:t xml:space="preserve"> = 0</w:t>
            </w:r>
          </w:p>
          <w:p w14:paraId="2805D9A1" w14:textId="77777777" w:rsidR="00FA44FD" w:rsidRPr="00FA7ACF" w:rsidRDefault="00FA44FD" w:rsidP="001F323E">
            <w:pPr>
              <w:keepNext/>
              <w:keepLines/>
              <w:tabs>
                <w:tab w:val="left" w:pos="720"/>
                <w:tab w:val="left" w:leader="dot" w:pos="9360"/>
              </w:tabs>
              <w:spacing w:before="60" w:after="60"/>
              <w:jc w:val="center"/>
            </w:pPr>
            <w:r w:rsidRPr="00FA7ACF">
              <w:t>and</w:t>
            </w:r>
          </w:p>
          <w:p w14:paraId="037AAE70" w14:textId="77777777" w:rsidR="00FA44FD" w:rsidRPr="00FA7ACF" w:rsidRDefault="00FA44FD" w:rsidP="001F323E">
            <w:pPr>
              <w:keepLines/>
              <w:tabs>
                <w:tab w:val="left" w:pos="720"/>
                <w:tab w:val="left" w:leader="dot" w:pos="9360"/>
              </w:tabs>
              <w:jc w:val="center"/>
            </w:pPr>
            <w:r w:rsidRPr="00FA7ACF">
              <w:rPr>
                <w:sz w:val="18"/>
                <w:szCs w:val="18"/>
              </w:rPr>
              <w:t>WSE-HX-CW-ISO</w:t>
            </w:r>
            <w:r w:rsidRPr="00FA7ACF">
              <w:rPr>
                <w:sz w:val="18"/>
              </w:rPr>
              <w:t xml:space="preserve"> = 1</w:t>
            </w:r>
          </w:p>
        </w:tc>
        <w:tc>
          <w:tcPr>
            <w:tcW w:w="1170" w:type="dxa"/>
            <w:vMerge w:val="restart"/>
            <w:tcBorders>
              <w:top w:val="dotted" w:sz="4" w:space="0" w:color="auto"/>
            </w:tcBorders>
            <w:vAlign w:val="center"/>
          </w:tcPr>
          <w:p w14:paraId="1482B3F7" w14:textId="77777777" w:rsidR="00FA44FD" w:rsidRPr="00FA7ACF" w:rsidRDefault="00FA44FD" w:rsidP="001F323E">
            <w:pPr>
              <w:keepNext/>
              <w:keepLines/>
              <w:tabs>
                <w:tab w:val="left" w:pos="720"/>
                <w:tab w:val="left" w:leader="dot" w:pos="9360"/>
              </w:tabs>
              <w:jc w:val="center"/>
              <w:rPr>
                <w:b/>
              </w:rPr>
            </w:pPr>
            <w:r w:rsidRPr="00FA7ACF">
              <w:rPr>
                <w:b/>
              </w:rPr>
              <w:t>Applies to OS</w:t>
            </w:r>
          </w:p>
          <w:p w14:paraId="753EC3D3" w14:textId="77777777" w:rsidR="00FA44FD" w:rsidRPr="00FA7ACF" w:rsidRDefault="00FA44FD" w:rsidP="001F323E">
            <w:pPr>
              <w:keepNext/>
              <w:keepLines/>
              <w:tabs>
                <w:tab w:val="left" w:pos="720"/>
                <w:tab w:val="left" w:leader="dot" w:pos="9360"/>
              </w:tabs>
              <w:jc w:val="center"/>
              <w:rPr>
                <w:b/>
              </w:rPr>
            </w:pPr>
            <w:r w:rsidRPr="00FA7ACF">
              <w:rPr>
                <w:b/>
              </w:rPr>
              <w:t>#4</w:t>
            </w:r>
          </w:p>
        </w:tc>
      </w:tr>
      <w:tr w:rsidR="00FA44FD" w:rsidRPr="00FA7ACF" w14:paraId="3CBCCE60" w14:textId="77777777" w:rsidTr="003E28B0">
        <w:trPr>
          <w:cantSplit/>
        </w:trPr>
        <w:tc>
          <w:tcPr>
            <w:tcW w:w="990" w:type="dxa"/>
            <w:vMerge/>
            <w:tcBorders>
              <w:top w:val="dotted" w:sz="4" w:space="0" w:color="auto"/>
              <w:bottom w:val="single" w:sz="4" w:space="0" w:color="auto"/>
            </w:tcBorders>
          </w:tcPr>
          <w:p w14:paraId="77B10B5C" w14:textId="77777777" w:rsidR="00FA44FD" w:rsidRPr="00FA7ACF" w:rsidRDefault="00FA44FD" w:rsidP="001F323E">
            <w:pPr>
              <w:keepLines/>
              <w:tabs>
                <w:tab w:val="left" w:pos="720"/>
                <w:tab w:val="left" w:leader="dot" w:pos="9360"/>
              </w:tabs>
              <w:jc w:val="center"/>
              <w:rPr>
                <w:b/>
              </w:rPr>
            </w:pPr>
          </w:p>
        </w:tc>
        <w:tc>
          <w:tcPr>
            <w:tcW w:w="1890" w:type="dxa"/>
            <w:tcBorders>
              <w:top w:val="dotted" w:sz="4" w:space="0" w:color="auto"/>
              <w:bottom w:val="dotted" w:sz="4" w:space="0" w:color="auto"/>
            </w:tcBorders>
            <w:vAlign w:val="center"/>
          </w:tcPr>
          <w:p w14:paraId="5E0DB9B6" w14:textId="77777777" w:rsidR="00FA44FD" w:rsidRPr="00FA7ACF" w:rsidRDefault="00FA44FD" w:rsidP="001F323E">
            <w:pPr>
              <w:keepLines/>
              <w:tabs>
                <w:tab w:val="left" w:pos="720"/>
                <w:tab w:val="left" w:leader="dot" w:pos="9360"/>
              </w:tabs>
              <w:jc w:val="right"/>
              <w:rPr>
                <w:b/>
              </w:rPr>
            </w:pPr>
            <w:r w:rsidRPr="00FA7ACF">
              <w:rPr>
                <w:b/>
              </w:rPr>
              <w:t>Description</w:t>
            </w:r>
          </w:p>
        </w:tc>
        <w:tc>
          <w:tcPr>
            <w:tcW w:w="5490" w:type="dxa"/>
            <w:tcBorders>
              <w:top w:val="dotted" w:sz="4" w:space="0" w:color="auto"/>
              <w:bottom w:val="dotted" w:sz="4" w:space="0" w:color="auto"/>
            </w:tcBorders>
          </w:tcPr>
          <w:p w14:paraId="4F9A6D88" w14:textId="77777777" w:rsidR="00FA44FD" w:rsidRPr="00FA7ACF" w:rsidRDefault="00FA44FD" w:rsidP="001F323E">
            <w:pPr>
              <w:keepLines/>
              <w:tabs>
                <w:tab w:val="left" w:pos="720"/>
                <w:tab w:val="left" w:leader="dot" w:pos="9360"/>
              </w:tabs>
            </w:pPr>
            <w:r w:rsidRPr="00FA7ACF">
              <w:rPr>
                <w:szCs w:val="24"/>
              </w:rPr>
              <w:t>Deviation between the active waterside economizer condenser water return temperature and the common condenser water return temperature is too high.</w:t>
            </w:r>
          </w:p>
        </w:tc>
        <w:tc>
          <w:tcPr>
            <w:tcW w:w="1170" w:type="dxa"/>
            <w:vMerge/>
          </w:tcPr>
          <w:p w14:paraId="7268E241" w14:textId="77777777" w:rsidR="00FA44FD" w:rsidRPr="00FA7ACF" w:rsidRDefault="00FA44FD" w:rsidP="001F323E">
            <w:pPr>
              <w:keepNext/>
              <w:keepLines/>
              <w:tabs>
                <w:tab w:val="left" w:pos="720"/>
                <w:tab w:val="left" w:leader="dot" w:pos="9360"/>
              </w:tabs>
              <w:jc w:val="center"/>
              <w:rPr>
                <w:b/>
              </w:rPr>
            </w:pPr>
          </w:p>
        </w:tc>
      </w:tr>
      <w:tr w:rsidR="00FA44FD" w:rsidRPr="00FA7ACF" w14:paraId="6C0726A6" w14:textId="77777777" w:rsidTr="003E28B0">
        <w:trPr>
          <w:cantSplit/>
        </w:trPr>
        <w:tc>
          <w:tcPr>
            <w:tcW w:w="990" w:type="dxa"/>
            <w:vMerge/>
            <w:tcBorders>
              <w:top w:val="dotted" w:sz="4" w:space="0" w:color="auto"/>
              <w:bottom w:val="single" w:sz="4" w:space="0" w:color="auto"/>
            </w:tcBorders>
          </w:tcPr>
          <w:p w14:paraId="32460EF8" w14:textId="77777777" w:rsidR="00FA44FD" w:rsidRPr="00FA7ACF" w:rsidRDefault="00FA44FD" w:rsidP="001F323E">
            <w:pPr>
              <w:keepLines/>
              <w:tabs>
                <w:tab w:val="left" w:pos="720"/>
                <w:tab w:val="left" w:leader="dot" w:pos="9360"/>
              </w:tabs>
              <w:jc w:val="center"/>
              <w:rPr>
                <w:b/>
              </w:rPr>
            </w:pPr>
          </w:p>
        </w:tc>
        <w:tc>
          <w:tcPr>
            <w:tcW w:w="1890" w:type="dxa"/>
            <w:tcBorders>
              <w:top w:val="dotted" w:sz="4" w:space="0" w:color="auto"/>
              <w:bottom w:val="single" w:sz="4" w:space="0" w:color="auto"/>
            </w:tcBorders>
            <w:vAlign w:val="center"/>
          </w:tcPr>
          <w:p w14:paraId="44B90E9E" w14:textId="77777777" w:rsidR="00FA44FD" w:rsidRPr="00FA7ACF" w:rsidRDefault="00FA44FD" w:rsidP="001F323E">
            <w:pPr>
              <w:keepLines/>
              <w:tabs>
                <w:tab w:val="left" w:pos="720"/>
                <w:tab w:val="left" w:leader="dot" w:pos="9360"/>
              </w:tabs>
              <w:jc w:val="right"/>
              <w:rPr>
                <w:b/>
              </w:rPr>
            </w:pPr>
            <w:r w:rsidRPr="00FA7ACF">
              <w:rPr>
                <w:b/>
              </w:rPr>
              <w:t>Possible Diagnosis</w:t>
            </w:r>
          </w:p>
        </w:tc>
        <w:tc>
          <w:tcPr>
            <w:tcW w:w="5490" w:type="dxa"/>
            <w:tcBorders>
              <w:top w:val="dotted" w:sz="4" w:space="0" w:color="auto"/>
              <w:bottom w:val="single" w:sz="4" w:space="0" w:color="auto"/>
            </w:tcBorders>
          </w:tcPr>
          <w:p w14:paraId="0A72AB07" w14:textId="77777777" w:rsidR="00FA44FD" w:rsidRPr="00FA7ACF" w:rsidRDefault="00FA44FD" w:rsidP="001F323E">
            <w:pPr>
              <w:keepLines/>
              <w:tabs>
                <w:tab w:val="left" w:pos="720"/>
                <w:tab w:val="left" w:leader="dot" w:pos="9360"/>
              </w:tabs>
            </w:pPr>
            <w:r w:rsidRPr="00FA7ACF">
              <w:rPr>
                <w:szCs w:val="24"/>
              </w:rPr>
              <w:t>A condenser water return temperature sensor is out of calibration</w:t>
            </w:r>
          </w:p>
        </w:tc>
        <w:tc>
          <w:tcPr>
            <w:tcW w:w="1170" w:type="dxa"/>
            <w:vMerge/>
          </w:tcPr>
          <w:p w14:paraId="6C17E709" w14:textId="77777777" w:rsidR="00FA44FD" w:rsidRPr="00FA7ACF" w:rsidRDefault="00FA44FD" w:rsidP="001F323E">
            <w:pPr>
              <w:keepNext/>
              <w:keepLines/>
              <w:tabs>
                <w:tab w:val="left" w:pos="720"/>
                <w:tab w:val="left" w:leader="dot" w:pos="9360"/>
              </w:tabs>
              <w:jc w:val="center"/>
              <w:rPr>
                <w:b/>
              </w:rPr>
            </w:pPr>
          </w:p>
        </w:tc>
      </w:tr>
      <w:tr w:rsidR="00FA44FD" w:rsidRPr="00FA7ACF" w14:paraId="13CC64DE" w14:textId="77777777" w:rsidTr="003E28B0">
        <w:trPr>
          <w:cantSplit/>
        </w:trPr>
        <w:tc>
          <w:tcPr>
            <w:tcW w:w="990" w:type="dxa"/>
            <w:vMerge w:val="restart"/>
            <w:tcBorders>
              <w:top w:val="single" w:sz="4" w:space="0" w:color="auto"/>
            </w:tcBorders>
            <w:vAlign w:val="center"/>
          </w:tcPr>
          <w:p w14:paraId="69629B2C" w14:textId="77777777" w:rsidR="00FA44FD" w:rsidRPr="00FA7ACF" w:rsidRDefault="00FA44FD" w:rsidP="001F323E">
            <w:pPr>
              <w:keepLines/>
              <w:tabs>
                <w:tab w:val="left" w:pos="720"/>
                <w:tab w:val="left" w:leader="dot" w:pos="9360"/>
              </w:tabs>
              <w:jc w:val="center"/>
              <w:rPr>
                <w:b/>
              </w:rPr>
            </w:pPr>
            <w:r w:rsidRPr="00FA7ACF">
              <w:rPr>
                <w:b/>
              </w:rPr>
              <w:t xml:space="preserve">FC#16 </w:t>
            </w:r>
          </w:p>
        </w:tc>
        <w:tc>
          <w:tcPr>
            <w:tcW w:w="1890" w:type="dxa"/>
            <w:tcBorders>
              <w:top w:val="dotted" w:sz="4" w:space="0" w:color="auto"/>
              <w:bottom w:val="dotted" w:sz="4" w:space="0" w:color="auto"/>
            </w:tcBorders>
            <w:vAlign w:val="center"/>
          </w:tcPr>
          <w:p w14:paraId="06E7E458" w14:textId="77777777" w:rsidR="00FA44FD" w:rsidRPr="00FA7ACF" w:rsidRDefault="00FA44FD" w:rsidP="001F323E">
            <w:pPr>
              <w:keepLines/>
              <w:tabs>
                <w:tab w:val="left" w:pos="720"/>
                <w:tab w:val="left" w:leader="dot" w:pos="9360"/>
              </w:tabs>
              <w:jc w:val="right"/>
              <w:rPr>
                <w:b/>
              </w:rPr>
            </w:pPr>
            <w:r w:rsidRPr="00FA7ACF">
              <w:rPr>
                <w:b/>
              </w:rPr>
              <w:t>Equation</w:t>
            </w:r>
          </w:p>
        </w:tc>
        <w:tc>
          <w:tcPr>
            <w:tcW w:w="5490" w:type="dxa"/>
            <w:tcBorders>
              <w:top w:val="dotted" w:sz="4" w:space="0" w:color="auto"/>
              <w:bottom w:val="dotted" w:sz="4" w:space="0" w:color="auto"/>
            </w:tcBorders>
            <w:vAlign w:val="center"/>
          </w:tcPr>
          <w:p w14:paraId="092FB307" w14:textId="77777777" w:rsidR="00FA44FD" w:rsidRPr="00FA7ACF" w:rsidRDefault="00FA44FD" w:rsidP="001F323E">
            <w:pPr>
              <w:keepLines/>
              <w:tabs>
                <w:tab w:val="left" w:pos="720"/>
                <w:tab w:val="left" w:leader="dot" w:pos="9360"/>
              </w:tabs>
            </w:pPr>
            <w:r w:rsidRPr="00FA7ACF">
              <w:t>CWST</w:t>
            </w:r>
            <w:r w:rsidRPr="00FA7ACF">
              <w:rPr>
                <w:vertAlign w:val="subscript"/>
              </w:rPr>
              <w:t>AVG</w:t>
            </w:r>
            <w:r w:rsidRPr="00FA7ACF">
              <w:t xml:space="preserve"> – CHWRT</w:t>
            </w:r>
            <w:r w:rsidRPr="00FA7ACF">
              <w:rPr>
                <w:vertAlign w:val="subscript"/>
              </w:rPr>
              <w:t xml:space="preserve">AFTERWSE, AVG </w:t>
            </w:r>
            <w:r w:rsidRPr="00FA7ACF">
              <w:t>&gt; (1.5 * DA</w:t>
            </w:r>
            <w:r w:rsidRPr="00FA7ACF">
              <w:rPr>
                <w:vertAlign w:val="subscript"/>
              </w:rPr>
              <w:t>HX</w:t>
            </w:r>
            <w:r w:rsidRPr="00FA7ACF">
              <w:t>) + Ɛ</w:t>
            </w:r>
            <w:r w:rsidRPr="00FA7ACF">
              <w:rPr>
                <w:vertAlign w:val="subscript"/>
              </w:rPr>
              <w:t>CHWRT</w:t>
            </w:r>
          </w:p>
        </w:tc>
        <w:tc>
          <w:tcPr>
            <w:tcW w:w="1170" w:type="dxa"/>
            <w:vMerge w:val="restart"/>
            <w:tcBorders>
              <w:top w:val="dotted" w:sz="4" w:space="0" w:color="auto"/>
            </w:tcBorders>
          </w:tcPr>
          <w:p w14:paraId="05F3C9B8" w14:textId="77777777" w:rsidR="00FA44FD" w:rsidRPr="00FA7ACF" w:rsidRDefault="00FA44FD" w:rsidP="001F323E">
            <w:pPr>
              <w:keepNext/>
              <w:keepLines/>
              <w:tabs>
                <w:tab w:val="left" w:pos="720"/>
                <w:tab w:val="left" w:leader="dot" w:pos="9360"/>
              </w:tabs>
              <w:jc w:val="center"/>
              <w:rPr>
                <w:b/>
              </w:rPr>
            </w:pPr>
            <w:r w:rsidRPr="00FA7ACF">
              <w:rPr>
                <w:b/>
              </w:rPr>
              <w:t>Applies to OS</w:t>
            </w:r>
          </w:p>
          <w:p w14:paraId="748E57D4" w14:textId="77777777" w:rsidR="00FA44FD" w:rsidRPr="00FA7ACF" w:rsidRDefault="00FA44FD" w:rsidP="001F323E">
            <w:pPr>
              <w:keepLines/>
              <w:tabs>
                <w:tab w:val="left" w:pos="720"/>
                <w:tab w:val="left" w:leader="dot" w:pos="9360"/>
              </w:tabs>
              <w:jc w:val="center"/>
            </w:pPr>
            <w:r w:rsidRPr="00FA7ACF">
              <w:rPr>
                <w:b/>
              </w:rPr>
              <w:t>#4, #5</w:t>
            </w:r>
          </w:p>
        </w:tc>
      </w:tr>
      <w:tr w:rsidR="00FA44FD" w:rsidRPr="00FA7ACF" w14:paraId="75AF346A" w14:textId="77777777" w:rsidTr="003E28B0">
        <w:trPr>
          <w:cantSplit/>
        </w:trPr>
        <w:tc>
          <w:tcPr>
            <w:tcW w:w="990" w:type="dxa"/>
            <w:vMerge/>
          </w:tcPr>
          <w:p w14:paraId="23464E13" w14:textId="77777777" w:rsidR="00FA44FD" w:rsidRPr="00FA7ACF" w:rsidRDefault="00FA44FD" w:rsidP="001F323E">
            <w:pPr>
              <w:keepLines/>
              <w:tabs>
                <w:tab w:val="left" w:pos="720"/>
                <w:tab w:val="left" w:leader="dot" w:pos="9360"/>
              </w:tabs>
              <w:jc w:val="center"/>
              <w:rPr>
                <w:b/>
              </w:rPr>
            </w:pPr>
          </w:p>
        </w:tc>
        <w:tc>
          <w:tcPr>
            <w:tcW w:w="1890" w:type="dxa"/>
            <w:tcBorders>
              <w:top w:val="dotted" w:sz="4" w:space="0" w:color="auto"/>
              <w:bottom w:val="dotted" w:sz="4" w:space="0" w:color="auto"/>
            </w:tcBorders>
            <w:vAlign w:val="center"/>
          </w:tcPr>
          <w:p w14:paraId="5B2DF5EF" w14:textId="77777777" w:rsidR="00FA44FD" w:rsidRPr="00FA7ACF" w:rsidRDefault="00FA44FD" w:rsidP="001F323E">
            <w:pPr>
              <w:keepLines/>
              <w:tabs>
                <w:tab w:val="left" w:pos="720"/>
                <w:tab w:val="left" w:leader="dot" w:pos="9360"/>
              </w:tabs>
              <w:jc w:val="right"/>
              <w:rPr>
                <w:b/>
              </w:rPr>
            </w:pPr>
            <w:r w:rsidRPr="00FA7ACF">
              <w:rPr>
                <w:b/>
              </w:rPr>
              <w:t>Description</w:t>
            </w:r>
          </w:p>
        </w:tc>
        <w:tc>
          <w:tcPr>
            <w:tcW w:w="5490" w:type="dxa"/>
            <w:tcBorders>
              <w:top w:val="dotted" w:sz="4" w:space="0" w:color="auto"/>
              <w:bottom w:val="dotted" w:sz="4" w:space="0" w:color="auto"/>
            </w:tcBorders>
            <w:vAlign w:val="center"/>
          </w:tcPr>
          <w:p w14:paraId="0D40B329" w14:textId="77777777" w:rsidR="00FA44FD" w:rsidRPr="00FA7ACF" w:rsidRDefault="00FA44FD" w:rsidP="001F323E">
            <w:pPr>
              <w:keepLines/>
              <w:tabs>
                <w:tab w:val="left" w:pos="720"/>
                <w:tab w:val="left" w:leader="dot" w:pos="9360"/>
              </w:tabs>
            </w:pPr>
            <w:r w:rsidRPr="00FA7ACF">
              <w:t>Heat exchanger approach is high</w:t>
            </w:r>
          </w:p>
        </w:tc>
        <w:tc>
          <w:tcPr>
            <w:tcW w:w="1170" w:type="dxa"/>
            <w:vMerge/>
          </w:tcPr>
          <w:p w14:paraId="0625DD80" w14:textId="77777777" w:rsidR="00FA44FD" w:rsidRPr="00FA7ACF" w:rsidRDefault="00FA44FD" w:rsidP="001F323E">
            <w:pPr>
              <w:keepLines/>
              <w:tabs>
                <w:tab w:val="left" w:pos="720"/>
                <w:tab w:val="left" w:leader="dot" w:pos="9360"/>
              </w:tabs>
              <w:jc w:val="center"/>
            </w:pPr>
          </w:p>
        </w:tc>
      </w:tr>
      <w:tr w:rsidR="00FA44FD" w:rsidRPr="00FA7ACF" w14:paraId="465744A9" w14:textId="77777777" w:rsidTr="003E28B0">
        <w:trPr>
          <w:cantSplit/>
        </w:trPr>
        <w:tc>
          <w:tcPr>
            <w:tcW w:w="990" w:type="dxa"/>
            <w:vMerge/>
            <w:tcBorders>
              <w:bottom w:val="single" w:sz="4" w:space="0" w:color="auto"/>
            </w:tcBorders>
          </w:tcPr>
          <w:p w14:paraId="5D7ABA32" w14:textId="77777777" w:rsidR="00FA44FD" w:rsidRPr="00FA7ACF" w:rsidRDefault="00FA44FD" w:rsidP="001F323E">
            <w:pPr>
              <w:keepLines/>
              <w:tabs>
                <w:tab w:val="left" w:pos="720"/>
                <w:tab w:val="left" w:leader="dot" w:pos="9360"/>
              </w:tabs>
              <w:jc w:val="center"/>
              <w:rPr>
                <w:b/>
              </w:rPr>
            </w:pPr>
          </w:p>
        </w:tc>
        <w:tc>
          <w:tcPr>
            <w:tcW w:w="1890" w:type="dxa"/>
            <w:tcBorders>
              <w:top w:val="dotted" w:sz="4" w:space="0" w:color="auto"/>
              <w:bottom w:val="single" w:sz="4" w:space="0" w:color="auto"/>
            </w:tcBorders>
            <w:vAlign w:val="center"/>
          </w:tcPr>
          <w:p w14:paraId="4845FB63" w14:textId="77777777" w:rsidR="00FA44FD" w:rsidRPr="00FA7ACF" w:rsidRDefault="00FA44FD" w:rsidP="001F323E">
            <w:pPr>
              <w:keepLines/>
              <w:tabs>
                <w:tab w:val="left" w:pos="720"/>
                <w:tab w:val="left" w:leader="dot" w:pos="9360"/>
              </w:tabs>
              <w:jc w:val="right"/>
              <w:rPr>
                <w:b/>
              </w:rPr>
            </w:pPr>
            <w:r w:rsidRPr="00FA7ACF">
              <w:rPr>
                <w:b/>
              </w:rPr>
              <w:t>Possible Diagnosis</w:t>
            </w:r>
          </w:p>
        </w:tc>
        <w:tc>
          <w:tcPr>
            <w:tcW w:w="5490" w:type="dxa"/>
            <w:tcBorders>
              <w:top w:val="dotted" w:sz="4" w:space="0" w:color="auto"/>
              <w:bottom w:val="single" w:sz="4" w:space="0" w:color="auto"/>
            </w:tcBorders>
            <w:vAlign w:val="center"/>
          </w:tcPr>
          <w:p w14:paraId="3FC9DC08" w14:textId="77777777" w:rsidR="00FA44FD" w:rsidRPr="00FA7ACF" w:rsidRDefault="00FA44FD" w:rsidP="001F323E">
            <w:pPr>
              <w:keepLines/>
              <w:tabs>
                <w:tab w:val="left" w:pos="720"/>
                <w:tab w:val="left" w:leader="dot" w:pos="9360"/>
              </w:tabs>
              <w:ind w:left="314" w:hanging="314"/>
            </w:pPr>
            <w:r w:rsidRPr="00FA7ACF">
              <w:t>Possible heat exchanger fouling or blocked heat exchanger tubes</w:t>
            </w:r>
          </w:p>
        </w:tc>
        <w:tc>
          <w:tcPr>
            <w:tcW w:w="1170" w:type="dxa"/>
            <w:vMerge/>
            <w:tcBorders>
              <w:bottom w:val="single" w:sz="4" w:space="0" w:color="auto"/>
            </w:tcBorders>
          </w:tcPr>
          <w:p w14:paraId="3E0AFB4B" w14:textId="77777777" w:rsidR="00FA44FD" w:rsidRPr="00FA7ACF" w:rsidRDefault="00FA44FD" w:rsidP="001F323E">
            <w:pPr>
              <w:keepLines/>
              <w:tabs>
                <w:tab w:val="left" w:pos="720"/>
                <w:tab w:val="left" w:leader="dot" w:pos="9360"/>
              </w:tabs>
              <w:jc w:val="center"/>
            </w:pPr>
          </w:p>
        </w:tc>
      </w:tr>
      <w:tr w:rsidR="00FA44FD" w:rsidRPr="00FA7ACF" w14:paraId="02CEF127" w14:textId="77777777" w:rsidTr="003E28B0">
        <w:trPr>
          <w:cantSplit/>
        </w:trPr>
        <w:tc>
          <w:tcPr>
            <w:tcW w:w="990" w:type="dxa"/>
            <w:vMerge w:val="restart"/>
            <w:tcBorders>
              <w:top w:val="dotted" w:sz="4" w:space="0" w:color="auto"/>
            </w:tcBorders>
            <w:vAlign w:val="center"/>
          </w:tcPr>
          <w:p w14:paraId="1CF1EE20" w14:textId="77777777" w:rsidR="00FA44FD" w:rsidRPr="00FA7ACF" w:rsidRDefault="00FA44FD" w:rsidP="001F323E">
            <w:pPr>
              <w:keepLines/>
              <w:tabs>
                <w:tab w:val="left" w:pos="720"/>
                <w:tab w:val="left" w:leader="dot" w:pos="9360"/>
              </w:tabs>
              <w:jc w:val="center"/>
              <w:rPr>
                <w:b/>
              </w:rPr>
            </w:pPr>
            <w:r w:rsidRPr="00FA7ACF">
              <w:rPr>
                <w:b/>
              </w:rPr>
              <w:t xml:space="preserve">FC#17 </w:t>
            </w:r>
          </w:p>
        </w:tc>
        <w:tc>
          <w:tcPr>
            <w:tcW w:w="1890" w:type="dxa"/>
            <w:tcBorders>
              <w:top w:val="dotted" w:sz="4" w:space="0" w:color="auto"/>
              <w:bottom w:val="dotted" w:sz="4" w:space="0" w:color="auto"/>
            </w:tcBorders>
            <w:vAlign w:val="center"/>
          </w:tcPr>
          <w:p w14:paraId="0848F63A" w14:textId="77777777" w:rsidR="00FA44FD" w:rsidRPr="00FA7ACF" w:rsidRDefault="00FA44FD" w:rsidP="001F323E">
            <w:pPr>
              <w:keepLines/>
              <w:tabs>
                <w:tab w:val="left" w:pos="720"/>
                <w:tab w:val="left" w:leader="dot" w:pos="9360"/>
              </w:tabs>
              <w:jc w:val="right"/>
              <w:rPr>
                <w:b/>
              </w:rPr>
            </w:pPr>
            <w:r w:rsidRPr="00FA7ACF">
              <w:rPr>
                <w:b/>
              </w:rPr>
              <w:t>Equation</w:t>
            </w:r>
          </w:p>
        </w:tc>
        <w:tc>
          <w:tcPr>
            <w:tcW w:w="5490" w:type="dxa"/>
            <w:tcBorders>
              <w:top w:val="dotted" w:sz="4" w:space="0" w:color="auto"/>
              <w:bottom w:val="dotted" w:sz="4" w:space="0" w:color="auto"/>
            </w:tcBorders>
          </w:tcPr>
          <w:p w14:paraId="721AD62D" w14:textId="77777777" w:rsidR="00FA44FD" w:rsidRPr="00FA7ACF" w:rsidRDefault="00FA44FD" w:rsidP="001F323E">
            <w:pPr>
              <w:keepLines/>
              <w:tabs>
                <w:tab w:val="left" w:pos="720"/>
                <w:tab w:val="left" w:leader="dot" w:pos="9360"/>
              </w:tabs>
              <w:jc w:val="center"/>
              <w:rPr>
                <w:vertAlign w:val="subscript"/>
              </w:rPr>
            </w:pPr>
            <w:r w:rsidRPr="00FA7ACF">
              <w:t xml:space="preserve">| </w:t>
            </w:r>
            <w:proofErr w:type="spellStart"/>
            <w:r w:rsidRPr="00FA7ACF">
              <w:t>CHWRTBeforeWSE</w:t>
            </w:r>
            <w:proofErr w:type="spellEnd"/>
            <w:r w:rsidRPr="00FA7ACF">
              <w:t xml:space="preserve"> - </w:t>
            </w:r>
            <w:proofErr w:type="spellStart"/>
            <w:r w:rsidRPr="00FA7ACF">
              <w:t>CHWRTAfterWSE</w:t>
            </w:r>
            <w:proofErr w:type="spellEnd"/>
            <w:r w:rsidRPr="00FA7ACF">
              <w:rPr>
                <w:vertAlign w:val="subscript"/>
              </w:rPr>
              <w:t xml:space="preserve"> </w:t>
            </w:r>
            <w:r w:rsidRPr="00FA7ACF">
              <w:t>| &gt; Ɛ</w:t>
            </w:r>
            <w:r w:rsidRPr="00FA7ACF">
              <w:rPr>
                <w:vertAlign w:val="subscript"/>
              </w:rPr>
              <w:t>CHWT</w:t>
            </w:r>
          </w:p>
          <w:p w14:paraId="0A9764A7" w14:textId="77777777" w:rsidR="00FA44FD" w:rsidRPr="00FA7ACF" w:rsidRDefault="00FA44FD" w:rsidP="001F323E">
            <w:pPr>
              <w:keepLines/>
              <w:tabs>
                <w:tab w:val="left" w:pos="720"/>
                <w:tab w:val="left" w:leader="dot" w:pos="9360"/>
              </w:tabs>
              <w:jc w:val="center"/>
            </w:pPr>
            <w:r w:rsidRPr="00FA7ACF">
              <w:t>and</w:t>
            </w:r>
          </w:p>
          <w:p w14:paraId="6CFD0826" w14:textId="77777777" w:rsidR="00FA44FD" w:rsidRPr="00FA7ACF" w:rsidRDefault="00FA44FD" w:rsidP="001F323E">
            <w:pPr>
              <w:keepLines/>
              <w:tabs>
                <w:tab w:val="left" w:pos="720"/>
                <w:tab w:val="left" w:leader="dot" w:pos="9360"/>
              </w:tabs>
              <w:jc w:val="center"/>
            </w:pPr>
            <w:proofErr w:type="spellStart"/>
            <w:r w:rsidRPr="00FA7ACF">
              <w:t>Status</w:t>
            </w:r>
            <w:r w:rsidRPr="00FA7ACF">
              <w:rPr>
                <w:vertAlign w:val="subscript"/>
              </w:rPr>
              <w:t>WSE</w:t>
            </w:r>
            <w:proofErr w:type="spellEnd"/>
            <w:r w:rsidRPr="00FA7ACF">
              <w:rPr>
                <w:vertAlign w:val="subscript"/>
              </w:rPr>
              <w:t>-HX-P</w:t>
            </w:r>
            <w:r w:rsidRPr="00FA7ACF">
              <w:t xml:space="preserve"> = Off (if HX Pump)</w:t>
            </w:r>
          </w:p>
          <w:p w14:paraId="422E7D76" w14:textId="77777777" w:rsidR="00FA44FD" w:rsidRPr="00FA7ACF" w:rsidRDefault="00FA44FD" w:rsidP="001F323E">
            <w:pPr>
              <w:keepLines/>
              <w:tabs>
                <w:tab w:val="left" w:pos="720"/>
                <w:tab w:val="left" w:leader="dot" w:pos="9360"/>
              </w:tabs>
              <w:jc w:val="center"/>
            </w:pPr>
            <w:r w:rsidRPr="00FA7ACF">
              <w:t>or</w:t>
            </w:r>
          </w:p>
          <w:p w14:paraId="0C8FE1D3" w14:textId="77777777" w:rsidR="00FA44FD" w:rsidRPr="00FA7ACF" w:rsidRDefault="00FA44FD" w:rsidP="001F323E">
            <w:pPr>
              <w:keepLines/>
              <w:tabs>
                <w:tab w:val="left" w:pos="720"/>
                <w:tab w:val="left" w:leader="dot" w:pos="9360"/>
              </w:tabs>
              <w:jc w:val="center"/>
            </w:pPr>
            <w:r w:rsidRPr="00FA7ACF">
              <w:t>WSE-HX-CHW-DIV = 100% (if diverting valve)</w:t>
            </w:r>
          </w:p>
        </w:tc>
        <w:tc>
          <w:tcPr>
            <w:tcW w:w="1170" w:type="dxa"/>
            <w:vMerge w:val="restart"/>
            <w:tcBorders>
              <w:top w:val="dotted" w:sz="4" w:space="0" w:color="auto"/>
            </w:tcBorders>
          </w:tcPr>
          <w:p w14:paraId="06D719D9" w14:textId="77777777" w:rsidR="00FA44FD" w:rsidRPr="00FA7ACF" w:rsidRDefault="00FA44FD" w:rsidP="001F323E">
            <w:pPr>
              <w:keepNext/>
              <w:keepLines/>
              <w:tabs>
                <w:tab w:val="left" w:pos="720"/>
                <w:tab w:val="left" w:leader="dot" w:pos="9360"/>
              </w:tabs>
              <w:jc w:val="center"/>
              <w:rPr>
                <w:b/>
              </w:rPr>
            </w:pPr>
            <w:r w:rsidRPr="00FA7ACF">
              <w:rPr>
                <w:b/>
              </w:rPr>
              <w:t>Applies to OS</w:t>
            </w:r>
          </w:p>
          <w:p w14:paraId="0507442C" w14:textId="77777777" w:rsidR="00FA44FD" w:rsidRPr="00FA7ACF" w:rsidRDefault="00FA44FD" w:rsidP="001F323E">
            <w:pPr>
              <w:keepLines/>
              <w:tabs>
                <w:tab w:val="left" w:pos="720"/>
                <w:tab w:val="left" w:leader="dot" w:pos="9360"/>
              </w:tabs>
              <w:jc w:val="center"/>
            </w:pPr>
            <w:r w:rsidRPr="00FA7ACF">
              <w:rPr>
                <w:b/>
              </w:rPr>
              <w:t>#4, #5</w:t>
            </w:r>
          </w:p>
        </w:tc>
      </w:tr>
      <w:tr w:rsidR="00FA44FD" w:rsidRPr="00FA7ACF" w14:paraId="4CF22E8D" w14:textId="77777777" w:rsidTr="003E28B0">
        <w:trPr>
          <w:cantSplit/>
        </w:trPr>
        <w:tc>
          <w:tcPr>
            <w:tcW w:w="990" w:type="dxa"/>
            <w:vMerge/>
          </w:tcPr>
          <w:p w14:paraId="58061C3D" w14:textId="77777777" w:rsidR="00FA44FD" w:rsidRPr="00FA7ACF" w:rsidRDefault="00FA44FD" w:rsidP="001F323E">
            <w:pPr>
              <w:keepLines/>
              <w:tabs>
                <w:tab w:val="left" w:pos="720"/>
                <w:tab w:val="left" w:leader="dot" w:pos="9360"/>
              </w:tabs>
            </w:pPr>
          </w:p>
        </w:tc>
        <w:tc>
          <w:tcPr>
            <w:tcW w:w="1890" w:type="dxa"/>
            <w:tcBorders>
              <w:top w:val="dotted" w:sz="4" w:space="0" w:color="auto"/>
              <w:bottom w:val="dotted" w:sz="4" w:space="0" w:color="auto"/>
            </w:tcBorders>
            <w:vAlign w:val="center"/>
          </w:tcPr>
          <w:p w14:paraId="7D763D68" w14:textId="77777777" w:rsidR="00FA44FD" w:rsidRPr="00FA7ACF" w:rsidRDefault="00FA44FD" w:rsidP="001F323E">
            <w:pPr>
              <w:keepLines/>
              <w:tabs>
                <w:tab w:val="left" w:pos="720"/>
                <w:tab w:val="left" w:leader="dot" w:pos="9360"/>
              </w:tabs>
              <w:jc w:val="right"/>
              <w:rPr>
                <w:b/>
              </w:rPr>
            </w:pPr>
            <w:r w:rsidRPr="00FA7ACF">
              <w:rPr>
                <w:b/>
              </w:rPr>
              <w:t>Description</w:t>
            </w:r>
          </w:p>
        </w:tc>
        <w:tc>
          <w:tcPr>
            <w:tcW w:w="5490" w:type="dxa"/>
            <w:tcBorders>
              <w:top w:val="dotted" w:sz="4" w:space="0" w:color="auto"/>
              <w:bottom w:val="dotted" w:sz="4" w:space="0" w:color="auto"/>
            </w:tcBorders>
            <w:vAlign w:val="center"/>
          </w:tcPr>
          <w:p w14:paraId="3C1EA92E" w14:textId="77777777" w:rsidR="00FA44FD" w:rsidRPr="00FA7ACF" w:rsidRDefault="00FA44FD" w:rsidP="001F323E">
            <w:pPr>
              <w:keepLines/>
              <w:tabs>
                <w:tab w:val="left" w:pos="720"/>
                <w:tab w:val="left" w:leader="dot" w:pos="9360"/>
              </w:tabs>
            </w:pPr>
            <w:r w:rsidRPr="00FA7ACF">
              <w:t>Deviation between the chilled water return temperature before and after the waterside economizer is too high.</w:t>
            </w:r>
          </w:p>
        </w:tc>
        <w:tc>
          <w:tcPr>
            <w:tcW w:w="1170" w:type="dxa"/>
            <w:vMerge/>
          </w:tcPr>
          <w:p w14:paraId="7F4D20D9" w14:textId="77777777" w:rsidR="00FA44FD" w:rsidRPr="00FA7ACF" w:rsidRDefault="00FA44FD" w:rsidP="001F323E">
            <w:pPr>
              <w:keepLines/>
              <w:tabs>
                <w:tab w:val="left" w:pos="720"/>
                <w:tab w:val="left" w:leader="dot" w:pos="9360"/>
              </w:tabs>
              <w:jc w:val="center"/>
            </w:pPr>
          </w:p>
        </w:tc>
      </w:tr>
      <w:tr w:rsidR="00FA44FD" w:rsidRPr="00FA7ACF" w14:paraId="5D47D68D" w14:textId="77777777" w:rsidTr="003E28B0">
        <w:trPr>
          <w:cantSplit/>
        </w:trPr>
        <w:tc>
          <w:tcPr>
            <w:tcW w:w="990" w:type="dxa"/>
            <w:vMerge/>
            <w:tcBorders>
              <w:bottom w:val="single" w:sz="4" w:space="0" w:color="auto"/>
            </w:tcBorders>
          </w:tcPr>
          <w:p w14:paraId="01F0ABAC" w14:textId="77777777" w:rsidR="00FA44FD" w:rsidRPr="00FA7ACF" w:rsidRDefault="00FA44FD" w:rsidP="001F323E">
            <w:pPr>
              <w:keepLines/>
              <w:tabs>
                <w:tab w:val="left" w:pos="720"/>
                <w:tab w:val="left" w:leader="dot" w:pos="9360"/>
              </w:tabs>
            </w:pPr>
          </w:p>
        </w:tc>
        <w:tc>
          <w:tcPr>
            <w:tcW w:w="1890" w:type="dxa"/>
            <w:tcBorders>
              <w:top w:val="dotted" w:sz="4" w:space="0" w:color="auto"/>
              <w:bottom w:val="single" w:sz="4" w:space="0" w:color="auto"/>
            </w:tcBorders>
            <w:vAlign w:val="center"/>
          </w:tcPr>
          <w:p w14:paraId="08F68DCD" w14:textId="77777777" w:rsidR="00FA44FD" w:rsidRPr="00FA7ACF" w:rsidRDefault="00FA44FD" w:rsidP="001F323E">
            <w:pPr>
              <w:keepLines/>
              <w:tabs>
                <w:tab w:val="left" w:pos="720"/>
                <w:tab w:val="left" w:leader="dot" w:pos="9360"/>
              </w:tabs>
              <w:jc w:val="right"/>
              <w:rPr>
                <w:b/>
              </w:rPr>
            </w:pPr>
            <w:r w:rsidRPr="00FA7ACF">
              <w:rPr>
                <w:b/>
              </w:rPr>
              <w:t>Possible Diagnosis</w:t>
            </w:r>
          </w:p>
        </w:tc>
        <w:tc>
          <w:tcPr>
            <w:tcW w:w="5490" w:type="dxa"/>
            <w:tcBorders>
              <w:top w:val="dotted" w:sz="4" w:space="0" w:color="auto"/>
              <w:bottom w:val="single" w:sz="4" w:space="0" w:color="auto"/>
            </w:tcBorders>
            <w:vAlign w:val="center"/>
          </w:tcPr>
          <w:p w14:paraId="75AA9A4F" w14:textId="77777777" w:rsidR="00FA44FD" w:rsidRPr="00FA7ACF" w:rsidRDefault="00FA44FD" w:rsidP="001F323E">
            <w:pPr>
              <w:keepLines/>
              <w:tabs>
                <w:tab w:val="left" w:pos="720"/>
                <w:tab w:val="left" w:leader="dot" w:pos="9360"/>
              </w:tabs>
            </w:pPr>
            <w:r w:rsidRPr="00FA7ACF">
              <w:t>A chilled water return temperature sensor is out of calibration</w:t>
            </w:r>
          </w:p>
        </w:tc>
        <w:tc>
          <w:tcPr>
            <w:tcW w:w="1170" w:type="dxa"/>
            <w:vMerge/>
            <w:tcBorders>
              <w:bottom w:val="single" w:sz="4" w:space="0" w:color="auto"/>
            </w:tcBorders>
          </w:tcPr>
          <w:p w14:paraId="2CEEB94F" w14:textId="77777777" w:rsidR="00FA44FD" w:rsidRPr="00FA7ACF" w:rsidRDefault="00FA44FD" w:rsidP="001F323E">
            <w:pPr>
              <w:keepLines/>
              <w:tabs>
                <w:tab w:val="left" w:pos="720"/>
                <w:tab w:val="left" w:leader="dot" w:pos="9360"/>
              </w:tabs>
              <w:jc w:val="center"/>
            </w:pPr>
          </w:p>
        </w:tc>
      </w:tr>
      <w:tr w:rsidR="00FA44FD" w:rsidRPr="00FA7ACF" w14:paraId="42D473FB" w14:textId="77777777" w:rsidTr="003E28B0">
        <w:trPr>
          <w:cantSplit/>
        </w:trPr>
        <w:tc>
          <w:tcPr>
            <w:tcW w:w="990" w:type="dxa"/>
            <w:vMerge w:val="restart"/>
            <w:tcBorders>
              <w:top w:val="single" w:sz="4" w:space="0" w:color="auto"/>
              <w:bottom w:val="single" w:sz="4" w:space="0" w:color="auto"/>
            </w:tcBorders>
            <w:vAlign w:val="center"/>
          </w:tcPr>
          <w:p w14:paraId="27FECAAC" w14:textId="77777777" w:rsidR="00FA44FD" w:rsidRPr="00FA7ACF" w:rsidRDefault="00FA44FD" w:rsidP="001F323E">
            <w:pPr>
              <w:keepNext/>
              <w:keepLines/>
              <w:tabs>
                <w:tab w:val="left" w:pos="720"/>
                <w:tab w:val="left" w:leader="dot" w:pos="9360"/>
              </w:tabs>
              <w:jc w:val="center"/>
              <w:rPr>
                <w:b/>
              </w:rPr>
            </w:pPr>
            <w:r w:rsidRPr="00FA7ACF">
              <w:rPr>
                <w:b/>
              </w:rPr>
              <w:t>FC#18</w:t>
            </w:r>
          </w:p>
        </w:tc>
        <w:tc>
          <w:tcPr>
            <w:tcW w:w="1890" w:type="dxa"/>
            <w:tcBorders>
              <w:top w:val="single" w:sz="4" w:space="0" w:color="auto"/>
              <w:bottom w:val="dotted" w:sz="4" w:space="0" w:color="auto"/>
            </w:tcBorders>
            <w:vAlign w:val="center"/>
          </w:tcPr>
          <w:p w14:paraId="74B1EE17" w14:textId="77777777" w:rsidR="00FA44FD" w:rsidRPr="00FA7ACF" w:rsidRDefault="00FA44FD" w:rsidP="001F323E">
            <w:pPr>
              <w:keepNext/>
              <w:keepLines/>
              <w:tabs>
                <w:tab w:val="left" w:pos="720"/>
                <w:tab w:val="left" w:leader="dot" w:pos="9360"/>
              </w:tabs>
              <w:jc w:val="right"/>
              <w:rPr>
                <w:b/>
              </w:rPr>
            </w:pPr>
            <w:r w:rsidRPr="00FA7ACF">
              <w:rPr>
                <w:b/>
              </w:rPr>
              <w:t>Equation</w:t>
            </w:r>
          </w:p>
        </w:tc>
        <w:tc>
          <w:tcPr>
            <w:tcW w:w="5490" w:type="dxa"/>
            <w:tcBorders>
              <w:top w:val="single" w:sz="4" w:space="0" w:color="auto"/>
              <w:bottom w:val="dotted" w:sz="4" w:space="0" w:color="auto"/>
            </w:tcBorders>
          </w:tcPr>
          <w:p w14:paraId="6907DEBD" w14:textId="77777777" w:rsidR="00FA44FD" w:rsidRPr="00FA7ACF" w:rsidRDefault="00FA44FD" w:rsidP="001F323E">
            <w:pPr>
              <w:keepNext/>
              <w:keepLines/>
              <w:tabs>
                <w:tab w:val="left" w:pos="720"/>
                <w:tab w:val="left" w:leader="dot" w:pos="9360"/>
              </w:tabs>
              <w:spacing w:before="60" w:after="60"/>
              <w:jc w:val="center"/>
              <w:rPr>
                <w:b/>
              </w:rPr>
            </w:pPr>
            <w:r w:rsidRPr="00FA7ACF">
              <w:sym w:font="Symbol" w:char="F044"/>
            </w:r>
            <w:r w:rsidRPr="00FA7ACF">
              <w:t xml:space="preserve">OS &gt; </w:t>
            </w:r>
            <w:r w:rsidRPr="00FA7ACF">
              <w:sym w:font="Symbol" w:char="F044"/>
            </w:r>
            <w:r w:rsidRPr="00FA7ACF">
              <w:t>OS</w:t>
            </w:r>
            <w:r w:rsidRPr="00FA7ACF">
              <w:rPr>
                <w:vertAlign w:val="subscript"/>
              </w:rPr>
              <w:t>MAX</w:t>
            </w:r>
          </w:p>
        </w:tc>
        <w:tc>
          <w:tcPr>
            <w:tcW w:w="1170" w:type="dxa"/>
            <w:vMerge w:val="restart"/>
            <w:tcBorders>
              <w:top w:val="single" w:sz="4" w:space="0" w:color="auto"/>
              <w:bottom w:val="single" w:sz="4" w:space="0" w:color="auto"/>
            </w:tcBorders>
            <w:vAlign w:val="center"/>
          </w:tcPr>
          <w:p w14:paraId="6DF8F88F" w14:textId="77777777" w:rsidR="00FA44FD" w:rsidRPr="00FA7ACF" w:rsidRDefault="00FA44FD" w:rsidP="001F323E">
            <w:pPr>
              <w:keepNext/>
              <w:keepLines/>
              <w:tabs>
                <w:tab w:val="left" w:pos="720"/>
                <w:tab w:val="left" w:leader="dot" w:pos="9360"/>
              </w:tabs>
              <w:jc w:val="center"/>
              <w:rPr>
                <w:b/>
              </w:rPr>
            </w:pPr>
            <w:r w:rsidRPr="00FA7ACF">
              <w:rPr>
                <w:b/>
              </w:rPr>
              <w:t>Applies to OS</w:t>
            </w:r>
          </w:p>
          <w:p w14:paraId="0364887A" w14:textId="77777777" w:rsidR="00FA44FD" w:rsidRPr="00FA7ACF" w:rsidRDefault="00FA44FD" w:rsidP="001F323E">
            <w:pPr>
              <w:keepNext/>
              <w:keepLines/>
              <w:tabs>
                <w:tab w:val="left" w:pos="720"/>
                <w:tab w:val="left" w:leader="dot" w:pos="9360"/>
              </w:tabs>
              <w:jc w:val="center"/>
            </w:pPr>
            <w:r w:rsidRPr="00FA7ACF">
              <w:rPr>
                <w:b/>
              </w:rPr>
              <w:t>#1 – #5</w:t>
            </w:r>
          </w:p>
        </w:tc>
      </w:tr>
      <w:tr w:rsidR="00FA44FD" w:rsidRPr="00FA7ACF" w14:paraId="5A7D068B" w14:textId="77777777" w:rsidTr="003E28B0">
        <w:trPr>
          <w:cantSplit/>
        </w:trPr>
        <w:tc>
          <w:tcPr>
            <w:tcW w:w="990" w:type="dxa"/>
            <w:vMerge/>
            <w:tcBorders>
              <w:top w:val="dotted" w:sz="4" w:space="0" w:color="auto"/>
              <w:bottom w:val="single" w:sz="4" w:space="0" w:color="auto"/>
            </w:tcBorders>
          </w:tcPr>
          <w:p w14:paraId="6B723ED8" w14:textId="77777777" w:rsidR="00FA44FD" w:rsidRPr="00FA7ACF" w:rsidRDefault="00FA44FD" w:rsidP="001F323E">
            <w:pPr>
              <w:keepNext/>
              <w:keepLines/>
              <w:tabs>
                <w:tab w:val="left" w:pos="720"/>
                <w:tab w:val="left" w:leader="dot" w:pos="9360"/>
              </w:tabs>
            </w:pPr>
          </w:p>
        </w:tc>
        <w:tc>
          <w:tcPr>
            <w:tcW w:w="1890" w:type="dxa"/>
            <w:tcBorders>
              <w:top w:val="dotted" w:sz="4" w:space="0" w:color="auto"/>
              <w:bottom w:val="dotted" w:sz="4" w:space="0" w:color="auto"/>
            </w:tcBorders>
            <w:vAlign w:val="center"/>
          </w:tcPr>
          <w:p w14:paraId="18E1DC6F" w14:textId="77777777" w:rsidR="00FA44FD" w:rsidRPr="00FA7ACF" w:rsidRDefault="00FA44FD" w:rsidP="001F323E">
            <w:pPr>
              <w:keepNext/>
              <w:keepLines/>
              <w:tabs>
                <w:tab w:val="left" w:pos="720"/>
                <w:tab w:val="left" w:leader="dot" w:pos="9360"/>
              </w:tabs>
              <w:jc w:val="right"/>
              <w:rPr>
                <w:b/>
              </w:rPr>
            </w:pPr>
            <w:r w:rsidRPr="00FA7ACF">
              <w:rPr>
                <w:b/>
              </w:rPr>
              <w:t>Description</w:t>
            </w:r>
          </w:p>
        </w:tc>
        <w:tc>
          <w:tcPr>
            <w:tcW w:w="5490" w:type="dxa"/>
            <w:tcBorders>
              <w:top w:val="dotted" w:sz="4" w:space="0" w:color="auto"/>
              <w:bottom w:val="dotted" w:sz="4" w:space="0" w:color="auto"/>
            </w:tcBorders>
            <w:vAlign w:val="center"/>
          </w:tcPr>
          <w:p w14:paraId="2BD23A75" w14:textId="77777777" w:rsidR="00FA44FD" w:rsidRPr="00FA7ACF" w:rsidRDefault="00FA44FD" w:rsidP="001F323E">
            <w:pPr>
              <w:keepNext/>
              <w:keepLines/>
              <w:tabs>
                <w:tab w:val="left" w:pos="720"/>
                <w:tab w:val="left" w:leader="dot" w:pos="9360"/>
              </w:tabs>
              <w:rPr>
                <w:b/>
              </w:rPr>
            </w:pPr>
            <w:r w:rsidRPr="00FA7ACF">
              <w:t>Too many changes in Operating State</w:t>
            </w:r>
          </w:p>
        </w:tc>
        <w:tc>
          <w:tcPr>
            <w:tcW w:w="1170" w:type="dxa"/>
            <w:vMerge/>
            <w:tcBorders>
              <w:top w:val="dotted" w:sz="4" w:space="0" w:color="auto"/>
              <w:bottom w:val="single" w:sz="4" w:space="0" w:color="auto"/>
            </w:tcBorders>
          </w:tcPr>
          <w:p w14:paraId="3B1973D2" w14:textId="77777777" w:rsidR="00FA44FD" w:rsidRPr="00FA7ACF" w:rsidRDefault="00FA44FD" w:rsidP="001F323E">
            <w:pPr>
              <w:keepLines/>
              <w:tabs>
                <w:tab w:val="left" w:pos="720"/>
                <w:tab w:val="left" w:leader="dot" w:pos="9360"/>
              </w:tabs>
              <w:jc w:val="center"/>
            </w:pPr>
          </w:p>
        </w:tc>
      </w:tr>
      <w:tr w:rsidR="00FA44FD" w:rsidRPr="00FA7ACF" w14:paraId="53FDA3C2" w14:textId="77777777" w:rsidTr="003E28B0">
        <w:trPr>
          <w:cantSplit/>
        </w:trPr>
        <w:tc>
          <w:tcPr>
            <w:tcW w:w="990" w:type="dxa"/>
            <w:vMerge/>
            <w:tcBorders>
              <w:top w:val="dotted" w:sz="4" w:space="0" w:color="auto"/>
              <w:bottom w:val="single" w:sz="4" w:space="0" w:color="auto"/>
            </w:tcBorders>
          </w:tcPr>
          <w:p w14:paraId="0970F8BD" w14:textId="77777777" w:rsidR="00FA44FD" w:rsidRPr="00FA7ACF" w:rsidRDefault="00FA44FD" w:rsidP="001F323E">
            <w:pPr>
              <w:keepLines/>
              <w:tabs>
                <w:tab w:val="left" w:pos="720"/>
                <w:tab w:val="left" w:leader="dot" w:pos="9360"/>
              </w:tabs>
            </w:pPr>
          </w:p>
        </w:tc>
        <w:tc>
          <w:tcPr>
            <w:tcW w:w="1890" w:type="dxa"/>
            <w:tcBorders>
              <w:top w:val="dotted" w:sz="4" w:space="0" w:color="auto"/>
              <w:bottom w:val="single" w:sz="4" w:space="0" w:color="auto"/>
            </w:tcBorders>
            <w:vAlign w:val="center"/>
          </w:tcPr>
          <w:p w14:paraId="4E030FE6" w14:textId="77777777" w:rsidR="00FA44FD" w:rsidRPr="00FA7ACF" w:rsidRDefault="00FA44FD" w:rsidP="001F323E">
            <w:pPr>
              <w:keepLines/>
              <w:tabs>
                <w:tab w:val="left" w:pos="720"/>
                <w:tab w:val="left" w:leader="dot" w:pos="9360"/>
              </w:tabs>
              <w:jc w:val="right"/>
              <w:rPr>
                <w:b/>
              </w:rPr>
            </w:pPr>
            <w:r w:rsidRPr="00FA7ACF">
              <w:rPr>
                <w:b/>
              </w:rPr>
              <w:t>Possible Diagnosis</w:t>
            </w:r>
          </w:p>
        </w:tc>
        <w:tc>
          <w:tcPr>
            <w:tcW w:w="5490" w:type="dxa"/>
            <w:tcBorders>
              <w:top w:val="dotted" w:sz="4" w:space="0" w:color="auto"/>
              <w:bottom w:val="single" w:sz="4" w:space="0" w:color="auto"/>
            </w:tcBorders>
            <w:vAlign w:val="center"/>
          </w:tcPr>
          <w:p w14:paraId="6685CEF5" w14:textId="77777777" w:rsidR="00FA44FD" w:rsidRPr="00FA7ACF" w:rsidRDefault="00FA44FD" w:rsidP="001F323E">
            <w:pPr>
              <w:keepLines/>
              <w:tabs>
                <w:tab w:val="left" w:pos="720"/>
                <w:tab w:val="left" w:leader="dot" w:pos="9360"/>
              </w:tabs>
              <w:rPr>
                <w:b/>
              </w:rPr>
            </w:pPr>
            <w:r w:rsidRPr="00FA7ACF">
              <w:t>Unstable control due to poorly tuned loop or mechanical problem</w:t>
            </w:r>
          </w:p>
        </w:tc>
        <w:tc>
          <w:tcPr>
            <w:tcW w:w="1170" w:type="dxa"/>
            <w:vMerge/>
            <w:tcBorders>
              <w:top w:val="dotted" w:sz="4" w:space="0" w:color="auto"/>
              <w:bottom w:val="single" w:sz="4" w:space="0" w:color="auto"/>
            </w:tcBorders>
          </w:tcPr>
          <w:p w14:paraId="36617621" w14:textId="77777777" w:rsidR="00FA44FD" w:rsidRPr="00FA7ACF" w:rsidRDefault="00FA44FD" w:rsidP="001F323E">
            <w:pPr>
              <w:keepLines/>
              <w:tabs>
                <w:tab w:val="left" w:pos="720"/>
                <w:tab w:val="left" w:leader="dot" w:pos="9360"/>
              </w:tabs>
              <w:jc w:val="center"/>
            </w:pPr>
          </w:p>
        </w:tc>
      </w:tr>
      <w:tr w:rsidR="00FA44FD" w:rsidRPr="00FA7ACF" w14:paraId="369A2DC3" w14:textId="77777777" w:rsidTr="003E28B0">
        <w:trPr>
          <w:cantSplit/>
        </w:trPr>
        <w:tc>
          <w:tcPr>
            <w:tcW w:w="990" w:type="dxa"/>
            <w:vMerge w:val="restart"/>
            <w:tcBorders>
              <w:top w:val="single" w:sz="4" w:space="0" w:color="auto"/>
              <w:bottom w:val="single" w:sz="4" w:space="0" w:color="auto"/>
            </w:tcBorders>
            <w:vAlign w:val="center"/>
          </w:tcPr>
          <w:p w14:paraId="4480262A" w14:textId="77777777" w:rsidR="00FA44FD" w:rsidRPr="00FA7ACF" w:rsidRDefault="00FA44FD" w:rsidP="001F323E">
            <w:pPr>
              <w:keepNext/>
              <w:keepLines/>
              <w:tabs>
                <w:tab w:val="left" w:pos="720"/>
                <w:tab w:val="left" w:leader="dot" w:pos="9360"/>
              </w:tabs>
              <w:jc w:val="center"/>
              <w:rPr>
                <w:b/>
              </w:rPr>
            </w:pPr>
            <w:r w:rsidRPr="00FA7ACF">
              <w:rPr>
                <w:b/>
              </w:rPr>
              <w:t>FC#19</w:t>
            </w:r>
          </w:p>
        </w:tc>
        <w:tc>
          <w:tcPr>
            <w:tcW w:w="1890" w:type="dxa"/>
            <w:tcBorders>
              <w:top w:val="single" w:sz="4" w:space="0" w:color="auto"/>
              <w:bottom w:val="dotted" w:sz="4" w:space="0" w:color="auto"/>
            </w:tcBorders>
            <w:vAlign w:val="center"/>
          </w:tcPr>
          <w:p w14:paraId="0344E730" w14:textId="77777777" w:rsidR="00FA44FD" w:rsidRPr="00FA7ACF" w:rsidRDefault="00FA44FD" w:rsidP="001F323E">
            <w:pPr>
              <w:keepNext/>
              <w:keepLines/>
              <w:tabs>
                <w:tab w:val="left" w:pos="720"/>
                <w:tab w:val="left" w:leader="dot" w:pos="9360"/>
              </w:tabs>
              <w:jc w:val="right"/>
              <w:rPr>
                <w:b/>
              </w:rPr>
            </w:pPr>
            <w:r w:rsidRPr="00FA7ACF">
              <w:rPr>
                <w:b/>
              </w:rPr>
              <w:t>Equation</w:t>
            </w:r>
          </w:p>
        </w:tc>
        <w:tc>
          <w:tcPr>
            <w:tcW w:w="5490" w:type="dxa"/>
            <w:tcBorders>
              <w:top w:val="single" w:sz="4" w:space="0" w:color="auto"/>
              <w:bottom w:val="dotted" w:sz="4" w:space="0" w:color="auto"/>
            </w:tcBorders>
          </w:tcPr>
          <w:p w14:paraId="0565CC52" w14:textId="77777777" w:rsidR="00FA44FD" w:rsidRPr="00FA7ACF" w:rsidRDefault="00FA44FD" w:rsidP="001F323E">
            <w:pPr>
              <w:keepNext/>
              <w:keepLines/>
              <w:tabs>
                <w:tab w:val="left" w:pos="720"/>
                <w:tab w:val="left" w:leader="dot" w:pos="9360"/>
              </w:tabs>
              <w:spacing w:before="60" w:after="60"/>
              <w:jc w:val="center"/>
              <w:rPr>
                <w:b/>
              </w:rPr>
            </w:pPr>
            <w:r w:rsidRPr="00FA7ACF">
              <w:sym w:font="Symbol" w:char="F044"/>
            </w:r>
            <w:proofErr w:type="spellStart"/>
            <w:r w:rsidRPr="00FA7ACF">
              <w:t>StartsCH</w:t>
            </w:r>
            <w:proofErr w:type="spellEnd"/>
            <w:r w:rsidRPr="00FA7ACF">
              <w:t xml:space="preserve">-x &gt; </w:t>
            </w:r>
            <w:r w:rsidRPr="00FA7ACF">
              <w:sym w:font="Symbol" w:char="F044"/>
            </w:r>
            <w:proofErr w:type="spellStart"/>
            <w:r w:rsidRPr="00FA7ACF">
              <w:t>CHStart</w:t>
            </w:r>
            <w:r w:rsidRPr="00FA7ACF">
              <w:rPr>
                <w:vertAlign w:val="subscript"/>
              </w:rPr>
              <w:t>MAX</w:t>
            </w:r>
            <w:proofErr w:type="spellEnd"/>
          </w:p>
        </w:tc>
        <w:tc>
          <w:tcPr>
            <w:tcW w:w="1170" w:type="dxa"/>
            <w:vMerge w:val="restart"/>
            <w:tcBorders>
              <w:top w:val="single" w:sz="4" w:space="0" w:color="auto"/>
              <w:bottom w:val="single" w:sz="4" w:space="0" w:color="auto"/>
            </w:tcBorders>
            <w:vAlign w:val="center"/>
          </w:tcPr>
          <w:p w14:paraId="2D5C1BE4" w14:textId="77777777" w:rsidR="00FA44FD" w:rsidRPr="00FA7ACF" w:rsidRDefault="00FA44FD" w:rsidP="001F323E">
            <w:pPr>
              <w:keepNext/>
              <w:keepLines/>
              <w:tabs>
                <w:tab w:val="left" w:pos="720"/>
                <w:tab w:val="left" w:leader="dot" w:pos="9360"/>
              </w:tabs>
              <w:jc w:val="center"/>
              <w:rPr>
                <w:b/>
              </w:rPr>
            </w:pPr>
            <w:r w:rsidRPr="00FA7ACF">
              <w:rPr>
                <w:b/>
              </w:rPr>
              <w:t>Applies to OS</w:t>
            </w:r>
          </w:p>
          <w:p w14:paraId="41A6C9D8" w14:textId="77777777" w:rsidR="00FA44FD" w:rsidRPr="00FA7ACF" w:rsidRDefault="00FA44FD" w:rsidP="001F323E">
            <w:pPr>
              <w:keepNext/>
              <w:keepLines/>
              <w:tabs>
                <w:tab w:val="left" w:pos="720"/>
                <w:tab w:val="left" w:leader="dot" w:pos="9360"/>
              </w:tabs>
              <w:jc w:val="center"/>
            </w:pPr>
            <w:r w:rsidRPr="00FA7ACF">
              <w:rPr>
                <w:b/>
              </w:rPr>
              <w:t>#2, #3, #5</w:t>
            </w:r>
          </w:p>
        </w:tc>
      </w:tr>
      <w:tr w:rsidR="00FA44FD" w:rsidRPr="00FA7ACF" w14:paraId="37B0D430" w14:textId="77777777" w:rsidTr="003E28B0">
        <w:trPr>
          <w:cantSplit/>
        </w:trPr>
        <w:tc>
          <w:tcPr>
            <w:tcW w:w="990" w:type="dxa"/>
            <w:vMerge/>
            <w:tcBorders>
              <w:top w:val="dotted" w:sz="4" w:space="0" w:color="auto"/>
              <w:bottom w:val="single" w:sz="4" w:space="0" w:color="auto"/>
            </w:tcBorders>
          </w:tcPr>
          <w:p w14:paraId="53DA5C2B" w14:textId="77777777" w:rsidR="00FA44FD" w:rsidRPr="00FA7ACF" w:rsidRDefault="00FA44FD" w:rsidP="001F323E">
            <w:pPr>
              <w:keepNext/>
              <w:keepLines/>
              <w:tabs>
                <w:tab w:val="left" w:pos="720"/>
                <w:tab w:val="left" w:leader="dot" w:pos="9360"/>
              </w:tabs>
            </w:pPr>
          </w:p>
        </w:tc>
        <w:tc>
          <w:tcPr>
            <w:tcW w:w="1890" w:type="dxa"/>
            <w:tcBorders>
              <w:top w:val="dotted" w:sz="4" w:space="0" w:color="auto"/>
              <w:bottom w:val="dotted" w:sz="4" w:space="0" w:color="auto"/>
            </w:tcBorders>
            <w:vAlign w:val="center"/>
          </w:tcPr>
          <w:p w14:paraId="7B0EBEA6" w14:textId="77777777" w:rsidR="00FA44FD" w:rsidRPr="00FA7ACF" w:rsidRDefault="00FA44FD" w:rsidP="001F323E">
            <w:pPr>
              <w:keepNext/>
              <w:keepLines/>
              <w:tabs>
                <w:tab w:val="left" w:pos="720"/>
                <w:tab w:val="left" w:leader="dot" w:pos="9360"/>
              </w:tabs>
              <w:jc w:val="right"/>
              <w:rPr>
                <w:b/>
              </w:rPr>
            </w:pPr>
            <w:r w:rsidRPr="00FA7ACF">
              <w:rPr>
                <w:b/>
              </w:rPr>
              <w:t>Description</w:t>
            </w:r>
          </w:p>
        </w:tc>
        <w:tc>
          <w:tcPr>
            <w:tcW w:w="5490" w:type="dxa"/>
            <w:tcBorders>
              <w:top w:val="dotted" w:sz="4" w:space="0" w:color="auto"/>
              <w:bottom w:val="dotted" w:sz="4" w:space="0" w:color="auto"/>
            </w:tcBorders>
            <w:vAlign w:val="center"/>
          </w:tcPr>
          <w:p w14:paraId="7FB4EF1F" w14:textId="77777777" w:rsidR="00FA44FD" w:rsidRPr="00FA7ACF" w:rsidRDefault="00FA44FD" w:rsidP="001F323E">
            <w:pPr>
              <w:keepNext/>
              <w:keepLines/>
              <w:tabs>
                <w:tab w:val="left" w:pos="720"/>
                <w:tab w:val="left" w:leader="dot" w:pos="9360"/>
              </w:tabs>
              <w:rPr>
                <w:b/>
              </w:rPr>
            </w:pPr>
            <w:r w:rsidRPr="00FA7ACF">
              <w:t xml:space="preserve">Too many </w:t>
            </w:r>
            <w:proofErr w:type="gramStart"/>
            <w:r w:rsidRPr="00FA7ACF">
              <w:t>chiller</w:t>
            </w:r>
            <w:proofErr w:type="gramEnd"/>
            <w:r w:rsidRPr="00FA7ACF">
              <w:t xml:space="preserve"> starts</w:t>
            </w:r>
          </w:p>
        </w:tc>
        <w:tc>
          <w:tcPr>
            <w:tcW w:w="1170" w:type="dxa"/>
            <w:vMerge/>
            <w:tcBorders>
              <w:top w:val="dotted" w:sz="4" w:space="0" w:color="auto"/>
              <w:bottom w:val="single" w:sz="4" w:space="0" w:color="auto"/>
            </w:tcBorders>
          </w:tcPr>
          <w:p w14:paraId="5B466C2D" w14:textId="77777777" w:rsidR="00FA44FD" w:rsidRPr="00FA7ACF" w:rsidRDefault="00FA44FD" w:rsidP="001F323E">
            <w:pPr>
              <w:keepLines/>
              <w:tabs>
                <w:tab w:val="left" w:pos="720"/>
                <w:tab w:val="left" w:leader="dot" w:pos="9360"/>
              </w:tabs>
              <w:jc w:val="center"/>
            </w:pPr>
          </w:p>
        </w:tc>
      </w:tr>
      <w:tr w:rsidR="00FA44FD" w:rsidRPr="00FA7ACF" w14:paraId="44EC6558" w14:textId="77777777" w:rsidTr="003E28B0">
        <w:trPr>
          <w:cantSplit/>
        </w:trPr>
        <w:tc>
          <w:tcPr>
            <w:tcW w:w="990" w:type="dxa"/>
            <w:vMerge/>
            <w:tcBorders>
              <w:top w:val="dotted" w:sz="4" w:space="0" w:color="auto"/>
              <w:bottom w:val="single" w:sz="4" w:space="0" w:color="auto"/>
            </w:tcBorders>
          </w:tcPr>
          <w:p w14:paraId="15C9071D" w14:textId="77777777" w:rsidR="00FA44FD" w:rsidRPr="00FA7ACF" w:rsidRDefault="00FA44FD" w:rsidP="001F323E">
            <w:pPr>
              <w:keepLines/>
              <w:tabs>
                <w:tab w:val="left" w:pos="720"/>
                <w:tab w:val="left" w:leader="dot" w:pos="9360"/>
              </w:tabs>
            </w:pPr>
          </w:p>
        </w:tc>
        <w:tc>
          <w:tcPr>
            <w:tcW w:w="1890" w:type="dxa"/>
            <w:tcBorders>
              <w:top w:val="dotted" w:sz="4" w:space="0" w:color="auto"/>
              <w:bottom w:val="single" w:sz="4" w:space="0" w:color="auto"/>
            </w:tcBorders>
            <w:vAlign w:val="center"/>
          </w:tcPr>
          <w:p w14:paraId="5C22968F" w14:textId="77777777" w:rsidR="00FA44FD" w:rsidRPr="00FA7ACF" w:rsidRDefault="00FA44FD" w:rsidP="001F323E">
            <w:pPr>
              <w:keepLines/>
              <w:tabs>
                <w:tab w:val="left" w:pos="720"/>
                <w:tab w:val="left" w:leader="dot" w:pos="9360"/>
              </w:tabs>
              <w:jc w:val="right"/>
              <w:rPr>
                <w:b/>
              </w:rPr>
            </w:pPr>
            <w:r w:rsidRPr="00FA7ACF">
              <w:rPr>
                <w:b/>
              </w:rPr>
              <w:t>Possible Diagnosis</w:t>
            </w:r>
          </w:p>
        </w:tc>
        <w:tc>
          <w:tcPr>
            <w:tcW w:w="5490" w:type="dxa"/>
            <w:tcBorders>
              <w:top w:val="dotted" w:sz="4" w:space="0" w:color="auto"/>
              <w:bottom w:val="single" w:sz="4" w:space="0" w:color="auto"/>
            </w:tcBorders>
            <w:vAlign w:val="center"/>
          </w:tcPr>
          <w:p w14:paraId="35F6E08A" w14:textId="77777777" w:rsidR="00FA44FD" w:rsidRPr="00FA7ACF" w:rsidRDefault="00FA44FD" w:rsidP="001F323E">
            <w:pPr>
              <w:keepLines/>
              <w:tabs>
                <w:tab w:val="left" w:pos="720"/>
                <w:tab w:val="left" w:leader="dot" w:pos="9360"/>
              </w:tabs>
            </w:pPr>
            <w:r w:rsidRPr="00FA7ACF">
              <w:t>Chiller is cycling due to load loads.</w:t>
            </w:r>
          </w:p>
          <w:p w14:paraId="5B10D9E2" w14:textId="77777777" w:rsidR="00FA44FD" w:rsidRPr="00FA7ACF" w:rsidRDefault="00FA44FD" w:rsidP="001F323E">
            <w:pPr>
              <w:keepLines/>
              <w:tabs>
                <w:tab w:val="left" w:pos="720"/>
                <w:tab w:val="left" w:leader="dot" w:pos="9360"/>
              </w:tabs>
              <w:ind w:left="317" w:hanging="317"/>
            </w:pPr>
            <w:r w:rsidRPr="00FA7ACF">
              <w:t>Chiller is oversized and/or has insufficient turndown capability.</w:t>
            </w:r>
          </w:p>
          <w:p w14:paraId="3083A572" w14:textId="77777777" w:rsidR="00FA44FD" w:rsidRPr="00FA7ACF" w:rsidRDefault="00FA44FD" w:rsidP="001F323E">
            <w:pPr>
              <w:keepLines/>
              <w:tabs>
                <w:tab w:val="left" w:pos="720"/>
                <w:tab w:val="left" w:leader="dot" w:pos="9360"/>
              </w:tabs>
              <w:rPr>
                <w:b/>
              </w:rPr>
            </w:pPr>
            <w:r w:rsidRPr="00FA7ACF">
              <w:t>Chiller stage-up threshold may be set too low.</w:t>
            </w:r>
          </w:p>
        </w:tc>
        <w:tc>
          <w:tcPr>
            <w:tcW w:w="1170" w:type="dxa"/>
            <w:vMerge/>
            <w:tcBorders>
              <w:top w:val="dotted" w:sz="4" w:space="0" w:color="auto"/>
              <w:bottom w:val="single" w:sz="4" w:space="0" w:color="auto"/>
            </w:tcBorders>
          </w:tcPr>
          <w:p w14:paraId="456EC0EF" w14:textId="77777777" w:rsidR="00FA44FD" w:rsidRPr="00FA7ACF" w:rsidRDefault="00FA44FD" w:rsidP="001F323E">
            <w:pPr>
              <w:keepLines/>
              <w:tabs>
                <w:tab w:val="left" w:pos="720"/>
                <w:tab w:val="left" w:leader="dot" w:pos="9360"/>
              </w:tabs>
              <w:jc w:val="center"/>
            </w:pPr>
          </w:p>
        </w:tc>
      </w:tr>
      <w:tr w:rsidR="00FA44FD" w:rsidRPr="00FA7ACF" w14:paraId="5FBEFE07" w14:textId="77777777" w:rsidTr="003E28B0">
        <w:trPr>
          <w:cantSplit/>
        </w:trPr>
        <w:tc>
          <w:tcPr>
            <w:tcW w:w="990" w:type="dxa"/>
            <w:vMerge w:val="restart"/>
            <w:tcBorders>
              <w:top w:val="single" w:sz="4" w:space="0" w:color="auto"/>
              <w:bottom w:val="single" w:sz="4" w:space="0" w:color="auto"/>
            </w:tcBorders>
            <w:vAlign w:val="center"/>
          </w:tcPr>
          <w:p w14:paraId="3BF8B69D" w14:textId="77777777" w:rsidR="00FA44FD" w:rsidRPr="00FA7ACF" w:rsidRDefault="00FA44FD" w:rsidP="001F323E">
            <w:pPr>
              <w:keepNext/>
              <w:keepLines/>
              <w:tabs>
                <w:tab w:val="left" w:pos="720"/>
                <w:tab w:val="left" w:leader="dot" w:pos="9360"/>
              </w:tabs>
              <w:jc w:val="center"/>
              <w:rPr>
                <w:b/>
              </w:rPr>
            </w:pPr>
            <w:r w:rsidRPr="00FA7ACF">
              <w:rPr>
                <w:b/>
              </w:rPr>
              <w:t>FC#20</w:t>
            </w:r>
          </w:p>
        </w:tc>
        <w:tc>
          <w:tcPr>
            <w:tcW w:w="1890" w:type="dxa"/>
            <w:tcBorders>
              <w:top w:val="single" w:sz="4" w:space="0" w:color="auto"/>
              <w:bottom w:val="dotted" w:sz="4" w:space="0" w:color="auto"/>
            </w:tcBorders>
            <w:vAlign w:val="center"/>
          </w:tcPr>
          <w:p w14:paraId="4F82701D" w14:textId="77777777" w:rsidR="00FA44FD" w:rsidRPr="00FA7ACF" w:rsidRDefault="00FA44FD" w:rsidP="001F323E">
            <w:pPr>
              <w:keepNext/>
              <w:keepLines/>
              <w:tabs>
                <w:tab w:val="left" w:pos="720"/>
                <w:tab w:val="left" w:leader="dot" w:pos="9360"/>
              </w:tabs>
              <w:jc w:val="right"/>
              <w:rPr>
                <w:b/>
              </w:rPr>
            </w:pPr>
            <w:r w:rsidRPr="00FA7ACF">
              <w:rPr>
                <w:b/>
              </w:rPr>
              <w:t>Equation</w:t>
            </w:r>
          </w:p>
        </w:tc>
        <w:tc>
          <w:tcPr>
            <w:tcW w:w="5490" w:type="dxa"/>
            <w:tcBorders>
              <w:top w:val="single" w:sz="4" w:space="0" w:color="auto"/>
              <w:bottom w:val="dotted" w:sz="4" w:space="0" w:color="auto"/>
            </w:tcBorders>
            <w:vAlign w:val="center"/>
          </w:tcPr>
          <w:p w14:paraId="5A13E286" w14:textId="77777777" w:rsidR="00FA44FD" w:rsidRPr="00FA7ACF" w:rsidRDefault="00FA44FD" w:rsidP="001F323E">
            <w:pPr>
              <w:keepNext/>
              <w:keepLines/>
              <w:tabs>
                <w:tab w:val="left" w:pos="720"/>
                <w:tab w:val="left" w:leader="dot" w:pos="9360"/>
              </w:tabs>
              <w:spacing w:before="60" w:after="60"/>
              <w:jc w:val="center"/>
            </w:pPr>
            <w:r w:rsidRPr="00FA7ACF">
              <w:sym w:font="Symbol" w:char="F044"/>
            </w:r>
            <w:r w:rsidRPr="00FA7ACF">
              <w:t xml:space="preserve">Stage &gt; </w:t>
            </w:r>
            <w:r w:rsidRPr="00FA7ACF">
              <w:sym w:font="Symbol" w:char="F044"/>
            </w:r>
            <w:proofErr w:type="spellStart"/>
            <w:r w:rsidRPr="00FA7ACF">
              <w:t>Stage</w:t>
            </w:r>
            <w:r w:rsidRPr="00FA7ACF">
              <w:rPr>
                <w:vertAlign w:val="subscript"/>
              </w:rPr>
              <w:t>MAX</w:t>
            </w:r>
            <w:proofErr w:type="spellEnd"/>
          </w:p>
        </w:tc>
        <w:tc>
          <w:tcPr>
            <w:tcW w:w="1170" w:type="dxa"/>
            <w:vMerge w:val="restart"/>
            <w:tcBorders>
              <w:top w:val="single" w:sz="4" w:space="0" w:color="auto"/>
              <w:bottom w:val="single" w:sz="4" w:space="0" w:color="auto"/>
            </w:tcBorders>
            <w:vAlign w:val="center"/>
          </w:tcPr>
          <w:p w14:paraId="47E60E4A" w14:textId="77777777" w:rsidR="00FA44FD" w:rsidRPr="00FA7ACF" w:rsidRDefault="00FA44FD" w:rsidP="001F323E">
            <w:pPr>
              <w:keepNext/>
              <w:keepLines/>
              <w:tabs>
                <w:tab w:val="left" w:pos="720"/>
                <w:tab w:val="left" w:leader="dot" w:pos="9360"/>
              </w:tabs>
              <w:jc w:val="center"/>
              <w:rPr>
                <w:b/>
              </w:rPr>
            </w:pPr>
            <w:r w:rsidRPr="00FA7ACF">
              <w:rPr>
                <w:b/>
              </w:rPr>
              <w:t>Applies to OS #1 – #5</w:t>
            </w:r>
          </w:p>
        </w:tc>
      </w:tr>
      <w:tr w:rsidR="00FA44FD" w:rsidRPr="00FA7ACF" w14:paraId="068CB922" w14:textId="77777777" w:rsidTr="003E28B0">
        <w:trPr>
          <w:cantSplit/>
        </w:trPr>
        <w:tc>
          <w:tcPr>
            <w:tcW w:w="990" w:type="dxa"/>
            <w:vMerge/>
            <w:tcBorders>
              <w:top w:val="dotted" w:sz="4" w:space="0" w:color="auto"/>
              <w:bottom w:val="single" w:sz="4" w:space="0" w:color="auto"/>
            </w:tcBorders>
          </w:tcPr>
          <w:p w14:paraId="3D2447E2" w14:textId="77777777" w:rsidR="00FA44FD" w:rsidRPr="00FA7ACF" w:rsidRDefault="00FA44FD" w:rsidP="001F323E">
            <w:pPr>
              <w:keepNext/>
              <w:keepLines/>
              <w:tabs>
                <w:tab w:val="left" w:pos="720"/>
                <w:tab w:val="left" w:leader="dot" w:pos="9360"/>
              </w:tabs>
            </w:pPr>
          </w:p>
        </w:tc>
        <w:tc>
          <w:tcPr>
            <w:tcW w:w="1890" w:type="dxa"/>
            <w:tcBorders>
              <w:top w:val="dotted" w:sz="4" w:space="0" w:color="auto"/>
              <w:bottom w:val="dotted" w:sz="4" w:space="0" w:color="auto"/>
            </w:tcBorders>
            <w:vAlign w:val="center"/>
          </w:tcPr>
          <w:p w14:paraId="33E66DD0" w14:textId="77777777" w:rsidR="00FA44FD" w:rsidRPr="00FA7ACF" w:rsidRDefault="00FA44FD" w:rsidP="001F323E">
            <w:pPr>
              <w:keepNext/>
              <w:keepLines/>
              <w:tabs>
                <w:tab w:val="left" w:pos="720"/>
                <w:tab w:val="left" w:leader="dot" w:pos="9360"/>
              </w:tabs>
              <w:jc w:val="right"/>
              <w:rPr>
                <w:b/>
              </w:rPr>
            </w:pPr>
            <w:r w:rsidRPr="00FA7ACF">
              <w:rPr>
                <w:b/>
              </w:rPr>
              <w:t>Description</w:t>
            </w:r>
          </w:p>
        </w:tc>
        <w:tc>
          <w:tcPr>
            <w:tcW w:w="5490" w:type="dxa"/>
            <w:tcBorders>
              <w:top w:val="dotted" w:sz="4" w:space="0" w:color="auto"/>
              <w:bottom w:val="dotted" w:sz="4" w:space="0" w:color="auto"/>
            </w:tcBorders>
            <w:vAlign w:val="center"/>
          </w:tcPr>
          <w:p w14:paraId="2A0F8DB2" w14:textId="77777777" w:rsidR="00FA44FD" w:rsidRPr="00FA7ACF" w:rsidRDefault="00FA44FD" w:rsidP="001F323E">
            <w:pPr>
              <w:keepNext/>
              <w:keepLines/>
              <w:tabs>
                <w:tab w:val="left" w:pos="720"/>
                <w:tab w:val="left" w:leader="dot" w:pos="9360"/>
              </w:tabs>
            </w:pPr>
            <w:r w:rsidRPr="00FA7ACF">
              <w:t>Too many stage changes</w:t>
            </w:r>
          </w:p>
        </w:tc>
        <w:tc>
          <w:tcPr>
            <w:tcW w:w="1170" w:type="dxa"/>
            <w:vMerge/>
            <w:tcBorders>
              <w:top w:val="dotted" w:sz="4" w:space="0" w:color="auto"/>
              <w:bottom w:val="single" w:sz="4" w:space="0" w:color="auto"/>
            </w:tcBorders>
          </w:tcPr>
          <w:p w14:paraId="31BBA3EE" w14:textId="77777777" w:rsidR="00FA44FD" w:rsidRPr="00FA7ACF" w:rsidRDefault="00FA44FD" w:rsidP="001F323E">
            <w:pPr>
              <w:keepLines/>
              <w:tabs>
                <w:tab w:val="left" w:pos="720"/>
                <w:tab w:val="left" w:leader="dot" w:pos="9360"/>
              </w:tabs>
              <w:jc w:val="center"/>
            </w:pPr>
          </w:p>
        </w:tc>
      </w:tr>
      <w:tr w:rsidR="00FA44FD" w:rsidRPr="00FA7ACF" w14:paraId="6EF25300" w14:textId="77777777" w:rsidTr="003E28B0">
        <w:trPr>
          <w:cantSplit/>
        </w:trPr>
        <w:tc>
          <w:tcPr>
            <w:tcW w:w="990" w:type="dxa"/>
            <w:vMerge/>
            <w:tcBorders>
              <w:top w:val="dotted" w:sz="4" w:space="0" w:color="auto"/>
              <w:bottom w:val="single" w:sz="12" w:space="0" w:color="auto"/>
            </w:tcBorders>
          </w:tcPr>
          <w:p w14:paraId="5FA6EE65" w14:textId="77777777" w:rsidR="00FA44FD" w:rsidRPr="00FA7ACF" w:rsidRDefault="00FA44FD" w:rsidP="001F323E">
            <w:pPr>
              <w:keepLines/>
              <w:tabs>
                <w:tab w:val="left" w:pos="720"/>
                <w:tab w:val="left" w:leader="dot" w:pos="9360"/>
              </w:tabs>
            </w:pPr>
          </w:p>
        </w:tc>
        <w:tc>
          <w:tcPr>
            <w:tcW w:w="1890" w:type="dxa"/>
            <w:tcBorders>
              <w:top w:val="dotted" w:sz="4" w:space="0" w:color="auto"/>
              <w:bottom w:val="single" w:sz="12" w:space="0" w:color="auto"/>
            </w:tcBorders>
            <w:vAlign w:val="center"/>
          </w:tcPr>
          <w:p w14:paraId="22147681" w14:textId="77777777" w:rsidR="00FA44FD" w:rsidRPr="00FA7ACF" w:rsidRDefault="00FA44FD" w:rsidP="001F323E">
            <w:pPr>
              <w:keepLines/>
              <w:tabs>
                <w:tab w:val="left" w:pos="720"/>
                <w:tab w:val="left" w:leader="dot" w:pos="9360"/>
              </w:tabs>
              <w:jc w:val="right"/>
              <w:rPr>
                <w:b/>
              </w:rPr>
            </w:pPr>
            <w:r w:rsidRPr="00FA7ACF">
              <w:rPr>
                <w:b/>
              </w:rPr>
              <w:t>Possible Diagnosis</w:t>
            </w:r>
          </w:p>
        </w:tc>
        <w:tc>
          <w:tcPr>
            <w:tcW w:w="5490" w:type="dxa"/>
            <w:tcBorders>
              <w:top w:val="dotted" w:sz="4" w:space="0" w:color="auto"/>
              <w:bottom w:val="single" w:sz="12" w:space="0" w:color="auto"/>
            </w:tcBorders>
            <w:vAlign w:val="center"/>
          </w:tcPr>
          <w:p w14:paraId="0612F63A" w14:textId="77777777" w:rsidR="00FA44FD" w:rsidRPr="00FA7ACF" w:rsidRDefault="00FA44FD" w:rsidP="001F323E">
            <w:pPr>
              <w:keepLines/>
              <w:tabs>
                <w:tab w:val="left" w:pos="720"/>
                <w:tab w:val="left" w:leader="dot" w:pos="9360"/>
              </w:tabs>
            </w:pPr>
            <w:r w:rsidRPr="00FA7ACF">
              <w:t>Staging thresholds and/or delays need to be adjusted</w:t>
            </w:r>
          </w:p>
        </w:tc>
        <w:tc>
          <w:tcPr>
            <w:tcW w:w="1170" w:type="dxa"/>
            <w:vMerge/>
            <w:tcBorders>
              <w:top w:val="dotted" w:sz="4" w:space="0" w:color="auto"/>
              <w:bottom w:val="single" w:sz="12" w:space="0" w:color="auto"/>
            </w:tcBorders>
          </w:tcPr>
          <w:p w14:paraId="207CCDDD" w14:textId="77777777" w:rsidR="00FA44FD" w:rsidRPr="00FA7ACF" w:rsidRDefault="00FA44FD" w:rsidP="001F323E">
            <w:pPr>
              <w:keepLines/>
              <w:tabs>
                <w:tab w:val="left" w:pos="720"/>
                <w:tab w:val="left" w:leader="dot" w:pos="9360"/>
              </w:tabs>
              <w:jc w:val="center"/>
            </w:pPr>
          </w:p>
        </w:tc>
      </w:tr>
    </w:tbl>
    <w:p w14:paraId="61671E49" w14:textId="77777777" w:rsidR="00FA44FD" w:rsidRPr="00FA7ACF" w:rsidRDefault="00FA44FD" w:rsidP="00FA44FD"/>
    <w:p w14:paraId="4C01B6F4" w14:textId="77777777" w:rsidR="00FA44FD" w:rsidRPr="00FA7ACF" w:rsidRDefault="00FA44FD" w:rsidP="005274F2">
      <w:pPr>
        <w:pStyle w:val="Heading4"/>
        <w:pageBreakBefore/>
        <w:ind w:left="1354" w:hanging="1066"/>
      </w:pPr>
      <w:r w:rsidRPr="00FA7ACF">
        <w:lastRenderedPageBreak/>
        <w:t>A subset of all potential fault conditions is evaluated by the AFDD routines. The set of applicable fault conditions depends on the Operating State of the plant:</w:t>
      </w:r>
    </w:p>
    <w:p w14:paraId="78D47FB6" w14:textId="77777777" w:rsidR="00FA44FD" w:rsidRPr="00FA7ACF" w:rsidRDefault="00FA44FD" w:rsidP="00FA44FD">
      <w:pPr>
        <w:pStyle w:val="Instrbox"/>
        <w:jc w:val="both"/>
      </w:pPr>
      <w:r w:rsidRPr="00FA7ACF">
        <w:t>Edit the list of operating states and associated fault conditions to match those in the operating state and fault condition tables above.</w:t>
      </w:r>
    </w:p>
    <w:p w14:paraId="0B34577D" w14:textId="77777777" w:rsidR="00FA44FD" w:rsidRPr="00FA7ACF" w:rsidRDefault="00FA44FD" w:rsidP="007C1423">
      <w:pPr>
        <w:pStyle w:val="Heading5"/>
      </w:pPr>
      <w:r w:rsidRPr="00FA7ACF">
        <w:t>In OS #1 (Disabled), the following Fault Conditions shall be evaluated:</w:t>
      </w:r>
    </w:p>
    <w:p w14:paraId="720D1F50" w14:textId="77777777" w:rsidR="00FA44FD" w:rsidRPr="00FA7ACF" w:rsidRDefault="00FA44FD" w:rsidP="007C1423">
      <w:pPr>
        <w:pStyle w:val="Heading6"/>
      </w:pPr>
      <w:r w:rsidRPr="00FA7ACF">
        <w:t>FC#1: Differential pressure is too high with the chilled water pumps off</w:t>
      </w:r>
    </w:p>
    <w:p w14:paraId="7C773625" w14:textId="77777777" w:rsidR="00FA44FD" w:rsidRPr="00FA7ACF" w:rsidRDefault="00FA44FD" w:rsidP="007C1423">
      <w:pPr>
        <w:pStyle w:val="Heading6"/>
      </w:pPr>
      <w:r w:rsidRPr="00FA7ACF">
        <w:t>FC#2: Primary chilled water flow is too high with the primary chilled water pumps off</w:t>
      </w:r>
    </w:p>
    <w:p w14:paraId="046533D7" w14:textId="77777777" w:rsidR="00FA44FD" w:rsidRPr="00FA7ACF" w:rsidRDefault="00FA44FD" w:rsidP="007C1423">
      <w:pPr>
        <w:pStyle w:val="Heading6"/>
      </w:pPr>
      <w:r w:rsidRPr="00FA7ACF">
        <w:t>FC#3: Secondary chilled water flow is too high with the secondary chilled water pumps off</w:t>
      </w:r>
    </w:p>
    <w:p w14:paraId="39825F1A" w14:textId="77777777" w:rsidR="00FA44FD" w:rsidRPr="00FA7ACF" w:rsidRDefault="00FA44FD" w:rsidP="007C1423">
      <w:pPr>
        <w:pStyle w:val="Heading6"/>
      </w:pPr>
      <w:r w:rsidRPr="00FA7ACF">
        <w:t>FC#7: Chilled water system gauge pressure is too low</w:t>
      </w:r>
    </w:p>
    <w:p w14:paraId="5987316D" w14:textId="77777777" w:rsidR="00FA44FD" w:rsidRPr="00FA7ACF" w:rsidRDefault="00FA44FD" w:rsidP="007C1423">
      <w:pPr>
        <w:pStyle w:val="Heading6"/>
      </w:pPr>
      <w:r w:rsidRPr="00FA7ACF">
        <w:t>FC#18: Too many changes in operating state</w:t>
      </w:r>
    </w:p>
    <w:p w14:paraId="327FF94A" w14:textId="77777777" w:rsidR="00FA44FD" w:rsidRPr="00FA7ACF" w:rsidRDefault="00FA44FD" w:rsidP="007C1423">
      <w:pPr>
        <w:pStyle w:val="Heading6"/>
      </w:pPr>
      <w:r w:rsidRPr="00FA7ACF">
        <w:t xml:space="preserve">FC#20: Too many </w:t>
      </w:r>
      <w:proofErr w:type="gramStart"/>
      <w:r w:rsidRPr="00FA7ACF">
        <w:t>stage</w:t>
      </w:r>
      <w:proofErr w:type="gramEnd"/>
      <w:r w:rsidRPr="00FA7ACF">
        <w:t xml:space="preserve"> changes</w:t>
      </w:r>
    </w:p>
    <w:p w14:paraId="728B6BCA" w14:textId="77777777" w:rsidR="00FA44FD" w:rsidRPr="00FA7ACF" w:rsidRDefault="00FA44FD" w:rsidP="007C1423">
      <w:pPr>
        <w:pStyle w:val="Heading5"/>
      </w:pPr>
      <w:r w:rsidRPr="00FA7ACF">
        <w:t>In OS#2 (One chiller enabled without WSE), the following Fault Conditions shall be evaluated:</w:t>
      </w:r>
    </w:p>
    <w:p w14:paraId="69B31167" w14:textId="77777777" w:rsidR="00FA44FD" w:rsidRPr="00FA7ACF" w:rsidRDefault="00FA44FD" w:rsidP="007C1423">
      <w:pPr>
        <w:pStyle w:val="Heading6"/>
      </w:pPr>
      <w:r w:rsidRPr="00FA7ACF">
        <w:t>FC#4: Chilled water loop differential pressure is too low with chilled water pump(s) at full speed.</w:t>
      </w:r>
    </w:p>
    <w:p w14:paraId="15AF8159" w14:textId="77777777" w:rsidR="00FA44FD" w:rsidRPr="00FA7ACF" w:rsidRDefault="00FA44FD" w:rsidP="007C1423">
      <w:pPr>
        <w:pStyle w:val="Heading6"/>
      </w:pPr>
      <w:r w:rsidRPr="00FA7ACF">
        <w:t>FC#5: Primary chilled water flow is too low with the minimum flow bypass valve fully open.</w:t>
      </w:r>
    </w:p>
    <w:p w14:paraId="09020083" w14:textId="77777777" w:rsidR="00FA44FD" w:rsidRPr="00FA7ACF" w:rsidRDefault="00FA44FD" w:rsidP="007C1423">
      <w:pPr>
        <w:pStyle w:val="Heading6"/>
      </w:pPr>
      <w:r w:rsidRPr="00FA7ACF">
        <w:t>FC#6: Chilled water supply temperature is too high</w:t>
      </w:r>
    </w:p>
    <w:p w14:paraId="2CDA5884" w14:textId="77777777" w:rsidR="00FA44FD" w:rsidRPr="00FA7ACF" w:rsidRDefault="00FA44FD" w:rsidP="007C1423">
      <w:pPr>
        <w:pStyle w:val="Heading6"/>
      </w:pPr>
      <w:r w:rsidRPr="00FA7ACF">
        <w:t>FC#7: Chilled water system gauge pressure is too low</w:t>
      </w:r>
    </w:p>
    <w:p w14:paraId="4F8278E6" w14:textId="77777777" w:rsidR="00FA44FD" w:rsidRPr="00FA7ACF" w:rsidRDefault="00FA44FD" w:rsidP="007C1423">
      <w:pPr>
        <w:pStyle w:val="Heading6"/>
      </w:pPr>
      <w:r w:rsidRPr="00FA7ACF">
        <w:t>FC#8: Condenser approach is too high</w:t>
      </w:r>
    </w:p>
    <w:p w14:paraId="5B64EB31" w14:textId="77777777" w:rsidR="00FA44FD" w:rsidRPr="00FA7ACF" w:rsidRDefault="00FA44FD" w:rsidP="007C1423">
      <w:pPr>
        <w:pStyle w:val="Heading6"/>
      </w:pPr>
      <w:r w:rsidRPr="00FA7ACF">
        <w:t>FC#9: Evaporator approach is too high</w:t>
      </w:r>
    </w:p>
    <w:p w14:paraId="499F9642" w14:textId="77777777" w:rsidR="00FA44FD" w:rsidRPr="00FA7ACF" w:rsidRDefault="00FA44FD" w:rsidP="007C1423">
      <w:pPr>
        <w:pStyle w:val="Heading6"/>
      </w:pPr>
      <w:r w:rsidRPr="00FA7ACF">
        <w:t>FC#10: A chilled water supply temperature sensor is out of calibration</w:t>
      </w:r>
    </w:p>
    <w:p w14:paraId="0A544B8E" w14:textId="77777777" w:rsidR="00FA44FD" w:rsidRPr="00FA7ACF" w:rsidRDefault="00FA44FD" w:rsidP="007C1423">
      <w:pPr>
        <w:pStyle w:val="Heading6"/>
      </w:pPr>
      <w:r w:rsidRPr="00FA7ACF">
        <w:t>FC#11: A chilled water return temperature sensor is out of calibration</w:t>
      </w:r>
    </w:p>
    <w:p w14:paraId="5EE33770" w14:textId="77777777" w:rsidR="00FA44FD" w:rsidRPr="00FA7ACF" w:rsidRDefault="00FA44FD" w:rsidP="007C1423">
      <w:pPr>
        <w:pStyle w:val="Heading6"/>
      </w:pPr>
      <w:r w:rsidRPr="00FA7ACF">
        <w:t>FC#12: A condenser water supply temperature sensor is out of calibration</w:t>
      </w:r>
    </w:p>
    <w:p w14:paraId="4DD2AE03" w14:textId="77777777" w:rsidR="00FA44FD" w:rsidRPr="00FA7ACF" w:rsidRDefault="00FA44FD" w:rsidP="007C1423">
      <w:pPr>
        <w:pStyle w:val="Heading6"/>
      </w:pPr>
      <w:r w:rsidRPr="00FA7ACF">
        <w:t>FC#13: A condenser water return temperature sensor is out of calibration</w:t>
      </w:r>
    </w:p>
    <w:p w14:paraId="266A7944" w14:textId="77777777" w:rsidR="00FA44FD" w:rsidRPr="00FA7ACF" w:rsidRDefault="00FA44FD" w:rsidP="007C1423">
      <w:pPr>
        <w:pStyle w:val="Heading6"/>
      </w:pPr>
      <w:r w:rsidRPr="00FA7ACF">
        <w:t>FC#14: Condenser water supply temperature is too high with cooling tower(s) at full speed</w:t>
      </w:r>
    </w:p>
    <w:p w14:paraId="5DBAE6D0" w14:textId="77777777" w:rsidR="00FA44FD" w:rsidRPr="00FA7ACF" w:rsidRDefault="00FA44FD" w:rsidP="007C1423">
      <w:pPr>
        <w:pStyle w:val="Heading6"/>
      </w:pPr>
      <w:r w:rsidRPr="00FA7ACF">
        <w:t>FC#18: Too many changes in Operating State</w:t>
      </w:r>
    </w:p>
    <w:p w14:paraId="6635B3D8" w14:textId="77777777" w:rsidR="00FA44FD" w:rsidRPr="00FA7ACF" w:rsidRDefault="00FA44FD" w:rsidP="007C1423">
      <w:pPr>
        <w:pStyle w:val="Heading6"/>
      </w:pPr>
      <w:r w:rsidRPr="00FA7ACF">
        <w:t xml:space="preserve">FC#19: Too many </w:t>
      </w:r>
      <w:proofErr w:type="gramStart"/>
      <w:r w:rsidRPr="00FA7ACF">
        <w:t>chiller</w:t>
      </w:r>
      <w:proofErr w:type="gramEnd"/>
      <w:r w:rsidRPr="00FA7ACF">
        <w:t xml:space="preserve"> starts</w:t>
      </w:r>
    </w:p>
    <w:p w14:paraId="35415018" w14:textId="77777777" w:rsidR="00FA44FD" w:rsidRPr="00FA7ACF" w:rsidRDefault="00FA44FD" w:rsidP="007C1423">
      <w:pPr>
        <w:pStyle w:val="Heading6"/>
      </w:pPr>
      <w:r w:rsidRPr="00FA7ACF">
        <w:t xml:space="preserve">FC#20: Too many </w:t>
      </w:r>
      <w:proofErr w:type="gramStart"/>
      <w:r w:rsidRPr="00FA7ACF">
        <w:t>stage</w:t>
      </w:r>
      <w:proofErr w:type="gramEnd"/>
      <w:r w:rsidRPr="00FA7ACF">
        <w:t xml:space="preserve"> changes</w:t>
      </w:r>
    </w:p>
    <w:p w14:paraId="25AA6E67" w14:textId="77777777" w:rsidR="00FA44FD" w:rsidRPr="00FA7ACF" w:rsidRDefault="00FA44FD" w:rsidP="007C1423">
      <w:pPr>
        <w:pStyle w:val="Heading5"/>
      </w:pPr>
      <w:r w:rsidRPr="00FA7ACF">
        <w:t>In OS#3 (More than one chiller enabled), the following Fault Conditions shall be evaluated:</w:t>
      </w:r>
    </w:p>
    <w:p w14:paraId="165A3C6A" w14:textId="77777777" w:rsidR="00FA44FD" w:rsidRPr="00FA7ACF" w:rsidRDefault="00FA44FD" w:rsidP="007C1423">
      <w:pPr>
        <w:pStyle w:val="Heading6"/>
      </w:pPr>
      <w:r w:rsidRPr="00FA7ACF">
        <w:t>FC#4: Chilled water loop differential pressure is too low with chilled water pump(s) at full speed.</w:t>
      </w:r>
    </w:p>
    <w:p w14:paraId="1ECC5D91" w14:textId="77777777" w:rsidR="00FA44FD" w:rsidRPr="00FA7ACF" w:rsidRDefault="00FA44FD" w:rsidP="007C1423">
      <w:pPr>
        <w:pStyle w:val="Heading6"/>
      </w:pPr>
      <w:r w:rsidRPr="00FA7ACF">
        <w:t>FC#5: Primary chilled water flow is too low with the minimum flow bypass valve fully open.</w:t>
      </w:r>
    </w:p>
    <w:p w14:paraId="212E39DA" w14:textId="77777777" w:rsidR="00FA44FD" w:rsidRPr="00FA7ACF" w:rsidRDefault="00FA44FD" w:rsidP="007C1423">
      <w:pPr>
        <w:pStyle w:val="Heading6"/>
      </w:pPr>
      <w:r w:rsidRPr="00FA7ACF">
        <w:t>FC#6: Chilled water supply temperature is too high</w:t>
      </w:r>
    </w:p>
    <w:p w14:paraId="056E2030" w14:textId="77777777" w:rsidR="00FA44FD" w:rsidRPr="00FA7ACF" w:rsidRDefault="00FA44FD" w:rsidP="003E28B0">
      <w:pPr>
        <w:pStyle w:val="Heading6"/>
        <w:spacing w:before="140"/>
      </w:pPr>
      <w:r w:rsidRPr="00FA7ACF">
        <w:t>FC#7: Chilled water system gauge pressure is too low</w:t>
      </w:r>
    </w:p>
    <w:p w14:paraId="6CD5898E" w14:textId="77777777" w:rsidR="00FA44FD" w:rsidRPr="00FA7ACF" w:rsidRDefault="00FA44FD" w:rsidP="003E28B0">
      <w:pPr>
        <w:pStyle w:val="Heading6"/>
        <w:spacing w:before="140"/>
      </w:pPr>
      <w:r w:rsidRPr="00FA7ACF">
        <w:t>FC#8: Condenser approach is too high</w:t>
      </w:r>
    </w:p>
    <w:p w14:paraId="570B0EA9" w14:textId="77777777" w:rsidR="00FA44FD" w:rsidRPr="00FA7ACF" w:rsidRDefault="00FA44FD" w:rsidP="003E28B0">
      <w:pPr>
        <w:pStyle w:val="Heading6"/>
        <w:spacing w:before="140"/>
      </w:pPr>
      <w:r w:rsidRPr="00FA7ACF">
        <w:t>FC#9: Evaporator approach is too high</w:t>
      </w:r>
    </w:p>
    <w:p w14:paraId="5E3E4FD2" w14:textId="77777777" w:rsidR="00FA44FD" w:rsidRPr="00FA7ACF" w:rsidRDefault="00FA44FD" w:rsidP="003E28B0">
      <w:pPr>
        <w:pStyle w:val="Heading6"/>
        <w:spacing w:before="140"/>
      </w:pPr>
      <w:r w:rsidRPr="00FA7ACF">
        <w:lastRenderedPageBreak/>
        <w:t>FC#14: Condenser water supply temperature is too high with cooling tower(s) at full speed</w:t>
      </w:r>
    </w:p>
    <w:p w14:paraId="178910BF" w14:textId="77777777" w:rsidR="00FA44FD" w:rsidRPr="00FA7ACF" w:rsidRDefault="00FA44FD" w:rsidP="003E28B0">
      <w:pPr>
        <w:pStyle w:val="Heading6"/>
        <w:spacing w:before="140"/>
      </w:pPr>
      <w:r w:rsidRPr="00FA7ACF">
        <w:t>FC#18: Too many changes in Operating State</w:t>
      </w:r>
    </w:p>
    <w:p w14:paraId="0054209E" w14:textId="77777777" w:rsidR="00FA44FD" w:rsidRPr="00FA7ACF" w:rsidRDefault="00FA44FD" w:rsidP="003E28B0">
      <w:pPr>
        <w:pStyle w:val="Heading6"/>
        <w:spacing w:before="140"/>
      </w:pPr>
      <w:r w:rsidRPr="00FA7ACF">
        <w:t xml:space="preserve">FC#19: Too many </w:t>
      </w:r>
      <w:proofErr w:type="gramStart"/>
      <w:r w:rsidRPr="00FA7ACF">
        <w:t>chiller</w:t>
      </w:r>
      <w:proofErr w:type="gramEnd"/>
      <w:r w:rsidRPr="00FA7ACF">
        <w:t xml:space="preserve"> starts</w:t>
      </w:r>
    </w:p>
    <w:p w14:paraId="36740DD6" w14:textId="77777777" w:rsidR="00FA44FD" w:rsidRPr="00FA7ACF" w:rsidRDefault="00FA44FD" w:rsidP="003E28B0">
      <w:pPr>
        <w:pStyle w:val="Heading6"/>
        <w:spacing w:before="140"/>
      </w:pPr>
      <w:r w:rsidRPr="00FA7ACF">
        <w:t xml:space="preserve">FC#20: Too many </w:t>
      </w:r>
      <w:proofErr w:type="gramStart"/>
      <w:r w:rsidRPr="00FA7ACF">
        <w:t>stage</w:t>
      </w:r>
      <w:proofErr w:type="gramEnd"/>
      <w:r w:rsidRPr="00FA7ACF">
        <w:t xml:space="preserve"> changes</w:t>
      </w:r>
    </w:p>
    <w:p w14:paraId="1D43ACAD" w14:textId="77777777" w:rsidR="00FA44FD" w:rsidRPr="00FA7ACF" w:rsidRDefault="00FA44FD" w:rsidP="003E28B0">
      <w:pPr>
        <w:pStyle w:val="Heading5"/>
        <w:spacing w:before="140"/>
      </w:pPr>
      <w:r w:rsidRPr="00FA7ACF">
        <w:t>In OS#4 (Waterside Economizer-only), the following Fault Conditions shall be evaluated:</w:t>
      </w:r>
    </w:p>
    <w:p w14:paraId="48443A38" w14:textId="77777777" w:rsidR="00FA44FD" w:rsidRPr="00FA7ACF" w:rsidRDefault="00FA44FD" w:rsidP="003E28B0">
      <w:pPr>
        <w:pStyle w:val="Heading6"/>
        <w:spacing w:before="140"/>
      </w:pPr>
      <w:r w:rsidRPr="00FA7ACF">
        <w:t>FC#4: Chilled water loop differential pressure is too low with chilled water pump(s) at full speed.</w:t>
      </w:r>
    </w:p>
    <w:p w14:paraId="7C7A5A38" w14:textId="77777777" w:rsidR="00FA44FD" w:rsidRPr="00FA7ACF" w:rsidRDefault="00FA44FD" w:rsidP="003E28B0">
      <w:pPr>
        <w:pStyle w:val="Heading6"/>
        <w:spacing w:before="140"/>
      </w:pPr>
      <w:r w:rsidRPr="00FA7ACF">
        <w:t>FC#6: Chilled water supply temperature is too high</w:t>
      </w:r>
    </w:p>
    <w:p w14:paraId="7CE41B6A" w14:textId="77777777" w:rsidR="00FA44FD" w:rsidRPr="00FA7ACF" w:rsidRDefault="00FA44FD" w:rsidP="003E28B0">
      <w:pPr>
        <w:pStyle w:val="Heading6"/>
        <w:spacing w:before="140"/>
      </w:pPr>
      <w:r w:rsidRPr="00FA7ACF">
        <w:t>FC#7: Chilled water system gauge pressure is too low</w:t>
      </w:r>
    </w:p>
    <w:p w14:paraId="55FCA220" w14:textId="77777777" w:rsidR="00FA44FD" w:rsidRPr="00FA7ACF" w:rsidRDefault="00FA44FD" w:rsidP="003E28B0">
      <w:pPr>
        <w:pStyle w:val="Heading6"/>
        <w:spacing w:before="140"/>
      </w:pPr>
      <w:r w:rsidRPr="00FA7ACF">
        <w:t>FC#15: A condenser water return temperature sensor is out of calibration</w:t>
      </w:r>
    </w:p>
    <w:p w14:paraId="57E47FC3" w14:textId="77777777" w:rsidR="00FA44FD" w:rsidRPr="00FA7ACF" w:rsidRDefault="00FA44FD" w:rsidP="003E28B0">
      <w:pPr>
        <w:pStyle w:val="Heading6"/>
        <w:spacing w:before="140"/>
      </w:pPr>
      <w:r w:rsidRPr="00FA7ACF">
        <w:t>FC#16: Heat exchanger approach is high</w:t>
      </w:r>
    </w:p>
    <w:p w14:paraId="74064962" w14:textId="77777777" w:rsidR="00FA44FD" w:rsidRPr="00FA7ACF" w:rsidRDefault="00FA44FD" w:rsidP="003E28B0">
      <w:pPr>
        <w:pStyle w:val="Heading6"/>
        <w:spacing w:before="140"/>
      </w:pPr>
      <w:r w:rsidRPr="00FA7ACF">
        <w:t>FC#17: Deviation between the chilled water return temperature before and after the waterside economizer is too high</w:t>
      </w:r>
    </w:p>
    <w:p w14:paraId="303A23DF" w14:textId="77777777" w:rsidR="00FA44FD" w:rsidRPr="00FA7ACF" w:rsidRDefault="00FA44FD" w:rsidP="003E28B0">
      <w:pPr>
        <w:pStyle w:val="Heading6"/>
        <w:spacing w:before="140"/>
      </w:pPr>
      <w:r w:rsidRPr="00FA7ACF">
        <w:t>FC#18: Too many changes in Operating State</w:t>
      </w:r>
    </w:p>
    <w:p w14:paraId="417EF1D0" w14:textId="77777777" w:rsidR="00FA44FD" w:rsidRPr="00FA7ACF" w:rsidRDefault="00FA44FD" w:rsidP="003E28B0">
      <w:pPr>
        <w:pStyle w:val="Heading6"/>
        <w:spacing w:before="140"/>
      </w:pPr>
      <w:r w:rsidRPr="00FA7ACF">
        <w:t xml:space="preserve">FC#20: Too many </w:t>
      </w:r>
      <w:proofErr w:type="gramStart"/>
      <w:r w:rsidRPr="00FA7ACF">
        <w:t>stage</w:t>
      </w:r>
      <w:proofErr w:type="gramEnd"/>
      <w:r w:rsidRPr="00FA7ACF">
        <w:t xml:space="preserve"> changes</w:t>
      </w:r>
    </w:p>
    <w:p w14:paraId="3E0F7D32" w14:textId="77777777" w:rsidR="00FA44FD" w:rsidRPr="00FA7ACF" w:rsidRDefault="00FA44FD" w:rsidP="003E28B0">
      <w:pPr>
        <w:pStyle w:val="Heading5"/>
        <w:spacing w:before="140"/>
      </w:pPr>
      <w:r w:rsidRPr="00FA7ACF">
        <w:t>In OS#5 (Integrated waterside economizer), the following Fault Conditions shall be evaluated:</w:t>
      </w:r>
    </w:p>
    <w:p w14:paraId="7342CFB0" w14:textId="77777777" w:rsidR="00FA44FD" w:rsidRPr="00FA7ACF" w:rsidRDefault="00FA44FD" w:rsidP="003E28B0">
      <w:pPr>
        <w:pStyle w:val="Heading6"/>
        <w:spacing w:before="140"/>
      </w:pPr>
      <w:r w:rsidRPr="00FA7ACF">
        <w:t>FC#4: Chilled water loop differential pressure is too low with chilled water pump(s) at full speed.</w:t>
      </w:r>
    </w:p>
    <w:p w14:paraId="65267BAF" w14:textId="77777777" w:rsidR="00FA44FD" w:rsidRPr="00FA7ACF" w:rsidRDefault="00FA44FD" w:rsidP="003E28B0">
      <w:pPr>
        <w:pStyle w:val="Heading6"/>
        <w:spacing w:before="140"/>
      </w:pPr>
      <w:r w:rsidRPr="00FA7ACF">
        <w:t>FC#5: Primary chilled water flow is too low with the minimum flow bypass valve fully open.</w:t>
      </w:r>
    </w:p>
    <w:p w14:paraId="1063E662" w14:textId="77777777" w:rsidR="00FA44FD" w:rsidRPr="00FA7ACF" w:rsidRDefault="00FA44FD" w:rsidP="003E28B0">
      <w:pPr>
        <w:pStyle w:val="Heading6"/>
        <w:spacing w:before="140"/>
      </w:pPr>
      <w:r w:rsidRPr="00FA7ACF">
        <w:t>FC#6: Chilled water supply temperature is too high</w:t>
      </w:r>
    </w:p>
    <w:p w14:paraId="6389F01A" w14:textId="77777777" w:rsidR="00FA44FD" w:rsidRPr="00FA7ACF" w:rsidRDefault="00FA44FD" w:rsidP="003E28B0">
      <w:pPr>
        <w:pStyle w:val="Heading6"/>
        <w:spacing w:before="140"/>
      </w:pPr>
      <w:r w:rsidRPr="00FA7ACF">
        <w:t>FC#7: Chilled water system gauge pressure is too low</w:t>
      </w:r>
    </w:p>
    <w:p w14:paraId="3DCCFF9F" w14:textId="77777777" w:rsidR="00FA44FD" w:rsidRPr="00FA7ACF" w:rsidRDefault="00FA44FD" w:rsidP="003E28B0">
      <w:pPr>
        <w:pStyle w:val="Heading6"/>
        <w:spacing w:before="140"/>
      </w:pPr>
      <w:r w:rsidRPr="00FA7ACF">
        <w:t>FC#8: Condenser approach is too high</w:t>
      </w:r>
    </w:p>
    <w:p w14:paraId="7C7738FF" w14:textId="77777777" w:rsidR="00FA44FD" w:rsidRPr="00FA7ACF" w:rsidRDefault="00FA44FD" w:rsidP="003E28B0">
      <w:pPr>
        <w:pStyle w:val="Heading6"/>
        <w:spacing w:before="140"/>
      </w:pPr>
      <w:r w:rsidRPr="00FA7ACF">
        <w:t>FC#9: Evaporator approach is too high</w:t>
      </w:r>
    </w:p>
    <w:p w14:paraId="04D27E5C" w14:textId="77777777" w:rsidR="00FA44FD" w:rsidRPr="00FA7ACF" w:rsidRDefault="00FA44FD" w:rsidP="003E28B0">
      <w:pPr>
        <w:pStyle w:val="Heading6"/>
        <w:spacing w:before="140"/>
      </w:pPr>
      <w:r w:rsidRPr="00FA7ACF">
        <w:t>FC#10: A chilled water supply temperature sensor is out of calibration</w:t>
      </w:r>
    </w:p>
    <w:p w14:paraId="1A463C4E" w14:textId="77777777" w:rsidR="00FA44FD" w:rsidRPr="00FA7ACF" w:rsidRDefault="00FA44FD" w:rsidP="003E28B0">
      <w:pPr>
        <w:pStyle w:val="Heading6"/>
        <w:spacing w:before="140"/>
      </w:pPr>
      <w:r w:rsidRPr="00FA7ACF">
        <w:t>FC#11: A chilled water return temperature sensor is out of calibration</w:t>
      </w:r>
    </w:p>
    <w:p w14:paraId="13844E9C" w14:textId="77777777" w:rsidR="00FA44FD" w:rsidRPr="00FA7ACF" w:rsidRDefault="00FA44FD" w:rsidP="003E28B0">
      <w:pPr>
        <w:pStyle w:val="Heading6"/>
        <w:spacing w:before="140"/>
      </w:pPr>
      <w:r w:rsidRPr="00FA7ACF">
        <w:t>FC#16: Heat exchanger approach is high</w:t>
      </w:r>
    </w:p>
    <w:p w14:paraId="55C87B15" w14:textId="77777777" w:rsidR="00FA44FD" w:rsidRPr="00FA7ACF" w:rsidRDefault="00FA44FD" w:rsidP="003E28B0">
      <w:pPr>
        <w:pStyle w:val="Heading6"/>
        <w:spacing w:before="140"/>
      </w:pPr>
      <w:r w:rsidRPr="00FA7ACF">
        <w:t>FC#17: Deviation between the chilled water return temperature before and after the waterside economizer is too high</w:t>
      </w:r>
    </w:p>
    <w:p w14:paraId="0726A841" w14:textId="77777777" w:rsidR="00FA44FD" w:rsidRPr="00FA7ACF" w:rsidRDefault="00FA44FD" w:rsidP="003E28B0">
      <w:pPr>
        <w:pStyle w:val="Heading6"/>
        <w:spacing w:before="140"/>
      </w:pPr>
      <w:r w:rsidRPr="00FA7ACF">
        <w:t>FC#18: Too many changes in Operating State</w:t>
      </w:r>
    </w:p>
    <w:p w14:paraId="71116DFF" w14:textId="77777777" w:rsidR="00FA44FD" w:rsidRPr="00FA7ACF" w:rsidRDefault="00FA44FD" w:rsidP="003E28B0">
      <w:pPr>
        <w:pStyle w:val="Heading6"/>
        <w:spacing w:before="140"/>
      </w:pPr>
      <w:r w:rsidRPr="00FA7ACF">
        <w:t xml:space="preserve">FC#19: Too many </w:t>
      </w:r>
      <w:proofErr w:type="gramStart"/>
      <w:r w:rsidRPr="00FA7ACF">
        <w:t>chiller</w:t>
      </w:r>
      <w:proofErr w:type="gramEnd"/>
      <w:r w:rsidRPr="00FA7ACF">
        <w:t xml:space="preserve"> starts</w:t>
      </w:r>
    </w:p>
    <w:p w14:paraId="44B5CC2B" w14:textId="77777777" w:rsidR="00FA44FD" w:rsidRPr="00FA7ACF" w:rsidRDefault="00FA44FD" w:rsidP="007C1423">
      <w:pPr>
        <w:pStyle w:val="Heading6"/>
      </w:pPr>
      <w:r w:rsidRPr="00FA7ACF">
        <w:t xml:space="preserve">FC#20: Too many </w:t>
      </w:r>
      <w:proofErr w:type="gramStart"/>
      <w:r w:rsidRPr="00FA7ACF">
        <w:t>stage</w:t>
      </w:r>
      <w:proofErr w:type="gramEnd"/>
      <w:r w:rsidRPr="00FA7ACF">
        <w:t xml:space="preserve"> changes</w:t>
      </w:r>
    </w:p>
    <w:p w14:paraId="0D666344" w14:textId="77777777" w:rsidR="00FA44FD" w:rsidRPr="00FA7ACF" w:rsidRDefault="00FA44FD" w:rsidP="0087618D">
      <w:pPr>
        <w:pStyle w:val="Heading4"/>
      </w:pPr>
      <w:r w:rsidRPr="00FA7ACF">
        <w:t>For each chiller, the operator shall be able to suppress the alarm for any Fault Condition.</w:t>
      </w:r>
    </w:p>
    <w:p w14:paraId="2BFAF2C8" w14:textId="77777777" w:rsidR="00FA44FD" w:rsidRPr="00FA7ACF" w:rsidRDefault="00FA44FD" w:rsidP="0087618D">
      <w:pPr>
        <w:pStyle w:val="Heading4"/>
      </w:pPr>
      <w:r w:rsidRPr="00FA7ACF">
        <w:t>Evaluation of Fault Conditions shall be suspended under the following conditions:</w:t>
      </w:r>
    </w:p>
    <w:p w14:paraId="5540BCA5" w14:textId="77777777" w:rsidR="00FA44FD" w:rsidRPr="00FA7ACF" w:rsidRDefault="00FA44FD" w:rsidP="007C1423">
      <w:pPr>
        <w:pStyle w:val="Heading5"/>
      </w:pPr>
      <w:r w:rsidRPr="00FA7ACF">
        <w:t>When no pumps are operating.</w:t>
      </w:r>
    </w:p>
    <w:p w14:paraId="2F91E58D" w14:textId="77777777" w:rsidR="00FA44FD" w:rsidRPr="00FA7ACF" w:rsidRDefault="00FA44FD" w:rsidP="007C1423">
      <w:pPr>
        <w:pStyle w:val="Heading5"/>
      </w:pPr>
      <w:r w:rsidRPr="00FA7ACF">
        <w:t xml:space="preserve">For a period of </w:t>
      </w:r>
      <w:proofErr w:type="spellStart"/>
      <w:r w:rsidRPr="00FA7ACF">
        <w:t>StageDelay</w:t>
      </w:r>
      <w:proofErr w:type="spellEnd"/>
      <w:r w:rsidRPr="00FA7ACF">
        <w:t xml:space="preserve"> minutes following a change in plant stage.</w:t>
      </w:r>
    </w:p>
    <w:p w14:paraId="0B202360" w14:textId="77777777" w:rsidR="00FA44FD" w:rsidRPr="00FA7ACF" w:rsidRDefault="00FA44FD" w:rsidP="0087618D">
      <w:pPr>
        <w:pStyle w:val="Heading4"/>
      </w:pPr>
      <w:r w:rsidRPr="00FA7ACF">
        <w:t>Fault Conditions that are not applicable to the current Operating State shall not be evaluated.</w:t>
      </w:r>
    </w:p>
    <w:p w14:paraId="6AF9C27C" w14:textId="77777777" w:rsidR="00FA44FD" w:rsidRPr="00FA7ACF" w:rsidRDefault="00FA44FD" w:rsidP="0087618D">
      <w:pPr>
        <w:pStyle w:val="Heading4"/>
      </w:pPr>
      <w:r w:rsidRPr="00FA7ACF">
        <w:lastRenderedPageBreak/>
        <w:t xml:space="preserve">A Fault Condition that evaluates as true must do so continuously for </w:t>
      </w:r>
      <w:proofErr w:type="spellStart"/>
      <w:r w:rsidRPr="00FA7ACF">
        <w:t>AlarmDelay</w:t>
      </w:r>
      <w:proofErr w:type="spellEnd"/>
      <w:r w:rsidRPr="00FA7ACF">
        <w:t xml:space="preserve"> minutes before it is reported to the operator.</w:t>
      </w:r>
    </w:p>
    <w:p w14:paraId="0AA6FA1F" w14:textId="77777777" w:rsidR="00FA44FD" w:rsidRPr="00FA7ACF" w:rsidRDefault="00FA44FD" w:rsidP="0087618D">
      <w:pPr>
        <w:pStyle w:val="Heading4"/>
      </w:pPr>
      <w:bookmarkStart w:id="8988" w:name="_Ref478209015"/>
      <w:r w:rsidRPr="00FA7ACF">
        <w:t xml:space="preserve">Test Mode shall temporarily set </w:t>
      </w:r>
      <w:proofErr w:type="spellStart"/>
      <w:r w:rsidRPr="00FA7ACF">
        <w:t>StageDelay</w:t>
      </w:r>
      <w:proofErr w:type="spellEnd"/>
      <w:r w:rsidRPr="00FA7ACF">
        <w:t xml:space="preserve"> and </w:t>
      </w:r>
      <w:proofErr w:type="spellStart"/>
      <w:r w:rsidRPr="00FA7ACF">
        <w:t>AlarmDelay</w:t>
      </w:r>
      <w:proofErr w:type="spellEnd"/>
      <w:r w:rsidRPr="00FA7ACF">
        <w:t xml:space="preserve"> to 0 minutes for a period of </w:t>
      </w:r>
      <w:proofErr w:type="spellStart"/>
      <w:r w:rsidRPr="00FA7ACF">
        <w:t>TestModeDelay</w:t>
      </w:r>
      <w:proofErr w:type="spellEnd"/>
      <w:r w:rsidRPr="00FA7ACF">
        <w:t xml:space="preserve"> minutes to allow instant testing of the AFDD system and to ensure normal fault detection occurs after testing is complete.</w:t>
      </w:r>
      <w:bookmarkEnd w:id="8988"/>
    </w:p>
    <w:p w14:paraId="42D64078" w14:textId="6753BCE0" w:rsidR="00FA44FD" w:rsidRPr="00FA7ACF" w:rsidRDefault="00FA44FD" w:rsidP="0087618D">
      <w:pPr>
        <w:pStyle w:val="Heading4"/>
      </w:pPr>
      <w:r w:rsidRPr="00FA7ACF">
        <w:t xml:space="preserve">When a Fault Condition is reported to the operator, it shall be a Level 3 alarm and shall include the description of the fault and the list of possible diagnoses from the table in </w:t>
      </w:r>
      <w:r w:rsidR="004A52F1">
        <w:t xml:space="preserve">Section </w:t>
      </w:r>
      <w:r w:rsidRPr="00FA7ACF">
        <w:fldChar w:fldCharType="begin"/>
      </w:r>
      <w:r w:rsidRPr="00FA7ACF">
        <w:instrText xml:space="preserve"> REF _Ref440034371 \w \h  \* MERGEFORMAT </w:instrText>
      </w:r>
      <w:r w:rsidRPr="00FA7ACF">
        <w:fldChar w:fldCharType="separate"/>
      </w:r>
      <w:r w:rsidR="0037258A">
        <w:t>5.20.18.6</w:t>
      </w:r>
      <w:r w:rsidRPr="00FA7ACF">
        <w:fldChar w:fldCharType="end"/>
      </w:r>
      <w:r w:rsidRPr="00FA7ACF">
        <w:t>.</w:t>
      </w:r>
    </w:p>
    <w:p w14:paraId="48356DBD" w14:textId="212053B8" w:rsidR="002F2315" w:rsidRPr="002F2315" w:rsidRDefault="009E5C6C" w:rsidP="0087618D">
      <w:pPr>
        <w:pStyle w:val="Heading2"/>
      </w:pPr>
      <w:bookmarkStart w:id="8989" w:name="_Toc47870132"/>
      <w:bookmarkStart w:id="8990" w:name="_Toc121477571"/>
      <w:bookmarkEnd w:id="7913"/>
      <w:bookmarkEnd w:id="7925"/>
      <w:ins w:id="8991" w:author="Hwakong Cheng" w:date="2022-10-14T09:34:00Z">
        <w:r w:rsidRPr="00860104">
          <w:rPr>
            <w:rStyle w:val="Toggle"/>
          </w:rPr>
          <w:t>[DELETE]</w:t>
        </w:r>
      </w:ins>
      <w:r w:rsidR="002F2315" w:rsidRPr="002F2315">
        <w:t>Hot Water Plant</w:t>
      </w:r>
      <w:bookmarkEnd w:id="8989"/>
      <w:bookmarkEnd w:id="8990"/>
    </w:p>
    <w:p w14:paraId="44BFBBE9" w14:textId="6ECF4641" w:rsidR="002F2315" w:rsidRPr="00EC3318" w:rsidRDefault="002F2315" w:rsidP="002F2315">
      <w:pPr>
        <w:pStyle w:val="Instrbox"/>
      </w:pPr>
      <w:r w:rsidRPr="00EC3318">
        <w:t>Retain the applicable variables from Section</w:t>
      </w:r>
      <w:r w:rsidR="00B73803">
        <w:t>s</w:t>
      </w:r>
      <w:r w:rsidRPr="00EC3318">
        <w:t xml:space="preserve"> </w:t>
      </w:r>
      <w:r w:rsidR="00B73803">
        <w:fldChar w:fldCharType="begin"/>
      </w:r>
      <w:r w:rsidR="00B73803">
        <w:instrText xml:space="preserve"> REF _Ref75339263 \w \h </w:instrText>
      </w:r>
      <w:r w:rsidR="00B73803">
        <w:fldChar w:fldCharType="separate"/>
      </w:r>
      <w:r w:rsidR="0037258A">
        <w:t>3.1.8</w:t>
      </w:r>
      <w:r w:rsidR="00B73803">
        <w:fldChar w:fldCharType="end"/>
      </w:r>
      <w:r w:rsidR="00B73803">
        <w:t xml:space="preserve"> and </w:t>
      </w:r>
      <w:r w:rsidR="00B73803">
        <w:fldChar w:fldCharType="begin"/>
      </w:r>
      <w:r w:rsidR="00B73803">
        <w:instrText xml:space="preserve"> REF _Ref75339277 \w \h </w:instrText>
      </w:r>
      <w:r w:rsidR="00B73803">
        <w:fldChar w:fldCharType="separate"/>
      </w:r>
      <w:r w:rsidR="0037258A">
        <w:t>3.2.4</w:t>
      </w:r>
      <w:r w:rsidR="00B73803">
        <w:fldChar w:fldCharType="end"/>
      </w:r>
      <w:r w:rsidR="00B73803">
        <w:t xml:space="preserve">. </w:t>
      </w:r>
      <w:r w:rsidRPr="00EC3318">
        <w:t>Delete variables that are not applicable.</w:t>
      </w:r>
    </w:p>
    <w:p w14:paraId="0A98A1BB" w14:textId="716FAEE8" w:rsidR="002F2315" w:rsidRPr="00EC3318" w:rsidRDefault="002F2315" w:rsidP="0087618D">
      <w:pPr>
        <w:pStyle w:val="Heading3"/>
      </w:pPr>
      <w:r w:rsidRPr="00EC3318">
        <w:t xml:space="preserve">See </w:t>
      </w:r>
      <w:r w:rsidR="00CE2951">
        <w:t>Section</w:t>
      </w:r>
      <w:r w:rsidRPr="00EC3318">
        <w:t xml:space="preserve"> </w:t>
      </w:r>
      <w:r w:rsidR="00B73803">
        <w:fldChar w:fldCharType="begin"/>
      </w:r>
      <w:r w:rsidR="00B73803">
        <w:instrText xml:space="preserve"> REF _Ref75339263 \w \h </w:instrText>
      </w:r>
      <w:r w:rsidR="00B73803">
        <w:fldChar w:fldCharType="separate"/>
      </w:r>
      <w:r w:rsidR="0037258A">
        <w:t>3.1.8</w:t>
      </w:r>
      <w:r w:rsidR="00B73803">
        <w:fldChar w:fldCharType="end"/>
      </w:r>
      <w:r w:rsidR="00B73803">
        <w:t xml:space="preserve"> </w:t>
      </w:r>
      <w:r w:rsidRPr="00EC3318">
        <w:t xml:space="preserve">for </w:t>
      </w:r>
      <w:proofErr w:type="spellStart"/>
      <w:r w:rsidRPr="00EC3318">
        <w:t>HWSTmax</w:t>
      </w:r>
      <w:proofErr w:type="spellEnd"/>
      <w:r w:rsidRPr="00EC3318">
        <w:t>, HW-LOT, HW-</w:t>
      </w:r>
      <w:proofErr w:type="spellStart"/>
      <w:r w:rsidRPr="00EC3318">
        <w:t>MinFlowX</w:t>
      </w:r>
      <w:proofErr w:type="spellEnd"/>
      <w:r w:rsidRPr="00EC3318">
        <w:t>, HW-</w:t>
      </w:r>
      <w:proofErr w:type="spellStart"/>
      <w:r w:rsidRPr="00EC3318">
        <w:t>DesFlowX</w:t>
      </w:r>
      <w:proofErr w:type="spellEnd"/>
      <w:r w:rsidRPr="00EC3318">
        <w:t xml:space="preserve">, </w:t>
      </w:r>
      <w:proofErr w:type="spellStart"/>
      <w:r w:rsidRPr="00EC3318">
        <w:t>QbX</w:t>
      </w:r>
      <w:proofErr w:type="spellEnd"/>
      <w:r w:rsidRPr="00EC3318">
        <w:t>, B-</w:t>
      </w:r>
      <w:proofErr w:type="spellStart"/>
      <w:r w:rsidRPr="00EC3318">
        <w:t>FiringMinX</w:t>
      </w:r>
      <w:proofErr w:type="spellEnd"/>
      <w:r w:rsidRPr="00EC3318">
        <w:t xml:space="preserve">, </w:t>
      </w:r>
      <w:proofErr w:type="spellStart"/>
      <w:r w:rsidRPr="00EC3318">
        <w:t>PHWFdesign</w:t>
      </w:r>
      <w:proofErr w:type="spellEnd"/>
      <w:r w:rsidRPr="00EC3318">
        <w:t xml:space="preserve">, and </w:t>
      </w:r>
      <w:proofErr w:type="spellStart"/>
      <w:r w:rsidRPr="00EC3318">
        <w:t>SHWFdesign</w:t>
      </w:r>
      <w:proofErr w:type="spellEnd"/>
      <w:r w:rsidRPr="00EC3318">
        <w:t xml:space="preserve">. See </w:t>
      </w:r>
      <w:r w:rsidR="00CE2951">
        <w:t>Section</w:t>
      </w:r>
      <w:r w:rsidRPr="00EC3318">
        <w:t xml:space="preserve"> </w:t>
      </w:r>
      <w:r w:rsidR="00B73803">
        <w:fldChar w:fldCharType="begin"/>
      </w:r>
      <w:r w:rsidR="00B73803">
        <w:instrText xml:space="preserve"> REF _Ref75339277 \w \h </w:instrText>
      </w:r>
      <w:r w:rsidR="00B73803">
        <w:fldChar w:fldCharType="separate"/>
      </w:r>
      <w:r w:rsidR="0037258A">
        <w:t>3.2.4</w:t>
      </w:r>
      <w:r w:rsidR="00B73803">
        <w:fldChar w:fldCharType="end"/>
      </w:r>
      <w:r w:rsidR="00B73803">
        <w:t xml:space="preserve"> </w:t>
      </w:r>
      <w:r w:rsidRPr="00EC3318">
        <w:t>for HW-</w:t>
      </w:r>
      <w:proofErr w:type="spellStart"/>
      <w:r w:rsidRPr="00EC3318">
        <w:t>DPmax</w:t>
      </w:r>
      <w:proofErr w:type="spellEnd"/>
      <w:r w:rsidRPr="00EC3318">
        <w:t xml:space="preserve">, </w:t>
      </w:r>
      <w:proofErr w:type="spellStart"/>
      <w:r w:rsidRPr="00EC3318">
        <w:t>LocalHW-DPmax</w:t>
      </w:r>
      <w:proofErr w:type="spellEnd"/>
      <w:r w:rsidRPr="00EC3318">
        <w:t>, and B-</w:t>
      </w:r>
      <w:proofErr w:type="spellStart"/>
      <w:r w:rsidRPr="00EC3318">
        <w:t>MinPriPumpSpdStage</w:t>
      </w:r>
      <w:proofErr w:type="spellEnd"/>
      <w:r w:rsidRPr="00EC3318">
        <w:t>.</w:t>
      </w:r>
    </w:p>
    <w:p w14:paraId="1C812C5F" w14:textId="77777777" w:rsidR="002F2315" w:rsidRPr="00EC3318" w:rsidRDefault="002F2315" w:rsidP="0087618D">
      <w:pPr>
        <w:pStyle w:val="Heading3"/>
      </w:pPr>
      <w:bookmarkStart w:id="8992" w:name="_Hlk18326209"/>
      <w:r w:rsidRPr="00EC3318">
        <w:t>Plant Enable/Disable</w:t>
      </w:r>
    </w:p>
    <w:p w14:paraId="228FFD26" w14:textId="77777777" w:rsidR="002F2315" w:rsidRPr="00EC3318" w:rsidRDefault="002F2315" w:rsidP="0087618D">
      <w:pPr>
        <w:pStyle w:val="Heading4"/>
      </w:pPr>
      <w:bookmarkStart w:id="8993" w:name="_Hlk533511637"/>
      <w:r w:rsidRPr="00EC3318">
        <w:t xml:space="preserve">The Boiler plant shall include an enabling schedule that allows operators to lock out the plant during off-hours, </w:t>
      </w:r>
      <w:proofErr w:type="gramStart"/>
      <w:r w:rsidRPr="00EC3318">
        <w:t>e.g.</w:t>
      </w:r>
      <w:proofErr w:type="gramEnd"/>
      <w:r w:rsidRPr="00EC3318">
        <w:t xml:space="preserve"> to allow off-hour operation of HVAC systems except the Boiler plant. The default schedule shall be 24/7 (adjustable).</w:t>
      </w:r>
    </w:p>
    <w:p w14:paraId="08EF5CF8" w14:textId="77777777" w:rsidR="002F2315" w:rsidRPr="00EC3318" w:rsidRDefault="002F2315" w:rsidP="0087618D">
      <w:pPr>
        <w:pStyle w:val="Heading4"/>
      </w:pPr>
      <w:r w:rsidRPr="00EC3318">
        <w:t>Enable the plant in the lowest stage when the plant has been disabled for at least 15 minutes and:</w:t>
      </w:r>
    </w:p>
    <w:p w14:paraId="61CE587A" w14:textId="77777777" w:rsidR="002F2315" w:rsidRPr="00EC3318" w:rsidRDefault="002F2315" w:rsidP="007C1423">
      <w:pPr>
        <w:pStyle w:val="Heading5"/>
      </w:pPr>
      <w:r w:rsidRPr="00EC3318">
        <w:t>Number of Heating Hot-Water Plant Requests &gt; I (I = Ignores shall default to 0, adjustable), and</w:t>
      </w:r>
    </w:p>
    <w:p w14:paraId="44253DFA" w14:textId="77777777" w:rsidR="002F2315" w:rsidRPr="00EC3318" w:rsidRDefault="002F2315" w:rsidP="007C1423">
      <w:pPr>
        <w:pStyle w:val="Heading5"/>
      </w:pPr>
      <w:r w:rsidRPr="00EC3318">
        <w:t>OAT&lt;HW-LOT, and</w:t>
      </w:r>
    </w:p>
    <w:p w14:paraId="63C76ABF" w14:textId="77777777" w:rsidR="002F2315" w:rsidRPr="00EC3318" w:rsidRDefault="002F2315" w:rsidP="007C1423">
      <w:pPr>
        <w:pStyle w:val="Heading5"/>
      </w:pPr>
      <w:r w:rsidRPr="00EC3318">
        <w:t>The Boiler plant enable schedule is active.</w:t>
      </w:r>
    </w:p>
    <w:p w14:paraId="745713CD" w14:textId="77777777" w:rsidR="002F2315" w:rsidRPr="00EC3318" w:rsidRDefault="002F2315" w:rsidP="0087618D">
      <w:pPr>
        <w:pStyle w:val="Heading4"/>
      </w:pPr>
      <w:r w:rsidRPr="00EC3318">
        <w:t>Disable the plant when it has been enabled for at least 15 minutes and:</w:t>
      </w:r>
    </w:p>
    <w:p w14:paraId="4B9F8753" w14:textId="77777777" w:rsidR="002F2315" w:rsidRPr="00EC3318" w:rsidRDefault="002F2315" w:rsidP="007C1423">
      <w:pPr>
        <w:pStyle w:val="Heading5"/>
      </w:pPr>
      <w:r w:rsidRPr="00EC3318">
        <w:t>Number of Heating Hot-Water Plant Requests ≤ I for 3 minutes, or</w:t>
      </w:r>
    </w:p>
    <w:p w14:paraId="42174BB3" w14:textId="008FDA2F" w:rsidR="002F2315" w:rsidRPr="00EC3318" w:rsidRDefault="002F2315" w:rsidP="007C1423">
      <w:pPr>
        <w:pStyle w:val="Heading5"/>
      </w:pPr>
      <w:r w:rsidRPr="00EC3318">
        <w:t xml:space="preserve">OAT&gt;HW-LOT + </w:t>
      </w:r>
      <w:ins w:id="8994" w:author="Titus Ellison" w:date="2022-10-21T11:17:00Z">
        <w:r w:rsidR="006D7475" w:rsidRPr="006D7475">
          <w:rPr>
            <w:rStyle w:val="Toggle"/>
            <w:rPrChange w:id="8995" w:author="Titus Ellison" w:date="2022-10-21T11:17:00Z">
              <w:rPr/>
            </w:rPrChange>
          </w:rPr>
          <w:t>[UNITS [0.5°C] [</w:t>
        </w:r>
      </w:ins>
      <w:r w:rsidRPr="006D7475">
        <w:rPr>
          <w:rStyle w:val="Toggle"/>
          <w:rPrChange w:id="8996" w:author="Titus Ellison" w:date="2022-10-21T11:17:00Z">
            <w:rPr/>
          </w:rPrChange>
        </w:rPr>
        <w:t>1°F</w:t>
      </w:r>
      <w:ins w:id="8997" w:author="Titus Ellison" w:date="2022-10-21T11:17:00Z">
        <w:r w:rsidR="006D7475" w:rsidRPr="006D7475">
          <w:rPr>
            <w:rStyle w:val="Toggle"/>
            <w:rPrChange w:id="8998" w:author="Titus Ellison" w:date="2022-10-21T11:17:00Z">
              <w:rPr/>
            </w:rPrChange>
          </w:rPr>
          <w:t>]]</w:t>
        </w:r>
      </w:ins>
      <w:r w:rsidRPr="00EC3318">
        <w:t xml:space="preserve">, or </w:t>
      </w:r>
    </w:p>
    <w:p w14:paraId="12BFF5FC" w14:textId="77777777" w:rsidR="002F2315" w:rsidRPr="00EC3318" w:rsidRDefault="002F2315" w:rsidP="007C1423">
      <w:pPr>
        <w:pStyle w:val="Heading5"/>
      </w:pPr>
      <w:r w:rsidRPr="00EC3318">
        <w:t>The Boiler plant enable schedule is inactive.</w:t>
      </w:r>
    </w:p>
    <w:bookmarkEnd w:id="8993"/>
    <w:p w14:paraId="694C83DC" w14:textId="77777777" w:rsidR="002F2315" w:rsidRPr="00EC3318" w:rsidRDefault="002F2315" w:rsidP="002F2315">
      <w:pPr>
        <w:pStyle w:val="Infobox"/>
      </w:pPr>
      <w:r w:rsidRPr="00EC3318">
        <w:t xml:space="preserve">Heating Hot-Water Plant Requests are generated by coil control valves. If the plant serves critical valves whose positions are not known to the plant controller, </w:t>
      </w:r>
      <w:proofErr w:type="gramStart"/>
      <w:r w:rsidRPr="00EC3318">
        <w:t>e.g.</w:t>
      </w:r>
      <w:proofErr w:type="gramEnd"/>
      <w:r w:rsidRPr="00EC3318">
        <w:t xml:space="preserve"> pneumatic controls, the Heating Hot-Water Plant Request variable can be set to 1 manually by the operator such that the plant is enabled strictly based on OAT lockout and schedule per subsequent logic.</w:t>
      </w:r>
    </w:p>
    <w:p w14:paraId="376B7B6B" w14:textId="77777777" w:rsidR="002F2315" w:rsidRPr="00EC3318" w:rsidRDefault="002F2315" w:rsidP="002F2315">
      <w:pPr>
        <w:pStyle w:val="Infobox"/>
      </w:pPr>
    </w:p>
    <w:p w14:paraId="316A9250" w14:textId="77777777" w:rsidR="002F2315" w:rsidRPr="00EC3318" w:rsidRDefault="002F2315" w:rsidP="002F2315">
      <w:pPr>
        <w:pStyle w:val="Infobox"/>
      </w:pPr>
      <w:r w:rsidRPr="00EC3318">
        <w:t>Importance multipliers (IM) shall be added to Heating Hot-Water Plant Requests in a future addendum to Guideline 36 to ensure that critical coils can independently cause the plant to start. For example, setting the importance multiplier of a large air handler’s Heating Hot-Water Plant Requests to 4 will cause 4 requests so that air handler alone can start the plant even if I=4. Unimportant coils can be assigned an IM of zero so that they cannot cause the plant to start. Small coils can be assigned IM values less than one so that several are required to be active before the plant will start.</w:t>
      </w:r>
    </w:p>
    <w:p w14:paraId="607BC3C1" w14:textId="77777777" w:rsidR="002F2315" w:rsidRPr="00EC3318" w:rsidRDefault="002F2315" w:rsidP="0087618D">
      <w:pPr>
        <w:pStyle w:val="Heading4"/>
      </w:pPr>
      <w:bookmarkStart w:id="8999" w:name="_Ref534382714"/>
      <w:r w:rsidRPr="00EC3318">
        <w:t>When the plant is enabled:</w:t>
      </w:r>
    </w:p>
    <w:p w14:paraId="0711A1E7" w14:textId="77777777" w:rsidR="002F2315" w:rsidRPr="00EC3318" w:rsidRDefault="002F2315" w:rsidP="002F2315">
      <w:pPr>
        <w:pStyle w:val="Instrbox"/>
      </w:pPr>
      <w:r w:rsidRPr="00EC3318">
        <w:t>Retain the following sentence for plants with headered primary HW pumps. Delete otherwise.</w:t>
      </w:r>
    </w:p>
    <w:p w14:paraId="4A7CC5C7" w14:textId="77777777" w:rsidR="002F2315" w:rsidRPr="00EC3318" w:rsidRDefault="002F2315" w:rsidP="007C1423">
      <w:pPr>
        <w:pStyle w:val="Heading5"/>
      </w:pPr>
      <w:r w:rsidRPr="00EC3318">
        <w:t>Open the HW isolation valve of the lead boiler.</w:t>
      </w:r>
    </w:p>
    <w:p w14:paraId="2FBC393D" w14:textId="77777777" w:rsidR="002F2315" w:rsidRPr="00EC3318" w:rsidRDefault="002F2315" w:rsidP="002F2315">
      <w:pPr>
        <w:pStyle w:val="Instrbox"/>
      </w:pPr>
      <w:r w:rsidRPr="00EC3318">
        <w:t>Retain the following two sentences for primary-secondary plants. Delete otherwise.</w:t>
      </w:r>
    </w:p>
    <w:p w14:paraId="62EC99BF" w14:textId="18134B7D" w:rsidR="002F2315" w:rsidRPr="00EC3318" w:rsidRDefault="002F2315" w:rsidP="003E28B0">
      <w:pPr>
        <w:pStyle w:val="Heading5"/>
        <w:spacing w:before="120" w:after="40"/>
        <w:ind w:left="1714"/>
      </w:pPr>
      <w:r w:rsidRPr="00EC3318">
        <w:t xml:space="preserve">Stage on lead primary HW pump and secondary HW pump per </w:t>
      </w:r>
      <w:r w:rsidR="004A52F1">
        <w:t xml:space="preserve">Sections </w:t>
      </w:r>
      <w:r w:rsidRPr="00EC3318">
        <w:fldChar w:fldCharType="begin"/>
      </w:r>
      <w:r w:rsidRPr="00EC3318">
        <w:instrText xml:space="preserve"> REF _Ref2419494 \r \h  \* MERGEFORMAT </w:instrText>
      </w:r>
      <w:r w:rsidRPr="00EC3318">
        <w:fldChar w:fldCharType="separate"/>
      </w:r>
      <w:r w:rsidR="0037258A">
        <w:t>5.21.6</w:t>
      </w:r>
      <w:r w:rsidRPr="00EC3318">
        <w:fldChar w:fldCharType="end"/>
      </w:r>
      <w:r w:rsidRPr="00EC3318">
        <w:t xml:space="preserve"> and </w:t>
      </w:r>
      <w:r w:rsidRPr="00EC3318">
        <w:fldChar w:fldCharType="begin"/>
      </w:r>
      <w:r w:rsidRPr="00EC3318">
        <w:instrText xml:space="preserve"> REF _Ref2419625 \r \h  \* MERGEFORMAT </w:instrText>
      </w:r>
      <w:r w:rsidRPr="00EC3318">
        <w:fldChar w:fldCharType="separate"/>
      </w:r>
      <w:r w:rsidR="0037258A">
        <w:t>5.21.7</w:t>
      </w:r>
      <w:r w:rsidRPr="00EC3318">
        <w:fldChar w:fldCharType="end"/>
      </w:r>
      <w:r w:rsidRPr="00EC3318">
        <w:t xml:space="preserve"> respectively.</w:t>
      </w:r>
    </w:p>
    <w:p w14:paraId="29D32442" w14:textId="77777777" w:rsidR="002F2315" w:rsidRPr="00EC3318" w:rsidRDefault="002F2315" w:rsidP="007C1423">
      <w:pPr>
        <w:pStyle w:val="Heading5"/>
      </w:pPr>
      <w:r w:rsidRPr="00EC3318">
        <w:t>Once the lead pumps have proven on, enable the lead boiler.</w:t>
      </w:r>
    </w:p>
    <w:p w14:paraId="2422B2B9" w14:textId="77777777" w:rsidR="002F2315" w:rsidRPr="00EC3318" w:rsidRDefault="002F2315" w:rsidP="002F2315">
      <w:pPr>
        <w:pStyle w:val="Instrbox"/>
      </w:pPr>
      <w:r w:rsidRPr="00EC3318">
        <w:lastRenderedPageBreak/>
        <w:t>Retain the following two sentences for primary-only plants. Delete otherwise.</w:t>
      </w:r>
    </w:p>
    <w:p w14:paraId="622F2644" w14:textId="3743B1B5" w:rsidR="002F2315" w:rsidRPr="00EC3318" w:rsidRDefault="002F2315" w:rsidP="007C1423">
      <w:pPr>
        <w:pStyle w:val="Heading5"/>
      </w:pPr>
      <w:r w:rsidRPr="00EC3318">
        <w:t xml:space="preserve">Stage on lead primary HW pump per </w:t>
      </w:r>
      <w:r w:rsidR="004A52F1">
        <w:t xml:space="preserve">Section </w:t>
      </w:r>
      <w:r w:rsidRPr="00EC3318">
        <w:fldChar w:fldCharType="begin"/>
      </w:r>
      <w:r w:rsidRPr="00EC3318">
        <w:instrText xml:space="preserve"> REF _Ref2419494 \r \h  \* MERGEFORMAT </w:instrText>
      </w:r>
      <w:r w:rsidRPr="00EC3318">
        <w:fldChar w:fldCharType="separate"/>
      </w:r>
      <w:r w:rsidR="0037258A">
        <w:t>5.21.6</w:t>
      </w:r>
      <w:r w:rsidRPr="00EC3318">
        <w:fldChar w:fldCharType="end"/>
      </w:r>
      <w:r w:rsidRPr="00EC3318">
        <w:t>.</w:t>
      </w:r>
    </w:p>
    <w:p w14:paraId="45DBEE59" w14:textId="77777777" w:rsidR="002F2315" w:rsidRPr="00EC3318" w:rsidRDefault="002F2315" w:rsidP="003E28B0">
      <w:pPr>
        <w:pStyle w:val="Heading5"/>
        <w:spacing w:before="120"/>
        <w:ind w:left="1714"/>
      </w:pPr>
      <w:r w:rsidRPr="00EC3318">
        <w:t>Once the lead pump has proven on, enable the lead boiler.</w:t>
      </w:r>
    </w:p>
    <w:p w14:paraId="21539889" w14:textId="77777777" w:rsidR="002F2315" w:rsidRPr="00EC3318" w:rsidRDefault="002F2315" w:rsidP="0087618D">
      <w:pPr>
        <w:pStyle w:val="Heading4"/>
      </w:pPr>
      <w:r w:rsidRPr="00EC3318">
        <w:t>When the plant is disabled:</w:t>
      </w:r>
    </w:p>
    <w:p w14:paraId="1F0F8F32" w14:textId="77777777" w:rsidR="002F2315" w:rsidRPr="00EC3318" w:rsidRDefault="002F2315" w:rsidP="007C1423">
      <w:pPr>
        <w:pStyle w:val="Heading5"/>
      </w:pPr>
      <w:r w:rsidRPr="00EC3318">
        <w:t>Shut off the enabled boiler(s).</w:t>
      </w:r>
    </w:p>
    <w:p w14:paraId="32F53952" w14:textId="77777777" w:rsidR="002F2315" w:rsidRPr="00EC3318" w:rsidRDefault="002F2315" w:rsidP="002F2315">
      <w:pPr>
        <w:pStyle w:val="Instrbox"/>
      </w:pPr>
      <w:r w:rsidRPr="00EC3318">
        <w:t>Retain the following sentence for primary-only and primary-secondary plants with headered primary HW pumps. Delete otherwise.</w:t>
      </w:r>
    </w:p>
    <w:p w14:paraId="04A4D58F" w14:textId="3B05488B" w:rsidR="002F2315" w:rsidRPr="00EC3318" w:rsidRDefault="002F2315" w:rsidP="007C1423">
      <w:pPr>
        <w:pStyle w:val="Heading5"/>
      </w:pPr>
      <w:r w:rsidRPr="00EC3318">
        <w:t xml:space="preserve">For each enabled boiler with headered primary HW pumps, close the HW isolation valve(s) after 3 minutes and disable the operating HW pump(s) per </w:t>
      </w:r>
      <w:r w:rsidR="004A52F1">
        <w:t xml:space="preserve">Section </w:t>
      </w:r>
      <w:r w:rsidRPr="00EC3318">
        <w:fldChar w:fldCharType="begin"/>
      </w:r>
      <w:r w:rsidRPr="00EC3318">
        <w:instrText xml:space="preserve"> REF _Ref2419494 \r \h  \* MERGEFORMAT </w:instrText>
      </w:r>
      <w:r w:rsidRPr="00EC3318">
        <w:fldChar w:fldCharType="separate"/>
      </w:r>
      <w:r w:rsidR="0037258A">
        <w:t>5.21.6</w:t>
      </w:r>
      <w:r w:rsidRPr="00EC3318">
        <w:fldChar w:fldCharType="end"/>
      </w:r>
      <w:r w:rsidRPr="00EC3318">
        <w:t>.</w:t>
      </w:r>
    </w:p>
    <w:p w14:paraId="42A18F76" w14:textId="77777777" w:rsidR="002F2315" w:rsidRPr="00EC3318" w:rsidRDefault="002F2315" w:rsidP="002F2315">
      <w:pPr>
        <w:pStyle w:val="Instrbox"/>
      </w:pPr>
      <w:r w:rsidRPr="00EC3318">
        <w:t>Retain the following sentence for primary-only and primary-secondary plants with dedicated primary HW pumps. Delete otherwise.</w:t>
      </w:r>
    </w:p>
    <w:p w14:paraId="4B098AC4" w14:textId="54BCC387" w:rsidR="002F2315" w:rsidRPr="00EC3318" w:rsidRDefault="002F2315" w:rsidP="007C1423">
      <w:pPr>
        <w:pStyle w:val="Heading5"/>
      </w:pPr>
      <w:r w:rsidRPr="00EC3318">
        <w:t xml:space="preserve">For each enabled boiler with dedicated primary HW pumps, disable the operating primary HW pump(s) per </w:t>
      </w:r>
      <w:r w:rsidR="004A52F1">
        <w:t xml:space="preserve">Section </w:t>
      </w:r>
      <w:r w:rsidRPr="00EC3318">
        <w:fldChar w:fldCharType="begin"/>
      </w:r>
      <w:r w:rsidRPr="00EC3318">
        <w:instrText xml:space="preserve"> REF _Ref2419494 \r \h  \* MERGEFORMAT </w:instrText>
      </w:r>
      <w:r w:rsidRPr="00EC3318">
        <w:fldChar w:fldCharType="separate"/>
      </w:r>
      <w:r w:rsidR="0037258A">
        <w:t>5.21.6</w:t>
      </w:r>
      <w:r w:rsidRPr="00EC3318">
        <w:fldChar w:fldCharType="end"/>
      </w:r>
      <w:r w:rsidRPr="00EC3318">
        <w:t>.</w:t>
      </w:r>
    </w:p>
    <w:p w14:paraId="481D666E" w14:textId="77777777" w:rsidR="002F2315" w:rsidRPr="00EC3318" w:rsidRDefault="002F2315" w:rsidP="002F2315">
      <w:pPr>
        <w:pStyle w:val="Instrbox"/>
      </w:pPr>
      <w:r w:rsidRPr="00EC3318">
        <w:t>Retain the following sentence for primary-secondary plants. Delete otherwise.</w:t>
      </w:r>
    </w:p>
    <w:p w14:paraId="2AEF7303" w14:textId="68A5F35F" w:rsidR="002F2315" w:rsidRPr="00EC3318" w:rsidRDefault="002F2315" w:rsidP="007C1423">
      <w:pPr>
        <w:pStyle w:val="Heading5"/>
      </w:pPr>
      <w:r w:rsidRPr="00EC3318">
        <w:t xml:space="preserve">Disable the operating secondary HW pump(s) per </w:t>
      </w:r>
      <w:r w:rsidR="004A52F1">
        <w:t xml:space="preserve">Section </w:t>
      </w:r>
      <w:r w:rsidRPr="00EC3318">
        <w:fldChar w:fldCharType="begin"/>
      </w:r>
      <w:r w:rsidRPr="00EC3318">
        <w:instrText xml:space="preserve"> REF _Ref2419625 \r \h  \* MERGEFORMAT </w:instrText>
      </w:r>
      <w:r w:rsidRPr="00EC3318">
        <w:fldChar w:fldCharType="separate"/>
      </w:r>
      <w:r w:rsidR="0037258A">
        <w:t>5.21.7</w:t>
      </w:r>
      <w:r w:rsidRPr="00EC3318">
        <w:fldChar w:fldCharType="end"/>
      </w:r>
      <w:r w:rsidRPr="00EC3318">
        <w:t>.</w:t>
      </w:r>
    </w:p>
    <w:p w14:paraId="3F1C06E4" w14:textId="77777777" w:rsidR="002F2315" w:rsidRPr="00EC3318" w:rsidRDefault="002F2315" w:rsidP="0087618D">
      <w:pPr>
        <w:pStyle w:val="Heading3"/>
      </w:pPr>
      <w:bookmarkStart w:id="9000" w:name="_Ref20909317"/>
      <w:bookmarkStart w:id="9001" w:name="_Hlk27168168"/>
      <w:r w:rsidRPr="00EC3318">
        <w:t>Boiler Staging</w:t>
      </w:r>
      <w:bookmarkEnd w:id="8999"/>
      <w:bookmarkEnd w:id="9000"/>
    </w:p>
    <w:p w14:paraId="314139A3" w14:textId="77777777" w:rsidR="002F2315" w:rsidRPr="00EC3318" w:rsidRDefault="002F2315" w:rsidP="0087618D">
      <w:pPr>
        <w:pStyle w:val="Heading4"/>
      </w:pPr>
      <w:r w:rsidRPr="00EC3318">
        <w:t>Boiler stages shall be defined as follows:</w:t>
      </w:r>
    </w:p>
    <w:p w14:paraId="2E4CEFC4" w14:textId="77777777" w:rsidR="002F2315" w:rsidRPr="00EC3318" w:rsidRDefault="002F2315" w:rsidP="002F2315">
      <w:pPr>
        <w:pStyle w:val="Instrbox"/>
      </w:pPr>
      <w:r w:rsidRPr="00EC3318">
        <w:t>The following table is project specific and must indicate the boilers that are required to run in each stage. Where boilers are interchangeable and should be lead/lag alternated, that must be indicated with an “or” in the enabled boilers column.</w:t>
      </w:r>
    </w:p>
    <w:p w14:paraId="58970BF7" w14:textId="77777777" w:rsidR="002F2315" w:rsidRPr="00EC3318" w:rsidRDefault="002F2315" w:rsidP="003E28B0">
      <w:pPr>
        <w:pStyle w:val="Instrbox"/>
        <w:spacing w:after="240"/>
      </w:pPr>
      <w:r w:rsidRPr="00EC3318">
        <w:t>For instance, in the example table below, if there is a pony boiler (B-1) and two identical larger boilers (B-2, B-3), there are 5 possible boiler capacity stages.</w:t>
      </w:r>
    </w:p>
    <w:tbl>
      <w:tblPr>
        <w:tblStyle w:val="TableGrid"/>
        <w:tblW w:w="4320" w:type="dxa"/>
        <w:jc w:val="center"/>
        <w:tblLook w:val="04A0" w:firstRow="1" w:lastRow="0" w:firstColumn="1" w:lastColumn="0" w:noHBand="0" w:noVBand="1"/>
      </w:tblPr>
      <w:tblGrid>
        <w:gridCol w:w="1440"/>
        <w:gridCol w:w="2880"/>
      </w:tblGrid>
      <w:tr w:rsidR="002F2315" w:rsidRPr="00EC3318" w14:paraId="004DBF9E" w14:textId="77777777" w:rsidTr="001F323E">
        <w:trPr>
          <w:jc w:val="center"/>
        </w:trPr>
        <w:tc>
          <w:tcPr>
            <w:tcW w:w="1440" w:type="dxa"/>
            <w:tcBorders>
              <w:top w:val="single" w:sz="4" w:space="0" w:color="auto"/>
              <w:left w:val="single" w:sz="4" w:space="0" w:color="auto"/>
              <w:bottom w:val="single" w:sz="4" w:space="0" w:color="auto"/>
              <w:right w:val="single" w:sz="4" w:space="0" w:color="auto"/>
            </w:tcBorders>
            <w:hideMark/>
          </w:tcPr>
          <w:p w14:paraId="35B2F3CC" w14:textId="77777777" w:rsidR="002F2315" w:rsidRPr="00EC3318" w:rsidRDefault="002F2315" w:rsidP="001F323E">
            <w:pPr>
              <w:jc w:val="center"/>
              <w:rPr>
                <w:b/>
              </w:rPr>
            </w:pPr>
            <w:r w:rsidRPr="00EC3318">
              <w:rPr>
                <w:b/>
              </w:rPr>
              <w:t>Boiler Stage</w:t>
            </w:r>
          </w:p>
        </w:tc>
        <w:tc>
          <w:tcPr>
            <w:tcW w:w="2880" w:type="dxa"/>
            <w:tcBorders>
              <w:top w:val="single" w:sz="4" w:space="0" w:color="auto"/>
              <w:left w:val="single" w:sz="4" w:space="0" w:color="auto"/>
              <w:bottom w:val="single" w:sz="4" w:space="0" w:color="auto"/>
              <w:right w:val="single" w:sz="4" w:space="0" w:color="auto"/>
            </w:tcBorders>
            <w:hideMark/>
          </w:tcPr>
          <w:p w14:paraId="2D3FB69F" w14:textId="77777777" w:rsidR="002F2315" w:rsidRPr="00EC3318" w:rsidRDefault="002F2315" w:rsidP="001F323E">
            <w:pPr>
              <w:jc w:val="center"/>
              <w:rPr>
                <w:b/>
              </w:rPr>
            </w:pPr>
            <w:r w:rsidRPr="00EC3318">
              <w:rPr>
                <w:b/>
              </w:rPr>
              <w:t>Enabled Boilers</w:t>
            </w:r>
          </w:p>
        </w:tc>
      </w:tr>
      <w:tr w:rsidR="002F2315" w:rsidRPr="00EC3318" w14:paraId="16FE738E" w14:textId="77777777" w:rsidTr="001F323E">
        <w:trPr>
          <w:jc w:val="center"/>
        </w:trPr>
        <w:tc>
          <w:tcPr>
            <w:tcW w:w="1440" w:type="dxa"/>
            <w:tcBorders>
              <w:top w:val="single" w:sz="4" w:space="0" w:color="auto"/>
              <w:left w:val="single" w:sz="4" w:space="0" w:color="auto"/>
              <w:bottom w:val="single" w:sz="4" w:space="0" w:color="auto"/>
              <w:right w:val="single" w:sz="4" w:space="0" w:color="auto"/>
            </w:tcBorders>
            <w:hideMark/>
          </w:tcPr>
          <w:p w14:paraId="41BCB94F" w14:textId="77777777" w:rsidR="002F2315" w:rsidRPr="00EC3318" w:rsidRDefault="002F2315" w:rsidP="001F323E">
            <w:pPr>
              <w:jc w:val="center"/>
            </w:pPr>
            <w:r w:rsidRPr="00EC3318">
              <w:t>0</w:t>
            </w:r>
          </w:p>
        </w:tc>
        <w:tc>
          <w:tcPr>
            <w:tcW w:w="2880" w:type="dxa"/>
            <w:tcBorders>
              <w:top w:val="single" w:sz="4" w:space="0" w:color="auto"/>
              <w:left w:val="single" w:sz="4" w:space="0" w:color="auto"/>
              <w:bottom w:val="single" w:sz="4" w:space="0" w:color="auto"/>
              <w:right w:val="single" w:sz="4" w:space="0" w:color="auto"/>
            </w:tcBorders>
            <w:hideMark/>
          </w:tcPr>
          <w:p w14:paraId="001DEC4A" w14:textId="77777777" w:rsidR="002F2315" w:rsidRPr="00EC3318" w:rsidRDefault="002F2315" w:rsidP="001F323E">
            <w:pPr>
              <w:jc w:val="center"/>
            </w:pPr>
            <w:r w:rsidRPr="00EC3318">
              <w:t>None</w:t>
            </w:r>
          </w:p>
        </w:tc>
      </w:tr>
      <w:tr w:rsidR="002F2315" w:rsidRPr="00EC3318" w14:paraId="764647B8" w14:textId="77777777" w:rsidTr="001F323E">
        <w:trPr>
          <w:jc w:val="center"/>
        </w:trPr>
        <w:tc>
          <w:tcPr>
            <w:tcW w:w="1440" w:type="dxa"/>
            <w:tcBorders>
              <w:top w:val="single" w:sz="4" w:space="0" w:color="auto"/>
              <w:left w:val="single" w:sz="4" w:space="0" w:color="auto"/>
              <w:bottom w:val="single" w:sz="4" w:space="0" w:color="auto"/>
              <w:right w:val="single" w:sz="4" w:space="0" w:color="auto"/>
            </w:tcBorders>
            <w:hideMark/>
          </w:tcPr>
          <w:p w14:paraId="3AA3C98E" w14:textId="77777777" w:rsidR="002F2315" w:rsidRPr="00EC3318" w:rsidRDefault="002F2315" w:rsidP="001F323E">
            <w:pPr>
              <w:jc w:val="center"/>
            </w:pPr>
            <w:r w:rsidRPr="00EC3318">
              <w:t>1</w:t>
            </w:r>
          </w:p>
        </w:tc>
        <w:tc>
          <w:tcPr>
            <w:tcW w:w="2880" w:type="dxa"/>
            <w:tcBorders>
              <w:top w:val="single" w:sz="4" w:space="0" w:color="auto"/>
              <w:left w:val="single" w:sz="4" w:space="0" w:color="auto"/>
              <w:bottom w:val="single" w:sz="4" w:space="0" w:color="auto"/>
              <w:right w:val="single" w:sz="4" w:space="0" w:color="auto"/>
            </w:tcBorders>
            <w:hideMark/>
          </w:tcPr>
          <w:p w14:paraId="387832EC" w14:textId="77777777" w:rsidR="002F2315" w:rsidRPr="00EC3318" w:rsidRDefault="002F2315" w:rsidP="001F323E">
            <w:pPr>
              <w:jc w:val="center"/>
            </w:pPr>
            <w:r w:rsidRPr="00EC3318">
              <w:t>B-1</w:t>
            </w:r>
          </w:p>
        </w:tc>
      </w:tr>
      <w:tr w:rsidR="002F2315" w:rsidRPr="00EC3318" w14:paraId="001BC565" w14:textId="77777777" w:rsidTr="001F323E">
        <w:trPr>
          <w:jc w:val="center"/>
        </w:trPr>
        <w:tc>
          <w:tcPr>
            <w:tcW w:w="1440" w:type="dxa"/>
            <w:tcBorders>
              <w:top w:val="single" w:sz="4" w:space="0" w:color="auto"/>
              <w:left w:val="single" w:sz="4" w:space="0" w:color="auto"/>
              <w:bottom w:val="single" w:sz="4" w:space="0" w:color="auto"/>
              <w:right w:val="single" w:sz="4" w:space="0" w:color="auto"/>
            </w:tcBorders>
            <w:hideMark/>
          </w:tcPr>
          <w:p w14:paraId="013A62B2" w14:textId="77777777" w:rsidR="002F2315" w:rsidRPr="00EC3318" w:rsidRDefault="002F2315" w:rsidP="001F323E">
            <w:pPr>
              <w:jc w:val="center"/>
            </w:pPr>
            <w:r w:rsidRPr="00EC3318">
              <w:t>2</w:t>
            </w:r>
          </w:p>
        </w:tc>
        <w:tc>
          <w:tcPr>
            <w:tcW w:w="2880" w:type="dxa"/>
            <w:tcBorders>
              <w:top w:val="single" w:sz="4" w:space="0" w:color="auto"/>
              <w:left w:val="single" w:sz="4" w:space="0" w:color="auto"/>
              <w:bottom w:val="single" w:sz="4" w:space="0" w:color="auto"/>
              <w:right w:val="single" w:sz="4" w:space="0" w:color="auto"/>
            </w:tcBorders>
            <w:hideMark/>
          </w:tcPr>
          <w:p w14:paraId="37E8FC17" w14:textId="77777777" w:rsidR="002F2315" w:rsidRPr="00EC3318" w:rsidRDefault="002F2315" w:rsidP="001F323E">
            <w:pPr>
              <w:jc w:val="center"/>
            </w:pPr>
            <w:r w:rsidRPr="00EC3318">
              <w:t>B-2 or B-3</w:t>
            </w:r>
          </w:p>
        </w:tc>
      </w:tr>
      <w:tr w:rsidR="002F2315" w:rsidRPr="00EC3318" w14:paraId="4D183957" w14:textId="77777777" w:rsidTr="001F323E">
        <w:trPr>
          <w:jc w:val="center"/>
        </w:trPr>
        <w:tc>
          <w:tcPr>
            <w:tcW w:w="1440" w:type="dxa"/>
            <w:tcBorders>
              <w:top w:val="single" w:sz="4" w:space="0" w:color="auto"/>
              <w:left w:val="single" w:sz="4" w:space="0" w:color="auto"/>
              <w:bottom w:val="single" w:sz="4" w:space="0" w:color="auto"/>
              <w:right w:val="single" w:sz="4" w:space="0" w:color="auto"/>
            </w:tcBorders>
            <w:hideMark/>
          </w:tcPr>
          <w:p w14:paraId="447053C3" w14:textId="77777777" w:rsidR="002F2315" w:rsidRPr="00EC3318" w:rsidRDefault="002F2315" w:rsidP="001F323E">
            <w:pPr>
              <w:jc w:val="center"/>
            </w:pPr>
            <w:r w:rsidRPr="00EC3318">
              <w:t>3</w:t>
            </w:r>
          </w:p>
        </w:tc>
        <w:tc>
          <w:tcPr>
            <w:tcW w:w="2880" w:type="dxa"/>
            <w:tcBorders>
              <w:top w:val="single" w:sz="4" w:space="0" w:color="auto"/>
              <w:left w:val="single" w:sz="4" w:space="0" w:color="auto"/>
              <w:bottom w:val="single" w:sz="4" w:space="0" w:color="auto"/>
              <w:right w:val="single" w:sz="4" w:space="0" w:color="auto"/>
            </w:tcBorders>
            <w:hideMark/>
          </w:tcPr>
          <w:p w14:paraId="244A2FCB" w14:textId="77777777" w:rsidR="002F2315" w:rsidRPr="00EC3318" w:rsidRDefault="002F2315" w:rsidP="001F323E">
            <w:pPr>
              <w:jc w:val="center"/>
            </w:pPr>
            <w:r w:rsidRPr="00EC3318">
              <w:t>B-1 and (B-2 or B-3)</w:t>
            </w:r>
          </w:p>
        </w:tc>
      </w:tr>
      <w:tr w:rsidR="002F2315" w:rsidRPr="00EC3318" w14:paraId="092F81FB" w14:textId="77777777" w:rsidTr="001F323E">
        <w:trPr>
          <w:jc w:val="center"/>
        </w:trPr>
        <w:tc>
          <w:tcPr>
            <w:tcW w:w="1440" w:type="dxa"/>
            <w:tcBorders>
              <w:top w:val="single" w:sz="4" w:space="0" w:color="auto"/>
              <w:left w:val="single" w:sz="4" w:space="0" w:color="auto"/>
              <w:bottom w:val="single" w:sz="4" w:space="0" w:color="auto"/>
              <w:right w:val="single" w:sz="4" w:space="0" w:color="auto"/>
            </w:tcBorders>
            <w:hideMark/>
          </w:tcPr>
          <w:p w14:paraId="355C9A18" w14:textId="77777777" w:rsidR="002F2315" w:rsidRPr="00EC3318" w:rsidRDefault="002F2315" w:rsidP="001F323E">
            <w:pPr>
              <w:jc w:val="center"/>
            </w:pPr>
            <w:r w:rsidRPr="00EC3318">
              <w:t>4</w:t>
            </w:r>
          </w:p>
        </w:tc>
        <w:tc>
          <w:tcPr>
            <w:tcW w:w="2880" w:type="dxa"/>
            <w:tcBorders>
              <w:top w:val="single" w:sz="4" w:space="0" w:color="auto"/>
              <w:left w:val="single" w:sz="4" w:space="0" w:color="auto"/>
              <w:bottom w:val="single" w:sz="4" w:space="0" w:color="auto"/>
              <w:right w:val="single" w:sz="4" w:space="0" w:color="auto"/>
            </w:tcBorders>
            <w:hideMark/>
          </w:tcPr>
          <w:p w14:paraId="3C905C3E" w14:textId="77777777" w:rsidR="002F2315" w:rsidRPr="00EC3318" w:rsidRDefault="002F2315" w:rsidP="001F323E">
            <w:pPr>
              <w:jc w:val="center"/>
            </w:pPr>
            <w:r w:rsidRPr="00EC3318">
              <w:t>B-2 and B-3</w:t>
            </w:r>
          </w:p>
        </w:tc>
      </w:tr>
      <w:tr w:rsidR="002F2315" w:rsidRPr="00EC3318" w14:paraId="0C4E8E90" w14:textId="77777777" w:rsidTr="001F323E">
        <w:trPr>
          <w:jc w:val="center"/>
        </w:trPr>
        <w:tc>
          <w:tcPr>
            <w:tcW w:w="1440" w:type="dxa"/>
            <w:tcBorders>
              <w:top w:val="single" w:sz="4" w:space="0" w:color="auto"/>
              <w:left w:val="single" w:sz="4" w:space="0" w:color="auto"/>
              <w:bottom w:val="single" w:sz="4" w:space="0" w:color="auto"/>
              <w:right w:val="single" w:sz="4" w:space="0" w:color="auto"/>
            </w:tcBorders>
            <w:hideMark/>
          </w:tcPr>
          <w:p w14:paraId="7E9A2A49" w14:textId="77777777" w:rsidR="002F2315" w:rsidRPr="00EC3318" w:rsidRDefault="002F2315" w:rsidP="001F323E">
            <w:pPr>
              <w:jc w:val="center"/>
            </w:pPr>
            <w:r w:rsidRPr="00EC3318">
              <w:t>5</w:t>
            </w:r>
          </w:p>
        </w:tc>
        <w:tc>
          <w:tcPr>
            <w:tcW w:w="2880" w:type="dxa"/>
            <w:tcBorders>
              <w:top w:val="single" w:sz="4" w:space="0" w:color="auto"/>
              <w:left w:val="single" w:sz="4" w:space="0" w:color="auto"/>
              <w:bottom w:val="single" w:sz="4" w:space="0" w:color="auto"/>
              <w:right w:val="single" w:sz="4" w:space="0" w:color="auto"/>
            </w:tcBorders>
            <w:hideMark/>
          </w:tcPr>
          <w:p w14:paraId="7B5523E2" w14:textId="77777777" w:rsidR="002F2315" w:rsidRPr="00EC3318" w:rsidRDefault="002F2315" w:rsidP="001F323E">
            <w:pPr>
              <w:jc w:val="center"/>
            </w:pPr>
            <w:r w:rsidRPr="00EC3318">
              <w:t>B-1, B-2, and B-3</w:t>
            </w:r>
          </w:p>
        </w:tc>
      </w:tr>
    </w:tbl>
    <w:p w14:paraId="3CBFEEB9" w14:textId="6495DEC2" w:rsidR="002F2315" w:rsidRPr="00EC3318" w:rsidRDefault="002F2315" w:rsidP="002F2315">
      <w:pPr>
        <w:pStyle w:val="Instrbox"/>
      </w:pPr>
      <w:r w:rsidRPr="00EC3318">
        <w:t xml:space="preserve">Retain the following </w:t>
      </w:r>
      <w:r w:rsidR="00335D1A">
        <w:t>section</w:t>
      </w:r>
      <w:r w:rsidRPr="00EC3318">
        <w:t xml:space="preserve"> for plants with equally sized condensing or non-condensing boilers. Delete otherwise.</w:t>
      </w:r>
    </w:p>
    <w:p w14:paraId="2A3602D4" w14:textId="4E0A63B0" w:rsidR="002F2315" w:rsidRPr="00EC3318" w:rsidRDefault="002F2315" w:rsidP="0087618D">
      <w:pPr>
        <w:pStyle w:val="Heading4"/>
      </w:pPr>
      <w:r w:rsidRPr="00EC3318">
        <w:t xml:space="preserve">Interchangeable boilers indicated with “or” in the table above shall be lead/lag controlled per </w:t>
      </w:r>
      <w:r>
        <w:t>Section</w:t>
      </w:r>
      <w:r w:rsidRPr="0002714F">
        <w:t xml:space="preserve"> </w:t>
      </w:r>
      <w:r w:rsidRPr="00FA7ACF">
        <w:rPr>
          <w:highlight w:val="yellow"/>
        </w:rPr>
        <w:fldChar w:fldCharType="begin"/>
      </w:r>
      <w:r w:rsidRPr="00FA7ACF">
        <w:instrText xml:space="preserve"> REF _Ref508115757 \w \h </w:instrText>
      </w:r>
      <w:r w:rsidRPr="00FA7ACF">
        <w:rPr>
          <w:highlight w:val="yellow"/>
        </w:rPr>
        <w:instrText xml:space="preserve"> \* MERGEFORMAT </w:instrText>
      </w:r>
      <w:r w:rsidRPr="00FA7ACF">
        <w:rPr>
          <w:highlight w:val="yellow"/>
        </w:rPr>
      </w:r>
      <w:r w:rsidRPr="00FA7ACF">
        <w:rPr>
          <w:highlight w:val="yellow"/>
        </w:rPr>
        <w:fldChar w:fldCharType="separate"/>
      </w:r>
      <w:r w:rsidR="0037258A">
        <w:t>5.1.15.3</w:t>
      </w:r>
      <w:r w:rsidRPr="00FA7ACF">
        <w:rPr>
          <w:highlight w:val="yellow"/>
        </w:rPr>
        <w:fldChar w:fldCharType="end"/>
      </w:r>
      <w:r w:rsidRPr="00EC3318">
        <w:t xml:space="preserve">. </w:t>
      </w:r>
    </w:p>
    <w:p w14:paraId="75174DC3" w14:textId="648FA8A4" w:rsidR="002F2315" w:rsidRPr="00EC3318" w:rsidRDefault="002F2315" w:rsidP="002F2315">
      <w:pPr>
        <w:pStyle w:val="Instrbox"/>
      </w:pPr>
      <w:r w:rsidRPr="00EC3318">
        <w:t xml:space="preserve">Retain the following </w:t>
      </w:r>
      <w:r w:rsidR="00335D1A">
        <w:t>section</w:t>
      </w:r>
      <w:r w:rsidRPr="00EC3318">
        <w:t xml:space="preserve"> for plants with headered primary pumps and HW isolation valves. Delete otherwise.</w:t>
      </w:r>
    </w:p>
    <w:p w14:paraId="1A0F2E60" w14:textId="77777777" w:rsidR="002F2315" w:rsidRPr="00EC3318" w:rsidRDefault="002F2315" w:rsidP="0087618D">
      <w:pPr>
        <w:pStyle w:val="Heading4"/>
      </w:pPr>
      <w:r w:rsidRPr="00EC3318">
        <w:t>If a boiler is in alarm, the boiler shall be disabled and after 3 minutes, its HW isolation valve shall be closed.</w:t>
      </w:r>
    </w:p>
    <w:p w14:paraId="5372C827" w14:textId="7645988E" w:rsidR="002F2315" w:rsidRPr="00EC3318" w:rsidRDefault="002F2315" w:rsidP="002F2315">
      <w:pPr>
        <w:pStyle w:val="Instrbox"/>
      </w:pPr>
      <w:r w:rsidRPr="00EC3318">
        <w:t xml:space="preserve">Retain the following </w:t>
      </w:r>
      <w:r w:rsidR="00335D1A">
        <w:t>section</w:t>
      </w:r>
      <w:r w:rsidRPr="00EC3318">
        <w:t xml:space="preserve"> for plants with dedicated primary pumps. Delete otherwise.</w:t>
      </w:r>
    </w:p>
    <w:p w14:paraId="7575719B" w14:textId="77777777" w:rsidR="002F2315" w:rsidRPr="00EC3318" w:rsidRDefault="002F2315" w:rsidP="0087618D">
      <w:pPr>
        <w:pStyle w:val="Heading4"/>
      </w:pPr>
      <w:r w:rsidRPr="00EC3318">
        <w:t>If a boiler is in alarm, the boiler shall be disabled and after 3 minutes, its dedicated primary pump shall be disabled.</w:t>
      </w:r>
    </w:p>
    <w:p w14:paraId="359447A9" w14:textId="66FA7EE3" w:rsidR="002F2315" w:rsidRPr="00EC3318" w:rsidRDefault="002F2315" w:rsidP="002F2315">
      <w:pPr>
        <w:pStyle w:val="Instrbox"/>
      </w:pPr>
      <w:r w:rsidRPr="00EC3318">
        <w:lastRenderedPageBreak/>
        <w:t xml:space="preserve">Retain the following </w:t>
      </w:r>
      <w:r w:rsidR="00335D1A">
        <w:t>section</w:t>
      </w:r>
      <w:r w:rsidRPr="00EC3318">
        <w:t xml:space="preserve"> for primary-only plants and primary-secondary plants without flow meters in all secondary loops (if more than one). Delete otherwise.</w:t>
      </w:r>
    </w:p>
    <w:p w14:paraId="148DFE15" w14:textId="38D98C6B" w:rsidR="002F2315" w:rsidRPr="00EC3318" w:rsidRDefault="002F2315" w:rsidP="0087618D">
      <w:pPr>
        <w:pStyle w:val="Heading4"/>
      </w:pPr>
      <w:r w:rsidRPr="00EC3318">
        <w:t xml:space="preserve">Boilers are staged in part based on required capacity, </w:t>
      </w:r>
      <w:proofErr w:type="spellStart"/>
      <w:r w:rsidRPr="00EC3318">
        <w:rPr>
          <w:i/>
        </w:rPr>
        <w:t>Q</w:t>
      </w:r>
      <w:r w:rsidRPr="00EC3318">
        <w:rPr>
          <w:i/>
          <w:vertAlign w:val="subscript"/>
        </w:rPr>
        <w:t>required</w:t>
      </w:r>
      <w:proofErr w:type="spellEnd"/>
      <w:r w:rsidRPr="00EC3318">
        <w:t>.</w:t>
      </w:r>
      <w:r w:rsidRPr="00EC3318">
        <w:rPr>
          <w:i/>
        </w:rPr>
        <w:t xml:space="preserve"> </w:t>
      </w:r>
      <w:proofErr w:type="spellStart"/>
      <w:r w:rsidRPr="00EC3318">
        <w:rPr>
          <w:i/>
        </w:rPr>
        <w:t>Q</w:t>
      </w:r>
      <w:r w:rsidRPr="00EC3318">
        <w:rPr>
          <w:i/>
          <w:vertAlign w:val="subscript"/>
        </w:rPr>
        <w:t>required</w:t>
      </w:r>
      <w:proofErr w:type="spellEnd"/>
      <w:r w:rsidRPr="00EC3318">
        <w:t xml:space="preserve"> is calculated based on hot water return temperature (</w:t>
      </w:r>
      <w:r w:rsidRPr="00EC3318">
        <w:rPr>
          <w:i/>
        </w:rPr>
        <w:t>HWRT</w:t>
      </w:r>
      <w:r w:rsidRPr="00EC3318">
        <w:t>), active hot water supply temperature setpoint (</w:t>
      </w:r>
      <w:r w:rsidRPr="00EC3318">
        <w:rPr>
          <w:i/>
        </w:rPr>
        <w:t>HWST</w:t>
      </w:r>
      <w:r w:rsidRPr="00EC3318">
        <w:rPr>
          <w:i/>
          <w:vertAlign w:val="subscript"/>
        </w:rPr>
        <w:t>SP</w:t>
      </w:r>
      <w:r w:rsidRPr="00EC3318">
        <w:t>), and measured flow through the primary circuit flow meter (</w:t>
      </w:r>
      <w:r w:rsidRPr="00EC3318">
        <w:rPr>
          <w:i/>
        </w:rPr>
        <w:t>FLOW</w:t>
      </w:r>
      <w:r w:rsidRPr="00EC3318">
        <w:rPr>
          <w:i/>
          <w:vertAlign w:val="subscript"/>
        </w:rPr>
        <w:t>P</w:t>
      </w:r>
      <w:ins w:id="9002" w:author="Titus Ellison" w:date="2022-11-03T09:33:00Z">
        <w:r w:rsidR="00DA4FEB">
          <w:rPr>
            <w:i/>
          </w:rPr>
          <w:t xml:space="preserve"> </w:t>
        </w:r>
        <w:r w:rsidR="00C34094">
          <w:rPr>
            <w:i/>
          </w:rPr>
          <w:t xml:space="preserve">in </w:t>
        </w:r>
        <w:r w:rsidR="00C34094" w:rsidRPr="00852009">
          <w:rPr>
            <w:rStyle w:val="Toggle"/>
            <w:rPrChange w:id="9003" w:author="Titus Ellison" w:date="2022-11-03T09:34:00Z">
              <w:rPr>
                <w:i/>
              </w:rPr>
            </w:rPrChange>
          </w:rPr>
          <w:t>[UNITS [</w:t>
        </w:r>
      </w:ins>
      <w:ins w:id="9004" w:author="Titus Ellison" w:date="2022-11-03T16:22:00Z">
        <w:r w:rsidR="00FF541B">
          <w:rPr>
            <w:rStyle w:val="Toggle"/>
          </w:rPr>
          <w:t>L/s</w:t>
        </w:r>
      </w:ins>
      <w:ins w:id="9005" w:author="Titus Ellison" w:date="2022-11-03T09:34:00Z">
        <w:r w:rsidR="00C34094" w:rsidRPr="00852009">
          <w:rPr>
            <w:rStyle w:val="Toggle"/>
            <w:rPrChange w:id="9006" w:author="Titus Ellison" w:date="2022-11-03T09:34:00Z">
              <w:rPr>
                <w:i/>
              </w:rPr>
            </w:rPrChange>
          </w:rPr>
          <w:t>] [</w:t>
        </w:r>
        <w:r w:rsidR="00852009" w:rsidRPr="00852009">
          <w:rPr>
            <w:rStyle w:val="Toggle"/>
            <w:rPrChange w:id="9007" w:author="Titus Ellison" w:date="2022-11-03T09:34:00Z">
              <w:rPr>
                <w:i/>
              </w:rPr>
            </w:rPrChange>
          </w:rPr>
          <w:t>GPM]]</w:t>
        </w:r>
      </w:ins>
      <w:r w:rsidRPr="00EC3318">
        <w:t xml:space="preserve">), as shown in the equation below. </w:t>
      </w:r>
      <w:proofErr w:type="spellStart"/>
      <w:r w:rsidRPr="00EC3318">
        <w:rPr>
          <w:i/>
        </w:rPr>
        <w:t>Q</w:t>
      </w:r>
      <w:r w:rsidRPr="00EC3318">
        <w:rPr>
          <w:i/>
          <w:vertAlign w:val="subscript"/>
        </w:rPr>
        <w:t>required</w:t>
      </w:r>
      <w:proofErr w:type="spellEnd"/>
      <w:r w:rsidRPr="00EC3318">
        <w:t xml:space="preserve"> used in logic shall be a 5-minute rolling average of instantaneous values sampled at a minimum of every 30 seconds.</w:t>
      </w:r>
    </w:p>
    <w:p w14:paraId="1FFF93DD" w14:textId="4A0D67BC" w:rsidR="00DA4FEB" w:rsidRPr="001817FD" w:rsidRDefault="001817FD">
      <w:pPr>
        <w:spacing w:after="120"/>
        <w:jc w:val="center"/>
        <w:rPr>
          <w:ins w:id="9008" w:author="Titus Ellison" w:date="2022-11-03T09:33:00Z"/>
          <w:rStyle w:val="Toggle"/>
          <w:rPrChange w:id="9009" w:author="Titus Ellison" w:date="2022-11-03T09:35:00Z">
            <w:rPr>
              <w:ins w:id="9010" w:author="Titus Ellison" w:date="2022-11-03T09:33:00Z"/>
              <w:rFonts w:eastAsiaTheme="minorEastAsia"/>
            </w:rPr>
          </w:rPrChange>
        </w:rPr>
        <w:pPrChange w:id="9011" w:author="Titus Ellison" w:date="2022-11-03T09:35:00Z">
          <w:pPr>
            <w:spacing w:after="120"/>
          </w:pPr>
        </w:pPrChange>
      </w:pPr>
      <w:ins w:id="9012" w:author="Titus Ellison" w:date="2022-11-03T09:35:00Z">
        <w:r w:rsidRPr="001817FD">
          <w:rPr>
            <w:rStyle w:val="Toggle"/>
            <w:rPrChange w:id="9013" w:author="Titus Ellison" w:date="2022-11-03T09:35:00Z">
              <w:rPr>
                <w:rFonts w:eastAsiaTheme="minorEastAsia" w:cstheme="majorBidi"/>
                <w:sz w:val="24"/>
              </w:rPr>
            </w:rPrChange>
          </w:rPr>
          <w:t>[UNITS [</w:t>
        </w:r>
      </w:ins>
      <w:commentRangeStart w:id="9014"/>
      <m:oMath>
        <m:sSub>
          <m:sSubPr>
            <m:ctrlPr>
              <w:rPr>
                <w:rStyle w:val="Toggle"/>
                <w:rFonts w:ascii="Cambria Math" w:hAnsi="Cambria Math"/>
              </w:rPr>
            </m:ctrlPr>
          </m:sSubPr>
          <m:e>
            <m:r>
              <w:rPr>
                <w:rStyle w:val="Toggle"/>
                <w:rPrChange w:id="9015" w:author="Titus Ellison" w:date="2022-11-03T09:35:00Z">
                  <w:rPr>
                    <w:rFonts w:ascii="Cambria Math" w:hAnsi="Cambria Math"/>
                  </w:rPr>
                </w:rPrChange>
              </w:rPr>
              <m:t>Q</m:t>
            </m:r>
          </m:e>
          <m:sub>
            <m:r>
              <w:rPr>
                <w:rStyle w:val="Toggle"/>
                <w:rPrChange w:id="9016" w:author="Titus Ellison" w:date="2022-11-03T09:35:00Z">
                  <w:rPr>
                    <w:rFonts w:ascii="Cambria Math" w:hAnsi="Cambria Math"/>
                  </w:rPr>
                </w:rPrChange>
              </w:rPr>
              <m:t>required</m:t>
            </m:r>
          </m:sub>
        </m:sSub>
        <m:r>
          <m:rPr>
            <m:sty m:val="p"/>
          </m:rPr>
          <w:rPr>
            <w:rStyle w:val="Toggle"/>
            <w:rPrChange w:id="9017" w:author="Titus Ellison" w:date="2022-11-03T09:35:00Z">
              <w:rPr>
                <w:rFonts w:ascii="Cambria Math" w:hAnsi="Cambria Math"/>
              </w:rPr>
            </w:rPrChange>
          </w:rPr>
          <m:t>=</m:t>
        </m:r>
        <m:sSub>
          <m:sSubPr>
            <m:ctrlPr>
              <w:rPr>
                <w:rStyle w:val="Toggle"/>
                <w:rFonts w:ascii="Cambria Math" w:hAnsi="Cambria Math"/>
              </w:rPr>
            </m:ctrlPr>
          </m:sSubPr>
          <m:e>
            <m:r>
              <w:ins w:id="9018" w:author="Titus Ellison" w:date="2022-11-03T16:18:00Z">
                <w:rPr>
                  <w:rStyle w:val="Toggle"/>
                  <w:rFonts w:ascii="Cambria Math" w:hAnsi="Cambria Math"/>
                </w:rPr>
                <m:t>490</m:t>
              </w:ins>
            </m:r>
            <m:r>
              <w:del w:id="9019" w:author="Titus Ellison" w:date="2022-11-03T09:49:00Z">
                <w:rPr>
                  <w:rStyle w:val="Toggle"/>
                  <w:rPrChange w:id="9020" w:author="Titus Ellison" w:date="2022-11-03T09:35:00Z">
                    <w:rPr>
                      <w:rFonts w:ascii="Cambria Math" w:hAnsi="Cambria Math"/>
                    </w:rPr>
                  </w:rPrChange>
                </w:rPr>
                <m:t>0.49</m:t>
              </w:del>
            </m:r>
            <m:r>
              <w:rPr>
                <w:rStyle w:val="Toggle"/>
                <w:rPrChange w:id="9021" w:author="Titus Ellison" w:date="2022-11-03T09:35:00Z">
                  <w:rPr>
                    <w:rFonts w:ascii="Cambria Math" w:hAnsi="Cambria Math"/>
                  </w:rPr>
                </w:rPrChange>
              </w:rPr>
              <m:t>*FLOW</m:t>
            </m:r>
          </m:e>
          <m:sub>
            <m:r>
              <w:rPr>
                <w:rStyle w:val="Toggle"/>
                <w:rPrChange w:id="9022" w:author="Titus Ellison" w:date="2022-11-03T09:35:00Z">
                  <w:rPr>
                    <w:rFonts w:ascii="Cambria Math" w:hAnsi="Cambria Math"/>
                  </w:rPr>
                </w:rPrChange>
              </w:rPr>
              <m:t>P</m:t>
            </m:r>
          </m:sub>
        </m:sSub>
        <m:d>
          <m:dPr>
            <m:ctrlPr>
              <w:rPr>
                <w:rStyle w:val="Toggle"/>
                <w:rFonts w:ascii="Cambria Math" w:hAnsi="Cambria Math"/>
              </w:rPr>
            </m:ctrlPr>
          </m:dPr>
          <m:e>
            <m:sSub>
              <m:sSubPr>
                <m:ctrlPr>
                  <w:rPr>
                    <w:rStyle w:val="Toggle"/>
                    <w:rFonts w:ascii="Cambria Math" w:hAnsi="Cambria Math"/>
                    <w:i/>
                  </w:rPr>
                </m:ctrlPr>
              </m:sSubPr>
              <m:e>
                <m:r>
                  <w:rPr>
                    <w:rStyle w:val="Toggle"/>
                    <w:rPrChange w:id="9023" w:author="Titus Ellison" w:date="2022-11-03T09:35:00Z">
                      <w:rPr>
                        <w:rFonts w:ascii="Cambria Math" w:hAnsi="Cambria Math"/>
                      </w:rPr>
                    </w:rPrChange>
                  </w:rPr>
                  <m:t>HWST</m:t>
                </m:r>
              </m:e>
              <m:sub>
                <m:r>
                  <w:rPr>
                    <w:rStyle w:val="Toggle"/>
                    <w:rPrChange w:id="9024" w:author="Titus Ellison" w:date="2022-11-03T09:35:00Z">
                      <w:rPr>
                        <w:rFonts w:ascii="Cambria Math" w:hAnsi="Cambria Math"/>
                      </w:rPr>
                    </w:rPrChange>
                  </w:rPr>
                  <m:t>SP</m:t>
                </m:r>
              </m:sub>
            </m:sSub>
            <m:r>
              <w:rPr>
                <w:rStyle w:val="Toggle"/>
                <w:rPrChange w:id="9025" w:author="Titus Ellison" w:date="2022-11-03T09:35:00Z">
                  <w:rPr>
                    <w:rFonts w:ascii="Cambria Math" w:hAnsi="Cambria Math"/>
                  </w:rPr>
                </w:rPrChange>
              </w:rPr>
              <m:t>-HWRT</m:t>
            </m:r>
          </m:e>
        </m:d>
        <m:r>
          <w:rPr>
            <w:rStyle w:val="Toggle"/>
            <w:rPrChange w:id="9026" w:author="Titus Ellison" w:date="2022-11-03T09:35:00Z">
              <w:rPr>
                <w:rFonts w:ascii="Cambria Math" w:hAnsi="Cambria Math"/>
              </w:rPr>
            </w:rPrChange>
          </w:rPr>
          <m:t xml:space="preserve"> [</m:t>
        </m:r>
        <m:f>
          <m:fPr>
            <m:ctrlPr>
              <w:rPr>
                <w:rStyle w:val="Toggle"/>
                <w:rFonts w:ascii="Cambria Math" w:hAnsi="Cambria Math"/>
              </w:rPr>
            </m:ctrlPr>
          </m:fPr>
          <m:num>
            <m:r>
              <w:del w:id="9027" w:author="Titus Ellison" w:date="2022-11-03T09:49:00Z">
                <m:rPr>
                  <m:sty m:val="p"/>
                </m:rPr>
                <w:rPr>
                  <w:rStyle w:val="Toggle"/>
                  <w:rPrChange w:id="9028" w:author="Titus Ellison" w:date="2022-11-03T09:35:00Z">
                    <w:rPr>
                      <w:rFonts w:ascii="Cambria Math" w:hAnsi="Cambria Math"/>
                    </w:rPr>
                  </w:rPrChange>
                </w:rPr>
                <m:t>k</m:t>
              </w:del>
            </m:r>
            <m:r>
              <m:rPr>
                <m:sty m:val="p"/>
              </m:rPr>
              <w:rPr>
                <w:rStyle w:val="Toggle"/>
                <w:rPrChange w:id="9029" w:author="Titus Ellison" w:date="2022-11-03T09:35:00Z">
                  <w:rPr>
                    <w:rFonts w:ascii="Cambria Math" w:hAnsi="Cambria Math"/>
                  </w:rPr>
                </w:rPrChange>
              </w:rPr>
              <m:t>btu</m:t>
            </m:r>
          </m:num>
          <m:den>
            <m:r>
              <m:rPr>
                <m:sty m:val="p"/>
              </m:rPr>
              <w:rPr>
                <w:rStyle w:val="Toggle"/>
                <w:rPrChange w:id="9030" w:author="Titus Ellison" w:date="2022-11-03T09:35:00Z">
                  <w:rPr>
                    <w:rFonts w:ascii="Cambria Math" w:hAnsi="Cambria Math"/>
                  </w:rPr>
                </w:rPrChange>
              </w:rPr>
              <m:t>h</m:t>
            </m:r>
          </m:den>
        </m:f>
        <m:r>
          <w:rPr>
            <w:rStyle w:val="Toggle"/>
            <w:rPrChange w:id="9031" w:author="Titus Ellison" w:date="2022-11-03T09:35:00Z">
              <w:rPr>
                <w:rFonts w:ascii="Cambria Math" w:hAnsi="Cambria Math"/>
              </w:rPr>
            </w:rPrChange>
          </w:rPr>
          <m:t>]</m:t>
        </m:r>
        <w:commentRangeEnd w:id="9014"/>
        <m:r>
          <m:rPr>
            <m:sty m:val="p"/>
          </m:rPr>
          <w:rPr>
            <w:rStyle w:val="Toggle"/>
            <w:rFonts w:ascii="Cambria Math" w:hAnsi="Cambria Math"/>
            <w:rPrChange w:id="9032" w:author="Titus Ellison" w:date="2022-11-03T09:35:00Z">
              <w:rPr>
                <w:rStyle w:val="CommentReference"/>
              </w:rPr>
            </w:rPrChange>
          </w:rPr>
          <w:commentReference w:id="9014"/>
        </m:r>
      </m:oMath>
      <w:ins w:id="9033" w:author="Titus Ellison" w:date="2022-11-03T09:35:00Z">
        <w:r w:rsidRPr="001817FD">
          <w:rPr>
            <w:rStyle w:val="Toggle"/>
            <w:rPrChange w:id="9034" w:author="Titus Ellison" w:date="2022-11-03T09:35:00Z">
              <w:rPr>
                <w:rFonts w:eastAsiaTheme="minorEastAsia" w:cstheme="majorBidi"/>
              </w:rPr>
            </w:rPrChange>
          </w:rPr>
          <w:t>] [</w:t>
        </w:r>
      </w:ins>
      <w:commentRangeStart w:id="9035"/>
      <m:oMath>
        <m:sSub>
          <m:sSubPr>
            <m:ctrlPr>
              <w:ins w:id="9036" w:author="Titus Ellison" w:date="2022-11-03T09:33:00Z">
                <w:rPr>
                  <w:rStyle w:val="Toggle"/>
                  <w:rFonts w:ascii="Cambria Math" w:hAnsi="Cambria Math"/>
                </w:rPr>
              </w:ins>
            </m:ctrlPr>
          </m:sSubPr>
          <m:e>
            <m:r>
              <w:ins w:id="9037" w:author="Titus Ellison" w:date="2022-11-03T09:33:00Z">
                <w:rPr>
                  <w:rStyle w:val="Toggle"/>
                  <w:rPrChange w:id="9038" w:author="Titus Ellison" w:date="2022-11-03T09:35:00Z">
                    <w:rPr>
                      <w:rFonts w:ascii="Cambria Math" w:hAnsi="Cambria Math"/>
                    </w:rPr>
                  </w:rPrChange>
                </w:rPr>
                <m:t>Q</m:t>
              </w:ins>
            </m:r>
          </m:e>
          <m:sub>
            <m:r>
              <w:ins w:id="9039" w:author="Titus Ellison" w:date="2022-11-03T09:33:00Z">
                <w:rPr>
                  <w:rStyle w:val="Toggle"/>
                  <w:rPrChange w:id="9040" w:author="Titus Ellison" w:date="2022-11-03T09:35:00Z">
                    <w:rPr>
                      <w:rFonts w:ascii="Cambria Math" w:hAnsi="Cambria Math"/>
                    </w:rPr>
                  </w:rPrChange>
                </w:rPr>
                <m:t>required</m:t>
              </w:ins>
            </m:r>
          </m:sub>
        </m:sSub>
        <m:r>
          <w:ins w:id="9041" w:author="Titus Ellison" w:date="2022-11-03T09:33:00Z">
            <m:rPr>
              <m:sty m:val="p"/>
            </m:rPr>
            <w:rPr>
              <w:rStyle w:val="Toggle"/>
              <w:rPrChange w:id="9042" w:author="Titus Ellison" w:date="2022-11-03T09:35:00Z">
                <w:rPr>
                  <w:rFonts w:ascii="Cambria Math" w:hAnsi="Cambria Math"/>
                </w:rPr>
              </w:rPrChange>
            </w:rPr>
            <m:t>=</m:t>
          </w:ins>
        </m:r>
        <m:sSub>
          <m:sSubPr>
            <m:ctrlPr>
              <w:ins w:id="9043" w:author="Titus Ellison" w:date="2022-11-03T09:33:00Z">
                <w:rPr>
                  <w:rStyle w:val="Toggle"/>
                  <w:rFonts w:ascii="Cambria Math" w:hAnsi="Cambria Math"/>
                </w:rPr>
              </w:ins>
            </m:ctrlPr>
          </m:sSubPr>
          <m:e>
            <m:r>
              <w:ins w:id="9044" w:author="Titus Ellison" w:date="2022-11-03T09:33:00Z">
                <w:rPr>
                  <w:rStyle w:val="Toggle"/>
                  <w:rPrChange w:id="9045" w:author="Titus Ellison" w:date="2022-11-03T09:35:00Z">
                    <w:rPr>
                      <w:rFonts w:ascii="Cambria Math" w:hAnsi="Cambria Math"/>
                    </w:rPr>
                  </w:rPrChange>
                </w:rPr>
                <m:t>FLOW</m:t>
              </w:ins>
            </m:r>
          </m:e>
          <m:sub>
            <m:r>
              <w:ins w:id="9046" w:author="Titus Ellison" w:date="2022-11-03T09:33:00Z">
                <w:rPr>
                  <w:rStyle w:val="Toggle"/>
                  <w:rPrChange w:id="9047" w:author="Titus Ellison" w:date="2022-11-03T09:35:00Z">
                    <w:rPr>
                      <w:rFonts w:ascii="Cambria Math" w:hAnsi="Cambria Math"/>
                    </w:rPr>
                  </w:rPrChange>
                </w:rPr>
                <m:t>P</m:t>
              </w:ins>
            </m:r>
          </m:sub>
        </m:sSub>
        <m:r>
          <w:ins w:id="9048" w:author="Titus Ellison" w:date="2022-11-03T09:34:00Z">
            <w:rPr>
              <w:rStyle w:val="Toggle"/>
              <w:rPrChange w:id="9049" w:author="Titus Ellison" w:date="2022-11-03T09:35:00Z">
                <w:rPr>
                  <w:rFonts w:ascii="Cambria Math" w:hAnsi="Cambria Math"/>
                  <w:sz w:val="24"/>
                </w:rPr>
              </w:rPrChange>
            </w:rPr>
            <m:t>*4.182</m:t>
          </w:ins>
        </m:r>
        <m:d>
          <m:dPr>
            <m:ctrlPr>
              <w:ins w:id="9050" w:author="Titus Ellison" w:date="2022-11-03T09:33:00Z">
                <w:rPr>
                  <w:rStyle w:val="Toggle"/>
                  <w:rFonts w:ascii="Cambria Math" w:hAnsi="Cambria Math"/>
                </w:rPr>
              </w:ins>
            </m:ctrlPr>
          </m:dPr>
          <m:e>
            <m:sSub>
              <m:sSubPr>
                <m:ctrlPr>
                  <w:ins w:id="9051" w:author="Titus Ellison" w:date="2022-11-03T09:33:00Z">
                    <w:rPr>
                      <w:rStyle w:val="Toggle"/>
                      <w:rFonts w:ascii="Cambria Math" w:hAnsi="Cambria Math"/>
                      <w:i/>
                    </w:rPr>
                  </w:ins>
                </m:ctrlPr>
              </m:sSubPr>
              <m:e>
                <m:r>
                  <w:ins w:id="9052" w:author="Titus Ellison" w:date="2022-11-03T09:33:00Z">
                    <w:rPr>
                      <w:rStyle w:val="Toggle"/>
                      <w:rPrChange w:id="9053" w:author="Titus Ellison" w:date="2022-11-03T09:35:00Z">
                        <w:rPr>
                          <w:rFonts w:ascii="Cambria Math" w:hAnsi="Cambria Math"/>
                        </w:rPr>
                      </w:rPrChange>
                    </w:rPr>
                    <m:t>HWST</m:t>
                  </w:ins>
                </m:r>
              </m:e>
              <m:sub>
                <m:r>
                  <w:ins w:id="9054" w:author="Titus Ellison" w:date="2022-11-03T09:33:00Z">
                    <w:rPr>
                      <w:rStyle w:val="Toggle"/>
                      <w:rPrChange w:id="9055" w:author="Titus Ellison" w:date="2022-11-03T09:35:00Z">
                        <w:rPr>
                          <w:rFonts w:ascii="Cambria Math" w:hAnsi="Cambria Math"/>
                        </w:rPr>
                      </w:rPrChange>
                    </w:rPr>
                    <m:t>SP</m:t>
                  </w:ins>
                </m:r>
              </m:sub>
            </m:sSub>
            <m:r>
              <w:ins w:id="9056" w:author="Titus Ellison" w:date="2022-11-03T09:33:00Z">
                <w:rPr>
                  <w:rStyle w:val="Toggle"/>
                  <w:rPrChange w:id="9057" w:author="Titus Ellison" w:date="2022-11-03T09:35:00Z">
                    <w:rPr>
                      <w:rFonts w:ascii="Cambria Math" w:hAnsi="Cambria Math"/>
                    </w:rPr>
                  </w:rPrChange>
                </w:rPr>
                <m:t>-HWRT</m:t>
              </w:ins>
            </m:r>
          </m:e>
        </m:d>
        <m:r>
          <w:ins w:id="9058" w:author="Titus Ellison" w:date="2022-11-03T09:33:00Z">
            <w:rPr>
              <w:rStyle w:val="Toggle"/>
              <w:rPrChange w:id="9059" w:author="Titus Ellison" w:date="2022-11-03T09:35:00Z">
                <w:rPr>
                  <w:rFonts w:ascii="Cambria Math" w:hAnsi="Cambria Math"/>
                </w:rPr>
              </w:rPrChange>
            </w:rPr>
            <m:t xml:space="preserve"> [</m:t>
          </w:ins>
        </m:r>
        <m:r>
          <w:ins w:id="9060" w:author="Titus Ellison" w:date="2022-11-03T09:34:00Z">
            <m:rPr>
              <m:sty m:val="p"/>
            </m:rPr>
            <w:rPr>
              <w:rStyle w:val="Toggle"/>
              <w:rPrChange w:id="9061" w:author="Titus Ellison" w:date="2022-11-03T09:35:00Z">
                <w:rPr>
                  <w:rFonts w:ascii="Cambria Math" w:hAnsi="Cambria Math"/>
                  <w:sz w:val="24"/>
                </w:rPr>
              </w:rPrChange>
            </w:rPr>
            <m:t>kW</m:t>
          </w:ins>
        </m:r>
        <m:r>
          <w:ins w:id="9062" w:author="Titus Ellison" w:date="2022-11-03T09:33:00Z">
            <w:rPr>
              <w:rStyle w:val="Toggle"/>
              <w:rPrChange w:id="9063" w:author="Titus Ellison" w:date="2022-11-03T09:35:00Z">
                <w:rPr>
                  <w:rFonts w:ascii="Cambria Math" w:hAnsi="Cambria Math"/>
                </w:rPr>
              </w:rPrChange>
            </w:rPr>
            <m:t>]</m:t>
          </w:ins>
        </m:r>
        <w:commentRangeEnd w:id="9035"/>
        <m:r>
          <w:ins w:id="9064" w:author="Titus Ellison" w:date="2022-11-03T09:33:00Z">
            <m:rPr>
              <m:sty m:val="p"/>
            </m:rPr>
            <w:rPr>
              <w:rStyle w:val="Toggle"/>
              <w:rFonts w:ascii="Cambria Math" w:hAnsi="Cambria Math"/>
              <w:rPrChange w:id="9065" w:author="Titus Ellison" w:date="2022-11-03T09:35:00Z">
                <w:rPr>
                  <w:rStyle w:val="CommentReference"/>
                </w:rPr>
              </w:rPrChange>
            </w:rPr>
            <w:commentReference w:id="9035"/>
          </w:ins>
        </m:r>
      </m:oMath>
      <w:ins w:id="9066" w:author="Titus Ellison" w:date="2022-11-03T09:35:00Z">
        <w:r w:rsidRPr="001817FD">
          <w:rPr>
            <w:rStyle w:val="Toggle"/>
            <w:rPrChange w:id="9067" w:author="Titus Ellison" w:date="2022-11-03T09:35:00Z">
              <w:rPr>
                <w:rFonts w:eastAsiaTheme="minorEastAsia" w:cstheme="majorBidi"/>
              </w:rPr>
            </w:rPrChange>
          </w:rPr>
          <w:t>]]</w:t>
        </w:r>
      </w:ins>
    </w:p>
    <w:p w14:paraId="241D9177" w14:textId="77777777" w:rsidR="00DA4FEB" w:rsidRPr="00EC3318" w:rsidRDefault="00DA4FEB" w:rsidP="002F2315">
      <w:pPr>
        <w:spacing w:after="120"/>
        <w:rPr>
          <w:rFonts w:eastAsiaTheme="minorEastAsia"/>
        </w:rPr>
      </w:pPr>
    </w:p>
    <w:p w14:paraId="43C90374" w14:textId="32E2BBAF" w:rsidR="002F2315" w:rsidRPr="00EC3318" w:rsidRDefault="002F2315" w:rsidP="002F2315">
      <w:pPr>
        <w:pStyle w:val="Instrbox"/>
      </w:pPr>
      <w:r w:rsidRPr="00EC3318">
        <w:t xml:space="preserve">Retain the following </w:t>
      </w:r>
      <w:r w:rsidR="00335D1A">
        <w:t>section</w:t>
      </w:r>
      <w:r w:rsidRPr="00EC3318">
        <w:t xml:space="preserve"> for primary-secondary plants with flow meters in all secondary loops (if more than one). Delete otherwise.</w:t>
      </w:r>
    </w:p>
    <w:p w14:paraId="11966497" w14:textId="405B6587" w:rsidR="002F2315" w:rsidRPr="00EC3318" w:rsidRDefault="002F2315" w:rsidP="0087618D">
      <w:pPr>
        <w:pStyle w:val="Heading4"/>
      </w:pPr>
      <w:r w:rsidRPr="00EC3318">
        <w:t xml:space="preserve">Boilers are staged in part based on required capacity, </w:t>
      </w:r>
      <w:proofErr w:type="spellStart"/>
      <w:r w:rsidRPr="00EC3318">
        <w:rPr>
          <w:i/>
        </w:rPr>
        <w:t>Q</w:t>
      </w:r>
      <w:r w:rsidRPr="00EC3318">
        <w:rPr>
          <w:i/>
          <w:vertAlign w:val="subscript"/>
        </w:rPr>
        <w:t>required</w:t>
      </w:r>
      <w:proofErr w:type="spellEnd"/>
      <w:r w:rsidRPr="00EC3318">
        <w:t>.</w:t>
      </w:r>
      <w:r w:rsidRPr="00EC3318">
        <w:rPr>
          <w:i/>
        </w:rPr>
        <w:t xml:space="preserve"> </w:t>
      </w:r>
      <w:proofErr w:type="spellStart"/>
      <w:r w:rsidRPr="00EC3318">
        <w:rPr>
          <w:i/>
        </w:rPr>
        <w:t>Q</w:t>
      </w:r>
      <w:r w:rsidRPr="00EC3318">
        <w:rPr>
          <w:i/>
          <w:vertAlign w:val="subscript"/>
        </w:rPr>
        <w:t>required</w:t>
      </w:r>
      <w:proofErr w:type="spellEnd"/>
      <w:r w:rsidRPr="00EC3318">
        <w:t xml:space="preserve"> is calculated based on secondary hot water return temperature (</w:t>
      </w:r>
      <w:r w:rsidRPr="00EC3318">
        <w:rPr>
          <w:i/>
        </w:rPr>
        <w:t>SHWRT</w:t>
      </w:r>
      <w:r w:rsidRPr="00EC3318">
        <w:t>), active hot water supply temperature setpoint (</w:t>
      </w:r>
      <w:r w:rsidRPr="00EC3318">
        <w:rPr>
          <w:i/>
        </w:rPr>
        <w:t>HWST</w:t>
      </w:r>
      <w:r w:rsidRPr="00EC3318">
        <w:rPr>
          <w:i/>
          <w:vertAlign w:val="subscript"/>
        </w:rPr>
        <w:t>SP</w:t>
      </w:r>
      <w:r w:rsidRPr="00EC3318">
        <w:t>), and measured flow through the secondary circuit flow meter (</w:t>
      </w:r>
      <w:r w:rsidRPr="00EC3318">
        <w:rPr>
          <w:i/>
        </w:rPr>
        <w:t>FLOW</w:t>
      </w:r>
      <w:r w:rsidRPr="00EC3318">
        <w:rPr>
          <w:i/>
          <w:vertAlign w:val="subscript"/>
        </w:rPr>
        <w:t>S</w:t>
      </w:r>
      <w:ins w:id="9068" w:author="Titus Ellison" w:date="2022-11-03T09:36:00Z">
        <w:r w:rsidR="00372315">
          <w:rPr>
            <w:i/>
          </w:rPr>
          <w:t xml:space="preserve"> in </w:t>
        </w:r>
        <w:r w:rsidR="00372315" w:rsidRPr="00E21B7A">
          <w:rPr>
            <w:rStyle w:val="Toggle"/>
          </w:rPr>
          <w:t>[UNITS [</w:t>
        </w:r>
      </w:ins>
      <w:ins w:id="9069" w:author="Titus Ellison" w:date="2022-11-03T16:22:00Z">
        <w:r w:rsidR="00FF541B">
          <w:rPr>
            <w:rStyle w:val="Toggle"/>
          </w:rPr>
          <w:t>L/s</w:t>
        </w:r>
      </w:ins>
      <w:ins w:id="9070" w:author="Titus Ellison" w:date="2022-11-03T09:36:00Z">
        <w:r w:rsidR="00372315" w:rsidRPr="00E21B7A">
          <w:rPr>
            <w:rStyle w:val="Toggle"/>
          </w:rPr>
          <w:t>] [GPM]]</w:t>
        </w:r>
      </w:ins>
      <w:r w:rsidRPr="00EC3318">
        <w:t xml:space="preserve">), as shown in the equation below. </w:t>
      </w:r>
      <w:proofErr w:type="spellStart"/>
      <w:r w:rsidRPr="00EC3318">
        <w:rPr>
          <w:i/>
        </w:rPr>
        <w:t>Q</w:t>
      </w:r>
      <w:r w:rsidRPr="00EC3318">
        <w:rPr>
          <w:i/>
          <w:vertAlign w:val="subscript"/>
        </w:rPr>
        <w:t>required</w:t>
      </w:r>
      <w:proofErr w:type="spellEnd"/>
      <w:r w:rsidRPr="00EC3318">
        <w:t xml:space="preserve"> used in logic shall be a 5-minute rolling average of instantaneous values sampled at a minimum of every 30 seconds.</w:t>
      </w:r>
    </w:p>
    <w:p w14:paraId="3411C3D6" w14:textId="3DC060EE" w:rsidR="001817FD" w:rsidRDefault="001817FD" w:rsidP="001817FD">
      <w:pPr>
        <w:spacing w:after="120"/>
        <w:jc w:val="center"/>
        <w:rPr>
          <w:ins w:id="9071" w:author="Titus Ellison" w:date="2022-11-03T09:35:00Z"/>
          <w:rStyle w:val="Toggle"/>
        </w:rPr>
      </w:pPr>
      <w:ins w:id="9072" w:author="Titus Ellison" w:date="2022-11-03T09:35:00Z">
        <w:r w:rsidRPr="00E21B7A">
          <w:rPr>
            <w:rStyle w:val="Toggle"/>
          </w:rPr>
          <w:t>[UNITS [</w:t>
        </w:r>
        <w:commentRangeStart w:id="9073"/>
      </w:ins>
      <m:oMath>
        <m:sSub>
          <m:sSubPr>
            <m:ctrlPr>
              <w:ins w:id="9074" w:author="Titus Ellison" w:date="2022-11-03T09:35:00Z">
                <w:rPr>
                  <w:rStyle w:val="Toggle"/>
                  <w:rFonts w:ascii="Cambria Math" w:hAnsi="Cambria Math"/>
                </w:rPr>
              </w:ins>
            </m:ctrlPr>
          </m:sSubPr>
          <m:e>
            <m:r>
              <w:ins w:id="9075" w:author="Titus Ellison" w:date="2022-11-03T09:35:00Z">
                <w:rPr>
                  <w:rStyle w:val="Toggle"/>
                  <w:rFonts w:ascii="Cambria Math" w:hAnsi="Cambria Math"/>
                </w:rPr>
                <m:t>Q</m:t>
              </w:ins>
            </m:r>
          </m:e>
          <m:sub>
            <m:r>
              <w:ins w:id="9076" w:author="Titus Ellison" w:date="2022-11-03T09:35:00Z">
                <w:rPr>
                  <w:rStyle w:val="Toggle"/>
                  <w:rFonts w:ascii="Cambria Math" w:hAnsi="Cambria Math"/>
                </w:rPr>
                <m:t>required</m:t>
              </w:ins>
            </m:r>
          </m:sub>
        </m:sSub>
        <m:r>
          <w:ins w:id="9077" w:author="Titus Ellison" w:date="2022-11-03T09:35:00Z">
            <m:rPr>
              <m:sty m:val="p"/>
            </m:rPr>
            <w:rPr>
              <w:rStyle w:val="Toggle"/>
              <w:rFonts w:ascii="Cambria Math" w:hAnsi="Cambria Math"/>
            </w:rPr>
            <m:t>=</m:t>
          </w:ins>
        </m:r>
        <m:sSub>
          <m:sSubPr>
            <m:ctrlPr>
              <w:ins w:id="9078" w:author="Titus Ellison" w:date="2022-11-03T09:35:00Z">
                <w:rPr>
                  <w:rStyle w:val="Toggle"/>
                  <w:rFonts w:ascii="Cambria Math" w:hAnsi="Cambria Math"/>
                </w:rPr>
              </w:ins>
            </m:ctrlPr>
          </m:sSubPr>
          <m:e>
            <m:r>
              <w:ins w:id="9079" w:author="Titus Ellison" w:date="2022-11-03T16:18:00Z">
                <w:rPr>
                  <w:rStyle w:val="Toggle"/>
                  <w:rFonts w:ascii="Cambria Math" w:hAnsi="Cambria Math"/>
                </w:rPr>
                <m:t>490</m:t>
              </w:ins>
            </m:r>
            <m:r>
              <w:ins w:id="9080" w:author="Titus Ellison" w:date="2022-11-03T09:35:00Z">
                <w:rPr>
                  <w:rStyle w:val="Toggle"/>
                  <w:rFonts w:ascii="Cambria Math" w:hAnsi="Cambria Math"/>
                </w:rPr>
                <m:t>*FLOW</m:t>
              </w:ins>
            </m:r>
          </m:e>
          <m:sub>
            <m:r>
              <w:ins w:id="9081" w:author="Titus Ellison" w:date="2022-11-03T09:40:00Z">
                <w:rPr>
                  <w:rStyle w:val="Toggle"/>
                  <w:rFonts w:ascii="Cambria Math" w:hAnsi="Cambria Math"/>
                </w:rPr>
                <m:t>S</m:t>
              </w:ins>
            </m:r>
          </m:sub>
        </m:sSub>
        <m:d>
          <m:dPr>
            <m:ctrlPr>
              <w:ins w:id="9082" w:author="Titus Ellison" w:date="2022-11-03T09:35:00Z">
                <w:rPr>
                  <w:rStyle w:val="Toggle"/>
                  <w:rFonts w:ascii="Cambria Math" w:hAnsi="Cambria Math"/>
                </w:rPr>
              </w:ins>
            </m:ctrlPr>
          </m:dPr>
          <m:e>
            <m:sSub>
              <m:sSubPr>
                <m:ctrlPr>
                  <w:ins w:id="9083" w:author="Titus Ellison" w:date="2022-11-03T09:35:00Z">
                    <w:rPr>
                      <w:rStyle w:val="Toggle"/>
                      <w:rFonts w:ascii="Cambria Math" w:hAnsi="Cambria Math"/>
                      <w:i/>
                    </w:rPr>
                  </w:ins>
                </m:ctrlPr>
              </m:sSubPr>
              <m:e>
                <m:r>
                  <w:ins w:id="9084" w:author="Titus Ellison" w:date="2022-11-03T09:35:00Z">
                    <w:rPr>
                      <w:rStyle w:val="Toggle"/>
                      <w:rFonts w:ascii="Cambria Math" w:hAnsi="Cambria Math"/>
                    </w:rPr>
                    <m:t>HWST</m:t>
                  </w:ins>
                </m:r>
              </m:e>
              <m:sub>
                <m:r>
                  <w:ins w:id="9085" w:author="Titus Ellison" w:date="2022-11-03T09:35:00Z">
                    <w:rPr>
                      <w:rStyle w:val="Toggle"/>
                      <w:rFonts w:ascii="Cambria Math" w:hAnsi="Cambria Math"/>
                    </w:rPr>
                    <m:t>SP</m:t>
                  </w:ins>
                </m:r>
              </m:sub>
            </m:sSub>
            <m:r>
              <w:ins w:id="9086" w:author="Titus Ellison" w:date="2022-11-03T09:35:00Z">
                <w:rPr>
                  <w:rStyle w:val="Toggle"/>
                  <w:rFonts w:ascii="Cambria Math" w:hAnsi="Cambria Math"/>
                </w:rPr>
                <m:t>-HWRT</m:t>
              </w:ins>
            </m:r>
          </m:e>
        </m:d>
        <m:r>
          <w:ins w:id="9087" w:author="Titus Ellison" w:date="2022-11-03T09:35:00Z">
            <w:rPr>
              <w:rStyle w:val="Toggle"/>
              <w:rFonts w:ascii="Cambria Math" w:hAnsi="Cambria Math"/>
            </w:rPr>
            <m:t xml:space="preserve"> [</m:t>
          </w:ins>
        </m:r>
        <m:f>
          <m:fPr>
            <m:ctrlPr>
              <w:ins w:id="9088" w:author="Titus Ellison" w:date="2022-11-03T09:35:00Z">
                <w:rPr>
                  <w:rStyle w:val="Toggle"/>
                  <w:rFonts w:ascii="Cambria Math" w:hAnsi="Cambria Math"/>
                </w:rPr>
              </w:ins>
            </m:ctrlPr>
          </m:fPr>
          <m:num>
            <m:r>
              <w:ins w:id="9089" w:author="Titus Ellison" w:date="2022-11-03T09:35:00Z">
                <m:rPr>
                  <m:sty m:val="p"/>
                </m:rPr>
                <w:rPr>
                  <w:rStyle w:val="Toggle"/>
                  <w:rFonts w:ascii="Cambria Math" w:hAnsi="Cambria Math"/>
                </w:rPr>
                <m:t>btu</m:t>
              </w:ins>
            </m:r>
          </m:num>
          <m:den>
            <m:r>
              <w:ins w:id="9090" w:author="Titus Ellison" w:date="2022-11-03T09:35:00Z">
                <m:rPr>
                  <m:sty m:val="p"/>
                </m:rPr>
                <w:rPr>
                  <w:rStyle w:val="Toggle"/>
                  <w:rFonts w:ascii="Cambria Math" w:hAnsi="Cambria Math"/>
                </w:rPr>
                <m:t>h</m:t>
              </w:ins>
            </m:r>
          </m:den>
        </m:f>
        <m:r>
          <w:ins w:id="9091" w:author="Titus Ellison" w:date="2022-11-03T09:35:00Z">
            <w:rPr>
              <w:rStyle w:val="Toggle"/>
              <w:rFonts w:ascii="Cambria Math" w:hAnsi="Cambria Math"/>
            </w:rPr>
            <m:t>]</m:t>
          </w:ins>
        </m:r>
        <w:commentRangeEnd w:id="9073"/>
        <m:r>
          <w:ins w:id="9092" w:author="Titus Ellison" w:date="2022-11-03T09:35:00Z">
            <m:rPr>
              <m:sty m:val="p"/>
            </m:rPr>
            <w:rPr>
              <w:rStyle w:val="Toggle"/>
              <w:rFonts w:ascii="Cambria Math" w:hAnsi="Cambria Math"/>
            </w:rPr>
            <w:commentReference w:id="9073"/>
          </w:ins>
        </m:r>
      </m:oMath>
      <w:ins w:id="9093" w:author="Titus Ellison" w:date="2022-11-03T09:35:00Z">
        <w:r w:rsidRPr="00E21B7A">
          <w:rPr>
            <w:rStyle w:val="Toggle"/>
          </w:rPr>
          <w:t>] [</w:t>
        </w:r>
        <w:commentRangeStart w:id="9094"/>
      </w:ins>
      <m:oMath>
        <m:sSub>
          <m:sSubPr>
            <m:ctrlPr>
              <w:ins w:id="9095" w:author="Titus Ellison" w:date="2022-11-03T09:35:00Z">
                <w:rPr>
                  <w:rStyle w:val="Toggle"/>
                  <w:rFonts w:ascii="Cambria Math" w:hAnsi="Cambria Math"/>
                </w:rPr>
              </w:ins>
            </m:ctrlPr>
          </m:sSubPr>
          <m:e>
            <m:r>
              <w:ins w:id="9096" w:author="Titus Ellison" w:date="2022-11-03T09:35:00Z">
                <w:rPr>
                  <w:rStyle w:val="Toggle"/>
                  <w:rFonts w:ascii="Cambria Math" w:hAnsi="Cambria Math"/>
                </w:rPr>
                <m:t>Q</m:t>
              </w:ins>
            </m:r>
          </m:e>
          <m:sub>
            <m:r>
              <w:ins w:id="9097" w:author="Titus Ellison" w:date="2022-11-03T09:35:00Z">
                <w:rPr>
                  <w:rStyle w:val="Toggle"/>
                  <w:rFonts w:ascii="Cambria Math" w:hAnsi="Cambria Math"/>
                </w:rPr>
                <m:t>required</m:t>
              </w:ins>
            </m:r>
          </m:sub>
        </m:sSub>
        <m:r>
          <w:ins w:id="9098" w:author="Titus Ellison" w:date="2022-11-03T09:35:00Z">
            <m:rPr>
              <m:sty m:val="p"/>
            </m:rPr>
            <w:rPr>
              <w:rStyle w:val="Toggle"/>
              <w:rFonts w:ascii="Cambria Math" w:hAnsi="Cambria Math"/>
            </w:rPr>
            <m:t>=</m:t>
          </w:ins>
        </m:r>
        <m:sSub>
          <m:sSubPr>
            <m:ctrlPr>
              <w:ins w:id="9099" w:author="Titus Ellison" w:date="2022-11-03T09:35:00Z">
                <w:rPr>
                  <w:rStyle w:val="Toggle"/>
                  <w:rFonts w:ascii="Cambria Math" w:hAnsi="Cambria Math"/>
                </w:rPr>
              </w:ins>
            </m:ctrlPr>
          </m:sSubPr>
          <m:e>
            <m:r>
              <w:ins w:id="9100" w:author="Titus Ellison" w:date="2022-11-03T09:35:00Z">
                <w:rPr>
                  <w:rStyle w:val="Toggle"/>
                  <w:rFonts w:ascii="Cambria Math" w:hAnsi="Cambria Math"/>
                </w:rPr>
                <m:t>FLOW</m:t>
              </w:ins>
            </m:r>
          </m:e>
          <m:sub>
            <m:r>
              <w:ins w:id="9101" w:author="Titus Ellison" w:date="2022-11-03T09:40:00Z">
                <w:rPr>
                  <w:rStyle w:val="Toggle"/>
                  <w:rFonts w:ascii="Cambria Math" w:hAnsi="Cambria Math"/>
                </w:rPr>
                <m:t>S</m:t>
              </w:ins>
            </m:r>
          </m:sub>
        </m:sSub>
        <m:r>
          <w:ins w:id="9102" w:author="Titus Ellison" w:date="2022-11-03T09:35:00Z">
            <w:rPr>
              <w:rStyle w:val="Toggle"/>
              <w:rFonts w:ascii="Cambria Math" w:hAnsi="Cambria Math"/>
            </w:rPr>
            <m:t>*4.182</m:t>
          </w:ins>
        </m:r>
        <m:d>
          <m:dPr>
            <m:ctrlPr>
              <w:ins w:id="9103" w:author="Titus Ellison" w:date="2022-11-03T09:35:00Z">
                <w:rPr>
                  <w:rStyle w:val="Toggle"/>
                  <w:rFonts w:ascii="Cambria Math" w:hAnsi="Cambria Math"/>
                </w:rPr>
              </w:ins>
            </m:ctrlPr>
          </m:dPr>
          <m:e>
            <m:sSub>
              <m:sSubPr>
                <m:ctrlPr>
                  <w:ins w:id="9104" w:author="Titus Ellison" w:date="2022-11-03T09:35:00Z">
                    <w:rPr>
                      <w:rStyle w:val="Toggle"/>
                      <w:rFonts w:ascii="Cambria Math" w:hAnsi="Cambria Math"/>
                      <w:i/>
                    </w:rPr>
                  </w:ins>
                </m:ctrlPr>
              </m:sSubPr>
              <m:e>
                <m:r>
                  <w:ins w:id="9105" w:author="Titus Ellison" w:date="2022-11-03T09:35:00Z">
                    <w:rPr>
                      <w:rStyle w:val="Toggle"/>
                      <w:rFonts w:ascii="Cambria Math" w:hAnsi="Cambria Math"/>
                    </w:rPr>
                    <m:t>HWST</m:t>
                  </w:ins>
                </m:r>
              </m:e>
              <m:sub>
                <m:r>
                  <w:ins w:id="9106" w:author="Titus Ellison" w:date="2022-11-03T09:35:00Z">
                    <w:rPr>
                      <w:rStyle w:val="Toggle"/>
                      <w:rFonts w:ascii="Cambria Math" w:hAnsi="Cambria Math"/>
                    </w:rPr>
                    <m:t>SP</m:t>
                  </w:ins>
                </m:r>
              </m:sub>
            </m:sSub>
            <m:r>
              <w:ins w:id="9107" w:author="Titus Ellison" w:date="2022-11-03T09:35:00Z">
                <w:rPr>
                  <w:rStyle w:val="Toggle"/>
                  <w:rFonts w:ascii="Cambria Math" w:hAnsi="Cambria Math"/>
                </w:rPr>
                <m:t>-</m:t>
              </w:ins>
            </m:r>
            <m:r>
              <w:ins w:id="9108" w:author="Titus Ellison" w:date="2022-11-03T09:41:00Z">
                <w:rPr>
                  <w:rStyle w:val="Toggle"/>
                  <w:rFonts w:ascii="Cambria Math" w:hAnsi="Cambria Math"/>
                </w:rPr>
                <m:t>S</m:t>
              </w:ins>
            </m:r>
            <m:r>
              <w:ins w:id="9109" w:author="Titus Ellison" w:date="2022-11-03T09:35:00Z">
                <w:rPr>
                  <w:rStyle w:val="Toggle"/>
                  <w:rFonts w:ascii="Cambria Math" w:hAnsi="Cambria Math"/>
                </w:rPr>
                <m:t>HWRT</m:t>
              </w:ins>
            </m:r>
          </m:e>
        </m:d>
        <m:r>
          <w:ins w:id="9110" w:author="Titus Ellison" w:date="2022-11-03T09:35:00Z">
            <w:rPr>
              <w:rStyle w:val="Toggle"/>
              <w:rFonts w:ascii="Cambria Math" w:hAnsi="Cambria Math"/>
            </w:rPr>
            <m:t xml:space="preserve"> [</m:t>
          </w:ins>
        </m:r>
        <m:r>
          <w:ins w:id="9111" w:author="Titus Ellison" w:date="2022-11-03T09:35:00Z">
            <m:rPr>
              <m:sty m:val="p"/>
            </m:rPr>
            <w:rPr>
              <w:rStyle w:val="Toggle"/>
              <w:rFonts w:ascii="Cambria Math" w:hAnsi="Cambria Math"/>
            </w:rPr>
            <m:t>kW</m:t>
          </w:ins>
        </m:r>
        <m:r>
          <w:ins w:id="9112" w:author="Titus Ellison" w:date="2022-11-03T09:35:00Z">
            <w:rPr>
              <w:rStyle w:val="Toggle"/>
              <w:rFonts w:ascii="Cambria Math" w:hAnsi="Cambria Math"/>
            </w:rPr>
            <m:t>]</m:t>
          </w:ins>
        </m:r>
        <w:commentRangeEnd w:id="9094"/>
        <m:r>
          <w:ins w:id="9113" w:author="Titus Ellison" w:date="2022-11-03T09:35:00Z">
            <m:rPr>
              <m:sty m:val="p"/>
            </m:rPr>
            <w:rPr>
              <w:rStyle w:val="Toggle"/>
              <w:rFonts w:ascii="Cambria Math" w:hAnsi="Cambria Math"/>
            </w:rPr>
            <w:commentReference w:id="9094"/>
          </w:ins>
        </m:r>
      </m:oMath>
      <w:ins w:id="9114" w:author="Titus Ellison" w:date="2022-11-03T09:35:00Z">
        <w:r w:rsidRPr="00E21B7A">
          <w:rPr>
            <w:rStyle w:val="Toggle"/>
          </w:rPr>
          <w:t>]]</w:t>
        </w:r>
      </w:ins>
    </w:p>
    <w:p w14:paraId="571BA764" w14:textId="77777777" w:rsidR="00B10A1E" w:rsidRPr="00E21B7A" w:rsidRDefault="00B10A1E" w:rsidP="001817FD">
      <w:pPr>
        <w:spacing w:after="120"/>
        <w:jc w:val="center"/>
        <w:rPr>
          <w:ins w:id="9115" w:author="Titus Ellison" w:date="2022-11-03T09:35:00Z"/>
          <w:rStyle w:val="Toggle"/>
        </w:rPr>
      </w:pPr>
    </w:p>
    <w:commentRangeStart w:id="9116"/>
    <w:p w14:paraId="519DBA77" w14:textId="30226F3A" w:rsidR="002F2315" w:rsidRPr="00EC3318" w:rsidDel="001817FD" w:rsidRDefault="00EF7855" w:rsidP="002F2315">
      <w:pPr>
        <w:spacing w:after="120"/>
        <w:rPr>
          <w:del w:id="9117" w:author="Titus Ellison" w:date="2022-11-03T09:35:00Z"/>
          <w:rFonts w:eastAsiaTheme="minorEastAsia"/>
        </w:rPr>
      </w:pPr>
      <m:oMathPara>
        <m:oMath>
          <m:sSub>
            <m:sSubPr>
              <m:ctrlPr>
                <w:del w:id="9118" w:author="Titus Ellison" w:date="2022-11-03T09:35:00Z">
                  <w:rPr>
                    <w:rFonts w:ascii="Cambria Math" w:hAnsi="Cambria Math"/>
                    <w:sz w:val="24"/>
                  </w:rPr>
                </w:del>
              </m:ctrlPr>
            </m:sSubPr>
            <m:e>
              <m:r>
                <w:del w:id="9119" w:author="Titus Ellison" w:date="2022-11-03T09:35:00Z">
                  <w:rPr>
                    <w:rFonts w:ascii="Cambria Math" w:hAnsi="Cambria Math"/>
                  </w:rPr>
                  <m:t>Q</m:t>
                </w:del>
              </m:r>
            </m:e>
            <m:sub>
              <m:r>
                <w:del w:id="9120" w:author="Titus Ellison" w:date="2022-11-03T09:35:00Z">
                  <w:rPr>
                    <w:rFonts w:ascii="Cambria Math" w:hAnsi="Cambria Math"/>
                  </w:rPr>
                  <m:t>required</m:t>
                </w:del>
              </m:r>
            </m:sub>
          </m:sSub>
          <m:r>
            <w:del w:id="9121" w:author="Titus Ellison" w:date="2022-11-03T09:35:00Z">
              <m:rPr>
                <m:sty m:val="p"/>
              </m:rPr>
              <w:rPr>
                <w:rFonts w:ascii="Cambria Math" w:hAnsi="Cambria Math"/>
              </w:rPr>
              <m:t>=</m:t>
            </w:del>
          </m:r>
          <m:sSub>
            <m:sSubPr>
              <m:ctrlPr>
                <w:del w:id="9122" w:author="Titus Ellison" w:date="2022-11-03T09:35:00Z">
                  <w:rPr>
                    <w:rFonts w:ascii="Cambria Math" w:hAnsi="Cambria Math"/>
                    <w:sz w:val="24"/>
                  </w:rPr>
                </w:del>
              </m:ctrlPr>
            </m:sSubPr>
            <m:e>
              <m:r>
                <w:del w:id="9123" w:author="Titus Ellison" w:date="2022-11-03T09:35:00Z">
                  <w:rPr>
                    <w:rFonts w:ascii="Cambria Math" w:hAnsi="Cambria Math"/>
                  </w:rPr>
                  <m:t>0.49*FLOW</m:t>
                </w:del>
              </m:r>
            </m:e>
            <m:sub>
              <m:r>
                <w:del w:id="9124" w:author="Titus Ellison" w:date="2022-11-03T09:35:00Z">
                  <w:rPr>
                    <w:rFonts w:ascii="Cambria Math" w:hAnsi="Cambria Math"/>
                  </w:rPr>
                  <m:t>S</m:t>
                </w:del>
              </m:r>
            </m:sub>
          </m:sSub>
          <m:d>
            <m:dPr>
              <m:ctrlPr>
                <w:del w:id="9125" w:author="Titus Ellison" w:date="2022-11-03T09:35:00Z">
                  <w:rPr>
                    <w:rFonts w:ascii="Cambria Math" w:hAnsi="Cambria Math"/>
                    <w:sz w:val="24"/>
                  </w:rPr>
                </w:del>
              </m:ctrlPr>
            </m:dPr>
            <m:e>
              <m:sSub>
                <m:sSubPr>
                  <m:ctrlPr>
                    <w:del w:id="9126" w:author="Titus Ellison" w:date="2022-11-03T09:35:00Z">
                      <w:rPr>
                        <w:rFonts w:ascii="Cambria Math" w:hAnsi="Cambria Math"/>
                        <w:i/>
                        <w:sz w:val="24"/>
                      </w:rPr>
                    </w:del>
                  </m:ctrlPr>
                </m:sSubPr>
                <m:e>
                  <m:r>
                    <w:del w:id="9127" w:author="Titus Ellison" w:date="2022-11-03T09:35:00Z">
                      <w:rPr>
                        <w:rFonts w:ascii="Cambria Math" w:hAnsi="Cambria Math"/>
                      </w:rPr>
                      <m:t>HWST</m:t>
                    </w:del>
                  </m:r>
                </m:e>
                <m:sub>
                  <m:r>
                    <w:del w:id="9128" w:author="Titus Ellison" w:date="2022-11-03T09:35:00Z">
                      <w:rPr>
                        <w:rFonts w:ascii="Cambria Math" w:hAnsi="Cambria Math"/>
                      </w:rPr>
                      <m:t>SP</m:t>
                    </w:del>
                  </m:r>
                </m:sub>
              </m:sSub>
              <m:r>
                <w:del w:id="9129" w:author="Titus Ellison" w:date="2022-11-03T09:35:00Z">
                  <w:rPr>
                    <w:rFonts w:ascii="Cambria Math" w:hAnsi="Cambria Math"/>
                  </w:rPr>
                  <m:t>-SHWRT</m:t>
                </w:del>
              </m:r>
            </m:e>
          </m:d>
          <m:r>
            <w:del w:id="9130" w:author="Titus Ellison" w:date="2022-11-03T09:35:00Z">
              <w:rPr>
                <w:rFonts w:ascii="Cambria Math" w:hAnsi="Cambria Math"/>
              </w:rPr>
              <m:t xml:space="preserve"> [</m:t>
            </w:del>
          </m:r>
          <m:f>
            <m:fPr>
              <m:ctrlPr>
                <w:del w:id="9131" w:author="Titus Ellison" w:date="2022-11-03T09:35:00Z">
                  <w:rPr>
                    <w:rFonts w:ascii="Cambria Math" w:hAnsi="Cambria Math"/>
                    <w:sz w:val="24"/>
                  </w:rPr>
                </w:del>
              </m:ctrlPr>
            </m:fPr>
            <m:num>
              <m:r>
                <w:del w:id="9132" w:author="Titus Ellison" w:date="2022-11-03T09:35:00Z">
                  <m:rPr>
                    <m:sty m:val="p"/>
                  </m:rPr>
                  <w:rPr>
                    <w:rFonts w:ascii="Cambria Math" w:hAnsi="Cambria Math"/>
                  </w:rPr>
                  <m:t>kbtu</m:t>
                </w:del>
              </m:r>
            </m:num>
            <m:den>
              <m:r>
                <w:del w:id="9133" w:author="Titus Ellison" w:date="2022-11-03T09:35:00Z">
                  <m:rPr>
                    <m:sty m:val="p"/>
                  </m:rPr>
                  <w:rPr>
                    <w:rFonts w:ascii="Cambria Math" w:hAnsi="Cambria Math"/>
                  </w:rPr>
                  <m:t>h</m:t>
                </w:del>
              </m:r>
            </m:den>
          </m:f>
          <m:r>
            <w:del w:id="9134" w:author="Titus Ellison" w:date="2022-11-03T09:35:00Z">
              <w:rPr>
                <w:rFonts w:ascii="Cambria Math" w:hAnsi="Cambria Math"/>
              </w:rPr>
              <m:t>]</m:t>
            </w:del>
          </m:r>
          <w:commentRangeEnd w:id="9116"/>
          <m:r>
            <w:del w:id="9135" w:author="Titus Ellison" w:date="2022-11-03T09:35:00Z">
              <m:rPr>
                <m:sty m:val="p"/>
              </m:rPr>
              <w:rPr>
                <w:rStyle w:val="CommentReference"/>
              </w:rPr>
              <w:commentReference w:id="9116"/>
            </w:del>
          </m:r>
        </m:oMath>
      </m:oMathPara>
    </w:p>
    <w:p w14:paraId="2B073741" w14:textId="3F46EDA9" w:rsidR="002F2315" w:rsidRPr="00EC3318" w:rsidRDefault="002F2315" w:rsidP="002F2315">
      <w:pPr>
        <w:pStyle w:val="Instrbox"/>
      </w:pPr>
      <w:r w:rsidRPr="00EC3318">
        <w:t xml:space="preserve">Retain the following </w:t>
      </w:r>
      <w:r w:rsidR="00335D1A">
        <w:t>section</w:t>
      </w:r>
      <w:r w:rsidRPr="00EC3318">
        <w:t xml:space="preserve"> for plants with condensing boilers. Delete otherwise.</w:t>
      </w:r>
    </w:p>
    <w:p w14:paraId="4EDF9227" w14:textId="77777777" w:rsidR="002F2315" w:rsidRPr="00EC3318" w:rsidRDefault="002F2315" w:rsidP="0087618D">
      <w:pPr>
        <w:pStyle w:val="Heading4"/>
      </w:pPr>
      <w:r w:rsidRPr="00EC3318">
        <w:t xml:space="preserve">Boilers are staged in part based on the minimum output of a given stage, </w:t>
      </w:r>
      <w:r w:rsidRPr="00EC3318">
        <w:rPr>
          <w:i/>
        </w:rPr>
        <w:t>B-STAGE</w:t>
      </w:r>
      <w:r w:rsidRPr="00EC3318">
        <w:rPr>
          <w:i/>
          <w:vertAlign w:val="subscript"/>
        </w:rPr>
        <w:t>MIN</w:t>
      </w:r>
      <w:r w:rsidRPr="00EC3318">
        <w:rPr>
          <w:i/>
        </w:rPr>
        <w:t xml:space="preserve">. </w:t>
      </w:r>
      <w:r w:rsidRPr="00EC3318">
        <w:t xml:space="preserve">Calculate </w:t>
      </w:r>
      <w:r w:rsidRPr="00EC3318">
        <w:rPr>
          <w:i/>
        </w:rPr>
        <w:t>B-STAGE</w:t>
      </w:r>
      <w:r w:rsidRPr="00EC3318">
        <w:rPr>
          <w:i/>
          <w:vertAlign w:val="subscript"/>
        </w:rPr>
        <w:t>MIN</w:t>
      </w:r>
      <w:r w:rsidRPr="00EC3318">
        <w:rPr>
          <w:i/>
        </w:rPr>
        <w:t xml:space="preserve"> </w:t>
      </w:r>
      <w:r w:rsidRPr="00EC3318">
        <w:t>as the largest B-</w:t>
      </w:r>
      <w:proofErr w:type="spellStart"/>
      <w:r w:rsidRPr="00EC3318">
        <w:t>FiringMinX</w:t>
      </w:r>
      <w:proofErr w:type="spellEnd"/>
      <w:r w:rsidRPr="00EC3318">
        <w:t xml:space="preserve"> of all boilers in the stage times design capacity of all boilers in the stage. Note that B-</w:t>
      </w:r>
      <w:proofErr w:type="spellStart"/>
      <w:r w:rsidRPr="00EC3318">
        <w:t>FiringMin</w:t>
      </w:r>
      <w:proofErr w:type="spellEnd"/>
      <w:r w:rsidRPr="00EC3318">
        <w:t xml:space="preserve"> and capacity may vary for each boiler, </w:t>
      </w:r>
      <w:proofErr w:type="gramStart"/>
      <w:r w:rsidRPr="00EC3318">
        <w:t>e.g.</w:t>
      </w:r>
      <w:proofErr w:type="gramEnd"/>
      <w:r w:rsidRPr="00EC3318">
        <w:t xml:space="preserve"> for unequally sized boilers with different minimum turndowns.</w:t>
      </w:r>
    </w:p>
    <w:p w14:paraId="71F6BE54" w14:textId="77777777" w:rsidR="002F2315" w:rsidRPr="00EC3318" w:rsidRDefault="002F2315" w:rsidP="002F2315">
      <w:pPr>
        <w:pStyle w:val="Infobox"/>
      </w:pPr>
      <w:r w:rsidRPr="00EC3318">
        <w:t xml:space="preserve">B-STAGEMIN defines the minimum load boilers can operate at </w:t>
      </w:r>
      <w:proofErr w:type="gramStart"/>
      <w:r w:rsidRPr="00EC3318">
        <w:t>in a given</w:t>
      </w:r>
      <w:proofErr w:type="gramEnd"/>
      <w:r w:rsidRPr="00EC3318">
        <w:t xml:space="preserve"> stage without any of them cycling. If minimum capacities of all boilers (</w:t>
      </w:r>
      <w:proofErr w:type="gramStart"/>
      <w:r w:rsidRPr="00EC3318">
        <w:t>e.g.</w:t>
      </w:r>
      <w:proofErr w:type="gramEnd"/>
      <w:r w:rsidRPr="00EC3318">
        <w:t xml:space="preserve"> B-</w:t>
      </w:r>
      <w:proofErr w:type="spellStart"/>
      <w:r w:rsidRPr="00EC3318">
        <w:t>FiringMinX</w:t>
      </w:r>
      <w:proofErr w:type="spellEnd"/>
      <w:r w:rsidRPr="00EC3318">
        <w:t xml:space="preserve"> for a given boiler times its design capacity) were summed directly instead of correcting for the highest B-</w:t>
      </w:r>
      <w:proofErr w:type="spellStart"/>
      <w:r w:rsidRPr="00EC3318">
        <w:t>FiringMinX</w:t>
      </w:r>
      <w:proofErr w:type="spellEnd"/>
      <w:r w:rsidRPr="00EC3318">
        <w:t xml:space="preserve"> among all enabled boilers in a stage, boilers with a higher B-</w:t>
      </w:r>
      <w:proofErr w:type="spellStart"/>
      <w:r w:rsidRPr="00EC3318">
        <w:t>FiringMinX</w:t>
      </w:r>
      <w:proofErr w:type="spellEnd"/>
      <w:r w:rsidRPr="00EC3318">
        <w:t xml:space="preserve"> would still cycle.</w:t>
      </w:r>
    </w:p>
    <w:p w14:paraId="21F08664" w14:textId="7A5FF862" w:rsidR="002F2315" w:rsidRPr="00EC3318" w:rsidRDefault="002F2315" w:rsidP="0087618D">
      <w:pPr>
        <w:pStyle w:val="Heading4"/>
      </w:pPr>
      <w:bookmarkStart w:id="9136" w:name="_Ref534380582"/>
      <w:r w:rsidRPr="00EC3318">
        <w:t xml:space="preserve">Staging events require that a boiler stage be available. A stage shall be deemed </w:t>
      </w:r>
      <w:r w:rsidRPr="00EC3318">
        <w:rPr>
          <w:i/>
        </w:rPr>
        <w:t>unavailable</w:t>
      </w:r>
      <w:r w:rsidRPr="00EC3318">
        <w:t xml:space="preserve"> if the stage cannot be achieved because a boiler required to operate in the stage is faulted per </w:t>
      </w:r>
      <w:bookmarkStart w:id="9137" w:name="_Hlk75345469"/>
      <w:r w:rsidR="004A52F1">
        <w:t xml:space="preserve">Section </w:t>
      </w:r>
      <w:r w:rsidR="00B73803">
        <w:fldChar w:fldCharType="begin"/>
      </w:r>
      <w:r w:rsidR="00B73803">
        <w:instrText xml:space="preserve"> REF _Ref75339414 \w \h </w:instrText>
      </w:r>
      <w:r w:rsidR="00B73803">
        <w:fldChar w:fldCharType="separate"/>
      </w:r>
      <w:r w:rsidR="0037258A">
        <w:t>5.1.15.5.b.1.iii</w:t>
      </w:r>
      <w:r w:rsidR="00B73803">
        <w:fldChar w:fldCharType="end"/>
      </w:r>
      <w:r w:rsidR="00B73803">
        <w:t xml:space="preserve"> </w:t>
      </w:r>
      <w:r w:rsidRPr="00EC3318">
        <w:t xml:space="preserve">or a hot water pump dedicated to that boiler is faulted per </w:t>
      </w:r>
      <w:r w:rsidR="004A52F1">
        <w:t xml:space="preserve">Section </w:t>
      </w:r>
      <w:r w:rsidRPr="004040BC">
        <w:fldChar w:fldCharType="begin"/>
      </w:r>
      <w:r w:rsidRPr="004040BC">
        <w:instrText xml:space="preserve"> REF _Ref14952722 \w \h  \* MERGEFORMAT </w:instrText>
      </w:r>
      <w:r w:rsidRPr="004040BC">
        <w:fldChar w:fldCharType="separate"/>
      </w:r>
      <w:bookmarkStart w:id="9138" w:name="_Hlk75345449"/>
      <w:r w:rsidR="0037258A" w:rsidRPr="004040BC">
        <w:rPr>
          <w:rPrChange w:id="9139" w:author="Hwakong Cheng" w:date="2022-10-24T21:33:00Z">
            <w:rPr>
              <w:b/>
              <w:bCs/>
            </w:rPr>
          </w:rPrChange>
        </w:rPr>
        <w:t>5.1.15.5.b.1.i</w:t>
      </w:r>
      <w:bookmarkEnd w:id="9138"/>
      <w:r w:rsidRPr="004040BC">
        <w:fldChar w:fldCharType="end"/>
      </w:r>
      <w:r w:rsidRPr="004040BC">
        <w:t xml:space="preserve">; </w:t>
      </w:r>
      <w:bookmarkEnd w:id="9137"/>
      <w:r w:rsidRPr="004040BC">
        <w:t>otherw</w:t>
      </w:r>
      <w:r w:rsidRPr="00EC3318">
        <w:t>ise the stage shall be deemed available.</w:t>
      </w:r>
      <w:bookmarkEnd w:id="9136"/>
    </w:p>
    <w:p w14:paraId="23607722" w14:textId="77777777" w:rsidR="002F2315" w:rsidRPr="00EC3318" w:rsidRDefault="002F2315" w:rsidP="0087618D">
      <w:pPr>
        <w:pStyle w:val="Heading4"/>
      </w:pPr>
      <w:r w:rsidRPr="00EC3318">
        <w:t>Staging shall be executed per the conditions below subject to the following requirements:</w:t>
      </w:r>
    </w:p>
    <w:p w14:paraId="46C70DCC" w14:textId="77777777" w:rsidR="002F2315" w:rsidRPr="00EC3318" w:rsidRDefault="002F2315" w:rsidP="007C1423">
      <w:pPr>
        <w:pStyle w:val="Heading5"/>
      </w:pPr>
      <w:r w:rsidRPr="00EC3318">
        <w:t>Each stage shall have a minimum runtime of 10 minutes.</w:t>
      </w:r>
    </w:p>
    <w:p w14:paraId="5D6918A9" w14:textId="77777777" w:rsidR="002F2315" w:rsidRPr="00EC3318" w:rsidRDefault="002F2315" w:rsidP="007C1423">
      <w:pPr>
        <w:pStyle w:val="Heading5"/>
      </w:pPr>
      <w:r w:rsidRPr="00EC3318">
        <w:t>Timers shall reset to zero at the completion of every stage change.</w:t>
      </w:r>
    </w:p>
    <w:p w14:paraId="23E3E529" w14:textId="4EC8BB4A" w:rsidR="002F2315" w:rsidRPr="00EC3318" w:rsidRDefault="002F2315" w:rsidP="007C1423">
      <w:pPr>
        <w:pStyle w:val="Heading5"/>
      </w:pPr>
      <w:r w:rsidRPr="00EC3318">
        <w:t xml:space="preserve">Any unavailable stage (see </w:t>
      </w:r>
      <w:r w:rsidR="004A52F1">
        <w:t xml:space="preserve">Section </w:t>
      </w:r>
      <w:r w:rsidRPr="00EC3318">
        <w:fldChar w:fldCharType="begin"/>
      </w:r>
      <w:r w:rsidRPr="00EC3318">
        <w:instrText xml:space="preserve"> REF _Ref534380582 \r \h  \* MERGEFORMAT </w:instrText>
      </w:r>
      <w:r w:rsidRPr="00EC3318">
        <w:fldChar w:fldCharType="separate"/>
      </w:r>
      <w:r w:rsidR="0037258A">
        <w:t>5.21.3.8</w:t>
      </w:r>
      <w:r w:rsidRPr="00EC3318">
        <w:fldChar w:fldCharType="end"/>
      </w:r>
      <w:r w:rsidRPr="00EC3318">
        <w:t>) shall be skipped during staging events, but staging conditionals in the current stage shall be evaluated as per usual.</w:t>
      </w:r>
    </w:p>
    <w:p w14:paraId="78DB2098" w14:textId="1F183201" w:rsidR="002F2315" w:rsidRPr="00EC3318" w:rsidRDefault="002F2315" w:rsidP="002F2315">
      <w:pPr>
        <w:pStyle w:val="Instrbox"/>
      </w:pPr>
      <w:r w:rsidRPr="00EC3318">
        <w:t xml:space="preserve">Retain the following </w:t>
      </w:r>
      <w:r w:rsidR="00CE2951">
        <w:t>section</w:t>
      </w:r>
      <w:r w:rsidRPr="00EC3318">
        <w:t xml:space="preserve"> for hybrid plants. Delete otherwise.</w:t>
      </w:r>
    </w:p>
    <w:p w14:paraId="097E6B19" w14:textId="77777777" w:rsidR="002F2315" w:rsidRPr="00EC3318" w:rsidRDefault="002F2315" w:rsidP="007C1423">
      <w:pPr>
        <w:pStyle w:val="Heading6"/>
      </w:pPr>
      <w:r w:rsidRPr="00EC3318">
        <w:t xml:space="preserve">Exceptions: </w:t>
      </w:r>
    </w:p>
    <w:p w14:paraId="51DF4592" w14:textId="77777777" w:rsidR="002F2315" w:rsidRPr="00EC3318" w:rsidRDefault="002F2315" w:rsidP="007C1423">
      <w:pPr>
        <w:pStyle w:val="Heading7"/>
      </w:pPr>
      <w:r w:rsidRPr="00EC3318">
        <w:t>If the highest condensing boiler stage is unavailable, the stage up conditionals in the next lower condensing boiler stage shall be those from the highest condensing boiler stage.</w:t>
      </w:r>
    </w:p>
    <w:p w14:paraId="7D7CC14F" w14:textId="77777777" w:rsidR="002F2315" w:rsidRPr="00EC3318" w:rsidRDefault="002F2315" w:rsidP="007C1423">
      <w:pPr>
        <w:pStyle w:val="Heading7"/>
      </w:pPr>
      <w:r w:rsidRPr="00EC3318">
        <w:t>If the lowest non-condensing boiler stage is unavailable, the stage down conditionals of the next higher non-condensing boiler stage shall be those from the lowest non-condensing boiler stage.</w:t>
      </w:r>
    </w:p>
    <w:p w14:paraId="3610FAA5" w14:textId="77777777" w:rsidR="002F2315" w:rsidRPr="00EC3318" w:rsidRDefault="002F2315" w:rsidP="007C1423">
      <w:pPr>
        <w:pStyle w:val="Heading5"/>
      </w:pPr>
      <w:r w:rsidRPr="00EC3318">
        <w:lastRenderedPageBreak/>
        <w:t xml:space="preserve">Hot water supply and return temperatures used in staging logic shall be those located in common supply and return mains hardwired to plant controllers. </w:t>
      </w:r>
    </w:p>
    <w:p w14:paraId="446C6B07" w14:textId="7E432062" w:rsidR="002F2315" w:rsidRPr="00EC3318" w:rsidRDefault="002F2315" w:rsidP="002F2315">
      <w:pPr>
        <w:pStyle w:val="Instrbox"/>
      </w:pPr>
      <w:r w:rsidRPr="00EC3318">
        <w:t xml:space="preserve">Retain the following </w:t>
      </w:r>
      <w:r w:rsidR="00335D1A">
        <w:t>section</w:t>
      </w:r>
      <w:r w:rsidRPr="00EC3318">
        <w:t xml:space="preserve"> for primary-secondary boiler plants where the primary loop does not have a single HWST sensor that measures the common supply temperature. Delete otherwise.</w:t>
      </w:r>
    </w:p>
    <w:p w14:paraId="0E52B247" w14:textId="77777777" w:rsidR="002F2315" w:rsidRPr="00EC3318" w:rsidRDefault="002F2315" w:rsidP="007C1423">
      <w:pPr>
        <w:pStyle w:val="Heading5"/>
      </w:pPr>
      <w:r w:rsidRPr="00EC3318">
        <w:t>Where a primary HW supply temperature sensor is not provided, primary HW supply temperature used in staging logic shall be the weighted average supply temperature of all boilers with open HW isolation valves. Temperatures shall be weighted by design boiler flowrates.</w:t>
      </w:r>
    </w:p>
    <w:p w14:paraId="158E1341" w14:textId="703E4F80" w:rsidR="002F2315" w:rsidRPr="00EC3318" w:rsidRDefault="002F2315" w:rsidP="002F2315">
      <w:pPr>
        <w:pStyle w:val="Infobox"/>
      </w:pPr>
      <w:r w:rsidRPr="00EC3318">
        <w:t xml:space="preserve">The above </w:t>
      </w:r>
      <w:r w:rsidR="00335D1A">
        <w:t>section</w:t>
      </w:r>
      <w:r w:rsidRPr="00EC3318">
        <w:t xml:space="preserve"> assumes that flows through the boilers are balanced proportional to design.</w:t>
      </w:r>
    </w:p>
    <w:p w14:paraId="068566B4" w14:textId="217CE41A" w:rsidR="002F2315" w:rsidRPr="00EC3318" w:rsidRDefault="002F2315" w:rsidP="002F2315">
      <w:pPr>
        <w:pStyle w:val="Instrbox"/>
      </w:pPr>
      <w:r w:rsidRPr="00EC3318">
        <w:t xml:space="preserve">Retain the following two </w:t>
      </w:r>
      <w:r w:rsidR="00335D1A">
        <w:t>section</w:t>
      </w:r>
      <w:r w:rsidRPr="00EC3318">
        <w:t>s for primary only condensing boiler plants. Delete otherwise.</w:t>
      </w:r>
    </w:p>
    <w:p w14:paraId="46C1C2CF" w14:textId="77777777" w:rsidR="002F2315" w:rsidRPr="00EC3318" w:rsidRDefault="002F2315" w:rsidP="007C1423">
      <w:pPr>
        <w:pStyle w:val="Heading5"/>
      </w:pPr>
      <w:r w:rsidRPr="00EC3318">
        <w:t>Stage up if any of the following is true:</w:t>
      </w:r>
    </w:p>
    <w:p w14:paraId="125B5A9D" w14:textId="77777777" w:rsidR="002F2315" w:rsidRPr="00EC3318" w:rsidRDefault="002F2315" w:rsidP="007C1423">
      <w:pPr>
        <w:pStyle w:val="Heading6"/>
        <w:rPr>
          <w:b/>
          <w:bCs/>
        </w:rPr>
      </w:pPr>
      <w:r w:rsidRPr="00EC3318">
        <w:rPr>
          <w:b/>
          <w:bCs/>
        </w:rPr>
        <w:t xml:space="preserve">Availability Condition: </w:t>
      </w:r>
      <w:r w:rsidRPr="00EC3318">
        <w:t>The equipment necessary to operate the current stage are unavailable. The availability condition is not subject to the minimum stage runtime requirement. Or</w:t>
      </w:r>
    </w:p>
    <w:p w14:paraId="55B00396" w14:textId="77777777" w:rsidR="002F2315" w:rsidRPr="00EC3318" w:rsidRDefault="002F2315" w:rsidP="007C1423">
      <w:pPr>
        <w:pStyle w:val="Heading6"/>
      </w:pPr>
      <w:r w:rsidRPr="00EC3318">
        <w:rPr>
          <w:b/>
          <w:bCs/>
        </w:rPr>
        <w:t xml:space="preserve">Efficiency Condition: </w:t>
      </w:r>
      <w:r w:rsidRPr="00EC3318">
        <w:t>Both of the following are true:</w:t>
      </w:r>
    </w:p>
    <w:p w14:paraId="5C86876E" w14:textId="77777777" w:rsidR="002F2315" w:rsidRPr="00EC3318" w:rsidRDefault="002F2315" w:rsidP="007C1423">
      <w:pPr>
        <w:pStyle w:val="Heading7"/>
      </w:pPr>
      <w:proofErr w:type="spellStart"/>
      <w:r w:rsidRPr="00EC3318">
        <w:rPr>
          <w:i/>
        </w:rPr>
        <w:t>Q</w:t>
      </w:r>
      <w:r w:rsidRPr="00EC3318">
        <w:rPr>
          <w:i/>
          <w:vertAlign w:val="subscript"/>
        </w:rPr>
        <w:t>required</w:t>
      </w:r>
      <w:proofErr w:type="spellEnd"/>
      <w:r w:rsidRPr="00EC3318">
        <w:rPr>
          <w:i/>
        </w:rPr>
        <w:t xml:space="preserve"> </w:t>
      </w:r>
      <w:r w:rsidRPr="00EC3318">
        <w:t xml:space="preserve">exceeds 200% of </w:t>
      </w:r>
      <w:r w:rsidRPr="00EC3318">
        <w:rPr>
          <w:i/>
        </w:rPr>
        <w:t>B-STAGE</w:t>
      </w:r>
      <w:r w:rsidRPr="00EC3318">
        <w:rPr>
          <w:i/>
          <w:vertAlign w:val="subscript"/>
        </w:rPr>
        <w:t xml:space="preserve">MIN </w:t>
      </w:r>
      <w:r w:rsidRPr="00EC3318">
        <w:t>of the next available stage for 10 minutes</w:t>
      </w:r>
    </w:p>
    <w:p w14:paraId="30065D0E" w14:textId="05C5F11C" w:rsidR="002F2315" w:rsidRPr="00EC3318" w:rsidRDefault="002F2315" w:rsidP="007C1423">
      <w:pPr>
        <w:pStyle w:val="Heading7"/>
      </w:pPr>
      <w:r w:rsidRPr="00EC3318">
        <w:t xml:space="preserve">Hot water flowrate exceeds the minimum flow setpoint of the next available stage (see </w:t>
      </w:r>
      <w:r w:rsidR="004A52F1">
        <w:t xml:space="preserve">Section </w:t>
      </w:r>
      <w:r w:rsidRPr="00EC3318">
        <w:fldChar w:fldCharType="begin"/>
      </w:r>
      <w:r w:rsidRPr="00EC3318">
        <w:instrText xml:space="preserve"> REF _Ref27150900 \w \h  \* MERGEFORMAT </w:instrText>
      </w:r>
      <w:r w:rsidRPr="00EC3318">
        <w:fldChar w:fldCharType="separate"/>
      </w:r>
      <w:r w:rsidR="0037258A">
        <w:t>5.21.8</w:t>
      </w:r>
      <w:r w:rsidRPr="00EC3318">
        <w:fldChar w:fldCharType="end"/>
      </w:r>
      <w:r w:rsidRPr="00EC3318">
        <w:t>).</w:t>
      </w:r>
    </w:p>
    <w:p w14:paraId="7F2CB09B" w14:textId="568AF73F" w:rsidR="002F2315" w:rsidRPr="00EC3318" w:rsidRDefault="002F2315" w:rsidP="007C1423">
      <w:pPr>
        <w:pStyle w:val="Heading6"/>
        <w:rPr>
          <w:b/>
          <w:bCs/>
        </w:rPr>
      </w:pPr>
      <w:r w:rsidRPr="00EC3318">
        <w:rPr>
          <w:b/>
          <w:bCs/>
        </w:rPr>
        <w:t xml:space="preserve">Failsafe Condition: </w:t>
      </w:r>
      <w:r w:rsidRPr="00EC3318">
        <w:t xml:space="preserve">HW supply temperature is </w:t>
      </w:r>
      <w:ins w:id="9140" w:author="Titus Ellison" w:date="2022-10-21T11:18:00Z">
        <w:r w:rsidR="00DE22C0" w:rsidRPr="00E96C1E">
          <w:rPr>
            <w:rStyle w:val="Toggle"/>
            <w:rPrChange w:id="9141" w:author="Titus Ellison" w:date="2022-10-21T11:19:00Z">
              <w:rPr/>
            </w:rPrChange>
          </w:rPr>
          <w:t xml:space="preserve">[UNITS </w:t>
        </w:r>
        <w:r w:rsidR="00E96C1E" w:rsidRPr="00E96C1E">
          <w:rPr>
            <w:rStyle w:val="Toggle"/>
            <w:rPrChange w:id="9142" w:author="Titus Ellison" w:date="2022-10-21T11:19:00Z">
              <w:rPr/>
            </w:rPrChange>
          </w:rPr>
          <w:t>[6</w:t>
        </w:r>
      </w:ins>
      <w:ins w:id="9143" w:author="Titus Ellison" w:date="2022-10-21T11:19:00Z">
        <w:r w:rsidR="00E96C1E" w:rsidRPr="00E96C1E">
          <w:rPr>
            <w:rStyle w:val="Toggle"/>
            <w:rPrChange w:id="9144" w:author="Titus Ellison" w:date="2022-10-21T11:19:00Z">
              <w:rPr/>
            </w:rPrChange>
          </w:rPr>
          <w:t>°C] [</w:t>
        </w:r>
      </w:ins>
      <w:r w:rsidRPr="00E96C1E">
        <w:rPr>
          <w:rStyle w:val="Toggle"/>
          <w:rPrChange w:id="9145" w:author="Titus Ellison" w:date="2022-10-21T11:19:00Z">
            <w:rPr/>
          </w:rPrChange>
        </w:rPr>
        <w:t>10°F</w:t>
      </w:r>
      <w:ins w:id="9146" w:author="Titus Ellison" w:date="2022-10-21T11:19:00Z">
        <w:r w:rsidR="00E96C1E" w:rsidRPr="00E96C1E">
          <w:rPr>
            <w:rStyle w:val="Toggle"/>
            <w:rPrChange w:id="9147" w:author="Titus Ellison" w:date="2022-10-21T11:19:00Z">
              <w:rPr/>
            </w:rPrChange>
          </w:rPr>
          <w:t>]]</w:t>
        </w:r>
      </w:ins>
      <w:r w:rsidRPr="00EC3318">
        <w:t xml:space="preserve"> &lt; setpoint for 15 minutes.</w:t>
      </w:r>
    </w:p>
    <w:p w14:paraId="7080384C" w14:textId="77777777" w:rsidR="002F2315" w:rsidRPr="00EC3318" w:rsidRDefault="002F2315" w:rsidP="007C1423">
      <w:pPr>
        <w:pStyle w:val="Heading5"/>
      </w:pPr>
      <w:r w:rsidRPr="00EC3318">
        <w:t xml:space="preserve">Stage down if </w:t>
      </w:r>
      <w:proofErr w:type="gramStart"/>
      <w:r w:rsidRPr="00EC3318">
        <w:t>all of</w:t>
      </w:r>
      <w:proofErr w:type="gramEnd"/>
      <w:r w:rsidRPr="00EC3318">
        <w:t xml:space="preserve"> the following are true:</w:t>
      </w:r>
    </w:p>
    <w:p w14:paraId="01FC9D8B" w14:textId="77777777" w:rsidR="002F2315" w:rsidRPr="00EC3318" w:rsidRDefault="002F2315" w:rsidP="007C1423">
      <w:pPr>
        <w:pStyle w:val="Heading6"/>
      </w:pPr>
      <w:r w:rsidRPr="00EC3318">
        <w:t>Either:</w:t>
      </w:r>
    </w:p>
    <w:p w14:paraId="5334A08E" w14:textId="77777777" w:rsidR="002F2315" w:rsidRPr="00EC3318" w:rsidRDefault="002F2315" w:rsidP="007C1423">
      <w:pPr>
        <w:pStyle w:val="Heading7"/>
      </w:pPr>
      <w:proofErr w:type="spellStart"/>
      <w:r w:rsidRPr="00EC3318">
        <w:rPr>
          <w:i/>
        </w:rPr>
        <w:t>Q</w:t>
      </w:r>
      <w:r w:rsidRPr="00EC3318">
        <w:rPr>
          <w:i/>
          <w:vertAlign w:val="subscript"/>
        </w:rPr>
        <w:t>required</w:t>
      </w:r>
      <w:proofErr w:type="spellEnd"/>
      <w:r w:rsidRPr="00EC3318">
        <w:t xml:space="preserve"> falls below 110% of </w:t>
      </w:r>
      <w:r w:rsidRPr="00EC3318">
        <w:rPr>
          <w:i/>
        </w:rPr>
        <w:t>B-STAGE</w:t>
      </w:r>
      <w:r w:rsidRPr="00EC3318">
        <w:rPr>
          <w:i/>
          <w:vertAlign w:val="subscript"/>
        </w:rPr>
        <w:t>MIN</w:t>
      </w:r>
      <w:r w:rsidRPr="00EC3318">
        <w:rPr>
          <w:i/>
        </w:rPr>
        <w:t xml:space="preserve"> </w:t>
      </w:r>
      <w:r w:rsidRPr="00EC3318">
        <w:t>of the current stage for 5 minutes; or</w:t>
      </w:r>
    </w:p>
    <w:p w14:paraId="2500573C" w14:textId="77777777" w:rsidR="002F2315" w:rsidRPr="00EC3318" w:rsidRDefault="002F2315" w:rsidP="007C1423">
      <w:pPr>
        <w:pStyle w:val="Heading7"/>
      </w:pPr>
      <w:r w:rsidRPr="00EC3318">
        <w:rPr>
          <w:i/>
          <w:vertAlign w:val="subscript"/>
        </w:rPr>
        <w:t xml:space="preserve"> </w:t>
      </w:r>
      <w:r w:rsidRPr="00EC3318">
        <w:t>The minimum flow bypass valve, if provided, is greater than 0% open for 5 minutes.</w:t>
      </w:r>
    </w:p>
    <w:p w14:paraId="191F55A4" w14:textId="77777777" w:rsidR="002F2315" w:rsidRPr="00EC3318" w:rsidRDefault="002F2315" w:rsidP="007C1423">
      <w:pPr>
        <w:pStyle w:val="Heading6"/>
      </w:pPr>
      <w:r w:rsidRPr="00EC3318">
        <w:t>The failsafe stage up condition is not true.</w:t>
      </w:r>
    </w:p>
    <w:p w14:paraId="62253AEF" w14:textId="77777777" w:rsidR="002F2315" w:rsidRPr="00EC3318" w:rsidRDefault="002F2315" w:rsidP="007C1423">
      <w:pPr>
        <w:pStyle w:val="Heading6"/>
      </w:pPr>
      <w:proofErr w:type="spellStart"/>
      <w:r w:rsidRPr="00EC3318">
        <w:rPr>
          <w:i/>
        </w:rPr>
        <w:t>Q</w:t>
      </w:r>
      <w:r w:rsidRPr="00EC3318">
        <w:rPr>
          <w:i/>
          <w:vertAlign w:val="subscript"/>
        </w:rPr>
        <w:t>required</w:t>
      </w:r>
      <w:proofErr w:type="spellEnd"/>
      <w:r w:rsidRPr="00EC3318">
        <w:rPr>
          <w:i/>
        </w:rPr>
        <w:t xml:space="preserve"> </w:t>
      </w:r>
      <w:r w:rsidRPr="00EC3318">
        <w:t xml:space="preserve">is less than 80% of the design capacity, </w:t>
      </w:r>
      <w:proofErr w:type="spellStart"/>
      <w:r w:rsidRPr="00EC3318">
        <w:t>QbX</w:t>
      </w:r>
      <w:proofErr w:type="spellEnd"/>
      <w:r w:rsidRPr="00EC3318">
        <w:t>, of the boilers in the next available lower stage for 5 minutes.</w:t>
      </w:r>
    </w:p>
    <w:p w14:paraId="4952D22B" w14:textId="77777777" w:rsidR="002F2315" w:rsidRPr="00EC3318" w:rsidRDefault="002F2315" w:rsidP="002F2315">
      <w:pPr>
        <w:pStyle w:val="Infobox"/>
      </w:pPr>
      <w:r w:rsidRPr="00EC3318">
        <w:t xml:space="preserve">Condensing boilers are generally more efficient at low load since the ratio of heat transfer surface area to thermal mass flowrate is maximized, increasing flue gas condensation. Staging on boilers at low load therefore maximizes plant efficiency. However, the energy penalty from cycling losses due to staging on lag equipment prematurely, only to have them cycle off, may more than offset the part load efficiency gains. </w:t>
      </w:r>
    </w:p>
    <w:p w14:paraId="32DAE6F9" w14:textId="77777777" w:rsidR="002F2315" w:rsidRPr="00EC3318" w:rsidRDefault="002F2315" w:rsidP="002F2315">
      <w:pPr>
        <w:pStyle w:val="Infobox"/>
      </w:pPr>
      <w:r w:rsidRPr="00EC3318">
        <w:t>Staging is delayed until the current stage output exceeds the minimum output of the next stage by 100% to avoid boiler short cycling following stage up, which dramatically decreases plant efficiency.  The default stage up threshold for the efficiency condition is set to ensure sufficient load to prevent boilers from short cycling and to create an adequate hysteresis to prevent unnecessary boiler staging, but the optimal threshold will depend in part on the boiler turndown. The designer should consider adjusting this threshold based on plant attributes: higher for boilers with more turndown, lower for boilers with less turndown.</w:t>
      </w:r>
    </w:p>
    <w:p w14:paraId="0F5A2E64" w14:textId="77777777" w:rsidR="002F2315" w:rsidRPr="00EC3318" w:rsidRDefault="002F2315" w:rsidP="002F2315">
      <w:pPr>
        <w:pStyle w:val="Infobox"/>
      </w:pPr>
      <w:r w:rsidRPr="00EC3318">
        <w:t>Staging is also dependent on minimum flow requirements. If minimum flowrate of the next stage is not satisfied under current operating conditions, then supply water will need to be bypassed to the return following a stage up, which raises return temperature. Elevated return temperature decreases condensation and boiler efficiency as a result, so staging up is inhibited under these conditions. For the same reason, a stage down is triggered if the minimum flow bypass valve is opened with more than one boiler in operation.</w:t>
      </w:r>
    </w:p>
    <w:p w14:paraId="11B2788A" w14:textId="4F478400" w:rsidR="002F2315" w:rsidRPr="00EC3318" w:rsidRDefault="002F2315" w:rsidP="002F2315">
      <w:pPr>
        <w:pStyle w:val="Instrbox"/>
      </w:pPr>
      <w:r w:rsidRPr="00EC3318">
        <w:t xml:space="preserve">Retain the following two </w:t>
      </w:r>
      <w:r w:rsidR="00335D1A">
        <w:t>section</w:t>
      </w:r>
      <w:r w:rsidRPr="00EC3318">
        <w:t>s for variable primary/variable secondary condensing boiler plants. Delete otherwise.</w:t>
      </w:r>
    </w:p>
    <w:p w14:paraId="06C7012E" w14:textId="77777777" w:rsidR="002F2315" w:rsidRPr="00EC3318" w:rsidRDefault="002F2315" w:rsidP="007C1423">
      <w:pPr>
        <w:pStyle w:val="Heading5"/>
      </w:pPr>
      <w:r w:rsidRPr="00EC3318">
        <w:lastRenderedPageBreak/>
        <w:t>Stage up if any of the following is true:</w:t>
      </w:r>
    </w:p>
    <w:p w14:paraId="1B84FA49" w14:textId="77777777" w:rsidR="002F2315" w:rsidRPr="00EC3318" w:rsidRDefault="002F2315" w:rsidP="007C1423">
      <w:pPr>
        <w:pStyle w:val="Heading6"/>
        <w:rPr>
          <w:b/>
          <w:bCs/>
        </w:rPr>
      </w:pPr>
      <w:r w:rsidRPr="00EC3318">
        <w:rPr>
          <w:b/>
          <w:bCs/>
        </w:rPr>
        <w:t xml:space="preserve">Availability Condition: </w:t>
      </w:r>
      <w:r w:rsidRPr="00EC3318">
        <w:t>The equipment necessary to operate the current stage is unavailable. The availability condition is not subject to the minimum stage runtime requirement. Or</w:t>
      </w:r>
    </w:p>
    <w:p w14:paraId="57827B50" w14:textId="77777777" w:rsidR="002F2315" w:rsidRPr="00EC3318" w:rsidRDefault="002F2315" w:rsidP="007C1423">
      <w:pPr>
        <w:pStyle w:val="Heading6"/>
      </w:pPr>
      <w:r w:rsidRPr="00EC3318">
        <w:rPr>
          <w:b/>
          <w:bCs/>
        </w:rPr>
        <w:t xml:space="preserve">Efficiency Condition: </w:t>
      </w:r>
      <w:r w:rsidRPr="00EC3318">
        <w:t>Both of the following are true:</w:t>
      </w:r>
    </w:p>
    <w:p w14:paraId="43C1A020" w14:textId="77777777" w:rsidR="002F2315" w:rsidRPr="00EC3318" w:rsidRDefault="002F2315" w:rsidP="007C1423">
      <w:pPr>
        <w:pStyle w:val="Heading7"/>
      </w:pPr>
      <w:proofErr w:type="spellStart"/>
      <w:r w:rsidRPr="00EC3318">
        <w:rPr>
          <w:i/>
        </w:rPr>
        <w:t>Q</w:t>
      </w:r>
      <w:r w:rsidRPr="00EC3318">
        <w:rPr>
          <w:i/>
          <w:vertAlign w:val="subscript"/>
        </w:rPr>
        <w:t>required</w:t>
      </w:r>
      <w:proofErr w:type="spellEnd"/>
      <w:r w:rsidRPr="00EC3318">
        <w:rPr>
          <w:i/>
        </w:rPr>
        <w:t xml:space="preserve"> </w:t>
      </w:r>
      <w:r w:rsidRPr="00EC3318">
        <w:t xml:space="preserve">exceeds 150% of </w:t>
      </w:r>
      <w:r w:rsidRPr="00EC3318">
        <w:rPr>
          <w:i/>
        </w:rPr>
        <w:t>B-STAGE</w:t>
      </w:r>
      <w:r w:rsidRPr="00EC3318">
        <w:rPr>
          <w:i/>
          <w:vertAlign w:val="subscript"/>
        </w:rPr>
        <w:t xml:space="preserve">MIN </w:t>
      </w:r>
      <w:r w:rsidRPr="00EC3318">
        <w:t>of the next available stage for 10 minutes</w:t>
      </w:r>
    </w:p>
    <w:p w14:paraId="7628D353" w14:textId="15BF6FE1" w:rsidR="002F2315" w:rsidRPr="00EC3318" w:rsidRDefault="002F2315" w:rsidP="007C1423">
      <w:pPr>
        <w:pStyle w:val="Heading7"/>
      </w:pPr>
      <w:r w:rsidRPr="00EC3318">
        <w:t xml:space="preserve">Primary hot water flowrate exceeds the minimum flow setpoint of the next available stage (see </w:t>
      </w:r>
      <w:r w:rsidR="004A52F1">
        <w:t xml:space="preserve">Section </w:t>
      </w:r>
      <w:r w:rsidRPr="00EC3318">
        <w:fldChar w:fldCharType="begin"/>
      </w:r>
      <w:r w:rsidRPr="00EC3318">
        <w:instrText xml:space="preserve"> REF _Ref27150900 \w \h  \* MERGEFORMAT </w:instrText>
      </w:r>
      <w:r w:rsidRPr="00EC3318">
        <w:fldChar w:fldCharType="separate"/>
      </w:r>
      <w:r w:rsidR="0037258A">
        <w:t>5.21.8</w:t>
      </w:r>
      <w:r w:rsidRPr="00EC3318">
        <w:fldChar w:fldCharType="end"/>
      </w:r>
      <w:r w:rsidRPr="00EC3318">
        <w:t>).</w:t>
      </w:r>
    </w:p>
    <w:p w14:paraId="173FFFFB" w14:textId="598CC7D9" w:rsidR="002F2315" w:rsidRPr="00EC3318" w:rsidRDefault="002F2315" w:rsidP="007C1423">
      <w:pPr>
        <w:pStyle w:val="Heading6"/>
        <w:rPr>
          <w:b/>
          <w:bCs/>
        </w:rPr>
      </w:pPr>
      <w:r w:rsidRPr="00EC3318">
        <w:rPr>
          <w:b/>
          <w:bCs/>
        </w:rPr>
        <w:t xml:space="preserve">Failsafe Condition: </w:t>
      </w:r>
      <w:r w:rsidRPr="00EC3318">
        <w:t xml:space="preserve">HW supply temperature is </w:t>
      </w:r>
      <w:ins w:id="9148" w:author="Titus Ellison" w:date="2022-10-21T11:19:00Z">
        <w:r w:rsidR="00E96C1E" w:rsidRPr="00C50273">
          <w:rPr>
            <w:rStyle w:val="Toggle"/>
            <w:rPrChange w:id="9149" w:author="Titus Ellison" w:date="2022-10-21T11:19:00Z">
              <w:rPr/>
            </w:rPrChange>
          </w:rPr>
          <w:t>[UNITS [</w:t>
        </w:r>
        <w:r w:rsidR="00C50273" w:rsidRPr="00C50273">
          <w:rPr>
            <w:rStyle w:val="Toggle"/>
            <w:rPrChange w:id="9150" w:author="Titus Ellison" w:date="2022-10-21T11:19:00Z">
              <w:rPr/>
            </w:rPrChange>
          </w:rPr>
          <w:t>6°C] [</w:t>
        </w:r>
      </w:ins>
      <w:r w:rsidRPr="00C50273">
        <w:rPr>
          <w:rStyle w:val="Toggle"/>
          <w:rPrChange w:id="9151" w:author="Titus Ellison" w:date="2022-10-21T11:19:00Z">
            <w:rPr/>
          </w:rPrChange>
        </w:rPr>
        <w:t>10°F</w:t>
      </w:r>
      <w:ins w:id="9152" w:author="Titus Ellison" w:date="2022-10-21T11:19:00Z">
        <w:r w:rsidR="00C50273" w:rsidRPr="00C50273">
          <w:rPr>
            <w:rStyle w:val="Toggle"/>
            <w:rPrChange w:id="9153" w:author="Titus Ellison" w:date="2022-10-21T11:19:00Z">
              <w:rPr/>
            </w:rPrChange>
          </w:rPr>
          <w:t>]]</w:t>
        </w:r>
      </w:ins>
      <w:r w:rsidRPr="00EC3318">
        <w:t xml:space="preserve"> &lt; setpoint for 15 minutes.</w:t>
      </w:r>
    </w:p>
    <w:p w14:paraId="0D4BF829" w14:textId="77777777" w:rsidR="002F2315" w:rsidRPr="00EC3318" w:rsidRDefault="002F2315" w:rsidP="007C1423">
      <w:pPr>
        <w:pStyle w:val="Heading5"/>
      </w:pPr>
      <w:r w:rsidRPr="00EC3318">
        <w:t xml:space="preserve">Stage down if </w:t>
      </w:r>
      <w:proofErr w:type="gramStart"/>
      <w:r w:rsidRPr="00EC3318">
        <w:t>all of</w:t>
      </w:r>
      <w:proofErr w:type="gramEnd"/>
      <w:r w:rsidRPr="00EC3318">
        <w:t xml:space="preserve"> the following are true:</w:t>
      </w:r>
    </w:p>
    <w:p w14:paraId="367BE44F" w14:textId="77777777" w:rsidR="002F2315" w:rsidRPr="00EC3318" w:rsidRDefault="002F2315" w:rsidP="007C1423">
      <w:pPr>
        <w:pStyle w:val="Heading6"/>
      </w:pPr>
      <w:r w:rsidRPr="00EC3318">
        <w:t>Either:</w:t>
      </w:r>
    </w:p>
    <w:p w14:paraId="49F27301" w14:textId="77777777" w:rsidR="002F2315" w:rsidRPr="00EC3318" w:rsidRDefault="002F2315" w:rsidP="007C1423">
      <w:pPr>
        <w:pStyle w:val="Heading7"/>
      </w:pPr>
      <w:proofErr w:type="spellStart"/>
      <w:r w:rsidRPr="00EC3318">
        <w:rPr>
          <w:i/>
        </w:rPr>
        <w:t>Q</w:t>
      </w:r>
      <w:r w:rsidRPr="00EC3318">
        <w:rPr>
          <w:i/>
          <w:vertAlign w:val="subscript"/>
        </w:rPr>
        <w:t>required</w:t>
      </w:r>
      <w:proofErr w:type="spellEnd"/>
      <w:r w:rsidRPr="00EC3318">
        <w:t xml:space="preserve"> falls below 110% of </w:t>
      </w:r>
      <w:r w:rsidRPr="00EC3318">
        <w:rPr>
          <w:i/>
        </w:rPr>
        <w:t>B-STAGE</w:t>
      </w:r>
      <w:r w:rsidRPr="00EC3318">
        <w:rPr>
          <w:i/>
          <w:vertAlign w:val="subscript"/>
        </w:rPr>
        <w:t>MIN</w:t>
      </w:r>
      <w:r w:rsidRPr="00EC3318">
        <w:rPr>
          <w:i/>
        </w:rPr>
        <w:t xml:space="preserve"> </w:t>
      </w:r>
      <w:r w:rsidRPr="00EC3318">
        <w:t>of the current stage for 5 minutes; or</w:t>
      </w:r>
    </w:p>
    <w:p w14:paraId="7532D210" w14:textId="1CE41D99" w:rsidR="002F2315" w:rsidRPr="00EC3318" w:rsidRDefault="002F2315" w:rsidP="007C1423">
      <w:pPr>
        <w:pStyle w:val="Heading7"/>
      </w:pPr>
      <w:r w:rsidRPr="00EC3318">
        <w:rPr>
          <w:iCs/>
        </w:rPr>
        <w:t xml:space="preserve">For 5 minutes, </w:t>
      </w:r>
      <w:r w:rsidRPr="00EC3318">
        <w:t>Primary HW pumps are at B-</w:t>
      </w:r>
      <w:proofErr w:type="spellStart"/>
      <w:r w:rsidRPr="00EC3318">
        <w:t>MinPriPumpSpdStage</w:t>
      </w:r>
      <w:proofErr w:type="spellEnd"/>
      <w:r w:rsidRPr="00EC3318">
        <w:t xml:space="preserve"> and primary HWRT exceeds secondary HWRT by </w:t>
      </w:r>
      <w:ins w:id="9154" w:author="Titus Ellison" w:date="2022-10-21T11:20:00Z">
        <w:r w:rsidR="00C50273" w:rsidRPr="00C50273">
          <w:rPr>
            <w:rStyle w:val="Toggle"/>
            <w:rPrChange w:id="9155" w:author="Titus Ellison" w:date="2022-10-21T11:20:00Z">
              <w:rPr/>
            </w:rPrChange>
          </w:rPr>
          <w:t>[UNITS [2°C] [</w:t>
        </w:r>
      </w:ins>
      <w:r w:rsidRPr="00C50273">
        <w:rPr>
          <w:rStyle w:val="Toggle"/>
          <w:rPrChange w:id="9156" w:author="Titus Ellison" w:date="2022-10-21T11:20:00Z">
            <w:rPr/>
          </w:rPrChange>
        </w:rPr>
        <w:t>3°F</w:t>
      </w:r>
      <w:ins w:id="9157" w:author="Titus Ellison" w:date="2022-10-21T11:20:00Z">
        <w:r w:rsidR="00C50273" w:rsidRPr="00C50273">
          <w:rPr>
            <w:rStyle w:val="Toggle"/>
            <w:rPrChange w:id="9158" w:author="Titus Ellison" w:date="2022-10-21T11:20:00Z">
              <w:rPr/>
            </w:rPrChange>
          </w:rPr>
          <w:t>]]</w:t>
        </w:r>
      </w:ins>
      <w:r w:rsidRPr="00EC3318">
        <w:t>.</w:t>
      </w:r>
    </w:p>
    <w:p w14:paraId="39B1B4D0" w14:textId="77777777" w:rsidR="002F2315" w:rsidRPr="00EC3318" w:rsidRDefault="002F2315" w:rsidP="007C1423">
      <w:pPr>
        <w:pStyle w:val="Heading6"/>
      </w:pPr>
      <w:r w:rsidRPr="00EC3318">
        <w:t>The failsafe stage up condition is not true.</w:t>
      </w:r>
    </w:p>
    <w:p w14:paraId="717252EC" w14:textId="77777777" w:rsidR="002F2315" w:rsidRPr="00EC3318" w:rsidRDefault="002F2315" w:rsidP="007C1423">
      <w:pPr>
        <w:pStyle w:val="Heading6"/>
      </w:pPr>
      <w:bookmarkStart w:id="9159" w:name="_Hlk27741249"/>
      <w:proofErr w:type="spellStart"/>
      <w:r w:rsidRPr="00EC3318">
        <w:t>Q</w:t>
      </w:r>
      <w:r w:rsidRPr="00EC3318">
        <w:rPr>
          <w:i/>
          <w:vertAlign w:val="subscript"/>
        </w:rPr>
        <w:t>required</w:t>
      </w:r>
      <w:proofErr w:type="spellEnd"/>
      <w:r w:rsidRPr="00EC3318">
        <w:rPr>
          <w:i/>
          <w:vertAlign w:val="subscript"/>
        </w:rPr>
        <w:t xml:space="preserve"> </w:t>
      </w:r>
      <w:r w:rsidRPr="00EC3318">
        <w:t xml:space="preserve">is less than 80% of the design capacity, </w:t>
      </w:r>
      <w:proofErr w:type="spellStart"/>
      <w:r w:rsidRPr="00EC3318">
        <w:t>QbX</w:t>
      </w:r>
      <w:proofErr w:type="spellEnd"/>
      <w:r w:rsidRPr="00EC3318">
        <w:t>, of the boilers in the next available lower stage for 5 minutes.</w:t>
      </w:r>
    </w:p>
    <w:bookmarkEnd w:id="9159"/>
    <w:p w14:paraId="49E40CE3" w14:textId="77777777" w:rsidR="002F2315" w:rsidRPr="00EC3318" w:rsidRDefault="002F2315" w:rsidP="002F2315">
      <w:pPr>
        <w:pStyle w:val="Infobox"/>
      </w:pPr>
      <w:r w:rsidRPr="00EC3318">
        <w:t xml:space="preserve">Staging conditions are identical for variable primary/variable secondary condensing boiler plants to those used for primary only condensing boiler plants, except that slightly different logic must be used for the minimum </w:t>
      </w:r>
      <w:proofErr w:type="gramStart"/>
      <w:r w:rsidRPr="00EC3318">
        <w:t>flow based</w:t>
      </w:r>
      <w:proofErr w:type="gramEnd"/>
      <w:r w:rsidRPr="00EC3318">
        <w:t xml:space="preserve"> stage down conditional since there is no minimum flow bypass valve. Primary hot water return temperature exceeding secondary hot water return temperature indicates primary recirculation, which limits condensing boiler plant efficiency as described previously. This conditional only applies when primary hot water pumps are at minimum speed since minimum speed indicates (1) low load for the stage and that (2) primary pump speed cannot be reduced further to mitigate return temperature degradation.</w:t>
      </w:r>
    </w:p>
    <w:p w14:paraId="4CCF42B2" w14:textId="059FC394" w:rsidR="002F2315" w:rsidRPr="00EC3318" w:rsidRDefault="002F2315" w:rsidP="002F2315">
      <w:pPr>
        <w:pStyle w:val="Instrbox"/>
      </w:pPr>
      <w:r w:rsidRPr="00EC3318">
        <w:t xml:space="preserve">Retain the following two </w:t>
      </w:r>
      <w:r w:rsidR="00335D1A">
        <w:t>section</w:t>
      </w:r>
      <w:r w:rsidRPr="00EC3318">
        <w:t>s for non-condensing boiler plants. Delete otherwise.</w:t>
      </w:r>
    </w:p>
    <w:p w14:paraId="463E8586" w14:textId="77777777" w:rsidR="002F2315" w:rsidRPr="00EC3318" w:rsidRDefault="002F2315" w:rsidP="007C1423">
      <w:pPr>
        <w:pStyle w:val="Heading5"/>
      </w:pPr>
      <w:r w:rsidRPr="00EC3318">
        <w:t>Stage up if any of the following is true:</w:t>
      </w:r>
    </w:p>
    <w:p w14:paraId="67953DDE" w14:textId="77777777" w:rsidR="002F2315" w:rsidRPr="00EC3318" w:rsidRDefault="002F2315" w:rsidP="007C1423">
      <w:pPr>
        <w:pStyle w:val="Heading6"/>
        <w:rPr>
          <w:b/>
          <w:bCs/>
        </w:rPr>
      </w:pPr>
      <w:r w:rsidRPr="00EC3318">
        <w:rPr>
          <w:b/>
          <w:bCs/>
        </w:rPr>
        <w:t xml:space="preserve">Availability Condition: </w:t>
      </w:r>
      <w:r w:rsidRPr="00EC3318">
        <w:t>The equipment necessary to operate the current stage is unavailable. The availability condition is not subject to the minimum stage runtime requirement. Or</w:t>
      </w:r>
    </w:p>
    <w:p w14:paraId="637365D5" w14:textId="77777777" w:rsidR="002F2315" w:rsidRPr="00EC3318" w:rsidRDefault="002F2315" w:rsidP="007C1423">
      <w:pPr>
        <w:pStyle w:val="Heading6"/>
      </w:pPr>
      <w:r w:rsidRPr="00EC3318">
        <w:rPr>
          <w:b/>
          <w:bCs/>
        </w:rPr>
        <w:t xml:space="preserve">Efficiency Condition: </w:t>
      </w:r>
      <w:proofErr w:type="spellStart"/>
      <w:r w:rsidRPr="00EC3318">
        <w:rPr>
          <w:i/>
        </w:rPr>
        <w:t>Q</w:t>
      </w:r>
      <w:r w:rsidRPr="00EC3318">
        <w:rPr>
          <w:i/>
          <w:vertAlign w:val="subscript"/>
        </w:rPr>
        <w:t>required</w:t>
      </w:r>
      <w:proofErr w:type="spellEnd"/>
      <w:r w:rsidRPr="00EC3318">
        <w:rPr>
          <w:i/>
        </w:rPr>
        <w:t xml:space="preserve"> </w:t>
      </w:r>
      <w:r w:rsidRPr="00EC3318">
        <w:t xml:space="preserve">exceeds 90% of the design capacity, </w:t>
      </w:r>
      <w:proofErr w:type="spellStart"/>
      <w:r w:rsidRPr="00EC3318">
        <w:t>QbX</w:t>
      </w:r>
      <w:proofErr w:type="spellEnd"/>
      <w:r w:rsidRPr="00EC3318">
        <w:t>, of the boilers in the current stage for 10 minutes; or</w:t>
      </w:r>
    </w:p>
    <w:p w14:paraId="5D1683B4" w14:textId="2F4AF394" w:rsidR="002F2315" w:rsidRPr="00EC3318" w:rsidRDefault="002F2315" w:rsidP="007C1423">
      <w:pPr>
        <w:pStyle w:val="Heading6"/>
        <w:rPr>
          <w:b/>
          <w:bCs/>
        </w:rPr>
      </w:pPr>
      <w:r w:rsidRPr="00EC3318">
        <w:rPr>
          <w:b/>
          <w:bCs/>
        </w:rPr>
        <w:t xml:space="preserve">Failsafe Condition: </w:t>
      </w:r>
      <w:r w:rsidRPr="00EC3318">
        <w:t xml:space="preserve">HW supply temperature is </w:t>
      </w:r>
      <w:ins w:id="9160" w:author="Titus Ellison" w:date="2022-10-21T11:20:00Z">
        <w:r w:rsidR="00EF5F69" w:rsidRPr="00EF5F69">
          <w:rPr>
            <w:rStyle w:val="Toggle"/>
            <w:rPrChange w:id="9161" w:author="Titus Ellison" w:date="2022-10-21T11:20:00Z">
              <w:rPr/>
            </w:rPrChange>
          </w:rPr>
          <w:t>[UNITS [6°C] [</w:t>
        </w:r>
      </w:ins>
      <w:r w:rsidRPr="00EF5F69">
        <w:rPr>
          <w:rStyle w:val="Toggle"/>
          <w:rPrChange w:id="9162" w:author="Titus Ellison" w:date="2022-10-21T11:20:00Z">
            <w:rPr/>
          </w:rPrChange>
        </w:rPr>
        <w:t>10°F</w:t>
      </w:r>
      <w:ins w:id="9163" w:author="Titus Ellison" w:date="2022-10-21T11:20:00Z">
        <w:r w:rsidR="00EF5F69" w:rsidRPr="00EF5F69">
          <w:rPr>
            <w:rStyle w:val="Toggle"/>
            <w:rPrChange w:id="9164" w:author="Titus Ellison" w:date="2022-10-21T11:20:00Z">
              <w:rPr/>
            </w:rPrChange>
          </w:rPr>
          <w:t>]]</w:t>
        </w:r>
      </w:ins>
      <w:r w:rsidRPr="00EC3318">
        <w:t xml:space="preserve"> &lt; setpoint for 15 minutes.</w:t>
      </w:r>
    </w:p>
    <w:p w14:paraId="43C77CBD" w14:textId="77777777" w:rsidR="002F2315" w:rsidRPr="00EC3318" w:rsidRDefault="002F2315" w:rsidP="007C1423">
      <w:pPr>
        <w:pStyle w:val="Heading5"/>
      </w:pPr>
      <w:r w:rsidRPr="00EC3318">
        <w:t>Stage down if both of the following are true:</w:t>
      </w:r>
    </w:p>
    <w:p w14:paraId="57092B29" w14:textId="77777777" w:rsidR="002F2315" w:rsidRPr="00EC3318" w:rsidRDefault="002F2315" w:rsidP="007C1423">
      <w:pPr>
        <w:pStyle w:val="Heading6"/>
      </w:pPr>
      <w:proofErr w:type="spellStart"/>
      <w:r w:rsidRPr="00EC3318">
        <w:rPr>
          <w:i/>
        </w:rPr>
        <w:t>Q</w:t>
      </w:r>
      <w:r w:rsidRPr="00EC3318">
        <w:rPr>
          <w:i/>
          <w:vertAlign w:val="subscript"/>
        </w:rPr>
        <w:t>required</w:t>
      </w:r>
      <w:proofErr w:type="spellEnd"/>
      <w:r w:rsidRPr="00EC3318">
        <w:t xml:space="preserve"> is less than 80% of the design capacity of the next lower available stage for 10 minutes; and</w:t>
      </w:r>
    </w:p>
    <w:p w14:paraId="15C9AF32" w14:textId="77777777" w:rsidR="002F2315" w:rsidRPr="00EC3318" w:rsidRDefault="002F2315" w:rsidP="007C1423">
      <w:pPr>
        <w:pStyle w:val="Heading6"/>
      </w:pPr>
      <w:r w:rsidRPr="00EC3318">
        <w:t>The failsafe stage up condition is not true.</w:t>
      </w:r>
    </w:p>
    <w:p w14:paraId="7552C8D5" w14:textId="77777777" w:rsidR="002F2315" w:rsidRPr="00EC3318" w:rsidRDefault="002F2315" w:rsidP="002F2315">
      <w:pPr>
        <w:pStyle w:val="Infobox"/>
      </w:pPr>
      <w:r w:rsidRPr="00EC3318">
        <w:t>Non-condensing boilers do not benefit significantly from operating at low turndowns since the primary benefit of doing so is to maximize condensing, which is not permissible with non-condensing boiler heat exchangers. Logic is therefore simplified by running boilers to near full output prior to staging.</w:t>
      </w:r>
    </w:p>
    <w:p w14:paraId="03EF9203" w14:textId="5D1EB47E" w:rsidR="002F2315" w:rsidRPr="00EC3318" w:rsidRDefault="002F2315" w:rsidP="002F2315">
      <w:pPr>
        <w:pStyle w:val="Instrbox"/>
      </w:pPr>
      <w:r w:rsidRPr="00EC3318">
        <w:t xml:space="preserve">Retain the following four </w:t>
      </w:r>
      <w:r w:rsidR="00335D1A">
        <w:t>section</w:t>
      </w:r>
      <w:r w:rsidRPr="00EC3318">
        <w:t>s for hybrid boiler plants. Delete otherwise.</w:t>
      </w:r>
    </w:p>
    <w:p w14:paraId="18C12FAB" w14:textId="77777777" w:rsidR="002F2315" w:rsidRPr="00EC3318" w:rsidRDefault="002F2315" w:rsidP="002F2315">
      <w:pPr>
        <w:pStyle w:val="Infobox"/>
      </w:pPr>
      <w:r w:rsidRPr="00EC3318">
        <w:lastRenderedPageBreak/>
        <w:t>The following logic is written with the intent that the designer first enables all condensing boiler stages before any non-condensing boiler stages. The logic will still work if this rule is not followed, but some of the efficiency afforded by the condensing boilers may be lost in the process.</w:t>
      </w:r>
    </w:p>
    <w:p w14:paraId="464E7DE6" w14:textId="77777777" w:rsidR="002F2315" w:rsidRPr="00EC3318" w:rsidRDefault="002F2315" w:rsidP="007C1423">
      <w:pPr>
        <w:pStyle w:val="Heading5"/>
      </w:pPr>
      <w:r w:rsidRPr="00EC3318">
        <w:t>If all boilers enabled in the next higher stage are condensing, stage up if any of the following is true:</w:t>
      </w:r>
    </w:p>
    <w:p w14:paraId="4C40C508" w14:textId="77777777" w:rsidR="002F2315" w:rsidRPr="00EC3318" w:rsidRDefault="002F2315" w:rsidP="007C1423">
      <w:pPr>
        <w:pStyle w:val="Heading6"/>
        <w:rPr>
          <w:b/>
          <w:bCs/>
        </w:rPr>
      </w:pPr>
      <w:r w:rsidRPr="00EC3318">
        <w:rPr>
          <w:b/>
          <w:bCs/>
        </w:rPr>
        <w:t xml:space="preserve">Availability Condition: </w:t>
      </w:r>
      <w:r w:rsidRPr="00EC3318">
        <w:t>The equipment necessary to operate the current stage is unavailable. The availability condition is not subject to the minimum stage runtime requirement. Or</w:t>
      </w:r>
    </w:p>
    <w:p w14:paraId="6BD3B3FF" w14:textId="77777777" w:rsidR="002F2315" w:rsidRPr="00EC3318" w:rsidRDefault="002F2315" w:rsidP="007C1423">
      <w:pPr>
        <w:pStyle w:val="Heading6"/>
      </w:pPr>
      <w:r w:rsidRPr="00EC3318">
        <w:rPr>
          <w:b/>
          <w:bCs/>
        </w:rPr>
        <w:t xml:space="preserve">Efficiency Condition: </w:t>
      </w:r>
      <w:r w:rsidRPr="00EC3318">
        <w:t>Both of the following are true:</w:t>
      </w:r>
    </w:p>
    <w:p w14:paraId="33AD33A6" w14:textId="77777777" w:rsidR="002F2315" w:rsidRPr="00EC3318" w:rsidRDefault="002F2315" w:rsidP="007C1423">
      <w:pPr>
        <w:pStyle w:val="Heading7"/>
      </w:pPr>
      <w:proofErr w:type="spellStart"/>
      <w:r w:rsidRPr="00EC3318">
        <w:rPr>
          <w:i/>
        </w:rPr>
        <w:t>Q</w:t>
      </w:r>
      <w:r w:rsidRPr="00EC3318">
        <w:rPr>
          <w:i/>
          <w:vertAlign w:val="subscript"/>
        </w:rPr>
        <w:t>required</w:t>
      </w:r>
      <w:proofErr w:type="spellEnd"/>
      <w:r w:rsidRPr="00EC3318">
        <w:rPr>
          <w:i/>
        </w:rPr>
        <w:t xml:space="preserve"> </w:t>
      </w:r>
      <w:r w:rsidRPr="00EC3318">
        <w:t xml:space="preserve">exceeds 150% of </w:t>
      </w:r>
      <w:r w:rsidRPr="00EC3318">
        <w:rPr>
          <w:i/>
        </w:rPr>
        <w:t>B-STAGE</w:t>
      </w:r>
      <w:r w:rsidRPr="00EC3318">
        <w:rPr>
          <w:i/>
          <w:vertAlign w:val="subscript"/>
        </w:rPr>
        <w:t xml:space="preserve">MIN </w:t>
      </w:r>
      <w:r w:rsidRPr="00EC3318">
        <w:t>of the next available stage for 10 minutes</w:t>
      </w:r>
    </w:p>
    <w:p w14:paraId="16A34472" w14:textId="6C33C0C2" w:rsidR="002F2315" w:rsidRPr="00EC3318" w:rsidRDefault="002F2315" w:rsidP="007C1423">
      <w:pPr>
        <w:pStyle w:val="Heading7"/>
      </w:pPr>
      <w:r w:rsidRPr="00EC3318">
        <w:t xml:space="preserve">Primary hot water flowrate exceeds the minimum flow setpoint of the next available stage (see </w:t>
      </w:r>
      <w:r w:rsidR="004A52F1">
        <w:t xml:space="preserve">Section </w:t>
      </w:r>
      <w:r w:rsidRPr="00EC3318">
        <w:fldChar w:fldCharType="begin"/>
      </w:r>
      <w:r w:rsidRPr="00EC3318">
        <w:instrText xml:space="preserve"> REF _Ref27150900 \w \h  \* MERGEFORMAT </w:instrText>
      </w:r>
      <w:r w:rsidRPr="00EC3318">
        <w:fldChar w:fldCharType="separate"/>
      </w:r>
      <w:r w:rsidR="0037258A">
        <w:t>5.21.8</w:t>
      </w:r>
      <w:r w:rsidRPr="00EC3318">
        <w:fldChar w:fldCharType="end"/>
      </w:r>
      <w:r w:rsidRPr="00EC3318">
        <w:t>).</w:t>
      </w:r>
    </w:p>
    <w:p w14:paraId="1085746D" w14:textId="02579CA2" w:rsidR="002F2315" w:rsidRPr="00EC3318" w:rsidRDefault="002F2315" w:rsidP="007C1423">
      <w:pPr>
        <w:pStyle w:val="Heading6"/>
        <w:rPr>
          <w:b/>
          <w:bCs/>
        </w:rPr>
      </w:pPr>
      <w:r w:rsidRPr="00EC3318">
        <w:rPr>
          <w:b/>
          <w:bCs/>
        </w:rPr>
        <w:t>Failsafe Condition:</w:t>
      </w:r>
      <w:r w:rsidRPr="00EC3318">
        <w:t xml:space="preserve"> HW supply temperature is </w:t>
      </w:r>
      <w:ins w:id="9165" w:author="Titus Ellison" w:date="2022-10-21T11:21:00Z">
        <w:r w:rsidR="00EF5F69" w:rsidRPr="00734977">
          <w:rPr>
            <w:rStyle w:val="Toggle"/>
            <w:rPrChange w:id="9166" w:author="Titus Ellison" w:date="2022-10-21T11:21:00Z">
              <w:rPr/>
            </w:rPrChange>
          </w:rPr>
          <w:t>[UNITS [6</w:t>
        </w:r>
        <w:r w:rsidR="00734977" w:rsidRPr="00734977">
          <w:rPr>
            <w:rStyle w:val="Toggle"/>
            <w:rPrChange w:id="9167" w:author="Titus Ellison" w:date="2022-10-21T11:21:00Z">
              <w:rPr/>
            </w:rPrChange>
          </w:rPr>
          <w:t>°C] [</w:t>
        </w:r>
      </w:ins>
      <w:r w:rsidRPr="00734977">
        <w:rPr>
          <w:rStyle w:val="Toggle"/>
          <w:rPrChange w:id="9168" w:author="Titus Ellison" w:date="2022-10-21T11:21:00Z">
            <w:rPr/>
          </w:rPrChange>
        </w:rPr>
        <w:t>10°F</w:t>
      </w:r>
      <w:ins w:id="9169" w:author="Titus Ellison" w:date="2022-10-21T11:21:00Z">
        <w:r w:rsidR="00734977" w:rsidRPr="00734977">
          <w:rPr>
            <w:rStyle w:val="Toggle"/>
            <w:rPrChange w:id="9170" w:author="Titus Ellison" w:date="2022-10-21T11:21:00Z">
              <w:rPr/>
            </w:rPrChange>
          </w:rPr>
          <w:t>]]</w:t>
        </w:r>
      </w:ins>
      <w:r w:rsidRPr="00EC3318">
        <w:t xml:space="preserve"> &lt; setpoint for 15 minutes.</w:t>
      </w:r>
    </w:p>
    <w:p w14:paraId="6AD0371D" w14:textId="77777777" w:rsidR="002F2315" w:rsidRPr="00EC3318" w:rsidRDefault="002F2315" w:rsidP="007C1423">
      <w:pPr>
        <w:pStyle w:val="Heading5"/>
      </w:pPr>
      <w:r w:rsidRPr="00EC3318">
        <w:t xml:space="preserve">If all boilers enabled in the current stage are condensing, stage down if </w:t>
      </w:r>
      <w:proofErr w:type="gramStart"/>
      <w:r w:rsidRPr="00EC3318">
        <w:t>all of</w:t>
      </w:r>
      <w:proofErr w:type="gramEnd"/>
      <w:r w:rsidRPr="00EC3318">
        <w:t xml:space="preserve"> the following are true:</w:t>
      </w:r>
    </w:p>
    <w:p w14:paraId="50DF323E" w14:textId="77777777" w:rsidR="002F2315" w:rsidRPr="00EC3318" w:rsidRDefault="002F2315" w:rsidP="007C1423">
      <w:pPr>
        <w:pStyle w:val="Heading6"/>
      </w:pPr>
      <w:r w:rsidRPr="00EC3318">
        <w:t>Either:</w:t>
      </w:r>
    </w:p>
    <w:p w14:paraId="1D976525" w14:textId="77777777" w:rsidR="002F2315" w:rsidRPr="00EC3318" w:rsidRDefault="002F2315" w:rsidP="007C1423">
      <w:pPr>
        <w:pStyle w:val="Heading7"/>
      </w:pPr>
      <w:proofErr w:type="spellStart"/>
      <w:r w:rsidRPr="00EC3318">
        <w:rPr>
          <w:i/>
        </w:rPr>
        <w:t>Q</w:t>
      </w:r>
      <w:r w:rsidRPr="00EC3318">
        <w:rPr>
          <w:i/>
          <w:vertAlign w:val="subscript"/>
        </w:rPr>
        <w:t>required</w:t>
      </w:r>
      <w:proofErr w:type="spellEnd"/>
      <w:r w:rsidRPr="00EC3318">
        <w:t xml:space="preserve"> falls below 110% of </w:t>
      </w:r>
      <w:r w:rsidRPr="00EC3318">
        <w:rPr>
          <w:i/>
        </w:rPr>
        <w:t>B-STAGE</w:t>
      </w:r>
      <w:r w:rsidRPr="00EC3318">
        <w:rPr>
          <w:i/>
          <w:vertAlign w:val="subscript"/>
        </w:rPr>
        <w:t>MIN</w:t>
      </w:r>
      <w:r w:rsidRPr="00EC3318">
        <w:rPr>
          <w:i/>
        </w:rPr>
        <w:t xml:space="preserve"> </w:t>
      </w:r>
      <w:r w:rsidRPr="00EC3318">
        <w:t>of the current stage for 5 minutes; or</w:t>
      </w:r>
    </w:p>
    <w:p w14:paraId="540FF024" w14:textId="2AA60396" w:rsidR="002F2315" w:rsidRPr="00EC3318" w:rsidRDefault="002F2315" w:rsidP="007C1423">
      <w:pPr>
        <w:pStyle w:val="Heading7"/>
      </w:pPr>
      <w:r w:rsidRPr="00EC3318">
        <w:rPr>
          <w:iCs/>
        </w:rPr>
        <w:t xml:space="preserve">For 5 minutes, </w:t>
      </w:r>
      <w:r w:rsidRPr="00EC3318">
        <w:t>Primary HW pumps are at B-</w:t>
      </w:r>
      <w:proofErr w:type="spellStart"/>
      <w:r w:rsidRPr="00EC3318">
        <w:t>MinPriPumpSpdStage</w:t>
      </w:r>
      <w:proofErr w:type="spellEnd"/>
      <w:r w:rsidRPr="00EC3318">
        <w:t xml:space="preserve"> and primary HWRT exceeds secondary HWRT by </w:t>
      </w:r>
      <w:ins w:id="9171" w:author="Titus Ellison" w:date="2022-10-21T11:21:00Z">
        <w:r w:rsidR="00734977" w:rsidRPr="00734977">
          <w:rPr>
            <w:rStyle w:val="Toggle"/>
            <w:rPrChange w:id="9172" w:author="Titus Ellison" w:date="2022-10-21T11:21:00Z">
              <w:rPr/>
            </w:rPrChange>
          </w:rPr>
          <w:t>[UNITS [2°C] [</w:t>
        </w:r>
      </w:ins>
      <w:r w:rsidRPr="00734977">
        <w:rPr>
          <w:rStyle w:val="Toggle"/>
          <w:rPrChange w:id="9173" w:author="Titus Ellison" w:date="2022-10-21T11:21:00Z">
            <w:rPr/>
          </w:rPrChange>
        </w:rPr>
        <w:t>3°F</w:t>
      </w:r>
      <w:ins w:id="9174" w:author="Titus Ellison" w:date="2022-10-21T11:21:00Z">
        <w:r w:rsidR="00734977" w:rsidRPr="00734977">
          <w:rPr>
            <w:rStyle w:val="Toggle"/>
            <w:rPrChange w:id="9175" w:author="Titus Ellison" w:date="2022-10-21T11:21:00Z">
              <w:rPr/>
            </w:rPrChange>
          </w:rPr>
          <w:t>]]</w:t>
        </w:r>
      </w:ins>
      <w:r w:rsidRPr="00EC3318">
        <w:t>.</w:t>
      </w:r>
    </w:p>
    <w:p w14:paraId="027C7BA9" w14:textId="77777777" w:rsidR="002F2315" w:rsidRPr="00EC3318" w:rsidRDefault="002F2315" w:rsidP="007C1423">
      <w:pPr>
        <w:pStyle w:val="Heading6"/>
      </w:pPr>
      <w:r w:rsidRPr="00EC3318">
        <w:t>The failsafe stage up condition is not true.</w:t>
      </w:r>
    </w:p>
    <w:p w14:paraId="7CA0A90E" w14:textId="77777777" w:rsidR="002F2315" w:rsidRPr="00EC3318" w:rsidRDefault="002F2315" w:rsidP="007C1423">
      <w:pPr>
        <w:pStyle w:val="Heading6"/>
      </w:pPr>
      <w:proofErr w:type="spellStart"/>
      <w:r w:rsidRPr="00EC3318">
        <w:rPr>
          <w:i/>
        </w:rPr>
        <w:t>Q</w:t>
      </w:r>
      <w:r w:rsidRPr="00EC3318">
        <w:rPr>
          <w:i/>
          <w:vertAlign w:val="subscript"/>
        </w:rPr>
        <w:t>required</w:t>
      </w:r>
      <w:proofErr w:type="spellEnd"/>
      <w:r w:rsidRPr="00EC3318">
        <w:rPr>
          <w:i/>
        </w:rPr>
        <w:t xml:space="preserve"> </w:t>
      </w:r>
      <w:r w:rsidRPr="00EC3318">
        <w:t xml:space="preserve">is less than 80% of the design capacity, </w:t>
      </w:r>
      <w:proofErr w:type="spellStart"/>
      <w:r w:rsidRPr="00EC3318">
        <w:t>QbX</w:t>
      </w:r>
      <w:proofErr w:type="spellEnd"/>
      <w:r w:rsidRPr="00EC3318">
        <w:t>, of the boilers in the next available lower stage for 5 minutes.</w:t>
      </w:r>
    </w:p>
    <w:p w14:paraId="3A8273CD" w14:textId="77777777" w:rsidR="002F2315" w:rsidRPr="00EC3318" w:rsidRDefault="002F2315" w:rsidP="007C1423">
      <w:pPr>
        <w:pStyle w:val="Heading5"/>
      </w:pPr>
      <w:r w:rsidRPr="00EC3318">
        <w:t>If any boiler enabled in the next higher stage is non-condensing, stage up if any of the following is true:</w:t>
      </w:r>
    </w:p>
    <w:p w14:paraId="39A157AA" w14:textId="77777777" w:rsidR="002F2315" w:rsidRPr="003E28B0" w:rsidRDefault="002F2315" w:rsidP="007C1423">
      <w:pPr>
        <w:pStyle w:val="Heading6"/>
      </w:pPr>
      <w:r w:rsidRPr="003E28B0">
        <w:t>Availability Condition: The equipment necessary to operate the current stage is unavailable. The availability condition is not subject to the minimum stage runtime requirement. Or</w:t>
      </w:r>
    </w:p>
    <w:p w14:paraId="7DACE693" w14:textId="77777777" w:rsidR="002F2315" w:rsidRPr="003E28B0" w:rsidRDefault="002F2315" w:rsidP="007C1423">
      <w:pPr>
        <w:pStyle w:val="Heading6"/>
      </w:pPr>
      <w:r w:rsidRPr="003E28B0">
        <w:t xml:space="preserve">Efficiency Condition: </w:t>
      </w:r>
      <w:proofErr w:type="spellStart"/>
      <w:r w:rsidRPr="003E28B0">
        <w:rPr>
          <w:i/>
        </w:rPr>
        <w:t>Q</w:t>
      </w:r>
      <w:r w:rsidRPr="003E28B0">
        <w:rPr>
          <w:i/>
          <w:vertAlign w:val="subscript"/>
        </w:rPr>
        <w:t>required</w:t>
      </w:r>
      <w:proofErr w:type="spellEnd"/>
      <w:r w:rsidRPr="003E28B0">
        <w:rPr>
          <w:i/>
        </w:rPr>
        <w:t xml:space="preserve"> </w:t>
      </w:r>
      <w:r w:rsidRPr="003E28B0">
        <w:t xml:space="preserve">exceeds 90% of the design capacity, </w:t>
      </w:r>
      <w:proofErr w:type="spellStart"/>
      <w:r w:rsidRPr="003E28B0">
        <w:t>QbX</w:t>
      </w:r>
      <w:proofErr w:type="spellEnd"/>
      <w:r w:rsidRPr="003E28B0">
        <w:t>, of the boilers in the current stage for 10 minutes; or</w:t>
      </w:r>
    </w:p>
    <w:p w14:paraId="6D16A317" w14:textId="1C12C40E" w:rsidR="002F2315" w:rsidRPr="003E28B0" w:rsidRDefault="002F2315" w:rsidP="007C1423">
      <w:pPr>
        <w:pStyle w:val="Heading6"/>
      </w:pPr>
      <w:r w:rsidRPr="003E28B0">
        <w:t xml:space="preserve">Failsafe Condition: HW supply temperature is </w:t>
      </w:r>
      <w:ins w:id="9176" w:author="Titus Ellison" w:date="2022-10-21T11:22:00Z">
        <w:r w:rsidR="00734977" w:rsidRPr="00734977">
          <w:rPr>
            <w:rStyle w:val="Toggle"/>
            <w:rPrChange w:id="9177" w:author="Titus Ellison" w:date="2022-10-21T11:22:00Z">
              <w:rPr/>
            </w:rPrChange>
          </w:rPr>
          <w:t>[UNITS [6°C] [</w:t>
        </w:r>
      </w:ins>
      <w:r w:rsidRPr="00734977">
        <w:rPr>
          <w:rStyle w:val="Toggle"/>
          <w:rPrChange w:id="9178" w:author="Titus Ellison" w:date="2022-10-21T11:22:00Z">
            <w:rPr/>
          </w:rPrChange>
        </w:rPr>
        <w:t>10°F</w:t>
      </w:r>
      <w:ins w:id="9179" w:author="Titus Ellison" w:date="2022-10-21T11:22:00Z">
        <w:r w:rsidR="00734977" w:rsidRPr="00734977">
          <w:rPr>
            <w:rStyle w:val="Toggle"/>
            <w:rPrChange w:id="9180" w:author="Titus Ellison" w:date="2022-10-21T11:22:00Z">
              <w:rPr/>
            </w:rPrChange>
          </w:rPr>
          <w:t>]]</w:t>
        </w:r>
      </w:ins>
      <w:r w:rsidRPr="003E28B0">
        <w:t xml:space="preserve"> &lt; setpoint for 15 minutes.</w:t>
      </w:r>
    </w:p>
    <w:p w14:paraId="187B95C8" w14:textId="77777777" w:rsidR="002F2315" w:rsidRPr="00EC3318" w:rsidRDefault="002F2315" w:rsidP="007C1423">
      <w:pPr>
        <w:pStyle w:val="Heading5"/>
      </w:pPr>
      <w:r w:rsidRPr="00EC3318">
        <w:t xml:space="preserve">If any boiler enabled in the current stage is non-condensing, stage down if </w:t>
      </w:r>
      <w:proofErr w:type="gramStart"/>
      <w:r w:rsidRPr="00EC3318">
        <w:t>all of</w:t>
      </w:r>
      <w:proofErr w:type="gramEnd"/>
      <w:r w:rsidRPr="00EC3318">
        <w:t xml:space="preserve"> the following are true:</w:t>
      </w:r>
    </w:p>
    <w:p w14:paraId="582DC6D6" w14:textId="77777777" w:rsidR="002F2315" w:rsidRPr="00EC3318" w:rsidRDefault="002F2315" w:rsidP="007C1423">
      <w:pPr>
        <w:pStyle w:val="Heading6"/>
      </w:pPr>
      <w:proofErr w:type="spellStart"/>
      <w:r w:rsidRPr="00EC3318">
        <w:rPr>
          <w:i/>
        </w:rPr>
        <w:t>Q</w:t>
      </w:r>
      <w:r w:rsidRPr="00EC3318">
        <w:rPr>
          <w:i/>
          <w:vertAlign w:val="subscript"/>
        </w:rPr>
        <w:t>required</w:t>
      </w:r>
      <w:proofErr w:type="spellEnd"/>
      <w:r w:rsidRPr="00EC3318">
        <w:t xml:space="preserve"> is less than 80% of the design capacity of the next available lower stage for 10 minutes.</w:t>
      </w:r>
    </w:p>
    <w:p w14:paraId="6F31EDE2" w14:textId="77777777" w:rsidR="002F2315" w:rsidRPr="00EC3318" w:rsidRDefault="002F2315" w:rsidP="007C1423">
      <w:pPr>
        <w:pStyle w:val="Heading6"/>
      </w:pPr>
      <w:r w:rsidRPr="00EC3318">
        <w:t>The failsafe stage up condition is not true.</w:t>
      </w:r>
    </w:p>
    <w:p w14:paraId="697FF7C0" w14:textId="437A4D05" w:rsidR="002F2315" w:rsidRPr="00EF3779" w:rsidRDefault="002F2315" w:rsidP="002F2315">
      <w:pPr>
        <w:pStyle w:val="Instrbox"/>
      </w:pPr>
      <w:r w:rsidRPr="00EF3779">
        <w:t xml:space="preserve">Retain the following two </w:t>
      </w:r>
      <w:r w:rsidR="00335D1A">
        <w:t>section</w:t>
      </w:r>
      <w:r w:rsidRPr="00EF3779">
        <w:t xml:space="preserve">s for plants with only condensing or only non-condensing boilers.  Delete the following two </w:t>
      </w:r>
      <w:r w:rsidR="00335D1A">
        <w:t>section</w:t>
      </w:r>
      <w:r w:rsidRPr="00EF3779">
        <w:t>s for hybrid plants.</w:t>
      </w:r>
    </w:p>
    <w:p w14:paraId="6D507C4E" w14:textId="77777777" w:rsidR="002F2315" w:rsidRPr="00EC3318" w:rsidRDefault="002F2315" w:rsidP="0087618D">
      <w:pPr>
        <w:pStyle w:val="Heading4"/>
      </w:pPr>
      <w:bookmarkStart w:id="9181" w:name="_Ref515827005"/>
      <w:r w:rsidRPr="00EC3318">
        <w:t>Whenever a lag boiler is enabled:</w:t>
      </w:r>
      <w:bookmarkEnd w:id="9181"/>
    </w:p>
    <w:p w14:paraId="43BDAA55" w14:textId="45E99ABF" w:rsidR="002F2315" w:rsidRPr="00EC3318" w:rsidRDefault="002F2315" w:rsidP="002F2315">
      <w:pPr>
        <w:pStyle w:val="Instrbox"/>
      </w:pPr>
      <w:bookmarkStart w:id="9182" w:name="_Hlk3986506"/>
      <w:r w:rsidRPr="00EC3318">
        <w:t xml:space="preserve">Retain the following </w:t>
      </w:r>
      <w:r w:rsidR="00CE2951">
        <w:t>section</w:t>
      </w:r>
      <w:r w:rsidRPr="00EC3318">
        <w:t xml:space="preserve"> if a smaller boiler is staged off while a larger boiler is staged on during any stage change (</w:t>
      </w:r>
      <w:proofErr w:type="gramStart"/>
      <w:r w:rsidRPr="00EC3318">
        <w:t>e.g.</w:t>
      </w:r>
      <w:proofErr w:type="gramEnd"/>
      <w:r w:rsidRPr="00EC3318">
        <w:t xml:space="preserve"> for plants with pony boilers) and the plant has a minimum flow bypass valve. Delete otherwise.</w:t>
      </w:r>
    </w:p>
    <w:p w14:paraId="5E3C4B3B" w14:textId="1876D142" w:rsidR="002F2315" w:rsidRPr="00EC3318" w:rsidRDefault="002F2315" w:rsidP="007C1423">
      <w:pPr>
        <w:pStyle w:val="Heading5"/>
      </w:pPr>
      <w:r w:rsidRPr="00EC3318">
        <w:t xml:space="preserve">For any stage change during which a smaller boiler is disabled and a larger boiler is enabled, slowly change the minimum flow bypass setpoint to that appropriate for the stage transition as indicated in </w:t>
      </w:r>
      <w:r w:rsidR="004A52F1">
        <w:t xml:space="preserve">Section </w:t>
      </w:r>
      <w:r w:rsidRPr="00EC3318">
        <w:fldChar w:fldCharType="begin"/>
      </w:r>
      <w:r w:rsidRPr="00EC3318">
        <w:instrText xml:space="preserve"> REF _Ref2095930 \w \h  \* MERGEFORMAT </w:instrText>
      </w:r>
      <w:r w:rsidRPr="00EC3318">
        <w:fldChar w:fldCharType="separate"/>
      </w:r>
      <w:r w:rsidR="0037258A">
        <w:t>5.21.8.2</w:t>
      </w:r>
      <w:r w:rsidRPr="00EC3318">
        <w:fldChar w:fldCharType="end"/>
      </w:r>
      <w:r w:rsidRPr="00EC3318">
        <w:t>. After new setpoint is achieved, wait 1 minute to allow loop to stabilize.</w:t>
      </w:r>
    </w:p>
    <w:p w14:paraId="4A1EF3CB" w14:textId="648B66F8" w:rsidR="002F2315" w:rsidRPr="00EC3318" w:rsidRDefault="002F2315" w:rsidP="002F2315">
      <w:pPr>
        <w:pStyle w:val="Instrbox"/>
      </w:pPr>
      <w:r w:rsidRPr="00EC3318">
        <w:lastRenderedPageBreak/>
        <w:t xml:space="preserve">Retain the following </w:t>
      </w:r>
      <w:r w:rsidR="00CE2951">
        <w:t>section</w:t>
      </w:r>
      <w:r w:rsidRPr="00EC3318">
        <w:t xml:space="preserve"> if the plant has a minimum flow bypass valve. Delete otherwise. Delete the words “For any other stage change</w:t>
      </w:r>
      <w:proofErr w:type="gramStart"/>
      <w:r w:rsidRPr="00EC3318">
        <w:t>, ”</w:t>
      </w:r>
      <w:proofErr w:type="gramEnd"/>
      <w:r w:rsidRPr="00EC3318">
        <w:t xml:space="preserve"> if the preceding </w:t>
      </w:r>
      <w:r w:rsidR="00CE2951">
        <w:t>section</w:t>
      </w:r>
      <w:r w:rsidRPr="00EC3318">
        <w:t xml:space="preserve"> is deleted.</w:t>
      </w:r>
    </w:p>
    <w:p w14:paraId="207B9907" w14:textId="1C30F8E9" w:rsidR="002F2315" w:rsidRPr="00EC3318" w:rsidRDefault="002F2315" w:rsidP="007C1423">
      <w:pPr>
        <w:pStyle w:val="Heading5"/>
      </w:pPr>
      <w:r w:rsidRPr="00EC3318">
        <w:t xml:space="preserve">For any other stage change, reset the </w:t>
      </w:r>
      <w:r w:rsidRPr="00EC3318">
        <w:fldChar w:fldCharType="begin"/>
      </w:r>
      <w:r w:rsidRPr="00EC3318">
        <w:instrText xml:space="preserve"> REF _Ref526344147 \r \h  \* MERGEFORMAT </w:instrText>
      </w:r>
      <w:r w:rsidRPr="00EC3318">
        <w:fldChar w:fldCharType="separate"/>
      </w:r>
      <w:r w:rsidR="0037258A">
        <w:t>5.21.8.1</w:t>
      </w:r>
      <w:r w:rsidRPr="00EC3318">
        <w:fldChar w:fldCharType="end"/>
      </w:r>
      <w:r w:rsidRPr="00EC3318">
        <w:t>.</w:t>
      </w:r>
    </w:p>
    <w:p w14:paraId="40AA52B2" w14:textId="77777777" w:rsidR="002F2315" w:rsidRPr="00EC3318" w:rsidRDefault="002F2315" w:rsidP="002F2315">
      <w:pPr>
        <w:pStyle w:val="Infobox"/>
      </w:pPr>
      <w:r w:rsidRPr="00EC3318">
        <w:t>A stabilization delay does not apply in this case since flowrate will already be at least the stage minimum per staging logic.</w:t>
      </w:r>
    </w:p>
    <w:p w14:paraId="6133567F" w14:textId="77777777" w:rsidR="002F2315" w:rsidRPr="00EC3318" w:rsidRDefault="002F2315" w:rsidP="002F2315">
      <w:pPr>
        <w:pStyle w:val="Instrbox"/>
      </w:pPr>
      <w:r w:rsidRPr="00EC3318">
        <w:t>Retain the following sentence for plants with dedicated primary pumps. Delete otherwise.</w:t>
      </w:r>
    </w:p>
    <w:p w14:paraId="098A2C31" w14:textId="77777777" w:rsidR="002F2315" w:rsidRPr="00EC3318" w:rsidRDefault="002F2315" w:rsidP="007C1423">
      <w:pPr>
        <w:pStyle w:val="Heading5"/>
      </w:pPr>
      <w:r w:rsidRPr="00EC3318">
        <w:t>Start the next lag boiler’s primary pump.</w:t>
      </w:r>
    </w:p>
    <w:p w14:paraId="14CE166A" w14:textId="77777777" w:rsidR="002F2315" w:rsidRPr="00EC3318" w:rsidRDefault="002F2315" w:rsidP="002F2315">
      <w:pPr>
        <w:pStyle w:val="Instrbox"/>
      </w:pPr>
      <w:r w:rsidRPr="00EC3318">
        <w:t>Retain the following sentence for primary-only plants with headered variable speed primary pumps. Delete otherwise.</w:t>
      </w:r>
    </w:p>
    <w:p w14:paraId="413EA657" w14:textId="77777777" w:rsidR="002F2315" w:rsidRPr="00EC3318" w:rsidRDefault="002F2315" w:rsidP="007C1423">
      <w:pPr>
        <w:pStyle w:val="Heading5"/>
      </w:pPr>
      <w:r w:rsidRPr="00EC3318">
        <w:t>Open the next lag boiler’s isolation valve.</w:t>
      </w:r>
    </w:p>
    <w:p w14:paraId="1B803C89" w14:textId="77777777" w:rsidR="002F2315" w:rsidRPr="00EC3318" w:rsidRDefault="002F2315" w:rsidP="002F2315">
      <w:pPr>
        <w:pStyle w:val="Instrbox"/>
      </w:pPr>
      <w:r w:rsidRPr="00EC3318">
        <w:t>Retain the following sentence for all other plants with headered primary pumps. Delete otherwise.</w:t>
      </w:r>
    </w:p>
    <w:p w14:paraId="219F20F3" w14:textId="77777777" w:rsidR="002F2315" w:rsidRPr="00EC3318" w:rsidRDefault="002F2315" w:rsidP="007C1423">
      <w:pPr>
        <w:pStyle w:val="Heading5"/>
      </w:pPr>
      <w:r w:rsidRPr="00EC3318">
        <w:t>Start the next lag primary pump and simultaneously open the next lag boiler’s isolation valve.</w:t>
      </w:r>
    </w:p>
    <w:p w14:paraId="70BFC132" w14:textId="77777777" w:rsidR="002F2315" w:rsidRPr="00EC3318" w:rsidRDefault="002F2315" w:rsidP="007C1423">
      <w:pPr>
        <w:pStyle w:val="Heading5"/>
      </w:pPr>
      <w:r w:rsidRPr="00EC3318">
        <w:t>After 30 seconds, enable the lag boiler.</w:t>
      </w:r>
    </w:p>
    <w:p w14:paraId="0763A0D7" w14:textId="52FA2EC8" w:rsidR="002F2315" w:rsidRPr="00EC3318" w:rsidRDefault="002F2315" w:rsidP="002F2315">
      <w:pPr>
        <w:pStyle w:val="Instrbox"/>
      </w:pPr>
      <w:r w:rsidRPr="00EC3318">
        <w:t xml:space="preserve">Retain the following </w:t>
      </w:r>
      <w:r w:rsidR="00CE2951">
        <w:t>section</w:t>
      </w:r>
      <w:r w:rsidRPr="00EC3318">
        <w:t xml:space="preserve"> if a smaller boiler is staged off while a large boiler is staged on during any stage change (</w:t>
      </w:r>
      <w:proofErr w:type="gramStart"/>
      <w:r w:rsidRPr="00EC3318">
        <w:t>e.g.</w:t>
      </w:r>
      <w:proofErr w:type="gramEnd"/>
      <w:r w:rsidRPr="00EC3318">
        <w:t xml:space="preserve"> for plants with pony boilers). Delete otherwise.</w:t>
      </w:r>
    </w:p>
    <w:p w14:paraId="141E0D62" w14:textId="77777777" w:rsidR="002F2315" w:rsidRPr="00EC3318" w:rsidRDefault="002F2315" w:rsidP="007C1423">
      <w:pPr>
        <w:pStyle w:val="Heading5"/>
      </w:pPr>
      <w:r w:rsidRPr="00EC3318">
        <w:t>For any stage change during which a smaller boiler is disabled and a larger boiler is enabled:</w:t>
      </w:r>
    </w:p>
    <w:p w14:paraId="5FF421B2" w14:textId="2B429192" w:rsidR="002F2315" w:rsidRPr="00EC3318" w:rsidRDefault="002F2315" w:rsidP="007C1423">
      <w:pPr>
        <w:pStyle w:val="Heading6"/>
      </w:pPr>
      <w:r w:rsidRPr="00EC3318">
        <w:t>Wait 5 minutes for the newly enabled boiler to prove that is operating correctly (not faulted as defined in</w:t>
      </w:r>
      <w:r w:rsidR="00B73803">
        <w:t xml:space="preserve"> </w:t>
      </w:r>
      <w:bookmarkStart w:id="9183" w:name="_Hlk75345553"/>
      <w:r w:rsidR="004A52F1">
        <w:t xml:space="preserve">Section </w:t>
      </w:r>
      <w:r w:rsidR="00B73803">
        <w:fldChar w:fldCharType="begin"/>
      </w:r>
      <w:r w:rsidR="00B73803">
        <w:instrText xml:space="preserve"> REF _Ref75339414 \w \h </w:instrText>
      </w:r>
      <w:r w:rsidR="00B73803">
        <w:fldChar w:fldCharType="separate"/>
      </w:r>
      <w:r w:rsidR="0037258A">
        <w:t>5.1.15.5.b.1.iii</w:t>
      </w:r>
      <w:r w:rsidR="00B73803">
        <w:fldChar w:fldCharType="end"/>
      </w:r>
      <w:r w:rsidRPr="00EC3318">
        <w:t>,</w:t>
      </w:r>
      <w:bookmarkEnd w:id="9183"/>
      <w:r w:rsidRPr="00EC3318">
        <w:t xml:space="preserve"> then shut off the smaller boiler.</w:t>
      </w:r>
    </w:p>
    <w:p w14:paraId="33BD933D" w14:textId="77777777" w:rsidR="002F2315" w:rsidRPr="00EC3318" w:rsidRDefault="002F2315" w:rsidP="002F2315">
      <w:pPr>
        <w:pStyle w:val="Instrbox"/>
      </w:pPr>
      <w:r w:rsidRPr="00EC3318">
        <w:t>Retain the following sentence for plants with dedicated primary pumps. Delete otherwise.</w:t>
      </w:r>
    </w:p>
    <w:p w14:paraId="0AC66261" w14:textId="77777777" w:rsidR="002F2315" w:rsidRPr="00EC3318" w:rsidRDefault="002F2315" w:rsidP="007C1423">
      <w:pPr>
        <w:pStyle w:val="Heading6"/>
      </w:pPr>
      <w:r w:rsidRPr="00EC3318">
        <w:t>After 3 minutes, turn off the smaller boiler’s primary pump.</w:t>
      </w:r>
    </w:p>
    <w:p w14:paraId="77B8E732" w14:textId="77777777" w:rsidR="002F2315" w:rsidRPr="00EC3318" w:rsidRDefault="002F2315" w:rsidP="002F2315">
      <w:pPr>
        <w:pStyle w:val="Instrbox"/>
      </w:pPr>
      <w:r w:rsidRPr="00EC3318">
        <w:t>Retain the following sentence for primary-only plants with headered variable speed primary pumps. Delete otherwise.</w:t>
      </w:r>
    </w:p>
    <w:p w14:paraId="0B8A5FB4" w14:textId="77777777" w:rsidR="002F2315" w:rsidRPr="00EC3318" w:rsidRDefault="002F2315" w:rsidP="007C1423">
      <w:pPr>
        <w:pStyle w:val="Heading6"/>
      </w:pPr>
      <w:r w:rsidRPr="00EC3318">
        <w:t>After 3 minutes, close the smaller boiler’s isolation valve.</w:t>
      </w:r>
    </w:p>
    <w:p w14:paraId="56863DA7" w14:textId="77777777" w:rsidR="002F2315" w:rsidRPr="00EC3318" w:rsidRDefault="002F2315" w:rsidP="002F2315">
      <w:pPr>
        <w:pStyle w:val="Instrbox"/>
      </w:pPr>
      <w:r w:rsidRPr="00EC3318">
        <w:t>Retain the following sentence for all other plants with headered primary pumps. Delete otherwise.</w:t>
      </w:r>
    </w:p>
    <w:p w14:paraId="76F81185" w14:textId="77777777" w:rsidR="002F2315" w:rsidRPr="00EC3318" w:rsidRDefault="002F2315" w:rsidP="007C1423">
      <w:pPr>
        <w:pStyle w:val="Heading6"/>
      </w:pPr>
      <w:r w:rsidRPr="00EC3318">
        <w:t>After 3 minutes, turn off the last lag primary pump and simultaneously close the smaller boiler’s isolation valve.</w:t>
      </w:r>
    </w:p>
    <w:p w14:paraId="25C52410" w14:textId="77777777" w:rsidR="002F2315" w:rsidRPr="00EC3318" w:rsidRDefault="002F2315" w:rsidP="002F2315">
      <w:pPr>
        <w:pStyle w:val="Instrbox"/>
      </w:pPr>
      <w:r w:rsidRPr="00EC3318">
        <w:t>Retain the following sentence if the plant has a minimum flow bypass valve. Delete otherwise.</w:t>
      </w:r>
    </w:p>
    <w:p w14:paraId="17054053" w14:textId="33D75526" w:rsidR="002F2315" w:rsidRPr="00EC3318" w:rsidRDefault="002F2315" w:rsidP="007C1423">
      <w:pPr>
        <w:pStyle w:val="Heading6"/>
      </w:pPr>
      <w:r w:rsidRPr="00EC3318">
        <w:t xml:space="preserve">Change the minimum flow bypass setpoint to that appropriate for the new stage as indicated in </w:t>
      </w:r>
      <w:r w:rsidR="004A52F1">
        <w:t xml:space="preserve">Section </w:t>
      </w:r>
      <w:r w:rsidRPr="00EC3318">
        <w:fldChar w:fldCharType="begin"/>
      </w:r>
      <w:r w:rsidRPr="00EC3318">
        <w:instrText xml:space="preserve"> REF _Ref526344147 \r \h  \* MERGEFORMAT </w:instrText>
      </w:r>
      <w:r w:rsidRPr="00EC3318">
        <w:fldChar w:fldCharType="separate"/>
      </w:r>
      <w:r w:rsidR="0037258A">
        <w:t>5.21.8.1</w:t>
      </w:r>
      <w:r w:rsidRPr="00EC3318">
        <w:fldChar w:fldCharType="end"/>
      </w:r>
      <w:r w:rsidRPr="00EC3318">
        <w:t>.</w:t>
      </w:r>
    </w:p>
    <w:p w14:paraId="3F8160B5" w14:textId="77777777" w:rsidR="002F2315" w:rsidRPr="00EC3318" w:rsidRDefault="002F2315" w:rsidP="0087618D">
      <w:pPr>
        <w:pStyle w:val="Heading4"/>
      </w:pPr>
      <w:bookmarkStart w:id="9184" w:name="_Ref515827013"/>
      <w:r w:rsidRPr="00EC3318">
        <w:t>Whenever a lag boiler is disabled:</w:t>
      </w:r>
      <w:bookmarkEnd w:id="9184"/>
    </w:p>
    <w:p w14:paraId="6167CE34" w14:textId="62E17DB4" w:rsidR="002F2315" w:rsidRPr="00EC3318" w:rsidRDefault="002F2315" w:rsidP="002F2315">
      <w:pPr>
        <w:pStyle w:val="Instrbox"/>
      </w:pPr>
      <w:r w:rsidRPr="00EC3318">
        <w:t xml:space="preserve">Retain the following </w:t>
      </w:r>
      <w:r w:rsidR="00CE2951">
        <w:t>section</w:t>
      </w:r>
      <w:r w:rsidRPr="00EC3318">
        <w:t xml:space="preserve"> if a smaller boiler is staged on while a larger boiler is staged off during any stage change (</w:t>
      </w:r>
      <w:proofErr w:type="gramStart"/>
      <w:r w:rsidRPr="00EC3318">
        <w:t>e.g.</w:t>
      </w:r>
      <w:proofErr w:type="gramEnd"/>
      <w:r w:rsidRPr="00EC3318">
        <w:t xml:space="preserve"> for plants with pony boilers) and the plant has a minimum flow bypass valve. Delete otherwise. If deleting, remove the words “If staging down from any other stage,” from </w:t>
      </w:r>
      <w:r w:rsidR="004A52F1">
        <w:t xml:space="preserve">Section </w:t>
      </w:r>
      <w:r w:rsidRPr="00EC3318">
        <w:fldChar w:fldCharType="begin"/>
      </w:r>
      <w:r w:rsidRPr="00EC3318">
        <w:instrText xml:space="preserve"> REF _Ref526348463 \w \h  \* MERGEFORMAT </w:instrText>
      </w:r>
      <w:r w:rsidRPr="00EC3318">
        <w:fldChar w:fldCharType="separate"/>
      </w:r>
      <w:r w:rsidR="0037258A">
        <w:t>5.21.3.</w:t>
      </w:r>
      <w:proofErr w:type="gramStart"/>
      <w:r w:rsidR="0037258A">
        <w:t>11.b</w:t>
      </w:r>
      <w:proofErr w:type="gramEnd"/>
      <w:r w:rsidRPr="00EC3318">
        <w:fldChar w:fldCharType="end"/>
      </w:r>
      <w:r w:rsidRPr="00EC3318">
        <w:t xml:space="preserve"> below.</w:t>
      </w:r>
    </w:p>
    <w:p w14:paraId="665E818C" w14:textId="77777777" w:rsidR="002F2315" w:rsidRPr="00EC3318" w:rsidRDefault="002F2315" w:rsidP="007C1423">
      <w:pPr>
        <w:pStyle w:val="Heading5"/>
      </w:pPr>
      <w:r w:rsidRPr="00EC3318">
        <w:t>For any stage change during which a smaller boiler is enabled and a larger boiler is disabled:</w:t>
      </w:r>
    </w:p>
    <w:p w14:paraId="529CBDD6" w14:textId="77777777" w:rsidR="002F2315" w:rsidRPr="00EC3318" w:rsidRDefault="002F2315" w:rsidP="002F2315">
      <w:pPr>
        <w:pStyle w:val="Instrbox"/>
      </w:pPr>
      <w:r w:rsidRPr="00EC3318">
        <w:t>Retain the following sentence if the plant has a minimum flow bypass valve. Delete otherwise.</w:t>
      </w:r>
    </w:p>
    <w:p w14:paraId="622B9CBF" w14:textId="46C1D0DE" w:rsidR="002F2315" w:rsidRPr="00EC3318" w:rsidRDefault="002F2315" w:rsidP="007C1423">
      <w:pPr>
        <w:pStyle w:val="Heading6"/>
      </w:pPr>
      <w:r w:rsidRPr="00EC3318">
        <w:lastRenderedPageBreak/>
        <w:t xml:space="preserve">Slowly change the minimum flow bypass setpoint to that appropriate for the stage transition as indicated in </w:t>
      </w:r>
      <w:r w:rsidR="004A52F1">
        <w:t xml:space="preserve">Section </w:t>
      </w:r>
      <w:r w:rsidRPr="00EC3318">
        <w:fldChar w:fldCharType="begin"/>
      </w:r>
      <w:r w:rsidRPr="00EC3318">
        <w:instrText xml:space="preserve"> REF _Ref2095930 \w \h  \* MERGEFORMAT </w:instrText>
      </w:r>
      <w:r w:rsidRPr="00EC3318">
        <w:fldChar w:fldCharType="separate"/>
      </w:r>
      <w:r w:rsidR="0037258A">
        <w:t>5.21.8.2</w:t>
      </w:r>
      <w:r w:rsidRPr="00EC3318">
        <w:fldChar w:fldCharType="end"/>
      </w:r>
      <w:r w:rsidRPr="00EC3318">
        <w:t>. After new setpoint is achieved, wait 1 minute to allow loop to stabilize.</w:t>
      </w:r>
    </w:p>
    <w:p w14:paraId="3E293BB4" w14:textId="77777777" w:rsidR="002F2315" w:rsidRPr="00EC3318" w:rsidRDefault="002F2315" w:rsidP="002F2315">
      <w:pPr>
        <w:pStyle w:val="Instrbox"/>
      </w:pPr>
      <w:r w:rsidRPr="00EC3318">
        <w:t>Retain the following sentence for plants with dedicated primary pumps. Delete otherwise.</w:t>
      </w:r>
    </w:p>
    <w:p w14:paraId="4EE44CF2" w14:textId="77777777" w:rsidR="002F2315" w:rsidRPr="00EC3318" w:rsidRDefault="002F2315" w:rsidP="007C1423">
      <w:pPr>
        <w:pStyle w:val="Heading6"/>
      </w:pPr>
      <w:r w:rsidRPr="00EC3318">
        <w:t>Enable the smaller boiler’s primary pump.</w:t>
      </w:r>
    </w:p>
    <w:p w14:paraId="2768B09D" w14:textId="77777777" w:rsidR="002F2315" w:rsidRPr="00EC3318" w:rsidRDefault="002F2315" w:rsidP="002F2315">
      <w:pPr>
        <w:pStyle w:val="Instrbox"/>
      </w:pPr>
      <w:r w:rsidRPr="00EC3318">
        <w:t>Retain the following sentence for primary-only plants with headered variable speed primary pumps. Delete otherwise.</w:t>
      </w:r>
    </w:p>
    <w:p w14:paraId="764C428F" w14:textId="77777777" w:rsidR="002F2315" w:rsidRPr="00EC3318" w:rsidRDefault="002F2315" w:rsidP="007C1423">
      <w:pPr>
        <w:pStyle w:val="Heading6"/>
      </w:pPr>
      <w:r w:rsidRPr="00EC3318">
        <w:t>Open the smaller boiler’s isolation valve.</w:t>
      </w:r>
    </w:p>
    <w:p w14:paraId="66A26BBF" w14:textId="77777777" w:rsidR="002F2315" w:rsidRPr="00EC3318" w:rsidRDefault="002F2315" w:rsidP="002F2315">
      <w:pPr>
        <w:pStyle w:val="Instrbox"/>
      </w:pPr>
      <w:r w:rsidRPr="00EC3318">
        <w:t>Retain the following sentence for all other plants with headered primary pumps. Delete otherwise.</w:t>
      </w:r>
    </w:p>
    <w:p w14:paraId="000C6BB6" w14:textId="77777777" w:rsidR="002F2315" w:rsidRPr="00EC3318" w:rsidRDefault="002F2315" w:rsidP="007C1423">
      <w:pPr>
        <w:pStyle w:val="Heading6"/>
      </w:pPr>
      <w:r w:rsidRPr="00EC3318">
        <w:t>Start the next lag primary pump and simultaneously open the smaller boiler’s isolation valve.</w:t>
      </w:r>
    </w:p>
    <w:p w14:paraId="778CD91D" w14:textId="77777777" w:rsidR="002F2315" w:rsidRPr="00EC3318" w:rsidRDefault="002F2315" w:rsidP="007C1423">
      <w:pPr>
        <w:pStyle w:val="Heading6"/>
      </w:pPr>
      <w:r w:rsidRPr="00EC3318">
        <w:t>After 30 seconds, enable the smaller boiler.</w:t>
      </w:r>
    </w:p>
    <w:p w14:paraId="71722FFC" w14:textId="1476B84E" w:rsidR="002F2315" w:rsidRPr="00EC3318" w:rsidRDefault="002F2315" w:rsidP="007C1423">
      <w:pPr>
        <w:pStyle w:val="Heading6"/>
      </w:pPr>
      <w:r w:rsidRPr="00EC3318">
        <w:t>Wait 5 minutes for the newly enabled boiler to prove that it is operating correctly (not faulted as defined in</w:t>
      </w:r>
      <w:r w:rsidR="00B73803">
        <w:t xml:space="preserve"> </w:t>
      </w:r>
      <w:r w:rsidR="004A52F1">
        <w:t xml:space="preserve">Section </w:t>
      </w:r>
      <w:r w:rsidR="00B73803">
        <w:fldChar w:fldCharType="begin"/>
      </w:r>
      <w:r w:rsidR="00B73803">
        <w:instrText xml:space="preserve"> REF _Ref75339414 \w \h </w:instrText>
      </w:r>
      <w:r w:rsidR="00B73803">
        <w:fldChar w:fldCharType="separate"/>
      </w:r>
      <w:r w:rsidR="0037258A">
        <w:t>5.1.15.5.b.1.iii</w:t>
      </w:r>
      <w:r w:rsidR="00B73803">
        <w:fldChar w:fldCharType="end"/>
      </w:r>
      <w:r w:rsidRPr="00EC3318">
        <w:t>, then shut off the larger boiler.</w:t>
      </w:r>
    </w:p>
    <w:p w14:paraId="44A7C72A" w14:textId="77777777" w:rsidR="002F2315" w:rsidRPr="00EC3318" w:rsidRDefault="002F2315" w:rsidP="007C1423">
      <w:pPr>
        <w:pStyle w:val="Heading5"/>
      </w:pPr>
      <w:bookmarkStart w:id="9185" w:name="_Ref526348463"/>
      <w:r w:rsidRPr="00EC3318">
        <w:t>If staging down from any other stage, disable the last stage boiler.</w:t>
      </w:r>
      <w:bookmarkEnd w:id="9185"/>
    </w:p>
    <w:p w14:paraId="73907065" w14:textId="77777777" w:rsidR="002F2315" w:rsidRPr="00EC3318" w:rsidRDefault="002F2315" w:rsidP="002F2315">
      <w:pPr>
        <w:pStyle w:val="Instrbox"/>
      </w:pPr>
      <w:r w:rsidRPr="00EC3318">
        <w:t>Retain the following sentence for plants with dedicated primary pumps. Delete otherwise.</w:t>
      </w:r>
    </w:p>
    <w:p w14:paraId="0734C03E" w14:textId="77777777" w:rsidR="002F2315" w:rsidRPr="00EC3318" w:rsidRDefault="002F2315" w:rsidP="007C1423">
      <w:pPr>
        <w:pStyle w:val="Heading5"/>
      </w:pPr>
      <w:r w:rsidRPr="00EC3318">
        <w:t>After 3 minutes, turn off the disabled boiler’s primary pump.</w:t>
      </w:r>
    </w:p>
    <w:p w14:paraId="0DBFAD38" w14:textId="77777777" w:rsidR="002F2315" w:rsidRPr="00EC3318" w:rsidRDefault="002F2315" w:rsidP="002F2315">
      <w:pPr>
        <w:pStyle w:val="Instrbox"/>
      </w:pPr>
      <w:r w:rsidRPr="00EC3318">
        <w:t>Retain the following sentence for primary-only plants with headered variable speed primary pumps. Delete otherwise.</w:t>
      </w:r>
    </w:p>
    <w:p w14:paraId="0D64F4A5" w14:textId="77777777" w:rsidR="002F2315" w:rsidRPr="00EC3318" w:rsidRDefault="002F2315" w:rsidP="007C1423">
      <w:pPr>
        <w:pStyle w:val="Heading5"/>
      </w:pPr>
      <w:r w:rsidRPr="00EC3318">
        <w:t>After 3 minutes, close the disabled boiler’s isolation valve.</w:t>
      </w:r>
    </w:p>
    <w:p w14:paraId="750A135D" w14:textId="77777777" w:rsidR="002F2315" w:rsidRPr="00EC3318" w:rsidRDefault="002F2315" w:rsidP="002F2315">
      <w:pPr>
        <w:pStyle w:val="Instrbox"/>
      </w:pPr>
      <w:r w:rsidRPr="00EC3318">
        <w:t>Retain the following sentence for all other plants with headered primary pumps. Delete otherwise.</w:t>
      </w:r>
    </w:p>
    <w:p w14:paraId="1E95C42F" w14:textId="77777777" w:rsidR="002F2315" w:rsidRPr="00EC3318" w:rsidRDefault="002F2315" w:rsidP="007C1423">
      <w:pPr>
        <w:pStyle w:val="Heading5"/>
      </w:pPr>
      <w:r w:rsidRPr="00EC3318">
        <w:t>After 3 minutes, turn off the last lag primary pump and simultaneously close the disabled boiler’s isolation valve.</w:t>
      </w:r>
    </w:p>
    <w:p w14:paraId="7293FA0A" w14:textId="77777777" w:rsidR="002F2315" w:rsidRPr="00EC3318" w:rsidRDefault="002F2315" w:rsidP="002F2315">
      <w:pPr>
        <w:pStyle w:val="Instrbox"/>
      </w:pPr>
      <w:r w:rsidRPr="00EC3318">
        <w:t>Retain the following sentence if the plant has a minimum flow bypass valve. Delete otherwise.</w:t>
      </w:r>
    </w:p>
    <w:p w14:paraId="31EC4FF7" w14:textId="29895224" w:rsidR="002F2315" w:rsidRPr="00EC3318" w:rsidRDefault="002F2315" w:rsidP="007C1423">
      <w:pPr>
        <w:pStyle w:val="Heading5"/>
      </w:pPr>
      <w:r w:rsidRPr="00EC3318">
        <w:t xml:space="preserve">Change the minimum flow bypass setpoint to that appropriate for the new stage as indicated in </w:t>
      </w:r>
      <w:r w:rsidR="004A52F1">
        <w:t xml:space="preserve">Section </w:t>
      </w:r>
      <w:r w:rsidRPr="00EC3318">
        <w:fldChar w:fldCharType="begin"/>
      </w:r>
      <w:r w:rsidRPr="00EC3318">
        <w:instrText xml:space="preserve"> REF _Ref526344147 \r \h  \* MERGEFORMAT </w:instrText>
      </w:r>
      <w:r w:rsidRPr="00EC3318">
        <w:fldChar w:fldCharType="separate"/>
      </w:r>
      <w:r w:rsidR="0037258A">
        <w:t>5.21.8.1</w:t>
      </w:r>
      <w:r w:rsidRPr="00EC3318">
        <w:fldChar w:fldCharType="end"/>
      </w:r>
      <w:r w:rsidRPr="00EC3318">
        <w:t>.</w:t>
      </w:r>
    </w:p>
    <w:bookmarkEnd w:id="9182"/>
    <w:p w14:paraId="51C473CC" w14:textId="7FA0546E" w:rsidR="002F2315" w:rsidRPr="00EC3318" w:rsidRDefault="002F2315" w:rsidP="002F2315">
      <w:pPr>
        <w:pStyle w:val="Instrbox"/>
      </w:pPr>
      <w:r w:rsidRPr="00EC3318">
        <w:t xml:space="preserve">Retain </w:t>
      </w:r>
      <w:bookmarkStart w:id="9186" w:name="_Hlk64467837"/>
      <w:r w:rsidR="00335D1A">
        <w:t>section</w:t>
      </w:r>
      <w:r w:rsidRPr="00EC3318">
        <w:t xml:space="preserve">s </w:t>
      </w:r>
      <w:r w:rsidRPr="00EC3318">
        <w:fldChar w:fldCharType="begin"/>
      </w:r>
      <w:r w:rsidRPr="00EC3318">
        <w:instrText xml:space="preserve"> REF _Ref516327609 \r \h  \* MERGEFORMAT </w:instrText>
      </w:r>
      <w:r w:rsidRPr="00EC3318">
        <w:fldChar w:fldCharType="separate"/>
      </w:r>
      <w:r w:rsidR="0037258A">
        <w:t>5.21.3.12</w:t>
      </w:r>
      <w:r w:rsidRPr="00EC3318">
        <w:fldChar w:fldCharType="end"/>
      </w:r>
      <w:r w:rsidRPr="00EC3318">
        <w:t xml:space="preserve"> through </w:t>
      </w:r>
      <w:r w:rsidRPr="00EC3318">
        <w:fldChar w:fldCharType="begin"/>
      </w:r>
      <w:r w:rsidRPr="00EC3318">
        <w:instrText xml:space="preserve"> REF _Ref516327626 \r \h  \* MERGEFORMAT </w:instrText>
      </w:r>
      <w:r w:rsidRPr="00EC3318">
        <w:fldChar w:fldCharType="separate"/>
      </w:r>
      <w:r w:rsidR="0037258A">
        <w:t>5.21.3.17</w:t>
      </w:r>
      <w:r w:rsidRPr="00EC3318">
        <w:fldChar w:fldCharType="end"/>
      </w:r>
      <w:r w:rsidRPr="00EC3318">
        <w:t xml:space="preserve"> for hybrid </w:t>
      </w:r>
      <w:bookmarkEnd w:id="9186"/>
      <w:r w:rsidRPr="00EC3318">
        <w:t>boiler plants. Delete otherwise.</w:t>
      </w:r>
    </w:p>
    <w:p w14:paraId="789B345E" w14:textId="77777777" w:rsidR="002F2315" w:rsidRPr="00EC3318" w:rsidRDefault="002F2315" w:rsidP="002F2315">
      <w:pPr>
        <w:pStyle w:val="Instrbox"/>
      </w:pPr>
      <w:r w:rsidRPr="00EC3318">
        <w:t>Note: Staging logic below assumes no unequally sized boilers within either the condensing boiler group or non-condensing boiler group, though the condensing boilers may be smaller than the non-condensing boilers or vice versa.</w:t>
      </w:r>
    </w:p>
    <w:p w14:paraId="7535037D" w14:textId="77777777" w:rsidR="002F2315" w:rsidRPr="00EC3318" w:rsidRDefault="002F2315" w:rsidP="0087618D">
      <w:pPr>
        <w:pStyle w:val="Heading4"/>
      </w:pPr>
      <w:bookmarkStart w:id="9187" w:name="_Ref516327609"/>
      <w:r w:rsidRPr="00EC3318">
        <w:t>Whenever a lag condensing boiler is enabled:</w:t>
      </w:r>
      <w:bookmarkEnd w:id="9187"/>
    </w:p>
    <w:p w14:paraId="0DD3D0AB" w14:textId="77777777" w:rsidR="002F2315" w:rsidRPr="00EC3318" w:rsidRDefault="002F2315" w:rsidP="002F2315">
      <w:pPr>
        <w:pStyle w:val="Instrbox"/>
      </w:pPr>
      <w:r w:rsidRPr="00EC3318">
        <w:t>Retain the following sentence for plants with dedicated primary pumps in the condensing boiler loop. Delete otherwise.</w:t>
      </w:r>
    </w:p>
    <w:p w14:paraId="11F8E626" w14:textId="77777777" w:rsidR="002F2315" w:rsidRPr="00EC3318" w:rsidRDefault="002F2315" w:rsidP="007C1423">
      <w:pPr>
        <w:pStyle w:val="Heading5"/>
      </w:pPr>
      <w:r w:rsidRPr="00EC3318">
        <w:t>Start the next lag condensing boiler’s primary pump.</w:t>
      </w:r>
    </w:p>
    <w:p w14:paraId="14A1F1DC" w14:textId="77777777" w:rsidR="002F2315" w:rsidRPr="00EC3318" w:rsidRDefault="002F2315" w:rsidP="002F2315">
      <w:pPr>
        <w:pStyle w:val="Instrbox"/>
      </w:pPr>
      <w:r w:rsidRPr="00EC3318">
        <w:t>Retain the following sentence for plants with headered primary pumps in the condensing boiler loop. Delete otherwise.</w:t>
      </w:r>
    </w:p>
    <w:p w14:paraId="23C8454A" w14:textId="77777777" w:rsidR="002F2315" w:rsidRPr="00EC3318" w:rsidRDefault="002F2315" w:rsidP="007C1423">
      <w:pPr>
        <w:pStyle w:val="Heading5"/>
      </w:pPr>
      <w:r w:rsidRPr="00EC3318">
        <w:t>Start the next lag condensing loop primary pump and simultaneously open the next lag boiler’s isolation valve.</w:t>
      </w:r>
    </w:p>
    <w:p w14:paraId="5516DC7B" w14:textId="77777777" w:rsidR="002F2315" w:rsidRPr="00EC3318" w:rsidRDefault="002F2315" w:rsidP="007C1423">
      <w:pPr>
        <w:pStyle w:val="Heading5"/>
      </w:pPr>
      <w:r w:rsidRPr="00EC3318">
        <w:lastRenderedPageBreak/>
        <w:t>After 30 seconds, enable the lag boiler.</w:t>
      </w:r>
    </w:p>
    <w:p w14:paraId="69154827" w14:textId="77777777" w:rsidR="002F2315" w:rsidRPr="00EC3318" w:rsidRDefault="002F2315" w:rsidP="0087618D">
      <w:pPr>
        <w:pStyle w:val="Heading4"/>
      </w:pPr>
      <w:r w:rsidRPr="00EC3318">
        <w:t>Whenever the first non-condensing boiler is enabled:</w:t>
      </w:r>
    </w:p>
    <w:p w14:paraId="707DE877" w14:textId="142105B3" w:rsidR="002F2315" w:rsidRPr="00EC3318" w:rsidRDefault="002F2315" w:rsidP="007C1423">
      <w:pPr>
        <w:pStyle w:val="Heading5"/>
      </w:pPr>
      <w:r w:rsidRPr="00EC3318">
        <w:t xml:space="preserve">Reset the non-condensing boiler hot water supply temperature setpoint per </w:t>
      </w:r>
      <w:r w:rsidR="004A52F1">
        <w:t xml:space="preserve">Section </w:t>
      </w:r>
      <w:r w:rsidRPr="00EC3318">
        <w:fldChar w:fldCharType="begin"/>
      </w:r>
      <w:r w:rsidRPr="00EC3318">
        <w:instrText xml:space="preserve"> REF _Ref516053507 \w \h  \* MERGEFORMAT </w:instrText>
      </w:r>
      <w:r w:rsidRPr="00EC3318">
        <w:fldChar w:fldCharType="separate"/>
      </w:r>
      <w:r w:rsidR="0037258A">
        <w:t>5.21.4.3</w:t>
      </w:r>
      <w:r w:rsidRPr="00EC3318">
        <w:fldChar w:fldCharType="end"/>
      </w:r>
      <w:r w:rsidRPr="00EC3318">
        <w:t>.</w:t>
      </w:r>
    </w:p>
    <w:p w14:paraId="294C1771" w14:textId="77777777" w:rsidR="002F2315" w:rsidRPr="00EC3318" w:rsidRDefault="002F2315" w:rsidP="002F2315">
      <w:pPr>
        <w:pStyle w:val="Instrbox"/>
      </w:pPr>
      <w:r w:rsidRPr="00EC3318">
        <w:t>Retain the following sentence for plants with dedicated primary pumps in the non-condensing boiler loop. Delete otherwise.</w:t>
      </w:r>
    </w:p>
    <w:p w14:paraId="672C076A" w14:textId="29EA831B" w:rsidR="002F2315" w:rsidRPr="00EC3318" w:rsidRDefault="002F2315" w:rsidP="007C1423">
      <w:pPr>
        <w:pStyle w:val="Heading5"/>
      </w:pPr>
      <w:r w:rsidRPr="00EC3318">
        <w:t xml:space="preserve">Whenever the hot water supply temperature upstream of the non-condensing loop return pipe connection exceeds </w:t>
      </w:r>
      <w:ins w:id="9188" w:author="Titus Ellison" w:date="2022-10-21T11:22:00Z">
        <w:r w:rsidR="004071B0" w:rsidRPr="004071B0">
          <w:rPr>
            <w:rStyle w:val="Toggle"/>
            <w:rPrChange w:id="9189" w:author="Titus Ellison" w:date="2022-10-21T11:22:00Z">
              <w:rPr/>
            </w:rPrChange>
          </w:rPr>
          <w:t>[UNITS [60°C] [</w:t>
        </w:r>
      </w:ins>
      <w:r w:rsidRPr="004071B0">
        <w:rPr>
          <w:rStyle w:val="Toggle"/>
          <w:rPrChange w:id="9190" w:author="Titus Ellison" w:date="2022-10-21T11:22:00Z">
            <w:rPr/>
          </w:rPrChange>
        </w:rPr>
        <w:t>140°F</w:t>
      </w:r>
      <w:ins w:id="9191" w:author="Titus Ellison" w:date="2022-10-21T11:22:00Z">
        <w:r w:rsidR="004071B0" w:rsidRPr="004071B0">
          <w:rPr>
            <w:rStyle w:val="Toggle"/>
            <w:rPrChange w:id="9192" w:author="Titus Ellison" w:date="2022-10-21T11:22:00Z">
              <w:rPr/>
            </w:rPrChange>
          </w:rPr>
          <w:t>]]</w:t>
        </w:r>
      </w:ins>
      <w:r w:rsidRPr="00EC3318">
        <w:t>, or 5 minutes have elapsed, start the first non-condensing boiler’s primary pump.</w:t>
      </w:r>
    </w:p>
    <w:p w14:paraId="1F2564A5" w14:textId="77777777" w:rsidR="002F2315" w:rsidRPr="00EC3318" w:rsidRDefault="002F2315" w:rsidP="002F2315">
      <w:pPr>
        <w:pStyle w:val="Instrbox"/>
      </w:pPr>
      <w:r w:rsidRPr="00EC3318">
        <w:t>Retain the following sentence for plants with headered primary pumps in the non-condensing boiler loop. Delete otherwise.</w:t>
      </w:r>
    </w:p>
    <w:p w14:paraId="7892E06F" w14:textId="171F9BC9" w:rsidR="002F2315" w:rsidRPr="00EC3318" w:rsidRDefault="002F2315" w:rsidP="007C1423">
      <w:pPr>
        <w:pStyle w:val="Heading5"/>
      </w:pPr>
      <w:r w:rsidRPr="00EC3318">
        <w:t xml:space="preserve">Whenever the hot water supply temperature upstream of the non-condensing loop return pipe connection exceeds </w:t>
      </w:r>
      <w:ins w:id="9193" w:author="Titus Ellison" w:date="2022-10-21T11:23:00Z">
        <w:r w:rsidR="00865654" w:rsidRPr="00865654">
          <w:rPr>
            <w:rStyle w:val="Toggle"/>
            <w:rPrChange w:id="9194" w:author="Titus Ellison" w:date="2022-10-21T11:23:00Z">
              <w:rPr/>
            </w:rPrChange>
          </w:rPr>
          <w:t>[UNITS [60°C] [</w:t>
        </w:r>
      </w:ins>
      <w:r w:rsidRPr="00865654">
        <w:rPr>
          <w:rStyle w:val="Toggle"/>
          <w:rPrChange w:id="9195" w:author="Titus Ellison" w:date="2022-10-21T11:23:00Z">
            <w:rPr/>
          </w:rPrChange>
        </w:rPr>
        <w:t>140°F</w:t>
      </w:r>
      <w:ins w:id="9196" w:author="Titus Ellison" w:date="2022-10-21T11:23:00Z">
        <w:r w:rsidR="00865654" w:rsidRPr="00865654">
          <w:rPr>
            <w:rStyle w:val="Toggle"/>
            <w:rPrChange w:id="9197" w:author="Titus Ellison" w:date="2022-10-21T11:23:00Z">
              <w:rPr/>
            </w:rPrChange>
          </w:rPr>
          <w:t>]]</w:t>
        </w:r>
      </w:ins>
      <w:r w:rsidRPr="00EC3318">
        <w:t xml:space="preserve">, or 5 minutes have elapsed, start the first non-condensing loop primary </w:t>
      </w:r>
      <w:proofErr w:type="gramStart"/>
      <w:r w:rsidRPr="00EC3318">
        <w:t>pump</w:t>
      </w:r>
      <w:proofErr w:type="gramEnd"/>
      <w:r w:rsidRPr="00EC3318">
        <w:t xml:space="preserve"> and simultaneously open the first non-condensing boiler’s isolation valve.</w:t>
      </w:r>
    </w:p>
    <w:p w14:paraId="35B90201" w14:textId="77777777" w:rsidR="002F2315" w:rsidRPr="00EC3318" w:rsidRDefault="002F2315" w:rsidP="007C1423">
      <w:pPr>
        <w:pStyle w:val="Heading5"/>
      </w:pPr>
      <w:r w:rsidRPr="00EC3318">
        <w:t>After 30 seconds, enable the lag boiler.</w:t>
      </w:r>
    </w:p>
    <w:p w14:paraId="158EA79F" w14:textId="77777777" w:rsidR="002F2315" w:rsidRPr="00EC3318" w:rsidRDefault="002F2315" w:rsidP="0087618D">
      <w:pPr>
        <w:pStyle w:val="Heading4"/>
      </w:pPr>
      <w:r w:rsidRPr="00EC3318">
        <w:t>Whenever any other non-condensing boiler is enabled:</w:t>
      </w:r>
    </w:p>
    <w:p w14:paraId="1CC14EA3" w14:textId="77777777" w:rsidR="002F2315" w:rsidRPr="00EC3318" w:rsidRDefault="002F2315" w:rsidP="002F2315">
      <w:pPr>
        <w:pStyle w:val="Instrbox"/>
      </w:pPr>
      <w:r w:rsidRPr="00EC3318">
        <w:t>Retain the following sentence for plants with dedicated primary pumps in the non-condensing boiler loop. Delete otherwise.</w:t>
      </w:r>
    </w:p>
    <w:p w14:paraId="3EF28ED1" w14:textId="77777777" w:rsidR="002F2315" w:rsidRPr="00EC3318" w:rsidRDefault="002F2315" w:rsidP="007C1423">
      <w:pPr>
        <w:pStyle w:val="Heading5"/>
      </w:pPr>
      <w:r w:rsidRPr="00EC3318">
        <w:t>Start the next lag non-condensing boiler’s primary pump.</w:t>
      </w:r>
    </w:p>
    <w:p w14:paraId="7A5DCC54" w14:textId="77777777" w:rsidR="002F2315" w:rsidRPr="00EC3318" w:rsidRDefault="002F2315" w:rsidP="002F2315">
      <w:pPr>
        <w:pStyle w:val="Instrbox"/>
      </w:pPr>
      <w:r w:rsidRPr="00EC3318">
        <w:t>Retain the following sentence for plants with headered primary pumps in the non-condensing boiler loop. Delete otherwise.</w:t>
      </w:r>
    </w:p>
    <w:p w14:paraId="7B749BA3" w14:textId="77777777" w:rsidR="002F2315" w:rsidRPr="00EC3318" w:rsidRDefault="002F2315" w:rsidP="007C1423">
      <w:pPr>
        <w:pStyle w:val="Heading5"/>
      </w:pPr>
      <w:r w:rsidRPr="00EC3318">
        <w:t>Start the next lag non-condensing loop primary pump and simultaneously open the next lag boiler’s isolation valve.</w:t>
      </w:r>
    </w:p>
    <w:p w14:paraId="4383B66C" w14:textId="77777777" w:rsidR="002F2315" w:rsidRPr="00EC3318" w:rsidRDefault="002F2315" w:rsidP="007C1423">
      <w:pPr>
        <w:pStyle w:val="Heading5"/>
      </w:pPr>
      <w:r w:rsidRPr="00EC3318">
        <w:t>After 30 seconds, enable the lag non-condensing boiler.</w:t>
      </w:r>
    </w:p>
    <w:p w14:paraId="2EFA30F7" w14:textId="77777777" w:rsidR="002F2315" w:rsidRPr="00EC3318" w:rsidRDefault="002F2315" w:rsidP="0087618D">
      <w:pPr>
        <w:pStyle w:val="Heading4"/>
      </w:pPr>
      <w:r w:rsidRPr="00EC3318">
        <w:t>Whenever any non-condensing boiler other than the lead non-condensing boiler is disabled:</w:t>
      </w:r>
    </w:p>
    <w:p w14:paraId="4F354481" w14:textId="77777777" w:rsidR="002F2315" w:rsidRPr="00EC3318" w:rsidRDefault="002F2315" w:rsidP="007C1423">
      <w:pPr>
        <w:pStyle w:val="Heading5"/>
      </w:pPr>
      <w:r w:rsidRPr="00EC3318">
        <w:t>Disable the non-condensing boiler.</w:t>
      </w:r>
    </w:p>
    <w:p w14:paraId="4991DB5C" w14:textId="77777777" w:rsidR="002F2315" w:rsidRPr="00EC3318" w:rsidRDefault="002F2315" w:rsidP="002F2315">
      <w:pPr>
        <w:pStyle w:val="Instrbox"/>
      </w:pPr>
      <w:r w:rsidRPr="00EC3318">
        <w:t>Retain the following sentence for plants with dedicated primary pumps in the non-condensing boiler loop. Delete otherwise.</w:t>
      </w:r>
    </w:p>
    <w:p w14:paraId="7B9931BC" w14:textId="77777777" w:rsidR="002F2315" w:rsidRPr="00EC3318" w:rsidRDefault="002F2315" w:rsidP="007C1423">
      <w:pPr>
        <w:pStyle w:val="Heading5"/>
      </w:pPr>
      <w:r w:rsidRPr="00EC3318">
        <w:t>After 3 minutes, turn off the lag non-condensing boiler’s primary pump.</w:t>
      </w:r>
    </w:p>
    <w:p w14:paraId="3F15E6EB" w14:textId="77777777" w:rsidR="002F2315" w:rsidRPr="00EC3318" w:rsidRDefault="002F2315" w:rsidP="002F2315">
      <w:pPr>
        <w:pStyle w:val="Instrbox"/>
      </w:pPr>
      <w:r w:rsidRPr="00EC3318">
        <w:t>Retain the following sentence for plants with headered primary pumps in the non-condensing boiler loop. Delete otherwise.</w:t>
      </w:r>
    </w:p>
    <w:p w14:paraId="46489552" w14:textId="77777777" w:rsidR="002F2315" w:rsidRPr="00EC3318" w:rsidRDefault="002F2315" w:rsidP="007C1423">
      <w:pPr>
        <w:pStyle w:val="Heading5"/>
      </w:pPr>
      <w:r w:rsidRPr="00EC3318">
        <w:t>After 3 minutes, turn off the last lag non-condensing loop primary pump and simultaneously close the boiler’s isolation valve.</w:t>
      </w:r>
    </w:p>
    <w:p w14:paraId="69953D5C" w14:textId="77777777" w:rsidR="002F2315" w:rsidRPr="00EC3318" w:rsidRDefault="002F2315" w:rsidP="0087618D">
      <w:pPr>
        <w:pStyle w:val="Heading4"/>
      </w:pPr>
      <w:r w:rsidRPr="00EC3318">
        <w:t>Whenever the lead non-condensing boiler is disabled:</w:t>
      </w:r>
    </w:p>
    <w:p w14:paraId="1D5FD2B5" w14:textId="51E4569A" w:rsidR="002F2315" w:rsidRPr="00EC3318" w:rsidRDefault="002F2315" w:rsidP="007C1423">
      <w:pPr>
        <w:pStyle w:val="Heading5"/>
      </w:pPr>
      <w:r w:rsidRPr="00EC3318">
        <w:t xml:space="preserve">Disable the non-condensing boiler and reset the condensing boiler hot water supply temperature setpoint per </w:t>
      </w:r>
      <w:r w:rsidR="004A52F1">
        <w:t xml:space="preserve">Section </w:t>
      </w:r>
      <w:r w:rsidRPr="00EC3318">
        <w:fldChar w:fldCharType="begin"/>
      </w:r>
      <w:r w:rsidRPr="00EC3318">
        <w:instrText xml:space="preserve"> REF _Ref516055201 \w \h  \* MERGEFORMAT </w:instrText>
      </w:r>
      <w:r w:rsidRPr="00EC3318">
        <w:fldChar w:fldCharType="separate"/>
      </w:r>
      <w:r w:rsidR="0037258A">
        <w:t>5.21.4.2</w:t>
      </w:r>
      <w:r w:rsidRPr="00EC3318">
        <w:fldChar w:fldCharType="end"/>
      </w:r>
      <w:r w:rsidRPr="00EC3318">
        <w:t>.</w:t>
      </w:r>
    </w:p>
    <w:p w14:paraId="00232CE5" w14:textId="77777777" w:rsidR="002F2315" w:rsidRPr="00EC3318" w:rsidRDefault="002F2315" w:rsidP="002F2315">
      <w:pPr>
        <w:pStyle w:val="Instrbox"/>
      </w:pPr>
      <w:r w:rsidRPr="00EC3318">
        <w:t>Retain the following sentence for plants with dedicated primary pumps in the non-condensing boiler loop. Delete otherwise.</w:t>
      </w:r>
    </w:p>
    <w:p w14:paraId="607DF713" w14:textId="77777777" w:rsidR="002F2315" w:rsidRPr="00EC3318" w:rsidRDefault="002F2315" w:rsidP="007C1423">
      <w:pPr>
        <w:pStyle w:val="Heading5"/>
      </w:pPr>
      <w:r w:rsidRPr="00EC3318">
        <w:t>After 3 minutes, turn off the lag non-condensing boiler’s primary pump.</w:t>
      </w:r>
    </w:p>
    <w:p w14:paraId="5B7C8259" w14:textId="77777777" w:rsidR="002F2315" w:rsidRPr="00EC3318" w:rsidRDefault="002F2315" w:rsidP="002F2315">
      <w:pPr>
        <w:pStyle w:val="Instrbox"/>
      </w:pPr>
      <w:r w:rsidRPr="00EC3318">
        <w:lastRenderedPageBreak/>
        <w:t>Retain the following sentence for plants with headered primary pumps in the non-condensing boiler loop. Delete otherwise.</w:t>
      </w:r>
    </w:p>
    <w:p w14:paraId="52A16E84" w14:textId="77777777" w:rsidR="002F2315" w:rsidRPr="00EC3318" w:rsidRDefault="002F2315" w:rsidP="007C1423">
      <w:pPr>
        <w:pStyle w:val="Heading5"/>
      </w:pPr>
      <w:r w:rsidRPr="00EC3318">
        <w:t>After 3 minutes, turn off the last lag non-condensing loop primary pump and simultaneously close the boiler’s isolation valve.</w:t>
      </w:r>
    </w:p>
    <w:p w14:paraId="1619A428" w14:textId="77777777" w:rsidR="002F2315" w:rsidRPr="00EC3318" w:rsidRDefault="002F2315" w:rsidP="0087618D">
      <w:pPr>
        <w:pStyle w:val="Heading4"/>
      </w:pPr>
      <w:bookmarkStart w:id="9198" w:name="_Ref516327626"/>
      <w:r w:rsidRPr="00EC3318">
        <w:t>Whenever a lag condensing boiler is disabled:</w:t>
      </w:r>
      <w:bookmarkEnd w:id="9198"/>
    </w:p>
    <w:p w14:paraId="70BB6314" w14:textId="77777777" w:rsidR="002F2315" w:rsidRPr="00EC3318" w:rsidRDefault="002F2315" w:rsidP="007C1423">
      <w:pPr>
        <w:pStyle w:val="Heading5"/>
      </w:pPr>
      <w:r w:rsidRPr="00EC3318">
        <w:t xml:space="preserve"> Disable the condensing boiler.</w:t>
      </w:r>
    </w:p>
    <w:p w14:paraId="5FD4DA38" w14:textId="77777777" w:rsidR="002F2315" w:rsidRPr="00EC3318" w:rsidRDefault="002F2315" w:rsidP="002F2315">
      <w:pPr>
        <w:pStyle w:val="Instrbox"/>
      </w:pPr>
      <w:r w:rsidRPr="00EC3318">
        <w:t>Retain the following sentence for plants with dedicated primary pumps in the condensing boiler loop. Delete otherwise.</w:t>
      </w:r>
    </w:p>
    <w:p w14:paraId="03C47C2D" w14:textId="77777777" w:rsidR="002F2315" w:rsidRPr="00EC3318" w:rsidRDefault="002F2315" w:rsidP="007C1423">
      <w:pPr>
        <w:pStyle w:val="Heading5"/>
      </w:pPr>
      <w:r w:rsidRPr="00EC3318">
        <w:t>After 3 minutes, turn off the lag boiler’s primary pump.</w:t>
      </w:r>
    </w:p>
    <w:p w14:paraId="23DC780E" w14:textId="77777777" w:rsidR="002F2315" w:rsidRPr="00EC3318" w:rsidRDefault="002F2315" w:rsidP="002F2315">
      <w:pPr>
        <w:pStyle w:val="Instrbox"/>
      </w:pPr>
      <w:r w:rsidRPr="00EC3318">
        <w:t>Retain the following sentence for plants with headered primary pumps in the condensing boiler loop. Delete otherwise.</w:t>
      </w:r>
    </w:p>
    <w:p w14:paraId="5BF68348" w14:textId="77777777" w:rsidR="002F2315" w:rsidRPr="00EC3318" w:rsidRDefault="002F2315" w:rsidP="007C1423">
      <w:pPr>
        <w:pStyle w:val="Heading5"/>
      </w:pPr>
      <w:r w:rsidRPr="00EC3318">
        <w:t>After 3 minutes, turn off the last lag primary pump and simultaneously close the boiler’s isolation valve.</w:t>
      </w:r>
    </w:p>
    <w:bookmarkEnd w:id="9001"/>
    <w:p w14:paraId="1B1744F7" w14:textId="77777777" w:rsidR="002F2315" w:rsidRPr="00EC3318" w:rsidRDefault="002F2315" w:rsidP="0087618D">
      <w:pPr>
        <w:pStyle w:val="Heading3"/>
      </w:pPr>
      <w:r w:rsidRPr="00EC3318">
        <w:t>Hot Water Supply Temperature Reset</w:t>
      </w:r>
    </w:p>
    <w:p w14:paraId="66BD691B" w14:textId="77777777" w:rsidR="002F2315" w:rsidRPr="00EC3318" w:rsidRDefault="002F2315" w:rsidP="005274F2">
      <w:pPr>
        <w:pStyle w:val="Heading4"/>
        <w:spacing w:after="240"/>
        <w:ind w:left="1354" w:hanging="1066"/>
      </w:pPr>
      <w:r w:rsidRPr="00EC3318">
        <w:t>Plant hot water supply temperature setpoint shall be reset using Trim &amp; Respond logic with the following parameters: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60"/>
        <w:gridCol w:w="3955"/>
      </w:tblGrid>
      <w:tr w:rsidR="002F2315" w:rsidRPr="00EC3318" w14:paraId="4FF7F5F5" w14:textId="77777777" w:rsidTr="001F323E">
        <w:trPr>
          <w:jc w:val="center"/>
        </w:trPr>
        <w:tc>
          <w:tcPr>
            <w:tcW w:w="1260" w:type="dxa"/>
            <w:tcBorders>
              <w:top w:val="single" w:sz="4" w:space="0" w:color="auto"/>
              <w:left w:val="single" w:sz="4" w:space="0" w:color="auto"/>
              <w:bottom w:val="single" w:sz="4" w:space="0" w:color="auto"/>
              <w:right w:val="single" w:sz="4" w:space="0" w:color="auto"/>
            </w:tcBorders>
            <w:hideMark/>
          </w:tcPr>
          <w:p w14:paraId="0B76258D" w14:textId="77777777" w:rsidR="002F2315" w:rsidRPr="003E28B0" w:rsidRDefault="002F2315" w:rsidP="001F323E">
            <w:pPr>
              <w:pStyle w:val="NoSpacing"/>
              <w:spacing w:line="256" w:lineRule="auto"/>
              <w:rPr>
                <w:b/>
                <w:sz w:val="20"/>
                <w:szCs w:val="20"/>
              </w:rPr>
            </w:pPr>
            <w:r w:rsidRPr="003E28B0">
              <w:rPr>
                <w:b/>
                <w:sz w:val="20"/>
                <w:szCs w:val="20"/>
              </w:rPr>
              <w:t>Variable</w:t>
            </w:r>
          </w:p>
        </w:tc>
        <w:tc>
          <w:tcPr>
            <w:tcW w:w="3955" w:type="dxa"/>
            <w:tcBorders>
              <w:top w:val="single" w:sz="4" w:space="0" w:color="auto"/>
              <w:left w:val="single" w:sz="4" w:space="0" w:color="auto"/>
              <w:bottom w:val="single" w:sz="4" w:space="0" w:color="auto"/>
              <w:right w:val="single" w:sz="4" w:space="0" w:color="auto"/>
            </w:tcBorders>
            <w:hideMark/>
          </w:tcPr>
          <w:p w14:paraId="4E8B458C" w14:textId="77777777" w:rsidR="002F2315" w:rsidRPr="003E28B0" w:rsidRDefault="002F2315" w:rsidP="001F323E">
            <w:pPr>
              <w:pStyle w:val="NoSpacing"/>
              <w:spacing w:line="256" w:lineRule="auto"/>
              <w:rPr>
                <w:b/>
                <w:sz w:val="20"/>
                <w:szCs w:val="20"/>
              </w:rPr>
            </w:pPr>
            <w:r w:rsidRPr="003E28B0">
              <w:rPr>
                <w:b/>
                <w:sz w:val="20"/>
                <w:szCs w:val="20"/>
              </w:rPr>
              <w:t>Value</w:t>
            </w:r>
          </w:p>
        </w:tc>
      </w:tr>
      <w:tr w:rsidR="002F2315" w:rsidRPr="00EC3318" w14:paraId="13B18C40" w14:textId="77777777" w:rsidTr="001F323E">
        <w:trPr>
          <w:jc w:val="center"/>
        </w:trPr>
        <w:tc>
          <w:tcPr>
            <w:tcW w:w="1260" w:type="dxa"/>
            <w:tcBorders>
              <w:top w:val="single" w:sz="4" w:space="0" w:color="auto"/>
              <w:left w:val="single" w:sz="4" w:space="0" w:color="auto"/>
              <w:bottom w:val="single" w:sz="4" w:space="0" w:color="auto"/>
              <w:right w:val="single" w:sz="4" w:space="0" w:color="auto"/>
            </w:tcBorders>
            <w:hideMark/>
          </w:tcPr>
          <w:p w14:paraId="76A399A2" w14:textId="77777777" w:rsidR="002F2315" w:rsidRPr="003E28B0" w:rsidRDefault="002F2315" w:rsidP="001F323E">
            <w:pPr>
              <w:pStyle w:val="NoSpacing"/>
              <w:spacing w:line="256" w:lineRule="auto"/>
              <w:rPr>
                <w:sz w:val="20"/>
                <w:szCs w:val="20"/>
              </w:rPr>
            </w:pPr>
            <w:r w:rsidRPr="003E28B0">
              <w:rPr>
                <w:sz w:val="20"/>
                <w:szCs w:val="20"/>
              </w:rPr>
              <w:t>Device</w:t>
            </w:r>
          </w:p>
        </w:tc>
        <w:tc>
          <w:tcPr>
            <w:tcW w:w="3955" w:type="dxa"/>
            <w:tcBorders>
              <w:top w:val="single" w:sz="4" w:space="0" w:color="auto"/>
              <w:left w:val="single" w:sz="4" w:space="0" w:color="auto"/>
              <w:bottom w:val="single" w:sz="4" w:space="0" w:color="auto"/>
              <w:right w:val="single" w:sz="4" w:space="0" w:color="auto"/>
            </w:tcBorders>
            <w:hideMark/>
          </w:tcPr>
          <w:p w14:paraId="7D49CFB0" w14:textId="77777777" w:rsidR="002F2315" w:rsidRPr="003E28B0" w:rsidRDefault="002F2315" w:rsidP="001F323E">
            <w:pPr>
              <w:pStyle w:val="NoSpacing"/>
              <w:spacing w:line="256" w:lineRule="auto"/>
              <w:rPr>
                <w:sz w:val="20"/>
                <w:szCs w:val="20"/>
              </w:rPr>
            </w:pPr>
            <w:r w:rsidRPr="003E28B0">
              <w:rPr>
                <w:sz w:val="20"/>
                <w:szCs w:val="20"/>
              </w:rPr>
              <w:t>Any HW Pump Distribution Loop</w:t>
            </w:r>
          </w:p>
        </w:tc>
      </w:tr>
      <w:tr w:rsidR="002F2315" w:rsidRPr="00EC3318" w14:paraId="291ED28B" w14:textId="77777777" w:rsidTr="001F323E">
        <w:trPr>
          <w:jc w:val="center"/>
        </w:trPr>
        <w:tc>
          <w:tcPr>
            <w:tcW w:w="1260" w:type="dxa"/>
            <w:tcBorders>
              <w:top w:val="single" w:sz="4" w:space="0" w:color="auto"/>
              <w:left w:val="single" w:sz="4" w:space="0" w:color="auto"/>
              <w:bottom w:val="single" w:sz="4" w:space="0" w:color="auto"/>
              <w:right w:val="single" w:sz="4" w:space="0" w:color="auto"/>
            </w:tcBorders>
            <w:hideMark/>
          </w:tcPr>
          <w:p w14:paraId="1D5E29BA" w14:textId="77777777" w:rsidR="002F2315" w:rsidRPr="003E28B0" w:rsidRDefault="002F2315" w:rsidP="001F323E">
            <w:pPr>
              <w:pStyle w:val="NoSpacing"/>
              <w:spacing w:line="256" w:lineRule="auto"/>
              <w:rPr>
                <w:sz w:val="20"/>
                <w:szCs w:val="20"/>
              </w:rPr>
            </w:pPr>
            <w:r w:rsidRPr="003E28B0">
              <w:rPr>
                <w:sz w:val="20"/>
                <w:szCs w:val="20"/>
              </w:rPr>
              <w:t>SP</w:t>
            </w:r>
            <w:r w:rsidRPr="003E28B0">
              <w:rPr>
                <w:sz w:val="20"/>
                <w:szCs w:val="20"/>
                <w:vertAlign w:val="subscript"/>
              </w:rPr>
              <w:t>0</w:t>
            </w:r>
          </w:p>
        </w:tc>
        <w:tc>
          <w:tcPr>
            <w:tcW w:w="3955" w:type="dxa"/>
            <w:tcBorders>
              <w:top w:val="single" w:sz="4" w:space="0" w:color="auto"/>
              <w:left w:val="single" w:sz="4" w:space="0" w:color="auto"/>
              <w:bottom w:val="single" w:sz="4" w:space="0" w:color="auto"/>
              <w:right w:val="single" w:sz="4" w:space="0" w:color="auto"/>
            </w:tcBorders>
            <w:hideMark/>
          </w:tcPr>
          <w:p w14:paraId="40737A12" w14:textId="77777777" w:rsidR="002F2315" w:rsidRPr="003E28B0" w:rsidRDefault="002F2315" w:rsidP="001F323E">
            <w:pPr>
              <w:pStyle w:val="NoSpacing"/>
              <w:spacing w:line="256" w:lineRule="auto"/>
              <w:rPr>
                <w:sz w:val="20"/>
                <w:szCs w:val="20"/>
              </w:rPr>
            </w:pPr>
            <w:proofErr w:type="spellStart"/>
            <w:r w:rsidRPr="003E28B0">
              <w:rPr>
                <w:sz w:val="20"/>
                <w:szCs w:val="20"/>
              </w:rPr>
              <w:t>SP</w:t>
            </w:r>
            <w:r w:rsidRPr="003E28B0">
              <w:rPr>
                <w:sz w:val="20"/>
                <w:szCs w:val="20"/>
                <w:vertAlign w:val="subscript"/>
              </w:rPr>
              <w:t>max</w:t>
            </w:r>
            <w:proofErr w:type="spellEnd"/>
          </w:p>
        </w:tc>
      </w:tr>
      <w:tr w:rsidR="002F2315" w:rsidRPr="00EC3318" w14:paraId="0E5CDB76" w14:textId="77777777" w:rsidTr="001F323E">
        <w:trPr>
          <w:jc w:val="center"/>
        </w:trPr>
        <w:tc>
          <w:tcPr>
            <w:tcW w:w="1260" w:type="dxa"/>
            <w:tcBorders>
              <w:top w:val="single" w:sz="4" w:space="0" w:color="auto"/>
              <w:left w:val="single" w:sz="4" w:space="0" w:color="auto"/>
              <w:bottom w:val="single" w:sz="4" w:space="0" w:color="auto"/>
              <w:right w:val="single" w:sz="4" w:space="0" w:color="auto"/>
            </w:tcBorders>
            <w:hideMark/>
          </w:tcPr>
          <w:p w14:paraId="1E7FD559" w14:textId="77777777" w:rsidR="002F2315" w:rsidRPr="003E28B0" w:rsidRDefault="002F2315" w:rsidP="001F323E">
            <w:pPr>
              <w:pStyle w:val="NoSpacing"/>
              <w:spacing w:line="256" w:lineRule="auto"/>
              <w:rPr>
                <w:sz w:val="20"/>
                <w:szCs w:val="20"/>
              </w:rPr>
            </w:pPr>
            <w:proofErr w:type="spellStart"/>
            <w:r w:rsidRPr="003E28B0">
              <w:rPr>
                <w:sz w:val="20"/>
                <w:szCs w:val="20"/>
              </w:rPr>
              <w:t>SP</w:t>
            </w:r>
            <w:r w:rsidRPr="003E28B0">
              <w:rPr>
                <w:sz w:val="20"/>
                <w:szCs w:val="20"/>
                <w:vertAlign w:val="subscript"/>
              </w:rPr>
              <w:t>min</w:t>
            </w:r>
            <w:proofErr w:type="spellEnd"/>
          </w:p>
        </w:tc>
        <w:tc>
          <w:tcPr>
            <w:tcW w:w="3955" w:type="dxa"/>
            <w:tcBorders>
              <w:top w:val="single" w:sz="4" w:space="0" w:color="auto"/>
              <w:left w:val="single" w:sz="4" w:space="0" w:color="auto"/>
              <w:bottom w:val="single" w:sz="4" w:space="0" w:color="auto"/>
              <w:right w:val="single" w:sz="4" w:space="0" w:color="auto"/>
            </w:tcBorders>
            <w:hideMark/>
          </w:tcPr>
          <w:p w14:paraId="29286950" w14:textId="2F6C1149" w:rsidR="002F2315" w:rsidRPr="003E28B0" w:rsidRDefault="004F7EBF" w:rsidP="001F323E">
            <w:pPr>
              <w:pStyle w:val="NoSpacing"/>
              <w:spacing w:line="256" w:lineRule="auto"/>
              <w:rPr>
                <w:sz w:val="20"/>
                <w:szCs w:val="20"/>
              </w:rPr>
            </w:pPr>
            <w:ins w:id="9199" w:author="Titus Ellison" w:date="2022-10-21T11:27:00Z">
              <w:r w:rsidRPr="00D01EC8">
                <w:rPr>
                  <w:rStyle w:val="Toggle"/>
                  <w:rPrChange w:id="9200" w:author="Titus Ellison" w:date="2022-10-21T11:32:00Z">
                    <w:rPr>
                      <w:sz w:val="20"/>
                      <w:szCs w:val="20"/>
                    </w:rPr>
                  </w:rPrChange>
                </w:rPr>
                <w:t>[UNITS [32</w:t>
              </w:r>
              <w:r w:rsidR="004C2E0E" w:rsidRPr="00D01EC8">
                <w:rPr>
                  <w:rStyle w:val="Toggle"/>
                  <w:sz w:val="20"/>
                  <w:szCs w:val="20"/>
                  <w:rPrChange w:id="9201" w:author="Titus Ellison" w:date="2022-10-21T11:32:00Z">
                    <w:rPr/>
                  </w:rPrChange>
                </w:rPr>
                <w:t>°</w:t>
              </w:r>
              <w:r w:rsidR="004C2E0E" w:rsidRPr="00D01EC8">
                <w:rPr>
                  <w:rStyle w:val="Toggle"/>
                  <w:rPrChange w:id="9202" w:author="Titus Ellison" w:date="2022-10-21T11:32:00Z">
                    <w:rPr>
                      <w:sz w:val="20"/>
                      <w:szCs w:val="20"/>
                    </w:rPr>
                  </w:rPrChange>
                </w:rPr>
                <w:t>C</w:t>
              </w:r>
              <w:r w:rsidRPr="00D01EC8">
                <w:rPr>
                  <w:rStyle w:val="Toggle"/>
                  <w:sz w:val="20"/>
                  <w:szCs w:val="20"/>
                  <w:rPrChange w:id="9203" w:author="Titus Ellison" w:date="2022-10-21T11:32:00Z">
                    <w:rPr/>
                  </w:rPrChange>
                </w:rPr>
                <w:t>]</w:t>
              </w:r>
              <w:r w:rsidR="00897263" w:rsidRPr="00D01EC8">
                <w:rPr>
                  <w:rStyle w:val="Toggle"/>
                  <w:sz w:val="20"/>
                  <w:szCs w:val="20"/>
                  <w:rPrChange w:id="9204" w:author="Titus Ellison" w:date="2022-10-21T11:32:00Z">
                    <w:rPr/>
                  </w:rPrChange>
                </w:rPr>
                <w:t xml:space="preserve"> [</w:t>
              </w:r>
            </w:ins>
            <w:r w:rsidR="002F2315" w:rsidRPr="00D01EC8">
              <w:rPr>
                <w:rStyle w:val="Toggle"/>
                <w:rPrChange w:id="9205" w:author="Titus Ellison" w:date="2022-10-21T11:32:00Z">
                  <w:rPr>
                    <w:sz w:val="20"/>
                    <w:szCs w:val="20"/>
                  </w:rPr>
                </w:rPrChange>
              </w:rPr>
              <w:t>90ºF</w:t>
            </w:r>
            <w:ins w:id="9206" w:author="Titus Ellison" w:date="2022-10-21T11:27:00Z">
              <w:r w:rsidR="00897263" w:rsidRPr="00D01EC8">
                <w:rPr>
                  <w:rStyle w:val="Toggle"/>
                  <w:rPrChange w:id="9207" w:author="Titus Ellison" w:date="2022-10-21T11:32:00Z">
                    <w:rPr>
                      <w:sz w:val="20"/>
                      <w:szCs w:val="20"/>
                    </w:rPr>
                  </w:rPrChange>
                </w:rPr>
                <w:t>]]</w:t>
              </w:r>
            </w:ins>
            <w:r w:rsidR="002F2315" w:rsidRPr="00D01EC8">
              <w:rPr>
                <w:sz w:val="18"/>
                <w:szCs w:val="18"/>
                <w:rPrChange w:id="9208" w:author="Titus Ellison" w:date="2022-10-21T11:32:00Z">
                  <w:rPr>
                    <w:sz w:val="20"/>
                    <w:szCs w:val="20"/>
                  </w:rPr>
                </w:rPrChange>
              </w:rPr>
              <w:t xml:space="preserve"> </w:t>
            </w:r>
            <w:r w:rsidR="002F2315" w:rsidRPr="003E28B0">
              <w:rPr>
                <w:sz w:val="20"/>
                <w:szCs w:val="20"/>
              </w:rPr>
              <w:t xml:space="preserve">for condensing and hybrid boiler plants; </w:t>
            </w:r>
            <w:ins w:id="9209" w:author="Titus Ellison" w:date="2022-10-21T11:28:00Z">
              <w:r w:rsidR="00897263" w:rsidRPr="00D01EC8">
                <w:rPr>
                  <w:rStyle w:val="Toggle"/>
                  <w:rPrChange w:id="9210" w:author="Titus Ellison" w:date="2022-10-21T11:32:00Z">
                    <w:rPr>
                      <w:sz w:val="20"/>
                      <w:szCs w:val="20"/>
                    </w:rPr>
                  </w:rPrChange>
                </w:rPr>
                <w:t>[UNITS [</w:t>
              </w:r>
              <w:r w:rsidR="00AF1069" w:rsidRPr="00D01EC8">
                <w:rPr>
                  <w:rStyle w:val="Toggle"/>
                  <w:rPrChange w:id="9211" w:author="Titus Ellison" w:date="2022-10-21T11:32:00Z">
                    <w:rPr>
                      <w:sz w:val="20"/>
                      <w:szCs w:val="20"/>
                    </w:rPr>
                  </w:rPrChange>
                </w:rPr>
                <w:t xml:space="preserve">68°C] </w:t>
              </w:r>
              <w:r w:rsidR="00AF1069" w:rsidRPr="00AF1069">
                <w:rPr>
                  <w:rStyle w:val="Toggle"/>
                  <w:rPrChange w:id="9212" w:author="Titus Ellison" w:date="2022-10-21T11:28:00Z">
                    <w:rPr>
                      <w:sz w:val="20"/>
                      <w:szCs w:val="20"/>
                    </w:rPr>
                  </w:rPrChange>
                </w:rPr>
                <w:t>[</w:t>
              </w:r>
            </w:ins>
            <w:r w:rsidR="002F2315" w:rsidRPr="00AF1069">
              <w:rPr>
                <w:rStyle w:val="Toggle"/>
                <w:rPrChange w:id="9213" w:author="Titus Ellison" w:date="2022-10-21T11:28:00Z">
                  <w:rPr>
                    <w:sz w:val="20"/>
                    <w:szCs w:val="20"/>
                  </w:rPr>
                </w:rPrChange>
              </w:rPr>
              <w:t>155°F</w:t>
            </w:r>
            <w:ins w:id="9214" w:author="Titus Ellison" w:date="2022-10-21T11:28:00Z">
              <w:r w:rsidR="00AF1069" w:rsidRPr="00AF1069">
                <w:rPr>
                  <w:rStyle w:val="Toggle"/>
                  <w:rPrChange w:id="9215" w:author="Titus Ellison" w:date="2022-10-21T11:28:00Z">
                    <w:rPr>
                      <w:sz w:val="20"/>
                      <w:szCs w:val="20"/>
                    </w:rPr>
                  </w:rPrChange>
                </w:rPr>
                <w:t>]]</w:t>
              </w:r>
            </w:ins>
            <w:r w:rsidR="002F2315" w:rsidRPr="003E28B0">
              <w:rPr>
                <w:sz w:val="20"/>
                <w:szCs w:val="20"/>
              </w:rPr>
              <w:t xml:space="preserve"> for non-condensing plants</w:t>
            </w:r>
          </w:p>
        </w:tc>
      </w:tr>
      <w:tr w:rsidR="002F2315" w:rsidRPr="00EC3318" w14:paraId="221BF751" w14:textId="77777777" w:rsidTr="001F323E">
        <w:trPr>
          <w:jc w:val="center"/>
        </w:trPr>
        <w:tc>
          <w:tcPr>
            <w:tcW w:w="1260" w:type="dxa"/>
            <w:tcBorders>
              <w:top w:val="single" w:sz="4" w:space="0" w:color="auto"/>
              <w:left w:val="single" w:sz="4" w:space="0" w:color="auto"/>
              <w:bottom w:val="single" w:sz="4" w:space="0" w:color="auto"/>
              <w:right w:val="single" w:sz="4" w:space="0" w:color="auto"/>
            </w:tcBorders>
            <w:hideMark/>
          </w:tcPr>
          <w:p w14:paraId="1B5BF697" w14:textId="77777777" w:rsidR="002F2315" w:rsidRPr="003E28B0" w:rsidRDefault="002F2315" w:rsidP="001F323E">
            <w:pPr>
              <w:pStyle w:val="NoSpacing"/>
              <w:spacing w:line="256" w:lineRule="auto"/>
              <w:rPr>
                <w:sz w:val="20"/>
                <w:szCs w:val="20"/>
              </w:rPr>
            </w:pPr>
            <w:proofErr w:type="spellStart"/>
            <w:r w:rsidRPr="003E28B0">
              <w:rPr>
                <w:sz w:val="20"/>
                <w:szCs w:val="20"/>
              </w:rPr>
              <w:t>SP</w:t>
            </w:r>
            <w:r w:rsidRPr="003E28B0">
              <w:rPr>
                <w:sz w:val="20"/>
                <w:szCs w:val="20"/>
                <w:vertAlign w:val="subscript"/>
              </w:rPr>
              <w:t>max</w:t>
            </w:r>
            <w:proofErr w:type="spellEnd"/>
          </w:p>
        </w:tc>
        <w:tc>
          <w:tcPr>
            <w:tcW w:w="3955" w:type="dxa"/>
            <w:tcBorders>
              <w:top w:val="single" w:sz="4" w:space="0" w:color="auto"/>
              <w:left w:val="single" w:sz="4" w:space="0" w:color="auto"/>
              <w:bottom w:val="single" w:sz="4" w:space="0" w:color="auto"/>
              <w:right w:val="single" w:sz="4" w:space="0" w:color="auto"/>
            </w:tcBorders>
            <w:hideMark/>
          </w:tcPr>
          <w:p w14:paraId="320FC597" w14:textId="77777777" w:rsidR="002F2315" w:rsidRPr="003E28B0" w:rsidRDefault="002F2315" w:rsidP="001F323E">
            <w:pPr>
              <w:pStyle w:val="NoSpacing"/>
              <w:spacing w:line="256" w:lineRule="auto"/>
              <w:rPr>
                <w:sz w:val="20"/>
                <w:szCs w:val="20"/>
              </w:rPr>
            </w:pPr>
            <w:proofErr w:type="spellStart"/>
            <w:r w:rsidRPr="003E28B0">
              <w:rPr>
                <w:sz w:val="20"/>
                <w:szCs w:val="20"/>
              </w:rPr>
              <w:t>HWSTmax</w:t>
            </w:r>
            <w:proofErr w:type="spellEnd"/>
          </w:p>
        </w:tc>
      </w:tr>
      <w:tr w:rsidR="002F2315" w:rsidRPr="00EC3318" w14:paraId="647D4EEC" w14:textId="77777777" w:rsidTr="001F323E">
        <w:trPr>
          <w:jc w:val="center"/>
        </w:trPr>
        <w:tc>
          <w:tcPr>
            <w:tcW w:w="1260" w:type="dxa"/>
            <w:tcBorders>
              <w:top w:val="single" w:sz="4" w:space="0" w:color="auto"/>
              <w:left w:val="single" w:sz="4" w:space="0" w:color="auto"/>
              <w:bottom w:val="single" w:sz="4" w:space="0" w:color="auto"/>
              <w:right w:val="single" w:sz="4" w:space="0" w:color="auto"/>
            </w:tcBorders>
            <w:hideMark/>
          </w:tcPr>
          <w:p w14:paraId="25EBA084" w14:textId="77777777" w:rsidR="002F2315" w:rsidRPr="003E28B0" w:rsidRDefault="002F2315" w:rsidP="001F323E">
            <w:pPr>
              <w:pStyle w:val="NoSpacing"/>
              <w:spacing w:line="256" w:lineRule="auto"/>
              <w:rPr>
                <w:sz w:val="20"/>
                <w:szCs w:val="20"/>
              </w:rPr>
            </w:pPr>
            <w:r w:rsidRPr="003E28B0">
              <w:rPr>
                <w:sz w:val="20"/>
                <w:szCs w:val="20"/>
              </w:rPr>
              <w:t>T</w:t>
            </w:r>
            <w:r w:rsidRPr="003E28B0">
              <w:rPr>
                <w:sz w:val="20"/>
                <w:szCs w:val="20"/>
                <w:vertAlign w:val="subscript"/>
              </w:rPr>
              <w:t>d</w:t>
            </w:r>
          </w:p>
        </w:tc>
        <w:tc>
          <w:tcPr>
            <w:tcW w:w="3955" w:type="dxa"/>
            <w:tcBorders>
              <w:top w:val="single" w:sz="4" w:space="0" w:color="auto"/>
              <w:left w:val="single" w:sz="4" w:space="0" w:color="auto"/>
              <w:bottom w:val="single" w:sz="4" w:space="0" w:color="auto"/>
              <w:right w:val="single" w:sz="4" w:space="0" w:color="auto"/>
            </w:tcBorders>
            <w:hideMark/>
          </w:tcPr>
          <w:p w14:paraId="5B79A35F" w14:textId="77777777" w:rsidR="002F2315" w:rsidRPr="003E28B0" w:rsidRDefault="002F2315" w:rsidP="001F323E">
            <w:pPr>
              <w:pStyle w:val="NoSpacing"/>
              <w:spacing w:line="256" w:lineRule="auto"/>
              <w:rPr>
                <w:sz w:val="20"/>
                <w:szCs w:val="20"/>
              </w:rPr>
            </w:pPr>
            <w:r w:rsidRPr="003E28B0">
              <w:rPr>
                <w:sz w:val="20"/>
                <w:szCs w:val="20"/>
              </w:rPr>
              <w:t>10 minutes</w:t>
            </w:r>
          </w:p>
        </w:tc>
      </w:tr>
      <w:tr w:rsidR="002F2315" w:rsidRPr="00EC3318" w14:paraId="6F7EA29D" w14:textId="77777777" w:rsidTr="001F323E">
        <w:trPr>
          <w:jc w:val="center"/>
        </w:trPr>
        <w:tc>
          <w:tcPr>
            <w:tcW w:w="1260" w:type="dxa"/>
            <w:tcBorders>
              <w:top w:val="single" w:sz="4" w:space="0" w:color="auto"/>
              <w:left w:val="single" w:sz="4" w:space="0" w:color="auto"/>
              <w:bottom w:val="single" w:sz="4" w:space="0" w:color="auto"/>
              <w:right w:val="single" w:sz="4" w:space="0" w:color="auto"/>
            </w:tcBorders>
            <w:hideMark/>
          </w:tcPr>
          <w:p w14:paraId="3649A4A7" w14:textId="77777777" w:rsidR="002F2315" w:rsidRPr="003E28B0" w:rsidRDefault="002F2315" w:rsidP="001F323E">
            <w:pPr>
              <w:pStyle w:val="NoSpacing"/>
              <w:spacing w:line="256" w:lineRule="auto"/>
              <w:rPr>
                <w:sz w:val="20"/>
                <w:szCs w:val="20"/>
              </w:rPr>
            </w:pPr>
            <w:r w:rsidRPr="003E28B0">
              <w:rPr>
                <w:sz w:val="20"/>
                <w:szCs w:val="20"/>
              </w:rPr>
              <w:t>T</w:t>
            </w:r>
          </w:p>
        </w:tc>
        <w:tc>
          <w:tcPr>
            <w:tcW w:w="3955" w:type="dxa"/>
            <w:tcBorders>
              <w:top w:val="single" w:sz="4" w:space="0" w:color="auto"/>
              <w:left w:val="single" w:sz="4" w:space="0" w:color="auto"/>
              <w:bottom w:val="single" w:sz="4" w:space="0" w:color="auto"/>
              <w:right w:val="single" w:sz="4" w:space="0" w:color="auto"/>
            </w:tcBorders>
            <w:hideMark/>
          </w:tcPr>
          <w:p w14:paraId="423E6A3E" w14:textId="77777777" w:rsidR="002F2315" w:rsidRPr="003E28B0" w:rsidRDefault="002F2315" w:rsidP="001F323E">
            <w:pPr>
              <w:pStyle w:val="NoSpacing"/>
              <w:spacing w:line="256" w:lineRule="auto"/>
              <w:rPr>
                <w:sz w:val="20"/>
                <w:szCs w:val="20"/>
              </w:rPr>
            </w:pPr>
            <w:r w:rsidRPr="003E28B0">
              <w:rPr>
                <w:sz w:val="20"/>
                <w:szCs w:val="20"/>
              </w:rPr>
              <w:t>5 minutes</w:t>
            </w:r>
          </w:p>
        </w:tc>
      </w:tr>
      <w:tr w:rsidR="002F2315" w:rsidRPr="00EC3318" w14:paraId="4B5E7947" w14:textId="77777777" w:rsidTr="001F323E">
        <w:trPr>
          <w:jc w:val="center"/>
        </w:trPr>
        <w:tc>
          <w:tcPr>
            <w:tcW w:w="1260" w:type="dxa"/>
            <w:tcBorders>
              <w:top w:val="single" w:sz="4" w:space="0" w:color="auto"/>
              <w:left w:val="single" w:sz="4" w:space="0" w:color="auto"/>
              <w:bottom w:val="single" w:sz="4" w:space="0" w:color="auto"/>
              <w:right w:val="single" w:sz="4" w:space="0" w:color="auto"/>
            </w:tcBorders>
            <w:hideMark/>
          </w:tcPr>
          <w:p w14:paraId="683155EC" w14:textId="77777777" w:rsidR="002F2315" w:rsidRPr="003E28B0" w:rsidRDefault="002F2315" w:rsidP="001F323E">
            <w:pPr>
              <w:pStyle w:val="NoSpacing"/>
              <w:spacing w:line="256" w:lineRule="auto"/>
              <w:rPr>
                <w:sz w:val="20"/>
                <w:szCs w:val="20"/>
              </w:rPr>
            </w:pPr>
            <w:r w:rsidRPr="003E28B0">
              <w:rPr>
                <w:sz w:val="20"/>
                <w:szCs w:val="20"/>
              </w:rPr>
              <w:t>I</w:t>
            </w:r>
          </w:p>
        </w:tc>
        <w:tc>
          <w:tcPr>
            <w:tcW w:w="3955" w:type="dxa"/>
            <w:tcBorders>
              <w:top w:val="single" w:sz="4" w:space="0" w:color="auto"/>
              <w:left w:val="single" w:sz="4" w:space="0" w:color="auto"/>
              <w:bottom w:val="single" w:sz="4" w:space="0" w:color="auto"/>
              <w:right w:val="single" w:sz="4" w:space="0" w:color="auto"/>
            </w:tcBorders>
            <w:hideMark/>
          </w:tcPr>
          <w:p w14:paraId="47BA265C" w14:textId="77777777" w:rsidR="002F2315" w:rsidRPr="003E28B0" w:rsidRDefault="002F2315" w:rsidP="001F323E">
            <w:pPr>
              <w:pStyle w:val="NoSpacing"/>
              <w:spacing w:line="256" w:lineRule="auto"/>
              <w:rPr>
                <w:sz w:val="20"/>
                <w:szCs w:val="20"/>
              </w:rPr>
            </w:pPr>
            <w:r w:rsidRPr="003E28B0">
              <w:rPr>
                <w:sz w:val="20"/>
                <w:szCs w:val="20"/>
              </w:rPr>
              <w:t>2</w:t>
            </w:r>
          </w:p>
        </w:tc>
      </w:tr>
      <w:tr w:rsidR="002F2315" w:rsidRPr="00EC3318" w14:paraId="76A04F9B" w14:textId="77777777" w:rsidTr="001F323E">
        <w:trPr>
          <w:jc w:val="center"/>
        </w:trPr>
        <w:tc>
          <w:tcPr>
            <w:tcW w:w="1260" w:type="dxa"/>
            <w:tcBorders>
              <w:top w:val="single" w:sz="4" w:space="0" w:color="auto"/>
              <w:left w:val="single" w:sz="4" w:space="0" w:color="auto"/>
              <w:bottom w:val="single" w:sz="4" w:space="0" w:color="auto"/>
              <w:right w:val="single" w:sz="4" w:space="0" w:color="auto"/>
            </w:tcBorders>
            <w:hideMark/>
          </w:tcPr>
          <w:p w14:paraId="025F7B2E" w14:textId="77777777" w:rsidR="002F2315" w:rsidRPr="003E28B0" w:rsidRDefault="002F2315" w:rsidP="001F323E">
            <w:pPr>
              <w:pStyle w:val="NoSpacing"/>
              <w:spacing w:line="256" w:lineRule="auto"/>
              <w:rPr>
                <w:sz w:val="20"/>
                <w:szCs w:val="20"/>
              </w:rPr>
            </w:pPr>
            <w:r w:rsidRPr="003E28B0">
              <w:rPr>
                <w:sz w:val="20"/>
                <w:szCs w:val="20"/>
              </w:rPr>
              <w:t>R</w:t>
            </w:r>
          </w:p>
        </w:tc>
        <w:tc>
          <w:tcPr>
            <w:tcW w:w="3955" w:type="dxa"/>
            <w:tcBorders>
              <w:top w:val="single" w:sz="4" w:space="0" w:color="auto"/>
              <w:left w:val="single" w:sz="4" w:space="0" w:color="auto"/>
              <w:bottom w:val="single" w:sz="4" w:space="0" w:color="auto"/>
              <w:right w:val="single" w:sz="4" w:space="0" w:color="auto"/>
            </w:tcBorders>
            <w:hideMark/>
          </w:tcPr>
          <w:p w14:paraId="240533C8" w14:textId="77777777" w:rsidR="002F2315" w:rsidRPr="003E28B0" w:rsidRDefault="002F2315" w:rsidP="001F323E">
            <w:pPr>
              <w:pStyle w:val="NoSpacing"/>
              <w:spacing w:line="256" w:lineRule="auto"/>
              <w:rPr>
                <w:sz w:val="20"/>
                <w:szCs w:val="20"/>
              </w:rPr>
            </w:pPr>
            <w:r w:rsidRPr="003E28B0">
              <w:rPr>
                <w:sz w:val="20"/>
                <w:szCs w:val="20"/>
              </w:rPr>
              <w:t>Hot-Water</w:t>
            </w:r>
            <w:r w:rsidRPr="003E28B0">
              <w:rPr>
                <w:spacing w:val="-5"/>
                <w:sz w:val="20"/>
                <w:szCs w:val="20"/>
              </w:rPr>
              <w:t xml:space="preserve"> </w:t>
            </w:r>
            <w:r w:rsidRPr="003E28B0">
              <w:rPr>
                <w:spacing w:val="-1"/>
                <w:sz w:val="20"/>
                <w:szCs w:val="20"/>
              </w:rPr>
              <w:t>Reset</w:t>
            </w:r>
            <w:r w:rsidRPr="003E28B0">
              <w:rPr>
                <w:spacing w:val="23"/>
                <w:sz w:val="20"/>
                <w:szCs w:val="20"/>
              </w:rPr>
              <w:t xml:space="preserve"> </w:t>
            </w:r>
            <w:r w:rsidRPr="003E28B0">
              <w:rPr>
                <w:sz w:val="20"/>
                <w:szCs w:val="20"/>
              </w:rPr>
              <w:t>Requests</w:t>
            </w:r>
          </w:p>
        </w:tc>
      </w:tr>
      <w:tr w:rsidR="002F2315" w:rsidRPr="00EC3318" w14:paraId="3001B4B2" w14:textId="77777777" w:rsidTr="001F323E">
        <w:trPr>
          <w:jc w:val="center"/>
        </w:trPr>
        <w:tc>
          <w:tcPr>
            <w:tcW w:w="1260" w:type="dxa"/>
            <w:tcBorders>
              <w:top w:val="single" w:sz="4" w:space="0" w:color="auto"/>
              <w:left w:val="single" w:sz="4" w:space="0" w:color="auto"/>
              <w:bottom w:val="single" w:sz="4" w:space="0" w:color="auto"/>
              <w:right w:val="single" w:sz="4" w:space="0" w:color="auto"/>
            </w:tcBorders>
            <w:hideMark/>
          </w:tcPr>
          <w:p w14:paraId="7F1AD6E1" w14:textId="77777777" w:rsidR="002F2315" w:rsidRPr="003E28B0" w:rsidRDefault="002F2315" w:rsidP="001F323E">
            <w:pPr>
              <w:pStyle w:val="NoSpacing"/>
              <w:spacing w:line="256" w:lineRule="auto"/>
              <w:rPr>
                <w:sz w:val="20"/>
                <w:szCs w:val="20"/>
              </w:rPr>
            </w:pPr>
            <w:proofErr w:type="spellStart"/>
            <w:r w:rsidRPr="003E28B0">
              <w:rPr>
                <w:sz w:val="20"/>
                <w:szCs w:val="20"/>
              </w:rPr>
              <w:t>SP</w:t>
            </w:r>
            <w:r w:rsidRPr="003E28B0">
              <w:rPr>
                <w:sz w:val="20"/>
                <w:szCs w:val="20"/>
                <w:vertAlign w:val="subscript"/>
              </w:rPr>
              <w:t>trim</w:t>
            </w:r>
            <w:proofErr w:type="spellEnd"/>
          </w:p>
        </w:tc>
        <w:tc>
          <w:tcPr>
            <w:tcW w:w="3955" w:type="dxa"/>
            <w:tcBorders>
              <w:top w:val="single" w:sz="4" w:space="0" w:color="auto"/>
              <w:left w:val="single" w:sz="4" w:space="0" w:color="auto"/>
              <w:bottom w:val="single" w:sz="4" w:space="0" w:color="auto"/>
              <w:right w:val="single" w:sz="4" w:space="0" w:color="auto"/>
            </w:tcBorders>
            <w:hideMark/>
          </w:tcPr>
          <w:p w14:paraId="43B27365" w14:textId="7127AFB6" w:rsidR="002F2315" w:rsidRPr="003E28B0" w:rsidRDefault="002F2315" w:rsidP="001F323E">
            <w:pPr>
              <w:pStyle w:val="NoSpacing"/>
              <w:spacing w:line="256" w:lineRule="auto"/>
              <w:rPr>
                <w:sz w:val="20"/>
                <w:szCs w:val="20"/>
              </w:rPr>
            </w:pPr>
            <w:proofErr w:type="gramStart"/>
            <w:r w:rsidRPr="003E28B0">
              <w:rPr>
                <w:sz w:val="20"/>
                <w:szCs w:val="20"/>
              </w:rPr>
              <w:t>-</w:t>
            </w:r>
            <w:ins w:id="9216" w:author="Titus Ellison" w:date="2022-10-21T11:28:00Z">
              <w:r w:rsidR="00AF1069" w:rsidRPr="00D01EC8">
                <w:rPr>
                  <w:rStyle w:val="Toggle"/>
                  <w:rPrChange w:id="9217" w:author="Titus Ellison" w:date="2022-10-21T11:31:00Z">
                    <w:rPr>
                      <w:sz w:val="20"/>
                      <w:szCs w:val="20"/>
                    </w:rPr>
                  </w:rPrChange>
                </w:rPr>
                <w:t>[</w:t>
              </w:r>
              <w:proofErr w:type="gramEnd"/>
              <w:r w:rsidR="00AF1069" w:rsidRPr="00D01EC8">
                <w:rPr>
                  <w:rStyle w:val="Toggle"/>
                  <w:rPrChange w:id="9218" w:author="Titus Ellison" w:date="2022-10-21T11:32:00Z">
                    <w:rPr>
                      <w:sz w:val="20"/>
                      <w:szCs w:val="20"/>
                    </w:rPr>
                  </w:rPrChange>
                </w:rPr>
                <w:t>UNITS [1°C] [</w:t>
              </w:r>
            </w:ins>
            <w:r w:rsidRPr="00D01EC8">
              <w:rPr>
                <w:rStyle w:val="Toggle"/>
                <w:rPrChange w:id="9219" w:author="Titus Ellison" w:date="2022-10-21T11:32:00Z">
                  <w:rPr>
                    <w:sz w:val="20"/>
                    <w:szCs w:val="20"/>
                  </w:rPr>
                </w:rPrChange>
              </w:rPr>
              <w:t>2ºF</w:t>
            </w:r>
            <w:ins w:id="9220" w:author="Titus Ellison" w:date="2022-10-21T11:31:00Z">
              <w:r w:rsidR="00D01EC8" w:rsidRPr="00D01EC8">
                <w:rPr>
                  <w:rStyle w:val="Toggle"/>
                  <w:rPrChange w:id="9221" w:author="Titus Ellison" w:date="2022-10-21T11:32:00Z">
                    <w:rPr>
                      <w:sz w:val="20"/>
                      <w:szCs w:val="20"/>
                    </w:rPr>
                  </w:rPrChange>
                </w:rPr>
                <w:t>]]</w:t>
              </w:r>
            </w:ins>
            <w:r w:rsidRPr="00D01EC8">
              <w:rPr>
                <w:sz w:val="18"/>
                <w:szCs w:val="18"/>
                <w:rPrChange w:id="9222" w:author="Titus Ellison" w:date="2022-10-21T11:32:00Z">
                  <w:rPr>
                    <w:sz w:val="20"/>
                    <w:szCs w:val="20"/>
                  </w:rPr>
                </w:rPrChange>
              </w:rPr>
              <w:t xml:space="preserve"> </w:t>
            </w:r>
          </w:p>
        </w:tc>
      </w:tr>
      <w:tr w:rsidR="002F2315" w:rsidRPr="00EC3318" w14:paraId="230A451C" w14:textId="77777777" w:rsidTr="001F323E">
        <w:trPr>
          <w:jc w:val="center"/>
        </w:trPr>
        <w:tc>
          <w:tcPr>
            <w:tcW w:w="1260" w:type="dxa"/>
            <w:tcBorders>
              <w:top w:val="single" w:sz="4" w:space="0" w:color="auto"/>
              <w:left w:val="single" w:sz="4" w:space="0" w:color="auto"/>
              <w:bottom w:val="single" w:sz="4" w:space="0" w:color="auto"/>
              <w:right w:val="single" w:sz="4" w:space="0" w:color="auto"/>
            </w:tcBorders>
            <w:hideMark/>
          </w:tcPr>
          <w:p w14:paraId="4C7DE3AF" w14:textId="77777777" w:rsidR="002F2315" w:rsidRPr="003E28B0" w:rsidRDefault="002F2315" w:rsidP="001F323E">
            <w:pPr>
              <w:pStyle w:val="NoSpacing"/>
              <w:spacing w:line="256" w:lineRule="auto"/>
              <w:rPr>
                <w:sz w:val="20"/>
                <w:szCs w:val="20"/>
              </w:rPr>
            </w:pPr>
            <w:proofErr w:type="spellStart"/>
            <w:r w:rsidRPr="003E28B0">
              <w:rPr>
                <w:sz w:val="20"/>
                <w:szCs w:val="20"/>
              </w:rPr>
              <w:t>SP</w:t>
            </w:r>
            <w:r w:rsidRPr="003E28B0">
              <w:rPr>
                <w:sz w:val="20"/>
                <w:szCs w:val="20"/>
                <w:vertAlign w:val="subscript"/>
              </w:rPr>
              <w:t>res</w:t>
            </w:r>
            <w:proofErr w:type="spellEnd"/>
          </w:p>
        </w:tc>
        <w:tc>
          <w:tcPr>
            <w:tcW w:w="3955" w:type="dxa"/>
            <w:tcBorders>
              <w:top w:val="single" w:sz="4" w:space="0" w:color="auto"/>
              <w:left w:val="single" w:sz="4" w:space="0" w:color="auto"/>
              <w:bottom w:val="single" w:sz="4" w:space="0" w:color="auto"/>
              <w:right w:val="single" w:sz="4" w:space="0" w:color="auto"/>
            </w:tcBorders>
            <w:hideMark/>
          </w:tcPr>
          <w:p w14:paraId="1494944F" w14:textId="6D9204D0" w:rsidR="002F2315" w:rsidRPr="003E28B0" w:rsidRDefault="002F2315" w:rsidP="001F323E">
            <w:pPr>
              <w:pStyle w:val="NoSpacing"/>
              <w:spacing w:line="256" w:lineRule="auto"/>
              <w:rPr>
                <w:sz w:val="20"/>
                <w:szCs w:val="20"/>
              </w:rPr>
            </w:pPr>
            <w:proofErr w:type="gramStart"/>
            <w:r w:rsidRPr="003E28B0">
              <w:rPr>
                <w:sz w:val="20"/>
                <w:szCs w:val="20"/>
              </w:rPr>
              <w:t>+</w:t>
            </w:r>
            <w:ins w:id="9223" w:author="Titus Ellison" w:date="2022-10-21T11:32:00Z">
              <w:r w:rsidR="00D01EC8" w:rsidRPr="007078DE">
                <w:rPr>
                  <w:rStyle w:val="Toggle"/>
                  <w:rPrChange w:id="9224" w:author="Titus Ellison" w:date="2022-10-21T11:33:00Z">
                    <w:rPr>
                      <w:sz w:val="20"/>
                      <w:szCs w:val="20"/>
                    </w:rPr>
                  </w:rPrChange>
                </w:rPr>
                <w:t>[</w:t>
              </w:r>
              <w:proofErr w:type="gramEnd"/>
              <w:r w:rsidR="00D01EC8" w:rsidRPr="007078DE">
                <w:rPr>
                  <w:rStyle w:val="Toggle"/>
                  <w:rPrChange w:id="9225" w:author="Titus Ellison" w:date="2022-10-21T11:33:00Z">
                    <w:rPr>
                      <w:sz w:val="20"/>
                      <w:szCs w:val="20"/>
                    </w:rPr>
                  </w:rPrChange>
                </w:rPr>
                <w:t>UNITS [</w:t>
              </w:r>
              <w:r w:rsidR="007078DE" w:rsidRPr="007078DE">
                <w:rPr>
                  <w:rStyle w:val="Toggle"/>
                  <w:rPrChange w:id="9226" w:author="Titus Ellison" w:date="2022-10-21T11:33:00Z">
                    <w:rPr>
                      <w:sz w:val="20"/>
                      <w:szCs w:val="20"/>
                    </w:rPr>
                  </w:rPrChange>
                </w:rPr>
                <w:t>2°C] [</w:t>
              </w:r>
            </w:ins>
            <w:r w:rsidRPr="007078DE">
              <w:rPr>
                <w:rStyle w:val="Toggle"/>
                <w:rPrChange w:id="9227" w:author="Titus Ellison" w:date="2022-10-21T11:33:00Z">
                  <w:rPr>
                    <w:sz w:val="20"/>
                    <w:szCs w:val="20"/>
                  </w:rPr>
                </w:rPrChange>
              </w:rPr>
              <w:t>3ºF</w:t>
            </w:r>
            <w:ins w:id="9228" w:author="Titus Ellison" w:date="2022-10-21T11:32:00Z">
              <w:r w:rsidR="007078DE" w:rsidRPr="007078DE">
                <w:rPr>
                  <w:rStyle w:val="Toggle"/>
                  <w:rPrChange w:id="9229" w:author="Titus Ellison" w:date="2022-10-21T11:33:00Z">
                    <w:rPr>
                      <w:sz w:val="20"/>
                      <w:szCs w:val="20"/>
                    </w:rPr>
                  </w:rPrChange>
                </w:rPr>
                <w:t>]]</w:t>
              </w:r>
            </w:ins>
            <w:r w:rsidRPr="007078DE">
              <w:rPr>
                <w:sz w:val="18"/>
                <w:szCs w:val="18"/>
                <w:rPrChange w:id="9230" w:author="Titus Ellison" w:date="2022-10-21T11:33:00Z">
                  <w:rPr>
                    <w:sz w:val="20"/>
                    <w:szCs w:val="20"/>
                  </w:rPr>
                </w:rPrChange>
              </w:rPr>
              <w:t xml:space="preserve"> </w:t>
            </w:r>
          </w:p>
        </w:tc>
      </w:tr>
      <w:tr w:rsidR="002F2315" w:rsidRPr="00EC3318" w14:paraId="0E7901F3" w14:textId="77777777" w:rsidTr="001F323E">
        <w:trPr>
          <w:jc w:val="center"/>
        </w:trPr>
        <w:tc>
          <w:tcPr>
            <w:tcW w:w="1260" w:type="dxa"/>
            <w:tcBorders>
              <w:top w:val="single" w:sz="4" w:space="0" w:color="auto"/>
              <w:left w:val="single" w:sz="4" w:space="0" w:color="auto"/>
              <w:bottom w:val="single" w:sz="4" w:space="0" w:color="auto"/>
              <w:right w:val="single" w:sz="4" w:space="0" w:color="auto"/>
            </w:tcBorders>
            <w:hideMark/>
          </w:tcPr>
          <w:p w14:paraId="5C0A15AB" w14:textId="77777777" w:rsidR="002F2315" w:rsidRPr="003E28B0" w:rsidRDefault="002F2315" w:rsidP="001F323E">
            <w:pPr>
              <w:pStyle w:val="NoSpacing"/>
              <w:spacing w:line="256" w:lineRule="auto"/>
              <w:rPr>
                <w:sz w:val="20"/>
                <w:szCs w:val="20"/>
              </w:rPr>
            </w:pPr>
            <w:proofErr w:type="spellStart"/>
            <w:r w:rsidRPr="003E28B0">
              <w:rPr>
                <w:sz w:val="20"/>
                <w:szCs w:val="20"/>
              </w:rPr>
              <w:t>SP</w:t>
            </w:r>
            <w:r w:rsidRPr="003E28B0">
              <w:rPr>
                <w:sz w:val="20"/>
                <w:szCs w:val="20"/>
                <w:vertAlign w:val="subscript"/>
              </w:rPr>
              <w:t>res</w:t>
            </w:r>
            <w:proofErr w:type="spellEnd"/>
            <w:r w:rsidRPr="003E28B0">
              <w:rPr>
                <w:sz w:val="20"/>
                <w:szCs w:val="20"/>
                <w:vertAlign w:val="subscript"/>
              </w:rPr>
              <w:t>-max</w:t>
            </w:r>
          </w:p>
        </w:tc>
        <w:tc>
          <w:tcPr>
            <w:tcW w:w="3955" w:type="dxa"/>
            <w:tcBorders>
              <w:top w:val="single" w:sz="4" w:space="0" w:color="auto"/>
              <w:left w:val="single" w:sz="4" w:space="0" w:color="auto"/>
              <w:bottom w:val="single" w:sz="4" w:space="0" w:color="auto"/>
              <w:right w:val="single" w:sz="4" w:space="0" w:color="auto"/>
            </w:tcBorders>
            <w:hideMark/>
          </w:tcPr>
          <w:p w14:paraId="09EE1A70" w14:textId="5608EF1C" w:rsidR="002F2315" w:rsidRPr="003E28B0" w:rsidRDefault="002F2315" w:rsidP="001F323E">
            <w:pPr>
              <w:pStyle w:val="NoSpacing"/>
              <w:spacing w:line="256" w:lineRule="auto"/>
              <w:rPr>
                <w:sz w:val="20"/>
                <w:szCs w:val="20"/>
              </w:rPr>
            </w:pPr>
            <w:proofErr w:type="gramStart"/>
            <w:r w:rsidRPr="003E28B0">
              <w:rPr>
                <w:sz w:val="20"/>
                <w:szCs w:val="20"/>
              </w:rPr>
              <w:t>+</w:t>
            </w:r>
            <w:ins w:id="9231" w:author="Titus Ellison" w:date="2022-10-21T11:33:00Z">
              <w:r w:rsidR="007078DE" w:rsidRPr="005363D8">
                <w:rPr>
                  <w:rStyle w:val="Toggle"/>
                  <w:rPrChange w:id="9232" w:author="Titus Ellison" w:date="2022-10-21T11:33:00Z">
                    <w:rPr>
                      <w:sz w:val="20"/>
                      <w:szCs w:val="20"/>
                    </w:rPr>
                  </w:rPrChange>
                </w:rPr>
                <w:t>[</w:t>
              </w:r>
              <w:proofErr w:type="gramEnd"/>
              <w:r w:rsidR="007078DE" w:rsidRPr="005363D8">
                <w:rPr>
                  <w:rStyle w:val="Toggle"/>
                  <w:rPrChange w:id="9233" w:author="Titus Ellison" w:date="2022-10-21T11:33:00Z">
                    <w:rPr>
                      <w:sz w:val="20"/>
                      <w:szCs w:val="20"/>
                    </w:rPr>
                  </w:rPrChange>
                </w:rPr>
                <w:t>UNITS [</w:t>
              </w:r>
              <w:r w:rsidR="005363D8" w:rsidRPr="005363D8">
                <w:rPr>
                  <w:rStyle w:val="Toggle"/>
                  <w:rPrChange w:id="9234" w:author="Titus Ellison" w:date="2022-10-21T11:33:00Z">
                    <w:rPr>
                      <w:sz w:val="20"/>
                      <w:szCs w:val="20"/>
                    </w:rPr>
                  </w:rPrChange>
                </w:rPr>
                <w:t>4°C] [</w:t>
              </w:r>
            </w:ins>
            <w:r w:rsidRPr="005363D8">
              <w:rPr>
                <w:rStyle w:val="Toggle"/>
                <w:rPrChange w:id="9235" w:author="Titus Ellison" w:date="2022-10-21T11:33:00Z">
                  <w:rPr>
                    <w:sz w:val="20"/>
                    <w:szCs w:val="20"/>
                  </w:rPr>
                </w:rPrChange>
              </w:rPr>
              <w:t>7ºF</w:t>
            </w:r>
            <w:ins w:id="9236" w:author="Titus Ellison" w:date="2022-10-21T11:33:00Z">
              <w:r w:rsidR="005363D8" w:rsidRPr="005363D8">
                <w:rPr>
                  <w:rStyle w:val="Toggle"/>
                  <w:rPrChange w:id="9237" w:author="Titus Ellison" w:date="2022-10-21T11:33:00Z">
                    <w:rPr>
                      <w:sz w:val="20"/>
                      <w:szCs w:val="20"/>
                    </w:rPr>
                  </w:rPrChange>
                </w:rPr>
                <w:t>]]</w:t>
              </w:r>
            </w:ins>
            <w:r w:rsidRPr="003E28B0">
              <w:rPr>
                <w:sz w:val="20"/>
                <w:szCs w:val="20"/>
              </w:rPr>
              <w:t xml:space="preserve"> </w:t>
            </w:r>
          </w:p>
        </w:tc>
      </w:tr>
    </w:tbl>
    <w:p w14:paraId="534C70C9" w14:textId="77777777" w:rsidR="002F2315" w:rsidRPr="00EC3318" w:rsidRDefault="002F2315" w:rsidP="002F2315">
      <w:pPr>
        <w:pStyle w:val="Infobox"/>
      </w:pPr>
      <w:r w:rsidRPr="00EC3318">
        <w:t>Hot water supply temperature is reset downwards under low load conditions to minimize piping heat losses, improve controllability, and maximize condensing operation.</w:t>
      </w:r>
    </w:p>
    <w:p w14:paraId="43EB67F3" w14:textId="65D754D0" w:rsidR="002F2315" w:rsidRPr="00EC3318" w:rsidRDefault="002F2315" w:rsidP="002F2315">
      <w:pPr>
        <w:pStyle w:val="Infobox"/>
      </w:pPr>
      <w:proofErr w:type="spellStart"/>
      <w:r w:rsidRPr="00EC3318">
        <w:t>SPmin</w:t>
      </w:r>
      <w:proofErr w:type="spellEnd"/>
      <w:r w:rsidRPr="00EC3318">
        <w:t xml:space="preserve"> must be higher for non-condensing boiler plants to avoid condensing operation. </w:t>
      </w:r>
      <w:ins w:id="9238" w:author="Titus Ellison" w:date="2022-10-21T11:34:00Z">
        <w:r w:rsidR="007C7539" w:rsidRPr="007C7539">
          <w:rPr>
            <w:rStyle w:val="Toggle"/>
            <w:rPrChange w:id="9239" w:author="Titus Ellison" w:date="2022-10-21T11:34:00Z">
              <w:rPr/>
            </w:rPrChange>
          </w:rPr>
          <w:t>[UNITS [68°C] [</w:t>
        </w:r>
      </w:ins>
      <w:r w:rsidRPr="007C7539">
        <w:rPr>
          <w:rStyle w:val="Toggle"/>
          <w:rPrChange w:id="9240" w:author="Titus Ellison" w:date="2022-10-21T11:34:00Z">
            <w:rPr/>
          </w:rPrChange>
        </w:rPr>
        <w:t>155°F</w:t>
      </w:r>
      <w:ins w:id="9241" w:author="Titus Ellison" w:date="2022-10-21T11:34:00Z">
        <w:r w:rsidR="007C7539" w:rsidRPr="007C7539">
          <w:rPr>
            <w:rStyle w:val="Toggle"/>
            <w:rPrChange w:id="9242" w:author="Titus Ellison" w:date="2022-10-21T11:34:00Z">
              <w:rPr/>
            </w:rPrChange>
          </w:rPr>
          <w:t>]]</w:t>
        </w:r>
      </w:ins>
      <w:r w:rsidRPr="00EC3318">
        <w:t xml:space="preserve"> should be sufficient for most plants, though </w:t>
      </w:r>
      <w:proofErr w:type="spellStart"/>
      <w:r w:rsidRPr="00EC3318">
        <w:t>SPmin</w:t>
      </w:r>
      <w:proofErr w:type="spellEnd"/>
      <w:r w:rsidRPr="00EC3318">
        <w:t xml:space="preserve"> will vary as a function of coil selections and the nature of loads served. Engineers may therefore need to adjust this limit on a project specific basis.</w:t>
      </w:r>
    </w:p>
    <w:p w14:paraId="46384930" w14:textId="2139051B" w:rsidR="002F2315" w:rsidRPr="00EC3318" w:rsidRDefault="002F2315" w:rsidP="002F2315">
      <w:pPr>
        <w:pStyle w:val="Infobox"/>
      </w:pPr>
      <w:r w:rsidRPr="00EC3318">
        <w:t xml:space="preserve">Note that for hybrid boiler plants </w:t>
      </w:r>
      <w:proofErr w:type="spellStart"/>
      <w:r w:rsidRPr="00EC3318">
        <w:t>SPmin</w:t>
      </w:r>
      <w:proofErr w:type="spellEnd"/>
      <w:r w:rsidRPr="00EC3318">
        <w:t xml:space="preserve"> is reset from </w:t>
      </w:r>
      <w:ins w:id="9243" w:author="Titus Ellison" w:date="2022-10-21T11:34:00Z">
        <w:r w:rsidR="001D0969" w:rsidRPr="001D0969">
          <w:rPr>
            <w:rStyle w:val="Toggle"/>
            <w:rPrChange w:id="9244" w:author="Titus Ellison" w:date="2022-10-21T11:35:00Z">
              <w:rPr/>
            </w:rPrChange>
          </w:rPr>
          <w:t>[UNITS [32°C] [</w:t>
        </w:r>
      </w:ins>
      <w:r w:rsidRPr="001D0969">
        <w:rPr>
          <w:rStyle w:val="Toggle"/>
          <w:rPrChange w:id="9245" w:author="Titus Ellison" w:date="2022-10-21T11:35:00Z">
            <w:rPr/>
          </w:rPrChange>
        </w:rPr>
        <w:t>90°F</w:t>
      </w:r>
      <w:ins w:id="9246" w:author="Titus Ellison" w:date="2022-10-21T11:35:00Z">
        <w:r w:rsidR="001D0969" w:rsidRPr="001D0969">
          <w:rPr>
            <w:rStyle w:val="Toggle"/>
            <w:rPrChange w:id="9247" w:author="Titus Ellison" w:date="2022-10-21T11:35:00Z">
              <w:rPr/>
            </w:rPrChange>
          </w:rPr>
          <w:t>]]</w:t>
        </w:r>
      </w:ins>
      <w:r w:rsidRPr="00EC3318">
        <w:t xml:space="preserve"> to </w:t>
      </w:r>
      <w:ins w:id="9248" w:author="Titus Ellison" w:date="2022-10-21T11:35:00Z">
        <w:r w:rsidR="001D0969" w:rsidRPr="001D0969">
          <w:rPr>
            <w:rStyle w:val="Toggle"/>
            <w:rPrChange w:id="9249" w:author="Titus Ellison" w:date="2022-10-21T11:35:00Z">
              <w:rPr/>
            </w:rPrChange>
          </w:rPr>
          <w:t>[UNITS [68°C</w:t>
        </w:r>
        <w:r w:rsidR="001D0969">
          <w:rPr>
            <w:rStyle w:val="Toggle"/>
          </w:rPr>
          <w:t>]</w:t>
        </w:r>
        <w:r w:rsidR="001D0969" w:rsidRPr="001D0969">
          <w:rPr>
            <w:rStyle w:val="Toggle"/>
            <w:rPrChange w:id="9250" w:author="Titus Ellison" w:date="2022-10-21T11:35:00Z">
              <w:rPr/>
            </w:rPrChange>
          </w:rPr>
          <w:t xml:space="preserve"> [</w:t>
        </w:r>
      </w:ins>
      <w:r w:rsidRPr="001D0969">
        <w:rPr>
          <w:rStyle w:val="Toggle"/>
          <w:rPrChange w:id="9251" w:author="Titus Ellison" w:date="2022-10-21T11:35:00Z">
            <w:rPr/>
          </w:rPrChange>
        </w:rPr>
        <w:t>155°F</w:t>
      </w:r>
      <w:ins w:id="9252" w:author="Titus Ellison" w:date="2022-10-21T11:35:00Z">
        <w:r w:rsidR="001D0969" w:rsidRPr="001D0969">
          <w:rPr>
            <w:rStyle w:val="Toggle"/>
            <w:rPrChange w:id="9253" w:author="Titus Ellison" w:date="2022-10-21T11:35:00Z">
              <w:rPr/>
            </w:rPrChange>
          </w:rPr>
          <w:t>]]</w:t>
        </w:r>
      </w:ins>
      <w:r w:rsidRPr="00EC3318">
        <w:t xml:space="preserve"> based on whether non-condensing boilers are in operation or not in subsequent logic.</w:t>
      </w:r>
    </w:p>
    <w:p w14:paraId="785C931F" w14:textId="44D3EB55" w:rsidR="002F2315" w:rsidRPr="00EC3318" w:rsidRDefault="002F2315" w:rsidP="002F2315">
      <w:pPr>
        <w:pStyle w:val="Instrbox"/>
      </w:pPr>
      <w:r w:rsidRPr="00EC3318">
        <w:t xml:space="preserve">Retain the following two </w:t>
      </w:r>
      <w:r w:rsidR="00335D1A">
        <w:t>section</w:t>
      </w:r>
      <w:r w:rsidRPr="00EC3318">
        <w:t>s for hybrid boiler plants. Delete otherwise.</w:t>
      </w:r>
    </w:p>
    <w:p w14:paraId="1285008E" w14:textId="77777777" w:rsidR="002F2315" w:rsidRPr="00EC3318" w:rsidRDefault="002F2315" w:rsidP="0087618D">
      <w:pPr>
        <w:pStyle w:val="Heading4"/>
      </w:pPr>
      <w:bookmarkStart w:id="9254" w:name="_Ref516055201"/>
      <w:r w:rsidRPr="00EC3318">
        <w:t>When only condensing boilers are enabled, condensing boiler setpoint shall be the Plant hot water supply temperature setpoint.</w:t>
      </w:r>
      <w:bookmarkEnd w:id="9254"/>
    </w:p>
    <w:p w14:paraId="1372F778" w14:textId="77777777" w:rsidR="002F2315" w:rsidRPr="00EC3318" w:rsidRDefault="002F2315" w:rsidP="0087618D">
      <w:pPr>
        <w:pStyle w:val="Heading4"/>
      </w:pPr>
      <w:bookmarkStart w:id="9255" w:name="_Ref516053507"/>
      <w:r w:rsidRPr="00EC3318">
        <w:t>Whenever any non-condensing boilers are enabled:</w:t>
      </w:r>
      <w:bookmarkEnd w:id="9255"/>
    </w:p>
    <w:p w14:paraId="3C8C6CB1" w14:textId="77777777" w:rsidR="002F2315" w:rsidRPr="00EC3318" w:rsidRDefault="002F2315" w:rsidP="007C1423">
      <w:pPr>
        <w:pStyle w:val="Heading5"/>
      </w:pPr>
      <w:r w:rsidRPr="00EC3318">
        <w:lastRenderedPageBreak/>
        <w:t>Non-condensing boiler setpoint shall be the Plant hot water supply temperature setpoint.</w:t>
      </w:r>
    </w:p>
    <w:p w14:paraId="7232A1AF" w14:textId="531B8809" w:rsidR="002F2315" w:rsidRPr="00EC3318" w:rsidRDefault="002F2315" w:rsidP="007C1423">
      <w:pPr>
        <w:pStyle w:val="Heading5"/>
      </w:pPr>
      <w:proofErr w:type="spellStart"/>
      <w:r w:rsidRPr="00EC3318">
        <w:t>SPmin</w:t>
      </w:r>
      <w:proofErr w:type="spellEnd"/>
      <w:r w:rsidRPr="00EC3318">
        <w:t xml:space="preserve"> in the Plant hot water supply temperature trim and respond loop shall be reset to </w:t>
      </w:r>
      <w:ins w:id="9256" w:author="Titus Ellison" w:date="2022-10-21T11:35:00Z">
        <w:r w:rsidR="001D0969" w:rsidRPr="00412D50">
          <w:rPr>
            <w:rStyle w:val="Toggle"/>
            <w:rPrChange w:id="9257" w:author="Titus Ellison" w:date="2022-10-21T11:35:00Z">
              <w:rPr/>
            </w:rPrChange>
          </w:rPr>
          <w:t xml:space="preserve">[UNITS </w:t>
        </w:r>
        <w:r w:rsidR="00412D50" w:rsidRPr="00412D50">
          <w:rPr>
            <w:rStyle w:val="Toggle"/>
            <w:rPrChange w:id="9258" w:author="Titus Ellison" w:date="2022-10-21T11:35:00Z">
              <w:rPr/>
            </w:rPrChange>
          </w:rPr>
          <w:t>[68</w:t>
        </w:r>
        <w:r w:rsidR="00412D50" w:rsidRPr="00412D50">
          <w:rPr>
            <w:rStyle w:val="Toggle"/>
            <w:rPrChange w:id="9259" w:author="Titus Ellison" w:date="2022-10-21T11:35:00Z">
              <w:rPr>
                <w:szCs w:val="20"/>
              </w:rPr>
            </w:rPrChange>
          </w:rPr>
          <w:t>°C] [</w:t>
        </w:r>
      </w:ins>
      <w:r w:rsidRPr="00412D50">
        <w:rPr>
          <w:rStyle w:val="Toggle"/>
          <w:rPrChange w:id="9260" w:author="Titus Ellison" w:date="2022-10-21T11:35:00Z">
            <w:rPr/>
          </w:rPrChange>
        </w:rPr>
        <w:t>155°F</w:t>
      </w:r>
      <w:ins w:id="9261" w:author="Titus Ellison" w:date="2022-10-21T11:35:00Z">
        <w:r w:rsidR="00412D50" w:rsidRPr="00412D50">
          <w:rPr>
            <w:rStyle w:val="Toggle"/>
            <w:rPrChange w:id="9262" w:author="Titus Ellison" w:date="2022-10-21T11:35:00Z">
              <w:rPr/>
            </w:rPrChange>
          </w:rPr>
          <w:t>]]</w:t>
        </w:r>
      </w:ins>
      <w:r w:rsidRPr="00EC3318">
        <w:t xml:space="preserve"> while any non-condensing boilers are in operation.</w:t>
      </w:r>
    </w:p>
    <w:p w14:paraId="1B71992F" w14:textId="241E8796" w:rsidR="002F2315" w:rsidRPr="00EC3318" w:rsidRDefault="002F2315" w:rsidP="007C1423">
      <w:pPr>
        <w:pStyle w:val="Heading5"/>
      </w:pPr>
      <w:r w:rsidRPr="00EC3318">
        <w:t xml:space="preserve">Condensing boiler setpoint shall be the lesser of the design condensing boiler supply temperature, </w:t>
      </w:r>
      <w:proofErr w:type="spellStart"/>
      <w:r w:rsidRPr="00EC3318">
        <w:t>HWSTmax-cond</w:t>
      </w:r>
      <w:proofErr w:type="spellEnd"/>
      <w:r w:rsidRPr="00EC3318">
        <w:t xml:space="preserve">, and current Plant hot water supply temperature setpoint less an offset of </w:t>
      </w:r>
      <w:ins w:id="9263" w:author="Titus Ellison" w:date="2022-10-21T11:35:00Z">
        <w:r w:rsidR="00412D50" w:rsidRPr="0025753E">
          <w:rPr>
            <w:rStyle w:val="Toggle"/>
            <w:rPrChange w:id="9264" w:author="Titus Ellison" w:date="2022-10-21T11:36:00Z">
              <w:rPr/>
            </w:rPrChange>
          </w:rPr>
          <w:t>[</w:t>
        </w:r>
      </w:ins>
      <w:ins w:id="9265" w:author="Titus Ellison" w:date="2022-10-21T11:36:00Z">
        <w:r w:rsidR="00412D50" w:rsidRPr="0025753E">
          <w:rPr>
            <w:rStyle w:val="Toggle"/>
            <w:rPrChange w:id="9266" w:author="Titus Ellison" w:date="2022-10-21T11:36:00Z">
              <w:rPr/>
            </w:rPrChange>
          </w:rPr>
          <w:t>UNITS [</w:t>
        </w:r>
        <w:r w:rsidR="0025753E" w:rsidRPr="0025753E">
          <w:rPr>
            <w:rStyle w:val="Toggle"/>
            <w:rPrChange w:id="9267" w:author="Titus Ellison" w:date="2022-10-21T11:36:00Z">
              <w:rPr/>
            </w:rPrChange>
          </w:rPr>
          <w:t>6</w:t>
        </w:r>
        <w:r w:rsidR="0025753E" w:rsidRPr="0025753E">
          <w:rPr>
            <w:rStyle w:val="Toggle"/>
            <w:rPrChange w:id="9268" w:author="Titus Ellison" w:date="2022-10-21T11:36:00Z">
              <w:rPr>
                <w:szCs w:val="20"/>
              </w:rPr>
            </w:rPrChange>
          </w:rPr>
          <w:t>°C] [</w:t>
        </w:r>
      </w:ins>
      <w:r w:rsidRPr="0025753E">
        <w:rPr>
          <w:rStyle w:val="Toggle"/>
          <w:rPrChange w:id="9269" w:author="Titus Ellison" w:date="2022-10-21T11:36:00Z">
            <w:rPr/>
          </w:rPrChange>
        </w:rPr>
        <w:t>10°F</w:t>
      </w:r>
      <w:ins w:id="9270" w:author="Titus Ellison" w:date="2022-10-21T11:36:00Z">
        <w:r w:rsidR="0025753E" w:rsidRPr="0025753E">
          <w:rPr>
            <w:rStyle w:val="Toggle"/>
            <w:rPrChange w:id="9271" w:author="Titus Ellison" w:date="2022-10-21T11:36:00Z">
              <w:rPr/>
            </w:rPrChange>
          </w:rPr>
          <w:t>]]</w:t>
        </w:r>
      </w:ins>
      <w:r w:rsidRPr="00EC3318">
        <w:t>.</w:t>
      </w:r>
    </w:p>
    <w:p w14:paraId="700E550C" w14:textId="77777777" w:rsidR="002F2315" w:rsidRPr="00EC3318" w:rsidRDefault="002F2315" w:rsidP="002F2315">
      <w:pPr>
        <w:pStyle w:val="Infobox"/>
      </w:pPr>
      <w:r w:rsidRPr="00EC3318">
        <w:t>Maintaining the condensing boiler setpoint 10°F below the non-condensing boiler setpoint ensures the non-condensing boilers are sufficiently loaded to avoid cycling.</w:t>
      </w:r>
    </w:p>
    <w:p w14:paraId="1976858C" w14:textId="2CC80020" w:rsidR="002F2315" w:rsidRPr="00EC3318" w:rsidRDefault="002F2315" w:rsidP="002F2315">
      <w:pPr>
        <w:pStyle w:val="Infobox"/>
      </w:pPr>
      <w:r w:rsidRPr="00EC3318">
        <w:t xml:space="preserve">Note that leaving condensing boiler supply temperature must be at least </w:t>
      </w:r>
      <w:ins w:id="9272" w:author="Titus Ellison" w:date="2022-10-21T11:36:00Z">
        <w:r w:rsidR="0025753E" w:rsidRPr="00E91DC3">
          <w:rPr>
            <w:rStyle w:val="Toggle"/>
            <w:rPrChange w:id="9273" w:author="Titus Ellison" w:date="2022-10-21T11:37:00Z">
              <w:rPr/>
            </w:rPrChange>
          </w:rPr>
          <w:t>[UNITS [</w:t>
        </w:r>
      </w:ins>
      <w:ins w:id="9274" w:author="Titus Ellison" w:date="2022-10-21T11:37:00Z">
        <w:r w:rsidR="00E91DC3" w:rsidRPr="00E91DC3">
          <w:rPr>
            <w:rStyle w:val="Toggle"/>
            <w:rPrChange w:id="9275" w:author="Titus Ellison" w:date="2022-10-21T11:37:00Z">
              <w:rPr/>
            </w:rPrChange>
          </w:rPr>
          <w:t>57°C] [</w:t>
        </w:r>
      </w:ins>
      <w:r w:rsidRPr="00E91DC3">
        <w:rPr>
          <w:rStyle w:val="Toggle"/>
          <w:rPrChange w:id="9276" w:author="Titus Ellison" w:date="2022-10-21T11:37:00Z">
            <w:rPr/>
          </w:rPrChange>
        </w:rPr>
        <w:t>135°F</w:t>
      </w:r>
      <w:ins w:id="9277" w:author="Titus Ellison" w:date="2022-10-21T11:37:00Z">
        <w:r w:rsidR="00E91DC3" w:rsidRPr="00E91DC3">
          <w:rPr>
            <w:rStyle w:val="Toggle"/>
            <w:rPrChange w:id="9278" w:author="Titus Ellison" w:date="2022-10-21T11:37:00Z">
              <w:rPr/>
            </w:rPrChange>
          </w:rPr>
          <w:t>]]</w:t>
        </w:r>
      </w:ins>
      <w:r w:rsidRPr="00EC3318">
        <w:t xml:space="preserve"> to protect non-condensing boilers from condensing operation. Since </w:t>
      </w:r>
      <w:proofErr w:type="spellStart"/>
      <w:r w:rsidRPr="00EC3318">
        <w:t>SPmin</w:t>
      </w:r>
      <w:proofErr w:type="spellEnd"/>
      <w:r w:rsidRPr="00EC3318">
        <w:t xml:space="preserve"> is </w:t>
      </w:r>
      <w:ins w:id="9279" w:author="Titus Ellison" w:date="2022-10-21T11:37:00Z">
        <w:r w:rsidR="00E91DC3" w:rsidRPr="000F79A4">
          <w:rPr>
            <w:rStyle w:val="Toggle"/>
            <w:rPrChange w:id="9280" w:author="Titus Ellison" w:date="2022-10-21T11:37:00Z">
              <w:rPr/>
            </w:rPrChange>
          </w:rPr>
          <w:t xml:space="preserve">[UNITS </w:t>
        </w:r>
        <w:r w:rsidR="000F79A4" w:rsidRPr="000F79A4">
          <w:rPr>
            <w:rStyle w:val="Toggle"/>
            <w:rPrChange w:id="9281" w:author="Titus Ellison" w:date="2022-10-21T11:37:00Z">
              <w:rPr/>
            </w:rPrChange>
          </w:rPr>
          <w:t>[</w:t>
        </w:r>
        <w:r w:rsidR="00E91DC3" w:rsidRPr="000F79A4">
          <w:rPr>
            <w:rStyle w:val="Toggle"/>
            <w:rPrChange w:id="9282" w:author="Titus Ellison" w:date="2022-10-21T11:37:00Z">
              <w:rPr/>
            </w:rPrChange>
          </w:rPr>
          <w:t>68</w:t>
        </w:r>
        <w:r w:rsidR="000F79A4" w:rsidRPr="000F79A4">
          <w:rPr>
            <w:rStyle w:val="Toggle"/>
            <w:rPrChange w:id="9283" w:author="Titus Ellison" w:date="2022-10-21T11:37:00Z">
              <w:rPr/>
            </w:rPrChange>
          </w:rPr>
          <w:t>°C] [</w:t>
        </w:r>
      </w:ins>
      <w:r w:rsidRPr="000F79A4">
        <w:rPr>
          <w:rStyle w:val="Toggle"/>
          <w:rPrChange w:id="9284" w:author="Titus Ellison" w:date="2022-10-21T11:37:00Z">
            <w:rPr/>
          </w:rPrChange>
        </w:rPr>
        <w:t>155°F</w:t>
      </w:r>
      <w:ins w:id="9285" w:author="Titus Ellison" w:date="2022-10-21T11:37:00Z">
        <w:r w:rsidR="000F79A4" w:rsidRPr="000F79A4">
          <w:rPr>
            <w:rStyle w:val="Toggle"/>
            <w:rPrChange w:id="9286" w:author="Titus Ellison" w:date="2022-10-21T11:37:00Z">
              <w:rPr/>
            </w:rPrChange>
          </w:rPr>
          <w:t>]]</w:t>
        </w:r>
      </w:ins>
      <w:r w:rsidRPr="00EC3318">
        <w:t xml:space="preserve"> when any non-condensing boilers are enabled, the </w:t>
      </w:r>
      <w:ins w:id="9287" w:author="Titus Ellison" w:date="2022-10-21T11:37:00Z">
        <w:r w:rsidR="000F79A4" w:rsidRPr="000F79A4">
          <w:rPr>
            <w:rStyle w:val="Toggle"/>
            <w:rPrChange w:id="9288" w:author="Titus Ellison" w:date="2022-10-21T11:37:00Z">
              <w:rPr/>
            </w:rPrChange>
          </w:rPr>
          <w:t>[UNITS [6°C] [</w:t>
        </w:r>
      </w:ins>
      <w:r w:rsidRPr="000F79A4">
        <w:rPr>
          <w:rStyle w:val="Toggle"/>
          <w:rPrChange w:id="9289" w:author="Titus Ellison" w:date="2022-10-21T11:37:00Z">
            <w:rPr/>
          </w:rPrChange>
        </w:rPr>
        <w:t>10°F</w:t>
      </w:r>
      <w:ins w:id="9290" w:author="Titus Ellison" w:date="2022-10-21T11:37:00Z">
        <w:r w:rsidR="000F79A4" w:rsidRPr="000F79A4">
          <w:rPr>
            <w:rStyle w:val="Toggle"/>
            <w:rPrChange w:id="9291" w:author="Titus Ellison" w:date="2022-10-21T11:37:00Z">
              <w:rPr/>
            </w:rPrChange>
          </w:rPr>
          <w:t>]]</w:t>
        </w:r>
      </w:ins>
      <w:r w:rsidRPr="00EC3318">
        <w:t xml:space="preserve"> offset yields an effective minimum condensing boiler supply temperature of </w:t>
      </w:r>
      <w:ins w:id="9292" w:author="Titus Ellison" w:date="2022-10-21T11:37:00Z">
        <w:r w:rsidR="000F79A4" w:rsidRPr="00FC26E9">
          <w:rPr>
            <w:rStyle w:val="Toggle"/>
            <w:rPrChange w:id="9293" w:author="Titus Ellison" w:date="2022-10-21T11:38:00Z">
              <w:rPr/>
            </w:rPrChange>
          </w:rPr>
          <w:t>[</w:t>
        </w:r>
      </w:ins>
      <w:ins w:id="9294" w:author="Titus Ellison" w:date="2022-10-21T11:38:00Z">
        <w:r w:rsidR="000F79A4" w:rsidRPr="00FC26E9">
          <w:rPr>
            <w:rStyle w:val="Toggle"/>
            <w:rPrChange w:id="9295" w:author="Titus Ellison" w:date="2022-10-21T11:38:00Z">
              <w:rPr/>
            </w:rPrChange>
          </w:rPr>
          <w:t>UNITS [</w:t>
        </w:r>
        <w:r w:rsidR="00FC26E9" w:rsidRPr="00FC26E9">
          <w:rPr>
            <w:rStyle w:val="Toggle"/>
            <w:rPrChange w:id="9296" w:author="Titus Ellison" w:date="2022-10-21T11:38:00Z">
              <w:rPr/>
            </w:rPrChange>
          </w:rPr>
          <w:t>63°C] [</w:t>
        </w:r>
      </w:ins>
      <w:r w:rsidRPr="00FC26E9">
        <w:rPr>
          <w:rStyle w:val="Toggle"/>
          <w:rPrChange w:id="9297" w:author="Titus Ellison" w:date="2022-10-21T11:38:00Z">
            <w:rPr/>
          </w:rPrChange>
        </w:rPr>
        <w:t>145°F</w:t>
      </w:r>
      <w:ins w:id="9298" w:author="Titus Ellison" w:date="2022-10-21T11:38:00Z">
        <w:r w:rsidR="00FC26E9" w:rsidRPr="00FC26E9">
          <w:rPr>
            <w:rStyle w:val="Toggle"/>
            <w:rPrChange w:id="9299" w:author="Titus Ellison" w:date="2022-10-21T11:38:00Z">
              <w:rPr/>
            </w:rPrChange>
          </w:rPr>
          <w:t>]]</w:t>
        </w:r>
      </w:ins>
      <w:r w:rsidRPr="00EC3318">
        <w:t xml:space="preserve">. This provides a </w:t>
      </w:r>
      <w:ins w:id="9300" w:author="Titus Ellison" w:date="2022-10-21T11:38:00Z">
        <w:r w:rsidR="00FC26E9" w:rsidRPr="00FC26E9">
          <w:rPr>
            <w:rStyle w:val="Toggle"/>
            <w:rPrChange w:id="9301" w:author="Titus Ellison" w:date="2022-10-21T11:38:00Z">
              <w:rPr/>
            </w:rPrChange>
          </w:rPr>
          <w:t>[UNITS [6°C] [</w:t>
        </w:r>
      </w:ins>
      <w:r w:rsidRPr="00FC26E9">
        <w:rPr>
          <w:rStyle w:val="Toggle"/>
          <w:rPrChange w:id="9302" w:author="Titus Ellison" w:date="2022-10-21T11:38:00Z">
            <w:rPr/>
          </w:rPrChange>
        </w:rPr>
        <w:t>10°F</w:t>
      </w:r>
      <w:ins w:id="9303" w:author="Titus Ellison" w:date="2022-10-21T11:38:00Z">
        <w:r w:rsidR="00FC26E9" w:rsidRPr="00FC26E9">
          <w:rPr>
            <w:rStyle w:val="Toggle"/>
            <w:rPrChange w:id="9304" w:author="Titus Ellison" w:date="2022-10-21T11:38:00Z">
              <w:rPr/>
            </w:rPrChange>
          </w:rPr>
          <w:t>]]</w:t>
        </w:r>
      </w:ins>
      <w:r w:rsidRPr="00EC3318">
        <w:t xml:space="preserve"> buffer between allowable non-condensing boiler entering temperature and condensing boiler setpoint, which allows for some instability in the condensing boiler HWST control loop and minimizes control loop interaction with the condensation control sequences below.</w:t>
      </w:r>
    </w:p>
    <w:p w14:paraId="30E4C6D8" w14:textId="597123E2" w:rsidR="002F2315" w:rsidRPr="00EC3318" w:rsidRDefault="002F2315" w:rsidP="002F2315">
      <w:pPr>
        <w:pStyle w:val="Infobox"/>
      </w:pPr>
      <w:r w:rsidRPr="00EC3318">
        <w:t xml:space="preserve">Note that if the design condensing boiler flow is less than the design plant flow (not recommended), the effective minimum condensing boiler temperature setpoint of </w:t>
      </w:r>
      <w:ins w:id="9305" w:author="Titus Ellison" w:date="2022-10-21T11:38:00Z">
        <w:r w:rsidR="00FC26E9" w:rsidRPr="004D1F7C">
          <w:rPr>
            <w:rStyle w:val="Toggle"/>
            <w:rPrChange w:id="9306" w:author="Titus Ellison" w:date="2022-10-21T11:39:00Z">
              <w:rPr/>
            </w:rPrChange>
          </w:rPr>
          <w:t>[UNITS [63</w:t>
        </w:r>
        <w:r w:rsidR="004D1F7C" w:rsidRPr="004D1F7C">
          <w:rPr>
            <w:rStyle w:val="Toggle"/>
            <w:rPrChange w:id="9307" w:author="Titus Ellison" w:date="2022-10-21T11:39:00Z">
              <w:rPr/>
            </w:rPrChange>
          </w:rPr>
          <w:t>°C] [</w:t>
        </w:r>
      </w:ins>
      <w:r w:rsidRPr="004D1F7C">
        <w:rPr>
          <w:rStyle w:val="Toggle"/>
          <w:rPrChange w:id="9308" w:author="Titus Ellison" w:date="2022-10-21T11:39:00Z">
            <w:rPr/>
          </w:rPrChange>
        </w:rPr>
        <w:t>145°F</w:t>
      </w:r>
      <w:ins w:id="9309" w:author="Titus Ellison" w:date="2022-10-21T11:38:00Z">
        <w:r w:rsidR="004D1F7C" w:rsidRPr="004D1F7C">
          <w:rPr>
            <w:rStyle w:val="Toggle"/>
            <w:rPrChange w:id="9310" w:author="Titus Ellison" w:date="2022-10-21T11:39:00Z">
              <w:rPr/>
            </w:rPrChange>
          </w:rPr>
          <w:t>]]</w:t>
        </w:r>
      </w:ins>
      <w:r w:rsidRPr="00EC3318">
        <w:t xml:space="preserve"> may need to be elevated to protect the non-condensing boilers by raising </w:t>
      </w:r>
      <w:proofErr w:type="spellStart"/>
      <w:r w:rsidRPr="00EC3318">
        <w:t>SPmin</w:t>
      </w:r>
      <w:proofErr w:type="spellEnd"/>
      <w:r w:rsidRPr="00EC3318">
        <w:t xml:space="preserve">. Reducing the </w:t>
      </w:r>
      <w:ins w:id="9311" w:author="Titus Ellison" w:date="2022-10-21T11:39:00Z">
        <w:r w:rsidR="004D1F7C" w:rsidRPr="004D1F7C">
          <w:rPr>
            <w:rStyle w:val="Toggle"/>
            <w:rPrChange w:id="9312" w:author="Titus Ellison" w:date="2022-10-21T11:39:00Z">
              <w:rPr/>
            </w:rPrChange>
          </w:rPr>
          <w:t>[UNITS [6°C] [</w:t>
        </w:r>
      </w:ins>
      <w:r w:rsidRPr="004D1F7C">
        <w:rPr>
          <w:rStyle w:val="Toggle"/>
          <w:rPrChange w:id="9313" w:author="Titus Ellison" w:date="2022-10-21T11:39:00Z">
            <w:rPr/>
          </w:rPrChange>
        </w:rPr>
        <w:t>10°F</w:t>
      </w:r>
      <w:ins w:id="9314" w:author="Titus Ellison" w:date="2022-10-21T11:39:00Z">
        <w:r w:rsidR="004D1F7C" w:rsidRPr="004D1F7C">
          <w:rPr>
            <w:rStyle w:val="Toggle"/>
            <w:rPrChange w:id="9315" w:author="Titus Ellison" w:date="2022-10-21T11:39:00Z">
              <w:rPr/>
            </w:rPrChange>
          </w:rPr>
          <w:t>]]</w:t>
        </w:r>
      </w:ins>
      <w:r w:rsidRPr="00EC3318">
        <w:t xml:space="preserve"> offset instead would not be appropriate since it may lead to non-condensing boiler cycling under moderate load conditions when the condensing boiler flow can match secondary loop flow.</w:t>
      </w:r>
    </w:p>
    <w:p w14:paraId="53AD1F1D" w14:textId="4C6ED1A9" w:rsidR="002F2315" w:rsidRPr="00EC3318" w:rsidRDefault="002F2315" w:rsidP="002F2315">
      <w:pPr>
        <w:pStyle w:val="Instrbox"/>
      </w:pPr>
      <w:r w:rsidRPr="00EC3318">
        <w:t xml:space="preserve">Retain Section </w:t>
      </w:r>
      <w:r w:rsidRPr="00EC3318">
        <w:fldChar w:fldCharType="begin"/>
      </w:r>
      <w:r w:rsidRPr="00EC3318">
        <w:instrText xml:space="preserve"> REF _Ref516327702 \w \h  \* MERGEFORMAT </w:instrText>
      </w:r>
      <w:r w:rsidRPr="00EC3318">
        <w:fldChar w:fldCharType="separate"/>
      </w:r>
      <w:r w:rsidR="0037258A">
        <w:t>5.21.5</w:t>
      </w:r>
      <w:r w:rsidRPr="00EC3318">
        <w:fldChar w:fldCharType="end"/>
      </w:r>
      <w:r w:rsidRPr="00EC3318">
        <w:t xml:space="preserve"> for plants with non-condensing boilers. Delete otherwise.</w:t>
      </w:r>
    </w:p>
    <w:p w14:paraId="338F82CA" w14:textId="77777777" w:rsidR="002F2315" w:rsidRPr="00EC3318" w:rsidRDefault="002F2315" w:rsidP="0087618D">
      <w:pPr>
        <w:pStyle w:val="Heading3"/>
      </w:pPr>
      <w:bookmarkStart w:id="9316" w:name="_Ref516327702"/>
      <w:r w:rsidRPr="00EC3318">
        <w:t>Non-Condensing Boiler Condensation Control</w:t>
      </w:r>
      <w:bookmarkEnd w:id="9316"/>
    </w:p>
    <w:p w14:paraId="23993E66" w14:textId="1549921F" w:rsidR="002F2315" w:rsidRPr="00EC3318" w:rsidRDefault="002F2315" w:rsidP="002F2315">
      <w:pPr>
        <w:pStyle w:val="Instrbox"/>
      </w:pPr>
      <w:r w:rsidRPr="00EC3318">
        <w:t xml:space="preserve">Retain the following two </w:t>
      </w:r>
      <w:r w:rsidR="00335D1A">
        <w:t>section</w:t>
      </w:r>
      <w:r w:rsidRPr="00EC3318">
        <w:t>s for Primary-only plants. Delete otherwise.</w:t>
      </w:r>
    </w:p>
    <w:p w14:paraId="48FB9FAD" w14:textId="1A0413A0" w:rsidR="002F2315" w:rsidRPr="00EC3318" w:rsidRDefault="002F2315" w:rsidP="0087618D">
      <w:pPr>
        <w:pStyle w:val="Heading4"/>
      </w:pPr>
      <w:r w:rsidRPr="00EC3318">
        <w:t xml:space="preserve">A reverse acting condensation control P-only loop shall reset a required minimum flow bypass valve position variable, </w:t>
      </w:r>
      <w:proofErr w:type="spellStart"/>
      <w:r w:rsidRPr="00EC3318">
        <w:t>MinCondVlvPos</w:t>
      </w:r>
      <w:proofErr w:type="spellEnd"/>
      <w:r w:rsidRPr="00EC3318">
        <w:t xml:space="preserve">, from 0% at </w:t>
      </w:r>
      <w:ins w:id="9317" w:author="Titus Ellison" w:date="2022-10-21T11:39:00Z">
        <w:r w:rsidR="00DE1167" w:rsidRPr="00DE1167">
          <w:rPr>
            <w:rStyle w:val="Toggle"/>
            <w:rPrChange w:id="9318" w:author="Titus Ellison" w:date="2022-10-21T11:39:00Z">
              <w:rPr/>
            </w:rPrChange>
          </w:rPr>
          <w:t>[UNITS [60</w:t>
        </w:r>
        <w:r w:rsidR="00DE1167" w:rsidRPr="00DE1167">
          <w:rPr>
            <w:rStyle w:val="Toggle"/>
            <w:rPrChange w:id="9319" w:author="Titus Ellison" w:date="2022-10-21T11:39:00Z">
              <w:rPr>
                <w:szCs w:val="20"/>
              </w:rPr>
            </w:rPrChange>
          </w:rPr>
          <w:t>°C] [</w:t>
        </w:r>
      </w:ins>
      <w:r w:rsidRPr="00DE1167">
        <w:rPr>
          <w:rStyle w:val="Toggle"/>
          <w:rPrChange w:id="9320" w:author="Titus Ellison" w:date="2022-10-21T11:39:00Z">
            <w:rPr/>
          </w:rPrChange>
        </w:rPr>
        <w:t>140°F</w:t>
      </w:r>
      <w:ins w:id="9321" w:author="Titus Ellison" w:date="2022-10-21T11:39:00Z">
        <w:r w:rsidR="00DE1167" w:rsidRPr="00DE1167">
          <w:rPr>
            <w:rStyle w:val="Toggle"/>
            <w:rPrChange w:id="9322" w:author="Titus Ellison" w:date="2022-10-21T11:39:00Z">
              <w:rPr/>
            </w:rPrChange>
          </w:rPr>
          <w:t>]]</w:t>
        </w:r>
      </w:ins>
      <w:r w:rsidRPr="00EC3318">
        <w:t xml:space="preserve"> boiler entering temperature to 100% at </w:t>
      </w:r>
      <w:ins w:id="9323" w:author="Titus Ellison" w:date="2022-10-21T11:39:00Z">
        <w:r w:rsidR="00DE1167" w:rsidRPr="00DE1167">
          <w:rPr>
            <w:rStyle w:val="Toggle"/>
            <w:rPrChange w:id="9324" w:author="Titus Ellison" w:date="2022-10-21T11:40:00Z">
              <w:rPr/>
            </w:rPrChange>
          </w:rPr>
          <w:t>[UNITS [57</w:t>
        </w:r>
      </w:ins>
      <w:ins w:id="9325" w:author="Titus Ellison" w:date="2022-10-21T11:40:00Z">
        <w:r w:rsidR="00DE1167" w:rsidRPr="00DE1167">
          <w:rPr>
            <w:rStyle w:val="Toggle"/>
            <w:rPrChange w:id="9326" w:author="Titus Ellison" w:date="2022-10-21T11:40:00Z">
              <w:rPr>
                <w:szCs w:val="20"/>
              </w:rPr>
            </w:rPrChange>
          </w:rPr>
          <w:t>°C] [</w:t>
        </w:r>
      </w:ins>
      <w:r w:rsidRPr="00DE1167">
        <w:rPr>
          <w:rStyle w:val="Toggle"/>
          <w:rPrChange w:id="9327" w:author="Titus Ellison" w:date="2022-10-21T11:40:00Z">
            <w:rPr/>
          </w:rPrChange>
        </w:rPr>
        <w:t>135°F</w:t>
      </w:r>
      <w:ins w:id="9328" w:author="Titus Ellison" w:date="2022-10-21T11:40:00Z">
        <w:r w:rsidR="00DE1167" w:rsidRPr="00DE1167">
          <w:rPr>
            <w:rStyle w:val="Toggle"/>
            <w:rPrChange w:id="9329" w:author="Titus Ellison" w:date="2022-10-21T11:40:00Z">
              <w:rPr/>
            </w:rPrChange>
          </w:rPr>
          <w:t>]]</w:t>
        </w:r>
      </w:ins>
      <w:r w:rsidRPr="00EC3318">
        <w:t xml:space="preserve"> boiler entering temperature.</w:t>
      </w:r>
    </w:p>
    <w:p w14:paraId="78299AC4" w14:textId="77777777" w:rsidR="002F2315" w:rsidRPr="00EC3318" w:rsidRDefault="002F2315" w:rsidP="0087618D">
      <w:pPr>
        <w:pStyle w:val="Heading4"/>
      </w:pPr>
      <w:r w:rsidRPr="00EC3318">
        <w:t>Minimum bypass valve condensation control loop shall be enabled whenever any non-condensing boiler is enabled. Loop shall be disabled otherwise.</w:t>
      </w:r>
    </w:p>
    <w:p w14:paraId="6F23591F" w14:textId="42775DF1" w:rsidR="002F2315" w:rsidRPr="00EC3318" w:rsidRDefault="002F2315" w:rsidP="002F2315">
      <w:pPr>
        <w:pStyle w:val="Instrbox"/>
      </w:pPr>
      <w:r w:rsidRPr="00EC3318">
        <w:t xml:space="preserve">Retain the following two </w:t>
      </w:r>
      <w:r w:rsidR="00335D1A">
        <w:t>section</w:t>
      </w:r>
      <w:r w:rsidRPr="00EC3318">
        <w:t>s for Primary-secondary plants with constant speed primary pumps and variable speed secondary pumps. Delete otherwise.</w:t>
      </w:r>
    </w:p>
    <w:p w14:paraId="3A1EE748" w14:textId="1B7AAB48" w:rsidR="002F2315" w:rsidRPr="00EC3318" w:rsidRDefault="002F2315" w:rsidP="0087618D">
      <w:pPr>
        <w:pStyle w:val="Heading4"/>
      </w:pPr>
      <w:r w:rsidRPr="00EC3318">
        <w:t xml:space="preserve">A reverse acting condensation control P-only loop shall reset an allowable maximum secondary pump speed variable, </w:t>
      </w:r>
      <w:proofErr w:type="spellStart"/>
      <w:r w:rsidRPr="00EC3318">
        <w:t>MaxSecCondSpd</w:t>
      </w:r>
      <w:proofErr w:type="spellEnd"/>
      <w:r w:rsidRPr="00EC3318">
        <w:t xml:space="preserve">, from 100% at </w:t>
      </w:r>
      <w:ins w:id="9330" w:author="Titus Ellison" w:date="2022-10-21T11:40:00Z">
        <w:r w:rsidR="00DE1167" w:rsidRPr="00DF27AF">
          <w:rPr>
            <w:rStyle w:val="Toggle"/>
          </w:rPr>
          <w:t>[UNITS [60°C] [140°F]]</w:t>
        </w:r>
      </w:ins>
      <w:del w:id="9331" w:author="Titus Ellison" w:date="2022-10-21T11:40:00Z">
        <w:r w:rsidRPr="00EC3318" w:rsidDel="00DE1167">
          <w:delText>140°F</w:delText>
        </w:r>
      </w:del>
      <w:r w:rsidRPr="00EC3318">
        <w:t xml:space="preserve"> boiler entering temperature to minimum pump speed at </w:t>
      </w:r>
      <w:ins w:id="9332" w:author="Titus Ellison" w:date="2022-10-21T11:40:00Z">
        <w:r w:rsidR="00DE1167" w:rsidRPr="00DF27AF">
          <w:rPr>
            <w:rStyle w:val="Toggle"/>
          </w:rPr>
          <w:t>[UNITS [57°C] [135°F]]</w:t>
        </w:r>
      </w:ins>
      <w:del w:id="9333" w:author="Titus Ellison" w:date="2022-10-21T11:40:00Z">
        <w:r w:rsidRPr="00EC3318" w:rsidDel="00DE1167">
          <w:delText>135°F</w:delText>
        </w:r>
      </w:del>
      <w:r w:rsidRPr="00EC3318">
        <w:t xml:space="preserve"> boiler entering temperature.</w:t>
      </w:r>
    </w:p>
    <w:p w14:paraId="4E9B9A16" w14:textId="77777777" w:rsidR="002F2315" w:rsidRPr="00EC3318" w:rsidRDefault="002F2315" w:rsidP="0087618D">
      <w:pPr>
        <w:pStyle w:val="Heading4"/>
      </w:pPr>
      <w:r w:rsidRPr="00EC3318">
        <w:t xml:space="preserve">Secondary pump speed condensation control loop shall be enabled whenever any secondary pump is </w:t>
      </w:r>
      <w:proofErr w:type="gramStart"/>
      <w:r w:rsidRPr="00EC3318">
        <w:t>enabled</w:t>
      </w:r>
      <w:proofErr w:type="gramEnd"/>
      <w:r w:rsidRPr="00EC3318">
        <w:t xml:space="preserve"> and any non-condensing boiler is enabled. Loop shall be disabled and </w:t>
      </w:r>
      <w:proofErr w:type="spellStart"/>
      <w:r w:rsidRPr="00EC3318">
        <w:t>MaxSecCondSpd</w:t>
      </w:r>
      <w:proofErr w:type="spellEnd"/>
      <w:r w:rsidRPr="00EC3318">
        <w:t xml:space="preserve"> set to 100% otherwise.</w:t>
      </w:r>
    </w:p>
    <w:p w14:paraId="42730B2B" w14:textId="785BC69B" w:rsidR="002F2315" w:rsidRPr="00EC3318" w:rsidRDefault="002F2315" w:rsidP="002F2315">
      <w:pPr>
        <w:pStyle w:val="Infobox"/>
      </w:pPr>
      <w:r w:rsidRPr="00EC3318">
        <w:t xml:space="preserve">The above two </w:t>
      </w:r>
      <w:r w:rsidR="00335D1A">
        <w:t>section</w:t>
      </w:r>
      <w:r w:rsidRPr="00EC3318">
        <w:t>s assume that secondary pump VFDs are provided for condensation control instead of 3-way thermostatic mixing valves. Limiting secondary pump speed increases the ratio of primary recirculation to secondary return entering the boiler(s), which elevates boiler entering temperature much the same as a 3-way mixing valve does.</w:t>
      </w:r>
    </w:p>
    <w:p w14:paraId="1F399C98" w14:textId="77777777" w:rsidR="002F2315" w:rsidRPr="00EC3318" w:rsidRDefault="002F2315" w:rsidP="002F2315">
      <w:pPr>
        <w:pStyle w:val="Infobox"/>
      </w:pPr>
      <w:r w:rsidRPr="00EC3318">
        <w:t>VFDs cost less than thermostatic mixing valves and the associated piping, reduce pump energy use, and allow for improved valve controllability via differential pressure pump speed control.</w:t>
      </w:r>
    </w:p>
    <w:p w14:paraId="2BD3493C" w14:textId="17EA6C7A" w:rsidR="002F2315" w:rsidRPr="00EC3318" w:rsidRDefault="002F2315" w:rsidP="002F2315">
      <w:pPr>
        <w:pStyle w:val="Infobox"/>
      </w:pPr>
      <w:r w:rsidRPr="00EC3318">
        <w:t xml:space="preserve">A P-only limiting loop is specified to ensure that once boiler entering temperature dips to </w:t>
      </w:r>
      <w:ins w:id="9334" w:author="Titus Ellison" w:date="2022-10-21T11:40:00Z">
        <w:r w:rsidR="00DE1167" w:rsidRPr="00DF27AF">
          <w:rPr>
            <w:rStyle w:val="Toggle"/>
          </w:rPr>
          <w:t>[UNITS [57°C] [135°F]]</w:t>
        </w:r>
      </w:ins>
      <w:del w:id="9335" w:author="Titus Ellison" w:date="2022-10-21T11:40:00Z">
        <w:r w:rsidRPr="00EC3318" w:rsidDel="00DE1167">
          <w:delText>135°F</w:delText>
        </w:r>
      </w:del>
      <w:r w:rsidRPr="00EC3318">
        <w:t>, maximum recirculation is provided to avoid condensation.</w:t>
      </w:r>
    </w:p>
    <w:p w14:paraId="63AD4602" w14:textId="73DF2343" w:rsidR="002F2315" w:rsidRPr="00EC3318" w:rsidRDefault="002F2315" w:rsidP="002F2315">
      <w:pPr>
        <w:pStyle w:val="Instrbox"/>
      </w:pPr>
      <w:r w:rsidRPr="00EC3318">
        <w:lastRenderedPageBreak/>
        <w:t xml:space="preserve">Retain the following two </w:t>
      </w:r>
      <w:r w:rsidR="00335D1A">
        <w:t>section</w:t>
      </w:r>
      <w:r w:rsidRPr="00EC3318">
        <w:t>s for Primary-secondary plants with variable speed primary pumps. Delete otherwise.</w:t>
      </w:r>
    </w:p>
    <w:p w14:paraId="0963A055" w14:textId="00C77FF3" w:rsidR="002F2315" w:rsidRPr="00EC3318" w:rsidRDefault="002F2315" w:rsidP="0087618D">
      <w:pPr>
        <w:pStyle w:val="Heading4"/>
      </w:pPr>
      <w:r w:rsidRPr="00EC3318">
        <w:t xml:space="preserve">A reverse acting condensation control P-only loop shall maintain boiler entering temperature at </w:t>
      </w:r>
      <w:ins w:id="9336" w:author="Titus Ellison" w:date="2022-10-21T11:41:00Z">
        <w:r w:rsidR="00DE1167" w:rsidRPr="00DF27AF">
          <w:rPr>
            <w:rStyle w:val="Toggle"/>
          </w:rPr>
          <w:t>[UNITS [60°C] [140°F]]</w:t>
        </w:r>
      </w:ins>
      <w:del w:id="9337" w:author="Titus Ellison" w:date="2022-10-21T11:41:00Z">
        <w:r w:rsidRPr="00EC3318" w:rsidDel="00DE1167">
          <w:delText>140°F</w:delText>
        </w:r>
      </w:del>
      <w:r w:rsidRPr="00EC3318">
        <w:t xml:space="preserve">. Loop output shall vary from 0% at </w:t>
      </w:r>
      <w:ins w:id="9338" w:author="Titus Ellison" w:date="2022-10-21T11:41:00Z">
        <w:r w:rsidR="00DE1167" w:rsidRPr="00DF27AF">
          <w:rPr>
            <w:rStyle w:val="Toggle"/>
          </w:rPr>
          <w:t>[UNITS [60°C] [140°F]]</w:t>
        </w:r>
      </w:ins>
      <w:del w:id="9339" w:author="Titus Ellison" w:date="2022-10-21T11:41:00Z">
        <w:r w:rsidRPr="00EC3318" w:rsidDel="00DE1167">
          <w:delText>140°F</w:delText>
        </w:r>
      </w:del>
      <w:r w:rsidRPr="00EC3318">
        <w:t xml:space="preserve"> boiler entering temperature to 100% at </w:t>
      </w:r>
      <w:ins w:id="9340" w:author="Titus Ellison" w:date="2022-10-21T11:40:00Z">
        <w:r w:rsidR="00DE1167" w:rsidRPr="00DF27AF">
          <w:rPr>
            <w:rStyle w:val="Toggle"/>
          </w:rPr>
          <w:t>[UNITS [57°C] [135°F]]</w:t>
        </w:r>
      </w:ins>
      <w:del w:id="9341" w:author="Titus Ellison" w:date="2022-10-21T11:40:00Z">
        <w:r w:rsidRPr="00EC3318" w:rsidDel="00DE1167">
          <w:delText>135°F</w:delText>
        </w:r>
      </w:del>
      <w:r w:rsidRPr="00EC3318">
        <w:t xml:space="preserve"> boiler entering temperature. Loop output shall be mapped as shown below and described subsequently.</w:t>
      </w:r>
    </w:p>
    <w:p w14:paraId="4E0A9C0B" w14:textId="77777777" w:rsidR="002F2315" w:rsidRPr="00EC3318" w:rsidRDefault="002F2315" w:rsidP="002F2315">
      <w:pPr>
        <w:jc w:val="center"/>
      </w:pPr>
      <w:r w:rsidRPr="00EC3318">
        <w:rPr>
          <w:noProof/>
        </w:rPr>
        <mc:AlternateContent>
          <mc:Choice Requires="wpc">
            <w:drawing>
              <wp:inline distT="0" distB="0" distL="0" distR="0" wp14:anchorId="04584CF7" wp14:editId="4A8D5933">
                <wp:extent cx="6630670" cy="3702685"/>
                <wp:effectExtent l="0" t="0" r="0" b="2540"/>
                <wp:docPr id="2313" name="Canvas 2313"/>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02" name="Text Box 1972"/>
                        <wps:cNvSpPr txBox="1">
                          <a:spLocks noChangeArrowheads="1"/>
                        </wps:cNvSpPr>
                        <wps:spPr bwMode="auto">
                          <a:xfrm>
                            <a:off x="5581959" y="2660061"/>
                            <a:ext cx="556306" cy="5143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D11429C" w14:textId="77777777" w:rsidR="00D878EF" w:rsidRDefault="00D878EF" w:rsidP="002F2315">
                              <w:r>
                                <w:t xml:space="preserve">Min Speed </w:t>
                              </w:r>
                            </w:p>
                          </w:txbxContent>
                        </wps:txbx>
                        <wps:bodyPr rot="0" vert="horz" wrap="square" lIns="91440" tIns="45720" rIns="91440" bIns="45720" anchor="t" anchorCtr="0" upright="1">
                          <a:noAutofit/>
                        </wps:bodyPr>
                      </wps:wsp>
                      <wps:wsp>
                        <wps:cNvPr id="503" name="Text Box 1977"/>
                        <wps:cNvSpPr txBox="1">
                          <a:spLocks noChangeArrowheads="1"/>
                        </wps:cNvSpPr>
                        <wps:spPr bwMode="auto">
                          <a:xfrm>
                            <a:off x="3932342" y="906621"/>
                            <a:ext cx="1293914" cy="5415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8823C5C" w14:textId="77777777" w:rsidR="00D878EF" w:rsidRDefault="00D878EF" w:rsidP="002F2315">
                              <w:pPr>
                                <w:jc w:val="right"/>
                              </w:pPr>
                              <w:r>
                                <w:t>MaxSecCondSpd</w:t>
                              </w:r>
                            </w:p>
                          </w:txbxContent>
                        </wps:txbx>
                        <wps:bodyPr rot="0" vert="horz" wrap="square" lIns="91440" tIns="45720" rIns="91440" bIns="45720" anchor="t" anchorCtr="0" upright="1">
                          <a:noAutofit/>
                        </wps:bodyPr>
                      </wps:wsp>
                      <wps:wsp>
                        <wps:cNvPr id="504" name="Line 1967"/>
                        <wps:cNvCnPr>
                          <a:cxnSpLocks noChangeShapeType="1"/>
                        </wps:cNvCnPr>
                        <wps:spPr bwMode="auto">
                          <a:xfrm>
                            <a:off x="1160012" y="319507"/>
                            <a:ext cx="0" cy="278936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05" name="Line 1968"/>
                        <wps:cNvCnPr>
                          <a:cxnSpLocks noChangeShapeType="1"/>
                        </wps:cNvCnPr>
                        <wps:spPr bwMode="auto">
                          <a:xfrm>
                            <a:off x="1165812" y="3103071"/>
                            <a:ext cx="4403046" cy="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06" name="Line 1969"/>
                        <wps:cNvCnPr>
                          <a:cxnSpLocks noChangeShapeType="1"/>
                        </wps:cNvCnPr>
                        <wps:spPr bwMode="auto">
                          <a:xfrm>
                            <a:off x="3259134" y="319407"/>
                            <a:ext cx="2300624" cy="2770364"/>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507" name="Line 1970"/>
                        <wps:cNvCnPr>
                          <a:cxnSpLocks noChangeShapeType="1"/>
                        </wps:cNvCnPr>
                        <wps:spPr bwMode="auto">
                          <a:xfrm flipV="1">
                            <a:off x="1202113" y="319507"/>
                            <a:ext cx="2057022" cy="2785264"/>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509" name="Text Box 1971"/>
                        <wps:cNvSpPr txBox="1">
                          <a:spLocks noChangeArrowheads="1"/>
                        </wps:cNvSpPr>
                        <wps:spPr bwMode="auto">
                          <a:xfrm>
                            <a:off x="5559359" y="188204"/>
                            <a:ext cx="596006" cy="27800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43D8413" w14:textId="77777777" w:rsidR="00D878EF" w:rsidRDefault="00D878EF" w:rsidP="002F2315">
                              <w:r>
                                <w:t xml:space="preserve">100%  </w:t>
                              </w:r>
                            </w:p>
                          </w:txbxContent>
                        </wps:txbx>
                        <wps:bodyPr rot="0" vert="horz" wrap="square" lIns="91440" tIns="45720" rIns="91440" bIns="45720" anchor="t" anchorCtr="0" upright="1">
                          <a:noAutofit/>
                        </wps:bodyPr>
                      </wps:wsp>
                      <wps:wsp>
                        <wps:cNvPr id="510" name="Text Box 1973"/>
                        <wps:cNvSpPr txBox="1">
                          <a:spLocks noChangeArrowheads="1"/>
                        </wps:cNvSpPr>
                        <wps:spPr bwMode="auto">
                          <a:xfrm>
                            <a:off x="543306" y="242506"/>
                            <a:ext cx="579506" cy="30970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0E6C33A" w14:textId="77777777" w:rsidR="00D878EF" w:rsidRDefault="00D878EF" w:rsidP="002F2315">
                              <w:r>
                                <w:t xml:space="preserve">100% </w:t>
                              </w:r>
                            </w:p>
                          </w:txbxContent>
                        </wps:txbx>
                        <wps:bodyPr rot="0" vert="horz" wrap="square" lIns="91440" tIns="45720" rIns="91440" bIns="45720" anchor="t" anchorCtr="0" upright="1">
                          <a:noAutofit/>
                        </wps:bodyPr>
                      </wps:wsp>
                      <wps:wsp>
                        <wps:cNvPr id="511" name="Line 1974"/>
                        <wps:cNvCnPr>
                          <a:cxnSpLocks noChangeShapeType="1"/>
                        </wps:cNvCnPr>
                        <wps:spPr bwMode="auto">
                          <a:xfrm flipV="1">
                            <a:off x="5568859" y="279006"/>
                            <a:ext cx="0" cy="282986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04" name="Text Box 1975"/>
                        <wps:cNvSpPr txBox="1">
                          <a:spLocks noChangeArrowheads="1"/>
                        </wps:cNvSpPr>
                        <wps:spPr bwMode="auto">
                          <a:xfrm>
                            <a:off x="97501" y="2485157"/>
                            <a:ext cx="1004611" cy="75371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58AEEF9" w14:textId="77777777" w:rsidR="00D878EF" w:rsidRDefault="00D878EF" w:rsidP="002F2315">
                              <w:pPr>
                                <w:jc w:val="right"/>
                              </w:pPr>
                              <w:r>
                                <w:t xml:space="preserve">B-MinPriPumpSpdStage </w:t>
                              </w:r>
                            </w:p>
                          </w:txbxContent>
                        </wps:txbx>
                        <wps:bodyPr rot="0" vert="horz" wrap="square" lIns="91440" tIns="45720" rIns="91440" bIns="45720" anchor="t" anchorCtr="0" upright="1">
                          <a:noAutofit/>
                        </wps:bodyPr>
                      </wps:wsp>
                      <wps:wsp>
                        <wps:cNvPr id="2305" name="Text Box 1976"/>
                        <wps:cNvSpPr txBox="1">
                          <a:spLocks noChangeArrowheads="1"/>
                        </wps:cNvSpPr>
                        <wps:spPr bwMode="auto">
                          <a:xfrm>
                            <a:off x="5585959" y="1271529"/>
                            <a:ext cx="861409" cy="83791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8DD3D5E" w14:textId="77777777" w:rsidR="00D878EF" w:rsidRDefault="00D878EF" w:rsidP="002F2315">
                              <w:r>
                                <w:t>Secondary Pump</w:t>
                              </w:r>
                            </w:p>
                            <w:p w14:paraId="5A884A70" w14:textId="77777777" w:rsidR="00D878EF" w:rsidRDefault="00D878EF" w:rsidP="002F2315">
                              <w:r>
                                <w:t>Speed</w:t>
                              </w:r>
                            </w:p>
                          </w:txbxContent>
                        </wps:txbx>
                        <wps:bodyPr rot="0" vert="horz" wrap="square" lIns="91440" tIns="45720" rIns="91440" bIns="45720" anchor="t" anchorCtr="0" upright="1">
                          <a:noAutofit/>
                        </wps:bodyPr>
                      </wps:wsp>
                      <wps:wsp>
                        <wps:cNvPr id="2306" name="Text Box 1978"/>
                        <wps:cNvSpPr txBox="1">
                          <a:spLocks noChangeArrowheads="1"/>
                        </wps:cNvSpPr>
                        <wps:spPr bwMode="auto">
                          <a:xfrm>
                            <a:off x="1421215" y="906621"/>
                            <a:ext cx="1199913" cy="26970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871D43A" w14:textId="77777777" w:rsidR="00D878EF" w:rsidRDefault="00D878EF" w:rsidP="002F2315">
                              <w:r>
                                <w:t>MinPriCondSpd</w:t>
                              </w:r>
                            </w:p>
                          </w:txbxContent>
                        </wps:txbx>
                        <wps:bodyPr rot="0" vert="horz" wrap="square" lIns="91440" tIns="45720" rIns="91440" bIns="45720" anchor="t" anchorCtr="0" upright="1">
                          <a:noAutofit/>
                        </wps:bodyPr>
                      </wps:wsp>
                      <wps:wsp>
                        <wps:cNvPr id="2307" name="Text Box 1979"/>
                        <wps:cNvSpPr txBox="1">
                          <a:spLocks noChangeArrowheads="1"/>
                        </wps:cNvSpPr>
                        <wps:spPr bwMode="auto">
                          <a:xfrm>
                            <a:off x="434405" y="1346931"/>
                            <a:ext cx="688407" cy="84851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B960FFD" w14:textId="77777777" w:rsidR="00D878EF" w:rsidRDefault="00D878EF" w:rsidP="002F2315">
                              <w:pPr>
                                <w:jc w:val="right"/>
                              </w:pPr>
                              <w:r>
                                <w:t>Primary Pump Speed</w:t>
                              </w:r>
                            </w:p>
                          </w:txbxContent>
                        </wps:txbx>
                        <wps:bodyPr rot="0" vert="horz" wrap="square" lIns="91440" tIns="45720" rIns="91440" bIns="45720" anchor="t" anchorCtr="0" upright="1">
                          <a:noAutofit/>
                        </wps:bodyPr>
                      </wps:wsp>
                      <wps:wsp>
                        <wps:cNvPr id="2308" name="Line 1981"/>
                        <wps:cNvCnPr>
                          <a:cxnSpLocks noChangeShapeType="1"/>
                        </wps:cNvCnPr>
                        <wps:spPr bwMode="auto">
                          <a:xfrm>
                            <a:off x="3600038" y="3458879"/>
                            <a:ext cx="588606"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309" name="Text Box 1982"/>
                        <wps:cNvSpPr txBox="1">
                          <a:spLocks noChangeArrowheads="1"/>
                        </wps:cNvSpPr>
                        <wps:spPr bwMode="auto">
                          <a:xfrm>
                            <a:off x="1067511" y="3117172"/>
                            <a:ext cx="530006" cy="28650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8C1B1CD" w14:textId="77777777" w:rsidR="00D878EF" w:rsidRDefault="00D878EF" w:rsidP="002F2315">
                              <w:r>
                                <w:t xml:space="preserve">0 </w:t>
                              </w:r>
                            </w:p>
                          </w:txbxContent>
                        </wps:txbx>
                        <wps:bodyPr rot="0" vert="horz" wrap="square" lIns="91440" tIns="45720" rIns="91440" bIns="45720" anchor="t" anchorCtr="0" upright="1">
                          <a:noAutofit/>
                        </wps:bodyPr>
                      </wps:wsp>
                      <wps:wsp>
                        <wps:cNvPr id="2310" name="Text Box 1983"/>
                        <wps:cNvSpPr txBox="1">
                          <a:spLocks noChangeArrowheads="1"/>
                        </wps:cNvSpPr>
                        <wps:spPr bwMode="auto">
                          <a:xfrm>
                            <a:off x="5226255" y="3124272"/>
                            <a:ext cx="530806" cy="28560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03D1308" w14:textId="77777777" w:rsidR="00D878EF" w:rsidRDefault="00D878EF" w:rsidP="002F2315">
                              <w:r>
                                <w:t xml:space="preserve">100% </w:t>
                              </w:r>
                            </w:p>
                          </w:txbxContent>
                        </wps:txbx>
                        <wps:bodyPr rot="0" vert="horz" wrap="square" lIns="91440" tIns="45720" rIns="91440" bIns="45720" anchor="t" anchorCtr="0" upright="1">
                          <a:noAutofit/>
                        </wps:bodyPr>
                      </wps:wsp>
                      <wps:wsp>
                        <wps:cNvPr id="2311" name="Text Box 1984"/>
                        <wps:cNvSpPr txBox="1">
                          <a:spLocks noChangeArrowheads="1"/>
                        </wps:cNvSpPr>
                        <wps:spPr bwMode="auto">
                          <a:xfrm>
                            <a:off x="3037832" y="3126272"/>
                            <a:ext cx="530806" cy="309907"/>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3A2F623" w14:textId="77777777" w:rsidR="00D878EF" w:rsidRDefault="00D878EF" w:rsidP="002F2315">
                              <w:r>
                                <w:t xml:space="preserve">50% </w:t>
                              </w:r>
                            </w:p>
                          </w:txbxContent>
                        </wps:txbx>
                        <wps:bodyPr rot="0" vert="horz" wrap="square" lIns="91440" tIns="45720" rIns="91440" bIns="45720" anchor="t" anchorCtr="0" upright="1">
                          <a:noAutofit/>
                        </wps:bodyPr>
                      </wps:wsp>
                      <wps:wsp>
                        <wps:cNvPr id="2312" name="Text Box 1980"/>
                        <wps:cNvSpPr txBox="1">
                          <a:spLocks noChangeArrowheads="1"/>
                        </wps:cNvSpPr>
                        <wps:spPr bwMode="auto">
                          <a:xfrm>
                            <a:off x="769708" y="3316276"/>
                            <a:ext cx="2712829" cy="29160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240D500" w14:textId="77777777" w:rsidR="00D878EF" w:rsidRDefault="00D878EF" w:rsidP="002F2315">
                              <w:pPr>
                                <w:jc w:val="right"/>
                              </w:pPr>
                              <w:r>
                                <w:t xml:space="preserve">Condensation Control Loop Output </w:t>
                              </w:r>
                            </w:p>
                          </w:txbxContent>
                        </wps:txbx>
                        <wps:bodyPr rot="0" vert="horz" wrap="square" lIns="91440" tIns="45720" rIns="91440" bIns="45720" anchor="t" anchorCtr="0" upright="1">
                          <a:noAutofit/>
                        </wps:bodyPr>
                      </wps:wsp>
                    </wpc:wpc>
                  </a:graphicData>
                </a:graphic>
              </wp:inline>
            </w:drawing>
          </mc:Choice>
          <mc:Fallback>
            <w:pict>
              <v:group w14:anchorId="04584CF7" id="Canvas 2313" o:spid="_x0000_s2107" editas="canvas" style="width:522.1pt;height:291.55pt;mso-position-horizontal-relative:char;mso-position-vertical-relative:line" coordsize="66306,370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">
                <v:shape id="_x0000_s2108" type="#_x0000_t75" style="position:absolute;width:66306;height:37026;visibility:visible;mso-wrap-style:square">
                  <v:fill o:detectmouseclick="t"/>
                  <v:path o:connecttype="none"/>
                </v:shape>
                <v:shape id="Text Box 1972" o:spid="_x0000_s2109" type="#_x0000_t202" style="position:absolute;left:55819;top:26600;width:5563;height:5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" stroked="f">
                  <v:textbox>
                    <w:txbxContent>
                      <w:p w14:paraId="5D11429C" w14:textId="77777777" w:rsidR="00D878EF" w:rsidRDefault="00D878EF" w:rsidP="002F2315">
                        <w:r>
                          <w:t xml:space="preserve">Min Speed </w:t>
                        </w:r>
                      </w:p>
                    </w:txbxContent>
                  </v:textbox>
                </v:shape>
                <v:shape id="Text Box 1977" o:spid="_x0000_s2110" type="#_x0000_t202" style="position:absolute;left:39323;top:9066;width:12939;height:5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" stroked="f">
                  <v:textbox>
                    <w:txbxContent>
                      <w:p w14:paraId="68823C5C" w14:textId="77777777" w:rsidR="00D878EF" w:rsidRDefault="00D878EF" w:rsidP="002F2315">
                        <w:pPr>
                          <w:jc w:val="right"/>
                        </w:pPr>
                        <w:r>
                          <w:t>MaxSecCondSpd</w:t>
                        </w:r>
                      </w:p>
                    </w:txbxContent>
                  </v:textbox>
                </v:shape>
                <v:line id="Line 1967" o:spid="_x0000_s2111" style="position:absolute;visibility:visible;mso-wrap-style:square" from="11600,3195" to="11600,310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"/>
                <v:line id="Line 1968" o:spid="_x0000_s2112" style="position:absolute;visibility:visible;mso-wrap-style:square" from="11658,31030" to="55688,310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"/>
                <v:line id="Line 1969" o:spid="_x0000_s2113" style="position:absolute;visibility:visible;mso-wrap-style:square" from="32591,3194" to="55597,308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" strokeweight=".5pt"/>
                <v:line id="Line 1970" o:spid="_x0000_s2114" style="position:absolute;flip:y;visibility:visible;mso-wrap-style:square" from="12021,3195" to="32591,310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">
                  <v:stroke dashstyle="dash"/>
                </v:line>
                <v:shape id="Text Box 1971" o:spid="_x0000_s2115" type="#_x0000_t202" style="position:absolute;left:55593;top:1882;width:5960;height:27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" stroked="f">
                  <v:textbox>
                    <w:txbxContent>
                      <w:p w14:paraId="643D8413" w14:textId="77777777" w:rsidR="00D878EF" w:rsidRDefault="00D878EF" w:rsidP="002F2315">
                        <w:r>
                          <w:t xml:space="preserve">100%  </w:t>
                        </w:r>
                      </w:p>
                    </w:txbxContent>
                  </v:textbox>
                </v:shape>
                <v:shape id="Text Box 1973" o:spid="_x0000_s2116" type="#_x0000_t202" style="position:absolute;left:5433;top:2425;width:5795;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" stroked="f">
                  <v:textbox>
                    <w:txbxContent>
                      <w:p w14:paraId="60E6C33A" w14:textId="77777777" w:rsidR="00D878EF" w:rsidRDefault="00D878EF" w:rsidP="002F2315">
                        <w:r>
                          <w:t xml:space="preserve">100% </w:t>
                        </w:r>
                      </w:p>
                    </w:txbxContent>
                  </v:textbox>
                </v:shape>
                <v:line id="Line 1974" o:spid="_x0000_s2117" style="position:absolute;flip:y;visibility:visible;mso-wrap-style:square" from="55688,2790" to="55688,310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"/>
                <v:shape id="Text Box 1975" o:spid="_x0000_s2118" type="#_x0000_t202" style="position:absolute;left:975;top:24851;width:10046;height:75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" stroked="f">
                  <v:textbox>
                    <w:txbxContent>
                      <w:p w14:paraId="158AEEF9" w14:textId="77777777" w:rsidR="00D878EF" w:rsidRDefault="00D878EF" w:rsidP="002F2315">
                        <w:pPr>
                          <w:jc w:val="right"/>
                        </w:pPr>
                        <w:r>
                          <w:t xml:space="preserve">B-MinPriPumpSpdStage </w:t>
                        </w:r>
                      </w:p>
                    </w:txbxContent>
                  </v:textbox>
                </v:shape>
                <v:shape id="Text Box 1976" o:spid="_x0000_s2119" type="#_x0000_t202" style="position:absolute;left:55859;top:12715;width:8614;height:83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" stroked="f">
                  <v:textbox>
                    <w:txbxContent>
                      <w:p w14:paraId="78DD3D5E" w14:textId="77777777" w:rsidR="00D878EF" w:rsidRDefault="00D878EF" w:rsidP="002F2315">
                        <w:r>
                          <w:t>Secondary Pump</w:t>
                        </w:r>
                      </w:p>
                      <w:p w14:paraId="5A884A70" w14:textId="77777777" w:rsidR="00D878EF" w:rsidRDefault="00D878EF" w:rsidP="002F2315">
                        <w:r>
                          <w:t>Speed</w:t>
                        </w:r>
                      </w:p>
                    </w:txbxContent>
                  </v:textbox>
                </v:shape>
                <v:shape id="Text Box 1978" o:spid="_x0000_s2120" type="#_x0000_t202" style="position:absolute;left:14212;top:9066;width:11999;height:26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" stroked="f">
                  <v:textbox>
                    <w:txbxContent>
                      <w:p w14:paraId="4871D43A" w14:textId="77777777" w:rsidR="00D878EF" w:rsidRDefault="00D878EF" w:rsidP="002F2315">
                        <w:r>
                          <w:t>MinPriCondSpd</w:t>
                        </w:r>
                      </w:p>
                    </w:txbxContent>
                  </v:textbox>
                </v:shape>
                <v:shape id="Text Box 1979" o:spid="_x0000_s2121" type="#_x0000_t202" style="position:absolute;left:4344;top:13469;width:6884;height:84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" stroked="f">
                  <v:textbox>
                    <w:txbxContent>
                      <w:p w14:paraId="3B960FFD" w14:textId="77777777" w:rsidR="00D878EF" w:rsidRDefault="00D878EF" w:rsidP="002F2315">
                        <w:pPr>
                          <w:jc w:val="right"/>
                        </w:pPr>
                        <w:r>
                          <w:t>Primary Pump Speed</w:t>
                        </w:r>
                      </w:p>
                    </w:txbxContent>
                  </v:textbox>
                </v:shape>
                <v:line id="Line 1981" o:spid="_x0000_s2122" style="position:absolute;visibility:visible;mso-wrap-style:square" from="36000,34588" to="41886,34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">
                  <v:stroke endarrow="block"/>
                </v:line>
                <v:shape id="Text Box 1982" o:spid="_x0000_s2123" type="#_x0000_t202" style="position:absolute;left:10675;top:31171;width:5300;height:2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" stroked="f">
                  <v:textbox>
                    <w:txbxContent>
                      <w:p w14:paraId="48C1B1CD" w14:textId="77777777" w:rsidR="00D878EF" w:rsidRDefault="00D878EF" w:rsidP="002F2315">
                        <w:r>
                          <w:t xml:space="preserve">0 </w:t>
                        </w:r>
                      </w:p>
                    </w:txbxContent>
                  </v:textbox>
                </v:shape>
                <v:shape id="Text Box 1983" o:spid="_x0000_s2124" type="#_x0000_t202" style="position:absolute;left:52262;top:31242;width:5308;height:28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" stroked="f">
                  <v:textbox>
                    <w:txbxContent>
                      <w:p w14:paraId="203D1308" w14:textId="77777777" w:rsidR="00D878EF" w:rsidRDefault="00D878EF" w:rsidP="002F2315">
                        <w:r>
                          <w:t xml:space="preserve">100% </w:t>
                        </w:r>
                      </w:p>
                    </w:txbxContent>
                  </v:textbox>
                </v:shape>
                <v:shape id="Text Box 1984" o:spid="_x0000_s2125" type="#_x0000_t202" style="position:absolute;left:30378;top:31262;width:5308;height:30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" stroked="f">
                  <v:fill opacity="0"/>
                  <v:textbox>
                    <w:txbxContent>
                      <w:p w14:paraId="13A2F623" w14:textId="77777777" w:rsidR="00D878EF" w:rsidRDefault="00D878EF" w:rsidP="002F2315">
                        <w:r>
                          <w:t xml:space="preserve">50% </w:t>
                        </w:r>
                      </w:p>
                    </w:txbxContent>
                  </v:textbox>
                </v:shape>
                <v:shape id="Text Box 1980" o:spid="_x0000_s2126" type="#_x0000_t202" style="position:absolute;left:7697;top:33162;width:27128;height:29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" stroked="f">
                  <v:textbox>
                    <w:txbxContent>
                      <w:p w14:paraId="6240D500" w14:textId="77777777" w:rsidR="00D878EF" w:rsidRDefault="00D878EF" w:rsidP="002F2315">
                        <w:pPr>
                          <w:jc w:val="right"/>
                        </w:pPr>
                        <w:r>
                          <w:t xml:space="preserve">Condensation Control Loop Output </w:t>
                        </w:r>
                      </w:p>
                    </w:txbxContent>
                  </v:textbox>
                </v:shape>
                <w10:anchorlock/>
              </v:group>
            </w:pict>
          </mc:Fallback>
        </mc:AlternateContent>
      </w:r>
    </w:p>
    <w:p w14:paraId="0811308F" w14:textId="77777777" w:rsidR="002F2315" w:rsidRPr="00EC3318" w:rsidRDefault="002F2315" w:rsidP="007C1423">
      <w:pPr>
        <w:pStyle w:val="Heading5"/>
      </w:pPr>
      <w:r w:rsidRPr="00EC3318">
        <w:t xml:space="preserve">From 0% to 50% loop output, reset an allowable minimum primary pump speed variable, </w:t>
      </w:r>
      <w:proofErr w:type="spellStart"/>
      <w:r w:rsidRPr="00EC3318">
        <w:t>MinPriCondSpd</w:t>
      </w:r>
      <w:proofErr w:type="spellEnd"/>
      <w:r w:rsidRPr="00EC3318">
        <w:t>, from B-</w:t>
      </w:r>
      <w:proofErr w:type="spellStart"/>
      <w:r w:rsidRPr="00EC3318">
        <w:t>MinPriPumpSpdStage</w:t>
      </w:r>
      <w:proofErr w:type="spellEnd"/>
      <w:r w:rsidRPr="00EC3318">
        <w:t xml:space="preserve"> to 100%. </w:t>
      </w:r>
    </w:p>
    <w:p w14:paraId="16809A45" w14:textId="77777777" w:rsidR="002F2315" w:rsidRPr="00EC3318" w:rsidRDefault="002F2315" w:rsidP="007C1423">
      <w:pPr>
        <w:pStyle w:val="Heading5"/>
      </w:pPr>
      <w:r w:rsidRPr="00EC3318">
        <w:t xml:space="preserve">From 50% to 100% loop output, reset an allowable maximum secondary pump speed variable, </w:t>
      </w:r>
      <w:proofErr w:type="spellStart"/>
      <w:r w:rsidRPr="00EC3318">
        <w:t>MaxSecCondSpd</w:t>
      </w:r>
      <w:proofErr w:type="spellEnd"/>
      <w:r w:rsidRPr="00EC3318">
        <w:t>, from 100% to minimum pump speed.</w:t>
      </w:r>
    </w:p>
    <w:p w14:paraId="5EAB0502" w14:textId="77777777" w:rsidR="002F2315" w:rsidRPr="00EC3318" w:rsidRDefault="002F2315" w:rsidP="0087618D">
      <w:pPr>
        <w:pStyle w:val="Heading4"/>
      </w:pPr>
      <w:r w:rsidRPr="00EC3318">
        <w:t xml:space="preserve">Condensation control loop shall be enabled whenever any non-condensing boiler is enabled. Loop shall be disabled, </w:t>
      </w:r>
      <w:proofErr w:type="spellStart"/>
      <w:r w:rsidRPr="00EC3318">
        <w:t>MinPriConSpd</w:t>
      </w:r>
      <w:proofErr w:type="spellEnd"/>
      <w:r w:rsidRPr="00EC3318">
        <w:t xml:space="preserve"> set to B-</w:t>
      </w:r>
      <w:proofErr w:type="spellStart"/>
      <w:r w:rsidRPr="00EC3318">
        <w:t>MinPriPumpSpd</w:t>
      </w:r>
      <w:proofErr w:type="spellEnd"/>
      <w:r w:rsidRPr="00EC3318">
        <w:t xml:space="preserve">, and </w:t>
      </w:r>
      <w:proofErr w:type="spellStart"/>
      <w:r w:rsidRPr="00EC3318">
        <w:t>MaxSecCondSpd</w:t>
      </w:r>
      <w:proofErr w:type="spellEnd"/>
      <w:r w:rsidRPr="00EC3318">
        <w:t xml:space="preserve"> set to 100%, otherwise.</w:t>
      </w:r>
    </w:p>
    <w:p w14:paraId="61EC038D" w14:textId="77777777" w:rsidR="002F2315" w:rsidRPr="00EC3318" w:rsidRDefault="002F2315" w:rsidP="002F2315">
      <w:pPr>
        <w:pStyle w:val="Infobox"/>
      </w:pPr>
      <w:r w:rsidRPr="00EC3318">
        <w:t>Where variable speed primary pumps are provided, they should be used first to provide condensation protection since increasing primary pump speed to increase boiler entering temperature does not starve loads like limiting secondary pump speed (or using thermostatic mixing valves for that matter) does. A slow PID loop is used for this purpose in the interest of minimizing control interaction with the secondary pump speed P-only limiting loop. The loop is biased to launch from 100% as a startup protection mechanism.</w:t>
      </w:r>
    </w:p>
    <w:p w14:paraId="365132A8" w14:textId="77777777" w:rsidR="002F2315" w:rsidRPr="00EC3318" w:rsidRDefault="002F2315" w:rsidP="0087618D">
      <w:pPr>
        <w:pStyle w:val="Heading4"/>
      </w:pPr>
      <w:r w:rsidRPr="00EC3318">
        <w:t>Refer to pump speed control logic for use of condensation control variables.</w:t>
      </w:r>
    </w:p>
    <w:p w14:paraId="6411293A" w14:textId="5258C463" w:rsidR="002F2315" w:rsidRPr="00EC3318" w:rsidRDefault="002F2315" w:rsidP="002F2315">
      <w:pPr>
        <w:pStyle w:val="Instrbox"/>
      </w:pPr>
      <w:bookmarkStart w:id="9342" w:name="_Ref526355132"/>
      <w:r w:rsidRPr="00EC3318">
        <w:t xml:space="preserve">Retain the following </w:t>
      </w:r>
      <w:r w:rsidR="00335D1A">
        <w:t>section</w:t>
      </w:r>
      <w:r w:rsidRPr="00EC3318">
        <w:t xml:space="preserve"> for Primary-secondary plants with constant speed primary pumps and constant speed secondary pumps. Delete otherwise.</w:t>
      </w:r>
    </w:p>
    <w:p w14:paraId="016779E1" w14:textId="56F9ADE1" w:rsidR="002F2315" w:rsidRPr="00EC3318" w:rsidRDefault="002F2315" w:rsidP="0087618D">
      <w:pPr>
        <w:pStyle w:val="Heading4"/>
      </w:pPr>
      <w:r w:rsidRPr="00EC3318">
        <w:t>A thermostatic mixing valve shall maintain boiler entering temperature above</w:t>
      </w:r>
      <w:del w:id="9343" w:author="Titus Ellison" w:date="2022-10-21T11:41:00Z">
        <w:r w:rsidRPr="00EC3318" w:rsidDel="00EC4B61">
          <w:delText xml:space="preserve"> </w:delText>
        </w:r>
      </w:del>
      <w:ins w:id="9344" w:author="Titus Ellison" w:date="2022-10-21T11:41:00Z">
        <w:r w:rsidR="00EC4B61">
          <w:t xml:space="preserve"> </w:t>
        </w:r>
        <w:r w:rsidR="00EC4B61" w:rsidRPr="00DF27AF">
          <w:rPr>
            <w:rStyle w:val="Toggle"/>
          </w:rPr>
          <w:t>[UNITS [57°C] [135°F]]</w:t>
        </w:r>
      </w:ins>
      <w:del w:id="9345" w:author="Titus Ellison" w:date="2022-10-21T11:41:00Z">
        <w:r w:rsidRPr="00EC3318" w:rsidDel="00EC4B61">
          <w:delText>135°F</w:delText>
        </w:r>
      </w:del>
      <w:r w:rsidRPr="00EC3318">
        <w:t>.</w:t>
      </w:r>
    </w:p>
    <w:p w14:paraId="79BB5E1D" w14:textId="3FDB4316" w:rsidR="002F2315" w:rsidRPr="00EC3318" w:rsidRDefault="002F2315" w:rsidP="002F2315">
      <w:pPr>
        <w:pStyle w:val="Instrbox"/>
      </w:pPr>
      <w:r w:rsidRPr="00EC3318">
        <w:t xml:space="preserve">Where multiple primary loops with differing configurations exist, </w:t>
      </w:r>
      <w:proofErr w:type="gramStart"/>
      <w:r w:rsidRPr="00EC3318">
        <w:t>e.g.</w:t>
      </w:r>
      <w:proofErr w:type="gramEnd"/>
      <w:r w:rsidRPr="00EC3318">
        <w:t xml:space="preserve"> in a hybrid plant, create a unique copy of </w:t>
      </w:r>
      <w:r w:rsidR="004A52F1">
        <w:t xml:space="preserve">Section </w:t>
      </w:r>
      <w:r w:rsidRPr="00EC3318">
        <w:fldChar w:fldCharType="begin"/>
      </w:r>
      <w:r w:rsidRPr="00EC3318">
        <w:instrText xml:space="preserve"> REF _Ref2419494 \w \h  \* MERGEFORMAT </w:instrText>
      </w:r>
      <w:r w:rsidRPr="00EC3318">
        <w:fldChar w:fldCharType="separate"/>
      </w:r>
      <w:r w:rsidR="0037258A">
        <w:t>5.21.6</w:t>
      </w:r>
      <w:r w:rsidRPr="00EC3318">
        <w:fldChar w:fldCharType="end"/>
      </w:r>
      <w:r w:rsidRPr="00EC3318">
        <w:t xml:space="preserve"> for each.</w:t>
      </w:r>
    </w:p>
    <w:p w14:paraId="24167347" w14:textId="77777777" w:rsidR="002F2315" w:rsidRPr="00EC3318" w:rsidRDefault="002F2315" w:rsidP="0087618D">
      <w:pPr>
        <w:pStyle w:val="Heading3"/>
      </w:pPr>
      <w:bookmarkStart w:id="9346" w:name="_Ref2419494"/>
      <w:r w:rsidRPr="00EC3318">
        <w:lastRenderedPageBreak/>
        <w:t>Primary Hot Water Pumps</w:t>
      </w:r>
      <w:bookmarkEnd w:id="9342"/>
      <w:bookmarkEnd w:id="9346"/>
    </w:p>
    <w:p w14:paraId="0C5129A9" w14:textId="3272FE54" w:rsidR="002F2315" w:rsidRPr="00EC3318" w:rsidRDefault="002F2315" w:rsidP="002F2315">
      <w:pPr>
        <w:pStyle w:val="Instrbox"/>
      </w:pPr>
      <w:r w:rsidRPr="00EC3318">
        <w:t xml:space="preserve">Retain the following two </w:t>
      </w:r>
      <w:r w:rsidR="00335D1A">
        <w:t>section</w:t>
      </w:r>
      <w:r w:rsidRPr="00EC3318">
        <w:t>s for plants with headered primary hot water pumps. Delete otherwise.</w:t>
      </w:r>
    </w:p>
    <w:p w14:paraId="20B7FB15" w14:textId="1C4C11D6" w:rsidR="002F2315" w:rsidRPr="00EC3318" w:rsidRDefault="002F2315" w:rsidP="0087618D">
      <w:pPr>
        <w:pStyle w:val="Heading4"/>
      </w:pPr>
      <w:r w:rsidRPr="00EC3318">
        <w:t xml:space="preserve">Primary hot water pumps shall be lead/lag controlled per </w:t>
      </w:r>
      <w:r>
        <w:t>Section</w:t>
      </w:r>
      <w:r w:rsidRPr="0002714F">
        <w:t xml:space="preserve"> </w:t>
      </w:r>
      <w:r w:rsidRPr="00FA7ACF">
        <w:rPr>
          <w:highlight w:val="yellow"/>
        </w:rPr>
        <w:fldChar w:fldCharType="begin"/>
      </w:r>
      <w:r w:rsidRPr="00FA7ACF">
        <w:instrText xml:space="preserve"> REF _Ref508115757 \w \h </w:instrText>
      </w:r>
      <w:r w:rsidRPr="00FA7ACF">
        <w:rPr>
          <w:highlight w:val="yellow"/>
        </w:rPr>
        <w:instrText xml:space="preserve"> \* MERGEFORMAT </w:instrText>
      </w:r>
      <w:r w:rsidRPr="00FA7ACF">
        <w:rPr>
          <w:highlight w:val="yellow"/>
        </w:rPr>
      </w:r>
      <w:r w:rsidRPr="00FA7ACF">
        <w:rPr>
          <w:highlight w:val="yellow"/>
        </w:rPr>
        <w:fldChar w:fldCharType="separate"/>
      </w:r>
      <w:r w:rsidR="0037258A">
        <w:t>5.1.15.3</w:t>
      </w:r>
      <w:r w:rsidRPr="00FA7ACF">
        <w:rPr>
          <w:highlight w:val="yellow"/>
        </w:rPr>
        <w:fldChar w:fldCharType="end"/>
      </w:r>
      <w:r w:rsidRPr="00EC3318">
        <w:t>.</w:t>
      </w:r>
    </w:p>
    <w:p w14:paraId="4D28216E" w14:textId="77777777" w:rsidR="002F2315" w:rsidRPr="00EC3318" w:rsidRDefault="002F2315" w:rsidP="005274F2">
      <w:pPr>
        <w:pStyle w:val="Heading4"/>
        <w:keepNext/>
        <w:widowControl/>
        <w:ind w:left="1354" w:hanging="1066"/>
      </w:pPr>
      <w:r w:rsidRPr="00EC3318">
        <w:t>Enable lead primary hot water pump when any boiler isolation valve is commanded open. Disable the lead hot water pump when all boiler isolation valves are commanded closed.</w:t>
      </w:r>
    </w:p>
    <w:p w14:paraId="179759C5" w14:textId="0093B9BB" w:rsidR="002F2315" w:rsidRPr="00EC3318" w:rsidRDefault="002F2315" w:rsidP="002F2315">
      <w:pPr>
        <w:pStyle w:val="Instrbox"/>
      </w:pPr>
      <w:r w:rsidRPr="00EC3318">
        <w:t xml:space="preserve">Retain the following </w:t>
      </w:r>
      <w:r w:rsidR="00335D1A">
        <w:t>section</w:t>
      </w:r>
      <w:r w:rsidRPr="00EC3318">
        <w:t xml:space="preserve"> for plants with dedicated primary hot water pumps. Delete otherwise.</w:t>
      </w:r>
    </w:p>
    <w:p w14:paraId="245BA81F" w14:textId="77777777" w:rsidR="002F2315" w:rsidRPr="00EC3318" w:rsidRDefault="002F2315" w:rsidP="0087618D">
      <w:pPr>
        <w:pStyle w:val="Heading4"/>
      </w:pPr>
      <w:r w:rsidRPr="00EC3318">
        <w:t xml:space="preserve">Enable lead primary hot water pump when plant is enabled. Disable the lead primary hot water pump when the lead boiler is </w:t>
      </w:r>
      <w:proofErr w:type="gramStart"/>
      <w:r w:rsidRPr="00EC3318">
        <w:t>disabled</w:t>
      </w:r>
      <w:proofErr w:type="gramEnd"/>
      <w:r w:rsidRPr="00EC3318">
        <w:t xml:space="preserve"> and the lead boiler has been proven off for 3 minutes.</w:t>
      </w:r>
    </w:p>
    <w:p w14:paraId="6B4D60A9" w14:textId="3E48ECE9" w:rsidR="002F2315" w:rsidRPr="00EC3318" w:rsidRDefault="002F2315" w:rsidP="002F2315">
      <w:pPr>
        <w:pStyle w:val="Instrbox"/>
      </w:pPr>
      <w:r w:rsidRPr="00EC3318">
        <w:t xml:space="preserve">Retain the following </w:t>
      </w:r>
      <w:r w:rsidR="00335D1A">
        <w:t>section</w:t>
      </w:r>
      <w:r w:rsidRPr="00EC3318">
        <w:t xml:space="preserve"> for primary-only plants with headered variable speed pumps using differential pressure pump speed control. Delete otherwise.</w:t>
      </w:r>
    </w:p>
    <w:p w14:paraId="12822477" w14:textId="77777777" w:rsidR="002F2315" w:rsidRPr="00EC3318" w:rsidRDefault="002F2315" w:rsidP="0087618D">
      <w:pPr>
        <w:pStyle w:val="Heading4"/>
      </w:pPr>
      <w:bookmarkStart w:id="9347" w:name="_Hlk524722749"/>
      <w:r w:rsidRPr="00EC3318">
        <w:t xml:space="preserve">HW pumps shall be staged as a function of the ratio of current hot water flow, </w:t>
      </w:r>
      <w:r w:rsidRPr="00EC3318">
        <w:rPr>
          <w:i/>
        </w:rPr>
        <w:t>FLOW</w:t>
      </w:r>
      <w:r w:rsidRPr="00EC3318">
        <w:rPr>
          <w:i/>
          <w:vertAlign w:val="subscript"/>
        </w:rPr>
        <w:t>P</w:t>
      </w:r>
      <w:r w:rsidRPr="00EC3318">
        <w:t xml:space="preserve">, to design flow, </w:t>
      </w:r>
      <w:proofErr w:type="spellStart"/>
      <w:r w:rsidRPr="00EC3318">
        <w:t>PHWF</w:t>
      </w:r>
      <w:r w:rsidRPr="00EC3318">
        <w:rPr>
          <w:vertAlign w:val="subscript"/>
        </w:rPr>
        <w:t>design</w:t>
      </w:r>
      <w:proofErr w:type="spellEnd"/>
      <w:r w:rsidRPr="00EC3318">
        <w:t>, and the number of pumps, N-PHWP, that operate at design conditions. Pumps are assumed to be equally sized.</w:t>
      </w:r>
    </w:p>
    <w:p w14:paraId="25BDA074" w14:textId="77777777" w:rsidR="002F2315" w:rsidRPr="00EC3318" w:rsidRDefault="002F2315" w:rsidP="002F2315">
      <w:pPr>
        <w:spacing w:after="120"/>
      </w:pPr>
      <m:oMathPara>
        <m:oMath>
          <m:r>
            <m:rPr>
              <m:sty m:val="p"/>
            </m:rPr>
            <w:rPr>
              <w:rFonts w:ascii="Cambria Math" w:hAnsi="Cambria Math"/>
            </w:rPr>
            <m:t>HWFR=</m:t>
          </m:r>
          <m:f>
            <m:fPr>
              <m:ctrlPr>
                <w:rPr>
                  <w:rFonts w:ascii="Cambria Math" w:hAnsi="Cambria Math"/>
                  <w:sz w:val="24"/>
                </w:rPr>
              </m:ctrlPr>
            </m:fPr>
            <m:num>
              <m:sSub>
                <m:sSubPr>
                  <m:ctrlPr>
                    <w:rPr>
                      <w:rFonts w:ascii="Cambria Math" w:hAnsi="Cambria Math"/>
                      <w:i/>
                      <w:sz w:val="24"/>
                    </w:rPr>
                  </m:ctrlPr>
                </m:sSubPr>
                <m:e>
                  <m:r>
                    <w:rPr>
                      <w:rFonts w:ascii="Cambria Math" w:hAnsi="Cambria Math"/>
                    </w:rPr>
                    <m:t>FLOW</m:t>
                  </m:r>
                </m:e>
                <m:sub>
                  <m:r>
                    <w:rPr>
                      <w:rFonts w:ascii="Cambria Math" w:hAnsi="Cambria Math"/>
                    </w:rPr>
                    <m:t>P</m:t>
                  </m:r>
                </m:sub>
              </m:sSub>
            </m:num>
            <m:den>
              <m:sSub>
                <m:sSubPr>
                  <m:ctrlPr>
                    <w:rPr>
                      <w:rFonts w:ascii="Cambria Math" w:hAnsi="Cambria Math"/>
                      <w:i/>
                      <w:sz w:val="24"/>
                    </w:rPr>
                  </m:ctrlPr>
                </m:sSubPr>
                <m:e>
                  <m:r>
                    <w:rPr>
                      <w:rFonts w:ascii="Cambria Math" w:hAnsi="Cambria Math"/>
                    </w:rPr>
                    <m:t>PHWF</m:t>
                  </m:r>
                </m:e>
                <m:sub>
                  <m:r>
                    <w:rPr>
                      <w:rFonts w:ascii="Cambria Math" w:hAnsi="Cambria Math"/>
                    </w:rPr>
                    <m:t>design</m:t>
                  </m:r>
                </m:sub>
              </m:sSub>
            </m:den>
          </m:f>
        </m:oMath>
      </m:oMathPara>
    </w:p>
    <w:p w14:paraId="76C156F5" w14:textId="77777777" w:rsidR="002F2315" w:rsidRPr="00EC3318" w:rsidRDefault="002F2315" w:rsidP="002F2315">
      <w:pPr>
        <w:pStyle w:val="Infobox"/>
      </w:pPr>
      <w:r w:rsidRPr="00EC3318">
        <w:t>Flow is used, as opposed to speed, to keep the hot water pumps operating near their best efficiency point. Staging at slightly less than design flowrate for operating pumps yields good results for most applications (note that when fewer than design pumps are enabled, pumps will be able to produce greater than design flow since they will be operating further out their pump curves). If desired, the stage down flow point can be offset slightly below the stage up point to prevent cycling between pump stages in applications with highly variable loads.</w:t>
      </w:r>
    </w:p>
    <w:p w14:paraId="7231E684" w14:textId="77777777" w:rsidR="002F2315" w:rsidRPr="00EC3318" w:rsidRDefault="002F2315" w:rsidP="007C1423">
      <w:pPr>
        <w:pStyle w:val="Heading5"/>
      </w:pPr>
      <w:r w:rsidRPr="00EC3318">
        <w:t>Start the next lag pump whenever the following is true for 10 minutes:</w:t>
      </w:r>
    </w:p>
    <w:p w14:paraId="7F655D58" w14:textId="77777777" w:rsidR="002F2315" w:rsidRPr="00EC3318" w:rsidRDefault="002F2315" w:rsidP="002F2315">
      <m:oMathPara>
        <m:oMathParaPr>
          <m:jc m:val="center"/>
        </m:oMathParaPr>
        <m:oMath>
          <m:r>
            <m:rPr>
              <m:sty m:val="p"/>
            </m:rPr>
            <w:rPr>
              <w:rFonts w:ascii="Cambria Math" w:hAnsi="Cambria Math"/>
            </w:rPr>
            <m:t xml:space="preserve">HWFR&gt; </m:t>
          </m:r>
          <m:f>
            <m:fPr>
              <m:ctrlPr>
                <w:rPr>
                  <w:rFonts w:ascii="Cambria Math" w:hAnsi="Cambria Math"/>
                  <w:sz w:val="24"/>
                </w:rPr>
              </m:ctrlPr>
            </m:fPr>
            <m:num>
              <m:r>
                <w:rPr>
                  <w:rFonts w:ascii="Cambria Math" w:hAnsi="Cambria Math"/>
                </w:rPr>
                <m:t>Number of Operating Pumps</m:t>
              </m:r>
            </m:num>
            <m:den>
              <m:r>
                <w:rPr>
                  <w:rFonts w:ascii="Cambria Math" w:hAnsi="Cambria Math"/>
                </w:rPr>
                <m:t>N</m:t>
              </m:r>
            </m:den>
          </m:f>
          <m:r>
            <w:rPr>
              <w:rFonts w:ascii="Cambria Math" w:hAnsi="Cambria Math"/>
            </w:rPr>
            <m:t>-.03</m:t>
          </m:r>
        </m:oMath>
      </m:oMathPara>
    </w:p>
    <w:p w14:paraId="6EBB01DC" w14:textId="77777777" w:rsidR="002F2315" w:rsidRPr="00EC3318" w:rsidRDefault="002F2315" w:rsidP="007C1423">
      <w:pPr>
        <w:pStyle w:val="Heading5"/>
      </w:pPr>
      <w:r w:rsidRPr="00EC3318">
        <w:t>Shut off the last lag pump whenever the following is true for 10 minutes:</w:t>
      </w:r>
    </w:p>
    <w:p w14:paraId="17434FBB" w14:textId="77777777" w:rsidR="002F2315" w:rsidRPr="00EC3318" w:rsidRDefault="002F2315" w:rsidP="002F2315">
      <m:oMathPara>
        <m:oMathParaPr>
          <m:jc m:val="center"/>
        </m:oMathParaPr>
        <m:oMath>
          <m:r>
            <m:rPr>
              <m:sty m:val="p"/>
            </m:rPr>
            <w:rPr>
              <w:rFonts w:ascii="Cambria Math" w:hAnsi="Cambria Math"/>
            </w:rPr>
            <m:t xml:space="preserve">HWFR&lt; </m:t>
          </m:r>
          <m:f>
            <m:fPr>
              <m:ctrlPr>
                <w:rPr>
                  <w:rFonts w:ascii="Cambria Math" w:hAnsi="Cambria Math"/>
                  <w:sz w:val="24"/>
                </w:rPr>
              </m:ctrlPr>
            </m:fPr>
            <m:num>
              <m:r>
                <w:rPr>
                  <w:rFonts w:ascii="Cambria Math" w:hAnsi="Cambria Math"/>
                </w:rPr>
                <m:t>Number of Operating Pumps-1</m:t>
              </m:r>
            </m:num>
            <m:den>
              <m:r>
                <w:rPr>
                  <w:rFonts w:ascii="Cambria Math" w:hAnsi="Cambria Math"/>
                </w:rPr>
                <m:t>N</m:t>
              </m:r>
            </m:den>
          </m:f>
          <m:r>
            <w:rPr>
              <w:rFonts w:ascii="Cambria Math" w:hAnsi="Cambria Math"/>
            </w:rPr>
            <m:t>-.03</m:t>
          </m:r>
        </m:oMath>
      </m:oMathPara>
    </w:p>
    <w:bookmarkEnd w:id="9347"/>
    <w:p w14:paraId="0C5687B0" w14:textId="0EB58668" w:rsidR="002F2315" w:rsidRPr="00EC3318" w:rsidRDefault="002F2315" w:rsidP="002F2315">
      <w:pPr>
        <w:pStyle w:val="Instrbox"/>
      </w:pPr>
      <w:r w:rsidRPr="00EC3318">
        <w:t xml:space="preserve">Retain the following two </w:t>
      </w:r>
      <w:r w:rsidR="00335D1A">
        <w:t>section</w:t>
      </w:r>
      <w:r w:rsidRPr="00EC3318">
        <w:t>s for Primary-only plants with variable speed primary pumps where the control DP sensor(s) is hardwired to the plant controller. Delete otherwise.</w:t>
      </w:r>
    </w:p>
    <w:p w14:paraId="6EA01ABD" w14:textId="172D185C" w:rsidR="002F2315" w:rsidRPr="00EC3318" w:rsidRDefault="002F2315" w:rsidP="002F2315">
      <w:pPr>
        <w:pStyle w:val="Infobox"/>
      </w:pPr>
      <w:r w:rsidRPr="00EC3318">
        <w:t xml:space="preserve">Note: VFDs are not required on HW pumps by </w:t>
      </w:r>
      <w:commentRangeStart w:id="9348"/>
      <w:r w:rsidRPr="00EC3318">
        <w:t>Title 24 and only required on large HW pumps used in fossil fuel boiler plants by Standard 90.1</w:t>
      </w:r>
      <w:commentRangeEnd w:id="9348"/>
      <w:r w:rsidR="00657EC9">
        <w:rPr>
          <w:rStyle w:val="CommentReference"/>
          <w:rFonts w:cstheme="minorBidi"/>
          <w:i w:val="0"/>
          <w:iCs w:val="0"/>
          <w:color w:val="auto"/>
        </w:rPr>
        <w:commentReference w:id="9348"/>
      </w:r>
      <w:r w:rsidRPr="00EC3318">
        <w:t xml:space="preserve">. These provisions exist because pump energy is converted to heat through friction losses at the pump and in pipe, coils, valves; reductions in HW pump energy are made up by the boilers. Energy costs are reduced because fossil fuel costs less per </w:t>
      </w:r>
      <w:ins w:id="9349" w:author="Titus Ellison" w:date="2022-10-21T11:42:00Z">
        <w:r w:rsidR="003C77B3" w:rsidRPr="003C77B3">
          <w:rPr>
            <w:rStyle w:val="Toggle"/>
            <w:rPrChange w:id="9350" w:author="Titus Ellison" w:date="2022-10-21T11:43:00Z">
              <w:rPr/>
            </w:rPrChange>
          </w:rPr>
          <w:t>[U</w:t>
        </w:r>
      </w:ins>
      <w:ins w:id="9351" w:author="Titus Ellison" w:date="2022-10-21T11:43:00Z">
        <w:r w:rsidR="003C77B3" w:rsidRPr="003C77B3">
          <w:rPr>
            <w:rStyle w:val="Toggle"/>
            <w:rPrChange w:id="9352" w:author="Titus Ellison" w:date="2022-10-21T11:43:00Z">
              <w:rPr/>
            </w:rPrChange>
          </w:rPr>
          <w:t>NITS [kW] [</w:t>
        </w:r>
      </w:ins>
      <w:r w:rsidRPr="003C77B3">
        <w:rPr>
          <w:rStyle w:val="Toggle"/>
          <w:rPrChange w:id="9353" w:author="Titus Ellison" w:date="2022-10-21T11:43:00Z">
            <w:rPr/>
          </w:rPrChange>
        </w:rPr>
        <w:t>BTU</w:t>
      </w:r>
      <w:ins w:id="9354" w:author="Titus Ellison" w:date="2022-10-21T11:43:00Z">
        <w:r w:rsidR="003C77B3" w:rsidRPr="003C77B3">
          <w:rPr>
            <w:rStyle w:val="Toggle"/>
            <w:rPrChange w:id="9355" w:author="Titus Ellison" w:date="2022-10-21T11:43:00Z">
              <w:rPr/>
            </w:rPrChange>
          </w:rPr>
          <w:t>]]</w:t>
        </w:r>
      </w:ins>
      <w:r w:rsidRPr="00EC3318">
        <w:t xml:space="preserve"> than electricity, but savings are minor. However, constant speed pumps are not recommended on pumps with design head greater than about </w:t>
      </w:r>
      <w:ins w:id="9356" w:author="Titus Ellison" w:date="2022-10-21T11:42:00Z">
        <w:r w:rsidR="00265BEA" w:rsidRPr="003C77B3">
          <w:rPr>
            <w:rStyle w:val="Toggle"/>
            <w:rPrChange w:id="9357" w:author="Titus Ellison" w:date="2022-10-21T11:42:00Z">
              <w:rPr/>
            </w:rPrChange>
          </w:rPr>
          <w:t>[UNITS [</w:t>
        </w:r>
        <w:r w:rsidR="003C77B3" w:rsidRPr="003C77B3">
          <w:rPr>
            <w:rStyle w:val="Toggle"/>
            <w:rPrChange w:id="9358" w:author="Titus Ellison" w:date="2022-10-21T11:42:00Z">
              <w:rPr/>
            </w:rPrChange>
          </w:rPr>
          <w:t>15.2 m] [</w:t>
        </w:r>
      </w:ins>
      <w:r w:rsidRPr="003C77B3">
        <w:rPr>
          <w:rStyle w:val="Toggle"/>
          <w:rPrChange w:id="9359" w:author="Titus Ellison" w:date="2022-10-21T11:42:00Z">
            <w:rPr/>
          </w:rPrChange>
        </w:rPr>
        <w:t>50 feet</w:t>
      </w:r>
      <w:ins w:id="9360" w:author="Titus Ellison" w:date="2022-10-21T11:42:00Z">
        <w:r w:rsidR="003C77B3" w:rsidRPr="003C77B3">
          <w:rPr>
            <w:rStyle w:val="Toggle"/>
            <w:rPrChange w:id="9361" w:author="Titus Ellison" w:date="2022-10-21T11:42:00Z">
              <w:rPr/>
            </w:rPrChange>
          </w:rPr>
          <w:t>]]</w:t>
        </w:r>
      </w:ins>
      <w:r w:rsidRPr="00EC3318">
        <w:t xml:space="preserve"> due to increased noise from control valves, reduced controllability, and increased valve and pump wear.</w:t>
      </w:r>
    </w:p>
    <w:p w14:paraId="0F2EC085" w14:textId="77777777" w:rsidR="002F2315" w:rsidRPr="00EC3318" w:rsidRDefault="002F2315" w:rsidP="0087618D">
      <w:pPr>
        <w:pStyle w:val="Heading4"/>
      </w:pPr>
      <w:bookmarkStart w:id="9362" w:name="_Hlk524722922"/>
      <w:r w:rsidRPr="00EC3318">
        <w:t>When any pump is proven on, pump speed shall be controlled by a reverse acting PID loop maintaining differential pressure at HW-</w:t>
      </w:r>
      <w:proofErr w:type="spellStart"/>
      <w:r w:rsidRPr="00EC3318">
        <w:t>DPmax</w:t>
      </w:r>
      <w:proofErr w:type="spellEnd"/>
      <w:r w:rsidRPr="00EC3318">
        <w:t>. All pumps receive the same speed signal. PID loop output shall be mapped from minimum pump speed at 0% to maximum pump speed at 100%.</w:t>
      </w:r>
      <w:bookmarkEnd w:id="9362"/>
    </w:p>
    <w:p w14:paraId="0F9C6B89" w14:textId="77777777" w:rsidR="002F2315" w:rsidRPr="00EC3318" w:rsidRDefault="002F2315" w:rsidP="0087618D">
      <w:pPr>
        <w:pStyle w:val="Heading4"/>
      </w:pPr>
      <w:r w:rsidRPr="00EC3318">
        <w:t>Where multiple DP sensors exist, a PID loop shall run for each sensor. HW pumps shall be controlled to the high signal output of all DP sensor loops.</w:t>
      </w:r>
    </w:p>
    <w:p w14:paraId="7ED6299A" w14:textId="77777777" w:rsidR="002F2315" w:rsidRPr="00EC3318" w:rsidRDefault="002F2315" w:rsidP="002F2315">
      <w:pPr>
        <w:pStyle w:val="Infobox"/>
      </w:pPr>
      <w:r w:rsidRPr="00EC3318">
        <w:t>HW pump DP setpoint is not reset by valve position because valve position is already used to reset HWST, which saves much more energy than DP reset. As noted above, pump energy is ultimately turned into heat so reductions in HW pump energy are made up by the boilers.</w:t>
      </w:r>
    </w:p>
    <w:p w14:paraId="7906FA0B" w14:textId="64F207F7" w:rsidR="002F2315" w:rsidRPr="00EC3318" w:rsidRDefault="002F2315" w:rsidP="002F2315">
      <w:pPr>
        <w:pStyle w:val="Instrbox"/>
      </w:pPr>
      <w:r w:rsidRPr="00EC3318">
        <w:lastRenderedPageBreak/>
        <w:t xml:space="preserve">Retain the following three </w:t>
      </w:r>
      <w:r w:rsidR="00335D1A">
        <w:t>section</w:t>
      </w:r>
      <w:r w:rsidRPr="00EC3318">
        <w:t>s for primary-only plants with variable speed primary pumps where the remote DP sensor(s) is not hardwired to the plant controller, but a local DP sensor is hardwired to the plant controller. Delete otherwise.</w:t>
      </w:r>
    </w:p>
    <w:p w14:paraId="1BB37701" w14:textId="0F337EF3" w:rsidR="002F2315" w:rsidRPr="00EC3318" w:rsidRDefault="002F2315" w:rsidP="0087618D">
      <w:pPr>
        <w:pStyle w:val="Heading4"/>
      </w:pPr>
      <w:r w:rsidRPr="00EC3318">
        <w:t>Remote loop DP shall be maintained at a setpoint of HW-</w:t>
      </w:r>
      <w:proofErr w:type="spellStart"/>
      <w:r w:rsidRPr="00EC3318">
        <w:t>DPmax</w:t>
      </w:r>
      <w:proofErr w:type="spellEnd"/>
      <w:r w:rsidRPr="00EC3318">
        <w:t>. HW-</w:t>
      </w:r>
      <w:proofErr w:type="spellStart"/>
      <w:r w:rsidRPr="00EC3318">
        <w:t>DPmax</w:t>
      </w:r>
      <w:proofErr w:type="spellEnd"/>
      <w:r w:rsidRPr="00EC3318">
        <w:t xml:space="preserve"> shall be maintained by a reverse acting PID loop running in the controller to which the remote sensor is wired; the loop output shall be a DP setpoint for the local primary loop DP sensor hardwired to the plant controller. Reset local DP from </w:t>
      </w:r>
      <w:ins w:id="9363" w:author="Titus Ellison" w:date="2022-10-21T11:43:00Z">
        <w:r w:rsidR="007C62C9" w:rsidRPr="007C62C9">
          <w:rPr>
            <w:rStyle w:val="Toggle"/>
            <w:rPrChange w:id="9364" w:author="Titus Ellison" w:date="2022-10-21T11:44:00Z">
              <w:rPr/>
            </w:rPrChange>
          </w:rPr>
          <w:t>[UNITS [</w:t>
        </w:r>
      </w:ins>
      <w:ins w:id="9365" w:author="Titus Ellison" w:date="2022-10-21T11:44:00Z">
        <w:r w:rsidR="007C62C9" w:rsidRPr="007C62C9">
          <w:rPr>
            <w:rStyle w:val="Toggle"/>
            <w:rPrChange w:id="9366" w:author="Titus Ellison" w:date="2022-10-21T11:44:00Z">
              <w:rPr/>
            </w:rPrChange>
          </w:rPr>
          <w:t>34.5 kPa] [</w:t>
        </w:r>
      </w:ins>
      <w:r w:rsidRPr="007C62C9">
        <w:rPr>
          <w:rStyle w:val="Toggle"/>
          <w:rPrChange w:id="9367" w:author="Titus Ellison" w:date="2022-10-21T11:44:00Z">
            <w:rPr/>
          </w:rPrChange>
        </w:rPr>
        <w:t>5 psi</w:t>
      </w:r>
      <w:ins w:id="9368" w:author="Titus Ellison" w:date="2022-10-21T11:44:00Z">
        <w:r w:rsidR="007C62C9" w:rsidRPr="007C62C9">
          <w:rPr>
            <w:rStyle w:val="Toggle"/>
            <w:rPrChange w:id="9369" w:author="Titus Ellison" w:date="2022-10-21T11:44:00Z">
              <w:rPr/>
            </w:rPrChange>
          </w:rPr>
          <w:t>]]</w:t>
        </w:r>
      </w:ins>
      <w:r w:rsidRPr="00EC3318">
        <w:t xml:space="preserve"> at 0% loop output to </w:t>
      </w:r>
      <w:proofErr w:type="spellStart"/>
      <w:r w:rsidRPr="00EC3318">
        <w:t>LocalHW-DPmax</w:t>
      </w:r>
      <w:proofErr w:type="spellEnd"/>
      <w:r w:rsidRPr="00EC3318">
        <w:t xml:space="preserve"> at 100% loop output.</w:t>
      </w:r>
    </w:p>
    <w:p w14:paraId="4EE91058" w14:textId="77777777" w:rsidR="002F2315" w:rsidRPr="00EC3318" w:rsidRDefault="002F2315" w:rsidP="0087618D">
      <w:pPr>
        <w:pStyle w:val="Heading4"/>
      </w:pPr>
      <w:r w:rsidRPr="00EC3318">
        <w:t>When any pump is proven on, pump speed will be controlled by a reverse acting PID loop maintaining the local primary DP signal at the DP setpoint output from the remote sensor control loop. All pumps receive the same speed signal. PID loop output shall be mapped from minimum pump speed at 0% to maximum pump speed at 100%.</w:t>
      </w:r>
    </w:p>
    <w:p w14:paraId="5E24D589" w14:textId="77777777" w:rsidR="002F2315" w:rsidRPr="00EC3318" w:rsidRDefault="002F2315" w:rsidP="0087618D">
      <w:pPr>
        <w:pStyle w:val="Heading4"/>
      </w:pPr>
      <w:r w:rsidRPr="00EC3318">
        <w:t>Where multiple remote DP sensors exist, a PID loop shall run for each sensor. The DP setpoint for the local DP sensor shall be the highest DP setpoint output from each of the remote loops.</w:t>
      </w:r>
    </w:p>
    <w:p w14:paraId="4620D33E" w14:textId="77777777" w:rsidR="002F2315" w:rsidRPr="00EC3318" w:rsidRDefault="002F2315" w:rsidP="002F2315">
      <w:pPr>
        <w:pStyle w:val="Infobox"/>
      </w:pPr>
      <w:r w:rsidRPr="00EC3318">
        <w:t>The above situation arises in very large buildings where it may be impractical to homerun the remote DP sensor all the way back to the CHW plant.</w:t>
      </w:r>
    </w:p>
    <w:p w14:paraId="74AE5915" w14:textId="77777777" w:rsidR="002F2315" w:rsidRPr="00EC3318" w:rsidRDefault="002F2315" w:rsidP="002F2315">
      <w:pPr>
        <w:pStyle w:val="Infobox"/>
      </w:pPr>
      <w:r w:rsidRPr="00EC3318">
        <w:t>The above cascading control logic prevents pump speed instability issues that would otherwise be caused by running the pump speed control loop over the BAS network. It also provides some fault tolerance should the network fail—instead of the loop either winding all the way up or all the way down, DP is controlled to the last known setpoint sent from the remote controller until network communication is restored.</w:t>
      </w:r>
    </w:p>
    <w:p w14:paraId="5F9C75BC" w14:textId="342873CF" w:rsidR="002F2315" w:rsidRPr="00EC3318" w:rsidRDefault="002F2315" w:rsidP="002F2315">
      <w:pPr>
        <w:pStyle w:val="Instrbox"/>
      </w:pPr>
      <w:r w:rsidRPr="00EC3318">
        <w:t xml:space="preserve">Retain the following two </w:t>
      </w:r>
      <w:r w:rsidR="00335D1A">
        <w:t>section</w:t>
      </w:r>
      <w:r w:rsidRPr="00EC3318">
        <w:t>s for all plants other than primary-only plants with headered variable speed primary pumps. Delete otherwise.</w:t>
      </w:r>
    </w:p>
    <w:p w14:paraId="105D97EC" w14:textId="77777777" w:rsidR="002F2315" w:rsidRPr="00EC3318" w:rsidRDefault="002F2315" w:rsidP="0087618D">
      <w:pPr>
        <w:pStyle w:val="Heading4"/>
      </w:pPr>
      <w:r w:rsidRPr="00EC3318">
        <w:t xml:space="preserve">Primary pumps shall be staged with the boilers, </w:t>
      </w:r>
      <w:proofErr w:type="gramStart"/>
      <w:r w:rsidRPr="00EC3318">
        <w:t>i.e.</w:t>
      </w:r>
      <w:proofErr w:type="gramEnd"/>
      <w:r w:rsidRPr="00EC3318">
        <w:t xml:space="preserve"> the number of pumps shall match the number of boilers.</w:t>
      </w:r>
    </w:p>
    <w:p w14:paraId="7199FE6A" w14:textId="45847680" w:rsidR="002F2315" w:rsidRPr="00EC3318" w:rsidRDefault="002F2315" w:rsidP="0087618D">
      <w:pPr>
        <w:pStyle w:val="Heading4"/>
      </w:pPr>
      <w:r w:rsidRPr="00EC3318">
        <w:t xml:space="preserve">See </w:t>
      </w:r>
      <w:r w:rsidR="004A52F1">
        <w:t xml:space="preserve">Section </w:t>
      </w:r>
      <w:r w:rsidRPr="00EC3318">
        <w:fldChar w:fldCharType="begin"/>
      </w:r>
      <w:r w:rsidRPr="00EC3318">
        <w:instrText xml:space="preserve"> REF _Ref20909317 \r \h  \* MERGEFORMAT </w:instrText>
      </w:r>
      <w:r w:rsidRPr="00EC3318">
        <w:fldChar w:fldCharType="separate"/>
      </w:r>
      <w:r w:rsidR="0037258A">
        <w:t>5.21.3</w:t>
      </w:r>
      <w:r w:rsidRPr="00EC3318">
        <w:fldChar w:fldCharType="end"/>
      </w:r>
      <w:r w:rsidRPr="00EC3318">
        <w:t xml:space="preserve"> for primary hot water pump staging sequence relative to boiler stage-up and stage-down events.</w:t>
      </w:r>
    </w:p>
    <w:p w14:paraId="3BC225DD" w14:textId="0EEFA751" w:rsidR="002F2315" w:rsidRPr="00EC3318" w:rsidRDefault="002F2315" w:rsidP="002F2315">
      <w:pPr>
        <w:pStyle w:val="Instrbox"/>
      </w:pPr>
      <w:r w:rsidRPr="00EC3318">
        <w:t xml:space="preserve">Retain the following </w:t>
      </w:r>
      <w:r w:rsidR="00335D1A">
        <w:t>section</w:t>
      </w:r>
      <w:r w:rsidRPr="00EC3318">
        <w:t xml:space="preserve"> for primary-secondary plants with variable speed primary pumps and primary and secondary loop flow meters. Delete otherwise.</w:t>
      </w:r>
    </w:p>
    <w:p w14:paraId="223364C8" w14:textId="38A9E15D" w:rsidR="002F2315" w:rsidRPr="005274F2" w:rsidRDefault="002F2315" w:rsidP="0087618D">
      <w:pPr>
        <w:pStyle w:val="Heading4"/>
        <w:rPr>
          <w:spacing w:val="-2"/>
        </w:rPr>
      </w:pPr>
      <w:r w:rsidRPr="005274F2">
        <w:rPr>
          <w:spacing w:val="-2"/>
        </w:rPr>
        <w:t xml:space="preserve">Primary pump speed shall be reset by a reverse acting PID loop maintaining flow through the decoupler as measured by the primary flowrate less secondary flowrate at </w:t>
      </w:r>
      <w:ins w:id="9370" w:author="Titus Ellison" w:date="2022-10-21T11:44:00Z">
        <w:r w:rsidR="007C62C9" w:rsidRPr="007C62C9">
          <w:rPr>
            <w:rStyle w:val="Toggle"/>
            <w:rPrChange w:id="9371" w:author="Titus Ellison" w:date="2022-10-21T11:44:00Z">
              <w:rPr>
                <w:spacing w:val="-2"/>
              </w:rPr>
            </w:rPrChange>
          </w:rPr>
          <w:t xml:space="preserve">[UNITS [0 </w:t>
        </w:r>
        <w:del w:id="9372" w:author="Hwakong Cheng" w:date="2022-10-24T21:34:00Z">
          <w:r w:rsidR="007C62C9" w:rsidRPr="007C62C9" w:rsidDel="004040BC">
            <w:rPr>
              <w:rStyle w:val="Toggle"/>
              <w:rPrChange w:id="9373" w:author="Titus Ellison" w:date="2022-10-21T11:44:00Z">
                <w:rPr>
                  <w:spacing w:val="-2"/>
                </w:rPr>
              </w:rPrChange>
            </w:rPr>
            <w:delText>l</w:delText>
          </w:r>
        </w:del>
      </w:ins>
      <w:ins w:id="9374" w:author="Hwakong Cheng" w:date="2022-10-24T21:34:00Z">
        <w:del w:id="9375" w:author="Titus Ellison" w:date="2022-11-03T16:22:00Z">
          <w:r w:rsidR="004040BC" w:rsidDel="00FF541B">
            <w:rPr>
              <w:rStyle w:val="Toggle"/>
            </w:rPr>
            <w:delText>L</w:delText>
          </w:r>
        </w:del>
      </w:ins>
      <w:ins w:id="9376" w:author="Titus Ellison" w:date="2022-11-03T16:22:00Z">
        <w:r w:rsidR="00FF541B">
          <w:rPr>
            <w:rStyle w:val="Toggle"/>
          </w:rPr>
          <w:t>L/s</w:t>
        </w:r>
      </w:ins>
      <w:ins w:id="9377" w:author="Titus Ellison" w:date="2022-10-21T11:44:00Z">
        <w:r w:rsidR="007C62C9" w:rsidRPr="007C62C9">
          <w:rPr>
            <w:rStyle w:val="Toggle"/>
            <w:rPrChange w:id="9378" w:author="Titus Ellison" w:date="2022-10-21T11:44:00Z">
              <w:rPr>
                <w:spacing w:val="-2"/>
              </w:rPr>
            </w:rPrChange>
          </w:rPr>
          <w:t>] [</w:t>
        </w:r>
      </w:ins>
      <w:r w:rsidRPr="007C62C9">
        <w:rPr>
          <w:rStyle w:val="Toggle"/>
          <w:rPrChange w:id="9379" w:author="Titus Ellison" w:date="2022-10-21T11:44:00Z">
            <w:rPr>
              <w:spacing w:val="-2"/>
            </w:rPr>
          </w:rPrChange>
        </w:rPr>
        <w:t xml:space="preserve">0 </w:t>
      </w:r>
      <w:proofErr w:type="spellStart"/>
      <w:r w:rsidRPr="007C62C9">
        <w:rPr>
          <w:rStyle w:val="Toggle"/>
          <w:rPrChange w:id="9380" w:author="Titus Ellison" w:date="2022-10-21T11:44:00Z">
            <w:rPr>
              <w:spacing w:val="-2"/>
            </w:rPr>
          </w:rPrChange>
        </w:rPr>
        <w:t>gpm</w:t>
      </w:r>
      <w:proofErr w:type="spellEnd"/>
      <w:ins w:id="9381" w:author="Titus Ellison" w:date="2022-10-21T11:44:00Z">
        <w:r w:rsidR="007C62C9" w:rsidRPr="007C62C9">
          <w:rPr>
            <w:rStyle w:val="Toggle"/>
            <w:rPrChange w:id="9382" w:author="Titus Ellison" w:date="2022-10-21T11:44:00Z">
              <w:rPr>
                <w:spacing w:val="-2"/>
              </w:rPr>
            </w:rPrChange>
          </w:rPr>
          <w:t>]]</w:t>
        </w:r>
      </w:ins>
      <w:r w:rsidRPr="005274F2">
        <w:rPr>
          <w:spacing w:val="-2"/>
        </w:rPr>
        <w:t>. Loop output shall be mapped from B-</w:t>
      </w:r>
      <w:proofErr w:type="spellStart"/>
      <w:r w:rsidRPr="005274F2">
        <w:rPr>
          <w:spacing w:val="-2"/>
        </w:rPr>
        <w:t>MinPriPumpSpdStage</w:t>
      </w:r>
      <w:proofErr w:type="spellEnd"/>
      <w:r w:rsidRPr="005274F2">
        <w:rPr>
          <w:spacing w:val="-2"/>
        </w:rPr>
        <w:t xml:space="preserve"> to 100% speed in proportion to loop output from 0% to 100%.</w:t>
      </w:r>
    </w:p>
    <w:p w14:paraId="28AE09CD" w14:textId="3947C9B4" w:rsidR="002F2315" w:rsidRPr="00EC3318" w:rsidRDefault="002F2315" w:rsidP="002F2315">
      <w:pPr>
        <w:pStyle w:val="Infobox"/>
      </w:pPr>
      <w:r w:rsidRPr="00EC3318">
        <w:t xml:space="preserve">An offset of </w:t>
      </w:r>
      <w:ins w:id="9383" w:author="Titus Ellison" w:date="2022-10-21T11:44:00Z">
        <w:r w:rsidR="007C62C9" w:rsidRPr="00A41D0D">
          <w:rPr>
            <w:rStyle w:val="Toggle"/>
            <w:rPrChange w:id="9384" w:author="Titus Ellison" w:date="2022-10-21T11:45:00Z">
              <w:rPr/>
            </w:rPrChange>
          </w:rPr>
          <w:t>[</w:t>
        </w:r>
        <w:r w:rsidR="00A41D0D" w:rsidRPr="00A41D0D">
          <w:rPr>
            <w:rStyle w:val="Toggle"/>
            <w:rPrChange w:id="9385" w:author="Titus Ellison" w:date="2022-10-21T11:45:00Z">
              <w:rPr/>
            </w:rPrChange>
          </w:rPr>
          <w:t>U</w:t>
        </w:r>
      </w:ins>
      <w:ins w:id="9386" w:author="Titus Ellison" w:date="2022-10-21T11:45:00Z">
        <w:r w:rsidR="00A41D0D" w:rsidRPr="00A41D0D">
          <w:rPr>
            <w:rStyle w:val="Toggle"/>
            <w:rPrChange w:id="9387" w:author="Titus Ellison" w:date="2022-10-21T11:45:00Z">
              <w:rPr/>
            </w:rPrChange>
          </w:rPr>
          <w:t xml:space="preserve">NITS [0 </w:t>
        </w:r>
      </w:ins>
      <w:ins w:id="9388" w:author="Hwakong Cheng" w:date="2022-10-24T21:34:00Z">
        <w:r w:rsidR="004040BC">
          <w:rPr>
            <w:rStyle w:val="Toggle"/>
          </w:rPr>
          <w:t>L</w:t>
        </w:r>
      </w:ins>
      <w:ins w:id="9389" w:author="Titus Ellison" w:date="2022-10-21T11:45:00Z">
        <w:del w:id="9390" w:author="Hwakong Cheng" w:date="2022-10-24T21:34:00Z">
          <w:r w:rsidR="00A41D0D" w:rsidRPr="00A41D0D" w:rsidDel="004040BC">
            <w:rPr>
              <w:rStyle w:val="Toggle"/>
              <w:rPrChange w:id="9391" w:author="Titus Ellison" w:date="2022-10-21T11:45:00Z">
                <w:rPr/>
              </w:rPrChange>
            </w:rPr>
            <w:delText>l</w:delText>
          </w:r>
        </w:del>
        <w:r w:rsidR="00A41D0D" w:rsidRPr="00A41D0D">
          <w:rPr>
            <w:rStyle w:val="Toggle"/>
            <w:rPrChange w:id="9392" w:author="Titus Ellison" w:date="2022-10-21T11:45:00Z">
              <w:rPr/>
            </w:rPrChange>
          </w:rPr>
          <w:t>/s] [</w:t>
        </w:r>
      </w:ins>
      <w:r w:rsidRPr="00A41D0D">
        <w:rPr>
          <w:rStyle w:val="Toggle"/>
          <w:rPrChange w:id="9393" w:author="Titus Ellison" w:date="2022-10-21T11:45:00Z">
            <w:rPr/>
          </w:rPrChange>
        </w:rPr>
        <w:t xml:space="preserve">0 </w:t>
      </w:r>
      <w:proofErr w:type="spellStart"/>
      <w:r w:rsidRPr="00A41D0D">
        <w:rPr>
          <w:rStyle w:val="Toggle"/>
          <w:rPrChange w:id="9394" w:author="Titus Ellison" w:date="2022-10-21T11:45:00Z">
            <w:rPr/>
          </w:rPrChange>
        </w:rPr>
        <w:t>gpm</w:t>
      </w:r>
      <w:proofErr w:type="spellEnd"/>
      <w:ins w:id="9395" w:author="Titus Ellison" w:date="2022-10-21T11:45:00Z">
        <w:r w:rsidR="00A41D0D" w:rsidRPr="00A41D0D">
          <w:rPr>
            <w:rStyle w:val="Toggle"/>
            <w:rPrChange w:id="9396" w:author="Titus Ellison" w:date="2022-10-21T11:45:00Z">
              <w:rPr/>
            </w:rPrChange>
          </w:rPr>
          <w:t>]]</w:t>
        </w:r>
      </w:ins>
      <w:r w:rsidRPr="00EC3318">
        <w:t xml:space="preserve"> maximizes condensing operation for plants with condensing boilers at the risk of some secondary recirculation (and thus HWST degradation) due to control loop hunting. This risk is warranted to maximize condensing boiler efficiency. For non-condensing boiler plants, a small positive offset can be used to minimize the risk of secondary recirculation.</w:t>
      </w:r>
    </w:p>
    <w:p w14:paraId="37BAB957" w14:textId="1AF27D1C" w:rsidR="002F2315" w:rsidRPr="00EC3318" w:rsidRDefault="002F2315" w:rsidP="002F2315">
      <w:pPr>
        <w:pStyle w:val="Instrbox"/>
      </w:pPr>
      <w:r w:rsidRPr="00EC3318">
        <w:t xml:space="preserve">Retain the following </w:t>
      </w:r>
      <w:r w:rsidR="00335D1A">
        <w:t>section</w:t>
      </w:r>
      <w:r w:rsidRPr="00EC3318">
        <w:t xml:space="preserve"> for primary-secondary plants with variable speed primary pumps and a flow meter in the decoupler. Delete otherwise.</w:t>
      </w:r>
    </w:p>
    <w:p w14:paraId="11651D78" w14:textId="07E1A8A8" w:rsidR="002F2315" w:rsidRPr="00EC3318" w:rsidRDefault="002F2315" w:rsidP="0087618D">
      <w:pPr>
        <w:pStyle w:val="Heading4"/>
      </w:pPr>
      <w:r w:rsidRPr="00EC3318">
        <w:t xml:space="preserve">Primary pump speed shall be reset by a reverse acting PID loop maintaining flow through the decoupler flow meter at </w:t>
      </w:r>
      <w:ins w:id="9397" w:author="Titus Ellison" w:date="2022-10-21T11:45:00Z">
        <w:r w:rsidR="00A41D0D" w:rsidRPr="00A41D0D">
          <w:rPr>
            <w:rStyle w:val="Toggle"/>
            <w:rPrChange w:id="9398" w:author="Titus Ellison" w:date="2022-10-21T11:45:00Z">
              <w:rPr/>
            </w:rPrChange>
          </w:rPr>
          <w:t xml:space="preserve">[UNITS [0 </w:t>
        </w:r>
      </w:ins>
      <w:ins w:id="9399" w:author="Hwakong Cheng" w:date="2022-10-24T21:34:00Z">
        <w:r w:rsidR="004040BC">
          <w:rPr>
            <w:rStyle w:val="Toggle"/>
          </w:rPr>
          <w:t>L</w:t>
        </w:r>
      </w:ins>
      <w:ins w:id="9400" w:author="Titus Ellison" w:date="2022-10-21T11:45:00Z">
        <w:del w:id="9401" w:author="Hwakong Cheng" w:date="2022-10-24T21:34:00Z">
          <w:r w:rsidR="00A41D0D" w:rsidRPr="00A41D0D" w:rsidDel="004040BC">
            <w:rPr>
              <w:rStyle w:val="Toggle"/>
              <w:rPrChange w:id="9402" w:author="Titus Ellison" w:date="2022-10-21T11:45:00Z">
                <w:rPr/>
              </w:rPrChange>
            </w:rPr>
            <w:delText>l</w:delText>
          </w:r>
        </w:del>
        <w:r w:rsidR="00A41D0D" w:rsidRPr="00A41D0D">
          <w:rPr>
            <w:rStyle w:val="Toggle"/>
            <w:rPrChange w:id="9403" w:author="Titus Ellison" w:date="2022-10-21T11:45:00Z">
              <w:rPr/>
            </w:rPrChange>
          </w:rPr>
          <w:t>/s] [</w:t>
        </w:r>
      </w:ins>
      <w:r w:rsidRPr="00A41D0D">
        <w:rPr>
          <w:rStyle w:val="Toggle"/>
          <w:rPrChange w:id="9404" w:author="Titus Ellison" w:date="2022-10-21T11:45:00Z">
            <w:rPr/>
          </w:rPrChange>
        </w:rPr>
        <w:t xml:space="preserve">0 </w:t>
      </w:r>
      <w:proofErr w:type="spellStart"/>
      <w:r w:rsidRPr="00A41D0D">
        <w:rPr>
          <w:rStyle w:val="Toggle"/>
          <w:rPrChange w:id="9405" w:author="Titus Ellison" w:date="2022-10-21T11:45:00Z">
            <w:rPr/>
          </w:rPrChange>
        </w:rPr>
        <w:t>gpm</w:t>
      </w:r>
      <w:proofErr w:type="spellEnd"/>
      <w:ins w:id="9406" w:author="Titus Ellison" w:date="2022-10-21T11:45:00Z">
        <w:r w:rsidR="00A41D0D" w:rsidRPr="00A41D0D">
          <w:rPr>
            <w:rStyle w:val="Toggle"/>
            <w:rPrChange w:id="9407" w:author="Titus Ellison" w:date="2022-10-21T11:45:00Z">
              <w:rPr/>
            </w:rPrChange>
          </w:rPr>
          <w:t>]]</w:t>
        </w:r>
      </w:ins>
      <w:r w:rsidRPr="00EC3318">
        <w:t>, where positive flow indicates flow from the supply to the return. Loop output shall be mapped from B-</w:t>
      </w:r>
      <w:proofErr w:type="spellStart"/>
      <w:r w:rsidRPr="00EC3318">
        <w:t>MinPriPumpSpdStage</w:t>
      </w:r>
      <w:proofErr w:type="spellEnd"/>
      <w:r w:rsidRPr="00EC3318">
        <w:t xml:space="preserve"> to 100% speed in proportion to loop output from 0% to 100%.</w:t>
      </w:r>
    </w:p>
    <w:p w14:paraId="6F28366B" w14:textId="63B654DD" w:rsidR="002F2315" w:rsidRPr="00EC3318" w:rsidRDefault="002F2315" w:rsidP="002F2315">
      <w:pPr>
        <w:pStyle w:val="Instrbox"/>
      </w:pPr>
      <w:r w:rsidRPr="00EC3318">
        <w:t xml:space="preserve">Retain the following three </w:t>
      </w:r>
      <w:r w:rsidR="00335D1A">
        <w:t>section</w:t>
      </w:r>
      <w:r w:rsidRPr="00EC3318">
        <w:t>s for primary-secondary plants with variable speed primary pumps and a secondary loop supply temperature sensor, but no flow meters from which to deduce decoupler flow. Delete otherwise.</w:t>
      </w:r>
    </w:p>
    <w:p w14:paraId="74BC9F0E" w14:textId="77777777" w:rsidR="002F2315" w:rsidRPr="00EC3318" w:rsidRDefault="002F2315" w:rsidP="0087618D">
      <w:pPr>
        <w:pStyle w:val="Heading4"/>
      </w:pPr>
      <w:r w:rsidRPr="00EC3318">
        <w:t>Primary Pump Speed Reset Requests shall be generated based on the difference (ΔT) between primary HW supply temperature and secondary loop temperature immediately downstream of the decoupler.</w:t>
      </w:r>
    </w:p>
    <w:p w14:paraId="032EC36B" w14:textId="2B8148E2" w:rsidR="002F2315" w:rsidRPr="00EC3318" w:rsidRDefault="002F2315" w:rsidP="005274F2">
      <w:pPr>
        <w:pStyle w:val="Heading5"/>
        <w:spacing w:before="120" w:after="40"/>
        <w:ind w:left="1714"/>
      </w:pPr>
      <w:r w:rsidRPr="00EC3318">
        <w:lastRenderedPageBreak/>
        <w:t xml:space="preserve">If ΔT exceeds </w:t>
      </w:r>
      <w:ins w:id="9408" w:author="Titus Ellison" w:date="2022-10-21T11:45:00Z">
        <w:r w:rsidR="00A41D0D" w:rsidRPr="004E52EC">
          <w:rPr>
            <w:rStyle w:val="Toggle"/>
            <w:rPrChange w:id="9409" w:author="Titus Ellison" w:date="2022-10-21T11:46:00Z">
              <w:rPr/>
            </w:rPrChange>
          </w:rPr>
          <w:t xml:space="preserve">[UNITS </w:t>
        </w:r>
      </w:ins>
      <w:ins w:id="9410" w:author="Titus Ellison" w:date="2022-10-21T11:46:00Z">
        <w:r w:rsidR="00A41D0D" w:rsidRPr="004E52EC">
          <w:rPr>
            <w:rStyle w:val="Toggle"/>
            <w:rPrChange w:id="9411" w:author="Titus Ellison" w:date="2022-10-21T11:46:00Z">
              <w:rPr/>
            </w:rPrChange>
          </w:rPr>
          <w:t>[</w:t>
        </w:r>
      </w:ins>
      <w:ins w:id="9412" w:author="Titus Ellison" w:date="2022-10-21T11:45:00Z">
        <w:r w:rsidR="00A41D0D" w:rsidRPr="004E52EC">
          <w:rPr>
            <w:rStyle w:val="Toggle"/>
            <w:rPrChange w:id="9413" w:author="Titus Ellison" w:date="2022-10-21T11:46:00Z">
              <w:rPr/>
            </w:rPrChange>
          </w:rPr>
          <w:t>1</w:t>
        </w:r>
      </w:ins>
      <w:ins w:id="9414" w:author="Titus Ellison" w:date="2022-10-21T11:46:00Z">
        <w:r w:rsidR="004E52EC" w:rsidRPr="004E52EC">
          <w:rPr>
            <w:rStyle w:val="Toggle"/>
            <w:rPrChange w:id="9415" w:author="Titus Ellison" w:date="2022-10-21T11:46:00Z">
              <w:rPr/>
            </w:rPrChange>
          </w:rPr>
          <w:t>°C] [</w:t>
        </w:r>
      </w:ins>
      <w:r w:rsidRPr="004E52EC">
        <w:rPr>
          <w:rStyle w:val="Toggle"/>
          <w:rPrChange w:id="9416" w:author="Titus Ellison" w:date="2022-10-21T11:46:00Z">
            <w:rPr/>
          </w:rPrChange>
        </w:rPr>
        <w:t>2°F</w:t>
      </w:r>
      <w:ins w:id="9417" w:author="Titus Ellison" w:date="2022-10-21T11:46:00Z">
        <w:r w:rsidR="004E52EC" w:rsidRPr="004E52EC">
          <w:rPr>
            <w:rStyle w:val="Toggle"/>
            <w:rPrChange w:id="9418" w:author="Titus Ellison" w:date="2022-10-21T11:46:00Z">
              <w:rPr/>
            </w:rPrChange>
          </w:rPr>
          <w:t>]]</w:t>
        </w:r>
      </w:ins>
      <w:r w:rsidRPr="00EC3318">
        <w:t xml:space="preserve">, send 2 requests until ΔT is less than </w:t>
      </w:r>
      <w:ins w:id="9419" w:author="Titus Ellison" w:date="2022-10-21T11:46:00Z">
        <w:r w:rsidR="00A5276C" w:rsidRPr="00A5276C">
          <w:rPr>
            <w:rStyle w:val="Toggle"/>
            <w:rPrChange w:id="9420" w:author="Titus Ellison" w:date="2022-10-21T11:47:00Z">
              <w:rPr/>
            </w:rPrChange>
          </w:rPr>
          <w:t>[UNITS [0.7°C] [</w:t>
        </w:r>
      </w:ins>
      <w:r w:rsidRPr="00A5276C">
        <w:rPr>
          <w:rStyle w:val="Toggle"/>
          <w:rPrChange w:id="9421" w:author="Titus Ellison" w:date="2022-10-21T11:47:00Z">
            <w:rPr/>
          </w:rPrChange>
        </w:rPr>
        <w:t>1.2°F</w:t>
      </w:r>
      <w:ins w:id="9422" w:author="Titus Ellison" w:date="2022-10-21T11:47:00Z">
        <w:r w:rsidR="00A5276C" w:rsidRPr="00A5276C">
          <w:rPr>
            <w:rStyle w:val="Toggle"/>
            <w:rPrChange w:id="9423" w:author="Titus Ellison" w:date="2022-10-21T11:47:00Z">
              <w:rPr/>
            </w:rPrChange>
          </w:rPr>
          <w:t>]]</w:t>
        </w:r>
      </w:ins>
      <w:r w:rsidRPr="00EC3318">
        <w:t>.</w:t>
      </w:r>
    </w:p>
    <w:p w14:paraId="340B7F91" w14:textId="03438BF7" w:rsidR="002F2315" w:rsidRPr="00EC3318" w:rsidRDefault="002F2315" w:rsidP="005274F2">
      <w:pPr>
        <w:pStyle w:val="Heading5"/>
        <w:spacing w:before="120" w:after="40"/>
        <w:ind w:left="1714"/>
      </w:pPr>
      <w:r w:rsidRPr="00EC3318">
        <w:t xml:space="preserve">Else if ΔT exceeds </w:t>
      </w:r>
      <w:ins w:id="9424" w:author="Titus Ellison" w:date="2022-10-21T11:47:00Z">
        <w:r w:rsidR="00A5276C" w:rsidRPr="00FA67C3">
          <w:rPr>
            <w:rStyle w:val="Toggle"/>
            <w:rPrChange w:id="9425" w:author="Titus Ellison" w:date="2022-10-21T11:47:00Z">
              <w:rPr/>
            </w:rPrChange>
          </w:rPr>
          <w:t>[UNITS [0.5</w:t>
        </w:r>
        <w:r w:rsidR="00FA67C3" w:rsidRPr="00FA67C3">
          <w:rPr>
            <w:rStyle w:val="Toggle"/>
            <w:rPrChange w:id="9426" w:author="Titus Ellison" w:date="2022-10-21T11:47:00Z">
              <w:rPr/>
            </w:rPrChange>
          </w:rPr>
          <w:t>°C] [</w:t>
        </w:r>
      </w:ins>
      <w:r w:rsidRPr="00FA67C3">
        <w:rPr>
          <w:rStyle w:val="Toggle"/>
          <w:rPrChange w:id="9427" w:author="Titus Ellison" w:date="2022-10-21T11:47:00Z">
            <w:rPr/>
          </w:rPrChange>
        </w:rPr>
        <w:t>1°F</w:t>
      </w:r>
      <w:ins w:id="9428" w:author="Titus Ellison" w:date="2022-10-21T11:47:00Z">
        <w:r w:rsidR="00FA67C3" w:rsidRPr="00FA67C3">
          <w:rPr>
            <w:rStyle w:val="Toggle"/>
            <w:rPrChange w:id="9429" w:author="Titus Ellison" w:date="2022-10-21T11:47:00Z">
              <w:rPr/>
            </w:rPrChange>
          </w:rPr>
          <w:t>]]</w:t>
        </w:r>
      </w:ins>
      <w:r w:rsidRPr="00EC3318">
        <w:t xml:space="preserve">, send 1 request until ΔT is less than </w:t>
      </w:r>
      <w:ins w:id="9430" w:author="Titus Ellison" w:date="2022-10-21T11:47:00Z">
        <w:r w:rsidR="00FA67C3" w:rsidRPr="00FA67C3">
          <w:rPr>
            <w:rStyle w:val="Toggle"/>
            <w:rPrChange w:id="9431" w:author="Titus Ellison" w:date="2022-10-21T11:47:00Z">
              <w:rPr/>
            </w:rPrChange>
          </w:rPr>
          <w:t>[UNITS [0.1°C] [</w:t>
        </w:r>
      </w:ins>
      <w:r w:rsidRPr="00FA67C3">
        <w:rPr>
          <w:rStyle w:val="Toggle"/>
          <w:rPrChange w:id="9432" w:author="Titus Ellison" w:date="2022-10-21T11:47:00Z">
            <w:rPr/>
          </w:rPrChange>
        </w:rPr>
        <w:t>0.2°F</w:t>
      </w:r>
      <w:ins w:id="9433" w:author="Titus Ellison" w:date="2022-10-21T11:47:00Z">
        <w:r w:rsidR="00FA67C3" w:rsidRPr="00FA67C3">
          <w:rPr>
            <w:rStyle w:val="Toggle"/>
            <w:rPrChange w:id="9434" w:author="Titus Ellison" w:date="2022-10-21T11:47:00Z">
              <w:rPr/>
            </w:rPrChange>
          </w:rPr>
          <w:t>]]</w:t>
        </w:r>
      </w:ins>
      <w:r w:rsidRPr="00EC3318">
        <w:t>.</w:t>
      </w:r>
    </w:p>
    <w:p w14:paraId="3829B126" w14:textId="77777777" w:rsidR="002F2315" w:rsidRPr="00EC3318" w:rsidRDefault="002F2315" w:rsidP="005274F2">
      <w:pPr>
        <w:pStyle w:val="Heading5"/>
        <w:spacing w:before="120" w:after="40"/>
        <w:ind w:left="1714"/>
      </w:pPr>
      <w:r w:rsidRPr="00EC3318">
        <w:t>Else send 0 requests.</w:t>
      </w:r>
    </w:p>
    <w:p w14:paraId="327DD69F" w14:textId="77777777" w:rsidR="002F2315" w:rsidRPr="00EC3318" w:rsidRDefault="002F2315" w:rsidP="002F2315">
      <w:pPr>
        <w:pStyle w:val="Infobox"/>
      </w:pPr>
      <w:r w:rsidRPr="00EC3318">
        <w:t>Using supply temperature sensors to generate requests is preferable to using return temperature sensors because it allows for a quick response to a sudden change in secondary flow (</w:t>
      </w:r>
      <w:proofErr w:type="gramStart"/>
      <w:r w:rsidRPr="00EC3318">
        <w:t>i.e.</w:t>
      </w:r>
      <w:proofErr w:type="gramEnd"/>
      <w:r w:rsidRPr="00EC3318">
        <w:t xml:space="preserve"> secondary supply temperature dropping below primary supply temperature by a large margin). If return temperature sensors are used, it is only possible to know that secondary recirculation is occurring when primary and secondary return temperatures match, but the degree of recirculation is unknown.</w:t>
      </w:r>
    </w:p>
    <w:p w14:paraId="1E434C61" w14:textId="77777777" w:rsidR="002F2315" w:rsidRPr="00EC3318" w:rsidRDefault="002F2315" w:rsidP="002F2315">
      <w:pPr>
        <w:pStyle w:val="Infobox"/>
      </w:pPr>
      <w:r w:rsidRPr="00EC3318">
        <w:t xml:space="preserve">Where dynamic changes in secondary flow are expected, </w:t>
      </w:r>
      <w:proofErr w:type="gramStart"/>
      <w:r w:rsidRPr="00EC3318">
        <w:t>e.g.</w:t>
      </w:r>
      <w:proofErr w:type="gramEnd"/>
      <w:r w:rsidRPr="00EC3318">
        <w:t xml:space="preserve"> for plants with only a few large coils or pumped coils, then more request levels can be defined as needed, but control using one of the preceding flow matching strategies is preferred.</w:t>
      </w:r>
    </w:p>
    <w:p w14:paraId="16D5E95A" w14:textId="64E29D3E" w:rsidR="002F2315" w:rsidRPr="00EC3318" w:rsidRDefault="002F2315" w:rsidP="002F2315">
      <w:pPr>
        <w:pStyle w:val="Instrbox"/>
      </w:pPr>
      <w:r w:rsidRPr="00EC3318">
        <w:t xml:space="preserve">Retain the following </w:t>
      </w:r>
      <w:r w:rsidR="00335D1A">
        <w:t>section</w:t>
      </w:r>
      <w:r w:rsidRPr="00EC3318">
        <w:t xml:space="preserve"> where the primary loop does not have a single HWST sensor that measures the common supply temperature of all boilers. Delete otherwise.</w:t>
      </w:r>
    </w:p>
    <w:p w14:paraId="2765D972" w14:textId="77777777" w:rsidR="002F2315" w:rsidRPr="00EC3318" w:rsidRDefault="002F2315" w:rsidP="0087618D">
      <w:pPr>
        <w:pStyle w:val="Heading4"/>
      </w:pPr>
      <w:r w:rsidRPr="00EC3318">
        <w:t>Primary HW supply temperature used in the request logic shall be the weighted average supply temperature of all boilers that are proven on. Temperatures shall be weighted by design boiler flowrates.</w:t>
      </w:r>
    </w:p>
    <w:p w14:paraId="0953A34A" w14:textId="64B73022" w:rsidR="002F2315" w:rsidRPr="00EC3318" w:rsidRDefault="002F2315" w:rsidP="002F2315">
      <w:pPr>
        <w:pStyle w:val="Infobox"/>
      </w:pPr>
      <w:r w:rsidRPr="00EC3318">
        <w:t xml:space="preserve">The above </w:t>
      </w:r>
      <w:r w:rsidR="00335D1A">
        <w:t>section</w:t>
      </w:r>
      <w:r w:rsidRPr="00EC3318">
        <w:t xml:space="preserve"> assumes that flows through the boilers are balanced proportional to design.</w:t>
      </w:r>
    </w:p>
    <w:p w14:paraId="68ABFC30" w14:textId="77777777" w:rsidR="002F2315" w:rsidRPr="00EC3318" w:rsidRDefault="002F2315" w:rsidP="005274F2">
      <w:pPr>
        <w:pStyle w:val="Heading4"/>
        <w:spacing w:after="240"/>
        <w:ind w:left="1354" w:hanging="1066"/>
      </w:pPr>
      <w:r w:rsidRPr="00EC3318">
        <w:t>Primary HW pump speed of all Primary HW pumps proven on shall be reset using Trim &amp; Respond logic with the following parameters:</w:t>
      </w:r>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left w:w="0" w:type="dxa"/>
          <w:right w:w="0" w:type="dxa"/>
        </w:tblCellMar>
        <w:tblLook w:val="04A0" w:firstRow="1" w:lastRow="0" w:firstColumn="1" w:lastColumn="0" w:noHBand="0" w:noVBand="1"/>
      </w:tblPr>
      <w:tblGrid>
        <w:gridCol w:w="1260"/>
        <w:gridCol w:w="3860"/>
      </w:tblGrid>
      <w:tr w:rsidR="002F2315" w:rsidRPr="00EC3318" w14:paraId="4DDB8468" w14:textId="77777777" w:rsidTr="001F323E">
        <w:trPr>
          <w:jc w:val="center"/>
        </w:trPr>
        <w:tc>
          <w:tcPr>
            <w:tcW w:w="126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28F6A105" w14:textId="77777777" w:rsidR="002F2315" w:rsidRPr="00EC3318" w:rsidRDefault="002F2315" w:rsidP="001F323E">
            <w:pPr>
              <w:spacing w:line="252" w:lineRule="auto"/>
              <w:jc w:val="center"/>
              <w:rPr>
                <w:b/>
                <w:sz w:val="22"/>
              </w:rPr>
            </w:pPr>
            <w:r w:rsidRPr="00EC3318">
              <w:rPr>
                <w:b/>
              </w:rPr>
              <w:t>Variable</w:t>
            </w:r>
          </w:p>
        </w:tc>
        <w:tc>
          <w:tcPr>
            <w:tcW w:w="386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88BFFA8" w14:textId="77777777" w:rsidR="002F2315" w:rsidRPr="00EC3318" w:rsidRDefault="002F2315" w:rsidP="001F323E">
            <w:pPr>
              <w:spacing w:line="252" w:lineRule="auto"/>
              <w:jc w:val="center"/>
              <w:rPr>
                <w:b/>
                <w:sz w:val="24"/>
              </w:rPr>
            </w:pPr>
            <w:r w:rsidRPr="00EC3318">
              <w:rPr>
                <w:b/>
              </w:rPr>
              <w:t>Value</w:t>
            </w:r>
          </w:p>
        </w:tc>
      </w:tr>
      <w:tr w:rsidR="002F2315" w:rsidRPr="00EC3318" w14:paraId="7DEE1FA5" w14:textId="77777777" w:rsidTr="001F323E">
        <w:trPr>
          <w:jc w:val="center"/>
        </w:trPr>
        <w:tc>
          <w:tcPr>
            <w:tcW w:w="126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79736258" w14:textId="77777777" w:rsidR="002F2315" w:rsidRPr="00EC3318" w:rsidRDefault="002F2315" w:rsidP="001F323E">
            <w:pPr>
              <w:spacing w:line="252" w:lineRule="auto"/>
              <w:jc w:val="center"/>
            </w:pPr>
            <w:r w:rsidRPr="00EC3318">
              <w:t>Device</w:t>
            </w:r>
          </w:p>
        </w:tc>
        <w:tc>
          <w:tcPr>
            <w:tcW w:w="386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5A90BEA1" w14:textId="77777777" w:rsidR="002F2315" w:rsidRPr="00EC3318" w:rsidRDefault="002F2315" w:rsidP="001F323E">
            <w:pPr>
              <w:spacing w:line="252" w:lineRule="auto"/>
            </w:pPr>
            <w:r w:rsidRPr="00EC3318">
              <w:t>Any Primary pump proven on</w:t>
            </w:r>
          </w:p>
        </w:tc>
      </w:tr>
      <w:tr w:rsidR="002F2315" w:rsidRPr="00EC3318" w14:paraId="53EBD1FF" w14:textId="77777777" w:rsidTr="001F323E">
        <w:trPr>
          <w:jc w:val="center"/>
        </w:trPr>
        <w:tc>
          <w:tcPr>
            <w:tcW w:w="126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3340F221" w14:textId="77777777" w:rsidR="002F2315" w:rsidRPr="00EC3318" w:rsidRDefault="002F2315" w:rsidP="001F323E">
            <w:pPr>
              <w:spacing w:line="252" w:lineRule="auto"/>
              <w:jc w:val="center"/>
            </w:pPr>
            <w:r w:rsidRPr="00EC3318">
              <w:t>SP</w:t>
            </w:r>
            <w:r w:rsidRPr="00EC3318">
              <w:rPr>
                <w:vertAlign w:val="subscript"/>
              </w:rPr>
              <w:t>0</w:t>
            </w:r>
          </w:p>
        </w:tc>
        <w:tc>
          <w:tcPr>
            <w:tcW w:w="386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5D95B91F" w14:textId="77777777" w:rsidR="002F2315" w:rsidRPr="00EC3318" w:rsidRDefault="002F2315" w:rsidP="001F323E">
            <w:pPr>
              <w:spacing w:line="252" w:lineRule="auto"/>
            </w:pPr>
            <w:r w:rsidRPr="00EC3318">
              <w:t>100%</w:t>
            </w:r>
          </w:p>
        </w:tc>
      </w:tr>
      <w:tr w:rsidR="002F2315" w:rsidRPr="00EC3318" w14:paraId="6BDB1102" w14:textId="77777777" w:rsidTr="001F323E">
        <w:trPr>
          <w:jc w:val="center"/>
        </w:trPr>
        <w:tc>
          <w:tcPr>
            <w:tcW w:w="126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8E40785" w14:textId="77777777" w:rsidR="002F2315" w:rsidRPr="00EC3318" w:rsidRDefault="002F2315" w:rsidP="001F323E">
            <w:pPr>
              <w:spacing w:line="252" w:lineRule="auto"/>
              <w:jc w:val="center"/>
            </w:pPr>
            <w:proofErr w:type="spellStart"/>
            <w:r w:rsidRPr="00EC3318">
              <w:t>SP</w:t>
            </w:r>
            <w:r w:rsidRPr="00EC3318">
              <w:rPr>
                <w:vertAlign w:val="subscript"/>
              </w:rPr>
              <w:t>min</w:t>
            </w:r>
            <w:proofErr w:type="spellEnd"/>
          </w:p>
        </w:tc>
        <w:tc>
          <w:tcPr>
            <w:tcW w:w="386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7F0131A9" w14:textId="77777777" w:rsidR="002F2315" w:rsidRPr="00EC3318" w:rsidRDefault="002F2315" w:rsidP="001F323E">
            <w:pPr>
              <w:spacing w:line="252" w:lineRule="auto"/>
            </w:pPr>
            <w:r w:rsidRPr="00EC3318">
              <w:t>B-</w:t>
            </w:r>
            <w:proofErr w:type="spellStart"/>
            <w:r w:rsidRPr="00EC3318">
              <w:t>MinPriPumpSpdStage</w:t>
            </w:r>
            <w:proofErr w:type="spellEnd"/>
          </w:p>
        </w:tc>
      </w:tr>
      <w:tr w:rsidR="002F2315" w:rsidRPr="00EC3318" w14:paraId="6D4F862C" w14:textId="77777777" w:rsidTr="001F323E">
        <w:trPr>
          <w:jc w:val="center"/>
        </w:trPr>
        <w:tc>
          <w:tcPr>
            <w:tcW w:w="126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4E287A3A" w14:textId="77777777" w:rsidR="002F2315" w:rsidRPr="00EC3318" w:rsidRDefault="002F2315" w:rsidP="001F323E">
            <w:pPr>
              <w:spacing w:line="252" w:lineRule="auto"/>
              <w:jc w:val="center"/>
            </w:pPr>
            <w:proofErr w:type="spellStart"/>
            <w:r w:rsidRPr="00EC3318">
              <w:t>SP</w:t>
            </w:r>
            <w:r w:rsidRPr="00EC3318">
              <w:rPr>
                <w:vertAlign w:val="subscript"/>
              </w:rPr>
              <w:t>max</w:t>
            </w:r>
            <w:proofErr w:type="spellEnd"/>
          </w:p>
        </w:tc>
        <w:tc>
          <w:tcPr>
            <w:tcW w:w="386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01E5F0B2" w14:textId="77777777" w:rsidR="002F2315" w:rsidRPr="00EC3318" w:rsidRDefault="002F2315" w:rsidP="001F323E">
            <w:pPr>
              <w:spacing w:line="252" w:lineRule="auto"/>
            </w:pPr>
            <w:r w:rsidRPr="00EC3318">
              <w:t>100%</w:t>
            </w:r>
          </w:p>
        </w:tc>
      </w:tr>
      <w:tr w:rsidR="002F2315" w:rsidRPr="00EC3318" w14:paraId="6BCFF9A1" w14:textId="77777777" w:rsidTr="001F323E">
        <w:trPr>
          <w:jc w:val="center"/>
        </w:trPr>
        <w:tc>
          <w:tcPr>
            <w:tcW w:w="126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EDB37F4" w14:textId="77777777" w:rsidR="002F2315" w:rsidRPr="00EC3318" w:rsidRDefault="002F2315" w:rsidP="001F323E">
            <w:pPr>
              <w:spacing w:line="252" w:lineRule="auto"/>
              <w:jc w:val="center"/>
            </w:pPr>
            <w:r w:rsidRPr="00EC3318">
              <w:t>T</w:t>
            </w:r>
            <w:r w:rsidRPr="00EC3318">
              <w:rPr>
                <w:vertAlign w:val="subscript"/>
              </w:rPr>
              <w:t>d</w:t>
            </w:r>
          </w:p>
        </w:tc>
        <w:tc>
          <w:tcPr>
            <w:tcW w:w="386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5AFE60AF" w14:textId="77777777" w:rsidR="002F2315" w:rsidRPr="00EC3318" w:rsidRDefault="002F2315" w:rsidP="001F323E">
            <w:pPr>
              <w:spacing w:line="252" w:lineRule="auto"/>
            </w:pPr>
            <w:r w:rsidRPr="00EC3318">
              <w:t>15 minutes</w:t>
            </w:r>
          </w:p>
        </w:tc>
      </w:tr>
      <w:tr w:rsidR="002F2315" w:rsidRPr="00EC3318" w14:paraId="1186AD60" w14:textId="77777777" w:rsidTr="001F323E">
        <w:trPr>
          <w:jc w:val="center"/>
        </w:trPr>
        <w:tc>
          <w:tcPr>
            <w:tcW w:w="126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24A89073" w14:textId="77777777" w:rsidR="002F2315" w:rsidRPr="00EC3318" w:rsidRDefault="002F2315" w:rsidP="001F323E">
            <w:pPr>
              <w:spacing w:line="252" w:lineRule="auto"/>
              <w:jc w:val="center"/>
            </w:pPr>
            <w:r w:rsidRPr="00EC3318">
              <w:t>T</w:t>
            </w:r>
          </w:p>
        </w:tc>
        <w:tc>
          <w:tcPr>
            <w:tcW w:w="386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71BA4219" w14:textId="77777777" w:rsidR="002F2315" w:rsidRPr="00EC3318" w:rsidRDefault="002F2315" w:rsidP="001F323E">
            <w:pPr>
              <w:spacing w:line="252" w:lineRule="auto"/>
            </w:pPr>
            <w:r w:rsidRPr="00EC3318">
              <w:t>2 minutes</w:t>
            </w:r>
          </w:p>
        </w:tc>
      </w:tr>
      <w:tr w:rsidR="002F2315" w:rsidRPr="00EC3318" w14:paraId="055511F1" w14:textId="77777777" w:rsidTr="001F323E">
        <w:trPr>
          <w:jc w:val="center"/>
        </w:trPr>
        <w:tc>
          <w:tcPr>
            <w:tcW w:w="126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76B5EBC0" w14:textId="77777777" w:rsidR="002F2315" w:rsidRPr="00EC3318" w:rsidRDefault="002F2315" w:rsidP="001F323E">
            <w:pPr>
              <w:spacing w:line="252" w:lineRule="auto"/>
              <w:jc w:val="center"/>
            </w:pPr>
            <w:r w:rsidRPr="00EC3318">
              <w:t>I</w:t>
            </w:r>
          </w:p>
        </w:tc>
        <w:tc>
          <w:tcPr>
            <w:tcW w:w="386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3C222793" w14:textId="77777777" w:rsidR="002F2315" w:rsidRPr="00EC3318" w:rsidRDefault="002F2315" w:rsidP="001F323E">
            <w:pPr>
              <w:spacing w:line="252" w:lineRule="auto"/>
            </w:pPr>
            <w:r w:rsidRPr="00EC3318">
              <w:t>0</w:t>
            </w:r>
          </w:p>
        </w:tc>
      </w:tr>
      <w:tr w:rsidR="002F2315" w:rsidRPr="00EC3318" w14:paraId="5C28B838" w14:textId="77777777" w:rsidTr="001F323E">
        <w:trPr>
          <w:jc w:val="center"/>
        </w:trPr>
        <w:tc>
          <w:tcPr>
            <w:tcW w:w="126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2B9DEE5E" w14:textId="77777777" w:rsidR="002F2315" w:rsidRPr="00EC3318" w:rsidRDefault="002F2315" w:rsidP="001F323E">
            <w:pPr>
              <w:spacing w:line="252" w:lineRule="auto"/>
              <w:jc w:val="center"/>
            </w:pPr>
            <w:r w:rsidRPr="00EC3318">
              <w:t>R</w:t>
            </w:r>
          </w:p>
        </w:tc>
        <w:tc>
          <w:tcPr>
            <w:tcW w:w="386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64CE5F3E" w14:textId="77777777" w:rsidR="002F2315" w:rsidRPr="00EC3318" w:rsidRDefault="002F2315" w:rsidP="001F323E">
            <w:pPr>
              <w:spacing w:line="252" w:lineRule="auto"/>
            </w:pPr>
            <w:r w:rsidRPr="00EC3318">
              <w:t>Primary Pump Speed Reset Requests</w:t>
            </w:r>
          </w:p>
        </w:tc>
      </w:tr>
      <w:tr w:rsidR="002F2315" w:rsidRPr="00EC3318" w14:paraId="1972A60B" w14:textId="77777777" w:rsidTr="001F323E">
        <w:trPr>
          <w:jc w:val="center"/>
        </w:trPr>
        <w:tc>
          <w:tcPr>
            <w:tcW w:w="126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21302F5C" w14:textId="77777777" w:rsidR="002F2315" w:rsidRPr="00EC3318" w:rsidRDefault="002F2315" w:rsidP="001F323E">
            <w:pPr>
              <w:spacing w:line="252" w:lineRule="auto"/>
              <w:jc w:val="center"/>
            </w:pPr>
            <w:proofErr w:type="spellStart"/>
            <w:r w:rsidRPr="00EC3318">
              <w:t>SP</w:t>
            </w:r>
            <w:r w:rsidRPr="00EC3318">
              <w:rPr>
                <w:vertAlign w:val="subscript"/>
              </w:rPr>
              <w:t>trim</w:t>
            </w:r>
            <w:proofErr w:type="spellEnd"/>
          </w:p>
        </w:tc>
        <w:tc>
          <w:tcPr>
            <w:tcW w:w="386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5095AF4B" w14:textId="77777777" w:rsidR="002F2315" w:rsidRPr="00EC3318" w:rsidRDefault="002F2315" w:rsidP="001F323E">
            <w:pPr>
              <w:spacing w:line="252" w:lineRule="auto"/>
            </w:pPr>
            <w:r w:rsidRPr="00EC3318">
              <w:t>-2%</w:t>
            </w:r>
          </w:p>
        </w:tc>
      </w:tr>
      <w:tr w:rsidR="002F2315" w:rsidRPr="00EC3318" w14:paraId="7054D314" w14:textId="77777777" w:rsidTr="001F323E">
        <w:trPr>
          <w:jc w:val="center"/>
        </w:trPr>
        <w:tc>
          <w:tcPr>
            <w:tcW w:w="126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5E58A6A5" w14:textId="77777777" w:rsidR="002F2315" w:rsidRPr="00EC3318" w:rsidRDefault="002F2315" w:rsidP="001F323E">
            <w:pPr>
              <w:spacing w:line="252" w:lineRule="auto"/>
              <w:jc w:val="center"/>
            </w:pPr>
            <w:proofErr w:type="spellStart"/>
            <w:r w:rsidRPr="00EC3318">
              <w:t>SP</w:t>
            </w:r>
            <w:r w:rsidRPr="00EC3318">
              <w:rPr>
                <w:vertAlign w:val="subscript"/>
              </w:rPr>
              <w:t>res</w:t>
            </w:r>
            <w:proofErr w:type="spellEnd"/>
          </w:p>
        </w:tc>
        <w:tc>
          <w:tcPr>
            <w:tcW w:w="386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09FE000E" w14:textId="77777777" w:rsidR="002F2315" w:rsidRPr="00EC3318" w:rsidRDefault="002F2315" w:rsidP="001F323E">
            <w:pPr>
              <w:spacing w:line="252" w:lineRule="auto"/>
            </w:pPr>
            <w:r w:rsidRPr="00EC3318">
              <w:t>+3%</w:t>
            </w:r>
          </w:p>
        </w:tc>
      </w:tr>
      <w:tr w:rsidR="002F2315" w:rsidRPr="00EC3318" w14:paraId="4147DBED" w14:textId="77777777" w:rsidTr="001F323E">
        <w:trPr>
          <w:jc w:val="center"/>
        </w:trPr>
        <w:tc>
          <w:tcPr>
            <w:tcW w:w="126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013296BD" w14:textId="77777777" w:rsidR="002F2315" w:rsidRPr="00EC3318" w:rsidRDefault="002F2315" w:rsidP="001F323E">
            <w:pPr>
              <w:spacing w:line="252" w:lineRule="auto"/>
              <w:jc w:val="center"/>
            </w:pPr>
            <w:proofErr w:type="spellStart"/>
            <w:r w:rsidRPr="00EC3318">
              <w:t>SP</w:t>
            </w:r>
            <w:r w:rsidRPr="00EC3318">
              <w:rPr>
                <w:vertAlign w:val="subscript"/>
              </w:rPr>
              <w:t>res</w:t>
            </w:r>
            <w:proofErr w:type="spellEnd"/>
            <w:r w:rsidRPr="00EC3318">
              <w:rPr>
                <w:vertAlign w:val="subscript"/>
              </w:rPr>
              <w:t>-max</w:t>
            </w:r>
          </w:p>
        </w:tc>
        <w:tc>
          <w:tcPr>
            <w:tcW w:w="386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0CCD7681" w14:textId="77777777" w:rsidR="002F2315" w:rsidRPr="00EC3318" w:rsidRDefault="002F2315" w:rsidP="001F323E">
            <w:pPr>
              <w:spacing w:line="252" w:lineRule="auto"/>
            </w:pPr>
            <w:r w:rsidRPr="00EC3318">
              <w:t>+6%</w:t>
            </w:r>
          </w:p>
        </w:tc>
      </w:tr>
    </w:tbl>
    <w:p w14:paraId="7CCCE6C0" w14:textId="62BE75AC" w:rsidR="002F2315" w:rsidRPr="00EC3318" w:rsidRDefault="002F2315" w:rsidP="002F2315">
      <w:pPr>
        <w:pStyle w:val="Instrbox"/>
      </w:pPr>
      <w:r w:rsidRPr="00EC3318">
        <w:t xml:space="preserve">Retain the following </w:t>
      </w:r>
      <w:r w:rsidR="00335D1A">
        <w:t>section</w:t>
      </w:r>
      <w:r w:rsidRPr="00EC3318">
        <w:t xml:space="preserve"> for plants with non-condensing boilers served by variable speed primary pumps. Delete otherwise.</w:t>
      </w:r>
    </w:p>
    <w:p w14:paraId="5BBD5F91" w14:textId="77777777" w:rsidR="002F2315" w:rsidRPr="00EC3318" w:rsidRDefault="002F2315" w:rsidP="0087618D">
      <w:pPr>
        <w:pStyle w:val="Heading4"/>
      </w:pPr>
      <w:r w:rsidRPr="00EC3318">
        <w:t xml:space="preserve">Whenever </w:t>
      </w:r>
      <w:proofErr w:type="spellStart"/>
      <w:r w:rsidRPr="00EC3318">
        <w:t>MinPriCondSpd</w:t>
      </w:r>
      <w:proofErr w:type="spellEnd"/>
      <w:r w:rsidRPr="00EC3318">
        <w:t xml:space="preserve"> is greater than the current flow control loop speed command, the pump speed setpoint shall be </w:t>
      </w:r>
      <w:proofErr w:type="spellStart"/>
      <w:r w:rsidRPr="00EC3318">
        <w:t>MinPriCondSpd</w:t>
      </w:r>
      <w:proofErr w:type="spellEnd"/>
      <w:r w:rsidRPr="00EC3318">
        <w:t>.</w:t>
      </w:r>
    </w:p>
    <w:p w14:paraId="0B08156C" w14:textId="77777777" w:rsidR="002F2315" w:rsidRPr="00EC3318" w:rsidRDefault="002F2315" w:rsidP="002F2315">
      <w:pPr>
        <w:pStyle w:val="Infobox"/>
      </w:pPr>
      <w:r w:rsidRPr="00EC3318">
        <w:t>Condensation protection takes precedence over all other flow control logic to avoid damaging non-condensing boilers.</w:t>
      </w:r>
    </w:p>
    <w:p w14:paraId="502A783F" w14:textId="05C2D6E8" w:rsidR="002F2315" w:rsidRPr="00EC3318" w:rsidRDefault="002F2315" w:rsidP="002F2315">
      <w:pPr>
        <w:pStyle w:val="Instrbox"/>
      </w:pPr>
      <w:r w:rsidRPr="00EC3318">
        <w:t xml:space="preserve">Retain the following section for primary-secondary boiler plants. Delete otherwise. </w:t>
      </w:r>
      <w:bookmarkStart w:id="9435" w:name="_Ref526355161"/>
      <w:r w:rsidRPr="00EC3318">
        <w:t xml:space="preserve">Where multiple secondary loops with differing configurations exist, create a unique copy of </w:t>
      </w:r>
      <w:r w:rsidR="004A52F1">
        <w:t xml:space="preserve">Section </w:t>
      </w:r>
      <w:r w:rsidRPr="00EC3318">
        <w:fldChar w:fldCharType="begin"/>
      </w:r>
      <w:r w:rsidRPr="00EC3318">
        <w:instrText xml:space="preserve"> REF _Ref2419625 \w \h  \* MERGEFORMAT </w:instrText>
      </w:r>
      <w:r w:rsidRPr="00EC3318">
        <w:fldChar w:fldCharType="separate"/>
      </w:r>
      <w:r w:rsidR="0037258A">
        <w:t>5.21.7</w:t>
      </w:r>
      <w:r w:rsidRPr="00EC3318">
        <w:fldChar w:fldCharType="end"/>
      </w:r>
      <w:r w:rsidRPr="00EC3318">
        <w:t xml:space="preserve"> for each.</w:t>
      </w:r>
    </w:p>
    <w:p w14:paraId="0853E294" w14:textId="77777777" w:rsidR="002F2315" w:rsidRPr="00EC3318" w:rsidRDefault="002F2315" w:rsidP="0087618D">
      <w:pPr>
        <w:pStyle w:val="Heading3"/>
      </w:pPr>
      <w:bookmarkStart w:id="9436" w:name="_Ref2419625"/>
      <w:r w:rsidRPr="00EC3318">
        <w:t>Secondary Hot Water Pumps</w:t>
      </w:r>
      <w:bookmarkEnd w:id="9435"/>
      <w:bookmarkEnd w:id="9436"/>
    </w:p>
    <w:p w14:paraId="15280B81" w14:textId="12131413" w:rsidR="002F2315" w:rsidRPr="00EC3318" w:rsidRDefault="002F2315" w:rsidP="0087618D">
      <w:pPr>
        <w:pStyle w:val="Heading4"/>
      </w:pPr>
      <w:r w:rsidRPr="00EC3318">
        <w:t xml:space="preserve">Secondary HW pumps shall be lead/lag controlled per </w:t>
      </w:r>
      <w:r>
        <w:t>Section</w:t>
      </w:r>
      <w:r w:rsidR="004A52F1">
        <w:t xml:space="preserve"> </w:t>
      </w:r>
      <w:r w:rsidRPr="00FA7ACF">
        <w:rPr>
          <w:highlight w:val="yellow"/>
        </w:rPr>
        <w:fldChar w:fldCharType="begin"/>
      </w:r>
      <w:r w:rsidRPr="00FA7ACF">
        <w:instrText xml:space="preserve"> REF _Ref508115757 \w \h </w:instrText>
      </w:r>
      <w:r w:rsidRPr="00FA7ACF">
        <w:rPr>
          <w:highlight w:val="yellow"/>
        </w:rPr>
        <w:instrText xml:space="preserve"> \* MERGEFORMAT </w:instrText>
      </w:r>
      <w:r w:rsidRPr="00FA7ACF">
        <w:rPr>
          <w:highlight w:val="yellow"/>
        </w:rPr>
      </w:r>
      <w:r w:rsidRPr="00FA7ACF">
        <w:rPr>
          <w:highlight w:val="yellow"/>
        </w:rPr>
        <w:fldChar w:fldCharType="separate"/>
      </w:r>
      <w:r w:rsidR="0037258A">
        <w:t>5.1.15.3</w:t>
      </w:r>
      <w:r w:rsidRPr="00FA7ACF">
        <w:rPr>
          <w:highlight w:val="yellow"/>
        </w:rPr>
        <w:fldChar w:fldCharType="end"/>
      </w:r>
      <w:r w:rsidRPr="00EC3318">
        <w:t>.</w:t>
      </w:r>
    </w:p>
    <w:p w14:paraId="3C4E0F22" w14:textId="77777777" w:rsidR="002F2315" w:rsidRPr="00EC3318" w:rsidRDefault="002F2315" w:rsidP="0087618D">
      <w:pPr>
        <w:pStyle w:val="Heading4"/>
      </w:pPr>
      <w:r w:rsidRPr="00EC3318">
        <w:t xml:space="preserve">Enable lead secondary HW pump when plant is </w:t>
      </w:r>
      <w:proofErr w:type="gramStart"/>
      <w:r w:rsidRPr="00EC3318">
        <w:t>enabled</w:t>
      </w:r>
      <w:proofErr w:type="gramEnd"/>
      <w:r w:rsidRPr="00EC3318">
        <w:t xml:space="preserve"> and any load served by the pump(s) is generating a Heating Hot-Water Plant Request. Disable the lead pump otherwise.</w:t>
      </w:r>
    </w:p>
    <w:p w14:paraId="19A758D5" w14:textId="3FB521D9" w:rsidR="002F2315" w:rsidRPr="00EC3318" w:rsidRDefault="002F2315" w:rsidP="002F2315">
      <w:pPr>
        <w:pStyle w:val="Instrbox"/>
      </w:pPr>
      <w:r w:rsidRPr="00EC3318">
        <w:lastRenderedPageBreak/>
        <w:t xml:space="preserve">Retain the following </w:t>
      </w:r>
      <w:r w:rsidR="00335D1A">
        <w:t>section</w:t>
      </w:r>
      <w:r w:rsidRPr="00EC3318">
        <w:t xml:space="preserve"> for variable speed secondary pumps serving a secondary loop with a flow meter. Delete otherwise.</w:t>
      </w:r>
    </w:p>
    <w:p w14:paraId="44078FD0" w14:textId="77777777" w:rsidR="002F2315" w:rsidRPr="00EC3318" w:rsidRDefault="002F2315" w:rsidP="005274F2">
      <w:pPr>
        <w:pStyle w:val="Heading4"/>
        <w:keepNext/>
        <w:widowControl/>
        <w:ind w:left="1354" w:hanging="1066"/>
      </w:pPr>
      <w:r w:rsidRPr="00EC3318">
        <w:t xml:space="preserve">Secondary HW pumps shall be staged as a function of SHWFR, the ratio of current hot water flow, </w:t>
      </w:r>
      <w:r w:rsidRPr="00EC3318">
        <w:rPr>
          <w:i/>
        </w:rPr>
        <w:t>FLOW</w:t>
      </w:r>
      <w:r w:rsidRPr="00EC3318">
        <w:rPr>
          <w:i/>
          <w:vertAlign w:val="subscript"/>
        </w:rPr>
        <w:t>S</w:t>
      </w:r>
      <w:r w:rsidRPr="00EC3318">
        <w:t>, to design flow, and the number of pumps, N-SHWP, that operate at design conditions. Pumps are assumed to be equally sized.</w:t>
      </w:r>
    </w:p>
    <w:p w14:paraId="7124ED62" w14:textId="77777777" w:rsidR="002F2315" w:rsidRPr="00EC3318" w:rsidRDefault="002F2315" w:rsidP="002F2315">
      <w:pPr>
        <w:jc w:val="center"/>
      </w:pPr>
      <m:oMathPara>
        <m:oMath>
          <m:r>
            <m:rPr>
              <m:sty m:val="p"/>
            </m:rPr>
            <w:rPr>
              <w:rFonts w:ascii="Cambria Math" w:hAnsi="Cambria Math"/>
            </w:rPr>
            <m:t>SHWFR=</m:t>
          </m:r>
          <m:f>
            <m:fPr>
              <m:ctrlPr>
                <w:rPr>
                  <w:rFonts w:ascii="Cambria Math" w:hAnsi="Cambria Math"/>
                  <w:sz w:val="24"/>
                </w:rPr>
              </m:ctrlPr>
            </m:fPr>
            <m:num>
              <m:r>
                <w:rPr>
                  <w:rFonts w:ascii="Cambria Math" w:hAnsi="Cambria Math"/>
                  <w:sz w:val="24"/>
                </w:rPr>
                <m:t>FLO</m:t>
              </m:r>
              <m:sSub>
                <m:sSubPr>
                  <m:ctrlPr>
                    <w:rPr>
                      <w:rFonts w:ascii="Cambria Math" w:hAnsi="Cambria Math"/>
                      <w:i/>
                      <w:sz w:val="24"/>
                    </w:rPr>
                  </m:ctrlPr>
                </m:sSubPr>
                <m:e>
                  <m:r>
                    <w:rPr>
                      <w:rFonts w:ascii="Cambria Math" w:hAnsi="Cambria Math"/>
                      <w:sz w:val="24"/>
                    </w:rPr>
                    <m:t>W</m:t>
                  </m:r>
                </m:e>
                <m:sub>
                  <m:r>
                    <w:rPr>
                      <w:rFonts w:ascii="Cambria Math" w:hAnsi="Cambria Math"/>
                      <w:sz w:val="24"/>
                    </w:rPr>
                    <m:t>s</m:t>
                  </m:r>
                </m:sub>
              </m:sSub>
            </m:num>
            <m:den>
              <m:sSub>
                <m:sSubPr>
                  <m:ctrlPr>
                    <w:rPr>
                      <w:rFonts w:ascii="Cambria Math" w:hAnsi="Cambria Math"/>
                      <w:sz w:val="24"/>
                    </w:rPr>
                  </m:ctrlPr>
                </m:sSubPr>
                <m:e>
                  <m:r>
                    <w:rPr>
                      <w:rFonts w:ascii="Cambria Math" w:hAnsi="Cambria Math"/>
                    </w:rPr>
                    <m:t>SHWF</m:t>
                  </m:r>
                </m:e>
                <m:sub>
                  <m:r>
                    <w:rPr>
                      <w:rFonts w:ascii="Cambria Math" w:hAnsi="Cambria Math"/>
                    </w:rPr>
                    <m:t>design</m:t>
                  </m:r>
                </m:sub>
              </m:sSub>
            </m:den>
          </m:f>
        </m:oMath>
      </m:oMathPara>
    </w:p>
    <w:p w14:paraId="30B3CC1A" w14:textId="77777777" w:rsidR="002F2315" w:rsidRPr="00EC3318" w:rsidRDefault="002F2315" w:rsidP="002F2315">
      <w:pPr>
        <w:pStyle w:val="Infobox"/>
      </w:pPr>
      <w:r w:rsidRPr="00EC3318">
        <w:t>Flow is used, as opposed to speed, to keep the hot water pumps operating near their best efficiency point. Staging at slightly less than design flowrate for operating pumps yields good results for most applications (note that when fewer than design pumps are enabled, pumps will be able to produce greater than design flow since they will be operating further out their pump curves). If desired, the stage down flow point can be offset slightly below the stage up point to prevent cycling between pump stages in applications with highly variable loads.</w:t>
      </w:r>
    </w:p>
    <w:p w14:paraId="7CA9D2E4" w14:textId="77777777" w:rsidR="002F2315" w:rsidRPr="00EC3318" w:rsidRDefault="002F2315" w:rsidP="007C1423">
      <w:pPr>
        <w:pStyle w:val="Heading5"/>
      </w:pPr>
      <w:r w:rsidRPr="00EC3318">
        <w:t>Start the next lag pump whenever the following is true for 10 minutes:</w:t>
      </w:r>
    </w:p>
    <w:p w14:paraId="1A0C5FAE" w14:textId="77777777" w:rsidR="002F2315" w:rsidRPr="00EC3318" w:rsidRDefault="002F2315" w:rsidP="002F2315">
      <m:oMathPara>
        <m:oMathParaPr>
          <m:jc m:val="center"/>
        </m:oMathParaPr>
        <m:oMath>
          <m:r>
            <m:rPr>
              <m:sty m:val="p"/>
            </m:rPr>
            <w:rPr>
              <w:rFonts w:ascii="Cambria Math" w:hAnsi="Cambria Math"/>
            </w:rPr>
            <m:t xml:space="preserve">SHWFR&gt; </m:t>
          </m:r>
          <m:f>
            <m:fPr>
              <m:ctrlPr>
                <w:rPr>
                  <w:rFonts w:ascii="Cambria Math" w:hAnsi="Cambria Math"/>
                  <w:sz w:val="24"/>
                </w:rPr>
              </m:ctrlPr>
            </m:fPr>
            <m:num>
              <m:r>
                <w:rPr>
                  <w:rFonts w:ascii="Cambria Math" w:hAnsi="Cambria Math"/>
                </w:rPr>
                <m:t>Number of Operating Pumps</m:t>
              </m:r>
            </m:num>
            <m:den>
              <m:r>
                <w:rPr>
                  <w:rFonts w:ascii="Cambria Math" w:hAnsi="Cambria Math"/>
                </w:rPr>
                <m:t>N</m:t>
              </m:r>
            </m:den>
          </m:f>
          <m:r>
            <w:rPr>
              <w:rFonts w:ascii="Cambria Math" w:hAnsi="Cambria Math"/>
            </w:rPr>
            <m:t>-.03</m:t>
          </m:r>
        </m:oMath>
      </m:oMathPara>
    </w:p>
    <w:p w14:paraId="67BF4A95" w14:textId="77777777" w:rsidR="002F2315" w:rsidRPr="00EC3318" w:rsidRDefault="002F2315" w:rsidP="007C1423">
      <w:pPr>
        <w:pStyle w:val="Heading5"/>
      </w:pPr>
      <w:r w:rsidRPr="00EC3318">
        <w:t>Shut off the last lag pump whenever the following is true for 10 minutes:</w:t>
      </w:r>
    </w:p>
    <w:p w14:paraId="309D350F" w14:textId="77777777" w:rsidR="002F2315" w:rsidRPr="00EC3318" w:rsidRDefault="002F2315" w:rsidP="002F2315">
      <m:oMathPara>
        <m:oMathParaPr>
          <m:jc m:val="center"/>
        </m:oMathParaPr>
        <m:oMath>
          <m:r>
            <m:rPr>
              <m:sty m:val="p"/>
            </m:rPr>
            <w:rPr>
              <w:rFonts w:ascii="Cambria Math" w:hAnsi="Cambria Math"/>
            </w:rPr>
            <m:t xml:space="preserve">SHWFR&lt; </m:t>
          </m:r>
          <m:f>
            <m:fPr>
              <m:ctrlPr>
                <w:rPr>
                  <w:rFonts w:ascii="Cambria Math" w:hAnsi="Cambria Math"/>
                  <w:sz w:val="24"/>
                </w:rPr>
              </m:ctrlPr>
            </m:fPr>
            <m:num>
              <m:r>
                <w:rPr>
                  <w:rFonts w:ascii="Cambria Math" w:hAnsi="Cambria Math"/>
                </w:rPr>
                <m:t>Number of Operating Pumps-1</m:t>
              </m:r>
            </m:num>
            <m:den>
              <m:r>
                <w:rPr>
                  <w:rFonts w:ascii="Cambria Math" w:hAnsi="Cambria Math"/>
                </w:rPr>
                <m:t>N</m:t>
              </m:r>
            </m:den>
          </m:f>
          <m:r>
            <w:rPr>
              <w:rFonts w:ascii="Cambria Math" w:hAnsi="Cambria Math"/>
            </w:rPr>
            <m:t>-.03</m:t>
          </m:r>
        </m:oMath>
      </m:oMathPara>
    </w:p>
    <w:p w14:paraId="1A094EC0" w14:textId="22E05DEC" w:rsidR="002F2315" w:rsidRPr="00EC3318" w:rsidRDefault="002F2315" w:rsidP="002F2315">
      <w:pPr>
        <w:pStyle w:val="Instrbox"/>
      </w:pPr>
      <w:r w:rsidRPr="00EC3318">
        <w:t xml:space="preserve">Retain the following </w:t>
      </w:r>
      <w:r w:rsidR="00335D1A">
        <w:t>section</w:t>
      </w:r>
      <w:r w:rsidRPr="00EC3318">
        <w:t xml:space="preserve"> for variable speed secondary pumps serving a secondary loop without a flow meter. Delete otherwise.</w:t>
      </w:r>
    </w:p>
    <w:p w14:paraId="721EEE78" w14:textId="77777777" w:rsidR="002F2315" w:rsidRPr="00EC3318" w:rsidRDefault="002F2315" w:rsidP="0087618D">
      <w:pPr>
        <w:pStyle w:val="Heading4"/>
      </w:pPr>
      <w:r w:rsidRPr="00EC3318">
        <w:t>Secondary HW pumps shall be staged as a function of speed.</w:t>
      </w:r>
    </w:p>
    <w:p w14:paraId="27AF5FD1" w14:textId="77777777" w:rsidR="002F2315" w:rsidRPr="00EC3318" w:rsidRDefault="002F2315" w:rsidP="007C1423">
      <w:pPr>
        <w:pStyle w:val="Heading5"/>
      </w:pPr>
      <w:r w:rsidRPr="00EC3318">
        <w:t>Stage up when speed exceeds 90% for 5 minutes or 99% for 1 minutes.</w:t>
      </w:r>
    </w:p>
    <w:p w14:paraId="0DFB8FE6" w14:textId="77777777" w:rsidR="002F2315" w:rsidRPr="00EC3318" w:rsidRDefault="002F2315" w:rsidP="007C1423">
      <w:pPr>
        <w:pStyle w:val="Heading5"/>
      </w:pPr>
      <w:r w:rsidRPr="00EC3318">
        <w:t>Stage down when speed falls below 40% for 10 minutes.</w:t>
      </w:r>
    </w:p>
    <w:p w14:paraId="06CC1C29" w14:textId="77777777" w:rsidR="002F2315" w:rsidRPr="00EC3318" w:rsidRDefault="002F2315" w:rsidP="002F2315">
      <w:pPr>
        <w:pStyle w:val="Infobox"/>
      </w:pPr>
      <w:r w:rsidRPr="00EC3318">
        <w:t>When staging based on speed, the stage down point must be selected judiciously to minimize the possibility of repeat cycling (stage down point too high) and avoid getting “stuck” in a higher stage (stage down point too low). The stage up point must also be carefully selected to avoid running to the right of the operating pump’s choke line before staging up, which can lead to excess vibration. For large systems with 3 or more secondary pumps, this is a particularly critical consideration and may warrant using a lower stage up speed for Stage 1 to Stage 2 than for higher stage transitions.</w:t>
      </w:r>
    </w:p>
    <w:p w14:paraId="295BB1E4" w14:textId="77777777" w:rsidR="002F2315" w:rsidRPr="00EC3318" w:rsidRDefault="002F2315" w:rsidP="002F2315">
      <w:pPr>
        <w:pStyle w:val="Infobox"/>
      </w:pPr>
      <w:r w:rsidRPr="00EC3318">
        <w:t>The above setpoints are general guidelines, but each project warrants inspection of the pump curve(s) relative to the estimated system curve to identify the proper staging points.</w:t>
      </w:r>
    </w:p>
    <w:p w14:paraId="2C590301" w14:textId="77777777" w:rsidR="002F2315" w:rsidRPr="00EC3318" w:rsidRDefault="002F2315" w:rsidP="002F2315">
      <w:pPr>
        <w:pStyle w:val="Infobox"/>
      </w:pPr>
      <w:r w:rsidRPr="00EC3318">
        <w:t>Note that none of these considerations are critical when staging on flow, which is preferred.</w:t>
      </w:r>
    </w:p>
    <w:p w14:paraId="6DD519BF" w14:textId="147FE348" w:rsidR="002F2315" w:rsidRPr="00EC3318" w:rsidRDefault="002F2315" w:rsidP="002F2315">
      <w:pPr>
        <w:pStyle w:val="Instrbox"/>
      </w:pPr>
      <w:r w:rsidRPr="00EC3318">
        <w:t xml:space="preserve">Retain the following two </w:t>
      </w:r>
      <w:r w:rsidR="00335D1A">
        <w:t>section</w:t>
      </w:r>
      <w:r w:rsidRPr="00EC3318">
        <w:t>s for DP controlled variable speed pumps if the remote DP sensor(s) is hardwired to the secondary pump controller. Delete otherwise.</w:t>
      </w:r>
    </w:p>
    <w:p w14:paraId="2349B32B" w14:textId="77777777" w:rsidR="002F2315" w:rsidRPr="00EC3318" w:rsidRDefault="002F2315" w:rsidP="0087618D">
      <w:pPr>
        <w:pStyle w:val="Heading4"/>
      </w:pPr>
      <w:r w:rsidRPr="00EC3318">
        <w:t>When any pump is proven on, pump speed shall be controlled by a reverse acting PID loop maintaining differential pressure at HW-</w:t>
      </w:r>
      <w:proofErr w:type="spellStart"/>
      <w:r w:rsidRPr="00EC3318">
        <w:t>DPmax</w:t>
      </w:r>
      <w:proofErr w:type="spellEnd"/>
      <w:r w:rsidRPr="00EC3318">
        <w:t>. All pumps receive the same speed signal. PID loop output shall be mapped from minimum pump speed at 0% to maximum pump speed at 100%.</w:t>
      </w:r>
    </w:p>
    <w:p w14:paraId="5D6B38FC" w14:textId="77777777" w:rsidR="002F2315" w:rsidRPr="00EC3318" w:rsidRDefault="002F2315" w:rsidP="0087618D">
      <w:pPr>
        <w:pStyle w:val="Heading4"/>
      </w:pPr>
      <w:r w:rsidRPr="00EC3318">
        <w:t>Where multiple DP sensors exist, a PID loop shall run for each sensor. HW pumps shall be controlled to the high signal output of all DP sensor loops.</w:t>
      </w:r>
    </w:p>
    <w:p w14:paraId="7575F682" w14:textId="77777777" w:rsidR="002F2315" w:rsidRPr="00EC3318" w:rsidRDefault="002F2315" w:rsidP="002F2315">
      <w:pPr>
        <w:pStyle w:val="Infobox"/>
      </w:pPr>
      <w:r w:rsidRPr="00EC3318">
        <w:t>HW pump DP setpoint is not reset by valve position because valve position is already used to reset HWST, which saves much more energy that DP reset. As noted above, pump energy is converted to heat so reductions in HW pump energy are made up by the boilers.</w:t>
      </w:r>
    </w:p>
    <w:p w14:paraId="497EC6B2" w14:textId="093EEBA5" w:rsidR="002F2315" w:rsidRPr="00EC3318" w:rsidRDefault="002F2315" w:rsidP="002F2315">
      <w:pPr>
        <w:pStyle w:val="Instrbox"/>
      </w:pPr>
      <w:r w:rsidRPr="00EC3318">
        <w:lastRenderedPageBreak/>
        <w:t xml:space="preserve">Retain the following three </w:t>
      </w:r>
      <w:r w:rsidR="00335D1A">
        <w:t>section</w:t>
      </w:r>
      <w:r w:rsidRPr="00EC3318">
        <w:t>s for DP controlled variable speed pumps if the remote DP sensor is not hardwired to the secondary pump controller, but a local DP sensor is hardwired to the secondary pump controller. Delete otherwise.</w:t>
      </w:r>
    </w:p>
    <w:p w14:paraId="1F99830B" w14:textId="12835B5A" w:rsidR="002F2315" w:rsidRPr="00EC3318" w:rsidRDefault="002F2315" w:rsidP="0087618D">
      <w:pPr>
        <w:pStyle w:val="Heading4"/>
      </w:pPr>
      <w:r w:rsidRPr="00EC3318">
        <w:t>Remote loop DP shall be maintained at a setpoint of HW-</w:t>
      </w:r>
      <w:proofErr w:type="spellStart"/>
      <w:r w:rsidRPr="00EC3318">
        <w:t>DPmax</w:t>
      </w:r>
      <w:proofErr w:type="spellEnd"/>
      <w:r w:rsidRPr="00EC3318">
        <w:t>. HW-</w:t>
      </w:r>
      <w:proofErr w:type="spellStart"/>
      <w:r w:rsidRPr="00EC3318">
        <w:t>DPmax</w:t>
      </w:r>
      <w:proofErr w:type="spellEnd"/>
      <w:r w:rsidRPr="00EC3318">
        <w:t xml:space="preserve"> shall be maintained by a reverse acting PID loop running in the controller to which the remote sensor is wired; the loop output shall be a DP setpoint for the local primary loop DP sensor hardwired to the plant controller. Reset local DP from </w:t>
      </w:r>
      <w:ins w:id="9437" w:author="Titus Ellison" w:date="2022-10-21T11:48:00Z">
        <w:r w:rsidR="00FA67C3" w:rsidRPr="00FA67C3">
          <w:rPr>
            <w:rStyle w:val="Toggle"/>
            <w:rPrChange w:id="9438" w:author="Titus Ellison" w:date="2022-10-21T11:48:00Z">
              <w:rPr/>
            </w:rPrChange>
          </w:rPr>
          <w:t>[UNITS [34.5 kPa] [</w:t>
        </w:r>
      </w:ins>
      <w:r w:rsidRPr="00FA67C3">
        <w:rPr>
          <w:rStyle w:val="Toggle"/>
          <w:rPrChange w:id="9439" w:author="Titus Ellison" w:date="2022-10-21T11:48:00Z">
            <w:rPr/>
          </w:rPrChange>
        </w:rPr>
        <w:t>5 psi</w:t>
      </w:r>
      <w:ins w:id="9440" w:author="Titus Ellison" w:date="2022-10-21T11:48:00Z">
        <w:r w:rsidR="00FA67C3" w:rsidRPr="00FA67C3">
          <w:rPr>
            <w:rStyle w:val="Toggle"/>
            <w:rPrChange w:id="9441" w:author="Titus Ellison" w:date="2022-10-21T11:48:00Z">
              <w:rPr/>
            </w:rPrChange>
          </w:rPr>
          <w:t>]]</w:t>
        </w:r>
      </w:ins>
      <w:r w:rsidRPr="00EC3318">
        <w:t xml:space="preserve"> at 0% loop output to </w:t>
      </w:r>
      <w:proofErr w:type="spellStart"/>
      <w:r w:rsidRPr="00EC3318">
        <w:t>LocalHW-DPmax</w:t>
      </w:r>
      <w:proofErr w:type="spellEnd"/>
      <w:r w:rsidRPr="00EC3318">
        <w:t xml:space="preserve"> at 100% loop output.</w:t>
      </w:r>
    </w:p>
    <w:p w14:paraId="5F44F172" w14:textId="77777777" w:rsidR="002F2315" w:rsidRPr="00EC3318" w:rsidRDefault="002F2315" w:rsidP="0087618D">
      <w:pPr>
        <w:pStyle w:val="Heading4"/>
      </w:pPr>
      <w:r w:rsidRPr="00EC3318">
        <w:t>When any pump is proven on, pump speed will be controlled by a reverse acting PID loop maintaining the local primary DP signal at the DP setpoint output from the remote sensor control loop. All pumps receive the same speed signal. PID loop output shall be mapped from minimum pump speed at 0% to maximum pump speed at 100%.</w:t>
      </w:r>
    </w:p>
    <w:p w14:paraId="72EF81F2" w14:textId="77777777" w:rsidR="002F2315" w:rsidRPr="00EC3318" w:rsidRDefault="002F2315" w:rsidP="0087618D">
      <w:pPr>
        <w:pStyle w:val="Heading4"/>
      </w:pPr>
      <w:r w:rsidRPr="00EC3318">
        <w:t>Where multiple remote DP sensors exist, a PID loop shall run for each sensor. The DP setpoint for the local DP sensor shall be the highest DP setpoint output from each of the remote loops.</w:t>
      </w:r>
    </w:p>
    <w:p w14:paraId="69591174" w14:textId="4DE2CC0B" w:rsidR="002F2315" w:rsidRPr="00EC3318" w:rsidRDefault="002F2315" w:rsidP="002F2315">
      <w:pPr>
        <w:pStyle w:val="Instrbox"/>
      </w:pPr>
      <w:r w:rsidRPr="00EC3318">
        <w:t xml:space="preserve">Retain the following </w:t>
      </w:r>
      <w:r w:rsidR="00335D1A">
        <w:t>section</w:t>
      </w:r>
      <w:r w:rsidRPr="00EC3318">
        <w:t xml:space="preserve"> for plants with variable speed secondary pumps and non-condensing boilers. Delete otherwise.</w:t>
      </w:r>
    </w:p>
    <w:p w14:paraId="18FF88C0" w14:textId="77777777" w:rsidR="002F2315" w:rsidRPr="00EC3318" w:rsidRDefault="002F2315" w:rsidP="0087618D">
      <w:pPr>
        <w:pStyle w:val="Heading4"/>
      </w:pPr>
      <w:r w:rsidRPr="00EC3318">
        <w:t xml:space="preserve">Whenever </w:t>
      </w:r>
      <w:proofErr w:type="spellStart"/>
      <w:r w:rsidRPr="00EC3318">
        <w:t>MaxSecCondSpd</w:t>
      </w:r>
      <w:proofErr w:type="spellEnd"/>
      <w:r w:rsidRPr="00EC3318">
        <w:t xml:space="preserve"> is less than the current DP loop speed command signal, the pump speed setpoint shall be </w:t>
      </w:r>
      <w:proofErr w:type="spellStart"/>
      <w:r w:rsidRPr="00EC3318">
        <w:t>MaxSecCondSpd</w:t>
      </w:r>
      <w:proofErr w:type="spellEnd"/>
      <w:r w:rsidRPr="00EC3318">
        <w:t>.</w:t>
      </w:r>
    </w:p>
    <w:p w14:paraId="1E2E0006" w14:textId="77777777" w:rsidR="002F2315" w:rsidRPr="00EC3318" w:rsidRDefault="002F2315" w:rsidP="002F2315">
      <w:pPr>
        <w:pStyle w:val="Infobox"/>
      </w:pPr>
      <w:r w:rsidRPr="00EC3318">
        <w:t>Condensation protection takes precedence over DP control to avoid damaging non-condensing boilers.</w:t>
      </w:r>
    </w:p>
    <w:p w14:paraId="65C3AA96" w14:textId="10BA9731" w:rsidR="002F2315" w:rsidRPr="00EC3318" w:rsidRDefault="002F2315" w:rsidP="002F2315">
      <w:pPr>
        <w:pStyle w:val="Instrbox"/>
      </w:pPr>
      <w:r w:rsidRPr="00EC3318">
        <w:t xml:space="preserve">Retain the following </w:t>
      </w:r>
      <w:r w:rsidR="00335D1A">
        <w:t>section</w:t>
      </w:r>
      <w:r w:rsidRPr="00EC3318">
        <w:t xml:space="preserve"> for constant speed secondary pumps. Delete otherwise.</w:t>
      </w:r>
    </w:p>
    <w:p w14:paraId="1E74367A" w14:textId="77777777" w:rsidR="002F2315" w:rsidRPr="00EC3318" w:rsidRDefault="002F2315" w:rsidP="0087618D">
      <w:pPr>
        <w:pStyle w:val="Heading4"/>
      </w:pPr>
      <w:r w:rsidRPr="00EC3318">
        <w:t>Secondary HW pumps shall be staged with primary pumps.</w:t>
      </w:r>
    </w:p>
    <w:p w14:paraId="6B5AB511" w14:textId="0906F487" w:rsidR="002F2315" w:rsidRPr="00EC3318" w:rsidRDefault="002F2315" w:rsidP="002F2315">
      <w:pPr>
        <w:pStyle w:val="Infobox"/>
      </w:pPr>
      <w:r w:rsidRPr="00EC3318">
        <w:t xml:space="preserve">Constant speed secondary pumps are generally not advisable on any boiler system. For non-condensing boiler systems, secondary pump VFDs are a more cost-effective means of providing condensation protection than 3-way thermostatic mixing valves and provide energy benefits as discussed in </w:t>
      </w:r>
      <w:r w:rsidR="004A52F1">
        <w:t xml:space="preserve">Section </w:t>
      </w:r>
      <w:r w:rsidRPr="00EC3318">
        <w:fldChar w:fldCharType="begin"/>
      </w:r>
      <w:r w:rsidRPr="00EC3318">
        <w:instrText xml:space="preserve"> REF _Ref516327702 \w \h  \* MERGEFORMAT </w:instrText>
      </w:r>
      <w:r w:rsidRPr="00EC3318">
        <w:fldChar w:fldCharType="separate"/>
      </w:r>
      <w:r w:rsidR="0037258A">
        <w:t>5.21.5</w:t>
      </w:r>
      <w:r w:rsidRPr="00EC3318">
        <w:fldChar w:fldCharType="end"/>
      </w:r>
      <w:r w:rsidRPr="00EC3318">
        <w:t>.</w:t>
      </w:r>
    </w:p>
    <w:p w14:paraId="0AD57A67" w14:textId="77777777" w:rsidR="002F2315" w:rsidRPr="00EC3318" w:rsidRDefault="002F2315" w:rsidP="002F2315">
      <w:pPr>
        <w:pStyle w:val="Infobox"/>
      </w:pPr>
      <w:r w:rsidRPr="00EC3318">
        <w:t>For condensing boiler systems, constant speed secondary pumps could in theory be provided in conjunction with variable speed primary pumps to still allow for condensing operation at low loads, but a better option would be to simply provide a variable-primary system with either variable speed or constant speed pumps. The controls are simpler and as good or better energy performance will result.</w:t>
      </w:r>
    </w:p>
    <w:bookmarkEnd w:id="8992"/>
    <w:p w14:paraId="3AC56622" w14:textId="77777777" w:rsidR="002F2315" w:rsidRPr="00EC3318" w:rsidRDefault="002F2315" w:rsidP="002F2315">
      <w:pPr>
        <w:pStyle w:val="Instrbox"/>
      </w:pPr>
      <w:r w:rsidRPr="00EC3318">
        <w:t>Keep the following section for Primary-only hot water plants with a minimum flow bypass valve. Delete otherwise.</w:t>
      </w:r>
    </w:p>
    <w:p w14:paraId="41EC0057" w14:textId="0508B864" w:rsidR="002F2315" w:rsidRPr="00EC3318" w:rsidRDefault="002F2315" w:rsidP="0087618D">
      <w:pPr>
        <w:pStyle w:val="Heading3"/>
      </w:pPr>
      <w:bookmarkStart w:id="9442" w:name="_Ref27150900"/>
      <w:r w:rsidRPr="00EC3318">
        <w:t>Minimum Flow Bypass Valve</w:t>
      </w:r>
      <w:bookmarkEnd w:id="9442"/>
    </w:p>
    <w:p w14:paraId="15D5E938" w14:textId="77777777" w:rsidR="002F2315" w:rsidRPr="00EC3318" w:rsidRDefault="002F2315" w:rsidP="0087618D">
      <w:pPr>
        <w:pStyle w:val="Heading4"/>
      </w:pPr>
      <w:bookmarkStart w:id="9443" w:name="_Ref526344147"/>
      <w:r w:rsidRPr="00EC3318">
        <w:t>Bypass valve shall modulate to maintain minimum flow as measured by the hot water flow meter at a setpoint that provides minimum flow through all operating boilers, determined as follows:</w:t>
      </w:r>
    </w:p>
    <w:p w14:paraId="4A60B421" w14:textId="77777777" w:rsidR="002F2315" w:rsidRPr="00EC3318" w:rsidRDefault="002F2315" w:rsidP="007C1423">
      <w:pPr>
        <w:pStyle w:val="Heading5"/>
      </w:pPr>
      <w:r w:rsidRPr="00EC3318">
        <w:t xml:space="preserve">For the boilers operating in the stage, identify the boiler with the highest ratio, </w:t>
      </w:r>
      <w:proofErr w:type="spellStart"/>
      <w:r w:rsidRPr="00EC3318">
        <w:t>MinFlowRatio</w:t>
      </w:r>
      <w:proofErr w:type="spellEnd"/>
      <w:r w:rsidRPr="00EC3318">
        <w:t>, of HW-</w:t>
      </w:r>
      <w:proofErr w:type="spellStart"/>
      <w:r w:rsidRPr="00EC3318">
        <w:t>MinFlowX</w:t>
      </w:r>
      <w:proofErr w:type="spellEnd"/>
      <w:r w:rsidRPr="00EC3318">
        <w:t xml:space="preserve"> to HW-</w:t>
      </w:r>
      <w:proofErr w:type="spellStart"/>
      <w:r w:rsidRPr="00EC3318">
        <w:t>DesFlowX</w:t>
      </w:r>
      <w:proofErr w:type="spellEnd"/>
      <w:r w:rsidRPr="00EC3318">
        <w:t>.</w:t>
      </w:r>
    </w:p>
    <w:p w14:paraId="7AEB24F6" w14:textId="77777777" w:rsidR="002F2315" w:rsidRPr="00EC3318" w:rsidRDefault="002F2315" w:rsidP="007C1423">
      <w:pPr>
        <w:pStyle w:val="Heading5"/>
      </w:pPr>
      <w:r w:rsidRPr="00EC3318">
        <w:t>Calculate the minimum flow setpoint, HW-</w:t>
      </w:r>
      <w:proofErr w:type="spellStart"/>
      <w:r w:rsidRPr="00EC3318">
        <w:t>MinFlowSP</w:t>
      </w:r>
      <w:proofErr w:type="spellEnd"/>
      <w:r w:rsidRPr="00EC3318">
        <w:t xml:space="preserve"> as </w:t>
      </w:r>
      <w:proofErr w:type="spellStart"/>
      <w:r w:rsidRPr="00EC3318">
        <w:t>MinFlowRatio</w:t>
      </w:r>
      <w:proofErr w:type="spellEnd"/>
      <w:r w:rsidRPr="00EC3318">
        <w:t xml:space="preserve"> multiplied by the sum of HW-</w:t>
      </w:r>
      <w:proofErr w:type="spellStart"/>
      <w:r w:rsidRPr="00EC3318">
        <w:t>DesFlowX</w:t>
      </w:r>
      <w:proofErr w:type="spellEnd"/>
      <w:r w:rsidRPr="00EC3318">
        <w:t xml:space="preserve"> for the operating boilers.</w:t>
      </w:r>
    </w:p>
    <w:p w14:paraId="29F5DC71" w14:textId="77777777" w:rsidR="002F2315" w:rsidRPr="00EC3318" w:rsidRDefault="002F2315" w:rsidP="002F2315">
      <w:pPr>
        <w:pStyle w:val="Infobox"/>
      </w:pPr>
      <w:r w:rsidRPr="00EC3318">
        <w:t>If the boilers have different minimum flow to design flow ratios, just maintaining the sum of the minimum flows will not satisfy the boiler(s) with the highest relative minimum flows. Note that this also requires that boilers be balanced to distribute flow proportional to their design flow.</w:t>
      </w:r>
    </w:p>
    <w:p w14:paraId="5816A441" w14:textId="1F61737F" w:rsidR="002F2315" w:rsidRPr="00EC3318" w:rsidRDefault="002F2315" w:rsidP="002F2315">
      <w:pPr>
        <w:pStyle w:val="Instrbox"/>
      </w:pPr>
      <w:bookmarkStart w:id="9444" w:name="_Ref526344059"/>
      <w:bookmarkEnd w:id="9443"/>
      <w:r w:rsidRPr="00EC3318">
        <w:t xml:space="preserve">Retain the following </w:t>
      </w:r>
      <w:r w:rsidR="00CE2951">
        <w:t>section</w:t>
      </w:r>
      <w:r w:rsidRPr="00EC3318">
        <w:t xml:space="preserve"> for plants that stage a boiler on while staging another off during any stage change.</w:t>
      </w:r>
    </w:p>
    <w:p w14:paraId="77A83D35" w14:textId="6439C1CC" w:rsidR="002F2315" w:rsidRPr="00EC3318" w:rsidRDefault="002F2315" w:rsidP="0087618D">
      <w:pPr>
        <w:pStyle w:val="Heading4"/>
      </w:pPr>
      <w:bookmarkStart w:id="9445" w:name="_Ref2095930"/>
      <w:r w:rsidRPr="00EC3318">
        <w:t>During stage changes that require one boiler to be enabled while another is disabled, the minimum flow setpoint, HW-</w:t>
      </w:r>
      <w:proofErr w:type="spellStart"/>
      <w:r w:rsidRPr="00EC3318">
        <w:t>MinFlowSP</w:t>
      </w:r>
      <w:proofErr w:type="spellEnd"/>
      <w:r w:rsidRPr="00EC3318">
        <w:t xml:space="preserve"> shall temporarily change to include the HW-</w:t>
      </w:r>
      <w:proofErr w:type="spellStart"/>
      <w:r w:rsidRPr="00EC3318">
        <w:t>MinFlowX</w:t>
      </w:r>
      <w:proofErr w:type="spellEnd"/>
      <w:r w:rsidRPr="00EC3318">
        <w:t xml:space="preserve"> of both the boiler to be enabled and the boiler to be disabled prior to starting the newly enabled boiler. See staging events in </w:t>
      </w:r>
      <w:r w:rsidR="00A815DC">
        <w:lastRenderedPageBreak/>
        <w:t xml:space="preserve">Section </w:t>
      </w:r>
      <w:r w:rsidRPr="00EC3318">
        <w:fldChar w:fldCharType="begin"/>
      </w:r>
      <w:r w:rsidRPr="00EC3318">
        <w:instrText xml:space="preserve"> REF _Ref534382714 \r \h  \* MERGEFORMAT </w:instrText>
      </w:r>
      <w:r w:rsidRPr="00EC3318">
        <w:fldChar w:fldCharType="separate"/>
      </w:r>
      <w:r w:rsidR="0037258A">
        <w:t>5.21.2.4</w:t>
      </w:r>
      <w:r w:rsidRPr="00EC3318">
        <w:fldChar w:fldCharType="end"/>
      </w:r>
      <w:r w:rsidRPr="00EC3318">
        <w:t xml:space="preserve"> for timing of setpoint change to this transitionary value.</w:t>
      </w:r>
      <w:bookmarkEnd w:id="9444"/>
      <w:bookmarkEnd w:id="9445"/>
    </w:p>
    <w:p w14:paraId="0C41142A" w14:textId="7986D8F1" w:rsidR="002F2315" w:rsidRPr="00EC3318" w:rsidRDefault="002F2315" w:rsidP="002F2315">
      <w:pPr>
        <w:pStyle w:val="Instrbox"/>
      </w:pPr>
      <w:r w:rsidRPr="00EC3318">
        <w:t xml:space="preserve">Retain the following </w:t>
      </w:r>
      <w:r w:rsidR="00335D1A">
        <w:t>section</w:t>
      </w:r>
      <w:r w:rsidRPr="00EC3318">
        <w:t xml:space="preserve"> if the primary loop contains only condensing boilers. Delete otherwise.</w:t>
      </w:r>
    </w:p>
    <w:p w14:paraId="37AF571D" w14:textId="77777777" w:rsidR="002F2315" w:rsidRPr="00EC3318" w:rsidRDefault="002F2315" w:rsidP="0087618D">
      <w:pPr>
        <w:pStyle w:val="Heading4"/>
      </w:pPr>
      <w:r w:rsidRPr="00EC3318">
        <w:t>A reverse acting PID loop shall maintain minimum flow as measured by the hot water flow meter at setpoint. Reset valve position from 0% open at 0% loop output to 100% open at 100% loop output.</w:t>
      </w:r>
    </w:p>
    <w:p w14:paraId="5CADD4CA" w14:textId="453DA111" w:rsidR="002F2315" w:rsidRPr="00EC3318" w:rsidRDefault="002F2315" w:rsidP="002F2315">
      <w:pPr>
        <w:pStyle w:val="Instrbox"/>
      </w:pPr>
      <w:r w:rsidRPr="00EC3318">
        <w:t xml:space="preserve">Retain the following two </w:t>
      </w:r>
      <w:r w:rsidR="00335D1A">
        <w:t>section</w:t>
      </w:r>
      <w:r w:rsidRPr="00EC3318">
        <w:t>s if the primary loop contains any non-condensing boilers. Delete otherwise.</w:t>
      </w:r>
    </w:p>
    <w:p w14:paraId="13C940BF" w14:textId="77777777" w:rsidR="002F2315" w:rsidRPr="00EC3318" w:rsidRDefault="002F2315" w:rsidP="0087618D">
      <w:pPr>
        <w:pStyle w:val="Heading4"/>
      </w:pPr>
      <w:r w:rsidRPr="00EC3318">
        <w:t xml:space="preserve">A reverse acting PID loop shall maintain minimum flow as measured by the hot water flow meter at setpoint. Reset the variable </w:t>
      </w:r>
      <w:proofErr w:type="spellStart"/>
      <w:r w:rsidRPr="00EC3318">
        <w:t>MinFlowVlvPos</w:t>
      </w:r>
      <w:proofErr w:type="spellEnd"/>
      <w:r w:rsidRPr="00EC3318">
        <w:t xml:space="preserve"> from 0% open at 0% loop output to 100% open at 100% loop output.</w:t>
      </w:r>
    </w:p>
    <w:p w14:paraId="2AC5A06D" w14:textId="77777777" w:rsidR="002F2315" w:rsidRPr="00EC3318" w:rsidRDefault="002F2315" w:rsidP="0087618D">
      <w:pPr>
        <w:pStyle w:val="Heading4"/>
      </w:pPr>
      <w:r w:rsidRPr="00EC3318">
        <w:t xml:space="preserve">Minimum flow bypass valve position shall be the larger of </w:t>
      </w:r>
      <w:proofErr w:type="spellStart"/>
      <w:r w:rsidRPr="00EC3318">
        <w:t>MinFlowVlvPos</w:t>
      </w:r>
      <w:proofErr w:type="spellEnd"/>
      <w:r w:rsidRPr="00EC3318">
        <w:t xml:space="preserve"> and </w:t>
      </w:r>
      <w:proofErr w:type="spellStart"/>
      <w:r w:rsidRPr="00EC3318">
        <w:t>MinCondVlvPos</w:t>
      </w:r>
      <w:proofErr w:type="spellEnd"/>
      <w:r w:rsidRPr="00EC3318">
        <w:t xml:space="preserve"> defined in the Condensation Control Section.</w:t>
      </w:r>
    </w:p>
    <w:p w14:paraId="7AA8428C" w14:textId="77777777" w:rsidR="002F2315" w:rsidRPr="00EC3318" w:rsidRDefault="002F2315" w:rsidP="0087618D">
      <w:pPr>
        <w:pStyle w:val="Heading4"/>
      </w:pPr>
      <w:r w:rsidRPr="00EC3318">
        <w:t>When any HW pump is proven on, the bypass valve control loop shall be enabled. The valve shall be opened otherwise. When enabled, the bypass valve minimum flow PID loop shall be biased 100% (valve 100% open).</w:t>
      </w:r>
    </w:p>
    <w:p w14:paraId="240DE39B" w14:textId="77777777" w:rsidR="002F2315" w:rsidRPr="00EC3318" w:rsidRDefault="002F2315" w:rsidP="002F2315">
      <w:pPr>
        <w:pStyle w:val="Infobox"/>
      </w:pPr>
      <w:r w:rsidRPr="00EC3318">
        <w:t>Biasing the minimum flow PID loop to 100% upon start up ensures that the valve does not slam shut upon enabling the loop. Starting with the valve fully open is appropriate because flows are often very low when the plant is first turned on.</w:t>
      </w:r>
    </w:p>
    <w:p w14:paraId="43E176C4" w14:textId="77777777" w:rsidR="002F2315" w:rsidRPr="00EC3318" w:rsidRDefault="002F2315" w:rsidP="0087618D">
      <w:pPr>
        <w:pStyle w:val="Heading3"/>
      </w:pPr>
      <w:r w:rsidRPr="00EC3318">
        <w:t>Performance Monitoring</w:t>
      </w:r>
    </w:p>
    <w:p w14:paraId="3B9625A7" w14:textId="77777777" w:rsidR="002F2315" w:rsidRPr="00EC3318" w:rsidRDefault="002F2315" w:rsidP="0087618D">
      <w:pPr>
        <w:pStyle w:val="Heading4"/>
      </w:pPr>
      <w:r w:rsidRPr="00EC3318">
        <w:t>All calculations listed below shall be performed at least once every 30 seconds. Time averaged values shall be recorded at least once every 5 minutes. The averaging period shall equal the trending interval.</w:t>
      </w:r>
    </w:p>
    <w:p w14:paraId="0A2F5974" w14:textId="5E57D163" w:rsidR="002F2315" w:rsidRPr="00EC3318" w:rsidRDefault="002F2315" w:rsidP="0087618D">
      <w:pPr>
        <w:pStyle w:val="Heading4"/>
      </w:pPr>
      <w:r w:rsidRPr="00EC3318">
        <w:t xml:space="preserve">Total Plant Gas Use. Convert measured gas usage to </w:t>
      </w:r>
      <w:ins w:id="9446" w:author="Titus Ellison" w:date="2022-10-21T11:48:00Z">
        <w:r w:rsidR="0076602D" w:rsidRPr="0076602D">
          <w:rPr>
            <w:rStyle w:val="Toggle"/>
            <w:rPrChange w:id="9447" w:author="Titus Ellison" w:date="2022-10-21T11:49:00Z">
              <w:rPr/>
            </w:rPrChange>
          </w:rPr>
          <w:t>[UNITS [</w:t>
        </w:r>
      </w:ins>
      <w:ins w:id="9448" w:author="Titus Ellison" w:date="2022-10-21T11:49:00Z">
        <w:r w:rsidR="0076602D" w:rsidRPr="0076602D">
          <w:rPr>
            <w:rStyle w:val="Toggle"/>
            <w:rPrChange w:id="9449" w:author="Titus Ellison" w:date="2022-10-21T11:49:00Z">
              <w:rPr/>
            </w:rPrChange>
          </w:rPr>
          <w:t>kW] [</w:t>
        </w:r>
      </w:ins>
      <w:r w:rsidRPr="0076602D">
        <w:rPr>
          <w:rStyle w:val="Toggle"/>
          <w:rPrChange w:id="9450" w:author="Titus Ellison" w:date="2022-10-21T11:49:00Z">
            <w:rPr/>
          </w:rPrChange>
        </w:rPr>
        <w:t>Btu/h</w:t>
      </w:r>
      <w:ins w:id="9451" w:author="Titus Ellison" w:date="2022-10-21T11:49:00Z">
        <w:r w:rsidR="0076602D" w:rsidRPr="0076602D">
          <w:rPr>
            <w:rStyle w:val="Toggle"/>
            <w:rPrChange w:id="9452" w:author="Titus Ellison" w:date="2022-10-21T11:49:00Z">
              <w:rPr/>
            </w:rPrChange>
          </w:rPr>
          <w:t>]]</w:t>
        </w:r>
      </w:ins>
      <w:r w:rsidRPr="00EC3318">
        <w:t xml:space="preserve"> by a user adjustable conversion factor (default value = </w:t>
      </w:r>
      <w:ins w:id="9453" w:author="Titus Ellison" w:date="2022-10-21T11:49:00Z">
        <w:r w:rsidR="0076602D" w:rsidRPr="00567DDF">
          <w:rPr>
            <w:rStyle w:val="Toggle"/>
            <w:rPrChange w:id="9454" w:author="Titus Ellison" w:date="2022-10-24T08:29:00Z">
              <w:rPr/>
            </w:rPrChange>
          </w:rPr>
          <w:t xml:space="preserve">[UNITS </w:t>
        </w:r>
      </w:ins>
      <w:ins w:id="9455" w:author="Titus Ellison" w:date="2022-10-24T08:28:00Z">
        <w:r w:rsidR="004D2A01" w:rsidRPr="00567DDF">
          <w:rPr>
            <w:rStyle w:val="Toggle"/>
            <w:rPrChange w:id="9456" w:author="Titus Ellison" w:date="2022-10-24T08:29:00Z">
              <w:rPr/>
            </w:rPrChange>
          </w:rPr>
          <w:t>[</w:t>
        </w:r>
      </w:ins>
      <w:ins w:id="9457" w:author="Titus Ellison" w:date="2022-10-24T08:29:00Z">
        <w:r w:rsidR="00D76797" w:rsidRPr="00567DDF">
          <w:rPr>
            <w:rStyle w:val="Toggle"/>
            <w:rPrChange w:id="9458" w:author="Titus Ellison" w:date="2022-10-24T08:29:00Z">
              <w:rPr/>
            </w:rPrChange>
          </w:rPr>
          <w:t>10.35 kW</w:t>
        </w:r>
        <w:r w:rsidR="00567DDF" w:rsidRPr="00567DDF">
          <w:rPr>
            <w:rStyle w:val="Toggle"/>
            <w:rPrChange w:id="9459" w:author="Titus Ellison" w:date="2022-10-24T08:29:00Z">
              <w:rPr/>
            </w:rPrChange>
          </w:rPr>
          <w:t>/m</w:t>
        </w:r>
        <w:r w:rsidR="00567DDF" w:rsidRPr="00567DDF">
          <w:rPr>
            <w:rStyle w:val="Toggle"/>
            <w:rPrChange w:id="9460" w:author="Titus Ellison" w:date="2022-10-24T08:29:00Z">
              <w:rPr>
                <w:vertAlign w:val="superscript"/>
              </w:rPr>
            </w:rPrChange>
          </w:rPr>
          <w:t>3</w:t>
        </w:r>
        <w:r w:rsidR="00567DDF" w:rsidRPr="00567DDF">
          <w:rPr>
            <w:rStyle w:val="Toggle"/>
            <w:rPrChange w:id="9461" w:author="Titus Ellison" w:date="2022-10-24T08:29:00Z">
              <w:rPr/>
            </w:rPrChange>
          </w:rPr>
          <w:t xml:space="preserve"> of gas</w:t>
        </w:r>
      </w:ins>
      <w:ins w:id="9462" w:author="Titus Ellison" w:date="2022-10-24T08:28:00Z">
        <w:r w:rsidR="004D2A01" w:rsidRPr="00567DDF">
          <w:rPr>
            <w:rStyle w:val="Toggle"/>
            <w:rPrChange w:id="9463" w:author="Titus Ellison" w:date="2022-10-24T08:29:00Z">
              <w:rPr/>
            </w:rPrChange>
          </w:rPr>
          <w:t xml:space="preserve">] </w:t>
        </w:r>
      </w:ins>
      <w:ins w:id="9464" w:author="Titus Ellison" w:date="2022-10-21T11:49:00Z">
        <w:r w:rsidR="0076602D" w:rsidRPr="00567DDF">
          <w:rPr>
            <w:rStyle w:val="Toggle"/>
            <w:rPrChange w:id="9465" w:author="Titus Ellison" w:date="2022-10-24T08:29:00Z">
              <w:rPr/>
            </w:rPrChange>
          </w:rPr>
          <w:t>[</w:t>
        </w:r>
      </w:ins>
      <w:r w:rsidRPr="00567DDF">
        <w:rPr>
          <w:rStyle w:val="Toggle"/>
          <w:rPrChange w:id="9466" w:author="Titus Ellison" w:date="2022-10-24T08:29:00Z">
            <w:rPr/>
          </w:rPrChange>
        </w:rPr>
        <w:t>1000 Btu/h per ft</w:t>
      </w:r>
      <w:r w:rsidRPr="00567DDF">
        <w:rPr>
          <w:rStyle w:val="Toggle"/>
          <w:rPrChange w:id="9467" w:author="Titus Ellison" w:date="2022-10-24T08:29:00Z">
            <w:rPr>
              <w:vertAlign w:val="superscript"/>
            </w:rPr>
          </w:rPrChange>
        </w:rPr>
        <w:t>3</w:t>
      </w:r>
      <w:r w:rsidRPr="00567DDF">
        <w:rPr>
          <w:rStyle w:val="Toggle"/>
          <w:rPrChange w:id="9468" w:author="Titus Ellison" w:date="2022-10-24T08:29:00Z">
            <w:rPr/>
          </w:rPrChange>
        </w:rPr>
        <w:t xml:space="preserve"> of gas</w:t>
      </w:r>
      <w:ins w:id="9469" w:author="Titus Ellison" w:date="2022-10-24T08:29:00Z">
        <w:r w:rsidR="00567DDF" w:rsidRPr="00567DDF">
          <w:rPr>
            <w:rStyle w:val="Toggle"/>
            <w:rPrChange w:id="9470" w:author="Titus Ellison" w:date="2022-10-24T08:29:00Z">
              <w:rPr/>
            </w:rPrChange>
          </w:rPr>
          <w:t>]]</w:t>
        </w:r>
      </w:ins>
      <w:r w:rsidRPr="00EC3318">
        <w:t>; actual value set by user from utility bill).</w:t>
      </w:r>
    </w:p>
    <w:p w14:paraId="55876C30" w14:textId="77777777" w:rsidR="002F2315" w:rsidRPr="00EC3318" w:rsidRDefault="002F2315" w:rsidP="002F2315">
      <w:pPr>
        <w:pStyle w:val="Instrbox"/>
      </w:pPr>
      <w:r w:rsidRPr="00EC3318">
        <w:t>Retain the following calculation for primary-only plants and primary-secondary plants with both a primary circuit flow meter and primary loop HWST and HWRT sensors. Delete otherwise.</w:t>
      </w:r>
    </w:p>
    <w:p w14:paraId="474E5E5B" w14:textId="2571C938" w:rsidR="002F2315" w:rsidRPr="00EC3318" w:rsidRDefault="002F2315" w:rsidP="0087618D">
      <w:pPr>
        <w:pStyle w:val="Heading4"/>
      </w:pPr>
      <w:r w:rsidRPr="00EC3318">
        <w:t xml:space="preserve">Total Plant Load. Calculate plant load using flowrate through the primary circuit, </w:t>
      </w:r>
      <w:r w:rsidRPr="00EC3318">
        <w:rPr>
          <w:i/>
        </w:rPr>
        <w:t>FLOW</w:t>
      </w:r>
      <w:r w:rsidRPr="00EC3318">
        <w:rPr>
          <w:i/>
          <w:vertAlign w:val="subscript"/>
        </w:rPr>
        <w:t>P</w:t>
      </w:r>
      <w:ins w:id="9471" w:author="Titus Ellison" w:date="2022-11-03T09:52:00Z">
        <w:r w:rsidR="00E27651">
          <w:rPr>
            <w:i/>
          </w:rPr>
          <w:t xml:space="preserve"> </w:t>
        </w:r>
      </w:ins>
      <w:ins w:id="9472" w:author="Titus Ellison" w:date="2022-11-03T09:53:00Z">
        <w:r w:rsidR="00DB449D">
          <w:rPr>
            <w:i/>
          </w:rPr>
          <w:t>(</w:t>
        </w:r>
      </w:ins>
      <w:ins w:id="9473" w:author="Titus Ellison" w:date="2022-11-03T09:52:00Z">
        <w:r w:rsidR="00E27651" w:rsidRPr="00FB1E88">
          <w:rPr>
            <w:rStyle w:val="Toggle"/>
            <w:rPrChange w:id="9474" w:author="Titus Ellison" w:date="2022-11-03T09:52:00Z">
              <w:rPr>
                <w:i/>
              </w:rPr>
            </w:rPrChange>
          </w:rPr>
          <w:t xml:space="preserve">[UNITS </w:t>
        </w:r>
        <w:r w:rsidR="00FB1E88" w:rsidRPr="00FB1E88">
          <w:rPr>
            <w:rStyle w:val="Toggle"/>
            <w:rPrChange w:id="9475" w:author="Titus Ellison" w:date="2022-11-03T09:52:00Z">
              <w:rPr>
                <w:i/>
              </w:rPr>
            </w:rPrChange>
          </w:rPr>
          <w:t>[</w:t>
        </w:r>
      </w:ins>
      <w:ins w:id="9476" w:author="Titus Ellison" w:date="2022-11-03T16:22:00Z">
        <w:r w:rsidR="00FF541B">
          <w:rPr>
            <w:rStyle w:val="Toggle"/>
          </w:rPr>
          <w:t>L/s</w:t>
        </w:r>
      </w:ins>
      <w:ins w:id="9477" w:author="Titus Ellison" w:date="2022-11-03T09:52:00Z">
        <w:r w:rsidR="00FB1E88" w:rsidRPr="00FB1E88">
          <w:rPr>
            <w:rStyle w:val="Toggle"/>
            <w:rPrChange w:id="9478" w:author="Titus Ellison" w:date="2022-11-03T09:52:00Z">
              <w:rPr>
                <w:i/>
              </w:rPr>
            </w:rPrChange>
          </w:rPr>
          <w:t>] [GPM]]</w:t>
        </w:r>
      </w:ins>
      <w:del w:id="9479" w:author="Titus Ellison" w:date="2022-11-03T09:53:00Z">
        <w:r w:rsidRPr="00EC3318" w:rsidDel="007971F8">
          <w:delText>;</w:delText>
        </w:r>
      </w:del>
      <w:ins w:id="9480" w:author="Titus Ellison" w:date="2022-11-03T09:52:00Z">
        <w:r w:rsidR="00FB1E88">
          <w:t>)</w:t>
        </w:r>
      </w:ins>
      <w:ins w:id="9481" w:author="Titus Ellison" w:date="2022-11-03T09:53:00Z">
        <w:r w:rsidR="007971F8">
          <w:t>;</w:t>
        </w:r>
      </w:ins>
      <w:r w:rsidRPr="00EC3318">
        <w:t xml:space="preserve"> primary hot water return temperature, </w:t>
      </w:r>
      <w:r w:rsidRPr="00EC3318">
        <w:rPr>
          <w:i/>
        </w:rPr>
        <w:t>PHWRT</w:t>
      </w:r>
      <w:r w:rsidRPr="00EC3318">
        <w:t xml:space="preserve">; and primary hot water supply temperature, </w:t>
      </w:r>
      <w:r w:rsidRPr="00EC3318">
        <w:rPr>
          <w:i/>
        </w:rPr>
        <w:t>PHWST</w:t>
      </w:r>
      <w:r w:rsidRPr="00EC3318">
        <w:rPr>
          <w:i/>
          <w:vertAlign w:val="subscript"/>
        </w:rPr>
        <w:t xml:space="preserve">. </w:t>
      </w:r>
    </w:p>
    <w:p w14:paraId="110ABABA" w14:textId="7BA89EF7" w:rsidR="00E254A2" w:rsidRPr="00E254A2" w:rsidRDefault="00E254A2">
      <w:pPr>
        <w:jc w:val="center"/>
        <w:rPr>
          <w:ins w:id="9482" w:author="Titus Ellison" w:date="2022-11-03T09:43:00Z"/>
          <w:rStyle w:val="Toggle"/>
          <w:rPrChange w:id="9483" w:author="Titus Ellison" w:date="2022-11-03T09:44:00Z">
            <w:rPr>
              <w:ins w:id="9484" w:author="Titus Ellison" w:date="2022-11-03T09:43:00Z"/>
            </w:rPr>
          </w:rPrChange>
        </w:rPr>
        <w:pPrChange w:id="9485" w:author="Titus Ellison" w:date="2022-11-03T09:44:00Z">
          <w:pPr/>
        </w:pPrChange>
      </w:pPr>
      <w:ins w:id="9486" w:author="Titus Ellison" w:date="2022-11-03T09:44:00Z">
        <w:r w:rsidRPr="00E254A2">
          <w:rPr>
            <w:rStyle w:val="Toggle"/>
            <w:rPrChange w:id="9487" w:author="Titus Ellison" w:date="2022-11-03T09:44:00Z">
              <w:rPr>
                <w:rFonts w:eastAsiaTheme="minorEastAsia" w:cstheme="majorBidi"/>
                <w:sz w:val="24"/>
              </w:rPr>
            </w:rPrChange>
          </w:rPr>
          <w:t>[UNITS [</w:t>
        </w:r>
      </w:ins>
      <w:commentRangeStart w:id="9488"/>
      <m:oMath>
        <m:sSub>
          <m:sSubPr>
            <m:ctrlPr>
              <w:rPr>
                <w:rStyle w:val="Toggle"/>
                <w:rFonts w:ascii="Cambria Math" w:hAnsi="Cambria Math"/>
              </w:rPr>
            </m:ctrlPr>
          </m:sSubPr>
          <m:e>
            <m:r>
              <w:rPr>
                <w:rStyle w:val="Toggle"/>
                <w:rPrChange w:id="9489" w:author="Titus Ellison" w:date="2022-11-03T09:44:00Z">
                  <w:rPr>
                    <w:rFonts w:ascii="Cambria Math" w:hAnsi="Cambria Math"/>
                  </w:rPr>
                </w:rPrChange>
              </w:rPr>
              <m:t>Q</m:t>
            </m:r>
          </m:e>
          <m:sub>
            <m:r>
              <w:rPr>
                <w:rStyle w:val="Toggle"/>
                <w:rPrChange w:id="9490" w:author="Titus Ellison" w:date="2022-11-03T09:44:00Z">
                  <w:rPr>
                    <w:rFonts w:ascii="Cambria Math" w:hAnsi="Cambria Math"/>
                  </w:rPr>
                </w:rPrChange>
              </w:rPr>
              <m:t>actual</m:t>
            </m:r>
          </m:sub>
        </m:sSub>
        <m:r>
          <m:rPr>
            <m:sty m:val="p"/>
          </m:rPr>
          <w:rPr>
            <w:rStyle w:val="Toggle"/>
            <w:rPrChange w:id="9491" w:author="Titus Ellison" w:date="2022-11-03T09:44:00Z">
              <w:rPr>
                <w:rFonts w:ascii="Cambria Math" w:hAnsi="Cambria Math"/>
              </w:rPr>
            </w:rPrChange>
          </w:rPr>
          <m:t>=</m:t>
        </m:r>
        <m:r>
          <w:ins w:id="9492" w:author="Titus Ellison" w:date="2022-11-03T16:18:00Z">
            <m:rPr>
              <m:sty m:val="p"/>
            </m:rPr>
            <w:rPr>
              <w:rStyle w:val="Toggle"/>
              <w:rFonts w:ascii="Cambria Math" w:hAnsi="Cambria Math"/>
            </w:rPr>
            <m:t>490</m:t>
          </w:ins>
        </m:r>
        <m:r>
          <w:del w:id="9493" w:author="Titus Ellison" w:date="2022-11-03T09:51:00Z">
            <m:rPr>
              <m:sty m:val="p"/>
            </m:rPr>
            <w:rPr>
              <w:rStyle w:val="Toggle"/>
              <w:rPrChange w:id="9494" w:author="Titus Ellison" w:date="2022-11-03T09:44:00Z">
                <w:rPr>
                  <w:rFonts w:ascii="Cambria Math" w:hAnsi="Cambria Math"/>
                </w:rPr>
              </w:rPrChange>
            </w:rPr>
            <m:t>0.49</m:t>
          </w:del>
        </m:r>
        <m:r>
          <m:rPr>
            <m:sty m:val="p"/>
          </m:rPr>
          <w:rPr>
            <w:rStyle w:val="Toggle"/>
            <w:rPrChange w:id="9495" w:author="Titus Ellison" w:date="2022-11-03T09:44:00Z">
              <w:rPr>
                <w:rFonts w:ascii="Cambria Math" w:hAnsi="Cambria Math"/>
              </w:rPr>
            </w:rPrChange>
          </w:rPr>
          <m:t xml:space="preserve">* </m:t>
        </m:r>
        <m:r>
          <w:rPr>
            <w:rStyle w:val="Toggle"/>
            <w:rPrChange w:id="9496" w:author="Titus Ellison" w:date="2022-11-03T09:44:00Z">
              <w:rPr>
                <w:rFonts w:ascii="Cambria Math" w:hAnsi="Cambria Math"/>
              </w:rPr>
            </w:rPrChange>
          </w:rPr>
          <m:t>FLO</m:t>
        </m:r>
        <m:sSub>
          <m:sSubPr>
            <m:ctrlPr>
              <w:rPr>
                <w:rStyle w:val="Toggle"/>
                <w:rFonts w:ascii="Cambria Math" w:hAnsi="Cambria Math"/>
                <w:i/>
              </w:rPr>
            </m:ctrlPr>
          </m:sSubPr>
          <m:e>
            <m:r>
              <w:rPr>
                <w:rStyle w:val="Toggle"/>
                <w:rPrChange w:id="9497" w:author="Titus Ellison" w:date="2022-11-03T09:44:00Z">
                  <w:rPr>
                    <w:rFonts w:ascii="Cambria Math" w:hAnsi="Cambria Math"/>
                  </w:rPr>
                </w:rPrChange>
              </w:rPr>
              <m:t>W</m:t>
            </m:r>
          </m:e>
          <m:sub>
            <m:r>
              <w:rPr>
                <w:rStyle w:val="Toggle"/>
                <w:rPrChange w:id="9498" w:author="Titus Ellison" w:date="2022-11-03T09:44:00Z">
                  <w:rPr>
                    <w:rFonts w:ascii="Cambria Math" w:hAnsi="Cambria Math"/>
                  </w:rPr>
                </w:rPrChange>
              </w:rPr>
              <m:t>P</m:t>
            </m:r>
          </m:sub>
        </m:sSub>
        <m:r>
          <m:rPr>
            <m:sty m:val="p"/>
          </m:rPr>
          <w:rPr>
            <w:rStyle w:val="Toggle"/>
            <w:rPrChange w:id="9499" w:author="Titus Ellison" w:date="2022-11-03T09:44:00Z">
              <w:rPr>
                <w:rFonts w:ascii="Cambria Math" w:hAnsi="Cambria Math"/>
              </w:rPr>
            </w:rPrChange>
          </w:rPr>
          <m:t>(</m:t>
        </m:r>
        <m:r>
          <w:rPr>
            <w:rStyle w:val="Toggle"/>
            <w:rPrChange w:id="9500" w:author="Titus Ellison" w:date="2022-11-03T09:44:00Z">
              <w:rPr>
                <w:rFonts w:ascii="Cambria Math" w:hAnsi="Cambria Math"/>
              </w:rPr>
            </w:rPrChange>
          </w:rPr>
          <m:t>PHWST</m:t>
        </m:r>
        <m:r>
          <m:rPr>
            <m:sty m:val="p"/>
          </m:rPr>
          <w:rPr>
            <w:rStyle w:val="Toggle"/>
            <w:rPrChange w:id="9501" w:author="Titus Ellison" w:date="2022-11-03T09:44:00Z">
              <w:rPr>
                <w:rFonts w:ascii="Cambria Math" w:hAnsi="Cambria Math"/>
              </w:rPr>
            </w:rPrChange>
          </w:rPr>
          <m:t>-</m:t>
        </m:r>
        <m:r>
          <w:rPr>
            <w:rStyle w:val="Toggle"/>
            <w:rPrChange w:id="9502" w:author="Titus Ellison" w:date="2022-11-03T09:44:00Z">
              <w:rPr>
                <w:rFonts w:ascii="Cambria Math" w:hAnsi="Cambria Math"/>
              </w:rPr>
            </w:rPrChange>
          </w:rPr>
          <m:t>PHWRT</m:t>
        </m:r>
        <m:r>
          <m:rPr>
            <m:sty m:val="p"/>
          </m:rPr>
          <w:rPr>
            <w:rStyle w:val="Toggle"/>
            <w:rPrChange w:id="9503" w:author="Titus Ellison" w:date="2022-11-03T09:44:00Z">
              <w:rPr>
                <w:rFonts w:ascii="Cambria Math" w:hAnsi="Cambria Math"/>
              </w:rPr>
            </w:rPrChange>
          </w:rPr>
          <m:t>)</m:t>
        </m:r>
        <m:r>
          <w:del w:id="9504" w:author="Hwakong Cheng" w:date="2022-10-24T21:56:00Z">
            <m:rPr>
              <m:sty m:val="p"/>
            </m:rPr>
            <w:rPr>
              <w:rStyle w:val="Toggle"/>
              <w:rPrChange w:id="9505" w:author="Titus Ellison" w:date="2022-11-03T09:44:00Z">
                <w:rPr>
                  <w:rFonts w:ascii="Cambria Math" w:hAnsi="Cambria Math"/>
                </w:rPr>
              </w:rPrChange>
            </w:rPr>
            <m:t xml:space="preserve"> </m:t>
          </w:del>
        </m:r>
        <m:r>
          <m:rPr>
            <m:sty m:val="p"/>
          </m:rPr>
          <w:rPr>
            <w:rStyle w:val="Toggle"/>
            <w:rPrChange w:id="9506" w:author="Titus Ellison" w:date="2022-11-03T09:44:00Z">
              <w:rPr>
                <w:rFonts w:ascii="Cambria Math" w:hAnsi="Cambria Math"/>
              </w:rPr>
            </w:rPrChange>
          </w:rPr>
          <m:t>[</m:t>
        </m:r>
        <m:f>
          <m:fPr>
            <m:ctrlPr>
              <w:rPr>
                <w:rStyle w:val="Toggle"/>
                <w:rFonts w:ascii="Cambria Math" w:hAnsi="Cambria Math"/>
              </w:rPr>
            </m:ctrlPr>
          </m:fPr>
          <m:num>
            <m:r>
              <w:del w:id="9507" w:author="Titus Ellison" w:date="2022-11-03T09:51:00Z">
                <m:rPr>
                  <m:sty m:val="p"/>
                </m:rPr>
                <w:rPr>
                  <w:rStyle w:val="Toggle"/>
                  <w:rPrChange w:id="9508" w:author="Titus Ellison" w:date="2022-11-03T09:44:00Z">
                    <w:rPr>
                      <w:rFonts w:ascii="Cambria Math" w:hAnsi="Cambria Math"/>
                    </w:rPr>
                  </w:rPrChange>
                </w:rPr>
                <m:t>k</m:t>
              </w:del>
            </m:r>
            <m:r>
              <m:rPr>
                <m:sty m:val="p"/>
              </m:rPr>
              <w:rPr>
                <w:rStyle w:val="Toggle"/>
                <w:rPrChange w:id="9509" w:author="Titus Ellison" w:date="2022-11-03T09:44:00Z">
                  <w:rPr>
                    <w:rFonts w:ascii="Cambria Math" w:hAnsi="Cambria Math"/>
                  </w:rPr>
                </w:rPrChange>
              </w:rPr>
              <m:t>btu</m:t>
            </m:r>
          </m:num>
          <m:den>
            <m:r>
              <m:rPr>
                <m:sty m:val="p"/>
              </m:rPr>
              <w:rPr>
                <w:rStyle w:val="Toggle"/>
                <w:rPrChange w:id="9510" w:author="Titus Ellison" w:date="2022-11-03T09:44:00Z">
                  <w:rPr>
                    <w:rFonts w:ascii="Cambria Math" w:hAnsi="Cambria Math"/>
                  </w:rPr>
                </w:rPrChange>
              </w:rPr>
              <m:t>h</m:t>
            </m:r>
          </m:den>
        </m:f>
        <m:r>
          <m:rPr>
            <m:sty m:val="p"/>
          </m:rPr>
          <w:rPr>
            <w:rStyle w:val="Toggle"/>
            <w:rPrChange w:id="9511" w:author="Titus Ellison" w:date="2022-11-03T09:44:00Z">
              <w:rPr>
                <w:rFonts w:ascii="Cambria Math" w:hAnsi="Cambria Math"/>
              </w:rPr>
            </w:rPrChange>
          </w:rPr>
          <m:t>]</m:t>
        </m:r>
        <w:commentRangeEnd w:id="9488"/>
        <m:r>
          <m:rPr>
            <m:sty m:val="p"/>
          </m:rPr>
          <w:rPr>
            <w:rStyle w:val="Toggle"/>
            <w:rFonts w:ascii="Cambria Math" w:hAnsi="Cambria Math"/>
            <w:rPrChange w:id="9512" w:author="Titus Ellison" w:date="2022-11-03T09:44:00Z">
              <w:rPr>
                <w:rStyle w:val="CommentReference"/>
              </w:rPr>
            </w:rPrChange>
          </w:rPr>
          <w:commentReference w:id="9488"/>
        </m:r>
      </m:oMath>
      <w:ins w:id="9513" w:author="Titus Ellison" w:date="2022-11-03T09:44:00Z">
        <w:r w:rsidRPr="00E254A2">
          <w:rPr>
            <w:rStyle w:val="Toggle"/>
            <w:rPrChange w:id="9514" w:author="Titus Ellison" w:date="2022-11-03T09:44:00Z">
              <w:rPr>
                <w:rFonts w:eastAsiaTheme="minorEastAsia" w:cstheme="majorBidi"/>
              </w:rPr>
            </w:rPrChange>
          </w:rPr>
          <w:t>] [</w:t>
        </w:r>
      </w:ins>
      <w:commentRangeStart w:id="9515"/>
      <m:oMath>
        <m:sSub>
          <m:sSubPr>
            <m:ctrlPr>
              <w:ins w:id="9516" w:author="Titus Ellison" w:date="2022-11-03T09:43:00Z">
                <w:rPr>
                  <w:rStyle w:val="Toggle"/>
                  <w:rFonts w:ascii="Cambria Math" w:hAnsi="Cambria Math"/>
                </w:rPr>
              </w:ins>
            </m:ctrlPr>
          </m:sSubPr>
          <m:e>
            <m:r>
              <w:ins w:id="9517" w:author="Titus Ellison" w:date="2022-11-03T09:43:00Z">
                <w:rPr>
                  <w:rStyle w:val="Toggle"/>
                  <w:rPrChange w:id="9518" w:author="Titus Ellison" w:date="2022-11-03T09:44:00Z">
                    <w:rPr>
                      <w:rFonts w:ascii="Cambria Math" w:hAnsi="Cambria Math"/>
                    </w:rPr>
                  </w:rPrChange>
                </w:rPr>
                <m:t>Q</m:t>
              </w:ins>
            </m:r>
          </m:e>
          <m:sub>
            <m:r>
              <w:ins w:id="9519" w:author="Titus Ellison" w:date="2022-11-03T09:43:00Z">
                <w:rPr>
                  <w:rStyle w:val="Toggle"/>
                  <w:rPrChange w:id="9520" w:author="Titus Ellison" w:date="2022-11-03T09:44:00Z">
                    <w:rPr>
                      <w:rFonts w:ascii="Cambria Math" w:hAnsi="Cambria Math"/>
                    </w:rPr>
                  </w:rPrChange>
                </w:rPr>
                <m:t>actual</m:t>
              </w:ins>
            </m:r>
          </m:sub>
        </m:sSub>
        <m:r>
          <w:ins w:id="9521" w:author="Titus Ellison" w:date="2022-11-03T09:43:00Z">
            <m:rPr>
              <m:sty m:val="p"/>
            </m:rPr>
            <w:rPr>
              <w:rStyle w:val="Toggle"/>
              <w:rPrChange w:id="9522" w:author="Titus Ellison" w:date="2022-11-03T09:44:00Z">
                <w:rPr>
                  <w:rFonts w:ascii="Cambria Math" w:hAnsi="Cambria Math"/>
                </w:rPr>
              </w:rPrChange>
            </w:rPr>
            <m:t xml:space="preserve">=4.182* </m:t>
          </w:ins>
        </m:r>
        <m:r>
          <w:ins w:id="9523" w:author="Titus Ellison" w:date="2022-11-03T09:43:00Z">
            <w:rPr>
              <w:rStyle w:val="Toggle"/>
              <w:rPrChange w:id="9524" w:author="Titus Ellison" w:date="2022-11-03T09:44:00Z">
                <w:rPr>
                  <w:rFonts w:ascii="Cambria Math" w:hAnsi="Cambria Math"/>
                </w:rPr>
              </w:rPrChange>
            </w:rPr>
            <m:t>FLO</m:t>
          </w:ins>
        </m:r>
        <m:sSub>
          <m:sSubPr>
            <m:ctrlPr>
              <w:ins w:id="9525" w:author="Titus Ellison" w:date="2022-11-03T09:43:00Z">
                <w:rPr>
                  <w:rStyle w:val="Toggle"/>
                  <w:rFonts w:ascii="Cambria Math" w:hAnsi="Cambria Math"/>
                  <w:i/>
                </w:rPr>
              </w:ins>
            </m:ctrlPr>
          </m:sSubPr>
          <m:e>
            <m:r>
              <w:ins w:id="9526" w:author="Titus Ellison" w:date="2022-11-03T09:43:00Z">
                <w:rPr>
                  <w:rStyle w:val="Toggle"/>
                  <w:rPrChange w:id="9527" w:author="Titus Ellison" w:date="2022-11-03T09:44:00Z">
                    <w:rPr>
                      <w:rFonts w:ascii="Cambria Math" w:hAnsi="Cambria Math"/>
                    </w:rPr>
                  </w:rPrChange>
                </w:rPr>
                <m:t>W</m:t>
              </w:ins>
            </m:r>
          </m:e>
          <m:sub>
            <m:r>
              <w:ins w:id="9528" w:author="Titus Ellison" w:date="2022-11-03T09:43:00Z">
                <w:rPr>
                  <w:rStyle w:val="Toggle"/>
                  <w:rPrChange w:id="9529" w:author="Titus Ellison" w:date="2022-11-03T09:44:00Z">
                    <w:rPr>
                      <w:rFonts w:ascii="Cambria Math" w:hAnsi="Cambria Math"/>
                    </w:rPr>
                  </w:rPrChange>
                </w:rPr>
                <m:t>P</m:t>
              </w:ins>
            </m:r>
          </m:sub>
        </m:sSub>
        <m:r>
          <w:ins w:id="9530" w:author="Titus Ellison" w:date="2022-11-03T09:43:00Z">
            <m:rPr>
              <m:sty m:val="p"/>
            </m:rPr>
            <w:rPr>
              <w:rStyle w:val="Toggle"/>
              <w:rPrChange w:id="9531" w:author="Titus Ellison" w:date="2022-11-03T09:44:00Z">
                <w:rPr>
                  <w:rFonts w:ascii="Cambria Math" w:hAnsi="Cambria Math"/>
                </w:rPr>
              </w:rPrChange>
            </w:rPr>
            <m:t>(</m:t>
          </w:ins>
        </m:r>
        <m:r>
          <w:ins w:id="9532" w:author="Titus Ellison" w:date="2022-11-03T09:43:00Z">
            <w:rPr>
              <w:rStyle w:val="Toggle"/>
              <w:rPrChange w:id="9533" w:author="Titus Ellison" w:date="2022-11-03T09:44:00Z">
                <w:rPr>
                  <w:rFonts w:ascii="Cambria Math" w:hAnsi="Cambria Math"/>
                </w:rPr>
              </w:rPrChange>
            </w:rPr>
            <m:t>PHWST</m:t>
          </w:ins>
        </m:r>
        <m:r>
          <w:ins w:id="9534" w:author="Titus Ellison" w:date="2022-11-03T09:43:00Z">
            <m:rPr>
              <m:sty m:val="p"/>
            </m:rPr>
            <w:rPr>
              <w:rStyle w:val="Toggle"/>
              <w:rPrChange w:id="9535" w:author="Titus Ellison" w:date="2022-11-03T09:44:00Z">
                <w:rPr>
                  <w:rFonts w:ascii="Cambria Math" w:hAnsi="Cambria Math"/>
                </w:rPr>
              </w:rPrChange>
            </w:rPr>
            <m:t>-</m:t>
          </w:ins>
        </m:r>
        <m:r>
          <w:ins w:id="9536" w:author="Titus Ellison" w:date="2022-11-03T09:43:00Z">
            <w:rPr>
              <w:rStyle w:val="Toggle"/>
              <w:rPrChange w:id="9537" w:author="Titus Ellison" w:date="2022-11-03T09:44:00Z">
                <w:rPr>
                  <w:rFonts w:ascii="Cambria Math" w:hAnsi="Cambria Math"/>
                </w:rPr>
              </w:rPrChange>
            </w:rPr>
            <m:t>PHWRT</m:t>
          </w:ins>
        </m:r>
        <m:r>
          <w:ins w:id="9538" w:author="Titus Ellison" w:date="2022-11-03T09:43:00Z">
            <m:rPr>
              <m:sty m:val="p"/>
            </m:rPr>
            <w:rPr>
              <w:rStyle w:val="Toggle"/>
              <w:rPrChange w:id="9539" w:author="Titus Ellison" w:date="2022-11-03T09:44:00Z">
                <w:rPr>
                  <w:rFonts w:ascii="Cambria Math" w:hAnsi="Cambria Math"/>
                </w:rPr>
              </w:rPrChange>
            </w:rPr>
            <m:t>)[</m:t>
          </w:ins>
        </m:r>
        <m:r>
          <w:ins w:id="9540" w:author="Titus Ellison" w:date="2022-11-03T09:43:00Z">
            <m:rPr>
              <m:sty m:val="p"/>
            </m:rPr>
            <w:rPr>
              <w:rStyle w:val="Toggle"/>
              <w:rPrChange w:id="9541" w:author="Titus Ellison" w:date="2022-11-03T09:44:00Z">
                <w:rPr>
                  <w:rFonts w:ascii="Cambria Math" w:hAnsi="Cambria Math"/>
                  <w:sz w:val="24"/>
                </w:rPr>
              </w:rPrChange>
            </w:rPr>
            <m:t>kW</m:t>
          </w:ins>
        </m:r>
        <m:r>
          <w:ins w:id="9542" w:author="Titus Ellison" w:date="2022-11-03T09:43:00Z">
            <m:rPr>
              <m:sty m:val="p"/>
            </m:rPr>
            <w:rPr>
              <w:rStyle w:val="Toggle"/>
              <w:rPrChange w:id="9543" w:author="Titus Ellison" w:date="2022-11-03T09:44:00Z">
                <w:rPr>
                  <w:rFonts w:ascii="Cambria Math" w:hAnsi="Cambria Math"/>
                </w:rPr>
              </w:rPrChange>
            </w:rPr>
            <m:t>]</m:t>
          </w:ins>
        </m:r>
        <w:commentRangeEnd w:id="9515"/>
        <m:r>
          <w:ins w:id="9544" w:author="Titus Ellison" w:date="2022-11-03T09:43:00Z">
            <m:rPr>
              <m:sty m:val="p"/>
            </m:rPr>
            <w:rPr>
              <w:rStyle w:val="Toggle"/>
              <w:rFonts w:ascii="Cambria Math" w:hAnsi="Cambria Math"/>
              <w:rPrChange w:id="9545" w:author="Titus Ellison" w:date="2022-11-03T09:44:00Z">
                <w:rPr>
                  <w:rStyle w:val="CommentReference"/>
                </w:rPr>
              </w:rPrChange>
            </w:rPr>
            <w:commentReference w:id="9515"/>
          </w:ins>
        </m:r>
      </m:oMath>
      <w:ins w:id="9546" w:author="Titus Ellison" w:date="2022-11-03T09:44:00Z">
        <w:r w:rsidRPr="00E254A2">
          <w:rPr>
            <w:rStyle w:val="Toggle"/>
            <w:rPrChange w:id="9547" w:author="Titus Ellison" w:date="2022-11-03T09:44:00Z">
              <w:rPr>
                <w:rFonts w:eastAsiaTheme="minorEastAsia" w:cstheme="majorBidi"/>
              </w:rPr>
            </w:rPrChange>
          </w:rPr>
          <w:t>]]</w:t>
        </w:r>
      </w:ins>
    </w:p>
    <w:p w14:paraId="1A6426DE" w14:textId="77777777" w:rsidR="00E254A2" w:rsidRPr="00EC3318" w:rsidRDefault="00E254A2" w:rsidP="002F2315"/>
    <w:p w14:paraId="5A9A54F1" w14:textId="77777777" w:rsidR="002F2315" w:rsidRPr="00EC3318" w:rsidRDefault="002F2315" w:rsidP="002F2315">
      <w:pPr>
        <w:pStyle w:val="Instrbox"/>
      </w:pPr>
      <w:r w:rsidRPr="00EC3318">
        <w:t>Retain the following calculation for primary-secondary plants without both a primary circuit flow meter and primary loop HWST and HWRT sensors. Delete otherwise.</w:t>
      </w:r>
    </w:p>
    <w:p w14:paraId="6DB99670" w14:textId="3C5CEE53" w:rsidR="002F2315" w:rsidRPr="00EC3318" w:rsidRDefault="002F2315" w:rsidP="0087618D">
      <w:pPr>
        <w:pStyle w:val="Heading4"/>
      </w:pPr>
      <w:r w:rsidRPr="00EC3318">
        <w:t xml:space="preserve">Total Plant Load. Calculate plant load using flowrate through the secondary circuit, </w:t>
      </w:r>
      <w:r w:rsidRPr="00EC3318">
        <w:rPr>
          <w:i/>
        </w:rPr>
        <w:t>FLOW</w:t>
      </w:r>
      <w:r w:rsidRPr="00EC3318">
        <w:rPr>
          <w:i/>
          <w:vertAlign w:val="subscript"/>
        </w:rPr>
        <w:t>S</w:t>
      </w:r>
      <w:ins w:id="9548" w:author="Titus Ellison" w:date="2022-11-03T09:53:00Z">
        <w:r w:rsidR="00DB449D">
          <w:rPr>
            <w:i/>
          </w:rPr>
          <w:t xml:space="preserve"> (</w:t>
        </w:r>
        <w:r w:rsidR="00DB449D" w:rsidRPr="00E21B7A">
          <w:rPr>
            <w:rStyle w:val="Toggle"/>
          </w:rPr>
          <w:t>[UNITS [</w:t>
        </w:r>
      </w:ins>
      <w:ins w:id="9549" w:author="Titus Ellison" w:date="2022-11-03T16:22:00Z">
        <w:r w:rsidR="00FF541B">
          <w:rPr>
            <w:rStyle w:val="Toggle"/>
          </w:rPr>
          <w:t>L/s</w:t>
        </w:r>
      </w:ins>
      <w:ins w:id="9550" w:author="Titus Ellison" w:date="2022-11-03T09:53:00Z">
        <w:r w:rsidR="00DB449D" w:rsidRPr="00E21B7A">
          <w:rPr>
            <w:rStyle w:val="Toggle"/>
          </w:rPr>
          <w:t>] [GPM]]</w:t>
        </w:r>
        <w:r w:rsidR="00DB449D">
          <w:t>)</w:t>
        </w:r>
      </w:ins>
      <w:r w:rsidRPr="00EC3318">
        <w:t xml:space="preserve">; secondary hot water return temperature, </w:t>
      </w:r>
      <w:r w:rsidRPr="00EC3318">
        <w:rPr>
          <w:i/>
        </w:rPr>
        <w:t>SHWRT</w:t>
      </w:r>
      <w:r w:rsidRPr="00EC3318">
        <w:t xml:space="preserve">; and secondary hot water supply temperature leaving the plant, </w:t>
      </w:r>
      <w:r w:rsidRPr="00EC3318">
        <w:rPr>
          <w:i/>
        </w:rPr>
        <w:t>SHWST</w:t>
      </w:r>
      <w:r w:rsidRPr="00EC3318">
        <w:t>.</w:t>
      </w:r>
    </w:p>
    <w:p w14:paraId="098BF5D8" w14:textId="6455B08C" w:rsidR="00E254A2" w:rsidRPr="00E254A2" w:rsidRDefault="00E254A2">
      <w:pPr>
        <w:jc w:val="center"/>
        <w:rPr>
          <w:ins w:id="9551" w:author="Titus Ellison" w:date="2022-11-03T09:43:00Z"/>
          <w:rStyle w:val="Toggle"/>
          <w:rPrChange w:id="9552" w:author="Titus Ellison" w:date="2022-11-03T09:45:00Z">
            <w:rPr>
              <w:ins w:id="9553" w:author="Titus Ellison" w:date="2022-11-03T09:43:00Z"/>
              <w:rFonts w:eastAsiaTheme="minorEastAsia"/>
            </w:rPr>
          </w:rPrChange>
        </w:rPr>
        <w:pPrChange w:id="9554" w:author="Titus Ellison" w:date="2022-11-03T09:45:00Z">
          <w:pPr/>
        </w:pPrChange>
      </w:pPr>
      <w:ins w:id="9555" w:author="Titus Ellison" w:date="2022-11-03T09:44:00Z">
        <w:r w:rsidRPr="00E254A2">
          <w:rPr>
            <w:rStyle w:val="Toggle"/>
            <w:rPrChange w:id="9556" w:author="Titus Ellison" w:date="2022-11-03T09:45:00Z">
              <w:rPr>
                <w:rFonts w:eastAsiaTheme="minorEastAsia" w:cstheme="majorBidi"/>
                <w:sz w:val="24"/>
              </w:rPr>
            </w:rPrChange>
          </w:rPr>
          <w:t>[UNITS [</w:t>
        </w:r>
      </w:ins>
      <w:commentRangeStart w:id="9557"/>
      <m:oMath>
        <m:sSub>
          <m:sSubPr>
            <m:ctrlPr>
              <w:rPr>
                <w:rStyle w:val="Toggle"/>
                <w:rFonts w:ascii="Cambria Math" w:hAnsi="Cambria Math"/>
              </w:rPr>
            </m:ctrlPr>
          </m:sSubPr>
          <m:e>
            <m:r>
              <w:rPr>
                <w:rStyle w:val="Toggle"/>
                <w:rPrChange w:id="9558" w:author="Titus Ellison" w:date="2022-11-03T09:45:00Z">
                  <w:rPr>
                    <w:rFonts w:ascii="Cambria Math" w:hAnsi="Cambria Math"/>
                  </w:rPr>
                </w:rPrChange>
              </w:rPr>
              <m:t>Q</m:t>
            </m:r>
          </m:e>
          <m:sub>
            <m:r>
              <w:rPr>
                <w:rStyle w:val="Toggle"/>
                <w:rPrChange w:id="9559" w:author="Titus Ellison" w:date="2022-11-03T09:45:00Z">
                  <w:rPr>
                    <w:rFonts w:ascii="Cambria Math" w:hAnsi="Cambria Math"/>
                  </w:rPr>
                </w:rPrChange>
              </w:rPr>
              <m:t>actual</m:t>
            </m:r>
          </m:sub>
        </m:sSub>
        <m:r>
          <m:rPr>
            <m:sty m:val="p"/>
          </m:rPr>
          <w:rPr>
            <w:rStyle w:val="Toggle"/>
            <w:rPrChange w:id="9560" w:author="Titus Ellison" w:date="2022-11-03T09:45:00Z">
              <w:rPr>
                <w:rFonts w:ascii="Cambria Math" w:hAnsi="Cambria Math"/>
              </w:rPr>
            </w:rPrChange>
          </w:rPr>
          <m:t>=</m:t>
        </m:r>
        <m:r>
          <w:ins w:id="9561" w:author="Titus Ellison" w:date="2022-11-03T16:18:00Z">
            <m:rPr>
              <m:sty m:val="p"/>
            </m:rPr>
            <w:rPr>
              <w:rStyle w:val="Toggle"/>
              <w:rFonts w:ascii="Cambria Math" w:hAnsi="Cambria Math"/>
            </w:rPr>
            <m:t>490</m:t>
          </w:ins>
        </m:r>
        <m:r>
          <w:del w:id="9562" w:author="Titus Ellison" w:date="2022-11-03T09:51:00Z">
            <m:rPr>
              <m:sty m:val="p"/>
            </m:rPr>
            <w:rPr>
              <w:rStyle w:val="Toggle"/>
              <w:rPrChange w:id="9563" w:author="Titus Ellison" w:date="2022-11-03T09:45:00Z">
                <w:rPr>
                  <w:rFonts w:ascii="Cambria Math" w:hAnsi="Cambria Math"/>
                </w:rPr>
              </w:rPrChange>
            </w:rPr>
            <m:t>0.49</m:t>
          </w:del>
        </m:r>
        <m:r>
          <m:rPr>
            <m:sty m:val="p"/>
          </m:rPr>
          <w:rPr>
            <w:rStyle w:val="Toggle"/>
            <w:rPrChange w:id="9564" w:author="Titus Ellison" w:date="2022-11-03T09:45:00Z">
              <w:rPr>
                <w:rFonts w:ascii="Cambria Math" w:hAnsi="Cambria Math"/>
              </w:rPr>
            </w:rPrChange>
          </w:rPr>
          <m:t xml:space="preserve">* </m:t>
        </m:r>
        <m:r>
          <w:rPr>
            <w:rStyle w:val="Toggle"/>
            <w:rPrChange w:id="9565" w:author="Titus Ellison" w:date="2022-11-03T09:45:00Z">
              <w:rPr>
                <w:rFonts w:ascii="Cambria Math" w:hAnsi="Cambria Math"/>
              </w:rPr>
            </w:rPrChange>
          </w:rPr>
          <m:t>FLO</m:t>
        </m:r>
        <m:sSub>
          <m:sSubPr>
            <m:ctrlPr>
              <w:rPr>
                <w:rStyle w:val="Toggle"/>
                <w:rFonts w:ascii="Cambria Math" w:hAnsi="Cambria Math"/>
                <w:i/>
              </w:rPr>
            </m:ctrlPr>
          </m:sSubPr>
          <m:e>
            <m:r>
              <w:rPr>
                <w:rStyle w:val="Toggle"/>
                <w:rPrChange w:id="9566" w:author="Titus Ellison" w:date="2022-11-03T09:45:00Z">
                  <w:rPr>
                    <w:rFonts w:ascii="Cambria Math" w:hAnsi="Cambria Math"/>
                  </w:rPr>
                </w:rPrChange>
              </w:rPr>
              <m:t>W</m:t>
            </m:r>
          </m:e>
          <m:sub>
            <m:r>
              <w:rPr>
                <w:rStyle w:val="Toggle"/>
                <w:rPrChange w:id="9567" w:author="Titus Ellison" w:date="2022-11-03T09:45:00Z">
                  <w:rPr>
                    <w:rFonts w:ascii="Cambria Math" w:hAnsi="Cambria Math"/>
                  </w:rPr>
                </w:rPrChange>
              </w:rPr>
              <m:t>S</m:t>
            </m:r>
          </m:sub>
        </m:sSub>
        <m:r>
          <m:rPr>
            <m:sty m:val="p"/>
          </m:rPr>
          <w:rPr>
            <w:rStyle w:val="Toggle"/>
            <w:rPrChange w:id="9568" w:author="Titus Ellison" w:date="2022-11-03T09:45:00Z">
              <w:rPr>
                <w:rFonts w:ascii="Cambria Math" w:hAnsi="Cambria Math"/>
              </w:rPr>
            </w:rPrChange>
          </w:rPr>
          <m:t>(</m:t>
        </m:r>
        <m:r>
          <w:rPr>
            <w:rStyle w:val="Toggle"/>
            <w:rPrChange w:id="9569" w:author="Titus Ellison" w:date="2022-11-03T09:45:00Z">
              <w:rPr>
                <w:rFonts w:ascii="Cambria Math" w:hAnsi="Cambria Math"/>
              </w:rPr>
            </w:rPrChange>
          </w:rPr>
          <m:t>SHWST</m:t>
        </m:r>
        <m:r>
          <m:rPr>
            <m:sty m:val="p"/>
          </m:rPr>
          <w:rPr>
            <w:rStyle w:val="Toggle"/>
            <w:rPrChange w:id="9570" w:author="Titus Ellison" w:date="2022-11-03T09:45:00Z">
              <w:rPr>
                <w:rFonts w:ascii="Cambria Math" w:hAnsi="Cambria Math"/>
              </w:rPr>
            </w:rPrChange>
          </w:rPr>
          <m:t>-</m:t>
        </m:r>
        <m:r>
          <w:rPr>
            <w:rStyle w:val="Toggle"/>
            <w:rPrChange w:id="9571" w:author="Titus Ellison" w:date="2022-11-03T09:45:00Z">
              <w:rPr>
                <w:rFonts w:ascii="Cambria Math" w:hAnsi="Cambria Math"/>
              </w:rPr>
            </w:rPrChange>
          </w:rPr>
          <m:t>SHWRT</m:t>
        </m:r>
        <m:r>
          <m:rPr>
            <m:sty m:val="p"/>
          </m:rPr>
          <w:rPr>
            <w:rStyle w:val="Toggle"/>
            <w:rPrChange w:id="9572" w:author="Titus Ellison" w:date="2022-11-03T09:45:00Z">
              <w:rPr>
                <w:rFonts w:ascii="Cambria Math" w:hAnsi="Cambria Math"/>
              </w:rPr>
            </w:rPrChange>
          </w:rPr>
          <m:t>)[</m:t>
        </m:r>
        <m:f>
          <m:fPr>
            <m:ctrlPr>
              <w:rPr>
                <w:rStyle w:val="Toggle"/>
                <w:rFonts w:ascii="Cambria Math" w:hAnsi="Cambria Math"/>
              </w:rPr>
            </m:ctrlPr>
          </m:fPr>
          <m:num>
            <m:r>
              <w:del w:id="9573" w:author="Titus Ellison" w:date="2022-11-03T09:51:00Z">
                <m:rPr>
                  <m:sty m:val="p"/>
                </m:rPr>
                <w:rPr>
                  <w:rStyle w:val="Toggle"/>
                  <w:rPrChange w:id="9574" w:author="Titus Ellison" w:date="2022-11-03T09:45:00Z">
                    <w:rPr>
                      <w:rFonts w:ascii="Cambria Math" w:hAnsi="Cambria Math"/>
                    </w:rPr>
                  </w:rPrChange>
                </w:rPr>
                <m:t>k</m:t>
              </w:del>
            </m:r>
            <m:r>
              <m:rPr>
                <m:sty m:val="p"/>
              </m:rPr>
              <w:rPr>
                <w:rStyle w:val="Toggle"/>
                <w:rPrChange w:id="9575" w:author="Titus Ellison" w:date="2022-11-03T09:45:00Z">
                  <w:rPr>
                    <w:rFonts w:ascii="Cambria Math" w:hAnsi="Cambria Math"/>
                  </w:rPr>
                </w:rPrChange>
              </w:rPr>
              <m:t>btu</m:t>
            </m:r>
          </m:num>
          <m:den>
            <m:r>
              <m:rPr>
                <m:sty m:val="p"/>
              </m:rPr>
              <w:rPr>
                <w:rStyle w:val="Toggle"/>
                <w:rPrChange w:id="9576" w:author="Titus Ellison" w:date="2022-11-03T09:45:00Z">
                  <w:rPr>
                    <w:rFonts w:ascii="Cambria Math" w:hAnsi="Cambria Math"/>
                  </w:rPr>
                </w:rPrChange>
              </w:rPr>
              <m:t>h</m:t>
            </m:r>
          </m:den>
        </m:f>
        <m:r>
          <m:rPr>
            <m:sty m:val="p"/>
          </m:rPr>
          <w:rPr>
            <w:rStyle w:val="Toggle"/>
            <w:rPrChange w:id="9577" w:author="Titus Ellison" w:date="2022-11-03T09:45:00Z">
              <w:rPr>
                <w:rFonts w:ascii="Cambria Math" w:hAnsi="Cambria Math"/>
              </w:rPr>
            </w:rPrChange>
          </w:rPr>
          <m:t>]</m:t>
        </m:r>
        <w:commentRangeEnd w:id="9557"/>
        <m:r>
          <m:rPr>
            <m:sty m:val="p"/>
          </m:rPr>
          <w:rPr>
            <w:rStyle w:val="Toggle"/>
            <w:rFonts w:ascii="Cambria Math" w:hAnsi="Cambria Math"/>
            <w:rPrChange w:id="9578" w:author="Titus Ellison" w:date="2022-11-03T09:45:00Z">
              <w:rPr>
                <w:rStyle w:val="CommentReference"/>
              </w:rPr>
            </w:rPrChange>
          </w:rPr>
          <w:commentReference w:id="9557"/>
        </m:r>
      </m:oMath>
      <w:ins w:id="9579" w:author="Titus Ellison" w:date="2022-11-03T09:44:00Z">
        <w:r w:rsidRPr="00E254A2">
          <w:rPr>
            <w:rStyle w:val="Toggle"/>
            <w:rPrChange w:id="9580" w:author="Titus Ellison" w:date="2022-11-03T09:45:00Z">
              <w:rPr>
                <w:rFonts w:eastAsiaTheme="minorEastAsia" w:cstheme="majorBidi"/>
              </w:rPr>
            </w:rPrChange>
          </w:rPr>
          <w:t>] [</w:t>
        </w:r>
      </w:ins>
      <w:commentRangeStart w:id="9581"/>
      <m:oMath>
        <m:sSub>
          <m:sSubPr>
            <m:ctrlPr>
              <w:ins w:id="9582" w:author="Titus Ellison" w:date="2022-11-03T09:43:00Z">
                <w:rPr>
                  <w:rStyle w:val="Toggle"/>
                  <w:rFonts w:ascii="Cambria Math" w:hAnsi="Cambria Math"/>
                </w:rPr>
              </w:ins>
            </m:ctrlPr>
          </m:sSubPr>
          <m:e>
            <m:r>
              <w:ins w:id="9583" w:author="Titus Ellison" w:date="2022-11-03T09:43:00Z">
                <w:rPr>
                  <w:rStyle w:val="Toggle"/>
                  <w:rPrChange w:id="9584" w:author="Titus Ellison" w:date="2022-11-03T09:45:00Z">
                    <w:rPr>
                      <w:rFonts w:ascii="Cambria Math" w:hAnsi="Cambria Math"/>
                    </w:rPr>
                  </w:rPrChange>
                </w:rPr>
                <m:t>Q</m:t>
              </w:ins>
            </m:r>
          </m:e>
          <m:sub>
            <m:r>
              <w:ins w:id="9585" w:author="Titus Ellison" w:date="2022-11-03T09:43:00Z">
                <w:rPr>
                  <w:rStyle w:val="Toggle"/>
                  <w:rPrChange w:id="9586" w:author="Titus Ellison" w:date="2022-11-03T09:45:00Z">
                    <w:rPr>
                      <w:rFonts w:ascii="Cambria Math" w:hAnsi="Cambria Math"/>
                    </w:rPr>
                  </w:rPrChange>
                </w:rPr>
                <m:t>actual</m:t>
              </w:ins>
            </m:r>
          </m:sub>
        </m:sSub>
        <m:r>
          <w:ins w:id="9587" w:author="Titus Ellison" w:date="2022-11-03T09:43:00Z">
            <m:rPr>
              <m:sty m:val="p"/>
            </m:rPr>
            <w:rPr>
              <w:rStyle w:val="Toggle"/>
              <w:rPrChange w:id="9588" w:author="Titus Ellison" w:date="2022-11-03T09:45:00Z">
                <w:rPr>
                  <w:rFonts w:ascii="Cambria Math" w:hAnsi="Cambria Math"/>
                </w:rPr>
              </w:rPrChange>
            </w:rPr>
            <m:t xml:space="preserve">=4.182* </m:t>
          </w:ins>
        </m:r>
        <m:r>
          <w:ins w:id="9589" w:author="Titus Ellison" w:date="2022-11-03T09:43:00Z">
            <w:rPr>
              <w:rStyle w:val="Toggle"/>
              <w:rPrChange w:id="9590" w:author="Titus Ellison" w:date="2022-11-03T09:45:00Z">
                <w:rPr>
                  <w:rFonts w:ascii="Cambria Math" w:hAnsi="Cambria Math"/>
                </w:rPr>
              </w:rPrChange>
            </w:rPr>
            <m:t>FLO</m:t>
          </w:ins>
        </m:r>
        <m:sSub>
          <m:sSubPr>
            <m:ctrlPr>
              <w:ins w:id="9591" w:author="Titus Ellison" w:date="2022-11-03T09:43:00Z">
                <w:rPr>
                  <w:rStyle w:val="Toggle"/>
                  <w:rFonts w:ascii="Cambria Math" w:hAnsi="Cambria Math"/>
                  <w:i/>
                </w:rPr>
              </w:ins>
            </m:ctrlPr>
          </m:sSubPr>
          <m:e>
            <m:r>
              <w:ins w:id="9592" w:author="Titus Ellison" w:date="2022-11-03T09:43:00Z">
                <w:rPr>
                  <w:rStyle w:val="Toggle"/>
                  <w:rPrChange w:id="9593" w:author="Titus Ellison" w:date="2022-11-03T09:45:00Z">
                    <w:rPr>
                      <w:rFonts w:ascii="Cambria Math" w:hAnsi="Cambria Math"/>
                    </w:rPr>
                  </w:rPrChange>
                </w:rPr>
                <m:t>W</m:t>
              </w:ins>
            </m:r>
          </m:e>
          <m:sub>
            <m:r>
              <w:ins w:id="9594" w:author="Titus Ellison" w:date="2022-11-03T09:43:00Z">
                <w:rPr>
                  <w:rStyle w:val="Toggle"/>
                  <w:rPrChange w:id="9595" w:author="Titus Ellison" w:date="2022-11-03T09:45:00Z">
                    <w:rPr>
                      <w:rFonts w:ascii="Cambria Math" w:hAnsi="Cambria Math"/>
                    </w:rPr>
                  </w:rPrChange>
                </w:rPr>
                <m:t>S</m:t>
              </w:ins>
            </m:r>
          </m:sub>
        </m:sSub>
        <m:r>
          <w:ins w:id="9596" w:author="Titus Ellison" w:date="2022-11-03T09:43:00Z">
            <m:rPr>
              <m:sty m:val="p"/>
            </m:rPr>
            <w:rPr>
              <w:rStyle w:val="Toggle"/>
              <w:rPrChange w:id="9597" w:author="Titus Ellison" w:date="2022-11-03T09:45:00Z">
                <w:rPr>
                  <w:rFonts w:ascii="Cambria Math" w:hAnsi="Cambria Math"/>
                </w:rPr>
              </w:rPrChange>
            </w:rPr>
            <m:t>(</m:t>
          </w:ins>
        </m:r>
        <m:r>
          <w:ins w:id="9598" w:author="Titus Ellison" w:date="2022-11-03T09:43:00Z">
            <w:rPr>
              <w:rStyle w:val="Toggle"/>
              <w:rPrChange w:id="9599" w:author="Titus Ellison" w:date="2022-11-03T09:45:00Z">
                <w:rPr>
                  <w:rFonts w:ascii="Cambria Math" w:hAnsi="Cambria Math"/>
                </w:rPr>
              </w:rPrChange>
            </w:rPr>
            <m:t>SHWST</m:t>
          </w:ins>
        </m:r>
        <m:r>
          <w:ins w:id="9600" w:author="Titus Ellison" w:date="2022-11-03T09:43:00Z">
            <m:rPr>
              <m:sty m:val="p"/>
            </m:rPr>
            <w:rPr>
              <w:rStyle w:val="Toggle"/>
              <w:rPrChange w:id="9601" w:author="Titus Ellison" w:date="2022-11-03T09:45:00Z">
                <w:rPr>
                  <w:rFonts w:ascii="Cambria Math" w:hAnsi="Cambria Math"/>
                </w:rPr>
              </w:rPrChange>
            </w:rPr>
            <m:t>-</m:t>
          </w:ins>
        </m:r>
        <m:r>
          <w:ins w:id="9602" w:author="Titus Ellison" w:date="2022-11-03T09:43:00Z">
            <w:rPr>
              <w:rStyle w:val="Toggle"/>
              <w:rPrChange w:id="9603" w:author="Titus Ellison" w:date="2022-11-03T09:45:00Z">
                <w:rPr>
                  <w:rFonts w:ascii="Cambria Math" w:hAnsi="Cambria Math"/>
                </w:rPr>
              </w:rPrChange>
            </w:rPr>
            <m:t>SHWRT</m:t>
          </w:ins>
        </m:r>
        <m:r>
          <w:ins w:id="9604" w:author="Titus Ellison" w:date="2022-11-03T09:43:00Z">
            <m:rPr>
              <m:sty m:val="p"/>
            </m:rPr>
            <w:rPr>
              <w:rStyle w:val="Toggle"/>
              <w:rPrChange w:id="9605" w:author="Titus Ellison" w:date="2022-11-03T09:45:00Z">
                <w:rPr>
                  <w:rFonts w:ascii="Cambria Math" w:hAnsi="Cambria Math"/>
                </w:rPr>
              </w:rPrChange>
            </w:rPr>
            <m:t>)[</m:t>
          </w:ins>
        </m:r>
        <m:r>
          <w:ins w:id="9606" w:author="Titus Ellison" w:date="2022-11-03T09:43:00Z">
            <w:rPr>
              <w:rStyle w:val="Toggle"/>
              <w:rPrChange w:id="9607" w:author="Titus Ellison" w:date="2022-11-03T09:45:00Z">
                <w:rPr>
                  <w:rFonts w:ascii="Cambria Math" w:hAnsi="Cambria Math"/>
                  <w:sz w:val="24"/>
                </w:rPr>
              </w:rPrChange>
            </w:rPr>
            <m:t>kW</m:t>
          </w:ins>
        </m:r>
        <m:r>
          <w:ins w:id="9608" w:author="Titus Ellison" w:date="2022-11-03T09:43:00Z">
            <m:rPr>
              <m:sty m:val="p"/>
            </m:rPr>
            <w:rPr>
              <w:rStyle w:val="Toggle"/>
              <w:rPrChange w:id="9609" w:author="Titus Ellison" w:date="2022-11-03T09:45:00Z">
                <w:rPr>
                  <w:rFonts w:ascii="Cambria Math" w:hAnsi="Cambria Math"/>
                </w:rPr>
              </w:rPrChange>
            </w:rPr>
            <m:t>]</m:t>
          </w:ins>
        </m:r>
        <w:commentRangeEnd w:id="9581"/>
        <m:r>
          <w:ins w:id="9610" w:author="Titus Ellison" w:date="2022-11-03T09:43:00Z">
            <m:rPr>
              <m:sty m:val="p"/>
            </m:rPr>
            <w:rPr>
              <w:rStyle w:val="Toggle"/>
              <w:rFonts w:ascii="Cambria Math" w:hAnsi="Cambria Math"/>
              <w:rPrChange w:id="9611" w:author="Titus Ellison" w:date="2022-11-03T09:45:00Z">
                <w:rPr>
                  <w:rStyle w:val="CommentReference"/>
                </w:rPr>
              </w:rPrChange>
            </w:rPr>
            <w:commentReference w:id="9581"/>
          </w:ins>
        </m:r>
      </m:oMath>
      <w:ins w:id="9612" w:author="Titus Ellison" w:date="2022-11-03T09:44:00Z">
        <w:r w:rsidRPr="00E254A2">
          <w:rPr>
            <w:rStyle w:val="Toggle"/>
            <w:rPrChange w:id="9613" w:author="Titus Ellison" w:date="2022-11-03T09:45:00Z">
              <w:rPr>
                <w:rFonts w:eastAsiaTheme="minorEastAsia" w:cstheme="majorBidi"/>
              </w:rPr>
            </w:rPrChange>
          </w:rPr>
          <w:t>]]</w:t>
        </w:r>
      </w:ins>
    </w:p>
    <w:p w14:paraId="66FCEC9D" w14:textId="77777777" w:rsidR="00E254A2" w:rsidRPr="00EC3318" w:rsidRDefault="00E254A2" w:rsidP="002F2315">
      <w:pPr>
        <w:rPr>
          <w:rFonts w:eastAsiaTheme="minorEastAsia"/>
        </w:rPr>
      </w:pPr>
    </w:p>
    <w:p w14:paraId="717694FE" w14:textId="2D803251" w:rsidR="002F2315" w:rsidRPr="00EC3318" w:rsidRDefault="004040BC" w:rsidP="002F2315">
      <w:pPr>
        <w:pStyle w:val="Instrbox"/>
      </w:pPr>
      <w:proofErr w:type="spellStart"/>
      <w:ins w:id="9614" w:author="Hwakong Cheng" w:date="2022-10-24T21:35:00Z">
        <w:r>
          <w:t>b</w:t>
        </w:r>
      </w:ins>
      <w:r w:rsidR="002F2315" w:rsidRPr="00EC3318">
        <w:t>Retain</w:t>
      </w:r>
      <w:proofErr w:type="spellEnd"/>
      <w:r w:rsidR="002F2315" w:rsidRPr="00EC3318">
        <w:t xml:space="preserve"> the following </w:t>
      </w:r>
      <w:r w:rsidR="00CE2951">
        <w:t>section</w:t>
      </w:r>
      <w:r w:rsidR="002F2315" w:rsidRPr="00EC3318">
        <w:t xml:space="preserve"> for all plants other than those with variable flow primary loops without flow meters. Delete otherwise.</w:t>
      </w:r>
    </w:p>
    <w:p w14:paraId="6D3EBD9F" w14:textId="5B105CFC" w:rsidR="002F2315" w:rsidRPr="00EC3318" w:rsidRDefault="002F2315" w:rsidP="0087618D">
      <w:pPr>
        <w:pStyle w:val="Heading4"/>
      </w:pPr>
      <w:r w:rsidRPr="00EC3318">
        <w:t xml:space="preserve">Boiler Load. Calculate load for each operating boiler (as applicable) using flowrate through the boiler, </w:t>
      </w:r>
      <w:r w:rsidRPr="00EC3318">
        <w:rPr>
          <w:i/>
        </w:rPr>
        <w:t>FLOW</w:t>
      </w:r>
      <w:r w:rsidRPr="00EC3318">
        <w:rPr>
          <w:i/>
          <w:vertAlign w:val="subscript"/>
        </w:rPr>
        <w:t>B</w:t>
      </w:r>
      <w:ins w:id="9615" w:author="Titus Ellison" w:date="2022-11-03T09:53:00Z">
        <w:r w:rsidR="00DB449D">
          <w:rPr>
            <w:i/>
          </w:rPr>
          <w:t xml:space="preserve"> (</w:t>
        </w:r>
        <w:r w:rsidR="00DB449D" w:rsidRPr="00E21B7A">
          <w:rPr>
            <w:rStyle w:val="Toggle"/>
          </w:rPr>
          <w:t>[UNITS [</w:t>
        </w:r>
      </w:ins>
      <w:ins w:id="9616" w:author="Titus Ellison" w:date="2022-11-03T16:22:00Z">
        <w:r w:rsidR="00FF541B">
          <w:rPr>
            <w:rStyle w:val="Toggle"/>
          </w:rPr>
          <w:t>L/s</w:t>
        </w:r>
      </w:ins>
      <w:ins w:id="9617" w:author="Titus Ellison" w:date="2022-11-03T09:53:00Z">
        <w:r w:rsidR="00DB449D" w:rsidRPr="00E21B7A">
          <w:rPr>
            <w:rStyle w:val="Toggle"/>
          </w:rPr>
          <w:t>] [GPM]]</w:t>
        </w:r>
        <w:r w:rsidR="00DB449D">
          <w:t>)</w:t>
        </w:r>
      </w:ins>
      <w:r w:rsidRPr="00EC3318">
        <w:t xml:space="preserve">; hot water return temperature entering the boiler, </w:t>
      </w:r>
      <w:r w:rsidRPr="00EC3318">
        <w:rPr>
          <w:i/>
        </w:rPr>
        <w:t>HWRT</w:t>
      </w:r>
      <w:r w:rsidRPr="00EC3318">
        <w:rPr>
          <w:i/>
          <w:vertAlign w:val="subscript"/>
        </w:rPr>
        <w:t>B</w:t>
      </w:r>
      <w:r w:rsidRPr="00EC3318">
        <w:t xml:space="preserve">; and hot water supply temperature leaving the boiler, </w:t>
      </w:r>
      <w:r w:rsidRPr="00EC3318">
        <w:rPr>
          <w:i/>
        </w:rPr>
        <w:t>HWST</w:t>
      </w:r>
      <w:r w:rsidRPr="00EC3318">
        <w:rPr>
          <w:i/>
          <w:vertAlign w:val="subscript"/>
        </w:rPr>
        <w:t xml:space="preserve">B. </w:t>
      </w:r>
      <w:r w:rsidRPr="00EC3318">
        <w:t>Inputs to the below equation shall be determined per the following rules.</w:t>
      </w:r>
    </w:p>
    <w:p w14:paraId="0E0F15D0" w14:textId="1A20005C" w:rsidR="00E254A2" w:rsidRPr="002A6262" w:rsidRDefault="002A6262">
      <w:pPr>
        <w:jc w:val="center"/>
        <w:rPr>
          <w:ins w:id="9618" w:author="Titus Ellison" w:date="2022-11-03T09:44:00Z"/>
          <w:rStyle w:val="Toggle"/>
          <w:rPrChange w:id="9619" w:author="Titus Ellison" w:date="2022-11-03T09:45:00Z">
            <w:rPr>
              <w:ins w:id="9620" w:author="Titus Ellison" w:date="2022-11-03T09:44:00Z"/>
            </w:rPr>
          </w:rPrChange>
        </w:rPr>
        <w:pPrChange w:id="9621" w:author="Titus Ellison" w:date="2022-11-03T09:46:00Z">
          <w:pPr/>
        </w:pPrChange>
      </w:pPr>
      <w:ins w:id="9622" w:author="Titus Ellison" w:date="2022-11-03T09:45:00Z">
        <w:r w:rsidRPr="002A6262">
          <w:rPr>
            <w:rStyle w:val="Toggle"/>
            <w:rPrChange w:id="9623" w:author="Titus Ellison" w:date="2022-11-03T09:45:00Z">
              <w:rPr>
                <w:rFonts w:eastAsiaTheme="minorEastAsia" w:cstheme="majorBidi"/>
                <w:sz w:val="24"/>
              </w:rPr>
            </w:rPrChange>
          </w:rPr>
          <w:t>[UNITS [</w:t>
        </w:r>
      </w:ins>
      <w:commentRangeStart w:id="9624"/>
      <m:oMath>
        <m:sSub>
          <m:sSubPr>
            <m:ctrlPr>
              <w:rPr>
                <w:rStyle w:val="Toggle"/>
                <w:rFonts w:ascii="Cambria Math" w:hAnsi="Cambria Math"/>
              </w:rPr>
            </m:ctrlPr>
          </m:sSubPr>
          <m:e>
            <m:r>
              <w:rPr>
                <w:rStyle w:val="Toggle"/>
                <w:rPrChange w:id="9625" w:author="Titus Ellison" w:date="2022-11-03T09:45:00Z">
                  <w:rPr>
                    <w:rFonts w:ascii="Cambria Math" w:hAnsi="Cambria Math"/>
                  </w:rPr>
                </w:rPrChange>
              </w:rPr>
              <m:t>Q</m:t>
            </m:r>
          </m:e>
          <m:sub>
            <m:r>
              <w:rPr>
                <w:rStyle w:val="Toggle"/>
                <w:rPrChange w:id="9626" w:author="Titus Ellison" w:date="2022-11-03T09:45:00Z">
                  <w:rPr>
                    <w:rFonts w:ascii="Cambria Math" w:hAnsi="Cambria Math"/>
                  </w:rPr>
                </w:rPrChange>
              </w:rPr>
              <m:t>D</m:t>
            </m:r>
          </m:sub>
        </m:sSub>
        <m:r>
          <m:rPr>
            <m:sty m:val="p"/>
          </m:rPr>
          <w:rPr>
            <w:rStyle w:val="Toggle"/>
            <w:rPrChange w:id="9627" w:author="Titus Ellison" w:date="2022-11-03T09:45:00Z">
              <w:rPr>
                <w:rFonts w:ascii="Cambria Math" w:hAnsi="Cambria Math"/>
              </w:rPr>
            </w:rPrChange>
          </w:rPr>
          <m:t xml:space="preserve">= </m:t>
        </m:r>
        <m:r>
          <w:ins w:id="9628" w:author="Titus Ellison" w:date="2022-11-03T16:19:00Z">
            <w:rPr>
              <w:rStyle w:val="Toggle"/>
              <w:rFonts w:ascii="Cambria Math" w:hAnsi="Cambria Math"/>
            </w:rPr>
            <m:t>490</m:t>
          </w:ins>
        </m:r>
        <m:r>
          <w:del w:id="9629" w:author="Titus Ellison" w:date="2022-11-03T09:52:00Z">
            <w:rPr>
              <w:rStyle w:val="Toggle"/>
              <w:rPrChange w:id="9630" w:author="Titus Ellison" w:date="2022-11-03T09:45:00Z">
                <w:rPr>
                  <w:rFonts w:ascii="Cambria Math" w:hAnsi="Cambria Math"/>
                </w:rPr>
              </w:rPrChange>
            </w:rPr>
            <m:t>0.49</m:t>
          </w:del>
        </m:r>
        <m:r>
          <w:rPr>
            <w:rStyle w:val="Toggle"/>
            <w:rPrChange w:id="9631" w:author="Titus Ellison" w:date="2022-11-03T09:45:00Z">
              <w:rPr>
                <w:rFonts w:ascii="Cambria Math" w:hAnsi="Cambria Math"/>
              </w:rPr>
            </w:rPrChange>
          </w:rPr>
          <m:t>*FLO</m:t>
        </m:r>
        <m:sSub>
          <m:sSubPr>
            <m:ctrlPr>
              <w:rPr>
                <w:rStyle w:val="Toggle"/>
                <w:rFonts w:ascii="Cambria Math" w:hAnsi="Cambria Math"/>
                <w:i/>
              </w:rPr>
            </m:ctrlPr>
          </m:sSubPr>
          <m:e>
            <m:r>
              <w:rPr>
                <w:rStyle w:val="Toggle"/>
                <w:rPrChange w:id="9632" w:author="Titus Ellison" w:date="2022-11-03T09:45:00Z">
                  <w:rPr>
                    <w:rFonts w:ascii="Cambria Math" w:hAnsi="Cambria Math"/>
                  </w:rPr>
                </w:rPrChange>
              </w:rPr>
              <m:t>W</m:t>
            </m:r>
          </m:e>
          <m:sub>
            <m:r>
              <w:rPr>
                <w:rStyle w:val="Toggle"/>
                <w:rPrChange w:id="9633" w:author="Titus Ellison" w:date="2022-11-03T09:45:00Z">
                  <w:rPr>
                    <w:rFonts w:ascii="Cambria Math" w:hAnsi="Cambria Math"/>
                  </w:rPr>
                </w:rPrChange>
              </w:rPr>
              <m:t>B</m:t>
            </m:r>
          </m:sub>
        </m:sSub>
        <m:r>
          <m:rPr>
            <m:sty m:val="p"/>
          </m:rPr>
          <w:rPr>
            <w:rStyle w:val="Toggle"/>
            <w:rPrChange w:id="9634" w:author="Titus Ellison" w:date="2022-11-03T09:45:00Z">
              <w:rPr>
                <w:rFonts w:ascii="Cambria Math" w:hAnsi="Cambria Math"/>
              </w:rPr>
            </w:rPrChange>
          </w:rPr>
          <m:t>(</m:t>
        </m:r>
        <m:r>
          <w:rPr>
            <w:rStyle w:val="Toggle"/>
            <w:rPrChange w:id="9635" w:author="Titus Ellison" w:date="2022-11-03T09:45:00Z">
              <w:rPr>
                <w:rFonts w:ascii="Cambria Math" w:hAnsi="Cambria Math"/>
              </w:rPr>
            </w:rPrChange>
          </w:rPr>
          <m:t>HWS</m:t>
        </m:r>
        <m:sSub>
          <m:sSubPr>
            <m:ctrlPr>
              <w:rPr>
                <w:rStyle w:val="Toggle"/>
                <w:rFonts w:ascii="Cambria Math" w:hAnsi="Cambria Math"/>
              </w:rPr>
            </m:ctrlPr>
          </m:sSubPr>
          <m:e>
            <m:r>
              <w:rPr>
                <w:rStyle w:val="Toggle"/>
                <w:rPrChange w:id="9636" w:author="Titus Ellison" w:date="2022-11-03T09:45:00Z">
                  <w:rPr>
                    <w:rFonts w:ascii="Cambria Math" w:hAnsi="Cambria Math"/>
                  </w:rPr>
                </w:rPrChange>
              </w:rPr>
              <m:t>T</m:t>
            </m:r>
          </m:e>
          <m:sub>
            <m:r>
              <w:rPr>
                <w:rStyle w:val="Toggle"/>
                <w:rPrChange w:id="9637" w:author="Titus Ellison" w:date="2022-11-03T09:45:00Z">
                  <w:rPr>
                    <w:rFonts w:ascii="Cambria Math" w:hAnsi="Cambria Math"/>
                  </w:rPr>
                </w:rPrChange>
              </w:rPr>
              <m:t>B</m:t>
            </m:r>
          </m:sub>
        </m:sSub>
        <m:r>
          <m:rPr>
            <m:sty m:val="p"/>
          </m:rPr>
          <w:rPr>
            <w:rStyle w:val="Toggle"/>
            <w:rPrChange w:id="9638" w:author="Titus Ellison" w:date="2022-11-03T09:45:00Z">
              <w:rPr>
                <w:rFonts w:ascii="Cambria Math" w:hAnsi="Cambria Math"/>
              </w:rPr>
            </w:rPrChange>
          </w:rPr>
          <m:t>-</m:t>
        </m:r>
        <m:r>
          <w:rPr>
            <w:rStyle w:val="Toggle"/>
            <w:rPrChange w:id="9639" w:author="Titus Ellison" w:date="2022-11-03T09:45:00Z">
              <w:rPr>
                <w:rFonts w:ascii="Cambria Math" w:hAnsi="Cambria Math"/>
              </w:rPr>
            </w:rPrChange>
          </w:rPr>
          <m:t>HWR</m:t>
        </m:r>
        <m:sSub>
          <m:sSubPr>
            <m:ctrlPr>
              <w:rPr>
                <w:rStyle w:val="Toggle"/>
                <w:rFonts w:ascii="Cambria Math" w:hAnsi="Cambria Math"/>
              </w:rPr>
            </m:ctrlPr>
          </m:sSubPr>
          <m:e>
            <m:r>
              <w:rPr>
                <w:rStyle w:val="Toggle"/>
                <w:rPrChange w:id="9640" w:author="Titus Ellison" w:date="2022-11-03T09:45:00Z">
                  <w:rPr>
                    <w:rFonts w:ascii="Cambria Math" w:hAnsi="Cambria Math"/>
                  </w:rPr>
                </w:rPrChange>
              </w:rPr>
              <m:t>T</m:t>
            </m:r>
          </m:e>
          <m:sub>
            <m:r>
              <w:rPr>
                <w:rStyle w:val="Toggle"/>
                <w:rPrChange w:id="9641" w:author="Titus Ellison" w:date="2022-11-03T09:45:00Z">
                  <w:rPr>
                    <w:rFonts w:ascii="Cambria Math" w:hAnsi="Cambria Math"/>
                  </w:rPr>
                </w:rPrChange>
              </w:rPr>
              <m:t>B</m:t>
            </m:r>
          </m:sub>
        </m:sSub>
        <m:r>
          <w:rPr>
            <w:rStyle w:val="Toggle"/>
            <w:rPrChange w:id="9642" w:author="Titus Ellison" w:date="2022-11-03T09:45:00Z">
              <w:rPr>
                <w:rFonts w:ascii="Cambria Math" w:hAnsi="Cambria Math"/>
              </w:rPr>
            </w:rPrChange>
          </w:rPr>
          <m:t>)[</m:t>
        </m:r>
        <m:f>
          <m:fPr>
            <m:ctrlPr>
              <w:rPr>
                <w:rStyle w:val="Toggle"/>
                <w:rFonts w:ascii="Cambria Math" w:hAnsi="Cambria Math"/>
                <w:i/>
              </w:rPr>
            </m:ctrlPr>
          </m:fPr>
          <m:num>
            <m:r>
              <w:del w:id="9643" w:author="Titus Ellison" w:date="2022-11-03T09:52:00Z">
                <w:rPr>
                  <w:rStyle w:val="Toggle"/>
                  <w:rPrChange w:id="9644" w:author="Titus Ellison" w:date="2022-11-03T09:45:00Z">
                    <w:rPr>
                      <w:rFonts w:ascii="Cambria Math" w:hAnsi="Cambria Math"/>
                    </w:rPr>
                  </w:rPrChange>
                </w:rPr>
                <m:t>k</m:t>
              </w:del>
            </m:r>
            <m:r>
              <w:rPr>
                <w:rStyle w:val="Toggle"/>
                <w:rPrChange w:id="9645" w:author="Titus Ellison" w:date="2022-11-03T09:45:00Z">
                  <w:rPr>
                    <w:rFonts w:ascii="Cambria Math" w:hAnsi="Cambria Math"/>
                  </w:rPr>
                </w:rPrChange>
              </w:rPr>
              <m:t>btu</m:t>
            </m:r>
          </m:num>
          <m:den>
            <m:r>
              <w:rPr>
                <w:rStyle w:val="Toggle"/>
                <w:rPrChange w:id="9646" w:author="Titus Ellison" w:date="2022-11-03T09:45:00Z">
                  <w:rPr>
                    <w:rFonts w:ascii="Cambria Math" w:hAnsi="Cambria Math"/>
                  </w:rPr>
                </w:rPrChange>
              </w:rPr>
              <m:t>h</m:t>
            </m:r>
          </m:den>
        </m:f>
        <m:r>
          <w:rPr>
            <w:rStyle w:val="Toggle"/>
            <w:rPrChange w:id="9647" w:author="Titus Ellison" w:date="2022-11-03T09:45:00Z">
              <w:rPr>
                <w:rFonts w:ascii="Cambria Math" w:hAnsi="Cambria Math"/>
              </w:rPr>
            </w:rPrChange>
          </w:rPr>
          <m:t xml:space="preserve">] </m:t>
        </m:r>
        <w:commentRangeEnd w:id="9624"/>
        <m:r>
          <m:rPr>
            <m:sty m:val="p"/>
          </m:rPr>
          <w:rPr>
            <w:rStyle w:val="Toggle"/>
            <w:rFonts w:ascii="Cambria Math" w:hAnsi="Cambria Math"/>
            <w:rPrChange w:id="9648" w:author="Titus Ellison" w:date="2022-11-03T09:45:00Z">
              <w:rPr>
                <w:rStyle w:val="CommentReference"/>
              </w:rPr>
            </w:rPrChange>
          </w:rPr>
          <w:commentReference w:id="9624"/>
        </m:r>
      </m:oMath>
      <w:ins w:id="9649" w:author="Titus Ellison" w:date="2022-11-03T09:45:00Z">
        <w:r w:rsidRPr="002A6262">
          <w:rPr>
            <w:rStyle w:val="Toggle"/>
            <w:rPrChange w:id="9650" w:author="Titus Ellison" w:date="2022-11-03T09:45:00Z">
              <w:rPr>
                <w:rFonts w:eastAsiaTheme="minorEastAsia" w:cstheme="majorBidi"/>
              </w:rPr>
            </w:rPrChange>
          </w:rPr>
          <w:t>] [</w:t>
        </w:r>
      </w:ins>
      <w:commentRangeStart w:id="9651"/>
      <m:oMath>
        <m:sSub>
          <m:sSubPr>
            <m:ctrlPr>
              <w:ins w:id="9652" w:author="Titus Ellison" w:date="2022-11-03T09:44:00Z">
                <w:rPr>
                  <w:rStyle w:val="Toggle"/>
                  <w:rFonts w:ascii="Cambria Math" w:hAnsi="Cambria Math"/>
                </w:rPr>
              </w:ins>
            </m:ctrlPr>
          </m:sSubPr>
          <m:e>
            <m:r>
              <w:ins w:id="9653" w:author="Titus Ellison" w:date="2022-11-03T09:44:00Z">
                <w:rPr>
                  <w:rStyle w:val="Toggle"/>
                  <w:rPrChange w:id="9654" w:author="Titus Ellison" w:date="2022-11-03T09:45:00Z">
                    <w:rPr>
                      <w:rFonts w:ascii="Cambria Math" w:hAnsi="Cambria Math"/>
                    </w:rPr>
                  </w:rPrChange>
                </w:rPr>
                <m:t>Q</m:t>
              </w:ins>
            </m:r>
          </m:e>
          <m:sub>
            <m:r>
              <w:ins w:id="9655" w:author="Titus Ellison" w:date="2022-11-03T09:44:00Z">
                <w:rPr>
                  <w:rStyle w:val="Toggle"/>
                  <w:rPrChange w:id="9656" w:author="Titus Ellison" w:date="2022-11-03T09:45:00Z">
                    <w:rPr>
                      <w:rFonts w:ascii="Cambria Math" w:hAnsi="Cambria Math"/>
                    </w:rPr>
                  </w:rPrChange>
                </w:rPr>
                <m:t>D</m:t>
              </w:ins>
            </m:r>
          </m:sub>
        </m:sSub>
        <m:r>
          <w:ins w:id="9657" w:author="Titus Ellison" w:date="2022-11-03T09:44:00Z">
            <m:rPr>
              <m:sty m:val="p"/>
            </m:rPr>
            <w:rPr>
              <w:rStyle w:val="Toggle"/>
              <w:rPrChange w:id="9658" w:author="Titus Ellison" w:date="2022-11-03T09:45:00Z">
                <w:rPr>
                  <w:rFonts w:ascii="Cambria Math" w:hAnsi="Cambria Math"/>
                </w:rPr>
              </w:rPrChange>
            </w:rPr>
            <m:t xml:space="preserve">= </m:t>
          </w:ins>
        </m:r>
        <m:r>
          <w:ins w:id="9659" w:author="Titus Ellison" w:date="2022-11-03T09:44:00Z">
            <w:rPr>
              <w:rStyle w:val="Toggle"/>
              <w:rPrChange w:id="9660" w:author="Titus Ellison" w:date="2022-11-03T09:45:00Z">
                <w:rPr>
                  <w:rFonts w:ascii="Cambria Math" w:hAnsi="Cambria Math"/>
                </w:rPr>
              </w:rPrChange>
            </w:rPr>
            <m:t>4.182*FLO</m:t>
          </w:ins>
        </m:r>
        <m:sSub>
          <m:sSubPr>
            <m:ctrlPr>
              <w:ins w:id="9661" w:author="Titus Ellison" w:date="2022-11-03T09:44:00Z">
                <w:rPr>
                  <w:rStyle w:val="Toggle"/>
                  <w:rFonts w:ascii="Cambria Math" w:hAnsi="Cambria Math"/>
                  <w:i/>
                </w:rPr>
              </w:ins>
            </m:ctrlPr>
          </m:sSubPr>
          <m:e>
            <m:r>
              <w:ins w:id="9662" w:author="Titus Ellison" w:date="2022-11-03T09:44:00Z">
                <w:rPr>
                  <w:rStyle w:val="Toggle"/>
                  <w:rPrChange w:id="9663" w:author="Titus Ellison" w:date="2022-11-03T09:45:00Z">
                    <w:rPr>
                      <w:rFonts w:ascii="Cambria Math" w:hAnsi="Cambria Math"/>
                    </w:rPr>
                  </w:rPrChange>
                </w:rPr>
                <m:t>W</m:t>
              </w:ins>
            </m:r>
          </m:e>
          <m:sub>
            <m:r>
              <w:ins w:id="9664" w:author="Titus Ellison" w:date="2022-11-03T09:44:00Z">
                <w:rPr>
                  <w:rStyle w:val="Toggle"/>
                  <w:rPrChange w:id="9665" w:author="Titus Ellison" w:date="2022-11-03T09:45:00Z">
                    <w:rPr>
                      <w:rFonts w:ascii="Cambria Math" w:hAnsi="Cambria Math"/>
                    </w:rPr>
                  </w:rPrChange>
                </w:rPr>
                <m:t>B</m:t>
              </w:ins>
            </m:r>
          </m:sub>
        </m:sSub>
        <m:r>
          <w:ins w:id="9666" w:author="Titus Ellison" w:date="2022-11-03T09:44:00Z">
            <m:rPr>
              <m:sty m:val="p"/>
            </m:rPr>
            <w:rPr>
              <w:rStyle w:val="Toggle"/>
              <w:rPrChange w:id="9667" w:author="Titus Ellison" w:date="2022-11-03T09:45:00Z">
                <w:rPr>
                  <w:rFonts w:ascii="Cambria Math" w:hAnsi="Cambria Math"/>
                </w:rPr>
              </w:rPrChange>
            </w:rPr>
            <m:t>(</m:t>
          </w:ins>
        </m:r>
        <m:r>
          <w:ins w:id="9668" w:author="Titus Ellison" w:date="2022-11-03T09:44:00Z">
            <w:rPr>
              <w:rStyle w:val="Toggle"/>
              <w:rPrChange w:id="9669" w:author="Titus Ellison" w:date="2022-11-03T09:45:00Z">
                <w:rPr>
                  <w:rFonts w:ascii="Cambria Math" w:hAnsi="Cambria Math"/>
                </w:rPr>
              </w:rPrChange>
            </w:rPr>
            <m:t>HWS</m:t>
          </w:ins>
        </m:r>
        <m:sSub>
          <m:sSubPr>
            <m:ctrlPr>
              <w:ins w:id="9670" w:author="Titus Ellison" w:date="2022-11-03T09:44:00Z">
                <w:rPr>
                  <w:rStyle w:val="Toggle"/>
                  <w:rFonts w:ascii="Cambria Math" w:hAnsi="Cambria Math"/>
                </w:rPr>
              </w:ins>
            </m:ctrlPr>
          </m:sSubPr>
          <m:e>
            <m:r>
              <w:ins w:id="9671" w:author="Titus Ellison" w:date="2022-11-03T09:44:00Z">
                <w:rPr>
                  <w:rStyle w:val="Toggle"/>
                  <w:rPrChange w:id="9672" w:author="Titus Ellison" w:date="2022-11-03T09:45:00Z">
                    <w:rPr>
                      <w:rFonts w:ascii="Cambria Math" w:hAnsi="Cambria Math"/>
                    </w:rPr>
                  </w:rPrChange>
                </w:rPr>
                <m:t>T</m:t>
              </w:ins>
            </m:r>
          </m:e>
          <m:sub>
            <m:r>
              <w:ins w:id="9673" w:author="Titus Ellison" w:date="2022-11-03T09:44:00Z">
                <w:rPr>
                  <w:rStyle w:val="Toggle"/>
                  <w:rPrChange w:id="9674" w:author="Titus Ellison" w:date="2022-11-03T09:45:00Z">
                    <w:rPr>
                      <w:rFonts w:ascii="Cambria Math" w:hAnsi="Cambria Math"/>
                    </w:rPr>
                  </w:rPrChange>
                </w:rPr>
                <m:t>B</m:t>
              </w:ins>
            </m:r>
          </m:sub>
        </m:sSub>
        <m:r>
          <w:ins w:id="9675" w:author="Titus Ellison" w:date="2022-11-03T09:44:00Z">
            <m:rPr>
              <m:sty m:val="p"/>
            </m:rPr>
            <w:rPr>
              <w:rStyle w:val="Toggle"/>
              <w:rPrChange w:id="9676" w:author="Titus Ellison" w:date="2022-11-03T09:45:00Z">
                <w:rPr>
                  <w:rFonts w:ascii="Cambria Math" w:hAnsi="Cambria Math"/>
                </w:rPr>
              </w:rPrChange>
            </w:rPr>
            <m:t>-</m:t>
          </w:ins>
        </m:r>
        <m:r>
          <w:ins w:id="9677" w:author="Titus Ellison" w:date="2022-11-03T09:44:00Z">
            <w:rPr>
              <w:rStyle w:val="Toggle"/>
              <w:rPrChange w:id="9678" w:author="Titus Ellison" w:date="2022-11-03T09:45:00Z">
                <w:rPr>
                  <w:rFonts w:ascii="Cambria Math" w:hAnsi="Cambria Math"/>
                </w:rPr>
              </w:rPrChange>
            </w:rPr>
            <m:t>HWR</m:t>
          </w:ins>
        </m:r>
        <m:sSub>
          <m:sSubPr>
            <m:ctrlPr>
              <w:ins w:id="9679" w:author="Titus Ellison" w:date="2022-11-03T09:44:00Z">
                <w:rPr>
                  <w:rStyle w:val="Toggle"/>
                  <w:rFonts w:ascii="Cambria Math" w:hAnsi="Cambria Math"/>
                </w:rPr>
              </w:ins>
            </m:ctrlPr>
          </m:sSubPr>
          <m:e>
            <m:r>
              <w:ins w:id="9680" w:author="Titus Ellison" w:date="2022-11-03T09:44:00Z">
                <w:rPr>
                  <w:rStyle w:val="Toggle"/>
                  <w:rPrChange w:id="9681" w:author="Titus Ellison" w:date="2022-11-03T09:45:00Z">
                    <w:rPr>
                      <w:rFonts w:ascii="Cambria Math" w:hAnsi="Cambria Math"/>
                    </w:rPr>
                  </w:rPrChange>
                </w:rPr>
                <m:t>T</m:t>
              </w:ins>
            </m:r>
          </m:e>
          <m:sub>
            <m:r>
              <w:ins w:id="9682" w:author="Titus Ellison" w:date="2022-11-03T09:44:00Z">
                <w:rPr>
                  <w:rStyle w:val="Toggle"/>
                  <w:rPrChange w:id="9683" w:author="Titus Ellison" w:date="2022-11-03T09:45:00Z">
                    <w:rPr>
                      <w:rFonts w:ascii="Cambria Math" w:hAnsi="Cambria Math"/>
                    </w:rPr>
                  </w:rPrChange>
                </w:rPr>
                <m:t>B</m:t>
              </w:ins>
            </m:r>
          </m:sub>
        </m:sSub>
        <m:r>
          <w:ins w:id="9684" w:author="Titus Ellison" w:date="2022-11-03T09:44:00Z">
            <w:rPr>
              <w:rStyle w:val="Toggle"/>
              <w:rPrChange w:id="9685" w:author="Titus Ellison" w:date="2022-11-03T09:45:00Z">
                <w:rPr>
                  <w:rFonts w:ascii="Cambria Math" w:hAnsi="Cambria Math"/>
                </w:rPr>
              </w:rPrChange>
            </w:rPr>
            <m:t>)[</m:t>
          </w:ins>
        </m:r>
        <m:r>
          <w:ins w:id="9686" w:author="Titus Ellison" w:date="2022-11-03T09:44:00Z">
            <w:rPr>
              <w:rStyle w:val="Toggle"/>
              <w:rPrChange w:id="9687" w:author="Titus Ellison" w:date="2022-11-03T09:45:00Z">
                <w:rPr>
                  <w:rFonts w:ascii="Cambria Math" w:hAnsi="Cambria Math"/>
                  <w:sz w:val="24"/>
                </w:rPr>
              </w:rPrChange>
            </w:rPr>
            <m:t>kW</m:t>
          </w:ins>
        </m:r>
        <m:r>
          <w:ins w:id="9688" w:author="Titus Ellison" w:date="2022-11-03T09:44:00Z">
            <w:rPr>
              <w:rStyle w:val="Toggle"/>
              <w:rPrChange w:id="9689" w:author="Titus Ellison" w:date="2022-11-03T09:45:00Z">
                <w:rPr>
                  <w:rFonts w:ascii="Cambria Math" w:hAnsi="Cambria Math"/>
                </w:rPr>
              </w:rPrChange>
            </w:rPr>
            <m:t xml:space="preserve">] </m:t>
          </w:ins>
        </m:r>
        <w:commentRangeEnd w:id="9651"/>
        <m:r>
          <w:ins w:id="9690" w:author="Titus Ellison" w:date="2022-11-03T09:44:00Z">
            <m:rPr>
              <m:sty m:val="p"/>
            </m:rPr>
            <w:rPr>
              <w:rStyle w:val="Toggle"/>
              <w:rFonts w:ascii="Cambria Math" w:hAnsi="Cambria Math"/>
              <w:rPrChange w:id="9691" w:author="Titus Ellison" w:date="2022-11-03T09:45:00Z">
                <w:rPr>
                  <w:rStyle w:val="CommentReference"/>
                </w:rPr>
              </w:rPrChange>
            </w:rPr>
            <w:commentReference w:id="9651"/>
          </w:ins>
        </m:r>
      </m:oMath>
      <w:ins w:id="9692" w:author="Titus Ellison" w:date="2022-11-03T09:45:00Z">
        <w:r w:rsidRPr="002A6262">
          <w:rPr>
            <w:rStyle w:val="Toggle"/>
            <w:rPrChange w:id="9693" w:author="Titus Ellison" w:date="2022-11-03T09:45:00Z">
              <w:rPr>
                <w:rFonts w:eastAsiaTheme="minorEastAsia" w:cstheme="majorBidi"/>
              </w:rPr>
            </w:rPrChange>
          </w:rPr>
          <w:t>]]</w:t>
        </w:r>
      </w:ins>
    </w:p>
    <w:p w14:paraId="55079D11" w14:textId="77777777" w:rsidR="00E254A2" w:rsidRPr="00EC3318" w:rsidRDefault="00E254A2" w:rsidP="002F2315"/>
    <w:p w14:paraId="062F09D5" w14:textId="77777777" w:rsidR="002F2315" w:rsidRPr="00EC3318" w:rsidRDefault="002F2315" w:rsidP="002F2315">
      <w:pPr>
        <w:pStyle w:val="Infobox"/>
      </w:pPr>
      <w:r w:rsidRPr="00EC3318">
        <w:lastRenderedPageBreak/>
        <w:t>Where flow through each boiler is individually measured using a flow meter, FLOW</w:t>
      </w:r>
      <w:r w:rsidRPr="00EC3318">
        <w:rPr>
          <w:vertAlign w:val="subscript"/>
        </w:rPr>
        <w:t>B</w:t>
      </w:r>
      <w:r w:rsidRPr="00EC3318">
        <w:t xml:space="preserve"> shall be the flow measured by the boiler’s associated flow meter.</w:t>
      </w:r>
    </w:p>
    <w:p w14:paraId="5598D7CA" w14:textId="364BD3A4" w:rsidR="002F2315" w:rsidRPr="00EC3318" w:rsidRDefault="002F2315" w:rsidP="002F2315">
      <w:pPr>
        <w:pStyle w:val="Instrbox"/>
      </w:pPr>
      <w:r w:rsidRPr="00EC3318">
        <w:t xml:space="preserve">Retain the following </w:t>
      </w:r>
      <w:r w:rsidR="00CE2951">
        <w:t>section</w:t>
      </w:r>
      <w:r w:rsidRPr="00EC3318">
        <w:t xml:space="preserve"> for plants with parallel boilers where flowrate through each boiler is not measured, but flowrate through the primary circuit is measured. Delete otherwise.</w:t>
      </w:r>
    </w:p>
    <w:p w14:paraId="639B4F0D" w14:textId="77777777" w:rsidR="002F2315" w:rsidRPr="00EC3318" w:rsidRDefault="002F2315" w:rsidP="007C1423">
      <w:pPr>
        <w:pStyle w:val="Heading5"/>
      </w:pPr>
      <w:r w:rsidRPr="00EC3318">
        <w:rPr>
          <w:i/>
        </w:rPr>
        <w:t>FLOW</w:t>
      </w:r>
      <w:r w:rsidRPr="00EC3318">
        <w:rPr>
          <w:i/>
          <w:vertAlign w:val="subscript"/>
        </w:rPr>
        <w:t>B</w:t>
      </w:r>
      <w:r w:rsidRPr="00EC3318">
        <w:t xml:space="preserve"> shall be assumed proportional to design flow through all operating boilers in the circuit.</w:t>
      </w:r>
    </w:p>
    <w:p w14:paraId="58348A6D" w14:textId="160312C6" w:rsidR="002F2315" w:rsidRPr="00EC3318" w:rsidRDefault="002F2315" w:rsidP="002F2315">
      <w:pPr>
        <w:pStyle w:val="Instrbox"/>
      </w:pPr>
      <w:r w:rsidRPr="00EC3318">
        <w:t xml:space="preserve">Retain the following </w:t>
      </w:r>
      <w:r w:rsidR="00CE2951">
        <w:t>section</w:t>
      </w:r>
      <w:r w:rsidRPr="00EC3318">
        <w:t xml:space="preserve"> for plants with constant primary loop where neither flowrate through the boiler nor flowrate through the primary loop is measured. Delete otherwise.</w:t>
      </w:r>
    </w:p>
    <w:p w14:paraId="72AF563B" w14:textId="77777777" w:rsidR="002F2315" w:rsidRPr="00EC3318" w:rsidRDefault="002F2315" w:rsidP="007C1423">
      <w:pPr>
        <w:pStyle w:val="Heading5"/>
      </w:pPr>
      <w:r w:rsidRPr="00EC3318">
        <w:rPr>
          <w:i/>
        </w:rPr>
        <w:t>FLOW</w:t>
      </w:r>
      <w:r w:rsidRPr="00EC3318">
        <w:rPr>
          <w:i/>
          <w:vertAlign w:val="subscript"/>
        </w:rPr>
        <w:t>B</w:t>
      </w:r>
      <w:r w:rsidRPr="00EC3318">
        <w:t xml:space="preserve"> shall be assumed equal to the design flowrate through the boiler for the current stage as determined during balancing.</w:t>
      </w:r>
    </w:p>
    <w:p w14:paraId="4B8BFF15" w14:textId="77777777" w:rsidR="002F2315" w:rsidRPr="00EC3318" w:rsidRDefault="002F2315" w:rsidP="007C1423">
      <w:pPr>
        <w:pStyle w:val="Heading5"/>
      </w:pPr>
      <w:r w:rsidRPr="00EC3318">
        <w:rPr>
          <w:i/>
        </w:rPr>
        <w:t>HWRT</w:t>
      </w:r>
      <w:r w:rsidRPr="00EC3318">
        <w:rPr>
          <w:i/>
          <w:vertAlign w:val="subscript"/>
        </w:rPr>
        <w:t>B</w:t>
      </w:r>
      <w:r w:rsidRPr="00EC3318">
        <w:t xml:space="preserve"> shall be the return temperature entering the boiler as read by a hardwired BAS sensor if available. If a hardwired sensor is unavailable, temperature shall be read from a sensor internal to the boiler through its network interface. If multiple boilers are enabled, the temperature shall be the average return temperature read from the operating boilers through the network interface.</w:t>
      </w:r>
    </w:p>
    <w:p w14:paraId="54C5A6F6" w14:textId="77777777" w:rsidR="002F2315" w:rsidRPr="00EC3318" w:rsidRDefault="002F2315" w:rsidP="007C1423">
      <w:pPr>
        <w:pStyle w:val="Heading5"/>
      </w:pPr>
      <w:r w:rsidRPr="00EC3318">
        <w:rPr>
          <w:i/>
        </w:rPr>
        <w:t>HWST</w:t>
      </w:r>
      <w:r w:rsidRPr="00EC3318">
        <w:rPr>
          <w:i/>
          <w:vertAlign w:val="subscript"/>
        </w:rPr>
        <w:t>B</w:t>
      </w:r>
      <w:r w:rsidRPr="00EC3318">
        <w:t xml:space="preserve"> shall be a hardwired temperature sensor at the outlet of the equipment if available. If a hardwired sensor is unavailable, temperature shall be read from a sensor internal to the boiler through its network interface. Only if neither of the above is available shall a common supply temperature sensor (</w:t>
      </w:r>
      <w:proofErr w:type="gramStart"/>
      <w:r w:rsidRPr="00EC3318">
        <w:t>i.e.</w:t>
      </w:r>
      <w:proofErr w:type="gramEnd"/>
      <w:r w:rsidRPr="00EC3318">
        <w:t xml:space="preserve"> one measuring the output from multiple boilers), be used.</w:t>
      </w:r>
    </w:p>
    <w:p w14:paraId="3DA31F82" w14:textId="77777777" w:rsidR="002F2315" w:rsidRPr="00EC3318" w:rsidRDefault="002F2315" w:rsidP="0087618D">
      <w:pPr>
        <w:pStyle w:val="Heading4"/>
      </w:pPr>
      <w:r w:rsidRPr="00EC3318">
        <w:t>Calculate plant thermal efficiency as equal to measured plant load divided by measured gas consumption.</w:t>
      </w:r>
    </w:p>
    <w:p w14:paraId="35FC8689" w14:textId="77777777" w:rsidR="002F2315" w:rsidRPr="00EC3318" w:rsidRDefault="002F2315" w:rsidP="0087618D">
      <w:pPr>
        <w:pStyle w:val="Heading4"/>
      </w:pPr>
      <w:r w:rsidRPr="00EC3318">
        <w:t>Summary Data</w:t>
      </w:r>
    </w:p>
    <w:p w14:paraId="33C1F41C" w14:textId="21938124" w:rsidR="002F2315" w:rsidRPr="00EC3318" w:rsidRDefault="002F2315" w:rsidP="007C1423">
      <w:pPr>
        <w:pStyle w:val="Heading5"/>
      </w:pPr>
      <w:r w:rsidRPr="00EC3318">
        <w:t>For each boiler, statistics shall be calculated for runtime, cumulative load (</w:t>
      </w:r>
      <w:ins w:id="9694" w:author="Titus Ellison" w:date="2022-10-24T08:32:00Z">
        <w:r w:rsidR="00FE4FA3" w:rsidRPr="00256C57">
          <w:rPr>
            <w:rStyle w:val="Toggle"/>
            <w:rPrChange w:id="9695" w:author="Titus Ellison" w:date="2022-10-24T08:32:00Z">
              <w:rPr/>
            </w:rPrChange>
          </w:rPr>
          <w:t xml:space="preserve">[UNITS </w:t>
        </w:r>
        <w:r w:rsidR="00256C57" w:rsidRPr="00256C57">
          <w:rPr>
            <w:rStyle w:val="Toggle"/>
            <w:rPrChange w:id="9696" w:author="Titus Ellison" w:date="2022-10-24T08:32:00Z">
              <w:rPr/>
            </w:rPrChange>
          </w:rPr>
          <w:t>[</w:t>
        </w:r>
      </w:ins>
      <w:ins w:id="9697" w:author="Titus Ellison" w:date="2022-10-24T08:33:00Z">
        <w:r w:rsidR="00256C57">
          <w:rPr>
            <w:rStyle w:val="Toggle"/>
          </w:rPr>
          <w:t>k</w:t>
        </w:r>
      </w:ins>
      <w:ins w:id="9698" w:author="Titus Ellison" w:date="2022-11-03T16:24:00Z">
        <w:r w:rsidR="00556590">
          <w:rPr>
            <w:rStyle w:val="Toggle"/>
          </w:rPr>
          <w:t>Wh</w:t>
        </w:r>
      </w:ins>
      <w:ins w:id="9699" w:author="Titus Ellison" w:date="2022-10-24T08:32:00Z">
        <w:r w:rsidR="00256C57" w:rsidRPr="00256C57">
          <w:rPr>
            <w:rStyle w:val="Toggle"/>
            <w:rPrChange w:id="9700" w:author="Titus Ellison" w:date="2022-10-24T08:32:00Z">
              <w:rPr/>
            </w:rPrChange>
          </w:rPr>
          <w:t>] [</w:t>
        </w:r>
      </w:ins>
      <w:r w:rsidRPr="00256C57">
        <w:rPr>
          <w:rStyle w:val="Toggle"/>
          <w:rPrChange w:id="9701" w:author="Titus Ellison" w:date="2022-10-24T08:32:00Z">
            <w:rPr/>
          </w:rPrChange>
        </w:rPr>
        <w:t>btu</w:t>
      </w:r>
      <w:ins w:id="9702" w:author="Titus Ellison" w:date="2022-10-24T08:32:00Z">
        <w:r w:rsidR="00256C57" w:rsidRPr="00256C57">
          <w:rPr>
            <w:rStyle w:val="Toggle"/>
            <w:rPrChange w:id="9703" w:author="Titus Ellison" w:date="2022-10-24T08:32:00Z">
              <w:rPr/>
            </w:rPrChange>
          </w:rPr>
          <w:t>]]</w:t>
        </w:r>
      </w:ins>
      <w:r w:rsidRPr="00EC3318">
        <w:t>), average demand (</w:t>
      </w:r>
      <w:ins w:id="9704" w:author="Titus Ellison" w:date="2022-10-24T08:33:00Z">
        <w:r w:rsidR="00256C57" w:rsidRPr="00256C57">
          <w:rPr>
            <w:rStyle w:val="Toggle"/>
            <w:rPrChange w:id="9705" w:author="Titus Ellison" w:date="2022-10-24T08:33:00Z">
              <w:rPr/>
            </w:rPrChange>
          </w:rPr>
          <w:t>[UNITS [kW] [</w:t>
        </w:r>
      </w:ins>
      <w:r w:rsidRPr="00256C57">
        <w:rPr>
          <w:rStyle w:val="Toggle"/>
          <w:rPrChange w:id="9706" w:author="Titus Ellison" w:date="2022-10-24T08:33:00Z">
            <w:rPr/>
          </w:rPrChange>
        </w:rPr>
        <w:t>btu/h</w:t>
      </w:r>
      <w:ins w:id="9707" w:author="Titus Ellison" w:date="2022-10-24T08:33:00Z">
        <w:r w:rsidR="00256C57" w:rsidRPr="00256C57">
          <w:rPr>
            <w:rStyle w:val="Toggle"/>
            <w:rPrChange w:id="9708" w:author="Titus Ellison" w:date="2022-10-24T08:33:00Z">
              <w:rPr/>
            </w:rPrChange>
          </w:rPr>
          <w:t>]]</w:t>
        </w:r>
      </w:ins>
      <w:r w:rsidRPr="00EC3318">
        <w:t>), and peak demand (</w:t>
      </w:r>
      <w:ins w:id="9709" w:author="Titus Ellison" w:date="2022-10-24T08:33:00Z">
        <w:r w:rsidR="00256C57" w:rsidRPr="0073680D">
          <w:rPr>
            <w:rStyle w:val="Toggle"/>
          </w:rPr>
          <w:t>[UNITS [kW] [btu/h]]</w:t>
        </w:r>
      </w:ins>
      <w:del w:id="9710" w:author="Titus Ellison" w:date="2022-10-24T08:33:00Z">
        <w:r w:rsidRPr="00EC3318" w:rsidDel="00256C57">
          <w:delText>btu/h</w:delText>
        </w:r>
      </w:del>
      <w:r w:rsidRPr="00EC3318">
        <w:t>). All statistics shall be presented on an instantaneous, year-to-date, and previous year basis.</w:t>
      </w:r>
    </w:p>
    <w:p w14:paraId="32BEB4CF" w14:textId="14BFE356" w:rsidR="002F2315" w:rsidRPr="00EC3318" w:rsidRDefault="002F2315" w:rsidP="007C1423">
      <w:pPr>
        <w:pStyle w:val="Heading5"/>
      </w:pPr>
      <w:r w:rsidRPr="00EC3318">
        <w:t>For the total plant, statistics shall be calculated for runtime, energy use (</w:t>
      </w:r>
      <w:ins w:id="9711" w:author="Titus Ellison" w:date="2022-10-24T08:34:00Z">
        <w:r w:rsidR="00025C37" w:rsidRPr="0073680D">
          <w:rPr>
            <w:rStyle w:val="Toggle"/>
          </w:rPr>
          <w:t>[UNITS [k</w:t>
        </w:r>
      </w:ins>
      <w:ins w:id="9712" w:author="Titus Ellison" w:date="2022-11-03T16:24:00Z">
        <w:r w:rsidR="00D021F9">
          <w:rPr>
            <w:rStyle w:val="Toggle"/>
          </w:rPr>
          <w:t>Wh</w:t>
        </w:r>
      </w:ins>
      <w:ins w:id="9713" w:author="Titus Ellison" w:date="2022-10-24T08:34:00Z">
        <w:r w:rsidR="00025C37" w:rsidRPr="0073680D">
          <w:rPr>
            <w:rStyle w:val="Toggle"/>
          </w:rPr>
          <w:t>] [btu/h]]</w:t>
        </w:r>
      </w:ins>
      <w:del w:id="9714" w:author="Titus Ellison" w:date="2022-10-24T08:34:00Z">
        <w:r w:rsidRPr="00EC3318" w:rsidDel="00025C37">
          <w:delText>btu</w:delText>
        </w:r>
      </w:del>
      <w:r w:rsidRPr="00EC3318">
        <w:t>), cumulative load (</w:t>
      </w:r>
      <w:ins w:id="9715" w:author="Titus Ellison" w:date="2022-10-24T08:34:00Z">
        <w:r w:rsidR="00025C37" w:rsidRPr="0073680D">
          <w:rPr>
            <w:rStyle w:val="Toggle"/>
          </w:rPr>
          <w:t>[UNITS [</w:t>
        </w:r>
      </w:ins>
      <w:ins w:id="9716" w:author="Titus Ellison" w:date="2022-11-03T16:24:00Z">
        <w:r w:rsidR="00D021F9">
          <w:rPr>
            <w:rStyle w:val="Toggle"/>
          </w:rPr>
          <w:t>kWh</w:t>
        </w:r>
      </w:ins>
      <w:ins w:id="9717" w:author="Titus Ellison" w:date="2022-10-24T08:34:00Z">
        <w:r w:rsidR="00025C37" w:rsidRPr="0073680D">
          <w:rPr>
            <w:rStyle w:val="Toggle"/>
          </w:rPr>
          <w:t>] [btu/h]]</w:t>
        </w:r>
      </w:ins>
      <w:del w:id="9718" w:author="Titus Ellison" w:date="2022-10-24T08:34:00Z">
        <w:r w:rsidRPr="00EC3318" w:rsidDel="00025C37">
          <w:delText>btu</w:delText>
        </w:r>
      </w:del>
      <w:r w:rsidRPr="00EC3318">
        <w:t>), average demand (</w:t>
      </w:r>
      <w:ins w:id="9719" w:author="Titus Ellison" w:date="2022-10-24T08:34:00Z">
        <w:r w:rsidR="00256C57" w:rsidRPr="0073680D">
          <w:rPr>
            <w:rStyle w:val="Toggle"/>
          </w:rPr>
          <w:t>[UNITS [kW] [btu/h]]</w:t>
        </w:r>
      </w:ins>
      <w:del w:id="9720" w:author="Titus Ellison" w:date="2022-10-24T08:34:00Z">
        <w:r w:rsidRPr="00EC3318" w:rsidDel="00256C57">
          <w:delText>btu/h</w:delText>
        </w:r>
      </w:del>
      <w:r w:rsidRPr="00EC3318">
        <w:t>), peak demand (</w:t>
      </w:r>
      <w:ins w:id="9721" w:author="Titus Ellison" w:date="2022-10-24T08:34:00Z">
        <w:r w:rsidR="00256C57" w:rsidRPr="0073680D">
          <w:rPr>
            <w:rStyle w:val="Toggle"/>
          </w:rPr>
          <w:t>[UNITS [kW] [btu/h]]</w:t>
        </w:r>
      </w:ins>
      <w:del w:id="9722" w:author="Titus Ellison" w:date="2022-10-24T08:34:00Z">
        <w:r w:rsidRPr="00EC3318" w:rsidDel="00256C57">
          <w:delText>btu/h</w:delText>
        </w:r>
      </w:del>
      <w:r w:rsidRPr="00EC3318">
        <w:t>), and actual efficiency (</w:t>
      </w:r>
      <w:ins w:id="9723" w:author="Titus Ellison" w:date="2022-10-24T08:34:00Z">
        <w:r w:rsidR="00025C37" w:rsidRPr="0073680D">
          <w:rPr>
            <w:rStyle w:val="Toggle"/>
          </w:rPr>
          <w:t>[UNITS [</w:t>
        </w:r>
        <w:r w:rsidR="00025C37">
          <w:rPr>
            <w:rStyle w:val="Toggle"/>
          </w:rPr>
          <w:t>kW/kW</w:t>
        </w:r>
        <w:r w:rsidR="00025C37" w:rsidRPr="0073680D">
          <w:rPr>
            <w:rStyle w:val="Toggle"/>
          </w:rPr>
          <w:t>] [btu/</w:t>
        </w:r>
        <w:r w:rsidR="00025C37">
          <w:rPr>
            <w:rStyle w:val="Toggle"/>
          </w:rPr>
          <w:t>btu</w:t>
        </w:r>
        <w:r w:rsidR="00025C37" w:rsidRPr="0073680D">
          <w:rPr>
            <w:rStyle w:val="Toggle"/>
          </w:rPr>
          <w:t>]]</w:t>
        </w:r>
      </w:ins>
      <w:del w:id="9724" w:author="Titus Ellison" w:date="2022-10-24T08:34:00Z">
        <w:r w:rsidRPr="00EC3318" w:rsidDel="00025C37">
          <w:delText>btu/btu</w:delText>
        </w:r>
      </w:del>
      <w:r w:rsidRPr="00EC3318">
        <w:t>). All statistics shall be presented on an instantaneous, year-to-date, and previous year basis.</w:t>
      </w:r>
    </w:p>
    <w:p w14:paraId="592B2C7C" w14:textId="77777777" w:rsidR="002F2315" w:rsidRDefault="002F2315" w:rsidP="002F2315">
      <w:pPr>
        <w:pStyle w:val="Infobox"/>
      </w:pPr>
      <w:bookmarkStart w:id="9725" w:name="_Hlk65567900"/>
      <w:r>
        <w:t>Below is an example summary of the performance monitoring parameters</w:t>
      </w:r>
      <w:r w:rsidRPr="00EC3318">
        <w:t>.</w:t>
      </w:r>
      <w:r>
        <w:t xml:space="preserve"> Summary table should be edited based on plant configuration, available </w:t>
      </w:r>
      <w:proofErr w:type="gramStart"/>
      <w:r>
        <w:t>statistics</w:t>
      </w:r>
      <w:proofErr w:type="gramEnd"/>
      <w:r>
        <w:t xml:space="preserve"> and desired units of measurement. </w:t>
      </w:r>
    </w:p>
    <w:p w14:paraId="68566F3B" w14:textId="70AF97A0" w:rsidR="002F2315" w:rsidRPr="00E32A57" w:rsidRDefault="002F2315" w:rsidP="002F2315">
      <w:pPr>
        <w:pStyle w:val="Infobox"/>
        <w:rPr>
          <w:rStyle w:val="Toggle"/>
          <w:rPrChange w:id="9726" w:author="Titus Ellison" w:date="2022-11-03T16:50:00Z">
            <w:rPr/>
          </w:rPrChange>
        </w:rPr>
      </w:pPr>
      <w:del w:id="9727" w:author="Titus Ellison" w:date="2022-11-03T16:50:00Z">
        <w:r w:rsidRPr="00E32A57" w:rsidDel="0084299F">
          <w:rPr>
            <w:rStyle w:val="Toggle"/>
            <w:rPrChange w:id="9728" w:author="Titus Ellison" w:date="2022-11-03T16:50:00Z">
              <w:rPr>
                <w:noProof/>
              </w:rPr>
            </w:rPrChange>
          </w:rPr>
          <w:drawing>
            <wp:inline distT="0" distB="0" distL="0" distR="0" wp14:anchorId="2BA3DF95" wp14:editId="3DC793BB">
              <wp:extent cx="6400800" cy="820420"/>
              <wp:effectExtent l="0" t="0" r="0" b="0"/>
              <wp:docPr id="2314" name="Picture 2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400800" cy="820420"/>
                      </a:xfrm>
                      <a:prstGeom prst="rect">
                        <a:avLst/>
                      </a:prstGeom>
                    </pic:spPr>
                  </pic:pic>
                </a:graphicData>
              </a:graphic>
            </wp:inline>
          </w:drawing>
        </w:r>
      </w:del>
      <w:ins w:id="9729" w:author="Titus Ellison" w:date="2022-11-03T16:50:00Z">
        <w:r w:rsidR="0084299F" w:rsidRPr="00E32A57">
          <w:rPr>
            <w:rStyle w:val="Toggle"/>
            <w:rPrChange w:id="9730" w:author="Titus Ellison" w:date="2022-11-03T16:50:00Z">
              <w:rPr/>
            </w:rPrChange>
          </w:rPr>
          <w:t>[UNITS</w:t>
        </w:r>
        <w:r w:rsidR="00E32A57" w:rsidRPr="00E32A57">
          <w:rPr>
            <w:rStyle w:val="Toggle"/>
            <w:rPrChange w:id="9731" w:author="Titus Ellison" w:date="2022-11-03T16:50:00Z">
              <w:rPr/>
            </w:rPrChange>
          </w:rPr>
          <w:t xml:space="preserve"> [</w:t>
        </w:r>
      </w:ins>
      <w:ins w:id="9732" w:author="Titus Ellison" w:date="2022-11-03T16:52:00Z">
        <w:r w:rsidR="009551CB">
          <w:rPr>
            <w:noProof/>
          </w:rPr>
          <w:drawing>
            <wp:inline distT="0" distB="0" distL="0" distR="0" wp14:anchorId="24EF70F1" wp14:editId="50AAAD63">
              <wp:extent cx="8229600" cy="1018540"/>
              <wp:effectExtent l="0" t="0" r="0" b="0"/>
              <wp:docPr id="365" name="Picture 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8229600" cy="1018540"/>
                      </a:xfrm>
                      <a:prstGeom prst="rect">
                        <a:avLst/>
                      </a:prstGeom>
                    </pic:spPr>
                  </pic:pic>
                </a:graphicData>
              </a:graphic>
            </wp:inline>
          </w:drawing>
        </w:r>
      </w:ins>
      <w:ins w:id="9733" w:author="Titus Ellison" w:date="2022-11-03T16:50:00Z">
        <w:r w:rsidR="00E32A57" w:rsidRPr="00E32A57">
          <w:rPr>
            <w:rStyle w:val="Toggle"/>
            <w:rPrChange w:id="9734" w:author="Titus Ellison" w:date="2022-11-03T16:50:00Z">
              <w:rPr/>
            </w:rPrChange>
          </w:rPr>
          <w:t>] [</w:t>
        </w:r>
      </w:ins>
      <w:ins w:id="9735" w:author="Titus Ellison" w:date="2022-11-03T16:52:00Z">
        <w:r w:rsidR="001975E7">
          <w:rPr>
            <w:noProof/>
          </w:rPr>
          <w:drawing>
            <wp:inline distT="0" distB="0" distL="0" distR="0" wp14:anchorId="1B58D315" wp14:editId="4FC00BAA">
              <wp:extent cx="8229600" cy="1005205"/>
              <wp:effectExtent l="0" t="0" r="0" b="4445"/>
              <wp:docPr id="848" name="Picture 8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8229600" cy="1005205"/>
                      </a:xfrm>
                      <a:prstGeom prst="rect">
                        <a:avLst/>
                      </a:prstGeom>
                    </pic:spPr>
                  </pic:pic>
                </a:graphicData>
              </a:graphic>
            </wp:inline>
          </w:drawing>
        </w:r>
      </w:ins>
      <w:ins w:id="9736" w:author="Titus Ellison" w:date="2022-11-03T16:50:00Z">
        <w:r w:rsidR="00E32A57" w:rsidRPr="00E32A57">
          <w:rPr>
            <w:rStyle w:val="Toggle"/>
            <w:rPrChange w:id="9737" w:author="Titus Ellison" w:date="2022-11-03T16:50:00Z">
              <w:rPr/>
            </w:rPrChange>
          </w:rPr>
          <w:t>]]</w:t>
        </w:r>
      </w:ins>
    </w:p>
    <w:bookmarkEnd w:id="9725"/>
    <w:p w14:paraId="56F610A2" w14:textId="77777777" w:rsidR="002F2315" w:rsidRPr="00EC3318" w:rsidRDefault="002F2315" w:rsidP="0087618D">
      <w:pPr>
        <w:pStyle w:val="Heading3"/>
      </w:pPr>
      <w:r w:rsidRPr="00EC3318">
        <w:lastRenderedPageBreak/>
        <w:t>Alarms</w:t>
      </w:r>
    </w:p>
    <w:p w14:paraId="38E90DC3" w14:textId="77777777" w:rsidR="002F2315" w:rsidRPr="00EC3318" w:rsidRDefault="002F2315" w:rsidP="0087618D">
      <w:pPr>
        <w:pStyle w:val="Heading4"/>
      </w:pPr>
      <w:r w:rsidRPr="00EC3318">
        <w:t>Maintenance interval alarm when pump has operated for more than 3000 hours as indicated by the Staging Runtime:  Level 4. Reset the Staging Runtime interval counter when alarm is acknowledged.</w:t>
      </w:r>
    </w:p>
    <w:p w14:paraId="5FC1D5CB" w14:textId="77777777" w:rsidR="002F2315" w:rsidRPr="00EC3318" w:rsidRDefault="002F2315" w:rsidP="0087618D">
      <w:pPr>
        <w:pStyle w:val="Heading4"/>
      </w:pPr>
      <w:r w:rsidRPr="00EC3318">
        <w:t>Maintenance interval alarm when boiler has operated for more than 2000 hours as indicated by the Staging Runtime:  Level 4. Reset the Staging Runtime interval counter when alarm is acknowledged.</w:t>
      </w:r>
    </w:p>
    <w:p w14:paraId="2A33B26D" w14:textId="77777777" w:rsidR="002F2315" w:rsidRPr="00EC3318" w:rsidRDefault="002F2315" w:rsidP="0087618D">
      <w:pPr>
        <w:pStyle w:val="Heading4"/>
      </w:pPr>
      <w:r w:rsidRPr="00EC3318">
        <w:t>Boiler alarm:  Level 2</w:t>
      </w:r>
    </w:p>
    <w:p w14:paraId="1C50C5BC" w14:textId="20589DF5" w:rsidR="002F2315" w:rsidRPr="00EC3318" w:rsidRDefault="002F2315" w:rsidP="0087618D">
      <w:pPr>
        <w:pStyle w:val="Heading4"/>
      </w:pPr>
      <w:r w:rsidRPr="00EC3318">
        <w:t xml:space="preserve">Low boiler leaving hot water temperature (more than </w:t>
      </w:r>
      <w:ins w:id="9738" w:author="Titus Ellison" w:date="2022-10-24T08:35:00Z">
        <w:r w:rsidR="00B93ACE" w:rsidRPr="00C73952">
          <w:rPr>
            <w:rStyle w:val="Toggle"/>
            <w:rPrChange w:id="9739" w:author="Titus Ellison" w:date="2022-10-24T08:35:00Z">
              <w:rPr/>
            </w:rPrChange>
          </w:rPr>
          <w:t>[UNITS [8</w:t>
        </w:r>
        <w:r w:rsidR="00C73952" w:rsidRPr="00C73952">
          <w:rPr>
            <w:rStyle w:val="Toggle"/>
            <w:rPrChange w:id="9740" w:author="Titus Ellison" w:date="2022-10-24T08:35:00Z">
              <w:rPr/>
            </w:rPrChange>
          </w:rPr>
          <w:t>°C] [</w:t>
        </w:r>
      </w:ins>
      <w:r w:rsidRPr="00C73952">
        <w:rPr>
          <w:rStyle w:val="Toggle"/>
          <w:rPrChange w:id="9741" w:author="Titus Ellison" w:date="2022-10-24T08:35:00Z">
            <w:rPr/>
          </w:rPrChange>
        </w:rPr>
        <w:t>15°F</w:t>
      </w:r>
      <w:ins w:id="9742" w:author="Titus Ellison" w:date="2022-10-24T08:35:00Z">
        <w:r w:rsidR="00C73952" w:rsidRPr="00C73952">
          <w:rPr>
            <w:rStyle w:val="Toggle"/>
            <w:rPrChange w:id="9743" w:author="Titus Ellison" w:date="2022-10-24T08:35:00Z">
              <w:rPr/>
            </w:rPrChange>
          </w:rPr>
          <w:t>]]</w:t>
        </w:r>
      </w:ins>
      <w:r w:rsidRPr="00EC3318">
        <w:t xml:space="preserve"> below setpoint) for more than 15 minutes when boiler has been enabled for longer than 15 minutes:  Level 3</w:t>
      </w:r>
    </w:p>
    <w:p w14:paraId="61BE715F" w14:textId="77777777" w:rsidR="002F2315" w:rsidRPr="00EC3318" w:rsidRDefault="002F2315" w:rsidP="0087618D">
      <w:pPr>
        <w:pStyle w:val="Heading4"/>
      </w:pPr>
      <w:r w:rsidRPr="00EC3318">
        <w:t>Pump alarm is indicated by the status input being different from the output command for 15 seconds.</w:t>
      </w:r>
    </w:p>
    <w:p w14:paraId="62102C91" w14:textId="77777777" w:rsidR="002F2315" w:rsidRPr="00EC3318" w:rsidRDefault="002F2315" w:rsidP="007C1423">
      <w:pPr>
        <w:pStyle w:val="Heading5"/>
      </w:pPr>
      <w:r w:rsidRPr="00EC3318">
        <w:t>Commanded on, status off:  Level 2. Do not evaluate alarm until the equipment has been commanded on for 15 seconds.</w:t>
      </w:r>
    </w:p>
    <w:p w14:paraId="218A9576" w14:textId="77777777" w:rsidR="002F2315" w:rsidRPr="00EC3318" w:rsidRDefault="002F2315" w:rsidP="007C1423">
      <w:pPr>
        <w:pStyle w:val="Heading5"/>
      </w:pPr>
      <w:r w:rsidRPr="00EC3318">
        <w:t>Commanded off, status on:  Level 4. Do not evaluate alarm until the equipment has been commanded off for 60 seconds.</w:t>
      </w:r>
    </w:p>
    <w:p w14:paraId="5C94A117" w14:textId="77777777" w:rsidR="002F2315" w:rsidRPr="00EC3318" w:rsidRDefault="002F2315" w:rsidP="002F2315">
      <w:pPr>
        <w:pStyle w:val="Instrbox"/>
      </w:pPr>
      <w:r w:rsidRPr="00EC3318">
        <w:t>Retain the following two alarms for plants with two-position valves with end switch status monitoring. Delete otherwise.</w:t>
      </w:r>
    </w:p>
    <w:p w14:paraId="4CF4C54C" w14:textId="77777777" w:rsidR="002F2315" w:rsidRPr="00EC3318" w:rsidRDefault="002F2315" w:rsidP="0087618D">
      <w:pPr>
        <w:pStyle w:val="Heading4"/>
      </w:pPr>
      <w:r w:rsidRPr="00EC3318">
        <w:t>Valve alarm is indicated by the end switch status being different from the output command for 90 seconds.</w:t>
      </w:r>
    </w:p>
    <w:p w14:paraId="6541DB8F" w14:textId="77777777" w:rsidR="002F2315" w:rsidRPr="00EC3318" w:rsidRDefault="002F2315" w:rsidP="007C1423">
      <w:pPr>
        <w:pStyle w:val="Heading5"/>
      </w:pPr>
      <w:r w:rsidRPr="00EC3318">
        <w:t>Commanded open, status not open:  Level 2. Do not evaluate alarm until the equipment has been commanded open for 90 seconds.</w:t>
      </w:r>
    </w:p>
    <w:p w14:paraId="2A90ECD2" w14:textId="77777777" w:rsidR="002F2315" w:rsidRPr="00EC3318" w:rsidRDefault="002F2315" w:rsidP="007C1423">
      <w:pPr>
        <w:pStyle w:val="Heading5"/>
      </w:pPr>
      <w:r w:rsidRPr="00EC3318">
        <w:t>Commanded closed, status not closed:  Level 4. Do not evaluate alarm until the equipment has been commanded closed for 90 seconds.</w:t>
      </w:r>
    </w:p>
    <w:p w14:paraId="14D9EF09" w14:textId="77777777" w:rsidR="002F2315" w:rsidRPr="00EC3318" w:rsidRDefault="002F2315" w:rsidP="002F2315">
      <w:pPr>
        <w:pStyle w:val="Instrbox"/>
      </w:pPr>
      <w:r w:rsidRPr="00EC3318">
        <w:t>Retain the following alarm for plants with modulating valves with analog position feedback. Delete otherwise.</w:t>
      </w:r>
    </w:p>
    <w:p w14:paraId="07B3EF56" w14:textId="77777777" w:rsidR="002F2315" w:rsidRPr="00EC3318" w:rsidRDefault="002F2315" w:rsidP="0087618D">
      <w:pPr>
        <w:pStyle w:val="Heading4"/>
      </w:pPr>
      <w:r w:rsidRPr="00EC3318">
        <w:t>Valve alarm is indicated by the analog position feedback being different from the output command by more than 10% for 90 seconds:  Level 2</w:t>
      </w:r>
    </w:p>
    <w:p w14:paraId="1CF15929" w14:textId="77777777" w:rsidR="002F2315" w:rsidRPr="00EC3318" w:rsidRDefault="002F2315" w:rsidP="0087618D">
      <w:pPr>
        <w:pStyle w:val="Heading4"/>
      </w:pPr>
      <w:r w:rsidRPr="00EC3318">
        <w:t xml:space="preserve">Sensor Failure: </w:t>
      </w:r>
    </w:p>
    <w:p w14:paraId="71F64618" w14:textId="77777777" w:rsidR="002F2315" w:rsidRPr="00EC3318" w:rsidRDefault="002F2315" w:rsidP="007C1423">
      <w:pPr>
        <w:pStyle w:val="Heading5"/>
      </w:pPr>
      <w:r w:rsidRPr="00EC3318">
        <w:t>Sensor shall be deemed outside of its widest possible operating range if any of the following are true:</w:t>
      </w:r>
    </w:p>
    <w:p w14:paraId="0FEBFC82" w14:textId="77777777" w:rsidR="002F2315" w:rsidRPr="00EC3318" w:rsidRDefault="002F2315" w:rsidP="007C1423">
      <w:pPr>
        <w:pStyle w:val="Heading6"/>
      </w:pPr>
      <w:r w:rsidRPr="00EC3318">
        <w:t xml:space="preserve">Feedback less than 2 mA from any 4 to 20 mA transducer; or </w:t>
      </w:r>
    </w:p>
    <w:p w14:paraId="6B42CF61" w14:textId="5A7467AC" w:rsidR="002F2315" w:rsidRPr="00EC3318" w:rsidRDefault="002F2315" w:rsidP="007C1423">
      <w:pPr>
        <w:pStyle w:val="Heading6"/>
      </w:pPr>
      <w:r w:rsidRPr="00EC3318">
        <w:t xml:space="preserve">Temperature reading less than </w:t>
      </w:r>
      <w:ins w:id="9744" w:author="Titus Ellison" w:date="2022-10-24T08:36:00Z">
        <w:r w:rsidR="00966105" w:rsidRPr="00966105">
          <w:rPr>
            <w:rStyle w:val="Toggle"/>
            <w:rPrChange w:id="9745" w:author="Titus Ellison" w:date="2022-10-24T08:36:00Z">
              <w:rPr/>
            </w:rPrChange>
          </w:rPr>
          <w:t>[UNITS [-18°C] [</w:t>
        </w:r>
      </w:ins>
      <w:r w:rsidRPr="00966105">
        <w:rPr>
          <w:rStyle w:val="Toggle"/>
          <w:rPrChange w:id="9746" w:author="Titus Ellison" w:date="2022-10-24T08:36:00Z">
            <w:rPr/>
          </w:rPrChange>
        </w:rPr>
        <w:t>0°F</w:t>
      </w:r>
      <w:ins w:id="9747" w:author="Titus Ellison" w:date="2022-10-24T08:36:00Z">
        <w:r w:rsidR="00966105" w:rsidRPr="00966105">
          <w:rPr>
            <w:rStyle w:val="Toggle"/>
            <w:rPrChange w:id="9748" w:author="Titus Ellison" w:date="2022-10-24T08:36:00Z">
              <w:rPr/>
            </w:rPrChange>
          </w:rPr>
          <w:t>]]</w:t>
        </w:r>
      </w:ins>
      <w:r w:rsidRPr="00EC3318">
        <w:t xml:space="preserve"> from any temperature sensor.</w:t>
      </w:r>
    </w:p>
    <w:p w14:paraId="7D1AB95D" w14:textId="77777777" w:rsidR="002F2315" w:rsidRPr="00EC3318" w:rsidRDefault="002F2315" w:rsidP="007C1423">
      <w:pPr>
        <w:pStyle w:val="Heading5"/>
      </w:pPr>
      <w:r w:rsidRPr="00EC3318">
        <w:t>Any sensor that goes outside of its widest possible operating range.</w:t>
      </w:r>
    </w:p>
    <w:p w14:paraId="0546322E" w14:textId="77777777" w:rsidR="002F2315" w:rsidRPr="00EC3318" w:rsidRDefault="002F2315" w:rsidP="007C1423">
      <w:pPr>
        <w:pStyle w:val="Heading6"/>
      </w:pPr>
      <w:r w:rsidRPr="00EC3318">
        <w:t>If the sensor is used for monitoring only: Level 3.</w:t>
      </w:r>
    </w:p>
    <w:p w14:paraId="70FFB8E5" w14:textId="77777777" w:rsidR="002F2315" w:rsidRPr="00EC3318" w:rsidRDefault="002F2315" w:rsidP="007C1423">
      <w:pPr>
        <w:pStyle w:val="Heading6"/>
      </w:pPr>
      <w:r w:rsidRPr="00EC3318">
        <w:t>If the sensor is used for control: Level 2.</w:t>
      </w:r>
    </w:p>
    <w:p w14:paraId="1D650D26" w14:textId="77777777" w:rsidR="002F2315" w:rsidRPr="00EC3318" w:rsidRDefault="002F2315" w:rsidP="0087618D">
      <w:pPr>
        <w:pStyle w:val="Heading3"/>
      </w:pPr>
      <w:r w:rsidRPr="00EC3318">
        <w:t>Automatic Fault Detection and Diagnostics</w:t>
      </w:r>
    </w:p>
    <w:p w14:paraId="48B62A45" w14:textId="77777777" w:rsidR="002F2315" w:rsidRPr="00EC3318" w:rsidRDefault="002F2315" w:rsidP="002F2315">
      <w:pPr>
        <w:pStyle w:val="Infobox"/>
      </w:pPr>
      <w:r w:rsidRPr="00EC3318">
        <w:t>The Automatic Fault Detection and Diagnostics (AFDD) routines for hot water plants continually assess plant performance by comparing the values of BAS inputs and outputs to a subset of potential fault conditions. The subset of potential fault conditions that is assessed at any point depends on the Operating State of the plant, as determined by the positions of the isolation valves and statuses of pumps. Time delays are applied to the evaluation and reporting of fault conditions, to suppress false alarms. Fault conditions that pass these filters are reported to the building operator as alarms along with a series of possible causes.</w:t>
      </w:r>
    </w:p>
    <w:p w14:paraId="0F806D24" w14:textId="77777777" w:rsidR="002F2315" w:rsidRPr="00EC3318" w:rsidRDefault="002F2315" w:rsidP="002F2315">
      <w:pPr>
        <w:pStyle w:val="Infobox"/>
      </w:pPr>
      <w:r w:rsidRPr="00EC3318">
        <w:t>These equations assume that the plant is equipped with isolation valves, as well as a pump status monitoring. If any of these components are not present, the associated tests, and variables should be omitted from the programming.</w:t>
      </w:r>
    </w:p>
    <w:p w14:paraId="4CE7A9E9" w14:textId="77777777" w:rsidR="002F2315" w:rsidRPr="00EC3318" w:rsidRDefault="002F2315" w:rsidP="002F2315">
      <w:pPr>
        <w:pStyle w:val="Infobox"/>
        <w:spacing w:after="240"/>
      </w:pPr>
      <w:r w:rsidRPr="00EC3318">
        <w:lastRenderedPageBreak/>
        <w:t>Note that these faults rely on reasonably accurate measurement of water temperature. Extra precision sensors installed in thermowells with thermal paste are recommended for best accuracy.</w:t>
      </w:r>
    </w:p>
    <w:p w14:paraId="6E6E3372" w14:textId="77777777" w:rsidR="002F2315" w:rsidRPr="00EC3318" w:rsidRDefault="002F2315" w:rsidP="0095016F">
      <w:pPr>
        <w:pStyle w:val="Heading4"/>
        <w:keepNext/>
        <w:widowControl/>
        <w:ind w:left="1354" w:hanging="1066"/>
      </w:pPr>
      <w:r w:rsidRPr="00EC3318">
        <w:t>AFDD conditions are evaluated continuously for the plant.</w:t>
      </w:r>
    </w:p>
    <w:p w14:paraId="14B89A85" w14:textId="77777777" w:rsidR="002F2315" w:rsidRPr="00EC3318" w:rsidRDefault="002F2315" w:rsidP="0087618D">
      <w:pPr>
        <w:pStyle w:val="Heading4"/>
      </w:pPr>
      <w:r w:rsidRPr="00EC3318">
        <w:t>The Operating State (OS) of the plant shall be defined by the commanded positions of the valves and status feedback from the pumps in accordance with the following table. For hybrid plants, determine the Operating State for each primary loop.</w:t>
      </w:r>
    </w:p>
    <w:p w14:paraId="090CAEC5" w14:textId="77777777" w:rsidR="002F2315" w:rsidRPr="00EC3318" w:rsidRDefault="002F2315" w:rsidP="002F2315">
      <w:pPr>
        <w:pStyle w:val="Infobox"/>
      </w:pPr>
      <w:r w:rsidRPr="00EC3318">
        <w:t>The Operating State is distinct from and should not be confused with the hot water plant stage.</w:t>
      </w:r>
    </w:p>
    <w:p w14:paraId="469975DC" w14:textId="77777777" w:rsidR="002F2315" w:rsidRPr="00EC3318" w:rsidRDefault="002F2315" w:rsidP="003E28B0">
      <w:pPr>
        <w:pStyle w:val="Infobox"/>
        <w:spacing w:after="240"/>
      </w:pPr>
      <w:r w:rsidRPr="00EC3318">
        <w:t xml:space="preserve">OS#1 – OS#3 represent normal operation during which a fault may nevertheless occur, if </w:t>
      </w:r>
      <w:proofErr w:type="gramStart"/>
      <w:r w:rsidRPr="00EC3318">
        <w:t>so</w:t>
      </w:r>
      <w:proofErr w:type="gramEnd"/>
      <w:r w:rsidRPr="00EC3318">
        <w:t xml:space="preserve"> determined by the fault condition tests below. </w:t>
      </w:r>
    </w:p>
    <w:tbl>
      <w:tblPr>
        <w:tblStyle w:val="TableGrid"/>
        <w:tblW w:w="8455" w:type="dxa"/>
        <w:jc w:val="center"/>
        <w:tblLayout w:type="fixed"/>
        <w:tblLook w:val="04A0" w:firstRow="1" w:lastRow="0" w:firstColumn="1" w:lastColumn="0" w:noHBand="0" w:noVBand="1"/>
      </w:tblPr>
      <w:tblGrid>
        <w:gridCol w:w="3010"/>
        <w:gridCol w:w="2565"/>
        <w:gridCol w:w="2880"/>
      </w:tblGrid>
      <w:tr w:rsidR="002F2315" w:rsidRPr="00EC3318" w14:paraId="4951F242" w14:textId="77777777" w:rsidTr="003E28B0">
        <w:trPr>
          <w:tblHeader/>
          <w:jc w:val="center"/>
        </w:trPr>
        <w:tc>
          <w:tcPr>
            <w:tcW w:w="3010" w:type="dxa"/>
            <w:tcBorders>
              <w:top w:val="single" w:sz="4" w:space="0" w:color="auto"/>
              <w:left w:val="single" w:sz="4" w:space="0" w:color="auto"/>
              <w:bottom w:val="single" w:sz="4" w:space="0" w:color="auto"/>
              <w:right w:val="single" w:sz="4" w:space="0" w:color="auto"/>
            </w:tcBorders>
            <w:vAlign w:val="bottom"/>
            <w:hideMark/>
          </w:tcPr>
          <w:p w14:paraId="084B5EE7" w14:textId="77777777" w:rsidR="002F2315" w:rsidRPr="003E28B0" w:rsidRDefault="002F2315" w:rsidP="001F323E">
            <w:pPr>
              <w:tabs>
                <w:tab w:val="left" w:pos="720"/>
                <w:tab w:val="left" w:leader="dot" w:pos="9360"/>
              </w:tabs>
              <w:jc w:val="center"/>
              <w:rPr>
                <w:b/>
              </w:rPr>
            </w:pPr>
            <w:r w:rsidRPr="003E28B0">
              <w:rPr>
                <w:b/>
              </w:rPr>
              <w:t>Operating State</w:t>
            </w:r>
          </w:p>
        </w:tc>
        <w:tc>
          <w:tcPr>
            <w:tcW w:w="2565" w:type="dxa"/>
            <w:tcBorders>
              <w:top w:val="single" w:sz="4" w:space="0" w:color="auto"/>
              <w:left w:val="single" w:sz="4" w:space="0" w:color="auto"/>
              <w:bottom w:val="single" w:sz="4" w:space="0" w:color="auto"/>
              <w:right w:val="single" w:sz="4" w:space="0" w:color="auto"/>
            </w:tcBorders>
            <w:vAlign w:val="bottom"/>
            <w:hideMark/>
          </w:tcPr>
          <w:p w14:paraId="4E847F8F" w14:textId="77777777" w:rsidR="002F2315" w:rsidRPr="003E28B0" w:rsidRDefault="002F2315" w:rsidP="001F323E">
            <w:pPr>
              <w:tabs>
                <w:tab w:val="left" w:pos="720"/>
                <w:tab w:val="left" w:leader="dot" w:pos="9360"/>
              </w:tabs>
              <w:jc w:val="center"/>
              <w:rPr>
                <w:b/>
              </w:rPr>
            </w:pPr>
            <w:r w:rsidRPr="003E28B0">
              <w:rPr>
                <w:b/>
              </w:rPr>
              <w:t>Boiler Isolation Valve or Dedicated Primary HW Pump Status</w:t>
            </w:r>
          </w:p>
        </w:tc>
        <w:tc>
          <w:tcPr>
            <w:tcW w:w="2880" w:type="dxa"/>
            <w:tcBorders>
              <w:top w:val="single" w:sz="4" w:space="0" w:color="auto"/>
              <w:left w:val="single" w:sz="4" w:space="0" w:color="auto"/>
              <w:bottom w:val="single" w:sz="4" w:space="0" w:color="auto"/>
              <w:right w:val="single" w:sz="4" w:space="0" w:color="auto"/>
            </w:tcBorders>
            <w:vAlign w:val="bottom"/>
            <w:hideMark/>
          </w:tcPr>
          <w:p w14:paraId="4C1E8144" w14:textId="77777777" w:rsidR="002F2315" w:rsidRPr="003E28B0" w:rsidRDefault="002F2315" w:rsidP="001F323E">
            <w:pPr>
              <w:tabs>
                <w:tab w:val="left" w:pos="720"/>
                <w:tab w:val="left" w:leader="dot" w:pos="9360"/>
              </w:tabs>
              <w:jc w:val="center"/>
              <w:rPr>
                <w:b/>
              </w:rPr>
            </w:pPr>
            <w:r w:rsidRPr="003E28B0">
              <w:rPr>
                <w:b/>
              </w:rPr>
              <w:t>PHW Pump Status (if primary-only) or SHW Pump Status (if primary-secondary)</w:t>
            </w:r>
          </w:p>
        </w:tc>
      </w:tr>
      <w:tr w:rsidR="002F2315" w:rsidRPr="00EC3318" w14:paraId="63139205" w14:textId="77777777" w:rsidTr="003E28B0">
        <w:trPr>
          <w:jc w:val="center"/>
        </w:trPr>
        <w:tc>
          <w:tcPr>
            <w:tcW w:w="3010" w:type="dxa"/>
            <w:tcBorders>
              <w:top w:val="single" w:sz="4" w:space="0" w:color="auto"/>
              <w:left w:val="single" w:sz="4" w:space="0" w:color="auto"/>
              <w:bottom w:val="single" w:sz="4" w:space="0" w:color="auto"/>
              <w:right w:val="single" w:sz="4" w:space="0" w:color="auto"/>
            </w:tcBorders>
            <w:vAlign w:val="center"/>
            <w:hideMark/>
          </w:tcPr>
          <w:p w14:paraId="67C79EAC" w14:textId="77777777" w:rsidR="002F2315" w:rsidRPr="003E28B0" w:rsidRDefault="002F2315" w:rsidP="001F323E">
            <w:pPr>
              <w:tabs>
                <w:tab w:val="left" w:pos="720"/>
                <w:tab w:val="left" w:leader="dot" w:pos="9360"/>
              </w:tabs>
            </w:pPr>
            <w:r w:rsidRPr="003E28B0">
              <w:t>#1: Disabled</w:t>
            </w:r>
          </w:p>
        </w:tc>
        <w:tc>
          <w:tcPr>
            <w:tcW w:w="2565" w:type="dxa"/>
            <w:tcBorders>
              <w:top w:val="single" w:sz="4" w:space="0" w:color="auto"/>
              <w:left w:val="single" w:sz="4" w:space="0" w:color="auto"/>
              <w:bottom w:val="single" w:sz="4" w:space="0" w:color="auto"/>
              <w:right w:val="single" w:sz="4" w:space="0" w:color="auto"/>
            </w:tcBorders>
            <w:vAlign w:val="center"/>
            <w:hideMark/>
          </w:tcPr>
          <w:p w14:paraId="701F1E5F" w14:textId="77777777" w:rsidR="002F2315" w:rsidRPr="003E28B0" w:rsidRDefault="002F2315" w:rsidP="001F323E">
            <w:pPr>
              <w:tabs>
                <w:tab w:val="left" w:pos="720"/>
                <w:tab w:val="left" w:leader="dot" w:pos="9360"/>
              </w:tabs>
              <w:jc w:val="center"/>
            </w:pPr>
            <w:r w:rsidRPr="003E28B0">
              <w:t>All Closed/Off</w:t>
            </w:r>
          </w:p>
        </w:tc>
        <w:tc>
          <w:tcPr>
            <w:tcW w:w="2880" w:type="dxa"/>
            <w:tcBorders>
              <w:top w:val="single" w:sz="4" w:space="0" w:color="auto"/>
              <w:left w:val="single" w:sz="4" w:space="0" w:color="auto"/>
              <w:bottom w:val="single" w:sz="4" w:space="0" w:color="auto"/>
              <w:right w:val="single" w:sz="4" w:space="0" w:color="auto"/>
            </w:tcBorders>
            <w:hideMark/>
          </w:tcPr>
          <w:p w14:paraId="74DD264F" w14:textId="77777777" w:rsidR="002F2315" w:rsidRPr="003E28B0" w:rsidRDefault="002F2315" w:rsidP="001F323E">
            <w:pPr>
              <w:tabs>
                <w:tab w:val="left" w:pos="720"/>
                <w:tab w:val="left" w:leader="dot" w:pos="9360"/>
              </w:tabs>
              <w:jc w:val="center"/>
            </w:pPr>
            <w:r w:rsidRPr="003E28B0">
              <w:t>All Off</w:t>
            </w:r>
          </w:p>
        </w:tc>
      </w:tr>
      <w:tr w:rsidR="002F2315" w:rsidRPr="00EC3318" w14:paraId="200F3B02" w14:textId="77777777" w:rsidTr="003E28B0">
        <w:trPr>
          <w:jc w:val="center"/>
        </w:trPr>
        <w:tc>
          <w:tcPr>
            <w:tcW w:w="3010" w:type="dxa"/>
            <w:tcBorders>
              <w:top w:val="single" w:sz="4" w:space="0" w:color="auto"/>
              <w:left w:val="single" w:sz="4" w:space="0" w:color="auto"/>
              <w:bottom w:val="single" w:sz="4" w:space="0" w:color="auto"/>
              <w:right w:val="single" w:sz="4" w:space="0" w:color="auto"/>
            </w:tcBorders>
            <w:vAlign w:val="center"/>
            <w:hideMark/>
          </w:tcPr>
          <w:p w14:paraId="00D5A442" w14:textId="77777777" w:rsidR="002F2315" w:rsidRPr="003E28B0" w:rsidRDefault="002F2315" w:rsidP="001F323E">
            <w:pPr>
              <w:tabs>
                <w:tab w:val="left" w:pos="720"/>
                <w:tab w:val="left" w:leader="dot" w:pos="9360"/>
              </w:tabs>
            </w:pPr>
            <w:r w:rsidRPr="003E28B0">
              <w:t>#2: One boiler enabled</w:t>
            </w:r>
          </w:p>
        </w:tc>
        <w:tc>
          <w:tcPr>
            <w:tcW w:w="2565" w:type="dxa"/>
            <w:tcBorders>
              <w:top w:val="single" w:sz="4" w:space="0" w:color="auto"/>
              <w:left w:val="single" w:sz="4" w:space="0" w:color="auto"/>
              <w:bottom w:val="single" w:sz="4" w:space="0" w:color="auto"/>
              <w:right w:val="single" w:sz="4" w:space="0" w:color="auto"/>
            </w:tcBorders>
            <w:vAlign w:val="center"/>
            <w:hideMark/>
          </w:tcPr>
          <w:p w14:paraId="1F0B34AC" w14:textId="77777777" w:rsidR="002F2315" w:rsidRPr="003E28B0" w:rsidRDefault="002F2315" w:rsidP="001F323E">
            <w:pPr>
              <w:tabs>
                <w:tab w:val="left" w:pos="720"/>
                <w:tab w:val="left" w:leader="dot" w:pos="9360"/>
              </w:tabs>
              <w:jc w:val="center"/>
            </w:pPr>
            <w:r w:rsidRPr="003E28B0">
              <w:t>One Open/On, All Others Closed/Off</w:t>
            </w:r>
          </w:p>
        </w:tc>
        <w:tc>
          <w:tcPr>
            <w:tcW w:w="2880" w:type="dxa"/>
            <w:tcBorders>
              <w:top w:val="single" w:sz="4" w:space="0" w:color="auto"/>
              <w:left w:val="single" w:sz="4" w:space="0" w:color="auto"/>
              <w:bottom w:val="single" w:sz="4" w:space="0" w:color="auto"/>
              <w:right w:val="single" w:sz="4" w:space="0" w:color="auto"/>
            </w:tcBorders>
            <w:vAlign w:val="center"/>
            <w:hideMark/>
          </w:tcPr>
          <w:p w14:paraId="0BF062E9" w14:textId="77777777" w:rsidR="002F2315" w:rsidRPr="003E28B0" w:rsidRDefault="002F2315" w:rsidP="001F323E">
            <w:pPr>
              <w:tabs>
                <w:tab w:val="left" w:pos="720"/>
                <w:tab w:val="left" w:leader="dot" w:pos="9360"/>
              </w:tabs>
              <w:jc w:val="center"/>
            </w:pPr>
            <w:r w:rsidRPr="003E28B0">
              <w:t>Any On</w:t>
            </w:r>
          </w:p>
        </w:tc>
      </w:tr>
      <w:tr w:rsidR="002F2315" w:rsidRPr="00EC3318" w14:paraId="66E5FCC0" w14:textId="77777777" w:rsidTr="003E28B0">
        <w:trPr>
          <w:jc w:val="center"/>
        </w:trPr>
        <w:tc>
          <w:tcPr>
            <w:tcW w:w="3010" w:type="dxa"/>
            <w:tcBorders>
              <w:top w:val="single" w:sz="4" w:space="0" w:color="auto"/>
              <w:left w:val="single" w:sz="4" w:space="0" w:color="auto"/>
              <w:bottom w:val="single" w:sz="4" w:space="0" w:color="auto"/>
              <w:right w:val="single" w:sz="4" w:space="0" w:color="auto"/>
            </w:tcBorders>
            <w:vAlign w:val="center"/>
            <w:hideMark/>
          </w:tcPr>
          <w:p w14:paraId="035779F5" w14:textId="77777777" w:rsidR="002F2315" w:rsidRPr="003E28B0" w:rsidRDefault="002F2315" w:rsidP="001F323E">
            <w:pPr>
              <w:tabs>
                <w:tab w:val="left" w:pos="720"/>
                <w:tab w:val="left" w:leader="dot" w:pos="9360"/>
              </w:tabs>
            </w:pPr>
            <w:r w:rsidRPr="003E28B0">
              <w:t>#3: More than one boiler enabled</w:t>
            </w:r>
          </w:p>
        </w:tc>
        <w:tc>
          <w:tcPr>
            <w:tcW w:w="2565" w:type="dxa"/>
            <w:tcBorders>
              <w:top w:val="single" w:sz="4" w:space="0" w:color="auto"/>
              <w:left w:val="single" w:sz="4" w:space="0" w:color="auto"/>
              <w:bottom w:val="single" w:sz="4" w:space="0" w:color="auto"/>
              <w:right w:val="single" w:sz="4" w:space="0" w:color="auto"/>
            </w:tcBorders>
            <w:vAlign w:val="center"/>
            <w:hideMark/>
          </w:tcPr>
          <w:p w14:paraId="4DEE6D01" w14:textId="77777777" w:rsidR="002F2315" w:rsidRPr="003E28B0" w:rsidRDefault="002F2315" w:rsidP="001F323E">
            <w:pPr>
              <w:tabs>
                <w:tab w:val="left" w:pos="720"/>
                <w:tab w:val="left" w:leader="dot" w:pos="9360"/>
              </w:tabs>
              <w:jc w:val="center"/>
            </w:pPr>
            <w:r w:rsidRPr="003E28B0">
              <w:t>Any Open/On</w:t>
            </w:r>
          </w:p>
        </w:tc>
        <w:tc>
          <w:tcPr>
            <w:tcW w:w="2880" w:type="dxa"/>
            <w:tcBorders>
              <w:top w:val="single" w:sz="4" w:space="0" w:color="auto"/>
              <w:left w:val="single" w:sz="4" w:space="0" w:color="auto"/>
              <w:bottom w:val="single" w:sz="4" w:space="0" w:color="auto"/>
              <w:right w:val="single" w:sz="4" w:space="0" w:color="auto"/>
            </w:tcBorders>
            <w:vAlign w:val="center"/>
            <w:hideMark/>
          </w:tcPr>
          <w:p w14:paraId="4ED89C03" w14:textId="77777777" w:rsidR="002F2315" w:rsidRPr="003E28B0" w:rsidRDefault="002F2315" w:rsidP="001F323E">
            <w:pPr>
              <w:tabs>
                <w:tab w:val="left" w:pos="720"/>
                <w:tab w:val="left" w:leader="dot" w:pos="9360"/>
              </w:tabs>
              <w:jc w:val="center"/>
            </w:pPr>
            <w:r w:rsidRPr="003E28B0">
              <w:t>Any On</w:t>
            </w:r>
          </w:p>
        </w:tc>
      </w:tr>
    </w:tbl>
    <w:p w14:paraId="201E2D8A" w14:textId="77777777" w:rsidR="002F2315" w:rsidRPr="00EC3318" w:rsidRDefault="002F2315" w:rsidP="002F2315">
      <w:pPr>
        <w:jc w:val="right"/>
        <w:rPr>
          <w:sz w:val="24"/>
        </w:rPr>
      </w:pPr>
    </w:p>
    <w:p w14:paraId="40C5CE2A" w14:textId="77777777" w:rsidR="002F2315" w:rsidRPr="00EC3318" w:rsidRDefault="002F2315" w:rsidP="0087618D">
      <w:pPr>
        <w:pStyle w:val="Heading4"/>
      </w:pPr>
      <w:r w:rsidRPr="00EC3318">
        <w:t>The following points must be available to the AFDD routines for the hot water plant:</w:t>
      </w:r>
    </w:p>
    <w:p w14:paraId="7F830296" w14:textId="77777777" w:rsidR="002F2315" w:rsidRPr="00EC3318" w:rsidRDefault="002F2315" w:rsidP="002F2315">
      <w:pPr>
        <w:pStyle w:val="Instrbox"/>
      </w:pPr>
      <w:r w:rsidRPr="00EC3318">
        <w:t>Retain the following two variables for primary-secondary plants and primary-only plants where pump speed is controlled to maintain differential pressure. Delete otherwise.</w:t>
      </w:r>
    </w:p>
    <w:p w14:paraId="600732D2" w14:textId="77777777" w:rsidR="002F2315" w:rsidRPr="00EC3318" w:rsidRDefault="002F2315" w:rsidP="007C1423">
      <w:pPr>
        <w:pStyle w:val="Heading5"/>
      </w:pPr>
      <w:r w:rsidRPr="00EC3318">
        <w:t>DP = Hot water loop differential pressure (each loop, where applicable)</w:t>
      </w:r>
    </w:p>
    <w:p w14:paraId="0F3585B9" w14:textId="77777777" w:rsidR="002F2315" w:rsidRPr="00EC3318" w:rsidRDefault="002F2315" w:rsidP="007C1423">
      <w:pPr>
        <w:pStyle w:val="Heading5"/>
      </w:pPr>
      <w:r w:rsidRPr="00EC3318">
        <w:t>DPSP = Hot water loop differential pressure setpoint (each loop, where applicable)</w:t>
      </w:r>
    </w:p>
    <w:p w14:paraId="1357BF1C" w14:textId="77777777" w:rsidR="002F2315" w:rsidRPr="00EC3318" w:rsidRDefault="002F2315" w:rsidP="002F2315">
      <w:pPr>
        <w:pStyle w:val="Instrbox"/>
      </w:pPr>
      <w:r w:rsidRPr="00EC3318">
        <w:t>Retain the following variable if there is a flow meter in the primary loop. Delete otherwise.</w:t>
      </w:r>
    </w:p>
    <w:p w14:paraId="284B51CA" w14:textId="77777777" w:rsidR="002F2315" w:rsidRPr="00EC3318" w:rsidRDefault="002F2315" w:rsidP="007C1423">
      <w:pPr>
        <w:pStyle w:val="Heading5"/>
      </w:pPr>
      <w:r w:rsidRPr="00EC3318">
        <w:t>FLOW</w:t>
      </w:r>
      <w:r w:rsidRPr="00EC3318">
        <w:rPr>
          <w:vertAlign w:val="subscript"/>
        </w:rPr>
        <w:t>P</w:t>
      </w:r>
      <w:r w:rsidRPr="00EC3318">
        <w:t xml:space="preserve"> = Primary hot water flow (each primary loop, where applicable)</w:t>
      </w:r>
    </w:p>
    <w:p w14:paraId="6C8D8A32" w14:textId="77777777" w:rsidR="002F2315" w:rsidRPr="00EC3318" w:rsidRDefault="002F2315" w:rsidP="002F2315">
      <w:pPr>
        <w:pStyle w:val="Instrbox"/>
      </w:pPr>
      <w:r w:rsidRPr="00EC3318">
        <w:t>Retain the following variable if there is a flow meter in the secondary loop. Delete otherwise.</w:t>
      </w:r>
    </w:p>
    <w:p w14:paraId="0CFB9BE0" w14:textId="77777777" w:rsidR="002F2315" w:rsidRPr="00EC3318" w:rsidRDefault="002F2315" w:rsidP="007C1423">
      <w:pPr>
        <w:pStyle w:val="Heading5"/>
      </w:pPr>
      <w:r w:rsidRPr="00EC3318">
        <w:t>FLOW</w:t>
      </w:r>
      <w:r w:rsidRPr="00EC3318">
        <w:rPr>
          <w:vertAlign w:val="subscript"/>
        </w:rPr>
        <w:t>S</w:t>
      </w:r>
      <w:r w:rsidRPr="00EC3318">
        <w:t xml:space="preserve"> = Secondary hot water flow (each secondary loop, where applicable)</w:t>
      </w:r>
    </w:p>
    <w:p w14:paraId="2B978FA8" w14:textId="77777777" w:rsidR="002F2315" w:rsidRPr="00EC3318" w:rsidRDefault="002F2315" w:rsidP="002F2315">
      <w:pPr>
        <w:pStyle w:val="Instrbox"/>
      </w:pPr>
      <w:r w:rsidRPr="00EC3318">
        <w:t>Retain the following two variables for primary-only plants with a minimum flow bypass valve. Delete otherwise.</w:t>
      </w:r>
    </w:p>
    <w:p w14:paraId="706EEB1B" w14:textId="77777777" w:rsidR="002F2315" w:rsidRPr="00EC3318" w:rsidRDefault="002F2315" w:rsidP="007C1423">
      <w:pPr>
        <w:pStyle w:val="Heading5"/>
      </w:pPr>
      <w:r w:rsidRPr="00EC3318">
        <w:t>MFBPV = Hot water minimum flow bypass valve command; 0% ≤ MFBPV ≤ 100%</w:t>
      </w:r>
    </w:p>
    <w:p w14:paraId="6A3E6B29" w14:textId="77777777" w:rsidR="002F2315" w:rsidRPr="00EC3318" w:rsidRDefault="002F2315" w:rsidP="007C1423">
      <w:pPr>
        <w:pStyle w:val="Heading5"/>
      </w:pPr>
      <w:r w:rsidRPr="00EC3318">
        <w:t>HW-</w:t>
      </w:r>
      <w:proofErr w:type="spellStart"/>
      <w:r w:rsidRPr="00EC3318">
        <w:t>MinFlowSP</w:t>
      </w:r>
      <w:proofErr w:type="spellEnd"/>
      <w:r w:rsidRPr="00EC3318">
        <w:t xml:space="preserve"> = Effective minimum hot water flow setpoint (equal to </w:t>
      </w:r>
      <w:proofErr w:type="spellStart"/>
      <w:r w:rsidRPr="00EC3318">
        <w:t>MinFlowRatio</w:t>
      </w:r>
      <w:proofErr w:type="spellEnd"/>
      <w:r w:rsidRPr="00EC3318">
        <w:t xml:space="preserve"> multiplied by the sum of HW-</w:t>
      </w:r>
      <w:proofErr w:type="spellStart"/>
      <w:r w:rsidRPr="00EC3318">
        <w:t>MinFlowX</w:t>
      </w:r>
      <w:proofErr w:type="spellEnd"/>
      <w:r w:rsidRPr="00EC3318">
        <w:t xml:space="preserve"> of operating boilers)</w:t>
      </w:r>
    </w:p>
    <w:p w14:paraId="77A1E393" w14:textId="77777777" w:rsidR="002F2315" w:rsidRPr="00EC3318" w:rsidRDefault="002F2315" w:rsidP="002F2315">
      <w:pPr>
        <w:pStyle w:val="Instrbox"/>
      </w:pPr>
      <w:r w:rsidRPr="00EC3318">
        <w:t>Retain the following variable for primary-secondary plants where pump speed is controlled to maintain differential pressure. Delete otherwise.</w:t>
      </w:r>
    </w:p>
    <w:p w14:paraId="18A47CE2" w14:textId="77777777" w:rsidR="002F2315" w:rsidRPr="00EC3318" w:rsidRDefault="002F2315" w:rsidP="007C1423">
      <w:pPr>
        <w:pStyle w:val="Heading5"/>
      </w:pPr>
      <w:proofErr w:type="spellStart"/>
      <w:r w:rsidRPr="00EC3318">
        <w:t>Speed</w:t>
      </w:r>
      <w:r w:rsidRPr="00EC3318">
        <w:rPr>
          <w:vertAlign w:val="subscript"/>
        </w:rPr>
        <w:t>HWP</w:t>
      </w:r>
      <w:proofErr w:type="spellEnd"/>
      <w:r w:rsidRPr="00EC3318">
        <w:t xml:space="preserve"> = Secondary hot water pump speed command; 0% ≤ </w:t>
      </w:r>
      <w:proofErr w:type="spellStart"/>
      <w:r w:rsidRPr="00EC3318">
        <w:t>SpeedHWP</w:t>
      </w:r>
      <w:proofErr w:type="spellEnd"/>
      <w:r w:rsidRPr="00EC3318">
        <w:t xml:space="preserve"> ≤ 100%</w:t>
      </w:r>
    </w:p>
    <w:p w14:paraId="7957B4F4" w14:textId="77777777" w:rsidR="002F2315" w:rsidRPr="00EC3318" w:rsidRDefault="002F2315" w:rsidP="002F2315">
      <w:pPr>
        <w:pStyle w:val="Instrbox"/>
      </w:pPr>
      <w:r w:rsidRPr="00EC3318">
        <w:t>Retain the following variable for primary-only plants where pump speed is controlled to maintain differential pressure. Delete otherwise.</w:t>
      </w:r>
    </w:p>
    <w:p w14:paraId="34C5E017" w14:textId="77777777" w:rsidR="002F2315" w:rsidRPr="00EC3318" w:rsidRDefault="002F2315" w:rsidP="007C1423">
      <w:pPr>
        <w:pStyle w:val="Heading5"/>
      </w:pPr>
      <w:proofErr w:type="spellStart"/>
      <w:r w:rsidRPr="00EC3318">
        <w:t>Speed</w:t>
      </w:r>
      <w:r w:rsidRPr="00EC3318">
        <w:rPr>
          <w:vertAlign w:val="subscript"/>
        </w:rPr>
        <w:t>HWP</w:t>
      </w:r>
      <w:proofErr w:type="spellEnd"/>
      <w:r w:rsidRPr="00EC3318">
        <w:t xml:space="preserve"> = Hot water pump speed command; 0% ≤ </w:t>
      </w:r>
      <w:proofErr w:type="spellStart"/>
      <w:r w:rsidRPr="00EC3318">
        <w:t>SpeedHWP</w:t>
      </w:r>
      <w:proofErr w:type="spellEnd"/>
      <w:r w:rsidRPr="00EC3318">
        <w:t xml:space="preserve"> ≤ 100%</w:t>
      </w:r>
    </w:p>
    <w:p w14:paraId="2632981E" w14:textId="77777777" w:rsidR="002F2315" w:rsidRPr="00EC3318" w:rsidRDefault="002F2315" w:rsidP="007C1423">
      <w:pPr>
        <w:pStyle w:val="Heading5"/>
      </w:pPr>
      <w:proofErr w:type="spellStart"/>
      <w:r w:rsidRPr="00EC3318">
        <w:t>Status</w:t>
      </w:r>
      <w:r w:rsidRPr="00EC3318">
        <w:rPr>
          <w:vertAlign w:val="subscript"/>
        </w:rPr>
        <w:t>PHWP</w:t>
      </w:r>
      <w:proofErr w:type="spellEnd"/>
      <w:r w:rsidRPr="00EC3318">
        <w:t xml:space="preserve"> = Lead primary hot water pump status (each primary loop, where applicable)</w:t>
      </w:r>
    </w:p>
    <w:p w14:paraId="7E026E7E" w14:textId="77777777" w:rsidR="002F2315" w:rsidRPr="00EC3318" w:rsidRDefault="002F2315" w:rsidP="002F2315">
      <w:pPr>
        <w:pStyle w:val="Instrbox"/>
      </w:pPr>
      <w:r w:rsidRPr="00EC3318">
        <w:t>Retain the following variable for primary-secondary plants. Delete otherwise.</w:t>
      </w:r>
    </w:p>
    <w:p w14:paraId="3E55CF6F" w14:textId="77777777" w:rsidR="002F2315" w:rsidRPr="00EC3318" w:rsidRDefault="002F2315" w:rsidP="007C1423">
      <w:pPr>
        <w:pStyle w:val="Heading5"/>
      </w:pPr>
      <w:proofErr w:type="spellStart"/>
      <w:r w:rsidRPr="00EC3318">
        <w:lastRenderedPageBreak/>
        <w:t>Status</w:t>
      </w:r>
      <w:r w:rsidRPr="00EC3318">
        <w:rPr>
          <w:vertAlign w:val="subscript"/>
        </w:rPr>
        <w:t>SHWP</w:t>
      </w:r>
      <w:proofErr w:type="spellEnd"/>
      <w:r w:rsidRPr="00EC3318">
        <w:t xml:space="preserve"> = Lead secondary hot water pump status (each secondary loop, where applicable)</w:t>
      </w:r>
    </w:p>
    <w:p w14:paraId="7D03B24F" w14:textId="77777777" w:rsidR="002F2315" w:rsidRPr="00EC3318" w:rsidRDefault="002F2315" w:rsidP="007C1423">
      <w:pPr>
        <w:pStyle w:val="Heading5"/>
      </w:pPr>
      <w:r w:rsidRPr="00EC3318">
        <w:t>HWST = Common hot water supply temperature</w:t>
      </w:r>
    </w:p>
    <w:p w14:paraId="11DC6A80" w14:textId="77777777" w:rsidR="002F2315" w:rsidRPr="00EC3318" w:rsidRDefault="002F2315" w:rsidP="007C1423">
      <w:pPr>
        <w:pStyle w:val="Heading5"/>
      </w:pPr>
      <w:r w:rsidRPr="00EC3318">
        <w:t>HWSTSP = Hot water supply temperature setpoint</w:t>
      </w:r>
    </w:p>
    <w:p w14:paraId="4FEE7642" w14:textId="77777777" w:rsidR="002F2315" w:rsidRPr="00EC3318" w:rsidRDefault="002F2315" w:rsidP="007C1423">
      <w:pPr>
        <w:pStyle w:val="Heading5"/>
      </w:pPr>
      <w:r w:rsidRPr="00EC3318">
        <w:t>HWRT = Average boiler entering water temperature (each loop)</w:t>
      </w:r>
    </w:p>
    <w:p w14:paraId="0A3B9FF1" w14:textId="77777777" w:rsidR="002F2315" w:rsidRPr="00EC3318" w:rsidRDefault="002F2315" w:rsidP="002F2315">
      <w:pPr>
        <w:pStyle w:val="Instrbox"/>
      </w:pPr>
      <w:r w:rsidRPr="00EC3318">
        <w:t>Retain the following variable for plants headered primary pumps. Delete otherwise.</w:t>
      </w:r>
    </w:p>
    <w:p w14:paraId="2C738B7C" w14:textId="77777777" w:rsidR="002F2315" w:rsidRPr="00EC3318" w:rsidRDefault="002F2315" w:rsidP="007C1423">
      <w:pPr>
        <w:pStyle w:val="Heading5"/>
      </w:pPr>
      <w:r w:rsidRPr="00EC3318">
        <w:t>HWISO</w:t>
      </w:r>
      <w:r w:rsidRPr="00EC3318">
        <w:rPr>
          <w:vertAlign w:val="subscript"/>
        </w:rPr>
        <w:t>B-x</w:t>
      </w:r>
      <w:r w:rsidRPr="00EC3318">
        <w:t xml:space="preserve"> = B-x hot water isolation valve commanded position (each boiler)</w:t>
      </w:r>
    </w:p>
    <w:p w14:paraId="67BAF0F5" w14:textId="77777777" w:rsidR="002F2315" w:rsidRPr="00EC3318" w:rsidRDefault="002F2315" w:rsidP="002F2315">
      <w:pPr>
        <w:pStyle w:val="Instrbox"/>
      </w:pPr>
      <w:r w:rsidRPr="00EC3318">
        <w:t>Retain the following variable for plants where system gauge pressure is monitored. Delete otherwise.</w:t>
      </w:r>
    </w:p>
    <w:p w14:paraId="09BAC9D7" w14:textId="77777777" w:rsidR="002F2315" w:rsidRPr="00EC3318" w:rsidRDefault="002F2315" w:rsidP="007C1423">
      <w:pPr>
        <w:pStyle w:val="Heading5"/>
      </w:pPr>
      <w:r w:rsidRPr="00EC3318">
        <w:t>P</w:t>
      </w:r>
      <w:r w:rsidRPr="00EC3318">
        <w:rPr>
          <w:vertAlign w:val="subscript"/>
        </w:rPr>
        <w:t>GAUGE</w:t>
      </w:r>
      <w:r w:rsidRPr="00EC3318">
        <w:t xml:space="preserve"> = Hot water system gauge pressure</w:t>
      </w:r>
    </w:p>
    <w:p w14:paraId="5DDDE09F" w14:textId="77777777" w:rsidR="002F2315" w:rsidRPr="00EC3318" w:rsidRDefault="002F2315" w:rsidP="0087618D">
      <w:pPr>
        <w:pStyle w:val="Heading4"/>
      </w:pPr>
      <w:r w:rsidRPr="00EC3318">
        <w:t>The following values must be continuously calculated by the AFDD routines:</w:t>
      </w:r>
    </w:p>
    <w:p w14:paraId="23FF1159" w14:textId="77777777" w:rsidR="002F2315" w:rsidRPr="00EC3318" w:rsidRDefault="002F2315" w:rsidP="007C1423">
      <w:pPr>
        <w:pStyle w:val="Heading5"/>
      </w:pPr>
      <w:r w:rsidRPr="00EC3318">
        <w:t>5-minute rolling averages with 1-minute sampling time of the following point values; operator shall have the ability to adjust the averaging window and sampling period for each point independently</w:t>
      </w:r>
    </w:p>
    <w:p w14:paraId="0B495828" w14:textId="77777777" w:rsidR="002F2315" w:rsidRPr="00EC3318" w:rsidRDefault="002F2315" w:rsidP="007C1423">
      <w:pPr>
        <w:pStyle w:val="Heading6"/>
      </w:pPr>
      <w:r w:rsidRPr="00EC3318">
        <w:t>HWST</w:t>
      </w:r>
      <w:r w:rsidRPr="00EC3318">
        <w:rPr>
          <w:vertAlign w:val="subscript"/>
        </w:rPr>
        <w:t>AVG</w:t>
      </w:r>
      <w:r w:rsidRPr="00EC3318">
        <w:t xml:space="preserve"> = rolling average of the common hot water supply temperature (each primary loop, where applicable)</w:t>
      </w:r>
    </w:p>
    <w:p w14:paraId="17C79B53" w14:textId="77777777" w:rsidR="002F2315" w:rsidRPr="00EC3318" w:rsidRDefault="002F2315" w:rsidP="007C1423">
      <w:pPr>
        <w:pStyle w:val="Heading6"/>
      </w:pPr>
      <w:r w:rsidRPr="00EC3318">
        <w:t>HWRT</w:t>
      </w:r>
      <w:r w:rsidRPr="00EC3318">
        <w:rPr>
          <w:vertAlign w:val="subscript"/>
        </w:rPr>
        <w:t>AVG</w:t>
      </w:r>
      <w:r w:rsidRPr="00EC3318">
        <w:t xml:space="preserve"> = rolling average of the average boiler entering water return temperature.</w:t>
      </w:r>
    </w:p>
    <w:p w14:paraId="5F9E79BF" w14:textId="77777777" w:rsidR="002F2315" w:rsidRPr="00EC3318" w:rsidRDefault="002F2315" w:rsidP="002F2315">
      <w:pPr>
        <w:pStyle w:val="Instrbox"/>
      </w:pPr>
      <w:r w:rsidRPr="00EC3318">
        <w:t>Retain the following variable for plants where system gauge pressure is monitored. Delete otherwise.</w:t>
      </w:r>
    </w:p>
    <w:p w14:paraId="5DB16FDF" w14:textId="77777777" w:rsidR="002F2315" w:rsidRPr="00EC3318" w:rsidRDefault="002F2315" w:rsidP="007C1423">
      <w:pPr>
        <w:pStyle w:val="Heading6"/>
      </w:pPr>
      <w:r w:rsidRPr="00EC3318">
        <w:t>P</w:t>
      </w:r>
      <w:r w:rsidRPr="00EC3318">
        <w:rPr>
          <w:vertAlign w:val="subscript"/>
        </w:rPr>
        <w:t>GAUGE, AVG</w:t>
      </w:r>
      <w:r w:rsidRPr="00EC3318">
        <w:t xml:space="preserve"> = rolling average of hot water system gauge pressure</w:t>
      </w:r>
    </w:p>
    <w:p w14:paraId="7B1DB5E5" w14:textId="77777777" w:rsidR="002F2315" w:rsidRPr="00EC3318" w:rsidRDefault="002F2315" w:rsidP="002F2315">
      <w:pPr>
        <w:pStyle w:val="Instrbox"/>
      </w:pPr>
      <w:r w:rsidRPr="00EC3318">
        <w:t>Retain the following variable for primary-secondary plants and primary-only plants where pump speed is controlled to maintain differential pressure. Delete otherwise.</w:t>
      </w:r>
    </w:p>
    <w:p w14:paraId="3DD80402" w14:textId="77777777" w:rsidR="002F2315" w:rsidRPr="00EC3318" w:rsidRDefault="002F2315" w:rsidP="007C1423">
      <w:pPr>
        <w:pStyle w:val="Heading6"/>
      </w:pPr>
      <w:r w:rsidRPr="00EC3318">
        <w:t>DP</w:t>
      </w:r>
      <w:r w:rsidRPr="00EC3318">
        <w:rPr>
          <w:vertAlign w:val="subscript"/>
        </w:rPr>
        <w:t>AVG</w:t>
      </w:r>
      <w:r w:rsidRPr="00EC3318">
        <w:t xml:space="preserve"> = rolling average of loop differential pressure (each loop, where applicable)</w:t>
      </w:r>
    </w:p>
    <w:p w14:paraId="231E9745" w14:textId="77777777" w:rsidR="002F2315" w:rsidRPr="00EC3318" w:rsidRDefault="002F2315" w:rsidP="002F2315">
      <w:pPr>
        <w:pStyle w:val="Instrbox"/>
      </w:pPr>
      <w:r w:rsidRPr="00EC3318">
        <w:t>Retain the following variable if there is a flow meter in the primary loop. Delete otherwise.</w:t>
      </w:r>
    </w:p>
    <w:p w14:paraId="679E0409" w14:textId="77777777" w:rsidR="002F2315" w:rsidRPr="00EC3318" w:rsidRDefault="002F2315" w:rsidP="007C1423">
      <w:pPr>
        <w:pStyle w:val="Heading6"/>
      </w:pPr>
      <w:r w:rsidRPr="00EC3318">
        <w:t>FLOW</w:t>
      </w:r>
      <w:r w:rsidRPr="00EC3318">
        <w:rPr>
          <w:vertAlign w:val="subscript"/>
        </w:rPr>
        <w:t>P, AVG</w:t>
      </w:r>
      <w:r w:rsidRPr="00EC3318">
        <w:t xml:space="preserve"> = rolling average of primary hot water flow (each loop, where applicable)</w:t>
      </w:r>
    </w:p>
    <w:p w14:paraId="340DC289" w14:textId="77777777" w:rsidR="002F2315" w:rsidRPr="00EC3318" w:rsidRDefault="002F2315" w:rsidP="002F2315">
      <w:pPr>
        <w:pStyle w:val="Instrbox"/>
      </w:pPr>
      <w:r w:rsidRPr="00EC3318">
        <w:t>Retain the following variable if there is a flow meter in the secondary loop. Delete otherwise.</w:t>
      </w:r>
    </w:p>
    <w:p w14:paraId="0EECBF84" w14:textId="77777777" w:rsidR="002F2315" w:rsidRPr="00EC3318" w:rsidRDefault="002F2315" w:rsidP="007C1423">
      <w:pPr>
        <w:pStyle w:val="Heading6"/>
      </w:pPr>
      <w:r w:rsidRPr="00EC3318">
        <w:t>FLOW</w:t>
      </w:r>
      <w:r w:rsidRPr="00EC3318">
        <w:rPr>
          <w:vertAlign w:val="subscript"/>
        </w:rPr>
        <w:t>S, AVG</w:t>
      </w:r>
      <w:r w:rsidRPr="00EC3318">
        <w:t xml:space="preserve"> = rolling average of secondary hot water flow (each loop, where applicable)</w:t>
      </w:r>
    </w:p>
    <w:p w14:paraId="2B7BD1D8" w14:textId="77777777" w:rsidR="002F2315" w:rsidRPr="00EC3318" w:rsidRDefault="002F2315" w:rsidP="007C1423">
      <w:pPr>
        <w:pStyle w:val="Heading6"/>
      </w:pPr>
      <w:r w:rsidRPr="00EC3318">
        <w:t>HWST</w:t>
      </w:r>
      <w:r w:rsidRPr="00EC3318">
        <w:rPr>
          <w:vertAlign w:val="subscript"/>
        </w:rPr>
        <w:t>B-x</w:t>
      </w:r>
      <w:r w:rsidRPr="00EC3318">
        <w:t xml:space="preserve"> = rolling average of B-x hot water supply temperature (each boiler)</w:t>
      </w:r>
    </w:p>
    <w:p w14:paraId="482E095C" w14:textId="77777777" w:rsidR="002F2315" w:rsidRPr="00EC3318" w:rsidRDefault="002F2315" w:rsidP="007C1423">
      <w:pPr>
        <w:pStyle w:val="Heading6"/>
      </w:pPr>
      <w:r w:rsidRPr="00EC3318">
        <w:t>HWRT</w:t>
      </w:r>
      <w:r w:rsidRPr="00EC3318">
        <w:rPr>
          <w:vertAlign w:val="subscript"/>
        </w:rPr>
        <w:t>B-x</w:t>
      </w:r>
      <w:r w:rsidRPr="00EC3318">
        <w:t xml:space="preserve"> = rolling average of B-x hot water return temperature (each boiler)</w:t>
      </w:r>
    </w:p>
    <w:p w14:paraId="2929E99C" w14:textId="77777777" w:rsidR="002F2315" w:rsidRPr="00EC3318" w:rsidRDefault="002F2315" w:rsidP="007C1423">
      <w:pPr>
        <w:pStyle w:val="Heading5"/>
      </w:pPr>
      <w:proofErr w:type="spellStart"/>
      <w:r w:rsidRPr="00EC3318">
        <w:t>HWFlow</w:t>
      </w:r>
      <w:r w:rsidRPr="00EC3318">
        <w:rPr>
          <w:vertAlign w:val="subscript"/>
        </w:rPr>
        <w:t>B</w:t>
      </w:r>
      <w:proofErr w:type="spellEnd"/>
      <w:r w:rsidRPr="00EC3318">
        <w:rPr>
          <w:vertAlign w:val="subscript"/>
        </w:rPr>
        <w:t>-X</w:t>
      </w:r>
      <w:r w:rsidRPr="00EC3318">
        <w:t xml:space="preserve"> (each boiler)</w:t>
      </w:r>
    </w:p>
    <w:p w14:paraId="47F3E1AF" w14:textId="6049B930" w:rsidR="002F2315" w:rsidRPr="00EC3318" w:rsidRDefault="002F2315" w:rsidP="002F2315">
      <w:pPr>
        <w:pStyle w:val="Instrbox"/>
      </w:pPr>
      <w:r w:rsidRPr="00EC3318">
        <w:t xml:space="preserve">Retain the following </w:t>
      </w:r>
      <w:r w:rsidR="00335D1A">
        <w:t>section</w:t>
      </w:r>
      <w:r w:rsidRPr="00EC3318">
        <w:t xml:space="preserve"> for plants with headered primary pumps. Delete otherwise.</w:t>
      </w:r>
    </w:p>
    <w:p w14:paraId="7225D282" w14:textId="77777777" w:rsidR="002F2315" w:rsidRPr="00EC3318" w:rsidRDefault="002F2315" w:rsidP="007C1423">
      <w:pPr>
        <w:pStyle w:val="Heading6"/>
      </w:pPr>
      <w:r w:rsidRPr="00EC3318">
        <w:t>For plants with headered primary hot water pumps: 1 if HWISO</w:t>
      </w:r>
      <w:r w:rsidRPr="00EC3318">
        <w:rPr>
          <w:vertAlign w:val="subscript"/>
        </w:rPr>
        <w:t xml:space="preserve">B-X </w:t>
      </w:r>
      <w:r w:rsidRPr="00EC3318">
        <w:t>= open, 0 if HWISO</w:t>
      </w:r>
      <w:r w:rsidRPr="00EC3318">
        <w:rPr>
          <w:vertAlign w:val="subscript"/>
        </w:rPr>
        <w:t xml:space="preserve">B-X </w:t>
      </w:r>
      <w:r w:rsidRPr="00EC3318">
        <w:t>= closed</w:t>
      </w:r>
    </w:p>
    <w:p w14:paraId="3009C08F" w14:textId="075255C9" w:rsidR="002F2315" w:rsidRPr="00EC3318" w:rsidRDefault="002F2315" w:rsidP="002F2315">
      <w:pPr>
        <w:pStyle w:val="Instrbox"/>
      </w:pPr>
      <w:r w:rsidRPr="00EC3318">
        <w:t xml:space="preserve">Retain the following </w:t>
      </w:r>
      <w:r w:rsidR="00335D1A">
        <w:t>section</w:t>
      </w:r>
      <w:r w:rsidRPr="00EC3318">
        <w:t xml:space="preserve"> for plants with dedicated primary pumps. Delete otherwise.</w:t>
      </w:r>
    </w:p>
    <w:p w14:paraId="012D0731" w14:textId="77777777" w:rsidR="002F2315" w:rsidRPr="00EC3318" w:rsidRDefault="002F2315" w:rsidP="007C1423">
      <w:pPr>
        <w:pStyle w:val="Heading6"/>
      </w:pPr>
      <w:r w:rsidRPr="00EC3318">
        <w:t xml:space="preserve">For plants with dedicated primary hot water pumps:  1 if </w:t>
      </w:r>
      <w:proofErr w:type="spellStart"/>
      <w:r w:rsidRPr="00EC3318">
        <w:t>Status</w:t>
      </w:r>
      <w:r w:rsidRPr="00EC3318">
        <w:rPr>
          <w:vertAlign w:val="subscript"/>
        </w:rPr>
        <w:t>PHWP</w:t>
      </w:r>
      <w:proofErr w:type="spellEnd"/>
      <w:r w:rsidRPr="00EC3318">
        <w:rPr>
          <w:vertAlign w:val="subscript"/>
        </w:rPr>
        <w:t xml:space="preserve"> </w:t>
      </w:r>
      <w:r w:rsidRPr="00EC3318">
        <w:t>= on, 0</w:t>
      </w:r>
      <w:r w:rsidRPr="00EC3318">
        <w:rPr>
          <w:vertAlign w:val="subscript"/>
        </w:rPr>
        <w:t xml:space="preserve"> </w:t>
      </w:r>
      <w:r w:rsidRPr="00EC3318">
        <w:t xml:space="preserve">if </w:t>
      </w:r>
      <w:proofErr w:type="spellStart"/>
      <w:r w:rsidRPr="00EC3318">
        <w:t>Status</w:t>
      </w:r>
      <w:r w:rsidRPr="00EC3318">
        <w:rPr>
          <w:vertAlign w:val="subscript"/>
        </w:rPr>
        <w:t>PHWP</w:t>
      </w:r>
      <w:proofErr w:type="spellEnd"/>
      <w:r w:rsidRPr="00EC3318">
        <w:t xml:space="preserve"> = off</w:t>
      </w:r>
    </w:p>
    <w:p w14:paraId="3779A317" w14:textId="77777777" w:rsidR="002F2315" w:rsidRPr="00EC3318" w:rsidRDefault="002F2315" w:rsidP="007C1423">
      <w:pPr>
        <w:pStyle w:val="Heading5"/>
      </w:pPr>
      <w:r w:rsidRPr="00EC3318">
        <w:sym w:font="Symbol" w:char="F044"/>
      </w:r>
      <w:r w:rsidRPr="00EC3318">
        <w:t>OS = number of changes in Operating State during the previous 60 minutes (moving window)</w:t>
      </w:r>
    </w:p>
    <w:p w14:paraId="50727D5A" w14:textId="77777777" w:rsidR="002F2315" w:rsidRPr="00EC3318" w:rsidRDefault="002F2315" w:rsidP="007C1423">
      <w:pPr>
        <w:pStyle w:val="Heading5"/>
      </w:pPr>
      <w:r w:rsidRPr="00EC3318">
        <w:sym w:font="Symbol" w:char="F044"/>
      </w:r>
      <w:r w:rsidRPr="00EC3318">
        <w:t>Stage = number of hot water plant stage changes during the previous 60 minutes (moving window)</w:t>
      </w:r>
    </w:p>
    <w:p w14:paraId="533FBC63" w14:textId="77777777" w:rsidR="002F2315" w:rsidRPr="00EC3318" w:rsidRDefault="002F2315" w:rsidP="007C1423">
      <w:pPr>
        <w:pStyle w:val="Heading5"/>
      </w:pPr>
      <w:proofErr w:type="spellStart"/>
      <w:r w:rsidRPr="00EC3318">
        <w:t>Starts</w:t>
      </w:r>
      <w:r w:rsidRPr="00EC3318">
        <w:rPr>
          <w:vertAlign w:val="subscript"/>
        </w:rPr>
        <w:t>B</w:t>
      </w:r>
      <w:proofErr w:type="spellEnd"/>
      <w:r w:rsidRPr="00EC3318">
        <w:rPr>
          <w:vertAlign w:val="subscript"/>
        </w:rPr>
        <w:t>-x</w:t>
      </w:r>
      <w:r w:rsidRPr="00EC3318">
        <w:t xml:space="preserve"> = number of B-x starts in the last 60 mins (each boiler)</w:t>
      </w:r>
    </w:p>
    <w:p w14:paraId="4F2B01DF" w14:textId="77777777" w:rsidR="002F2315" w:rsidRPr="00EC3318" w:rsidRDefault="002F2315" w:rsidP="0087618D">
      <w:pPr>
        <w:pStyle w:val="Heading4"/>
      </w:pPr>
      <w:r w:rsidRPr="00EC3318">
        <w:lastRenderedPageBreak/>
        <w:t>The following internal variables shall be defined. All parameters are adjustable by the operator, with initial values as given below:</w:t>
      </w:r>
    </w:p>
    <w:p w14:paraId="3FF3B508" w14:textId="77777777" w:rsidR="002F2315" w:rsidRPr="00EC3318" w:rsidRDefault="002F2315" w:rsidP="002F2315">
      <w:pPr>
        <w:pStyle w:val="Infobox"/>
      </w:pPr>
      <w:r w:rsidRPr="00EC3318">
        <w:t>The default values have been intentionally biased towards minimizing false alarms at the expense of missing real alarms. This avoids excessive false alarms that will erode user confidence and responsiveness. However, if the goal is to achieve the best possible energy performance and system operation, these values should be adjusted based on field measurement and operational experience.</w:t>
      </w:r>
    </w:p>
    <w:p w14:paraId="0374D8C4" w14:textId="77777777" w:rsidR="002F2315" w:rsidRPr="00EC3318" w:rsidRDefault="002F2315" w:rsidP="002F2315">
      <w:pPr>
        <w:pStyle w:val="Infobox"/>
      </w:pPr>
      <w:r w:rsidRPr="00EC3318">
        <w:t>Values for physical factors such as pump heat and sensor error can be measured in the field or derived from trend logs and hardware submittals. Likewise, the switch delays can be refined by observing the time required to achieve quasi steady state operation in trend data.</w:t>
      </w:r>
    </w:p>
    <w:p w14:paraId="34AC770C" w14:textId="41F593CD" w:rsidR="002F2315" w:rsidRPr="00EC3318" w:rsidRDefault="002F2315" w:rsidP="003E28B0">
      <w:pPr>
        <w:pStyle w:val="Infobox"/>
        <w:spacing w:after="240"/>
      </w:pPr>
      <w:r w:rsidRPr="00EC3318">
        <w:t>Other factors can be tuned by observing false positives and false negatives (i.e., unreported faults). If transient conditions or noise cause false alarms, increase the alarm delay.</w:t>
      </w:r>
      <w:r w:rsidR="00A815DC">
        <w:t xml:space="preserve"> </w:t>
      </w:r>
      <w:r w:rsidRPr="00EC3318">
        <w:t xml:space="preserve">Likewise, failure to report real faults can be addressed by adjusting the temperature, </w:t>
      </w:r>
      <w:proofErr w:type="gramStart"/>
      <w:r w:rsidRPr="00EC3318">
        <w:t>pressure</w:t>
      </w:r>
      <w:proofErr w:type="gramEnd"/>
      <w:r w:rsidRPr="00EC3318">
        <w:t xml:space="preserve"> or flow thresholds.</w:t>
      </w:r>
    </w:p>
    <w:tbl>
      <w:tblPr>
        <w:tblStyle w:val="TableGrid"/>
        <w:tblW w:w="8010" w:type="dxa"/>
        <w:tblInd w:w="1255" w:type="dxa"/>
        <w:tblLayout w:type="fixed"/>
        <w:tblCellMar>
          <w:top w:w="29" w:type="dxa"/>
          <w:left w:w="115" w:type="dxa"/>
          <w:bottom w:w="29" w:type="dxa"/>
          <w:right w:w="115" w:type="dxa"/>
        </w:tblCellMar>
        <w:tblLook w:val="04A0" w:firstRow="1" w:lastRow="0" w:firstColumn="1" w:lastColumn="0" w:noHBand="0" w:noVBand="1"/>
      </w:tblPr>
      <w:tblGrid>
        <w:gridCol w:w="2250"/>
        <w:gridCol w:w="4320"/>
        <w:gridCol w:w="1440"/>
      </w:tblGrid>
      <w:tr w:rsidR="002F2315" w:rsidRPr="00EC3318" w14:paraId="41211E13" w14:textId="77777777" w:rsidTr="001F323E">
        <w:trPr>
          <w:cantSplit/>
          <w:tblHeader/>
        </w:trPr>
        <w:tc>
          <w:tcPr>
            <w:tcW w:w="2250" w:type="dxa"/>
            <w:tcBorders>
              <w:top w:val="single" w:sz="4" w:space="0" w:color="auto"/>
              <w:left w:val="single" w:sz="4" w:space="0" w:color="auto"/>
              <w:bottom w:val="single" w:sz="4" w:space="0" w:color="auto"/>
              <w:right w:val="single" w:sz="4" w:space="0" w:color="auto"/>
            </w:tcBorders>
            <w:vAlign w:val="bottom"/>
            <w:hideMark/>
          </w:tcPr>
          <w:p w14:paraId="575FE8C4" w14:textId="77777777" w:rsidR="002F2315" w:rsidRPr="003E28B0" w:rsidRDefault="002F2315" w:rsidP="001F323E">
            <w:pPr>
              <w:tabs>
                <w:tab w:val="left" w:pos="720"/>
                <w:tab w:val="left" w:leader="dot" w:pos="9360"/>
              </w:tabs>
              <w:jc w:val="center"/>
              <w:rPr>
                <w:b/>
              </w:rPr>
            </w:pPr>
            <w:r w:rsidRPr="003E28B0">
              <w:rPr>
                <w:b/>
              </w:rPr>
              <w:t>Variable Name</w:t>
            </w:r>
          </w:p>
        </w:tc>
        <w:tc>
          <w:tcPr>
            <w:tcW w:w="4320" w:type="dxa"/>
            <w:tcBorders>
              <w:top w:val="single" w:sz="4" w:space="0" w:color="auto"/>
              <w:left w:val="single" w:sz="4" w:space="0" w:color="auto"/>
              <w:bottom w:val="single" w:sz="4" w:space="0" w:color="auto"/>
              <w:right w:val="single" w:sz="4" w:space="0" w:color="auto"/>
            </w:tcBorders>
            <w:vAlign w:val="bottom"/>
            <w:hideMark/>
          </w:tcPr>
          <w:p w14:paraId="15718624" w14:textId="77777777" w:rsidR="002F2315" w:rsidRPr="003E28B0" w:rsidRDefault="002F2315" w:rsidP="001F323E">
            <w:pPr>
              <w:tabs>
                <w:tab w:val="left" w:pos="720"/>
                <w:tab w:val="left" w:leader="dot" w:pos="9360"/>
              </w:tabs>
              <w:rPr>
                <w:b/>
              </w:rPr>
            </w:pPr>
            <w:r w:rsidRPr="003E28B0">
              <w:rPr>
                <w:b/>
              </w:rPr>
              <w:t>Description</w:t>
            </w:r>
          </w:p>
        </w:tc>
        <w:tc>
          <w:tcPr>
            <w:tcW w:w="1440" w:type="dxa"/>
            <w:tcBorders>
              <w:top w:val="single" w:sz="4" w:space="0" w:color="auto"/>
              <w:left w:val="single" w:sz="4" w:space="0" w:color="auto"/>
              <w:bottom w:val="single" w:sz="4" w:space="0" w:color="auto"/>
              <w:right w:val="single" w:sz="4" w:space="0" w:color="auto"/>
            </w:tcBorders>
            <w:vAlign w:val="bottom"/>
            <w:hideMark/>
          </w:tcPr>
          <w:p w14:paraId="3F33CBE0" w14:textId="77777777" w:rsidR="002F2315" w:rsidRPr="003E28B0" w:rsidRDefault="002F2315" w:rsidP="001F323E">
            <w:pPr>
              <w:tabs>
                <w:tab w:val="left" w:pos="720"/>
                <w:tab w:val="left" w:leader="dot" w:pos="9360"/>
              </w:tabs>
              <w:jc w:val="center"/>
              <w:rPr>
                <w:b/>
              </w:rPr>
            </w:pPr>
            <w:r w:rsidRPr="003E28B0">
              <w:rPr>
                <w:b/>
              </w:rPr>
              <w:t>Default Value</w:t>
            </w:r>
          </w:p>
        </w:tc>
      </w:tr>
      <w:tr w:rsidR="002F2315" w:rsidRPr="00EC3318" w14:paraId="7CFB9CD2" w14:textId="77777777" w:rsidTr="001F323E">
        <w:trPr>
          <w:cantSplit/>
        </w:trPr>
        <w:tc>
          <w:tcPr>
            <w:tcW w:w="2250" w:type="dxa"/>
            <w:tcBorders>
              <w:top w:val="single" w:sz="4" w:space="0" w:color="auto"/>
              <w:left w:val="single" w:sz="4" w:space="0" w:color="auto"/>
              <w:bottom w:val="single" w:sz="4" w:space="0" w:color="auto"/>
              <w:right w:val="single" w:sz="4" w:space="0" w:color="auto"/>
            </w:tcBorders>
            <w:vAlign w:val="center"/>
            <w:hideMark/>
          </w:tcPr>
          <w:p w14:paraId="2E8BA69B" w14:textId="77777777" w:rsidR="002F2315" w:rsidRPr="003E28B0" w:rsidRDefault="002F2315" w:rsidP="001F323E">
            <w:pPr>
              <w:tabs>
                <w:tab w:val="left" w:pos="720"/>
                <w:tab w:val="left" w:leader="dot" w:pos="9360"/>
              </w:tabs>
              <w:jc w:val="center"/>
            </w:pPr>
            <w:r w:rsidRPr="003E28B0">
              <w:t>Ɛ</w:t>
            </w:r>
            <w:r w:rsidRPr="003E28B0">
              <w:rPr>
                <w:vertAlign w:val="subscript"/>
              </w:rPr>
              <w:t>HWT</w:t>
            </w:r>
          </w:p>
        </w:tc>
        <w:tc>
          <w:tcPr>
            <w:tcW w:w="4320" w:type="dxa"/>
            <w:tcBorders>
              <w:top w:val="single" w:sz="4" w:space="0" w:color="auto"/>
              <w:left w:val="single" w:sz="4" w:space="0" w:color="auto"/>
              <w:bottom w:val="single" w:sz="4" w:space="0" w:color="auto"/>
              <w:right w:val="single" w:sz="4" w:space="0" w:color="auto"/>
            </w:tcBorders>
            <w:vAlign w:val="center"/>
            <w:hideMark/>
          </w:tcPr>
          <w:p w14:paraId="3E834AC5" w14:textId="77777777" w:rsidR="002F2315" w:rsidRPr="003E28B0" w:rsidRDefault="002F2315" w:rsidP="001F323E">
            <w:pPr>
              <w:tabs>
                <w:tab w:val="left" w:pos="720"/>
                <w:tab w:val="left" w:leader="dot" w:pos="9360"/>
              </w:tabs>
            </w:pPr>
            <w:r w:rsidRPr="003E28B0">
              <w:t>Temperature error threshold for hot water temperature sensors</w:t>
            </w:r>
          </w:p>
        </w:tc>
        <w:tc>
          <w:tcPr>
            <w:tcW w:w="1440" w:type="dxa"/>
            <w:tcBorders>
              <w:top w:val="single" w:sz="4" w:space="0" w:color="auto"/>
              <w:left w:val="single" w:sz="4" w:space="0" w:color="auto"/>
              <w:bottom w:val="single" w:sz="4" w:space="0" w:color="auto"/>
              <w:right w:val="single" w:sz="4" w:space="0" w:color="auto"/>
            </w:tcBorders>
            <w:vAlign w:val="center"/>
            <w:hideMark/>
          </w:tcPr>
          <w:p w14:paraId="4DD845D3" w14:textId="19E8FF46" w:rsidR="002F2315" w:rsidRPr="0096599B" w:rsidRDefault="0096599B" w:rsidP="001F323E">
            <w:pPr>
              <w:tabs>
                <w:tab w:val="left" w:pos="720"/>
                <w:tab w:val="left" w:leader="dot" w:pos="9360"/>
              </w:tabs>
              <w:jc w:val="center"/>
              <w:rPr>
                <w:rStyle w:val="Toggle"/>
                <w:rPrChange w:id="9749" w:author="Titus Ellison" w:date="2022-10-24T08:38:00Z">
                  <w:rPr/>
                </w:rPrChange>
              </w:rPr>
            </w:pPr>
            <w:ins w:id="9750" w:author="Titus Ellison" w:date="2022-10-24T08:37:00Z">
              <w:r w:rsidRPr="0096599B">
                <w:rPr>
                  <w:rStyle w:val="Toggle"/>
                  <w:rPrChange w:id="9751" w:author="Titus Ellison" w:date="2022-10-24T08:38:00Z">
                    <w:rPr/>
                  </w:rPrChange>
                </w:rPr>
                <w:t>[UNITS [3°C] [</w:t>
              </w:r>
            </w:ins>
            <w:r w:rsidR="002F2315" w:rsidRPr="0096599B">
              <w:rPr>
                <w:rStyle w:val="Toggle"/>
                <w:rPrChange w:id="9752" w:author="Titus Ellison" w:date="2022-10-24T08:38:00Z">
                  <w:rPr/>
                </w:rPrChange>
              </w:rPr>
              <w:t>5°F</w:t>
            </w:r>
            <w:ins w:id="9753" w:author="Titus Ellison" w:date="2022-10-24T08:38:00Z">
              <w:r w:rsidRPr="0096599B">
                <w:rPr>
                  <w:rStyle w:val="Toggle"/>
                  <w:rPrChange w:id="9754" w:author="Titus Ellison" w:date="2022-10-24T08:38:00Z">
                    <w:rPr/>
                  </w:rPrChange>
                </w:rPr>
                <w:t>]]</w:t>
              </w:r>
            </w:ins>
          </w:p>
        </w:tc>
      </w:tr>
      <w:tr w:rsidR="002F2315" w:rsidRPr="00EC3318" w14:paraId="59CE3E98" w14:textId="77777777" w:rsidTr="001F323E">
        <w:trPr>
          <w:cantSplit/>
        </w:trPr>
        <w:tc>
          <w:tcPr>
            <w:tcW w:w="8010" w:type="dxa"/>
            <w:gridSpan w:val="3"/>
            <w:tcBorders>
              <w:top w:val="single" w:sz="4" w:space="0" w:color="auto"/>
              <w:left w:val="single" w:sz="4" w:space="0" w:color="auto"/>
              <w:bottom w:val="single" w:sz="4" w:space="0" w:color="auto"/>
              <w:right w:val="single" w:sz="4" w:space="0" w:color="auto"/>
            </w:tcBorders>
            <w:vAlign w:val="center"/>
            <w:hideMark/>
          </w:tcPr>
          <w:p w14:paraId="5BBC1714" w14:textId="77777777" w:rsidR="002F2315" w:rsidRPr="003E28B0" w:rsidRDefault="002F2315" w:rsidP="001F323E">
            <w:pPr>
              <w:tabs>
                <w:tab w:val="left" w:pos="720"/>
                <w:tab w:val="left" w:leader="dot" w:pos="9360"/>
              </w:tabs>
            </w:pPr>
            <w:r w:rsidRPr="003E28B0">
              <w:rPr>
                <w:b/>
              </w:rPr>
              <w:t>Retain the following variable for primary-secondary and primary-only plants where pump speed is controlled to maintain differential pressure.  Delete otherwise.</w:t>
            </w:r>
          </w:p>
        </w:tc>
      </w:tr>
      <w:tr w:rsidR="002F2315" w:rsidRPr="00EC3318" w14:paraId="21797D67" w14:textId="77777777" w:rsidTr="001F323E">
        <w:trPr>
          <w:cantSplit/>
        </w:trPr>
        <w:tc>
          <w:tcPr>
            <w:tcW w:w="2250" w:type="dxa"/>
            <w:tcBorders>
              <w:top w:val="single" w:sz="4" w:space="0" w:color="auto"/>
              <w:left w:val="single" w:sz="4" w:space="0" w:color="auto"/>
              <w:bottom w:val="single" w:sz="4" w:space="0" w:color="auto"/>
              <w:right w:val="single" w:sz="4" w:space="0" w:color="auto"/>
            </w:tcBorders>
            <w:vAlign w:val="center"/>
            <w:hideMark/>
          </w:tcPr>
          <w:p w14:paraId="58442F60" w14:textId="77777777" w:rsidR="002F2315" w:rsidRPr="003E28B0" w:rsidRDefault="002F2315" w:rsidP="001F323E">
            <w:pPr>
              <w:tabs>
                <w:tab w:val="left" w:pos="720"/>
                <w:tab w:val="left" w:leader="dot" w:pos="9360"/>
              </w:tabs>
              <w:jc w:val="center"/>
            </w:pPr>
            <w:r w:rsidRPr="003E28B0">
              <w:t>Ɛ</w:t>
            </w:r>
            <w:r w:rsidRPr="003E28B0">
              <w:rPr>
                <w:vertAlign w:val="subscript"/>
              </w:rPr>
              <w:t>DP</w:t>
            </w:r>
          </w:p>
        </w:tc>
        <w:tc>
          <w:tcPr>
            <w:tcW w:w="4320" w:type="dxa"/>
            <w:tcBorders>
              <w:top w:val="single" w:sz="4" w:space="0" w:color="auto"/>
              <w:left w:val="single" w:sz="4" w:space="0" w:color="auto"/>
              <w:bottom w:val="single" w:sz="4" w:space="0" w:color="auto"/>
              <w:right w:val="single" w:sz="4" w:space="0" w:color="auto"/>
            </w:tcBorders>
            <w:vAlign w:val="center"/>
            <w:hideMark/>
          </w:tcPr>
          <w:p w14:paraId="4ADA4DC4" w14:textId="77777777" w:rsidR="002F2315" w:rsidRPr="003E28B0" w:rsidRDefault="002F2315" w:rsidP="001F323E">
            <w:pPr>
              <w:tabs>
                <w:tab w:val="left" w:pos="720"/>
                <w:tab w:val="left" w:leader="dot" w:pos="9360"/>
              </w:tabs>
            </w:pPr>
            <w:r w:rsidRPr="003E28B0">
              <w:t>Differential pressure error threshold for DP sensor</w:t>
            </w:r>
          </w:p>
        </w:tc>
        <w:tc>
          <w:tcPr>
            <w:tcW w:w="1440" w:type="dxa"/>
            <w:tcBorders>
              <w:top w:val="single" w:sz="4" w:space="0" w:color="auto"/>
              <w:left w:val="single" w:sz="4" w:space="0" w:color="auto"/>
              <w:bottom w:val="single" w:sz="4" w:space="0" w:color="auto"/>
              <w:right w:val="single" w:sz="4" w:space="0" w:color="auto"/>
            </w:tcBorders>
            <w:vAlign w:val="center"/>
            <w:hideMark/>
          </w:tcPr>
          <w:p w14:paraId="33E63484" w14:textId="3836EDC3" w:rsidR="002F2315" w:rsidRPr="005609A3" w:rsidRDefault="005609A3" w:rsidP="001F323E">
            <w:pPr>
              <w:tabs>
                <w:tab w:val="left" w:pos="720"/>
                <w:tab w:val="left" w:leader="dot" w:pos="9360"/>
              </w:tabs>
              <w:jc w:val="center"/>
              <w:rPr>
                <w:rStyle w:val="Toggle"/>
                <w:rPrChange w:id="9755" w:author="Titus Ellison" w:date="2022-10-24T08:39:00Z">
                  <w:rPr/>
                </w:rPrChange>
              </w:rPr>
            </w:pPr>
            <w:ins w:id="9756" w:author="Titus Ellison" w:date="2022-10-24T08:38:00Z">
              <w:r w:rsidRPr="005609A3">
                <w:rPr>
                  <w:rStyle w:val="Toggle"/>
                  <w:rPrChange w:id="9757" w:author="Titus Ellison" w:date="2022-10-24T08:39:00Z">
                    <w:rPr/>
                  </w:rPrChange>
                </w:rPr>
                <w:t>[UNITS [14 kPa] [</w:t>
              </w:r>
            </w:ins>
            <w:r w:rsidR="002F2315" w:rsidRPr="005609A3">
              <w:rPr>
                <w:rStyle w:val="Toggle"/>
                <w:rPrChange w:id="9758" w:author="Titus Ellison" w:date="2022-10-24T08:39:00Z">
                  <w:rPr/>
                </w:rPrChange>
              </w:rPr>
              <w:t>2 psi</w:t>
            </w:r>
            <w:ins w:id="9759" w:author="Titus Ellison" w:date="2022-10-24T08:38:00Z">
              <w:r w:rsidRPr="005609A3">
                <w:rPr>
                  <w:rStyle w:val="Toggle"/>
                  <w:rPrChange w:id="9760" w:author="Titus Ellison" w:date="2022-10-24T08:39:00Z">
                    <w:rPr/>
                  </w:rPrChange>
                </w:rPr>
                <w:t>]]</w:t>
              </w:r>
            </w:ins>
          </w:p>
        </w:tc>
      </w:tr>
      <w:tr w:rsidR="002F2315" w:rsidRPr="00EC3318" w14:paraId="19E0FD1A" w14:textId="77777777" w:rsidTr="001F323E">
        <w:trPr>
          <w:cantSplit/>
        </w:trPr>
        <w:tc>
          <w:tcPr>
            <w:tcW w:w="2250" w:type="dxa"/>
            <w:tcBorders>
              <w:top w:val="single" w:sz="4" w:space="0" w:color="auto"/>
              <w:left w:val="single" w:sz="4" w:space="0" w:color="auto"/>
              <w:bottom w:val="single" w:sz="4" w:space="0" w:color="auto"/>
              <w:right w:val="single" w:sz="4" w:space="0" w:color="auto"/>
            </w:tcBorders>
            <w:vAlign w:val="center"/>
            <w:hideMark/>
          </w:tcPr>
          <w:p w14:paraId="4CCC9CE7" w14:textId="77777777" w:rsidR="002F2315" w:rsidRPr="003E28B0" w:rsidRDefault="002F2315" w:rsidP="001F323E">
            <w:pPr>
              <w:tabs>
                <w:tab w:val="left" w:pos="720"/>
                <w:tab w:val="left" w:leader="dot" w:pos="9360"/>
              </w:tabs>
              <w:jc w:val="center"/>
            </w:pPr>
            <w:r w:rsidRPr="003E28B0">
              <w:t>Ɛ</w:t>
            </w:r>
            <w:r w:rsidRPr="003E28B0">
              <w:rPr>
                <w:vertAlign w:val="subscript"/>
              </w:rPr>
              <w:t>FM</w:t>
            </w:r>
          </w:p>
        </w:tc>
        <w:tc>
          <w:tcPr>
            <w:tcW w:w="4320" w:type="dxa"/>
            <w:tcBorders>
              <w:top w:val="single" w:sz="4" w:space="0" w:color="auto"/>
              <w:left w:val="single" w:sz="4" w:space="0" w:color="auto"/>
              <w:bottom w:val="single" w:sz="4" w:space="0" w:color="auto"/>
              <w:right w:val="single" w:sz="4" w:space="0" w:color="auto"/>
            </w:tcBorders>
            <w:vAlign w:val="center"/>
            <w:hideMark/>
          </w:tcPr>
          <w:p w14:paraId="60AC2481" w14:textId="77777777" w:rsidR="002F2315" w:rsidRPr="003E28B0" w:rsidRDefault="002F2315" w:rsidP="001F323E">
            <w:pPr>
              <w:tabs>
                <w:tab w:val="left" w:pos="720"/>
                <w:tab w:val="left" w:leader="dot" w:pos="9360"/>
              </w:tabs>
            </w:pPr>
            <w:r w:rsidRPr="003E28B0">
              <w:t>Flow error threshold for flow meter</w:t>
            </w:r>
          </w:p>
        </w:tc>
        <w:tc>
          <w:tcPr>
            <w:tcW w:w="1440" w:type="dxa"/>
            <w:tcBorders>
              <w:top w:val="single" w:sz="4" w:space="0" w:color="auto"/>
              <w:left w:val="single" w:sz="4" w:space="0" w:color="auto"/>
              <w:bottom w:val="single" w:sz="4" w:space="0" w:color="auto"/>
              <w:right w:val="single" w:sz="4" w:space="0" w:color="auto"/>
            </w:tcBorders>
            <w:vAlign w:val="center"/>
            <w:hideMark/>
          </w:tcPr>
          <w:p w14:paraId="470159DB" w14:textId="659E99EF" w:rsidR="002F2315" w:rsidRPr="001F7E91" w:rsidRDefault="001F7E91" w:rsidP="001F323E">
            <w:pPr>
              <w:tabs>
                <w:tab w:val="left" w:pos="720"/>
                <w:tab w:val="left" w:leader="dot" w:pos="9360"/>
              </w:tabs>
              <w:jc w:val="center"/>
              <w:rPr>
                <w:rStyle w:val="Toggle"/>
                <w:rPrChange w:id="9761" w:author="Titus Ellison" w:date="2022-10-24T08:39:00Z">
                  <w:rPr/>
                </w:rPrChange>
              </w:rPr>
            </w:pPr>
            <w:ins w:id="9762" w:author="Titus Ellison" w:date="2022-10-24T08:39:00Z">
              <w:r w:rsidRPr="001F7E91">
                <w:rPr>
                  <w:rStyle w:val="Toggle"/>
                  <w:rPrChange w:id="9763" w:author="Titus Ellison" w:date="2022-10-24T08:39:00Z">
                    <w:rPr/>
                  </w:rPrChange>
                </w:rPr>
                <w:t xml:space="preserve">[UNITS [1.3 </w:t>
              </w:r>
              <w:del w:id="9764" w:author="Hwakong Cheng" w:date="2022-10-24T21:36:00Z">
                <w:r w:rsidRPr="001F7E91" w:rsidDel="008252ED">
                  <w:rPr>
                    <w:rStyle w:val="Toggle"/>
                    <w:rPrChange w:id="9765" w:author="Titus Ellison" w:date="2022-10-24T08:39:00Z">
                      <w:rPr/>
                    </w:rPrChange>
                  </w:rPr>
                  <w:delText>l</w:delText>
                </w:r>
              </w:del>
            </w:ins>
            <w:ins w:id="9766" w:author="Hwakong Cheng" w:date="2022-10-24T21:36:00Z">
              <w:del w:id="9767" w:author="Titus Ellison" w:date="2022-11-03T16:21:00Z">
                <w:r w:rsidR="008252ED" w:rsidDel="00FF541B">
                  <w:rPr>
                    <w:rStyle w:val="Toggle"/>
                  </w:rPr>
                  <w:delText>L</w:delText>
                </w:r>
              </w:del>
            </w:ins>
            <w:ins w:id="9768" w:author="Titus Ellison" w:date="2022-11-03T16:21:00Z">
              <w:r w:rsidR="00FF541B">
                <w:rPr>
                  <w:rStyle w:val="Toggle"/>
                </w:rPr>
                <w:t>L/s</w:t>
              </w:r>
            </w:ins>
            <w:ins w:id="9769" w:author="Titus Ellison" w:date="2022-10-24T08:39:00Z">
              <w:r w:rsidRPr="001F7E91">
                <w:rPr>
                  <w:rStyle w:val="Toggle"/>
                  <w:rPrChange w:id="9770" w:author="Titus Ellison" w:date="2022-10-24T08:39:00Z">
                    <w:rPr/>
                  </w:rPrChange>
                </w:rPr>
                <w:t>] [</w:t>
              </w:r>
            </w:ins>
            <w:r w:rsidR="002F2315" w:rsidRPr="001F7E91">
              <w:rPr>
                <w:rStyle w:val="Toggle"/>
                <w:rPrChange w:id="9771" w:author="Titus Ellison" w:date="2022-10-24T08:39:00Z">
                  <w:rPr/>
                </w:rPrChange>
              </w:rPr>
              <w:t xml:space="preserve">20 </w:t>
            </w:r>
            <w:proofErr w:type="spellStart"/>
            <w:r w:rsidR="002F2315" w:rsidRPr="001F7E91">
              <w:rPr>
                <w:rStyle w:val="Toggle"/>
                <w:rPrChange w:id="9772" w:author="Titus Ellison" w:date="2022-10-24T08:39:00Z">
                  <w:rPr/>
                </w:rPrChange>
              </w:rPr>
              <w:t>gpm</w:t>
            </w:r>
            <w:proofErr w:type="spellEnd"/>
            <w:ins w:id="9773" w:author="Titus Ellison" w:date="2022-10-24T08:39:00Z">
              <w:r w:rsidRPr="001F7E91">
                <w:rPr>
                  <w:rStyle w:val="Toggle"/>
                  <w:rPrChange w:id="9774" w:author="Titus Ellison" w:date="2022-10-24T08:39:00Z">
                    <w:rPr/>
                  </w:rPrChange>
                </w:rPr>
                <w:t>]]</w:t>
              </w:r>
            </w:ins>
          </w:p>
        </w:tc>
      </w:tr>
      <w:tr w:rsidR="002F2315" w:rsidRPr="00EC3318" w14:paraId="1AC8F7C6" w14:textId="77777777" w:rsidTr="001F323E">
        <w:trPr>
          <w:cantSplit/>
        </w:trPr>
        <w:tc>
          <w:tcPr>
            <w:tcW w:w="8010" w:type="dxa"/>
            <w:gridSpan w:val="3"/>
            <w:tcBorders>
              <w:top w:val="single" w:sz="4" w:space="0" w:color="auto"/>
              <w:left w:val="single" w:sz="4" w:space="0" w:color="auto"/>
              <w:bottom w:val="single" w:sz="4" w:space="0" w:color="auto"/>
              <w:right w:val="single" w:sz="4" w:space="0" w:color="auto"/>
            </w:tcBorders>
            <w:vAlign w:val="center"/>
            <w:hideMark/>
          </w:tcPr>
          <w:p w14:paraId="675AA06A" w14:textId="77777777" w:rsidR="002F2315" w:rsidRPr="003E28B0" w:rsidRDefault="002F2315" w:rsidP="001F323E">
            <w:pPr>
              <w:tabs>
                <w:tab w:val="left" w:pos="720"/>
                <w:tab w:val="left" w:leader="dot" w:pos="9360"/>
              </w:tabs>
            </w:pPr>
            <w:r w:rsidRPr="003E28B0">
              <w:rPr>
                <w:b/>
              </w:rPr>
              <w:t>Retain the following variable for plants with variable speed pumps. Delete otherwise.</w:t>
            </w:r>
          </w:p>
        </w:tc>
      </w:tr>
      <w:tr w:rsidR="002F2315" w:rsidRPr="00EC3318" w14:paraId="588BEB8F" w14:textId="77777777" w:rsidTr="001F323E">
        <w:trPr>
          <w:cantSplit/>
        </w:trPr>
        <w:tc>
          <w:tcPr>
            <w:tcW w:w="2250" w:type="dxa"/>
            <w:tcBorders>
              <w:top w:val="single" w:sz="4" w:space="0" w:color="auto"/>
              <w:left w:val="single" w:sz="4" w:space="0" w:color="auto"/>
              <w:bottom w:val="single" w:sz="4" w:space="0" w:color="auto"/>
              <w:right w:val="single" w:sz="4" w:space="0" w:color="auto"/>
            </w:tcBorders>
            <w:vAlign w:val="center"/>
            <w:hideMark/>
          </w:tcPr>
          <w:p w14:paraId="2AD624AC" w14:textId="77777777" w:rsidR="002F2315" w:rsidRPr="003E28B0" w:rsidRDefault="002F2315" w:rsidP="001F323E">
            <w:pPr>
              <w:tabs>
                <w:tab w:val="left" w:pos="720"/>
                <w:tab w:val="left" w:leader="dot" w:pos="9360"/>
              </w:tabs>
              <w:jc w:val="center"/>
            </w:pPr>
            <w:r w:rsidRPr="003E28B0">
              <w:t>Ɛ</w:t>
            </w:r>
            <w:r w:rsidRPr="003E28B0">
              <w:rPr>
                <w:vertAlign w:val="subscript"/>
              </w:rPr>
              <w:t>VFDSPD</w:t>
            </w:r>
          </w:p>
        </w:tc>
        <w:tc>
          <w:tcPr>
            <w:tcW w:w="4320" w:type="dxa"/>
            <w:tcBorders>
              <w:top w:val="single" w:sz="4" w:space="0" w:color="auto"/>
              <w:left w:val="single" w:sz="4" w:space="0" w:color="auto"/>
              <w:bottom w:val="single" w:sz="4" w:space="0" w:color="auto"/>
              <w:right w:val="single" w:sz="4" w:space="0" w:color="auto"/>
            </w:tcBorders>
            <w:vAlign w:val="center"/>
            <w:hideMark/>
          </w:tcPr>
          <w:p w14:paraId="7449A7BC" w14:textId="77777777" w:rsidR="002F2315" w:rsidRPr="003E28B0" w:rsidRDefault="002F2315" w:rsidP="001F323E">
            <w:pPr>
              <w:tabs>
                <w:tab w:val="left" w:pos="720"/>
                <w:tab w:val="left" w:leader="dot" w:pos="9360"/>
              </w:tabs>
            </w:pPr>
            <w:r w:rsidRPr="003E28B0">
              <w:t>VFD speed error threshold</w:t>
            </w:r>
          </w:p>
        </w:tc>
        <w:tc>
          <w:tcPr>
            <w:tcW w:w="1440" w:type="dxa"/>
            <w:tcBorders>
              <w:top w:val="single" w:sz="4" w:space="0" w:color="auto"/>
              <w:left w:val="single" w:sz="4" w:space="0" w:color="auto"/>
              <w:bottom w:val="single" w:sz="4" w:space="0" w:color="auto"/>
              <w:right w:val="single" w:sz="4" w:space="0" w:color="auto"/>
            </w:tcBorders>
            <w:vAlign w:val="center"/>
            <w:hideMark/>
          </w:tcPr>
          <w:p w14:paraId="48B4BB8D" w14:textId="77777777" w:rsidR="002F2315" w:rsidRPr="003E28B0" w:rsidRDefault="002F2315" w:rsidP="001F323E">
            <w:pPr>
              <w:tabs>
                <w:tab w:val="left" w:pos="720"/>
                <w:tab w:val="left" w:leader="dot" w:pos="9360"/>
              </w:tabs>
              <w:jc w:val="center"/>
            </w:pPr>
            <w:r w:rsidRPr="003E28B0">
              <w:t>5%</w:t>
            </w:r>
          </w:p>
        </w:tc>
      </w:tr>
      <w:tr w:rsidR="002F2315" w:rsidRPr="00EC3318" w14:paraId="36ED6940" w14:textId="77777777" w:rsidTr="001F323E">
        <w:trPr>
          <w:cantSplit/>
        </w:trPr>
        <w:tc>
          <w:tcPr>
            <w:tcW w:w="8010" w:type="dxa"/>
            <w:gridSpan w:val="3"/>
            <w:tcBorders>
              <w:top w:val="single" w:sz="4" w:space="0" w:color="auto"/>
              <w:left w:val="single" w:sz="4" w:space="0" w:color="auto"/>
              <w:bottom w:val="single" w:sz="4" w:space="0" w:color="auto"/>
              <w:right w:val="single" w:sz="4" w:space="0" w:color="auto"/>
            </w:tcBorders>
            <w:vAlign w:val="center"/>
            <w:hideMark/>
          </w:tcPr>
          <w:p w14:paraId="0AD8B6E7" w14:textId="77777777" w:rsidR="002F2315" w:rsidRPr="003E28B0" w:rsidRDefault="002F2315" w:rsidP="001F323E">
            <w:pPr>
              <w:tabs>
                <w:tab w:val="left" w:pos="720"/>
                <w:tab w:val="left" w:leader="dot" w:pos="9360"/>
              </w:tabs>
            </w:pPr>
            <w:r w:rsidRPr="003E28B0">
              <w:rPr>
                <w:b/>
              </w:rPr>
              <w:t>Retain the following variable for primary-only plants with a minimum flow bypass valve. Delete otherwise.</w:t>
            </w:r>
          </w:p>
        </w:tc>
      </w:tr>
      <w:tr w:rsidR="002F2315" w:rsidRPr="00EC3318" w14:paraId="7798E6E5" w14:textId="77777777" w:rsidTr="001F323E">
        <w:trPr>
          <w:cantSplit/>
        </w:trPr>
        <w:tc>
          <w:tcPr>
            <w:tcW w:w="2250" w:type="dxa"/>
            <w:tcBorders>
              <w:top w:val="single" w:sz="4" w:space="0" w:color="auto"/>
              <w:left w:val="single" w:sz="4" w:space="0" w:color="auto"/>
              <w:bottom w:val="single" w:sz="4" w:space="0" w:color="auto"/>
              <w:right w:val="single" w:sz="4" w:space="0" w:color="auto"/>
            </w:tcBorders>
            <w:vAlign w:val="center"/>
            <w:hideMark/>
          </w:tcPr>
          <w:p w14:paraId="4CEB91F8" w14:textId="77777777" w:rsidR="002F2315" w:rsidRPr="003E28B0" w:rsidRDefault="002F2315" w:rsidP="001F323E">
            <w:pPr>
              <w:tabs>
                <w:tab w:val="left" w:pos="720"/>
                <w:tab w:val="left" w:leader="dot" w:pos="9360"/>
              </w:tabs>
              <w:jc w:val="center"/>
            </w:pPr>
            <w:r w:rsidRPr="003E28B0">
              <w:t>Ɛ</w:t>
            </w:r>
            <w:r w:rsidRPr="003E28B0">
              <w:rPr>
                <w:vertAlign w:val="subscript"/>
              </w:rPr>
              <w:t>MFBVP</w:t>
            </w:r>
          </w:p>
        </w:tc>
        <w:tc>
          <w:tcPr>
            <w:tcW w:w="4320" w:type="dxa"/>
            <w:tcBorders>
              <w:top w:val="single" w:sz="4" w:space="0" w:color="auto"/>
              <w:left w:val="single" w:sz="4" w:space="0" w:color="auto"/>
              <w:bottom w:val="single" w:sz="4" w:space="0" w:color="auto"/>
              <w:right w:val="single" w:sz="4" w:space="0" w:color="auto"/>
            </w:tcBorders>
            <w:vAlign w:val="center"/>
            <w:hideMark/>
          </w:tcPr>
          <w:p w14:paraId="044BA925" w14:textId="77777777" w:rsidR="002F2315" w:rsidRPr="003E28B0" w:rsidRDefault="002F2315" w:rsidP="001F323E">
            <w:pPr>
              <w:tabs>
                <w:tab w:val="left" w:pos="720"/>
                <w:tab w:val="left" w:leader="dot" w:pos="9360"/>
              </w:tabs>
            </w:pPr>
            <w:r w:rsidRPr="003E28B0">
              <w:t>Minimum flow bypass valve position error threshold</w:t>
            </w:r>
          </w:p>
        </w:tc>
        <w:tc>
          <w:tcPr>
            <w:tcW w:w="1440" w:type="dxa"/>
            <w:tcBorders>
              <w:top w:val="single" w:sz="4" w:space="0" w:color="auto"/>
              <w:left w:val="single" w:sz="4" w:space="0" w:color="auto"/>
              <w:bottom w:val="single" w:sz="4" w:space="0" w:color="auto"/>
              <w:right w:val="single" w:sz="4" w:space="0" w:color="auto"/>
            </w:tcBorders>
            <w:vAlign w:val="center"/>
            <w:hideMark/>
          </w:tcPr>
          <w:p w14:paraId="65A49FF2" w14:textId="77777777" w:rsidR="002F2315" w:rsidRPr="003E28B0" w:rsidRDefault="002F2315" w:rsidP="001F323E">
            <w:pPr>
              <w:tabs>
                <w:tab w:val="left" w:pos="720"/>
                <w:tab w:val="left" w:leader="dot" w:pos="9360"/>
              </w:tabs>
              <w:jc w:val="center"/>
            </w:pPr>
            <w:r w:rsidRPr="003E28B0">
              <w:t>5%</w:t>
            </w:r>
          </w:p>
        </w:tc>
      </w:tr>
      <w:tr w:rsidR="002F2315" w:rsidRPr="00EC3318" w14:paraId="62586C71" w14:textId="77777777" w:rsidTr="001F323E">
        <w:trPr>
          <w:cantSplit/>
        </w:trPr>
        <w:tc>
          <w:tcPr>
            <w:tcW w:w="8010" w:type="dxa"/>
            <w:gridSpan w:val="3"/>
            <w:tcBorders>
              <w:top w:val="single" w:sz="4" w:space="0" w:color="auto"/>
              <w:left w:val="single" w:sz="4" w:space="0" w:color="auto"/>
              <w:bottom w:val="single" w:sz="4" w:space="0" w:color="auto"/>
              <w:right w:val="single" w:sz="4" w:space="0" w:color="auto"/>
            </w:tcBorders>
            <w:vAlign w:val="center"/>
            <w:hideMark/>
          </w:tcPr>
          <w:p w14:paraId="3FDED32E" w14:textId="77777777" w:rsidR="002F2315" w:rsidRPr="003E28B0" w:rsidRDefault="002F2315" w:rsidP="001F323E">
            <w:pPr>
              <w:tabs>
                <w:tab w:val="left" w:pos="720"/>
                <w:tab w:val="left" w:leader="dot" w:pos="9360"/>
              </w:tabs>
            </w:pPr>
            <w:r w:rsidRPr="003E28B0">
              <w:rPr>
                <w:b/>
              </w:rPr>
              <w:t>Retain the following variable for plants where system gauge pressure is monitored. Delete otherwise.</w:t>
            </w:r>
          </w:p>
        </w:tc>
      </w:tr>
      <w:tr w:rsidR="002F2315" w:rsidRPr="00EC3318" w14:paraId="0D4B37B5" w14:textId="77777777" w:rsidTr="001F323E">
        <w:trPr>
          <w:cantSplit/>
        </w:trPr>
        <w:tc>
          <w:tcPr>
            <w:tcW w:w="2250" w:type="dxa"/>
            <w:tcBorders>
              <w:top w:val="single" w:sz="4" w:space="0" w:color="auto"/>
              <w:left w:val="single" w:sz="4" w:space="0" w:color="auto"/>
              <w:bottom w:val="single" w:sz="4" w:space="0" w:color="auto"/>
              <w:right w:val="single" w:sz="4" w:space="0" w:color="auto"/>
            </w:tcBorders>
            <w:vAlign w:val="center"/>
            <w:hideMark/>
          </w:tcPr>
          <w:p w14:paraId="754517FE" w14:textId="77777777" w:rsidR="002F2315" w:rsidRPr="003E28B0" w:rsidRDefault="002F2315" w:rsidP="001F323E">
            <w:pPr>
              <w:tabs>
                <w:tab w:val="left" w:pos="720"/>
                <w:tab w:val="left" w:leader="dot" w:pos="9360"/>
              </w:tabs>
              <w:jc w:val="center"/>
            </w:pPr>
            <w:proofErr w:type="spellStart"/>
            <w:r w:rsidRPr="003E28B0">
              <w:t>ETPreChargePress</w:t>
            </w:r>
            <w:proofErr w:type="spellEnd"/>
          </w:p>
        </w:tc>
        <w:tc>
          <w:tcPr>
            <w:tcW w:w="4320" w:type="dxa"/>
            <w:tcBorders>
              <w:top w:val="single" w:sz="4" w:space="0" w:color="auto"/>
              <w:left w:val="single" w:sz="4" w:space="0" w:color="auto"/>
              <w:bottom w:val="single" w:sz="4" w:space="0" w:color="auto"/>
              <w:right w:val="single" w:sz="4" w:space="0" w:color="auto"/>
            </w:tcBorders>
            <w:vAlign w:val="center"/>
            <w:hideMark/>
          </w:tcPr>
          <w:p w14:paraId="76B66F85" w14:textId="77777777" w:rsidR="002F2315" w:rsidRPr="003E28B0" w:rsidRDefault="002F2315" w:rsidP="001F323E">
            <w:pPr>
              <w:tabs>
                <w:tab w:val="left" w:pos="720"/>
                <w:tab w:val="left" w:leader="dot" w:pos="9360"/>
              </w:tabs>
            </w:pPr>
            <w:r w:rsidRPr="003E28B0">
              <w:t>Hot water system expansion tank pre-charge pressure</w:t>
            </w:r>
          </w:p>
        </w:tc>
        <w:tc>
          <w:tcPr>
            <w:tcW w:w="1440" w:type="dxa"/>
            <w:tcBorders>
              <w:top w:val="single" w:sz="4" w:space="0" w:color="auto"/>
              <w:left w:val="single" w:sz="4" w:space="0" w:color="auto"/>
              <w:bottom w:val="single" w:sz="4" w:space="0" w:color="auto"/>
              <w:right w:val="single" w:sz="4" w:space="0" w:color="auto"/>
            </w:tcBorders>
            <w:vAlign w:val="center"/>
            <w:hideMark/>
          </w:tcPr>
          <w:p w14:paraId="4FE13215" w14:textId="78F57095" w:rsidR="002F2315" w:rsidRPr="003E28B0" w:rsidRDefault="002F2315" w:rsidP="001F323E">
            <w:pPr>
              <w:tabs>
                <w:tab w:val="left" w:pos="720"/>
                <w:tab w:val="left" w:leader="dot" w:pos="9360"/>
              </w:tabs>
              <w:jc w:val="center"/>
            </w:pPr>
            <w:r w:rsidRPr="003E28B0">
              <w:t>See mechanical schedule (</w:t>
            </w:r>
            <w:ins w:id="9775" w:author="Titus Ellison" w:date="2022-10-24T08:39:00Z">
              <w:r w:rsidR="001F7E91" w:rsidRPr="001F7E91">
                <w:rPr>
                  <w:rStyle w:val="Toggle"/>
                  <w:rPrChange w:id="9776" w:author="Titus Ellison" w:date="2022-10-24T08:39:00Z">
                    <w:rPr/>
                  </w:rPrChange>
                </w:rPr>
                <w:t>[UNITS [kPa] [</w:t>
              </w:r>
            </w:ins>
            <w:proofErr w:type="spellStart"/>
            <w:r w:rsidRPr="001F7E91">
              <w:rPr>
                <w:rStyle w:val="Toggle"/>
                <w:rPrChange w:id="9777" w:author="Titus Ellison" w:date="2022-10-24T08:39:00Z">
                  <w:rPr/>
                </w:rPrChange>
              </w:rPr>
              <w:t>psig</w:t>
            </w:r>
            <w:proofErr w:type="spellEnd"/>
            <w:ins w:id="9778" w:author="Titus Ellison" w:date="2022-10-24T08:39:00Z">
              <w:r w:rsidR="001F7E91" w:rsidRPr="001F7E91">
                <w:rPr>
                  <w:rStyle w:val="Toggle"/>
                  <w:rPrChange w:id="9779" w:author="Titus Ellison" w:date="2022-10-24T08:39:00Z">
                    <w:rPr/>
                  </w:rPrChange>
                </w:rPr>
                <w:t>]]</w:t>
              </w:r>
            </w:ins>
            <w:r w:rsidRPr="003E28B0">
              <w:t>)</w:t>
            </w:r>
          </w:p>
        </w:tc>
      </w:tr>
      <w:tr w:rsidR="002F2315" w:rsidRPr="00EC3318" w14:paraId="4EC049C6" w14:textId="77777777" w:rsidTr="001F323E">
        <w:trPr>
          <w:cantSplit/>
        </w:trPr>
        <w:tc>
          <w:tcPr>
            <w:tcW w:w="2250" w:type="dxa"/>
            <w:tcBorders>
              <w:top w:val="single" w:sz="4" w:space="0" w:color="auto"/>
              <w:left w:val="single" w:sz="4" w:space="0" w:color="auto"/>
              <w:bottom w:val="single" w:sz="4" w:space="0" w:color="auto"/>
              <w:right w:val="single" w:sz="4" w:space="0" w:color="auto"/>
            </w:tcBorders>
            <w:vAlign w:val="center"/>
            <w:hideMark/>
          </w:tcPr>
          <w:p w14:paraId="19A4D9B2" w14:textId="77777777" w:rsidR="002F2315" w:rsidRPr="003E28B0" w:rsidRDefault="002F2315" w:rsidP="001F323E">
            <w:pPr>
              <w:tabs>
                <w:tab w:val="left" w:pos="720"/>
                <w:tab w:val="left" w:leader="dot" w:pos="9360"/>
              </w:tabs>
              <w:jc w:val="center"/>
            </w:pPr>
            <w:proofErr w:type="spellStart"/>
            <w:r w:rsidRPr="003E28B0">
              <w:t>CondTemp</w:t>
            </w:r>
            <w:proofErr w:type="spellEnd"/>
          </w:p>
        </w:tc>
        <w:tc>
          <w:tcPr>
            <w:tcW w:w="4320" w:type="dxa"/>
            <w:tcBorders>
              <w:top w:val="single" w:sz="4" w:space="0" w:color="auto"/>
              <w:left w:val="single" w:sz="4" w:space="0" w:color="auto"/>
              <w:bottom w:val="single" w:sz="4" w:space="0" w:color="auto"/>
              <w:right w:val="single" w:sz="4" w:space="0" w:color="auto"/>
            </w:tcBorders>
            <w:vAlign w:val="center"/>
            <w:hideMark/>
          </w:tcPr>
          <w:p w14:paraId="64404B51" w14:textId="77777777" w:rsidR="002F2315" w:rsidRPr="003E28B0" w:rsidRDefault="002F2315" w:rsidP="001F323E">
            <w:pPr>
              <w:tabs>
                <w:tab w:val="left" w:pos="720"/>
                <w:tab w:val="left" w:leader="dot" w:pos="9360"/>
              </w:tabs>
            </w:pPr>
            <w:r w:rsidRPr="003E28B0">
              <w:t>Boiler condensing temperature threshold</w:t>
            </w:r>
          </w:p>
        </w:tc>
        <w:tc>
          <w:tcPr>
            <w:tcW w:w="1440" w:type="dxa"/>
            <w:tcBorders>
              <w:top w:val="single" w:sz="4" w:space="0" w:color="auto"/>
              <w:left w:val="single" w:sz="4" w:space="0" w:color="auto"/>
              <w:bottom w:val="single" w:sz="4" w:space="0" w:color="auto"/>
              <w:right w:val="single" w:sz="4" w:space="0" w:color="auto"/>
            </w:tcBorders>
            <w:vAlign w:val="center"/>
            <w:hideMark/>
          </w:tcPr>
          <w:p w14:paraId="11965179" w14:textId="7E4A7B59" w:rsidR="002F2315" w:rsidRPr="008B1E10" w:rsidRDefault="001F7E91" w:rsidP="001F323E">
            <w:pPr>
              <w:tabs>
                <w:tab w:val="left" w:pos="720"/>
                <w:tab w:val="left" w:leader="dot" w:pos="9360"/>
              </w:tabs>
              <w:jc w:val="center"/>
              <w:rPr>
                <w:rStyle w:val="Toggle"/>
                <w:rPrChange w:id="9780" w:author="Titus Ellison" w:date="2022-10-24T08:40:00Z">
                  <w:rPr/>
                </w:rPrChange>
              </w:rPr>
            </w:pPr>
            <w:ins w:id="9781" w:author="Titus Ellison" w:date="2022-10-24T08:39:00Z">
              <w:r w:rsidRPr="008B1E10">
                <w:rPr>
                  <w:rStyle w:val="Toggle"/>
                  <w:rPrChange w:id="9782" w:author="Titus Ellison" w:date="2022-10-24T08:40:00Z">
                    <w:rPr/>
                  </w:rPrChange>
                </w:rPr>
                <w:t>[UNI</w:t>
              </w:r>
            </w:ins>
            <w:ins w:id="9783" w:author="Titus Ellison" w:date="2022-10-24T08:40:00Z">
              <w:r w:rsidRPr="008B1E10">
                <w:rPr>
                  <w:rStyle w:val="Toggle"/>
                  <w:rPrChange w:id="9784" w:author="Titus Ellison" w:date="2022-10-24T08:40:00Z">
                    <w:rPr/>
                  </w:rPrChange>
                </w:rPr>
                <w:t>TS [</w:t>
              </w:r>
              <w:r w:rsidR="008B1E10" w:rsidRPr="008B1E10">
                <w:rPr>
                  <w:rStyle w:val="Toggle"/>
                  <w:rPrChange w:id="9785" w:author="Titus Ellison" w:date="2022-10-24T08:40:00Z">
                    <w:rPr/>
                  </w:rPrChange>
                </w:rPr>
                <w:t>57°C] [</w:t>
              </w:r>
            </w:ins>
            <w:r w:rsidR="002F2315" w:rsidRPr="008B1E10">
              <w:rPr>
                <w:rStyle w:val="Toggle"/>
                <w:rPrChange w:id="9786" w:author="Titus Ellison" w:date="2022-10-24T08:40:00Z">
                  <w:rPr/>
                </w:rPrChange>
              </w:rPr>
              <w:t>135°F</w:t>
            </w:r>
            <w:ins w:id="9787" w:author="Titus Ellison" w:date="2022-10-24T08:40:00Z">
              <w:r w:rsidR="008B1E10" w:rsidRPr="008B1E10">
                <w:rPr>
                  <w:rStyle w:val="Toggle"/>
                  <w:rPrChange w:id="9788" w:author="Titus Ellison" w:date="2022-10-24T08:40:00Z">
                    <w:rPr/>
                  </w:rPrChange>
                </w:rPr>
                <w:t>]]</w:t>
              </w:r>
            </w:ins>
          </w:p>
        </w:tc>
      </w:tr>
      <w:tr w:rsidR="002F2315" w:rsidRPr="00EC3318" w14:paraId="3CF7A67B" w14:textId="77777777" w:rsidTr="001F323E">
        <w:trPr>
          <w:cantSplit/>
        </w:trPr>
        <w:tc>
          <w:tcPr>
            <w:tcW w:w="2250" w:type="dxa"/>
            <w:tcBorders>
              <w:top w:val="single" w:sz="4" w:space="0" w:color="auto"/>
              <w:left w:val="single" w:sz="4" w:space="0" w:color="auto"/>
              <w:bottom w:val="single" w:sz="4" w:space="0" w:color="auto"/>
              <w:right w:val="single" w:sz="4" w:space="0" w:color="auto"/>
            </w:tcBorders>
            <w:vAlign w:val="center"/>
            <w:hideMark/>
          </w:tcPr>
          <w:p w14:paraId="41DB2153" w14:textId="77777777" w:rsidR="002F2315" w:rsidRPr="003E28B0" w:rsidRDefault="002F2315" w:rsidP="001F323E">
            <w:pPr>
              <w:tabs>
                <w:tab w:val="left" w:pos="720"/>
                <w:tab w:val="left" w:leader="dot" w:pos="9360"/>
              </w:tabs>
              <w:jc w:val="center"/>
            </w:pPr>
            <w:proofErr w:type="spellStart"/>
            <w:r w:rsidRPr="003E28B0">
              <w:t>BStarts</w:t>
            </w:r>
            <w:r w:rsidRPr="003E28B0">
              <w:rPr>
                <w:vertAlign w:val="subscript"/>
              </w:rPr>
              <w:t>MAX</w:t>
            </w:r>
            <w:proofErr w:type="spellEnd"/>
          </w:p>
        </w:tc>
        <w:tc>
          <w:tcPr>
            <w:tcW w:w="4320" w:type="dxa"/>
            <w:tcBorders>
              <w:top w:val="single" w:sz="4" w:space="0" w:color="auto"/>
              <w:left w:val="single" w:sz="4" w:space="0" w:color="auto"/>
              <w:bottom w:val="single" w:sz="4" w:space="0" w:color="auto"/>
              <w:right w:val="single" w:sz="4" w:space="0" w:color="auto"/>
            </w:tcBorders>
            <w:vAlign w:val="center"/>
            <w:hideMark/>
          </w:tcPr>
          <w:p w14:paraId="0E9A3251" w14:textId="77777777" w:rsidR="002F2315" w:rsidRPr="003E28B0" w:rsidRDefault="002F2315" w:rsidP="001F323E">
            <w:pPr>
              <w:tabs>
                <w:tab w:val="left" w:pos="720"/>
                <w:tab w:val="left" w:leader="dot" w:pos="9360"/>
              </w:tabs>
            </w:pPr>
            <w:r w:rsidRPr="003E28B0">
              <w:t xml:space="preserve">Maximum number of </w:t>
            </w:r>
            <w:proofErr w:type="gramStart"/>
            <w:r w:rsidRPr="003E28B0">
              <w:t>boiler</w:t>
            </w:r>
            <w:proofErr w:type="gramEnd"/>
            <w:r w:rsidRPr="003E28B0">
              <w:t xml:space="preserve"> starts during the previous 60 minutes (moving window)</w:t>
            </w:r>
          </w:p>
        </w:tc>
        <w:tc>
          <w:tcPr>
            <w:tcW w:w="1440" w:type="dxa"/>
            <w:tcBorders>
              <w:top w:val="single" w:sz="4" w:space="0" w:color="auto"/>
              <w:left w:val="single" w:sz="4" w:space="0" w:color="auto"/>
              <w:bottom w:val="single" w:sz="4" w:space="0" w:color="auto"/>
              <w:right w:val="single" w:sz="4" w:space="0" w:color="auto"/>
            </w:tcBorders>
            <w:vAlign w:val="center"/>
            <w:hideMark/>
          </w:tcPr>
          <w:p w14:paraId="4C88F3A4" w14:textId="77777777" w:rsidR="002F2315" w:rsidRPr="003E28B0" w:rsidRDefault="002F2315" w:rsidP="001F323E">
            <w:pPr>
              <w:tabs>
                <w:tab w:val="left" w:pos="720"/>
                <w:tab w:val="left" w:leader="dot" w:pos="9360"/>
              </w:tabs>
              <w:jc w:val="center"/>
            </w:pPr>
            <w:r w:rsidRPr="003E28B0">
              <w:t>2</w:t>
            </w:r>
          </w:p>
        </w:tc>
      </w:tr>
      <w:tr w:rsidR="002F2315" w:rsidRPr="00EC3318" w14:paraId="0A292C6C" w14:textId="77777777" w:rsidTr="001F323E">
        <w:trPr>
          <w:cantSplit/>
        </w:trPr>
        <w:tc>
          <w:tcPr>
            <w:tcW w:w="2250" w:type="dxa"/>
            <w:tcBorders>
              <w:top w:val="single" w:sz="4" w:space="0" w:color="auto"/>
              <w:left w:val="single" w:sz="4" w:space="0" w:color="auto"/>
              <w:bottom w:val="single" w:sz="4" w:space="0" w:color="auto"/>
              <w:right w:val="single" w:sz="4" w:space="0" w:color="auto"/>
            </w:tcBorders>
            <w:vAlign w:val="center"/>
            <w:hideMark/>
          </w:tcPr>
          <w:p w14:paraId="03BA969A" w14:textId="77777777" w:rsidR="002F2315" w:rsidRPr="003E28B0" w:rsidRDefault="002F2315" w:rsidP="001F323E">
            <w:pPr>
              <w:tabs>
                <w:tab w:val="left" w:pos="720"/>
                <w:tab w:val="left" w:leader="dot" w:pos="9360"/>
              </w:tabs>
              <w:jc w:val="center"/>
            </w:pPr>
            <w:r w:rsidRPr="003E28B0">
              <w:sym w:font="Symbol" w:char="F044"/>
            </w:r>
            <w:r w:rsidRPr="003E28B0">
              <w:t>OS</w:t>
            </w:r>
            <w:r w:rsidRPr="003E28B0">
              <w:rPr>
                <w:vertAlign w:val="subscript"/>
              </w:rPr>
              <w:t>MAX</w:t>
            </w:r>
          </w:p>
        </w:tc>
        <w:tc>
          <w:tcPr>
            <w:tcW w:w="4320" w:type="dxa"/>
            <w:tcBorders>
              <w:top w:val="single" w:sz="4" w:space="0" w:color="auto"/>
              <w:left w:val="single" w:sz="4" w:space="0" w:color="auto"/>
              <w:bottom w:val="single" w:sz="4" w:space="0" w:color="auto"/>
              <w:right w:val="single" w:sz="4" w:space="0" w:color="auto"/>
            </w:tcBorders>
            <w:vAlign w:val="center"/>
            <w:hideMark/>
          </w:tcPr>
          <w:p w14:paraId="28304439" w14:textId="77777777" w:rsidR="002F2315" w:rsidRPr="003E28B0" w:rsidRDefault="002F2315" w:rsidP="001F323E">
            <w:pPr>
              <w:tabs>
                <w:tab w:val="left" w:pos="720"/>
                <w:tab w:val="left" w:leader="dot" w:pos="9360"/>
              </w:tabs>
            </w:pPr>
            <w:r w:rsidRPr="003E28B0">
              <w:t>Maximum number of changes in Operating State during the previous 60 minutes (moving window)</w:t>
            </w:r>
          </w:p>
        </w:tc>
        <w:tc>
          <w:tcPr>
            <w:tcW w:w="1440" w:type="dxa"/>
            <w:tcBorders>
              <w:top w:val="single" w:sz="4" w:space="0" w:color="auto"/>
              <w:left w:val="single" w:sz="4" w:space="0" w:color="auto"/>
              <w:bottom w:val="single" w:sz="4" w:space="0" w:color="auto"/>
              <w:right w:val="single" w:sz="4" w:space="0" w:color="auto"/>
            </w:tcBorders>
            <w:vAlign w:val="center"/>
            <w:hideMark/>
          </w:tcPr>
          <w:p w14:paraId="5EB613F9" w14:textId="77777777" w:rsidR="002F2315" w:rsidRPr="003E28B0" w:rsidRDefault="002F2315" w:rsidP="001F323E">
            <w:pPr>
              <w:tabs>
                <w:tab w:val="left" w:pos="720"/>
                <w:tab w:val="left" w:leader="dot" w:pos="9360"/>
              </w:tabs>
              <w:jc w:val="center"/>
            </w:pPr>
            <w:r w:rsidRPr="003E28B0">
              <w:t>2</w:t>
            </w:r>
          </w:p>
        </w:tc>
      </w:tr>
      <w:tr w:rsidR="002F2315" w:rsidRPr="00EC3318" w14:paraId="40C18D79" w14:textId="77777777" w:rsidTr="001F323E">
        <w:trPr>
          <w:cantSplit/>
        </w:trPr>
        <w:tc>
          <w:tcPr>
            <w:tcW w:w="2250" w:type="dxa"/>
            <w:tcBorders>
              <w:top w:val="single" w:sz="4" w:space="0" w:color="auto"/>
              <w:left w:val="single" w:sz="4" w:space="0" w:color="auto"/>
              <w:bottom w:val="single" w:sz="4" w:space="0" w:color="auto"/>
              <w:right w:val="single" w:sz="4" w:space="0" w:color="auto"/>
            </w:tcBorders>
            <w:vAlign w:val="center"/>
            <w:hideMark/>
          </w:tcPr>
          <w:p w14:paraId="6899F377" w14:textId="77777777" w:rsidR="002F2315" w:rsidRPr="003E28B0" w:rsidRDefault="002F2315" w:rsidP="001F323E">
            <w:pPr>
              <w:tabs>
                <w:tab w:val="left" w:pos="720"/>
                <w:tab w:val="left" w:leader="dot" w:pos="9360"/>
              </w:tabs>
              <w:jc w:val="center"/>
            </w:pPr>
            <w:r w:rsidRPr="003E28B0">
              <w:sym w:font="Symbol" w:char="F044"/>
            </w:r>
            <w:proofErr w:type="spellStart"/>
            <w:r w:rsidRPr="003E28B0">
              <w:t>Stage</w:t>
            </w:r>
            <w:r w:rsidRPr="003E28B0">
              <w:rPr>
                <w:vertAlign w:val="subscript"/>
              </w:rPr>
              <w:t>MAX</w:t>
            </w:r>
            <w:proofErr w:type="spellEnd"/>
          </w:p>
        </w:tc>
        <w:tc>
          <w:tcPr>
            <w:tcW w:w="4320" w:type="dxa"/>
            <w:tcBorders>
              <w:top w:val="single" w:sz="4" w:space="0" w:color="auto"/>
              <w:left w:val="single" w:sz="4" w:space="0" w:color="auto"/>
              <w:bottom w:val="single" w:sz="4" w:space="0" w:color="auto"/>
              <w:right w:val="single" w:sz="4" w:space="0" w:color="auto"/>
            </w:tcBorders>
            <w:vAlign w:val="center"/>
            <w:hideMark/>
          </w:tcPr>
          <w:p w14:paraId="751DF9F6" w14:textId="77777777" w:rsidR="002F2315" w:rsidRPr="003E28B0" w:rsidRDefault="002F2315" w:rsidP="001F323E">
            <w:pPr>
              <w:tabs>
                <w:tab w:val="left" w:pos="720"/>
                <w:tab w:val="left" w:leader="dot" w:pos="9360"/>
              </w:tabs>
            </w:pPr>
            <w:r w:rsidRPr="003E28B0">
              <w:t>Maximum number of hot water plant stage changes during the previous 60 minutes (moving window)</w:t>
            </w:r>
          </w:p>
        </w:tc>
        <w:tc>
          <w:tcPr>
            <w:tcW w:w="1440" w:type="dxa"/>
            <w:tcBorders>
              <w:top w:val="single" w:sz="4" w:space="0" w:color="auto"/>
              <w:left w:val="single" w:sz="4" w:space="0" w:color="auto"/>
              <w:bottom w:val="single" w:sz="4" w:space="0" w:color="auto"/>
              <w:right w:val="single" w:sz="4" w:space="0" w:color="auto"/>
            </w:tcBorders>
            <w:vAlign w:val="center"/>
            <w:hideMark/>
          </w:tcPr>
          <w:p w14:paraId="1A0B5B7D" w14:textId="77777777" w:rsidR="002F2315" w:rsidRPr="003E28B0" w:rsidRDefault="002F2315" w:rsidP="001F323E">
            <w:pPr>
              <w:tabs>
                <w:tab w:val="left" w:pos="720"/>
                <w:tab w:val="left" w:leader="dot" w:pos="9360"/>
              </w:tabs>
              <w:jc w:val="center"/>
            </w:pPr>
            <w:r w:rsidRPr="003E28B0">
              <w:t>2</w:t>
            </w:r>
          </w:p>
        </w:tc>
      </w:tr>
      <w:tr w:rsidR="002F2315" w:rsidRPr="00EC3318" w14:paraId="308166C6" w14:textId="77777777" w:rsidTr="001F323E">
        <w:trPr>
          <w:cantSplit/>
          <w:trHeight w:val="237"/>
        </w:trPr>
        <w:tc>
          <w:tcPr>
            <w:tcW w:w="2250" w:type="dxa"/>
            <w:tcBorders>
              <w:top w:val="single" w:sz="4" w:space="0" w:color="auto"/>
              <w:left w:val="single" w:sz="4" w:space="0" w:color="auto"/>
              <w:bottom w:val="single" w:sz="4" w:space="0" w:color="auto"/>
              <w:right w:val="single" w:sz="4" w:space="0" w:color="auto"/>
            </w:tcBorders>
            <w:vAlign w:val="center"/>
            <w:hideMark/>
          </w:tcPr>
          <w:p w14:paraId="5C5D243C" w14:textId="77777777" w:rsidR="002F2315" w:rsidRPr="003E28B0" w:rsidRDefault="002F2315" w:rsidP="001F323E">
            <w:pPr>
              <w:tabs>
                <w:tab w:val="left" w:pos="720"/>
                <w:tab w:val="left" w:leader="dot" w:pos="9360"/>
              </w:tabs>
              <w:jc w:val="center"/>
            </w:pPr>
            <w:proofErr w:type="spellStart"/>
            <w:r w:rsidRPr="003E28B0">
              <w:t>StageDelay</w:t>
            </w:r>
            <w:proofErr w:type="spellEnd"/>
          </w:p>
        </w:tc>
        <w:tc>
          <w:tcPr>
            <w:tcW w:w="4320" w:type="dxa"/>
            <w:tcBorders>
              <w:top w:val="single" w:sz="4" w:space="0" w:color="auto"/>
              <w:left w:val="single" w:sz="4" w:space="0" w:color="auto"/>
              <w:bottom w:val="single" w:sz="4" w:space="0" w:color="auto"/>
              <w:right w:val="single" w:sz="4" w:space="0" w:color="auto"/>
            </w:tcBorders>
            <w:vAlign w:val="center"/>
            <w:hideMark/>
          </w:tcPr>
          <w:p w14:paraId="7C44045C" w14:textId="77777777" w:rsidR="002F2315" w:rsidRPr="003E28B0" w:rsidRDefault="002F2315" w:rsidP="001F323E">
            <w:pPr>
              <w:tabs>
                <w:tab w:val="left" w:pos="720"/>
                <w:tab w:val="left" w:leader="dot" w:pos="9360"/>
              </w:tabs>
            </w:pPr>
            <w:r w:rsidRPr="003E28B0">
              <w:t>Time in minutes to suspend Fault Condition evaluation after a change in stage</w:t>
            </w:r>
          </w:p>
        </w:tc>
        <w:tc>
          <w:tcPr>
            <w:tcW w:w="1440" w:type="dxa"/>
            <w:tcBorders>
              <w:top w:val="single" w:sz="4" w:space="0" w:color="auto"/>
              <w:left w:val="single" w:sz="4" w:space="0" w:color="auto"/>
              <w:bottom w:val="single" w:sz="4" w:space="0" w:color="auto"/>
              <w:right w:val="single" w:sz="4" w:space="0" w:color="auto"/>
            </w:tcBorders>
            <w:vAlign w:val="center"/>
            <w:hideMark/>
          </w:tcPr>
          <w:p w14:paraId="58683335" w14:textId="77777777" w:rsidR="002F2315" w:rsidRPr="003E28B0" w:rsidRDefault="002F2315" w:rsidP="001F323E">
            <w:pPr>
              <w:tabs>
                <w:tab w:val="left" w:pos="720"/>
                <w:tab w:val="left" w:leader="dot" w:pos="9360"/>
              </w:tabs>
              <w:jc w:val="center"/>
            </w:pPr>
            <w:r w:rsidRPr="003E28B0">
              <w:t>30</w:t>
            </w:r>
          </w:p>
        </w:tc>
      </w:tr>
      <w:tr w:rsidR="002F2315" w:rsidRPr="00EC3318" w14:paraId="765B0E01" w14:textId="77777777" w:rsidTr="001F323E">
        <w:trPr>
          <w:cantSplit/>
        </w:trPr>
        <w:tc>
          <w:tcPr>
            <w:tcW w:w="2250" w:type="dxa"/>
            <w:tcBorders>
              <w:top w:val="single" w:sz="4" w:space="0" w:color="auto"/>
              <w:left w:val="single" w:sz="4" w:space="0" w:color="auto"/>
              <w:bottom w:val="single" w:sz="4" w:space="0" w:color="auto"/>
              <w:right w:val="single" w:sz="4" w:space="0" w:color="auto"/>
            </w:tcBorders>
            <w:vAlign w:val="center"/>
            <w:hideMark/>
          </w:tcPr>
          <w:p w14:paraId="6F5090B2" w14:textId="77777777" w:rsidR="002F2315" w:rsidRPr="003E28B0" w:rsidRDefault="002F2315" w:rsidP="001F323E">
            <w:pPr>
              <w:tabs>
                <w:tab w:val="left" w:pos="720"/>
                <w:tab w:val="left" w:leader="dot" w:pos="9360"/>
              </w:tabs>
              <w:jc w:val="center"/>
            </w:pPr>
            <w:proofErr w:type="spellStart"/>
            <w:r w:rsidRPr="003E28B0">
              <w:lastRenderedPageBreak/>
              <w:t>AlarmDelay</w:t>
            </w:r>
            <w:proofErr w:type="spellEnd"/>
          </w:p>
        </w:tc>
        <w:tc>
          <w:tcPr>
            <w:tcW w:w="4320" w:type="dxa"/>
            <w:tcBorders>
              <w:top w:val="single" w:sz="4" w:space="0" w:color="auto"/>
              <w:left w:val="single" w:sz="4" w:space="0" w:color="auto"/>
              <w:bottom w:val="single" w:sz="4" w:space="0" w:color="auto"/>
              <w:right w:val="single" w:sz="4" w:space="0" w:color="auto"/>
            </w:tcBorders>
            <w:vAlign w:val="center"/>
            <w:hideMark/>
          </w:tcPr>
          <w:p w14:paraId="00CBE38B" w14:textId="77777777" w:rsidR="002F2315" w:rsidRPr="003E28B0" w:rsidRDefault="002F2315" w:rsidP="001F323E">
            <w:pPr>
              <w:tabs>
                <w:tab w:val="left" w:pos="720"/>
                <w:tab w:val="left" w:leader="dot" w:pos="9360"/>
              </w:tabs>
            </w:pPr>
            <w:r w:rsidRPr="003E28B0">
              <w:t>Time in minutes that a Fault Condition must persist before triggering an alarm</w:t>
            </w:r>
          </w:p>
        </w:tc>
        <w:tc>
          <w:tcPr>
            <w:tcW w:w="1440" w:type="dxa"/>
            <w:tcBorders>
              <w:top w:val="single" w:sz="4" w:space="0" w:color="auto"/>
              <w:left w:val="single" w:sz="4" w:space="0" w:color="auto"/>
              <w:bottom w:val="single" w:sz="4" w:space="0" w:color="auto"/>
              <w:right w:val="single" w:sz="4" w:space="0" w:color="auto"/>
            </w:tcBorders>
            <w:vAlign w:val="center"/>
            <w:hideMark/>
          </w:tcPr>
          <w:p w14:paraId="28E50E1C" w14:textId="77777777" w:rsidR="002F2315" w:rsidRPr="003E28B0" w:rsidRDefault="002F2315" w:rsidP="001F323E">
            <w:pPr>
              <w:tabs>
                <w:tab w:val="left" w:pos="720"/>
                <w:tab w:val="left" w:leader="dot" w:pos="9360"/>
              </w:tabs>
              <w:jc w:val="center"/>
            </w:pPr>
            <w:r w:rsidRPr="003E28B0">
              <w:t>30</w:t>
            </w:r>
          </w:p>
        </w:tc>
      </w:tr>
      <w:tr w:rsidR="002F2315" w:rsidRPr="00EC3318" w14:paraId="6B355EBC" w14:textId="77777777" w:rsidTr="001F323E">
        <w:trPr>
          <w:cantSplit/>
        </w:trPr>
        <w:tc>
          <w:tcPr>
            <w:tcW w:w="2250" w:type="dxa"/>
            <w:tcBorders>
              <w:top w:val="single" w:sz="4" w:space="0" w:color="auto"/>
              <w:left w:val="single" w:sz="4" w:space="0" w:color="auto"/>
              <w:bottom w:val="single" w:sz="4" w:space="0" w:color="auto"/>
              <w:right w:val="single" w:sz="4" w:space="0" w:color="auto"/>
            </w:tcBorders>
            <w:vAlign w:val="center"/>
            <w:hideMark/>
          </w:tcPr>
          <w:p w14:paraId="1E352CCC" w14:textId="77777777" w:rsidR="002F2315" w:rsidRPr="003E28B0" w:rsidRDefault="002F2315" w:rsidP="001F323E">
            <w:pPr>
              <w:tabs>
                <w:tab w:val="left" w:pos="720"/>
                <w:tab w:val="left" w:leader="dot" w:pos="9360"/>
              </w:tabs>
              <w:jc w:val="center"/>
            </w:pPr>
            <w:proofErr w:type="spellStart"/>
            <w:r w:rsidRPr="003E28B0">
              <w:t>TestModeDelay</w:t>
            </w:r>
            <w:proofErr w:type="spellEnd"/>
          </w:p>
        </w:tc>
        <w:tc>
          <w:tcPr>
            <w:tcW w:w="4320" w:type="dxa"/>
            <w:tcBorders>
              <w:top w:val="single" w:sz="4" w:space="0" w:color="auto"/>
              <w:left w:val="single" w:sz="4" w:space="0" w:color="auto"/>
              <w:bottom w:val="single" w:sz="4" w:space="0" w:color="auto"/>
              <w:right w:val="single" w:sz="4" w:space="0" w:color="auto"/>
            </w:tcBorders>
            <w:vAlign w:val="center"/>
            <w:hideMark/>
          </w:tcPr>
          <w:p w14:paraId="790443AE" w14:textId="77777777" w:rsidR="002F2315" w:rsidRPr="003E28B0" w:rsidRDefault="002F2315" w:rsidP="001F323E">
            <w:pPr>
              <w:tabs>
                <w:tab w:val="left" w:pos="720"/>
                <w:tab w:val="left" w:leader="dot" w:pos="9360"/>
              </w:tabs>
            </w:pPr>
            <w:r w:rsidRPr="003E28B0">
              <w:t>Time in minutes that Test Mode is enabled</w:t>
            </w:r>
          </w:p>
        </w:tc>
        <w:tc>
          <w:tcPr>
            <w:tcW w:w="1440" w:type="dxa"/>
            <w:tcBorders>
              <w:top w:val="single" w:sz="4" w:space="0" w:color="auto"/>
              <w:left w:val="single" w:sz="4" w:space="0" w:color="auto"/>
              <w:bottom w:val="single" w:sz="4" w:space="0" w:color="auto"/>
              <w:right w:val="single" w:sz="4" w:space="0" w:color="auto"/>
            </w:tcBorders>
            <w:vAlign w:val="center"/>
            <w:hideMark/>
          </w:tcPr>
          <w:p w14:paraId="33A5658B" w14:textId="77777777" w:rsidR="002F2315" w:rsidRPr="003E28B0" w:rsidRDefault="002F2315" w:rsidP="001F323E">
            <w:pPr>
              <w:tabs>
                <w:tab w:val="left" w:pos="720"/>
                <w:tab w:val="left" w:leader="dot" w:pos="9360"/>
              </w:tabs>
              <w:jc w:val="center"/>
            </w:pPr>
            <w:r w:rsidRPr="003E28B0">
              <w:t>120</w:t>
            </w:r>
          </w:p>
        </w:tc>
      </w:tr>
    </w:tbl>
    <w:p w14:paraId="798038F2" w14:textId="77777777" w:rsidR="002F2315" w:rsidRPr="00EC3318" w:rsidRDefault="002F2315" w:rsidP="002F2315">
      <w:pPr>
        <w:pStyle w:val="NoSpacing"/>
        <w:rPr>
          <w:sz w:val="12"/>
        </w:rPr>
      </w:pPr>
    </w:p>
    <w:p w14:paraId="4715966C" w14:textId="6ADFA5D9" w:rsidR="002F2315" w:rsidRPr="00EC3318" w:rsidRDefault="002F2315" w:rsidP="002F2315">
      <w:pPr>
        <w:pStyle w:val="Infobox"/>
      </w:pPr>
      <w:proofErr w:type="spellStart"/>
      <w:r w:rsidRPr="00EC3318">
        <w:t>TestModeDelay</w:t>
      </w:r>
      <w:proofErr w:type="spellEnd"/>
      <w:r w:rsidRPr="00EC3318">
        <w:t xml:space="preserve"> ensures that normal fault reporting occurs after the testing and commissioning process is completed as prescribed in </w:t>
      </w:r>
      <w:r w:rsidR="004A52F1">
        <w:t xml:space="preserve">Section </w:t>
      </w:r>
      <w:r w:rsidRPr="00EC3318">
        <w:fldChar w:fldCharType="begin"/>
      </w:r>
      <w:r w:rsidRPr="00EC3318">
        <w:instrText xml:space="preserve"> REF _Ref3906753 \w \h  \* MERGEFORMAT </w:instrText>
      </w:r>
      <w:r w:rsidRPr="00EC3318">
        <w:fldChar w:fldCharType="separate"/>
      </w:r>
      <w:r w:rsidR="0037258A">
        <w:t>5.21.11.12</w:t>
      </w:r>
      <w:r w:rsidRPr="00EC3318">
        <w:fldChar w:fldCharType="end"/>
      </w:r>
      <w:r w:rsidRPr="00EC3318">
        <w:t>.</w:t>
      </w:r>
    </w:p>
    <w:p w14:paraId="2238867A" w14:textId="62C98553" w:rsidR="002F2315" w:rsidRPr="00EC3318" w:rsidRDefault="002F2315" w:rsidP="0087618D">
      <w:pPr>
        <w:pStyle w:val="Heading4"/>
      </w:pPr>
      <w:bookmarkStart w:id="9789" w:name="_Ref3906566"/>
      <w:r w:rsidRPr="00EC3318">
        <w:t>The following are potential Fault Conditions that can be evaluated by the AFDD routines. If the equation statement is true, then the specified fault condition exists. The Fault Conditions to be evaluated at any given time will depend on the Operating State of the hot water plant.</w:t>
      </w:r>
      <w:bookmarkEnd w:id="9789"/>
    </w:p>
    <w:p w14:paraId="6D8BB69B" w14:textId="77777777" w:rsidR="002F2315" w:rsidRPr="00EC3318" w:rsidRDefault="002F2315" w:rsidP="003E28B0">
      <w:pPr>
        <w:pStyle w:val="Instrbox"/>
        <w:spacing w:after="240"/>
      </w:pPr>
      <w:r w:rsidRPr="00EC3318">
        <w:t>Edit the table below. Remove fault conditions that do not apply.</w:t>
      </w:r>
    </w:p>
    <w:tbl>
      <w:tblPr>
        <w:tblStyle w:val="TableGrid"/>
        <w:tblW w:w="8640" w:type="dxa"/>
        <w:tblInd w:w="435" w:type="dxa"/>
        <w:tblBorders>
          <w:top w:val="single" w:sz="12" w:space="0" w:color="auto"/>
          <w:left w:val="single" w:sz="12" w:space="0" w:color="auto"/>
          <w:bottom w:val="single" w:sz="12" w:space="0" w:color="auto"/>
          <w:right w:val="single" w:sz="12" w:space="0" w:color="auto"/>
          <w:insideH w:val="dotted" w:sz="4" w:space="0" w:color="auto"/>
          <w:insideV w:val="dotted" w:sz="4" w:space="0" w:color="auto"/>
        </w:tblBorders>
        <w:tblLayout w:type="fixed"/>
        <w:tblCellMar>
          <w:top w:w="43" w:type="dxa"/>
          <w:left w:w="115" w:type="dxa"/>
          <w:bottom w:w="43" w:type="dxa"/>
          <w:right w:w="115" w:type="dxa"/>
        </w:tblCellMar>
        <w:tblLook w:val="04A0" w:firstRow="1" w:lastRow="0" w:firstColumn="1" w:lastColumn="0" w:noHBand="0" w:noVBand="1"/>
      </w:tblPr>
      <w:tblGrid>
        <w:gridCol w:w="1008"/>
        <w:gridCol w:w="1440"/>
        <w:gridCol w:w="5184"/>
        <w:gridCol w:w="1008"/>
      </w:tblGrid>
      <w:tr w:rsidR="002F2315" w:rsidRPr="00EC3318" w14:paraId="4915356C" w14:textId="77777777" w:rsidTr="001F323E">
        <w:trPr>
          <w:cantSplit/>
        </w:trPr>
        <w:tc>
          <w:tcPr>
            <w:tcW w:w="8640" w:type="dxa"/>
            <w:gridSpan w:val="4"/>
            <w:tcBorders>
              <w:top w:val="single" w:sz="12" w:space="0" w:color="auto"/>
              <w:left w:val="single" w:sz="12" w:space="0" w:color="auto"/>
              <w:bottom w:val="single" w:sz="4" w:space="0" w:color="auto"/>
              <w:right w:val="single" w:sz="12" w:space="0" w:color="auto"/>
            </w:tcBorders>
            <w:vAlign w:val="center"/>
            <w:hideMark/>
          </w:tcPr>
          <w:p w14:paraId="23E952AB" w14:textId="77777777" w:rsidR="002F2315" w:rsidRPr="00EC3318" w:rsidRDefault="002F2315" w:rsidP="001F323E">
            <w:pPr>
              <w:tabs>
                <w:tab w:val="left" w:pos="720"/>
                <w:tab w:val="left" w:leader="dot" w:pos="9360"/>
              </w:tabs>
              <w:jc w:val="both"/>
              <w:rPr>
                <w:b/>
              </w:rPr>
            </w:pPr>
            <w:r w:rsidRPr="00EC3318">
              <w:rPr>
                <w:b/>
              </w:rPr>
              <w:t>Retain the following fault condition for plants with any hot water pumps controlled to maintain differential pressure. Delete otherwise. Duplicate the following fault condition for each differential pressure sensor.</w:t>
            </w:r>
          </w:p>
        </w:tc>
      </w:tr>
      <w:tr w:rsidR="002F2315" w:rsidRPr="00EC3318" w14:paraId="4D2E3D8F" w14:textId="77777777" w:rsidTr="001F323E">
        <w:trPr>
          <w:cantSplit/>
        </w:trPr>
        <w:tc>
          <w:tcPr>
            <w:tcW w:w="1008" w:type="dxa"/>
            <w:vMerge w:val="restart"/>
            <w:tcBorders>
              <w:top w:val="single" w:sz="12" w:space="0" w:color="auto"/>
              <w:left w:val="single" w:sz="12" w:space="0" w:color="auto"/>
              <w:bottom w:val="single" w:sz="4" w:space="0" w:color="auto"/>
              <w:right w:val="dotted" w:sz="4" w:space="0" w:color="auto"/>
            </w:tcBorders>
            <w:vAlign w:val="center"/>
            <w:hideMark/>
          </w:tcPr>
          <w:p w14:paraId="4DAF5F21" w14:textId="77777777" w:rsidR="002F2315" w:rsidRPr="00EC3318" w:rsidRDefault="002F2315" w:rsidP="001F323E">
            <w:pPr>
              <w:tabs>
                <w:tab w:val="left" w:pos="720"/>
                <w:tab w:val="left" w:leader="dot" w:pos="9360"/>
              </w:tabs>
              <w:jc w:val="center"/>
              <w:rPr>
                <w:b/>
              </w:rPr>
            </w:pPr>
            <w:r w:rsidRPr="00EC3318">
              <w:rPr>
                <w:b/>
              </w:rPr>
              <w:t>FC#1</w:t>
            </w:r>
          </w:p>
        </w:tc>
        <w:tc>
          <w:tcPr>
            <w:tcW w:w="1440" w:type="dxa"/>
            <w:tcBorders>
              <w:top w:val="single" w:sz="12" w:space="0" w:color="auto"/>
              <w:left w:val="dotted" w:sz="4" w:space="0" w:color="auto"/>
              <w:bottom w:val="dotted" w:sz="4" w:space="0" w:color="auto"/>
              <w:right w:val="dotted" w:sz="4" w:space="0" w:color="auto"/>
            </w:tcBorders>
            <w:vAlign w:val="center"/>
            <w:hideMark/>
          </w:tcPr>
          <w:p w14:paraId="5BE1483B" w14:textId="77777777" w:rsidR="002F2315" w:rsidRPr="00EC3318" w:rsidRDefault="002F2315" w:rsidP="001F323E">
            <w:pPr>
              <w:tabs>
                <w:tab w:val="left" w:pos="720"/>
                <w:tab w:val="left" w:leader="dot" w:pos="9360"/>
              </w:tabs>
              <w:jc w:val="right"/>
              <w:rPr>
                <w:b/>
              </w:rPr>
            </w:pPr>
            <w:r w:rsidRPr="00EC3318">
              <w:rPr>
                <w:b/>
              </w:rPr>
              <w:t>Equation</w:t>
            </w:r>
          </w:p>
        </w:tc>
        <w:tc>
          <w:tcPr>
            <w:tcW w:w="5184" w:type="dxa"/>
            <w:tcBorders>
              <w:top w:val="single" w:sz="12" w:space="0" w:color="auto"/>
              <w:left w:val="dotted" w:sz="4" w:space="0" w:color="auto"/>
              <w:bottom w:val="dotted" w:sz="4" w:space="0" w:color="auto"/>
              <w:right w:val="dotted" w:sz="4" w:space="0" w:color="auto"/>
            </w:tcBorders>
            <w:hideMark/>
          </w:tcPr>
          <w:p w14:paraId="6C9CF811" w14:textId="77777777" w:rsidR="002F2315" w:rsidRPr="00EC3318" w:rsidRDefault="002F2315" w:rsidP="001F323E">
            <w:pPr>
              <w:tabs>
                <w:tab w:val="left" w:pos="720"/>
                <w:tab w:val="left" w:leader="dot" w:pos="9360"/>
              </w:tabs>
              <w:spacing w:before="60" w:after="60"/>
              <w:jc w:val="center"/>
            </w:pPr>
            <w:r w:rsidRPr="00EC3318">
              <w:t>DP</w:t>
            </w:r>
            <w:r w:rsidRPr="00EC3318">
              <w:rPr>
                <w:vertAlign w:val="subscript"/>
              </w:rPr>
              <w:t>AVG</w:t>
            </w:r>
            <w:r w:rsidRPr="00EC3318">
              <w:t xml:space="preserve"> &gt; Ɛ</w:t>
            </w:r>
            <w:r w:rsidRPr="00EC3318">
              <w:rPr>
                <w:vertAlign w:val="subscript"/>
              </w:rPr>
              <w:t>DSP</w:t>
            </w:r>
          </w:p>
          <w:p w14:paraId="5CE58EF2" w14:textId="77777777" w:rsidR="002F2315" w:rsidRPr="00EC3318" w:rsidRDefault="002F2315" w:rsidP="001F323E">
            <w:pPr>
              <w:tabs>
                <w:tab w:val="left" w:pos="720"/>
                <w:tab w:val="left" w:leader="dot" w:pos="9360"/>
              </w:tabs>
              <w:spacing w:before="60" w:after="60"/>
              <w:jc w:val="center"/>
            </w:pPr>
            <w:r w:rsidRPr="00EC3318">
              <w:t>and</w:t>
            </w:r>
          </w:p>
          <w:p w14:paraId="6DA9D3F8" w14:textId="77777777" w:rsidR="002F2315" w:rsidRPr="00EC3318" w:rsidRDefault="002F2315" w:rsidP="001F323E">
            <w:pPr>
              <w:tabs>
                <w:tab w:val="left" w:pos="720"/>
                <w:tab w:val="left" w:leader="dot" w:pos="9360"/>
              </w:tabs>
              <w:spacing w:before="60" w:after="60"/>
              <w:jc w:val="center"/>
            </w:pPr>
            <w:proofErr w:type="spellStart"/>
            <w:r w:rsidRPr="00EC3318">
              <w:t>Status</w:t>
            </w:r>
            <w:r w:rsidRPr="00EC3318">
              <w:rPr>
                <w:vertAlign w:val="subscript"/>
              </w:rPr>
              <w:t>HWP</w:t>
            </w:r>
            <w:proofErr w:type="spellEnd"/>
            <w:r w:rsidRPr="00EC3318">
              <w:t xml:space="preserve"> = Off</w:t>
            </w:r>
          </w:p>
        </w:tc>
        <w:tc>
          <w:tcPr>
            <w:tcW w:w="1008" w:type="dxa"/>
            <w:vMerge w:val="restart"/>
            <w:tcBorders>
              <w:top w:val="single" w:sz="12" w:space="0" w:color="auto"/>
              <w:left w:val="dotted" w:sz="4" w:space="0" w:color="auto"/>
              <w:bottom w:val="single" w:sz="4" w:space="0" w:color="auto"/>
              <w:right w:val="single" w:sz="12" w:space="0" w:color="auto"/>
            </w:tcBorders>
            <w:vAlign w:val="center"/>
            <w:hideMark/>
          </w:tcPr>
          <w:p w14:paraId="2735CD2D" w14:textId="77777777" w:rsidR="002F2315" w:rsidRPr="00EC3318" w:rsidRDefault="002F2315" w:rsidP="001F323E">
            <w:pPr>
              <w:tabs>
                <w:tab w:val="left" w:pos="720"/>
                <w:tab w:val="left" w:leader="dot" w:pos="9360"/>
              </w:tabs>
              <w:jc w:val="center"/>
              <w:rPr>
                <w:b/>
                <w:sz w:val="24"/>
              </w:rPr>
            </w:pPr>
            <w:r w:rsidRPr="00EC3318">
              <w:rPr>
                <w:b/>
              </w:rPr>
              <w:t>Applies to OS</w:t>
            </w:r>
          </w:p>
          <w:p w14:paraId="560D0965" w14:textId="77777777" w:rsidR="002F2315" w:rsidRPr="00EC3318" w:rsidRDefault="002F2315" w:rsidP="001F323E">
            <w:pPr>
              <w:tabs>
                <w:tab w:val="left" w:pos="720"/>
                <w:tab w:val="left" w:leader="dot" w:pos="9360"/>
              </w:tabs>
              <w:jc w:val="center"/>
            </w:pPr>
            <w:r w:rsidRPr="00EC3318">
              <w:rPr>
                <w:b/>
              </w:rPr>
              <w:t>#1</w:t>
            </w:r>
          </w:p>
        </w:tc>
      </w:tr>
      <w:tr w:rsidR="002F2315" w:rsidRPr="00EC3318" w14:paraId="62051E2A" w14:textId="77777777" w:rsidTr="001F323E">
        <w:trPr>
          <w:cantSplit/>
        </w:trPr>
        <w:tc>
          <w:tcPr>
            <w:tcW w:w="8640" w:type="dxa"/>
            <w:vMerge/>
            <w:tcBorders>
              <w:top w:val="single" w:sz="12" w:space="0" w:color="auto"/>
              <w:left w:val="single" w:sz="12" w:space="0" w:color="auto"/>
              <w:bottom w:val="single" w:sz="4" w:space="0" w:color="auto"/>
              <w:right w:val="dotted" w:sz="4" w:space="0" w:color="auto"/>
            </w:tcBorders>
            <w:vAlign w:val="center"/>
            <w:hideMark/>
          </w:tcPr>
          <w:p w14:paraId="01FC76F0" w14:textId="77777777" w:rsidR="002F2315" w:rsidRPr="00EC3318" w:rsidRDefault="002F2315" w:rsidP="001F323E">
            <w:pPr>
              <w:rPr>
                <w:b/>
                <w:sz w:val="24"/>
              </w:rPr>
            </w:pPr>
          </w:p>
        </w:tc>
        <w:tc>
          <w:tcPr>
            <w:tcW w:w="1440" w:type="dxa"/>
            <w:tcBorders>
              <w:top w:val="dotted" w:sz="4" w:space="0" w:color="auto"/>
              <w:left w:val="dotted" w:sz="4" w:space="0" w:color="auto"/>
              <w:bottom w:val="dotted" w:sz="4" w:space="0" w:color="auto"/>
              <w:right w:val="dotted" w:sz="4" w:space="0" w:color="auto"/>
            </w:tcBorders>
            <w:vAlign w:val="center"/>
            <w:hideMark/>
          </w:tcPr>
          <w:p w14:paraId="4D6B7C73" w14:textId="77777777" w:rsidR="002F2315" w:rsidRPr="00EC3318" w:rsidRDefault="002F2315" w:rsidP="001F323E">
            <w:pPr>
              <w:tabs>
                <w:tab w:val="left" w:pos="720"/>
                <w:tab w:val="left" w:leader="dot" w:pos="9360"/>
              </w:tabs>
              <w:jc w:val="right"/>
              <w:rPr>
                <w:b/>
              </w:rPr>
            </w:pPr>
            <w:r w:rsidRPr="00EC3318">
              <w:rPr>
                <w:b/>
              </w:rPr>
              <w:t>Description</w:t>
            </w:r>
          </w:p>
        </w:tc>
        <w:tc>
          <w:tcPr>
            <w:tcW w:w="5184" w:type="dxa"/>
            <w:tcBorders>
              <w:top w:val="dotted" w:sz="4" w:space="0" w:color="auto"/>
              <w:left w:val="dotted" w:sz="4" w:space="0" w:color="auto"/>
              <w:bottom w:val="dotted" w:sz="4" w:space="0" w:color="auto"/>
              <w:right w:val="dotted" w:sz="4" w:space="0" w:color="auto"/>
            </w:tcBorders>
            <w:vAlign w:val="center"/>
            <w:hideMark/>
          </w:tcPr>
          <w:p w14:paraId="2F922883" w14:textId="77777777" w:rsidR="002F2315" w:rsidRPr="00EC3318" w:rsidRDefault="002F2315" w:rsidP="001F323E">
            <w:pPr>
              <w:tabs>
                <w:tab w:val="left" w:pos="720"/>
                <w:tab w:val="left" w:leader="dot" w:pos="9360"/>
              </w:tabs>
            </w:pPr>
            <w:r w:rsidRPr="00EC3318">
              <w:t>Differential pressure is too high with the hot water pumps off</w:t>
            </w:r>
          </w:p>
        </w:tc>
        <w:tc>
          <w:tcPr>
            <w:tcW w:w="1008" w:type="dxa"/>
            <w:vMerge/>
            <w:tcBorders>
              <w:top w:val="single" w:sz="12" w:space="0" w:color="auto"/>
              <w:left w:val="dotted" w:sz="4" w:space="0" w:color="auto"/>
              <w:bottom w:val="single" w:sz="4" w:space="0" w:color="auto"/>
              <w:right w:val="single" w:sz="12" w:space="0" w:color="auto"/>
            </w:tcBorders>
            <w:vAlign w:val="center"/>
            <w:hideMark/>
          </w:tcPr>
          <w:p w14:paraId="1529072E" w14:textId="77777777" w:rsidR="002F2315" w:rsidRPr="00EC3318" w:rsidRDefault="002F2315" w:rsidP="001F323E">
            <w:pPr>
              <w:rPr>
                <w:sz w:val="24"/>
              </w:rPr>
            </w:pPr>
          </w:p>
        </w:tc>
      </w:tr>
      <w:tr w:rsidR="002F2315" w:rsidRPr="00EC3318" w14:paraId="6660F95C" w14:textId="77777777" w:rsidTr="001F323E">
        <w:trPr>
          <w:cantSplit/>
        </w:trPr>
        <w:tc>
          <w:tcPr>
            <w:tcW w:w="8640" w:type="dxa"/>
            <w:vMerge/>
            <w:tcBorders>
              <w:top w:val="single" w:sz="12" w:space="0" w:color="auto"/>
              <w:left w:val="single" w:sz="12" w:space="0" w:color="auto"/>
              <w:bottom w:val="single" w:sz="4" w:space="0" w:color="auto"/>
              <w:right w:val="dotted" w:sz="4" w:space="0" w:color="auto"/>
            </w:tcBorders>
            <w:vAlign w:val="center"/>
            <w:hideMark/>
          </w:tcPr>
          <w:p w14:paraId="796322C5" w14:textId="77777777" w:rsidR="002F2315" w:rsidRPr="00EC3318" w:rsidRDefault="002F2315" w:rsidP="001F323E">
            <w:pPr>
              <w:rPr>
                <w:b/>
                <w:sz w:val="24"/>
              </w:rPr>
            </w:pPr>
          </w:p>
        </w:tc>
        <w:tc>
          <w:tcPr>
            <w:tcW w:w="1440" w:type="dxa"/>
            <w:tcBorders>
              <w:top w:val="dotted" w:sz="4" w:space="0" w:color="auto"/>
              <w:left w:val="dotted" w:sz="4" w:space="0" w:color="auto"/>
              <w:bottom w:val="single" w:sz="4" w:space="0" w:color="auto"/>
              <w:right w:val="dotted" w:sz="4" w:space="0" w:color="auto"/>
            </w:tcBorders>
            <w:vAlign w:val="center"/>
            <w:hideMark/>
          </w:tcPr>
          <w:p w14:paraId="6B39E6E2" w14:textId="77777777" w:rsidR="002F2315" w:rsidRPr="00EC3318" w:rsidRDefault="002F2315" w:rsidP="001F323E">
            <w:pPr>
              <w:tabs>
                <w:tab w:val="left" w:pos="720"/>
                <w:tab w:val="left" w:leader="dot" w:pos="9360"/>
              </w:tabs>
              <w:jc w:val="right"/>
              <w:rPr>
                <w:b/>
              </w:rPr>
            </w:pPr>
            <w:r w:rsidRPr="00EC3318">
              <w:rPr>
                <w:b/>
              </w:rPr>
              <w:t>Possible Diagnosis</w:t>
            </w:r>
          </w:p>
        </w:tc>
        <w:tc>
          <w:tcPr>
            <w:tcW w:w="5184" w:type="dxa"/>
            <w:tcBorders>
              <w:top w:val="dotted" w:sz="4" w:space="0" w:color="auto"/>
              <w:left w:val="dotted" w:sz="4" w:space="0" w:color="auto"/>
              <w:bottom w:val="single" w:sz="4" w:space="0" w:color="auto"/>
              <w:right w:val="dotted" w:sz="4" w:space="0" w:color="auto"/>
            </w:tcBorders>
            <w:vAlign w:val="center"/>
            <w:hideMark/>
          </w:tcPr>
          <w:p w14:paraId="275B6E1B" w14:textId="77777777" w:rsidR="002F2315" w:rsidRPr="00EC3318" w:rsidRDefault="002F2315" w:rsidP="001F323E">
            <w:pPr>
              <w:tabs>
                <w:tab w:val="left" w:pos="720"/>
                <w:tab w:val="left" w:leader="dot" w:pos="9360"/>
              </w:tabs>
            </w:pPr>
            <w:r w:rsidRPr="00EC3318">
              <w:t>DP sensor error</w:t>
            </w:r>
          </w:p>
        </w:tc>
        <w:tc>
          <w:tcPr>
            <w:tcW w:w="1008" w:type="dxa"/>
            <w:vMerge/>
            <w:tcBorders>
              <w:top w:val="single" w:sz="12" w:space="0" w:color="auto"/>
              <w:left w:val="dotted" w:sz="4" w:space="0" w:color="auto"/>
              <w:bottom w:val="single" w:sz="4" w:space="0" w:color="auto"/>
              <w:right w:val="single" w:sz="12" w:space="0" w:color="auto"/>
            </w:tcBorders>
            <w:vAlign w:val="center"/>
            <w:hideMark/>
          </w:tcPr>
          <w:p w14:paraId="799BBAFA" w14:textId="77777777" w:rsidR="002F2315" w:rsidRPr="00EC3318" w:rsidRDefault="002F2315" w:rsidP="001F323E">
            <w:pPr>
              <w:rPr>
                <w:sz w:val="24"/>
              </w:rPr>
            </w:pPr>
          </w:p>
        </w:tc>
      </w:tr>
      <w:tr w:rsidR="002F2315" w:rsidRPr="00EC3318" w14:paraId="2DB15D2E" w14:textId="77777777" w:rsidTr="001F323E">
        <w:trPr>
          <w:cantSplit/>
        </w:trPr>
        <w:tc>
          <w:tcPr>
            <w:tcW w:w="8640" w:type="dxa"/>
            <w:gridSpan w:val="4"/>
            <w:tcBorders>
              <w:top w:val="single" w:sz="4" w:space="0" w:color="auto"/>
              <w:left w:val="single" w:sz="12" w:space="0" w:color="auto"/>
              <w:bottom w:val="single" w:sz="4" w:space="0" w:color="auto"/>
              <w:right w:val="single" w:sz="12" w:space="0" w:color="auto"/>
            </w:tcBorders>
            <w:vAlign w:val="center"/>
            <w:hideMark/>
          </w:tcPr>
          <w:p w14:paraId="314B3808" w14:textId="77777777" w:rsidR="002F2315" w:rsidRPr="00EC3318" w:rsidRDefault="002F2315" w:rsidP="001F323E">
            <w:pPr>
              <w:tabs>
                <w:tab w:val="left" w:pos="720"/>
                <w:tab w:val="left" w:leader="dot" w:pos="9360"/>
              </w:tabs>
              <w:rPr>
                <w:b/>
              </w:rPr>
            </w:pPr>
            <w:r w:rsidRPr="00EC3318">
              <w:rPr>
                <w:b/>
              </w:rPr>
              <w:t>Retain the following fault condition if there is a flow meter in the primary loop. Delete otherwise. Duplicate the following fault condition for each primary loop with a flow meter.</w:t>
            </w:r>
          </w:p>
        </w:tc>
      </w:tr>
      <w:tr w:rsidR="002F2315" w:rsidRPr="00EC3318" w14:paraId="20CD9B67" w14:textId="77777777" w:rsidTr="001F323E">
        <w:trPr>
          <w:cantSplit/>
        </w:trPr>
        <w:tc>
          <w:tcPr>
            <w:tcW w:w="1008" w:type="dxa"/>
            <w:vMerge w:val="restart"/>
            <w:tcBorders>
              <w:top w:val="single" w:sz="4" w:space="0" w:color="auto"/>
              <w:left w:val="single" w:sz="12" w:space="0" w:color="auto"/>
              <w:bottom w:val="single" w:sz="4" w:space="0" w:color="auto"/>
              <w:right w:val="dotted" w:sz="4" w:space="0" w:color="auto"/>
            </w:tcBorders>
            <w:vAlign w:val="center"/>
            <w:hideMark/>
          </w:tcPr>
          <w:p w14:paraId="08507220" w14:textId="77777777" w:rsidR="002F2315" w:rsidRPr="00EC3318" w:rsidRDefault="002F2315" w:rsidP="001F323E">
            <w:pPr>
              <w:tabs>
                <w:tab w:val="left" w:pos="720"/>
                <w:tab w:val="left" w:leader="dot" w:pos="9360"/>
              </w:tabs>
              <w:jc w:val="center"/>
              <w:rPr>
                <w:b/>
              </w:rPr>
            </w:pPr>
            <w:r w:rsidRPr="00EC3318">
              <w:rPr>
                <w:b/>
              </w:rPr>
              <w:t>FC#2</w:t>
            </w:r>
          </w:p>
        </w:tc>
        <w:tc>
          <w:tcPr>
            <w:tcW w:w="1440" w:type="dxa"/>
            <w:tcBorders>
              <w:top w:val="single" w:sz="4" w:space="0" w:color="auto"/>
              <w:left w:val="dotted" w:sz="4" w:space="0" w:color="auto"/>
              <w:bottom w:val="dotted" w:sz="4" w:space="0" w:color="auto"/>
              <w:right w:val="dotted" w:sz="4" w:space="0" w:color="auto"/>
            </w:tcBorders>
            <w:vAlign w:val="center"/>
            <w:hideMark/>
          </w:tcPr>
          <w:p w14:paraId="1136E2E3" w14:textId="77777777" w:rsidR="002F2315" w:rsidRPr="00EC3318" w:rsidRDefault="002F2315" w:rsidP="001F323E">
            <w:pPr>
              <w:tabs>
                <w:tab w:val="left" w:pos="720"/>
                <w:tab w:val="left" w:leader="dot" w:pos="9360"/>
              </w:tabs>
              <w:jc w:val="right"/>
              <w:rPr>
                <w:b/>
              </w:rPr>
            </w:pPr>
            <w:r w:rsidRPr="00EC3318">
              <w:rPr>
                <w:b/>
              </w:rPr>
              <w:t>Equation</w:t>
            </w:r>
          </w:p>
        </w:tc>
        <w:tc>
          <w:tcPr>
            <w:tcW w:w="5184" w:type="dxa"/>
            <w:tcBorders>
              <w:top w:val="single" w:sz="4" w:space="0" w:color="auto"/>
              <w:left w:val="dotted" w:sz="4" w:space="0" w:color="auto"/>
              <w:bottom w:val="dotted" w:sz="4" w:space="0" w:color="auto"/>
              <w:right w:val="dotted" w:sz="4" w:space="0" w:color="auto"/>
            </w:tcBorders>
            <w:hideMark/>
          </w:tcPr>
          <w:p w14:paraId="01AAC6DB" w14:textId="77777777" w:rsidR="002F2315" w:rsidRPr="00EC3318" w:rsidRDefault="002F2315" w:rsidP="001F323E">
            <w:pPr>
              <w:tabs>
                <w:tab w:val="left" w:pos="720"/>
                <w:tab w:val="left" w:leader="dot" w:pos="9360"/>
              </w:tabs>
              <w:spacing w:before="60" w:after="60"/>
              <w:jc w:val="center"/>
            </w:pPr>
            <w:r w:rsidRPr="00EC3318">
              <w:t>FLOW</w:t>
            </w:r>
            <w:r w:rsidRPr="00EC3318">
              <w:rPr>
                <w:vertAlign w:val="subscript"/>
              </w:rPr>
              <w:t>P, AVG</w:t>
            </w:r>
            <w:r w:rsidRPr="00EC3318">
              <w:t xml:space="preserve"> &gt; Ɛ</w:t>
            </w:r>
            <w:r w:rsidRPr="00EC3318">
              <w:rPr>
                <w:vertAlign w:val="subscript"/>
              </w:rPr>
              <w:t>FM</w:t>
            </w:r>
          </w:p>
          <w:p w14:paraId="0F9B6F5E" w14:textId="77777777" w:rsidR="002F2315" w:rsidRPr="00EC3318" w:rsidRDefault="002F2315" w:rsidP="001F323E">
            <w:pPr>
              <w:tabs>
                <w:tab w:val="left" w:pos="720"/>
                <w:tab w:val="left" w:leader="dot" w:pos="9360"/>
              </w:tabs>
              <w:spacing w:before="60" w:after="60"/>
              <w:jc w:val="center"/>
            </w:pPr>
            <w:r w:rsidRPr="00EC3318">
              <w:t>and</w:t>
            </w:r>
          </w:p>
          <w:p w14:paraId="590C1848" w14:textId="77777777" w:rsidR="002F2315" w:rsidRPr="00EC3318" w:rsidRDefault="002F2315" w:rsidP="001F323E">
            <w:pPr>
              <w:tabs>
                <w:tab w:val="left" w:pos="720"/>
                <w:tab w:val="left" w:leader="dot" w:pos="9360"/>
              </w:tabs>
              <w:spacing w:before="60" w:after="60"/>
              <w:jc w:val="center"/>
              <w:rPr>
                <w:b/>
              </w:rPr>
            </w:pPr>
            <w:proofErr w:type="spellStart"/>
            <w:r w:rsidRPr="00EC3318">
              <w:t>Status</w:t>
            </w:r>
            <w:r w:rsidRPr="00EC3318">
              <w:rPr>
                <w:vertAlign w:val="subscript"/>
              </w:rPr>
              <w:t>PHWP</w:t>
            </w:r>
            <w:proofErr w:type="spellEnd"/>
            <w:r w:rsidRPr="00EC3318">
              <w:t xml:space="preserve"> = Off</w:t>
            </w:r>
          </w:p>
        </w:tc>
        <w:tc>
          <w:tcPr>
            <w:tcW w:w="1008" w:type="dxa"/>
            <w:vMerge w:val="restart"/>
            <w:tcBorders>
              <w:top w:val="single" w:sz="4" w:space="0" w:color="auto"/>
              <w:left w:val="dotted" w:sz="4" w:space="0" w:color="auto"/>
              <w:bottom w:val="single" w:sz="4" w:space="0" w:color="auto"/>
              <w:right w:val="single" w:sz="12" w:space="0" w:color="auto"/>
            </w:tcBorders>
            <w:vAlign w:val="center"/>
            <w:hideMark/>
          </w:tcPr>
          <w:p w14:paraId="400C564D" w14:textId="77777777" w:rsidR="002F2315" w:rsidRPr="00EC3318" w:rsidRDefault="002F2315" w:rsidP="001F323E">
            <w:pPr>
              <w:tabs>
                <w:tab w:val="left" w:pos="720"/>
                <w:tab w:val="left" w:leader="dot" w:pos="9360"/>
              </w:tabs>
              <w:jc w:val="center"/>
              <w:rPr>
                <w:b/>
                <w:sz w:val="24"/>
              </w:rPr>
            </w:pPr>
            <w:r w:rsidRPr="00EC3318">
              <w:rPr>
                <w:b/>
              </w:rPr>
              <w:t>Applies to OS</w:t>
            </w:r>
          </w:p>
          <w:p w14:paraId="3457A123" w14:textId="77777777" w:rsidR="002F2315" w:rsidRPr="00EC3318" w:rsidRDefault="002F2315" w:rsidP="001F323E">
            <w:pPr>
              <w:tabs>
                <w:tab w:val="left" w:pos="720"/>
                <w:tab w:val="left" w:leader="dot" w:pos="9360"/>
              </w:tabs>
              <w:jc w:val="center"/>
            </w:pPr>
            <w:r w:rsidRPr="00EC3318">
              <w:rPr>
                <w:b/>
              </w:rPr>
              <w:t>#1</w:t>
            </w:r>
          </w:p>
        </w:tc>
      </w:tr>
      <w:tr w:rsidR="002F2315" w:rsidRPr="00EC3318" w14:paraId="7930142A" w14:textId="77777777" w:rsidTr="001F323E">
        <w:trPr>
          <w:cantSplit/>
        </w:trPr>
        <w:tc>
          <w:tcPr>
            <w:tcW w:w="8640" w:type="dxa"/>
            <w:vMerge/>
            <w:tcBorders>
              <w:top w:val="single" w:sz="4" w:space="0" w:color="auto"/>
              <w:left w:val="single" w:sz="12" w:space="0" w:color="auto"/>
              <w:bottom w:val="single" w:sz="4" w:space="0" w:color="auto"/>
              <w:right w:val="dotted" w:sz="4" w:space="0" w:color="auto"/>
            </w:tcBorders>
            <w:vAlign w:val="center"/>
            <w:hideMark/>
          </w:tcPr>
          <w:p w14:paraId="0ACF702D" w14:textId="77777777" w:rsidR="002F2315" w:rsidRPr="00EC3318" w:rsidRDefault="002F2315" w:rsidP="001F323E">
            <w:pPr>
              <w:rPr>
                <w:b/>
                <w:sz w:val="24"/>
              </w:rPr>
            </w:pPr>
          </w:p>
        </w:tc>
        <w:tc>
          <w:tcPr>
            <w:tcW w:w="1440" w:type="dxa"/>
            <w:tcBorders>
              <w:top w:val="dotted" w:sz="4" w:space="0" w:color="auto"/>
              <w:left w:val="dotted" w:sz="4" w:space="0" w:color="auto"/>
              <w:bottom w:val="dotted" w:sz="4" w:space="0" w:color="auto"/>
              <w:right w:val="dotted" w:sz="4" w:space="0" w:color="auto"/>
            </w:tcBorders>
            <w:vAlign w:val="center"/>
            <w:hideMark/>
          </w:tcPr>
          <w:p w14:paraId="530F12D6" w14:textId="77777777" w:rsidR="002F2315" w:rsidRPr="00EC3318" w:rsidRDefault="002F2315" w:rsidP="001F323E">
            <w:pPr>
              <w:tabs>
                <w:tab w:val="left" w:pos="720"/>
                <w:tab w:val="left" w:leader="dot" w:pos="9360"/>
              </w:tabs>
              <w:jc w:val="right"/>
              <w:rPr>
                <w:b/>
              </w:rPr>
            </w:pPr>
            <w:r w:rsidRPr="00EC3318">
              <w:rPr>
                <w:b/>
              </w:rPr>
              <w:t>Description</w:t>
            </w:r>
          </w:p>
        </w:tc>
        <w:tc>
          <w:tcPr>
            <w:tcW w:w="5184" w:type="dxa"/>
            <w:tcBorders>
              <w:top w:val="dotted" w:sz="4" w:space="0" w:color="auto"/>
              <w:left w:val="dotted" w:sz="4" w:space="0" w:color="auto"/>
              <w:bottom w:val="dotted" w:sz="4" w:space="0" w:color="auto"/>
              <w:right w:val="dotted" w:sz="4" w:space="0" w:color="auto"/>
            </w:tcBorders>
            <w:vAlign w:val="center"/>
            <w:hideMark/>
          </w:tcPr>
          <w:p w14:paraId="04528731" w14:textId="77777777" w:rsidR="002F2315" w:rsidRPr="00EC3318" w:rsidRDefault="002F2315" w:rsidP="001F323E">
            <w:pPr>
              <w:tabs>
                <w:tab w:val="left" w:pos="720"/>
                <w:tab w:val="left" w:leader="dot" w:pos="9360"/>
              </w:tabs>
              <w:rPr>
                <w:b/>
              </w:rPr>
            </w:pPr>
            <w:r w:rsidRPr="00EC3318">
              <w:t>Primary hot water flow is too high with the hot water pumps off</w:t>
            </w:r>
          </w:p>
        </w:tc>
        <w:tc>
          <w:tcPr>
            <w:tcW w:w="1008" w:type="dxa"/>
            <w:vMerge/>
            <w:tcBorders>
              <w:top w:val="single" w:sz="4" w:space="0" w:color="auto"/>
              <w:left w:val="dotted" w:sz="4" w:space="0" w:color="auto"/>
              <w:bottom w:val="single" w:sz="4" w:space="0" w:color="auto"/>
              <w:right w:val="single" w:sz="12" w:space="0" w:color="auto"/>
            </w:tcBorders>
            <w:vAlign w:val="center"/>
            <w:hideMark/>
          </w:tcPr>
          <w:p w14:paraId="6D192868" w14:textId="77777777" w:rsidR="002F2315" w:rsidRPr="00EC3318" w:rsidRDefault="002F2315" w:rsidP="001F323E">
            <w:pPr>
              <w:rPr>
                <w:sz w:val="24"/>
              </w:rPr>
            </w:pPr>
          </w:p>
        </w:tc>
      </w:tr>
      <w:tr w:rsidR="002F2315" w:rsidRPr="00EC3318" w14:paraId="392CDAC3" w14:textId="77777777" w:rsidTr="001F323E">
        <w:trPr>
          <w:cantSplit/>
        </w:trPr>
        <w:tc>
          <w:tcPr>
            <w:tcW w:w="8640" w:type="dxa"/>
            <w:vMerge/>
            <w:tcBorders>
              <w:top w:val="single" w:sz="4" w:space="0" w:color="auto"/>
              <w:left w:val="single" w:sz="12" w:space="0" w:color="auto"/>
              <w:bottom w:val="single" w:sz="4" w:space="0" w:color="auto"/>
              <w:right w:val="dotted" w:sz="4" w:space="0" w:color="auto"/>
            </w:tcBorders>
            <w:vAlign w:val="center"/>
            <w:hideMark/>
          </w:tcPr>
          <w:p w14:paraId="44828F29" w14:textId="77777777" w:rsidR="002F2315" w:rsidRPr="00EC3318" w:rsidRDefault="002F2315" w:rsidP="001F323E">
            <w:pPr>
              <w:rPr>
                <w:b/>
                <w:sz w:val="24"/>
              </w:rPr>
            </w:pPr>
          </w:p>
        </w:tc>
        <w:tc>
          <w:tcPr>
            <w:tcW w:w="1440" w:type="dxa"/>
            <w:tcBorders>
              <w:top w:val="dotted" w:sz="4" w:space="0" w:color="auto"/>
              <w:left w:val="dotted" w:sz="4" w:space="0" w:color="auto"/>
              <w:bottom w:val="single" w:sz="4" w:space="0" w:color="auto"/>
              <w:right w:val="dotted" w:sz="4" w:space="0" w:color="auto"/>
            </w:tcBorders>
            <w:vAlign w:val="center"/>
            <w:hideMark/>
          </w:tcPr>
          <w:p w14:paraId="5FBAF421" w14:textId="77777777" w:rsidR="002F2315" w:rsidRPr="00EC3318" w:rsidRDefault="002F2315" w:rsidP="001F323E">
            <w:pPr>
              <w:tabs>
                <w:tab w:val="left" w:pos="720"/>
                <w:tab w:val="left" w:leader="dot" w:pos="9360"/>
              </w:tabs>
              <w:jc w:val="right"/>
              <w:rPr>
                <w:b/>
              </w:rPr>
            </w:pPr>
            <w:r w:rsidRPr="00EC3318">
              <w:rPr>
                <w:b/>
              </w:rPr>
              <w:t>Possible Diagnosis</w:t>
            </w:r>
          </w:p>
        </w:tc>
        <w:tc>
          <w:tcPr>
            <w:tcW w:w="5184" w:type="dxa"/>
            <w:tcBorders>
              <w:top w:val="dotted" w:sz="4" w:space="0" w:color="auto"/>
              <w:left w:val="dotted" w:sz="4" w:space="0" w:color="auto"/>
              <w:bottom w:val="single" w:sz="4" w:space="0" w:color="auto"/>
              <w:right w:val="dotted" w:sz="4" w:space="0" w:color="auto"/>
            </w:tcBorders>
            <w:vAlign w:val="center"/>
            <w:hideMark/>
          </w:tcPr>
          <w:p w14:paraId="223486D5" w14:textId="77777777" w:rsidR="002F2315" w:rsidRPr="00EC3318" w:rsidRDefault="002F2315" w:rsidP="001F323E">
            <w:pPr>
              <w:tabs>
                <w:tab w:val="left" w:pos="720"/>
                <w:tab w:val="left" w:leader="dot" w:pos="9360"/>
              </w:tabs>
            </w:pPr>
            <w:r w:rsidRPr="00EC3318">
              <w:t>Flow meter error</w:t>
            </w:r>
          </w:p>
        </w:tc>
        <w:tc>
          <w:tcPr>
            <w:tcW w:w="1008" w:type="dxa"/>
            <w:vMerge/>
            <w:tcBorders>
              <w:top w:val="single" w:sz="4" w:space="0" w:color="auto"/>
              <w:left w:val="dotted" w:sz="4" w:space="0" w:color="auto"/>
              <w:bottom w:val="single" w:sz="4" w:space="0" w:color="auto"/>
              <w:right w:val="single" w:sz="12" w:space="0" w:color="auto"/>
            </w:tcBorders>
            <w:vAlign w:val="center"/>
            <w:hideMark/>
          </w:tcPr>
          <w:p w14:paraId="542561FC" w14:textId="77777777" w:rsidR="002F2315" w:rsidRPr="00EC3318" w:rsidRDefault="002F2315" w:rsidP="001F323E">
            <w:pPr>
              <w:rPr>
                <w:sz w:val="24"/>
              </w:rPr>
            </w:pPr>
          </w:p>
        </w:tc>
      </w:tr>
      <w:tr w:rsidR="002F2315" w:rsidRPr="00EC3318" w14:paraId="5D842D0E" w14:textId="77777777" w:rsidTr="001F323E">
        <w:trPr>
          <w:cantSplit/>
        </w:trPr>
        <w:tc>
          <w:tcPr>
            <w:tcW w:w="8640" w:type="dxa"/>
            <w:gridSpan w:val="4"/>
            <w:tcBorders>
              <w:top w:val="single" w:sz="8" w:space="0" w:color="auto"/>
              <w:left w:val="single" w:sz="12" w:space="0" w:color="auto"/>
              <w:bottom w:val="dotted" w:sz="4" w:space="0" w:color="auto"/>
              <w:right w:val="single" w:sz="12" w:space="0" w:color="auto"/>
            </w:tcBorders>
            <w:vAlign w:val="center"/>
            <w:hideMark/>
          </w:tcPr>
          <w:p w14:paraId="08D138FE" w14:textId="77777777" w:rsidR="002F2315" w:rsidRPr="00EC3318" w:rsidRDefault="002F2315" w:rsidP="001F323E">
            <w:pPr>
              <w:tabs>
                <w:tab w:val="left" w:pos="720"/>
                <w:tab w:val="left" w:leader="dot" w:pos="9360"/>
              </w:tabs>
              <w:rPr>
                <w:b/>
              </w:rPr>
            </w:pPr>
            <w:r w:rsidRPr="00EC3318">
              <w:rPr>
                <w:b/>
              </w:rPr>
              <w:t>Retain the following fault condition for primary-secondary plants with a flow meter in the secondary loop. Delete otherwise. Duplicate the following fault condition for each secondary loop flow meter.</w:t>
            </w:r>
          </w:p>
        </w:tc>
      </w:tr>
      <w:tr w:rsidR="002F2315" w:rsidRPr="00EC3318" w14:paraId="0563FD5E" w14:textId="77777777" w:rsidTr="001F323E">
        <w:trPr>
          <w:cantSplit/>
        </w:trPr>
        <w:tc>
          <w:tcPr>
            <w:tcW w:w="1008" w:type="dxa"/>
            <w:vMerge w:val="restart"/>
            <w:tcBorders>
              <w:top w:val="single" w:sz="8" w:space="0" w:color="auto"/>
              <w:left w:val="single" w:sz="12" w:space="0" w:color="auto"/>
              <w:bottom w:val="single" w:sz="4" w:space="0" w:color="auto"/>
              <w:right w:val="dotted" w:sz="4" w:space="0" w:color="auto"/>
            </w:tcBorders>
            <w:vAlign w:val="center"/>
            <w:hideMark/>
          </w:tcPr>
          <w:p w14:paraId="32C1688C" w14:textId="77777777" w:rsidR="002F2315" w:rsidRPr="00EC3318" w:rsidRDefault="002F2315" w:rsidP="001F323E">
            <w:pPr>
              <w:tabs>
                <w:tab w:val="left" w:pos="720"/>
                <w:tab w:val="left" w:leader="dot" w:pos="9360"/>
              </w:tabs>
              <w:jc w:val="center"/>
              <w:rPr>
                <w:b/>
              </w:rPr>
            </w:pPr>
            <w:r w:rsidRPr="00EC3318">
              <w:rPr>
                <w:b/>
              </w:rPr>
              <w:t xml:space="preserve">FC#3 </w:t>
            </w:r>
          </w:p>
        </w:tc>
        <w:tc>
          <w:tcPr>
            <w:tcW w:w="1440" w:type="dxa"/>
            <w:tcBorders>
              <w:top w:val="single" w:sz="8" w:space="0" w:color="auto"/>
              <w:left w:val="dotted" w:sz="4" w:space="0" w:color="auto"/>
              <w:bottom w:val="dotted" w:sz="4" w:space="0" w:color="auto"/>
              <w:right w:val="dotted" w:sz="4" w:space="0" w:color="auto"/>
            </w:tcBorders>
            <w:vAlign w:val="center"/>
            <w:hideMark/>
          </w:tcPr>
          <w:p w14:paraId="40D4A35E" w14:textId="77777777" w:rsidR="002F2315" w:rsidRPr="00EC3318" w:rsidRDefault="002F2315" w:rsidP="001F323E">
            <w:pPr>
              <w:tabs>
                <w:tab w:val="left" w:pos="720"/>
                <w:tab w:val="left" w:leader="dot" w:pos="9360"/>
              </w:tabs>
              <w:jc w:val="right"/>
              <w:rPr>
                <w:b/>
              </w:rPr>
            </w:pPr>
            <w:r w:rsidRPr="00EC3318">
              <w:rPr>
                <w:b/>
              </w:rPr>
              <w:t>Equation</w:t>
            </w:r>
          </w:p>
        </w:tc>
        <w:tc>
          <w:tcPr>
            <w:tcW w:w="5184" w:type="dxa"/>
            <w:tcBorders>
              <w:top w:val="single" w:sz="8" w:space="0" w:color="auto"/>
              <w:left w:val="dotted" w:sz="4" w:space="0" w:color="auto"/>
              <w:bottom w:val="dotted" w:sz="4" w:space="0" w:color="auto"/>
              <w:right w:val="dotted" w:sz="4" w:space="0" w:color="auto"/>
            </w:tcBorders>
            <w:hideMark/>
          </w:tcPr>
          <w:p w14:paraId="388C2531" w14:textId="77777777" w:rsidR="002F2315" w:rsidRPr="00EC3318" w:rsidRDefault="002F2315" w:rsidP="001F323E">
            <w:pPr>
              <w:tabs>
                <w:tab w:val="left" w:pos="720"/>
                <w:tab w:val="left" w:leader="dot" w:pos="9360"/>
              </w:tabs>
              <w:spacing w:before="60" w:after="60"/>
              <w:jc w:val="center"/>
            </w:pPr>
            <w:r w:rsidRPr="00EC3318">
              <w:t>FLOW</w:t>
            </w:r>
            <w:r w:rsidRPr="00EC3318">
              <w:rPr>
                <w:vertAlign w:val="subscript"/>
              </w:rPr>
              <w:t>S, AVG</w:t>
            </w:r>
            <w:r w:rsidRPr="00EC3318">
              <w:t xml:space="preserve"> &gt; Ɛ</w:t>
            </w:r>
            <w:r w:rsidRPr="00EC3318">
              <w:rPr>
                <w:vertAlign w:val="subscript"/>
              </w:rPr>
              <w:t>FM</w:t>
            </w:r>
          </w:p>
          <w:p w14:paraId="737B8CAF" w14:textId="77777777" w:rsidR="002F2315" w:rsidRPr="00EC3318" w:rsidRDefault="002F2315" w:rsidP="001F323E">
            <w:pPr>
              <w:tabs>
                <w:tab w:val="left" w:pos="720"/>
                <w:tab w:val="left" w:leader="dot" w:pos="9360"/>
              </w:tabs>
              <w:spacing w:before="60" w:after="60"/>
              <w:jc w:val="center"/>
            </w:pPr>
            <w:r w:rsidRPr="00EC3318">
              <w:t>and</w:t>
            </w:r>
          </w:p>
          <w:p w14:paraId="65D10524" w14:textId="77777777" w:rsidR="002F2315" w:rsidRPr="00EC3318" w:rsidRDefault="002F2315" w:rsidP="001F323E">
            <w:pPr>
              <w:tabs>
                <w:tab w:val="left" w:pos="720"/>
                <w:tab w:val="left" w:leader="dot" w:pos="9360"/>
              </w:tabs>
              <w:jc w:val="center"/>
              <w:rPr>
                <w:sz w:val="24"/>
              </w:rPr>
            </w:pPr>
            <w:proofErr w:type="spellStart"/>
            <w:r w:rsidRPr="00EC3318">
              <w:t>Status</w:t>
            </w:r>
            <w:r w:rsidRPr="00EC3318">
              <w:rPr>
                <w:vertAlign w:val="subscript"/>
              </w:rPr>
              <w:t>SHWP</w:t>
            </w:r>
            <w:proofErr w:type="spellEnd"/>
            <w:r w:rsidRPr="00EC3318">
              <w:t xml:space="preserve"> = Off</w:t>
            </w:r>
          </w:p>
        </w:tc>
        <w:tc>
          <w:tcPr>
            <w:tcW w:w="1008" w:type="dxa"/>
            <w:vMerge w:val="restart"/>
            <w:tcBorders>
              <w:top w:val="single" w:sz="8" w:space="0" w:color="auto"/>
              <w:left w:val="dotted" w:sz="4" w:space="0" w:color="auto"/>
              <w:bottom w:val="single" w:sz="4" w:space="0" w:color="auto"/>
              <w:right w:val="single" w:sz="12" w:space="0" w:color="auto"/>
            </w:tcBorders>
            <w:vAlign w:val="center"/>
            <w:hideMark/>
          </w:tcPr>
          <w:p w14:paraId="1EBF21C1" w14:textId="77777777" w:rsidR="002F2315" w:rsidRPr="00EC3318" w:rsidRDefault="002F2315" w:rsidP="001F323E">
            <w:pPr>
              <w:tabs>
                <w:tab w:val="left" w:pos="720"/>
                <w:tab w:val="left" w:leader="dot" w:pos="9360"/>
              </w:tabs>
              <w:jc w:val="center"/>
              <w:rPr>
                <w:b/>
              </w:rPr>
            </w:pPr>
            <w:r w:rsidRPr="00EC3318">
              <w:rPr>
                <w:b/>
              </w:rPr>
              <w:t>Applies to OS</w:t>
            </w:r>
          </w:p>
          <w:p w14:paraId="257E9D44" w14:textId="77777777" w:rsidR="002F2315" w:rsidRPr="00EC3318" w:rsidRDefault="002F2315" w:rsidP="001F323E">
            <w:pPr>
              <w:tabs>
                <w:tab w:val="left" w:pos="720"/>
                <w:tab w:val="left" w:leader="dot" w:pos="9360"/>
              </w:tabs>
              <w:jc w:val="center"/>
            </w:pPr>
            <w:r w:rsidRPr="00EC3318">
              <w:rPr>
                <w:b/>
              </w:rPr>
              <w:t>#1</w:t>
            </w:r>
          </w:p>
        </w:tc>
      </w:tr>
      <w:tr w:rsidR="002F2315" w:rsidRPr="00EC3318" w14:paraId="3698C475" w14:textId="77777777" w:rsidTr="001F323E">
        <w:trPr>
          <w:cantSplit/>
        </w:trPr>
        <w:tc>
          <w:tcPr>
            <w:tcW w:w="8640" w:type="dxa"/>
            <w:vMerge/>
            <w:tcBorders>
              <w:top w:val="single" w:sz="8" w:space="0" w:color="auto"/>
              <w:left w:val="single" w:sz="12" w:space="0" w:color="auto"/>
              <w:bottom w:val="single" w:sz="4" w:space="0" w:color="auto"/>
              <w:right w:val="dotted" w:sz="4" w:space="0" w:color="auto"/>
            </w:tcBorders>
            <w:vAlign w:val="center"/>
            <w:hideMark/>
          </w:tcPr>
          <w:p w14:paraId="67FBB372" w14:textId="77777777" w:rsidR="002F2315" w:rsidRPr="00EC3318" w:rsidRDefault="002F2315" w:rsidP="001F323E">
            <w:pPr>
              <w:rPr>
                <w:b/>
                <w:sz w:val="24"/>
              </w:rPr>
            </w:pPr>
          </w:p>
        </w:tc>
        <w:tc>
          <w:tcPr>
            <w:tcW w:w="1440" w:type="dxa"/>
            <w:tcBorders>
              <w:top w:val="dotted" w:sz="4" w:space="0" w:color="auto"/>
              <w:left w:val="dotted" w:sz="4" w:space="0" w:color="auto"/>
              <w:bottom w:val="dotted" w:sz="4" w:space="0" w:color="auto"/>
              <w:right w:val="dotted" w:sz="4" w:space="0" w:color="auto"/>
            </w:tcBorders>
            <w:vAlign w:val="center"/>
            <w:hideMark/>
          </w:tcPr>
          <w:p w14:paraId="3E201460" w14:textId="77777777" w:rsidR="002F2315" w:rsidRPr="00EC3318" w:rsidRDefault="002F2315" w:rsidP="001F323E">
            <w:pPr>
              <w:tabs>
                <w:tab w:val="left" w:pos="720"/>
                <w:tab w:val="left" w:leader="dot" w:pos="9360"/>
              </w:tabs>
              <w:jc w:val="right"/>
              <w:rPr>
                <w:b/>
              </w:rPr>
            </w:pPr>
            <w:r w:rsidRPr="00EC3318">
              <w:rPr>
                <w:b/>
              </w:rPr>
              <w:t>Description</w:t>
            </w:r>
          </w:p>
        </w:tc>
        <w:tc>
          <w:tcPr>
            <w:tcW w:w="5184" w:type="dxa"/>
            <w:tcBorders>
              <w:top w:val="dotted" w:sz="4" w:space="0" w:color="auto"/>
              <w:left w:val="dotted" w:sz="4" w:space="0" w:color="auto"/>
              <w:bottom w:val="dotted" w:sz="4" w:space="0" w:color="auto"/>
              <w:right w:val="dotted" w:sz="4" w:space="0" w:color="auto"/>
            </w:tcBorders>
            <w:vAlign w:val="center"/>
            <w:hideMark/>
          </w:tcPr>
          <w:p w14:paraId="6FBA794B" w14:textId="77777777" w:rsidR="002F2315" w:rsidRPr="00EC3318" w:rsidRDefault="002F2315" w:rsidP="001F323E">
            <w:pPr>
              <w:tabs>
                <w:tab w:val="left" w:pos="720"/>
                <w:tab w:val="left" w:leader="dot" w:pos="9360"/>
              </w:tabs>
            </w:pPr>
            <w:r w:rsidRPr="00EC3318">
              <w:t>Secondary hot water flow is too high with the associated hot water pumps off</w:t>
            </w:r>
          </w:p>
        </w:tc>
        <w:tc>
          <w:tcPr>
            <w:tcW w:w="1008" w:type="dxa"/>
            <w:vMerge/>
            <w:tcBorders>
              <w:top w:val="single" w:sz="8" w:space="0" w:color="auto"/>
              <w:left w:val="dotted" w:sz="4" w:space="0" w:color="auto"/>
              <w:bottom w:val="single" w:sz="4" w:space="0" w:color="auto"/>
              <w:right w:val="single" w:sz="12" w:space="0" w:color="auto"/>
            </w:tcBorders>
            <w:vAlign w:val="center"/>
            <w:hideMark/>
          </w:tcPr>
          <w:p w14:paraId="5FCC2AF4" w14:textId="77777777" w:rsidR="002F2315" w:rsidRPr="00EC3318" w:rsidRDefault="002F2315" w:rsidP="001F323E">
            <w:pPr>
              <w:rPr>
                <w:sz w:val="24"/>
              </w:rPr>
            </w:pPr>
          </w:p>
        </w:tc>
      </w:tr>
      <w:tr w:rsidR="002F2315" w:rsidRPr="00EC3318" w14:paraId="7DCB98EF" w14:textId="77777777" w:rsidTr="001F323E">
        <w:trPr>
          <w:cantSplit/>
        </w:trPr>
        <w:tc>
          <w:tcPr>
            <w:tcW w:w="8640" w:type="dxa"/>
            <w:vMerge/>
            <w:tcBorders>
              <w:top w:val="single" w:sz="8" w:space="0" w:color="auto"/>
              <w:left w:val="single" w:sz="12" w:space="0" w:color="auto"/>
              <w:bottom w:val="single" w:sz="4" w:space="0" w:color="auto"/>
              <w:right w:val="dotted" w:sz="4" w:space="0" w:color="auto"/>
            </w:tcBorders>
            <w:vAlign w:val="center"/>
            <w:hideMark/>
          </w:tcPr>
          <w:p w14:paraId="1DB592F9" w14:textId="77777777" w:rsidR="002F2315" w:rsidRPr="00EC3318" w:rsidRDefault="002F2315" w:rsidP="001F323E">
            <w:pPr>
              <w:rPr>
                <w:b/>
                <w:sz w:val="24"/>
              </w:rPr>
            </w:pPr>
          </w:p>
        </w:tc>
        <w:tc>
          <w:tcPr>
            <w:tcW w:w="1440" w:type="dxa"/>
            <w:tcBorders>
              <w:top w:val="dotted" w:sz="4" w:space="0" w:color="auto"/>
              <w:left w:val="dotted" w:sz="4" w:space="0" w:color="auto"/>
              <w:bottom w:val="single" w:sz="4" w:space="0" w:color="auto"/>
              <w:right w:val="dotted" w:sz="4" w:space="0" w:color="auto"/>
            </w:tcBorders>
            <w:vAlign w:val="center"/>
            <w:hideMark/>
          </w:tcPr>
          <w:p w14:paraId="59D42576" w14:textId="77777777" w:rsidR="002F2315" w:rsidRPr="00EC3318" w:rsidRDefault="002F2315" w:rsidP="001F323E">
            <w:pPr>
              <w:tabs>
                <w:tab w:val="left" w:pos="720"/>
                <w:tab w:val="left" w:leader="dot" w:pos="9360"/>
              </w:tabs>
              <w:jc w:val="right"/>
              <w:rPr>
                <w:b/>
              </w:rPr>
            </w:pPr>
            <w:r w:rsidRPr="00EC3318">
              <w:rPr>
                <w:b/>
              </w:rPr>
              <w:t>Possible Diagnosis</w:t>
            </w:r>
          </w:p>
        </w:tc>
        <w:tc>
          <w:tcPr>
            <w:tcW w:w="5184" w:type="dxa"/>
            <w:tcBorders>
              <w:top w:val="dotted" w:sz="4" w:space="0" w:color="auto"/>
              <w:left w:val="dotted" w:sz="4" w:space="0" w:color="auto"/>
              <w:bottom w:val="single" w:sz="4" w:space="0" w:color="auto"/>
              <w:right w:val="dotted" w:sz="4" w:space="0" w:color="auto"/>
            </w:tcBorders>
            <w:vAlign w:val="center"/>
            <w:hideMark/>
          </w:tcPr>
          <w:p w14:paraId="3AADF2E3" w14:textId="77777777" w:rsidR="002F2315" w:rsidRPr="00EC3318" w:rsidRDefault="002F2315" w:rsidP="001F323E">
            <w:pPr>
              <w:tabs>
                <w:tab w:val="left" w:pos="720"/>
                <w:tab w:val="left" w:leader="dot" w:pos="9360"/>
              </w:tabs>
            </w:pPr>
            <w:r w:rsidRPr="00EC3318">
              <w:t>Flow meter error</w:t>
            </w:r>
          </w:p>
        </w:tc>
        <w:tc>
          <w:tcPr>
            <w:tcW w:w="1008" w:type="dxa"/>
            <w:vMerge/>
            <w:tcBorders>
              <w:top w:val="single" w:sz="8" w:space="0" w:color="auto"/>
              <w:left w:val="dotted" w:sz="4" w:space="0" w:color="auto"/>
              <w:bottom w:val="single" w:sz="4" w:space="0" w:color="auto"/>
              <w:right w:val="single" w:sz="12" w:space="0" w:color="auto"/>
            </w:tcBorders>
            <w:vAlign w:val="center"/>
            <w:hideMark/>
          </w:tcPr>
          <w:p w14:paraId="3E4BD232" w14:textId="77777777" w:rsidR="002F2315" w:rsidRPr="00EC3318" w:rsidRDefault="002F2315" w:rsidP="001F323E">
            <w:pPr>
              <w:rPr>
                <w:sz w:val="24"/>
              </w:rPr>
            </w:pPr>
          </w:p>
        </w:tc>
      </w:tr>
      <w:tr w:rsidR="002F2315" w:rsidRPr="00EC3318" w14:paraId="35C86FF7" w14:textId="77777777" w:rsidTr="0095016F">
        <w:trPr>
          <w:cantSplit/>
        </w:trPr>
        <w:tc>
          <w:tcPr>
            <w:tcW w:w="8640" w:type="dxa"/>
            <w:gridSpan w:val="4"/>
            <w:tcBorders>
              <w:top w:val="single" w:sz="4" w:space="0" w:color="auto"/>
              <w:left w:val="single" w:sz="12" w:space="0" w:color="auto"/>
              <w:bottom w:val="single" w:sz="4" w:space="0" w:color="auto"/>
              <w:right w:val="single" w:sz="12" w:space="0" w:color="auto"/>
            </w:tcBorders>
            <w:vAlign w:val="center"/>
            <w:hideMark/>
          </w:tcPr>
          <w:p w14:paraId="06B701B0" w14:textId="77777777" w:rsidR="002F2315" w:rsidRPr="00EC3318" w:rsidRDefault="002F2315" w:rsidP="001F323E">
            <w:pPr>
              <w:tabs>
                <w:tab w:val="left" w:pos="720"/>
                <w:tab w:val="left" w:leader="dot" w:pos="9360"/>
              </w:tabs>
              <w:rPr>
                <w:b/>
              </w:rPr>
            </w:pPr>
            <w:r w:rsidRPr="00EC3318">
              <w:rPr>
                <w:b/>
              </w:rPr>
              <w:t>Retain the following fault condition for primary-secondary plants and primary-only plants where pump speed is controlled to maintain differential pressure. Delete otherwise. Duplicate the following fault condition for each differential pressure sensor and/or each secondary loop where pump speed is controlled to maintain differential pressure.</w:t>
            </w:r>
          </w:p>
        </w:tc>
      </w:tr>
      <w:tr w:rsidR="002F2315" w:rsidRPr="00EC3318" w14:paraId="48E9C779" w14:textId="77777777" w:rsidTr="0095016F">
        <w:trPr>
          <w:cantSplit/>
        </w:trPr>
        <w:tc>
          <w:tcPr>
            <w:tcW w:w="1008" w:type="dxa"/>
            <w:vMerge w:val="restart"/>
            <w:tcBorders>
              <w:top w:val="single" w:sz="4" w:space="0" w:color="auto"/>
              <w:left w:val="single" w:sz="12" w:space="0" w:color="auto"/>
              <w:bottom w:val="single" w:sz="8" w:space="0" w:color="auto"/>
              <w:right w:val="dotted" w:sz="4" w:space="0" w:color="auto"/>
            </w:tcBorders>
            <w:vAlign w:val="center"/>
          </w:tcPr>
          <w:p w14:paraId="657C24F4" w14:textId="77777777" w:rsidR="002F2315" w:rsidRPr="00EC3318" w:rsidRDefault="002F2315" w:rsidP="001F323E">
            <w:pPr>
              <w:tabs>
                <w:tab w:val="left" w:pos="720"/>
                <w:tab w:val="left" w:leader="dot" w:pos="9360"/>
              </w:tabs>
              <w:jc w:val="center"/>
              <w:rPr>
                <w:b/>
              </w:rPr>
            </w:pPr>
            <w:r w:rsidRPr="00EC3318">
              <w:rPr>
                <w:b/>
              </w:rPr>
              <w:lastRenderedPageBreak/>
              <w:t>FC#4</w:t>
            </w:r>
          </w:p>
          <w:p w14:paraId="66A296C1" w14:textId="77777777" w:rsidR="002F2315" w:rsidRPr="00EC3318" w:rsidRDefault="002F2315" w:rsidP="001F323E">
            <w:pPr>
              <w:tabs>
                <w:tab w:val="left" w:pos="720"/>
                <w:tab w:val="left" w:leader="dot" w:pos="9360"/>
              </w:tabs>
              <w:jc w:val="center"/>
              <w:rPr>
                <w:b/>
              </w:rPr>
            </w:pPr>
          </w:p>
        </w:tc>
        <w:tc>
          <w:tcPr>
            <w:tcW w:w="1440" w:type="dxa"/>
            <w:tcBorders>
              <w:top w:val="single" w:sz="4" w:space="0" w:color="auto"/>
              <w:left w:val="dotted" w:sz="4" w:space="0" w:color="auto"/>
              <w:bottom w:val="single" w:sz="8" w:space="0" w:color="auto"/>
              <w:right w:val="dotted" w:sz="4" w:space="0" w:color="auto"/>
            </w:tcBorders>
            <w:vAlign w:val="center"/>
            <w:hideMark/>
          </w:tcPr>
          <w:p w14:paraId="067E5C75" w14:textId="77777777" w:rsidR="002F2315" w:rsidRPr="00EC3318" w:rsidRDefault="002F2315" w:rsidP="001F323E">
            <w:pPr>
              <w:tabs>
                <w:tab w:val="left" w:pos="720"/>
                <w:tab w:val="left" w:leader="dot" w:pos="9360"/>
              </w:tabs>
              <w:jc w:val="right"/>
              <w:rPr>
                <w:b/>
              </w:rPr>
            </w:pPr>
            <w:r w:rsidRPr="00EC3318">
              <w:rPr>
                <w:b/>
              </w:rPr>
              <w:t>Equation</w:t>
            </w:r>
          </w:p>
        </w:tc>
        <w:tc>
          <w:tcPr>
            <w:tcW w:w="5184" w:type="dxa"/>
            <w:tcBorders>
              <w:top w:val="single" w:sz="4" w:space="0" w:color="auto"/>
              <w:left w:val="dotted" w:sz="4" w:space="0" w:color="auto"/>
              <w:bottom w:val="single" w:sz="8" w:space="0" w:color="auto"/>
              <w:right w:val="dotted" w:sz="4" w:space="0" w:color="auto"/>
            </w:tcBorders>
            <w:hideMark/>
          </w:tcPr>
          <w:p w14:paraId="38ADAF06" w14:textId="77777777" w:rsidR="002F2315" w:rsidRPr="00EC3318" w:rsidRDefault="002F2315" w:rsidP="001F323E">
            <w:pPr>
              <w:tabs>
                <w:tab w:val="left" w:pos="720"/>
                <w:tab w:val="left" w:leader="dot" w:pos="9360"/>
              </w:tabs>
              <w:spacing w:before="60" w:after="60"/>
              <w:jc w:val="center"/>
            </w:pPr>
            <w:r w:rsidRPr="00EC3318">
              <w:t>DP</w:t>
            </w:r>
            <w:r w:rsidRPr="00EC3318">
              <w:rPr>
                <w:vertAlign w:val="subscript"/>
              </w:rPr>
              <w:t>AVG</w:t>
            </w:r>
            <w:r w:rsidRPr="00EC3318">
              <w:t xml:space="preserve"> &lt; DPSP – Ɛ</w:t>
            </w:r>
            <w:r w:rsidRPr="00EC3318">
              <w:rPr>
                <w:vertAlign w:val="subscript"/>
              </w:rPr>
              <w:t>DP</w:t>
            </w:r>
          </w:p>
          <w:p w14:paraId="7A204DB2" w14:textId="77777777" w:rsidR="002F2315" w:rsidRPr="00EC3318" w:rsidRDefault="002F2315" w:rsidP="001F323E">
            <w:pPr>
              <w:tabs>
                <w:tab w:val="left" w:pos="720"/>
                <w:tab w:val="left" w:leader="dot" w:pos="9360"/>
              </w:tabs>
              <w:spacing w:before="60" w:after="60"/>
              <w:jc w:val="center"/>
            </w:pPr>
            <w:r w:rsidRPr="00EC3318">
              <w:t>and</w:t>
            </w:r>
          </w:p>
          <w:p w14:paraId="4451A1AC" w14:textId="77777777" w:rsidR="002F2315" w:rsidRPr="00EC3318" w:rsidRDefault="002F2315" w:rsidP="001F323E">
            <w:pPr>
              <w:tabs>
                <w:tab w:val="left" w:pos="720"/>
                <w:tab w:val="left" w:leader="dot" w:pos="9360"/>
              </w:tabs>
              <w:spacing w:before="60" w:after="60"/>
              <w:jc w:val="center"/>
              <w:rPr>
                <w:b/>
              </w:rPr>
            </w:pPr>
            <w:proofErr w:type="spellStart"/>
            <w:r w:rsidRPr="00EC3318">
              <w:t>Speed</w:t>
            </w:r>
            <w:r w:rsidRPr="00EC3318">
              <w:rPr>
                <w:vertAlign w:val="subscript"/>
              </w:rPr>
              <w:t>HWP</w:t>
            </w:r>
            <w:proofErr w:type="spellEnd"/>
            <w:r w:rsidRPr="00EC3318">
              <w:t xml:space="preserve"> ≥ 99% - Ɛ</w:t>
            </w:r>
            <w:r w:rsidRPr="00EC3318">
              <w:rPr>
                <w:vertAlign w:val="subscript"/>
              </w:rPr>
              <w:t>VFDSPD</w:t>
            </w:r>
          </w:p>
        </w:tc>
        <w:tc>
          <w:tcPr>
            <w:tcW w:w="1008" w:type="dxa"/>
            <w:vMerge w:val="restart"/>
            <w:tcBorders>
              <w:top w:val="single" w:sz="4" w:space="0" w:color="auto"/>
              <w:left w:val="dotted" w:sz="4" w:space="0" w:color="auto"/>
              <w:bottom w:val="single" w:sz="8" w:space="0" w:color="auto"/>
              <w:right w:val="single" w:sz="12" w:space="0" w:color="auto"/>
            </w:tcBorders>
            <w:vAlign w:val="center"/>
            <w:hideMark/>
          </w:tcPr>
          <w:p w14:paraId="0AB40EA4" w14:textId="77777777" w:rsidR="002F2315" w:rsidRPr="00EC3318" w:rsidRDefault="002F2315" w:rsidP="001F323E">
            <w:pPr>
              <w:tabs>
                <w:tab w:val="left" w:pos="720"/>
                <w:tab w:val="left" w:leader="dot" w:pos="9360"/>
              </w:tabs>
              <w:jc w:val="center"/>
              <w:rPr>
                <w:b/>
                <w:sz w:val="24"/>
              </w:rPr>
            </w:pPr>
            <w:r w:rsidRPr="00EC3318">
              <w:rPr>
                <w:b/>
              </w:rPr>
              <w:t>Applies to OS</w:t>
            </w:r>
          </w:p>
          <w:p w14:paraId="38A2642C" w14:textId="77777777" w:rsidR="002F2315" w:rsidRPr="00EC3318" w:rsidRDefault="002F2315" w:rsidP="001F323E">
            <w:pPr>
              <w:tabs>
                <w:tab w:val="left" w:pos="720"/>
                <w:tab w:val="left" w:leader="dot" w:pos="9360"/>
              </w:tabs>
              <w:jc w:val="center"/>
              <w:rPr>
                <w:b/>
              </w:rPr>
            </w:pPr>
            <w:r w:rsidRPr="00EC3318">
              <w:rPr>
                <w:b/>
              </w:rPr>
              <w:t>#2, #3</w:t>
            </w:r>
          </w:p>
        </w:tc>
      </w:tr>
      <w:tr w:rsidR="002F2315" w:rsidRPr="00EC3318" w14:paraId="4C42CD49" w14:textId="77777777" w:rsidTr="0095016F">
        <w:trPr>
          <w:cantSplit/>
        </w:trPr>
        <w:tc>
          <w:tcPr>
            <w:tcW w:w="8640" w:type="dxa"/>
            <w:vMerge/>
            <w:tcBorders>
              <w:top w:val="single" w:sz="8" w:space="0" w:color="auto"/>
              <w:left w:val="single" w:sz="12" w:space="0" w:color="auto"/>
              <w:bottom w:val="single" w:sz="4" w:space="0" w:color="auto"/>
              <w:right w:val="dotted" w:sz="4" w:space="0" w:color="auto"/>
            </w:tcBorders>
            <w:vAlign w:val="center"/>
            <w:hideMark/>
          </w:tcPr>
          <w:p w14:paraId="4B963E7B" w14:textId="77777777" w:rsidR="002F2315" w:rsidRPr="00EC3318" w:rsidRDefault="002F2315" w:rsidP="001F323E">
            <w:pPr>
              <w:rPr>
                <w:b/>
                <w:sz w:val="24"/>
              </w:rPr>
            </w:pPr>
          </w:p>
        </w:tc>
        <w:tc>
          <w:tcPr>
            <w:tcW w:w="1440" w:type="dxa"/>
            <w:tcBorders>
              <w:top w:val="single" w:sz="8" w:space="0" w:color="auto"/>
              <w:left w:val="dotted" w:sz="4" w:space="0" w:color="auto"/>
              <w:bottom w:val="dotted" w:sz="4" w:space="0" w:color="auto"/>
              <w:right w:val="dotted" w:sz="4" w:space="0" w:color="auto"/>
            </w:tcBorders>
            <w:vAlign w:val="center"/>
            <w:hideMark/>
          </w:tcPr>
          <w:p w14:paraId="5DE7C023" w14:textId="77777777" w:rsidR="002F2315" w:rsidRPr="00EC3318" w:rsidRDefault="002F2315" w:rsidP="001F323E">
            <w:pPr>
              <w:tabs>
                <w:tab w:val="left" w:pos="720"/>
                <w:tab w:val="left" w:leader="dot" w:pos="9360"/>
              </w:tabs>
              <w:jc w:val="right"/>
              <w:rPr>
                <w:b/>
              </w:rPr>
            </w:pPr>
            <w:r w:rsidRPr="00EC3318">
              <w:rPr>
                <w:b/>
              </w:rPr>
              <w:t>Description</w:t>
            </w:r>
          </w:p>
        </w:tc>
        <w:tc>
          <w:tcPr>
            <w:tcW w:w="5184" w:type="dxa"/>
            <w:tcBorders>
              <w:top w:val="single" w:sz="8" w:space="0" w:color="auto"/>
              <w:left w:val="dotted" w:sz="4" w:space="0" w:color="auto"/>
              <w:bottom w:val="dotted" w:sz="4" w:space="0" w:color="auto"/>
              <w:right w:val="dotted" w:sz="4" w:space="0" w:color="auto"/>
            </w:tcBorders>
            <w:vAlign w:val="center"/>
            <w:hideMark/>
          </w:tcPr>
          <w:p w14:paraId="1EC2D52F" w14:textId="77777777" w:rsidR="002F2315" w:rsidRPr="00EC3318" w:rsidRDefault="002F2315" w:rsidP="001F323E">
            <w:pPr>
              <w:tabs>
                <w:tab w:val="left" w:pos="720"/>
                <w:tab w:val="left" w:leader="dot" w:pos="9360"/>
              </w:tabs>
              <w:rPr>
                <w:b/>
              </w:rPr>
            </w:pPr>
            <w:r w:rsidRPr="00EC3318">
              <w:t>Hot water loop differential pressure is too low with hot water pump(s) at full speed.</w:t>
            </w:r>
          </w:p>
        </w:tc>
        <w:tc>
          <w:tcPr>
            <w:tcW w:w="1008" w:type="dxa"/>
            <w:vMerge/>
            <w:tcBorders>
              <w:top w:val="single" w:sz="8" w:space="0" w:color="auto"/>
              <w:left w:val="dotted" w:sz="4" w:space="0" w:color="auto"/>
              <w:bottom w:val="single" w:sz="4" w:space="0" w:color="auto"/>
              <w:right w:val="single" w:sz="12" w:space="0" w:color="auto"/>
            </w:tcBorders>
            <w:vAlign w:val="center"/>
            <w:hideMark/>
          </w:tcPr>
          <w:p w14:paraId="33793714" w14:textId="77777777" w:rsidR="002F2315" w:rsidRPr="00EC3318" w:rsidRDefault="002F2315" w:rsidP="001F323E">
            <w:pPr>
              <w:rPr>
                <w:b/>
                <w:sz w:val="24"/>
              </w:rPr>
            </w:pPr>
          </w:p>
        </w:tc>
      </w:tr>
      <w:tr w:rsidR="002F2315" w:rsidRPr="00EC3318" w14:paraId="6129475A" w14:textId="77777777" w:rsidTr="001F323E">
        <w:trPr>
          <w:cantSplit/>
        </w:trPr>
        <w:tc>
          <w:tcPr>
            <w:tcW w:w="8640" w:type="dxa"/>
            <w:vMerge/>
            <w:tcBorders>
              <w:top w:val="single" w:sz="4" w:space="0" w:color="auto"/>
              <w:left w:val="single" w:sz="12" w:space="0" w:color="auto"/>
              <w:bottom w:val="single" w:sz="4" w:space="0" w:color="auto"/>
              <w:right w:val="dotted" w:sz="4" w:space="0" w:color="auto"/>
            </w:tcBorders>
            <w:vAlign w:val="center"/>
            <w:hideMark/>
          </w:tcPr>
          <w:p w14:paraId="39CA4D40" w14:textId="77777777" w:rsidR="002F2315" w:rsidRPr="00EC3318" w:rsidRDefault="002F2315" w:rsidP="001F323E">
            <w:pPr>
              <w:rPr>
                <w:b/>
                <w:sz w:val="24"/>
              </w:rPr>
            </w:pPr>
          </w:p>
        </w:tc>
        <w:tc>
          <w:tcPr>
            <w:tcW w:w="1440" w:type="dxa"/>
            <w:tcBorders>
              <w:top w:val="dotted" w:sz="4" w:space="0" w:color="auto"/>
              <w:left w:val="dotted" w:sz="4" w:space="0" w:color="auto"/>
              <w:bottom w:val="single" w:sz="4" w:space="0" w:color="auto"/>
              <w:right w:val="dotted" w:sz="4" w:space="0" w:color="auto"/>
            </w:tcBorders>
            <w:vAlign w:val="center"/>
            <w:hideMark/>
          </w:tcPr>
          <w:p w14:paraId="21026106" w14:textId="77777777" w:rsidR="002F2315" w:rsidRPr="00EC3318" w:rsidRDefault="002F2315" w:rsidP="001F323E">
            <w:pPr>
              <w:tabs>
                <w:tab w:val="left" w:pos="720"/>
                <w:tab w:val="left" w:leader="dot" w:pos="9360"/>
              </w:tabs>
              <w:jc w:val="right"/>
              <w:rPr>
                <w:b/>
              </w:rPr>
            </w:pPr>
            <w:r w:rsidRPr="00EC3318">
              <w:rPr>
                <w:b/>
              </w:rPr>
              <w:t>Possible Diagnosis</w:t>
            </w:r>
          </w:p>
        </w:tc>
        <w:tc>
          <w:tcPr>
            <w:tcW w:w="5184" w:type="dxa"/>
            <w:tcBorders>
              <w:top w:val="dotted" w:sz="4" w:space="0" w:color="auto"/>
              <w:left w:val="dotted" w:sz="4" w:space="0" w:color="auto"/>
              <w:bottom w:val="single" w:sz="4" w:space="0" w:color="auto"/>
              <w:right w:val="dotted" w:sz="4" w:space="0" w:color="auto"/>
            </w:tcBorders>
            <w:vAlign w:val="center"/>
            <w:hideMark/>
          </w:tcPr>
          <w:p w14:paraId="7350F5AC" w14:textId="77777777" w:rsidR="002F2315" w:rsidRPr="00EC3318" w:rsidRDefault="002F2315" w:rsidP="001F323E">
            <w:pPr>
              <w:tabs>
                <w:tab w:val="left" w:pos="720"/>
                <w:tab w:val="left" w:leader="dot" w:pos="9360"/>
              </w:tabs>
            </w:pPr>
            <w:r w:rsidRPr="00EC3318">
              <w:t>Problem with VFD</w:t>
            </w:r>
          </w:p>
          <w:p w14:paraId="03EDC72B" w14:textId="77777777" w:rsidR="002F2315" w:rsidRPr="00EC3318" w:rsidRDefault="002F2315" w:rsidP="001F323E">
            <w:pPr>
              <w:tabs>
                <w:tab w:val="left" w:pos="720"/>
                <w:tab w:val="left" w:leader="dot" w:pos="9360"/>
              </w:tabs>
            </w:pPr>
            <w:r w:rsidRPr="00EC3318">
              <w:t>Mechanical problem with pump(s)</w:t>
            </w:r>
          </w:p>
          <w:p w14:paraId="53FE5D84" w14:textId="77777777" w:rsidR="002F2315" w:rsidRPr="00EC3318" w:rsidRDefault="002F2315" w:rsidP="001F323E">
            <w:pPr>
              <w:tabs>
                <w:tab w:val="left" w:pos="720"/>
                <w:tab w:val="left" w:leader="dot" w:pos="9360"/>
              </w:tabs>
            </w:pPr>
            <w:r w:rsidRPr="00EC3318">
              <w:t>Pump(s) are undersized</w:t>
            </w:r>
          </w:p>
          <w:p w14:paraId="605660D3" w14:textId="77777777" w:rsidR="002F2315" w:rsidRPr="00EC3318" w:rsidRDefault="002F2315" w:rsidP="001F323E">
            <w:pPr>
              <w:tabs>
                <w:tab w:val="left" w:pos="720"/>
                <w:tab w:val="left" w:leader="dot" w:pos="9360"/>
              </w:tabs>
            </w:pPr>
            <w:r w:rsidRPr="00EC3318">
              <w:t>Differential pressure setpoint is too high</w:t>
            </w:r>
          </w:p>
          <w:p w14:paraId="6CCD709E" w14:textId="77777777" w:rsidR="002F2315" w:rsidRPr="00EC3318" w:rsidRDefault="002F2315" w:rsidP="001F323E">
            <w:pPr>
              <w:tabs>
                <w:tab w:val="left" w:pos="720"/>
                <w:tab w:val="left" w:leader="dot" w:pos="9360"/>
              </w:tabs>
            </w:pPr>
            <w:r w:rsidRPr="00EC3318">
              <w:t>HWST is too low</w:t>
            </w:r>
          </w:p>
          <w:p w14:paraId="206641CE" w14:textId="77777777" w:rsidR="002F2315" w:rsidRPr="00EC3318" w:rsidRDefault="002F2315" w:rsidP="001F323E">
            <w:pPr>
              <w:tabs>
                <w:tab w:val="left" w:pos="720"/>
                <w:tab w:val="left" w:leader="dot" w:pos="9360"/>
              </w:tabs>
              <w:ind w:left="314" w:hanging="314"/>
              <w:rPr>
                <w:b/>
              </w:rPr>
            </w:pPr>
            <w:r w:rsidRPr="00EC3318">
              <w:t>Primary flow is higher than the design flow of the operating boilers</w:t>
            </w:r>
          </w:p>
        </w:tc>
        <w:tc>
          <w:tcPr>
            <w:tcW w:w="1008" w:type="dxa"/>
            <w:vMerge/>
            <w:tcBorders>
              <w:top w:val="single" w:sz="4" w:space="0" w:color="auto"/>
              <w:left w:val="dotted" w:sz="4" w:space="0" w:color="auto"/>
              <w:bottom w:val="single" w:sz="4" w:space="0" w:color="auto"/>
              <w:right w:val="single" w:sz="12" w:space="0" w:color="auto"/>
            </w:tcBorders>
            <w:vAlign w:val="center"/>
            <w:hideMark/>
          </w:tcPr>
          <w:p w14:paraId="0DF73E9A" w14:textId="77777777" w:rsidR="002F2315" w:rsidRPr="00EC3318" w:rsidRDefault="002F2315" w:rsidP="001F323E">
            <w:pPr>
              <w:rPr>
                <w:b/>
                <w:sz w:val="24"/>
              </w:rPr>
            </w:pPr>
          </w:p>
        </w:tc>
      </w:tr>
      <w:tr w:rsidR="002F2315" w:rsidRPr="00EC3318" w14:paraId="18B79188" w14:textId="77777777" w:rsidTr="001F323E">
        <w:trPr>
          <w:cantSplit/>
        </w:trPr>
        <w:tc>
          <w:tcPr>
            <w:tcW w:w="8640" w:type="dxa"/>
            <w:gridSpan w:val="4"/>
            <w:tcBorders>
              <w:top w:val="single" w:sz="4" w:space="0" w:color="auto"/>
              <w:left w:val="single" w:sz="12" w:space="0" w:color="auto"/>
              <w:bottom w:val="single" w:sz="4" w:space="0" w:color="auto"/>
              <w:right w:val="single" w:sz="12" w:space="0" w:color="auto"/>
            </w:tcBorders>
            <w:vAlign w:val="center"/>
            <w:hideMark/>
          </w:tcPr>
          <w:p w14:paraId="07A32463" w14:textId="77777777" w:rsidR="002F2315" w:rsidRPr="00EC3318" w:rsidRDefault="002F2315" w:rsidP="001F323E">
            <w:pPr>
              <w:tabs>
                <w:tab w:val="left" w:pos="720"/>
                <w:tab w:val="left" w:leader="dot" w:pos="9360"/>
              </w:tabs>
              <w:rPr>
                <w:b/>
              </w:rPr>
            </w:pPr>
            <w:r w:rsidRPr="00EC3318">
              <w:rPr>
                <w:b/>
              </w:rPr>
              <w:t>Retain the following fault condition for primary-only plants with a minimum flow bypass valve. Delete otherwise.</w:t>
            </w:r>
          </w:p>
        </w:tc>
      </w:tr>
      <w:tr w:rsidR="002F2315" w:rsidRPr="00EC3318" w14:paraId="36933E01" w14:textId="77777777" w:rsidTr="001F323E">
        <w:trPr>
          <w:cantSplit/>
        </w:trPr>
        <w:tc>
          <w:tcPr>
            <w:tcW w:w="1008" w:type="dxa"/>
            <w:vMerge w:val="restart"/>
            <w:tcBorders>
              <w:top w:val="single" w:sz="4" w:space="0" w:color="auto"/>
              <w:left w:val="single" w:sz="12" w:space="0" w:color="auto"/>
              <w:bottom w:val="single" w:sz="4" w:space="0" w:color="auto"/>
              <w:right w:val="dotted" w:sz="4" w:space="0" w:color="auto"/>
            </w:tcBorders>
            <w:vAlign w:val="center"/>
            <w:hideMark/>
          </w:tcPr>
          <w:p w14:paraId="5556BE49" w14:textId="77777777" w:rsidR="002F2315" w:rsidRPr="00EC3318" w:rsidRDefault="002F2315" w:rsidP="001F323E">
            <w:pPr>
              <w:tabs>
                <w:tab w:val="left" w:pos="720"/>
                <w:tab w:val="left" w:leader="dot" w:pos="9360"/>
              </w:tabs>
              <w:jc w:val="center"/>
              <w:rPr>
                <w:b/>
              </w:rPr>
            </w:pPr>
            <w:r w:rsidRPr="00EC3318">
              <w:rPr>
                <w:b/>
              </w:rPr>
              <w:t>FC#5</w:t>
            </w:r>
          </w:p>
        </w:tc>
        <w:tc>
          <w:tcPr>
            <w:tcW w:w="1440" w:type="dxa"/>
            <w:tcBorders>
              <w:top w:val="single" w:sz="4" w:space="0" w:color="auto"/>
              <w:left w:val="dotted" w:sz="4" w:space="0" w:color="auto"/>
              <w:bottom w:val="dotted" w:sz="4" w:space="0" w:color="auto"/>
              <w:right w:val="dotted" w:sz="4" w:space="0" w:color="auto"/>
            </w:tcBorders>
            <w:vAlign w:val="center"/>
            <w:hideMark/>
          </w:tcPr>
          <w:p w14:paraId="7BCED2FA" w14:textId="77777777" w:rsidR="002F2315" w:rsidRPr="00EC3318" w:rsidRDefault="002F2315" w:rsidP="001F323E">
            <w:pPr>
              <w:tabs>
                <w:tab w:val="left" w:pos="720"/>
                <w:tab w:val="left" w:leader="dot" w:pos="9360"/>
              </w:tabs>
              <w:jc w:val="right"/>
              <w:rPr>
                <w:b/>
              </w:rPr>
            </w:pPr>
            <w:r w:rsidRPr="00EC3318">
              <w:rPr>
                <w:b/>
              </w:rPr>
              <w:t>Equation</w:t>
            </w:r>
          </w:p>
        </w:tc>
        <w:tc>
          <w:tcPr>
            <w:tcW w:w="5184" w:type="dxa"/>
            <w:tcBorders>
              <w:top w:val="single" w:sz="4" w:space="0" w:color="auto"/>
              <w:left w:val="dotted" w:sz="4" w:space="0" w:color="auto"/>
              <w:bottom w:val="dotted" w:sz="4" w:space="0" w:color="auto"/>
              <w:right w:val="dotted" w:sz="4" w:space="0" w:color="auto"/>
            </w:tcBorders>
            <w:hideMark/>
          </w:tcPr>
          <w:p w14:paraId="4880C691" w14:textId="77777777" w:rsidR="002F2315" w:rsidRPr="00EC3318" w:rsidRDefault="002F2315" w:rsidP="001F323E">
            <w:pPr>
              <w:tabs>
                <w:tab w:val="left" w:pos="720"/>
                <w:tab w:val="left" w:leader="dot" w:pos="9360"/>
              </w:tabs>
              <w:spacing w:before="60" w:after="60"/>
              <w:jc w:val="center"/>
            </w:pPr>
            <w:r w:rsidRPr="00EC3318">
              <w:t>FLOW</w:t>
            </w:r>
            <w:r w:rsidRPr="00EC3318">
              <w:rPr>
                <w:vertAlign w:val="subscript"/>
              </w:rPr>
              <w:t xml:space="preserve">P, AVG </w:t>
            </w:r>
            <w:r w:rsidRPr="00EC3318">
              <w:t>&lt; HW-</w:t>
            </w:r>
            <w:proofErr w:type="spellStart"/>
            <w:r w:rsidRPr="00EC3318">
              <w:t>MinFlowSp</w:t>
            </w:r>
            <w:proofErr w:type="spellEnd"/>
            <w:r w:rsidRPr="00EC3318">
              <w:t xml:space="preserve"> – Ɛ</w:t>
            </w:r>
            <w:r w:rsidRPr="00EC3318">
              <w:rPr>
                <w:vertAlign w:val="subscript"/>
              </w:rPr>
              <w:t>FM</w:t>
            </w:r>
          </w:p>
          <w:p w14:paraId="0F4E8B5C" w14:textId="77777777" w:rsidR="002F2315" w:rsidRPr="00EC3318" w:rsidRDefault="002F2315" w:rsidP="001F323E">
            <w:pPr>
              <w:tabs>
                <w:tab w:val="left" w:pos="720"/>
                <w:tab w:val="left" w:leader="dot" w:pos="9360"/>
              </w:tabs>
              <w:spacing w:before="60" w:after="60"/>
              <w:jc w:val="center"/>
            </w:pPr>
            <w:r w:rsidRPr="00EC3318">
              <w:t>and</w:t>
            </w:r>
          </w:p>
          <w:p w14:paraId="5345045D" w14:textId="77777777" w:rsidR="002F2315" w:rsidRPr="00EC3318" w:rsidRDefault="002F2315" w:rsidP="001F323E">
            <w:pPr>
              <w:tabs>
                <w:tab w:val="left" w:pos="720"/>
                <w:tab w:val="left" w:leader="dot" w:pos="9360"/>
              </w:tabs>
              <w:spacing w:before="60" w:after="60"/>
              <w:jc w:val="center"/>
              <w:rPr>
                <w:b/>
              </w:rPr>
            </w:pPr>
            <w:r w:rsidRPr="00EC3318">
              <w:t>MFBPV ≥ 99% - Ɛ</w:t>
            </w:r>
            <w:r w:rsidRPr="00EC3318">
              <w:rPr>
                <w:vertAlign w:val="subscript"/>
              </w:rPr>
              <w:t>MFBPV</w:t>
            </w:r>
          </w:p>
        </w:tc>
        <w:tc>
          <w:tcPr>
            <w:tcW w:w="1008" w:type="dxa"/>
            <w:vMerge w:val="restart"/>
            <w:tcBorders>
              <w:top w:val="single" w:sz="4" w:space="0" w:color="auto"/>
              <w:left w:val="dotted" w:sz="4" w:space="0" w:color="auto"/>
              <w:bottom w:val="single" w:sz="4" w:space="0" w:color="auto"/>
              <w:right w:val="single" w:sz="12" w:space="0" w:color="auto"/>
            </w:tcBorders>
            <w:vAlign w:val="center"/>
            <w:hideMark/>
          </w:tcPr>
          <w:p w14:paraId="19C5499E" w14:textId="77777777" w:rsidR="002F2315" w:rsidRPr="00EC3318" w:rsidRDefault="002F2315" w:rsidP="001F323E">
            <w:pPr>
              <w:tabs>
                <w:tab w:val="left" w:pos="720"/>
                <w:tab w:val="left" w:leader="dot" w:pos="9360"/>
              </w:tabs>
              <w:jc w:val="center"/>
              <w:rPr>
                <w:b/>
                <w:sz w:val="24"/>
              </w:rPr>
            </w:pPr>
            <w:r w:rsidRPr="00EC3318">
              <w:rPr>
                <w:b/>
              </w:rPr>
              <w:t>Applies to OS</w:t>
            </w:r>
          </w:p>
          <w:p w14:paraId="40A5E01B" w14:textId="77777777" w:rsidR="002F2315" w:rsidRPr="00EC3318" w:rsidRDefault="002F2315" w:rsidP="001F323E">
            <w:pPr>
              <w:tabs>
                <w:tab w:val="left" w:pos="720"/>
                <w:tab w:val="left" w:leader="dot" w:pos="9360"/>
              </w:tabs>
              <w:jc w:val="center"/>
            </w:pPr>
            <w:r w:rsidRPr="00EC3318">
              <w:rPr>
                <w:b/>
              </w:rPr>
              <w:t>#2, #3</w:t>
            </w:r>
          </w:p>
        </w:tc>
      </w:tr>
      <w:tr w:rsidR="002F2315" w:rsidRPr="00EC3318" w14:paraId="2EEEAF3B" w14:textId="77777777" w:rsidTr="001F323E">
        <w:trPr>
          <w:cantSplit/>
        </w:trPr>
        <w:tc>
          <w:tcPr>
            <w:tcW w:w="8640" w:type="dxa"/>
            <w:vMerge/>
            <w:tcBorders>
              <w:top w:val="single" w:sz="4" w:space="0" w:color="auto"/>
              <w:left w:val="single" w:sz="12" w:space="0" w:color="auto"/>
              <w:bottom w:val="single" w:sz="4" w:space="0" w:color="auto"/>
              <w:right w:val="dotted" w:sz="4" w:space="0" w:color="auto"/>
            </w:tcBorders>
            <w:vAlign w:val="center"/>
            <w:hideMark/>
          </w:tcPr>
          <w:p w14:paraId="49BE902B" w14:textId="77777777" w:rsidR="002F2315" w:rsidRPr="00EC3318" w:rsidRDefault="002F2315" w:rsidP="001F323E">
            <w:pPr>
              <w:rPr>
                <w:b/>
                <w:sz w:val="24"/>
              </w:rPr>
            </w:pPr>
          </w:p>
        </w:tc>
        <w:tc>
          <w:tcPr>
            <w:tcW w:w="1440" w:type="dxa"/>
            <w:tcBorders>
              <w:top w:val="dotted" w:sz="4" w:space="0" w:color="auto"/>
              <w:left w:val="dotted" w:sz="4" w:space="0" w:color="auto"/>
              <w:bottom w:val="dotted" w:sz="4" w:space="0" w:color="auto"/>
              <w:right w:val="dotted" w:sz="4" w:space="0" w:color="auto"/>
            </w:tcBorders>
            <w:vAlign w:val="center"/>
            <w:hideMark/>
          </w:tcPr>
          <w:p w14:paraId="2EAD995D" w14:textId="77777777" w:rsidR="002F2315" w:rsidRPr="00EC3318" w:rsidRDefault="002F2315" w:rsidP="001F323E">
            <w:pPr>
              <w:tabs>
                <w:tab w:val="left" w:pos="720"/>
                <w:tab w:val="left" w:leader="dot" w:pos="9360"/>
              </w:tabs>
              <w:jc w:val="right"/>
              <w:rPr>
                <w:b/>
              </w:rPr>
            </w:pPr>
            <w:r w:rsidRPr="00EC3318">
              <w:rPr>
                <w:b/>
              </w:rPr>
              <w:t>Description</w:t>
            </w:r>
          </w:p>
        </w:tc>
        <w:tc>
          <w:tcPr>
            <w:tcW w:w="5184" w:type="dxa"/>
            <w:tcBorders>
              <w:top w:val="dotted" w:sz="4" w:space="0" w:color="auto"/>
              <w:left w:val="dotted" w:sz="4" w:space="0" w:color="auto"/>
              <w:bottom w:val="dotted" w:sz="4" w:space="0" w:color="auto"/>
              <w:right w:val="dotted" w:sz="4" w:space="0" w:color="auto"/>
            </w:tcBorders>
            <w:vAlign w:val="center"/>
            <w:hideMark/>
          </w:tcPr>
          <w:p w14:paraId="54E15329" w14:textId="77777777" w:rsidR="002F2315" w:rsidRPr="00EC3318" w:rsidRDefault="002F2315" w:rsidP="001F323E">
            <w:pPr>
              <w:tabs>
                <w:tab w:val="left" w:pos="720"/>
                <w:tab w:val="left" w:leader="dot" w:pos="9360"/>
              </w:tabs>
              <w:rPr>
                <w:b/>
              </w:rPr>
            </w:pPr>
            <w:r w:rsidRPr="00EC3318">
              <w:t>Primary hot water flow is too low with the minimum flow bypass valve fully open.</w:t>
            </w:r>
          </w:p>
        </w:tc>
        <w:tc>
          <w:tcPr>
            <w:tcW w:w="1008" w:type="dxa"/>
            <w:vMerge/>
            <w:tcBorders>
              <w:top w:val="single" w:sz="4" w:space="0" w:color="auto"/>
              <w:left w:val="dotted" w:sz="4" w:space="0" w:color="auto"/>
              <w:bottom w:val="single" w:sz="4" w:space="0" w:color="auto"/>
              <w:right w:val="single" w:sz="12" w:space="0" w:color="auto"/>
            </w:tcBorders>
            <w:vAlign w:val="center"/>
            <w:hideMark/>
          </w:tcPr>
          <w:p w14:paraId="63402595" w14:textId="77777777" w:rsidR="002F2315" w:rsidRPr="00EC3318" w:rsidRDefault="002F2315" w:rsidP="001F323E">
            <w:pPr>
              <w:rPr>
                <w:sz w:val="24"/>
              </w:rPr>
            </w:pPr>
          </w:p>
        </w:tc>
      </w:tr>
      <w:tr w:rsidR="002F2315" w:rsidRPr="00EC3318" w14:paraId="2ADB5437" w14:textId="77777777" w:rsidTr="001F323E">
        <w:trPr>
          <w:cantSplit/>
        </w:trPr>
        <w:tc>
          <w:tcPr>
            <w:tcW w:w="8640" w:type="dxa"/>
            <w:vMerge/>
            <w:tcBorders>
              <w:top w:val="single" w:sz="4" w:space="0" w:color="auto"/>
              <w:left w:val="single" w:sz="12" w:space="0" w:color="auto"/>
              <w:bottom w:val="single" w:sz="4" w:space="0" w:color="auto"/>
              <w:right w:val="dotted" w:sz="4" w:space="0" w:color="auto"/>
            </w:tcBorders>
            <w:vAlign w:val="center"/>
            <w:hideMark/>
          </w:tcPr>
          <w:p w14:paraId="15C525B4" w14:textId="77777777" w:rsidR="002F2315" w:rsidRPr="00EC3318" w:rsidRDefault="002F2315" w:rsidP="001F323E">
            <w:pPr>
              <w:rPr>
                <w:b/>
                <w:sz w:val="24"/>
              </w:rPr>
            </w:pPr>
          </w:p>
        </w:tc>
        <w:tc>
          <w:tcPr>
            <w:tcW w:w="1440" w:type="dxa"/>
            <w:tcBorders>
              <w:top w:val="dotted" w:sz="4" w:space="0" w:color="auto"/>
              <w:left w:val="dotted" w:sz="4" w:space="0" w:color="auto"/>
              <w:bottom w:val="single" w:sz="4" w:space="0" w:color="auto"/>
              <w:right w:val="dotted" w:sz="4" w:space="0" w:color="auto"/>
            </w:tcBorders>
            <w:vAlign w:val="center"/>
            <w:hideMark/>
          </w:tcPr>
          <w:p w14:paraId="474437DE" w14:textId="77777777" w:rsidR="002F2315" w:rsidRPr="00EC3318" w:rsidRDefault="002F2315" w:rsidP="001F323E">
            <w:pPr>
              <w:tabs>
                <w:tab w:val="left" w:pos="720"/>
                <w:tab w:val="left" w:leader="dot" w:pos="9360"/>
              </w:tabs>
              <w:jc w:val="right"/>
              <w:rPr>
                <w:b/>
              </w:rPr>
            </w:pPr>
            <w:r w:rsidRPr="00EC3318">
              <w:rPr>
                <w:b/>
              </w:rPr>
              <w:t>Possible Diagnosis</w:t>
            </w:r>
          </w:p>
        </w:tc>
        <w:tc>
          <w:tcPr>
            <w:tcW w:w="5184" w:type="dxa"/>
            <w:tcBorders>
              <w:top w:val="dotted" w:sz="4" w:space="0" w:color="auto"/>
              <w:left w:val="dotted" w:sz="4" w:space="0" w:color="auto"/>
              <w:bottom w:val="single" w:sz="4" w:space="0" w:color="auto"/>
              <w:right w:val="dotted" w:sz="4" w:space="0" w:color="auto"/>
            </w:tcBorders>
            <w:vAlign w:val="center"/>
            <w:hideMark/>
          </w:tcPr>
          <w:p w14:paraId="1F201272" w14:textId="77777777" w:rsidR="002F2315" w:rsidRPr="00EC3318" w:rsidRDefault="002F2315" w:rsidP="001F323E">
            <w:pPr>
              <w:tabs>
                <w:tab w:val="left" w:pos="720"/>
                <w:tab w:val="left" w:leader="dot" w:pos="9360"/>
              </w:tabs>
            </w:pPr>
            <w:r w:rsidRPr="00EC3318">
              <w:t>Problem with minimum flow bypass valve</w:t>
            </w:r>
          </w:p>
          <w:p w14:paraId="2C706E3D" w14:textId="77777777" w:rsidR="002F2315" w:rsidRPr="00EC3318" w:rsidRDefault="002F2315" w:rsidP="001F323E">
            <w:pPr>
              <w:tabs>
                <w:tab w:val="left" w:pos="720"/>
                <w:tab w:val="left" w:leader="dot" w:pos="9360"/>
              </w:tabs>
            </w:pPr>
            <w:r w:rsidRPr="00EC3318">
              <w:t>Problem with boiler isolation valves</w:t>
            </w:r>
          </w:p>
          <w:p w14:paraId="7041F74B" w14:textId="77777777" w:rsidR="002F2315" w:rsidRPr="00EC3318" w:rsidRDefault="002F2315" w:rsidP="001F323E">
            <w:pPr>
              <w:tabs>
                <w:tab w:val="left" w:pos="720"/>
                <w:tab w:val="left" w:leader="dot" w:pos="9360"/>
              </w:tabs>
              <w:ind w:left="314" w:hanging="314"/>
            </w:pPr>
            <w:r w:rsidRPr="00EC3318">
              <w:t>Minimum loop differential pressure setpoint too low</w:t>
            </w:r>
          </w:p>
        </w:tc>
        <w:tc>
          <w:tcPr>
            <w:tcW w:w="1008" w:type="dxa"/>
            <w:vMerge/>
            <w:tcBorders>
              <w:top w:val="single" w:sz="4" w:space="0" w:color="auto"/>
              <w:left w:val="dotted" w:sz="4" w:space="0" w:color="auto"/>
              <w:bottom w:val="single" w:sz="4" w:space="0" w:color="auto"/>
              <w:right w:val="single" w:sz="12" w:space="0" w:color="auto"/>
            </w:tcBorders>
            <w:vAlign w:val="center"/>
            <w:hideMark/>
          </w:tcPr>
          <w:p w14:paraId="2DB8EFFC" w14:textId="77777777" w:rsidR="002F2315" w:rsidRPr="00EC3318" w:rsidRDefault="002F2315" w:rsidP="001F323E">
            <w:pPr>
              <w:rPr>
                <w:sz w:val="24"/>
              </w:rPr>
            </w:pPr>
          </w:p>
        </w:tc>
      </w:tr>
      <w:tr w:rsidR="002F2315" w:rsidRPr="00EC3318" w14:paraId="4F8A5AB7" w14:textId="77777777" w:rsidTr="001F323E">
        <w:trPr>
          <w:cantSplit/>
        </w:trPr>
        <w:tc>
          <w:tcPr>
            <w:tcW w:w="8640" w:type="dxa"/>
            <w:gridSpan w:val="4"/>
            <w:tcBorders>
              <w:top w:val="single" w:sz="4" w:space="0" w:color="auto"/>
              <w:left w:val="single" w:sz="12" w:space="0" w:color="auto"/>
              <w:bottom w:val="single" w:sz="4" w:space="0" w:color="auto"/>
              <w:right w:val="single" w:sz="12" w:space="0" w:color="auto"/>
            </w:tcBorders>
            <w:vAlign w:val="center"/>
            <w:hideMark/>
          </w:tcPr>
          <w:p w14:paraId="3B3A8844" w14:textId="77777777" w:rsidR="002F2315" w:rsidRPr="00EC3318" w:rsidRDefault="002F2315" w:rsidP="001F323E">
            <w:pPr>
              <w:tabs>
                <w:tab w:val="left" w:pos="720"/>
                <w:tab w:val="left" w:leader="dot" w:pos="9360"/>
              </w:tabs>
              <w:rPr>
                <w:b/>
              </w:rPr>
            </w:pPr>
            <w:r w:rsidRPr="00EC3318">
              <w:rPr>
                <w:b/>
              </w:rPr>
              <w:t>For hybrid plants, duplicate the following fault condition for each primary loop.</w:t>
            </w:r>
          </w:p>
        </w:tc>
      </w:tr>
      <w:tr w:rsidR="002F2315" w:rsidRPr="00EC3318" w14:paraId="4FD976B4" w14:textId="77777777" w:rsidTr="001F323E">
        <w:trPr>
          <w:cantSplit/>
        </w:trPr>
        <w:tc>
          <w:tcPr>
            <w:tcW w:w="1008" w:type="dxa"/>
            <w:vMerge w:val="restart"/>
            <w:tcBorders>
              <w:top w:val="single" w:sz="4" w:space="0" w:color="auto"/>
              <w:left w:val="single" w:sz="12" w:space="0" w:color="auto"/>
              <w:bottom w:val="single" w:sz="4" w:space="0" w:color="auto"/>
              <w:right w:val="dotted" w:sz="4" w:space="0" w:color="auto"/>
            </w:tcBorders>
            <w:vAlign w:val="center"/>
            <w:hideMark/>
          </w:tcPr>
          <w:p w14:paraId="09C6F94C" w14:textId="77777777" w:rsidR="002F2315" w:rsidRPr="00EC3318" w:rsidRDefault="002F2315" w:rsidP="001F323E">
            <w:pPr>
              <w:tabs>
                <w:tab w:val="left" w:pos="720"/>
                <w:tab w:val="left" w:leader="dot" w:pos="9360"/>
              </w:tabs>
              <w:jc w:val="center"/>
              <w:rPr>
                <w:b/>
              </w:rPr>
            </w:pPr>
            <w:r w:rsidRPr="00EC3318">
              <w:rPr>
                <w:b/>
              </w:rPr>
              <w:t>FC#6</w:t>
            </w:r>
          </w:p>
        </w:tc>
        <w:tc>
          <w:tcPr>
            <w:tcW w:w="1440" w:type="dxa"/>
            <w:tcBorders>
              <w:top w:val="single" w:sz="4" w:space="0" w:color="auto"/>
              <w:left w:val="dotted" w:sz="4" w:space="0" w:color="auto"/>
              <w:bottom w:val="dotted" w:sz="4" w:space="0" w:color="auto"/>
              <w:right w:val="dotted" w:sz="4" w:space="0" w:color="auto"/>
            </w:tcBorders>
            <w:vAlign w:val="center"/>
            <w:hideMark/>
          </w:tcPr>
          <w:p w14:paraId="315691C8" w14:textId="77777777" w:rsidR="002F2315" w:rsidRPr="00EC3318" w:rsidRDefault="002F2315" w:rsidP="001F323E">
            <w:pPr>
              <w:tabs>
                <w:tab w:val="left" w:pos="720"/>
                <w:tab w:val="left" w:leader="dot" w:pos="9360"/>
              </w:tabs>
              <w:jc w:val="right"/>
              <w:rPr>
                <w:b/>
              </w:rPr>
            </w:pPr>
            <w:r w:rsidRPr="00EC3318">
              <w:rPr>
                <w:b/>
              </w:rPr>
              <w:t>Equation</w:t>
            </w:r>
          </w:p>
        </w:tc>
        <w:tc>
          <w:tcPr>
            <w:tcW w:w="5184" w:type="dxa"/>
            <w:tcBorders>
              <w:top w:val="single" w:sz="4" w:space="0" w:color="auto"/>
              <w:left w:val="dotted" w:sz="4" w:space="0" w:color="auto"/>
              <w:bottom w:val="dotted" w:sz="4" w:space="0" w:color="auto"/>
              <w:right w:val="dotted" w:sz="4" w:space="0" w:color="auto"/>
            </w:tcBorders>
            <w:hideMark/>
          </w:tcPr>
          <w:p w14:paraId="61236FD5" w14:textId="77777777" w:rsidR="002F2315" w:rsidRPr="00EC3318" w:rsidRDefault="002F2315" w:rsidP="001F323E">
            <w:pPr>
              <w:tabs>
                <w:tab w:val="left" w:pos="720"/>
                <w:tab w:val="left" w:leader="dot" w:pos="9360"/>
              </w:tabs>
              <w:spacing w:before="60" w:after="60"/>
              <w:jc w:val="center"/>
              <w:rPr>
                <w:vertAlign w:val="subscript"/>
              </w:rPr>
            </w:pPr>
            <w:r w:rsidRPr="00EC3318">
              <w:t>HWST</w:t>
            </w:r>
            <w:r w:rsidRPr="00EC3318">
              <w:rPr>
                <w:vertAlign w:val="subscript"/>
              </w:rPr>
              <w:t>AVG</w:t>
            </w:r>
            <w:r w:rsidRPr="00EC3318">
              <w:t xml:space="preserve"> + Ɛ</w:t>
            </w:r>
            <w:r w:rsidRPr="00EC3318">
              <w:rPr>
                <w:vertAlign w:val="subscript"/>
              </w:rPr>
              <w:t>HWT</w:t>
            </w:r>
            <w:r w:rsidRPr="00EC3318">
              <w:t xml:space="preserve"> &lt; HWSTSP</w:t>
            </w:r>
          </w:p>
        </w:tc>
        <w:tc>
          <w:tcPr>
            <w:tcW w:w="1008" w:type="dxa"/>
            <w:vMerge w:val="restart"/>
            <w:tcBorders>
              <w:top w:val="single" w:sz="4" w:space="0" w:color="auto"/>
              <w:left w:val="dotted" w:sz="4" w:space="0" w:color="auto"/>
              <w:bottom w:val="single" w:sz="4" w:space="0" w:color="auto"/>
              <w:right w:val="single" w:sz="12" w:space="0" w:color="auto"/>
            </w:tcBorders>
            <w:vAlign w:val="center"/>
            <w:hideMark/>
          </w:tcPr>
          <w:p w14:paraId="278637D7" w14:textId="77777777" w:rsidR="002F2315" w:rsidRPr="00EC3318" w:rsidRDefault="002F2315" w:rsidP="001F323E">
            <w:pPr>
              <w:tabs>
                <w:tab w:val="left" w:pos="720"/>
                <w:tab w:val="left" w:leader="dot" w:pos="9360"/>
              </w:tabs>
              <w:jc w:val="center"/>
              <w:rPr>
                <w:b/>
                <w:sz w:val="24"/>
              </w:rPr>
            </w:pPr>
            <w:r w:rsidRPr="00EC3318">
              <w:rPr>
                <w:b/>
              </w:rPr>
              <w:t>Applies to OS</w:t>
            </w:r>
          </w:p>
          <w:p w14:paraId="6318F770" w14:textId="77777777" w:rsidR="002F2315" w:rsidRPr="00EC3318" w:rsidRDefault="002F2315" w:rsidP="001F323E">
            <w:pPr>
              <w:tabs>
                <w:tab w:val="left" w:pos="720"/>
                <w:tab w:val="left" w:leader="dot" w:pos="9360"/>
              </w:tabs>
              <w:jc w:val="center"/>
            </w:pPr>
            <w:r w:rsidRPr="00EC3318">
              <w:rPr>
                <w:b/>
              </w:rPr>
              <w:t>#2, #3</w:t>
            </w:r>
          </w:p>
        </w:tc>
      </w:tr>
      <w:tr w:rsidR="002F2315" w:rsidRPr="00EC3318" w14:paraId="49407FA0" w14:textId="77777777" w:rsidTr="001F323E">
        <w:trPr>
          <w:cantSplit/>
        </w:trPr>
        <w:tc>
          <w:tcPr>
            <w:tcW w:w="8640" w:type="dxa"/>
            <w:vMerge/>
            <w:tcBorders>
              <w:top w:val="single" w:sz="4" w:space="0" w:color="auto"/>
              <w:left w:val="single" w:sz="12" w:space="0" w:color="auto"/>
              <w:bottom w:val="single" w:sz="4" w:space="0" w:color="auto"/>
              <w:right w:val="dotted" w:sz="4" w:space="0" w:color="auto"/>
            </w:tcBorders>
            <w:vAlign w:val="center"/>
            <w:hideMark/>
          </w:tcPr>
          <w:p w14:paraId="64ABAA42" w14:textId="77777777" w:rsidR="002F2315" w:rsidRPr="00EC3318" w:rsidRDefault="002F2315" w:rsidP="001F323E">
            <w:pPr>
              <w:rPr>
                <w:b/>
                <w:sz w:val="24"/>
              </w:rPr>
            </w:pPr>
          </w:p>
        </w:tc>
        <w:tc>
          <w:tcPr>
            <w:tcW w:w="1440" w:type="dxa"/>
            <w:tcBorders>
              <w:top w:val="dotted" w:sz="4" w:space="0" w:color="auto"/>
              <w:left w:val="dotted" w:sz="4" w:space="0" w:color="auto"/>
              <w:bottom w:val="dotted" w:sz="4" w:space="0" w:color="auto"/>
              <w:right w:val="dotted" w:sz="4" w:space="0" w:color="auto"/>
            </w:tcBorders>
            <w:vAlign w:val="center"/>
            <w:hideMark/>
          </w:tcPr>
          <w:p w14:paraId="28AFA222" w14:textId="77777777" w:rsidR="002F2315" w:rsidRPr="00EC3318" w:rsidRDefault="002F2315" w:rsidP="001F323E">
            <w:pPr>
              <w:tabs>
                <w:tab w:val="left" w:pos="720"/>
                <w:tab w:val="left" w:leader="dot" w:pos="9360"/>
              </w:tabs>
              <w:jc w:val="right"/>
              <w:rPr>
                <w:b/>
              </w:rPr>
            </w:pPr>
            <w:r w:rsidRPr="00EC3318">
              <w:rPr>
                <w:b/>
              </w:rPr>
              <w:t>Description</w:t>
            </w:r>
          </w:p>
        </w:tc>
        <w:tc>
          <w:tcPr>
            <w:tcW w:w="5184" w:type="dxa"/>
            <w:tcBorders>
              <w:top w:val="dotted" w:sz="4" w:space="0" w:color="auto"/>
              <w:left w:val="dotted" w:sz="4" w:space="0" w:color="auto"/>
              <w:bottom w:val="dotted" w:sz="4" w:space="0" w:color="auto"/>
              <w:right w:val="dotted" w:sz="4" w:space="0" w:color="auto"/>
            </w:tcBorders>
            <w:vAlign w:val="center"/>
            <w:hideMark/>
          </w:tcPr>
          <w:p w14:paraId="74EBCB5D" w14:textId="77777777" w:rsidR="002F2315" w:rsidRPr="00EC3318" w:rsidRDefault="002F2315" w:rsidP="001F323E">
            <w:pPr>
              <w:tabs>
                <w:tab w:val="left" w:pos="720"/>
                <w:tab w:val="left" w:leader="dot" w:pos="9360"/>
              </w:tabs>
              <w:rPr>
                <w:b/>
              </w:rPr>
            </w:pPr>
            <w:r w:rsidRPr="00EC3318">
              <w:t>Hot water supply temperature is too low.</w:t>
            </w:r>
          </w:p>
        </w:tc>
        <w:tc>
          <w:tcPr>
            <w:tcW w:w="1008" w:type="dxa"/>
            <w:vMerge/>
            <w:tcBorders>
              <w:top w:val="single" w:sz="4" w:space="0" w:color="auto"/>
              <w:left w:val="dotted" w:sz="4" w:space="0" w:color="auto"/>
              <w:bottom w:val="single" w:sz="4" w:space="0" w:color="auto"/>
              <w:right w:val="single" w:sz="12" w:space="0" w:color="auto"/>
            </w:tcBorders>
            <w:vAlign w:val="center"/>
            <w:hideMark/>
          </w:tcPr>
          <w:p w14:paraId="14E5A6E6" w14:textId="77777777" w:rsidR="002F2315" w:rsidRPr="00EC3318" w:rsidRDefault="002F2315" w:rsidP="001F323E">
            <w:pPr>
              <w:rPr>
                <w:sz w:val="24"/>
              </w:rPr>
            </w:pPr>
          </w:p>
        </w:tc>
      </w:tr>
      <w:tr w:rsidR="002F2315" w:rsidRPr="00EC3318" w14:paraId="5AF7044B" w14:textId="77777777" w:rsidTr="001F323E">
        <w:trPr>
          <w:cantSplit/>
        </w:trPr>
        <w:tc>
          <w:tcPr>
            <w:tcW w:w="8640" w:type="dxa"/>
            <w:vMerge/>
            <w:tcBorders>
              <w:top w:val="single" w:sz="4" w:space="0" w:color="auto"/>
              <w:left w:val="single" w:sz="12" w:space="0" w:color="auto"/>
              <w:bottom w:val="single" w:sz="4" w:space="0" w:color="auto"/>
              <w:right w:val="dotted" w:sz="4" w:space="0" w:color="auto"/>
            </w:tcBorders>
            <w:vAlign w:val="center"/>
            <w:hideMark/>
          </w:tcPr>
          <w:p w14:paraId="4A6CEE32" w14:textId="77777777" w:rsidR="002F2315" w:rsidRPr="00EC3318" w:rsidRDefault="002F2315" w:rsidP="001F323E">
            <w:pPr>
              <w:rPr>
                <w:b/>
                <w:sz w:val="24"/>
              </w:rPr>
            </w:pPr>
          </w:p>
        </w:tc>
        <w:tc>
          <w:tcPr>
            <w:tcW w:w="1440" w:type="dxa"/>
            <w:tcBorders>
              <w:top w:val="dotted" w:sz="4" w:space="0" w:color="auto"/>
              <w:left w:val="dotted" w:sz="4" w:space="0" w:color="auto"/>
              <w:bottom w:val="single" w:sz="4" w:space="0" w:color="auto"/>
              <w:right w:val="dotted" w:sz="4" w:space="0" w:color="auto"/>
            </w:tcBorders>
            <w:vAlign w:val="center"/>
            <w:hideMark/>
          </w:tcPr>
          <w:p w14:paraId="4FFAE288" w14:textId="77777777" w:rsidR="002F2315" w:rsidRPr="00EC3318" w:rsidRDefault="002F2315" w:rsidP="001F323E">
            <w:pPr>
              <w:tabs>
                <w:tab w:val="left" w:pos="720"/>
                <w:tab w:val="left" w:leader="dot" w:pos="9360"/>
              </w:tabs>
              <w:jc w:val="right"/>
              <w:rPr>
                <w:b/>
              </w:rPr>
            </w:pPr>
            <w:r w:rsidRPr="00EC3318">
              <w:rPr>
                <w:b/>
              </w:rPr>
              <w:t>Possible Diagnosis</w:t>
            </w:r>
          </w:p>
        </w:tc>
        <w:tc>
          <w:tcPr>
            <w:tcW w:w="5184" w:type="dxa"/>
            <w:tcBorders>
              <w:top w:val="dotted" w:sz="4" w:space="0" w:color="auto"/>
              <w:left w:val="dotted" w:sz="4" w:space="0" w:color="auto"/>
              <w:bottom w:val="single" w:sz="4" w:space="0" w:color="auto"/>
              <w:right w:val="dotted" w:sz="4" w:space="0" w:color="auto"/>
            </w:tcBorders>
            <w:vAlign w:val="center"/>
            <w:hideMark/>
          </w:tcPr>
          <w:p w14:paraId="66D16A99" w14:textId="77777777" w:rsidR="002F2315" w:rsidRPr="00EC3318" w:rsidRDefault="002F2315" w:rsidP="001F323E">
            <w:pPr>
              <w:tabs>
                <w:tab w:val="left" w:pos="720"/>
                <w:tab w:val="left" w:leader="dot" w:pos="9360"/>
              </w:tabs>
            </w:pPr>
            <w:r w:rsidRPr="00EC3318">
              <w:t>Mechanical problem with boilers</w:t>
            </w:r>
          </w:p>
          <w:p w14:paraId="0AF35EB4" w14:textId="77777777" w:rsidR="002F2315" w:rsidRPr="00EC3318" w:rsidRDefault="002F2315" w:rsidP="001F323E">
            <w:pPr>
              <w:tabs>
                <w:tab w:val="left" w:pos="720"/>
                <w:tab w:val="left" w:leader="dot" w:pos="9360"/>
              </w:tabs>
              <w:ind w:left="314" w:hanging="314"/>
              <w:rPr>
                <w:szCs w:val="24"/>
              </w:rPr>
            </w:pPr>
            <w:r w:rsidRPr="00EC3318">
              <w:t>Primary flow is higher than the design flow of the operating boilers</w:t>
            </w:r>
          </w:p>
          <w:p w14:paraId="3584E12E" w14:textId="77777777" w:rsidR="002F2315" w:rsidRPr="00EC3318" w:rsidRDefault="002F2315" w:rsidP="001F323E">
            <w:pPr>
              <w:tabs>
                <w:tab w:val="left" w:pos="720"/>
                <w:tab w:val="left" w:leader="dot" w:pos="9360"/>
              </w:tabs>
              <w:ind w:left="314" w:hanging="314"/>
            </w:pPr>
            <w:r w:rsidRPr="00EC3318">
              <w:rPr>
                <w:szCs w:val="24"/>
              </w:rPr>
              <w:t>Deviation between the internal boiler hot water supply temperature sensor and the plant hot water supply temperature is too high (</w:t>
            </w:r>
            <w:proofErr w:type="gramStart"/>
            <w:r w:rsidRPr="00EC3318">
              <w:rPr>
                <w:szCs w:val="24"/>
              </w:rPr>
              <w:t>i.e.</w:t>
            </w:r>
            <w:proofErr w:type="gramEnd"/>
            <w:r w:rsidRPr="00EC3318">
              <w:rPr>
                <w:szCs w:val="24"/>
              </w:rPr>
              <w:t xml:space="preserve"> boiler sensor is out of calibration).</w:t>
            </w:r>
          </w:p>
        </w:tc>
        <w:tc>
          <w:tcPr>
            <w:tcW w:w="1008" w:type="dxa"/>
            <w:vMerge/>
            <w:tcBorders>
              <w:top w:val="single" w:sz="4" w:space="0" w:color="auto"/>
              <w:left w:val="dotted" w:sz="4" w:space="0" w:color="auto"/>
              <w:bottom w:val="single" w:sz="4" w:space="0" w:color="auto"/>
              <w:right w:val="single" w:sz="12" w:space="0" w:color="auto"/>
            </w:tcBorders>
            <w:vAlign w:val="center"/>
            <w:hideMark/>
          </w:tcPr>
          <w:p w14:paraId="45BF679E" w14:textId="77777777" w:rsidR="002F2315" w:rsidRPr="00EC3318" w:rsidRDefault="002F2315" w:rsidP="001F323E">
            <w:pPr>
              <w:rPr>
                <w:sz w:val="24"/>
              </w:rPr>
            </w:pPr>
          </w:p>
        </w:tc>
      </w:tr>
      <w:tr w:rsidR="002F2315" w:rsidRPr="00EC3318" w14:paraId="4F5C776B" w14:textId="77777777" w:rsidTr="001F323E">
        <w:trPr>
          <w:cantSplit/>
        </w:trPr>
        <w:tc>
          <w:tcPr>
            <w:tcW w:w="8640" w:type="dxa"/>
            <w:gridSpan w:val="4"/>
            <w:tcBorders>
              <w:top w:val="single" w:sz="4" w:space="0" w:color="auto"/>
              <w:left w:val="single" w:sz="12" w:space="0" w:color="auto"/>
              <w:bottom w:val="single" w:sz="4" w:space="0" w:color="auto"/>
              <w:right w:val="single" w:sz="12" w:space="0" w:color="auto"/>
            </w:tcBorders>
            <w:vAlign w:val="center"/>
            <w:hideMark/>
          </w:tcPr>
          <w:p w14:paraId="516CA0AA" w14:textId="77777777" w:rsidR="002F2315" w:rsidRPr="00EC3318" w:rsidRDefault="002F2315" w:rsidP="001F323E">
            <w:pPr>
              <w:tabs>
                <w:tab w:val="left" w:pos="720"/>
                <w:tab w:val="left" w:leader="dot" w:pos="9360"/>
              </w:tabs>
              <w:rPr>
                <w:b/>
              </w:rPr>
            </w:pPr>
            <w:r w:rsidRPr="00EC3318">
              <w:rPr>
                <w:b/>
              </w:rPr>
              <w:t>Retain the following fault condition for plants where system gauge pressure is monitored. Delete otherwise.</w:t>
            </w:r>
          </w:p>
        </w:tc>
      </w:tr>
      <w:tr w:rsidR="002F2315" w:rsidRPr="00EC3318" w14:paraId="0965EA11" w14:textId="77777777" w:rsidTr="001F323E">
        <w:trPr>
          <w:cantSplit/>
        </w:trPr>
        <w:tc>
          <w:tcPr>
            <w:tcW w:w="1008" w:type="dxa"/>
            <w:vMerge w:val="restart"/>
            <w:tcBorders>
              <w:top w:val="single" w:sz="4" w:space="0" w:color="auto"/>
              <w:left w:val="single" w:sz="12" w:space="0" w:color="auto"/>
              <w:bottom w:val="single" w:sz="4" w:space="0" w:color="auto"/>
              <w:right w:val="dotted" w:sz="4" w:space="0" w:color="auto"/>
            </w:tcBorders>
            <w:vAlign w:val="center"/>
            <w:hideMark/>
          </w:tcPr>
          <w:p w14:paraId="295E1FA9" w14:textId="77777777" w:rsidR="002F2315" w:rsidRPr="00EC3318" w:rsidRDefault="002F2315" w:rsidP="001F323E">
            <w:pPr>
              <w:tabs>
                <w:tab w:val="left" w:pos="720"/>
                <w:tab w:val="left" w:leader="dot" w:pos="9360"/>
              </w:tabs>
              <w:jc w:val="center"/>
              <w:rPr>
                <w:b/>
              </w:rPr>
            </w:pPr>
            <w:r w:rsidRPr="00EC3318">
              <w:rPr>
                <w:b/>
              </w:rPr>
              <w:t xml:space="preserve">FC#7 </w:t>
            </w:r>
          </w:p>
        </w:tc>
        <w:tc>
          <w:tcPr>
            <w:tcW w:w="1440" w:type="dxa"/>
            <w:tcBorders>
              <w:top w:val="single" w:sz="4" w:space="0" w:color="auto"/>
              <w:left w:val="dotted" w:sz="4" w:space="0" w:color="auto"/>
              <w:bottom w:val="dotted" w:sz="4" w:space="0" w:color="auto"/>
              <w:right w:val="dotted" w:sz="4" w:space="0" w:color="auto"/>
            </w:tcBorders>
            <w:vAlign w:val="center"/>
            <w:hideMark/>
          </w:tcPr>
          <w:p w14:paraId="1AF15D6E" w14:textId="77777777" w:rsidR="002F2315" w:rsidRPr="00EC3318" w:rsidRDefault="002F2315" w:rsidP="001F323E">
            <w:pPr>
              <w:tabs>
                <w:tab w:val="left" w:pos="720"/>
                <w:tab w:val="left" w:leader="dot" w:pos="9360"/>
              </w:tabs>
              <w:jc w:val="right"/>
              <w:rPr>
                <w:b/>
              </w:rPr>
            </w:pPr>
            <w:r w:rsidRPr="00EC3318">
              <w:rPr>
                <w:b/>
              </w:rPr>
              <w:t>Equation</w:t>
            </w:r>
          </w:p>
        </w:tc>
        <w:tc>
          <w:tcPr>
            <w:tcW w:w="5184" w:type="dxa"/>
            <w:tcBorders>
              <w:top w:val="single" w:sz="4" w:space="0" w:color="auto"/>
              <w:left w:val="dotted" w:sz="4" w:space="0" w:color="auto"/>
              <w:bottom w:val="dotted" w:sz="4" w:space="0" w:color="auto"/>
              <w:right w:val="dotted" w:sz="4" w:space="0" w:color="auto"/>
            </w:tcBorders>
            <w:hideMark/>
          </w:tcPr>
          <w:p w14:paraId="3899FFEE" w14:textId="77777777" w:rsidR="002F2315" w:rsidRPr="00EC3318" w:rsidRDefault="002F2315" w:rsidP="001F323E">
            <w:pPr>
              <w:tabs>
                <w:tab w:val="left" w:pos="720"/>
                <w:tab w:val="left" w:leader="dot" w:pos="9360"/>
              </w:tabs>
              <w:spacing w:before="60" w:after="60"/>
              <w:jc w:val="center"/>
              <w:rPr>
                <w:b/>
              </w:rPr>
            </w:pPr>
            <w:r w:rsidRPr="00EC3318">
              <w:t>P</w:t>
            </w:r>
            <w:r w:rsidRPr="00EC3318">
              <w:rPr>
                <w:vertAlign w:val="subscript"/>
              </w:rPr>
              <w:t>GAUGE, AVG</w:t>
            </w:r>
            <w:r w:rsidRPr="00EC3318">
              <w:t xml:space="preserve"> &lt; 0.9 * </w:t>
            </w:r>
            <w:proofErr w:type="spellStart"/>
            <w:r w:rsidRPr="00EC3318">
              <w:t>ETPreChargePress</w:t>
            </w:r>
            <w:proofErr w:type="spellEnd"/>
          </w:p>
        </w:tc>
        <w:tc>
          <w:tcPr>
            <w:tcW w:w="1008" w:type="dxa"/>
            <w:vMerge w:val="restart"/>
            <w:tcBorders>
              <w:top w:val="single" w:sz="4" w:space="0" w:color="auto"/>
              <w:left w:val="dotted" w:sz="4" w:space="0" w:color="auto"/>
              <w:bottom w:val="single" w:sz="4" w:space="0" w:color="auto"/>
              <w:right w:val="single" w:sz="12" w:space="0" w:color="auto"/>
            </w:tcBorders>
            <w:vAlign w:val="center"/>
            <w:hideMark/>
          </w:tcPr>
          <w:p w14:paraId="06FC256E" w14:textId="77777777" w:rsidR="002F2315" w:rsidRPr="00EC3318" w:rsidRDefault="002F2315" w:rsidP="001F323E">
            <w:pPr>
              <w:tabs>
                <w:tab w:val="left" w:pos="720"/>
                <w:tab w:val="left" w:leader="dot" w:pos="9360"/>
              </w:tabs>
              <w:jc w:val="center"/>
              <w:rPr>
                <w:b/>
                <w:sz w:val="24"/>
              </w:rPr>
            </w:pPr>
            <w:r w:rsidRPr="00EC3318">
              <w:rPr>
                <w:b/>
              </w:rPr>
              <w:t>Applies to OS</w:t>
            </w:r>
          </w:p>
          <w:p w14:paraId="1234A9E1" w14:textId="77777777" w:rsidR="002F2315" w:rsidRPr="00EC3318" w:rsidRDefault="002F2315" w:rsidP="001F323E">
            <w:pPr>
              <w:tabs>
                <w:tab w:val="left" w:pos="720"/>
                <w:tab w:val="left" w:leader="dot" w:pos="9360"/>
              </w:tabs>
              <w:jc w:val="center"/>
            </w:pPr>
            <w:r w:rsidRPr="00EC3318">
              <w:rPr>
                <w:b/>
              </w:rPr>
              <w:t>#1 – #3</w:t>
            </w:r>
          </w:p>
        </w:tc>
      </w:tr>
      <w:tr w:rsidR="002F2315" w:rsidRPr="00EC3318" w14:paraId="63B846A5" w14:textId="77777777" w:rsidTr="001F323E">
        <w:trPr>
          <w:cantSplit/>
        </w:trPr>
        <w:tc>
          <w:tcPr>
            <w:tcW w:w="8640" w:type="dxa"/>
            <w:vMerge/>
            <w:tcBorders>
              <w:top w:val="single" w:sz="4" w:space="0" w:color="auto"/>
              <w:left w:val="single" w:sz="12" w:space="0" w:color="auto"/>
              <w:bottom w:val="single" w:sz="4" w:space="0" w:color="auto"/>
              <w:right w:val="dotted" w:sz="4" w:space="0" w:color="auto"/>
            </w:tcBorders>
            <w:vAlign w:val="center"/>
            <w:hideMark/>
          </w:tcPr>
          <w:p w14:paraId="25D15309" w14:textId="77777777" w:rsidR="002F2315" w:rsidRPr="00EC3318" w:rsidRDefault="002F2315" w:rsidP="001F323E">
            <w:pPr>
              <w:rPr>
                <w:b/>
                <w:sz w:val="24"/>
              </w:rPr>
            </w:pPr>
          </w:p>
        </w:tc>
        <w:tc>
          <w:tcPr>
            <w:tcW w:w="1440" w:type="dxa"/>
            <w:tcBorders>
              <w:top w:val="dotted" w:sz="4" w:space="0" w:color="auto"/>
              <w:left w:val="dotted" w:sz="4" w:space="0" w:color="auto"/>
              <w:bottom w:val="dotted" w:sz="4" w:space="0" w:color="auto"/>
              <w:right w:val="dotted" w:sz="4" w:space="0" w:color="auto"/>
            </w:tcBorders>
            <w:vAlign w:val="center"/>
            <w:hideMark/>
          </w:tcPr>
          <w:p w14:paraId="6A6B5755" w14:textId="77777777" w:rsidR="002F2315" w:rsidRPr="00EC3318" w:rsidRDefault="002F2315" w:rsidP="001F323E">
            <w:pPr>
              <w:tabs>
                <w:tab w:val="left" w:pos="720"/>
                <w:tab w:val="left" w:leader="dot" w:pos="9360"/>
              </w:tabs>
              <w:jc w:val="right"/>
              <w:rPr>
                <w:b/>
              </w:rPr>
            </w:pPr>
            <w:r w:rsidRPr="00EC3318">
              <w:rPr>
                <w:b/>
              </w:rPr>
              <w:t>Description</w:t>
            </w:r>
          </w:p>
        </w:tc>
        <w:tc>
          <w:tcPr>
            <w:tcW w:w="5184" w:type="dxa"/>
            <w:tcBorders>
              <w:top w:val="dotted" w:sz="4" w:space="0" w:color="auto"/>
              <w:left w:val="dotted" w:sz="4" w:space="0" w:color="auto"/>
              <w:bottom w:val="dotted" w:sz="4" w:space="0" w:color="auto"/>
              <w:right w:val="dotted" w:sz="4" w:space="0" w:color="auto"/>
            </w:tcBorders>
            <w:vAlign w:val="center"/>
            <w:hideMark/>
          </w:tcPr>
          <w:p w14:paraId="33025AA1" w14:textId="77777777" w:rsidR="002F2315" w:rsidRPr="00EC3318" w:rsidRDefault="002F2315" w:rsidP="001F323E">
            <w:pPr>
              <w:tabs>
                <w:tab w:val="left" w:pos="720"/>
                <w:tab w:val="left" w:leader="dot" w:pos="9360"/>
              </w:tabs>
              <w:rPr>
                <w:b/>
              </w:rPr>
            </w:pPr>
            <w:r w:rsidRPr="00EC3318">
              <w:t>Hot water system gauge pressure is too low</w:t>
            </w:r>
          </w:p>
        </w:tc>
        <w:tc>
          <w:tcPr>
            <w:tcW w:w="1008" w:type="dxa"/>
            <w:vMerge/>
            <w:tcBorders>
              <w:top w:val="single" w:sz="4" w:space="0" w:color="auto"/>
              <w:left w:val="dotted" w:sz="4" w:space="0" w:color="auto"/>
              <w:bottom w:val="single" w:sz="4" w:space="0" w:color="auto"/>
              <w:right w:val="single" w:sz="12" w:space="0" w:color="auto"/>
            </w:tcBorders>
            <w:vAlign w:val="center"/>
            <w:hideMark/>
          </w:tcPr>
          <w:p w14:paraId="7C5BAAE6" w14:textId="77777777" w:rsidR="002F2315" w:rsidRPr="00EC3318" w:rsidRDefault="002F2315" w:rsidP="001F323E">
            <w:pPr>
              <w:rPr>
                <w:sz w:val="24"/>
              </w:rPr>
            </w:pPr>
          </w:p>
        </w:tc>
      </w:tr>
      <w:tr w:rsidR="002F2315" w:rsidRPr="00EC3318" w14:paraId="2885B0E2" w14:textId="77777777" w:rsidTr="001F323E">
        <w:trPr>
          <w:cantSplit/>
        </w:trPr>
        <w:tc>
          <w:tcPr>
            <w:tcW w:w="8640" w:type="dxa"/>
            <w:vMerge/>
            <w:tcBorders>
              <w:top w:val="single" w:sz="4" w:space="0" w:color="auto"/>
              <w:left w:val="single" w:sz="12" w:space="0" w:color="auto"/>
              <w:bottom w:val="single" w:sz="4" w:space="0" w:color="auto"/>
              <w:right w:val="dotted" w:sz="4" w:space="0" w:color="auto"/>
            </w:tcBorders>
            <w:vAlign w:val="center"/>
            <w:hideMark/>
          </w:tcPr>
          <w:p w14:paraId="2F7B02FB" w14:textId="77777777" w:rsidR="002F2315" w:rsidRPr="00EC3318" w:rsidRDefault="002F2315" w:rsidP="001F323E">
            <w:pPr>
              <w:rPr>
                <w:b/>
                <w:sz w:val="24"/>
              </w:rPr>
            </w:pPr>
          </w:p>
        </w:tc>
        <w:tc>
          <w:tcPr>
            <w:tcW w:w="1440" w:type="dxa"/>
            <w:tcBorders>
              <w:top w:val="dotted" w:sz="4" w:space="0" w:color="auto"/>
              <w:left w:val="dotted" w:sz="4" w:space="0" w:color="auto"/>
              <w:bottom w:val="single" w:sz="4" w:space="0" w:color="auto"/>
              <w:right w:val="dotted" w:sz="4" w:space="0" w:color="auto"/>
            </w:tcBorders>
            <w:vAlign w:val="center"/>
            <w:hideMark/>
          </w:tcPr>
          <w:p w14:paraId="1D2E2543" w14:textId="77777777" w:rsidR="002F2315" w:rsidRPr="00EC3318" w:rsidRDefault="002F2315" w:rsidP="001F323E">
            <w:pPr>
              <w:tabs>
                <w:tab w:val="left" w:pos="720"/>
                <w:tab w:val="left" w:leader="dot" w:pos="9360"/>
              </w:tabs>
              <w:jc w:val="right"/>
              <w:rPr>
                <w:b/>
              </w:rPr>
            </w:pPr>
            <w:r w:rsidRPr="00EC3318">
              <w:rPr>
                <w:b/>
              </w:rPr>
              <w:t>Possible Diagnosis</w:t>
            </w:r>
          </w:p>
        </w:tc>
        <w:tc>
          <w:tcPr>
            <w:tcW w:w="5184" w:type="dxa"/>
            <w:tcBorders>
              <w:top w:val="dotted" w:sz="4" w:space="0" w:color="auto"/>
              <w:left w:val="dotted" w:sz="4" w:space="0" w:color="auto"/>
              <w:bottom w:val="single" w:sz="4" w:space="0" w:color="auto"/>
              <w:right w:val="dotted" w:sz="4" w:space="0" w:color="auto"/>
            </w:tcBorders>
            <w:vAlign w:val="center"/>
            <w:hideMark/>
          </w:tcPr>
          <w:p w14:paraId="0E583929" w14:textId="77777777" w:rsidR="002F2315" w:rsidRPr="00EC3318" w:rsidRDefault="002F2315" w:rsidP="001F323E">
            <w:pPr>
              <w:tabs>
                <w:tab w:val="left" w:pos="720"/>
                <w:tab w:val="left" w:leader="dot" w:pos="9360"/>
              </w:tabs>
              <w:rPr>
                <w:b/>
              </w:rPr>
            </w:pPr>
            <w:r w:rsidRPr="00EC3318">
              <w:t>Possible hot water system leak</w:t>
            </w:r>
          </w:p>
        </w:tc>
        <w:tc>
          <w:tcPr>
            <w:tcW w:w="1008" w:type="dxa"/>
            <w:vMerge/>
            <w:tcBorders>
              <w:top w:val="single" w:sz="4" w:space="0" w:color="auto"/>
              <w:left w:val="dotted" w:sz="4" w:space="0" w:color="auto"/>
              <w:bottom w:val="single" w:sz="4" w:space="0" w:color="auto"/>
              <w:right w:val="single" w:sz="12" w:space="0" w:color="auto"/>
            </w:tcBorders>
            <w:vAlign w:val="center"/>
            <w:hideMark/>
          </w:tcPr>
          <w:p w14:paraId="699587C0" w14:textId="77777777" w:rsidR="002F2315" w:rsidRPr="00EC3318" w:rsidRDefault="002F2315" w:rsidP="001F323E">
            <w:pPr>
              <w:rPr>
                <w:sz w:val="24"/>
              </w:rPr>
            </w:pPr>
          </w:p>
        </w:tc>
      </w:tr>
      <w:tr w:rsidR="002F2315" w:rsidRPr="00EC3318" w14:paraId="3E7CB740" w14:textId="77777777" w:rsidTr="001F323E">
        <w:trPr>
          <w:cantSplit/>
        </w:trPr>
        <w:tc>
          <w:tcPr>
            <w:tcW w:w="8640" w:type="dxa"/>
            <w:gridSpan w:val="4"/>
            <w:tcBorders>
              <w:top w:val="single" w:sz="4" w:space="0" w:color="auto"/>
              <w:left w:val="single" w:sz="12" w:space="0" w:color="auto"/>
              <w:bottom w:val="single" w:sz="4" w:space="0" w:color="auto"/>
              <w:right w:val="single" w:sz="12" w:space="0" w:color="auto"/>
            </w:tcBorders>
            <w:vAlign w:val="center"/>
            <w:hideMark/>
          </w:tcPr>
          <w:p w14:paraId="2BDFA9AA" w14:textId="77777777" w:rsidR="002F2315" w:rsidRPr="00EC3318" w:rsidRDefault="002F2315" w:rsidP="001F323E">
            <w:pPr>
              <w:tabs>
                <w:tab w:val="left" w:pos="720"/>
                <w:tab w:val="left" w:leader="dot" w:pos="9360"/>
              </w:tabs>
              <w:rPr>
                <w:b/>
              </w:rPr>
            </w:pPr>
            <w:r w:rsidRPr="00EC3318">
              <w:rPr>
                <w:b/>
              </w:rPr>
              <w:t>Retain the following fault condition for plants with a condensing boiler. Delete otherwise.</w:t>
            </w:r>
          </w:p>
        </w:tc>
      </w:tr>
      <w:tr w:rsidR="002F2315" w:rsidRPr="00EC3318" w14:paraId="2491B031" w14:textId="77777777" w:rsidTr="001F323E">
        <w:trPr>
          <w:cantSplit/>
        </w:trPr>
        <w:tc>
          <w:tcPr>
            <w:tcW w:w="1008" w:type="dxa"/>
            <w:vMerge w:val="restart"/>
            <w:tcBorders>
              <w:top w:val="single" w:sz="4" w:space="0" w:color="auto"/>
              <w:left w:val="single" w:sz="12" w:space="0" w:color="auto"/>
              <w:bottom w:val="single" w:sz="4" w:space="0" w:color="auto"/>
              <w:right w:val="dotted" w:sz="4" w:space="0" w:color="auto"/>
            </w:tcBorders>
            <w:vAlign w:val="center"/>
            <w:hideMark/>
          </w:tcPr>
          <w:p w14:paraId="518ED995" w14:textId="77777777" w:rsidR="002F2315" w:rsidRPr="00EC3318" w:rsidRDefault="002F2315" w:rsidP="001F323E">
            <w:pPr>
              <w:tabs>
                <w:tab w:val="left" w:pos="720"/>
                <w:tab w:val="left" w:leader="dot" w:pos="9360"/>
              </w:tabs>
              <w:jc w:val="center"/>
              <w:rPr>
                <w:b/>
              </w:rPr>
            </w:pPr>
            <w:r w:rsidRPr="00EC3318">
              <w:rPr>
                <w:b/>
              </w:rPr>
              <w:t>FC#8</w:t>
            </w:r>
          </w:p>
        </w:tc>
        <w:tc>
          <w:tcPr>
            <w:tcW w:w="1440" w:type="dxa"/>
            <w:tcBorders>
              <w:top w:val="single" w:sz="4" w:space="0" w:color="auto"/>
              <w:left w:val="dotted" w:sz="4" w:space="0" w:color="auto"/>
              <w:bottom w:val="dotted" w:sz="4" w:space="0" w:color="auto"/>
              <w:right w:val="dotted" w:sz="4" w:space="0" w:color="auto"/>
            </w:tcBorders>
            <w:vAlign w:val="center"/>
            <w:hideMark/>
          </w:tcPr>
          <w:p w14:paraId="703DFFF8" w14:textId="77777777" w:rsidR="002F2315" w:rsidRPr="00EC3318" w:rsidRDefault="002F2315" w:rsidP="001F323E">
            <w:pPr>
              <w:tabs>
                <w:tab w:val="left" w:pos="720"/>
                <w:tab w:val="left" w:leader="dot" w:pos="9360"/>
              </w:tabs>
              <w:jc w:val="right"/>
              <w:rPr>
                <w:b/>
              </w:rPr>
            </w:pPr>
            <w:r w:rsidRPr="00EC3318">
              <w:rPr>
                <w:b/>
              </w:rPr>
              <w:t>Equation</w:t>
            </w:r>
          </w:p>
        </w:tc>
        <w:tc>
          <w:tcPr>
            <w:tcW w:w="5184" w:type="dxa"/>
            <w:tcBorders>
              <w:top w:val="single" w:sz="4" w:space="0" w:color="auto"/>
              <w:left w:val="dotted" w:sz="4" w:space="0" w:color="auto"/>
              <w:bottom w:val="dotted" w:sz="4" w:space="0" w:color="auto"/>
              <w:right w:val="dotted" w:sz="4" w:space="0" w:color="auto"/>
            </w:tcBorders>
            <w:hideMark/>
          </w:tcPr>
          <w:p w14:paraId="1591BAF1" w14:textId="77777777" w:rsidR="002F2315" w:rsidRPr="00EC3318" w:rsidRDefault="002F2315" w:rsidP="001F323E">
            <w:pPr>
              <w:tabs>
                <w:tab w:val="left" w:pos="720"/>
                <w:tab w:val="left" w:leader="dot" w:pos="9360"/>
              </w:tabs>
              <w:spacing w:before="60" w:after="60"/>
              <w:jc w:val="center"/>
              <w:rPr>
                <w:b/>
                <w:bCs/>
              </w:rPr>
            </w:pPr>
            <w:r w:rsidRPr="00EC3318">
              <w:t>HWRT</w:t>
            </w:r>
            <w:r w:rsidRPr="00EC3318">
              <w:rPr>
                <w:vertAlign w:val="subscript"/>
              </w:rPr>
              <w:t xml:space="preserve">AVG </w:t>
            </w:r>
            <w:r w:rsidRPr="00EC3318">
              <w:t>- Ɛ</w:t>
            </w:r>
            <w:r w:rsidRPr="00EC3318">
              <w:rPr>
                <w:vertAlign w:val="subscript"/>
              </w:rPr>
              <w:t>HWT</w:t>
            </w:r>
            <w:r w:rsidRPr="00EC3318">
              <w:t xml:space="preserve"> &gt; </w:t>
            </w:r>
            <w:proofErr w:type="spellStart"/>
            <w:r w:rsidRPr="00EC3318">
              <w:t>CondTemp</w:t>
            </w:r>
            <w:proofErr w:type="spellEnd"/>
          </w:p>
        </w:tc>
        <w:tc>
          <w:tcPr>
            <w:tcW w:w="1008" w:type="dxa"/>
            <w:vMerge w:val="restart"/>
            <w:tcBorders>
              <w:top w:val="single" w:sz="4" w:space="0" w:color="auto"/>
              <w:left w:val="dotted" w:sz="4" w:space="0" w:color="auto"/>
              <w:bottom w:val="single" w:sz="4" w:space="0" w:color="auto"/>
              <w:right w:val="single" w:sz="12" w:space="0" w:color="auto"/>
            </w:tcBorders>
            <w:vAlign w:val="center"/>
            <w:hideMark/>
          </w:tcPr>
          <w:p w14:paraId="12BD6E1E" w14:textId="77777777" w:rsidR="002F2315" w:rsidRPr="00EC3318" w:rsidRDefault="002F2315" w:rsidP="001F323E">
            <w:pPr>
              <w:tabs>
                <w:tab w:val="left" w:pos="720"/>
                <w:tab w:val="left" w:leader="dot" w:pos="9360"/>
              </w:tabs>
              <w:jc w:val="center"/>
              <w:rPr>
                <w:b/>
                <w:sz w:val="24"/>
              </w:rPr>
            </w:pPr>
            <w:r w:rsidRPr="00EC3318">
              <w:rPr>
                <w:b/>
              </w:rPr>
              <w:t>Applies to OS</w:t>
            </w:r>
          </w:p>
          <w:p w14:paraId="08364214" w14:textId="77777777" w:rsidR="002F2315" w:rsidRPr="00EC3318" w:rsidRDefault="002F2315" w:rsidP="001F323E">
            <w:pPr>
              <w:tabs>
                <w:tab w:val="left" w:pos="720"/>
                <w:tab w:val="left" w:leader="dot" w:pos="9360"/>
              </w:tabs>
              <w:jc w:val="center"/>
            </w:pPr>
            <w:r w:rsidRPr="00EC3318">
              <w:rPr>
                <w:b/>
              </w:rPr>
              <w:t>#2, #3</w:t>
            </w:r>
          </w:p>
        </w:tc>
      </w:tr>
      <w:tr w:rsidR="002F2315" w:rsidRPr="00EC3318" w14:paraId="5C987A10" w14:textId="77777777" w:rsidTr="001F323E">
        <w:trPr>
          <w:cantSplit/>
        </w:trPr>
        <w:tc>
          <w:tcPr>
            <w:tcW w:w="8640" w:type="dxa"/>
            <w:vMerge/>
            <w:tcBorders>
              <w:top w:val="single" w:sz="4" w:space="0" w:color="auto"/>
              <w:left w:val="single" w:sz="12" w:space="0" w:color="auto"/>
              <w:bottom w:val="single" w:sz="4" w:space="0" w:color="auto"/>
              <w:right w:val="dotted" w:sz="4" w:space="0" w:color="auto"/>
            </w:tcBorders>
            <w:vAlign w:val="center"/>
            <w:hideMark/>
          </w:tcPr>
          <w:p w14:paraId="042100C0" w14:textId="77777777" w:rsidR="002F2315" w:rsidRPr="00EC3318" w:rsidRDefault="002F2315" w:rsidP="001F323E">
            <w:pPr>
              <w:rPr>
                <w:b/>
                <w:sz w:val="24"/>
              </w:rPr>
            </w:pPr>
          </w:p>
        </w:tc>
        <w:tc>
          <w:tcPr>
            <w:tcW w:w="1440" w:type="dxa"/>
            <w:tcBorders>
              <w:top w:val="dotted" w:sz="4" w:space="0" w:color="auto"/>
              <w:left w:val="dotted" w:sz="4" w:space="0" w:color="auto"/>
              <w:bottom w:val="dotted" w:sz="4" w:space="0" w:color="auto"/>
              <w:right w:val="dotted" w:sz="4" w:space="0" w:color="auto"/>
            </w:tcBorders>
            <w:vAlign w:val="center"/>
            <w:hideMark/>
          </w:tcPr>
          <w:p w14:paraId="01267B07" w14:textId="77777777" w:rsidR="002F2315" w:rsidRPr="00EC3318" w:rsidRDefault="002F2315" w:rsidP="001F323E">
            <w:pPr>
              <w:tabs>
                <w:tab w:val="left" w:pos="720"/>
                <w:tab w:val="left" w:leader="dot" w:pos="9360"/>
              </w:tabs>
              <w:jc w:val="right"/>
              <w:rPr>
                <w:b/>
              </w:rPr>
            </w:pPr>
            <w:r w:rsidRPr="00EC3318">
              <w:rPr>
                <w:b/>
              </w:rPr>
              <w:t>Description</w:t>
            </w:r>
          </w:p>
        </w:tc>
        <w:tc>
          <w:tcPr>
            <w:tcW w:w="5184" w:type="dxa"/>
            <w:tcBorders>
              <w:top w:val="dotted" w:sz="4" w:space="0" w:color="auto"/>
              <w:left w:val="dotted" w:sz="4" w:space="0" w:color="auto"/>
              <w:bottom w:val="dotted" w:sz="4" w:space="0" w:color="auto"/>
              <w:right w:val="dotted" w:sz="4" w:space="0" w:color="auto"/>
            </w:tcBorders>
            <w:vAlign w:val="center"/>
            <w:hideMark/>
          </w:tcPr>
          <w:p w14:paraId="3C4A74A4" w14:textId="77777777" w:rsidR="002F2315" w:rsidRPr="00EC3318" w:rsidRDefault="002F2315" w:rsidP="001F323E">
            <w:pPr>
              <w:tabs>
                <w:tab w:val="left" w:pos="720"/>
                <w:tab w:val="left" w:leader="dot" w:pos="9360"/>
              </w:tabs>
              <w:ind w:left="317" w:hanging="317"/>
              <w:rPr>
                <w:b/>
              </w:rPr>
            </w:pPr>
            <w:r w:rsidRPr="00EC3318">
              <w:t>Hot water return temperature is too high for condensing to occur.</w:t>
            </w:r>
          </w:p>
        </w:tc>
        <w:tc>
          <w:tcPr>
            <w:tcW w:w="1008" w:type="dxa"/>
            <w:vMerge/>
            <w:tcBorders>
              <w:top w:val="single" w:sz="4" w:space="0" w:color="auto"/>
              <w:left w:val="dotted" w:sz="4" w:space="0" w:color="auto"/>
              <w:bottom w:val="single" w:sz="4" w:space="0" w:color="auto"/>
              <w:right w:val="single" w:sz="12" w:space="0" w:color="auto"/>
            </w:tcBorders>
            <w:vAlign w:val="center"/>
            <w:hideMark/>
          </w:tcPr>
          <w:p w14:paraId="0F697ACB" w14:textId="77777777" w:rsidR="002F2315" w:rsidRPr="00EC3318" w:rsidRDefault="002F2315" w:rsidP="001F323E">
            <w:pPr>
              <w:rPr>
                <w:sz w:val="24"/>
              </w:rPr>
            </w:pPr>
          </w:p>
        </w:tc>
      </w:tr>
      <w:tr w:rsidR="002F2315" w:rsidRPr="00EC3318" w14:paraId="3A2B0B1C" w14:textId="77777777" w:rsidTr="001F323E">
        <w:trPr>
          <w:cantSplit/>
        </w:trPr>
        <w:tc>
          <w:tcPr>
            <w:tcW w:w="8640" w:type="dxa"/>
            <w:vMerge/>
            <w:tcBorders>
              <w:top w:val="single" w:sz="4" w:space="0" w:color="auto"/>
              <w:left w:val="single" w:sz="12" w:space="0" w:color="auto"/>
              <w:bottom w:val="single" w:sz="4" w:space="0" w:color="auto"/>
              <w:right w:val="dotted" w:sz="4" w:space="0" w:color="auto"/>
            </w:tcBorders>
            <w:vAlign w:val="center"/>
            <w:hideMark/>
          </w:tcPr>
          <w:p w14:paraId="608F9A1E" w14:textId="77777777" w:rsidR="002F2315" w:rsidRPr="00EC3318" w:rsidRDefault="002F2315" w:rsidP="001F323E">
            <w:pPr>
              <w:rPr>
                <w:b/>
                <w:sz w:val="24"/>
              </w:rPr>
            </w:pPr>
          </w:p>
        </w:tc>
        <w:tc>
          <w:tcPr>
            <w:tcW w:w="1440" w:type="dxa"/>
            <w:tcBorders>
              <w:top w:val="dotted" w:sz="4" w:space="0" w:color="auto"/>
              <w:left w:val="dotted" w:sz="4" w:space="0" w:color="auto"/>
              <w:bottom w:val="single" w:sz="4" w:space="0" w:color="auto"/>
              <w:right w:val="dotted" w:sz="4" w:space="0" w:color="auto"/>
            </w:tcBorders>
            <w:vAlign w:val="center"/>
            <w:hideMark/>
          </w:tcPr>
          <w:p w14:paraId="001856BB" w14:textId="77777777" w:rsidR="002F2315" w:rsidRPr="00EC3318" w:rsidRDefault="002F2315" w:rsidP="001F323E">
            <w:pPr>
              <w:tabs>
                <w:tab w:val="left" w:pos="720"/>
                <w:tab w:val="left" w:leader="dot" w:pos="9360"/>
              </w:tabs>
              <w:jc w:val="right"/>
              <w:rPr>
                <w:b/>
              </w:rPr>
            </w:pPr>
            <w:r w:rsidRPr="00EC3318">
              <w:rPr>
                <w:b/>
              </w:rPr>
              <w:t>Possible Diagnosis</w:t>
            </w:r>
          </w:p>
        </w:tc>
        <w:tc>
          <w:tcPr>
            <w:tcW w:w="5184" w:type="dxa"/>
            <w:tcBorders>
              <w:top w:val="dotted" w:sz="4" w:space="0" w:color="auto"/>
              <w:left w:val="dotted" w:sz="4" w:space="0" w:color="auto"/>
              <w:bottom w:val="single" w:sz="4" w:space="0" w:color="auto"/>
              <w:right w:val="dotted" w:sz="4" w:space="0" w:color="auto"/>
            </w:tcBorders>
            <w:vAlign w:val="center"/>
            <w:hideMark/>
          </w:tcPr>
          <w:p w14:paraId="40C3F1A4" w14:textId="77777777" w:rsidR="002F2315" w:rsidRPr="00EC3318" w:rsidRDefault="002F2315" w:rsidP="001F323E">
            <w:pPr>
              <w:tabs>
                <w:tab w:val="left" w:pos="720"/>
                <w:tab w:val="left" w:leader="dot" w:pos="9360"/>
              </w:tabs>
            </w:pPr>
            <w:r w:rsidRPr="00EC3318">
              <w:t>Hot water supply temperature setpoint is too high.</w:t>
            </w:r>
          </w:p>
          <w:p w14:paraId="3819F2C7" w14:textId="77777777" w:rsidR="002F2315" w:rsidRPr="00EC3318" w:rsidRDefault="002F2315" w:rsidP="001F323E">
            <w:pPr>
              <w:tabs>
                <w:tab w:val="left" w:pos="720"/>
                <w:tab w:val="left" w:leader="dot" w:pos="9360"/>
              </w:tabs>
              <w:ind w:left="317" w:hanging="317"/>
            </w:pPr>
            <w:r w:rsidRPr="00EC3318">
              <w:t>Hot water load is too low. High bypass flow is raising the entering water temperature.</w:t>
            </w:r>
          </w:p>
          <w:p w14:paraId="5683875F" w14:textId="77777777" w:rsidR="002F2315" w:rsidRPr="00EC3318" w:rsidRDefault="002F2315" w:rsidP="001F323E">
            <w:pPr>
              <w:tabs>
                <w:tab w:val="left" w:pos="720"/>
                <w:tab w:val="left" w:leader="dot" w:pos="9360"/>
              </w:tabs>
              <w:ind w:left="317" w:hanging="317"/>
            </w:pPr>
            <w:r w:rsidRPr="00EC3318">
              <w:t>Hot water coils are not designed for condensing at current loads.</w:t>
            </w:r>
          </w:p>
        </w:tc>
        <w:tc>
          <w:tcPr>
            <w:tcW w:w="1008" w:type="dxa"/>
            <w:vMerge/>
            <w:tcBorders>
              <w:top w:val="single" w:sz="4" w:space="0" w:color="auto"/>
              <w:left w:val="dotted" w:sz="4" w:space="0" w:color="auto"/>
              <w:bottom w:val="single" w:sz="4" w:space="0" w:color="auto"/>
              <w:right w:val="single" w:sz="12" w:space="0" w:color="auto"/>
            </w:tcBorders>
            <w:vAlign w:val="center"/>
            <w:hideMark/>
          </w:tcPr>
          <w:p w14:paraId="0EED2181" w14:textId="77777777" w:rsidR="002F2315" w:rsidRPr="00EC3318" w:rsidRDefault="002F2315" w:rsidP="001F323E">
            <w:pPr>
              <w:rPr>
                <w:sz w:val="24"/>
              </w:rPr>
            </w:pPr>
          </w:p>
        </w:tc>
      </w:tr>
      <w:tr w:rsidR="002F2315" w:rsidRPr="00EC3318" w14:paraId="1EA3D2C4" w14:textId="77777777" w:rsidTr="001F323E">
        <w:trPr>
          <w:cantSplit/>
        </w:trPr>
        <w:tc>
          <w:tcPr>
            <w:tcW w:w="8640" w:type="dxa"/>
            <w:gridSpan w:val="4"/>
            <w:tcBorders>
              <w:top w:val="single" w:sz="4" w:space="0" w:color="auto"/>
              <w:left w:val="single" w:sz="12" w:space="0" w:color="auto"/>
              <w:bottom w:val="single" w:sz="4" w:space="0" w:color="auto"/>
              <w:right w:val="single" w:sz="12" w:space="0" w:color="auto"/>
            </w:tcBorders>
            <w:vAlign w:val="center"/>
            <w:hideMark/>
          </w:tcPr>
          <w:p w14:paraId="20560252" w14:textId="77777777" w:rsidR="002F2315" w:rsidRPr="00EC3318" w:rsidRDefault="002F2315" w:rsidP="001F323E">
            <w:pPr>
              <w:tabs>
                <w:tab w:val="left" w:pos="720"/>
                <w:tab w:val="left" w:leader="dot" w:pos="9360"/>
              </w:tabs>
              <w:rPr>
                <w:b/>
              </w:rPr>
            </w:pPr>
            <w:r w:rsidRPr="00EC3318">
              <w:rPr>
                <w:b/>
              </w:rPr>
              <w:t>Retain the following fault condition for plants with a non-condensing boiler. Delete otherwise.</w:t>
            </w:r>
          </w:p>
        </w:tc>
      </w:tr>
      <w:tr w:rsidR="002F2315" w:rsidRPr="00EC3318" w14:paraId="07CAA6A7" w14:textId="77777777" w:rsidTr="001F323E">
        <w:trPr>
          <w:cantSplit/>
        </w:trPr>
        <w:tc>
          <w:tcPr>
            <w:tcW w:w="1008" w:type="dxa"/>
            <w:vMerge w:val="restart"/>
            <w:tcBorders>
              <w:top w:val="single" w:sz="4" w:space="0" w:color="auto"/>
              <w:left w:val="single" w:sz="12" w:space="0" w:color="auto"/>
              <w:bottom w:val="single" w:sz="4" w:space="0" w:color="auto"/>
              <w:right w:val="dotted" w:sz="4" w:space="0" w:color="auto"/>
            </w:tcBorders>
            <w:vAlign w:val="center"/>
            <w:hideMark/>
          </w:tcPr>
          <w:p w14:paraId="0DD96DEA" w14:textId="77777777" w:rsidR="002F2315" w:rsidRPr="00EC3318" w:rsidRDefault="002F2315" w:rsidP="001F323E">
            <w:pPr>
              <w:tabs>
                <w:tab w:val="left" w:pos="720"/>
                <w:tab w:val="left" w:leader="dot" w:pos="9360"/>
              </w:tabs>
              <w:jc w:val="center"/>
              <w:rPr>
                <w:b/>
              </w:rPr>
            </w:pPr>
            <w:r w:rsidRPr="00EC3318">
              <w:rPr>
                <w:b/>
              </w:rPr>
              <w:t>FC#9</w:t>
            </w:r>
          </w:p>
        </w:tc>
        <w:tc>
          <w:tcPr>
            <w:tcW w:w="1440" w:type="dxa"/>
            <w:tcBorders>
              <w:top w:val="single" w:sz="4" w:space="0" w:color="auto"/>
              <w:left w:val="dotted" w:sz="4" w:space="0" w:color="auto"/>
              <w:bottom w:val="dotted" w:sz="4" w:space="0" w:color="auto"/>
              <w:right w:val="dotted" w:sz="4" w:space="0" w:color="auto"/>
            </w:tcBorders>
            <w:vAlign w:val="center"/>
            <w:hideMark/>
          </w:tcPr>
          <w:p w14:paraId="695A7323" w14:textId="77777777" w:rsidR="002F2315" w:rsidRPr="00EC3318" w:rsidRDefault="002F2315" w:rsidP="001F323E">
            <w:pPr>
              <w:tabs>
                <w:tab w:val="left" w:pos="720"/>
                <w:tab w:val="left" w:leader="dot" w:pos="9360"/>
              </w:tabs>
              <w:jc w:val="right"/>
              <w:rPr>
                <w:b/>
              </w:rPr>
            </w:pPr>
            <w:r w:rsidRPr="00EC3318">
              <w:rPr>
                <w:b/>
              </w:rPr>
              <w:t>Equation</w:t>
            </w:r>
          </w:p>
        </w:tc>
        <w:tc>
          <w:tcPr>
            <w:tcW w:w="5184" w:type="dxa"/>
            <w:tcBorders>
              <w:top w:val="single" w:sz="4" w:space="0" w:color="auto"/>
              <w:left w:val="dotted" w:sz="4" w:space="0" w:color="auto"/>
              <w:bottom w:val="dotted" w:sz="4" w:space="0" w:color="auto"/>
              <w:right w:val="dotted" w:sz="4" w:space="0" w:color="auto"/>
            </w:tcBorders>
            <w:hideMark/>
          </w:tcPr>
          <w:p w14:paraId="4DFFEA58" w14:textId="77777777" w:rsidR="002F2315" w:rsidRPr="00EC3318" w:rsidRDefault="002F2315" w:rsidP="001F323E">
            <w:pPr>
              <w:tabs>
                <w:tab w:val="left" w:pos="720"/>
                <w:tab w:val="left" w:leader="dot" w:pos="9360"/>
              </w:tabs>
              <w:spacing w:before="60" w:after="60"/>
              <w:jc w:val="center"/>
            </w:pPr>
            <w:r w:rsidRPr="00EC3318">
              <w:t>HWRT</w:t>
            </w:r>
            <w:r w:rsidRPr="00EC3318">
              <w:rPr>
                <w:vertAlign w:val="subscript"/>
              </w:rPr>
              <w:t>AVG +</w:t>
            </w:r>
            <w:r w:rsidRPr="00EC3318">
              <w:t xml:space="preserve"> Ɛ</w:t>
            </w:r>
            <w:r w:rsidRPr="00EC3318">
              <w:rPr>
                <w:vertAlign w:val="subscript"/>
              </w:rPr>
              <w:t>HWT</w:t>
            </w:r>
            <w:r w:rsidRPr="00EC3318">
              <w:t xml:space="preserve"> &lt; </w:t>
            </w:r>
            <w:proofErr w:type="spellStart"/>
            <w:r w:rsidRPr="00EC3318">
              <w:t>CondTemp</w:t>
            </w:r>
            <w:proofErr w:type="spellEnd"/>
          </w:p>
        </w:tc>
        <w:tc>
          <w:tcPr>
            <w:tcW w:w="1008" w:type="dxa"/>
            <w:vMerge w:val="restart"/>
            <w:tcBorders>
              <w:top w:val="single" w:sz="4" w:space="0" w:color="auto"/>
              <w:left w:val="dotted" w:sz="4" w:space="0" w:color="auto"/>
              <w:bottom w:val="single" w:sz="4" w:space="0" w:color="auto"/>
              <w:right w:val="single" w:sz="12" w:space="0" w:color="auto"/>
            </w:tcBorders>
            <w:vAlign w:val="center"/>
            <w:hideMark/>
          </w:tcPr>
          <w:p w14:paraId="6DCE09A2" w14:textId="77777777" w:rsidR="002F2315" w:rsidRPr="00EC3318" w:rsidRDefault="002F2315" w:rsidP="001F323E">
            <w:pPr>
              <w:tabs>
                <w:tab w:val="left" w:pos="720"/>
                <w:tab w:val="left" w:leader="dot" w:pos="9360"/>
              </w:tabs>
              <w:jc w:val="center"/>
              <w:rPr>
                <w:b/>
                <w:sz w:val="24"/>
              </w:rPr>
            </w:pPr>
            <w:r w:rsidRPr="00EC3318">
              <w:rPr>
                <w:b/>
              </w:rPr>
              <w:t>Applies to OS</w:t>
            </w:r>
          </w:p>
          <w:p w14:paraId="145479A0" w14:textId="77777777" w:rsidR="002F2315" w:rsidRPr="00EC3318" w:rsidRDefault="002F2315" w:rsidP="001F323E">
            <w:pPr>
              <w:tabs>
                <w:tab w:val="left" w:pos="720"/>
                <w:tab w:val="left" w:leader="dot" w:pos="9360"/>
              </w:tabs>
              <w:jc w:val="center"/>
            </w:pPr>
            <w:r w:rsidRPr="00EC3318">
              <w:rPr>
                <w:b/>
              </w:rPr>
              <w:t>#2, #3</w:t>
            </w:r>
          </w:p>
        </w:tc>
      </w:tr>
      <w:tr w:rsidR="002F2315" w:rsidRPr="00EC3318" w14:paraId="479BB286" w14:textId="77777777" w:rsidTr="001F323E">
        <w:trPr>
          <w:cantSplit/>
        </w:trPr>
        <w:tc>
          <w:tcPr>
            <w:tcW w:w="8640" w:type="dxa"/>
            <w:vMerge/>
            <w:tcBorders>
              <w:top w:val="single" w:sz="4" w:space="0" w:color="auto"/>
              <w:left w:val="single" w:sz="12" w:space="0" w:color="auto"/>
              <w:bottom w:val="single" w:sz="4" w:space="0" w:color="auto"/>
              <w:right w:val="dotted" w:sz="4" w:space="0" w:color="auto"/>
            </w:tcBorders>
            <w:vAlign w:val="center"/>
            <w:hideMark/>
          </w:tcPr>
          <w:p w14:paraId="0467F8A3" w14:textId="77777777" w:rsidR="002F2315" w:rsidRPr="00EC3318" w:rsidRDefault="002F2315" w:rsidP="001F323E">
            <w:pPr>
              <w:rPr>
                <w:b/>
                <w:sz w:val="24"/>
              </w:rPr>
            </w:pPr>
          </w:p>
        </w:tc>
        <w:tc>
          <w:tcPr>
            <w:tcW w:w="1440" w:type="dxa"/>
            <w:tcBorders>
              <w:top w:val="dotted" w:sz="4" w:space="0" w:color="auto"/>
              <w:left w:val="dotted" w:sz="4" w:space="0" w:color="auto"/>
              <w:bottom w:val="dotted" w:sz="4" w:space="0" w:color="auto"/>
              <w:right w:val="dotted" w:sz="4" w:space="0" w:color="auto"/>
            </w:tcBorders>
            <w:vAlign w:val="center"/>
            <w:hideMark/>
          </w:tcPr>
          <w:p w14:paraId="23BA3FE3" w14:textId="77777777" w:rsidR="002F2315" w:rsidRPr="00EC3318" w:rsidRDefault="002F2315" w:rsidP="001F323E">
            <w:pPr>
              <w:tabs>
                <w:tab w:val="left" w:pos="720"/>
                <w:tab w:val="left" w:leader="dot" w:pos="9360"/>
              </w:tabs>
              <w:jc w:val="right"/>
              <w:rPr>
                <w:b/>
              </w:rPr>
            </w:pPr>
            <w:r w:rsidRPr="00EC3318">
              <w:rPr>
                <w:b/>
              </w:rPr>
              <w:t>Description</w:t>
            </w:r>
          </w:p>
        </w:tc>
        <w:tc>
          <w:tcPr>
            <w:tcW w:w="5184" w:type="dxa"/>
            <w:tcBorders>
              <w:top w:val="dotted" w:sz="4" w:space="0" w:color="auto"/>
              <w:left w:val="dotted" w:sz="4" w:space="0" w:color="auto"/>
              <w:bottom w:val="dotted" w:sz="4" w:space="0" w:color="auto"/>
              <w:right w:val="dotted" w:sz="4" w:space="0" w:color="auto"/>
            </w:tcBorders>
            <w:vAlign w:val="center"/>
            <w:hideMark/>
          </w:tcPr>
          <w:p w14:paraId="3B31A38F" w14:textId="77777777" w:rsidR="002F2315" w:rsidRPr="00EC3318" w:rsidRDefault="002F2315" w:rsidP="001F323E">
            <w:pPr>
              <w:tabs>
                <w:tab w:val="left" w:pos="720"/>
                <w:tab w:val="left" w:leader="dot" w:pos="9360"/>
              </w:tabs>
              <w:ind w:left="317" w:hanging="317"/>
              <w:rPr>
                <w:b/>
              </w:rPr>
            </w:pPr>
            <w:r w:rsidRPr="00EC3318">
              <w:t>Hot water return temperature is too low. Condensing is likely to occur.</w:t>
            </w:r>
          </w:p>
        </w:tc>
        <w:tc>
          <w:tcPr>
            <w:tcW w:w="1008" w:type="dxa"/>
            <w:vMerge/>
            <w:tcBorders>
              <w:top w:val="single" w:sz="4" w:space="0" w:color="auto"/>
              <w:left w:val="dotted" w:sz="4" w:space="0" w:color="auto"/>
              <w:bottom w:val="single" w:sz="4" w:space="0" w:color="auto"/>
              <w:right w:val="single" w:sz="12" w:space="0" w:color="auto"/>
            </w:tcBorders>
            <w:vAlign w:val="center"/>
            <w:hideMark/>
          </w:tcPr>
          <w:p w14:paraId="7A5C7259" w14:textId="77777777" w:rsidR="002F2315" w:rsidRPr="00EC3318" w:rsidRDefault="002F2315" w:rsidP="001F323E">
            <w:pPr>
              <w:rPr>
                <w:sz w:val="24"/>
              </w:rPr>
            </w:pPr>
          </w:p>
        </w:tc>
      </w:tr>
      <w:tr w:rsidR="002F2315" w:rsidRPr="00EC3318" w14:paraId="4D5CF055" w14:textId="77777777" w:rsidTr="001F323E">
        <w:trPr>
          <w:cantSplit/>
        </w:trPr>
        <w:tc>
          <w:tcPr>
            <w:tcW w:w="8640" w:type="dxa"/>
            <w:vMerge/>
            <w:tcBorders>
              <w:top w:val="single" w:sz="4" w:space="0" w:color="auto"/>
              <w:left w:val="single" w:sz="12" w:space="0" w:color="auto"/>
              <w:bottom w:val="single" w:sz="4" w:space="0" w:color="auto"/>
              <w:right w:val="dotted" w:sz="4" w:space="0" w:color="auto"/>
            </w:tcBorders>
            <w:vAlign w:val="center"/>
            <w:hideMark/>
          </w:tcPr>
          <w:p w14:paraId="3B1C91A0" w14:textId="77777777" w:rsidR="002F2315" w:rsidRPr="00EC3318" w:rsidRDefault="002F2315" w:rsidP="001F323E">
            <w:pPr>
              <w:rPr>
                <w:b/>
                <w:sz w:val="24"/>
              </w:rPr>
            </w:pPr>
          </w:p>
        </w:tc>
        <w:tc>
          <w:tcPr>
            <w:tcW w:w="1440" w:type="dxa"/>
            <w:tcBorders>
              <w:top w:val="dotted" w:sz="4" w:space="0" w:color="auto"/>
              <w:left w:val="dotted" w:sz="4" w:space="0" w:color="auto"/>
              <w:bottom w:val="single" w:sz="4" w:space="0" w:color="auto"/>
              <w:right w:val="dotted" w:sz="4" w:space="0" w:color="auto"/>
            </w:tcBorders>
            <w:vAlign w:val="center"/>
            <w:hideMark/>
          </w:tcPr>
          <w:p w14:paraId="520B83E3" w14:textId="77777777" w:rsidR="002F2315" w:rsidRPr="00EC3318" w:rsidRDefault="002F2315" w:rsidP="001F323E">
            <w:pPr>
              <w:tabs>
                <w:tab w:val="left" w:pos="720"/>
                <w:tab w:val="left" w:leader="dot" w:pos="9360"/>
              </w:tabs>
              <w:jc w:val="right"/>
              <w:rPr>
                <w:b/>
              </w:rPr>
            </w:pPr>
            <w:r w:rsidRPr="00EC3318">
              <w:rPr>
                <w:b/>
              </w:rPr>
              <w:t>Possible Diagnosis</w:t>
            </w:r>
          </w:p>
        </w:tc>
        <w:tc>
          <w:tcPr>
            <w:tcW w:w="5184" w:type="dxa"/>
            <w:tcBorders>
              <w:top w:val="dotted" w:sz="4" w:space="0" w:color="auto"/>
              <w:left w:val="dotted" w:sz="4" w:space="0" w:color="auto"/>
              <w:bottom w:val="single" w:sz="4" w:space="0" w:color="auto"/>
              <w:right w:val="dotted" w:sz="4" w:space="0" w:color="auto"/>
            </w:tcBorders>
            <w:vAlign w:val="center"/>
            <w:hideMark/>
          </w:tcPr>
          <w:p w14:paraId="1ECF705C" w14:textId="77777777" w:rsidR="002F2315" w:rsidRPr="00EC3318" w:rsidRDefault="002F2315" w:rsidP="001F323E">
            <w:pPr>
              <w:tabs>
                <w:tab w:val="left" w:pos="720"/>
                <w:tab w:val="left" w:leader="dot" w:pos="9360"/>
              </w:tabs>
            </w:pPr>
            <w:r w:rsidRPr="00EC3318">
              <w:t>Hot water supply temperature setpoint is too low.</w:t>
            </w:r>
          </w:p>
        </w:tc>
        <w:tc>
          <w:tcPr>
            <w:tcW w:w="1008" w:type="dxa"/>
            <w:vMerge/>
            <w:tcBorders>
              <w:top w:val="single" w:sz="4" w:space="0" w:color="auto"/>
              <w:left w:val="dotted" w:sz="4" w:space="0" w:color="auto"/>
              <w:bottom w:val="single" w:sz="4" w:space="0" w:color="auto"/>
              <w:right w:val="single" w:sz="12" w:space="0" w:color="auto"/>
            </w:tcBorders>
            <w:vAlign w:val="center"/>
            <w:hideMark/>
          </w:tcPr>
          <w:p w14:paraId="17164B8C" w14:textId="77777777" w:rsidR="002F2315" w:rsidRPr="00EC3318" w:rsidRDefault="002F2315" w:rsidP="001F323E">
            <w:pPr>
              <w:rPr>
                <w:sz w:val="24"/>
              </w:rPr>
            </w:pPr>
          </w:p>
        </w:tc>
      </w:tr>
      <w:tr w:rsidR="002F2315" w:rsidRPr="00EC3318" w14:paraId="2B2DEF06" w14:textId="77777777" w:rsidTr="001F323E">
        <w:trPr>
          <w:cantSplit/>
        </w:trPr>
        <w:tc>
          <w:tcPr>
            <w:tcW w:w="8640" w:type="dxa"/>
            <w:gridSpan w:val="4"/>
            <w:tcBorders>
              <w:top w:val="single" w:sz="4" w:space="0" w:color="auto"/>
              <w:left w:val="single" w:sz="12" w:space="0" w:color="auto"/>
              <w:bottom w:val="dotted" w:sz="4" w:space="0" w:color="auto"/>
              <w:right w:val="single" w:sz="12" w:space="0" w:color="auto"/>
            </w:tcBorders>
            <w:vAlign w:val="center"/>
            <w:hideMark/>
          </w:tcPr>
          <w:p w14:paraId="017CC8BF" w14:textId="77777777" w:rsidR="002F2315" w:rsidRPr="00EC3318" w:rsidRDefault="002F2315" w:rsidP="001F323E">
            <w:pPr>
              <w:tabs>
                <w:tab w:val="left" w:pos="720"/>
                <w:tab w:val="left" w:leader="dot" w:pos="9360"/>
              </w:tabs>
              <w:rPr>
                <w:b/>
              </w:rPr>
            </w:pPr>
            <w:r w:rsidRPr="00EC3318">
              <w:rPr>
                <w:b/>
              </w:rPr>
              <w:t>Retain the following fault condition if any boiler has a network interface and the plant has a common hot water supply temperature sensor at the discharge of the boiler(s). Delete otherwise. For hybrid plants, duplicate the following fault condition for each primary loop.</w:t>
            </w:r>
          </w:p>
        </w:tc>
      </w:tr>
      <w:tr w:rsidR="002F2315" w:rsidRPr="00EC3318" w14:paraId="3297A29A" w14:textId="77777777" w:rsidTr="001F323E">
        <w:trPr>
          <w:cantSplit/>
        </w:trPr>
        <w:tc>
          <w:tcPr>
            <w:tcW w:w="1008" w:type="dxa"/>
            <w:vMerge w:val="restart"/>
            <w:tcBorders>
              <w:top w:val="single" w:sz="4" w:space="0" w:color="auto"/>
              <w:left w:val="single" w:sz="12" w:space="0" w:color="auto"/>
              <w:bottom w:val="single" w:sz="4" w:space="0" w:color="auto"/>
              <w:right w:val="dotted" w:sz="4" w:space="0" w:color="auto"/>
            </w:tcBorders>
            <w:vAlign w:val="center"/>
            <w:hideMark/>
          </w:tcPr>
          <w:p w14:paraId="1C379665" w14:textId="77777777" w:rsidR="002F2315" w:rsidRPr="00EC3318" w:rsidRDefault="002F2315" w:rsidP="001F323E">
            <w:pPr>
              <w:tabs>
                <w:tab w:val="left" w:pos="720"/>
                <w:tab w:val="left" w:leader="dot" w:pos="9360"/>
              </w:tabs>
              <w:jc w:val="center"/>
              <w:rPr>
                <w:b/>
              </w:rPr>
            </w:pPr>
            <w:r w:rsidRPr="00EC3318">
              <w:rPr>
                <w:b/>
              </w:rPr>
              <w:t xml:space="preserve">FC#10 </w:t>
            </w:r>
          </w:p>
        </w:tc>
        <w:tc>
          <w:tcPr>
            <w:tcW w:w="1440" w:type="dxa"/>
            <w:tcBorders>
              <w:top w:val="single" w:sz="4" w:space="0" w:color="auto"/>
              <w:left w:val="dotted" w:sz="4" w:space="0" w:color="auto"/>
              <w:bottom w:val="dotted" w:sz="4" w:space="0" w:color="auto"/>
              <w:right w:val="dotted" w:sz="4" w:space="0" w:color="auto"/>
            </w:tcBorders>
            <w:vAlign w:val="center"/>
            <w:hideMark/>
          </w:tcPr>
          <w:p w14:paraId="1B915E2C" w14:textId="77777777" w:rsidR="002F2315" w:rsidRPr="00EC3318" w:rsidRDefault="002F2315" w:rsidP="001F323E">
            <w:pPr>
              <w:tabs>
                <w:tab w:val="left" w:pos="720"/>
                <w:tab w:val="left" w:leader="dot" w:pos="9360"/>
              </w:tabs>
              <w:jc w:val="right"/>
              <w:rPr>
                <w:b/>
              </w:rPr>
            </w:pPr>
            <w:r w:rsidRPr="00EC3318">
              <w:rPr>
                <w:b/>
              </w:rPr>
              <w:t>Equation</w:t>
            </w:r>
          </w:p>
        </w:tc>
        <w:tc>
          <w:tcPr>
            <w:tcW w:w="5184" w:type="dxa"/>
            <w:tcBorders>
              <w:top w:val="single" w:sz="4" w:space="0" w:color="auto"/>
              <w:left w:val="dotted" w:sz="4" w:space="0" w:color="auto"/>
              <w:bottom w:val="dotted" w:sz="4" w:space="0" w:color="auto"/>
              <w:right w:val="dotted" w:sz="4" w:space="0" w:color="auto"/>
            </w:tcBorders>
            <w:hideMark/>
          </w:tcPr>
          <w:p w14:paraId="32D68607" w14:textId="77777777" w:rsidR="002F2315" w:rsidRPr="00EC3318" w:rsidRDefault="002F2315" w:rsidP="001F323E">
            <w:pPr>
              <w:tabs>
                <w:tab w:val="left" w:pos="720"/>
                <w:tab w:val="left" w:leader="dot" w:pos="9360"/>
              </w:tabs>
              <w:spacing w:before="60" w:after="60"/>
              <w:jc w:val="center"/>
            </w:pPr>
            <w:r w:rsidRPr="00EC3318">
              <w:rPr>
                <w:sz w:val="18"/>
              </w:rPr>
              <w:t>| (</w:t>
            </w:r>
            <w:proofErr w:type="gramStart"/>
            <w:r w:rsidRPr="00EC3318">
              <w:rPr>
                <w:sz w:val="18"/>
              </w:rPr>
              <w:t>∑(</w:t>
            </w:r>
            <w:proofErr w:type="gramEnd"/>
            <w:r w:rsidRPr="00EC3318">
              <w:rPr>
                <w:sz w:val="18"/>
              </w:rPr>
              <w:t>HW-</w:t>
            </w:r>
            <w:proofErr w:type="spellStart"/>
            <w:r w:rsidRPr="00EC3318">
              <w:rPr>
                <w:sz w:val="18"/>
              </w:rPr>
              <w:t>Flow</w:t>
            </w:r>
            <w:r w:rsidRPr="00EC3318">
              <w:rPr>
                <w:sz w:val="18"/>
                <w:vertAlign w:val="subscript"/>
              </w:rPr>
              <w:t>B</w:t>
            </w:r>
            <w:proofErr w:type="spellEnd"/>
            <w:r w:rsidRPr="00EC3318">
              <w:rPr>
                <w:sz w:val="18"/>
                <w:vertAlign w:val="subscript"/>
              </w:rPr>
              <w:t xml:space="preserve">-X </w:t>
            </w:r>
            <w:r w:rsidRPr="00EC3318">
              <w:rPr>
                <w:sz w:val="18"/>
              </w:rPr>
              <w:t>* HWST</w:t>
            </w:r>
            <w:r w:rsidRPr="00EC3318">
              <w:rPr>
                <w:sz w:val="18"/>
                <w:vertAlign w:val="subscript"/>
              </w:rPr>
              <w:t>B-X</w:t>
            </w:r>
            <w:r w:rsidRPr="00EC3318">
              <w:rPr>
                <w:sz w:val="18"/>
              </w:rPr>
              <w:t>) / ∑HW-</w:t>
            </w:r>
            <w:proofErr w:type="spellStart"/>
            <w:r w:rsidRPr="00EC3318">
              <w:rPr>
                <w:sz w:val="18"/>
              </w:rPr>
              <w:t>Flow</w:t>
            </w:r>
            <w:r w:rsidRPr="00EC3318">
              <w:rPr>
                <w:sz w:val="18"/>
                <w:vertAlign w:val="subscript"/>
              </w:rPr>
              <w:t>B</w:t>
            </w:r>
            <w:proofErr w:type="spellEnd"/>
            <w:r w:rsidRPr="00EC3318">
              <w:rPr>
                <w:sz w:val="18"/>
                <w:vertAlign w:val="subscript"/>
              </w:rPr>
              <w:t>-X</w:t>
            </w:r>
            <w:r w:rsidRPr="00EC3318">
              <w:rPr>
                <w:sz w:val="18"/>
              </w:rPr>
              <w:t>) - HWST</w:t>
            </w:r>
            <w:r w:rsidRPr="00EC3318">
              <w:rPr>
                <w:sz w:val="18"/>
                <w:vertAlign w:val="subscript"/>
              </w:rPr>
              <w:t xml:space="preserve">AVG </w:t>
            </w:r>
            <w:r w:rsidRPr="00EC3318">
              <w:rPr>
                <w:sz w:val="18"/>
              </w:rPr>
              <w:t xml:space="preserve">| </w:t>
            </w:r>
            <w:r w:rsidRPr="00EC3318">
              <w:t>&gt; Ɛ</w:t>
            </w:r>
            <w:r w:rsidRPr="00EC3318">
              <w:rPr>
                <w:vertAlign w:val="subscript"/>
              </w:rPr>
              <w:t>HWT</w:t>
            </w:r>
          </w:p>
        </w:tc>
        <w:tc>
          <w:tcPr>
            <w:tcW w:w="1008" w:type="dxa"/>
            <w:vMerge w:val="restart"/>
            <w:tcBorders>
              <w:top w:val="single" w:sz="4" w:space="0" w:color="auto"/>
              <w:left w:val="dotted" w:sz="4" w:space="0" w:color="auto"/>
              <w:bottom w:val="single" w:sz="4" w:space="0" w:color="auto"/>
              <w:right w:val="single" w:sz="12" w:space="0" w:color="auto"/>
            </w:tcBorders>
            <w:vAlign w:val="center"/>
            <w:hideMark/>
          </w:tcPr>
          <w:p w14:paraId="6AE09A09" w14:textId="77777777" w:rsidR="002F2315" w:rsidRPr="00EC3318" w:rsidRDefault="002F2315" w:rsidP="001F323E">
            <w:pPr>
              <w:tabs>
                <w:tab w:val="left" w:pos="720"/>
                <w:tab w:val="left" w:leader="dot" w:pos="9360"/>
              </w:tabs>
              <w:jc w:val="center"/>
              <w:rPr>
                <w:b/>
                <w:sz w:val="24"/>
              </w:rPr>
            </w:pPr>
            <w:r w:rsidRPr="00EC3318">
              <w:rPr>
                <w:b/>
              </w:rPr>
              <w:t>Applies to OS</w:t>
            </w:r>
          </w:p>
          <w:p w14:paraId="45824B82" w14:textId="77777777" w:rsidR="002F2315" w:rsidRPr="00EC3318" w:rsidRDefault="002F2315" w:rsidP="001F323E">
            <w:pPr>
              <w:tabs>
                <w:tab w:val="left" w:pos="720"/>
                <w:tab w:val="left" w:leader="dot" w:pos="9360"/>
              </w:tabs>
              <w:jc w:val="center"/>
              <w:rPr>
                <w:b/>
              </w:rPr>
            </w:pPr>
            <w:r w:rsidRPr="00EC3318">
              <w:rPr>
                <w:b/>
              </w:rPr>
              <w:t>#2</w:t>
            </w:r>
          </w:p>
        </w:tc>
      </w:tr>
      <w:tr w:rsidR="002F2315" w:rsidRPr="00EC3318" w14:paraId="44BFA27C" w14:textId="77777777" w:rsidTr="001F323E">
        <w:trPr>
          <w:cantSplit/>
        </w:trPr>
        <w:tc>
          <w:tcPr>
            <w:tcW w:w="8640" w:type="dxa"/>
            <w:vMerge/>
            <w:tcBorders>
              <w:top w:val="single" w:sz="4" w:space="0" w:color="auto"/>
              <w:left w:val="single" w:sz="12" w:space="0" w:color="auto"/>
              <w:bottom w:val="single" w:sz="4" w:space="0" w:color="auto"/>
              <w:right w:val="dotted" w:sz="4" w:space="0" w:color="auto"/>
            </w:tcBorders>
            <w:vAlign w:val="center"/>
            <w:hideMark/>
          </w:tcPr>
          <w:p w14:paraId="7E45C8C1" w14:textId="77777777" w:rsidR="002F2315" w:rsidRPr="00EC3318" w:rsidRDefault="002F2315" w:rsidP="001F323E">
            <w:pPr>
              <w:rPr>
                <w:b/>
                <w:sz w:val="24"/>
              </w:rPr>
            </w:pPr>
          </w:p>
        </w:tc>
        <w:tc>
          <w:tcPr>
            <w:tcW w:w="1440" w:type="dxa"/>
            <w:tcBorders>
              <w:top w:val="dotted" w:sz="4" w:space="0" w:color="auto"/>
              <w:left w:val="dotted" w:sz="4" w:space="0" w:color="auto"/>
              <w:bottom w:val="dotted" w:sz="4" w:space="0" w:color="auto"/>
              <w:right w:val="dotted" w:sz="4" w:space="0" w:color="auto"/>
            </w:tcBorders>
            <w:vAlign w:val="center"/>
            <w:hideMark/>
          </w:tcPr>
          <w:p w14:paraId="56339A02" w14:textId="77777777" w:rsidR="002F2315" w:rsidRPr="00EC3318" w:rsidRDefault="002F2315" w:rsidP="001F323E">
            <w:pPr>
              <w:tabs>
                <w:tab w:val="left" w:pos="720"/>
                <w:tab w:val="left" w:leader="dot" w:pos="9360"/>
              </w:tabs>
              <w:jc w:val="right"/>
              <w:rPr>
                <w:b/>
              </w:rPr>
            </w:pPr>
            <w:r w:rsidRPr="00EC3318">
              <w:rPr>
                <w:b/>
              </w:rPr>
              <w:t>Description</w:t>
            </w:r>
          </w:p>
        </w:tc>
        <w:tc>
          <w:tcPr>
            <w:tcW w:w="5184" w:type="dxa"/>
            <w:tcBorders>
              <w:top w:val="dotted" w:sz="4" w:space="0" w:color="auto"/>
              <w:left w:val="dotted" w:sz="4" w:space="0" w:color="auto"/>
              <w:bottom w:val="dotted" w:sz="4" w:space="0" w:color="auto"/>
              <w:right w:val="dotted" w:sz="4" w:space="0" w:color="auto"/>
            </w:tcBorders>
            <w:hideMark/>
          </w:tcPr>
          <w:p w14:paraId="14A82F59" w14:textId="77777777" w:rsidR="002F2315" w:rsidRPr="00EC3318" w:rsidRDefault="002F2315" w:rsidP="001F323E">
            <w:pPr>
              <w:tabs>
                <w:tab w:val="left" w:pos="720"/>
                <w:tab w:val="left" w:leader="dot" w:pos="9360"/>
              </w:tabs>
              <w:spacing w:before="60" w:after="60"/>
            </w:pPr>
            <w:r w:rsidRPr="00EC3318">
              <w:rPr>
                <w:szCs w:val="24"/>
              </w:rPr>
              <w:t>Deviation between the active boiler hot water supply temperature and the common hot water supply temperature is too high.</w:t>
            </w:r>
          </w:p>
        </w:tc>
        <w:tc>
          <w:tcPr>
            <w:tcW w:w="1008" w:type="dxa"/>
            <w:vMerge/>
            <w:tcBorders>
              <w:top w:val="single" w:sz="4" w:space="0" w:color="auto"/>
              <w:left w:val="dotted" w:sz="4" w:space="0" w:color="auto"/>
              <w:bottom w:val="single" w:sz="4" w:space="0" w:color="auto"/>
              <w:right w:val="single" w:sz="12" w:space="0" w:color="auto"/>
            </w:tcBorders>
            <w:vAlign w:val="center"/>
            <w:hideMark/>
          </w:tcPr>
          <w:p w14:paraId="132D1D09" w14:textId="77777777" w:rsidR="002F2315" w:rsidRPr="00EC3318" w:rsidRDefault="002F2315" w:rsidP="001F323E">
            <w:pPr>
              <w:rPr>
                <w:b/>
                <w:sz w:val="24"/>
              </w:rPr>
            </w:pPr>
          </w:p>
        </w:tc>
      </w:tr>
      <w:tr w:rsidR="002F2315" w:rsidRPr="00EC3318" w14:paraId="0F7208BE" w14:textId="77777777" w:rsidTr="001F323E">
        <w:trPr>
          <w:cantSplit/>
        </w:trPr>
        <w:tc>
          <w:tcPr>
            <w:tcW w:w="8640" w:type="dxa"/>
            <w:vMerge/>
            <w:tcBorders>
              <w:top w:val="single" w:sz="4" w:space="0" w:color="auto"/>
              <w:left w:val="single" w:sz="12" w:space="0" w:color="auto"/>
              <w:bottom w:val="single" w:sz="4" w:space="0" w:color="auto"/>
              <w:right w:val="dotted" w:sz="4" w:space="0" w:color="auto"/>
            </w:tcBorders>
            <w:vAlign w:val="center"/>
            <w:hideMark/>
          </w:tcPr>
          <w:p w14:paraId="06C93C14" w14:textId="77777777" w:rsidR="002F2315" w:rsidRPr="00EC3318" w:rsidRDefault="002F2315" w:rsidP="001F323E">
            <w:pPr>
              <w:rPr>
                <w:b/>
                <w:sz w:val="24"/>
              </w:rPr>
            </w:pPr>
          </w:p>
        </w:tc>
        <w:tc>
          <w:tcPr>
            <w:tcW w:w="1440" w:type="dxa"/>
            <w:tcBorders>
              <w:top w:val="dotted" w:sz="4" w:space="0" w:color="auto"/>
              <w:left w:val="dotted" w:sz="4" w:space="0" w:color="auto"/>
              <w:bottom w:val="dotted" w:sz="4" w:space="0" w:color="auto"/>
              <w:right w:val="dotted" w:sz="4" w:space="0" w:color="auto"/>
            </w:tcBorders>
            <w:vAlign w:val="center"/>
            <w:hideMark/>
          </w:tcPr>
          <w:p w14:paraId="71127440" w14:textId="77777777" w:rsidR="002F2315" w:rsidRPr="00EC3318" w:rsidRDefault="002F2315" w:rsidP="001F323E">
            <w:pPr>
              <w:tabs>
                <w:tab w:val="left" w:pos="720"/>
                <w:tab w:val="left" w:leader="dot" w:pos="9360"/>
              </w:tabs>
              <w:jc w:val="right"/>
              <w:rPr>
                <w:b/>
                <w:sz w:val="24"/>
              </w:rPr>
            </w:pPr>
            <w:r w:rsidRPr="00EC3318">
              <w:rPr>
                <w:b/>
              </w:rPr>
              <w:t>Possible Diagnosis</w:t>
            </w:r>
          </w:p>
        </w:tc>
        <w:tc>
          <w:tcPr>
            <w:tcW w:w="5184" w:type="dxa"/>
            <w:tcBorders>
              <w:top w:val="dotted" w:sz="4" w:space="0" w:color="auto"/>
              <w:left w:val="dotted" w:sz="4" w:space="0" w:color="auto"/>
              <w:bottom w:val="dotted" w:sz="4" w:space="0" w:color="auto"/>
              <w:right w:val="dotted" w:sz="4" w:space="0" w:color="auto"/>
            </w:tcBorders>
            <w:hideMark/>
          </w:tcPr>
          <w:p w14:paraId="6C02A2CC" w14:textId="77777777" w:rsidR="002F2315" w:rsidRPr="00EC3318" w:rsidRDefault="002F2315" w:rsidP="001F323E">
            <w:pPr>
              <w:tabs>
                <w:tab w:val="left" w:pos="720"/>
                <w:tab w:val="left" w:leader="dot" w:pos="9360"/>
              </w:tabs>
              <w:spacing w:before="60" w:after="60"/>
            </w:pPr>
            <w:r w:rsidRPr="00EC3318">
              <w:rPr>
                <w:szCs w:val="24"/>
              </w:rPr>
              <w:t>A hot water supply temperature sensor is out of calibration</w:t>
            </w:r>
          </w:p>
        </w:tc>
        <w:tc>
          <w:tcPr>
            <w:tcW w:w="1008" w:type="dxa"/>
            <w:vMerge/>
            <w:tcBorders>
              <w:top w:val="single" w:sz="4" w:space="0" w:color="auto"/>
              <w:left w:val="dotted" w:sz="4" w:space="0" w:color="auto"/>
              <w:bottom w:val="single" w:sz="4" w:space="0" w:color="auto"/>
              <w:right w:val="single" w:sz="12" w:space="0" w:color="auto"/>
            </w:tcBorders>
            <w:vAlign w:val="center"/>
            <w:hideMark/>
          </w:tcPr>
          <w:p w14:paraId="3C2C6D83" w14:textId="77777777" w:rsidR="002F2315" w:rsidRPr="00EC3318" w:rsidRDefault="002F2315" w:rsidP="001F323E">
            <w:pPr>
              <w:rPr>
                <w:b/>
                <w:sz w:val="24"/>
              </w:rPr>
            </w:pPr>
          </w:p>
        </w:tc>
      </w:tr>
      <w:tr w:rsidR="002F2315" w:rsidRPr="00EC3318" w14:paraId="60A5464C" w14:textId="77777777" w:rsidTr="001F323E">
        <w:trPr>
          <w:cantSplit/>
        </w:trPr>
        <w:tc>
          <w:tcPr>
            <w:tcW w:w="8640" w:type="dxa"/>
            <w:gridSpan w:val="4"/>
            <w:tcBorders>
              <w:top w:val="single" w:sz="4" w:space="0" w:color="auto"/>
              <w:left w:val="single" w:sz="12" w:space="0" w:color="auto"/>
              <w:bottom w:val="dotted" w:sz="4" w:space="0" w:color="auto"/>
              <w:right w:val="single" w:sz="12" w:space="0" w:color="auto"/>
            </w:tcBorders>
            <w:vAlign w:val="center"/>
            <w:hideMark/>
          </w:tcPr>
          <w:p w14:paraId="24C625CF" w14:textId="77777777" w:rsidR="002F2315" w:rsidRPr="00EC3318" w:rsidRDefault="002F2315" w:rsidP="001F323E">
            <w:pPr>
              <w:tabs>
                <w:tab w:val="left" w:pos="720"/>
                <w:tab w:val="left" w:leader="dot" w:pos="9360"/>
              </w:tabs>
              <w:rPr>
                <w:b/>
                <w:sz w:val="24"/>
              </w:rPr>
            </w:pPr>
            <w:r w:rsidRPr="00EC3318">
              <w:rPr>
                <w:b/>
              </w:rPr>
              <w:t>Retain the following fault condition if any boiler has a network interface and the plant has a common hot water return temperature sensor at the inlet of the boiler(s). Delete otherwise. For hybrid plants, duplicate the following two fault condition for each primary loop.</w:t>
            </w:r>
          </w:p>
        </w:tc>
      </w:tr>
      <w:tr w:rsidR="002F2315" w:rsidRPr="00EC3318" w14:paraId="79A86524" w14:textId="77777777" w:rsidTr="001F323E">
        <w:trPr>
          <w:cantSplit/>
        </w:trPr>
        <w:tc>
          <w:tcPr>
            <w:tcW w:w="1008" w:type="dxa"/>
            <w:vMerge w:val="restart"/>
            <w:tcBorders>
              <w:top w:val="single" w:sz="4" w:space="0" w:color="auto"/>
              <w:left w:val="single" w:sz="12" w:space="0" w:color="auto"/>
              <w:bottom w:val="single" w:sz="4" w:space="0" w:color="auto"/>
              <w:right w:val="dotted" w:sz="4" w:space="0" w:color="auto"/>
            </w:tcBorders>
            <w:vAlign w:val="center"/>
            <w:hideMark/>
          </w:tcPr>
          <w:p w14:paraId="3F86B21E" w14:textId="77777777" w:rsidR="002F2315" w:rsidRPr="00EC3318" w:rsidRDefault="002F2315" w:rsidP="001F323E">
            <w:pPr>
              <w:tabs>
                <w:tab w:val="left" w:pos="720"/>
                <w:tab w:val="left" w:leader="dot" w:pos="9360"/>
              </w:tabs>
              <w:jc w:val="center"/>
              <w:rPr>
                <w:b/>
              </w:rPr>
            </w:pPr>
            <w:r w:rsidRPr="00EC3318">
              <w:rPr>
                <w:b/>
              </w:rPr>
              <w:t xml:space="preserve">FC#11 </w:t>
            </w:r>
          </w:p>
        </w:tc>
        <w:tc>
          <w:tcPr>
            <w:tcW w:w="1440" w:type="dxa"/>
            <w:tcBorders>
              <w:top w:val="single" w:sz="4" w:space="0" w:color="auto"/>
              <w:left w:val="dotted" w:sz="4" w:space="0" w:color="auto"/>
              <w:bottom w:val="dotted" w:sz="4" w:space="0" w:color="auto"/>
              <w:right w:val="dotted" w:sz="4" w:space="0" w:color="auto"/>
            </w:tcBorders>
            <w:vAlign w:val="center"/>
            <w:hideMark/>
          </w:tcPr>
          <w:p w14:paraId="2D6C00F1" w14:textId="77777777" w:rsidR="002F2315" w:rsidRPr="00EC3318" w:rsidRDefault="002F2315" w:rsidP="001F323E">
            <w:pPr>
              <w:tabs>
                <w:tab w:val="left" w:pos="720"/>
                <w:tab w:val="left" w:leader="dot" w:pos="9360"/>
              </w:tabs>
              <w:jc w:val="right"/>
              <w:rPr>
                <w:b/>
              </w:rPr>
            </w:pPr>
            <w:r w:rsidRPr="00EC3318">
              <w:rPr>
                <w:b/>
              </w:rPr>
              <w:t>Equation</w:t>
            </w:r>
          </w:p>
        </w:tc>
        <w:tc>
          <w:tcPr>
            <w:tcW w:w="5184" w:type="dxa"/>
            <w:tcBorders>
              <w:top w:val="single" w:sz="4" w:space="0" w:color="auto"/>
              <w:left w:val="dotted" w:sz="4" w:space="0" w:color="auto"/>
              <w:bottom w:val="dotted" w:sz="4" w:space="0" w:color="auto"/>
              <w:right w:val="dotted" w:sz="4" w:space="0" w:color="auto"/>
            </w:tcBorders>
            <w:hideMark/>
          </w:tcPr>
          <w:p w14:paraId="236CE170" w14:textId="77777777" w:rsidR="002F2315" w:rsidRPr="00EC3318" w:rsidRDefault="002F2315" w:rsidP="001F323E">
            <w:pPr>
              <w:tabs>
                <w:tab w:val="left" w:pos="720"/>
                <w:tab w:val="left" w:leader="dot" w:pos="9360"/>
              </w:tabs>
              <w:spacing w:before="60" w:after="60"/>
              <w:jc w:val="center"/>
            </w:pPr>
            <w:r w:rsidRPr="00EC3318">
              <w:rPr>
                <w:sz w:val="18"/>
              </w:rPr>
              <w:t>| (</w:t>
            </w:r>
            <w:proofErr w:type="gramStart"/>
            <w:r w:rsidRPr="00EC3318">
              <w:rPr>
                <w:sz w:val="18"/>
              </w:rPr>
              <w:t>∑(</w:t>
            </w:r>
            <w:proofErr w:type="gramEnd"/>
            <w:r w:rsidRPr="00EC3318">
              <w:rPr>
                <w:sz w:val="18"/>
              </w:rPr>
              <w:t>HW-</w:t>
            </w:r>
            <w:proofErr w:type="spellStart"/>
            <w:r w:rsidRPr="00EC3318">
              <w:rPr>
                <w:sz w:val="18"/>
              </w:rPr>
              <w:t>Flow</w:t>
            </w:r>
            <w:r w:rsidRPr="00EC3318">
              <w:rPr>
                <w:sz w:val="18"/>
                <w:vertAlign w:val="subscript"/>
              </w:rPr>
              <w:t>B</w:t>
            </w:r>
            <w:proofErr w:type="spellEnd"/>
            <w:r w:rsidRPr="00EC3318">
              <w:rPr>
                <w:sz w:val="18"/>
                <w:vertAlign w:val="subscript"/>
              </w:rPr>
              <w:t xml:space="preserve">-X </w:t>
            </w:r>
            <w:r w:rsidRPr="00EC3318">
              <w:rPr>
                <w:sz w:val="18"/>
              </w:rPr>
              <w:t>* HWRT</w:t>
            </w:r>
            <w:r w:rsidRPr="00EC3318">
              <w:rPr>
                <w:sz w:val="18"/>
                <w:vertAlign w:val="subscript"/>
              </w:rPr>
              <w:t>B-X</w:t>
            </w:r>
            <w:r w:rsidRPr="00EC3318">
              <w:rPr>
                <w:sz w:val="18"/>
              </w:rPr>
              <w:t>) / ∑HW-</w:t>
            </w:r>
            <w:proofErr w:type="spellStart"/>
            <w:r w:rsidRPr="00EC3318">
              <w:rPr>
                <w:sz w:val="18"/>
              </w:rPr>
              <w:t>Flow</w:t>
            </w:r>
            <w:r w:rsidRPr="00EC3318">
              <w:rPr>
                <w:sz w:val="18"/>
                <w:vertAlign w:val="subscript"/>
              </w:rPr>
              <w:t>B</w:t>
            </w:r>
            <w:proofErr w:type="spellEnd"/>
            <w:r w:rsidRPr="00EC3318">
              <w:rPr>
                <w:sz w:val="18"/>
                <w:vertAlign w:val="subscript"/>
              </w:rPr>
              <w:t>-X</w:t>
            </w:r>
            <w:r w:rsidRPr="00EC3318">
              <w:rPr>
                <w:sz w:val="18"/>
              </w:rPr>
              <w:t>) - HWRT</w:t>
            </w:r>
            <w:r w:rsidRPr="00EC3318">
              <w:rPr>
                <w:sz w:val="18"/>
                <w:vertAlign w:val="subscript"/>
              </w:rPr>
              <w:t xml:space="preserve">AVG </w:t>
            </w:r>
            <w:r w:rsidRPr="00EC3318">
              <w:rPr>
                <w:sz w:val="18"/>
              </w:rPr>
              <w:t xml:space="preserve">| </w:t>
            </w:r>
            <w:r w:rsidRPr="00EC3318">
              <w:t>&gt; Ɛ</w:t>
            </w:r>
            <w:r w:rsidRPr="00EC3318">
              <w:rPr>
                <w:vertAlign w:val="subscript"/>
              </w:rPr>
              <w:t>HWT</w:t>
            </w:r>
          </w:p>
        </w:tc>
        <w:tc>
          <w:tcPr>
            <w:tcW w:w="1008" w:type="dxa"/>
            <w:vMerge w:val="restart"/>
            <w:tcBorders>
              <w:top w:val="single" w:sz="4" w:space="0" w:color="auto"/>
              <w:left w:val="dotted" w:sz="4" w:space="0" w:color="auto"/>
              <w:bottom w:val="single" w:sz="4" w:space="0" w:color="auto"/>
              <w:right w:val="single" w:sz="12" w:space="0" w:color="auto"/>
            </w:tcBorders>
            <w:vAlign w:val="center"/>
            <w:hideMark/>
          </w:tcPr>
          <w:p w14:paraId="23114EE5" w14:textId="77777777" w:rsidR="002F2315" w:rsidRPr="00EC3318" w:rsidRDefault="002F2315" w:rsidP="001F323E">
            <w:pPr>
              <w:tabs>
                <w:tab w:val="left" w:pos="720"/>
                <w:tab w:val="left" w:leader="dot" w:pos="9360"/>
              </w:tabs>
              <w:jc w:val="center"/>
              <w:rPr>
                <w:b/>
                <w:sz w:val="24"/>
              </w:rPr>
            </w:pPr>
            <w:r w:rsidRPr="00EC3318">
              <w:rPr>
                <w:b/>
              </w:rPr>
              <w:t>Applies to OS</w:t>
            </w:r>
          </w:p>
          <w:p w14:paraId="6A0C6C6C" w14:textId="77777777" w:rsidR="002F2315" w:rsidRPr="00EC3318" w:rsidRDefault="002F2315" w:rsidP="001F323E">
            <w:pPr>
              <w:tabs>
                <w:tab w:val="left" w:pos="720"/>
                <w:tab w:val="left" w:leader="dot" w:pos="9360"/>
              </w:tabs>
              <w:jc w:val="center"/>
              <w:rPr>
                <w:b/>
              </w:rPr>
            </w:pPr>
            <w:r w:rsidRPr="00EC3318">
              <w:rPr>
                <w:b/>
              </w:rPr>
              <w:t>#2</w:t>
            </w:r>
          </w:p>
        </w:tc>
      </w:tr>
      <w:tr w:rsidR="002F2315" w:rsidRPr="00EC3318" w14:paraId="685857F5" w14:textId="77777777" w:rsidTr="001F323E">
        <w:trPr>
          <w:cantSplit/>
        </w:trPr>
        <w:tc>
          <w:tcPr>
            <w:tcW w:w="8640" w:type="dxa"/>
            <w:vMerge/>
            <w:tcBorders>
              <w:top w:val="single" w:sz="4" w:space="0" w:color="auto"/>
              <w:left w:val="single" w:sz="12" w:space="0" w:color="auto"/>
              <w:bottom w:val="single" w:sz="4" w:space="0" w:color="auto"/>
              <w:right w:val="dotted" w:sz="4" w:space="0" w:color="auto"/>
            </w:tcBorders>
            <w:vAlign w:val="center"/>
            <w:hideMark/>
          </w:tcPr>
          <w:p w14:paraId="4C3D0439" w14:textId="77777777" w:rsidR="002F2315" w:rsidRPr="00EC3318" w:rsidRDefault="002F2315" w:rsidP="001F323E">
            <w:pPr>
              <w:rPr>
                <w:b/>
                <w:sz w:val="24"/>
              </w:rPr>
            </w:pPr>
          </w:p>
        </w:tc>
        <w:tc>
          <w:tcPr>
            <w:tcW w:w="1440" w:type="dxa"/>
            <w:tcBorders>
              <w:top w:val="dotted" w:sz="4" w:space="0" w:color="auto"/>
              <w:left w:val="dotted" w:sz="4" w:space="0" w:color="auto"/>
              <w:bottom w:val="dotted" w:sz="4" w:space="0" w:color="auto"/>
              <w:right w:val="dotted" w:sz="4" w:space="0" w:color="auto"/>
            </w:tcBorders>
            <w:vAlign w:val="center"/>
            <w:hideMark/>
          </w:tcPr>
          <w:p w14:paraId="5BD7D925" w14:textId="77777777" w:rsidR="002F2315" w:rsidRPr="00EC3318" w:rsidRDefault="002F2315" w:rsidP="001F323E">
            <w:pPr>
              <w:tabs>
                <w:tab w:val="left" w:pos="720"/>
                <w:tab w:val="left" w:leader="dot" w:pos="9360"/>
              </w:tabs>
              <w:jc w:val="right"/>
              <w:rPr>
                <w:b/>
              </w:rPr>
            </w:pPr>
            <w:r w:rsidRPr="00EC3318">
              <w:rPr>
                <w:b/>
              </w:rPr>
              <w:t>Description</w:t>
            </w:r>
          </w:p>
        </w:tc>
        <w:tc>
          <w:tcPr>
            <w:tcW w:w="5184" w:type="dxa"/>
            <w:tcBorders>
              <w:top w:val="dotted" w:sz="4" w:space="0" w:color="auto"/>
              <w:left w:val="dotted" w:sz="4" w:space="0" w:color="auto"/>
              <w:bottom w:val="dotted" w:sz="4" w:space="0" w:color="auto"/>
              <w:right w:val="dotted" w:sz="4" w:space="0" w:color="auto"/>
            </w:tcBorders>
            <w:hideMark/>
          </w:tcPr>
          <w:p w14:paraId="02B24380" w14:textId="77777777" w:rsidR="002F2315" w:rsidRPr="00EC3318" w:rsidRDefault="002F2315" w:rsidP="001F323E">
            <w:pPr>
              <w:tabs>
                <w:tab w:val="left" w:pos="720"/>
                <w:tab w:val="left" w:leader="dot" w:pos="9360"/>
              </w:tabs>
              <w:spacing w:before="60" w:after="60"/>
            </w:pPr>
            <w:r w:rsidRPr="00EC3318">
              <w:rPr>
                <w:szCs w:val="24"/>
              </w:rPr>
              <w:t>Deviation between the active boiler hot water return temperature and the common boiler entering water temperature is too high.</w:t>
            </w:r>
          </w:p>
        </w:tc>
        <w:tc>
          <w:tcPr>
            <w:tcW w:w="1008" w:type="dxa"/>
            <w:vMerge/>
            <w:tcBorders>
              <w:top w:val="single" w:sz="4" w:space="0" w:color="auto"/>
              <w:left w:val="dotted" w:sz="4" w:space="0" w:color="auto"/>
              <w:bottom w:val="single" w:sz="4" w:space="0" w:color="auto"/>
              <w:right w:val="single" w:sz="12" w:space="0" w:color="auto"/>
            </w:tcBorders>
            <w:vAlign w:val="center"/>
            <w:hideMark/>
          </w:tcPr>
          <w:p w14:paraId="0BD43DED" w14:textId="77777777" w:rsidR="002F2315" w:rsidRPr="00EC3318" w:rsidRDefault="002F2315" w:rsidP="001F323E">
            <w:pPr>
              <w:rPr>
                <w:b/>
                <w:sz w:val="24"/>
              </w:rPr>
            </w:pPr>
          </w:p>
        </w:tc>
      </w:tr>
      <w:tr w:rsidR="002F2315" w:rsidRPr="00EC3318" w14:paraId="6FE4D023" w14:textId="77777777" w:rsidTr="001F323E">
        <w:trPr>
          <w:cantSplit/>
        </w:trPr>
        <w:tc>
          <w:tcPr>
            <w:tcW w:w="8640" w:type="dxa"/>
            <w:vMerge/>
            <w:tcBorders>
              <w:top w:val="single" w:sz="4" w:space="0" w:color="auto"/>
              <w:left w:val="single" w:sz="12" w:space="0" w:color="auto"/>
              <w:bottom w:val="single" w:sz="4" w:space="0" w:color="auto"/>
              <w:right w:val="dotted" w:sz="4" w:space="0" w:color="auto"/>
            </w:tcBorders>
            <w:vAlign w:val="center"/>
            <w:hideMark/>
          </w:tcPr>
          <w:p w14:paraId="20333EF1" w14:textId="77777777" w:rsidR="002F2315" w:rsidRPr="00EC3318" w:rsidRDefault="002F2315" w:rsidP="001F323E">
            <w:pPr>
              <w:rPr>
                <w:b/>
                <w:sz w:val="24"/>
              </w:rPr>
            </w:pPr>
          </w:p>
        </w:tc>
        <w:tc>
          <w:tcPr>
            <w:tcW w:w="1440" w:type="dxa"/>
            <w:tcBorders>
              <w:top w:val="dotted" w:sz="4" w:space="0" w:color="auto"/>
              <w:left w:val="dotted" w:sz="4" w:space="0" w:color="auto"/>
              <w:bottom w:val="dotted" w:sz="4" w:space="0" w:color="auto"/>
              <w:right w:val="dotted" w:sz="4" w:space="0" w:color="auto"/>
            </w:tcBorders>
            <w:vAlign w:val="center"/>
            <w:hideMark/>
          </w:tcPr>
          <w:p w14:paraId="69027226" w14:textId="77777777" w:rsidR="002F2315" w:rsidRPr="00EC3318" w:rsidRDefault="002F2315" w:rsidP="001F323E">
            <w:pPr>
              <w:tabs>
                <w:tab w:val="left" w:pos="720"/>
                <w:tab w:val="left" w:leader="dot" w:pos="9360"/>
              </w:tabs>
              <w:jc w:val="right"/>
              <w:rPr>
                <w:b/>
                <w:sz w:val="24"/>
              </w:rPr>
            </w:pPr>
            <w:r w:rsidRPr="00EC3318">
              <w:rPr>
                <w:b/>
              </w:rPr>
              <w:t>Possible Diagnosis</w:t>
            </w:r>
          </w:p>
        </w:tc>
        <w:tc>
          <w:tcPr>
            <w:tcW w:w="5184" w:type="dxa"/>
            <w:tcBorders>
              <w:top w:val="dotted" w:sz="4" w:space="0" w:color="auto"/>
              <w:left w:val="dotted" w:sz="4" w:space="0" w:color="auto"/>
              <w:bottom w:val="dotted" w:sz="4" w:space="0" w:color="auto"/>
              <w:right w:val="dotted" w:sz="4" w:space="0" w:color="auto"/>
            </w:tcBorders>
            <w:hideMark/>
          </w:tcPr>
          <w:p w14:paraId="1DE20A67" w14:textId="77777777" w:rsidR="002F2315" w:rsidRPr="00EC3318" w:rsidRDefault="002F2315" w:rsidP="001F323E">
            <w:pPr>
              <w:tabs>
                <w:tab w:val="left" w:pos="720"/>
                <w:tab w:val="left" w:leader="dot" w:pos="9360"/>
              </w:tabs>
              <w:spacing w:before="60" w:after="60"/>
            </w:pPr>
            <w:r w:rsidRPr="00EC3318">
              <w:rPr>
                <w:szCs w:val="24"/>
              </w:rPr>
              <w:t>A hot water return temperature sensor is out of calibration</w:t>
            </w:r>
          </w:p>
        </w:tc>
        <w:tc>
          <w:tcPr>
            <w:tcW w:w="1008" w:type="dxa"/>
            <w:vMerge/>
            <w:tcBorders>
              <w:top w:val="single" w:sz="4" w:space="0" w:color="auto"/>
              <w:left w:val="dotted" w:sz="4" w:space="0" w:color="auto"/>
              <w:bottom w:val="single" w:sz="4" w:space="0" w:color="auto"/>
              <w:right w:val="single" w:sz="12" w:space="0" w:color="auto"/>
            </w:tcBorders>
            <w:vAlign w:val="center"/>
            <w:hideMark/>
          </w:tcPr>
          <w:p w14:paraId="03B5C8CB" w14:textId="77777777" w:rsidR="002F2315" w:rsidRPr="00EC3318" w:rsidRDefault="002F2315" w:rsidP="001F323E">
            <w:pPr>
              <w:rPr>
                <w:b/>
                <w:sz w:val="24"/>
              </w:rPr>
            </w:pPr>
          </w:p>
        </w:tc>
      </w:tr>
      <w:tr w:rsidR="002F2315" w:rsidRPr="00EC3318" w14:paraId="24EBF690" w14:textId="77777777" w:rsidTr="001F323E">
        <w:trPr>
          <w:cantSplit/>
        </w:trPr>
        <w:tc>
          <w:tcPr>
            <w:tcW w:w="1008" w:type="dxa"/>
            <w:vMerge w:val="restart"/>
            <w:tcBorders>
              <w:top w:val="single" w:sz="4" w:space="0" w:color="auto"/>
              <w:left w:val="single" w:sz="12" w:space="0" w:color="auto"/>
              <w:bottom w:val="single" w:sz="4" w:space="0" w:color="auto"/>
              <w:right w:val="dotted" w:sz="4" w:space="0" w:color="auto"/>
            </w:tcBorders>
            <w:vAlign w:val="center"/>
            <w:hideMark/>
          </w:tcPr>
          <w:p w14:paraId="3811B7FD" w14:textId="77777777" w:rsidR="002F2315" w:rsidRPr="00EC3318" w:rsidRDefault="002F2315" w:rsidP="001F323E">
            <w:pPr>
              <w:tabs>
                <w:tab w:val="left" w:pos="720"/>
                <w:tab w:val="left" w:leader="dot" w:pos="9360"/>
              </w:tabs>
              <w:jc w:val="center"/>
              <w:rPr>
                <w:b/>
                <w:sz w:val="24"/>
              </w:rPr>
            </w:pPr>
            <w:r w:rsidRPr="00EC3318">
              <w:rPr>
                <w:b/>
              </w:rPr>
              <w:t>FC#12</w:t>
            </w:r>
          </w:p>
        </w:tc>
        <w:tc>
          <w:tcPr>
            <w:tcW w:w="1440" w:type="dxa"/>
            <w:tcBorders>
              <w:top w:val="single" w:sz="4" w:space="0" w:color="auto"/>
              <w:left w:val="dotted" w:sz="4" w:space="0" w:color="auto"/>
              <w:bottom w:val="dotted" w:sz="4" w:space="0" w:color="auto"/>
              <w:right w:val="dotted" w:sz="4" w:space="0" w:color="auto"/>
            </w:tcBorders>
            <w:vAlign w:val="center"/>
            <w:hideMark/>
          </w:tcPr>
          <w:p w14:paraId="1ACC46B2" w14:textId="77777777" w:rsidR="002F2315" w:rsidRPr="00EC3318" w:rsidRDefault="002F2315" w:rsidP="001F323E">
            <w:pPr>
              <w:tabs>
                <w:tab w:val="left" w:pos="720"/>
                <w:tab w:val="left" w:leader="dot" w:pos="9360"/>
              </w:tabs>
              <w:jc w:val="right"/>
              <w:rPr>
                <w:b/>
              </w:rPr>
            </w:pPr>
            <w:r w:rsidRPr="00EC3318">
              <w:rPr>
                <w:b/>
              </w:rPr>
              <w:t>Equation</w:t>
            </w:r>
          </w:p>
        </w:tc>
        <w:tc>
          <w:tcPr>
            <w:tcW w:w="5184" w:type="dxa"/>
            <w:tcBorders>
              <w:top w:val="single" w:sz="4" w:space="0" w:color="auto"/>
              <w:left w:val="dotted" w:sz="4" w:space="0" w:color="auto"/>
              <w:bottom w:val="dotted" w:sz="4" w:space="0" w:color="auto"/>
              <w:right w:val="dotted" w:sz="4" w:space="0" w:color="auto"/>
            </w:tcBorders>
            <w:hideMark/>
          </w:tcPr>
          <w:p w14:paraId="29C0CFB7" w14:textId="77777777" w:rsidR="002F2315" w:rsidRPr="00EC3318" w:rsidRDefault="002F2315" w:rsidP="001F323E">
            <w:pPr>
              <w:tabs>
                <w:tab w:val="left" w:pos="720"/>
                <w:tab w:val="left" w:leader="dot" w:pos="9360"/>
              </w:tabs>
              <w:spacing w:before="60" w:after="60"/>
              <w:jc w:val="center"/>
              <w:rPr>
                <w:b/>
              </w:rPr>
            </w:pPr>
            <w:r w:rsidRPr="00EC3318">
              <w:sym w:font="Symbol" w:char="F044"/>
            </w:r>
            <w:r w:rsidRPr="00EC3318">
              <w:t xml:space="preserve">OS &gt; </w:t>
            </w:r>
            <w:r w:rsidRPr="00EC3318">
              <w:sym w:font="Symbol" w:char="F044"/>
            </w:r>
            <w:r w:rsidRPr="00EC3318">
              <w:t>OS</w:t>
            </w:r>
            <w:r w:rsidRPr="00EC3318">
              <w:rPr>
                <w:vertAlign w:val="subscript"/>
              </w:rPr>
              <w:t>MAX</w:t>
            </w:r>
          </w:p>
        </w:tc>
        <w:tc>
          <w:tcPr>
            <w:tcW w:w="1008" w:type="dxa"/>
            <w:vMerge w:val="restart"/>
            <w:tcBorders>
              <w:top w:val="single" w:sz="4" w:space="0" w:color="auto"/>
              <w:left w:val="dotted" w:sz="4" w:space="0" w:color="auto"/>
              <w:bottom w:val="single" w:sz="4" w:space="0" w:color="auto"/>
              <w:right w:val="single" w:sz="12" w:space="0" w:color="auto"/>
            </w:tcBorders>
            <w:vAlign w:val="center"/>
            <w:hideMark/>
          </w:tcPr>
          <w:p w14:paraId="64ED6A08" w14:textId="77777777" w:rsidR="002F2315" w:rsidRPr="00EC3318" w:rsidRDefault="002F2315" w:rsidP="001F323E">
            <w:pPr>
              <w:tabs>
                <w:tab w:val="left" w:pos="720"/>
                <w:tab w:val="left" w:leader="dot" w:pos="9360"/>
              </w:tabs>
              <w:jc w:val="center"/>
              <w:rPr>
                <w:b/>
                <w:sz w:val="24"/>
              </w:rPr>
            </w:pPr>
            <w:r w:rsidRPr="00EC3318">
              <w:rPr>
                <w:b/>
              </w:rPr>
              <w:t>Applies to OS</w:t>
            </w:r>
          </w:p>
          <w:p w14:paraId="0309AAD9" w14:textId="77777777" w:rsidR="002F2315" w:rsidRPr="00EC3318" w:rsidRDefault="002F2315" w:rsidP="001F323E">
            <w:pPr>
              <w:tabs>
                <w:tab w:val="left" w:pos="720"/>
                <w:tab w:val="left" w:leader="dot" w:pos="9360"/>
              </w:tabs>
              <w:jc w:val="center"/>
            </w:pPr>
            <w:r w:rsidRPr="00EC3318">
              <w:rPr>
                <w:b/>
              </w:rPr>
              <w:t>#1 – #3</w:t>
            </w:r>
          </w:p>
        </w:tc>
      </w:tr>
      <w:tr w:rsidR="002F2315" w:rsidRPr="00EC3318" w14:paraId="58E1D111" w14:textId="77777777" w:rsidTr="001F323E">
        <w:trPr>
          <w:cantSplit/>
        </w:trPr>
        <w:tc>
          <w:tcPr>
            <w:tcW w:w="8640" w:type="dxa"/>
            <w:vMerge/>
            <w:tcBorders>
              <w:top w:val="single" w:sz="4" w:space="0" w:color="auto"/>
              <w:left w:val="single" w:sz="12" w:space="0" w:color="auto"/>
              <w:bottom w:val="single" w:sz="4" w:space="0" w:color="auto"/>
              <w:right w:val="dotted" w:sz="4" w:space="0" w:color="auto"/>
            </w:tcBorders>
            <w:vAlign w:val="center"/>
            <w:hideMark/>
          </w:tcPr>
          <w:p w14:paraId="0B5EC0D8" w14:textId="77777777" w:rsidR="002F2315" w:rsidRPr="00EC3318" w:rsidRDefault="002F2315" w:rsidP="001F323E">
            <w:pPr>
              <w:rPr>
                <w:b/>
                <w:sz w:val="24"/>
              </w:rPr>
            </w:pPr>
          </w:p>
        </w:tc>
        <w:tc>
          <w:tcPr>
            <w:tcW w:w="1440" w:type="dxa"/>
            <w:tcBorders>
              <w:top w:val="dotted" w:sz="4" w:space="0" w:color="auto"/>
              <w:left w:val="dotted" w:sz="4" w:space="0" w:color="auto"/>
              <w:bottom w:val="dotted" w:sz="4" w:space="0" w:color="auto"/>
              <w:right w:val="dotted" w:sz="4" w:space="0" w:color="auto"/>
            </w:tcBorders>
            <w:vAlign w:val="center"/>
            <w:hideMark/>
          </w:tcPr>
          <w:p w14:paraId="4D18D05F" w14:textId="77777777" w:rsidR="002F2315" w:rsidRPr="00EC3318" w:rsidRDefault="002F2315" w:rsidP="001F323E">
            <w:pPr>
              <w:tabs>
                <w:tab w:val="left" w:pos="720"/>
                <w:tab w:val="left" w:leader="dot" w:pos="9360"/>
              </w:tabs>
              <w:jc w:val="right"/>
              <w:rPr>
                <w:b/>
              </w:rPr>
            </w:pPr>
            <w:r w:rsidRPr="00EC3318">
              <w:rPr>
                <w:b/>
              </w:rPr>
              <w:t>Description</w:t>
            </w:r>
          </w:p>
        </w:tc>
        <w:tc>
          <w:tcPr>
            <w:tcW w:w="5184" w:type="dxa"/>
            <w:tcBorders>
              <w:top w:val="dotted" w:sz="4" w:space="0" w:color="auto"/>
              <w:left w:val="dotted" w:sz="4" w:space="0" w:color="auto"/>
              <w:bottom w:val="dotted" w:sz="4" w:space="0" w:color="auto"/>
              <w:right w:val="dotted" w:sz="4" w:space="0" w:color="auto"/>
            </w:tcBorders>
            <w:vAlign w:val="center"/>
            <w:hideMark/>
          </w:tcPr>
          <w:p w14:paraId="4BFEA54D" w14:textId="77777777" w:rsidR="002F2315" w:rsidRPr="00EC3318" w:rsidRDefault="002F2315" w:rsidP="001F323E">
            <w:pPr>
              <w:tabs>
                <w:tab w:val="left" w:pos="720"/>
                <w:tab w:val="left" w:leader="dot" w:pos="9360"/>
              </w:tabs>
              <w:rPr>
                <w:b/>
              </w:rPr>
            </w:pPr>
            <w:r w:rsidRPr="00EC3318">
              <w:t>Too many changes in Operating State</w:t>
            </w:r>
          </w:p>
        </w:tc>
        <w:tc>
          <w:tcPr>
            <w:tcW w:w="1008" w:type="dxa"/>
            <w:vMerge/>
            <w:tcBorders>
              <w:top w:val="single" w:sz="4" w:space="0" w:color="auto"/>
              <w:left w:val="dotted" w:sz="4" w:space="0" w:color="auto"/>
              <w:bottom w:val="single" w:sz="4" w:space="0" w:color="auto"/>
              <w:right w:val="single" w:sz="12" w:space="0" w:color="auto"/>
            </w:tcBorders>
            <w:vAlign w:val="center"/>
            <w:hideMark/>
          </w:tcPr>
          <w:p w14:paraId="03185E2F" w14:textId="77777777" w:rsidR="002F2315" w:rsidRPr="00EC3318" w:rsidRDefault="002F2315" w:rsidP="001F323E">
            <w:pPr>
              <w:rPr>
                <w:sz w:val="24"/>
              </w:rPr>
            </w:pPr>
          </w:p>
        </w:tc>
      </w:tr>
      <w:tr w:rsidR="002F2315" w:rsidRPr="00EC3318" w14:paraId="1BD2521E" w14:textId="77777777" w:rsidTr="001F323E">
        <w:trPr>
          <w:cantSplit/>
        </w:trPr>
        <w:tc>
          <w:tcPr>
            <w:tcW w:w="8640" w:type="dxa"/>
            <w:vMerge/>
            <w:tcBorders>
              <w:top w:val="single" w:sz="4" w:space="0" w:color="auto"/>
              <w:left w:val="single" w:sz="12" w:space="0" w:color="auto"/>
              <w:bottom w:val="single" w:sz="4" w:space="0" w:color="auto"/>
              <w:right w:val="dotted" w:sz="4" w:space="0" w:color="auto"/>
            </w:tcBorders>
            <w:vAlign w:val="center"/>
            <w:hideMark/>
          </w:tcPr>
          <w:p w14:paraId="6A1E6885" w14:textId="77777777" w:rsidR="002F2315" w:rsidRPr="00EC3318" w:rsidRDefault="002F2315" w:rsidP="001F323E">
            <w:pPr>
              <w:rPr>
                <w:b/>
                <w:sz w:val="24"/>
              </w:rPr>
            </w:pPr>
          </w:p>
        </w:tc>
        <w:tc>
          <w:tcPr>
            <w:tcW w:w="1440" w:type="dxa"/>
            <w:tcBorders>
              <w:top w:val="dotted" w:sz="4" w:space="0" w:color="auto"/>
              <w:left w:val="dotted" w:sz="4" w:space="0" w:color="auto"/>
              <w:bottom w:val="single" w:sz="4" w:space="0" w:color="auto"/>
              <w:right w:val="dotted" w:sz="4" w:space="0" w:color="auto"/>
            </w:tcBorders>
            <w:vAlign w:val="center"/>
            <w:hideMark/>
          </w:tcPr>
          <w:p w14:paraId="2B9CA403" w14:textId="77777777" w:rsidR="002F2315" w:rsidRPr="00EC3318" w:rsidRDefault="002F2315" w:rsidP="001F323E">
            <w:pPr>
              <w:tabs>
                <w:tab w:val="left" w:pos="720"/>
                <w:tab w:val="left" w:leader="dot" w:pos="9360"/>
              </w:tabs>
              <w:jc w:val="right"/>
              <w:rPr>
                <w:b/>
              </w:rPr>
            </w:pPr>
            <w:r w:rsidRPr="00EC3318">
              <w:rPr>
                <w:b/>
              </w:rPr>
              <w:t>Possible Diagnosis</w:t>
            </w:r>
          </w:p>
        </w:tc>
        <w:tc>
          <w:tcPr>
            <w:tcW w:w="5184" w:type="dxa"/>
            <w:tcBorders>
              <w:top w:val="dotted" w:sz="4" w:space="0" w:color="auto"/>
              <w:left w:val="dotted" w:sz="4" w:space="0" w:color="auto"/>
              <w:bottom w:val="single" w:sz="4" w:space="0" w:color="auto"/>
              <w:right w:val="dotted" w:sz="4" w:space="0" w:color="auto"/>
            </w:tcBorders>
            <w:vAlign w:val="center"/>
            <w:hideMark/>
          </w:tcPr>
          <w:p w14:paraId="334CDDEF" w14:textId="77777777" w:rsidR="002F2315" w:rsidRPr="00EC3318" w:rsidRDefault="002F2315" w:rsidP="001F323E">
            <w:pPr>
              <w:tabs>
                <w:tab w:val="left" w:pos="720"/>
                <w:tab w:val="left" w:leader="dot" w:pos="9360"/>
              </w:tabs>
              <w:rPr>
                <w:b/>
              </w:rPr>
            </w:pPr>
            <w:r w:rsidRPr="00EC3318">
              <w:t>Unstable control due to poorly tuned loop or mechanical problem</w:t>
            </w:r>
          </w:p>
        </w:tc>
        <w:tc>
          <w:tcPr>
            <w:tcW w:w="1008" w:type="dxa"/>
            <w:vMerge/>
            <w:tcBorders>
              <w:top w:val="single" w:sz="4" w:space="0" w:color="auto"/>
              <w:left w:val="dotted" w:sz="4" w:space="0" w:color="auto"/>
              <w:bottom w:val="single" w:sz="4" w:space="0" w:color="auto"/>
              <w:right w:val="single" w:sz="12" w:space="0" w:color="auto"/>
            </w:tcBorders>
            <w:vAlign w:val="center"/>
            <w:hideMark/>
          </w:tcPr>
          <w:p w14:paraId="26EAE14F" w14:textId="77777777" w:rsidR="002F2315" w:rsidRPr="00EC3318" w:rsidRDefault="002F2315" w:rsidP="001F323E">
            <w:pPr>
              <w:rPr>
                <w:sz w:val="24"/>
              </w:rPr>
            </w:pPr>
          </w:p>
        </w:tc>
      </w:tr>
      <w:tr w:rsidR="002F2315" w:rsidRPr="00EC3318" w14:paraId="48B37278" w14:textId="77777777" w:rsidTr="001F323E">
        <w:trPr>
          <w:cantSplit/>
        </w:trPr>
        <w:tc>
          <w:tcPr>
            <w:tcW w:w="1008" w:type="dxa"/>
            <w:vMerge w:val="restart"/>
            <w:tcBorders>
              <w:top w:val="single" w:sz="4" w:space="0" w:color="auto"/>
              <w:left w:val="single" w:sz="12" w:space="0" w:color="auto"/>
              <w:bottom w:val="single" w:sz="4" w:space="0" w:color="auto"/>
              <w:right w:val="dotted" w:sz="4" w:space="0" w:color="auto"/>
            </w:tcBorders>
            <w:vAlign w:val="center"/>
            <w:hideMark/>
          </w:tcPr>
          <w:p w14:paraId="6EA50823" w14:textId="77777777" w:rsidR="002F2315" w:rsidRPr="00EC3318" w:rsidRDefault="002F2315" w:rsidP="001F323E">
            <w:pPr>
              <w:tabs>
                <w:tab w:val="left" w:pos="720"/>
                <w:tab w:val="left" w:leader="dot" w:pos="9360"/>
              </w:tabs>
              <w:jc w:val="center"/>
              <w:rPr>
                <w:b/>
              </w:rPr>
            </w:pPr>
            <w:r w:rsidRPr="00EC3318">
              <w:rPr>
                <w:b/>
              </w:rPr>
              <w:t>FC#13</w:t>
            </w:r>
          </w:p>
        </w:tc>
        <w:tc>
          <w:tcPr>
            <w:tcW w:w="1440" w:type="dxa"/>
            <w:tcBorders>
              <w:top w:val="single" w:sz="4" w:space="0" w:color="auto"/>
              <w:left w:val="dotted" w:sz="4" w:space="0" w:color="auto"/>
              <w:bottom w:val="dotted" w:sz="4" w:space="0" w:color="auto"/>
              <w:right w:val="dotted" w:sz="4" w:space="0" w:color="auto"/>
            </w:tcBorders>
            <w:vAlign w:val="center"/>
            <w:hideMark/>
          </w:tcPr>
          <w:p w14:paraId="4C360C3E" w14:textId="77777777" w:rsidR="002F2315" w:rsidRPr="00EC3318" w:rsidRDefault="002F2315" w:rsidP="001F323E">
            <w:pPr>
              <w:tabs>
                <w:tab w:val="left" w:pos="720"/>
                <w:tab w:val="left" w:leader="dot" w:pos="9360"/>
              </w:tabs>
              <w:jc w:val="right"/>
              <w:rPr>
                <w:b/>
              </w:rPr>
            </w:pPr>
            <w:r w:rsidRPr="00EC3318">
              <w:rPr>
                <w:b/>
              </w:rPr>
              <w:t>Equation</w:t>
            </w:r>
          </w:p>
        </w:tc>
        <w:tc>
          <w:tcPr>
            <w:tcW w:w="5184" w:type="dxa"/>
            <w:tcBorders>
              <w:top w:val="single" w:sz="4" w:space="0" w:color="auto"/>
              <w:left w:val="dotted" w:sz="4" w:space="0" w:color="auto"/>
              <w:bottom w:val="dotted" w:sz="4" w:space="0" w:color="auto"/>
              <w:right w:val="dotted" w:sz="4" w:space="0" w:color="auto"/>
            </w:tcBorders>
            <w:hideMark/>
          </w:tcPr>
          <w:p w14:paraId="50808528" w14:textId="77777777" w:rsidR="002F2315" w:rsidRPr="00EC3318" w:rsidRDefault="002F2315" w:rsidP="001F323E">
            <w:pPr>
              <w:tabs>
                <w:tab w:val="left" w:pos="720"/>
                <w:tab w:val="left" w:leader="dot" w:pos="9360"/>
              </w:tabs>
              <w:spacing w:before="60" w:after="60"/>
              <w:jc w:val="center"/>
              <w:rPr>
                <w:b/>
              </w:rPr>
            </w:pPr>
            <w:r w:rsidRPr="00EC3318">
              <w:sym w:font="Symbol" w:char="F044"/>
            </w:r>
            <w:proofErr w:type="spellStart"/>
            <w:r w:rsidRPr="00EC3318">
              <w:t>Starts</w:t>
            </w:r>
            <w:r>
              <w:t>B</w:t>
            </w:r>
            <w:proofErr w:type="spellEnd"/>
            <w:r w:rsidRPr="00EC3318">
              <w:t xml:space="preserve">-x &gt; </w:t>
            </w:r>
            <w:r w:rsidRPr="00EC3318">
              <w:sym w:font="Symbol" w:char="F044"/>
            </w:r>
            <w:proofErr w:type="spellStart"/>
            <w:r w:rsidRPr="00EC3318">
              <w:t>BStart</w:t>
            </w:r>
            <w:r w:rsidRPr="00EC3318">
              <w:rPr>
                <w:vertAlign w:val="subscript"/>
              </w:rPr>
              <w:t>MAX</w:t>
            </w:r>
            <w:proofErr w:type="spellEnd"/>
          </w:p>
        </w:tc>
        <w:tc>
          <w:tcPr>
            <w:tcW w:w="1008" w:type="dxa"/>
            <w:vMerge w:val="restart"/>
            <w:tcBorders>
              <w:top w:val="single" w:sz="4" w:space="0" w:color="auto"/>
              <w:left w:val="dotted" w:sz="4" w:space="0" w:color="auto"/>
              <w:bottom w:val="single" w:sz="4" w:space="0" w:color="auto"/>
              <w:right w:val="single" w:sz="12" w:space="0" w:color="auto"/>
            </w:tcBorders>
            <w:vAlign w:val="center"/>
            <w:hideMark/>
          </w:tcPr>
          <w:p w14:paraId="6D81392D" w14:textId="77777777" w:rsidR="002F2315" w:rsidRPr="00EC3318" w:rsidRDefault="002F2315" w:rsidP="001F323E">
            <w:pPr>
              <w:tabs>
                <w:tab w:val="left" w:pos="720"/>
                <w:tab w:val="left" w:leader="dot" w:pos="9360"/>
              </w:tabs>
              <w:jc w:val="center"/>
              <w:rPr>
                <w:b/>
                <w:sz w:val="24"/>
              </w:rPr>
            </w:pPr>
            <w:r w:rsidRPr="00EC3318">
              <w:rPr>
                <w:b/>
              </w:rPr>
              <w:t>Applies to OS</w:t>
            </w:r>
          </w:p>
          <w:p w14:paraId="117B77E6" w14:textId="77777777" w:rsidR="002F2315" w:rsidRPr="00EC3318" w:rsidRDefault="002F2315" w:rsidP="001F323E">
            <w:pPr>
              <w:tabs>
                <w:tab w:val="left" w:pos="720"/>
                <w:tab w:val="left" w:leader="dot" w:pos="9360"/>
              </w:tabs>
              <w:jc w:val="center"/>
            </w:pPr>
            <w:r w:rsidRPr="00EC3318">
              <w:rPr>
                <w:b/>
              </w:rPr>
              <w:t>#2, #3</w:t>
            </w:r>
          </w:p>
        </w:tc>
      </w:tr>
      <w:tr w:rsidR="002F2315" w:rsidRPr="00EC3318" w14:paraId="3E1EACE1" w14:textId="77777777" w:rsidTr="001F323E">
        <w:trPr>
          <w:cantSplit/>
        </w:trPr>
        <w:tc>
          <w:tcPr>
            <w:tcW w:w="8640" w:type="dxa"/>
            <w:vMerge/>
            <w:tcBorders>
              <w:top w:val="single" w:sz="4" w:space="0" w:color="auto"/>
              <w:left w:val="single" w:sz="12" w:space="0" w:color="auto"/>
              <w:bottom w:val="single" w:sz="4" w:space="0" w:color="auto"/>
              <w:right w:val="dotted" w:sz="4" w:space="0" w:color="auto"/>
            </w:tcBorders>
            <w:vAlign w:val="center"/>
            <w:hideMark/>
          </w:tcPr>
          <w:p w14:paraId="273B3D1D" w14:textId="77777777" w:rsidR="002F2315" w:rsidRPr="00EC3318" w:rsidRDefault="002F2315" w:rsidP="001F323E">
            <w:pPr>
              <w:rPr>
                <w:b/>
                <w:sz w:val="24"/>
              </w:rPr>
            </w:pPr>
          </w:p>
        </w:tc>
        <w:tc>
          <w:tcPr>
            <w:tcW w:w="1440" w:type="dxa"/>
            <w:tcBorders>
              <w:top w:val="dotted" w:sz="4" w:space="0" w:color="auto"/>
              <w:left w:val="dotted" w:sz="4" w:space="0" w:color="auto"/>
              <w:bottom w:val="dotted" w:sz="4" w:space="0" w:color="auto"/>
              <w:right w:val="dotted" w:sz="4" w:space="0" w:color="auto"/>
            </w:tcBorders>
            <w:vAlign w:val="center"/>
            <w:hideMark/>
          </w:tcPr>
          <w:p w14:paraId="26A43B02" w14:textId="77777777" w:rsidR="002F2315" w:rsidRPr="00EC3318" w:rsidRDefault="002F2315" w:rsidP="001F323E">
            <w:pPr>
              <w:tabs>
                <w:tab w:val="left" w:pos="720"/>
                <w:tab w:val="left" w:leader="dot" w:pos="9360"/>
              </w:tabs>
              <w:jc w:val="right"/>
              <w:rPr>
                <w:b/>
              </w:rPr>
            </w:pPr>
            <w:r w:rsidRPr="00EC3318">
              <w:rPr>
                <w:b/>
              </w:rPr>
              <w:t>Description</w:t>
            </w:r>
          </w:p>
        </w:tc>
        <w:tc>
          <w:tcPr>
            <w:tcW w:w="5184" w:type="dxa"/>
            <w:tcBorders>
              <w:top w:val="dotted" w:sz="4" w:space="0" w:color="auto"/>
              <w:left w:val="dotted" w:sz="4" w:space="0" w:color="auto"/>
              <w:bottom w:val="dotted" w:sz="4" w:space="0" w:color="auto"/>
              <w:right w:val="dotted" w:sz="4" w:space="0" w:color="auto"/>
            </w:tcBorders>
            <w:vAlign w:val="center"/>
            <w:hideMark/>
          </w:tcPr>
          <w:p w14:paraId="05787B6B" w14:textId="77777777" w:rsidR="002F2315" w:rsidRPr="00EC3318" w:rsidRDefault="002F2315" w:rsidP="001F323E">
            <w:pPr>
              <w:tabs>
                <w:tab w:val="left" w:pos="720"/>
                <w:tab w:val="left" w:leader="dot" w:pos="9360"/>
              </w:tabs>
              <w:rPr>
                <w:b/>
              </w:rPr>
            </w:pPr>
            <w:r w:rsidRPr="00EC3318">
              <w:t xml:space="preserve">Too many </w:t>
            </w:r>
            <w:proofErr w:type="gramStart"/>
            <w:r w:rsidRPr="00EC3318">
              <w:t>boiler</w:t>
            </w:r>
            <w:proofErr w:type="gramEnd"/>
            <w:r w:rsidRPr="00EC3318">
              <w:t xml:space="preserve"> starts</w:t>
            </w:r>
          </w:p>
        </w:tc>
        <w:tc>
          <w:tcPr>
            <w:tcW w:w="1008" w:type="dxa"/>
            <w:vMerge/>
            <w:tcBorders>
              <w:top w:val="single" w:sz="4" w:space="0" w:color="auto"/>
              <w:left w:val="dotted" w:sz="4" w:space="0" w:color="auto"/>
              <w:bottom w:val="single" w:sz="4" w:space="0" w:color="auto"/>
              <w:right w:val="single" w:sz="12" w:space="0" w:color="auto"/>
            </w:tcBorders>
            <w:vAlign w:val="center"/>
            <w:hideMark/>
          </w:tcPr>
          <w:p w14:paraId="7A237A7B" w14:textId="77777777" w:rsidR="002F2315" w:rsidRPr="00EC3318" w:rsidRDefault="002F2315" w:rsidP="001F323E">
            <w:pPr>
              <w:rPr>
                <w:sz w:val="24"/>
              </w:rPr>
            </w:pPr>
          </w:p>
        </w:tc>
      </w:tr>
      <w:tr w:rsidR="002F2315" w:rsidRPr="00EC3318" w14:paraId="7322B28E" w14:textId="77777777" w:rsidTr="001F323E">
        <w:trPr>
          <w:cantSplit/>
        </w:trPr>
        <w:tc>
          <w:tcPr>
            <w:tcW w:w="8640" w:type="dxa"/>
            <w:vMerge/>
            <w:tcBorders>
              <w:top w:val="single" w:sz="4" w:space="0" w:color="auto"/>
              <w:left w:val="single" w:sz="12" w:space="0" w:color="auto"/>
              <w:bottom w:val="single" w:sz="4" w:space="0" w:color="auto"/>
              <w:right w:val="dotted" w:sz="4" w:space="0" w:color="auto"/>
            </w:tcBorders>
            <w:vAlign w:val="center"/>
            <w:hideMark/>
          </w:tcPr>
          <w:p w14:paraId="39DB18AB" w14:textId="77777777" w:rsidR="002F2315" w:rsidRPr="00EC3318" w:rsidRDefault="002F2315" w:rsidP="001F323E">
            <w:pPr>
              <w:rPr>
                <w:b/>
                <w:sz w:val="24"/>
              </w:rPr>
            </w:pPr>
          </w:p>
        </w:tc>
        <w:tc>
          <w:tcPr>
            <w:tcW w:w="1440" w:type="dxa"/>
            <w:tcBorders>
              <w:top w:val="dotted" w:sz="4" w:space="0" w:color="auto"/>
              <w:left w:val="dotted" w:sz="4" w:space="0" w:color="auto"/>
              <w:bottom w:val="single" w:sz="4" w:space="0" w:color="auto"/>
              <w:right w:val="dotted" w:sz="4" w:space="0" w:color="auto"/>
            </w:tcBorders>
            <w:vAlign w:val="center"/>
            <w:hideMark/>
          </w:tcPr>
          <w:p w14:paraId="254E254D" w14:textId="77777777" w:rsidR="002F2315" w:rsidRPr="00EC3318" w:rsidRDefault="002F2315" w:rsidP="001F323E">
            <w:pPr>
              <w:tabs>
                <w:tab w:val="left" w:pos="720"/>
                <w:tab w:val="left" w:leader="dot" w:pos="9360"/>
              </w:tabs>
              <w:jc w:val="right"/>
              <w:rPr>
                <w:b/>
              </w:rPr>
            </w:pPr>
            <w:r w:rsidRPr="00EC3318">
              <w:rPr>
                <w:b/>
              </w:rPr>
              <w:t>Possible Diagnosis</w:t>
            </w:r>
          </w:p>
        </w:tc>
        <w:tc>
          <w:tcPr>
            <w:tcW w:w="5184" w:type="dxa"/>
            <w:tcBorders>
              <w:top w:val="dotted" w:sz="4" w:space="0" w:color="auto"/>
              <w:left w:val="dotted" w:sz="4" w:space="0" w:color="auto"/>
              <w:bottom w:val="single" w:sz="4" w:space="0" w:color="auto"/>
              <w:right w:val="dotted" w:sz="4" w:space="0" w:color="auto"/>
            </w:tcBorders>
            <w:vAlign w:val="center"/>
            <w:hideMark/>
          </w:tcPr>
          <w:p w14:paraId="41F9B1E5" w14:textId="77777777" w:rsidR="002F2315" w:rsidRPr="00EC3318" w:rsidRDefault="002F2315" w:rsidP="001F323E">
            <w:pPr>
              <w:tabs>
                <w:tab w:val="left" w:pos="720"/>
                <w:tab w:val="left" w:leader="dot" w:pos="9360"/>
              </w:tabs>
            </w:pPr>
            <w:r w:rsidRPr="00EC3318">
              <w:t>Boiler is cycling due to load loads</w:t>
            </w:r>
          </w:p>
          <w:p w14:paraId="232A7D81" w14:textId="77777777" w:rsidR="002F2315" w:rsidRPr="00EC3318" w:rsidRDefault="002F2315" w:rsidP="001F323E">
            <w:pPr>
              <w:tabs>
                <w:tab w:val="left" w:pos="720"/>
                <w:tab w:val="left" w:leader="dot" w:pos="9360"/>
              </w:tabs>
              <w:ind w:left="317" w:hanging="317"/>
            </w:pPr>
            <w:r w:rsidRPr="00EC3318">
              <w:t>Boiler is oversized and/or has insufficient turndown.</w:t>
            </w:r>
          </w:p>
          <w:p w14:paraId="301D7323" w14:textId="77777777" w:rsidR="002F2315" w:rsidRPr="00EC3318" w:rsidRDefault="002F2315" w:rsidP="001F323E">
            <w:pPr>
              <w:tabs>
                <w:tab w:val="left" w:pos="720"/>
                <w:tab w:val="left" w:leader="dot" w:pos="9360"/>
              </w:tabs>
              <w:rPr>
                <w:b/>
              </w:rPr>
            </w:pPr>
            <w:r w:rsidRPr="00EC3318">
              <w:t>Boiler stage-up threshold may be set too low.</w:t>
            </w:r>
          </w:p>
        </w:tc>
        <w:tc>
          <w:tcPr>
            <w:tcW w:w="1008" w:type="dxa"/>
            <w:vMerge/>
            <w:tcBorders>
              <w:top w:val="single" w:sz="4" w:space="0" w:color="auto"/>
              <w:left w:val="dotted" w:sz="4" w:space="0" w:color="auto"/>
              <w:bottom w:val="single" w:sz="4" w:space="0" w:color="auto"/>
              <w:right w:val="single" w:sz="12" w:space="0" w:color="auto"/>
            </w:tcBorders>
            <w:vAlign w:val="center"/>
            <w:hideMark/>
          </w:tcPr>
          <w:p w14:paraId="74D6E52C" w14:textId="77777777" w:rsidR="002F2315" w:rsidRPr="00EC3318" w:rsidRDefault="002F2315" w:rsidP="001F323E">
            <w:pPr>
              <w:rPr>
                <w:sz w:val="24"/>
              </w:rPr>
            </w:pPr>
          </w:p>
        </w:tc>
      </w:tr>
      <w:tr w:rsidR="002F2315" w:rsidRPr="00EC3318" w14:paraId="1039B046" w14:textId="77777777" w:rsidTr="001F323E">
        <w:trPr>
          <w:cantSplit/>
        </w:trPr>
        <w:tc>
          <w:tcPr>
            <w:tcW w:w="1008" w:type="dxa"/>
            <w:vMerge w:val="restart"/>
            <w:tcBorders>
              <w:top w:val="single" w:sz="4" w:space="0" w:color="auto"/>
              <w:left w:val="single" w:sz="12" w:space="0" w:color="auto"/>
              <w:bottom w:val="single" w:sz="12" w:space="0" w:color="auto"/>
              <w:right w:val="dotted" w:sz="4" w:space="0" w:color="auto"/>
            </w:tcBorders>
            <w:vAlign w:val="center"/>
            <w:hideMark/>
          </w:tcPr>
          <w:p w14:paraId="1528EF3E" w14:textId="77777777" w:rsidR="002F2315" w:rsidRPr="00EC3318" w:rsidRDefault="002F2315" w:rsidP="001F323E">
            <w:pPr>
              <w:tabs>
                <w:tab w:val="left" w:pos="720"/>
                <w:tab w:val="left" w:leader="dot" w:pos="9360"/>
              </w:tabs>
              <w:jc w:val="center"/>
              <w:rPr>
                <w:b/>
              </w:rPr>
            </w:pPr>
            <w:r w:rsidRPr="00EC3318">
              <w:rPr>
                <w:b/>
              </w:rPr>
              <w:t>FC#14</w:t>
            </w:r>
          </w:p>
        </w:tc>
        <w:tc>
          <w:tcPr>
            <w:tcW w:w="1440" w:type="dxa"/>
            <w:tcBorders>
              <w:top w:val="single" w:sz="4" w:space="0" w:color="auto"/>
              <w:left w:val="dotted" w:sz="4" w:space="0" w:color="auto"/>
              <w:bottom w:val="dotted" w:sz="4" w:space="0" w:color="auto"/>
              <w:right w:val="dotted" w:sz="4" w:space="0" w:color="auto"/>
            </w:tcBorders>
            <w:vAlign w:val="center"/>
            <w:hideMark/>
          </w:tcPr>
          <w:p w14:paraId="5E6EE886" w14:textId="77777777" w:rsidR="002F2315" w:rsidRPr="00EC3318" w:rsidRDefault="002F2315" w:rsidP="001F323E">
            <w:pPr>
              <w:tabs>
                <w:tab w:val="left" w:pos="720"/>
                <w:tab w:val="left" w:leader="dot" w:pos="9360"/>
              </w:tabs>
              <w:jc w:val="right"/>
              <w:rPr>
                <w:b/>
              </w:rPr>
            </w:pPr>
            <w:r w:rsidRPr="00EC3318">
              <w:rPr>
                <w:b/>
              </w:rPr>
              <w:t>Equation</w:t>
            </w:r>
          </w:p>
        </w:tc>
        <w:tc>
          <w:tcPr>
            <w:tcW w:w="5184" w:type="dxa"/>
            <w:tcBorders>
              <w:top w:val="single" w:sz="4" w:space="0" w:color="auto"/>
              <w:left w:val="dotted" w:sz="4" w:space="0" w:color="auto"/>
              <w:bottom w:val="dotted" w:sz="4" w:space="0" w:color="auto"/>
              <w:right w:val="dotted" w:sz="4" w:space="0" w:color="auto"/>
            </w:tcBorders>
            <w:vAlign w:val="center"/>
            <w:hideMark/>
          </w:tcPr>
          <w:p w14:paraId="5FDB5610" w14:textId="77777777" w:rsidR="002F2315" w:rsidRPr="00EC3318" w:rsidRDefault="002F2315" w:rsidP="001F323E">
            <w:pPr>
              <w:tabs>
                <w:tab w:val="left" w:pos="720"/>
                <w:tab w:val="left" w:leader="dot" w:pos="9360"/>
              </w:tabs>
              <w:spacing w:before="60" w:after="60"/>
              <w:jc w:val="center"/>
            </w:pPr>
            <w:r w:rsidRPr="00EC3318">
              <w:sym w:font="Symbol" w:char="F044"/>
            </w:r>
            <w:r w:rsidRPr="00EC3318">
              <w:t xml:space="preserve">Stage &gt; </w:t>
            </w:r>
            <w:r w:rsidRPr="00EC3318">
              <w:sym w:font="Symbol" w:char="F044"/>
            </w:r>
            <w:proofErr w:type="spellStart"/>
            <w:r w:rsidRPr="00EC3318">
              <w:t>Stage</w:t>
            </w:r>
            <w:r w:rsidRPr="00EC3318">
              <w:rPr>
                <w:vertAlign w:val="subscript"/>
              </w:rPr>
              <w:t>MAX</w:t>
            </w:r>
            <w:proofErr w:type="spellEnd"/>
          </w:p>
        </w:tc>
        <w:tc>
          <w:tcPr>
            <w:tcW w:w="1008" w:type="dxa"/>
            <w:vMerge w:val="restart"/>
            <w:tcBorders>
              <w:top w:val="single" w:sz="4" w:space="0" w:color="auto"/>
              <w:left w:val="dotted" w:sz="4" w:space="0" w:color="auto"/>
              <w:bottom w:val="single" w:sz="12" w:space="0" w:color="auto"/>
              <w:right w:val="single" w:sz="12" w:space="0" w:color="auto"/>
            </w:tcBorders>
            <w:vAlign w:val="center"/>
            <w:hideMark/>
          </w:tcPr>
          <w:p w14:paraId="7C81878A" w14:textId="77777777" w:rsidR="002F2315" w:rsidRPr="00EC3318" w:rsidRDefault="002F2315" w:rsidP="001F323E">
            <w:pPr>
              <w:tabs>
                <w:tab w:val="left" w:pos="720"/>
                <w:tab w:val="left" w:leader="dot" w:pos="9360"/>
              </w:tabs>
              <w:jc w:val="center"/>
              <w:rPr>
                <w:b/>
                <w:sz w:val="24"/>
              </w:rPr>
            </w:pPr>
            <w:r w:rsidRPr="00EC3318">
              <w:rPr>
                <w:b/>
              </w:rPr>
              <w:t>Applies to OS #1 – #3</w:t>
            </w:r>
          </w:p>
        </w:tc>
      </w:tr>
      <w:tr w:rsidR="002F2315" w:rsidRPr="00EC3318" w14:paraId="6A47C0AE" w14:textId="77777777" w:rsidTr="001F323E">
        <w:trPr>
          <w:cantSplit/>
        </w:trPr>
        <w:tc>
          <w:tcPr>
            <w:tcW w:w="8640" w:type="dxa"/>
            <w:vMerge/>
            <w:tcBorders>
              <w:top w:val="single" w:sz="4" w:space="0" w:color="auto"/>
              <w:left w:val="single" w:sz="12" w:space="0" w:color="auto"/>
              <w:bottom w:val="single" w:sz="12" w:space="0" w:color="auto"/>
              <w:right w:val="dotted" w:sz="4" w:space="0" w:color="auto"/>
            </w:tcBorders>
            <w:vAlign w:val="center"/>
            <w:hideMark/>
          </w:tcPr>
          <w:p w14:paraId="102C19B7" w14:textId="77777777" w:rsidR="002F2315" w:rsidRPr="00EC3318" w:rsidRDefault="002F2315" w:rsidP="001F323E">
            <w:pPr>
              <w:rPr>
                <w:b/>
                <w:sz w:val="24"/>
              </w:rPr>
            </w:pPr>
          </w:p>
        </w:tc>
        <w:tc>
          <w:tcPr>
            <w:tcW w:w="1440" w:type="dxa"/>
            <w:tcBorders>
              <w:top w:val="dotted" w:sz="4" w:space="0" w:color="auto"/>
              <w:left w:val="dotted" w:sz="4" w:space="0" w:color="auto"/>
              <w:bottom w:val="dotted" w:sz="4" w:space="0" w:color="auto"/>
              <w:right w:val="dotted" w:sz="4" w:space="0" w:color="auto"/>
            </w:tcBorders>
            <w:vAlign w:val="center"/>
            <w:hideMark/>
          </w:tcPr>
          <w:p w14:paraId="06E3425F" w14:textId="77777777" w:rsidR="002F2315" w:rsidRPr="00EC3318" w:rsidRDefault="002F2315" w:rsidP="001F323E">
            <w:pPr>
              <w:tabs>
                <w:tab w:val="left" w:pos="720"/>
                <w:tab w:val="left" w:leader="dot" w:pos="9360"/>
              </w:tabs>
              <w:jc w:val="right"/>
              <w:rPr>
                <w:b/>
              </w:rPr>
            </w:pPr>
            <w:r w:rsidRPr="00EC3318">
              <w:rPr>
                <w:b/>
              </w:rPr>
              <w:t>Description</w:t>
            </w:r>
          </w:p>
        </w:tc>
        <w:tc>
          <w:tcPr>
            <w:tcW w:w="5184" w:type="dxa"/>
            <w:tcBorders>
              <w:top w:val="dotted" w:sz="4" w:space="0" w:color="auto"/>
              <w:left w:val="dotted" w:sz="4" w:space="0" w:color="auto"/>
              <w:bottom w:val="dotted" w:sz="4" w:space="0" w:color="auto"/>
              <w:right w:val="dotted" w:sz="4" w:space="0" w:color="auto"/>
            </w:tcBorders>
            <w:vAlign w:val="center"/>
            <w:hideMark/>
          </w:tcPr>
          <w:p w14:paraId="5775F586" w14:textId="77777777" w:rsidR="002F2315" w:rsidRPr="00EC3318" w:rsidRDefault="002F2315" w:rsidP="001F323E">
            <w:pPr>
              <w:tabs>
                <w:tab w:val="left" w:pos="720"/>
                <w:tab w:val="left" w:leader="dot" w:pos="9360"/>
              </w:tabs>
            </w:pPr>
            <w:r w:rsidRPr="00EC3318">
              <w:t>Too many stage changes</w:t>
            </w:r>
          </w:p>
        </w:tc>
        <w:tc>
          <w:tcPr>
            <w:tcW w:w="1008" w:type="dxa"/>
            <w:vMerge/>
            <w:tcBorders>
              <w:top w:val="single" w:sz="4" w:space="0" w:color="auto"/>
              <w:left w:val="dotted" w:sz="4" w:space="0" w:color="auto"/>
              <w:bottom w:val="single" w:sz="12" w:space="0" w:color="auto"/>
              <w:right w:val="single" w:sz="12" w:space="0" w:color="auto"/>
            </w:tcBorders>
            <w:vAlign w:val="center"/>
            <w:hideMark/>
          </w:tcPr>
          <w:p w14:paraId="63590CAA" w14:textId="77777777" w:rsidR="002F2315" w:rsidRPr="00EC3318" w:rsidRDefault="002F2315" w:rsidP="001F323E">
            <w:pPr>
              <w:rPr>
                <w:b/>
                <w:sz w:val="24"/>
              </w:rPr>
            </w:pPr>
          </w:p>
        </w:tc>
      </w:tr>
      <w:tr w:rsidR="002F2315" w:rsidRPr="00EC3318" w14:paraId="14BF7852" w14:textId="77777777" w:rsidTr="001F323E">
        <w:trPr>
          <w:cantSplit/>
        </w:trPr>
        <w:tc>
          <w:tcPr>
            <w:tcW w:w="8640" w:type="dxa"/>
            <w:vMerge/>
            <w:tcBorders>
              <w:top w:val="single" w:sz="4" w:space="0" w:color="auto"/>
              <w:left w:val="single" w:sz="12" w:space="0" w:color="auto"/>
              <w:bottom w:val="single" w:sz="12" w:space="0" w:color="auto"/>
              <w:right w:val="dotted" w:sz="4" w:space="0" w:color="auto"/>
            </w:tcBorders>
            <w:vAlign w:val="center"/>
            <w:hideMark/>
          </w:tcPr>
          <w:p w14:paraId="5DB7B4C4" w14:textId="77777777" w:rsidR="002F2315" w:rsidRPr="00EC3318" w:rsidRDefault="002F2315" w:rsidP="001F323E">
            <w:pPr>
              <w:rPr>
                <w:b/>
                <w:sz w:val="24"/>
              </w:rPr>
            </w:pPr>
          </w:p>
        </w:tc>
        <w:tc>
          <w:tcPr>
            <w:tcW w:w="1440" w:type="dxa"/>
            <w:tcBorders>
              <w:top w:val="dotted" w:sz="4" w:space="0" w:color="auto"/>
              <w:left w:val="dotted" w:sz="4" w:space="0" w:color="auto"/>
              <w:bottom w:val="single" w:sz="12" w:space="0" w:color="auto"/>
              <w:right w:val="dotted" w:sz="4" w:space="0" w:color="auto"/>
            </w:tcBorders>
            <w:vAlign w:val="center"/>
            <w:hideMark/>
          </w:tcPr>
          <w:p w14:paraId="6B9EB012" w14:textId="77777777" w:rsidR="002F2315" w:rsidRPr="00EC3318" w:rsidRDefault="002F2315" w:rsidP="001F323E">
            <w:pPr>
              <w:tabs>
                <w:tab w:val="left" w:pos="720"/>
                <w:tab w:val="left" w:leader="dot" w:pos="9360"/>
              </w:tabs>
              <w:jc w:val="right"/>
              <w:rPr>
                <w:b/>
              </w:rPr>
            </w:pPr>
            <w:r w:rsidRPr="00EC3318">
              <w:rPr>
                <w:b/>
              </w:rPr>
              <w:t>Possible Diagnosis</w:t>
            </w:r>
          </w:p>
        </w:tc>
        <w:tc>
          <w:tcPr>
            <w:tcW w:w="5184" w:type="dxa"/>
            <w:tcBorders>
              <w:top w:val="dotted" w:sz="4" w:space="0" w:color="auto"/>
              <w:left w:val="dotted" w:sz="4" w:space="0" w:color="auto"/>
              <w:bottom w:val="single" w:sz="12" w:space="0" w:color="auto"/>
              <w:right w:val="dotted" w:sz="4" w:space="0" w:color="auto"/>
            </w:tcBorders>
            <w:vAlign w:val="center"/>
            <w:hideMark/>
          </w:tcPr>
          <w:p w14:paraId="41D59FD2" w14:textId="77777777" w:rsidR="002F2315" w:rsidRPr="00EC3318" w:rsidRDefault="002F2315" w:rsidP="001F323E">
            <w:pPr>
              <w:tabs>
                <w:tab w:val="left" w:pos="720"/>
                <w:tab w:val="left" w:leader="dot" w:pos="9360"/>
              </w:tabs>
            </w:pPr>
            <w:r w:rsidRPr="00EC3318">
              <w:t>Staging thresholds and/or delays need to be adjusted</w:t>
            </w:r>
          </w:p>
        </w:tc>
        <w:tc>
          <w:tcPr>
            <w:tcW w:w="1008" w:type="dxa"/>
            <w:vMerge/>
            <w:tcBorders>
              <w:top w:val="single" w:sz="4" w:space="0" w:color="auto"/>
              <w:left w:val="dotted" w:sz="4" w:space="0" w:color="auto"/>
              <w:bottom w:val="single" w:sz="12" w:space="0" w:color="auto"/>
              <w:right w:val="single" w:sz="12" w:space="0" w:color="auto"/>
            </w:tcBorders>
            <w:vAlign w:val="center"/>
            <w:hideMark/>
          </w:tcPr>
          <w:p w14:paraId="3B6109BD" w14:textId="77777777" w:rsidR="002F2315" w:rsidRPr="00EC3318" w:rsidRDefault="002F2315" w:rsidP="001F323E">
            <w:pPr>
              <w:rPr>
                <w:b/>
                <w:sz w:val="24"/>
              </w:rPr>
            </w:pPr>
          </w:p>
        </w:tc>
      </w:tr>
    </w:tbl>
    <w:p w14:paraId="1077A168" w14:textId="77777777" w:rsidR="002F2315" w:rsidRPr="00EC3318" w:rsidRDefault="002F2315" w:rsidP="002F2315"/>
    <w:p w14:paraId="5877CE6C" w14:textId="4F3A11FD" w:rsidR="002F2315" w:rsidRPr="00EC3318" w:rsidRDefault="002F2315" w:rsidP="0087618D">
      <w:pPr>
        <w:pStyle w:val="Heading4"/>
      </w:pPr>
      <w:r w:rsidRPr="00EC3318">
        <w:t>A subset of all potential fault conditions is evaluated by the AFDD routines.</w:t>
      </w:r>
      <w:r w:rsidR="00B45926">
        <w:t xml:space="preserve"> </w:t>
      </w:r>
      <w:r w:rsidRPr="00EC3318">
        <w:t>The set of applicable fault conditions depends on the Operating State of the plant:</w:t>
      </w:r>
    </w:p>
    <w:p w14:paraId="0736F58E" w14:textId="77777777" w:rsidR="002F2315" w:rsidRPr="00EC3318" w:rsidRDefault="002F2315" w:rsidP="002F2315">
      <w:pPr>
        <w:pStyle w:val="Instrbox"/>
      </w:pPr>
      <w:r w:rsidRPr="00EC3318">
        <w:t>Edit the list of operating states and associated fault conditions to match those in the operating state and fault condition tables above.</w:t>
      </w:r>
    </w:p>
    <w:p w14:paraId="627706C6" w14:textId="77777777" w:rsidR="002F2315" w:rsidRPr="00EC3318" w:rsidRDefault="002F2315" w:rsidP="007C1423">
      <w:pPr>
        <w:pStyle w:val="Heading5"/>
      </w:pPr>
      <w:r w:rsidRPr="00EC3318">
        <w:t>In OS #1 (Disabled), the following Fault Conditions shall be evaluated:</w:t>
      </w:r>
    </w:p>
    <w:p w14:paraId="0B4BD0FF" w14:textId="77777777" w:rsidR="002F2315" w:rsidRPr="00EC3318" w:rsidRDefault="002F2315" w:rsidP="007C1423">
      <w:pPr>
        <w:pStyle w:val="Heading6"/>
      </w:pPr>
      <w:r w:rsidRPr="00EC3318">
        <w:t>FC#1: Differential pressure is too high with the hot water pumps off</w:t>
      </w:r>
    </w:p>
    <w:p w14:paraId="769D6BCC" w14:textId="77777777" w:rsidR="002F2315" w:rsidRPr="00EC3318" w:rsidRDefault="002F2315" w:rsidP="007C1423">
      <w:pPr>
        <w:pStyle w:val="Heading6"/>
      </w:pPr>
      <w:r w:rsidRPr="00EC3318">
        <w:t>FC#2: Primary hot water flow is too high with the primary hot water pumps off</w:t>
      </w:r>
    </w:p>
    <w:p w14:paraId="103D74E9" w14:textId="77777777" w:rsidR="002F2315" w:rsidRPr="00EC3318" w:rsidRDefault="002F2315" w:rsidP="007C1423">
      <w:pPr>
        <w:pStyle w:val="Heading6"/>
      </w:pPr>
      <w:r w:rsidRPr="00EC3318">
        <w:t>FC#3: Secondary hot water flow is too high with the associated secondary hot water pumps off</w:t>
      </w:r>
    </w:p>
    <w:p w14:paraId="20BAD59B" w14:textId="77777777" w:rsidR="002F2315" w:rsidRPr="00EC3318" w:rsidRDefault="002F2315" w:rsidP="007C1423">
      <w:pPr>
        <w:pStyle w:val="Heading6"/>
      </w:pPr>
      <w:r w:rsidRPr="00EC3318">
        <w:t>FC#7: Hot water system gauge pressure is too low</w:t>
      </w:r>
    </w:p>
    <w:p w14:paraId="3AA14F4F" w14:textId="77777777" w:rsidR="002F2315" w:rsidRPr="00EC3318" w:rsidRDefault="002F2315" w:rsidP="007C1423">
      <w:pPr>
        <w:pStyle w:val="Heading6"/>
      </w:pPr>
      <w:r w:rsidRPr="00EC3318">
        <w:t>FC#10: Too many changes in operating state</w:t>
      </w:r>
    </w:p>
    <w:p w14:paraId="596C65C9" w14:textId="77777777" w:rsidR="002F2315" w:rsidRPr="00EC3318" w:rsidRDefault="002F2315" w:rsidP="007C1423">
      <w:pPr>
        <w:pStyle w:val="Heading6"/>
      </w:pPr>
      <w:r w:rsidRPr="00EC3318">
        <w:t xml:space="preserve">FC#12: Too many </w:t>
      </w:r>
      <w:proofErr w:type="gramStart"/>
      <w:r w:rsidRPr="00EC3318">
        <w:t>stage</w:t>
      </w:r>
      <w:proofErr w:type="gramEnd"/>
      <w:r w:rsidRPr="00EC3318">
        <w:t xml:space="preserve"> changes</w:t>
      </w:r>
    </w:p>
    <w:p w14:paraId="2E89B2ED" w14:textId="77777777" w:rsidR="002F2315" w:rsidRPr="00EC3318" w:rsidRDefault="002F2315" w:rsidP="007C1423">
      <w:pPr>
        <w:pStyle w:val="Heading5"/>
      </w:pPr>
      <w:r w:rsidRPr="00EC3318">
        <w:t>In OS#2 (One boiler enabled), the following Fault Conditions shall be evaluated:</w:t>
      </w:r>
    </w:p>
    <w:p w14:paraId="73A1FEF1" w14:textId="77777777" w:rsidR="002F2315" w:rsidRPr="00EC3318" w:rsidRDefault="002F2315" w:rsidP="007C1423">
      <w:pPr>
        <w:pStyle w:val="Heading6"/>
      </w:pPr>
      <w:r w:rsidRPr="00EC3318">
        <w:t>FC#4: Hot water loop differential pressure is too low with hot water pump(s) at full speed.</w:t>
      </w:r>
    </w:p>
    <w:p w14:paraId="28BE6361" w14:textId="77777777" w:rsidR="002F2315" w:rsidRPr="00EC3318" w:rsidRDefault="002F2315" w:rsidP="007C1423">
      <w:pPr>
        <w:pStyle w:val="Heading6"/>
      </w:pPr>
      <w:r w:rsidRPr="00EC3318">
        <w:t>FC#5: Primary hot water flow is too low with the minimum flow bypass valve fully open.</w:t>
      </w:r>
    </w:p>
    <w:p w14:paraId="2AF75595" w14:textId="77777777" w:rsidR="002F2315" w:rsidRPr="00EC3318" w:rsidRDefault="002F2315" w:rsidP="007C1423">
      <w:pPr>
        <w:pStyle w:val="Heading6"/>
      </w:pPr>
      <w:r w:rsidRPr="00EC3318">
        <w:t>FC#6: Hot water supply temperature is too low</w:t>
      </w:r>
    </w:p>
    <w:p w14:paraId="6D9B0AB2" w14:textId="77777777" w:rsidR="002F2315" w:rsidRPr="00EC3318" w:rsidRDefault="002F2315" w:rsidP="007C1423">
      <w:pPr>
        <w:pStyle w:val="Heading6"/>
      </w:pPr>
      <w:r w:rsidRPr="00EC3318">
        <w:t>FC#7: Hot water system gauge pressure is too low</w:t>
      </w:r>
    </w:p>
    <w:p w14:paraId="6FF63922" w14:textId="77777777" w:rsidR="002F2315" w:rsidRPr="00EC3318" w:rsidRDefault="002F2315" w:rsidP="007C1423">
      <w:pPr>
        <w:pStyle w:val="Heading6"/>
      </w:pPr>
      <w:r w:rsidRPr="00EC3318">
        <w:t>FC#8: Hot water return temperature is too high for condensing to occur</w:t>
      </w:r>
    </w:p>
    <w:p w14:paraId="53FAD1E6" w14:textId="77777777" w:rsidR="002F2315" w:rsidRPr="00EC3318" w:rsidRDefault="002F2315" w:rsidP="007C1423">
      <w:pPr>
        <w:pStyle w:val="Heading6"/>
      </w:pPr>
      <w:r w:rsidRPr="00EC3318">
        <w:t>FC#9: Hot water return temperature is too low. Condensing is likely to occur</w:t>
      </w:r>
    </w:p>
    <w:p w14:paraId="58534AD5" w14:textId="77777777" w:rsidR="002F2315" w:rsidRPr="00EC3318" w:rsidRDefault="002F2315" w:rsidP="007C1423">
      <w:pPr>
        <w:pStyle w:val="Heading6"/>
      </w:pPr>
      <w:r w:rsidRPr="00EC3318">
        <w:t>FC#10: Deviation between the active boiler hot water supply temperature and the common hot water supply temperature is too high.</w:t>
      </w:r>
    </w:p>
    <w:p w14:paraId="0E6AA4E6" w14:textId="77777777" w:rsidR="002F2315" w:rsidRPr="00EC3318" w:rsidRDefault="002F2315" w:rsidP="007C1423">
      <w:pPr>
        <w:pStyle w:val="Heading6"/>
      </w:pPr>
      <w:r w:rsidRPr="00EC3318">
        <w:t>FC#11: Deviation between the active boiler hot water return temperature and the common boiler entering water temperature is too high.</w:t>
      </w:r>
    </w:p>
    <w:p w14:paraId="2C44C507" w14:textId="77777777" w:rsidR="002F2315" w:rsidRPr="00EC3318" w:rsidRDefault="002F2315" w:rsidP="007C1423">
      <w:pPr>
        <w:pStyle w:val="Heading6"/>
      </w:pPr>
      <w:r w:rsidRPr="00EC3318">
        <w:t>FC#12: Too many changes in Operating State</w:t>
      </w:r>
    </w:p>
    <w:p w14:paraId="65475D3B" w14:textId="77777777" w:rsidR="002F2315" w:rsidRPr="00EC3318" w:rsidRDefault="002F2315" w:rsidP="007C1423">
      <w:pPr>
        <w:pStyle w:val="Heading6"/>
      </w:pPr>
      <w:r w:rsidRPr="00EC3318">
        <w:t xml:space="preserve">FC#13: Too many </w:t>
      </w:r>
      <w:proofErr w:type="gramStart"/>
      <w:r w:rsidRPr="00EC3318">
        <w:t>boiler</w:t>
      </w:r>
      <w:proofErr w:type="gramEnd"/>
      <w:r w:rsidRPr="00EC3318">
        <w:t xml:space="preserve"> starts</w:t>
      </w:r>
    </w:p>
    <w:p w14:paraId="7DD08968" w14:textId="77777777" w:rsidR="002F2315" w:rsidRPr="00EC3318" w:rsidRDefault="002F2315" w:rsidP="007C1423">
      <w:pPr>
        <w:pStyle w:val="Heading6"/>
      </w:pPr>
      <w:r w:rsidRPr="00EC3318">
        <w:t xml:space="preserve">FC#14: Too many </w:t>
      </w:r>
      <w:proofErr w:type="gramStart"/>
      <w:r w:rsidRPr="00EC3318">
        <w:t>stage</w:t>
      </w:r>
      <w:proofErr w:type="gramEnd"/>
      <w:r w:rsidRPr="00EC3318">
        <w:t xml:space="preserve"> changes</w:t>
      </w:r>
    </w:p>
    <w:p w14:paraId="443446FA" w14:textId="77777777" w:rsidR="002F2315" w:rsidRPr="00EC3318" w:rsidRDefault="002F2315" w:rsidP="007C1423">
      <w:pPr>
        <w:pStyle w:val="Heading5"/>
      </w:pPr>
      <w:r w:rsidRPr="00EC3318">
        <w:t>In OS#3 (More than one boiler enabled), the following Fault Conditions shall be evaluated:</w:t>
      </w:r>
    </w:p>
    <w:p w14:paraId="2493C9C0" w14:textId="77777777" w:rsidR="002F2315" w:rsidRPr="00EC3318" w:rsidRDefault="002F2315" w:rsidP="0095016F">
      <w:pPr>
        <w:pStyle w:val="Heading6"/>
        <w:spacing w:before="140" w:after="60"/>
        <w:ind w:left="1988" w:hanging="274"/>
      </w:pPr>
      <w:r w:rsidRPr="00EC3318">
        <w:t>FC#4: Hot water loop differential pressure is too low with hot water pump(s) at full speed.</w:t>
      </w:r>
    </w:p>
    <w:p w14:paraId="54AF97ED" w14:textId="77777777" w:rsidR="002F2315" w:rsidRPr="00EC3318" w:rsidRDefault="002F2315" w:rsidP="0095016F">
      <w:pPr>
        <w:pStyle w:val="Heading6"/>
        <w:spacing w:before="140" w:after="60"/>
        <w:ind w:left="1988" w:hanging="274"/>
      </w:pPr>
      <w:r w:rsidRPr="00EC3318">
        <w:t>FC#5: Primary hot water flow is too low with the minimum flow bypass valve fully open.</w:t>
      </w:r>
    </w:p>
    <w:p w14:paraId="6F643C61" w14:textId="77777777" w:rsidR="002F2315" w:rsidRPr="00EC3318" w:rsidRDefault="002F2315" w:rsidP="0095016F">
      <w:pPr>
        <w:pStyle w:val="Heading6"/>
        <w:spacing w:before="140" w:after="60"/>
        <w:ind w:left="1988" w:hanging="274"/>
      </w:pPr>
      <w:r w:rsidRPr="00EC3318">
        <w:t>FC#6: Hot water supply temperature is too low</w:t>
      </w:r>
    </w:p>
    <w:p w14:paraId="736D5AE8" w14:textId="77777777" w:rsidR="002F2315" w:rsidRPr="00EC3318" w:rsidRDefault="002F2315" w:rsidP="0095016F">
      <w:pPr>
        <w:pStyle w:val="Heading6"/>
        <w:spacing w:before="140" w:after="60"/>
        <w:ind w:left="1988" w:hanging="274"/>
      </w:pPr>
      <w:r w:rsidRPr="00EC3318">
        <w:t>FC#7: Hot water system gauge pressure is too low</w:t>
      </w:r>
    </w:p>
    <w:p w14:paraId="45457848" w14:textId="77777777" w:rsidR="002F2315" w:rsidRPr="00EC3318" w:rsidRDefault="002F2315" w:rsidP="0095016F">
      <w:pPr>
        <w:pStyle w:val="Heading6"/>
        <w:spacing w:before="140" w:after="60"/>
        <w:ind w:left="1988" w:hanging="274"/>
      </w:pPr>
      <w:r w:rsidRPr="00EC3318">
        <w:t>FC#8: Hot water return temperature is too high for condensing to occur</w:t>
      </w:r>
    </w:p>
    <w:p w14:paraId="152441B1" w14:textId="77777777" w:rsidR="002F2315" w:rsidRPr="00EC3318" w:rsidRDefault="002F2315" w:rsidP="0095016F">
      <w:pPr>
        <w:pStyle w:val="Heading6"/>
        <w:spacing w:before="140" w:after="60"/>
        <w:ind w:left="1988" w:hanging="274"/>
      </w:pPr>
      <w:r w:rsidRPr="00EC3318">
        <w:lastRenderedPageBreak/>
        <w:t>FC#9: Hot water return temperature is too low. Condensing is likely to occur</w:t>
      </w:r>
    </w:p>
    <w:p w14:paraId="2AF8ED7B" w14:textId="77777777" w:rsidR="002F2315" w:rsidRPr="00EC3318" w:rsidRDefault="002F2315" w:rsidP="0095016F">
      <w:pPr>
        <w:pStyle w:val="Heading6"/>
        <w:spacing w:before="140" w:after="60"/>
        <w:ind w:left="1988" w:hanging="274"/>
      </w:pPr>
      <w:r w:rsidRPr="00EC3318">
        <w:t>FC#12: Too many changes in Operating State</w:t>
      </w:r>
    </w:p>
    <w:p w14:paraId="2ABB5AC8" w14:textId="77777777" w:rsidR="002F2315" w:rsidRPr="00EC3318" w:rsidRDefault="002F2315" w:rsidP="0095016F">
      <w:pPr>
        <w:pStyle w:val="Heading6"/>
        <w:spacing w:before="140" w:after="60"/>
        <w:ind w:left="1988" w:hanging="274"/>
      </w:pPr>
      <w:r w:rsidRPr="00EC3318">
        <w:t xml:space="preserve">FC#13: Too many </w:t>
      </w:r>
      <w:proofErr w:type="gramStart"/>
      <w:r w:rsidRPr="00EC3318">
        <w:t>boiler</w:t>
      </w:r>
      <w:proofErr w:type="gramEnd"/>
      <w:r w:rsidRPr="00EC3318">
        <w:t xml:space="preserve"> starts</w:t>
      </w:r>
    </w:p>
    <w:p w14:paraId="70966EFD" w14:textId="77777777" w:rsidR="002F2315" w:rsidRPr="00EC3318" w:rsidRDefault="002F2315" w:rsidP="0095016F">
      <w:pPr>
        <w:pStyle w:val="Heading6"/>
        <w:spacing w:before="140" w:after="60"/>
        <w:ind w:left="1988" w:hanging="274"/>
      </w:pPr>
      <w:r w:rsidRPr="00EC3318">
        <w:t xml:space="preserve">FC#14: Too many </w:t>
      </w:r>
      <w:proofErr w:type="gramStart"/>
      <w:r w:rsidRPr="00EC3318">
        <w:t>stage</w:t>
      </w:r>
      <w:proofErr w:type="gramEnd"/>
      <w:r w:rsidRPr="00EC3318">
        <w:t xml:space="preserve"> changes</w:t>
      </w:r>
    </w:p>
    <w:p w14:paraId="562CD2ED" w14:textId="77777777" w:rsidR="002F2315" w:rsidRPr="00EC3318" w:rsidRDefault="002F2315" w:rsidP="0087618D">
      <w:pPr>
        <w:pStyle w:val="Heading4"/>
      </w:pPr>
      <w:r w:rsidRPr="00EC3318">
        <w:t>For each boiler, the operator shall be able to suppress the alarm for any Fault Condition.</w:t>
      </w:r>
    </w:p>
    <w:p w14:paraId="10A4A10C" w14:textId="77777777" w:rsidR="002F2315" w:rsidRPr="00EC3318" w:rsidRDefault="002F2315" w:rsidP="0087618D">
      <w:pPr>
        <w:pStyle w:val="Heading4"/>
      </w:pPr>
      <w:r w:rsidRPr="00EC3318">
        <w:t>Evaluation of Fault Conditions shall be suspended under the following conditions:</w:t>
      </w:r>
    </w:p>
    <w:p w14:paraId="16C2FFC3" w14:textId="77777777" w:rsidR="002F2315" w:rsidRPr="00EC3318" w:rsidRDefault="002F2315" w:rsidP="007C1423">
      <w:pPr>
        <w:pStyle w:val="Heading5"/>
      </w:pPr>
      <w:r w:rsidRPr="00EC3318">
        <w:t>When no pumps are operating.</w:t>
      </w:r>
    </w:p>
    <w:p w14:paraId="51DA8A5F" w14:textId="77777777" w:rsidR="002F2315" w:rsidRPr="00EC3318" w:rsidRDefault="002F2315" w:rsidP="007C1423">
      <w:pPr>
        <w:pStyle w:val="Heading5"/>
      </w:pPr>
      <w:r w:rsidRPr="00EC3318">
        <w:t>When all equipment associated with a fault condition in maintenance mode.</w:t>
      </w:r>
    </w:p>
    <w:p w14:paraId="47FB30A2" w14:textId="77777777" w:rsidR="002F2315" w:rsidRPr="00EC3318" w:rsidRDefault="002F2315" w:rsidP="007C1423">
      <w:pPr>
        <w:pStyle w:val="Heading5"/>
      </w:pPr>
      <w:r w:rsidRPr="00EC3318">
        <w:t xml:space="preserve">For a period of </w:t>
      </w:r>
      <w:proofErr w:type="spellStart"/>
      <w:r w:rsidRPr="00EC3318">
        <w:t>StageDelay</w:t>
      </w:r>
      <w:proofErr w:type="spellEnd"/>
      <w:r w:rsidRPr="00EC3318">
        <w:t xml:space="preserve"> minutes following a change in plant stage.</w:t>
      </w:r>
    </w:p>
    <w:p w14:paraId="0A8593B1" w14:textId="77777777" w:rsidR="002F2315" w:rsidRPr="00EC3318" w:rsidRDefault="002F2315" w:rsidP="0087618D">
      <w:pPr>
        <w:pStyle w:val="Heading4"/>
      </w:pPr>
      <w:r w:rsidRPr="00EC3318">
        <w:t>Fault Conditions that are not applicable to the current Operating State shall not be evaluated.</w:t>
      </w:r>
    </w:p>
    <w:p w14:paraId="417FA2CD" w14:textId="77777777" w:rsidR="002F2315" w:rsidRPr="00EC3318" w:rsidRDefault="002F2315" w:rsidP="0087618D">
      <w:pPr>
        <w:pStyle w:val="Heading4"/>
      </w:pPr>
      <w:r w:rsidRPr="00EC3318">
        <w:t xml:space="preserve">A Fault Condition that evaluates as true must do so continuously for </w:t>
      </w:r>
      <w:proofErr w:type="spellStart"/>
      <w:r w:rsidRPr="00EC3318">
        <w:t>AlarmDelay</w:t>
      </w:r>
      <w:proofErr w:type="spellEnd"/>
      <w:r w:rsidRPr="00EC3318">
        <w:t xml:space="preserve"> minutes before it is reported to the operator.</w:t>
      </w:r>
    </w:p>
    <w:p w14:paraId="58956079" w14:textId="77777777" w:rsidR="002F2315" w:rsidRPr="00EC3318" w:rsidRDefault="002F2315" w:rsidP="0087618D">
      <w:pPr>
        <w:pStyle w:val="Heading4"/>
      </w:pPr>
      <w:bookmarkStart w:id="9790" w:name="_Ref3906753"/>
      <w:r w:rsidRPr="00EC3318">
        <w:t xml:space="preserve">Test Mode shall temporarily set </w:t>
      </w:r>
      <w:proofErr w:type="spellStart"/>
      <w:r w:rsidRPr="00EC3318">
        <w:t>StageDelay</w:t>
      </w:r>
      <w:proofErr w:type="spellEnd"/>
      <w:r w:rsidRPr="00EC3318">
        <w:t xml:space="preserve"> and </w:t>
      </w:r>
      <w:proofErr w:type="spellStart"/>
      <w:r w:rsidRPr="00EC3318">
        <w:t>AlarmDelay</w:t>
      </w:r>
      <w:proofErr w:type="spellEnd"/>
      <w:r w:rsidRPr="00EC3318">
        <w:t xml:space="preserve"> to 0 minutes for a period of </w:t>
      </w:r>
      <w:proofErr w:type="spellStart"/>
      <w:r w:rsidRPr="00EC3318">
        <w:t>TestModeDelay</w:t>
      </w:r>
      <w:proofErr w:type="spellEnd"/>
      <w:r w:rsidRPr="00EC3318">
        <w:t xml:space="preserve"> minutes to allow instant testing of the AFDD system and to ensure normal fault detection occurs after testing is complete.</w:t>
      </w:r>
      <w:bookmarkEnd w:id="9790"/>
    </w:p>
    <w:p w14:paraId="75A2DF2A" w14:textId="672B90D1" w:rsidR="002F2315" w:rsidRPr="00EC3318" w:rsidRDefault="002F2315" w:rsidP="0087618D">
      <w:pPr>
        <w:pStyle w:val="Heading4"/>
      </w:pPr>
      <w:r w:rsidRPr="00EC3318">
        <w:t xml:space="preserve">When a Fault Condition is reported to the operator, it shall be a Level 3 alarm and shall include the description of the fault and the list of possible diagnoses from the table in </w:t>
      </w:r>
      <w:r w:rsidRPr="00EC3318">
        <w:fldChar w:fldCharType="begin"/>
      </w:r>
      <w:r w:rsidRPr="00EC3318">
        <w:instrText xml:space="preserve"> REF _Ref3906566 \w \h  \* MERGEFORMAT </w:instrText>
      </w:r>
      <w:r w:rsidRPr="00EC3318">
        <w:fldChar w:fldCharType="separate"/>
      </w:r>
      <w:r w:rsidR="0037258A">
        <w:t>5.21.11.6</w:t>
      </w:r>
      <w:r w:rsidRPr="00EC3318">
        <w:fldChar w:fldCharType="end"/>
      </w:r>
      <w:r w:rsidRPr="00EC3318">
        <w:t>.</w:t>
      </w:r>
    </w:p>
    <w:p w14:paraId="4D25B95E" w14:textId="03FF7FD9" w:rsidR="000678DA" w:rsidRPr="00E6225C" w:rsidRDefault="009E5C6C" w:rsidP="0087618D">
      <w:pPr>
        <w:pStyle w:val="Heading2"/>
      </w:pPr>
      <w:bookmarkStart w:id="9791" w:name="_Toc121477572"/>
      <w:ins w:id="9792" w:author="Hwakong Cheng" w:date="2022-10-14T09:34:00Z">
        <w:r w:rsidRPr="00860104">
          <w:rPr>
            <w:rStyle w:val="Toggle"/>
          </w:rPr>
          <w:t>[</w:t>
        </w:r>
      </w:ins>
      <w:ins w:id="9793" w:author="Hwakong Cheng" w:date="2022-10-24T16:10:00Z">
        <w:r w:rsidR="005A3F23">
          <w:rPr>
            <w:rStyle w:val="Toggle"/>
          </w:rPr>
          <w:t xml:space="preserve">EQUALS VAV </w:t>
        </w:r>
        <w:proofErr w:type="gramStart"/>
        <w:r w:rsidR="005A3F23">
          <w:rPr>
            <w:rStyle w:val="Toggle"/>
          </w:rPr>
          <w:t>FCU</w:t>
        </w:r>
      </w:ins>
      <w:ins w:id="9794" w:author="Hwakong Cheng" w:date="2022-10-14T09:34:00Z">
        <w:r w:rsidRPr="00860104">
          <w:rPr>
            <w:rStyle w:val="Toggle"/>
          </w:rPr>
          <w:t>]</w:t>
        </w:r>
      </w:ins>
      <w:r w:rsidR="000678DA" w:rsidRPr="00E6225C">
        <w:t>Fan</w:t>
      </w:r>
      <w:proofErr w:type="gramEnd"/>
      <w:r w:rsidR="000678DA" w:rsidRPr="00E6225C">
        <w:t xml:space="preserve"> Coil Unit</w:t>
      </w:r>
      <w:bookmarkEnd w:id="9791"/>
      <w:r w:rsidR="000678DA" w:rsidRPr="00E6225C">
        <w:t xml:space="preserve"> </w:t>
      </w:r>
    </w:p>
    <w:p w14:paraId="3B4533D3" w14:textId="23AE7948" w:rsidR="000678DA" w:rsidRPr="00E6225C" w:rsidRDefault="000678DA" w:rsidP="0087618D">
      <w:pPr>
        <w:pStyle w:val="Heading3"/>
      </w:pPr>
      <w:r w:rsidRPr="00E6225C">
        <w:t>See “Generic Thermal Zones” (Section</w:t>
      </w:r>
      <w:r w:rsidR="00CF69BF">
        <w:t xml:space="preserve"> </w:t>
      </w:r>
      <w:r w:rsidR="00CF69BF">
        <w:fldChar w:fldCharType="begin"/>
      </w:r>
      <w:r w:rsidR="00CF69BF">
        <w:instrText xml:space="preserve"> REF _Ref75338355 \w \h </w:instrText>
      </w:r>
      <w:r w:rsidR="00CF69BF">
        <w:fldChar w:fldCharType="separate"/>
      </w:r>
      <w:r w:rsidR="0037258A">
        <w:t>5.3</w:t>
      </w:r>
      <w:r w:rsidR="00CF69BF">
        <w:fldChar w:fldCharType="end"/>
      </w:r>
      <w:r w:rsidRPr="00E6225C">
        <w:t xml:space="preserve">) for </w:t>
      </w:r>
      <w:r w:rsidR="00D21A33">
        <w:t>setpoint</w:t>
      </w:r>
      <w:r w:rsidRPr="00E6225C">
        <w:t>s, loops, control modes, alarms, etc.</w:t>
      </w:r>
    </w:p>
    <w:p w14:paraId="68E1F5F9" w14:textId="0C7BC0C6" w:rsidR="000678DA" w:rsidRPr="00E6225C" w:rsidRDefault="000678DA" w:rsidP="0087618D">
      <w:pPr>
        <w:pStyle w:val="Heading3"/>
      </w:pPr>
      <w:r w:rsidRPr="00E6225C">
        <w:t xml:space="preserve">See Section </w:t>
      </w:r>
      <w:r w:rsidRPr="00E6225C">
        <w:fldChar w:fldCharType="begin"/>
      </w:r>
      <w:r w:rsidRPr="00E6225C">
        <w:instrText xml:space="preserve"> REF _Ref64301433 \w \h  \* MERGEFORMAT </w:instrText>
      </w:r>
      <w:r w:rsidRPr="00E6225C">
        <w:fldChar w:fldCharType="separate"/>
      </w:r>
      <w:r w:rsidR="0037258A">
        <w:t>3.1.7</w:t>
      </w:r>
      <w:r w:rsidRPr="00E6225C">
        <w:fldChar w:fldCharType="end"/>
      </w:r>
      <w:r w:rsidRPr="00E6225C">
        <w:t xml:space="preserve"> for </w:t>
      </w:r>
      <w:proofErr w:type="spellStart"/>
      <w:r w:rsidRPr="00E6225C">
        <w:t>Cool_SAT</w:t>
      </w:r>
      <w:proofErr w:type="spellEnd"/>
      <w:r w:rsidRPr="00E6225C">
        <w:t xml:space="preserve">, </w:t>
      </w:r>
      <w:proofErr w:type="spellStart"/>
      <w:r w:rsidRPr="00E6225C">
        <w:t>Heat_SAT</w:t>
      </w:r>
      <w:proofErr w:type="spellEnd"/>
      <w:r w:rsidRPr="00E6225C">
        <w:t>, and DP100.</w:t>
      </w:r>
    </w:p>
    <w:p w14:paraId="3FA646DF" w14:textId="2D3FAD8F" w:rsidR="000678DA" w:rsidRPr="00E6225C" w:rsidRDefault="000678DA" w:rsidP="0087618D">
      <w:pPr>
        <w:pStyle w:val="Heading3"/>
      </w:pPr>
      <w:r w:rsidRPr="00E6225C">
        <w:t xml:space="preserve">See Section </w:t>
      </w:r>
      <w:r w:rsidRPr="00E6225C">
        <w:fldChar w:fldCharType="begin"/>
      </w:r>
      <w:r w:rsidRPr="00E6225C">
        <w:instrText xml:space="preserve"> REF _Ref64301462 \w \h  \* MERGEFORMAT </w:instrText>
      </w:r>
      <w:r w:rsidRPr="00E6225C">
        <w:fldChar w:fldCharType="separate"/>
      </w:r>
      <w:r w:rsidR="0037258A">
        <w:t>3.2.3</w:t>
      </w:r>
      <w:r w:rsidRPr="00E6225C">
        <w:fldChar w:fldCharType="end"/>
      </w:r>
      <w:r w:rsidRPr="00E6225C">
        <w:t xml:space="preserve"> for </w:t>
      </w:r>
      <w:proofErr w:type="spellStart"/>
      <w:r w:rsidRPr="00E6225C">
        <w:t>MinSpeed</w:t>
      </w:r>
      <w:proofErr w:type="spellEnd"/>
      <w:r w:rsidRPr="00E6225C">
        <w:t xml:space="preserve">, </w:t>
      </w:r>
      <w:proofErr w:type="spellStart"/>
      <w:r w:rsidRPr="00E6225C">
        <w:t>DeadbandSpeed</w:t>
      </w:r>
      <w:proofErr w:type="spellEnd"/>
      <w:r w:rsidRPr="00E6225C">
        <w:t xml:space="preserve">, </w:t>
      </w:r>
      <w:proofErr w:type="spellStart"/>
      <w:r w:rsidRPr="00E6225C">
        <w:t>MaxHeatSpeed</w:t>
      </w:r>
      <w:proofErr w:type="spellEnd"/>
      <w:r w:rsidRPr="00E6225C">
        <w:t xml:space="preserve">, and </w:t>
      </w:r>
      <w:proofErr w:type="spellStart"/>
      <w:r w:rsidRPr="00E6225C">
        <w:t>MaxCoolSpeed</w:t>
      </w:r>
      <w:proofErr w:type="spellEnd"/>
      <w:r w:rsidRPr="00E6225C">
        <w:t>.</w:t>
      </w:r>
    </w:p>
    <w:p w14:paraId="68F9A4B0" w14:textId="77777777" w:rsidR="000678DA" w:rsidRPr="00E6225C" w:rsidRDefault="000678DA" w:rsidP="0087618D">
      <w:pPr>
        <w:pStyle w:val="Heading3"/>
      </w:pPr>
      <w:r w:rsidRPr="00E6225C">
        <w:t xml:space="preserve">Supply Fan Speed and Supply Air Temperature Control </w:t>
      </w:r>
    </w:p>
    <w:p w14:paraId="4C2FDF4F" w14:textId="1EBDAB8D" w:rsidR="000678DA" w:rsidRPr="00E6225C" w:rsidRDefault="000678DA" w:rsidP="0087618D">
      <w:pPr>
        <w:pStyle w:val="Heading4"/>
      </w:pPr>
      <w:r w:rsidRPr="00E6225C">
        <w:t xml:space="preserve">The supply fan shall run whenever the unit is in any mode other than </w:t>
      </w:r>
      <w:r w:rsidR="00D21A33">
        <w:t>Unoccupied Mode</w:t>
      </w:r>
      <w:r w:rsidRPr="00E6225C">
        <w:t>.</w:t>
      </w:r>
    </w:p>
    <w:p w14:paraId="6396BEB3" w14:textId="77777777" w:rsidR="000678DA" w:rsidRPr="00E6225C" w:rsidRDefault="000678DA" w:rsidP="0087618D">
      <w:pPr>
        <w:pStyle w:val="Heading4"/>
      </w:pPr>
      <w:r w:rsidRPr="00E6225C">
        <w:t>Provide a ramp function to prevent changes in fan speed of more than 10% per minute.</w:t>
      </w:r>
    </w:p>
    <w:p w14:paraId="291ED389" w14:textId="6FAD4416" w:rsidR="000678DA" w:rsidRPr="00E6225C" w:rsidRDefault="000678DA" w:rsidP="0087618D">
      <w:pPr>
        <w:pStyle w:val="Heading4"/>
      </w:pPr>
      <w:r w:rsidRPr="00E6225C">
        <w:t xml:space="preserve">When the supply fan is proven on, fan speed and supply air temperature </w:t>
      </w:r>
      <w:r w:rsidR="00D21A33">
        <w:t>setpoint</w:t>
      </w:r>
      <w:r w:rsidRPr="00E6225C">
        <w:t>s are controlled as shown in Figures 5.20.4.3. The points of transition along the x-axis shown and described are representative. Separate gains shall be provided for each section of the control map, that are determined by the contractor to provide stable control. Alternatively, the contractor shall adjust the precise value of the x-axis thresholds shown in Figure 5.20.4.3 to provide stable control.</w:t>
      </w:r>
    </w:p>
    <w:p w14:paraId="1EA607F0" w14:textId="77777777" w:rsidR="000678DA" w:rsidRPr="00E6225C" w:rsidRDefault="000678DA" w:rsidP="000678DA">
      <w:pPr>
        <w:jc w:val="center"/>
      </w:pPr>
    </w:p>
    <w:bookmarkStart w:id="9795" w:name="_Hlk75943860"/>
    <w:p w14:paraId="56D2377D" w14:textId="77777777" w:rsidR="0080795C" w:rsidRPr="0080795C" w:rsidRDefault="0080795C" w:rsidP="0080795C">
      <w:pPr>
        <w:jc w:val="center"/>
      </w:pPr>
      <w:r w:rsidRPr="0080795C">
        <w:rPr>
          <w:noProof/>
        </w:rPr>
        <w:lastRenderedPageBreak/>
        <mc:AlternateContent>
          <mc:Choice Requires="wpc">
            <w:drawing>
              <wp:inline distT="0" distB="0" distL="0" distR="0" wp14:anchorId="59A79F89" wp14:editId="2DB499CD">
                <wp:extent cx="5059680" cy="2961640"/>
                <wp:effectExtent l="0" t="0" r="7620" b="0"/>
                <wp:docPr id="837" name="Canvas 83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75" name="Line 45"/>
                        <wps:cNvCnPr/>
                        <wps:spPr bwMode="auto">
                          <a:xfrm>
                            <a:off x="282011" y="2487408"/>
                            <a:ext cx="4483110" cy="11228"/>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83" name="Line 46"/>
                        <wps:cNvCnPr/>
                        <wps:spPr bwMode="auto">
                          <a:xfrm flipV="1">
                            <a:off x="275406" y="66049"/>
                            <a:ext cx="660" cy="242532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84" name="Line 47"/>
                        <wps:cNvCnPr/>
                        <wps:spPr bwMode="auto">
                          <a:xfrm>
                            <a:off x="2816804" y="1172095"/>
                            <a:ext cx="1023676" cy="1030778"/>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785" name="Text Box 48"/>
                        <wps:cNvSpPr txBox="1">
                          <a:spLocks noChangeArrowheads="1"/>
                        </wps:cNvSpPr>
                        <wps:spPr bwMode="auto">
                          <a:xfrm>
                            <a:off x="1781366" y="375728"/>
                            <a:ext cx="792536" cy="60021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E3EA473" w14:textId="77777777" w:rsidR="00D878EF" w:rsidRDefault="00D878EF" w:rsidP="0080795C">
                              <w:pPr>
                                <w:jc w:val="right"/>
                                <w:rPr>
                                  <w:sz w:val="16"/>
                                </w:rPr>
                              </w:pPr>
                              <w:r>
                                <w:rPr>
                                  <w:sz w:val="16"/>
                                </w:rPr>
                                <w:t xml:space="preserve">Supply air temperature setpoint, </w:t>
                              </w:r>
                              <w:r>
                                <w:t>SATsp</w:t>
                              </w:r>
                            </w:p>
                          </w:txbxContent>
                        </wps:txbx>
                        <wps:bodyPr rot="0" vert="horz" wrap="square" lIns="73152" tIns="36576" rIns="73152" bIns="36576" anchor="t" anchorCtr="0" upright="1">
                          <a:noAutofit/>
                        </wps:bodyPr>
                      </wps:wsp>
                      <wps:wsp>
                        <wps:cNvPr id="786" name="Text Box 49"/>
                        <wps:cNvSpPr txBox="1">
                          <a:spLocks noChangeArrowheads="1"/>
                        </wps:cNvSpPr>
                        <wps:spPr bwMode="auto">
                          <a:xfrm>
                            <a:off x="3288363" y="2563569"/>
                            <a:ext cx="1147195" cy="2424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4378834" w14:textId="77777777" w:rsidR="00D878EF" w:rsidRDefault="00D878EF" w:rsidP="0080795C">
                              <w:pPr>
                                <w:rPr>
                                  <w:sz w:val="16"/>
                                  <w:szCs w:val="16"/>
                                </w:rPr>
                              </w:pPr>
                              <w:r>
                                <w:rPr>
                                  <w:sz w:val="16"/>
                                  <w:szCs w:val="16"/>
                                </w:rPr>
                                <w:t>Cooling Loop Signal</w:t>
                              </w:r>
                            </w:p>
                          </w:txbxContent>
                        </wps:txbx>
                        <wps:bodyPr rot="0" vert="horz" wrap="square" lIns="91440" tIns="45720" rIns="91440" bIns="45720" anchor="t" anchorCtr="0" upright="1">
                          <a:noAutofit/>
                        </wps:bodyPr>
                      </wps:wsp>
                      <wps:wsp>
                        <wps:cNvPr id="787" name="Line 50"/>
                        <wps:cNvCnPr/>
                        <wps:spPr bwMode="auto">
                          <a:xfrm flipV="1">
                            <a:off x="3822146" y="75297"/>
                            <a:ext cx="931087" cy="157262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02" name="Text Box 54"/>
                        <wps:cNvSpPr txBox="1">
                          <a:spLocks noChangeArrowheads="1"/>
                        </wps:cNvSpPr>
                        <wps:spPr bwMode="auto">
                          <a:xfrm>
                            <a:off x="3628493" y="0"/>
                            <a:ext cx="943778" cy="19616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170DDC0" w14:textId="77777777" w:rsidR="00D878EF" w:rsidRDefault="00D878EF" w:rsidP="0080795C">
                              <w:pPr>
                                <w:jc w:val="right"/>
                                <w:rPr>
                                  <w:sz w:val="16"/>
                                </w:rPr>
                              </w:pPr>
                              <w:r>
                                <w:rPr>
                                  <w:sz w:val="16"/>
                                </w:rPr>
                                <w:t>MaxCoolSpeed</w:t>
                              </w:r>
                            </w:p>
                          </w:txbxContent>
                        </wps:txbx>
                        <wps:bodyPr rot="0" vert="horz" wrap="square" lIns="73152" tIns="36576" rIns="73152" bIns="36576" anchor="t" anchorCtr="0" upright="1">
                          <a:noAutofit/>
                        </wps:bodyPr>
                      </wps:wsp>
                      <wps:wsp>
                        <wps:cNvPr id="814" name="Line 55"/>
                        <wps:cNvCnPr/>
                        <wps:spPr bwMode="auto">
                          <a:xfrm>
                            <a:off x="305126" y="65389"/>
                            <a:ext cx="975034" cy="0"/>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815" name="Text Box 56"/>
                        <wps:cNvSpPr txBox="1">
                          <a:spLocks noChangeArrowheads="1"/>
                        </wps:cNvSpPr>
                        <wps:spPr bwMode="auto">
                          <a:xfrm>
                            <a:off x="3880618" y="2063949"/>
                            <a:ext cx="943117" cy="19616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1F7E4B1" w14:textId="77777777" w:rsidR="00D878EF" w:rsidRDefault="00D878EF" w:rsidP="0080795C">
                              <w:pPr>
                                <w:rPr>
                                  <w:sz w:val="16"/>
                                </w:rPr>
                              </w:pPr>
                              <w:r>
                                <w:rPr>
                                  <w:sz w:val="16"/>
                                </w:rPr>
                                <w:t>Cool_SAT</w:t>
                              </w:r>
                            </w:p>
                          </w:txbxContent>
                        </wps:txbx>
                        <wps:bodyPr rot="0" vert="horz" wrap="square" lIns="73152" tIns="36576" rIns="73152" bIns="36576" anchor="t" anchorCtr="0" upright="1">
                          <a:noAutofit/>
                        </wps:bodyPr>
                      </wps:wsp>
                      <wps:wsp>
                        <wps:cNvPr id="816" name="Text Box 57"/>
                        <wps:cNvSpPr txBox="1">
                          <a:spLocks noChangeArrowheads="1"/>
                        </wps:cNvSpPr>
                        <wps:spPr bwMode="auto">
                          <a:xfrm>
                            <a:off x="1395409" y="661"/>
                            <a:ext cx="1149177" cy="1955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E0D4141" w14:textId="77777777" w:rsidR="00D878EF" w:rsidRDefault="00D878EF" w:rsidP="0080795C">
                              <w:pPr>
                                <w:rPr>
                                  <w:sz w:val="16"/>
                                </w:rPr>
                              </w:pPr>
                              <w:r>
                                <w:rPr>
                                  <w:sz w:val="16"/>
                                </w:rPr>
                                <w:t>Heat_SAT</w:t>
                              </w:r>
                            </w:p>
                          </w:txbxContent>
                        </wps:txbx>
                        <wps:bodyPr rot="0" vert="horz" wrap="square" lIns="73152" tIns="36576" rIns="73152" bIns="36576" anchor="t" anchorCtr="0" upright="1">
                          <a:noAutofit/>
                        </wps:bodyPr>
                      </wps:wsp>
                      <wps:wsp>
                        <wps:cNvPr id="817" name="Line 58"/>
                        <wps:cNvCnPr/>
                        <wps:spPr bwMode="auto">
                          <a:xfrm flipV="1">
                            <a:off x="2835311" y="1649722"/>
                            <a:ext cx="0" cy="47580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18" name="Text Box 59"/>
                        <wps:cNvSpPr txBox="1">
                          <a:spLocks noChangeArrowheads="1"/>
                        </wps:cNvSpPr>
                        <wps:spPr bwMode="auto">
                          <a:xfrm>
                            <a:off x="1962986" y="2079380"/>
                            <a:ext cx="1148516" cy="31284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D8D241E" w14:textId="77777777" w:rsidR="00D878EF" w:rsidRDefault="00D878EF" w:rsidP="0080795C">
                              <w:pPr>
                                <w:jc w:val="center"/>
                                <w:rPr>
                                  <w:sz w:val="16"/>
                                </w:rPr>
                              </w:pPr>
                              <w:r>
                                <w:rPr>
                                  <w:sz w:val="16"/>
                                </w:rPr>
                                <w:t>DeadbandSpeed</w:t>
                              </w:r>
                            </w:p>
                          </w:txbxContent>
                        </wps:txbx>
                        <wps:bodyPr rot="0" vert="horz" wrap="square" lIns="73152" tIns="36576" rIns="73152" bIns="36576" anchor="t" anchorCtr="0" upright="1">
                          <a:noAutofit/>
                        </wps:bodyPr>
                      </wps:wsp>
                      <wps:wsp>
                        <wps:cNvPr id="819" name="Text Box 60"/>
                        <wps:cNvSpPr txBox="1">
                          <a:spLocks noChangeArrowheads="1"/>
                        </wps:cNvSpPr>
                        <wps:spPr bwMode="auto">
                          <a:xfrm>
                            <a:off x="753569" y="2563569"/>
                            <a:ext cx="1147195" cy="2424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AAF7402" w14:textId="77777777" w:rsidR="00D878EF" w:rsidRDefault="00D878EF" w:rsidP="0080795C">
                              <w:pPr>
                                <w:rPr>
                                  <w:sz w:val="16"/>
                                  <w:szCs w:val="16"/>
                                </w:rPr>
                              </w:pPr>
                              <w:r>
                                <w:rPr>
                                  <w:sz w:val="16"/>
                                  <w:szCs w:val="16"/>
                                </w:rPr>
                                <w:t>Heating Loop Signal</w:t>
                              </w:r>
                            </w:p>
                          </w:txbxContent>
                        </wps:txbx>
                        <wps:bodyPr rot="0" vert="horz" wrap="square" lIns="91440" tIns="45720" rIns="91440" bIns="45720" anchor="t" anchorCtr="0" upright="1">
                          <a:noAutofit/>
                        </wps:bodyPr>
                      </wps:wsp>
                      <wps:wsp>
                        <wps:cNvPr id="820" name="Text Box 56"/>
                        <wps:cNvSpPr txBox="1">
                          <a:spLocks noChangeArrowheads="1"/>
                        </wps:cNvSpPr>
                        <wps:spPr bwMode="auto">
                          <a:xfrm>
                            <a:off x="4280189" y="882296"/>
                            <a:ext cx="724073" cy="44773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80233C9" w14:textId="77777777" w:rsidR="00D878EF" w:rsidRDefault="00D878EF" w:rsidP="0080795C">
                              <w:pPr>
                                <w:pStyle w:val="NormalWeb"/>
                                <w:tabs>
                                  <w:tab w:val="left" w:pos="504"/>
                                  <w:tab w:val="left" w:pos="1008"/>
                                  <w:tab w:val="left" w:pos="1512"/>
                                  <w:tab w:val="left" w:pos="2016"/>
                                  <w:tab w:val="left" w:pos="2520"/>
                                  <w:tab w:val="left" w:pos="3024"/>
                                </w:tabs>
                                <w:spacing w:before="0" w:beforeAutospacing="0" w:after="0" w:afterAutospacing="0"/>
                              </w:pPr>
                              <w:r>
                                <w:rPr>
                                  <w:sz w:val="16"/>
                                  <w:szCs w:val="16"/>
                                </w:rPr>
                                <w:t>Fan Speed setpoint, FANsp</w:t>
                              </w:r>
                            </w:p>
                          </w:txbxContent>
                        </wps:txbx>
                        <wps:bodyPr rot="0" vert="horz" wrap="square" lIns="73152" tIns="36576" rIns="73152" bIns="36576" anchor="t" anchorCtr="0" upright="1">
                          <a:noAutofit/>
                        </wps:bodyPr>
                      </wps:wsp>
                      <wps:wsp>
                        <wps:cNvPr id="821" name="Line 50"/>
                        <wps:cNvCnPr/>
                        <wps:spPr bwMode="auto">
                          <a:xfrm>
                            <a:off x="2835311" y="1647924"/>
                            <a:ext cx="98683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22" name="Text Box 56"/>
                        <wps:cNvSpPr txBox="1">
                          <a:spLocks noChangeArrowheads="1"/>
                        </wps:cNvSpPr>
                        <wps:spPr bwMode="auto">
                          <a:xfrm>
                            <a:off x="3895789" y="1559913"/>
                            <a:ext cx="942975" cy="1955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78995AB" w14:textId="77777777" w:rsidR="00D878EF" w:rsidRDefault="00D878EF" w:rsidP="0080795C">
                              <w:pPr>
                                <w:tabs>
                                  <w:tab w:val="left" w:pos="504"/>
                                  <w:tab w:val="left" w:pos="1008"/>
                                  <w:tab w:val="left" w:pos="1512"/>
                                  <w:tab w:val="left" w:pos="2016"/>
                                  <w:tab w:val="left" w:pos="2520"/>
                                  <w:tab w:val="left" w:pos="3024"/>
                                </w:tabs>
                                <w:rPr>
                                  <w:rFonts w:eastAsia="Times New Roman"/>
                                  <w:sz w:val="16"/>
                                  <w:szCs w:val="16"/>
                                </w:rPr>
                              </w:pPr>
                              <w:r>
                                <w:rPr>
                                  <w:rFonts w:eastAsia="Times New Roman"/>
                                  <w:sz w:val="16"/>
                                  <w:szCs w:val="16"/>
                                </w:rPr>
                                <w:t>MinCoolSpeed</w:t>
                              </w:r>
                            </w:p>
                          </w:txbxContent>
                        </wps:txbx>
                        <wps:bodyPr rot="0" vert="horz" wrap="square" lIns="73152" tIns="36576" rIns="73152" bIns="36576" anchor="t" anchorCtr="0" upright="1">
                          <a:noAutofit/>
                        </wps:bodyPr>
                      </wps:wsp>
                      <wps:wsp>
                        <wps:cNvPr id="823" name="Text Box 54"/>
                        <wps:cNvSpPr txBox="1">
                          <a:spLocks noChangeArrowheads="1"/>
                        </wps:cNvSpPr>
                        <wps:spPr bwMode="auto">
                          <a:xfrm>
                            <a:off x="319925" y="662139"/>
                            <a:ext cx="943610" cy="1955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43F671C" w14:textId="77777777" w:rsidR="00D878EF" w:rsidRDefault="00D878EF" w:rsidP="0080795C">
                              <w:pPr>
                                <w:spacing w:line="256" w:lineRule="auto"/>
                                <w:rPr>
                                  <w:rFonts w:eastAsia="Calibri"/>
                                  <w:sz w:val="16"/>
                                  <w:szCs w:val="16"/>
                                </w:rPr>
                              </w:pPr>
                              <w:r>
                                <w:rPr>
                                  <w:rFonts w:eastAsia="Calibri"/>
                                  <w:sz w:val="16"/>
                                  <w:szCs w:val="16"/>
                                </w:rPr>
                                <w:t>MaxHeatSpeed</w:t>
                              </w:r>
                            </w:p>
                          </w:txbxContent>
                        </wps:txbx>
                        <wps:bodyPr rot="0" vert="horz" wrap="square" lIns="73152" tIns="36576" rIns="73152" bIns="36576" anchor="t" anchorCtr="0" upright="1">
                          <a:noAutofit/>
                        </wps:bodyPr>
                      </wps:wsp>
                      <wps:wsp>
                        <wps:cNvPr id="824" name="Line 50"/>
                        <wps:cNvCnPr/>
                        <wps:spPr bwMode="auto">
                          <a:xfrm flipH="1" flipV="1">
                            <a:off x="290947" y="773085"/>
                            <a:ext cx="980735" cy="93460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25" name="Line 58"/>
                        <wps:cNvCnPr/>
                        <wps:spPr bwMode="auto">
                          <a:xfrm flipV="1">
                            <a:off x="2217254" y="1707687"/>
                            <a:ext cx="0" cy="39543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26" name="Line 50"/>
                        <wps:cNvCnPr/>
                        <wps:spPr bwMode="auto">
                          <a:xfrm flipH="1">
                            <a:off x="1263535" y="1714755"/>
                            <a:ext cx="955578"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27" name="Line 55"/>
                        <wps:cNvCnPr/>
                        <wps:spPr bwMode="auto">
                          <a:xfrm>
                            <a:off x="3830667" y="2214887"/>
                            <a:ext cx="941769" cy="0"/>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828" name="Line 47"/>
                        <wps:cNvCnPr/>
                        <wps:spPr bwMode="auto">
                          <a:xfrm>
                            <a:off x="1263535" y="55309"/>
                            <a:ext cx="1022465" cy="1138870"/>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829" name="Line 50"/>
                        <wps:cNvCnPr/>
                        <wps:spPr bwMode="auto">
                          <a:xfrm flipH="1">
                            <a:off x="2217255" y="2093832"/>
                            <a:ext cx="618056"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30" name="Text Box 57"/>
                        <wps:cNvSpPr txBox="1">
                          <a:spLocks noChangeArrowheads="1"/>
                        </wps:cNvSpPr>
                        <wps:spPr bwMode="auto">
                          <a:xfrm>
                            <a:off x="2889811" y="1058570"/>
                            <a:ext cx="1148715" cy="1949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F637A88" w14:textId="77777777" w:rsidR="00D878EF" w:rsidRDefault="00D878EF" w:rsidP="0080795C">
                              <w:pPr>
                                <w:spacing w:line="256" w:lineRule="auto"/>
                                <w:rPr>
                                  <w:rFonts w:eastAsia="Calibri"/>
                                  <w:sz w:val="16"/>
                                  <w:szCs w:val="16"/>
                                </w:rPr>
                              </w:pPr>
                              <w:r>
                                <w:rPr>
                                  <w:rFonts w:eastAsia="Calibri"/>
                                  <w:sz w:val="16"/>
                                  <w:szCs w:val="16"/>
                                </w:rPr>
                                <w:t>Zone Cooling Setpoint</w:t>
                              </w:r>
                            </w:p>
                          </w:txbxContent>
                        </wps:txbx>
                        <wps:bodyPr rot="0" vert="horz" wrap="square" lIns="73152" tIns="36576" rIns="73152" bIns="36576" anchor="t" anchorCtr="0" upright="1">
                          <a:noAutofit/>
                        </wps:bodyPr>
                      </wps:wsp>
                      <wps:wsp>
                        <wps:cNvPr id="831" name="Text Box 57"/>
                        <wps:cNvSpPr txBox="1">
                          <a:spLocks noChangeArrowheads="1"/>
                        </wps:cNvSpPr>
                        <wps:spPr bwMode="auto">
                          <a:xfrm>
                            <a:off x="1116768" y="1172095"/>
                            <a:ext cx="1148715" cy="1949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66099AF" w14:textId="77777777" w:rsidR="00D878EF" w:rsidRDefault="00D878EF" w:rsidP="0080795C">
                              <w:pPr>
                                <w:spacing w:line="254" w:lineRule="auto"/>
                                <w:jc w:val="right"/>
                                <w:rPr>
                                  <w:rFonts w:eastAsia="Calibri"/>
                                  <w:sz w:val="16"/>
                                  <w:szCs w:val="16"/>
                                </w:rPr>
                              </w:pPr>
                              <w:r>
                                <w:rPr>
                                  <w:rFonts w:eastAsia="Calibri"/>
                                  <w:sz w:val="16"/>
                                  <w:szCs w:val="16"/>
                                </w:rPr>
                                <w:t>Zone Heating Setpoint</w:t>
                              </w:r>
                            </w:p>
                          </w:txbxContent>
                        </wps:txbx>
                        <wps:bodyPr rot="0" vert="horz" wrap="square" lIns="73152" tIns="36576" rIns="73152" bIns="36576" anchor="t" anchorCtr="0" upright="1">
                          <a:noAutofit/>
                        </wps:bodyPr>
                      </wps:wsp>
                      <wps:wsp>
                        <wps:cNvPr id="832" name="Text Box 56"/>
                        <wps:cNvSpPr txBox="1">
                          <a:spLocks noChangeArrowheads="1"/>
                        </wps:cNvSpPr>
                        <wps:spPr bwMode="auto">
                          <a:xfrm>
                            <a:off x="351228" y="1614414"/>
                            <a:ext cx="788430" cy="1955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2F4A617" w14:textId="77777777" w:rsidR="00D878EF" w:rsidRDefault="00D878EF" w:rsidP="0080795C">
                              <w:pPr>
                                <w:tabs>
                                  <w:tab w:val="left" w:pos="504"/>
                                  <w:tab w:val="left" w:pos="1008"/>
                                  <w:tab w:val="left" w:pos="1512"/>
                                  <w:tab w:val="left" w:pos="2016"/>
                                  <w:tab w:val="left" w:pos="2520"/>
                                  <w:tab w:val="left" w:pos="3024"/>
                                </w:tabs>
                                <w:spacing w:line="256" w:lineRule="auto"/>
                                <w:jc w:val="right"/>
                                <w:rPr>
                                  <w:rFonts w:eastAsia="Times New Roman"/>
                                  <w:sz w:val="16"/>
                                  <w:szCs w:val="16"/>
                                </w:rPr>
                              </w:pPr>
                              <w:r>
                                <w:rPr>
                                  <w:rFonts w:eastAsia="Times New Roman"/>
                                  <w:sz w:val="16"/>
                                  <w:szCs w:val="16"/>
                                </w:rPr>
                                <w:t>MinHeatSpeed</w:t>
                              </w:r>
                            </w:p>
                          </w:txbxContent>
                        </wps:txbx>
                        <wps:bodyPr rot="0" vert="horz" wrap="square" lIns="73152" tIns="36576" rIns="73152" bIns="36576" anchor="t" anchorCtr="0" upright="1">
                          <a:noAutofit/>
                        </wps:bodyPr>
                      </wps:wsp>
                      <wps:wsp>
                        <wps:cNvPr id="833" name="Line 482"/>
                        <wps:cNvCnPr>
                          <a:cxnSpLocks noChangeShapeType="1"/>
                        </wps:cNvCnPr>
                        <wps:spPr bwMode="auto">
                          <a:xfrm>
                            <a:off x="258626" y="2805163"/>
                            <a:ext cx="1937801" cy="0"/>
                          </a:xfrm>
                          <a:prstGeom prst="line">
                            <a:avLst/>
                          </a:prstGeom>
                          <a:noFill/>
                          <a:ln w="9525">
                            <a:solidFill>
                              <a:srgbClr val="000000"/>
                            </a:solidFill>
                            <a:round/>
                            <a:headEnd type="triangle" w="med" len="med"/>
                            <a:tailEnd type="oval" w="med" len="med"/>
                          </a:ln>
                          <a:extLst>
                            <a:ext uri="{909E8E84-426E-40DD-AFC4-6F175D3DCCD1}">
                              <a14:hiddenFill xmlns:a14="http://schemas.microsoft.com/office/drawing/2010/main">
                                <a:noFill/>
                              </a14:hiddenFill>
                            </a:ext>
                          </a:extLst>
                        </wps:spPr>
                        <wps:bodyPr/>
                      </wps:wsp>
                      <wps:wsp>
                        <wps:cNvPr id="834" name="Line 485"/>
                        <wps:cNvCnPr>
                          <a:cxnSpLocks noChangeShapeType="1"/>
                        </wps:cNvCnPr>
                        <wps:spPr bwMode="auto">
                          <a:xfrm>
                            <a:off x="2856491" y="2811393"/>
                            <a:ext cx="1931746" cy="0"/>
                          </a:xfrm>
                          <a:prstGeom prst="line">
                            <a:avLst/>
                          </a:prstGeom>
                          <a:noFill/>
                          <a:ln w="9525">
                            <a:solidFill>
                              <a:srgbClr val="00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835" name="Text Box 60"/>
                        <wps:cNvSpPr txBox="1">
                          <a:spLocks noChangeArrowheads="1"/>
                        </wps:cNvSpPr>
                        <wps:spPr bwMode="auto">
                          <a:xfrm>
                            <a:off x="1962986" y="2563569"/>
                            <a:ext cx="1146810" cy="19544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E94A030" w14:textId="77777777" w:rsidR="00D878EF" w:rsidRDefault="00D878EF" w:rsidP="0080795C">
                              <w:pPr>
                                <w:spacing w:line="256" w:lineRule="auto"/>
                                <w:jc w:val="center"/>
                                <w:rPr>
                                  <w:rFonts w:eastAsia="Calibri"/>
                                  <w:sz w:val="16"/>
                                  <w:szCs w:val="16"/>
                                </w:rPr>
                              </w:pPr>
                              <w:r>
                                <w:rPr>
                                  <w:rFonts w:eastAsia="Calibri"/>
                                  <w:sz w:val="16"/>
                                  <w:szCs w:val="16"/>
                                </w:rPr>
                                <w:t>Deadband</w:t>
                              </w:r>
                            </w:p>
                          </w:txbxContent>
                        </wps:txbx>
                        <wps:bodyPr rot="0" vert="horz" wrap="square" lIns="91440" tIns="45720" rIns="91440" bIns="45720" anchor="t" anchorCtr="0" upright="1">
                          <a:noAutofit/>
                        </wps:bodyPr>
                      </wps:wsp>
                      <wps:wsp>
                        <wps:cNvPr id="996" name="Line 47"/>
                        <wps:cNvCnPr/>
                        <wps:spPr bwMode="auto">
                          <a:xfrm flipH="1">
                            <a:off x="2272353" y="1187355"/>
                            <a:ext cx="544451" cy="6824"/>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59A79F89" id="Canvas 837" o:spid="_x0000_s2127" editas="canvas" style="width:398.4pt;height:233.2pt;mso-position-horizontal-relative:char;mso-position-vertical-relative:line" coordsize="50596,296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">
                <v:shape id="_x0000_s2128" type="#_x0000_t75" style="position:absolute;width:50596;height:29616;visibility:visible;mso-wrap-style:square">
                  <v:fill o:detectmouseclick="t"/>
                  <v:path o:connecttype="none"/>
                </v:shape>
                <v:line id="Line 45" o:spid="_x0000_s2129" style="position:absolute;visibility:visible;mso-wrap-style:square" from="2820,24874" to="47651,249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" strokeweight="1.5pt"/>
                <v:line id="Line 46" o:spid="_x0000_s2130" style="position:absolute;flip:y;visibility:visible;mso-wrap-style:square" from="2754,660" to="2760,249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" strokeweight="1.5pt"/>
                <v:line id="Line 47" o:spid="_x0000_s2131" style="position:absolute;visibility:visible;mso-wrap-style:square" from="28168,11720" to="38404,220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">
                  <v:stroke dashstyle="longDash"/>
                </v:line>
                <v:shape id="Text Box 48" o:spid="_x0000_s2132" type="#_x0000_t202" style="position:absolute;left:17813;top:3757;width:7926;height:60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" stroked="f">
                  <v:textbox inset="5.76pt,2.88pt,5.76pt,2.88pt">
                    <w:txbxContent>
                      <w:p w14:paraId="0E3EA473" w14:textId="77777777" w:rsidR="00D878EF" w:rsidRDefault="00D878EF" w:rsidP="0080795C">
                        <w:pPr>
                          <w:jc w:val="right"/>
                          <w:rPr>
                            <w:sz w:val="16"/>
                          </w:rPr>
                        </w:pPr>
                        <w:r>
                          <w:rPr>
                            <w:sz w:val="16"/>
                          </w:rPr>
                          <w:t xml:space="preserve">Supply air temperature setpoint, </w:t>
                        </w:r>
                        <w:r>
                          <w:t>SATsp</w:t>
                        </w:r>
                      </w:p>
                    </w:txbxContent>
                  </v:textbox>
                </v:shape>
                <v:shape id="Text Box 49" o:spid="_x0000_s2133" type="#_x0000_t202" style="position:absolute;left:32883;top:25635;width:11472;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" stroked="f">
                  <v:textbox>
                    <w:txbxContent>
                      <w:p w14:paraId="14378834" w14:textId="77777777" w:rsidR="00D878EF" w:rsidRDefault="00D878EF" w:rsidP="0080795C">
                        <w:pPr>
                          <w:rPr>
                            <w:sz w:val="16"/>
                            <w:szCs w:val="16"/>
                          </w:rPr>
                        </w:pPr>
                        <w:r>
                          <w:rPr>
                            <w:sz w:val="16"/>
                            <w:szCs w:val="16"/>
                          </w:rPr>
                          <w:t>Cooling Loop Signal</w:t>
                        </w:r>
                      </w:p>
                    </w:txbxContent>
                  </v:textbox>
                </v:shape>
                <v:line id="Line 50" o:spid="_x0000_s2134" style="position:absolute;flip:y;visibility:visible;mso-wrap-style:square" from="38221,752" to="47532,164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"/>
                <v:shape id="Text Box 54" o:spid="_x0000_s2135" type="#_x0000_t202" style="position:absolute;left:36284;width:9438;height:19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" stroked="f">
                  <v:textbox inset="5.76pt,2.88pt,5.76pt,2.88pt">
                    <w:txbxContent>
                      <w:p w14:paraId="3170DDC0" w14:textId="77777777" w:rsidR="00D878EF" w:rsidRDefault="00D878EF" w:rsidP="0080795C">
                        <w:pPr>
                          <w:jc w:val="right"/>
                          <w:rPr>
                            <w:sz w:val="16"/>
                          </w:rPr>
                        </w:pPr>
                        <w:r>
                          <w:rPr>
                            <w:sz w:val="16"/>
                          </w:rPr>
                          <w:t>MaxCoolSpeed</w:t>
                        </w:r>
                      </w:p>
                    </w:txbxContent>
                  </v:textbox>
                </v:shape>
                <v:line id="Line 55" o:spid="_x0000_s2136" style="position:absolute;visibility:visible;mso-wrap-style:square" from="3051,653" to="12801,6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">
                  <v:stroke dashstyle="longDash"/>
                </v:line>
                <v:shape id="Text Box 56" o:spid="_x0000_s2137" type="#_x0000_t202" style="position:absolute;left:38806;top:20639;width:9431;height:1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" stroked="f">
                  <v:textbox inset="5.76pt,2.88pt,5.76pt,2.88pt">
                    <w:txbxContent>
                      <w:p w14:paraId="51F7E4B1" w14:textId="77777777" w:rsidR="00D878EF" w:rsidRDefault="00D878EF" w:rsidP="0080795C">
                        <w:pPr>
                          <w:rPr>
                            <w:sz w:val="16"/>
                          </w:rPr>
                        </w:pPr>
                        <w:r>
                          <w:rPr>
                            <w:sz w:val="16"/>
                          </w:rPr>
                          <w:t>Cool_SAT</w:t>
                        </w:r>
                      </w:p>
                    </w:txbxContent>
                  </v:textbox>
                </v:shape>
                <v:shape id="Text Box 57" o:spid="_x0000_s2138" type="#_x0000_t202" style="position:absolute;left:13954;top:6;width:11491;height:19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" stroked="f">
                  <v:textbox inset="5.76pt,2.88pt,5.76pt,2.88pt">
                    <w:txbxContent>
                      <w:p w14:paraId="2E0D4141" w14:textId="77777777" w:rsidR="00D878EF" w:rsidRDefault="00D878EF" w:rsidP="0080795C">
                        <w:pPr>
                          <w:rPr>
                            <w:sz w:val="16"/>
                          </w:rPr>
                        </w:pPr>
                        <w:r>
                          <w:rPr>
                            <w:sz w:val="16"/>
                          </w:rPr>
                          <w:t>Heat_SAT</w:t>
                        </w:r>
                      </w:p>
                    </w:txbxContent>
                  </v:textbox>
                </v:shape>
                <v:line id="Line 58" o:spid="_x0000_s2139" style="position:absolute;flip:y;visibility:visible;mso-wrap-style:square" from="28353,16497" to="28353,212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"/>
                <v:shape id="Text Box 59" o:spid="_x0000_s2140" type="#_x0000_t202" style="position:absolute;left:19629;top:20793;width:11486;height:31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" stroked="f">
                  <v:textbox inset="5.76pt,2.88pt,5.76pt,2.88pt">
                    <w:txbxContent>
                      <w:p w14:paraId="4D8D241E" w14:textId="77777777" w:rsidR="00D878EF" w:rsidRDefault="00D878EF" w:rsidP="0080795C">
                        <w:pPr>
                          <w:jc w:val="center"/>
                          <w:rPr>
                            <w:sz w:val="16"/>
                          </w:rPr>
                        </w:pPr>
                        <w:r>
                          <w:rPr>
                            <w:sz w:val="16"/>
                          </w:rPr>
                          <w:t>DeadbandSpeed</w:t>
                        </w:r>
                      </w:p>
                    </w:txbxContent>
                  </v:textbox>
                </v:shape>
                <v:shape id="Text Box 60" o:spid="_x0000_s2141" type="#_x0000_t202" style="position:absolute;left:7535;top:25635;width:11472;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" stroked="f">
                  <v:textbox>
                    <w:txbxContent>
                      <w:p w14:paraId="3AAF7402" w14:textId="77777777" w:rsidR="00D878EF" w:rsidRDefault="00D878EF" w:rsidP="0080795C">
                        <w:pPr>
                          <w:rPr>
                            <w:sz w:val="16"/>
                            <w:szCs w:val="16"/>
                          </w:rPr>
                        </w:pPr>
                        <w:r>
                          <w:rPr>
                            <w:sz w:val="16"/>
                            <w:szCs w:val="16"/>
                          </w:rPr>
                          <w:t>Heating Loop Signal</w:t>
                        </w:r>
                      </w:p>
                    </w:txbxContent>
                  </v:textbox>
                </v:shape>
                <v:shape id="Text Box 56" o:spid="_x0000_s2142" type="#_x0000_t202" style="position:absolute;left:42801;top:8822;width:7241;height:44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" stroked="f">
                  <v:textbox inset="5.76pt,2.88pt,5.76pt,2.88pt">
                    <w:txbxContent>
                      <w:p w14:paraId="780233C9" w14:textId="77777777" w:rsidR="00D878EF" w:rsidRDefault="00D878EF" w:rsidP="0080795C">
                        <w:pPr>
                          <w:pStyle w:val="NormalWeb"/>
                          <w:tabs>
                            <w:tab w:val="left" w:pos="504"/>
                            <w:tab w:val="left" w:pos="1008"/>
                            <w:tab w:val="left" w:pos="1512"/>
                            <w:tab w:val="left" w:pos="2016"/>
                            <w:tab w:val="left" w:pos="2520"/>
                            <w:tab w:val="left" w:pos="3024"/>
                          </w:tabs>
                          <w:spacing w:before="0" w:beforeAutospacing="0" w:after="0" w:afterAutospacing="0"/>
                        </w:pPr>
                        <w:r>
                          <w:rPr>
                            <w:sz w:val="16"/>
                            <w:szCs w:val="16"/>
                          </w:rPr>
                          <w:t>Fan Speed setpoint, FANsp</w:t>
                        </w:r>
                      </w:p>
                    </w:txbxContent>
                  </v:textbox>
                </v:shape>
                <v:line id="Line 50" o:spid="_x0000_s2143" style="position:absolute;visibility:visible;mso-wrap-style:square" from="28353,16479" to="38221,164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"/>
                <v:shape id="Text Box 56" o:spid="_x0000_s2144" type="#_x0000_t202" style="position:absolute;left:38957;top:15599;width:9430;height:19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" stroked="f">
                  <v:textbox inset="5.76pt,2.88pt,5.76pt,2.88pt">
                    <w:txbxContent>
                      <w:p w14:paraId="078995AB" w14:textId="77777777" w:rsidR="00D878EF" w:rsidRDefault="00D878EF" w:rsidP="0080795C">
                        <w:pPr>
                          <w:tabs>
                            <w:tab w:val="left" w:pos="504"/>
                            <w:tab w:val="left" w:pos="1008"/>
                            <w:tab w:val="left" w:pos="1512"/>
                            <w:tab w:val="left" w:pos="2016"/>
                            <w:tab w:val="left" w:pos="2520"/>
                            <w:tab w:val="left" w:pos="3024"/>
                          </w:tabs>
                          <w:rPr>
                            <w:rFonts w:eastAsia="Times New Roman"/>
                            <w:sz w:val="16"/>
                            <w:szCs w:val="16"/>
                          </w:rPr>
                        </w:pPr>
                        <w:r>
                          <w:rPr>
                            <w:rFonts w:eastAsia="Times New Roman"/>
                            <w:sz w:val="16"/>
                            <w:szCs w:val="16"/>
                          </w:rPr>
                          <w:t>MinCoolSpeed</w:t>
                        </w:r>
                      </w:p>
                    </w:txbxContent>
                  </v:textbox>
                </v:shape>
                <v:shape id="Text Box 54" o:spid="_x0000_s2145" type="#_x0000_t202" style="position:absolute;left:3199;top:6621;width:9436;height:19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" stroked="f">
                  <v:textbox inset="5.76pt,2.88pt,5.76pt,2.88pt">
                    <w:txbxContent>
                      <w:p w14:paraId="443F671C" w14:textId="77777777" w:rsidR="00D878EF" w:rsidRDefault="00D878EF" w:rsidP="0080795C">
                        <w:pPr>
                          <w:spacing w:line="256" w:lineRule="auto"/>
                          <w:rPr>
                            <w:rFonts w:eastAsia="Calibri"/>
                            <w:sz w:val="16"/>
                            <w:szCs w:val="16"/>
                          </w:rPr>
                        </w:pPr>
                        <w:r>
                          <w:rPr>
                            <w:rFonts w:eastAsia="Calibri"/>
                            <w:sz w:val="16"/>
                            <w:szCs w:val="16"/>
                          </w:rPr>
                          <w:t>MaxHeatSpeed</w:t>
                        </w:r>
                      </w:p>
                    </w:txbxContent>
                  </v:textbox>
                </v:shape>
                <v:line id="Line 50" o:spid="_x0000_s2146" style="position:absolute;flip:x y;visibility:visible;mso-wrap-style:square" from="2909,7730" to="12716,170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"/>
                <v:line id="Line 58" o:spid="_x0000_s2147" style="position:absolute;flip:y;visibility:visible;mso-wrap-style:square" from="22172,17076" to="22172,210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"/>
                <v:line id="Line 50" o:spid="_x0000_s2148" style="position:absolute;flip:x;visibility:visible;mso-wrap-style:square" from="12635,17147" to="22191,171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"/>
                <v:line id="Line 55" o:spid="_x0000_s2149" style="position:absolute;visibility:visible;mso-wrap-style:square" from="38306,22148" to="47724,22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">
                  <v:stroke dashstyle="longDash"/>
                </v:line>
                <v:line id="Line 47" o:spid="_x0000_s2150" style="position:absolute;visibility:visible;mso-wrap-style:square" from="12635,553" to="22860,11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">
                  <v:stroke dashstyle="longDash"/>
                </v:line>
                <v:line id="Line 50" o:spid="_x0000_s2151" style="position:absolute;flip:x;visibility:visible;mso-wrap-style:square" from="22172,20938" to="28353,209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"/>
                <v:shape id="Text Box 57" o:spid="_x0000_s2152" type="#_x0000_t202" style="position:absolute;left:28898;top:10585;width:11487;height:19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" stroked="f">
                  <v:textbox inset="5.76pt,2.88pt,5.76pt,2.88pt">
                    <w:txbxContent>
                      <w:p w14:paraId="4F637A88" w14:textId="77777777" w:rsidR="00D878EF" w:rsidRDefault="00D878EF" w:rsidP="0080795C">
                        <w:pPr>
                          <w:spacing w:line="256" w:lineRule="auto"/>
                          <w:rPr>
                            <w:rFonts w:eastAsia="Calibri"/>
                            <w:sz w:val="16"/>
                            <w:szCs w:val="16"/>
                          </w:rPr>
                        </w:pPr>
                        <w:r>
                          <w:rPr>
                            <w:rFonts w:eastAsia="Calibri"/>
                            <w:sz w:val="16"/>
                            <w:szCs w:val="16"/>
                          </w:rPr>
                          <w:t>Zone Cooling Setpoint</w:t>
                        </w:r>
                      </w:p>
                    </w:txbxContent>
                  </v:textbox>
                </v:shape>
                <v:shape id="Text Box 57" o:spid="_x0000_s2153" type="#_x0000_t202" style="position:absolute;left:11167;top:11720;width:11487;height:19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" stroked="f">
                  <v:textbox inset="5.76pt,2.88pt,5.76pt,2.88pt">
                    <w:txbxContent>
                      <w:p w14:paraId="366099AF" w14:textId="77777777" w:rsidR="00D878EF" w:rsidRDefault="00D878EF" w:rsidP="0080795C">
                        <w:pPr>
                          <w:spacing w:line="254" w:lineRule="auto"/>
                          <w:jc w:val="right"/>
                          <w:rPr>
                            <w:rFonts w:eastAsia="Calibri"/>
                            <w:sz w:val="16"/>
                            <w:szCs w:val="16"/>
                          </w:rPr>
                        </w:pPr>
                        <w:r>
                          <w:rPr>
                            <w:rFonts w:eastAsia="Calibri"/>
                            <w:sz w:val="16"/>
                            <w:szCs w:val="16"/>
                          </w:rPr>
                          <w:t>Zone Heating Setpoint</w:t>
                        </w:r>
                      </w:p>
                    </w:txbxContent>
                  </v:textbox>
                </v:shape>
                <v:shape id="Text Box 56" o:spid="_x0000_s2154" type="#_x0000_t202" style="position:absolute;left:3512;top:16144;width:7884;height:19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" stroked="f">
                  <v:textbox inset="5.76pt,2.88pt,5.76pt,2.88pt">
                    <w:txbxContent>
                      <w:p w14:paraId="32F4A617" w14:textId="77777777" w:rsidR="00D878EF" w:rsidRDefault="00D878EF" w:rsidP="0080795C">
                        <w:pPr>
                          <w:tabs>
                            <w:tab w:val="left" w:pos="504"/>
                            <w:tab w:val="left" w:pos="1008"/>
                            <w:tab w:val="left" w:pos="1512"/>
                            <w:tab w:val="left" w:pos="2016"/>
                            <w:tab w:val="left" w:pos="2520"/>
                            <w:tab w:val="left" w:pos="3024"/>
                          </w:tabs>
                          <w:spacing w:line="256" w:lineRule="auto"/>
                          <w:jc w:val="right"/>
                          <w:rPr>
                            <w:rFonts w:eastAsia="Times New Roman"/>
                            <w:sz w:val="16"/>
                            <w:szCs w:val="16"/>
                          </w:rPr>
                        </w:pPr>
                        <w:r>
                          <w:rPr>
                            <w:rFonts w:eastAsia="Times New Roman"/>
                            <w:sz w:val="16"/>
                            <w:szCs w:val="16"/>
                          </w:rPr>
                          <w:t>MinHeatSpeed</w:t>
                        </w:r>
                      </w:p>
                    </w:txbxContent>
                  </v:textbox>
                </v:shape>
                <v:line id="Line 482" o:spid="_x0000_s2155" style="position:absolute;visibility:visible;mso-wrap-style:square" from="2586,28051" to="21964,280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">
                  <v:stroke startarrow="block" endarrow="oval"/>
                </v:line>
                <v:line id="Line 485" o:spid="_x0000_s2156" style="position:absolute;visibility:visible;mso-wrap-style:square" from="28564,28113" to="47882,281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">
                  <v:stroke startarrow="oval" endarrow="block"/>
                </v:line>
                <v:shape id="Text Box 60" o:spid="_x0000_s2157" type="#_x0000_t202" style="position:absolute;left:19629;top:25635;width:11468;height:19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" stroked="f">
                  <v:textbox>
                    <w:txbxContent>
                      <w:p w14:paraId="6E94A030" w14:textId="77777777" w:rsidR="00D878EF" w:rsidRDefault="00D878EF" w:rsidP="0080795C">
                        <w:pPr>
                          <w:spacing w:line="256" w:lineRule="auto"/>
                          <w:jc w:val="center"/>
                          <w:rPr>
                            <w:rFonts w:eastAsia="Calibri"/>
                            <w:sz w:val="16"/>
                            <w:szCs w:val="16"/>
                          </w:rPr>
                        </w:pPr>
                        <w:r>
                          <w:rPr>
                            <w:rFonts w:eastAsia="Calibri"/>
                            <w:sz w:val="16"/>
                            <w:szCs w:val="16"/>
                          </w:rPr>
                          <w:t>Deadband</w:t>
                        </w:r>
                      </w:p>
                    </w:txbxContent>
                  </v:textbox>
                </v:shape>
                <v:line id="Line 47" o:spid="_x0000_s2158" style="position:absolute;flip:x;visibility:visible;mso-wrap-style:square" from="22723,11873" to="28168,11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">
                  <v:stroke dashstyle="longDash"/>
                </v:line>
                <w10:anchorlock/>
              </v:group>
            </w:pict>
          </mc:Fallback>
        </mc:AlternateContent>
      </w:r>
    </w:p>
    <w:bookmarkEnd w:id="9795"/>
    <w:p w14:paraId="1276C258" w14:textId="77777777" w:rsidR="000678DA" w:rsidRPr="00E6225C" w:rsidRDefault="000678DA" w:rsidP="003E28B0">
      <w:pPr>
        <w:pStyle w:val="FigureCaption"/>
      </w:pPr>
      <w:r w:rsidRPr="00E6225C">
        <w:t>Figure 5.20.4.3 Control diagram for FCU.</w:t>
      </w:r>
    </w:p>
    <w:p w14:paraId="710A74D2" w14:textId="562932C5" w:rsidR="000678DA" w:rsidRPr="00E6225C" w:rsidRDefault="000678DA" w:rsidP="007C1423">
      <w:pPr>
        <w:pStyle w:val="Heading5"/>
      </w:pPr>
      <w:r w:rsidRPr="00E6225C">
        <w:t xml:space="preserve">If there is a heating coil, when </w:t>
      </w:r>
      <w:r w:rsidR="005474F7">
        <w:t>Zone State</w:t>
      </w:r>
      <w:r w:rsidRPr="00E6225C">
        <w:t xml:space="preserve"> is Heating</w:t>
      </w:r>
    </w:p>
    <w:p w14:paraId="393087BD" w14:textId="77777777" w:rsidR="000678DA" w:rsidRPr="00E6225C" w:rsidRDefault="000678DA" w:rsidP="007C1423">
      <w:pPr>
        <w:pStyle w:val="Heading6"/>
      </w:pPr>
      <w:r w:rsidRPr="00E6225C">
        <w:t xml:space="preserve">For a heating-loop signal of 100% to 50%, </w:t>
      </w:r>
      <w:proofErr w:type="spellStart"/>
      <w:r w:rsidRPr="00E6225C">
        <w:t>FANsp</w:t>
      </w:r>
      <w:proofErr w:type="spellEnd"/>
      <w:r w:rsidRPr="00E6225C">
        <w:t xml:space="preserve"> is reset from </w:t>
      </w:r>
      <w:proofErr w:type="spellStart"/>
      <w:r w:rsidRPr="00E6225C">
        <w:t>MaxHeatSpeed</w:t>
      </w:r>
      <w:proofErr w:type="spellEnd"/>
      <w:r w:rsidRPr="00E6225C">
        <w:t xml:space="preserve"> to </w:t>
      </w:r>
      <w:proofErr w:type="spellStart"/>
      <w:r w:rsidRPr="00E6225C">
        <w:t>MinHeatSpeed</w:t>
      </w:r>
      <w:proofErr w:type="spellEnd"/>
      <w:r w:rsidRPr="00E6225C">
        <w:t>.</w:t>
      </w:r>
    </w:p>
    <w:p w14:paraId="15D4236C" w14:textId="70E99D33" w:rsidR="000678DA" w:rsidRPr="00E6225C" w:rsidRDefault="000678DA" w:rsidP="007C1423">
      <w:pPr>
        <w:pStyle w:val="Heading6"/>
      </w:pPr>
      <w:r w:rsidRPr="00E6225C">
        <w:t xml:space="preserve">For a heating-loop signal of 50% to 0%, </w:t>
      </w:r>
      <w:proofErr w:type="spellStart"/>
      <w:proofErr w:type="gramStart"/>
      <w:r w:rsidRPr="00E6225C">
        <w:t>FANsp</w:t>
      </w:r>
      <w:proofErr w:type="spellEnd"/>
      <w:r w:rsidRPr="00E6225C">
        <w:t xml:space="preserve">  is</w:t>
      </w:r>
      <w:proofErr w:type="gramEnd"/>
      <w:r w:rsidRPr="00E6225C">
        <w:t xml:space="preserve"> </w:t>
      </w:r>
      <w:proofErr w:type="spellStart"/>
      <w:r w:rsidRPr="00E6225C">
        <w:t>MinHeatSpeed</w:t>
      </w:r>
      <w:proofErr w:type="spellEnd"/>
      <w:r w:rsidRPr="00E6225C">
        <w:t>.</w:t>
      </w:r>
    </w:p>
    <w:p w14:paraId="065F9DD6" w14:textId="77777777" w:rsidR="000678DA" w:rsidRPr="00E6225C" w:rsidRDefault="000678DA" w:rsidP="007C1423">
      <w:pPr>
        <w:pStyle w:val="Heading6"/>
      </w:pPr>
      <w:r w:rsidRPr="00E6225C">
        <w:t xml:space="preserve">For a heating-loop signal of 100% to 50%, </w:t>
      </w:r>
      <w:proofErr w:type="spellStart"/>
      <w:r w:rsidRPr="00E6225C">
        <w:t>SATsp</w:t>
      </w:r>
      <w:proofErr w:type="spellEnd"/>
      <w:r w:rsidRPr="00E6225C">
        <w:t xml:space="preserve"> is </w:t>
      </w:r>
      <w:proofErr w:type="spellStart"/>
      <w:r w:rsidRPr="00E6225C">
        <w:t>Heat_SAT</w:t>
      </w:r>
      <w:proofErr w:type="spellEnd"/>
      <w:r w:rsidRPr="00E6225C">
        <w:t>.</w:t>
      </w:r>
    </w:p>
    <w:p w14:paraId="1D36C5AE" w14:textId="77777777" w:rsidR="000678DA" w:rsidRPr="00E6225C" w:rsidRDefault="000678DA" w:rsidP="007C1423">
      <w:pPr>
        <w:pStyle w:val="Heading6"/>
      </w:pPr>
      <w:r w:rsidRPr="00E6225C">
        <w:t xml:space="preserve">For a heating-loop signal of 50% to 0%, </w:t>
      </w:r>
      <w:proofErr w:type="spellStart"/>
      <w:r w:rsidRPr="00E6225C">
        <w:t>SATsp</w:t>
      </w:r>
      <w:proofErr w:type="spellEnd"/>
      <w:r w:rsidRPr="00E6225C">
        <w:t xml:space="preserve"> is reset from </w:t>
      </w:r>
      <w:proofErr w:type="spellStart"/>
      <w:r w:rsidRPr="00E6225C">
        <w:t>Heat_SAT</w:t>
      </w:r>
      <w:proofErr w:type="spellEnd"/>
      <w:r w:rsidRPr="00E6225C">
        <w:t xml:space="preserve"> to the active zone heating setpoint.</w:t>
      </w:r>
    </w:p>
    <w:p w14:paraId="594A5AC2" w14:textId="77777777" w:rsidR="000678DA" w:rsidRPr="00E6225C" w:rsidRDefault="000678DA" w:rsidP="007C1423">
      <w:pPr>
        <w:pStyle w:val="Heading6"/>
      </w:pPr>
      <w:r w:rsidRPr="00E6225C">
        <w:t xml:space="preserve">The heating coil shall be modulated with a PID loop to maintain the discharge temperature at </w:t>
      </w:r>
      <w:proofErr w:type="spellStart"/>
      <w:r w:rsidRPr="00E6225C">
        <w:t>SATsp</w:t>
      </w:r>
      <w:proofErr w:type="spellEnd"/>
      <w:r w:rsidRPr="00E6225C">
        <w:rPr>
          <w:rFonts w:cs="Times New Roman PS MT"/>
          <w:bCs/>
          <w:szCs w:val="20"/>
        </w:rPr>
        <w:t>.</w:t>
      </w:r>
    </w:p>
    <w:p w14:paraId="1488A74F" w14:textId="77777777" w:rsidR="000678DA" w:rsidRPr="00E6225C" w:rsidRDefault="000678DA" w:rsidP="007C1423">
      <w:pPr>
        <w:pStyle w:val="Heading6"/>
      </w:pPr>
      <w:r w:rsidRPr="00E6225C">
        <w:t xml:space="preserve">Cooling coil </w:t>
      </w:r>
      <w:r w:rsidRPr="00E6225C">
        <w:rPr>
          <w:smallCaps/>
        </w:rPr>
        <w:t>off</w:t>
      </w:r>
    </w:p>
    <w:p w14:paraId="59874B94" w14:textId="23419C6B" w:rsidR="000678DA" w:rsidRPr="00E6225C" w:rsidRDefault="000678DA" w:rsidP="007C1423">
      <w:pPr>
        <w:pStyle w:val="Heading5"/>
      </w:pPr>
      <w:r w:rsidRPr="00E6225C">
        <w:t xml:space="preserve">When </w:t>
      </w:r>
      <w:r w:rsidR="005474F7">
        <w:t>Zone State</w:t>
      </w:r>
      <w:r w:rsidRPr="00E6225C">
        <w:t xml:space="preserve"> is </w:t>
      </w:r>
      <w:proofErr w:type="spellStart"/>
      <w:r w:rsidRPr="00E6225C">
        <w:t>Deadband</w:t>
      </w:r>
      <w:proofErr w:type="spellEnd"/>
    </w:p>
    <w:p w14:paraId="366B4A5A" w14:textId="77777777" w:rsidR="000678DA" w:rsidRPr="00E6225C" w:rsidRDefault="000678DA" w:rsidP="007C1423">
      <w:pPr>
        <w:pStyle w:val="Heading6"/>
      </w:pPr>
      <w:proofErr w:type="spellStart"/>
      <w:r w:rsidRPr="00E6225C">
        <w:t>FANsp</w:t>
      </w:r>
      <w:proofErr w:type="spellEnd"/>
      <w:r w:rsidRPr="00E6225C">
        <w:t xml:space="preserve"> shall be </w:t>
      </w:r>
      <w:proofErr w:type="spellStart"/>
      <w:r w:rsidRPr="00E6225C">
        <w:t>DeadbandSpeed</w:t>
      </w:r>
      <w:proofErr w:type="spellEnd"/>
      <w:r w:rsidRPr="00E6225C">
        <w:t xml:space="preserve">.  If </w:t>
      </w:r>
      <w:proofErr w:type="spellStart"/>
      <w:r w:rsidRPr="00E6225C">
        <w:t>DeadbandSpeed</w:t>
      </w:r>
      <w:proofErr w:type="spellEnd"/>
      <w:r w:rsidRPr="00E6225C">
        <w:t xml:space="preserve"> is zero, shut the fan off.</w:t>
      </w:r>
    </w:p>
    <w:p w14:paraId="4D103383" w14:textId="77777777" w:rsidR="000678DA" w:rsidRPr="00E6225C" w:rsidRDefault="000678DA" w:rsidP="007C1423">
      <w:pPr>
        <w:pStyle w:val="Heading6"/>
      </w:pPr>
      <w:r w:rsidRPr="00E6225C">
        <w:t xml:space="preserve">Cooling coil </w:t>
      </w:r>
      <w:r w:rsidRPr="00E6225C">
        <w:rPr>
          <w:smallCaps/>
        </w:rPr>
        <w:t>off</w:t>
      </w:r>
    </w:p>
    <w:p w14:paraId="01951A1C" w14:textId="77777777" w:rsidR="000678DA" w:rsidRPr="00E6225C" w:rsidRDefault="000678DA" w:rsidP="007C1423">
      <w:pPr>
        <w:pStyle w:val="Heading6"/>
      </w:pPr>
      <w:r w:rsidRPr="00E6225C">
        <w:t xml:space="preserve">Heating coil </w:t>
      </w:r>
      <w:r w:rsidRPr="00E6225C">
        <w:rPr>
          <w:smallCaps/>
        </w:rPr>
        <w:t>off</w:t>
      </w:r>
    </w:p>
    <w:p w14:paraId="50175EC4" w14:textId="3EF903C6" w:rsidR="000678DA" w:rsidRPr="00E6225C" w:rsidRDefault="000678DA" w:rsidP="007C1423">
      <w:pPr>
        <w:pStyle w:val="Heading5"/>
      </w:pPr>
      <w:r w:rsidRPr="00E6225C">
        <w:t xml:space="preserve">If there is a cooling coil, when </w:t>
      </w:r>
      <w:r w:rsidR="005474F7">
        <w:t>Zone State</w:t>
      </w:r>
      <w:r w:rsidRPr="00E6225C">
        <w:t xml:space="preserve"> is Cooling</w:t>
      </w:r>
    </w:p>
    <w:p w14:paraId="2B9B60B1" w14:textId="77777777" w:rsidR="000678DA" w:rsidRPr="00E6225C" w:rsidRDefault="000678DA" w:rsidP="007C1423">
      <w:pPr>
        <w:pStyle w:val="Heading6"/>
      </w:pPr>
      <w:r w:rsidRPr="00E6225C">
        <w:t xml:space="preserve">For a cooling-loop signal of 0% to 50%, </w:t>
      </w:r>
      <w:proofErr w:type="spellStart"/>
      <w:r w:rsidRPr="00E6225C">
        <w:t>FANsp</w:t>
      </w:r>
      <w:proofErr w:type="spellEnd"/>
      <w:r w:rsidRPr="00E6225C">
        <w:t xml:space="preserve"> is </w:t>
      </w:r>
      <w:proofErr w:type="spellStart"/>
      <w:r w:rsidRPr="00E6225C">
        <w:t>MinCoolSpeed</w:t>
      </w:r>
      <w:proofErr w:type="spellEnd"/>
      <w:r w:rsidRPr="00E6225C">
        <w:t>.</w:t>
      </w:r>
    </w:p>
    <w:p w14:paraId="02D9434A" w14:textId="77777777" w:rsidR="000678DA" w:rsidRPr="00E6225C" w:rsidRDefault="000678DA" w:rsidP="007C1423">
      <w:pPr>
        <w:pStyle w:val="Heading6"/>
      </w:pPr>
      <w:r w:rsidRPr="00E6225C">
        <w:t xml:space="preserve">For a cooling-loop signal of 50% to 100%, </w:t>
      </w:r>
      <w:proofErr w:type="spellStart"/>
      <w:r w:rsidRPr="00E6225C">
        <w:t>FANsp</w:t>
      </w:r>
      <w:proofErr w:type="spellEnd"/>
      <w:r w:rsidRPr="00E6225C">
        <w:t xml:space="preserve"> is reset from </w:t>
      </w:r>
      <w:proofErr w:type="spellStart"/>
      <w:r w:rsidRPr="00E6225C">
        <w:t>MinCoolSpeed</w:t>
      </w:r>
      <w:proofErr w:type="spellEnd"/>
      <w:r w:rsidRPr="00E6225C">
        <w:t xml:space="preserve"> to </w:t>
      </w:r>
      <w:proofErr w:type="spellStart"/>
      <w:r w:rsidRPr="00E6225C">
        <w:t>MaxCoolSpeed</w:t>
      </w:r>
      <w:proofErr w:type="spellEnd"/>
      <w:r w:rsidRPr="00E6225C">
        <w:t>.</w:t>
      </w:r>
    </w:p>
    <w:p w14:paraId="63F73151" w14:textId="77777777" w:rsidR="000678DA" w:rsidRPr="00E6225C" w:rsidRDefault="000678DA" w:rsidP="007C1423">
      <w:pPr>
        <w:pStyle w:val="Heading6"/>
      </w:pPr>
      <w:r w:rsidRPr="00E6225C">
        <w:t xml:space="preserve">For a cooling-loop signal of 0% to 50%, </w:t>
      </w:r>
      <w:proofErr w:type="spellStart"/>
      <w:r w:rsidRPr="00E6225C">
        <w:t>SATsp</w:t>
      </w:r>
      <w:proofErr w:type="spellEnd"/>
      <w:r w:rsidRPr="00E6225C">
        <w:t xml:space="preserve"> is reset from the active zone cooling setpoint to </w:t>
      </w:r>
      <w:proofErr w:type="spellStart"/>
      <w:r w:rsidRPr="00E6225C">
        <w:t>Cool_SAT</w:t>
      </w:r>
      <w:proofErr w:type="spellEnd"/>
      <w:r w:rsidRPr="00E6225C">
        <w:t>.</w:t>
      </w:r>
    </w:p>
    <w:p w14:paraId="1D2BDC8D" w14:textId="77777777" w:rsidR="000678DA" w:rsidRPr="00E6225C" w:rsidRDefault="000678DA" w:rsidP="007C1423">
      <w:pPr>
        <w:pStyle w:val="Heading6"/>
        <w:rPr>
          <w:sz w:val="18"/>
          <w:szCs w:val="18"/>
        </w:rPr>
      </w:pPr>
      <w:r w:rsidRPr="00E6225C">
        <w:t xml:space="preserve">For a cooling-loop signal of 50% to 100%, </w:t>
      </w:r>
      <w:proofErr w:type="spellStart"/>
      <w:r w:rsidRPr="00E6225C">
        <w:t>SATsp</w:t>
      </w:r>
      <w:proofErr w:type="spellEnd"/>
      <w:r w:rsidRPr="00E6225C">
        <w:t xml:space="preserve"> is </w:t>
      </w:r>
      <w:proofErr w:type="spellStart"/>
      <w:r w:rsidRPr="00E6225C">
        <w:t>Cool_SAT</w:t>
      </w:r>
      <w:proofErr w:type="spellEnd"/>
      <w:r w:rsidRPr="00E6225C">
        <w:t>.</w:t>
      </w:r>
      <w:r w:rsidRPr="00E6225C">
        <w:rPr>
          <w:sz w:val="18"/>
          <w:szCs w:val="18"/>
        </w:rPr>
        <w:t xml:space="preserve">   </w:t>
      </w:r>
    </w:p>
    <w:p w14:paraId="36B8DBD3" w14:textId="77777777" w:rsidR="000678DA" w:rsidRPr="00E6225C" w:rsidRDefault="000678DA" w:rsidP="007C1423">
      <w:pPr>
        <w:pStyle w:val="Heading6"/>
      </w:pPr>
      <w:r w:rsidRPr="00E6225C">
        <w:t xml:space="preserve">The cooling coil shall be modulated with a PID loop to maintain the discharge temperature at </w:t>
      </w:r>
      <w:proofErr w:type="spellStart"/>
      <w:r w:rsidRPr="00E6225C">
        <w:t>SATsp</w:t>
      </w:r>
      <w:proofErr w:type="spellEnd"/>
      <w:r w:rsidRPr="00E6225C">
        <w:rPr>
          <w:rFonts w:cs="Times New Roman PS MT"/>
          <w:bCs/>
          <w:szCs w:val="20"/>
        </w:rPr>
        <w:t>.</w:t>
      </w:r>
    </w:p>
    <w:p w14:paraId="6CD5F5E1" w14:textId="77777777" w:rsidR="000678DA" w:rsidRPr="00E6225C" w:rsidRDefault="000678DA" w:rsidP="007C1423">
      <w:pPr>
        <w:pStyle w:val="Heading6"/>
      </w:pPr>
      <w:r w:rsidRPr="00E6225C">
        <w:lastRenderedPageBreak/>
        <w:t xml:space="preserve">Heating coil </w:t>
      </w:r>
      <w:r w:rsidRPr="00E6225C">
        <w:rPr>
          <w:smallCaps/>
        </w:rPr>
        <w:t>off</w:t>
      </w:r>
    </w:p>
    <w:p w14:paraId="6746BCD6" w14:textId="77777777" w:rsidR="000678DA" w:rsidRPr="00E6225C" w:rsidRDefault="000678DA" w:rsidP="0087618D">
      <w:pPr>
        <w:pStyle w:val="Heading3"/>
      </w:pPr>
      <w:r w:rsidRPr="00E6225C">
        <w:t>Alarms</w:t>
      </w:r>
    </w:p>
    <w:p w14:paraId="1FC74093" w14:textId="77777777" w:rsidR="000678DA" w:rsidRPr="00E6225C" w:rsidRDefault="000678DA" w:rsidP="0087618D">
      <w:pPr>
        <w:pStyle w:val="Heading4"/>
      </w:pPr>
      <w:r w:rsidRPr="00E6225C">
        <w:t>Maintenance interval alarm when fan has operated for more than 1500 hours: Level 4. Reset interval counter when alarm is acknowledged.</w:t>
      </w:r>
    </w:p>
    <w:p w14:paraId="3A051148" w14:textId="77777777" w:rsidR="000678DA" w:rsidRPr="00E6225C" w:rsidRDefault="000678DA" w:rsidP="0087618D">
      <w:pPr>
        <w:pStyle w:val="Heading4"/>
      </w:pPr>
      <w:r w:rsidRPr="00E6225C">
        <w:t>Fan alarm is indicated by the status being different from the command for a period of 15 seconds.</w:t>
      </w:r>
    </w:p>
    <w:p w14:paraId="6F74D4BD" w14:textId="77777777" w:rsidR="000678DA" w:rsidRPr="00E6225C" w:rsidRDefault="000678DA" w:rsidP="007C1423">
      <w:pPr>
        <w:pStyle w:val="Heading5"/>
      </w:pPr>
      <w:r w:rsidRPr="00E6225C">
        <w:t>Commanded on, status off: Level 2</w:t>
      </w:r>
    </w:p>
    <w:p w14:paraId="701251D7" w14:textId="77777777" w:rsidR="000678DA" w:rsidRPr="00E6225C" w:rsidRDefault="000678DA" w:rsidP="007C1423">
      <w:pPr>
        <w:pStyle w:val="Heading5"/>
      </w:pPr>
      <w:r w:rsidRPr="00E6225C">
        <w:t>Commanded off, status on: Level 4</w:t>
      </w:r>
    </w:p>
    <w:p w14:paraId="09DA96A0" w14:textId="453714E1" w:rsidR="000678DA" w:rsidRPr="00E6225C" w:rsidRDefault="000678DA" w:rsidP="0087618D">
      <w:pPr>
        <w:pStyle w:val="Heading4"/>
      </w:pPr>
      <w:r w:rsidRPr="00E6225C">
        <w:t xml:space="preserve">Filter pressure drop exceeds the larger of the alarm limit or </w:t>
      </w:r>
      <w:ins w:id="9796" w:author="Titus Ellison" w:date="2022-10-24T08:41:00Z">
        <w:r w:rsidR="00D334A1" w:rsidRPr="00D334A1">
          <w:rPr>
            <w:rStyle w:val="Toggle"/>
            <w:rPrChange w:id="9797" w:author="Titus Ellison" w:date="2022-10-24T08:41:00Z">
              <w:rPr/>
            </w:rPrChange>
          </w:rPr>
          <w:t>[UNITS [</w:t>
        </w:r>
      </w:ins>
      <w:r w:rsidRPr="00D334A1">
        <w:rPr>
          <w:rStyle w:val="Toggle"/>
          <w:rPrChange w:id="9798" w:author="Titus Ellison" w:date="2022-10-24T08:41:00Z">
            <w:rPr/>
          </w:rPrChange>
        </w:rPr>
        <w:t>12.5 Pa</w:t>
      </w:r>
      <w:ins w:id="9799" w:author="Titus Ellison" w:date="2022-10-24T08:41:00Z">
        <w:r w:rsidR="00D334A1" w:rsidRPr="00D334A1">
          <w:rPr>
            <w:rStyle w:val="Toggle"/>
            <w:rPrChange w:id="9800" w:author="Titus Ellison" w:date="2022-10-24T08:41:00Z">
              <w:rPr/>
            </w:rPrChange>
          </w:rPr>
          <w:t>]</w:t>
        </w:r>
      </w:ins>
      <w:r w:rsidRPr="00D334A1">
        <w:rPr>
          <w:rStyle w:val="Toggle"/>
          <w:rPrChange w:id="9801" w:author="Titus Ellison" w:date="2022-10-24T08:41:00Z">
            <w:rPr/>
          </w:rPrChange>
        </w:rPr>
        <w:t xml:space="preserve"> </w:t>
      </w:r>
      <w:ins w:id="9802" w:author="Titus Ellison" w:date="2022-10-24T08:41:00Z">
        <w:r w:rsidR="00D334A1" w:rsidRPr="00D334A1">
          <w:rPr>
            <w:rStyle w:val="Toggle"/>
            <w:rPrChange w:id="9803" w:author="Titus Ellison" w:date="2022-10-24T08:41:00Z">
              <w:rPr/>
            </w:rPrChange>
          </w:rPr>
          <w:t>[</w:t>
        </w:r>
      </w:ins>
      <w:del w:id="9804" w:author="Titus Ellison" w:date="2022-10-24T08:41:00Z">
        <w:r w:rsidRPr="00D334A1" w:rsidDel="00D334A1">
          <w:rPr>
            <w:rStyle w:val="Toggle"/>
            <w:rPrChange w:id="9805" w:author="Titus Ellison" w:date="2022-10-24T08:41:00Z">
              <w:rPr/>
            </w:rPrChange>
          </w:rPr>
          <w:delText>(</w:delText>
        </w:r>
      </w:del>
      <w:r w:rsidRPr="00D334A1">
        <w:rPr>
          <w:rStyle w:val="Toggle"/>
          <w:rPrChange w:id="9806" w:author="Titus Ellison" w:date="2022-10-24T08:41:00Z">
            <w:rPr/>
          </w:rPrChange>
        </w:rPr>
        <w:t>0.05”</w:t>
      </w:r>
      <w:ins w:id="9807" w:author="Titus Ellison" w:date="2022-10-24T08:41:00Z">
        <w:r w:rsidR="00D334A1" w:rsidRPr="00D334A1">
          <w:rPr>
            <w:rStyle w:val="Toggle"/>
            <w:rPrChange w:id="9808" w:author="Titus Ellison" w:date="2022-10-24T08:41:00Z">
              <w:rPr/>
            </w:rPrChange>
          </w:rPr>
          <w:t>]]</w:t>
        </w:r>
      </w:ins>
      <w:del w:id="9809" w:author="Titus Ellison" w:date="2022-10-24T08:41:00Z">
        <w:r w:rsidRPr="00E6225C" w:rsidDel="00D334A1">
          <w:delText>)</w:delText>
        </w:r>
      </w:del>
      <w:r w:rsidRPr="00E6225C">
        <w:t xml:space="preserve"> for 10 minutes when fan speed exceeds 20% of </w:t>
      </w:r>
      <w:proofErr w:type="spellStart"/>
      <w:r w:rsidRPr="00E6225C">
        <w:t>MaxCoolSpeed</w:t>
      </w:r>
      <w:proofErr w:type="spellEnd"/>
      <w:r w:rsidRPr="00E6225C">
        <w:t>:  Level 4.  The alarm limit shall vary with fan speed as follows:</w:t>
      </w:r>
    </w:p>
    <w:p w14:paraId="21D132CC" w14:textId="1C131DAA" w:rsidR="000678DA" w:rsidRPr="00E6225C" w:rsidRDefault="00510D3F" w:rsidP="00510D3F">
      <w:pPr>
        <w:jc w:val="center"/>
      </w:pPr>
      <m:oMathPara>
        <m:oMath>
          <m:r>
            <w:rPr>
              <w:rFonts w:ascii="Cambria Math"/>
            </w:rPr>
            <m:t>D</m:t>
          </m:r>
          <m:sSub>
            <m:sSubPr>
              <m:ctrlPr>
                <w:rPr>
                  <w:rFonts w:ascii="Cambria Math" w:hAnsi="Cambria Math"/>
                  <w:i/>
                </w:rPr>
              </m:ctrlPr>
            </m:sSubPr>
            <m:e>
              <m:r>
                <w:rPr>
                  <w:rFonts w:ascii="Cambria Math"/>
                </w:rPr>
                <m:t>P</m:t>
              </m:r>
            </m:e>
            <m:sub>
              <m:r>
                <w:rPr>
                  <w:rFonts w:ascii="Cambria Math"/>
                </w:rPr>
                <m:t>x</m:t>
              </m:r>
            </m:sub>
          </m:sSub>
          <m:r>
            <w:rPr>
              <w:rFonts w:ascii="Cambria Math"/>
            </w:rPr>
            <m:t>=D</m:t>
          </m:r>
          <m:sSub>
            <m:sSubPr>
              <m:ctrlPr>
                <w:rPr>
                  <w:rFonts w:ascii="Cambria Math" w:hAnsi="Cambria Math"/>
                  <w:i/>
                </w:rPr>
              </m:ctrlPr>
            </m:sSubPr>
            <m:e>
              <m:r>
                <w:rPr>
                  <w:rFonts w:ascii="Cambria Math"/>
                </w:rPr>
                <m:t>P</m:t>
              </m:r>
            </m:e>
            <m:sub>
              <m:r>
                <w:rPr>
                  <w:rFonts w:ascii="Cambria Math"/>
                </w:rPr>
                <m:t>100</m:t>
              </m:r>
            </m:sub>
          </m:sSub>
          <m:sSup>
            <m:sSupPr>
              <m:ctrlPr>
                <w:rPr>
                  <w:rFonts w:ascii="Cambria Math" w:hAnsi="Cambria Math"/>
                  <w:i/>
                </w:rPr>
              </m:ctrlPr>
            </m:sSupPr>
            <m:e>
              <m:d>
                <m:dPr>
                  <m:ctrlPr>
                    <w:rPr>
                      <w:rFonts w:ascii="Cambria Math" w:hAnsi="Cambria Math"/>
                      <w:i/>
                    </w:rPr>
                  </m:ctrlPr>
                </m:dPr>
                <m:e>
                  <m:r>
                    <w:rPr>
                      <w:rFonts w:ascii="Cambria Math"/>
                    </w:rPr>
                    <m:t>x</m:t>
                  </m:r>
                </m:e>
              </m:d>
            </m:e>
            <m:sup>
              <m:r>
                <w:rPr>
                  <w:rFonts w:ascii="Cambria Math"/>
                </w:rPr>
                <m:t>1.4</m:t>
              </m:r>
            </m:sup>
          </m:sSup>
        </m:oMath>
      </m:oMathPara>
    </w:p>
    <w:p w14:paraId="71967833" w14:textId="5B49FED6" w:rsidR="000678DA" w:rsidRPr="00E6225C" w:rsidRDefault="000678DA" w:rsidP="000678DA">
      <w:pPr>
        <w:ind w:left="990"/>
      </w:pPr>
      <w:r w:rsidRPr="00E6225C">
        <w:t xml:space="preserve">where DP100 is the high limit pressure drop at design airflow (determine limit from filter manufacturer) and </w:t>
      </w:r>
      <w:proofErr w:type="spellStart"/>
      <w:r w:rsidRPr="00E6225C">
        <w:t>DPx</w:t>
      </w:r>
      <w:proofErr w:type="spellEnd"/>
      <w:r w:rsidRPr="00E6225C">
        <w:t xml:space="preserve"> is the high limit at the current fan speed x (expressed as a fraction).  For instance, the setpoint at 50% of design speed would be (0.5)</w:t>
      </w:r>
      <w:r w:rsidRPr="00E6225C">
        <w:rPr>
          <w:vertAlign w:val="superscript"/>
        </w:rPr>
        <w:t>1.4</w:t>
      </w:r>
      <w:r w:rsidRPr="00E6225C">
        <w:t xml:space="preserve"> or 38% of the design high limit pressure drop.  See Section </w:t>
      </w:r>
      <w:r w:rsidRPr="00E6225C">
        <w:fldChar w:fldCharType="begin"/>
      </w:r>
      <w:r w:rsidRPr="00E6225C">
        <w:instrText xml:space="preserve"> REF _Ref64301462 \w \h  \* MERGEFORMAT </w:instrText>
      </w:r>
      <w:r w:rsidRPr="00E6225C">
        <w:fldChar w:fldCharType="separate"/>
      </w:r>
      <w:r w:rsidR="0037258A">
        <w:t>3.2.3</w:t>
      </w:r>
      <w:r w:rsidRPr="00E6225C">
        <w:fldChar w:fldCharType="end"/>
      </w:r>
      <w:r w:rsidRPr="00E6225C">
        <w:t xml:space="preserve"> for </w:t>
      </w:r>
      <w:proofErr w:type="spellStart"/>
      <w:r w:rsidRPr="00E6225C">
        <w:t>MaxCoolSpeed</w:t>
      </w:r>
      <w:proofErr w:type="spellEnd"/>
      <w:r w:rsidRPr="00E6225C">
        <w:t xml:space="preserve"> and Section </w:t>
      </w:r>
      <w:r w:rsidRPr="00E6225C">
        <w:fldChar w:fldCharType="begin"/>
      </w:r>
      <w:r w:rsidRPr="00E6225C">
        <w:instrText xml:space="preserve"> REF _Ref64301433 \w \h  \* MERGEFORMAT </w:instrText>
      </w:r>
      <w:r w:rsidRPr="00E6225C">
        <w:fldChar w:fldCharType="separate"/>
      </w:r>
      <w:r w:rsidR="0037258A">
        <w:t>3.1.7</w:t>
      </w:r>
      <w:r w:rsidRPr="00E6225C">
        <w:fldChar w:fldCharType="end"/>
      </w:r>
      <w:r w:rsidRPr="00E6225C">
        <w:t xml:space="preserve"> for DP100.</w:t>
      </w:r>
    </w:p>
    <w:p w14:paraId="72B9AFFA" w14:textId="77777777" w:rsidR="001023CA" w:rsidRPr="000F103B" w:rsidRDefault="001023CA" w:rsidP="001023CA">
      <w:pPr>
        <w:pStyle w:val="Infobox"/>
      </w:pPr>
      <w:r w:rsidRPr="000F103B">
        <w:t>The constant value threshold for the filter pressure drop alarm is a function of the transducer and A/D converter used to measure filter differential pressure.  The value used shall be determined as the minimum accuracy of the transducer and A/D converter combination.</w:t>
      </w:r>
    </w:p>
    <w:p w14:paraId="348E304B" w14:textId="77777777" w:rsidR="000678DA" w:rsidRPr="00E6225C" w:rsidRDefault="000678DA" w:rsidP="000678DA">
      <w:pPr>
        <w:pStyle w:val="Instrbox"/>
      </w:pPr>
      <w:r w:rsidRPr="00E6225C">
        <w:t>Automatic Fault Detection and Diagnostics (AFDD) is a sophisticated system for detecting and diagnosing fan-coil faults. To function correctly, AFDD requires specific sensors and data be available, as detailed in the sequences below. If this information is not available, AFDD tests that do not apply should be deleted.</w:t>
      </w:r>
    </w:p>
    <w:p w14:paraId="4DDF7926" w14:textId="4431540C" w:rsidR="000678DA" w:rsidRPr="00E6225C" w:rsidRDefault="005D01A4" w:rsidP="0087618D">
      <w:pPr>
        <w:pStyle w:val="Heading3"/>
      </w:pPr>
      <w:ins w:id="9810" w:author="Reece Kiriu" w:date="2022-12-07T12:34:00Z">
        <w:r w:rsidRPr="005D01A4">
          <w:rPr>
            <w:rStyle w:val="Toggle"/>
            <w:rPrChange w:id="9811" w:author="Reece Kiriu" w:date="2022-12-07T12:34:00Z">
              <w:rPr/>
            </w:rPrChange>
          </w:rPr>
          <w:t>[DELETE]</w:t>
        </w:r>
      </w:ins>
      <w:r w:rsidR="000678DA" w:rsidRPr="00E6225C">
        <w:t>Automatic Fault Detection and Diagnostics</w:t>
      </w:r>
    </w:p>
    <w:p w14:paraId="113780B9" w14:textId="77777777" w:rsidR="000678DA" w:rsidRPr="00E6225C" w:rsidRDefault="000678DA" w:rsidP="000678DA">
      <w:pPr>
        <w:pStyle w:val="Infobox"/>
      </w:pPr>
      <w:r w:rsidRPr="00E6225C">
        <w:t>The AFDD routines for FCUs continually assess FCU performance by comparing the values of BAS inputs and outputs to a subset of potential fault conditions. The subset of potential fault conditions that is assessed at any point depends on the OS of the AHU, as determined by the position of the cooling and heating valves. Time delays are applied to the evaluation and reporting of fault conditions to suppress false alarms. Fault conditions that pass these filters are reported to the building operator along with a series of possible causes.</w:t>
      </w:r>
    </w:p>
    <w:p w14:paraId="1951EB7D" w14:textId="77777777" w:rsidR="000678DA" w:rsidRPr="00E6225C" w:rsidRDefault="000678DA" w:rsidP="000678DA">
      <w:pPr>
        <w:pStyle w:val="Infobox"/>
      </w:pPr>
      <w:r w:rsidRPr="00E6225C">
        <w:t>These equations assume that the FCU is equipped with heating and cooling coils. If any of these components are not present, the associated tests and variables should be omitted from the programming.</w:t>
      </w:r>
    </w:p>
    <w:p w14:paraId="76C3C950" w14:textId="77777777" w:rsidR="000678DA" w:rsidRPr="00E6225C" w:rsidRDefault="000678DA" w:rsidP="0087618D">
      <w:pPr>
        <w:pStyle w:val="Heading4"/>
      </w:pPr>
      <w:r w:rsidRPr="00E6225C">
        <w:t>AFDD conditions are evaluated continuously and separately for each operating FCU.</w:t>
      </w:r>
    </w:p>
    <w:p w14:paraId="500EF706" w14:textId="77777777" w:rsidR="000678DA" w:rsidRPr="00E6225C" w:rsidRDefault="000678DA" w:rsidP="0087618D">
      <w:pPr>
        <w:pStyle w:val="Heading4"/>
      </w:pPr>
      <w:r w:rsidRPr="00E6225C">
        <w:t>The OS of each FCU shall be defined by the commanded positions of the heating-coil control valve and cooling-coil control valve in accordance with Table 5.20.6.2 and Figure 5.20.6.2.</w:t>
      </w:r>
    </w:p>
    <w:p w14:paraId="69278FD9" w14:textId="77777777" w:rsidR="000678DA" w:rsidRPr="00E6225C" w:rsidRDefault="000678DA" w:rsidP="000678DA"/>
    <w:p w14:paraId="2DC65C89" w14:textId="77777777" w:rsidR="000678DA" w:rsidRPr="00E6225C" w:rsidRDefault="000678DA" w:rsidP="00122D20">
      <w:pPr>
        <w:pStyle w:val="TableTitle"/>
      </w:pPr>
      <w:r w:rsidRPr="00E6225C">
        <w:t>Table 5.20.6.2 FCU Operating States</w:t>
      </w:r>
    </w:p>
    <w:tbl>
      <w:tblPr>
        <w:tblW w:w="7660" w:type="dxa"/>
        <w:jc w:val="center"/>
        <w:tblLayout w:type="fixed"/>
        <w:tblCellMar>
          <w:top w:w="80" w:type="dxa"/>
          <w:left w:w="40" w:type="dxa"/>
          <w:bottom w:w="40" w:type="dxa"/>
          <w:right w:w="40" w:type="dxa"/>
        </w:tblCellMar>
        <w:tblLook w:val="0000" w:firstRow="0" w:lastRow="0" w:firstColumn="0" w:lastColumn="0" w:noHBand="0" w:noVBand="0"/>
      </w:tblPr>
      <w:tblGrid>
        <w:gridCol w:w="3660"/>
        <w:gridCol w:w="2000"/>
        <w:gridCol w:w="2000"/>
      </w:tblGrid>
      <w:tr w:rsidR="000678DA" w:rsidRPr="00E6225C" w14:paraId="36B32CB3" w14:textId="77777777" w:rsidTr="0095016F">
        <w:trPr>
          <w:cantSplit/>
          <w:jc w:val="center"/>
        </w:trPr>
        <w:tc>
          <w:tcPr>
            <w:tcW w:w="3660" w:type="dxa"/>
            <w:tcBorders>
              <w:top w:val="single" w:sz="18" w:space="0" w:color="000000"/>
              <w:left w:val="nil"/>
              <w:bottom w:val="double" w:sz="4" w:space="0" w:color="000000"/>
              <w:right w:val="single" w:sz="3" w:space="0" w:color="000000"/>
            </w:tcBorders>
            <w:tcMar>
              <w:top w:w="110" w:type="dxa"/>
              <w:left w:w="80" w:type="dxa"/>
              <w:bottom w:w="70" w:type="dxa"/>
              <w:right w:w="40" w:type="dxa"/>
            </w:tcMar>
            <w:vAlign w:val="bottom"/>
          </w:tcPr>
          <w:p w14:paraId="2DD8D268" w14:textId="77777777" w:rsidR="000678DA" w:rsidRPr="00E6225C" w:rsidRDefault="000678DA" w:rsidP="001F323E">
            <w:pPr>
              <w:pStyle w:val="HeadingRunIn"/>
              <w:keepNext/>
            </w:pPr>
            <w:r w:rsidRPr="00E6225C">
              <w:t>Operating State</w:t>
            </w:r>
          </w:p>
        </w:tc>
        <w:tc>
          <w:tcPr>
            <w:tcW w:w="2000" w:type="dxa"/>
            <w:tcBorders>
              <w:top w:val="single" w:sz="18" w:space="0" w:color="000000"/>
              <w:left w:val="single" w:sz="3" w:space="0" w:color="000000"/>
              <w:bottom w:val="double" w:sz="4" w:space="0" w:color="000000"/>
              <w:right w:val="single" w:sz="3" w:space="0" w:color="000000"/>
            </w:tcBorders>
            <w:tcMar>
              <w:top w:w="110" w:type="dxa"/>
              <w:left w:w="80" w:type="dxa"/>
              <w:bottom w:w="70" w:type="dxa"/>
              <w:right w:w="40" w:type="dxa"/>
            </w:tcMar>
            <w:vAlign w:val="bottom"/>
          </w:tcPr>
          <w:p w14:paraId="720CA310" w14:textId="77777777" w:rsidR="000678DA" w:rsidRPr="00E6225C" w:rsidRDefault="000678DA" w:rsidP="001F323E">
            <w:pPr>
              <w:pStyle w:val="HeadingRunIn"/>
              <w:keepNext/>
            </w:pPr>
            <w:r w:rsidRPr="00E6225C">
              <w:t>Heating Valve Position</w:t>
            </w:r>
          </w:p>
        </w:tc>
        <w:tc>
          <w:tcPr>
            <w:tcW w:w="2000" w:type="dxa"/>
            <w:tcBorders>
              <w:top w:val="single" w:sz="18" w:space="0" w:color="000000"/>
              <w:left w:val="single" w:sz="3" w:space="0" w:color="000000"/>
              <w:bottom w:val="double" w:sz="4" w:space="0" w:color="000000"/>
            </w:tcBorders>
            <w:tcMar>
              <w:top w:w="110" w:type="dxa"/>
              <w:left w:w="80" w:type="dxa"/>
              <w:bottom w:w="70" w:type="dxa"/>
              <w:right w:w="40" w:type="dxa"/>
            </w:tcMar>
            <w:vAlign w:val="bottom"/>
          </w:tcPr>
          <w:p w14:paraId="69D8A15C" w14:textId="77777777" w:rsidR="000678DA" w:rsidRPr="00E6225C" w:rsidRDefault="000678DA" w:rsidP="001F323E">
            <w:pPr>
              <w:pStyle w:val="HeadingRunIn"/>
              <w:keepNext/>
            </w:pPr>
            <w:r w:rsidRPr="00E6225C">
              <w:t>Cooling Valve Position</w:t>
            </w:r>
          </w:p>
        </w:tc>
      </w:tr>
      <w:tr w:rsidR="000678DA" w:rsidRPr="00E6225C" w14:paraId="18B841A7" w14:textId="77777777" w:rsidTr="0095016F">
        <w:trPr>
          <w:cantSplit/>
          <w:jc w:val="center"/>
        </w:trPr>
        <w:tc>
          <w:tcPr>
            <w:tcW w:w="3660" w:type="dxa"/>
            <w:tcBorders>
              <w:top w:val="double" w:sz="4" w:space="0" w:color="000000"/>
              <w:left w:val="nil"/>
              <w:bottom w:val="single" w:sz="8" w:space="0" w:color="000000"/>
              <w:right w:val="single" w:sz="4" w:space="0" w:color="000000"/>
            </w:tcBorders>
            <w:shd w:val="clear" w:color="000000" w:fill="auto"/>
            <w:tcMar>
              <w:top w:w="110" w:type="dxa"/>
              <w:left w:w="80" w:type="dxa"/>
              <w:bottom w:w="70" w:type="dxa"/>
              <w:right w:w="40" w:type="dxa"/>
            </w:tcMar>
          </w:tcPr>
          <w:p w14:paraId="12C6A68C" w14:textId="77777777" w:rsidR="000678DA" w:rsidRPr="00E6225C" w:rsidRDefault="000678DA" w:rsidP="001F323E">
            <w:pPr>
              <w:pStyle w:val="HeadingRunIn"/>
              <w:keepNext/>
            </w:pPr>
            <w:r w:rsidRPr="00E6225C">
              <w:t>#1: Heating</w:t>
            </w:r>
          </w:p>
        </w:tc>
        <w:tc>
          <w:tcPr>
            <w:tcW w:w="2000" w:type="dxa"/>
            <w:tcBorders>
              <w:top w:val="double" w:sz="4" w:space="0" w:color="000000"/>
              <w:left w:val="single" w:sz="4" w:space="0" w:color="000000"/>
              <w:bottom w:val="single" w:sz="8" w:space="0" w:color="000000"/>
              <w:right w:val="single" w:sz="4" w:space="0" w:color="000000"/>
            </w:tcBorders>
            <w:shd w:val="clear" w:color="000000" w:fill="auto"/>
            <w:tcMar>
              <w:top w:w="110" w:type="dxa"/>
              <w:left w:w="80" w:type="dxa"/>
              <w:bottom w:w="70" w:type="dxa"/>
              <w:right w:w="40" w:type="dxa"/>
            </w:tcMar>
          </w:tcPr>
          <w:p w14:paraId="69F00254" w14:textId="77777777" w:rsidR="000678DA" w:rsidRPr="00E6225C" w:rsidRDefault="000678DA" w:rsidP="001F323E">
            <w:pPr>
              <w:pStyle w:val="HeadingRunIn"/>
              <w:keepNext/>
            </w:pPr>
            <w:r w:rsidRPr="00E6225C">
              <w:t>&gt; 0</w:t>
            </w:r>
          </w:p>
        </w:tc>
        <w:tc>
          <w:tcPr>
            <w:tcW w:w="2000" w:type="dxa"/>
            <w:tcBorders>
              <w:top w:val="double" w:sz="4" w:space="0" w:color="000000"/>
              <w:left w:val="single" w:sz="4" w:space="0" w:color="000000"/>
              <w:bottom w:val="single" w:sz="8" w:space="0" w:color="000000"/>
            </w:tcBorders>
            <w:shd w:val="clear" w:color="000000" w:fill="auto"/>
            <w:tcMar>
              <w:top w:w="110" w:type="dxa"/>
              <w:left w:w="80" w:type="dxa"/>
              <w:bottom w:w="70" w:type="dxa"/>
              <w:right w:w="40" w:type="dxa"/>
            </w:tcMar>
          </w:tcPr>
          <w:p w14:paraId="37963692" w14:textId="77777777" w:rsidR="000678DA" w:rsidRPr="00E6225C" w:rsidRDefault="000678DA" w:rsidP="001F323E">
            <w:pPr>
              <w:pStyle w:val="HeadingRunIn"/>
              <w:keepNext/>
            </w:pPr>
            <w:r w:rsidRPr="00E6225C">
              <w:t>= 0</w:t>
            </w:r>
          </w:p>
        </w:tc>
      </w:tr>
      <w:tr w:rsidR="00D207B3" w:rsidRPr="00E6225C" w14:paraId="7042E955" w14:textId="77777777" w:rsidTr="0095016F">
        <w:trPr>
          <w:cantSplit/>
          <w:jc w:val="center"/>
        </w:trPr>
        <w:tc>
          <w:tcPr>
            <w:tcW w:w="3660" w:type="dxa"/>
            <w:tcBorders>
              <w:top w:val="single" w:sz="8" w:space="0" w:color="000000"/>
              <w:left w:val="nil"/>
              <w:bottom w:val="single" w:sz="4" w:space="0" w:color="000000"/>
              <w:right w:val="single" w:sz="4" w:space="0" w:color="000000"/>
            </w:tcBorders>
            <w:shd w:val="clear" w:color="000000" w:fill="auto"/>
            <w:tcMar>
              <w:top w:w="110" w:type="dxa"/>
              <w:left w:w="80" w:type="dxa"/>
              <w:bottom w:w="70" w:type="dxa"/>
              <w:right w:w="40" w:type="dxa"/>
            </w:tcMar>
          </w:tcPr>
          <w:p w14:paraId="4573677B" w14:textId="6E1A9536" w:rsidR="00D207B3" w:rsidRPr="00E6225C" w:rsidRDefault="00D207B3" w:rsidP="00D207B3">
            <w:pPr>
              <w:pStyle w:val="HeadingRunIn"/>
              <w:keepNext/>
            </w:pPr>
            <w:r w:rsidRPr="00E6225C">
              <w:t>#</w:t>
            </w:r>
            <w:r>
              <w:t>2</w:t>
            </w:r>
            <w:r w:rsidRPr="00E6225C">
              <w:t xml:space="preserve"> No Heating or Cooling</w:t>
            </w:r>
          </w:p>
        </w:tc>
        <w:tc>
          <w:tcPr>
            <w:tcW w:w="2000" w:type="dxa"/>
            <w:tcBorders>
              <w:top w:val="single" w:sz="8" w:space="0" w:color="000000"/>
              <w:left w:val="single" w:sz="4" w:space="0" w:color="000000"/>
              <w:bottom w:val="single" w:sz="4" w:space="0" w:color="000000"/>
              <w:right w:val="single" w:sz="4" w:space="0" w:color="000000"/>
            </w:tcBorders>
            <w:shd w:val="clear" w:color="000000" w:fill="auto"/>
            <w:tcMar>
              <w:top w:w="110" w:type="dxa"/>
              <w:left w:w="80" w:type="dxa"/>
              <w:bottom w:w="70" w:type="dxa"/>
              <w:right w:w="40" w:type="dxa"/>
            </w:tcMar>
          </w:tcPr>
          <w:p w14:paraId="7755B624" w14:textId="29724B3A" w:rsidR="00D207B3" w:rsidRPr="00E6225C" w:rsidRDefault="00D207B3" w:rsidP="00D207B3">
            <w:pPr>
              <w:pStyle w:val="HeadingRunIn"/>
              <w:keepNext/>
            </w:pPr>
            <w:r w:rsidRPr="00E6225C">
              <w:t>= 0</w:t>
            </w:r>
          </w:p>
        </w:tc>
        <w:tc>
          <w:tcPr>
            <w:tcW w:w="2000" w:type="dxa"/>
            <w:tcBorders>
              <w:top w:val="single" w:sz="8" w:space="0" w:color="000000"/>
              <w:left w:val="single" w:sz="4" w:space="0" w:color="000000"/>
              <w:bottom w:val="single" w:sz="4" w:space="0" w:color="000000"/>
            </w:tcBorders>
            <w:shd w:val="clear" w:color="000000" w:fill="auto"/>
            <w:tcMar>
              <w:top w:w="110" w:type="dxa"/>
              <w:left w:w="80" w:type="dxa"/>
              <w:bottom w:w="70" w:type="dxa"/>
              <w:right w:w="40" w:type="dxa"/>
            </w:tcMar>
          </w:tcPr>
          <w:p w14:paraId="2E3988D4" w14:textId="20BCB9E0" w:rsidR="00D207B3" w:rsidRPr="00E6225C" w:rsidRDefault="00D207B3" w:rsidP="00D207B3">
            <w:pPr>
              <w:pStyle w:val="HeadingRunIn"/>
              <w:keepNext/>
            </w:pPr>
            <w:r w:rsidRPr="00E6225C">
              <w:t>= 0</w:t>
            </w:r>
          </w:p>
        </w:tc>
      </w:tr>
      <w:tr w:rsidR="00D207B3" w:rsidRPr="00E6225C" w14:paraId="187578E0" w14:textId="77777777" w:rsidTr="0095016F">
        <w:trPr>
          <w:cantSplit/>
          <w:jc w:val="center"/>
        </w:trPr>
        <w:tc>
          <w:tcPr>
            <w:tcW w:w="3660" w:type="dxa"/>
            <w:tcBorders>
              <w:top w:val="single" w:sz="4" w:space="0" w:color="000000"/>
              <w:left w:val="nil"/>
              <w:bottom w:val="single" w:sz="3" w:space="0" w:color="000000"/>
              <w:right w:val="single" w:sz="3" w:space="0" w:color="000000"/>
            </w:tcBorders>
            <w:tcMar>
              <w:top w:w="110" w:type="dxa"/>
              <w:left w:w="80" w:type="dxa"/>
              <w:bottom w:w="70" w:type="dxa"/>
              <w:right w:w="40" w:type="dxa"/>
            </w:tcMar>
          </w:tcPr>
          <w:p w14:paraId="6FBB6980" w14:textId="4D409B39" w:rsidR="00D207B3" w:rsidRPr="00E6225C" w:rsidRDefault="00D207B3" w:rsidP="00D207B3">
            <w:pPr>
              <w:pStyle w:val="HeadingRunIn"/>
              <w:keepNext/>
            </w:pPr>
            <w:r w:rsidRPr="00E6225C">
              <w:t>#</w:t>
            </w:r>
            <w:r>
              <w:t>3</w:t>
            </w:r>
            <w:r w:rsidRPr="00E6225C">
              <w:t>: Cooling</w:t>
            </w:r>
          </w:p>
        </w:tc>
        <w:tc>
          <w:tcPr>
            <w:tcW w:w="2000" w:type="dxa"/>
            <w:tcBorders>
              <w:top w:val="single" w:sz="4"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03CB386F" w14:textId="77777777" w:rsidR="00D207B3" w:rsidRPr="00E6225C" w:rsidRDefault="00D207B3" w:rsidP="00D207B3">
            <w:pPr>
              <w:pStyle w:val="HeadingRunIn"/>
              <w:keepNext/>
            </w:pPr>
            <w:r w:rsidRPr="00E6225C">
              <w:t>= 0</w:t>
            </w:r>
          </w:p>
        </w:tc>
        <w:tc>
          <w:tcPr>
            <w:tcW w:w="2000" w:type="dxa"/>
            <w:tcBorders>
              <w:top w:val="single" w:sz="4" w:space="0" w:color="000000"/>
              <w:left w:val="single" w:sz="3" w:space="0" w:color="000000"/>
              <w:bottom w:val="single" w:sz="3" w:space="0" w:color="000000"/>
            </w:tcBorders>
            <w:tcMar>
              <w:top w:w="110" w:type="dxa"/>
              <w:left w:w="80" w:type="dxa"/>
              <w:bottom w:w="70" w:type="dxa"/>
              <w:right w:w="40" w:type="dxa"/>
            </w:tcMar>
          </w:tcPr>
          <w:p w14:paraId="2640A137" w14:textId="77777777" w:rsidR="00D207B3" w:rsidRPr="00E6225C" w:rsidRDefault="00D207B3" w:rsidP="00D207B3">
            <w:pPr>
              <w:pStyle w:val="HeadingRunIn"/>
              <w:keepNext/>
            </w:pPr>
            <w:r w:rsidRPr="00E6225C">
              <w:t>&gt; 0</w:t>
            </w:r>
          </w:p>
        </w:tc>
      </w:tr>
      <w:tr w:rsidR="00D207B3" w:rsidRPr="00E6225C" w14:paraId="51AE1C2F" w14:textId="77777777" w:rsidTr="0095016F">
        <w:trPr>
          <w:cantSplit/>
          <w:jc w:val="center"/>
        </w:trPr>
        <w:tc>
          <w:tcPr>
            <w:tcW w:w="3660" w:type="dxa"/>
            <w:tcBorders>
              <w:top w:val="single" w:sz="3" w:space="0" w:color="000000"/>
              <w:left w:val="nil"/>
              <w:bottom w:val="single" w:sz="4" w:space="0" w:color="000000"/>
              <w:right w:val="single" w:sz="3" w:space="0" w:color="000000"/>
            </w:tcBorders>
            <w:tcMar>
              <w:top w:w="110" w:type="dxa"/>
              <w:left w:w="80" w:type="dxa"/>
              <w:bottom w:w="70" w:type="dxa"/>
              <w:right w:w="40" w:type="dxa"/>
            </w:tcMar>
          </w:tcPr>
          <w:p w14:paraId="573D7751" w14:textId="77777777" w:rsidR="00D207B3" w:rsidRPr="00E6225C" w:rsidRDefault="00D207B3" w:rsidP="00D207B3">
            <w:pPr>
              <w:pStyle w:val="HeadingRunIn"/>
            </w:pPr>
            <w:r w:rsidRPr="00E6225C">
              <w:t>#4 Unknown</w:t>
            </w:r>
          </w:p>
        </w:tc>
        <w:tc>
          <w:tcPr>
            <w:tcW w:w="4000" w:type="dxa"/>
            <w:gridSpan w:val="2"/>
            <w:tcBorders>
              <w:top w:val="single" w:sz="3" w:space="0" w:color="000000"/>
              <w:left w:val="single" w:sz="3" w:space="0" w:color="000000"/>
              <w:bottom w:val="single" w:sz="4" w:space="0" w:color="000000"/>
            </w:tcBorders>
            <w:tcMar>
              <w:top w:w="110" w:type="dxa"/>
              <w:left w:w="80" w:type="dxa"/>
              <w:bottom w:w="70" w:type="dxa"/>
              <w:right w:w="40" w:type="dxa"/>
            </w:tcMar>
          </w:tcPr>
          <w:p w14:paraId="6C173737" w14:textId="77777777" w:rsidR="00D207B3" w:rsidRPr="00E6225C" w:rsidRDefault="00D207B3" w:rsidP="00D207B3">
            <w:pPr>
              <w:pStyle w:val="HeadingRunIn"/>
              <w:rPr>
                <w:bCs w:val="0"/>
              </w:rPr>
            </w:pPr>
            <w:r w:rsidRPr="00E6225C">
              <w:rPr>
                <w:bCs w:val="0"/>
              </w:rPr>
              <w:t>No other OS applies</w:t>
            </w:r>
          </w:p>
        </w:tc>
      </w:tr>
    </w:tbl>
    <w:p w14:paraId="1F7C23CC" w14:textId="77777777" w:rsidR="000678DA" w:rsidRPr="00E6225C" w:rsidRDefault="000678DA" w:rsidP="000678DA"/>
    <w:p w14:paraId="78761216" w14:textId="5212B8B5" w:rsidR="000678DA" w:rsidRPr="00E6225C" w:rsidRDefault="000678DA" w:rsidP="000678DA">
      <w:pPr>
        <w:jc w:val="center"/>
      </w:pPr>
      <w:r w:rsidRPr="00E6225C">
        <w:rPr>
          <w:noProof/>
        </w:rPr>
        <w:lastRenderedPageBreak/>
        <mc:AlternateContent>
          <mc:Choice Requires="wpc">
            <w:drawing>
              <wp:inline distT="0" distB="0" distL="0" distR="0" wp14:anchorId="3BA58E24" wp14:editId="594ACB7A">
                <wp:extent cx="4857751" cy="3819525"/>
                <wp:effectExtent l="0" t="0" r="0" b="0"/>
                <wp:docPr id="494" name="Canvas 49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g:wgp>
                        <wpg:cNvPr id="401" name="Group 804"/>
                        <wpg:cNvGrpSpPr>
                          <a:grpSpLocks noChangeAspect="1"/>
                        </wpg:cNvGrpSpPr>
                        <wpg:grpSpPr bwMode="auto">
                          <a:xfrm>
                            <a:off x="3197889" y="98386"/>
                            <a:ext cx="1310910" cy="384434"/>
                            <a:chOff x="1743" y="2657"/>
                            <a:chExt cx="1839" cy="265"/>
                          </a:xfrm>
                        </wpg:grpSpPr>
                        <wps:wsp>
                          <wps:cNvPr id="402" name="Text Box 805"/>
                          <wps:cNvSpPr txBox="1">
                            <a:spLocks noChangeAspect="1" noChangeArrowheads="1"/>
                          </wps:cNvSpPr>
                          <wps:spPr bwMode="auto">
                            <a:xfrm>
                              <a:off x="2014" y="2657"/>
                              <a:ext cx="1295" cy="2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090DF30" w14:textId="77777777" w:rsidR="00D878EF" w:rsidRPr="00AF2283" w:rsidRDefault="00D878EF" w:rsidP="000678DA">
                                <w:pPr>
                                  <w:jc w:val="center"/>
                                  <w:rPr>
                                    <w:sz w:val="17"/>
                                  </w:rPr>
                                </w:pPr>
                                <w:r w:rsidRPr="00AF2283">
                                  <w:rPr>
                                    <w:sz w:val="17"/>
                                  </w:rPr>
                                  <w:t>OS#</w:t>
                                </w:r>
                                <w:r>
                                  <w:rPr>
                                    <w:sz w:val="17"/>
                                  </w:rPr>
                                  <w:t>3</w:t>
                                </w:r>
                              </w:p>
                            </w:txbxContent>
                          </wps:txbx>
                          <wps:bodyPr rot="0" vert="horz" wrap="square" lIns="84891" tIns="42444" rIns="84891" bIns="42444" anchor="t" anchorCtr="0" upright="1">
                            <a:noAutofit/>
                          </wps:bodyPr>
                        </wps:wsp>
                        <wps:wsp>
                          <wps:cNvPr id="403" name="Line 806"/>
                          <wps:cNvCnPr>
                            <a:cxnSpLocks noChangeAspect="1" noChangeShapeType="1"/>
                          </wps:cNvCnPr>
                          <wps:spPr bwMode="auto">
                            <a:xfrm>
                              <a:off x="1743" y="2909"/>
                              <a:ext cx="1839" cy="0"/>
                            </a:xfrm>
                            <a:prstGeom prst="line">
                              <a:avLst/>
                            </a:prstGeom>
                            <a:noFill/>
                            <a:ln w="6350">
                              <a:solidFill>
                                <a:srgbClr val="000000"/>
                              </a:solidFill>
                              <a:round/>
                              <a:headEnd type="triangle" w="med" len="sm"/>
                              <a:tailEnd type="triangle" w="med" len="sm"/>
                            </a:ln>
                            <a:extLst>
                              <a:ext uri="{909E8E84-426E-40DD-AFC4-6F175D3DCCD1}">
                                <a14:hiddenFill xmlns:a14="http://schemas.microsoft.com/office/drawing/2010/main">
                                  <a:noFill/>
                                </a14:hiddenFill>
                              </a:ext>
                            </a:extLst>
                          </wps:spPr>
                          <wps:bodyPr/>
                        </wps:wsp>
                      </wpg:wgp>
                      <wps:wsp>
                        <wps:cNvPr id="404" name="Text Box 807"/>
                        <wps:cNvSpPr txBox="1">
                          <a:spLocks noChangeAspect="1" noChangeArrowheads="1"/>
                        </wps:cNvSpPr>
                        <wps:spPr bwMode="auto">
                          <a:xfrm>
                            <a:off x="3455225" y="2610292"/>
                            <a:ext cx="1000296" cy="29115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0ABBF40" w14:textId="77777777" w:rsidR="00D878EF" w:rsidRPr="005718FE" w:rsidRDefault="00D878EF" w:rsidP="000678DA">
                              <w:pPr>
                                <w:pStyle w:val="NoSpacing"/>
                                <w:jc w:val="right"/>
                                <w:rPr>
                                  <w:sz w:val="18"/>
                                  <w:szCs w:val="18"/>
                                </w:rPr>
                              </w:pPr>
                              <w:r>
                                <w:rPr>
                                  <w:sz w:val="18"/>
                                  <w:szCs w:val="18"/>
                                </w:rPr>
                                <w:t>Cooling Coil</w:t>
                              </w:r>
                            </w:p>
                          </w:txbxContent>
                        </wps:txbx>
                        <wps:bodyPr rot="0" vert="horz" wrap="square" lIns="84891" tIns="42444" rIns="84891" bIns="42444" anchor="t" anchorCtr="0" upright="1">
                          <a:noAutofit/>
                        </wps:bodyPr>
                      </wps:wsp>
                      <wps:wsp>
                        <wps:cNvPr id="405" name="Text Box 808"/>
                        <wps:cNvSpPr txBox="1">
                          <a:spLocks noChangeAspect="1" noChangeArrowheads="1"/>
                        </wps:cNvSpPr>
                        <wps:spPr bwMode="auto">
                          <a:xfrm>
                            <a:off x="547443" y="2610292"/>
                            <a:ext cx="880619" cy="30524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D490BF6" w14:textId="77777777" w:rsidR="00D878EF" w:rsidRPr="007419B8" w:rsidRDefault="00D878EF" w:rsidP="000678DA">
                              <w:pPr>
                                <w:pStyle w:val="NoSpacing"/>
                                <w:rPr>
                                  <w:sz w:val="18"/>
                                  <w:szCs w:val="18"/>
                                </w:rPr>
                              </w:pPr>
                              <w:r>
                                <w:rPr>
                                  <w:sz w:val="18"/>
                                  <w:szCs w:val="18"/>
                                </w:rPr>
                                <w:t>Heating Coil</w:t>
                              </w:r>
                            </w:p>
                          </w:txbxContent>
                        </wps:txbx>
                        <wps:bodyPr rot="0" vert="horz" wrap="square" lIns="84891" tIns="42444" rIns="84891" bIns="42444" anchor="t" anchorCtr="0" upright="1">
                          <a:noAutofit/>
                        </wps:bodyPr>
                      </wps:wsp>
                      <wps:wsp>
                        <wps:cNvPr id="406" name="Text Box 809"/>
                        <wps:cNvSpPr txBox="1">
                          <a:spLocks noChangeAspect="1" noChangeArrowheads="1"/>
                        </wps:cNvSpPr>
                        <wps:spPr bwMode="auto">
                          <a:xfrm>
                            <a:off x="23691" y="624867"/>
                            <a:ext cx="523752" cy="23154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1AC5433" w14:textId="77777777" w:rsidR="00D878EF" w:rsidRDefault="00D878EF" w:rsidP="000678DA">
                              <w:pPr>
                                <w:pStyle w:val="NoSpacing"/>
                                <w:jc w:val="right"/>
                              </w:pPr>
                              <w:r>
                                <w:t>100%</w:t>
                              </w:r>
                            </w:p>
                            <w:p w14:paraId="2B27055D" w14:textId="77777777" w:rsidR="00D878EF" w:rsidRDefault="00D878EF" w:rsidP="000678DA">
                              <w:pPr>
                                <w:pStyle w:val="NoSpacing"/>
                                <w:jc w:val="right"/>
                              </w:pPr>
                              <w:r w:rsidRPr="005718FE">
                                <w:rPr>
                                  <w:sz w:val="20"/>
                                  <w:szCs w:val="20"/>
                                </w:rPr>
                                <w:t>1</w:t>
                              </w:r>
                              <w:r>
                                <w:t>Vmin</w:t>
                              </w:r>
                            </w:p>
                          </w:txbxContent>
                        </wps:txbx>
                        <wps:bodyPr rot="0" vert="horz" wrap="square" lIns="84891" tIns="42444" rIns="84891" bIns="42444" anchor="t" anchorCtr="0" upright="1">
                          <a:noAutofit/>
                        </wps:bodyPr>
                      </wps:wsp>
                      <wps:wsp>
                        <wps:cNvPr id="407" name="Text Box 810"/>
                        <wps:cNvSpPr txBox="1">
                          <a:spLocks noChangeAspect="1" noChangeArrowheads="1"/>
                        </wps:cNvSpPr>
                        <wps:spPr bwMode="auto">
                          <a:xfrm>
                            <a:off x="87299" y="3358576"/>
                            <a:ext cx="492610" cy="21735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9575A4E" w14:textId="77777777" w:rsidR="00D878EF" w:rsidRDefault="00D878EF" w:rsidP="000678DA">
                              <w:pPr>
                                <w:pStyle w:val="NoSpacing"/>
                              </w:pPr>
                              <w:r>
                                <w:t>0%                                                50%                                                     100%</w:t>
                              </w:r>
                            </w:p>
                            <w:p w14:paraId="07303F8D" w14:textId="77777777" w:rsidR="00D878EF" w:rsidRPr="00AF2283" w:rsidRDefault="00D878EF" w:rsidP="000678DA">
                              <w:pPr>
                                <w:pStyle w:val="NoSpacing"/>
                                <w:jc w:val="right"/>
                              </w:pPr>
                              <w:r w:rsidRPr="00AF2283">
                                <w:t xml:space="preserve">0% </w:t>
                              </w:r>
                            </w:p>
                          </w:txbxContent>
                        </wps:txbx>
                        <wps:bodyPr rot="0" vert="horz" wrap="square" lIns="84891" tIns="42444" rIns="84891" bIns="42444" anchor="t" anchorCtr="0" upright="1">
                          <a:noAutofit/>
                        </wps:bodyPr>
                      </wps:wsp>
                      <wps:wsp>
                        <wps:cNvPr id="408" name="Line 811"/>
                        <wps:cNvCnPr>
                          <a:cxnSpLocks noChangeAspect="1" noChangeShapeType="1"/>
                        </wps:cNvCnPr>
                        <wps:spPr bwMode="auto">
                          <a:xfrm>
                            <a:off x="580310" y="3483439"/>
                            <a:ext cx="392696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09" name="Line 812"/>
                        <wps:cNvCnPr>
                          <a:cxnSpLocks noChangeAspect="1" noChangeShapeType="1"/>
                        </wps:cNvCnPr>
                        <wps:spPr bwMode="auto">
                          <a:xfrm flipV="1">
                            <a:off x="579601" y="676619"/>
                            <a:ext cx="0" cy="281717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10" name="Text Box 813"/>
                        <wps:cNvSpPr txBox="1">
                          <a:spLocks noChangeAspect="1" noChangeArrowheads="1"/>
                        </wps:cNvSpPr>
                        <wps:spPr bwMode="auto">
                          <a:xfrm>
                            <a:off x="169802" y="1118860"/>
                            <a:ext cx="355774" cy="207853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014A249" w14:textId="77777777" w:rsidR="00D878EF" w:rsidRPr="00AF2283" w:rsidRDefault="00D878EF" w:rsidP="000678DA">
                              <w:pPr>
                                <w:pStyle w:val="NoSpacing"/>
                              </w:pPr>
                              <w:r w:rsidRPr="00AF2283">
                                <w:t>Valve Position, % Open</w:t>
                              </w:r>
                            </w:p>
                          </w:txbxContent>
                        </wps:txbx>
                        <wps:bodyPr rot="0" vert="vert270" wrap="square" lIns="106112" tIns="53056" rIns="106112" bIns="53056" anchor="t" anchorCtr="0" upright="1">
                          <a:noAutofit/>
                        </wps:bodyPr>
                      </wps:wsp>
                      <wps:wsp>
                        <wps:cNvPr id="411" name="Line 820"/>
                        <wps:cNvCnPr>
                          <a:cxnSpLocks noChangeAspect="1" noChangeShapeType="1"/>
                        </wps:cNvCnPr>
                        <wps:spPr bwMode="auto">
                          <a:xfrm flipV="1">
                            <a:off x="1851972" y="161926"/>
                            <a:ext cx="0" cy="3321513"/>
                          </a:xfrm>
                          <a:prstGeom prst="line">
                            <a:avLst/>
                          </a:prstGeom>
                          <a:noFill/>
                          <a:ln w="12700"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450" name="Line 821"/>
                        <wps:cNvCnPr>
                          <a:cxnSpLocks noChangeAspect="1" noChangeShapeType="1"/>
                        </wps:cNvCnPr>
                        <wps:spPr bwMode="auto">
                          <a:xfrm flipV="1">
                            <a:off x="580310" y="161925"/>
                            <a:ext cx="944" cy="552331"/>
                          </a:xfrm>
                          <a:prstGeom prst="line">
                            <a:avLst/>
                          </a:prstGeom>
                          <a:noFill/>
                          <a:ln w="12700"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454" name="Line 823"/>
                        <wps:cNvCnPr>
                          <a:cxnSpLocks noChangeAspect="1" noChangeShapeType="1"/>
                        </wps:cNvCnPr>
                        <wps:spPr bwMode="auto">
                          <a:xfrm flipV="1">
                            <a:off x="3188917" y="161926"/>
                            <a:ext cx="0" cy="3331864"/>
                          </a:xfrm>
                          <a:prstGeom prst="line">
                            <a:avLst/>
                          </a:prstGeom>
                          <a:noFill/>
                          <a:ln w="12700"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455" name="Line 825"/>
                        <wps:cNvCnPr>
                          <a:cxnSpLocks noChangeAspect="1" noChangeShapeType="1"/>
                        </wps:cNvCnPr>
                        <wps:spPr bwMode="auto">
                          <a:xfrm flipV="1">
                            <a:off x="4507270" y="172277"/>
                            <a:ext cx="0" cy="3321513"/>
                          </a:xfrm>
                          <a:prstGeom prst="line">
                            <a:avLst/>
                          </a:prstGeom>
                          <a:noFill/>
                          <a:ln w="12700"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460" name="Line 832"/>
                        <wps:cNvCnPr>
                          <a:cxnSpLocks noChangeAspect="1" noChangeShapeType="1"/>
                        </wps:cNvCnPr>
                        <wps:spPr bwMode="auto">
                          <a:xfrm>
                            <a:off x="1866901" y="461299"/>
                            <a:ext cx="1315000" cy="0"/>
                          </a:xfrm>
                          <a:prstGeom prst="line">
                            <a:avLst/>
                          </a:prstGeom>
                          <a:noFill/>
                          <a:ln w="6350">
                            <a:solidFill>
                              <a:srgbClr val="000000"/>
                            </a:solidFill>
                            <a:round/>
                            <a:headEnd type="triangle" w="med" len="sm"/>
                            <a:tailEnd type="triangle" w="med" len="sm"/>
                          </a:ln>
                          <a:extLst>
                            <a:ext uri="{909E8E84-426E-40DD-AFC4-6F175D3DCCD1}">
                              <a14:hiddenFill xmlns:a14="http://schemas.microsoft.com/office/drawing/2010/main">
                                <a:noFill/>
                              </a14:hiddenFill>
                            </a:ext>
                          </a:extLst>
                        </wps:spPr>
                        <wps:bodyPr/>
                      </wps:wsp>
                      <wpg:wgp>
                        <wpg:cNvPr id="461" name="Group 833"/>
                        <wpg:cNvGrpSpPr>
                          <a:grpSpLocks noChangeAspect="1"/>
                        </wpg:cNvGrpSpPr>
                        <wpg:grpSpPr bwMode="auto">
                          <a:xfrm>
                            <a:off x="587663" y="95378"/>
                            <a:ext cx="1269741" cy="405287"/>
                            <a:chOff x="2125" y="2668"/>
                            <a:chExt cx="1337" cy="265"/>
                          </a:xfrm>
                        </wpg:grpSpPr>
                        <wps:wsp>
                          <wps:cNvPr id="462" name="Text Box 834"/>
                          <wps:cNvSpPr txBox="1">
                            <a:spLocks noChangeAspect="1" noChangeArrowheads="1"/>
                          </wps:cNvSpPr>
                          <wps:spPr bwMode="auto">
                            <a:xfrm>
                              <a:off x="2125" y="2668"/>
                              <a:ext cx="1295" cy="2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551660A" w14:textId="77777777" w:rsidR="00D878EF" w:rsidRPr="00AF2283" w:rsidRDefault="00D878EF" w:rsidP="000678DA">
                                <w:pPr>
                                  <w:jc w:val="center"/>
                                  <w:rPr>
                                    <w:sz w:val="17"/>
                                  </w:rPr>
                                </w:pPr>
                                <w:r w:rsidRPr="00AF2283">
                                  <w:rPr>
                                    <w:sz w:val="17"/>
                                  </w:rPr>
                                  <w:t>OS#</w:t>
                                </w:r>
                                <w:r>
                                  <w:rPr>
                                    <w:sz w:val="17"/>
                                  </w:rPr>
                                  <w:t>1</w:t>
                                </w:r>
                              </w:p>
                            </w:txbxContent>
                          </wps:txbx>
                          <wps:bodyPr rot="0" vert="horz" wrap="square" lIns="84891" tIns="42444" rIns="84891" bIns="42444" anchor="t" anchorCtr="0" upright="1">
                            <a:noAutofit/>
                          </wps:bodyPr>
                        </wps:wsp>
                        <wps:wsp>
                          <wps:cNvPr id="478" name="Line 835"/>
                          <wps:cNvCnPr>
                            <a:cxnSpLocks noChangeAspect="1" noChangeShapeType="1"/>
                          </wps:cNvCnPr>
                          <wps:spPr bwMode="auto">
                            <a:xfrm>
                              <a:off x="2130" y="2909"/>
                              <a:ext cx="1332" cy="0"/>
                            </a:xfrm>
                            <a:prstGeom prst="line">
                              <a:avLst/>
                            </a:prstGeom>
                            <a:noFill/>
                            <a:ln w="6350">
                              <a:solidFill>
                                <a:srgbClr val="000000"/>
                              </a:solidFill>
                              <a:round/>
                              <a:headEnd type="triangle" w="med" len="sm"/>
                              <a:tailEnd type="triangle" w="med" len="sm"/>
                            </a:ln>
                            <a:extLst>
                              <a:ext uri="{909E8E84-426E-40DD-AFC4-6F175D3DCCD1}">
                                <a14:hiddenFill xmlns:a14="http://schemas.microsoft.com/office/drawing/2010/main">
                                  <a:noFill/>
                                </a14:hiddenFill>
                              </a:ext>
                            </a:extLst>
                          </wps:spPr>
                          <wps:bodyPr/>
                        </wps:wsp>
                      </wpg:wgp>
                      <wps:wsp>
                        <wps:cNvPr id="479" name="Text Box 834"/>
                        <wps:cNvSpPr txBox="1">
                          <a:spLocks noChangeAspect="1" noChangeArrowheads="1"/>
                        </wps:cNvSpPr>
                        <wps:spPr bwMode="auto">
                          <a:xfrm>
                            <a:off x="1837350" y="95378"/>
                            <a:ext cx="1229360" cy="21991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2743F97" w14:textId="77777777" w:rsidR="00D878EF" w:rsidRDefault="00D878EF" w:rsidP="000678DA">
                              <w:pPr>
                                <w:jc w:val="center"/>
                                <w:rPr>
                                  <w:sz w:val="24"/>
                                  <w:szCs w:val="24"/>
                                </w:rPr>
                              </w:pPr>
                              <w:r>
                                <w:rPr>
                                  <w:rFonts w:eastAsia="Calibri"/>
                                  <w:sz w:val="17"/>
                                  <w:szCs w:val="17"/>
                                </w:rPr>
                                <w:t>OS#2</w:t>
                              </w:r>
                            </w:p>
                          </w:txbxContent>
                        </wps:txbx>
                        <wps:bodyPr rot="0" vert="horz" wrap="square" lIns="84891" tIns="42444" rIns="84891" bIns="42444" anchor="t" anchorCtr="0" upright="1">
                          <a:noAutofit/>
                        </wps:bodyPr>
                      </wps:wsp>
                      <wps:wsp>
                        <wps:cNvPr id="480" name="Straight Connector 480"/>
                        <wps:cNvCnPr/>
                        <wps:spPr>
                          <a:xfrm>
                            <a:off x="606829" y="739832"/>
                            <a:ext cx="1210688" cy="2733759"/>
                          </a:xfrm>
                          <a:prstGeom prst="line">
                            <a:avLst/>
                          </a:prstGeom>
                          <a:ln w="19050">
                            <a:prstDash val="lgDash"/>
                          </a:ln>
                        </wps:spPr>
                        <wps:style>
                          <a:lnRef idx="1">
                            <a:schemeClr val="dk1"/>
                          </a:lnRef>
                          <a:fillRef idx="0">
                            <a:schemeClr val="dk1"/>
                          </a:fillRef>
                          <a:effectRef idx="0">
                            <a:schemeClr val="dk1"/>
                          </a:effectRef>
                          <a:fontRef idx="minor">
                            <a:schemeClr val="tx1"/>
                          </a:fontRef>
                        </wps:style>
                        <wps:bodyPr/>
                      </wps:wsp>
                      <wps:wsp>
                        <wps:cNvPr id="481" name="Straight Connector 481"/>
                        <wps:cNvCnPr/>
                        <wps:spPr>
                          <a:xfrm flipH="1">
                            <a:off x="3211033" y="739832"/>
                            <a:ext cx="1244487" cy="2733759"/>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3BA58E24" id="Canvas 494" o:spid="_x0000_s2159" editas="canvas" style="width:382.5pt;height:300.75pt;mso-position-horizontal-relative:char;mso-position-vertical-relative:line" coordsize="48577,381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">
                <v:shape id="_x0000_s2160" type="#_x0000_t75" style="position:absolute;width:48577;height:38195;visibility:visible;mso-wrap-style:square">
                  <v:fill o:detectmouseclick="t"/>
                  <v:path o:connecttype="none"/>
                </v:shape>
                <v:group id="Group 804" o:spid="_x0000_s2161" style="position:absolute;left:31978;top:983;width:13109;height:3845" coordorigin="1743,2657" coordsize="1839,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">
                  <o:lock v:ext="edit" aspectratio="t"/>
                  <v:shape id="Text Box 805" o:spid="_x0000_s2162" type="#_x0000_t202" style="position:absolute;left:2014;top:2657;width:1295;height:2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" stroked="f">
                    <o:lock v:ext="edit" aspectratio="t"/>
                    <v:textbox inset="2.35808mm,1.179mm,2.35808mm,1.179mm">
                      <w:txbxContent>
                        <w:p w14:paraId="3090DF30" w14:textId="77777777" w:rsidR="00D878EF" w:rsidRPr="00AF2283" w:rsidRDefault="00D878EF" w:rsidP="000678DA">
                          <w:pPr>
                            <w:jc w:val="center"/>
                            <w:rPr>
                              <w:sz w:val="17"/>
                            </w:rPr>
                          </w:pPr>
                          <w:r w:rsidRPr="00AF2283">
                            <w:rPr>
                              <w:sz w:val="17"/>
                            </w:rPr>
                            <w:t>OS#</w:t>
                          </w:r>
                          <w:r>
                            <w:rPr>
                              <w:sz w:val="17"/>
                            </w:rPr>
                            <w:t>3</w:t>
                          </w:r>
                        </w:p>
                      </w:txbxContent>
                    </v:textbox>
                  </v:shape>
                  <v:line id="Line 806" o:spid="_x0000_s2163" style="position:absolute;visibility:visible;mso-wrap-style:square" from="1743,2909" to="3582,2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" strokeweight=".5pt">
                    <v:stroke startarrow="block" startarrowlength="short" endarrow="block" endarrowlength="short"/>
                    <o:lock v:ext="edit" aspectratio="t"/>
                  </v:line>
                </v:group>
                <v:shape id="Text Box 807" o:spid="_x0000_s2164" type="#_x0000_t202" style="position:absolute;left:34552;top:26102;width:10003;height:29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" stroked="f">
                  <o:lock v:ext="edit" aspectratio="t"/>
                  <v:textbox inset="2.35808mm,1.179mm,2.35808mm,1.179mm">
                    <w:txbxContent>
                      <w:p w14:paraId="60ABBF40" w14:textId="77777777" w:rsidR="00D878EF" w:rsidRPr="005718FE" w:rsidRDefault="00D878EF" w:rsidP="000678DA">
                        <w:pPr>
                          <w:pStyle w:val="NoSpacing"/>
                          <w:jc w:val="right"/>
                          <w:rPr>
                            <w:sz w:val="18"/>
                            <w:szCs w:val="18"/>
                          </w:rPr>
                        </w:pPr>
                        <w:r>
                          <w:rPr>
                            <w:sz w:val="18"/>
                            <w:szCs w:val="18"/>
                          </w:rPr>
                          <w:t>Cooling Coil</w:t>
                        </w:r>
                      </w:p>
                    </w:txbxContent>
                  </v:textbox>
                </v:shape>
                <v:shape id="Text Box 808" o:spid="_x0000_s2165" type="#_x0000_t202" style="position:absolute;left:5474;top:26102;width:8806;height:30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" stroked="f">
                  <o:lock v:ext="edit" aspectratio="t"/>
                  <v:textbox inset="2.35808mm,1.179mm,2.35808mm,1.179mm">
                    <w:txbxContent>
                      <w:p w14:paraId="7D490BF6" w14:textId="77777777" w:rsidR="00D878EF" w:rsidRPr="007419B8" w:rsidRDefault="00D878EF" w:rsidP="000678DA">
                        <w:pPr>
                          <w:pStyle w:val="NoSpacing"/>
                          <w:rPr>
                            <w:sz w:val="18"/>
                            <w:szCs w:val="18"/>
                          </w:rPr>
                        </w:pPr>
                        <w:r>
                          <w:rPr>
                            <w:sz w:val="18"/>
                            <w:szCs w:val="18"/>
                          </w:rPr>
                          <w:t>Heating Coil</w:t>
                        </w:r>
                      </w:p>
                    </w:txbxContent>
                  </v:textbox>
                </v:shape>
                <v:shape id="Text Box 809" o:spid="_x0000_s2166" type="#_x0000_t202" style="position:absolute;left:236;top:6248;width:5238;height:23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" stroked="f">
                  <o:lock v:ext="edit" aspectratio="t"/>
                  <v:textbox inset="2.35808mm,1.179mm,2.35808mm,1.179mm">
                    <w:txbxContent>
                      <w:p w14:paraId="61AC5433" w14:textId="77777777" w:rsidR="00D878EF" w:rsidRDefault="00D878EF" w:rsidP="000678DA">
                        <w:pPr>
                          <w:pStyle w:val="NoSpacing"/>
                          <w:jc w:val="right"/>
                        </w:pPr>
                        <w:r>
                          <w:t>100%</w:t>
                        </w:r>
                      </w:p>
                      <w:p w14:paraId="2B27055D" w14:textId="77777777" w:rsidR="00D878EF" w:rsidRDefault="00D878EF" w:rsidP="000678DA">
                        <w:pPr>
                          <w:pStyle w:val="NoSpacing"/>
                          <w:jc w:val="right"/>
                        </w:pPr>
                        <w:r w:rsidRPr="005718FE">
                          <w:rPr>
                            <w:sz w:val="20"/>
                            <w:szCs w:val="20"/>
                          </w:rPr>
                          <w:t>1</w:t>
                        </w:r>
                        <w:r>
                          <w:t>Vmin</w:t>
                        </w:r>
                      </w:p>
                    </w:txbxContent>
                  </v:textbox>
                </v:shape>
                <v:shape id="Text Box 810" o:spid="_x0000_s2167" type="#_x0000_t202" style="position:absolute;left:872;top:33585;width:4927;height:21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" stroked="f">
                  <o:lock v:ext="edit" aspectratio="t"/>
                  <v:textbox inset="2.35808mm,1.179mm,2.35808mm,1.179mm">
                    <w:txbxContent>
                      <w:p w14:paraId="59575A4E" w14:textId="77777777" w:rsidR="00D878EF" w:rsidRDefault="00D878EF" w:rsidP="000678DA">
                        <w:pPr>
                          <w:pStyle w:val="NoSpacing"/>
                        </w:pPr>
                        <w:r>
                          <w:t>0%                                                50%                                                     100%</w:t>
                        </w:r>
                      </w:p>
                      <w:p w14:paraId="07303F8D" w14:textId="77777777" w:rsidR="00D878EF" w:rsidRPr="00AF2283" w:rsidRDefault="00D878EF" w:rsidP="000678DA">
                        <w:pPr>
                          <w:pStyle w:val="NoSpacing"/>
                          <w:jc w:val="right"/>
                        </w:pPr>
                        <w:r w:rsidRPr="00AF2283">
                          <w:t xml:space="preserve">0% </w:t>
                        </w:r>
                      </w:p>
                    </w:txbxContent>
                  </v:textbox>
                </v:shape>
                <v:line id="Line 811" o:spid="_x0000_s2168" style="position:absolute;visibility:visible;mso-wrap-style:square" from="5803,34834" to="45072,348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" strokeweight="1.5pt">
                  <o:lock v:ext="edit" aspectratio="t"/>
                </v:line>
                <v:line id="Line 812" o:spid="_x0000_s2169" style="position:absolute;flip:y;visibility:visible;mso-wrap-style:square" from="5796,6766" to="5796,349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" strokeweight="1.5pt">
                  <o:lock v:ext="edit" aspectratio="t"/>
                </v:line>
                <v:shape id="Text Box 813" o:spid="_x0000_s2170" type="#_x0000_t202" style="position:absolute;left:1698;top:11188;width:3557;height:207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" stroked="f">
                  <o:lock v:ext="edit" aspectratio="t"/>
                  <v:textbox style="layout-flow:vertical;mso-layout-flow-alt:bottom-to-top" inset="2.94756mm,1.47378mm,2.94756mm,1.47378mm">
                    <w:txbxContent>
                      <w:p w14:paraId="4014A249" w14:textId="77777777" w:rsidR="00D878EF" w:rsidRPr="00AF2283" w:rsidRDefault="00D878EF" w:rsidP="000678DA">
                        <w:pPr>
                          <w:pStyle w:val="NoSpacing"/>
                        </w:pPr>
                        <w:r w:rsidRPr="00AF2283">
                          <w:t>Valve Position, % Open</w:t>
                        </w:r>
                      </w:p>
                    </w:txbxContent>
                  </v:textbox>
                </v:shape>
                <v:line id="Line 820" o:spid="_x0000_s2171" style="position:absolute;flip:y;visibility:visible;mso-wrap-style:square" from="18519,1619" to="18519,348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" strokeweight="1pt">
                  <v:stroke dashstyle="1 1" endcap="round"/>
                  <o:lock v:ext="edit" aspectratio="t"/>
                </v:line>
                <v:line id="Line 821" o:spid="_x0000_s2172" style="position:absolute;flip:y;visibility:visible;mso-wrap-style:square" from="5803,1619" to="5812,71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" strokeweight="1pt">
                  <v:stroke dashstyle="1 1" endcap="round"/>
                  <o:lock v:ext="edit" aspectratio="t"/>
                </v:line>
                <v:line id="Line 823" o:spid="_x0000_s2173" style="position:absolute;flip:y;visibility:visible;mso-wrap-style:square" from="31889,1619" to="31889,349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" strokeweight="1pt">
                  <v:stroke dashstyle="1 1" endcap="round"/>
                  <o:lock v:ext="edit" aspectratio="t"/>
                </v:line>
                <v:line id="Line 825" o:spid="_x0000_s2174" style="position:absolute;flip:y;visibility:visible;mso-wrap-style:square" from="45072,1722" to="45072,349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" strokeweight="1pt">
                  <v:stroke dashstyle="1 1" endcap="round"/>
                  <o:lock v:ext="edit" aspectratio="t"/>
                </v:line>
                <v:line id="Line 832" o:spid="_x0000_s2175" style="position:absolute;visibility:visible;mso-wrap-style:square" from="18669,4612" to="31819,46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" strokeweight=".5pt">
                  <v:stroke startarrow="block" startarrowlength="short" endarrow="block" endarrowlength="short"/>
                  <o:lock v:ext="edit" aspectratio="t"/>
                </v:line>
                <v:group id="Group 833" o:spid="_x0000_s2176" style="position:absolute;left:5876;top:953;width:12698;height:4053" coordorigin="2125,2668" coordsize="1337,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">
                  <o:lock v:ext="edit" aspectratio="t"/>
                  <v:shape id="Text Box 834" o:spid="_x0000_s2177" type="#_x0000_t202" style="position:absolute;left:2125;top:2668;width:1295;height:2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" stroked="f">
                    <o:lock v:ext="edit" aspectratio="t"/>
                    <v:textbox inset="2.35808mm,1.179mm,2.35808mm,1.179mm">
                      <w:txbxContent>
                        <w:p w14:paraId="6551660A" w14:textId="77777777" w:rsidR="00D878EF" w:rsidRPr="00AF2283" w:rsidRDefault="00D878EF" w:rsidP="000678DA">
                          <w:pPr>
                            <w:jc w:val="center"/>
                            <w:rPr>
                              <w:sz w:val="17"/>
                            </w:rPr>
                          </w:pPr>
                          <w:r w:rsidRPr="00AF2283">
                            <w:rPr>
                              <w:sz w:val="17"/>
                            </w:rPr>
                            <w:t>OS#</w:t>
                          </w:r>
                          <w:r>
                            <w:rPr>
                              <w:sz w:val="17"/>
                            </w:rPr>
                            <w:t>1</w:t>
                          </w:r>
                        </w:p>
                      </w:txbxContent>
                    </v:textbox>
                  </v:shape>
                  <v:line id="Line 835" o:spid="_x0000_s2178" style="position:absolute;visibility:visible;mso-wrap-style:square" from="2130,2909" to="3462,2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" strokeweight=".5pt">
                    <v:stroke startarrow="block" startarrowlength="short" endarrow="block" endarrowlength="short"/>
                    <o:lock v:ext="edit" aspectratio="t"/>
                  </v:line>
                </v:group>
                <v:shape id="Text Box 834" o:spid="_x0000_s2179" type="#_x0000_t202" style="position:absolute;left:18373;top:953;width:12294;height:21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" stroked="f">
                  <o:lock v:ext="edit" aspectratio="t"/>
                  <v:textbox inset="2.35808mm,1.179mm,2.35808mm,1.179mm">
                    <w:txbxContent>
                      <w:p w14:paraId="52743F97" w14:textId="77777777" w:rsidR="00D878EF" w:rsidRDefault="00D878EF" w:rsidP="000678DA">
                        <w:pPr>
                          <w:jc w:val="center"/>
                          <w:rPr>
                            <w:sz w:val="24"/>
                            <w:szCs w:val="24"/>
                          </w:rPr>
                        </w:pPr>
                        <w:r>
                          <w:rPr>
                            <w:rFonts w:eastAsia="Calibri"/>
                            <w:sz w:val="17"/>
                            <w:szCs w:val="17"/>
                          </w:rPr>
                          <w:t>OS#2</w:t>
                        </w:r>
                      </w:p>
                    </w:txbxContent>
                  </v:textbox>
                </v:shape>
                <v:line id="Straight Connector 480" o:spid="_x0000_s2180" style="position:absolute;visibility:visible;mso-wrap-style:square" from="6068,7398" to="18175,347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" strokecolor="black [3200]" strokeweight="1.5pt">
                  <v:stroke dashstyle="longDash" joinstyle="miter"/>
                </v:line>
                <v:line id="Straight Connector 481" o:spid="_x0000_s2181" style="position:absolute;flip:x;visibility:visible;mso-wrap-style:square" from="32110,7398" to="44555,347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" strokecolor="black [3213]" strokeweight="1.5pt">
                  <v:stroke joinstyle="miter"/>
                </v:line>
                <w10:anchorlock/>
              </v:group>
            </w:pict>
          </mc:Fallback>
        </mc:AlternateContent>
      </w:r>
    </w:p>
    <w:p w14:paraId="64A0D30C" w14:textId="77777777" w:rsidR="000678DA" w:rsidRPr="00E6225C" w:rsidRDefault="000678DA" w:rsidP="003E28B0">
      <w:pPr>
        <w:pStyle w:val="FigureCaption"/>
      </w:pPr>
      <w:r w:rsidRPr="00E6225C">
        <w:t>Figure 5.20.6.2 FCU operating states.</w:t>
      </w:r>
    </w:p>
    <w:p w14:paraId="08CD5359" w14:textId="77777777" w:rsidR="000678DA" w:rsidRPr="00E6225C" w:rsidRDefault="000678DA" w:rsidP="000678DA">
      <w:pPr>
        <w:pStyle w:val="Infobox"/>
      </w:pPr>
      <w:r w:rsidRPr="00E6225C">
        <w:t xml:space="preserve">The OS is distinct from, and should not be confused with, the zone status (cooling, heating, </w:t>
      </w:r>
      <w:proofErr w:type="spellStart"/>
      <w:r w:rsidRPr="00E6225C">
        <w:t>deadband</w:t>
      </w:r>
      <w:proofErr w:type="spellEnd"/>
      <w:r w:rsidRPr="00E6225C">
        <w:t>).</w:t>
      </w:r>
    </w:p>
    <w:p w14:paraId="48032498" w14:textId="74653944" w:rsidR="000678DA" w:rsidRPr="00E6225C" w:rsidRDefault="000678DA" w:rsidP="000678DA">
      <w:pPr>
        <w:pStyle w:val="Infobox"/>
      </w:pPr>
      <w:r w:rsidRPr="00E6225C">
        <w:t xml:space="preserve">OS#1 </w:t>
      </w:r>
      <w:r w:rsidRPr="00E6225C">
        <w:rPr>
          <w:bCs/>
        </w:rPr>
        <w:t>through</w:t>
      </w:r>
      <w:r w:rsidRPr="00E6225C">
        <w:t xml:space="preserve"> OS#3</w:t>
      </w:r>
      <w:r w:rsidRPr="00E6225C">
        <w:rPr>
          <w:bCs/>
        </w:rPr>
        <w:t xml:space="preserve"> (see Table </w:t>
      </w:r>
      <w:r w:rsidRPr="00E6225C">
        <w:t>5.20.6.2</w:t>
      </w:r>
      <w:r w:rsidRPr="00E6225C">
        <w:rPr>
          <w:bCs/>
        </w:rPr>
        <w:t>)</w:t>
      </w:r>
      <w:r w:rsidRPr="00E6225C">
        <w:t xml:space="preserve"> represent normal operation during which a fault may nevertheless occur if </w:t>
      </w:r>
      <w:proofErr w:type="gramStart"/>
      <w:r w:rsidRPr="00E6225C">
        <w:t>so</w:t>
      </w:r>
      <w:proofErr w:type="gramEnd"/>
      <w:r w:rsidRPr="00E6225C">
        <w:t xml:space="preserve"> determined by the fault condition tests in </w:t>
      </w:r>
      <w:r w:rsidRPr="00E6225C">
        <w:rPr>
          <w:bCs/>
        </w:rPr>
        <w:t xml:space="preserve">Section </w:t>
      </w:r>
      <w:r w:rsidRPr="00E6225C">
        <w:rPr>
          <w:bCs/>
        </w:rPr>
        <w:fldChar w:fldCharType="begin"/>
      </w:r>
      <w:r w:rsidRPr="00E6225C">
        <w:rPr>
          <w:bCs/>
        </w:rPr>
        <w:instrText xml:space="preserve"> REF _Ref38388919 \w \h  \* MERGEFORMAT </w:instrText>
      </w:r>
      <w:r w:rsidRPr="00E6225C">
        <w:rPr>
          <w:bCs/>
        </w:rPr>
      </w:r>
      <w:r w:rsidRPr="00E6225C">
        <w:rPr>
          <w:bCs/>
        </w:rPr>
        <w:fldChar w:fldCharType="separate"/>
      </w:r>
      <w:r w:rsidR="0037258A">
        <w:rPr>
          <w:bCs/>
        </w:rPr>
        <w:t>5.18.13.6</w:t>
      </w:r>
      <w:r w:rsidRPr="00E6225C">
        <w:rPr>
          <w:bCs/>
        </w:rPr>
        <w:fldChar w:fldCharType="end"/>
      </w:r>
      <w:r w:rsidRPr="00E6225C">
        <w:rPr>
          <w:bCs/>
        </w:rPr>
        <w:t>.</w:t>
      </w:r>
      <w:r w:rsidRPr="00E6225C">
        <w:t xml:space="preserve"> By contrast, OS#4 </w:t>
      </w:r>
      <w:r w:rsidRPr="00E6225C">
        <w:rPr>
          <w:bCs/>
        </w:rPr>
        <w:t>may represent</w:t>
      </w:r>
      <w:r w:rsidRPr="00E6225C">
        <w:t xml:space="preserve"> an abnormal or incorrect condition (such as simultaneous heating and cooling) arising from a controller failure or programming error.</w:t>
      </w:r>
    </w:p>
    <w:p w14:paraId="3B9FBBF4" w14:textId="77777777" w:rsidR="000678DA" w:rsidRPr="00E6225C" w:rsidRDefault="000678DA" w:rsidP="0087618D">
      <w:pPr>
        <w:pStyle w:val="Heading4"/>
      </w:pPr>
      <w:r w:rsidRPr="00E6225C">
        <w:t>The following points must be available to the AFDD routines for each FCU:</w:t>
      </w:r>
    </w:p>
    <w:p w14:paraId="79FA4638" w14:textId="77777777" w:rsidR="000678DA" w:rsidRPr="00E6225C" w:rsidRDefault="000678DA" w:rsidP="000678DA">
      <w:pPr>
        <w:pStyle w:val="Infobox"/>
      </w:pPr>
      <w:r w:rsidRPr="00E6225C">
        <w:t xml:space="preserve">For the AFDD routines to be effective, an averaging sensor is recommended for the supply air </w:t>
      </w:r>
      <w:proofErr w:type="gramStart"/>
      <w:r w:rsidRPr="00E6225C">
        <w:t>temperature</w:t>
      </w:r>
      <w:proofErr w:type="gramEnd"/>
      <w:r w:rsidRPr="00E6225C">
        <w:t xml:space="preserve"> but it is noted that in most cases a single point sensor will be provided with the FCU.</w:t>
      </w:r>
    </w:p>
    <w:p w14:paraId="1164D698" w14:textId="77777777" w:rsidR="000678DA" w:rsidRPr="00E6225C" w:rsidRDefault="000678DA" w:rsidP="007C1423">
      <w:pPr>
        <w:pStyle w:val="Heading5"/>
      </w:pPr>
      <w:r w:rsidRPr="00E6225C">
        <w:t>SAT = supply air temperature</w:t>
      </w:r>
    </w:p>
    <w:p w14:paraId="64894F9F" w14:textId="77777777" w:rsidR="000678DA" w:rsidRPr="00E6225C" w:rsidRDefault="000678DA" w:rsidP="007C1423">
      <w:pPr>
        <w:pStyle w:val="Heading5"/>
      </w:pPr>
      <w:r w:rsidRPr="00E6225C">
        <w:t>RAT = return air temperature (if present)</w:t>
      </w:r>
    </w:p>
    <w:p w14:paraId="02C06EC4" w14:textId="6155F703" w:rsidR="000678DA" w:rsidRPr="00E6225C" w:rsidRDefault="000678DA" w:rsidP="007C1423">
      <w:pPr>
        <w:pStyle w:val="Heading5"/>
      </w:pPr>
      <w:proofErr w:type="spellStart"/>
      <w:r w:rsidRPr="00E6225C">
        <w:t>SATsp</w:t>
      </w:r>
      <w:proofErr w:type="spellEnd"/>
      <w:r w:rsidRPr="00E6225C">
        <w:t xml:space="preserve"> = supply air temperature </w:t>
      </w:r>
      <w:r w:rsidR="00D21A33">
        <w:t>setpoint</w:t>
      </w:r>
      <w:r w:rsidRPr="00E6225C">
        <w:t xml:space="preserve"> </w:t>
      </w:r>
    </w:p>
    <w:p w14:paraId="2B660D2D" w14:textId="77777777" w:rsidR="000678DA" w:rsidRPr="00E6225C" w:rsidRDefault="000678DA" w:rsidP="007C1423">
      <w:pPr>
        <w:pStyle w:val="Heading5"/>
      </w:pPr>
      <w:r w:rsidRPr="00E6225C">
        <w:t>HC = heating-coil valve position command; 0% ≤ HC ≤ 100%</w:t>
      </w:r>
    </w:p>
    <w:p w14:paraId="05144521" w14:textId="77777777" w:rsidR="000678DA" w:rsidRPr="00E6225C" w:rsidRDefault="000678DA" w:rsidP="007C1423">
      <w:pPr>
        <w:pStyle w:val="Heading5"/>
      </w:pPr>
      <w:r w:rsidRPr="00E6225C">
        <w:t>CC = cooling-coil valve position command; 0% ≤ CC ≤ 100%</w:t>
      </w:r>
    </w:p>
    <w:p w14:paraId="75ACBBEE" w14:textId="77777777" w:rsidR="000678DA" w:rsidRPr="00E6225C" w:rsidRDefault="000678DA" w:rsidP="007C1423">
      <w:pPr>
        <w:pStyle w:val="Heading5"/>
      </w:pPr>
      <w:r w:rsidRPr="00E6225C">
        <w:t>FS = fan-speed command; 0% ≤ FS ≤ 100%</w:t>
      </w:r>
    </w:p>
    <w:p w14:paraId="7EB29B75" w14:textId="77777777" w:rsidR="000678DA" w:rsidRPr="00E6225C" w:rsidRDefault="000678DA" w:rsidP="0087618D">
      <w:pPr>
        <w:pStyle w:val="Heading4"/>
      </w:pPr>
      <w:r w:rsidRPr="00E6225C">
        <w:t>The following values must be continuously calculated by the AFDD routines for each FCU:</w:t>
      </w:r>
    </w:p>
    <w:p w14:paraId="2502DD67" w14:textId="77777777" w:rsidR="000678DA" w:rsidRPr="00E6225C" w:rsidRDefault="000678DA" w:rsidP="007C1423">
      <w:pPr>
        <w:pStyle w:val="Heading5"/>
      </w:pPr>
      <w:r w:rsidRPr="00E6225C">
        <w:t>Five-minute rolling averages with 1-minute sampling of the following point values; operator shall have the ability to adjust the averaging window and sampling period for each point independently.</w:t>
      </w:r>
    </w:p>
    <w:p w14:paraId="79F482AB" w14:textId="77777777" w:rsidR="000678DA" w:rsidRPr="00E6225C" w:rsidRDefault="000678DA" w:rsidP="007C1423">
      <w:pPr>
        <w:pStyle w:val="Heading6"/>
      </w:pPr>
      <w:proofErr w:type="spellStart"/>
      <w:r w:rsidRPr="00E6225C">
        <w:rPr>
          <w:rFonts w:cs="Times New Roman PS MT"/>
          <w:bCs/>
          <w:szCs w:val="20"/>
        </w:rPr>
        <w:t>SAT</w:t>
      </w:r>
      <w:r w:rsidRPr="00E6225C">
        <w:rPr>
          <w:rFonts w:cs="Times New Roman PS MT"/>
          <w:bCs/>
          <w:sz w:val="17"/>
          <w:szCs w:val="17"/>
          <w:vertAlign w:val="subscript"/>
        </w:rPr>
        <w:t>avg</w:t>
      </w:r>
      <w:proofErr w:type="spellEnd"/>
      <w:r w:rsidRPr="00E6225C">
        <w:t xml:space="preserve"> = rolling average of supply air temperature</w:t>
      </w:r>
    </w:p>
    <w:p w14:paraId="3445DA8D" w14:textId="77777777" w:rsidR="000678DA" w:rsidRPr="00E6225C" w:rsidRDefault="000678DA" w:rsidP="007C1423">
      <w:pPr>
        <w:pStyle w:val="Heading6"/>
      </w:pPr>
      <w:proofErr w:type="spellStart"/>
      <w:r w:rsidRPr="00E6225C">
        <w:rPr>
          <w:rFonts w:cs="Times New Roman PS MT"/>
          <w:bCs/>
          <w:szCs w:val="20"/>
        </w:rPr>
        <w:t>RAT</w:t>
      </w:r>
      <w:r w:rsidRPr="00E6225C">
        <w:rPr>
          <w:rFonts w:cs="Times New Roman PS MT"/>
          <w:bCs/>
          <w:sz w:val="17"/>
          <w:szCs w:val="17"/>
          <w:vertAlign w:val="subscript"/>
        </w:rPr>
        <w:t>avg</w:t>
      </w:r>
      <w:proofErr w:type="spellEnd"/>
      <w:r w:rsidRPr="00E6225C">
        <w:t xml:space="preserve"> = rolling average of return air temperature (if fitted)</w:t>
      </w:r>
    </w:p>
    <w:p w14:paraId="76DE1395" w14:textId="77777777" w:rsidR="000678DA" w:rsidRPr="00E6225C" w:rsidRDefault="000678DA" w:rsidP="007C1423">
      <w:pPr>
        <w:pStyle w:val="Heading6"/>
      </w:pPr>
      <w:r w:rsidRPr="00E6225C">
        <w:rPr>
          <w:rFonts w:ascii="Symbol" w:hAnsi="Symbol" w:cs="Symbol"/>
          <w:bCs/>
          <w:szCs w:val="20"/>
        </w:rPr>
        <w:lastRenderedPageBreak/>
        <w:t></w:t>
      </w:r>
      <w:r w:rsidRPr="00E6225C">
        <w:t xml:space="preserve">OS = number of changes in </w:t>
      </w:r>
      <w:r w:rsidRPr="00E6225C">
        <w:rPr>
          <w:rFonts w:cs="Times New Roman PS MT"/>
          <w:bCs/>
          <w:szCs w:val="20"/>
        </w:rPr>
        <w:t>OS</w:t>
      </w:r>
      <w:r w:rsidRPr="00E6225C">
        <w:t xml:space="preserve"> during the previous 60 minutes (moving window)</w:t>
      </w:r>
    </w:p>
    <w:p w14:paraId="40A23C75" w14:textId="77777777" w:rsidR="000678DA" w:rsidRPr="00E6225C" w:rsidRDefault="000678DA" w:rsidP="0087618D">
      <w:pPr>
        <w:pStyle w:val="Heading4"/>
      </w:pPr>
      <w:r w:rsidRPr="00E6225C">
        <w:t xml:space="preserve">The internal variables </w:t>
      </w:r>
      <w:r w:rsidRPr="00E6225C">
        <w:rPr>
          <w:rFonts w:cs="Times New Roman PS MT"/>
          <w:bCs/>
          <w:szCs w:val="20"/>
        </w:rPr>
        <w:t xml:space="preserve">shown in Table </w:t>
      </w:r>
      <w:r w:rsidRPr="00E6225C">
        <w:t>5.20.6.5</w:t>
      </w:r>
      <w:r w:rsidRPr="00E6225C">
        <w:rPr>
          <w:rFonts w:cs="Times New Roman PS MT"/>
          <w:bCs/>
          <w:szCs w:val="20"/>
        </w:rPr>
        <w:t xml:space="preserve"> </w:t>
      </w:r>
      <w:r w:rsidRPr="00E6225C">
        <w:t>shall be defined for each FCU. All parameters are adjustable by the operator, with initial values as given below</w:t>
      </w:r>
      <w:r w:rsidRPr="00E6225C">
        <w:rPr>
          <w:rFonts w:cs="Times New Roman PS MT"/>
          <w:bCs/>
          <w:szCs w:val="20"/>
        </w:rPr>
        <w:t>.</w:t>
      </w:r>
    </w:p>
    <w:p w14:paraId="2AF61BC3" w14:textId="77777777" w:rsidR="000678DA" w:rsidRPr="00E6225C" w:rsidRDefault="000678DA" w:rsidP="000678DA">
      <w:pPr>
        <w:pStyle w:val="Infobox"/>
      </w:pPr>
      <w:r w:rsidRPr="00E6225C">
        <w:t>Default values are derived from NISTIR 7365 and have been validated in field trials. They are expected to be appropriate for most circumstances, but individual installations may benefit from tuning to improve sensitivity and reduce false alarms.</w:t>
      </w:r>
    </w:p>
    <w:p w14:paraId="3E93D7B7" w14:textId="77777777" w:rsidR="000678DA" w:rsidRPr="00E6225C" w:rsidRDefault="000678DA" w:rsidP="000678DA">
      <w:pPr>
        <w:pStyle w:val="Infobox"/>
      </w:pPr>
      <w:r w:rsidRPr="00E6225C">
        <w:t xml:space="preserve">The default values have been intentionally biased toward minimizing false alarms, if </w:t>
      </w:r>
      <w:proofErr w:type="gramStart"/>
      <w:r w:rsidRPr="00E6225C">
        <w:t>necessary</w:t>
      </w:r>
      <w:proofErr w:type="gramEnd"/>
      <w:r w:rsidRPr="00E6225C">
        <w:t xml:space="preserve"> at the expense of missing real alarms. This avoids excessive false alarms that will erode user confidence and responsiveness. However, if the goal is to achieve the best possible energy performance and system operation, these values should be adjusted based on field measurement and operational experience.</w:t>
      </w:r>
    </w:p>
    <w:p w14:paraId="48C75315" w14:textId="77777777" w:rsidR="000678DA" w:rsidRPr="00E6225C" w:rsidRDefault="000678DA" w:rsidP="000678DA">
      <w:pPr>
        <w:pStyle w:val="Infobox"/>
      </w:pPr>
      <w:r w:rsidRPr="00E6225C">
        <w:t>Values for physical factors such as fan heat, duct heat gain, and sensor error can be measured in the field or derived from trend logs. Likewise, the occupancy delay and switch delays can be refined by observing in trend data the time required to achieve quasi steady state operation.</w:t>
      </w:r>
    </w:p>
    <w:p w14:paraId="21CB3109" w14:textId="77777777" w:rsidR="000678DA" w:rsidRPr="00E6225C" w:rsidRDefault="000678DA" w:rsidP="000678DA">
      <w:pPr>
        <w:pStyle w:val="Infobox"/>
      </w:pPr>
      <w:r w:rsidRPr="00E6225C">
        <w:t>Other factors can be tuned by observing false positives and false negatives (i.e., unreported faults). If transient conditions or noise cause false errors, increase the alarm delay. Likewise, failure to report real faults can be addressed by adjusting the heating coil, cooling coil, temperature, or flow thresholds.</w:t>
      </w:r>
    </w:p>
    <w:p w14:paraId="0B24E909" w14:textId="77777777" w:rsidR="000678DA" w:rsidRPr="00E6225C" w:rsidRDefault="000678DA" w:rsidP="000678DA"/>
    <w:p w14:paraId="220CABAE" w14:textId="77777777" w:rsidR="000678DA" w:rsidRPr="00E6225C" w:rsidRDefault="000678DA" w:rsidP="00122D20">
      <w:pPr>
        <w:pStyle w:val="TableTitle"/>
      </w:pPr>
      <w:r w:rsidRPr="00E6225C">
        <w:t>Table 5.20.6.5 FCU Internal Variables</w:t>
      </w:r>
    </w:p>
    <w:tbl>
      <w:tblPr>
        <w:tblW w:w="9630" w:type="dxa"/>
        <w:tblLayout w:type="fixed"/>
        <w:tblCellMar>
          <w:top w:w="60" w:type="dxa"/>
          <w:left w:w="40" w:type="dxa"/>
          <w:bottom w:w="40" w:type="dxa"/>
          <w:right w:w="40" w:type="dxa"/>
        </w:tblCellMar>
        <w:tblLook w:val="0000" w:firstRow="0" w:lastRow="0" w:firstColumn="0" w:lastColumn="0" w:noHBand="0" w:noVBand="0"/>
      </w:tblPr>
      <w:tblGrid>
        <w:gridCol w:w="1440"/>
        <w:gridCol w:w="6660"/>
        <w:gridCol w:w="1440"/>
        <w:gridCol w:w="90"/>
      </w:tblGrid>
      <w:tr w:rsidR="000678DA" w:rsidRPr="00E6225C" w14:paraId="1C1B9B69" w14:textId="77777777" w:rsidTr="003E28B0">
        <w:trPr>
          <w:gridAfter w:val="1"/>
          <w:wAfter w:w="90" w:type="dxa"/>
          <w:trHeight w:val="340"/>
        </w:trPr>
        <w:tc>
          <w:tcPr>
            <w:tcW w:w="1440" w:type="dxa"/>
            <w:tcBorders>
              <w:top w:val="single" w:sz="16" w:space="0" w:color="000000"/>
              <w:left w:val="nil"/>
              <w:bottom w:val="double" w:sz="4" w:space="0" w:color="000000"/>
              <w:right w:val="single" w:sz="3" w:space="0" w:color="000000"/>
            </w:tcBorders>
            <w:tcMar>
              <w:top w:w="90" w:type="dxa"/>
              <w:left w:w="80" w:type="dxa"/>
              <w:bottom w:w="70" w:type="dxa"/>
              <w:right w:w="40" w:type="dxa"/>
            </w:tcMar>
            <w:vAlign w:val="bottom"/>
          </w:tcPr>
          <w:p w14:paraId="653F9DB1" w14:textId="77777777" w:rsidR="000678DA" w:rsidRPr="00E6225C" w:rsidRDefault="000678DA" w:rsidP="001F323E">
            <w:pPr>
              <w:pStyle w:val="HeadingRunIn"/>
              <w:rPr>
                <w:b/>
              </w:rPr>
            </w:pPr>
            <w:r w:rsidRPr="00E6225C">
              <w:t>Variable Name</w:t>
            </w:r>
          </w:p>
        </w:tc>
        <w:tc>
          <w:tcPr>
            <w:tcW w:w="6660" w:type="dxa"/>
            <w:tcBorders>
              <w:top w:val="single" w:sz="16" w:space="0" w:color="000000"/>
              <w:left w:val="single" w:sz="3" w:space="0" w:color="000000"/>
              <w:bottom w:val="double" w:sz="4" w:space="0" w:color="000000"/>
              <w:right w:val="single" w:sz="3" w:space="0" w:color="000000"/>
            </w:tcBorders>
            <w:tcMar>
              <w:top w:w="90" w:type="dxa"/>
              <w:left w:w="80" w:type="dxa"/>
              <w:bottom w:w="70" w:type="dxa"/>
              <w:right w:w="40" w:type="dxa"/>
            </w:tcMar>
            <w:vAlign w:val="bottom"/>
          </w:tcPr>
          <w:p w14:paraId="54918BE8" w14:textId="77777777" w:rsidR="000678DA" w:rsidRPr="00E6225C" w:rsidRDefault="000678DA" w:rsidP="001F323E">
            <w:pPr>
              <w:pStyle w:val="HeadingRunIn"/>
              <w:rPr>
                <w:b/>
              </w:rPr>
            </w:pPr>
            <w:r w:rsidRPr="00E6225C">
              <w:t>Description</w:t>
            </w:r>
          </w:p>
        </w:tc>
        <w:tc>
          <w:tcPr>
            <w:tcW w:w="1440" w:type="dxa"/>
            <w:tcBorders>
              <w:top w:val="single" w:sz="16" w:space="0" w:color="000000"/>
              <w:left w:val="nil"/>
              <w:bottom w:val="double" w:sz="4" w:space="0" w:color="000000"/>
              <w:right w:val="nil"/>
            </w:tcBorders>
            <w:tcMar>
              <w:top w:w="90" w:type="dxa"/>
              <w:left w:w="80" w:type="dxa"/>
              <w:bottom w:w="70" w:type="dxa"/>
              <w:right w:w="40" w:type="dxa"/>
            </w:tcMar>
            <w:vAlign w:val="bottom"/>
          </w:tcPr>
          <w:p w14:paraId="6EB11FBE" w14:textId="77777777" w:rsidR="000678DA" w:rsidRPr="00E6225C" w:rsidRDefault="000678DA" w:rsidP="001F323E">
            <w:pPr>
              <w:pStyle w:val="HeadingRunIn"/>
              <w:rPr>
                <w:b/>
              </w:rPr>
            </w:pPr>
            <w:r w:rsidRPr="00E6225C">
              <w:t>Default Value</w:t>
            </w:r>
          </w:p>
        </w:tc>
      </w:tr>
      <w:tr w:rsidR="000678DA" w:rsidRPr="00E6225C" w14:paraId="7C1024A1" w14:textId="77777777" w:rsidTr="003E28B0">
        <w:trPr>
          <w:gridAfter w:val="1"/>
          <w:wAfter w:w="90" w:type="dxa"/>
          <w:trHeight w:val="150"/>
        </w:trPr>
        <w:tc>
          <w:tcPr>
            <w:tcW w:w="1440" w:type="dxa"/>
            <w:tcBorders>
              <w:top w:val="double" w:sz="4" w:space="0" w:color="000000"/>
              <w:left w:val="nil"/>
              <w:bottom w:val="single" w:sz="4" w:space="0" w:color="000000"/>
              <w:right w:val="single" w:sz="4" w:space="0" w:color="000000"/>
            </w:tcBorders>
            <w:tcMar>
              <w:top w:w="90" w:type="dxa"/>
              <w:left w:w="80" w:type="dxa"/>
              <w:bottom w:w="70" w:type="dxa"/>
              <w:right w:w="40" w:type="dxa"/>
            </w:tcMar>
            <w:vAlign w:val="center"/>
          </w:tcPr>
          <w:p w14:paraId="6A25C776" w14:textId="77777777" w:rsidR="000678DA" w:rsidRPr="00E6225C" w:rsidRDefault="000678DA" w:rsidP="001F323E">
            <w:pPr>
              <w:pStyle w:val="HeadingRunIn"/>
              <w:rPr>
                <w:rFonts w:ascii="Symbol" w:hAnsi="Symbol" w:cs="Symbol"/>
                <w:sz w:val="22"/>
                <w:szCs w:val="22"/>
              </w:rPr>
            </w:pPr>
            <w:r w:rsidRPr="00E6225C">
              <w:sym w:font="Symbol" w:char="F044"/>
            </w:r>
            <w:r w:rsidRPr="00E6225C">
              <w:t>T</w:t>
            </w:r>
            <w:r w:rsidRPr="00E6225C">
              <w:rPr>
                <w:vertAlign w:val="subscript"/>
              </w:rPr>
              <w:t>SF</w:t>
            </w:r>
          </w:p>
        </w:tc>
        <w:tc>
          <w:tcPr>
            <w:tcW w:w="6660" w:type="dxa"/>
            <w:tcBorders>
              <w:top w:val="double" w:sz="4" w:space="0" w:color="000000"/>
              <w:left w:val="single" w:sz="4" w:space="0" w:color="000000"/>
              <w:bottom w:val="single" w:sz="4" w:space="0" w:color="000000"/>
              <w:right w:val="single" w:sz="4" w:space="0" w:color="000000"/>
            </w:tcBorders>
            <w:tcMar>
              <w:top w:w="90" w:type="dxa"/>
              <w:left w:w="80" w:type="dxa"/>
              <w:bottom w:w="70" w:type="dxa"/>
              <w:right w:w="40" w:type="dxa"/>
            </w:tcMar>
          </w:tcPr>
          <w:p w14:paraId="4661DC2C" w14:textId="77777777" w:rsidR="000678DA" w:rsidRPr="00E6225C" w:rsidRDefault="000678DA" w:rsidP="001F323E">
            <w:pPr>
              <w:pStyle w:val="HeadingRunIn"/>
            </w:pPr>
            <w:r w:rsidRPr="00E6225C">
              <w:t xml:space="preserve">Temperature </w:t>
            </w:r>
            <w:proofErr w:type="gramStart"/>
            <w:r w:rsidRPr="00E6225C">
              <w:t>rise</w:t>
            </w:r>
            <w:proofErr w:type="gramEnd"/>
            <w:r w:rsidRPr="00E6225C">
              <w:t xml:space="preserve"> across supply fan </w:t>
            </w:r>
          </w:p>
        </w:tc>
        <w:tc>
          <w:tcPr>
            <w:tcW w:w="1440" w:type="dxa"/>
            <w:tcBorders>
              <w:top w:val="double" w:sz="4" w:space="0" w:color="000000"/>
              <w:left w:val="single" w:sz="4" w:space="0" w:color="000000"/>
              <w:bottom w:val="single" w:sz="4" w:space="0" w:color="000000"/>
              <w:right w:val="nil"/>
            </w:tcBorders>
            <w:tcMar>
              <w:top w:w="90" w:type="dxa"/>
              <w:left w:w="80" w:type="dxa"/>
              <w:bottom w:w="70" w:type="dxa"/>
              <w:right w:w="40" w:type="dxa"/>
            </w:tcMar>
          </w:tcPr>
          <w:p w14:paraId="334869D0" w14:textId="4E98BD2C" w:rsidR="000678DA" w:rsidRPr="005B6D53" w:rsidRDefault="005B6D53" w:rsidP="001F323E">
            <w:pPr>
              <w:pStyle w:val="HeadingRunIn"/>
              <w:rPr>
                <w:rStyle w:val="Toggle"/>
                <w:rPrChange w:id="9812" w:author="Titus Ellison" w:date="2022-10-24T08:42:00Z">
                  <w:rPr/>
                </w:rPrChange>
              </w:rPr>
            </w:pPr>
            <w:ins w:id="9813" w:author="Titus Ellison" w:date="2022-10-24T08:42:00Z">
              <w:r w:rsidRPr="005B6D53">
                <w:rPr>
                  <w:rStyle w:val="Toggle"/>
                  <w:rPrChange w:id="9814" w:author="Titus Ellison" w:date="2022-10-24T08:42:00Z">
                    <w:rPr/>
                  </w:rPrChange>
                </w:rPr>
                <w:t>[UNITS [</w:t>
              </w:r>
            </w:ins>
            <w:r w:rsidR="000678DA" w:rsidRPr="005B6D53">
              <w:rPr>
                <w:rStyle w:val="Toggle"/>
                <w:rPrChange w:id="9815" w:author="Titus Ellison" w:date="2022-10-24T08:42:00Z">
                  <w:rPr/>
                </w:rPrChange>
              </w:rPr>
              <w:t>0.5°C</w:t>
            </w:r>
            <w:ins w:id="9816" w:author="Titus Ellison" w:date="2022-10-24T08:42:00Z">
              <w:r w:rsidRPr="005B6D53">
                <w:rPr>
                  <w:rStyle w:val="Toggle"/>
                  <w:rPrChange w:id="9817" w:author="Titus Ellison" w:date="2022-10-24T08:42:00Z">
                    <w:rPr/>
                  </w:rPrChange>
                </w:rPr>
                <w:t>]</w:t>
              </w:r>
            </w:ins>
            <w:r w:rsidR="000678DA" w:rsidRPr="005B6D53">
              <w:rPr>
                <w:rStyle w:val="Toggle"/>
                <w:rPrChange w:id="9818" w:author="Titus Ellison" w:date="2022-10-24T08:42:00Z">
                  <w:rPr/>
                </w:rPrChange>
              </w:rPr>
              <w:t xml:space="preserve"> </w:t>
            </w:r>
            <w:ins w:id="9819" w:author="Titus Ellison" w:date="2022-10-24T08:42:00Z">
              <w:r w:rsidRPr="005B6D53">
                <w:rPr>
                  <w:rStyle w:val="Toggle"/>
                  <w:rPrChange w:id="9820" w:author="Titus Ellison" w:date="2022-10-24T08:42:00Z">
                    <w:rPr/>
                  </w:rPrChange>
                </w:rPr>
                <w:t>[</w:t>
              </w:r>
            </w:ins>
            <w:del w:id="9821" w:author="Titus Ellison" w:date="2022-10-24T08:42:00Z">
              <w:r w:rsidR="000678DA" w:rsidRPr="005B6D53" w:rsidDel="005B6D53">
                <w:rPr>
                  <w:rStyle w:val="Toggle"/>
                  <w:rPrChange w:id="9822" w:author="Titus Ellison" w:date="2022-10-24T08:42:00Z">
                    <w:rPr/>
                  </w:rPrChange>
                </w:rPr>
                <w:delText>(</w:delText>
              </w:r>
            </w:del>
            <w:r w:rsidR="000678DA" w:rsidRPr="005B6D53">
              <w:rPr>
                <w:rStyle w:val="Toggle"/>
                <w:rPrChange w:id="9823" w:author="Titus Ellison" w:date="2022-10-24T08:42:00Z">
                  <w:rPr/>
                </w:rPrChange>
              </w:rPr>
              <w:t>1°F</w:t>
            </w:r>
            <w:ins w:id="9824" w:author="Titus Ellison" w:date="2022-10-24T08:42:00Z">
              <w:r w:rsidRPr="005B6D53">
                <w:rPr>
                  <w:rStyle w:val="Toggle"/>
                  <w:rPrChange w:id="9825" w:author="Titus Ellison" w:date="2022-10-24T08:42:00Z">
                    <w:rPr/>
                  </w:rPrChange>
                </w:rPr>
                <w:t>]]</w:t>
              </w:r>
            </w:ins>
            <w:del w:id="9826" w:author="Titus Ellison" w:date="2022-10-24T08:42:00Z">
              <w:r w:rsidR="000678DA" w:rsidRPr="005B6D53" w:rsidDel="005B6D53">
                <w:rPr>
                  <w:rStyle w:val="Toggle"/>
                  <w:rPrChange w:id="9827" w:author="Titus Ellison" w:date="2022-10-24T08:42:00Z">
                    <w:rPr/>
                  </w:rPrChange>
                </w:rPr>
                <w:delText>)</w:delText>
              </w:r>
            </w:del>
          </w:p>
        </w:tc>
      </w:tr>
      <w:tr w:rsidR="000678DA" w:rsidRPr="00E6225C" w14:paraId="02DC0045" w14:textId="77777777" w:rsidTr="003E28B0">
        <w:trPr>
          <w:gridAfter w:val="1"/>
          <w:wAfter w:w="90" w:type="dxa"/>
          <w:trHeight w:val="278"/>
        </w:trPr>
        <w:tc>
          <w:tcPr>
            <w:tcW w:w="1440" w:type="dxa"/>
            <w:tcBorders>
              <w:top w:val="single" w:sz="4" w:space="0" w:color="000000"/>
              <w:left w:val="nil"/>
              <w:bottom w:val="single" w:sz="3" w:space="0" w:color="000000"/>
              <w:right w:val="single" w:sz="3" w:space="0" w:color="000000"/>
            </w:tcBorders>
            <w:tcMar>
              <w:top w:w="90" w:type="dxa"/>
              <w:left w:w="80" w:type="dxa"/>
              <w:bottom w:w="70" w:type="dxa"/>
              <w:right w:w="40" w:type="dxa"/>
            </w:tcMar>
          </w:tcPr>
          <w:p w14:paraId="125A2D0D" w14:textId="77777777" w:rsidR="000678DA" w:rsidRPr="00E6225C" w:rsidRDefault="000678DA" w:rsidP="001F323E">
            <w:pPr>
              <w:pStyle w:val="HeadingRunIn"/>
            </w:pPr>
            <w:r w:rsidRPr="00E6225C">
              <w:rPr>
                <w:rFonts w:ascii="Symbol" w:hAnsi="Symbol" w:cs="Symbol"/>
                <w:sz w:val="22"/>
                <w:szCs w:val="22"/>
              </w:rPr>
              <w:t></w:t>
            </w:r>
            <w:r w:rsidRPr="00E6225C">
              <w:rPr>
                <w:vertAlign w:val="subscript"/>
              </w:rPr>
              <w:t>SAT</w:t>
            </w:r>
          </w:p>
        </w:tc>
        <w:tc>
          <w:tcPr>
            <w:tcW w:w="6660" w:type="dxa"/>
            <w:tcBorders>
              <w:top w:val="single" w:sz="4" w:space="0" w:color="000000"/>
              <w:left w:val="single" w:sz="3" w:space="0" w:color="000000"/>
              <w:bottom w:val="single" w:sz="3" w:space="0" w:color="000000"/>
              <w:right w:val="single" w:sz="3" w:space="0" w:color="000000"/>
            </w:tcBorders>
            <w:tcMar>
              <w:top w:w="90" w:type="dxa"/>
              <w:left w:w="80" w:type="dxa"/>
              <w:bottom w:w="70" w:type="dxa"/>
              <w:right w:w="40" w:type="dxa"/>
            </w:tcMar>
          </w:tcPr>
          <w:p w14:paraId="287F093E" w14:textId="77777777" w:rsidR="000678DA" w:rsidRPr="00E6225C" w:rsidRDefault="000678DA" w:rsidP="001F323E">
            <w:pPr>
              <w:pStyle w:val="HeadingRunIn"/>
            </w:pPr>
            <w:r w:rsidRPr="00E6225C">
              <w:t>Temperature error threshold for SAT sensor</w:t>
            </w:r>
          </w:p>
        </w:tc>
        <w:tc>
          <w:tcPr>
            <w:tcW w:w="1440" w:type="dxa"/>
            <w:tcBorders>
              <w:top w:val="single" w:sz="4" w:space="0" w:color="000000"/>
              <w:left w:val="nil"/>
              <w:bottom w:val="single" w:sz="3" w:space="0" w:color="000000"/>
              <w:right w:val="nil"/>
            </w:tcBorders>
            <w:tcMar>
              <w:top w:w="90" w:type="dxa"/>
              <w:left w:w="80" w:type="dxa"/>
              <w:bottom w:w="70" w:type="dxa"/>
              <w:right w:w="40" w:type="dxa"/>
            </w:tcMar>
          </w:tcPr>
          <w:p w14:paraId="2C9247DF" w14:textId="7457C87F" w:rsidR="000678DA" w:rsidRPr="005B6D53" w:rsidRDefault="005B6D53" w:rsidP="001F323E">
            <w:pPr>
              <w:pStyle w:val="HeadingRunIn"/>
              <w:rPr>
                <w:rStyle w:val="Toggle"/>
                <w:rPrChange w:id="9828" w:author="Titus Ellison" w:date="2022-10-24T08:43:00Z">
                  <w:rPr/>
                </w:rPrChange>
              </w:rPr>
            </w:pPr>
            <w:ins w:id="9829" w:author="Titus Ellison" w:date="2022-10-24T08:42:00Z">
              <w:r w:rsidRPr="005B6D53">
                <w:rPr>
                  <w:rStyle w:val="Toggle"/>
                  <w:rPrChange w:id="9830" w:author="Titus Ellison" w:date="2022-10-24T08:43:00Z">
                    <w:rPr/>
                  </w:rPrChange>
                </w:rPr>
                <w:t>[UNITS [</w:t>
              </w:r>
            </w:ins>
            <w:r w:rsidR="000678DA" w:rsidRPr="005B6D53">
              <w:rPr>
                <w:rStyle w:val="Toggle"/>
                <w:rPrChange w:id="9831" w:author="Titus Ellison" w:date="2022-10-24T08:43:00Z">
                  <w:rPr/>
                </w:rPrChange>
              </w:rPr>
              <w:t>1°C</w:t>
            </w:r>
            <w:ins w:id="9832" w:author="Titus Ellison" w:date="2022-10-24T08:42:00Z">
              <w:r w:rsidRPr="005B6D53">
                <w:rPr>
                  <w:rStyle w:val="Toggle"/>
                  <w:rPrChange w:id="9833" w:author="Titus Ellison" w:date="2022-10-24T08:43:00Z">
                    <w:rPr/>
                  </w:rPrChange>
                </w:rPr>
                <w:t>]</w:t>
              </w:r>
            </w:ins>
            <w:r w:rsidR="000678DA" w:rsidRPr="005B6D53">
              <w:rPr>
                <w:rStyle w:val="Toggle"/>
                <w:rPrChange w:id="9834" w:author="Titus Ellison" w:date="2022-10-24T08:43:00Z">
                  <w:rPr/>
                </w:rPrChange>
              </w:rPr>
              <w:t xml:space="preserve"> </w:t>
            </w:r>
            <w:ins w:id="9835" w:author="Titus Ellison" w:date="2022-10-24T08:42:00Z">
              <w:r w:rsidRPr="005B6D53">
                <w:rPr>
                  <w:rStyle w:val="Toggle"/>
                  <w:rPrChange w:id="9836" w:author="Titus Ellison" w:date="2022-10-24T08:43:00Z">
                    <w:rPr/>
                  </w:rPrChange>
                </w:rPr>
                <w:t>[</w:t>
              </w:r>
            </w:ins>
            <w:del w:id="9837" w:author="Titus Ellison" w:date="2022-10-24T08:42:00Z">
              <w:r w:rsidR="000678DA" w:rsidRPr="005B6D53" w:rsidDel="005B6D53">
                <w:rPr>
                  <w:rStyle w:val="Toggle"/>
                  <w:rPrChange w:id="9838" w:author="Titus Ellison" w:date="2022-10-24T08:43:00Z">
                    <w:rPr/>
                  </w:rPrChange>
                </w:rPr>
                <w:delText>(</w:delText>
              </w:r>
            </w:del>
            <w:r w:rsidR="000678DA" w:rsidRPr="005B6D53">
              <w:rPr>
                <w:rStyle w:val="Toggle"/>
                <w:rPrChange w:id="9839" w:author="Titus Ellison" w:date="2022-10-24T08:43:00Z">
                  <w:rPr/>
                </w:rPrChange>
              </w:rPr>
              <w:t>2°F</w:t>
            </w:r>
            <w:ins w:id="9840" w:author="Titus Ellison" w:date="2022-10-24T08:42:00Z">
              <w:r w:rsidRPr="005B6D53">
                <w:rPr>
                  <w:rStyle w:val="Toggle"/>
                  <w:rPrChange w:id="9841" w:author="Titus Ellison" w:date="2022-10-24T08:43:00Z">
                    <w:rPr/>
                  </w:rPrChange>
                </w:rPr>
                <w:t>]]</w:t>
              </w:r>
            </w:ins>
            <w:del w:id="9842" w:author="Titus Ellison" w:date="2022-10-24T08:42:00Z">
              <w:r w:rsidR="000678DA" w:rsidRPr="005B6D53" w:rsidDel="005B6D53">
                <w:rPr>
                  <w:rStyle w:val="Toggle"/>
                  <w:rPrChange w:id="9843" w:author="Titus Ellison" w:date="2022-10-24T08:43:00Z">
                    <w:rPr/>
                  </w:rPrChange>
                </w:rPr>
                <w:delText>)</w:delText>
              </w:r>
            </w:del>
          </w:p>
        </w:tc>
      </w:tr>
      <w:tr w:rsidR="000678DA" w:rsidRPr="00E6225C" w14:paraId="79617138" w14:textId="77777777" w:rsidTr="003E28B0">
        <w:trPr>
          <w:trHeight w:val="191"/>
        </w:trPr>
        <w:tc>
          <w:tcPr>
            <w:tcW w:w="1440" w:type="dxa"/>
            <w:tcBorders>
              <w:top w:val="single" w:sz="3" w:space="0" w:color="000000"/>
              <w:left w:val="nil"/>
              <w:bottom w:val="single" w:sz="3" w:space="0" w:color="000000"/>
              <w:right w:val="single" w:sz="3" w:space="0" w:color="000000"/>
            </w:tcBorders>
            <w:tcMar>
              <w:top w:w="90" w:type="dxa"/>
              <w:left w:w="80" w:type="dxa"/>
              <w:bottom w:w="70" w:type="dxa"/>
              <w:right w:w="40" w:type="dxa"/>
            </w:tcMar>
          </w:tcPr>
          <w:p w14:paraId="4D030AC4" w14:textId="77777777" w:rsidR="000678DA" w:rsidRPr="00E6225C" w:rsidRDefault="000678DA" w:rsidP="001F323E">
            <w:pPr>
              <w:pStyle w:val="HeadingRunIn"/>
            </w:pPr>
            <w:r w:rsidRPr="00E6225C">
              <w:rPr>
                <w:rFonts w:ascii="Symbol" w:hAnsi="Symbol" w:cs="Symbol"/>
                <w:sz w:val="22"/>
                <w:szCs w:val="22"/>
              </w:rPr>
              <w:t></w:t>
            </w:r>
            <w:r w:rsidRPr="00E6225C">
              <w:rPr>
                <w:vertAlign w:val="subscript"/>
              </w:rPr>
              <w:t>RAT</w:t>
            </w:r>
          </w:p>
        </w:tc>
        <w:tc>
          <w:tcPr>
            <w:tcW w:w="6660" w:type="dxa"/>
            <w:tcBorders>
              <w:top w:val="single" w:sz="3" w:space="0" w:color="000000"/>
              <w:left w:val="single" w:sz="3" w:space="0" w:color="000000"/>
              <w:bottom w:val="single" w:sz="3" w:space="0" w:color="000000"/>
              <w:right w:val="single" w:sz="3" w:space="0" w:color="000000"/>
            </w:tcBorders>
            <w:tcMar>
              <w:top w:w="90" w:type="dxa"/>
              <w:left w:w="80" w:type="dxa"/>
              <w:bottom w:w="70" w:type="dxa"/>
              <w:right w:w="40" w:type="dxa"/>
            </w:tcMar>
          </w:tcPr>
          <w:p w14:paraId="08C0E7C9" w14:textId="77777777" w:rsidR="000678DA" w:rsidRPr="00E6225C" w:rsidRDefault="000678DA" w:rsidP="001F323E">
            <w:pPr>
              <w:pStyle w:val="HeadingRunIn"/>
            </w:pPr>
            <w:r w:rsidRPr="00E6225C">
              <w:t>Temperature error threshold for RAT sensor</w:t>
            </w:r>
          </w:p>
        </w:tc>
        <w:tc>
          <w:tcPr>
            <w:tcW w:w="1530" w:type="dxa"/>
            <w:gridSpan w:val="2"/>
            <w:tcBorders>
              <w:top w:val="single" w:sz="3" w:space="0" w:color="000000"/>
              <w:left w:val="nil"/>
              <w:bottom w:val="single" w:sz="3" w:space="0" w:color="000000"/>
              <w:right w:val="nil"/>
            </w:tcBorders>
            <w:tcMar>
              <w:top w:w="90" w:type="dxa"/>
              <w:left w:w="80" w:type="dxa"/>
              <w:bottom w:w="70" w:type="dxa"/>
              <w:right w:w="40" w:type="dxa"/>
            </w:tcMar>
          </w:tcPr>
          <w:p w14:paraId="6B88C7AF" w14:textId="4DF6351C" w:rsidR="000678DA" w:rsidRPr="005B6D53" w:rsidRDefault="005B6D53" w:rsidP="001F323E">
            <w:pPr>
              <w:pStyle w:val="HeadingRunIn"/>
              <w:rPr>
                <w:rStyle w:val="Toggle"/>
                <w:rPrChange w:id="9844" w:author="Titus Ellison" w:date="2022-10-24T08:43:00Z">
                  <w:rPr/>
                </w:rPrChange>
              </w:rPr>
            </w:pPr>
            <w:ins w:id="9845" w:author="Titus Ellison" w:date="2022-10-24T08:43:00Z">
              <w:r w:rsidRPr="005B6D53">
                <w:rPr>
                  <w:rStyle w:val="Toggle"/>
                  <w:rPrChange w:id="9846" w:author="Titus Ellison" w:date="2022-10-24T08:43:00Z">
                    <w:rPr/>
                  </w:rPrChange>
                </w:rPr>
                <w:t>[UNITS [</w:t>
              </w:r>
            </w:ins>
            <w:r w:rsidR="000678DA" w:rsidRPr="005B6D53">
              <w:rPr>
                <w:rStyle w:val="Toggle"/>
                <w:rPrChange w:id="9847" w:author="Titus Ellison" w:date="2022-10-24T08:43:00Z">
                  <w:rPr/>
                </w:rPrChange>
              </w:rPr>
              <w:t>1°C</w:t>
            </w:r>
            <w:ins w:id="9848" w:author="Titus Ellison" w:date="2022-10-24T08:43:00Z">
              <w:r w:rsidRPr="005B6D53">
                <w:rPr>
                  <w:rStyle w:val="Toggle"/>
                  <w:rPrChange w:id="9849" w:author="Titus Ellison" w:date="2022-10-24T08:43:00Z">
                    <w:rPr/>
                  </w:rPrChange>
                </w:rPr>
                <w:t>]</w:t>
              </w:r>
            </w:ins>
            <w:r w:rsidR="000678DA" w:rsidRPr="005B6D53">
              <w:rPr>
                <w:rStyle w:val="Toggle"/>
                <w:rPrChange w:id="9850" w:author="Titus Ellison" w:date="2022-10-24T08:43:00Z">
                  <w:rPr/>
                </w:rPrChange>
              </w:rPr>
              <w:t xml:space="preserve"> </w:t>
            </w:r>
            <w:ins w:id="9851" w:author="Titus Ellison" w:date="2022-10-24T08:43:00Z">
              <w:r w:rsidRPr="005B6D53">
                <w:rPr>
                  <w:rStyle w:val="Toggle"/>
                  <w:rPrChange w:id="9852" w:author="Titus Ellison" w:date="2022-10-24T08:43:00Z">
                    <w:rPr/>
                  </w:rPrChange>
                </w:rPr>
                <w:t>[</w:t>
              </w:r>
            </w:ins>
            <w:del w:id="9853" w:author="Titus Ellison" w:date="2022-10-24T08:43:00Z">
              <w:r w:rsidR="000678DA" w:rsidRPr="005B6D53" w:rsidDel="005B6D53">
                <w:rPr>
                  <w:rStyle w:val="Toggle"/>
                  <w:rPrChange w:id="9854" w:author="Titus Ellison" w:date="2022-10-24T08:43:00Z">
                    <w:rPr/>
                  </w:rPrChange>
                </w:rPr>
                <w:delText>(</w:delText>
              </w:r>
            </w:del>
            <w:r w:rsidR="000678DA" w:rsidRPr="005B6D53">
              <w:rPr>
                <w:rStyle w:val="Toggle"/>
                <w:rPrChange w:id="9855" w:author="Titus Ellison" w:date="2022-10-24T08:43:00Z">
                  <w:rPr/>
                </w:rPrChange>
              </w:rPr>
              <w:t>2°F</w:t>
            </w:r>
            <w:ins w:id="9856" w:author="Titus Ellison" w:date="2022-10-24T08:43:00Z">
              <w:r w:rsidRPr="005B6D53">
                <w:rPr>
                  <w:rStyle w:val="Toggle"/>
                  <w:rPrChange w:id="9857" w:author="Titus Ellison" w:date="2022-10-24T08:43:00Z">
                    <w:rPr/>
                  </w:rPrChange>
                </w:rPr>
                <w:t>]]</w:t>
              </w:r>
            </w:ins>
            <w:del w:id="9858" w:author="Titus Ellison" w:date="2022-10-24T08:43:00Z">
              <w:r w:rsidR="000678DA" w:rsidRPr="005B6D53" w:rsidDel="005B6D53">
                <w:rPr>
                  <w:rStyle w:val="Toggle"/>
                  <w:rPrChange w:id="9859" w:author="Titus Ellison" w:date="2022-10-24T08:43:00Z">
                    <w:rPr/>
                  </w:rPrChange>
                </w:rPr>
                <w:delText>)</w:delText>
              </w:r>
            </w:del>
          </w:p>
        </w:tc>
      </w:tr>
      <w:tr w:rsidR="000678DA" w:rsidRPr="00E6225C" w14:paraId="4CA13D27" w14:textId="77777777" w:rsidTr="003E28B0">
        <w:trPr>
          <w:gridAfter w:val="1"/>
          <w:wAfter w:w="90" w:type="dxa"/>
          <w:trHeight w:val="380"/>
        </w:trPr>
        <w:tc>
          <w:tcPr>
            <w:tcW w:w="1440" w:type="dxa"/>
            <w:tcBorders>
              <w:top w:val="single" w:sz="3" w:space="0" w:color="000000"/>
              <w:left w:val="nil"/>
              <w:bottom w:val="single" w:sz="3" w:space="0" w:color="000000"/>
              <w:right w:val="single" w:sz="3" w:space="0" w:color="000000"/>
            </w:tcBorders>
            <w:tcMar>
              <w:top w:w="90" w:type="dxa"/>
              <w:left w:w="80" w:type="dxa"/>
              <w:bottom w:w="70" w:type="dxa"/>
              <w:right w:w="40" w:type="dxa"/>
            </w:tcMar>
          </w:tcPr>
          <w:p w14:paraId="2A4159DF" w14:textId="77777777" w:rsidR="000678DA" w:rsidRPr="00E6225C" w:rsidRDefault="000678DA" w:rsidP="001F323E">
            <w:pPr>
              <w:pStyle w:val="HeadingRunIn"/>
            </w:pPr>
            <w:r w:rsidRPr="00E6225C">
              <w:rPr>
                <w:rFonts w:ascii="Symbol" w:hAnsi="Symbol" w:cs="Symbol"/>
              </w:rPr>
              <w:t></w:t>
            </w:r>
            <w:proofErr w:type="spellStart"/>
            <w:r w:rsidRPr="00E6225C">
              <w:t>OSmax</w:t>
            </w:r>
            <w:proofErr w:type="spellEnd"/>
          </w:p>
        </w:tc>
        <w:tc>
          <w:tcPr>
            <w:tcW w:w="6660" w:type="dxa"/>
            <w:tcBorders>
              <w:top w:val="single" w:sz="3" w:space="0" w:color="000000"/>
              <w:left w:val="single" w:sz="3" w:space="0" w:color="000000"/>
              <w:bottom w:val="single" w:sz="3" w:space="0" w:color="000000"/>
              <w:right w:val="single" w:sz="3" w:space="0" w:color="000000"/>
            </w:tcBorders>
            <w:tcMar>
              <w:top w:w="90" w:type="dxa"/>
              <w:left w:w="80" w:type="dxa"/>
              <w:bottom w:w="70" w:type="dxa"/>
              <w:right w:w="40" w:type="dxa"/>
            </w:tcMar>
          </w:tcPr>
          <w:p w14:paraId="2821827A" w14:textId="77777777" w:rsidR="000678DA" w:rsidRPr="00E6225C" w:rsidRDefault="000678DA" w:rsidP="001F323E">
            <w:pPr>
              <w:pStyle w:val="HeadingRunIn"/>
            </w:pPr>
            <w:r w:rsidRPr="00E6225C">
              <w:t>Maximum number of changes in Operating State during the previous 60 minutes (moving window)</w:t>
            </w:r>
          </w:p>
        </w:tc>
        <w:tc>
          <w:tcPr>
            <w:tcW w:w="1440" w:type="dxa"/>
            <w:tcBorders>
              <w:top w:val="single" w:sz="3" w:space="0" w:color="000000"/>
              <w:left w:val="nil"/>
              <w:bottom w:val="single" w:sz="3" w:space="0" w:color="000000"/>
              <w:right w:val="nil"/>
            </w:tcBorders>
            <w:tcMar>
              <w:top w:w="90" w:type="dxa"/>
              <w:left w:w="80" w:type="dxa"/>
              <w:bottom w:w="70" w:type="dxa"/>
              <w:right w:w="40" w:type="dxa"/>
            </w:tcMar>
          </w:tcPr>
          <w:p w14:paraId="28973A38" w14:textId="77777777" w:rsidR="000678DA" w:rsidRPr="00E6225C" w:rsidRDefault="000678DA" w:rsidP="001F323E">
            <w:pPr>
              <w:pStyle w:val="HeadingRunIn"/>
            </w:pPr>
            <w:r w:rsidRPr="00E6225C">
              <w:t>7</w:t>
            </w:r>
          </w:p>
        </w:tc>
      </w:tr>
      <w:tr w:rsidR="000678DA" w:rsidRPr="00E6225C" w14:paraId="0913FE7F" w14:textId="77777777" w:rsidTr="003E28B0">
        <w:trPr>
          <w:gridAfter w:val="1"/>
          <w:wAfter w:w="90" w:type="dxa"/>
          <w:trHeight w:val="110"/>
        </w:trPr>
        <w:tc>
          <w:tcPr>
            <w:tcW w:w="1440" w:type="dxa"/>
            <w:tcBorders>
              <w:top w:val="single" w:sz="3" w:space="0" w:color="000000"/>
              <w:left w:val="nil"/>
              <w:bottom w:val="single" w:sz="3" w:space="0" w:color="000000"/>
              <w:right w:val="single" w:sz="3" w:space="0" w:color="000000"/>
            </w:tcBorders>
            <w:tcMar>
              <w:top w:w="90" w:type="dxa"/>
              <w:left w:w="80" w:type="dxa"/>
              <w:bottom w:w="70" w:type="dxa"/>
              <w:right w:w="40" w:type="dxa"/>
            </w:tcMar>
          </w:tcPr>
          <w:p w14:paraId="60B3CD98" w14:textId="77777777" w:rsidR="000678DA" w:rsidRPr="00E6225C" w:rsidRDefault="000678DA" w:rsidP="001F323E">
            <w:pPr>
              <w:pStyle w:val="HeadingRunIn"/>
            </w:pPr>
            <w:proofErr w:type="spellStart"/>
            <w:r w:rsidRPr="00E6225C">
              <w:t>ModeDelay</w:t>
            </w:r>
            <w:proofErr w:type="spellEnd"/>
          </w:p>
        </w:tc>
        <w:tc>
          <w:tcPr>
            <w:tcW w:w="6660" w:type="dxa"/>
            <w:tcBorders>
              <w:top w:val="single" w:sz="3" w:space="0" w:color="000000"/>
              <w:left w:val="single" w:sz="3" w:space="0" w:color="000000"/>
              <w:bottom w:val="single" w:sz="3" w:space="0" w:color="000000"/>
              <w:right w:val="single" w:sz="3" w:space="0" w:color="000000"/>
            </w:tcBorders>
            <w:tcMar>
              <w:top w:w="90" w:type="dxa"/>
              <w:left w:w="80" w:type="dxa"/>
              <w:bottom w:w="70" w:type="dxa"/>
              <w:right w:w="40" w:type="dxa"/>
            </w:tcMar>
          </w:tcPr>
          <w:p w14:paraId="6CE3248C" w14:textId="77777777" w:rsidR="000678DA" w:rsidRPr="00E6225C" w:rsidRDefault="000678DA" w:rsidP="001F323E">
            <w:pPr>
              <w:pStyle w:val="HeadingRunIn"/>
            </w:pPr>
            <w:r w:rsidRPr="00E6225C">
              <w:t>Time in minutes to suspend Fault Condition evaluation after a change in mode</w:t>
            </w:r>
          </w:p>
        </w:tc>
        <w:tc>
          <w:tcPr>
            <w:tcW w:w="1440" w:type="dxa"/>
            <w:tcBorders>
              <w:top w:val="single" w:sz="3" w:space="0" w:color="000000"/>
              <w:left w:val="nil"/>
              <w:bottom w:val="single" w:sz="3" w:space="0" w:color="000000"/>
              <w:right w:val="nil"/>
            </w:tcBorders>
            <w:tcMar>
              <w:top w:w="90" w:type="dxa"/>
              <w:left w:w="80" w:type="dxa"/>
              <w:bottom w:w="70" w:type="dxa"/>
              <w:right w:w="40" w:type="dxa"/>
            </w:tcMar>
          </w:tcPr>
          <w:p w14:paraId="60FDF104" w14:textId="77777777" w:rsidR="000678DA" w:rsidRPr="00E6225C" w:rsidRDefault="000678DA" w:rsidP="001F323E">
            <w:pPr>
              <w:pStyle w:val="HeadingRunIn"/>
            </w:pPr>
            <w:r w:rsidRPr="00E6225C">
              <w:t>30</w:t>
            </w:r>
          </w:p>
        </w:tc>
      </w:tr>
      <w:tr w:rsidR="000678DA" w:rsidRPr="00E6225C" w14:paraId="2D928813" w14:textId="77777777" w:rsidTr="003E28B0">
        <w:trPr>
          <w:gridAfter w:val="1"/>
          <w:wAfter w:w="90" w:type="dxa"/>
          <w:trHeight w:val="263"/>
        </w:trPr>
        <w:tc>
          <w:tcPr>
            <w:tcW w:w="1440" w:type="dxa"/>
            <w:tcBorders>
              <w:top w:val="single" w:sz="3" w:space="0" w:color="000000"/>
              <w:left w:val="nil"/>
              <w:bottom w:val="single" w:sz="3" w:space="0" w:color="000000"/>
              <w:right w:val="single" w:sz="3" w:space="0" w:color="000000"/>
            </w:tcBorders>
            <w:shd w:val="clear" w:color="000000" w:fill="auto"/>
            <w:tcMar>
              <w:top w:w="90" w:type="dxa"/>
              <w:left w:w="80" w:type="dxa"/>
              <w:bottom w:w="70" w:type="dxa"/>
              <w:right w:w="40" w:type="dxa"/>
            </w:tcMar>
          </w:tcPr>
          <w:p w14:paraId="5F171205" w14:textId="77777777" w:rsidR="000678DA" w:rsidRPr="00E6225C" w:rsidRDefault="000678DA" w:rsidP="001F323E">
            <w:pPr>
              <w:pStyle w:val="HeadingRunIn"/>
            </w:pPr>
            <w:proofErr w:type="spellStart"/>
            <w:r w:rsidRPr="00E6225C">
              <w:t>AlarmDelay</w:t>
            </w:r>
            <w:proofErr w:type="spellEnd"/>
          </w:p>
        </w:tc>
        <w:tc>
          <w:tcPr>
            <w:tcW w:w="6660" w:type="dxa"/>
            <w:tcBorders>
              <w:top w:val="single" w:sz="3" w:space="0" w:color="000000"/>
              <w:left w:val="single" w:sz="3" w:space="0" w:color="000000"/>
              <w:bottom w:val="single" w:sz="3" w:space="0" w:color="000000"/>
              <w:right w:val="single" w:sz="3" w:space="0" w:color="000000"/>
            </w:tcBorders>
            <w:shd w:val="clear" w:color="000000" w:fill="auto"/>
            <w:tcMar>
              <w:top w:w="90" w:type="dxa"/>
              <w:left w:w="80" w:type="dxa"/>
              <w:bottom w:w="70" w:type="dxa"/>
              <w:right w:w="40" w:type="dxa"/>
            </w:tcMar>
          </w:tcPr>
          <w:p w14:paraId="131B3963" w14:textId="77777777" w:rsidR="000678DA" w:rsidRPr="00E6225C" w:rsidRDefault="000678DA" w:rsidP="001F323E">
            <w:pPr>
              <w:pStyle w:val="HeadingRunIn"/>
            </w:pPr>
            <w:r w:rsidRPr="00E6225C">
              <w:t>Time in minutes that a Fault Condition must persist before triggering an alarm</w:t>
            </w:r>
          </w:p>
        </w:tc>
        <w:tc>
          <w:tcPr>
            <w:tcW w:w="1440" w:type="dxa"/>
            <w:tcBorders>
              <w:top w:val="single" w:sz="3" w:space="0" w:color="000000"/>
              <w:left w:val="nil"/>
              <w:bottom w:val="single" w:sz="3" w:space="0" w:color="000000"/>
              <w:right w:val="nil"/>
            </w:tcBorders>
            <w:shd w:val="clear" w:color="000000" w:fill="auto"/>
            <w:tcMar>
              <w:top w:w="90" w:type="dxa"/>
              <w:left w:w="80" w:type="dxa"/>
              <w:bottom w:w="70" w:type="dxa"/>
              <w:right w:w="40" w:type="dxa"/>
            </w:tcMar>
          </w:tcPr>
          <w:p w14:paraId="16755034" w14:textId="77777777" w:rsidR="000678DA" w:rsidRPr="00E6225C" w:rsidRDefault="000678DA" w:rsidP="001F323E">
            <w:pPr>
              <w:pStyle w:val="HeadingRunIn"/>
            </w:pPr>
            <w:r w:rsidRPr="00E6225C">
              <w:t>30</w:t>
            </w:r>
          </w:p>
        </w:tc>
      </w:tr>
      <w:tr w:rsidR="000678DA" w:rsidRPr="00E6225C" w14:paraId="6A3BB071" w14:textId="77777777" w:rsidTr="003E28B0">
        <w:trPr>
          <w:gridAfter w:val="1"/>
          <w:wAfter w:w="90" w:type="dxa"/>
          <w:trHeight w:val="290"/>
        </w:trPr>
        <w:tc>
          <w:tcPr>
            <w:tcW w:w="1440" w:type="dxa"/>
            <w:tcBorders>
              <w:top w:val="single" w:sz="3" w:space="0" w:color="000000"/>
              <w:left w:val="nil"/>
              <w:bottom w:val="single" w:sz="16" w:space="0" w:color="000000"/>
              <w:right w:val="single" w:sz="3" w:space="0" w:color="000000"/>
            </w:tcBorders>
            <w:shd w:val="clear" w:color="000000" w:fill="auto"/>
            <w:tcMar>
              <w:top w:w="90" w:type="dxa"/>
              <w:left w:w="80" w:type="dxa"/>
              <w:bottom w:w="70" w:type="dxa"/>
              <w:right w:w="40" w:type="dxa"/>
            </w:tcMar>
          </w:tcPr>
          <w:p w14:paraId="697B08AE" w14:textId="77777777" w:rsidR="000678DA" w:rsidRPr="00E6225C" w:rsidRDefault="000678DA" w:rsidP="001F323E">
            <w:pPr>
              <w:pStyle w:val="HeadingRunIn"/>
            </w:pPr>
            <w:proofErr w:type="spellStart"/>
            <w:r w:rsidRPr="00E6225C">
              <w:t>TestModeDelay</w:t>
            </w:r>
            <w:proofErr w:type="spellEnd"/>
          </w:p>
        </w:tc>
        <w:tc>
          <w:tcPr>
            <w:tcW w:w="6660" w:type="dxa"/>
            <w:tcBorders>
              <w:top w:val="single" w:sz="3" w:space="0" w:color="000000"/>
              <w:left w:val="single" w:sz="3" w:space="0" w:color="000000"/>
              <w:bottom w:val="single" w:sz="16" w:space="0" w:color="000000"/>
              <w:right w:val="single" w:sz="3" w:space="0" w:color="000000"/>
            </w:tcBorders>
            <w:shd w:val="clear" w:color="000000" w:fill="auto"/>
            <w:tcMar>
              <w:top w:w="90" w:type="dxa"/>
              <w:left w:w="80" w:type="dxa"/>
              <w:bottom w:w="70" w:type="dxa"/>
              <w:right w:w="40" w:type="dxa"/>
            </w:tcMar>
          </w:tcPr>
          <w:p w14:paraId="3008FBDD" w14:textId="77777777" w:rsidR="000678DA" w:rsidRPr="00E6225C" w:rsidRDefault="000678DA" w:rsidP="001F323E">
            <w:pPr>
              <w:pStyle w:val="HeadingRunIn"/>
            </w:pPr>
            <w:r w:rsidRPr="00E6225C">
              <w:t>Time in minutes that Test Mode is enabled</w:t>
            </w:r>
          </w:p>
        </w:tc>
        <w:tc>
          <w:tcPr>
            <w:tcW w:w="1440" w:type="dxa"/>
            <w:tcBorders>
              <w:top w:val="single" w:sz="3" w:space="0" w:color="000000"/>
              <w:left w:val="nil"/>
              <w:bottom w:val="single" w:sz="16" w:space="0" w:color="000000"/>
              <w:right w:val="nil"/>
            </w:tcBorders>
            <w:shd w:val="clear" w:color="000000" w:fill="auto"/>
            <w:tcMar>
              <w:top w:w="90" w:type="dxa"/>
              <w:left w:w="80" w:type="dxa"/>
              <w:bottom w:w="70" w:type="dxa"/>
              <w:right w:w="40" w:type="dxa"/>
            </w:tcMar>
          </w:tcPr>
          <w:p w14:paraId="63B32267" w14:textId="77777777" w:rsidR="000678DA" w:rsidRPr="00E6225C" w:rsidRDefault="000678DA" w:rsidP="001F323E">
            <w:pPr>
              <w:pStyle w:val="HeadingRunIn"/>
            </w:pPr>
            <w:r w:rsidRPr="00E6225C">
              <w:t>120</w:t>
            </w:r>
          </w:p>
        </w:tc>
      </w:tr>
    </w:tbl>
    <w:p w14:paraId="0EECD5E4" w14:textId="77777777" w:rsidR="000678DA" w:rsidRPr="00E6225C" w:rsidRDefault="000678DA" w:rsidP="000678DA"/>
    <w:p w14:paraId="2ED64274" w14:textId="059BF173" w:rsidR="000678DA" w:rsidRPr="00E6225C" w:rsidRDefault="000678DA" w:rsidP="000678DA">
      <w:pPr>
        <w:pStyle w:val="Infobox"/>
      </w:pPr>
      <w:r w:rsidRPr="00E6225C">
        <w:t xml:space="preserve">The purpose of </w:t>
      </w:r>
      <w:proofErr w:type="spellStart"/>
      <w:r w:rsidRPr="00E6225C">
        <w:t>TestModeDelay</w:t>
      </w:r>
      <w:proofErr w:type="spellEnd"/>
      <w:r w:rsidRPr="00E6225C">
        <w:t xml:space="preserve"> is to ensure that normal fault reporting occurs after the testing and commissioning process is completed as described in Section </w:t>
      </w:r>
      <w:r w:rsidRPr="00E6225C">
        <w:fldChar w:fldCharType="begin"/>
      </w:r>
      <w:r w:rsidRPr="00E6225C">
        <w:instrText xml:space="preserve"> REF _Ref478209921 \w \h  \* MERGEFORMAT </w:instrText>
      </w:r>
      <w:r w:rsidRPr="00E6225C">
        <w:fldChar w:fldCharType="separate"/>
      </w:r>
      <w:r w:rsidR="0037258A">
        <w:t>5.18.13.12</w:t>
      </w:r>
      <w:r w:rsidRPr="00E6225C">
        <w:fldChar w:fldCharType="end"/>
      </w:r>
      <w:r w:rsidRPr="00E6225C">
        <w:t>.</w:t>
      </w:r>
    </w:p>
    <w:p w14:paraId="01A090B8" w14:textId="77777777" w:rsidR="000678DA" w:rsidRPr="003E28B0" w:rsidRDefault="000678DA" w:rsidP="0087618D">
      <w:pPr>
        <w:pStyle w:val="Heading4"/>
      </w:pPr>
      <w:r w:rsidRPr="003E28B0">
        <w:t xml:space="preserve">Table 5.20.6.6 shows potential fault conditions that can be evaluated by the AFDD routines. If the equation statement is </w:t>
      </w:r>
      <w:r w:rsidRPr="003E28B0">
        <w:rPr>
          <w:smallCaps/>
        </w:rPr>
        <w:t>true</w:t>
      </w:r>
      <w:r w:rsidRPr="003E28B0">
        <w:t>, then the specified fault condition exists. The fault conditions to be evaluated at any given time will depend on the OS of the AHU.</w:t>
      </w:r>
    </w:p>
    <w:p w14:paraId="07DC94C0" w14:textId="77777777" w:rsidR="000678DA" w:rsidRPr="00E6225C" w:rsidRDefault="000678DA" w:rsidP="000678DA">
      <w:pPr>
        <w:pStyle w:val="Infobox"/>
      </w:pPr>
      <w:r w:rsidRPr="00E6225C">
        <w:t xml:space="preserve">The equations </w:t>
      </w:r>
      <w:r w:rsidRPr="00E6225C">
        <w:rPr>
          <w:bCs/>
        </w:rPr>
        <w:t xml:space="preserve">in Table </w:t>
      </w:r>
      <w:r w:rsidRPr="00E6225C">
        <w:t>5.20.6.6</w:t>
      </w:r>
      <w:r w:rsidRPr="00E6225C">
        <w:rPr>
          <w:bCs/>
        </w:rPr>
        <w:t xml:space="preserve"> </w:t>
      </w:r>
      <w:r w:rsidRPr="00E6225C">
        <w:t xml:space="preserve">assume that the SAT sensor is located downstream of the supply fan and the RAT sensor is located upstream of the supply fan. If actual sensor locations differ from these assumptions, it may be necessary to add or delete fan heat correction factors. </w:t>
      </w:r>
    </w:p>
    <w:p w14:paraId="34433C2E" w14:textId="77777777" w:rsidR="000678DA" w:rsidRPr="00E6225C" w:rsidRDefault="000678DA" w:rsidP="000678DA">
      <w:pPr>
        <w:jc w:val="center"/>
      </w:pPr>
    </w:p>
    <w:p w14:paraId="1268790F" w14:textId="77777777" w:rsidR="000678DA" w:rsidRPr="00E6225C" w:rsidRDefault="000678DA" w:rsidP="00122D20">
      <w:pPr>
        <w:pStyle w:val="TableTitle"/>
      </w:pPr>
      <w:r w:rsidRPr="00E6225C">
        <w:lastRenderedPageBreak/>
        <w:t>Table 5.20.6.6 FCU Fault Conditions</w:t>
      </w:r>
    </w:p>
    <w:tbl>
      <w:tblPr>
        <w:tblStyle w:val="TableGrid3"/>
        <w:tblW w:w="9540" w:type="dxa"/>
        <w:tblInd w:w="75" w:type="dxa"/>
        <w:tblBorders>
          <w:top w:val="single" w:sz="12" w:space="0" w:color="auto"/>
          <w:left w:val="single" w:sz="12" w:space="0" w:color="auto"/>
          <w:bottom w:val="single" w:sz="12" w:space="0" w:color="auto"/>
          <w:right w:val="single" w:sz="12" w:space="0" w:color="auto"/>
          <w:insideH w:val="dotted" w:sz="4" w:space="0" w:color="auto"/>
          <w:insideV w:val="dotted" w:sz="4" w:space="0" w:color="auto"/>
        </w:tblBorders>
        <w:tblLayout w:type="fixed"/>
        <w:tblCellMar>
          <w:top w:w="43" w:type="dxa"/>
          <w:left w:w="115" w:type="dxa"/>
          <w:bottom w:w="43" w:type="dxa"/>
          <w:right w:w="115" w:type="dxa"/>
        </w:tblCellMar>
        <w:tblLook w:val="04A0" w:firstRow="1" w:lastRow="0" w:firstColumn="1" w:lastColumn="0" w:noHBand="0" w:noVBand="1"/>
      </w:tblPr>
      <w:tblGrid>
        <w:gridCol w:w="1620"/>
        <w:gridCol w:w="1800"/>
        <w:gridCol w:w="4680"/>
        <w:gridCol w:w="1440"/>
      </w:tblGrid>
      <w:tr w:rsidR="000678DA" w:rsidRPr="00E6225C" w14:paraId="3E3B2C38" w14:textId="77777777" w:rsidTr="003E28B0">
        <w:trPr>
          <w:cantSplit/>
        </w:trPr>
        <w:tc>
          <w:tcPr>
            <w:tcW w:w="1620" w:type="dxa"/>
            <w:vMerge w:val="restart"/>
            <w:tcBorders>
              <w:top w:val="single" w:sz="4" w:space="0" w:color="auto"/>
              <w:bottom w:val="single" w:sz="4" w:space="0" w:color="auto"/>
            </w:tcBorders>
            <w:vAlign w:val="center"/>
          </w:tcPr>
          <w:p w14:paraId="4CF8E317" w14:textId="77777777" w:rsidR="000678DA" w:rsidRPr="00E6225C" w:rsidRDefault="000678DA" w:rsidP="001F323E">
            <w:pPr>
              <w:keepNext/>
              <w:keepLines/>
              <w:tabs>
                <w:tab w:val="left" w:pos="720"/>
                <w:tab w:val="left" w:leader="dot" w:pos="9360"/>
              </w:tabs>
              <w:jc w:val="center"/>
              <w:rPr>
                <w:b/>
              </w:rPr>
            </w:pPr>
            <w:r w:rsidRPr="00E6225C">
              <w:rPr>
                <w:b/>
              </w:rPr>
              <w:t>FC #1</w:t>
            </w:r>
          </w:p>
        </w:tc>
        <w:tc>
          <w:tcPr>
            <w:tcW w:w="1800" w:type="dxa"/>
            <w:tcBorders>
              <w:top w:val="single" w:sz="4" w:space="0" w:color="auto"/>
              <w:bottom w:val="dotted" w:sz="4" w:space="0" w:color="auto"/>
            </w:tcBorders>
            <w:vAlign w:val="center"/>
          </w:tcPr>
          <w:p w14:paraId="032CD91D" w14:textId="77777777" w:rsidR="000678DA" w:rsidRPr="00E6225C" w:rsidRDefault="000678DA" w:rsidP="001F323E">
            <w:pPr>
              <w:keepNext/>
              <w:keepLines/>
              <w:tabs>
                <w:tab w:val="left" w:pos="720"/>
                <w:tab w:val="left" w:leader="dot" w:pos="9360"/>
              </w:tabs>
              <w:jc w:val="right"/>
              <w:rPr>
                <w:b/>
              </w:rPr>
            </w:pPr>
            <w:r w:rsidRPr="00E6225C">
              <w:rPr>
                <w:b/>
              </w:rPr>
              <w:t>Equation</w:t>
            </w:r>
          </w:p>
        </w:tc>
        <w:tc>
          <w:tcPr>
            <w:tcW w:w="4680" w:type="dxa"/>
            <w:tcBorders>
              <w:top w:val="single" w:sz="4" w:space="0" w:color="auto"/>
              <w:bottom w:val="dotted" w:sz="4" w:space="0" w:color="auto"/>
            </w:tcBorders>
          </w:tcPr>
          <w:p w14:paraId="6A91F0F8" w14:textId="77777777" w:rsidR="000678DA" w:rsidRPr="00E6225C" w:rsidRDefault="000678DA" w:rsidP="001F323E">
            <w:pPr>
              <w:keepNext/>
              <w:keepLines/>
              <w:tabs>
                <w:tab w:val="left" w:pos="720"/>
                <w:tab w:val="left" w:leader="dot" w:pos="9360"/>
              </w:tabs>
              <w:jc w:val="center"/>
              <w:rPr>
                <w:b/>
              </w:rPr>
            </w:pPr>
            <w:r w:rsidRPr="00E6225C">
              <w:sym w:font="Symbol" w:char="F044"/>
            </w:r>
            <w:r w:rsidRPr="00E6225C">
              <w:t xml:space="preserve">OS &gt; </w:t>
            </w:r>
            <w:r w:rsidRPr="00E6225C">
              <w:sym w:font="Symbol" w:char="F044"/>
            </w:r>
            <w:r w:rsidRPr="00E6225C">
              <w:t>OS</w:t>
            </w:r>
            <w:r w:rsidRPr="00E6225C">
              <w:rPr>
                <w:vertAlign w:val="subscript"/>
              </w:rPr>
              <w:t>MAX</w:t>
            </w:r>
          </w:p>
        </w:tc>
        <w:tc>
          <w:tcPr>
            <w:tcW w:w="1440" w:type="dxa"/>
            <w:vMerge w:val="restart"/>
            <w:tcBorders>
              <w:top w:val="single" w:sz="4" w:space="0" w:color="auto"/>
              <w:bottom w:val="single" w:sz="4" w:space="0" w:color="auto"/>
            </w:tcBorders>
            <w:vAlign w:val="center"/>
          </w:tcPr>
          <w:p w14:paraId="7BD64637" w14:textId="77777777" w:rsidR="000678DA" w:rsidRPr="00E6225C" w:rsidRDefault="000678DA" w:rsidP="001F323E">
            <w:pPr>
              <w:keepNext/>
              <w:keepLines/>
              <w:tabs>
                <w:tab w:val="left" w:pos="720"/>
                <w:tab w:val="left" w:leader="dot" w:pos="9360"/>
              </w:tabs>
              <w:jc w:val="center"/>
              <w:rPr>
                <w:b/>
              </w:rPr>
            </w:pPr>
            <w:r w:rsidRPr="00E6225C">
              <w:rPr>
                <w:b/>
              </w:rPr>
              <w:t>Applies to OS</w:t>
            </w:r>
          </w:p>
          <w:p w14:paraId="6650A0F1" w14:textId="77777777" w:rsidR="000678DA" w:rsidRPr="00E6225C" w:rsidRDefault="000678DA" w:rsidP="001F323E">
            <w:pPr>
              <w:keepNext/>
              <w:keepLines/>
              <w:tabs>
                <w:tab w:val="left" w:pos="720"/>
                <w:tab w:val="left" w:leader="dot" w:pos="9360"/>
              </w:tabs>
              <w:jc w:val="center"/>
            </w:pPr>
            <w:r w:rsidRPr="00E6225C">
              <w:rPr>
                <w:b/>
              </w:rPr>
              <w:t>#1 – #4</w:t>
            </w:r>
          </w:p>
        </w:tc>
      </w:tr>
      <w:tr w:rsidR="000678DA" w:rsidRPr="00E6225C" w14:paraId="368BFE56" w14:textId="77777777" w:rsidTr="003E28B0">
        <w:trPr>
          <w:cantSplit/>
        </w:trPr>
        <w:tc>
          <w:tcPr>
            <w:tcW w:w="1620" w:type="dxa"/>
            <w:vMerge/>
            <w:tcBorders>
              <w:top w:val="dotted" w:sz="4" w:space="0" w:color="auto"/>
              <w:bottom w:val="single" w:sz="4" w:space="0" w:color="auto"/>
            </w:tcBorders>
          </w:tcPr>
          <w:p w14:paraId="7F1C450B" w14:textId="77777777" w:rsidR="000678DA" w:rsidRPr="00E6225C" w:rsidRDefault="000678DA" w:rsidP="001F323E">
            <w:pPr>
              <w:keepNext/>
              <w:keepLines/>
              <w:tabs>
                <w:tab w:val="left" w:pos="720"/>
                <w:tab w:val="left" w:leader="dot" w:pos="9360"/>
              </w:tabs>
            </w:pPr>
          </w:p>
        </w:tc>
        <w:tc>
          <w:tcPr>
            <w:tcW w:w="1800" w:type="dxa"/>
            <w:tcBorders>
              <w:top w:val="dotted" w:sz="4" w:space="0" w:color="auto"/>
              <w:bottom w:val="dotted" w:sz="4" w:space="0" w:color="auto"/>
            </w:tcBorders>
            <w:vAlign w:val="center"/>
          </w:tcPr>
          <w:p w14:paraId="7A91BBFE" w14:textId="77777777" w:rsidR="000678DA" w:rsidRPr="00E6225C" w:rsidRDefault="000678DA" w:rsidP="001F323E">
            <w:pPr>
              <w:keepNext/>
              <w:keepLines/>
              <w:tabs>
                <w:tab w:val="left" w:pos="720"/>
                <w:tab w:val="left" w:leader="dot" w:pos="9360"/>
              </w:tabs>
              <w:jc w:val="right"/>
              <w:rPr>
                <w:b/>
              </w:rPr>
            </w:pPr>
            <w:r w:rsidRPr="00E6225C">
              <w:rPr>
                <w:b/>
              </w:rPr>
              <w:t>Description</w:t>
            </w:r>
          </w:p>
        </w:tc>
        <w:tc>
          <w:tcPr>
            <w:tcW w:w="4680" w:type="dxa"/>
            <w:tcBorders>
              <w:top w:val="dotted" w:sz="4" w:space="0" w:color="auto"/>
              <w:bottom w:val="dotted" w:sz="4" w:space="0" w:color="auto"/>
            </w:tcBorders>
            <w:vAlign w:val="center"/>
          </w:tcPr>
          <w:p w14:paraId="43E5E8FF" w14:textId="77777777" w:rsidR="000678DA" w:rsidRPr="00E6225C" w:rsidRDefault="000678DA" w:rsidP="001F323E">
            <w:pPr>
              <w:keepNext/>
              <w:keepLines/>
              <w:tabs>
                <w:tab w:val="left" w:pos="720"/>
                <w:tab w:val="left" w:leader="dot" w:pos="9360"/>
              </w:tabs>
              <w:rPr>
                <w:b/>
              </w:rPr>
            </w:pPr>
            <w:r w:rsidRPr="00E6225C">
              <w:t>Too many changes in Operating State</w:t>
            </w:r>
          </w:p>
        </w:tc>
        <w:tc>
          <w:tcPr>
            <w:tcW w:w="1440" w:type="dxa"/>
            <w:vMerge/>
            <w:tcBorders>
              <w:top w:val="dotted" w:sz="4" w:space="0" w:color="auto"/>
              <w:bottom w:val="single" w:sz="4" w:space="0" w:color="auto"/>
            </w:tcBorders>
          </w:tcPr>
          <w:p w14:paraId="662863DD" w14:textId="77777777" w:rsidR="000678DA" w:rsidRPr="00E6225C" w:rsidRDefault="000678DA" w:rsidP="001F323E">
            <w:pPr>
              <w:keepLines/>
              <w:tabs>
                <w:tab w:val="left" w:pos="720"/>
                <w:tab w:val="left" w:leader="dot" w:pos="9360"/>
              </w:tabs>
              <w:jc w:val="center"/>
            </w:pPr>
          </w:p>
        </w:tc>
      </w:tr>
      <w:tr w:rsidR="000678DA" w:rsidRPr="00E6225C" w14:paraId="315DC395" w14:textId="77777777" w:rsidTr="003E28B0">
        <w:trPr>
          <w:cantSplit/>
        </w:trPr>
        <w:tc>
          <w:tcPr>
            <w:tcW w:w="1620" w:type="dxa"/>
            <w:vMerge/>
            <w:tcBorders>
              <w:top w:val="dotted" w:sz="4" w:space="0" w:color="auto"/>
              <w:bottom w:val="single" w:sz="4" w:space="0" w:color="auto"/>
            </w:tcBorders>
          </w:tcPr>
          <w:p w14:paraId="33A8F60B" w14:textId="77777777" w:rsidR="000678DA" w:rsidRPr="00E6225C" w:rsidRDefault="000678DA" w:rsidP="001F323E">
            <w:pPr>
              <w:keepLines/>
              <w:tabs>
                <w:tab w:val="left" w:pos="720"/>
                <w:tab w:val="left" w:leader="dot" w:pos="9360"/>
              </w:tabs>
            </w:pPr>
          </w:p>
        </w:tc>
        <w:tc>
          <w:tcPr>
            <w:tcW w:w="1800" w:type="dxa"/>
            <w:tcBorders>
              <w:top w:val="dotted" w:sz="4" w:space="0" w:color="auto"/>
              <w:bottom w:val="single" w:sz="4" w:space="0" w:color="auto"/>
            </w:tcBorders>
            <w:vAlign w:val="center"/>
          </w:tcPr>
          <w:p w14:paraId="73F3E4CD" w14:textId="77777777" w:rsidR="000678DA" w:rsidRPr="00E6225C" w:rsidRDefault="000678DA" w:rsidP="001F323E">
            <w:pPr>
              <w:keepLines/>
              <w:tabs>
                <w:tab w:val="left" w:pos="720"/>
                <w:tab w:val="left" w:leader="dot" w:pos="9360"/>
              </w:tabs>
              <w:jc w:val="right"/>
              <w:rPr>
                <w:b/>
              </w:rPr>
            </w:pPr>
            <w:r w:rsidRPr="00E6225C">
              <w:rPr>
                <w:b/>
              </w:rPr>
              <w:t>Possible Diagnosis</w:t>
            </w:r>
          </w:p>
        </w:tc>
        <w:tc>
          <w:tcPr>
            <w:tcW w:w="4680" w:type="dxa"/>
            <w:tcBorders>
              <w:top w:val="dotted" w:sz="4" w:space="0" w:color="auto"/>
              <w:bottom w:val="single" w:sz="4" w:space="0" w:color="auto"/>
            </w:tcBorders>
            <w:vAlign w:val="center"/>
          </w:tcPr>
          <w:p w14:paraId="6E9D8062" w14:textId="77777777" w:rsidR="000678DA" w:rsidRPr="00E6225C" w:rsidRDefault="000678DA" w:rsidP="001F323E">
            <w:pPr>
              <w:keepLines/>
              <w:tabs>
                <w:tab w:val="left" w:pos="720"/>
                <w:tab w:val="left" w:leader="dot" w:pos="9360"/>
              </w:tabs>
            </w:pPr>
            <w:r w:rsidRPr="00E6225C">
              <w:t>Unstable control due to poorly tuned loop or mechanical problem</w:t>
            </w:r>
          </w:p>
        </w:tc>
        <w:tc>
          <w:tcPr>
            <w:tcW w:w="1440" w:type="dxa"/>
            <w:vMerge/>
            <w:tcBorders>
              <w:top w:val="dotted" w:sz="4" w:space="0" w:color="auto"/>
              <w:bottom w:val="single" w:sz="4" w:space="0" w:color="auto"/>
            </w:tcBorders>
          </w:tcPr>
          <w:p w14:paraId="2B532FCE" w14:textId="77777777" w:rsidR="000678DA" w:rsidRPr="00E6225C" w:rsidRDefault="000678DA" w:rsidP="001F323E">
            <w:pPr>
              <w:keepLines/>
              <w:tabs>
                <w:tab w:val="left" w:pos="720"/>
                <w:tab w:val="left" w:leader="dot" w:pos="9360"/>
              </w:tabs>
              <w:jc w:val="center"/>
            </w:pPr>
          </w:p>
        </w:tc>
      </w:tr>
      <w:tr w:rsidR="000678DA" w:rsidRPr="00E6225C" w14:paraId="613C250A" w14:textId="77777777" w:rsidTr="003E28B0">
        <w:trPr>
          <w:cantSplit/>
        </w:trPr>
        <w:tc>
          <w:tcPr>
            <w:tcW w:w="1620" w:type="dxa"/>
            <w:vMerge w:val="restart"/>
            <w:tcBorders>
              <w:top w:val="single" w:sz="4" w:space="0" w:color="auto"/>
              <w:bottom w:val="single" w:sz="4" w:space="0" w:color="auto"/>
            </w:tcBorders>
            <w:vAlign w:val="center"/>
          </w:tcPr>
          <w:p w14:paraId="75250B7C" w14:textId="77777777" w:rsidR="000678DA" w:rsidRPr="00E6225C" w:rsidRDefault="000678DA" w:rsidP="001F323E">
            <w:pPr>
              <w:keepNext/>
              <w:keepLines/>
              <w:tabs>
                <w:tab w:val="left" w:pos="720"/>
                <w:tab w:val="left" w:leader="dot" w:pos="9360"/>
              </w:tabs>
              <w:jc w:val="center"/>
              <w:rPr>
                <w:b/>
              </w:rPr>
            </w:pPr>
            <w:r w:rsidRPr="00E6225C">
              <w:rPr>
                <w:b/>
              </w:rPr>
              <w:t>FC #2</w:t>
            </w:r>
          </w:p>
        </w:tc>
        <w:tc>
          <w:tcPr>
            <w:tcW w:w="1800" w:type="dxa"/>
            <w:tcBorders>
              <w:top w:val="single" w:sz="4" w:space="0" w:color="auto"/>
              <w:bottom w:val="dotted" w:sz="4" w:space="0" w:color="auto"/>
            </w:tcBorders>
            <w:vAlign w:val="center"/>
          </w:tcPr>
          <w:p w14:paraId="29368484" w14:textId="77777777" w:rsidR="000678DA" w:rsidRPr="00E6225C" w:rsidRDefault="000678DA" w:rsidP="001F323E">
            <w:pPr>
              <w:keepNext/>
              <w:keepLines/>
              <w:tabs>
                <w:tab w:val="left" w:pos="720"/>
                <w:tab w:val="left" w:leader="dot" w:pos="9360"/>
              </w:tabs>
              <w:jc w:val="right"/>
              <w:rPr>
                <w:b/>
              </w:rPr>
            </w:pPr>
            <w:r w:rsidRPr="00E6225C">
              <w:rPr>
                <w:b/>
              </w:rPr>
              <w:t>Equation</w:t>
            </w:r>
          </w:p>
        </w:tc>
        <w:tc>
          <w:tcPr>
            <w:tcW w:w="4680" w:type="dxa"/>
            <w:tcBorders>
              <w:top w:val="single" w:sz="4" w:space="0" w:color="auto"/>
              <w:bottom w:val="dotted" w:sz="4" w:space="0" w:color="auto"/>
            </w:tcBorders>
          </w:tcPr>
          <w:p w14:paraId="2B868828" w14:textId="77777777" w:rsidR="000678DA" w:rsidRPr="00E6225C" w:rsidRDefault="000678DA" w:rsidP="001F323E">
            <w:pPr>
              <w:keepNext/>
              <w:keepLines/>
              <w:tabs>
                <w:tab w:val="left" w:pos="720"/>
                <w:tab w:val="left" w:leader="dot" w:pos="9360"/>
              </w:tabs>
              <w:jc w:val="center"/>
            </w:pPr>
            <w:r w:rsidRPr="00E6225C">
              <w:t>SAT</w:t>
            </w:r>
            <w:r w:rsidRPr="00E6225C">
              <w:rPr>
                <w:vertAlign w:val="subscript"/>
              </w:rPr>
              <w:t>AVG</w:t>
            </w:r>
            <w:r w:rsidRPr="00E6225C">
              <w:t xml:space="preserve"> &lt; SATSP - Ɛ</w:t>
            </w:r>
            <w:r w:rsidRPr="00E6225C">
              <w:rPr>
                <w:vertAlign w:val="subscript"/>
              </w:rPr>
              <w:t>SAT</w:t>
            </w:r>
          </w:p>
          <w:p w14:paraId="632235F4" w14:textId="77777777" w:rsidR="000678DA" w:rsidRPr="00E6225C" w:rsidRDefault="000678DA" w:rsidP="001F323E">
            <w:pPr>
              <w:keepNext/>
              <w:keepLines/>
              <w:tabs>
                <w:tab w:val="left" w:pos="720"/>
                <w:tab w:val="left" w:leader="dot" w:pos="9360"/>
              </w:tabs>
              <w:spacing w:before="60" w:after="120"/>
              <w:jc w:val="center"/>
              <w:rPr>
                <w:vertAlign w:val="subscript"/>
              </w:rPr>
            </w:pPr>
            <w:r w:rsidRPr="00E6225C">
              <w:t>and</w:t>
            </w:r>
          </w:p>
          <w:p w14:paraId="327CC029" w14:textId="77777777" w:rsidR="000678DA" w:rsidRPr="00E6225C" w:rsidRDefault="000678DA" w:rsidP="001F323E">
            <w:pPr>
              <w:keepNext/>
              <w:keepLines/>
              <w:tabs>
                <w:tab w:val="left" w:pos="720"/>
                <w:tab w:val="left" w:leader="dot" w:pos="9360"/>
              </w:tabs>
              <w:jc w:val="center"/>
              <w:rPr>
                <w:b/>
              </w:rPr>
            </w:pPr>
            <w:r w:rsidRPr="00E6225C">
              <w:t>HC ≥ 99%</w:t>
            </w:r>
          </w:p>
        </w:tc>
        <w:tc>
          <w:tcPr>
            <w:tcW w:w="1440" w:type="dxa"/>
            <w:vMerge w:val="restart"/>
            <w:tcBorders>
              <w:top w:val="single" w:sz="4" w:space="0" w:color="auto"/>
              <w:bottom w:val="single" w:sz="4" w:space="0" w:color="auto"/>
            </w:tcBorders>
            <w:vAlign w:val="center"/>
          </w:tcPr>
          <w:p w14:paraId="76E4BBA9" w14:textId="77777777" w:rsidR="000678DA" w:rsidRPr="00E6225C" w:rsidRDefault="000678DA" w:rsidP="001F323E">
            <w:pPr>
              <w:keepNext/>
              <w:keepLines/>
              <w:tabs>
                <w:tab w:val="left" w:pos="720"/>
                <w:tab w:val="left" w:leader="dot" w:pos="9360"/>
              </w:tabs>
              <w:jc w:val="center"/>
              <w:rPr>
                <w:b/>
              </w:rPr>
            </w:pPr>
            <w:r w:rsidRPr="00E6225C">
              <w:rPr>
                <w:b/>
              </w:rPr>
              <w:t>Applies to OS</w:t>
            </w:r>
          </w:p>
          <w:p w14:paraId="40002945" w14:textId="77777777" w:rsidR="000678DA" w:rsidRPr="00E6225C" w:rsidRDefault="000678DA" w:rsidP="001F323E">
            <w:pPr>
              <w:keepNext/>
              <w:keepLines/>
              <w:tabs>
                <w:tab w:val="left" w:pos="720"/>
                <w:tab w:val="left" w:leader="dot" w:pos="9360"/>
              </w:tabs>
              <w:jc w:val="center"/>
            </w:pPr>
            <w:r w:rsidRPr="00E6225C">
              <w:rPr>
                <w:b/>
              </w:rPr>
              <w:t>#1</w:t>
            </w:r>
          </w:p>
        </w:tc>
      </w:tr>
      <w:tr w:rsidR="000678DA" w:rsidRPr="00E6225C" w14:paraId="6E7927A0" w14:textId="77777777" w:rsidTr="003E28B0">
        <w:trPr>
          <w:cantSplit/>
        </w:trPr>
        <w:tc>
          <w:tcPr>
            <w:tcW w:w="1620" w:type="dxa"/>
            <w:vMerge/>
            <w:tcBorders>
              <w:top w:val="dotted" w:sz="4" w:space="0" w:color="auto"/>
              <w:bottom w:val="single" w:sz="4" w:space="0" w:color="auto"/>
            </w:tcBorders>
          </w:tcPr>
          <w:p w14:paraId="5B65DCD4" w14:textId="77777777" w:rsidR="000678DA" w:rsidRPr="00E6225C" w:rsidRDefault="000678DA" w:rsidP="001F323E">
            <w:pPr>
              <w:keepNext/>
              <w:keepLines/>
              <w:tabs>
                <w:tab w:val="left" w:pos="720"/>
                <w:tab w:val="left" w:leader="dot" w:pos="9360"/>
              </w:tabs>
            </w:pPr>
          </w:p>
        </w:tc>
        <w:tc>
          <w:tcPr>
            <w:tcW w:w="1800" w:type="dxa"/>
            <w:tcBorders>
              <w:top w:val="dotted" w:sz="4" w:space="0" w:color="auto"/>
              <w:bottom w:val="dotted" w:sz="4" w:space="0" w:color="auto"/>
            </w:tcBorders>
            <w:vAlign w:val="center"/>
          </w:tcPr>
          <w:p w14:paraId="6DD595F1" w14:textId="77777777" w:rsidR="000678DA" w:rsidRPr="00E6225C" w:rsidRDefault="000678DA" w:rsidP="001F323E">
            <w:pPr>
              <w:keepNext/>
              <w:keepLines/>
              <w:tabs>
                <w:tab w:val="left" w:pos="720"/>
                <w:tab w:val="left" w:leader="dot" w:pos="9360"/>
              </w:tabs>
              <w:jc w:val="right"/>
              <w:rPr>
                <w:b/>
              </w:rPr>
            </w:pPr>
            <w:r w:rsidRPr="00E6225C">
              <w:rPr>
                <w:b/>
              </w:rPr>
              <w:t>Description</w:t>
            </w:r>
          </w:p>
        </w:tc>
        <w:tc>
          <w:tcPr>
            <w:tcW w:w="4680" w:type="dxa"/>
            <w:tcBorders>
              <w:top w:val="dotted" w:sz="4" w:space="0" w:color="auto"/>
              <w:bottom w:val="dotted" w:sz="4" w:space="0" w:color="auto"/>
            </w:tcBorders>
            <w:vAlign w:val="center"/>
          </w:tcPr>
          <w:p w14:paraId="35E63217" w14:textId="77777777" w:rsidR="000678DA" w:rsidRPr="00E6225C" w:rsidRDefault="000678DA" w:rsidP="001F323E">
            <w:pPr>
              <w:keepNext/>
              <w:keepLines/>
              <w:tabs>
                <w:tab w:val="left" w:pos="720"/>
                <w:tab w:val="left" w:leader="dot" w:pos="9360"/>
              </w:tabs>
              <w:rPr>
                <w:b/>
              </w:rPr>
            </w:pPr>
            <w:r w:rsidRPr="00E6225C">
              <w:t xml:space="preserve">SAT too low in full heating </w:t>
            </w:r>
          </w:p>
        </w:tc>
        <w:tc>
          <w:tcPr>
            <w:tcW w:w="1440" w:type="dxa"/>
            <w:vMerge/>
            <w:tcBorders>
              <w:top w:val="dotted" w:sz="4" w:space="0" w:color="auto"/>
              <w:bottom w:val="single" w:sz="4" w:space="0" w:color="auto"/>
            </w:tcBorders>
          </w:tcPr>
          <w:p w14:paraId="5B1C79CA" w14:textId="77777777" w:rsidR="000678DA" w:rsidRPr="00E6225C" w:rsidRDefault="000678DA" w:rsidP="001F323E">
            <w:pPr>
              <w:keepLines/>
              <w:tabs>
                <w:tab w:val="left" w:pos="720"/>
                <w:tab w:val="left" w:leader="dot" w:pos="9360"/>
              </w:tabs>
              <w:jc w:val="center"/>
            </w:pPr>
          </w:p>
        </w:tc>
      </w:tr>
      <w:tr w:rsidR="000678DA" w:rsidRPr="00E6225C" w14:paraId="3FDF3C3D" w14:textId="77777777" w:rsidTr="003E28B0">
        <w:trPr>
          <w:cantSplit/>
        </w:trPr>
        <w:tc>
          <w:tcPr>
            <w:tcW w:w="1620" w:type="dxa"/>
            <w:vMerge/>
            <w:tcBorders>
              <w:top w:val="dotted" w:sz="4" w:space="0" w:color="auto"/>
              <w:bottom w:val="single" w:sz="4" w:space="0" w:color="auto"/>
            </w:tcBorders>
          </w:tcPr>
          <w:p w14:paraId="38F21EE2" w14:textId="77777777" w:rsidR="000678DA" w:rsidRPr="00E6225C" w:rsidRDefault="000678DA" w:rsidP="001F323E">
            <w:pPr>
              <w:keepLines/>
              <w:tabs>
                <w:tab w:val="left" w:pos="720"/>
                <w:tab w:val="left" w:leader="dot" w:pos="9360"/>
              </w:tabs>
            </w:pPr>
          </w:p>
        </w:tc>
        <w:tc>
          <w:tcPr>
            <w:tcW w:w="1800" w:type="dxa"/>
            <w:tcBorders>
              <w:top w:val="dotted" w:sz="4" w:space="0" w:color="auto"/>
              <w:bottom w:val="single" w:sz="4" w:space="0" w:color="auto"/>
            </w:tcBorders>
            <w:vAlign w:val="center"/>
          </w:tcPr>
          <w:p w14:paraId="3B97A463" w14:textId="77777777" w:rsidR="000678DA" w:rsidRPr="00E6225C" w:rsidRDefault="000678DA" w:rsidP="001F323E">
            <w:pPr>
              <w:keepLines/>
              <w:tabs>
                <w:tab w:val="left" w:pos="720"/>
                <w:tab w:val="left" w:leader="dot" w:pos="9360"/>
              </w:tabs>
              <w:jc w:val="right"/>
              <w:rPr>
                <w:b/>
              </w:rPr>
            </w:pPr>
            <w:r w:rsidRPr="00E6225C">
              <w:rPr>
                <w:b/>
              </w:rPr>
              <w:t>Possible Diagnosis</w:t>
            </w:r>
          </w:p>
        </w:tc>
        <w:tc>
          <w:tcPr>
            <w:tcW w:w="4680" w:type="dxa"/>
            <w:tcBorders>
              <w:top w:val="dotted" w:sz="4" w:space="0" w:color="auto"/>
              <w:bottom w:val="single" w:sz="4" w:space="0" w:color="auto"/>
            </w:tcBorders>
            <w:vAlign w:val="center"/>
          </w:tcPr>
          <w:p w14:paraId="438A2D1A" w14:textId="77777777" w:rsidR="000678DA" w:rsidRPr="00E6225C" w:rsidRDefault="000678DA" w:rsidP="001F323E">
            <w:pPr>
              <w:keepLines/>
              <w:tabs>
                <w:tab w:val="left" w:pos="720"/>
                <w:tab w:val="left" w:leader="dot" w:pos="9360"/>
              </w:tabs>
            </w:pPr>
            <w:r w:rsidRPr="00E6225C">
              <w:t>SAT sensor error</w:t>
            </w:r>
          </w:p>
          <w:p w14:paraId="26F10EB2" w14:textId="77777777" w:rsidR="000678DA" w:rsidRPr="00E6225C" w:rsidRDefault="000678DA" w:rsidP="001F323E">
            <w:pPr>
              <w:keepLines/>
              <w:tabs>
                <w:tab w:val="left" w:pos="720"/>
                <w:tab w:val="left" w:leader="dot" w:pos="9360"/>
              </w:tabs>
            </w:pPr>
            <w:r w:rsidRPr="00E6225C">
              <w:t>Cooling coil valve leaking or stuck open</w:t>
            </w:r>
          </w:p>
          <w:p w14:paraId="08CD8AC0" w14:textId="77777777" w:rsidR="000678DA" w:rsidRPr="00E6225C" w:rsidRDefault="000678DA" w:rsidP="001F323E">
            <w:pPr>
              <w:keepLines/>
              <w:tabs>
                <w:tab w:val="left" w:pos="720"/>
                <w:tab w:val="left" w:leader="dot" w:pos="9360"/>
              </w:tabs>
            </w:pPr>
            <w:r w:rsidRPr="00E6225C">
              <w:t>Heating coil valve stuck closed or actuator failure</w:t>
            </w:r>
          </w:p>
          <w:p w14:paraId="5050912F" w14:textId="77777777" w:rsidR="000678DA" w:rsidRPr="00E6225C" w:rsidRDefault="000678DA" w:rsidP="001F323E">
            <w:pPr>
              <w:keepLines/>
              <w:tabs>
                <w:tab w:val="left" w:pos="720"/>
                <w:tab w:val="left" w:leader="dot" w:pos="9360"/>
              </w:tabs>
            </w:pPr>
            <w:r w:rsidRPr="00E6225C">
              <w:t>Fouled or undersized heating coil</w:t>
            </w:r>
          </w:p>
          <w:p w14:paraId="3DDEA313" w14:textId="77777777" w:rsidR="000678DA" w:rsidRPr="00E6225C" w:rsidRDefault="000678DA" w:rsidP="001F323E">
            <w:pPr>
              <w:keepLines/>
              <w:tabs>
                <w:tab w:val="left" w:pos="720"/>
                <w:tab w:val="left" w:leader="dot" w:pos="9360"/>
              </w:tabs>
            </w:pPr>
            <w:r w:rsidRPr="00E6225C">
              <w:t>HW temperature too low or HW unavailable</w:t>
            </w:r>
          </w:p>
          <w:p w14:paraId="2122D211" w14:textId="77777777" w:rsidR="000678DA" w:rsidRPr="00E6225C" w:rsidRDefault="000678DA" w:rsidP="001F323E">
            <w:pPr>
              <w:keepLines/>
              <w:tabs>
                <w:tab w:val="left" w:pos="720"/>
                <w:tab w:val="left" w:leader="dot" w:pos="9360"/>
              </w:tabs>
            </w:pPr>
            <w:r w:rsidRPr="00E6225C">
              <w:t>Gas or electric heat is unavailable</w:t>
            </w:r>
          </w:p>
          <w:p w14:paraId="4FE19890" w14:textId="77777777" w:rsidR="000678DA" w:rsidRPr="00E6225C" w:rsidRDefault="000678DA" w:rsidP="001F323E">
            <w:pPr>
              <w:keepLines/>
              <w:tabs>
                <w:tab w:val="left" w:pos="720"/>
                <w:tab w:val="left" w:leader="dot" w:pos="9360"/>
              </w:tabs>
            </w:pPr>
            <w:r w:rsidRPr="00E6225C">
              <w:t>DX cooling is stuck on</w:t>
            </w:r>
          </w:p>
        </w:tc>
        <w:tc>
          <w:tcPr>
            <w:tcW w:w="1440" w:type="dxa"/>
            <w:vMerge/>
            <w:tcBorders>
              <w:top w:val="dotted" w:sz="4" w:space="0" w:color="auto"/>
              <w:bottom w:val="single" w:sz="4" w:space="0" w:color="auto"/>
            </w:tcBorders>
          </w:tcPr>
          <w:p w14:paraId="1CA6A39B" w14:textId="77777777" w:rsidR="000678DA" w:rsidRPr="00E6225C" w:rsidRDefault="000678DA" w:rsidP="001F323E">
            <w:pPr>
              <w:keepLines/>
              <w:tabs>
                <w:tab w:val="left" w:pos="720"/>
                <w:tab w:val="left" w:leader="dot" w:pos="9360"/>
              </w:tabs>
              <w:jc w:val="center"/>
            </w:pPr>
          </w:p>
        </w:tc>
      </w:tr>
      <w:tr w:rsidR="000678DA" w:rsidRPr="00E6225C" w14:paraId="5FD66482" w14:textId="77777777" w:rsidTr="003E28B0">
        <w:trPr>
          <w:cantSplit/>
        </w:trPr>
        <w:tc>
          <w:tcPr>
            <w:tcW w:w="1620" w:type="dxa"/>
            <w:vMerge w:val="restart"/>
            <w:tcBorders>
              <w:top w:val="single" w:sz="4" w:space="0" w:color="auto"/>
              <w:bottom w:val="single" w:sz="4" w:space="0" w:color="auto"/>
            </w:tcBorders>
            <w:vAlign w:val="center"/>
          </w:tcPr>
          <w:p w14:paraId="7216BC36" w14:textId="77777777" w:rsidR="000678DA" w:rsidRPr="00E6225C" w:rsidRDefault="000678DA" w:rsidP="001F323E">
            <w:pPr>
              <w:keepNext/>
              <w:keepLines/>
              <w:tabs>
                <w:tab w:val="left" w:pos="720"/>
                <w:tab w:val="left" w:leader="dot" w:pos="9360"/>
              </w:tabs>
              <w:jc w:val="center"/>
              <w:rPr>
                <w:b/>
              </w:rPr>
            </w:pPr>
            <w:r w:rsidRPr="00E6225C">
              <w:rPr>
                <w:b/>
              </w:rPr>
              <w:t>FC #3</w:t>
            </w:r>
          </w:p>
        </w:tc>
        <w:tc>
          <w:tcPr>
            <w:tcW w:w="1800" w:type="dxa"/>
            <w:tcBorders>
              <w:top w:val="single" w:sz="4" w:space="0" w:color="auto"/>
              <w:bottom w:val="dotted" w:sz="4" w:space="0" w:color="auto"/>
            </w:tcBorders>
            <w:vAlign w:val="center"/>
          </w:tcPr>
          <w:p w14:paraId="6D3F4B77" w14:textId="77777777" w:rsidR="000678DA" w:rsidRPr="00E6225C" w:rsidRDefault="000678DA" w:rsidP="001F323E">
            <w:pPr>
              <w:keepNext/>
              <w:keepLines/>
              <w:tabs>
                <w:tab w:val="left" w:pos="720"/>
                <w:tab w:val="left" w:leader="dot" w:pos="9360"/>
              </w:tabs>
              <w:jc w:val="right"/>
              <w:rPr>
                <w:b/>
              </w:rPr>
            </w:pPr>
            <w:r w:rsidRPr="00E6225C">
              <w:rPr>
                <w:b/>
              </w:rPr>
              <w:t>Equation</w:t>
            </w:r>
          </w:p>
        </w:tc>
        <w:tc>
          <w:tcPr>
            <w:tcW w:w="4680" w:type="dxa"/>
            <w:tcBorders>
              <w:top w:val="single" w:sz="4" w:space="0" w:color="auto"/>
              <w:bottom w:val="dotted" w:sz="4" w:space="0" w:color="auto"/>
            </w:tcBorders>
            <w:vAlign w:val="center"/>
          </w:tcPr>
          <w:p w14:paraId="303F0B25" w14:textId="77777777" w:rsidR="000678DA" w:rsidRPr="00E6225C" w:rsidRDefault="000678DA" w:rsidP="001F323E">
            <w:pPr>
              <w:keepNext/>
              <w:keepLines/>
              <w:tabs>
                <w:tab w:val="left" w:pos="720"/>
                <w:tab w:val="left" w:leader="dot" w:pos="9360"/>
              </w:tabs>
              <w:jc w:val="center"/>
            </w:pPr>
            <w:r w:rsidRPr="00E6225C">
              <w:t>SAT</w:t>
            </w:r>
            <w:r w:rsidRPr="00E6225C">
              <w:rPr>
                <w:vertAlign w:val="subscript"/>
              </w:rPr>
              <w:t>AVG</w:t>
            </w:r>
            <w:r w:rsidRPr="00E6225C">
              <w:t xml:space="preserve"> &gt; SAT</w:t>
            </w:r>
            <w:r w:rsidRPr="00E6225C">
              <w:rPr>
                <w:vertAlign w:val="subscript"/>
              </w:rPr>
              <w:t>SP</w:t>
            </w:r>
            <w:r w:rsidRPr="00E6225C">
              <w:t xml:space="preserve"> + Ɛ</w:t>
            </w:r>
            <w:r w:rsidRPr="00E6225C">
              <w:rPr>
                <w:vertAlign w:val="subscript"/>
              </w:rPr>
              <w:t>SAT</w:t>
            </w:r>
          </w:p>
          <w:p w14:paraId="7D9B481B" w14:textId="77777777" w:rsidR="000678DA" w:rsidRPr="00E6225C" w:rsidRDefault="000678DA" w:rsidP="001F323E">
            <w:pPr>
              <w:keepNext/>
              <w:keepLines/>
              <w:tabs>
                <w:tab w:val="left" w:pos="720"/>
                <w:tab w:val="left" w:leader="dot" w:pos="9360"/>
              </w:tabs>
              <w:spacing w:before="60" w:after="120"/>
              <w:jc w:val="center"/>
            </w:pPr>
            <w:r w:rsidRPr="00E6225C">
              <w:t>and</w:t>
            </w:r>
          </w:p>
          <w:p w14:paraId="492A2074" w14:textId="77777777" w:rsidR="000678DA" w:rsidRPr="00E6225C" w:rsidRDefault="000678DA" w:rsidP="001F323E">
            <w:pPr>
              <w:keepNext/>
              <w:keepLines/>
              <w:tabs>
                <w:tab w:val="left" w:pos="720"/>
                <w:tab w:val="left" w:leader="dot" w:pos="9360"/>
              </w:tabs>
              <w:jc w:val="center"/>
            </w:pPr>
            <w:r w:rsidRPr="00E6225C">
              <w:t>CC ≥ 99%</w:t>
            </w:r>
          </w:p>
        </w:tc>
        <w:tc>
          <w:tcPr>
            <w:tcW w:w="1440" w:type="dxa"/>
            <w:vMerge w:val="restart"/>
            <w:tcBorders>
              <w:top w:val="single" w:sz="4" w:space="0" w:color="auto"/>
              <w:bottom w:val="single" w:sz="4" w:space="0" w:color="auto"/>
            </w:tcBorders>
            <w:vAlign w:val="center"/>
          </w:tcPr>
          <w:p w14:paraId="702BEAAA" w14:textId="77777777" w:rsidR="000678DA" w:rsidRPr="00E6225C" w:rsidRDefault="000678DA" w:rsidP="001F323E">
            <w:pPr>
              <w:keepNext/>
              <w:keepLines/>
              <w:tabs>
                <w:tab w:val="left" w:pos="720"/>
                <w:tab w:val="left" w:leader="dot" w:pos="9360"/>
              </w:tabs>
              <w:jc w:val="center"/>
              <w:rPr>
                <w:b/>
              </w:rPr>
            </w:pPr>
            <w:r w:rsidRPr="00E6225C">
              <w:rPr>
                <w:b/>
              </w:rPr>
              <w:t>Applies to OS #3</w:t>
            </w:r>
          </w:p>
        </w:tc>
      </w:tr>
      <w:tr w:rsidR="000678DA" w:rsidRPr="00E6225C" w14:paraId="596340C5" w14:textId="77777777" w:rsidTr="003E28B0">
        <w:trPr>
          <w:cantSplit/>
        </w:trPr>
        <w:tc>
          <w:tcPr>
            <w:tcW w:w="1620" w:type="dxa"/>
            <w:vMerge/>
            <w:tcBorders>
              <w:top w:val="dotted" w:sz="4" w:space="0" w:color="auto"/>
              <w:bottom w:val="single" w:sz="4" w:space="0" w:color="auto"/>
            </w:tcBorders>
          </w:tcPr>
          <w:p w14:paraId="3EDAA6AB" w14:textId="77777777" w:rsidR="000678DA" w:rsidRPr="00E6225C" w:rsidRDefault="000678DA" w:rsidP="001F323E">
            <w:pPr>
              <w:keepNext/>
              <w:keepLines/>
              <w:tabs>
                <w:tab w:val="left" w:pos="720"/>
                <w:tab w:val="left" w:leader="dot" w:pos="9360"/>
              </w:tabs>
            </w:pPr>
          </w:p>
        </w:tc>
        <w:tc>
          <w:tcPr>
            <w:tcW w:w="1800" w:type="dxa"/>
            <w:tcBorders>
              <w:top w:val="dotted" w:sz="4" w:space="0" w:color="auto"/>
              <w:bottom w:val="dotted" w:sz="4" w:space="0" w:color="auto"/>
            </w:tcBorders>
            <w:vAlign w:val="center"/>
          </w:tcPr>
          <w:p w14:paraId="6538C6FC" w14:textId="77777777" w:rsidR="000678DA" w:rsidRPr="00E6225C" w:rsidRDefault="000678DA" w:rsidP="001F323E">
            <w:pPr>
              <w:keepNext/>
              <w:keepLines/>
              <w:tabs>
                <w:tab w:val="left" w:pos="720"/>
                <w:tab w:val="left" w:leader="dot" w:pos="9360"/>
              </w:tabs>
              <w:jc w:val="right"/>
              <w:rPr>
                <w:b/>
              </w:rPr>
            </w:pPr>
            <w:r w:rsidRPr="00E6225C">
              <w:rPr>
                <w:b/>
              </w:rPr>
              <w:t>Description</w:t>
            </w:r>
          </w:p>
        </w:tc>
        <w:tc>
          <w:tcPr>
            <w:tcW w:w="4680" w:type="dxa"/>
            <w:tcBorders>
              <w:top w:val="dotted" w:sz="4" w:space="0" w:color="auto"/>
              <w:bottom w:val="dotted" w:sz="4" w:space="0" w:color="auto"/>
            </w:tcBorders>
            <w:vAlign w:val="center"/>
          </w:tcPr>
          <w:p w14:paraId="4E369BB8" w14:textId="77777777" w:rsidR="000678DA" w:rsidRPr="00E6225C" w:rsidRDefault="000678DA" w:rsidP="001F323E">
            <w:pPr>
              <w:keepNext/>
              <w:keepLines/>
              <w:tabs>
                <w:tab w:val="left" w:pos="720"/>
                <w:tab w:val="left" w:leader="dot" w:pos="9360"/>
              </w:tabs>
            </w:pPr>
            <w:r w:rsidRPr="00E6225C">
              <w:t xml:space="preserve">SAT too high in full cooling </w:t>
            </w:r>
          </w:p>
        </w:tc>
        <w:tc>
          <w:tcPr>
            <w:tcW w:w="1440" w:type="dxa"/>
            <w:vMerge/>
            <w:tcBorders>
              <w:top w:val="dotted" w:sz="4" w:space="0" w:color="auto"/>
              <w:bottom w:val="single" w:sz="4" w:space="0" w:color="auto"/>
            </w:tcBorders>
          </w:tcPr>
          <w:p w14:paraId="2000CA72" w14:textId="77777777" w:rsidR="000678DA" w:rsidRPr="00E6225C" w:rsidRDefault="000678DA" w:rsidP="001F323E">
            <w:pPr>
              <w:keepLines/>
              <w:tabs>
                <w:tab w:val="left" w:pos="720"/>
                <w:tab w:val="left" w:leader="dot" w:pos="9360"/>
              </w:tabs>
              <w:jc w:val="center"/>
            </w:pPr>
          </w:p>
        </w:tc>
      </w:tr>
      <w:tr w:rsidR="000678DA" w:rsidRPr="00E6225C" w14:paraId="2B9272F3" w14:textId="77777777" w:rsidTr="003E28B0">
        <w:trPr>
          <w:cantSplit/>
        </w:trPr>
        <w:tc>
          <w:tcPr>
            <w:tcW w:w="1620" w:type="dxa"/>
            <w:vMerge/>
            <w:tcBorders>
              <w:top w:val="dotted" w:sz="4" w:space="0" w:color="auto"/>
              <w:bottom w:val="single" w:sz="6" w:space="0" w:color="auto"/>
            </w:tcBorders>
          </w:tcPr>
          <w:p w14:paraId="4FB898BC" w14:textId="77777777" w:rsidR="000678DA" w:rsidRPr="00E6225C" w:rsidRDefault="000678DA" w:rsidP="001F323E">
            <w:pPr>
              <w:keepLines/>
              <w:tabs>
                <w:tab w:val="left" w:pos="720"/>
                <w:tab w:val="left" w:leader="dot" w:pos="9360"/>
              </w:tabs>
            </w:pPr>
          </w:p>
        </w:tc>
        <w:tc>
          <w:tcPr>
            <w:tcW w:w="1800" w:type="dxa"/>
            <w:tcBorders>
              <w:top w:val="dotted" w:sz="4" w:space="0" w:color="auto"/>
              <w:bottom w:val="single" w:sz="6" w:space="0" w:color="auto"/>
            </w:tcBorders>
            <w:vAlign w:val="center"/>
          </w:tcPr>
          <w:p w14:paraId="77C855F6" w14:textId="77777777" w:rsidR="000678DA" w:rsidRPr="00E6225C" w:rsidRDefault="000678DA" w:rsidP="001F323E">
            <w:pPr>
              <w:keepLines/>
              <w:tabs>
                <w:tab w:val="left" w:pos="720"/>
                <w:tab w:val="left" w:leader="dot" w:pos="9360"/>
              </w:tabs>
              <w:jc w:val="right"/>
              <w:rPr>
                <w:b/>
              </w:rPr>
            </w:pPr>
            <w:r w:rsidRPr="00E6225C">
              <w:rPr>
                <w:b/>
              </w:rPr>
              <w:t>Possible Diagnosis</w:t>
            </w:r>
          </w:p>
        </w:tc>
        <w:tc>
          <w:tcPr>
            <w:tcW w:w="4680" w:type="dxa"/>
            <w:tcBorders>
              <w:top w:val="dotted" w:sz="4" w:space="0" w:color="auto"/>
              <w:bottom w:val="single" w:sz="6" w:space="0" w:color="auto"/>
            </w:tcBorders>
            <w:vAlign w:val="center"/>
          </w:tcPr>
          <w:p w14:paraId="5B96AD42" w14:textId="77777777" w:rsidR="000678DA" w:rsidRPr="00E6225C" w:rsidRDefault="000678DA" w:rsidP="001F323E">
            <w:pPr>
              <w:keepLines/>
              <w:tabs>
                <w:tab w:val="left" w:pos="720"/>
                <w:tab w:val="left" w:leader="dot" w:pos="9360"/>
              </w:tabs>
            </w:pPr>
            <w:r w:rsidRPr="00E6225C">
              <w:t>SAT sensor error</w:t>
            </w:r>
          </w:p>
          <w:p w14:paraId="3E81B696" w14:textId="77777777" w:rsidR="000678DA" w:rsidRPr="00E6225C" w:rsidRDefault="000678DA" w:rsidP="001F323E">
            <w:pPr>
              <w:keepLines/>
              <w:tabs>
                <w:tab w:val="left" w:pos="720"/>
                <w:tab w:val="left" w:leader="dot" w:pos="9360"/>
              </w:tabs>
            </w:pPr>
            <w:r w:rsidRPr="00E6225C">
              <w:t>Cooling coil valve stuck closed or actuator failure</w:t>
            </w:r>
          </w:p>
          <w:p w14:paraId="11466AC4" w14:textId="77777777" w:rsidR="000678DA" w:rsidRPr="00E6225C" w:rsidRDefault="000678DA" w:rsidP="001F323E">
            <w:pPr>
              <w:keepLines/>
              <w:tabs>
                <w:tab w:val="left" w:pos="720"/>
                <w:tab w:val="left" w:leader="dot" w:pos="9360"/>
              </w:tabs>
            </w:pPr>
            <w:r w:rsidRPr="00E6225C">
              <w:t>Fouled or undersized cooling coil</w:t>
            </w:r>
          </w:p>
          <w:p w14:paraId="557AA59D" w14:textId="77777777" w:rsidR="000678DA" w:rsidRPr="00E6225C" w:rsidRDefault="000678DA" w:rsidP="001F323E">
            <w:pPr>
              <w:keepLines/>
              <w:tabs>
                <w:tab w:val="left" w:pos="720"/>
                <w:tab w:val="left" w:leader="dot" w:pos="9360"/>
              </w:tabs>
            </w:pPr>
            <w:r w:rsidRPr="00E6225C">
              <w:t>CHW temperature too high or CHW unavailable</w:t>
            </w:r>
          </w:p>
          <w:p w14:paraId="5D304BA7" w14:textId="77777777" w:rsidR="000678DA" w:rsidRPr="00E6225C" w:rsidRDefault="000678DA" w:rsidP="001F323E">
            <w:pPr>
              <w:keepLines/>
              <w:tabs>
                <w:tab w:val="left" w:pos="720"/>
                <w:tab w:val="left" w:leader="dot" w:pos="9360"/>
              </w:tabs>
            </w:pPr>
            <w:r w:rsidRPr="00E6225C">
              <w:t>DX cooling unavailable</w:t>
            </w:r>
          </w:p>
          <w:p w14:paraId="20D33AC8" w14:textId="77777777" w:rsidR="000678DA" w:rsidRPr="00E6225C" w:rsidRDefault="000678DA" w:rsidP="001F323E">
            <w:pPr>
              <w:keepLines/>
              <w:tabs>
                <w:tab w:val="left" w:pos="720"/>
                <w:tab w:val="left" w:leader="dot" w:pos="9360"/>
              </w:tabs>
            </w:pPr>
            <w:r w:rsidRPr="00E6225C">
              <w:t>Gas or electric heat stuck on</w:t>
            </w:r>
          </w:p>
          <w:p w14:paraId="6282E0D2" w14:textId="77777777" w:rsidR="000678DA" w:rsidRPr="00E6225C" w:rsidRDefault="000678DA" w:rsidP="001F323E">
            <w:pPr>
              <w:keepLines/>
              <w:tabs>
                <w:tab w:val="left" w:pos="720"/>
                <w:tab w:val="left" w:leader="dot" w:pos="9360"/>
              </w:tabs>
            </w:pPr>
            <w:r w:rsidRPr="00E6225C">
              <w:t>Heating coil valve leaking or stuck open</w:t>
            </w:r>
          </w:p>
        </w:tc>
        <w:tc>
          <w:tcPr>
            <w:tcW w:w="1440" w:type="dxa"/>
            <w:vMerge/>
            <w:tcBorders>
              <w:top w:val="dotted" w:sz="4" w:space="0" w:color="auto"/>
              <w:bottom w:val="single" w:sz="6" w:space="0" w:color="auto"/>
            </w:tcBorders>
          </w:tcPr>
          <w:p w14:paraId="51F7D425" w14:textId="77777777" w:rsidR="000678DA" w:rsidRPr="00E6225C" w:rsidRDefault="000678DA" w:rsidP="001F323E">
            <w:pPr>
              <w:keepLines/>
              <w:tabs>
                <w:tab w:val="left" w:pos="720"/>
                <w:tab w:val="left" w:leader="dot" w:pos="9360"/>
              </w:tabs>
              <w:jc w:val="center"/>
            </w:pPr>
          </w:p>
        </w:tc>
      </w:tr>
      <w:tr w:rsidR="000678DA" w:rsidRPr="00E6225C" w14:paraId="7A86A446" w14:textId="77777777" w:rsidTr="003E28B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Ex>
        <w:tc>
          <w:tcPr>
            <w:tcW w:w="1620" w:type="dxa"/>
            <w:vMerge w:val="restart"/>
            <w:tcBorders>
              <w:top w:val="single" w:sz="6" w:space="0" w:color="auto"/>
              <w:left w:val="single" w:sz="12" w:space="0" w:color="auto"/>
            </w:tcBorders>
          </w:tcPr>
          <w:p w14:paraId="2C509026" w14:textId="77777777" w:rsidR="000678DA" w:rsidRPr="00E6225C" w:rsidRDefault="000678DA" w:rsidP="001F323E">
            <w:pPr>
              <w:keepNext/>
              <w:keepLines/>
              <w:tabs>
                <w:tab w:val="left" w:pos="720"/>
                <w:tab w:val="left" w:leader="dot" w:pos="9360"/>
              </w:tabs>
              <w:jc w:val="center"/>
              <w:rPr>
                <w:b/>
              </w:rPr>
            </w:pPr>
            <w:r w:rsidRPr="00E6225C">
              <w:rPr>
                <w:b/>
              </w:rPr>
              <w:t>FC#4</w:t>
            </w:r>
          </w:p>
        </w:tc>
        <w:tc>
          <w:tcPr>
            <w:tcW w:w="1800" w:type="dxa"/>
            <w:tcBorders>
              <w:top w:val="single" w:sz="6" w:space="0" w:color="auto"/>
            </w:tcBorders>
          </w:tcPr>
          <w:p w14:paraId="29B6BA4D" w14:textId="77777777" w:rsidR="000678DA" w:rsidRPr="00E6225C" w:rsidRDefault="000678DA" w:rsidP="001F323E">
            <w:pPr>
              <w:keepNext/>
              <w:keepLines/>
              <w:tabs>
                <w:tab w:val="left" w:pos="720"/>
                <w:tab w:val="left" w:leader="dot" w:pos="9360"/>
              </w:tabs>
              <w:jc w:val="right"/>
              <w:rPr>
                <w:b/>
              </w:rPr>
            </w:pPr>
            <w:r w:rsidRPr="00E6225C">
              <w:rPr>
                <w:b/>
              </w:rPr>
              <w:t>Equation</w:t>
            </w:r>
          </w:p>
        </w:tc>
        <w:tc>
          <w:tcPr>
            <w:tcW w:w="4680" w:type="dxa"/>
            <w:tcBorders>
              <w:top w:val="single" w:sz="6" w:space="0" w:color="auto"/>
            </w:tcBorders>
          </w:tcPr>
          <w:p w14:paraId="6215F429" w14:textId="77777777" w:rsidR="000678DA" w:rsidRPr="00E6225C" w:rsidRDefault="000678DA" w:rsidP="001F323E">
            <w:pPr>
              <w:keepNext/>
              <w:keepLines/>
              <w:tabs>
                <w:tab w:val="left" w:pos="720"/>
                <w:tab w:val="left" w:leader="dot" w:pos="9360"/>
              </w:tabs>
              <w:spacing w:before="60" w:after="60"/>
              <w:jc w:val="center"/>
              <w:rPr>
                <w:b/>
              </w:rPr>
            </w:pPr>
            <w:r w:rsidRPr="00E6225C">
              <w:t>SAT</w:t>
            </w:r>
            <w:r w:rsidRPr="00E6225C">
              <w:rPr>
                <w:vertAlign w:val="subscript"/>
              </w:rPr>
              <w:t>AVG</w:t>
            </w:r>
            <w:r w:rsidRPr="00E6225C">
              <w:t xml:space="preserve"> – RAT ≥  </w:t>
            </w:r>
            <m:oMath>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Ɛ</m:t>
                          </m:r>
                        </m:e>
                        <m:sub>
                          <m:r>
                            <m:rPr>
                              <m:sty m:val="p"/>
                            </m:rPr>
                            <w:rPr>
                              <w:rFonts w:ascii="Cambria Math" w:hAnsi="Cambria Math"/>
                              <w:vertAlign w:val="subscript"/>
                            </w:rPr>
                            <m:t>RAT</m:t>
                          </m:r>
                        </m:sub>
                      </m:sSub>
                    </m:e>
                    <m:sup>
                      <m:r>
                        <w:rPr>
                          <w:rFonts w:ascii="Cambria Math" w:hAnsi="Cambria Math"/>
                        </w:rPr>
                        <m:t>2</m:t>
                      </m:r>
                    </m:sup>
                  </m:sSup>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Ɛ</m:t>
                          </m:r>
                        </m:e>
                        <m:sub>
                          <m:r>
                            <m:rPr>
                              <m:sty m:val="p"/>
                            </m:rPr>
                            <w:rPr>
                              <w:rFonts w:ascii="Cambria Math" w:hAnsi="Cambria Math"/>
                              <w:vertAlign w:val="subscript"/>
                            </w:rPr>
                            <m:t>SAT</m:t>
                          </m:r>
                        </m:sub>
                      </m:sSub>
                    </m:e>
                    <m:sup>
                      <m:r>
                        <w:rPr>
                          <w:rFonts w:ascii="Cambria Math" w:hAnsi="Cambria Math"/>
                        </w:rPr>
                        <m:t>2</m:t>
                      </m:r>
                    </m:sup>
                  </m:sSup>
                </m:e>
              </m:rad>
              <m:r>
                <w:rPr>
                  <w:rFonts w:ascii="Cambria Math" w:hAnsi="Cambria Math"/>
                </w:rPr>
                <m:t xml:space="preserve"> </m:t>
              </m:r>
            </m:oMath>
            <w:r w:rsidRPr="00E6225C">
              <w:t xml:space="preserve">+ </w:t>
            </w:r>
            <w:r w:rsidRPr="00E6225C">
              <w:sym w:font="Symbol" w:char="F044"/>
            </w:r>
            <w:r w:rsidRPr="00E6225C">
              <w:t>T</w:t>
            </w:r>
            <w:r w:rsidRPr="00E6225C">
              <w:rPr>
                <w:vertAlign w:val="subscript"/>
              </w:rPr>
              <w:t>SF</w:t>
            </w:r>
          </w:p>
        </w:tc>
        <w:tc>
          <w:tcPr>
            <w:tcW w:w="1440" w:type="dxa"/>
            <w:vMerge w:val="restart"/>
            <w:tcBorders>
              <w:top w:val="single" w:sz="6" w:space="0" w:color="auto"/>
              <w:right w:val="single" w:sz="12" w:space="0" w:color="auto"/>
            </w:tcBorders>
          </w:tcPr>
          <w:p w14:paraId="7F44C113" w14:textId="77777777" w:rsidR="000678DA" w:rsidRPr="00E6225C" w:rsidRDefault="000678DA" w:rsidP="001F323E">
            <w:pPr>
              <w:keepNext/>
              <w:keepLines/>
              <w:tabs>
                <w:tab w:val="left" w:pos="720"/>
                <w:tab w:val="left" w:leader="dot" w:pos="9360"/>
              </w:tabs>
              <w:jc w:val="center"/>
              <w:rPr>
                <w:b/>
              </w:rPr>
            </w:pPr>
            <w:r w:rsidRPr="00E6225C">
              <w:rPr>
                <w:b/>
              </w:rPr>
              <w:t>Applies to OS</w:t>
            </w:r>
          </w:p>
          <w:p w14:paraId="0BB00398" w14:textId="77777777" w:rsidR="000678DA" w:rsidRPr="00E6225C" w:rsidRDefault="000678DA" w:rsidP="001F323E">
            <w:pPr>
              <w:keepNext/>
              <w:keepLines/>
              <w:tabs>
                <w:tab w:val="left" w:pos="720"/>
                <w:tab w:val="left" w:leader="dot" w:pos="9360"/>
              </w:tabs>
              <w:jc w:val="center"/>
              <w:rPr>
                <w:b/>
              </w:rPr>
            </w:pPr>
            <w:r w:rsidRPr="00E6225C">
              <w:rPr>
                <w:b/>
              </w:rPr>
              <w:t>#2 (cooling only FCU with RAT)</w:t>
            </w:r>
          </w:p>
        </w:tc>
      </w:tr>
      <w:tr w:rsidR="000678DA" w:rsidRPr="00E6225C" w14:paraId="01950013" w14:textId="77777777" w:rsidTr="003E28B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Ex>
        <w:tc>
          <w:tcPr>
            <w:tcW w:w="1620" w:type="dxa"/>
            <w:vMerge/>
            <w:tcBorders>
              <w:left w:val="single" w:sz="12" w:space="0" w:color="auto"/>
            </w:tcBorders>
          </w:tcPr>
          <w:p w14:paraId="1A590B44" w14:textId="77777777" w:rsidR="000678DA" w:rsidRPr="00E6225C" w:rsidRDefault="000678DA" w:rsidP="001F323E">
            <w:pPr>
              <w:keepNext/>
              <w:keepLines/>
              <w:tabs>
                <w:tab w:val="left" w:pos="720"/>
                <w:tab w:val="left" w:leader="dot" w:pos="9360"/>
              </w:tabs>
            </w:pPr>
          </w:p>
        </w:tc>
        <w:tc>
          <w:tcPr>
            <w:tcW w:w="1800" w:type="dxa"/>
          </w:tcPr>
          <w:p w14:paraId="6511F0AA" w14:textId="77777777" w:rsidR="000678DA" w:rsidRPr="00E6225C" w:rsidRDefault="000678DA" w:rsidP="001F323E">
            <w:pPr>
              <w:keepNext/>
              <w:keepLines/>
              <w:tabs>
                <w:tab w:val="left" w:pos="720"/>
                <w:tab w:val="left" w:leader="dot" w:pos="9360"/>
              </w:tabs>
              <w:jc w:val="right"/>
              <w:rPr>
                <w:b/>
              </w:rPr>
            </w:pPr>
            <w:r w:rsidRPr="00E6225C">
              <w:rPr>
                <w:b/>
              </w:rPr>
              <w:t>Description</w:t>
            </w:r>
          </w:p>
        </w:tc>
        <w:tc>
          <w:tcPr>
            <w:tcW w:w="4680" w:type="dxa"/>
          </w:tcPr>
          <w:p w14:paraId="7C4A961A" w14:textId="77777777" w:rsidR="000678DA" w:rsidRPr="00E6225C" w:rsidRDefault="000678DA" w:rsidP="001F323E">
            <w:pPr>
              <w:keepNext/>
              <w:keepLines/>
              <w:tabs>
                <w:tab w:val="left" w:pos="720"/>
                <w:tab w:val="left" w:leader="dot" w:pos="9360"/>
              </w:tabs>
              <w:rPr>
                <w:b/>
              </w:rPr>
            </w:pPr>
            <w:r w:rsidRPr="00E6225C">
              <w:t xml:space="preserve">Temperature </w:t>
            </w:r>
            <w:proofErr w:type="gramStart"/>
            <w:r w:rsidRPr="00E6225C">
              <w:t>drop</w:t>
            </w:r>
            <w:proofErr w:type="gramEnd"/>
            <w:r w:rsidRPr="00E6225C">
              <w:t xml:space="preserve"> across inactive cooling coil</w:t>
            </w:r>
          </w:p>
        </w:tc>
        <w:tc>
          <w:tcPr>
            <w:tcW w:w="1440" w:type="dxa"/>
            <w:vMerge/>
            <w:tcBorders>
              <w:right w:val="single" w:sz="12" w:space="0" w:color="auto"/>
            </w:tcBorders>
          </w:tcPr>
          <w:p w14:paraId="546D564F" w14:textId="77777777" w:rsidR="000678DA" w:rsidRPr="00E6225C" w:rsidRDefault="000678DA" w:rsidP="001F323E">
            <w:pPr>
              <w:keepLines/>
              <w:tabs>
                <w:tab w:val="left" w:pos="720"/>
                <w:tab w:val="left" w:leader="dot" w:pos="9360"/>
              </w:tabs>
              <w:jc w:val="center"/>
            </w:pPr>
          </w:p>
        </w:tc>
      </w:tr>
      <w:tr w:rsidR="000678DA" w:rsidRPr="00E6225C" w14:paraId="272BCD9D" w14:textId="77777777" w:rsidTr="003E28B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Ex>
        <w:tc>
          <w:tcPr>
            <w:tcW w:w="1620" w:type="dxa"/>
            <w:vMerge/>
            <w:tcBorders>
              <w:left w:val="single" w:sz="12" w:space="0" w:color="auto"/>
            </w:tcBorders>
          </w:tcPr>
          <w:p w14:paraId="4C30978B" w14:textId="77777777" w:rsidR="000678DA" w:rsidRPr="00E6225C" w:rsidRDefault="000678DA" w:rsidP="001F323E">
            <w:pPr>
              <w:keepLines/>
              <w:tabs>
                <w:tab w:val="left" w:pos="720"/>
                <w:tab w:val="left" w:leader="dot" w:pos="9360"/>
              </w:tabs>
            </w:pPr>
          </w:p>
        </w:tc>
        <w:tc>
          <w:tcPr>
            <w:tcW w:w="1800" w:type="dxa"/>
          </w:tcPr>
          <w:p w14:paraId="7F3283A3" w14:textId="77777777" w:rsidR="000678DA" w:rsidRPr="00E6225C" w:rsidRDefault="000678DA" w:rsidP="001F323E">
            <w:pPr>
              <w:keepLines/>
              <w:tabs>
                <w:tab w:val="left" w:pos="720"/>
                <w:tab w:val="left" w:leader="dot" w:pos="9360"/>
              </w:tabs>
              <w:jc w:val="right"/>
              <w:rPr>
                <w:b/>
              </w:rPr>
            </w:pPr>
            <w:r w:rsidRPr="00E6225C">
              <w:rPr>
                <w:b/>
              </w:rPr>
              <w:t>Possible Diagnosis</w:t>
            </w:r>
          </w:p>
        </w:tc>
        <w:tc>
          <w:tcPr>
            <w:tcW w:w="4680" w:type="dxa"/>
          </w:tcPr>
          <w:p w14:paraId="4FF10F35" w14:textId="77777777" w:rsidR="000678DA" w:rsidRPr="00E6225C" w:rsidRDefault="000678DA" w:rsidP="001F323E">
            <w:pPr>
              <w:keepLines/>
              <w:tabs>
                <w:tab w:val="left" w:pos="720"/>
                <w:tab w:val="left" w:leader="dot" w:pos="9360"/>
              </w:tabs>
              <w:rPr>
                <w:lang w:val="de-DE"/>
              </w:rPr>
            </w:pPr>
            <w:r w:rsidRPr="00E6225C">
              <w:rPr>
                <w:lang w:val="de-DE"/>
              </w:rPr>
              <w:t>RAT sensor error</w:t>
            </w:r>
          </w:p>
          <w:p w14:paraId="6DE13BFE" w14:textId="77777777" w:rsidR="000678DA" w:rsidRPr="00E6225C" w:rsidRDefault="000678DA" w:rsidP="001F323E">
            <w:pPr>
              <w:keepLines/>
              <w:tabs>
                <w:tab w:val="left" w:pos="720"/>
                <w:tab w:val="left" w:leader="dot" w:pos="9360"/>
              </w:tabs>
              <w:rPr>
                <w:lang w:val="de-DE"/>
              </w:rPr>
            </w:pPr>
            <w:r w:rsidRPr="00E6225C">
              <w:rPr>
                <w:lang w:val="de-DE"/>
              </w:rPr>
              <w:t>SAT sensor error</w:t>
            </w:r>
          </w:p>
          <w:p w14:paraId="74C77402" w14:textId="77777777" w:rsidR="000678DA" w:rsidRPr="00E6225C" w:rsidRDefault="000678DA" w:rsidP="001F323E">
            <w:pPr>
              <w:keepLines/>
              <w:tabs>
                <w:tab w:val="left" w:pos="720"/>
                <w:tab w:val="left" w:leader="dot" w:pos="9360"/>
              </w:tabs>
            </w:pPr>
            <w:r w:rsidRPr="00E6225C">
              <w:t>Cooling coil valve stuck open or leaking</w:t>
            </w:r>
          </w:p>
          <w:p w14:paraId="22BA70EE" w14:textId="77777777" w:rsidR="000678DA" w:rsidRPr="00E6225C" w:rsidRDefault="000678DA" w:rsidP="001F323E">
            <w:pPr>
              <w:keepLines/>
              <w:tabs>
                <w:tab w:val="left" w:pos="720"/>
                <w:tab w:val="left" w:leader="dot" w:pos="9360"/>
              </w:tabs>
            </w:pPr>
            <w:r w:rsidRPr="00E6225C">
              <w:t>DX cooling stuck on</w:t>
            </w:r>
          </w:p>
        </w:tc>
        <w:tc>
          <w:tcPr>
            <w:tcW w:w="1440" w:type="dxa"/>
            <w:vMerge/>
            <w:tcBorders>
              <w:right w:val="single" w:sz="12" w:space="0" w:color="auto"/>
            </w:tcBorders>
          </w:tcPr>
          <w:p w14:paraId="658B2C35" w14:textId="77777777" w:rsidR="000678DA" w:rsidRPr="00E6225C" w:rsidRDefault="000678DA" w:rsidP="001F323E">
            <w:pPr>
              <w:keepLines/>
              <w:tabs>
                <w:tab w:val="left" w:pos="720"/>
                <w:tab w:val="left" w:leader="dot" w:pos="9360"/>
              </w:tabs>
              <w:jc w:val="center"/>
            </w:pPr>
          </w:p>
        </w:tc>
      </w:tr>
      <w:tr w:rsidR="000678DA" w:rsidRPr="00E6225C" w14:paraId="4C29A315" w14:textId="77777777" w:rsidTr="003E28B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Ex>
        <w:tc>
          <w:tcPr>
            <w:tcW w:w="1620" w:type="dxa"/>
            <w:vMerge w:val="restart"/>
            <w:tcBorders>
              <w:left w:val="single" w:sz="12" w:space="0" w:color="auto"/>
            </w:tcBorders>
          </w:tcPr>
          <w:p w14:paraId="567BCA23" w14:textId="77777777" w:rsidR="000678DA" w:rsidRPr="00E6225C" w:rsidRDefault="000678DA" w:rsidP="001F323E">
            <w:pPr>
              <w:keepNext/>
              <w:keepLines/>
              <w:tabs>
                <w:tab w:val="left" w:pos="720"/>
                <w:tab w:val="left" w:leader="dot" w:pos="9360"/>
              </w:tabs>
              <w:jc w:val="center"/>
              <w:rPr>
                <w:b/>
              </w:rPr>
            </w:pPr>
            <w:r w:rsidRPr="00E6225C">
              <w:rPr>
                <w:b/>
              </w:rPr>
              <w:t>FC#5</w:t>
            </w:r>
          </w:p>
        </w:tc>
        <w:tc>
          <w:tcPr>
            <w:tcW w:w="1800" w:type="dxa"/>
          </w:tcPr>
          <w:p w14:paraId="66069334" w14:textId="77777777" w:rsidR="000678DA" w:rsidRPr="00E6225C" w:rsidRDefault="000678DA" w:rsidP="001F323E">
            <w:pPr>
              <w:keepNext/>
              <w:keepLines/>
              <w:tabs>
                <w:tab w:val="left" w:pos="720"/>
                <w:tab w:val="left" w:leader="dot" w:pos="9360"/>
              </w:tabs>
              <w:jc w:val="right"/>
              <w:rPr>
                <w:b/>
              </w:rPr>
            </w:pPr>
            <w:r w:rsidRPr="00E6225C">
              <w:rPr>
                <w:b/>
              </w:rPr>
              <w:t>Equation</w:t>
            </w:r>
          </w:p>
        </w:tc>
        <w:tc>
          <w:tcPr>
            <w:tcW w:w="4680" w:type="dxa"/>
          </w:tcPr>
          <w:p w14:paraId="254A20B6" w14:textId="77777777" w:rsidR="000678DA" w:rsidRPr="00E6225C" w:rsidRDefault="000678DA" w:rsidP="001F323E">
            <w:pPr>
              <w:keepNext/>
              <w:keepLines/>
              <w:tabs>
                <w:tab w:val="left" w:pos="720"/>
                <w:tab w:val="left" w:leader="dot" w:pos="9360"/>
              </w:tabs>
              <w:spacing w:before="60" w:after="60"/>
              <w:jc w:val="center"/>
            </w:pPr>
            <w:r w:rsidRPr="00E6225C">
              <w:t>SAT</w:t>
            </w:r>
            <w:r w:rsidRPr="00E6225C">
              <w:rPr>
                <w:vertAlign w:val="subscript"/>
              </w:rPr>
              <w:t>AVG</w:t>
            </w:r>
            <w:r w:rsidRPr="00E6225C">
              <w:t xml:space="preserve"> - </w:t>
            </w:r>
            <w:proofErr w:type="gramStart"/>
            <w:r w:rsidRPr="00E6225C">
              <w:t>RAT  ≤</w:t>
            </w:r>
            <w:proofErr w:type="gramEnd"/>
            <m:oMath>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Ɛ</m:t>
                          </m:r>
                        </m:e>
                        <m:sub>
                          <m:r>
                            <m:rPr>
                              <m:sty m:val="p"/>
                            </m:rPr>
                            <w:rPr>
                              <w:rFonts w:ascii="Cambria Math" w:hAnsi="Cambria Math"/>
                              <w:vertAlign w:val="subscript"/>
                            </w:rPr>
                            <m:t>RAT</m:t>
                          </m:r>
                        </m:sub>
                      </m:sSub>
                    </m:e>
                    <m:sup>
                      <m:r>
                        <w:rPr>
                          <w:rFonts w:ascii="Cambria Math" w:hAnsi="Cambria Math"/>
                        </w:rPr>
                        <m:t>2</m:t>
                      </m:r>
                    </m:sup>
                  </m:sSup>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Ɛ</m:t>
                          </m:r>
                        </m:e>
                        <m:sub>
                          <m:r>
                            <m:rPr>
                              <m:sty m:val="p"/>
                            </m:rPr>
                            <w:rPr>
                              <w:rFonts w:ascii="Cambria Math" w:hAnsi="Cambria Math"/>
                              <w:vertAlign w:val="subscript"/>
                            </w:rPr>
                            <m:t>SAT</m:t>
                          </m:r>
                        </m:sub>
                      </m:sSub>
                    </m:e>
                    <m:sup>
                      <m:r>
                        <w:rPr>
                          <w:rFonts w:ascii="Cambria Math" w:hAnsi="Cambria Math"/>
                        </w:rPr>
                        <m:t>2</m:t>
                      </m:r>
                    </m:sup>
                  </m:sSup>
                </m:e>
              </m:rad>
              <m:r>
                <w:rPr>
                  <w:rFonts w:ascii="Cambria Math" w:hAnsi="Cambria Math"/>
                </w:rPr>
                <m:t xml:space="preserve"> </m:t>
              </m:r>
            </m:oMath>
            <w:r w:rsidRPr="00E6225C">
              <w:t xml:space="preserve">+ </w:t>
            </w:r>
            <w:r w:rsidRPr="00E6225C">
              <w:sym w:font="Symbol" w:char="F044"/>
            </w:r>
            <w:r w:rsidRPr="00E6225C">
              <w:t>T</w:t>
            </w:r>
            <w:r w:rsidRPr="00E6225C">
              <w:rPr>
                <w:vertAlign w:val="subscript"/>
              </w:rPr>
              <w:t>SF</w:t>
            </w:r>
          </w:p>
        </w:tc>
        <w:tc>
          <w:tcPr>
            <w:tcW w:w="1440" w:type="dxa"/>
            <w:vMerge w:val="restart"/>
            <w:tcBorders>
              <w:right w:val="single" w:sz="12" w:space="0" w:color="auto"/>
            </w:tcBorders>
          </w:tcPr>
          <w:p w14:paraId="27D5B265" w14:textId="77777777" w:rsidR="000678DA" w:rsidRPr="00E6225C" w:rsidRDefault="000678DA" w:rsidP="001F323E">
            <w:pPr>
              <w:keepNext/>
              <w:keepLines/>
              <w:tabs>
                <w:tab w:val="left" w:pos="720"/>
                <w:tab w:val="left" w:leader="dot" w:pos="9360"/>
              </w:tabs>
              <w:jc w:val="center"/>
              <w:rPr>
                <w:b/>
              </w:rPr>
            </w:pPr>
            <w:r w:rsidRPr="00E6225C">
              <w:rPr>
                <w:b/>
              </w:rPr>
              <w:t>Applies to OS #2 (heating only FCU with RAT)</w:t>
            </w:r>
          </w:p>
        </w:tc>
      </w:tr>
      <w:tr w:rsidR="000678DA" w:rsidRPr="00E6225C" w14:paraId="1A9044FB" w14:textId="77777777" w:rsidTr="003E28B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Ex>
        <w:tc>
          <w:tcPr>
            <w:tcW w:w="1620" w:type="dxa"/>
            <w:vMerge/>
            <w:tcBorders>
              <w:left w:val="single" w:sz="12" w:space="0" w:color="auto"/>
            </w:tcBorders>
          </w:tcPr>
          <w:p w14:paraId="74624706" w14:textId="77777777" w:rsidR="000678DA" w:rsidRPr="00E6225C" w:rsidRDefault="000678DA" w:rsidP="001F323E">
            <w:pPr>
              <w:keepNext/>
              <w:keepLines/>
              <w:tabs>
                <w:tab w:val="left" w:pos="720"/>
                <w:tab w:val="left" w:leader="dot" w:pos="9360"/>
              </w:tabs>
            </w:pPr>
          </w:p>
        </w:tc>
        <w:tc>
          <w:tcPr>
            <w:tcW w:w="1800" w:type="dxa"/>
          </w:tcPr>
          <w:p w14:paraId="794BAEAE" w14:textId="77777777" w:rsidR="000678DA" w:rsidRPr="00E6225C" w:rsidRDefault="000678DA" w:rsidP="001F323E">
            <w:pPr>
              <w:keepNext/>
              <w:keepLines/>
              <w:tabs>
                <w:tab w:val="left" w:pos="720"/>
                <w:tab w:val="left" w:leader="dot" w:pos="9360"/>
              </w:tabs>
              <w:jc w:val="right"/>
              <w:rPr>
                <w:b/>
              </w:rPr>
            </w:pPr>
            <w:r w:rsidRPr="00E6225C">
              <w:rPr>
                <w:b/>
              </w:rPr>
              <w:t>Description</w:t>
            </w:r>
          </w:p>
        </w:tc>
        <w:tc>
          <w:tcPr>
            <w:tcW w:w="4680" w:type="dxa"/>
          </w:tcPr>
          <w:p w14:paraId="67795301" w14:textId="77777777" w:rsidR="000678DA" w:rsidRPr="00E6225C" w:rsidRDefault="000678DA" w:rsidP="001F323E">
            <w:pPr>
              <w:keepNext/>
              <w:keepLines/>
              <w:tabs>
                <w:tab w:val="left" w:pos="720"/>
                <w:tab w:val="left" w:leader="dot" w:pos="9360"/>
              </w:tabs>
            </w:pPr>
            <w:r w:rsidRPr="00E6225C">
              <w:t xml:space="preserve">Temperature </w:t>
            </w:r>
            <w:proofErr w:type="gramStart"/>
            <w:r w:rsidRPr="00E6225C">
              <w:t>rise</w:t>
            </w:r>
            <w:proofErr w:type="gramEnd"/>
            <w:r w:rsidRPr="00E6225C">
              <w:t xml:space="preserve"> across inactive heating coil</w:t>
            </w:r>
          </w:p>
        </w:tc>
        <w:tc>
          <w:tcPr>
            <w:tcW w:w="1440" w:type="dxa"/>
            <w:vMerge/>
            <w:tcBorders>
              <w:right w:val="single" w:sz="12" w:space="0" w:color="auto"/>
            </w:tcBorders>
          </w:tcPr>
          <w:p w14:paraId="347228B4" w14:textId="77777777" w:rsidR="000678DA" w:rsidRPr="00E6225C" w:rsidRDefault="000678DA" w:rsidP="001F323E">
            <w:pPr>
              <w:keepLines/>
              <w:tabs>
                <w:tab w:val="left" w:pos="720"/>
                <w:tab w:val="left" w:leader="dot" w:pos="9360"/>
              </w:tabs>
              <w:jc w:val="center"/>
            </w:pPr>
          </w:p>
        </w:tc>
      </w:tr>
      <w:tr w:rsidR="000678DA" w:rsidRPr="00E6225C" w14:paraId="088A5294" w14:textId="77777777" w:rsidTr="003E28B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Ex>
        <w:tc>
          <w:tcPr>
            <w:tcW w:w="1620" w:type="dxa"/>
            <w:vMerge/>
            <w:tcBorders>
              <w:left w:val="single" w:sz="12" w:space="0" w:color="auto"/>
              <w:bottom w:val="single" w:sz="12" w:space="0" w:color="auto"/>
            </w:tcBorders>
          </w:tcPr>
          <w:p w14:paraId="2BB2FE84" w14:textId="77777777" w:rsidR="000678DA" w:rsidRPr="00E6225C" w:rsidRDefault="000678DA" w:rsidP="001F323E">
            <w:pPr>
              <w:keepLines/>
              <w:tabs>
                <w:tab w:val="left" w:pos="720"/>
                <w:tab w:val="left" w:leader="dot" w:pos="9360"/>
              </w:tabs>
            </w:pPr>
          </w:p>
        </w:tc>
        <w:tc>
          <w:tcPr>
            <w:tcW w:w="1800" w:type="dxa"/>
            <w:tcBorders>
              <w:bottom w:val="single" w:sz="12" w:space="0" w:color="auto"/>
            </w:tcBorders>
          </w:tcPr>
          <w:p w14:paraId="0CDAE3AD" w14:textId="77777777" w:rsidR="000678DA" w:rsidRPr="00E6225C" w:rsidRDefault="000678DA" w:rsidP="001F323E">
            <w:pPr>
              <w:keepLines/>
              <w:tabs>
                <w:tab w:val="left" w:pos="720"/>
                <w:tab w:val="left" w:leader="dot" w:pos="9360"/>
              </w:tabs>
              <w:jc w:val="right"/>
              <w:rPr>
                <w:b/>
              </w:rPr>
            </w:pPr>
            <w:r w:rsidRPr="00E6225C">
              <w:rPr>
                <w:b/>
              </w:rPr>
              <w:t>Possible Diagnosis</w:t>
            </w:r>
          </w:p>
        </w:tc>
        <w:tc>
          <w:tcPr>
            <w:tcW w:w="4680" w:type="dxa"/>
            <w:tcBorders>
              <w:bottom w:val="single" w:sz="12" w:space="0" w:color="auto"/>
            </w:tcBorders>
          </w:tcPr>
          <w:p w14:paraId="445D0F88" w14:textId="77777777" w:rsidR="000678DA" w:rsidRPr="00E6225C" w:rsidRDefault="000678DA" w:rsidP="001F323E">
            <w:pPr>
              <w:keepLines/>
              <w:tabs>
                <w:tab w:val="left" w:pos="720"/>
                <w:tab w:val="left" w:leader="dot" w:pos="9360"/>
              </w:tabs>
              <w:rPr>
                <w:lang w:val="de-DE"/>
              </w:rPr>
            </w:pPr>
            <w:r w:rsidRPr="00E6225C">
              <w:rPr>
                <w:lang w:val="de-DE"/>
              </w:rPr>
              <w:t>RAT sensor error</w:t>
            </w:r>
          </w:p>
          <w:p w14:paraId="4129AA46" w14:textId="77777777" w:rsidR="000678DA" w:rsidRPr="00E6225C" w:rsidRDefault="000678DA" w:rsidP="001F323E">
            <w:pPr>
              <w:keepLines/>
              <w:tabs>
                <w:tab w:val="left" w:pos="720"/>
                <w:tab w:val="left" w:leader="dot" w:pos="9360"/>
              </w:tabs>
              <w:rPr>
                <w:lang w:val="de-DE"/>
              </w:rPr>
            </w:pPr>
            <w:r w:rsidRPr="00E6225C">
              <w:rPr>
                <w:lang w:val="de-DE"/>
              </w:rPr>
              <w:t>SAT sensor error</w:t>
            </w:r>
          </w:p>
          <w:p w14:paraId="76761F69" w14:textId="77777777" w:rsidR="000678DA" w:rsidRPr="00E6225C" w:rsidRDefault="000678DA" w:rsidP="001F323E">
            <w:pPr>
              <w:keepLines/>
              <w:tabs>
                <w:tab w:val="left" w:pos="720"/>
                <w:tab w:val="left" w:leader="dot" w:pos="9360"/>
              </w:tabs>
            </w:pPr>
            <w:r w:rsidRPr="00E6225C">
              <w:t>Heating coil valve stuck open or leaking</w:t>
            </w:r>
          </w:p>
          <w:p w14:paraId="2C9FF323" w14:textId="77777777" w:rsidR="000678DA" w:rsidRPr="00E6225C" w:rsidRDefault="000678DA" w:rsidP="001F323E">
            <w:pPr>
              <w:keepLines/>
              <w:tabs>
                <w:tab w:val="left" w:pos="720"/>
                <w:tab w:val="left" w:leader="dot" w:pos="9360"/>
              </w:tabs>
            </w:pPr>
            <w:r w:rsidRPr="00E6225C">
              <w:t>Gas or electric heat stuck on</w:t>
            </w:r>
          </w:p>
        </w:tc>
        <w:tc>
          <w:tcPr>
            <w:tcW w:w="1440" w:type="dxa"/>
            <w:vMerge/>
            <w:tcBorders>
              <w:bottom w:val="single" w:sz="12" w:space="0" w:color="auto"/>
              <w:right w:val="single" w:sz="12" w:space="0" w:color="auto"/>
            </w:tcBorders>
          </w:tcPr>
          <w:p w14:paraId="0F3F4016" w14:textId="77777777" w:rsidR="000678DA" w:rsidRPr="00E6225C" w:rsidRDefault="000678DA" w:rsidP="001F323E">
            <w:pPr>
              <w:keepLines/>
              <w:tabs>
                <w:tab w:val="left" w:pos="720"/>
                <w:tab w:val="left" w:leader="dot" w:pos="9360"/>
              </w:tabs>
              <w:jc w:val="center"/>
            </w:pPr>
          </w:p>
        </w:tc>
      </w:tr>
    </w:tbl>
    <w:p w14:paraId="3D8EAF4A" w14:textId="77777777" w:rsidR="000678DA" w:rsidRPr="00E6225C" w:rsidRDefault="000678DA" w:rsidP="00122D20">
      <w:pPr>
        <w:pStyle w:val="TableTitle"/>
      </w:pPr>
    </w:p>
    <w:p w14:paraId="25E77437" w14:textId="77777777" w:rsidR="000678DA" w:rsidRPr="00E6225C" w:rsidRDefault="000678DA" w:rsidP="0087618D">
      <w:pPr>
        <w:pStyle w:val="Heading4"/>
      </w:pPr>
      <w:r w:rsidRPr="00E6225C">
        <w:t xml:space="preserve">A subset of all potential fault conditions is evaluated by the AFDD routines. The set of applicable fault conditions depends on the </w:t>
      </w:r>
      <w:r w:rsidRPr="00E6225C">
        <w:rPr>
          <w:rFonts w:cs="Times New Roman PS MT"/>
          <w:bCs/>
          <w:szCs w:val="20"/>
        </w:rPr>
        <w:t>OS</w:t>
      </w:r>
      <w:r w:rsidRPr="00E6225C">
        <w:t xml:space="preserve"> of the FCU.</w:t>
      </w:r>
    </w:p>
    <w:p w14:paraId="3B621CA6" w14:textId="77777777" w:rsidR="000678DA" w:rsidRPr="00E6225C" w:rsidRDefault="000678DA" w:rsidP="0095016F">
      <w:pPr>
        <w:pStyle w:val="Heading5"/>
        <w:spacing w:before="120" w:after="40"/>
      </w:pPr>
      <w:r w:rsidRPr="00E6225C">
        <w:t>In OS#1 (Heating), the following fault conditions shall be evaluated:</w:t>
      </w:r>
    </w:p>
    <w:p w14:paraId="3DF1EEC3" w14:textId="77777777" w:rsidR="000678DA" w:rsidRPr="00E6225C" w:rsidRDefault="000678DA" w:rsidP="0095016F">
      <w:pPr>
        <w:pStyle w:val="Heading6"/>
        <w:spacing w:before="120" w:after="40"/>
      </w:pPr>
      <w:r w:rsidRPr="00E6225C">
        <w:t xml:space="preserve">FC#1: Too many changes in </w:t>
      </w:r>
      <w:r w:rsidRPr="00E6225C">
        <w:rPr>
          <w:rFonts w:cs="Times New Roman PS MT"/>
          <w:bCs/>
          <w:szCs w:val="20"/>
        </w:rPr>
        <w:t>OS</w:t>
      </w:r>
    </w:p>
    <w:p w14:paraId="05617C3F" w14:textId="77777777" w:rsidR="000678DA" w:rsidRPr="00E6225C" w:rsidRDefault="000678DA" w:rsidP="0095016F">
      <w:pPr>
        <w:pStyle w:val="Heading6"/>
        <w:spacing w:before="120" w:after="40"/>
      </w:pPr>
      <w:r w:rsidRPr="00E6225C">
        <w:lastRenderedPageBreak/>
        <w:t>FC#2: SAT too low in full heating</w:t>
      </w:r>
    </w:p>
    <w:p w14:paraId="07E8225B" w14:textId="77777777" w:rsidR="000678DA" w:rsidRPr="00E6225C" w:rsidRDefault="000678DA" w:rsidP="0095016F">
      <w:pPr>
        <w:pStyle w:val="Heading5"/>
        <w:spacing w:before="120" w:after="40"/>
      </w:pPr>
      <w:r w:rsidRPr="00E6225C">
        <w:t>In OS#2 (</w:t>
      </w:r>
      <w:proofErr w:type="spellStart"/>
      <w:r w:rsidRPr="00E6225C">
        <w:t>Deadband</w:t>
      </w:r>
      <w:proofErr w:type="spellEnd"/>
      <w:r w:rsidRPr="00E6225C">
        <w:t>), the following fault conditions shall be evaluated:</w:t>
      </w:r>
    </w:p>
    <w:p w14:paraId="6F7AA9A3" w14:textId="77777777" w:rsidR="000678DA" w:rsidRPr="00E6225C" w:rsidRDefault="000678DA" w:rsidP="0095016F">
      <w:pPr>
        <w:pStyle w:val="Heading6"/>
        <w:spacing w:before="120" w:after="40"/>
      </w:pPr>
      <w:r w:rsidRPr="00E6225C">
        <w:t>FC#5: Temperature drop across inactive heating coil (heating only FCU</w:t>
      </w:r>
    </w:p>
    <w:p w14:paraId="4FCAD557" w14:textId="77777777" w:rsidR="000678DA" w:rsidRPr="00E6225C" w:rsidRDefault="000678DA" w:rsidP="0095016F">
      <w:pPr>
        <w:pStyle w:val="Heading6"/>
        <w:spacing w:before="120" w:after="40"/>
      </w:pPr>
      <w:r w:rsidRPr="00E6225C">
        <w:t>FC#4: Temperature drop across inactive cooling coil (cooling only FCU</w:t>
      </w:r>
    </w:p>
    <w:p w14:paraId="33673FA6" w14:textId="77777777" w:rsidR="000678DA" w:rsidRPr="00E6225C" w:rsidRDefault="000678DA" w:rsidP="0095016F">
      <w:pPr>
        <w:pStyle w:val="Heading5"/>
        <w:spacing w:before="120" w:after="40"/>
      </w:pPr>
      <w:r w:rsidRPr="00E6225C">
        <w:t>In OS#3 (Cooling), the following fault conditions shall be evaluated:</w:t>
      </w:r>
    </w:p>
    <w:p w14:paraId="1B01A35E" w14:textId="77777777" w:rsidR="000678DA" w:rsidRPr="00E6225C" w:rsidRDefault="000678DA" w:rsidP="0095016F">
      <w:pPr>
        <w:pStyle w:val="Heading6"/>
        <w:spacing w:before="120" w:after="40"/>
      </w:pPr>
      <w:r w:rsidRPr="00E6225C">
        <w:t xml:space="preserve">FC#1: Too many changes in </w:t>
      </w:r>
      <w:r w:rsidRPr="00E6225C">
        <w:rPr>
          <w:rFonts w:cs="Times New Roman PS MT"/>
          <w:bCs/>
          <w:szCs w:val="20"/>
        </w:rPr>
        <w:t>OS</w:t>
      </w:r>
    </w:p>
    <w:p w14:paraId="28E4FB62" w14:textId="77777777" w:rsidR="000678DA" w:rsidRPr="00E6225C" w:rsidRDefault="000678DA" w:rsidP="0095016F">
      <w:pPr>
        <w:pStyle w:val="Heading6"/>
        <w:spacing w:before="120" w:after="40"/>
      </w:pPr>
      <w:r w:rsidRPr="00E6225C">
        <w:t>FC#3: SAT too high in full cooling</w:t>
      </w:r>
    </w:p>
    <w:p w14:paraId="738C94D9" w14:textId="77777777" w:rsidR="000678DA" w:rsidRPr="00E6225C" w:rsidRDefault="000678DA" w:rsidP="0095016F">
      <w:pPr>
        <w:pStyle w:val="Heading5"/>
        <w:spacing w:before="120" w:after="40"/>
      </w:pPr>
      <w:r w:rsidRPr="00E6225C">
        <w:t>In OS#4 (other), the following fault conditions shall be evaluated:</w:t>
      </w:r>
    </w:p>
    <w:p w14:paraId="73373626" w14:textId="77777777" w:rsidR="000678DA" w:rsidRPr="00E6225C" w:rsidRDefault="000678DA" w:rsidP="0095016F">
      <w:pPr>
        <w:pStyle w:val="Heading6"/>
        <w:spacing w:before="120" w:after="40"/>
      </w:pPr>
      <w:r w:rsidRPr="00E6225C">
        <w:t xml:space="preserve">FC#1: Too many changes in </w:t>
      </w:r>
      <w:r w:rsidRPr="00E6225C">
        <w:rPr>
          <w:rFonts w:cs="Times New Roman PS MT"/>
          <w:bCs/>
          <w:szCs w:val="20"/>
        </w:rPr>
        <w:t>OS</w:t>
      </w:r>
    </w:p>
    <w:p w14:paraId="2825509C" w14:textId="77777777" w:rsidR="000678DA" w:rsidRPr="00E6225C" w:rsidRDefault="000678DA" w:rsidP="0087618D">
      <w:pPr>
        <w:pStyle w:val="Heading4"/>
      </w:pPr>
      <w:r w:rsidRPr="00E6225C">
        <w:t>For each FCU, the operator shall be able to suppress the alarm for any fault condition.</w:t>
      </w:r>
    </w:p>
    <w:p w14:paraId="3A922D70" w14:textId="77777777" w:rsidR="000678DA" w:rsidRPr="00E6225C" w:rsidRDefault="000678DA" w:rsidP="0087618D">
      <w:pPr>
        <w:pStyle w:val="Heading4"/>
      </w:pPr>
      <w:r w:rsidRPr="00E6225C">
        <w:t>Evaluation of fault conditions shall be suspended under the following conditions:</w:t>
      </w:r>
    </w:p>
    <w:p w14:paraId="14E60771" w14:textId="77777777" w:rsidR="000678DA" w:rsidRPr="00E6225C" w:rsidRDefault="000678DA" w:rsidP="0095016F">
      <w:pPr>
        <w:pStyle w:val="Heading5"/>
        <w:spacing w:before="120" w:after="40"/>
        <w:ind w:left="1714"/>
      </w:pPr>
      <w:r w:rsidRPr="00E6225C">
        <w:t>When FCU is not operating</w:t>
      </w:r>
    </w:p>
    <w:p w14:paraId="57B84727" w14:textId="18E03D60" w:rsidR="000678DA" w:rsidRPr="00E6225C" w:rsidRDefault="000678DA" w:rsidP="0095016F">
      <w:pPr>
        <w:pStyle w:val="Heading5"/>
        <w:spacing w:before="120" w:after="40"/>
        <w:ind w:left="1714"/>
      </w:pPr>
      <w:r w:rsidRPr="00E6225C">
        <w:t xml:space="preserve">For a period of </w:t>
      </w:r>
      <w:proofErr w:type="spellStart"/>
      <w:r w:rsidRPr="00E6225C">
        <w:t>ModeDelay</w:t>
      </w:r>
      <w:proofErr w:type="spellEnd"/>
      <w:r w:rsidRPr="00E6225C">
        <w:t xml:space="preserve"> minutes following a change in mode (e.g., from </w:t>
      </w:r>
      <w:r w:rsidR="0012235C">
        <w:t>Warmup</w:t>
      </w:r>
      <w:r w:rsidRPr="00E6225C">
        <w:t xml:space="preserve"> </w:t>
      </w:r>
      <w:r w:rsidR="0012235C">
        <w:t xml:space="preserve">Mode </w:t>
      </w:r>
      <w:r w:rsidRPr="00E6225C">
        <w:t xml:space="preserve">or </w:t>
      </w:r>
      <w:r w:rsidR="0012235C">
        <w:t>C</w:t>
      </w:r>
      <w:r w:rsidR="005474F7">
        <w:t>ooldown</w:t>
      </w:r>
      <w:r w:rsidRPr="00E6225C">
        <w:t xml:space="preserve"> </w:t>
      </w:r>
      <w:r w:rsidR="0012235C">
        <w:t xml:space="preserve">Mode </w:t>
      </w:r>
      <w:r w:rsidRPr="00E6225C">
        <w:t xml:space="preserve">to </w:t>
      </w:r>
      <w:r w:rsidR="0012235C" w:rsidRPr="00E6225C">
        <w:t>Occupied</w:t>
      </w:r>
      <w:r w:rsidR="0012235C">
        <w:t xml:space="preserve"> Mode</w:t>
      </w:r>
      <w:r w:rsidRPr="00E6225C">
        <w:t xml:space="preserve">) of any </w:t>
      </w:r>
      <w:r w:rsidR="00D21A33">
        <w:t>Zone Group</w:t>
      </w:r>
      <w:r w:rsidRPr="00E6225C">
        <w:t xml:space="preserve"> served by the FCU.</w:t>
      </w:r>
    </w:p>
    <w:p w14:paraId="538E797C" w14:textId="77777777" w:rsidR="000678DA" w:rsidRPr="00E6225C" w:rsidRDefault="000678DA" w:rsidP="0087618D">
      <w:pPr>
        <w:pStyle w:val="Heading4"/>
      </w:pPr>
      <w:r w:rsidRPr="00E6225C">
        <w:t>Fault conditions that are not applicable to the current OS shall not be evaluated.</w:t>
      </w:r>
    </w:p>
    <w:p w14:paraId="1BD76D7B" w14:textId="77777777" w:rsidR="000678DA" w:rsidRPr="00E6225C" w:rsidRDefault="000678DA" w:rsidP="0087618D">
      <w:pPr>
        <w:pStyle w:val="Heading4"/>
      </w:pPr>
      <w:r w:rsidRPr="00E6225C">
        <w:t xml:space="preserve">A fault condition that evaluates as true must do so continuously for </w:t>
      </w:r>
      <w:proofErr w:type="spellStart"/>
      <w:r w:rsidRPr="00E6225C">
        <w:t>AlarmDelay</w:t>
      </w:r>
      <w:proofErr w:type="spellEnd"/>
      <w:r w:rsidRPr="00E6225C">
        <w:t xml:space="preserve"> minutes before it is reported to the operator.</w:t>
      </w:r>
    </w:p>
    <w:p w14:paraId="328FBC96" w14:textId="77777777" w:rsidR="000678DA" w:rsidRPr="00E6225C" w:rsidRDefault="000678DA" w:rsidP="0087618D">
      <w:pPr>
        <w:pStyle w:val="Heading4"/>
      </w:pPr>
      <w:r w:rsidRPr="00E6225C">
        <w:t xml:space="preserve">Test mode shall temporarily set </w:t>
      </w:r>
      <w:proofErr w:type="spellStart"/>
      <w:r w:rsidRPr="00E6225C">
        <w:t>ModeDelay</w:t>
      </w:r>
      <w:proofErr w:type="spellEnd"/>
      <w:r w:rsidRPr="00E6225C">
        <w:t xml:space="preserve"> and </w:t>
      </w:r>
      <w:proofErr w:type="spellStart"/>
      <w:r w:rsidRPr="00E6225C">
        <w:t>AlarmDelay</w:t>
      </w:r>
      <w:proofErr w:type="spellEnd"/>
      <w:r w:rsidRPr="00E6225C">
        <w:t xml:space="preserve"> to 0 minutes for a period of </w:t>
      </w:r>
      <w:proofErr w:type="spellStart"/>
      <w:r w:rsidRPr="00E6225C">
        <w:t>TestModeDelay</w:t>
      </w:r>
      <w:proofErr w:type="spellEnd"/>
      <w:r w:rsidRPr="00E6225C">
        <w:t xml:space="preserve"> minutes to allow instant testing of the AFDD system and ensure normal fault detection occurs after testing is complete.</w:t>
      </w:r>
    </w:p>
    <w:p w14:paraId="4F42831C" w14:textId="77777777" w:rsidR="000678DA" w:rsidRPr="00E6225C" w:rsidRDefault="000678DA" w:rsidP="0087618D">
      <w:pPr>
        <w:pStyle w:val="Heading4"/>
      </w:pPr>
      <w:r w:rsidRPr="00E6225C">
        <w:t>When a fault condition is reported to the operator, it shall be a Level 3 alarm and shall include the description of the fault and the list of possible diagnoses from Table 5.20.6.6.</w:t>
      </w:r>
    </w:p>
    <w:p w14:paraId="45ACA0FD" w14:textId="77777777" w:rsidR="000678DA" w:rsidRPr="00E6225C" w:rsidRDefault="000678DA" w:rsidP="0087618D">
      <w:pPr>
        <w:pStyle w:val="Heading3"/>
      </w:pPr>
      <w:r w:rsidRPr="00E6225C">
        <w:t>Testing/Commissioning Overrides</w:t>
      </w:r>
      <w:r w:rsidRPr="00E6225C">
        <w:rPr>
          <w:rFonts w:cs="Times New Roman PS MT"/>
          <w:szCs w:val="20"/>
        </w:rPr>
        <w:t>.</w:t>
      </w:r>
      <w:r w:rsidRPr="00E6225C">
        <w:t xml:space="preserve"> Provide software switches that interlock to a </w:t>
      </w:r>
      <w:r w:rsidRPr="00E6225C">
        <w:rPr>
          <w:rFonts w:cs="Times New Roman PS MT"/>
          <w:bCs/>
          <w:szCs w:val="20"/>
        </w:rPr>
        <w:t>CHW</w:t>
      </w:r>
      <w:r w:rsidRPr="00E6225C">
        <w:t xml:space="preserve"> and hot</w:t>
      </w:r>
      <w:r w:rsidRPr="00E6225C">
        <w:rPr>
          <w:rFonts w:cs="Times New Roman PS MT"/>
          <w:bCs/>
          <w:szCs w:val="20"/>
        </w:rPr>
        <w:t>-</w:t>
      </w:r>
      <w:r w:rsidRPr="00E6225C">
        <w:t>water plant level to</w:t>
      </w:r>
    </w:p>
    <w:p w14:paraId="0AA8DF42" w14:textId="77777777" w:rsidR="000678DA" w:rsidRPr="00E6225C" w:rsidRDefault="000678DA">
      <w:pPr>
        <w:pStyle w:val="Heading4"/>
        <w:pPrChange w:id="9860" w:author="Reece Kiriu" w:date="2022-12-07T11:38:00Z">
          <w:pPr>
            <w:pStyle w:val="Heading5"/>
            <w:spacing w:before="120" w:after="40"/>
            <w:ind w:left="1714"/>
          </w:pPr>
        </w:pPrChange>
      </w:pPr>
      <w:r w:rsidRPr="00E6225C">
        <w:t>force HW valve full open if there is a hot-water coil,</w:t>
      </w:r>
    </w:p>
    <w:p w14:paraId="0B89962F" w14:textId="77777777" w:rsidR="000678DA" w:rsidRPr="00E6225C" w:rsidRDefault="000678DA">
      <w:pPr>
        <w:pStyle w:val="Heading4"/>
        <w:pPrChange w:id="9861" w:author="Reece Kiriu" w:date="2022-12-07T11:38:00Z">
          <w:pPr>
            <w:pStyle w:val="Heading5"/>
            <w:spacing w:before="120" w:after="40"/>
            <w:ind w:left="1714"/>
          </w:pPr>
        </w:pPrChange>
      </w:pPr>
      <w:r w:rsidRPr="00E6225C">
        <w:t>force HW valve full closed if there is a hot-water coil,</w:t>
      </w:r>
    </w:p>
    <w:p w14:paraId="38534D2F" w14:textId="77777777" w:rsidR="000678DA" w:rsidRPr="00E6225C" w:rsidRDefault="000678DA">
      <w:pPr>
        <w:pStyle w:val="Heading4"/>
        <w:pPrChange w:id="9862" w:author="Reece Kiriu" w:date="2022-12-07T11:38:00Z">
          <w:pPr>
            <w:pStyle w:val="Heading5"/>
            <w:spacing w:before="120" w:after="40"/>
            <w:ind w:left="1714"/>
          </w:pPr>
        </w:pPrChange>
      </w:pPr>
      <w:r w:rsidRPr="00E6225C">
        <w:t>force CHW valve full open if there is a CHW coil, and</w:t>
      </w:r>
    </w:p>
    <w:p w14:paraId="6EC4E22E" w14:textId="77777777" w:rsidR="000678DA" w:rsidRPr="00E6225C" w:rsidRDefault="000678DA">
      <w:pPr>
        <w:pStyle w:val="Heading4"/>
        <w:pPrChange w:id="9863" w:author="Reece Kiriu" w:date="2022-12-07T11:38:00Z">
          <w:pPr>
            <w:pStyle w:val="Heading5"/>
            <w:spacing w:before="120" w:after="40"/>
            <w:ind w:left="1714"/>
          </w:pPr>
        </w:pPrChange>
      </w:pPr>
      <w:r w:rsidRPr="00E6225C">
        <w:t>force CHW valve full closed if there is a CHW coil.</w:t>
      </w:r>
    </w:p>
    <w:p w14:paraId="12260450" w14:textId="77777777" w:rsidR="000678DA" w:rsidRPr="00E6225C" w:rsidRDefault="000678DA" w:rsidP="000678DA">
      <w:pPr>
        <w:pStyle w:val="Infobox"/>
      </w:pPr>
      <w:r w:rsidRPr="00E6225C">
        <w:rPr>
          <w:bCs/>
        </w:rPr>
        <w:t>Per Section 5.1.10,</w:t>
      </w:r>
      <w:r w:rsidRPr="00E6225C">
        <w:t xml:space="preserve"> all hardware points can be overridden through the BAS. Each of the following points is interlocked so that they can be overridden as a group on a plant level.</w:t>
      </w:r>
    </w:p>
    <w:p w14:paraId="57801F71" w14:textId="77777777" w:rsidR="000678DA" w:rsidRPr="00E6225C" w:rsidRDefault="000678DA" w:rsidP="000678DA">
      <w:pPr>
        <w:pStyle w:val="Infobox"/>
      </w:pPr>
      <w:r w:rsidRPr="00E6225C">
        <w:rPr>
          <w:bCs/>
        </w:rPr>
        <w:t>For example, the</w:t>
      </w:r>
      <w:r w:rsidRPr="00E6225C">
        <w:t xml:space="preserve"> </w:t>
      </w:r>
      <w:proofErr w:type="spellStart"/>
      <w:r w:rsidRPr="00E6225C">
        <w:t>CxA</w:t>
      </w:r>
      <w:proofErr w:type="spellEnd"/>
      <w:r w:rsidRPr="00E6225C">
        <w:t xml:space="preserve"> can check for valve leakage by simultaneously forcing closed all CHW valves at all coils served by the chiller plant and then recording flow at the chiller.</w:t>
      </w:r>
    </w:p>
    <w:p w14:paraId="222C7446" w14:textId="77777777" w:rsidR="000678DA" w:rsidRPr="00E6225C" w:rsidRDefault="000678DA" w:rsidP="0087618D">
      <w:pPr>
        <w:pStyle w:val="Heading3"/>
      </w:pPr>
      <w:r w:rsidRPr="00E6225C">
        <w:t>Plant Requests</w:t>
      </w:r>
    </w:p>
    <w:p w14:paraId="1E755B20" w14:textId="77777777" w:rsidR="000678DA" w:rsidRPr="00E6225C" w:rsidRDefault="000678DA" w:rsidP="0087618D">
      <w:pPr>
        <w:pStyle w:val="Heading4"/>
      </w:pPr>
      <w:r w:rsidRPr="00E6225C">
        <w:t>If There Is a Chilled-Water Coil, Chilled-Water Reset Requests</w:t>
      </w:r>
    </w:p>
    <w:p w14:paraId="1735AF39" w14:textId="77777777" w:rsidR="000678DA" w:rsidRPr="00E6225C" w:rsidRDefault="000678DA" w:rsidP="007C1423">
      <w:pPr>
        <w:pStyle w:val="Heading5"/>
      </w:pPr>
      <w:r w:rsidRPr="00E6225C">
        <w:t xml:space="preserve">All requests shall be suppressed (send 0 requests) if fan is not at </w:t>
      </w:r>
      <w:proofErr w:type="spellStart"/>
      <w:r w:rsidRPr="00E6225C">
        <w:t>MaxCoolSpeed</w:t>
      </w:r>
      <w:proofErr w:type="spellEnd"/>
      <w:r w:rsidRPr="00E6225C">
        <w:t>.</w:t>
      </w:r>
    </w:p>
    <w:p w14:paraId="018FD3F6" w14:textId="77777777" w:rsidR="000678DA" w:rsidRPr="00E6225C" w:rsidRDefault="000678DA" w:rsidP="000678DA">
      <w:pPr>
        <w:pStyle w:val="Infobox"/>
      </w:pPr>
      <w:r w:rsidRPr="00E6225C">
        <w:t>The previous sequence is to prevent CHWST reset until fan is at full speed since chiller plant energy is much larger than FC fan energy.</w:t>
      </w:r>
    </w:p>
    <w:p w14:paraId="05C324F7" w14:textId="4D0C487F" w:rsidR="000678DA" w:rsidRPr="00E6225C" w:rsidRDefault="000678DA" w:rsidP="0095016F">
      <w:pPr>
        <w:pStyle w:val="Heading5"/>
        <w:spacing w:before="120" w:after="40"/>
        <w:ind w:left="1714"/>
      </w:pPr>
      <w:r w:rsidRPr="00E6225C">
        <w:t xml:space="preserve">If the supply air temperature is </w:t>
      </w:r>
      <w:ins w:id="9864" w:author="Titus Ellison" w:date="2022-10-24T08:43:00Z">
        <w:r w:rsidR="00257B1B" w:rsidRPr="00257B1B">
          <w:rPr>
            <w:rStyle w:val="Toggle"/>
            <w:rPrChange w:id="9865" w:author="Titus Ellison" w:date="2022-10-24T08:43:00Z">
              <w:rPr/>
            </w:rPrChange>
          </w:rPr>
          <w:t>[UNITS [6°C] [</w:t>
        </w:r>
      </w:ins>
      <w:r w:rsidRPr="00257B1B">
        <w:rPr>
          <w:rStyle w:val="Toggle"/>
          <w:rPrChange w:id="9866" w:author="Titus Ellison" w:date="2022-10-24T08:43:00Z">
            <w:rPr/>
          </w:rPrChange>
        </w:rPr>
        <w:t>10°F</w:t>
      </w:r>
      <w:ins w:id="9867" w:author="Titus Ellison" w:date="2022-10-24T08:43:00Z">
        <w:r w:rsidR="00257B1B" w:rsidRPr="00257B1B">
          <w:rPr>
            <w:rStyle w:val="Toggle"/>
            <w:rPrChange w:id="9868" w:author="Titus Ellison" w:date="2022-10-24T08:43:00Z">
              <w:rPr/>
            </w:rPrChange>
          </w:rPr>
          <w:t>]]</w:t>
        </w:r>
      </w:ins>
      <w:r w:rsidRPr="00E6225C">
        <w:t xml:space="preserve"> greater than setpoint for 5 minutes, send 3 requests,</w:t>
      </w:r>
    </w:p>
    <w:p w14:paraId="2A6DCBBC" w14:textId="61F0D78A" w:rsidR="000678DA" w:rsidRPr="00E6225C" w:rsidRDefault="000678DA" w:rsidP="0095016F">
      <w:pPr>
        <w:pStyle w:val="Heading5"/>
        <w:spacing w:before="120" w:after="40"/>
        <w:ind w:left="1714"/>
      </w:pPr>
      <w:r w:rsidRPr="00E6225C">
        <w:lastRenderedPageBreak/>
        <w:t xml:space="preserve">Else if the supply air temperature is </w:t>
      </w:r>
      <w:ins w:id="9869" w:author="Titus Ellison" w:date="2022-10-24T08:43:00Z">
        <w:r w:rsidR="00257B1B" w:rsidRPr="00257B1B">
          <w:rPr>
            <w:rStyle w:val="Toggle"/>
            <w:rPrChange w:id="9870" w:author="Titus Ellison" w:date="2022-10-24T08:44:00Z">
              <w:rPr/>
            </w:rPrChange>
          </w:rPr>
          <w:t xml:space="preserve">[UNITS </w:t>
        </w:r>
      </w:ins>
      <w:ins w:id="9871" w:author="Titus Ellison" w:date="2022-10-24T08:44:00Z">
        <w:r w:rsidR="00257B1B" w:rsidRPr="00257B1B">
          <w:rPr>
            <w:rStyle w:val="Toggle"/>
            <w:rPrChange w:id="9872" w:author="Titus Ellison" w:date="2022-10-24T08:44:00Z">
              <w:rPr/>
            </w:rPrChange>
          </w:rPr>
          <w:t>[3°C] [</w:t>
        </w:r>
      </w:ins>
      <w:r w:rsidRPr="00257B1B">
        <w:rPr>
          <w:rStyle w:val="Toggle"/>
          <w:rPrChange w:id="9873" w:author="Titus Ellison" w:date="2022-10-24T08:44:00Z">
            <w:rPr/>
          </w:rPrChange>
        </w:rPr>
        <w:t>5°F</w:t>
      </w:r>
      <w:ins w:id="9874" w:author="Titus Ellison" w:date="2022-10-24T08:44:00Z">
        <w:r w:rsidR="00257B1B" w:rsidRPr="00257B1B">
          <w:rPr>
            <w:rStyle w:val="Toggle"/>
            <w:rPrChange w:id="9875" w:author="Titus Ellison" w:date="2022-10-24T08:44:00Z">
              <w:rPr/>
            </w:rPrChange>
          </w:rPr>
          <w:t>]]</w:t>
        </w:r>
      </w:ins>
      <w:r w:rsidRPr="00E6225C">
        <w:t xml:space="preserve"> greater than setpoint for 5 minutes, send 2 requests,</w:t>
      </w:r>
    </w:p>
    <w:p w14:paraId="512DAC84" w14:textId="77777777" w:rsidR="000678DA" w:rsidRPr="00E6225C" w:rsidRDefault="000678DA" w:rsidP="0095016F">
      <w:pPr>
        <w:pStyle w:val="Heading5"/>
        <w:spacing w:before="120" w:after="40"/>
        <w:ind w:left="1714"/>
      </w:pPr>
      <w:r w:rsidRPr="00E6225C">
        <w:t>Else if the CHW valve position is greater than 95%, send 1 request until the CHW valve position is less than 85%.</w:t>
      </w:r>
    </w:p>
    <w:p w14:paraId="60402DDD" w14:textId="77777777" w:rsidR="000678DA" w:rsidRPr="00E6225C" w:rsidRDefault="000678DA" w:rsidP="0095016F">
      <w:pPr>
        <w:pStyle w:val="Heading5"/>
        <w:spacing w:before="120" w:after="40"/>
        <w:ind w:left="1714"/>
      </w:pPr>
      <w:r w:rsidRPr="00E6225C">
        <w:t>Else if the CHW valve position is less than 95%, send 0 requests.</w:t>
      </w:r>
    </w:p>
    <w:p w14:paraId="192C5AA5" w14:textId="77777777" w:rsidR="000678DA" w:rsidRPr="00E6225C" w:rsidRDefault="000678DA" w:rsidP="0087618D">
      <w:pPr>
        <w:pStyle w:val="Heading4"/>
      </w:pPr>
      <w:r w:rsidRPr="00E6225C">
        <w:t>If There Is a Chilled-Water Coil, Chiller Plant Requests. Send the chiller plant that serves the system a chiller plant request as follows:</w:t>
      </w:r>
    </w:p>
    <w:p w14:paraId="559E19DF" w14:textId="77777777" w:rsidR="000678DA" w:rsidRPr="00E6225C" w:rsidRDefault="000678DA" w:rsidP="0095016F">
      <w:pPr>
        <w:pStyle w:val="Heading5"/>
        <w:spacing w:before="120" w:after="40"/>
        <w:ind w:left="1714"/>
      </w:pPr>
      <w:r w:rsidRPr="00E6225C">
        <w:t>If the CHW valve position is greater than 95%, send 1 request until the CHW valve position is less than 10%.</w:t>
      </w:r>
    </w:p>
    <w:p w14:paraId="2D53671D" w14:textId="77777777" w:rsidR="000678DA" w:rsidRPr="00E6225C" w:rsidRDefault="000678DA" w:rsidP="0095016F">
      <w:pPr>
        <w:pStyle w:val="Heading5"/>
        <w:spacing w:before="120" w:after="40"/>
        <w:ind w:left="1714"/>
      </w:pPr>
      <w:r w:rsidRPr="00E6225C">
        <w:t xml:space="preserve">Else if the CHW valve position is less than 95%, send 0 requests. </w:t>
      </w:r>
    </w:p>
    <w:p w14:paraId="73A79AF9" w14:textId="77777777" w:rsidR="000678DA" w:rsidRPr="00E6225C" w:rsidRDefault="000678DA" w:rsidP="0087618D">
      <w:pPr>
        <w:pStyle w:val="Heading4"/>
      </w:pPr>
      <w:r w:rsidRPr="00E6225C">
        <w:t>If There Is a Hot-Water Coil, Hot-Water Reset Requests</w:t>
      </w:r>
    </w:p>
    <w:p w14:paraId="7FF141AF" w14:textId="77777777" w:rsidR="000678DA" w:rsidRPr="00E6225C" w:rsidRDefault="000678DA" w:rsidP="007C1423">
      <w:pPr>
        <w:pStyle w:val="Heading5"/>
      </w:pPr>
      <w:r w:rsidRPr="00E6225C">
        <w:t xml:space="preserve">All requests shall be suppressed (send 0 requests) if fan is not at </w:t>
      </w:r>
      <w:proofErr w:type="spellStart"/>
      <w:r w:rsidRPr="00E6225C">
        <w:t>MaxHeatSpeed</w:t>
      </w:r>
      <w:proofErr w:type="spellEnd"/>
      <w:r w:rsidRPr="00E6225C">
        <w:t>.</w:t>
      </w:r>
    </w:p>
    <w:p w14:paraId="6571C0E5" w14:textId="77777777" w:rsidR="000678DA" w:rsidRPr="00E6225C" w:rsidRDefault="000678DA" w:rsidP="000678DA">
      <w:pPr>
        <w:pStyle w:val="Infobox"/>
      </w:pPr>
      <w:r w:rsidRPr="00E6225C">
        <w:t>The previous sequence is to prevent HWST reset until fan is at full speed since heating plant energy is much larger than FC fan energy.</w:t>
      </w:r>
    </w:p>
    <w:p w14:paraId="580207CD" w14:textId="0BB79B3C" w:rsidR="000678DA" w:rsidRPr="00E6225C" w:rsidRDefault="000678DA" w:rsidP="0095016F">
      <w:pPr>
        <w:pStyle w:val="Heading5"/>
        <w:spacing w:before="120" w:after="40"/>
        <w:ind w:left="1714"/>
      </w:pPr>
      <w:r w:rsidRPr="00E6225C">
        <w:t xml:space="preserve">If the supply air temperature is </w:t>
      </w:r>
      <w:ins w:id="9876" w:author="Titus Ellison" w:date="2022-10-24T08:44:00Z">
        <w:r w:rsidR="00257B1B" w:rsidRPr="00257B1B">
          <w:rPr>
            <w:rStyle w:val="Toggle"/>
            <w:rPrChange w:id="9877" w:author="Titus Ellison" w:date="2022-10-24T08:44:00Z">
              <w:rPr/>
            </w:rPrChange>
          </w:rPr>
          <w:t>[UNITS [</w:t>
        </w:r>
      </w:ins>
      <w:r w:rsidRPr="00257B1B">
        <w:rPr>
          <w:rStyle w:val="Toggle"/>
          <w:rPrChange w:id="9878" w:author="Titus Ellison" w:date="2022-10-24T08:44:00Z">
            <w:rPr/>
          </w:rPrChange>
        </w:rPr>
        <w:t>17°C</w:t>
      </w:r>
      <w:ins w:id="9879" w:author="Titus Ellison" w:date="2022-10-24T08:44:00Z">
        <w:r w:rsidR="00257B1B" w:rsidRPr="00257B1B">
          <w:rPr>
            <w:rStyle w:val="Toggle"/>
            <w:rPrChange w:id="9880" w:author="Titus Ellison" w:date="2022-10-24T08:44:00Z">
              <w:rPr/>
            </w:rPrChange>
          </w:rPr>
          <w:t>]</w:t>
        </w:r>
      </w:ins>
      <w:r w:rsidRPr="00257B1B">
        <w:rPr>
          <w:rStyle w:val="Toggle"/>
          <w:rPrChange w:id="9881" w:author="Titus Ellison" w:date="2022-10-24T08:44:00Z">
            <w:rPr/>
          </w:rPrChange>
        </w:rPr>
        <w:t xml:space="preserve"> </w:t>
      </w:r>
      <w:ins w:id="9882" w:author="Titus Ellison" w:date="2022-10-24T08:44:00Z">
        <w:r w:rsidR="00257B1B" w:rsidRPr="00257B1B">
          <w:rPr>
            <w:rStyle w:val="Toggle"/>
            <w:rPrChange w:id="9883" w:author="Titus Ellison" w:date="2022-10-24T08:44:00Z">
              <w:rPr/>
            </w:rPrChange>
          </w:rPr>
          <w:t>[</w:t>
        </w:r>
      </w:ins>
      <w:del w:id="9884" w:author="Titus Ellison" w:date="2022-10-24T08:44:00Z">
        <w:r w:rsidRPr="00257B1B" w:rsidDel="00257B1B">
          <w:rPr>
            <w:rStyle w:val="Toggle"/>
            <w:rPrChange w:id="9885" w:author="Titus Ellison" w:date="2022-10-24T08:44:00Z">
              <w:rPr/>
            </w:rPrChange>
          </w:rPr>
          <w:delText>(</w:delText>
        </w:r>
      </w:del>
      <w:r w:rsidRPr="00257B1B">
        <w:rPr>
          <w:rStyle w:val="Toggle"/>
          <w:rPrChange w:id="9886" w:author="Titus Ellison" w:date="2022-10-24T08:44:00Z">
            <w:rPr/>
          </w:rPrChange>
        </w:rPr>
        <w:t>30°F</w:t>
      </w:r>
      <w:ins w:id="9887" w:author="Titus Ellison" w:date="2022-10-24T08:44:00Z">
        <w:r w:rsidR="00257B1B" w:rsidRPr="00257B1B">
          <w:rPr>
            <w:rStyle w:val="Toggle"/>
            <w:rPrChange w:id="9888" w:author="Titus Ellison" w:date="2022-10-24T08:44:00Z">
              <w:rPr/>
            </w:rPrChange>
          </w:rPr>
          <w:t>]]</w:t>
        </w:r>
      </w:ins>
      <w:del w:id="9889" w:author="Titus Ellison" w:date="2022-10-24T08:44:00Z">
        <w:r w:rsidRPr="00E6225C" w:rsidDel="00257B1B">
          <w:delText>)</w:delText>
        </w:r>
      </w:del>
      <w:r w:rsidRPr="00E6225C">
        <w:t xml:space="preserve"> less than </w:t>
      </w:r>
      <w:proofErr w:type="spellStart"/>
      <w:r w:rsidRPr="00E6225C">
        <w:t>SATsp</w:t>
      </w:r>
      <w:proofErr w:type="spellEnd"/>
      <w:r w:rsidRPr="00E6225C">
        <w:t xml:space="preserve"> for 5 minutes, send 3 requests.</w:t>
      </w:r>
    </w:p>
    <w:p w14:paraId="60F231EA" w14:textId="15325C46" w:rsidR="000678DA" w:rsidRPr="00E6225C" w:rsidRDefault="000678DA" w:rsidP="0095016F">
      <w:pPr>
        <w:pStyle w:val="Heading5"/>
        <w:spacing w:before="120" w:after="40"/>
        <w:ind w:left="1714"/>
      </w:pPr>
      <w:r w:rsidRPr="00E6225C">
        <w:t xml:space="preserve">Else if the supply air temperature is </w:t>
      </w:r>
      <w:ins w:id="9890" w:author="Titus Ellison" w:date="2022-10-24T08:44:00Z">
        <w:r w:rsidR="00257B1B" w:rsidRPr="00257B1B">
          <w:rPr>
            <w:rStyle w:val="Toggle"/>
            <w:rPrChange w:id="9891" w:author="Titus Ellison" w:date="2022-10-24T08:44:00Z">
              <w:rPr/>
            </w:rPrChange>
          </w:rPr>
          <w:t>[UNITS [</w:t>
        </w:r>
      </w:ins>
      <w:r w:rsidRPr="00257B1B">
        <w:rPr>
          <w:rStyle w:val="Toggle"/>
          <w:rPrChange w:id="9892" w:author="Titus Ellison" w:date="2022-10-24T08:44:00Z">
            <w:rPr/>
          </w:rPrChange>
        </w:rPr>
        <w:t>8°C</w:t>
      </w:r>
      <w:ins w:id="9893" w:author="Titus Ellison" w:date="2022-10-24T08:44:00Z">
        <w:r w:rsidR="00257B1B" w:rsidRPr="00257B1B">
          <w:rPr>
            <w:rStyle w:val="Toggle"/>
            <w:rPrChange w:id="9894" w:author="Titus Ellison" w:date="2022-10-24T08:44:00Z">
              <w:rPr/>
            </w:rPrChange>
          </w:rPr>
          <w:t>]</w:t>
        </w:r>
      </w:ins>
      <w:r w:rsidRPr="00257B1B">
        <w:rPr>
          <w:rStyle w:val="Toggle"/>
          <w:rPrChange w:id="9895" w:author="Titus Ellison" w:date="2022-10-24T08:44:00Z">
            <w:rPr/>
          </w:rPrChange>
        </w:rPr>
        <w:t xml:space="preserve"> </w:t>
      </w:r>
      <w:ins w:id="9896" w:author="Titus Ellison" w:date="2022-10-24T08:44:00Z">
        <w:r w:rsidR="00257B1B" w:rsidRPr="00257B1B">
          <w:rPr>
            <w:rStyle w:val="Toggle"/>
            <w:rPrChange w:id="9897" w:author="Titus Ellison" w:date="2022-10-24T08:44:00Z">
              <w:rPr/>
            </w:rPrChange>
          </w:rPr>
          <w:t>[</w:t>
        </w:r>
      </w:ins>
      <w:del w:id="9898" w:author="Titus Ellison" w:date="2022-10-24T08:44:00Z">
        <w:r w:rsidRPr="00257B1B" w:rsidDel="00257B1B">
          <w:rPr>
            <w:rStyle w:val="Toggle"/>
            <w:rPrChange w:id="9899" w:author="Titus Ellison" w:date="2022-10-24T08:44:00Z">
              <w:rPr/>
            </w:rPrChange>
          </w:rPr>
          <w:delText>(</w:delText>
        </w:r>
      </w:del>
      <w:r w:rsidRPr="00257B1B">
        <w:rPr>
          <w:rStyle w:val="Toggle"/>
          <w:rPrChange w:id="9900" w:author="Titus Ellison" w:date="2022-10-24T08:44:00Z">
            <w:rPr/>
          </w:rPrChange>
        </w:rPr>
        <w:t>15°F</w:t>
      </w:r>
      <w:ins w:id="9901" w:author="Titus Ellison" w:date="2022-10-24T08:44:00Z">
        <w:r w:rsidR="00257B1B" w:rsidRPr="00257B1B">
          <w:rPr>
            <w:rStyle w:val="Toggle"/>
            <w:rPrChange w:id="9902" w:author="Titus Ellison" w:date="2022-10-24T08:44:00Z">
              <w:rPr/>
            </w:rPrChange>
          </w:rPr>
          <w:t>]]</w:t>
        </w:r>
      </w:ins>
      <w:del w:id="9903" w:author="Titus Ellison" w:date="2022-10-24T08:44:00Z">
        <w:r w:rsidRPr="00E6225C" w:rsidDel="00257B1B">
          <w:delText>)</w:delText>
        </w:r>
      </w:del>
      <w:r w:rsidRPr="00E6225C">
        <w:t xml:space="preserve"> less than </w:t>
      </w:r>
      <w:proofErr w:type="spellStart"/>
      <w:r w:rsidRPr="00E6225C">
        <w:t>SATsp</w:t>
      </w:r>
      <w:proofErr w:type="spellEnd"/>
      <w:r w:rsidRPr="00E6225C">
        <w:t xml:space="preserve"> for 5 minutes, send 2 requests.</w:t>
      </w:r>
    </w:p>
    <w:p w14:paraId="4671D42B" w14:textId="77777777" w:rsidR="000678DA" w:rsidRPr="00E6225C" w:rsidRDefault="000678DA" w:rsidP="0095016F">
      <w:pPr>
        <w:pStyle w:val="Heading5"/>
        <w:spacing w:before="120" w:after="40"/>
        <w:ind w:left="1714"/>
      </w:pPr>
      <w:r w:rsidRPr="00E6225C">
        <w:t>Else if HW valve position is greater than 95%, send 1 request until the HW valve position is less than 85%.</w:t>
      </w:r>
    </w:p>
    <w:p w14:paraId="17E5609F" w14:textId="77777777" w:rsidR="000678DA" w:rsidRPr="00E6225C" w:rsidRDefault="000678DA" w:rsidP="0095016F">
      <w:pPr>
        <w:pStyle w:val="Heading5"/>
        <w:spacing w:before="120" w:after="40"/>
        <w:ind w:left="1714"/>
      </w:pPr>
      <w:r w:rsidRPr="00E6225C">
        <w:t>Else if the HW valve position is less than 95%, send 0 requests.</w:t>
      </w:r>
    </w:p>
    <w:p w14:paraId="55B875EC" w14:textId="77777777" w:rsidR="000678DA" w:rsidRPr="00E6225C" w:rsidRDefault="000678DA" w:rsidP="0087618D">
      <w:pPr>
        <w:pStyle w:val="Heading4"/>
      </w:pPr>
      <w:r w:rsidRPr="00E6225C">
        <w:t>If There Is a Hot-Water Coil, Heating Hot-Water Plant Requests. Send the heating hot-water plant that serves the FCU a heating hot-water plant request as follows:</w:t>
      </w:r>
    </w:p>
    <w:p w14:paraId="2090C77D" w14:textId="77777777" w:rsidR="000678DA" w:rsidRPr="00E6225C" w:rsidRDefault="000678DA" w:rsidP="007C1423">
      <w:pPr>
        <w:pStyle w:val="Heading5"/>
      </w:pPr>
      <w:r w:rsidRPr="00E6225C">
        <w:t>If the HW valve position is greater than 95%, send 1 request until the HW valve position is less than 10%.</w:t>
      </w:r>
    </w:p>
    <w:p w14:paraId="08B79164" w14:textId="11CD0258" w:rsidR="009045A3" w:rsidRPr="0095016F" w:rsidRDefault="000678DA" w:rsidP="0095016F">
      <w:pPr>
        <w:pStyle w:val="Heading5"/>
      </w:pPr>
      <w:r w:rsidRPr="00E6225C">
        <w:t>Else if the HW valve position is less than 95%, send 0 requests.</w:t>
      </w:r>
    </w:p>
    <w:p w14:paraId="5464788E" w14:textId="01FF8A3A" w:rsidR="00601D0F" w:rsidRPr="003F2D5D" w:rsidRDefault="008252ED">
      <w:pPr>
        <w:pStyle w:val="HeadingRunIn"/>
        <w:jc w:val="both"/>
        <w:rPr>
          <w:sz w:val="2"/>
          <w:szCs w:val="2"/>
        </w:rPr>
        <w:pPrChange w:id="9904" w:author="Hwakong Cheng" w:date="2022-10-06T12:52:00Z">
          <w:pPr>
            <w:pStyle w:val="Body"/>
            <w:spacing w:line="240" w:lineRule="auto"/>
          </w:pPr>
        </w:pPrChange>
      </w:pPr>
      <w:ins w:id="9905" w:author="Hwakong Cheng" w:date="2022-10-24T21:39:00Z">
        <w:r>
          <w:rPr>
            <w:sz w:val="2"/>
            <w:szCs w:val="2"/>
          </w:rPr>
          <w:t xml:space="preserve">F] </w:t>
        </w:r>
      </w:ins>
    </w:p>
    <w:sectPr w:rsidR="00601D0F" w:rsidRPr="003F2D5D" w:rsidSect="005D363D">
      <w:footerReference w:type="even" r:id="rId27"/>
      <w:footerReference w:type="default" r:id="rId28"/>
      <w:pgSz w:w="12240" w:h="15840" w:orient="portrait"/>
      <w:pgMar w:top="1440" w:right="1440" w:bottom="1440" w:left="806" w:header="720" w:footer="720" w:gutter="0"/>
      <w:cols w:space="720"/>
      <w:docGrid w:linePitch="360"/>
      <w:sectPrChange w:id="9908" w:author="Reece Kiriu" w:date="2022-12-07T11:26:00Z">
        <w:sectPr w:rsidR="00601D0F" w:rsidRPr="003F2D5D" w:rsidSect="005D363D">
          <w:pgSz w:w="15840" w:h="12240" w:orient="landscape"/>
          <w:pgMar w:top="806" w:right="1440" w:bottom="1440" w:left="1440" w:header="720" w:footer="720" w:gutter="0"/>
        </w:sectPr>
      </w:sectPrChange>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468" w:author="Hwakong Cheng" w:date="2022-10-06T12:40:00Z" w:initials="HC">
    <w:p w14:paraId="4B5051B6" w14:textId="77777777" w:rsidR="00695EA3" w:rsidRDefault="00695EA3">
      <w:pPr>
        <w:pStyle w:val="CommentText"/>
      </w:pPr>
      <w:r>
        <w:rPr>
          <w:rStyle w:val="CommentReference"/>
        </w:rPr>
        <w:annotationRef/>
      </w:r>
      <w:r>
        <w:t xml:space="preserve">Wondering whether editing script will handle this info box correctly since it is all the same style. </w:t>
      </w:r>
    </w:p>
  </w:comment>
  <w:comment w:id="482" w:author="Hwakong Cheng" w:date="2022-10-06T12:48:00Z" w:initials="HC">
    <w:p w14:paraId="562A64E8" w14:textId="77777777" w:rsidR="00C14199" w:rsidRDefault="00C14199">
      <w:pPr>
        <w:pStyle w:val="CommentText"/>
      </w:pPr>
      <w:r>
        <w:rPr>
          <w:rStyle w:val="CommentReference"/>
        </w:rPr>
        <w:annotationRef/>
      </w:r>
      <w:r>
        <w:t>This would be kind of messy to try to edit so I think it could be left since it is generic, informative, and not really even a sequence.</w:t>
      </w:r>
    </w:p>
  </w:comment>
  <w:comment w:id="1331" w:author="Hwakong Cheng" w:date="2022-10-24T16:13:00Z" w:initials="HC">
    <w:p w14:paraId="403DC67D" w14:textId="33CE30E7" w:rsidR="005A3F23" w:rsidRDefault="005A3F23">
      <w:pPr>
        <w:pStyle w:val="CommentText"/>
      </w:pPr>
      <w:r>
        <w:rPr>
          <w:rStyle w:val="CommentReference"/>
        </w:rPr>
        <w:annotationRef/>
      </w:r>
      <w:r>
        <w:t xml:space="preserve">We have a mix of L/s and l/s. I think I like capital L since it better distinguishes from the number one. </w:t>
      </w:r>
    </w:p>
  </w:comment>
  <w:comment w:id="1394" w:author="Reece Kiriu" w:date="2022-10-28T19:14:00Z" w:initials="RK">
    <w:p w14:paraId="54E6F180" w14:textId="77777777" w:rsidR="00C029FA" w:rsidRDefault="00C029FA">
      <w:pPr>
        <w:pStyle w:val="CommentText"/>
      </w:pPr>
      <w:r>
        <w:rPr>
          <w:rStyle w:val="CommentReference"/>
        </w:rPr>
        <w:annotationRef/>
      </w:r>
      <w:r>
        <w:t>Missing line delimiter for informative text</w:t>
      </w:r>
    </w:p>
  </w:comment>
  <w:comment w:id="1759" w:author="Titus Ellison" w:date="2022-11-03T07:38:00Z" w:initials="TE">
    <w:p w14:paraId="44724DEE" w14:textId="77777777" w:rsidR="002D2DD0" w:rsidRDefault="002D2DD0">
      <w:pPr>
        <w:pStyle w:val="CommentText"/>
      </w:pPr>
      <w:r>
        <w:rPr>
          <w:rStyle w:val="CommentReference"/>
        </w:rPr>
        <w:annotationRef/>
      </w:r>
      <w:r>
        <w:t>Formatting here should match the screenshots of the other formulas, where are they captured form?</w:t>
      </w:r>
    </w:p>
  </w:comment>
  <w:comment w:id="1712" w:author="Hwakong Cheng" w:date="2022-10-24T16:19:00Z" w:initials="HC">
    <w:p w14:paraId="752DF29C" w14:textId="15409167" w:rsidR="00DB7941" w:rsidRDefault="00DB7941">
      <w:pPr>
        <w:pStyle w:val="CommentText"/>
      </w:pPr>
      <w:r>
        <w:rPr>
          <w:rStyle w:val="CommentReference"/>
        </w:rPr>
        <w:annotationRef/>
      </w:r>
      <w:r>
        <w:t>units</w:t>
      </w:r>
    </w:p>
  </w:comment>
  <w:comment w:id="2316" w:author="Hwakong Cheng" w:date="2022-10-24T16:22:00Z" w:initials="HC">
    <w:p w14:paraId="22E7CA20" w14:textId="77777777" w:rsidR="00DB7941" w:rsidRDefault="00DB7941">
      <w:pPr>
        <w:pStyle w:val="CommentText"/>
      </w:pPr>
      <w:r>
        <w:rPr>
          <w:rStyle w:val="CommentReference"/>
        </w:rPr>
        <w:annotationRef/>
      </w:r>
      <w:r>
        <w:t>Should we delete this in the first iteration since it mostly applies to central plants?</w:t>
      </w:r>
    </w:p>
  </w:comment>
  <w:comment w:id="2317" w:author="Reece Kiriu" w:date="2022-10-26T14:29:00Z" w:initials="RK">
    <w:p w14:paraId="3CABFF51" w14:textId="77777777" w:rsidR="004B7F5F" w:rsidRDefault="004B7F5F">
      <w:pPr>
        <w:pStyle w:val="CommentText"/>
      </w:pPr>
      <w:r>
        <w:rPr>
          <w:rStyle w:val="CommentReference"/>
        </w:rPr>
        <w:annotationRef/>
      </w:r>
      <w:r>
        <w:t>This also applies to relief fans although multiple relief fans are not yet addressed in modelica</w:t>
      </w:r>
    </w:p>
  </w:comment>
  <w:comment w:id="2887" w:author="Hwakong Cheng" w:date="2022-10-24T16:11:00Z" w:initials="HC">
    <w:p w14:paraId="5E62BD87" w14:textId="5A47221D" w:rsidR="005A3F23" w:rsidRDefault="005A3F23">
      <w:pPr>
        <w:pStyle w:val="CommentText"/>
      </w:pPr>
      <w:r>
        <w:rPr>
          <w:rStyle w:val="CommentReference"/>
        </w:rPr>
        <w:annotationRef/>
      </w:r>
      <w:r>
        <w:t>Need to confirm with Erik that this syntax will be OK to have multiple objects</w:t>
      </w:r>
    </w:p>
  </w:comment>
  <w:comment w:id="3303" w:author="Hwakong Cheng" w:date="2022-10-06T12:38:00Z" w:initials="HC">
    <w:p w14:paraId="74A2847F" w14:textId="318FC8C7" w:rsidR="00C14199" w:rsidRDefault="00B2676A">
      <w:pPr>
        <w:pStyle w:val="CommentText"/>
      </w:pPr>
      <w:r>
        <w:rPr>
          <w:rStyle w:val="CommentReference"/>
        </w:rPr>
        <w:annotationRef/>
      </w:r>
      <w:r w:rsidR="00C14199">
        <w:t xml:space="preserve">I think this is a case where it is OK to leave both 62.1 and T24 references? </w:t>
      </w:r>
    </w:p>
  </w:comment>
  <w:comment w:id="3304" w:author="Reece Kiriu" w:date="2022-10-26T14:50:00Z" w:initials="RK">
    <w:p w14:paraId="644F68B1" w14:textId="77777777" w:rsidR="008C56F6" w:rsidRDefault="008C56F6">
      <w:pPr>
        <w:pStyle w:val="CommentText"/>
      </w:pPr>
      <w:r>
        <w:rPr>
          <w:rStyle w:val="CommentReference"/>
        </w:rPr>
        <w:annotationRef/>
      </w:r>
      <w:r>
        <w:t>agree</w:t>
      </w:r>
    </w:p>
  </w:comment>
  <w:comment w:id="3616" w:author="Hwakong Cheng" w:date="2022-10-06T13:14:00Z" w:initials="HC">
    <w:p w14:paraId="70BDF175" w14:textId="3DE1B7E6" w:rsidR="00692F33" w:rsidRDefault="00692F33">
      <w:pPr>
        <w:pStyle w:val="CommentText"/>
      </w:pPr>
      <w:r>
        <w:rPr>
          <w:rStyle w:val="CommentReference"/>
        </w:rPr>
        <w:annotationRef/>
      </w:r>
      <w:r>
        <w:t>OK as is, but could also duplicate this section and modify to be T24 specific</w:t>
      </w:r>
    </w:p>
  </w:comment>
  <w:comment w:id="3617" w:author="Hwakong Cheng" w:date="2022-10-06T13:14:00Z" w:initials="HC">
    <w:p w14:paraId="0B854850" w14:textId="77777777" w:rsidR="00692F33" w:rsidRDefault="00692F33">
      <w:pPr>
        <w:pStyle w:val="CommentText"/>
      </w:pPr>
      <w:r>
        <w:rPr>
          <w:rStyle w:val="CommentReference"/>
        </w:rPr>
        <w:annotationRef/>
      </w:r>
      <w:r>
        <w:t>OK</w:t>
      </w:r>
    </w:p>
  </w:comment>
  <w:comment w:id="3688" w:author="Reece Kiriu" w:date="2022-10-28T20:23:00Z" w:initials="RK">
    <w:p w14:paraId="37857A08" w14:textId="77777777" w:rsidR="004B223D" w:rsidRDefault="004B223D">
      <w:pPr>
        <w:pStyle w:val="CommentText"/>
      </w:pPr>
      <w:r>
        <w:rPr>
          <w:rStyle w:val="CommentReference"/>
        </w:rPr>
        <w:annotationRef/>
      </w:r>
      <w:r>
        <w:t>Are FCUs part of zone groups?</w:t>
      </w:r>
    </w:p>
  </w:comment>
  <w:comment w:id="4162" w:author="Hwakong Cheng" w:date="2022-10-06T13:16:00Z" w:initials="HC">
    <w:p w14:paraId="2323A5A3" w14:textId="0DF19C0B" w:rsidR="00692F33" w:rsidRDefault="00692F33">
      <w:pPr>
        <w:pStyle w:val="CommentText"/>
      </w:pPr>
      <w:r>
        <w:rPr>
          <w:rStyle w:val="CommentReference"/>
        </w:rPr>
        <w:annotationRef/>
      </w:r>
      <w:r>
        <w:t>OK. I think T24 has a similar limit.</w:t>
      </w:r>
    </w:p>
  </w:comment>
  <w:comment w:id="4205" w:author="Hwakong Cheng" w:date="2022-10-06T12:27:00Z" w:initials="HC">
    <w:p w14:paraId="59A83953" w14:textId="09F9112B" w:rsidR="00573EBA" w:rsidRDefault="00573EBA">
      <w:pPr>
        <w:pStyle w:val="CommentText"/>
      </w:pPr>
      <w:r>
        <w:rPr>
          <w:rStyle w:val="CommentReference"/>
        </w:rPr>
        <w:annotationRef/>
      </w:r>
      <w:r>
        <w:t>Reece, should we delete the "if" statement for conciseness/clarity?</w:t>
      </w:r>
    </w:p>
  </w:comment>
  <w:comment w:id="4206" w:author="Reece Kiriu" w:date="2022-10-19T13:39:00Z" w:initials="RK">
    <w:p w14:paraId="1D8B2289" w14:textId="77777777" w:rsidR="00AA36B6" w:rsidRDefault="00AA36B6">
      <w:pPr>
        <w:pStyle w:val="CommentText"/>
      </w:pPr>
      <w:r>
        <w:rPr>
          <w:rStyle w:val="CommentReference"/>
        </w:rPr>
        <w:annotationRef/>
      </w:r>
      <w:r>
        <w:t>yes</w:t>
      </w:r>
    </w:p>
  </w:comment>
  <w:comment w:id="4429" w:author="Hwakong Cheng" w:date="2022-10-06T12:33:00Z" w:initials="HC">
    <w:p w14:paraId="28A311EA" w14:textId="78A27A45" w:rsidR="00B2676A" w:rsidRDefault="00B2676A">
      <w:pPr>
        <w:pStyle w:val="CommentText"/>
      </w:pPr>
      <w:r>
        <w:rPr>
          <w:rStyle w:val="CommentReference"/>
        </w:rPr>
        <w:annotationRef/>
      </w:r>
      <w:r>
        <w:t>Or keep the ventilation std reference for clarity?</w:t>
      </w:r>
    </w:p>
  </w:comment>
  <w:comment w:id="4430" w:author="Reece Kiriu" w:date="2022-10-19T14:46:00Z" w:initials="RK">
    <w:p w14:paraId="2FE580D7" w14:textId="77777777" w:rsidR="007A6056" w:rsidRDefault="007A6056">
      <w:pPr>
        <w:pStyle w:val="CommentText"/>
      </w:pPr>
      <w:r>
        <w:rPr>
          <w:rStyle w:val="CommentReference"/>
        </w:rPr>
        <w:annotationRef/>
      </w:r>
      <w:r>
        <w:t>Delete to be consistent</w:t>
      </w:r>
    </w:p>
  </w:comment>
  <w:comment w:id="4973" w:author="Reece Kiriu" w:date="2022-10-26T15:06:00Z" w:initials="RK">
    <w:p w14:paraId="0332FD69" w14:textId="77777777" w:rsidR="00D8184A" w:rsidRDefault="00D8184A">
      <w:pPr>
        <w:pStyle w:val="CommentText"/>
      </w:pPr>
      <w:r>
        <w:rPr>
          <w:rStyle w:val="CommentReference"/>
        </w:rPr>
        <w:annotationRef/>
      </w:r>
      <w:r>
        <w:t>Will this figure get deleted if 62.1 is selected?</w:t>
      </w:r>
    </w:p>
  </w:comment>
  <w:comment w:id="5665" w:author="Hwakong Cheng" w:date="2022-10-24T21:08:00Z" w:initials="HC">
    <w:p w14:paraId="7FEB250F" w14:textId="49A07C6B" w:rsidR="00D4599D" w:rsidRDefault="00D4599D">
      <w:pPr>
        <w:pStyle w:val="CommentText"/>
      </w:pPr>
      <w:r>
        <w:rPr>
          <w:rStyle w:val="CommentReference"/>
        </w:rPr>
        <w:annotationRef/>
      </w:r>
      <w:r>
        <w:t>Dual duct reference</w:t>
      </w:r>
    </w:p>
  </w:comment>
  <w:comment w:id="5673" w:author="Hwakong Cheng" w:date="2022-10-07T11:07:00Z" w:initials="HC">
    <w:p w14:paraId="3B863EE6" w14:textId="12A78A50" w:rsidR="005A02A5" w:rsidRDefault="005A02A5">
      <w:pPr>
        <w:pStyle w:val="CommentText"/>
      </w:pPr>
      <w:r>
        <w:rPr>
          <w:rStyle w:val="CommentReference"/>
        </w:rPr>
        <w:annotationRef/>
      </w:r>
      <w:r>
        <w:t>Ignore this for simplicity. Useful to have another reference to total SA flow even if there is an AFMS</w:t>
      </w:r>
    </w:p>
  </w:comment>
  <w:comment w:id="5962" w:author="Reece Kiriu" w:date="2022-10-31T13:21:00Z" w:initials="RK">
    <w:p w14:paraId="317AA4B1" w14:textId="77777777" w:rsidR="00CB0009" w:rsidRDefault="00CB0009">
      <w:pPr>
        <w:pStyle w:val="CommentText"/>
      </w:pPr>
      <w:r>
        <w:rPr>
          <w:rStyle w:val="CommentReference"/>
        </w:rPr>
        <w:annotationRef/>
      </w:r>
      <w:r>
        <w:t>Does this imply that SATsp should not be 95F in warmup and setback for DFDD cooling units?</w:t>
      </w:r>
    </w:p>
  </w:comment>
  <w:comment w:id="5965" w:author="Hwakong Cheng" w:date="2022-09-08T16:03:00Z" w:initials="HC">
    <w:p w14:paraId="11E7DAA2" w14:textId="0C6AE8E6" w:rsidR="003C28DB" w:rsidRDefault="003C28DB">
      <w:pPr>
        <w:pStyle w:val="CommentText"/>
      </w:pPr>
      <w:r>
        <w:rPr>
          <w:rStyle w:val="CommentReference"/>
        </w:rPr>
        <w:annotationRef/>
      </w:r>
      <w:r>
        <w:t>This is harder to tag, unless we are doing one paragraph at a time, or phrases instead of paragraphs.</w:t>
      </w:r>
    </w:p>
  </w:comment>
  <w:comment w:id="5994" w:author="Hwakong Cheng" w:date="2022-10-24T20:22:00Z" w:initials="HC">
    <w:p w14:paraId="21285BCB" w14:textId="77777777" w:rsidR="002D2283" w:rsidRDefault="002D2283">
      <w:pPr>
        <w:pStyle w:val="CommentText"/>
      </w:pPr>
      <w:r>
        <w:rPr>
          <w:rStyle w:val="CommentReference"/>
        </w:rPr>
        <w:annotationRef/>
      </w:r>
      <w:r>
        <w:t>Continue expanding this section to cover cases without cooling coil, and maybe without economizer</w:t>
      </w:r>
    </w:p>
  </w:comment>
  <w:comment w:id="6028" w:author="Hwakong Cheng" w:date="2022-10-24T20:23:00Z" w:initials="HC">
    <w:p w14:paraId="76DB45E7" w14:textId="660EBED2" w:rsidR="002D2283" w:rsidRDefault="002D2283">
      <w:pPr>
        <w:pStyle w:val="CommentText"/>
      </w:pPr>
      <w:r>
        <w:rPr>
          <w:rStyle w:val="CommentReference"/>
        </w:rPr>
        <w:annotationRef/>
      </w:r>
      <w:r>
        <w:t>Does caption get deleted with figure?</w:t>
      </w:r>
    </w:p>
  </w:comment>
  <w:comment w:id="6096" w:author="Reece Kiriu" w:date="2022-10-28T14:19:00Z" w:initials="RK">
    <w:p w14:paraId="7BDAE031" w14:textId="77777777" w:rsidR="00BF7B51" w:rsidRDefault="00BF7B51">
      <w:pPr>
        <w:pStyle w:val="CommentText"/>
      </w:pPr>
      <w:r>
        <w:rPr>
          <w:rStyle w:val="CommentReference"/>
        </w:rPr>
        <w:annotationRef/>
      </w:r>
      <w:r>
        <w:t>This assumes that there is a heating coil.  How do we handle the tag?</w:t>
      </w:r>
    </w:p>
  </w:comment>
  <w:comment w:id="6256" w:author="Hwakong Cheng" w:date="2022-10-07T11:13:00Z" w:initials="HC">
    <w:p w14:paraId="309F9318" w14:textId="68D4AB1E" w:rsidR="001A4702" w:rsidRDefault="001A4702">
      <w:pPr>
        <w:pStyle w:val="CommentText"/>
      </w:pPr>
      <w:r>
        <w:rPr>
          <w:rStyle w:val="CommentReference"/>
        </w:rPr>
        <w:annotationRef/>
      </w:r>
      <w:r>
        <w:t>Add an option to delete if there is no DCV</w:t>
      </w:r>
    </w:p>
  </w:comment>
  <w:comment w:id="6285" w:author="Hwakong Cheng" w:date="2022-10-07T11:18:00Z" w:initials="HC">
    <w:p w14:paraId="01095816" w14:textId="77777777" w:rsidR="00F42986" w:rsidRDefault="00F42986">
      <w:pPr>
        <w:pStyle w:val="CommentText"/>
      </w:pPr>
      <w:r>
        <w:rPr>
          <w:rStyle w:val="CommentReference"/>
        </w:rPr>
        <w:annotationRef/>
      </w:r>
      <w:r>
        <w:t>Revise to accommodate having no economizer. Ditto for sections below.</w:t>
      </w:r>
    </w:p>
  </w:comment>
  <w:comment w:id="6366" w:author="Hwakong Cheng" w:date="2022-10-24T21:18:00Z" w:initials="HC">
    <w:p w14:paraId="74668772" w14:textId="77777777" w:rsidR="003A74C9" w:rsidRDefault="003A74C9">
      <w:pPr>
        <w:pStyle w:val="CommentText"/>
      </w:pPr>
      <w:r>
        <w:rPr>
          <w:rStyle w:val="CommentReference"/>
        </w:rPr>
        <w:annotationRef/>
      </w:r>
      <w:r>
        <w:t>Can we delete this? All the numbering will collapse when editing so no need to keep a placeholder.</w:t>
      </w:r>
    </w:p>
  </w:comment>
  <w:comment w:id="6367" w:author="Reece Kiriu" w:date="2022-10-26T15:40:00Z" w:initials="RK">
    <w:p w14:paraId="27DCE6DB" w14:textId="77777777" w:rsidR="000C0C3B" w:rsidRDefault="000C0C3B">
      <w:pPr>
        <w:pStyle w:val="CommentText"/>
      </w:pPr>
      <w:r>
        <w:rPr>
          <w:rStyle w:val="CommentReference"/>
        </w:rPr>
        <w:annotationRef/>
      </w:r>
      <w:r>
        <w:t>agree</w:t>
      </w:r>
    </w:p>
  </w:comment>
  <w:comment w:id="6399" w:author="Hwakong Cheng" w:date="2022-10-07T12:16:00Z" w:initials="HC">
    <w:p w14:paraId="7573CB3D" w14:textId="091B7C4E" w:rsidR="00CF2083" w:rsidRDefault="00CF2083">
      <w:pPr>
        <w:pStyle w:val="CommentText"/>
      </w:pPr>
      <w:r>
        <w:rPr>
          <w:rStyle w:val="CommentReference"/>
        </w:rPr>
        <w:annotationRef/>
      </w:r>
      <w:r>
        <w:t>Delete if only one relief fan</w:t>
      </w:r>
    </w:p>
  </w:comment>
  <w:comment w:id="6400" w:author="Reece Kiriu" w:date="2022-10-19T15:17:00Z" w:initials="RK">
    <w:p w14:paraId="4BB5D199" w14:textId="77777777" w:rsidR="00D0799F" w:rsidRDefault="00D0799F">
      <w:pPr>
        <w:pStyle w:val="CommentText"/>
      </w:pPr>
      <w:r>
        <w:rPr>
          <w:rStyle w:val="CommentReference"/>
        </w:rPr>
        <w:annotationRef/>
      </w:r>
      <w:r>
        <w:t>Currently no options for anything more than one relief fan.</w:t>
      </w:r>
    </w:p>
  </w:comment>
  <w:comment w:id="6650" w:author="Hwakong Cheng" w:date="2022-10-24T21:26:00Z" w:initials="HC">
    <w:p w14:paraId="48C0BE76" w14:textId="14EBD482" w:rsidR="00404DD9" w:rsidRDefault="00404DD9">
      <w:pPr>
        <w:pStyle w:val="CommentText"/>
      </w:pPr>
      <w:r>
        <w:rPr>
          <w:rStyle w:val="CommentReference"/>
        </w:rPr>
        <w:annotationRef/>
      </w:r>
      <w:r>
        <w:t>Confirm final decision on freezestat options and if it can be simplified to boolean</w:t>
      </w:r>
    </w:p>
  </w:comment>
  <w:comment w:id="6712" w:author="Hwakong Cheng" w:date="2022-10-24T21:26:00Z" w:initials="HC">
    <w:p w14:paraId="76813D49" w14:textId="77777777" w:rsidR="00685C02" w:rsidRDefault="00685C02" w:rsidP="00685C02">
      <w:pPr>
        <w:pStyle w:val="CommentText"/>
      </w:pPr>
      <w:r>
        <w:rPr>
          <w:rStyle w:val="CommentReference"/>
        </w:rPr>
        <w:annotationRef/>
      </w:r>
      <w:r>
        <w:t>Confirm final decision on freezestat options and if it can be simplified to boolean</w:t>
      </w:r>
    </w:p>
  </w:comment>
  <w:comment w:id="6718" w:author="Reece Kiriu" w:date="2022-12-07T20:00:00Z" w:initials="RK">
    <w:p w14:paraId="6857258F" w14:textId="77777777" w:rsidR="00C0412B" w:rsidRDefault="00C0412B" w:rsidP="00A24078">
      <w:pPr>
        <w:pStyle w:val="CommentText"/>
      </w:pPr>
      <w:r>
        <w:rPr>
          <w:rStyle w:val="CommentReference"/>
        </w:rPr>
        <w:annotationRef/>
      </w:r>
      <w:r>
        <w:t>Added this</w:t>
      </w:r>
    </w:p>
  </w:comment>
  <w:comment w:id="7893" w:author="Reece Kiriu" w:date="2022-10-28T17:03:00Z" w:initials="RK">
    <w:p w14:paraId="036A6842" w14:textId="125BAB70" w:rsidR="00A5248C" w:rsidRDefault="00A5248C">
      <w:pPr>
        <w:pStyle w:val="CommentText"/>
      </w:pPr>
      <w:r>
        <w:rPr>
          <w:rStyle w:val="CommentReference"/>
        </w:rPr>
        <w:annotationRef/>
      </w:r>
      <w:r>
        <w:t>Add to matrix, as Antoine if supported</w:t>
      </w:r>
    </w:p>
  </w:comment>
  <w:comment w:id="7987" w:author="Hwakong Cheng" w:date="2022-10-24T21:28:00Z" w:initials="HC">
    <w:p w14:paraId="60959196" w14:textId="16F28426" w:rsidR="00404DD9" w:rsidRDefault="00404DD9">
      <w:pPr>
        <w:pStyle w:val="CommentText"/>
      </w:pPr>
      <w:r>
        <w:rPr>
          <w:rStyle w:val="CommentReference"/>
        </w:rPr>
        <w:annotationRef/>
      </w:r>
      <w:r>
        <w:t>tons</w:t>
      </w:r>
    </w:p>
  </w:comment>
  <w:comment w:id="8001" w:author="Hwakong Cheng" w:date="2022-10-24T21:28:00Z" w:initials="HC">
    <w:p w14:paraId="0E153617" w14:textId="77777777" w:rsidR="00202575" w:rsidRDefault="00202575" w:rsidP="00202575">
      <w:pPr>
        <w:pStyle w:val="CommentText"/>
      </w:pPr>
      <w:r>
        <w:rPr>
          <w:rStyle w:val="CommentReference"/>
        </w:rPr>
        <w:annotationRef/>
      </w:r>
      <w:r>
        <w:t>tons</w:t>
      </w:r>
    </w:p>
  </w:comment>
  <w:comment w:id="8039" w:author="Hwakong Cheng" w:date="2022-10-24T21:28:00Z" w:initials="HC">
    <w:p w14:paraId="61D8334F" w14:textId="77777777" w:rsidR="00404DD9" w:rsidRDefault="00404DD9">
      <w:pPr>
        <w:pStyle w:val="CommentText"/>
      </w:pPr>
      <w:r>
        <w:rPr>
          <w:rStyle w:val="CommentReference"/>
        </w:rPr>
        <w:annotationRef/>
      </w:r>
      <w:r>
        <w:t>tons</w:t>
      </w:r>
    </w:p>
  </w:comment>
  <w:comment w:id="8055" w:author="Hwakong Cheng" w:date="2022-10-24T21:28:00Z" w:initials="HC">
    <w:p w14:paraId="1FC02EAC" w14:textId="77777777" w:rsidR="00202575" w:rsidRDefault="00202575" w:rsidP="00202575">
      <w:pPr>
        <w:pStyle w:val="CommentText"/>
      </w:pPr>
      <w:r>
        <w:rPr>
          <w:rStyle w:val="CommentReference"/>
        </w:rPr>
        <w:annotationRef/>
      </w:r>
      <w:r>
        <w:t>tons</w:t>
      </w:r>
    </w:p>
  </w:comment>
  <w:comment w:id="8091" w:author="Hwakong Cheng" w:date="2022-10-24T21:28:00Z" w:initials="HC">
    <w:p w14:paraId="7063B845" w14:textId="77777777" w:rsidR="004040BC" w:rsidRDefault="004040BC">
      <w:pPr>
        <w:pStyle w:val="CommentText"/>
      </w:pPr>
      <w:r>
        <w:rPr>
          <w:rStyle w:val="CommentReference"/>
        </w:rPr>
        <w:annotationRef/>
      </w:r>
      <w:r>
        <w:t>tons</w:t>
      </w:r>
    </w:p>
  </w:comment>
  <w:comment w:id="9014" w:author="Hwakong Cheng" w:date="2022-10-24T21:32:00Z" w:initials="HC">
    <w:p w14:paraId="57B236F5" w14:textId="77777777" w:rsidR="004040BC" w:rsidRDefault="004040BC">
      <w:pPr>
        <w:pStyle w:val="CommentText"/>
      </w:pPr>
      <w:r>
        <w:rPr>
          <w:rStyle w:val="CommentReference"/>
        </w:rPr>
        <w:annotationRef/>
      </w:r>
      <w:r>
        <w:t>btu</w:t>
      </w:r>
    </w:p>
  </w:comment>
  <w:comment w:id="9035" w:author="Hwakong Cheng" w:date="2022-10-24T21:32:00Z" w:initials="HC">
    <w:p w14:paraId="2AD83936" w14:textId="77777777" w:rsidR="00DA4FEB" w:rsidRDefault="00DA4FEB" w:rsidP="00DA4FEB">
      <w:pPr>
        <w:pStyle w:val="CommentText"/>
      </w:pPr>
      <w:r>
        <w:rPr>
          <w:rStyle w:val="CommentReference"/>
        </w:rPr>
        <w:annotationRef/>
      </w:r>
      <w:r>
        <w:t>btu</w:t>
      </w:r>
    </w:p>
  </w:comment>
  <w:comment w:id="9073" w:author="Hwakong Cheng" w:date="2022-10-24T21:32:00Z" w:initials="HC">
    <w:p w14:paraId="2892B253" w14:textId="77777777" w:rsidR="001817FD" w:rsidRDefault="001817FD" w:rsidP="001817FD">
      <w:pPr>
        <w:pStyle w:val="CommentText"/>
      </w:pPr>
      <w:r>
        <w:rPr>
          <w:rStyle w:val="CommentReference"/>
        </w:rPr>
        <w:annotationRef/>
      </w:r>
      <w:r>
        <w:t>btu</w:t>
      </w:r>
    </w:p>
  </w:comment>
  <w:comment w:id="9094" w:author="Hwakong Cheng" w:date="2022-10-24T21:32:00Z" w:initials="HC">
    <w:p w14:paraId="1ECFDBDE" w14:textId="77777777" w:rsidR="001817FD" w:rsidRDefault="001817FD" w:rsidP="001817FD">
      <w:pPr>
        <w:pStyle w:val="CommentText"/>
      </w:pPr>
      <w:r>
        <w:rPr>
          <w:rStyle w:val="CommentReference"/>
        </w:rPr>
        <w:annotationRef/>
      </w:r>
      <w:r>
        <w:t>btu</w:t>
      </w:r>
    </w:p>
  </w:comment>
  <w:comment w:id="9116" w:author="Hwakong Cheng" w:date="2022-10-24T21:33:00Z" w:initials="HC">
    <w:p w14:paraId="493970C8" w14:textId="77777777" w:rsidR="004040BC" w:rsidRDefault="004040BC">
      <w:pPr>
        <w:pStyle w:val="CommentText"/>
      </w:pPr>
      <w:r>
        <w:rPr>
          <w:rStyle w:val="CommentReference"/>
        </w:rPr>
        <w:annotationRef/>
      </w:r>
      <w:r>
        <w:t>btu</w:t>
      </w:r>
    </w:p>
  </w:comment>
  <w:comment w:id="9348" w:author="Hwakong Cheng" w:date="2022-10-06T13:26:00Z" w:initials="HC">
    <w:p w14:paraId="3B21A29D" w14:textId="369C216F" w:rsidR="00657EC9" w:rsidRDefault="00657EC9">
      <w:pPr>
        <w:pStyle w:val="CommentText"/>
      </w:pPr>
      <w:r>
        <w:rPr>
          <w:rStyle w:val="CommentReference"/>
        </w:rPr>
        <w:annotationRef/>
      </w:r>
      <w:r>
        <w:t>OK</w:t>
      </w:r>
    </w:p>
  </w:comment>
  <w:comment w:id="9488" w:author="Hwakong Cheng" w:date="2022-10-24T21:35:00Z" w:initials="HC">
    <w:p w14:paraId="415AB550" w14:textId="77777777" w:rsidR="004040BC" w:rsidRDefault="004040BC">
      <w:pPr>
        <w:pStyle w:val="CommentText"/>
      </w:pPr>
      <w:r>
        <w:rPr>
          <w:rStyle w:val="CommentReference"/>
        </w:rPr>
        <w:annotationRef/>
      </w:r>
      <w:r>
        <w:t>btu</w:t>
      </w:r>
    </w:p>
  </w:comment>
  <w:comment w:id="9515" w:author="Hwakong Cheng" w:date="2022-10-24T21:35:00Z" w:initials="HC">
    <w:p w14:paraId="63AA2C89" w14:textId="77777777" w:rsidR="00E254A2" w:rsidRDefault="00E254A2" w:rsidP="00E254A2">
      <w:pPr>
        <w:pStyle w:val="CommentText"/>
      </w:pPr>
      <w:r>
        <w:rPr>
          <w:rStyle w:val="CommentReference"/>
        </w:rPr>
        <w:annotationRef/>
      </w:r>
      <w:r>
        <w:t>btu</w:t>
      </w:r>
    </w:p>
  </w:comment>
  <w:comment w:id="9557" w:author="Hwakong Cheng" w:date="2022-10-24T21:35:00Z" w:initials="HC">
    <w:p w14:paraId="7F79A3C4" w14:textId="77777777" w:rsidR="004040BC" w:rsidRDefault="004040BC">
      <w:pPr>
        <w:pStyle w:val="CommentText"/>
      </w:pPr>
      <w:r>
        <w:rPr>
          <w:rStyle w:val="CommentReference"/>
        </w:rPr>
        <w:annotationRef/>
      </w:r>
      <w:r>
        <w:t>btu</w:t>
      </w:r>
    </w:p>
  </w:comment>
  <w:comment w:id="9581" w:author="Hwakong Cheng" w:date="2022-10-24T21:35:00Z" w:initials="HC">
    <w:p w14:paraId="59630AC7" w14:textId="77777777" w:rsidR="00E254A2" w:rsidRDefault="00E254A2" w:rsidP="00E254A2">
      <w:pPr>
        <w:pStyle w:val="CommentText"/>
      </w:pPr>
      <w:r>
        <w:rPr>
          <w:rStyle w:val="CommentReference"/>
        </w:rPr>
        <w:annotationRef/>
      </w:r>
      <w:r>
        <w:t>btu</w:t>
      </w:r>
    </w:p>
  </w:comment>
  <w:comment w:id="9624" w:author="Hwakong Cheng" w:date="2022-10-24T21:35:00Z" w:initials="HC">
    <w:p w14:paraId="2A2EAAA9" w14:textId="77777777" w:rsidR="004040BC" w:rsidRDefault="004040BC">
      <w:pPr>
        <w:pStyle w:val="CommentText"/>
      </w:pPr>
      <w:r>
        <w:rPr>
          <w:rStyle w:val="CommentReference"/>
        </w:rPr>
        <w:annotationRef/>
      </w:r>
      <w:r>
        <w:t>btu</w:t>
      </w:r>
    </w:p>
  </w:comment>
  <w:comment w:id="9651" w:author="Hwakong Cheng" w:date="2022-10-24T21:35:00Z" w:initials="HC">
    <w:p w14:paraId="73C474F2" w14:textId="77777777" w:rsidR="00E254A2" w:rsidRDefault="00E254A2" w:rsidP="00E254A2">
      <w:pPr>
        <w:pStyle w:val="CommentText"/>
      </w:pPr>
      <w:r>
        <w:rPr>
          <w:rStyle w:val="CommentReference"/>
        </w:rPr>
        <w:annotationRef/>
      </w:r>
      <w:r>
        <w:t>btu</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B5051B6" w15:done="0"/>
  <w15:commentEx w15:paraId="562A64E8" w15:done="0"/>
  <w15:commentEx w15:paraId="403DC67D" w15:done="0"/>
  <w15:commentEx w15:paraId="54E6F180" w15:done="0"/>
  <w15:commentEx w15:paraId="44724DEE" w15:done="1"/>
  <w15:commentEx w15:paraId="752DF29C" w15:done="0"/>
  <w15:commentEx w15:paraId="22E7CA20" w15:done="0"/>
  <w15:commentEx w15:paraId="3CABFF51" w15:paraIdParent="22E7CA20" w15:done="0"/>
  <w15:commentEx w15:paraId="5E62BD87" w15:done="0"/>
  <w15:commentEx w15:paraId="74A2847F" w15:done="0"/>
  <w15:commentEx w15:paraId="644F68B1" w15:paraIdParent="74A2847F" w15:done="0"/>
  <w15:commentEx w15:paraId="70BDF175" w15:done="0"/>
  <w15:commentEx w15:paraId="0B854850" w15:done="0"/>
  <w15:commentEx w15:paraId="37857A08" w15:done="0"/>
  <w15:commentEx w15:paraId="2323A5A3" w15:done="0"/>
  <w15:commentEx w15:paraId="59A83953" w15:done="1"/>
  <w15:commentEx w15:paraId="1D8B2289" w15:paraIdParent="59A83953" w15:done="1"/>
  <w15:commentEx w15:paraId="28A311EA" w15:done="0"/>
  <w15:commentEx w15:paraId="2FE580D7" w15:paraIdParent="28A311EA" w15:done="0"/>
  <w15:commentEx w15:paraId="0332FD69" w15:done="0"/>
  <w15:commentEx w15:paraId="7FEB250F" w15:done="0"/>
  <w15:commentEx w15:paraId="3B863EE6" w15:done="0"/>
  <w15:commentEx w15:paraId="317AA4B1" w15:done="0"/>
  <w15:commentEx w15:paraId="11E7DAA2" w15:done="0"/>
  <w15:commentEx w15:paraId="21285BCB" w15:done="0"/>
  <w15:commentEx w15:paraId="76DB45E7" w15:done="0"/>
  <w15:commentEx w15:paraId="7BDAE031" w15:done="0"/>
  <w15:commentEx w15:paraId="309F9318" w15:done="0"/>
  <w15:commentEx w15:paraId="01095816" w15:done="0"/>
  <w15:commentEx w15:paraId="74668772" w15:done="0"/>
  <w15:commentEx w15:paraId="27DCE6DB" w15:paraIdParent="74668772" w15:done="0"/>
  <w15:commentEx w15:paraId="7573CB3D" w15:done="0"/>
  <w15:commentEx w15:paraId="4BB5D199" w15:paraIdParent="7573CB3D" w15:done="0"/>
  <w15:commentEx w15:paraId="48C0BE76" w15:done="0"/>
  <w15:commentEx w15:paraId="76813D49" w15:done="0"/>
  <w15:commentEx w15:paraId="6857258F" w15:done="0"/>
  <w15:commentEx w15:paraId="036A6842" w15:done="0"/>
  <w15:commentEx w15:paraId="60959196" w15:done="0"/>
  <w15:commentEx w15:paraId="0E153617" w15:done="0"/>
  <w15:commentEx w15:paraId="61D8334F" w15:done="0"/>
  <w15:commentEx w15:paraId="1FC02EAC" w15:done="0"/>
  <w15:commentEx w15:paraId="7063B845" w15:done="0"/>
  <w15:commentEx w15:paraId="57B236F5" w15:done="0"/>
  <w15:commentEx w15:paraId="2AD83936" w15:done="0"/>
  <w15:commentEx w15:paraId="2892B253" w15:done="0"/>
  <w15:commentEx w15:paraId="1ECFDBDE" w15:done="0"/>
  <w15:commentEx w15:paraId="493970C8" w15:done="0"/>
  <w15:commentEx w15:paraId="3B21A29D" w15:done="0"/>
  <w15:commentEx w15:paraId="415AB550" w15:done="0"/>
  <w15:commentEx w15:paraId="63AA2C89" w15:done="0"/>
  <w15:commentEx w15:paraId="7F79A3C4" w15:done="0"/>
  <w15:commentEx w15:paraId="59630AC7" w15:done="0"/>
  <w15:commentEx w15:paraId="2A2EAAA9" w15:done="0"/>
  <w15:commentEx w15:paraId="73C474F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E94B41" w16cex:dateUtc="2022-10-06T19:40:00Z"/>
  <w16cex:commentExtensible w16cex:durableId="26E94D36" w16cex:dateUtc="2022-10-06T19:48:00Z"/>
  <w16cex:commentExtensible w16cex:durableId="2701383D" w16cex:dateUtc="2022-10-24T23:13:00Z"/>
  <w16cex:commentExtensible w16cex:durableId="2706A89D" w16cex:dateUtc="2022-10-29T02:14:00Z"/>
  <w16cex:commentExtensible w16cex:durableId="270DEE91" w16cex:dateUtc="2022-11-03T14:38:00Z"/>
  <w16cex:commentExtensible w16cex:durableId="2701399D" w16cex:dateUtc="2022-10-24T23:19:00Z"/>
  <w16cex:commentExtensible w16cex:durableId="27013A3D" w16cex:dateUtc="2022-10-24T23:22:00Z"/>
  <w16cex:commentExtensible w16cex:durableId="2703C2D6" w16cex:dateUtc="2022-10-26T21:29:00Z"/>
  <w16cex:commentExtensible w16cex:durableId="270137BD" w16cex:dateUtc="2022-10-24T23:11:00Z"/>
  <w16cex:commentExtensible w16cex:durableId="26E94AD6" w16cex:dateUtc="2022-10-06T19:38:00Z"/>
  <w16cex:commentExtensible w16cex:durableId="2703C7D2" w16cex:dateUtc="2022-10-26T21:50:00Z"/>
  <w16cex:commentExtensible w16cex:durableId="26E9533B" w16cex:dateUtc="2022-10-06T20:14:00Z"/>
  <w16cex:commentExtensible w16cex:durableId="26E9534A" w16cex:dateUtc="2022-10-06T20:14:00Z"/>
  <w16cex:commentExtensible w16cex:durableId="2706B8BC" w16cex:dateUtc="2022-10-29T03:23:00Z"/>
  <w16cex:commentExtensible w16cex:durableId="26E95393" w16cex:dateUtc="2022-10-06T20:16:00Z"/>
  <w16cex:commentExtensible w16cex:durableId="26E9482B" w16cex:dateUtc="2022-10-06T19:27:00Z"/>
  <w16cex:commentExtensible w16cex:durableId="26FA7C76" w16cex:dateUtc="2022-10-19T20:39:00Z"/>
  <w16cex:commentExtensible w16cex:durableId="26E949A8" w16cex:dateUtc="2022-10-06T19:33:00Z"/>
  <w16cex:commentExtensible w16cex:durableId="26FA8C43" w16cex:dateUtc="2022-10-19T21:46:00Z"/>
  <w16cex:commentExtensible w16cex:durableId="2703CB91" w16cex:dateUtc="2022-10-26T22:06:00Z"/>
  <w16cex:commentExtensible w16cex:durableId="27017D33" w16cex:dateUtc="2022-10-25T04:08:00Z"/>
  <w16cex:commentExtensible w16cex:durableId="26EA86EF" w16cex:dateUtc="2022-10-07T18:07:00Z"/>
  <w16cex:commentExtensible w16cex:durableId="270A4A53" w16cex:dateUtc="2022-10-31T20:21:00Z"/>
  <w16cex:commentExtensible w16cex:durableId="26C490EA" w16cex:dateUtc="2022-09-08T23:03:00Z"/>
  <w16cex:commentExtensible w16cex:durableId="2701728E" w16cex:dateUtc="2022-10-25T03:22:00Z"/>
  <w16cex:commentExtensible w16cex:durableId="270172AF" w16cex:dateUtc="2022-10-25T03:23:00Z"/>
  <w16cex:commentExtensible w16cex:durableId="27066360" w16cex:dateUtc="2022-10-28T21:19:00Z"/>
  <w16cex:commentExtensible w16cex:durableId="26EA886C" w16cex:dateUtc="2022-10-07T18:13:00Z"/>
  <w16cex:commentExtensible w16cex:durableId="26EA897A" w16cex:dateUtc="2022-10-07T18:18:00Z"/>
  <w16cex:commentExtensible w16cex:durableId="27017FA3" w16cex:dateUtc="2022-10-25T04:18:00Z"/>
  <w16cex:commentExtensible w16cex:durableId="2703D369" w16cex:dateUtc="2022-10-26T22:40:00Z"/>
  <w16cex:commentExtensible w16cex:durableId="26EA9722" w16cex:dateUtc="2022-10-07T19:16:00Z"/>
  <w16cex:commentExtensible w16cex:durableId="26FA93A5" w16cex:dateUtc="2022-10-19T22:17:00Z"/>
  <w16cex:commentExtensible w16cex:durableId="2701816F" w16cex:dateUtc="2022-10-25T04:26:00Z"/>
  <w16cex:commentExtensible w16cex:durableId="273B6A94" w16cex:dateUtc="2022-10-25T04:26:00Z"/>
  <w16cex:commentExtensible w16cex:durableId="273B6F47" w16cex:dateUtc="2022-12-08T04:00:00Z"/>
  <w16cex:commentExtensible w16cex:durableId="270689EA" w16cex:dateUtc="2022-10-29T00:03:00Z"/>
  <w16cex:commentExtensible w16cex:durableId="270181F6" w16cex:dateUtc="2022-10-25T04:28:00Z"/>
  <w16cex:commentExtensible w16cex:durableId="270E102B" w16cex:dateUtc="2022-10-25T04:28:00Z"/>
  <w16cex:commentExtensible w16cex:durableId="270181FB" w16cex:dateUtc="2022-10-25T04:28:00Z"/>
  <w16cex:commentExtensible w16cex:durableId="270E1031" w16cex:dateUtc="2022-10-25T04:28:00Z"/>
  <w16cex:commentExtensible w16cex:durableId="2701820A" w16cex:dateUtc="2022-10-25T04:28:00Z"/>
  <w16cex:commentExtensible w16cex:durableId="27018304" w16cex:dateUtc="2022-10-25T04:32:00Z"/>
  <w16cex:commentExtensible w16cex:durableId="270E096F" w16cex:dateUtc="2022-10-25T04:32:00Z"/>
  <w16cex:commentExtensible w16cex:durableId="270E09EA" w16cex:dateUtc="2022-10-25T04:32:00Z"/>
  <w16cex:commentExtensible w16cex:durableId="270E09E9" w16cex:dateUtc="2022-10-25T04:32:00Z"/>
  <w16cex:commentExtensible w16cex:durableId="2701830D" w16cex:dateUtc="2022-10-25T04:33:00Z"/>
  <w16cex:commentExtensible w16cex:durableId="26E955FC" w16cex:dateUtc="2022-10-06T20:26:00Z"/>
  <w16cex:commentExtensible w16cex:durableId="27018392" w16cex:dateUtc="2022-10-25T04:35:00Z"/>
  <w16cex:commentExtensible w16cex:durableId="270E0BB2" w16cex:dateUtc="2022-10-25T04:35:00Z"/>
  <w16cex:commentExtensible w16cex:durableId="2701839A" w16cex:dateUtc="2022-10-25T04:35:00Z"/>
  <w16cex:commentExtensible w16cex:durableId="270E0BCD" w16cex:dateUtc="2022-10-25T04:35:00Z"/>
  <w16cex:commentExtensible w16cex:durableId="270183A1" w16cex:dateUtc="2022-10-25T04:35:00Z"/>
  <w16cex:commentExtensible w16cex:durableId="270E0BE5" w16cex:dateUtc="2022-10-25T04:3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B5051B6" w16cid:durableId="26E94B41"/>
  <w16cid:commentId w16cid:paraId="562A64E8" w16cid:durableId="26E94D36"/>
  <w16cid:commentId w16cid:paraId="403DC67D" w16cid:durableId="2701383D"/>
  <w16cid:commentId w16cid:paraId="54E6F180" w16cid:durableId="2706A89D"/>
  <w16cid:commentId w16cid:paraId="44724DEE" w16cid:durableId="270DEE91"/>
  <w16cid:commentId w16cid:paraId="752DF29C" w16cid:durableId="2701399D"/>
  <w16cid:commentId w16cid:paraId="22E7CA20" w16cid:durableId="27013A3D"/>
  <w16cid:commentId w16cid:paraId="3CABFF51" w16cid:durableId="2703C2D6"/>
  <w16cid:commentId w16cid:paraId="5E62BD87" w16cid:durableId="270137BD"/>
  <w16cid:commentId w16cid:paraId="74A2847F" w16cid:durableId="26E94AD6"/>
  <w16cid:commentId w16cid:paraId="644F68B1" w16cid:durableId="2703C7D2"/>
  <w16cid:commentId w16cid:paraId="70BDF175" w16cid:durableId="26E9533B"/>
  <w16cid:commentId w16cid:paraId="0B854850" w16cid:durableId="26E9534A"/>
  <w16cid:commentId w16cid:paraId="37857A08" w16cid:durableId="2706B8BC"/>
  <w16cid:commentId w16cid:paraId="2323A5A3" w16cid:durableId="26E95393"/>
  <w16cid:commentId w16cid:paraId="59A83953" w16cid:durableId="26E9482B"/>
  <w16cid:commentId w16cid:paraId="1D8B2289" w16cid:durableId="26FA7C76"/>
  <w16cid:commentId w16cid:paraId="28A311EA" w16cid:durableId="26E949A8"/>
  <w16cid:commentId w16cid:paraId="2FE580D7" w16cid:durableId="26FA8C43"/>
  <w16cid:commentId w16cid:paraId="0332FD69" w16cid:durableId="2703CB91"/>
  <w16cid:commentId w16cid:paraId="7FEB250F" w16cid:durableId="27017D33"/>
  <w16cid:commentId w16cid:paraId="3B863EE6" w16cid:durableId="26EA86EF"/>
  <w16cid:commentId w16cid:paraId="317AA4B1" w16cid:durableId="270A4A53"/>
  <w16cid:commentId w16cid:paraId="11E7DAA2" w16cid:durableId="26C490EA"/>
  <w16cid:commentId w16cid:paraId="21285BCB" w16cid:durableId="2701728E"/>
  <w16cid:commentId w16cid:paraId="76DB45E7" w16cid:durableId="270172AF"/>
  <w16cid:commentId w16cid:paraId="7BDAE031" w16cid:durableId="27066360"/>
  <w16cid:commentId w16cid:paraId="309F9318" w16cid:durableId="26EA886C"/>
  <w16cid:commentId w16cid:paraId="01095816" w16cid:durableId="26EA897A"/>
  <w16cid:commentId w16cid:paraId="74668772" w16cid:durableId="27017FA3"/>
  <w16cid:commentId w16cid:paraId="27DCE6DB" w16cid:durableId="2703D369"/>
  <w16cid:commentId w16cid:paraId="7573CB3D" w16cid:durableId="26EA9722"/>
  <w16cid:commentId w16cid:paraId="4BB5D199" w16cid:durableId="26FA93A5"/>
  <w16cid:commentId w16cid:paraId="48C0BE76" w16cid:durableId="2701816F"/>
  <w16cid:commentId w16cid:paraId="76813D49" w16cid:durableId="273B6A94"/>
  <w16cid:commentId w16cid:paraId="6857258F" w16cid:durableId="273B6F47"/>
  <w16cid:commentId w16cid:paraId="036A6842" w16cid:durableId="270689EA"/>
  <w16cid:commentId w16cid:paraId="60959196" w16cid:durableId="270181F6"/>
  <w16cid:commentId w16cid:paraId="0E153617" w16cid:durableId="270E102B"/>
  <w16cid:commentId w16cid:paraId="61D8334F" w16cid:durableId="270181FB"/>
  <w16cid:commentId w16cid:paraId="1FC02EAC" w16cid:durableId="270E1031"/>
  <w16cid:commentId w16cid:paraId="7063B845" w16cid:durableId="2701820A"/>
  <w16cid:commentId w16cid:paraId="57B236F5" w16cid:durableId="27018304"/>
  <w16cid:commentId w16cid:paraId="2AD83936" w16cid:durableId="270E096F"/>
  <w16cid:commentId w16cid:paraId="2892B253" w16cid:durableId="270E09EA"/>
  <w16cid:commentId w16cid:paraId="1ECFDBDE" w16cid:durableId="270E09E9"/>
  <w16cid:commentId w16cid:paraId="493970C8" w16cid:durableId="2701830D"/>
  <w16cid:commentId w16cid:paraId="3B21A29D" w16cid:durableId="26E955FC"/>
  <w16cid:commentId w16cid:paraId="415AB550" w16cid:durableId="27018392"/>
  <w16cid:commentId w16cid:paraId="63AA2C89" w16cid:durableId="270E0BB2"/>
  <w16cid:commentId w16cid:paraId="7F79A3C4" w16cid:durableId="2701839A"/>
  <w16cid:commentId w16cid:paraId="59630AC7" w16cid:durableId="270E0BCD"/>
  <w16cid:commentId w16cid:paraId="2A2EAAA9" w16cid:durableId="270183A1"/>
  <w16cid:commentId w16cid:paraId="73C474F2" w16cid:durableId="270E0BE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C46CA4" w14:textId="77777777" w:rsidR="00BA0F49" w:rsidRDefault="00BA0F49" w:rsidP="00E00634">
      <w:pPr>
        <w:spacing w:line="240" w:lineRule="auto"/>
      </w:pPr>
      <w:r>
        <w:separator/>
      </w:r>
    </w:p>
  </w:endnote>
  <w:endnote w:type="continuationSeparator" w:id="0">
    <w:p w14:paraId="50615FC9" w14:textId="77777777" w:rsidR="00BA0F49" w:rsidRDefault="00BA0F49" w:rsidP="00E00634">
      <w:pPr>
        <w:spacing w:line="240" w:lineRule="auto"/>
      </w:pPr>
      <w:r>
        <w:continuationSeparator/>
      </w:r>
    </w:p>
  </w:endnote>
  <w:endnote w:type="continuationNotice" w:id="1">
    <w:p w14:paraId="3B5B96A8" w14:textId="77777777" w:rsidR="00BA0F49" w:rsidRDefault="00BA0F49" w:rsidP="00E00634">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MT">
    <w:altName w:val="Arial"/>
    <w:panose1 w:val="00000000000000000000"/>
    <w:charset w:val="00"/>
    <w:family w:val="modern"/>
    <w:notTrueType/>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Times New Roman Bold">
    <w:altName w:val="Times New Roman"/>
    <w:panose1 w:val="02020803070505020304"/>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 w:name="Times New Roman PS MT">
    <w:altName w:val="Times New Roman"/>
    <w:panose1 w:val="00000000000000000000"/>
    <w:charset w:val="00"/>
    <w:family w:val="modern"/>
    <w:notTrueType/>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DBAC M+ Times New Roman PSMT">
    <w:altName w:val="Cambria"/>
    <w:panose1 w:val="00000000000000000000"/>
    <w:charset w:val="00"/>
    <w:family w:val="roman"/>
    <w:notTrueType/>
    <w:pitch w:val="default"/>
    <w:sig w:usb0="00000003" w:usb1="00000000" w:usb2="00000000" w:usb3="00000000" w:csb0="00000001" w:csb1="00000000"/>
  </w:font>
  <w:font w:name="ADBAJ L+ Times New Roman PSMT">
    <w:altName w:val="Cambria"/>
    <w:panose1 w:val="00000000000000000000"/>
    <w:charset w:val="00"/>
    <w:family w:val="roman"/>
    <w:notTrueType/>
    <w:pitch w:val="default"/>
    <w:sig w:usb0="00000003" w:usb1="00000000" w:usb2="00000000" w:usb3="00000000" w:csb0="00000001" w:csb1="00000000"/>
  </w:font>
  <w:font w:name="Liberation Serif">
    <w:altName w:val="Times New Roman"/>
    <w:charset w:val="00"/>
    <w:family w:val="roman"/>
    <w:pitch w:val="variable"/>
    <w:sig w:usb0="E0000AFF" w:usb1="500078FF" w:usb2="00000021" w:usb3="00000000" w:csb0="000001BF" w:csb1="00000000"/>
  </w:font>
  <w:font w:name="Arial Rounded MT Bold">
    <w:panose1 w:val="020F0704030504030204"/>
    <w:charset w:val="00"/>
    <w:family w:val="swiss"/>
    <w:pitch w:val="variable"/>
    <w:sig w:usb0="00000003" w:usb1="00000000" w:usb2="00000000" w:usb3="00000000" w:csb0="00000001" w:csb1="00000000"/>
  </w:font>
  <w:font w:name="Times Roman">
    <w:altName w:val="Times New Roman"/>
    <w:panose1 w:val="00000000000000000000"/>
    <w:charset w:val="00"/>
    <w:family w:val="roman"/>
    <w:notTrueType/>
    <w:pitch w:val="default"/>
    <w:sig w:usb0="000003D0" w:usb1="00000000" w:usb2="BFF719B8" w:usb3="0000B11E" w:csb0="0062E6A4" w:csb1="BFF7186D"/>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2F8FFD" w14:textId="6C1D12C2" w:rsidR="00D878EF" w:rsidRDefault="00340B88" w:rsidP="00CB76D5">
    <w:pPr>
      <w:pStyle w:val="Footer"/>
      <w:tabs>
        <w:tab w:val="clear" w:pos="4680"/>
        <w:tab w:val="clear" w:pos="9360"/>
        <w:tab w:val="right" w:pos="12960"/>
      </w:tabs>
    </w:pPr>
    <w:r w:rsidRPr="00B946B0">
      <w:fldChar w:fldCharType="begin"/>
    </w:r>
    <w:r w:rsidRPr="00B946B0">
      <w:instrText xml:space="preserve"> PAGE   \* MERGEFORMAT </w:instrText>
    </w:r>
    <w:r w:rsidRPr="00B946B0">
      <w:fldChar w:fldCharType="separate"/>
    </w:r>
    <w:r>
      <w:t>2</w:t>
    </w:r>
    <w:r w:rsidRPr="00B946B0">
      <w:rPr>
        <w:noProof/>
      </w:rPr>
      <w:fldChar w:fldCharType="end"/>
    </w:r>
    <w:r>
      <w:rPr>
        <w:noProof/>
      </w:rPr>
      <w:tab/>
    </w:r>
    <w:del w:id="9906" w:author="Reece Kiriu" w:date="2022-12-09T11:24:00Z">
      <w:r w:rsidR="00D878EF" w:rsidDel="006C23EC">
        <w:rPr>
          <w:noProof/>
        </w:rPr>
        <w:delText>ASHRAE Guideline 36-2021</w:delText>
      </w:r>
    </w:del>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3FE76F" w14:textId="633C1A15" w:rsidR="00D878EF" w:rsidRPr="00BC7581" w:rsidRDefault="00D878EF" w:rsidP="00CB76D5">
    <w:pPr>
      <w:pStyle w:val="Footer"/>
      <w:tabs>
        <w:tab w:val="clear" w:pos="4680"/>
        <w:tab w:val="clear" w:pos="9360"/>
        <w:tab w:val="right" w:pos="12960"/>
      </w:tabs>
    </w:pPr>
    <w:del w:id="9907" w:author="Reece Kiriu" w:date="2022-12-09T11:24:00Z">
      <w:r w:rsidDel="006C23EC">
        <w:rPr>
          <w:noProof/>
        </w:rPr>
        <w:delText>ASHRAE Guideline 36-2021</w:delText>
      </w:r>
    </w:del>
    <w:r>
      <w:rPr>
        <w:noProof/>
      </w:rPr>
      <w:tab/>
    </w:r>
    <w:r w:rsidRPr="00B946B0">
      <w:fldChar w:fldCharType="begin"/>
    </w:r>
    <w:r w:rsidRPr="00B946B0">
      <w:instrText xml:space="preserve"> PAGE   \* MERGEFORMAT </w:instrText>
    </w:r>
    <w:r w:rsidRPr="00B946B0">
      <w:fldChar w:fldCharType="separate"/>
    </w:r>
    <w:r>
      <w:t>1</w:t>
    </w:r>
    <w:r w:rsidRPr="00B946B0">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2AF1B0" w14:textId="77777777" w:rsidR="00BA0F49" w:rsidRDefault="00BA0F49" w:rsidP="00E00634">
      <w:pPr>
        <w:spacing w:line="240" w:lineRule="auto"/>
      </w:pPr>
      <w:r>
        <w:separator/>
      </w:r>
    </w:p>
  </w:footnote>
  <w:footnote w:type="continuationSeparator" w:id="0">
    <w:p w14:paraId="7DEF6FB5" w14:textId="77777777" w:rsidR="00BA0F49" w:rsidRDefault="00BA0F49" w:rsidP="00E00634">
      <w:pPr>
        <w:spacing w:line="240" w:lineRule="auto"/>
      </w:pPr>
      <w:r>
        <w:continuationSeparator/>
      </w:r>
    </w:p>
  </w:footnote>
  <w:footnote w:type="continuationNotice" w:id="1">
    <w:p w14:paraId="628F86EC" w14:textId="77777777" w:rsidR="00BA0F49" w:rsidRDefault="00BA0F49" w:rsidP="00E00634">
      <w:pPr>
        <w:spacing w:line="240" w:lineRule="auto"/>
      </w:pPr>
    </w:p>
  </w:footnote>
  <w:footnote w:id="2">
    <w:p w14:paraId="0BCAA270" w14:textId="542C340A" w:rsidR="00D878EF" w:rsidRPr="00252C2D" w:rsidRDefault="00D878EF" w:rsidP="00252C2D">
      <w:pPr>
        <w:pStyle w:val="Footnote"/>
      </w:pPr>
      <w:r w:rsidRPr="00252C2D">
        <w:footnoteRef/>
      </w:r>
      <w:r w:rsidRPr="00252C2D">
        <w:t>.</w:t>
      </w:r>
      <w:r w:rsidRPr="00252C2D">
        <w:tab/>
        <w:t>Source: Lawrence, T. 2008. Selecting CO2 criteria for outdoor air monitoring. ASHRAE Journal 50(12).</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320AF564"/>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53704598"/>
    <w:lvl w:ilvl="0">
      <w:start w:val="1"/>
      <w:numFmt w:val="decimal"/>
      <w:lvlText w:val="%1."/>
      <w:lvlJc w:val="left"/>
      <w:pPr>
        <w:tabs>
          <w:tab w:val="num" w:pos="1440"/>
        </w:tabs>
        <w:ind w:left="1440" w:hanging="360"/>
      </w:pPr>
    </w:lvl>
  </w:abstractNum>
  <w:abstractNum w:abstractNumId="2" w15:restartNumberingAfterBreak="0">
    <w:nsid w:val="FFFFFF80"/>
    <w:multiLevelType w:val="singleLevel"/>
    <w:tmpl w:val="226A802A"/>
    <w:lvl w:ilvl="0">
      <w:start w:val="1"/>
      <w:numFmt w:val="bullet"/>
      <w:lvlText w:val=""/>
      <w:lvlJc w:val="left"/>
      <w:pPr>
        <w:tabs>
          <w:tab w:val="num" w:pos="1800"/>
        </w:tabs>
        <w:ind w:left="1800" w:hanging="360"/>
      </w:pPr>
      <w:rPr>
        <w:rFonts w:ascii="Symbol" w:hAnsi="Symbol" w:hint="default"/>
      </w:rPr>
    </w:lvl>
  </w:abstractNum>
  <w:abstractNum w:abstractNumId="3" w15:restartNumberingAfterBreak="0">
    <w:nsid w:val="FFFFFF81"/>
    <w:multiLevelType w:val="singleLevel"/>
    <w:tmpl w:val="2E2C9D62"/>
    <w:lvl w:ilvl="0">
      <w:start w:val="1"/>
      <w:numFmt w:val="bullet"/>
      <w:lvlText w:val=""/>
      <w:lvlJc w:val="left"/>
      <w:pPr>
        <w:tabs>
          <w:tab w:val="num" w:pos="1440"/>
        </w:tabs>
        <w:ind w:left="1440" w:hanging="360"/>
      </w:pPr>
      <w:rPr>
        <w:rFonts w:ascii="Symbol" w:hAnsi="Symbol" w:hint="default"/>
      </w:rPr>
    </w:lvl>
  </w:abstractNum>
  <w:abstractNum w:abstractNumId="4" w15:restartNumberingAfterBreak="0">
    <w:nsid w:val="FFFFFF82"/>
    <w:multiLevelType w:val="singleLevel"/>
    <w:tmpl w:val="2C4A8A78"/>
    <w:lvl w:ilvl="0">
      <w:start w:val="1"/>
      <w:numFmt w:val="bullet"/>
      <w:pStyle w:val="ListBullet3"/>
      <w:lvlText w:val=""/>
      <w:lvlJc w:val="left"/>
      <w:pPr>
        <w:tabs>
          <w:tab w:val="num" w:pos="1080"/>
        </w:tabs>
        <w:ind w:left="1080" w:hanging="360"/>
      </w:pPr>
      <w:rPr>
        <w:rFonts w:ascii="Symbol" w:hAnsi="Symbol" w:hint="default"/>
      </w:rPr>
    </w:lvl>
  </w:abstractNum>
  <w:abstractNum w:abstractNumId="5" w15:restartNumberingAfterBreak="0">
    <w:nsid w:val="FFFFFFFE"/>
    <w:multiLevelType w:val="singleLevel"/>
    <w:tmpl w:val="9DC065B8"/>
    <w:lvl w:ilvl="0">
      <w:numFmt w:val="bullet"/>
      <w:lvlText w:val="*"/>
      <w:lvlJc w:val="left"/>
    </w:lvl>
  </w:abstractNum>
  <w:abstractNum w:abstractNumId="6" w15:restartNumberingAfterBreak="0">
    <w:nsid w:val="00AD2D15"/>
    <w:multiLevelType w:val="multilevel"/>
    <w:tmpl w:val="58ECC26C"/>
    <w:lvl w:ilvl="0">
      <w:start w:val="5"/>
      <w:numFmt w:val="decimal"/>
      <w:lvlText w:val="%1"/>
      <w:lvlJc w:val="left"/>
      <w:pPr>
        <w:ind w:left="420" w:hanging="420"/>
      </w:pPr>
      <w:rPr>
        <w:rFonts w:hint="default"/>
      </w:rPr>
    </w:lvl>
    <w:lvl w:ilvl="1">
      <w:start w:val="18"/>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2160" w:hanging="720"/>
      </w:pPr>
      <w:rPr>
        <w:rFonts w:hint="default"/>
      </w:rPr>
    </w:lvl>
    <w:lvl w:ilvl="4">
      <w:start w:val="1"/>
      <w:numFmt w:val="decimal"/>
      <w:lvlText w:val="%5."/>
      <w:lvlJc w:val="left"/>
      <w:pPr>
        <w:ind w:left="1080" w:hanging="1080"/>
      </w:pPr>
      <w:rPr>
        <w:rFonts w:ascii="Times New Roman" w:eastAsiaTheme="majorEastAsia" w:hAnsi="Times New Roman" w:cstheme="majorBidi"/>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022B6C94"/>
    <w:multiLevelType w:val="hybridMultilevel"/>
    <w:tmpl w:val="C4742BFA"/>
    <w:lvl w:ilvl="0" w:tplc="6082D886">
      <w:start w:val="1"/>
      <w:numFmt w:val="lowerLetter"/>
      <w:lvlText w:val="%1."/>
      <w:lvlJc w:val="left"/>
      <w:pPr>
        <w:ind w:left="1728" w:hanging="360"/>
      </w:pPr>
      <w:rPr>
        <w:rFonts w:hint="default"/>
        <w:u w:val="single"/>
      </w:rPr>
    </w:lvl>
    <w:lvl w:ilvl="1" w:tplc="04090019" w:tentative="1">
      <w:start w:val="1"/>
      <w:numFmt w:val="lowerLetter"/>
      <w:lvlText w:val="%2."/>
      <w:lvlJc w:val="left"/>
      <w:pPr>
        <w:ind w:left="2448" w:hanging="360"/>
      </w:pPr>
    </w:lvl>
    <w:lvl w:ilvl="2" w:tplc="0409001B" w:tentative="1">
      <w:start w:val="1"/>
      <w:numFmt w:val="lowerRoman"/>
      <w:lvlText w:val="%3."/>
      <w:lvlJc w:val="right"/>
      <w:pPr>
        <w:ind w:left="3168" w:hanging="180"/>
      </w:pPr>
    </w:lvl>
    <w:lvl w:ilvl="3" w:tplc="0409000F" w:tentative="1">
      <w:start w:val="1"/>
      <w:numFmt w:val="decimal"/>
      <w:lvlText w:val="%4."/>
      <w:lvlJc w:val="left"/>
      <w:pPr>
        <w:ind w:left="3888" w:hanging="360"/>
      </w:pPr>
    </w:lvl>
    <w:lvl w:ilvl="4" w:tplc="04090019" w:tentative="1">
      <w:start w:val="1"/>
      <w:numFmt w:val="lowerLetter"/>
      <w:lvlText w:val="%5."/>
      <w:lvlJc w:val="left"/>
      <w:pPr>
        <w:ind w:left="4608" w:hanging="360"/>
      </w:pPr>
    </w:lvl>
    <w:lvl w:ilvl="5" w:tplc="0409001B">
      <w:start w:val="1"/>
      <w:numFmt w:val="lowerRoman"/>
      <w:lvlText w:val="%6."/>
      <w:lvlJc w:val="right"/>
      <w:pPr>
        <w:ind w:left="5328" w:hanging="180"/>
      </w:pPr>
    </w:lvl>
    <w:lvl w:ilvl="6" w:tplc="D32834E0">
      <w:start w:val="1"/>
      <w:numFmt w:val="decimal"/>
      <w:lvlText w:val="%7."/>
      <w:lvlJc w:val="left"/>
      <w:pPr>
        <w:ind w:left="6048" w:hanging="360"/>
      </w:pPr>
      <w:rPr>
        <w:rFonts w:ascii="Times New Roman" w:hAnsi="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7" w:tplc="04090019">
      <w:start w:val="1"/>
      <w:numFmt w:val="lowerLetter"/>
      <w:lvlText w:val="%8."/>
      <w:lvlJc w:val="left"/>
      <w:pPr>
        <w:ind w:left="6768" w:hanging="360"/>
      </w:pPr>
    </w:lvl>
    <w:lvl w:ilvl="8" w:tplc="8C82BA40">
      <w:start w:val="1"/>
      <w:numFmt w:val="lowerRoman"/>
      <w:lvlText w:val="%9."/>
      <w:lvlJc w:val="right"/>
      <w:pPr>
        <w:ind w:left="7488" w:hanging="180"/>
      </w:pPr>
    </w:lvl>
  </w:abstractNum>
  <w:abstractNum w:abstractNumId="8" w15:restartNumberingAfterBreak="0">
    <w:nsid w:val="02EA7CC1"/>
    <w:multiLevelType w:val="hybridMultilevel"/>
    <w:tmpl w:val="278A52E2"/>
    <w:lvl w:ilvl="0" w:tplc="FADA2C1E">
      <w:start w:val="1"/>
      <w:numFmt w:val="bullet"/>
      <w:lvlText w:val=""/>
      <w:lvlJc w:val="left"/>
      <w:pPr>
        <w:ind w:left="720" w:hanging="360"/>
      </w:pPr>
      <w:rPr>
        <w:rFonts w:ascii="Symbol" w:hAnsi="Symbol" w:hint="default"/>
        <w:color w:val="auto"/>
        <w:u w:val="no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7876EDB"/>
    <w:multiLevelType w:val="hybridMultilevel"/>
    <w:tmpl w:val="1070F45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86360E9"/>
    <w:multiLevelType w:val="hybridMultilevel"/>
    <w:tmpl w:val="3CA4E86C"/>
    <w:name w:val="MASTERSPEC22"/>
    <w:lvl w:ilvl="0" w:tplc="0C800FA2">
      <w:start w:val="1"/>
      <w:numFmt w:val="lowerLetter"/>
      <w:lvlText w:val="(%1)"/>
      <w:lvlJc w:val="left"/>
      <w:pPr>
        <w:ind w:left="3816" w:hanging="360"/>
      </w:pPr>
      <w:rPr>
        <w:rFonts w:ascii="Times New Roman" w:hAnsi="Times New Roman" w:hint="default"/>
        <w:b w:val="0"/>
        <w:i w:val="0"/>
        <w:sz w:val="22"/>
      </w:rPr>
    </w:lvl>
    <w:lvl w:ilvl="1" w:tplc="04090019" w:tentative="1">
      <w:start w:val="1"/>
      <w:numFmt w:val="lowerLetter"/>
      <w:lvlText w:val="%2."/>
      <w:lvlJc w:val="left"/>
      <w:pPr>
        <w:ind w:left="4536" w:hanging="360"/>
      </w:pPr>
    </w:lvl>
    <w:lvl w:ilvl="2" w:tplc="0409001B" w:tentative="1">
      <w:start w:val="1"/>
      <w:numFmt w:val="lowerRoman"/>
      <w:lvlText w:val="%3."/>
      <w:lvlJc w:val="right"/>
      <w:pPr>
        <w:ind w:left="5256" w:hanging="180"/>
      </w:pPr>
    </w:lvl>
    <w:lvl w:ilvl="3" w:tplc="0409000F" w:tentative="1">
      <w:start w:val="1"/>
      <w:numFmt w:val="decimal"/>
      <w:lvlText w:val="%4."/>
      <w:lvlJc w:val="left"/>
      <w:pPr>
        <w:ind w:left="5976" w:hanging="360"/>
      </w:pPr>
    </w:lvl>
    <w:lvl w:ilvl="4" w:tplc="04090019" w:tentative="1">
      <w:start w:val="1"/>
      <w:numFmt w:val="lowerLetter"/>
      <w:lvlText w:val="%5."/>
      <w:lvlJc w:val="left"/>
      <w:pPr>
        <w:ind w:left="6696" w:hanging="360"/>
      </w:pPr>
    </w:lvl>
    <w:lvl w:ilvl="5" w:tplc="0409001B" w:tentative="1">
      <w:start w:val="1"/>
      <w:numFmt w:val="lowerRoman"/>
      <w:lvlText w:val="%6."/>
      <w:lvlJc w:val="right"/>
      <w:pPr>
        <w:ind w:left="7416" w:hanging="180"/>
      </w:pPr>
    </w:lvl>
    <w:lvl w:ilvl="6" w:tplc="0409000F" w:tentative="1">
      <w:start w:val="1"/>
      <w:numFmt w:val="decimal"/>
      <w:lvlText w:val="%7."/>
      <w:lvlJc w:val="left"/>
      <w:pPr>
        <w:ind w:left="8136" w:hanging="360"/>
      </w:pPr>
    </w:lvl>
    <w:lvl w:ilvl="7" w:tplc="04090019" w:tentative="1">
      <w:start w:val="1"/>
      <w:numFmt w:val="lowerLetter"/>
      <w:lvlText w:val="%8."/>
      <w:lvlJc w:val="left"/>
      <w:pPr>
        <w:ind w:left="8856" w:hanging="360"/>
      </w:pPr>
    </w:lvl>
    <w:lvl w:ilvl="8" w:tplc="0409001B" w:tentative="1">
      <w:start w:val="1"/>
      <w:numFmt w:val="lowerRoman"/>
      <w:lvlText w:val="%9."/>
      <w:lvlJc w:val="right"/>
      <w:pPr>
        <w:ind w:left="9576" w:hanging="180"/>
      </w:pPr>
    </w:lvl>
  </w:abstractNum>
  <w:abstractNum w:abstractNumId="11" w15:restartNumberingAfterBreak="0">
    <w:nsid w:val="0E6B5773"/>
    <w:multiLevelType w:val="hybridMultilevel"/>
    <w:tmpl w:val="620AAE30"/>
    <w:lvl w:ilvl="0" w:tplc="45D0BF3A">
      <w:start w:val="1"/>
      <w:numFmt w:val="lowerLetter"/>
      <w:pStyle w:val="List3"/>
      <w:lvlText w:val="%1."/>
      <w:lvlJc w:val="left"/>
      <w:pPr>
        <w:tabs>
          <w:tab w:val="num" w:pos="1800"/>
        </w:tabs>
        <w:ind w:left="1800" w:hanging="360"/>
      </w:pPr>
      <w:rPr>
        <w:rFonts w:ascii="Arial" w:hAnsi="Arial" w:hint="default"/>
        <w:sz w:val="20"/>
      </w:rPr>
    </w:lvl>
    <w:lvl w:ilvl="1" w:tplc="8B9686D4">
      <w:start w:val="1"/>
      <w:numFmt w:val="upperLetter"/>
      <w:lvlText w:val="%2."/>
      <w:lvlJc w:val="left"/>
      <w:pPr>
        <w:tabs>
          <w:tab w:val="num" w:pos="1515"/>
        </w:tabs>
        <w:ind w:left="1515" w:hanging="435"/>
      </w:pPr>
      <w:rPr>
        <w:rFonts w:hint="default"/>
      </w:rPr>
    </w:lvl>
    <w:lvl w:ilvl="2" w:tplc="0A4A1284" w:tentative="1">
      <w:start w:val="1"/>
      <w:numFmt w:val="lowerRoman"/>
      <w:lvlText w:val="%3."/>
      <w:lvlJc w:val="right"/>
      <w:pPr>
        <w:tabs>
          <w:tab w:val="num" w:pos="2160"/>
        </w:tabs>
        <w:ind w:left="2160" w:hanging="180"/>
      </w:pPr>
    </w:lvl>
    <w:lvl w:ilvl="3" w:tplc="D570C328" w:tentative="1">
      <w:start w:val="1"/>
      <w:numFmt w:val="decimal"/>
      <w:lvlText w:val="%4."/>
      <w:lvlJc w:val="left"/>
      <w:pPr>
        <w:tabs>
          <w:tab w:val="num" w:pos="2880"/>
        </w:tabs>
        <w:ind w:left="2880" w:hanging="360"/>
      </w:pPr>
    </w:lvl>
    <w:lvl w:ilvl="4" w:tplc="6CFA0E68" w:tentative="1">
      <w:start w:val="1"/>
      <w:numFmt w:val="lowerLetter"/>
      <w:lvlText w:val="%5."/>
      <w:lvlJc w:val="left"/>
      <w:pPr>
        <w:tabs>
          <w:tab w:val="num" w:pos="3600"/>
        </w:tabs>
        <w:ind w:left="3600" w:hanging="360"/>
      </w:pPr>
    </w:lvl>
    <w:lvl w:ilvl="5" w:tplc="07B4C8CC" w:tentative="1">
      <w:start w:val="1"/>
      <w:numFmt w:val="lowerRoman"/>
      <w:lvlText w:val="%6."/>
      <w:lvlJc w:val="right"/>
      <w:pPr>
        <w:tabs>
          <w:tab w:val="num" w:pos="4320"/>
        </w:tabs>
        <w:ind w:left="4320" w:hanging="180"/>
      </w:pPr>
    </w:lvl>
    <w:lvl w:ilvl="6" w:tplc="C6564AB2" w:tentative="1">
      <w:start w:val="1"/>
      <w:numFmt w:val="decimal"/>
      <w:lvlText w:val="%7."/>
      <w:lvlJc w:val="left"/>
      <w:pPr>
        <w:tabs>
          <w:tab w:val="num" w:pos="5040"/>
        </w:tabs>
        <w:ind w:left="5040" w:hanging="360"/>
      </w:pPr>
    </w:lvl>
    <w:lvl w:ilvl="7" w:tplc="06009156" w:tentative="1">
      <w:start w:val="1"/>
      <w:numFmt w:val="lowerLetter"/>
      <w:lvlText w:val="%8."/>
      <w:lvlJc w:val="left"/>
      <w:pPr>
        <w:tabs>
          <w:tab w:val="num" w:pos="5760"/>
        </w:tabs>
        <w:ind w:left="5760" w:hanging="360"/>
      </w:pPr>
    </w:lvl>
    <w:lvl w:ilvl="8" w:tplc="32764232" w:tentative="1">
      <w:start w:val="1"/>
      <w:numFmt w:val="lowerRoman"/>
      <w:lvlText w:val="%9."/>
      <w:lvlJc w:val="right"/>
      <w:pPr>
        <w:tabs>
          <w:tab w:val="num" w:pos="6480"/>
        </w:tabs>
        <w:ind w:left="6480" w:hanging="180"/>
      </w:pPr>
    </w:lvl>
  </w:abstractNum>
  <w:abstractNum w:abstractNumId="12" w15:restartNumberingAfterBreak="0">
    <w:nsid w:val="111A4D96"/>
    <w:multiLevelType w:val="multilevel"/>
    <w:tmpl w:val="8A2AFFF8"/>
    <w:lvl w:ilvl="0">
      <w:start w:val="5"/>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15"/>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lowerLetter"/>
      <w:lvlText w:val="%5."/>
      <w:lvlJc w:val="left"/>
      <w:pPr>
        <w:ind w:left="1080" w:hanging="1080"/>
      </w:pPr>
      <w:rPr>
        <w:rFonts w:ascii="Times New Roman" w:eastAsiaTheme="majorEastAsia" w:hAnsi="Times New Roman" w:cstheme="majorBidi"/>
      </w:rPr>
    </w:lvl>
    <w:lvl w:ilvl="5">
      <w:start w:val="1"/>
      <w:numFmt w:val="decimal"/>
      <w:lvlText w:val="%6."/>
      <w:lvlJc w:val="left"/>
      <w:pPr>
        <w:ind w:left="1080" w:hanging="1080"/>
      </w:pPr>
      <w:rPr>
        <w:rFonts w:ascii="Times New Roman" w:eastAsiaTheme="majorEastAsia" w:hAnsi="Times New Roman" w:cstheme="majorBidi"/>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132654A9"/>
    <w:multiLevelType w:val="hybridMultilevel"/>
    <w:tmpl w:val="A0F44A22"/>
    <w:lvl w:ilvl="0" w:tplc="601EEB1E">
      <w:start w:val="1"/>
      <w:numFmt w:val="decimal"/>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14" w15:restartNumberingAfterBreak="0">
    <w:nsid w:val="188843AE"/>
    <w:multiLevelType w:val="multilevel"/>
    <w:tmpl w:val="45CE68D4"/>
    <w:lvl w:ilvl="0">
      <w:start w:val="5"/>
      <w:numFmt w:val="decimal"/>
      <w:lvlText w:val="%1"/>
      <w:lvlJc w:val="left"/>
      <w:pPr>
        <w:ind w:left="780" w:hanging="780"/>
      </w:pPr>
      <w:rPr>
        <w:rFonts w:hint="default"/>
      </w:rPr>
    </w:lvl>
    <w:lvl w:ilvl="1">
      <w:start w:val="18"/>
      <w:numFmt w:val="decimal"/>
      <w:lvlText w:val="%1.%2"/>
      <w:lvlJc w:val="left"/>
      <w:pPr>
        <w:ind w:left="780" w:hanging="780"/>
      </w:pPr>
      <w:rPr>
        <w:rFonts w:hint="default"/>
      </w:rPr>
    </w:lvl>
    <w:lvl w:ilvl="2">
      <w:start w:val="2"/>
      <w:numFmt w:val="decimal"/>
      <w:lvlText w:val="%1.%2.%3"/>
      <w:lvlJc w:val="left"/>
      <w:pPr>
        <w:ind w:left="780" w:hanging="780"/>
      </w:pPr>
      <w:rPr>
        <w:rFonts w:hint="default"/>
      </w:rPr>
    </w:lvl>
    <w:lvl w:ilvl="3">
      <w:start w:val="2"/>
      <w:numFmt w:val="decimal"/>
      <w:lvlText w:val="%1.%2.%3.%4"/>
      <w:lvlJc w:val="left"/>
      <w:pPr>
        <w:ind w:left="780" w:hanging="780"/>
      </w:pPr>
      <w:rPr>
        <w:rFonts w:hint="default"/>
      </w:rPr>
    </w:lvl>
    <w:lvl w:ilvl="4">
      <w:start w:val="1"/>
      <w:numFmt w:val="decimal"/>
      <w:lvlText w:val="%5."/>
      <w:lvlJc w:val="left"/>
      <w:pPr>
        <w:ind w:left="1080" w:hanging="1080"/>
      </w:pPr>
      <w:rPr>
        <w:rFonts w:ascii="Times New Roman" w:eastAsiaTheme="majorEastAsia" w:hAnsi="Times New Roman" w:cstheme="majorBidi"/>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1F460924"/>
    <w:multiLevelType w:val="hybridMultilevel"/>
    <w:tmpl w:val="CF8E1218"/>
    <w:lvl w:ilvl="0" w:tplc="0409000B">
      <w:start w:val="1"/>
      <w:numFmt w:val="bullet"/>
      <w:lvlText w:val=""/>
      <w:lvlJc w:val="left"/>
      <w:pPr>
        <w:tabs>
          <w:tab w:val="num" w:pos="1800"/>
        </w:tabs>
        <w:ind w:left="1800" w:hanging="360"/>
      </w:pPr>
      <w:rPr>
        <w:rFonts w:ascii="Wingdings" w:hAnsi="Wingdings" w:hint="default"/>
      </w:rPr>
    </w:lvl>
    <w:lvl w:ilvl="1" w:tplc="04090003" w:tentative="1">
      <w:start w:val="1"/>
      <w:numFmt w:val="bullet"/>
      <w:lvlText w:val="o"/>
      <w:lvlJc w:val="left"/>
      <w:pPr>
        <w:tabs>
          <w:tab w:val="num" w:pos="2520"/>
        </w:tabs>
        <w:ind w:left="2520" w:hanging="360"/>
      </w:pPr>
      <w:rPr>
        <w:rFonts w:ascii="Courier New" w:hAnsi="Courier New" w:hint="default"/>
      </w:rPr>
    </w:lvl>
    <w:lvl w:ilvl="2" w:tplc="04090005" w:tentative="1">
      <w:start w:val="1"/>
      <w:numFmt w:val="bullet"/>
      <w:pStyle w:val="TableHeading31"/>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16" w15:restartNumberingAfterBreak="0">
    <w:nsid w:val="26193D0A"/>
    <w:multiLevelType w:val="hybridMultilevel"/>
    <w:tmpl w:val="F54C0346"/>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6682E85"/>
    <w:multiLevelType w:val="hybridMultilevel"/>
    <w:tmpl w:val="DBC6FC9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9351B5D"/>
    <w:multiLevelType w:val="multilevel"/>
    <w:tmpl w:val="F7704238"/>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2B0E6F63"/>
    <w:multiLevelType w:val="hybridMultilevel"/>
    <w:tmpl w:val="93A80434"/>
    <w:lvl w:ilvl="0" w:tplc="83A25D9E">
      <w:start w:val="1"/>
      <w:numFmt w:val="lowerLetter"/>
      <w:lvlText w:val="(%1)"/>
      <w:lvlJc w:val="left"/>
      <w:pPr>
        <w:ind w:left="7632" w:hanging="360"/>
      </w:pPr>
      <w:rPr>
        <w:rFonts w:ascii="Times New Roman" w:hAnsi="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8352" w:hanging="360"/>
      </w:pPr>
    </w:lvl>
    <w:lvl w:ilvl="2" w:tplc="0409001B" w:tentative="1">
      <w:start w:val="1"/>
      <w:numFmt w:val="lowerRoman"/>
      <w:lvlText w:val="%3."/>
      <w:lvlJc w:val="right"/>
      <w:pPr>
        <w:ind w:left="9072" w:hanging="180"/>
      </w:pPr>
    </w:lvl>
    <w:lvl w:ilvl="3" w:tplc="0409000F" w:tentative="1">
      <w:start w:val="1"/>
      <w:numFmt w:val="decimal"/>
      <w:lvlText w:val="%4."/>
      <w:lvlJc w:val="left"/>
      <w:pPr>
        <w:ind w:left="9792" w:hanging="360"/>
      </w:pPr>
    </w:lvl>
    <w:lvl w:ilvl="4" w:tplc="04090019" w:tentative="1">
      <w:start w:val="1"/>
      <w:numFmt w:val="lowerLetter"/>
      <w:lvlText w:val="%5."/>
      <w:lvlJc w:val="left"/>
      <w:pPr>
        <w:ind w:left="10512" w:hanging="360"/>
      </w:pPr>
    </w:lvl>
    <w:lvl w:ilvl="5" w:tplc="0409001B" w:tentative="1">
      <w:start w:val="1"/>
      <w:numFmt w:val="lowerRoman"/>
      <w:lvlText w:val="%6."/>
      <w:lvlJc w:val="right"/>
      <w:pPr>
        <w:ind w:left="11232" w:hanging="180"/>
      </w:pPr>
    </w:lvl>
    <w:lvl w:ilvl="6" w:tplc="0409000F" w:tentative="1">
      <w:start w:val="1"/>
      <w:numFmt w:val="decimal"/>
      <w:lvlText w:val="%7."/>
      <w:lvlJc w:val="left"/>
      <w:pPr>
        <w:ind w:left="11952" w:hanging="360"/>
      </w:pPr>
    </w:lvl>
    <w:lvl w:ilvl="7" w:tplc="04090019">
      <w:start w:val="1"/>
      <w:numFmt w:val="lowerLetter"/>
      <w:lvlText w:val="%8."/>
      <w:lvlJc w:val="left"/>
      <w:pPr>
        <w:ind w:left="12672" w:hanging="360"/>
      </w:pPr>
    </w:lvl>
    <w:lvl w:ilvl="8" w:tplc="0409001B" w:tentative="1">
      <w:start w:val="1"/>
      <w:numFmt w:val="lowerRoman"/>
      <w:lvlText w:val="%9."/>
      <w:lvlJc w:val="right"/>
      <w:pPr>
        <w:ind w:left="13392" w:hanging="180"/>
      </w:pPr>
    </w:lvl>
  </w:abstractNum>
  <w:abstractNum w:abstractNumId="20" w15:restartNumberingAfterBreak="0">
    <w:nsid w:val="2C6A093C"/>
    <w:multiLevelType w:val="hybridMultilevel"/>
    <w:tmpl w:val="D6C259C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09E5298"/>
    <w:multiLevelType w:val="multilevel"/>
    <w:tmpl w:val="9326B186"/>
    <w:lvl w:ilvl="0">
      <w:start w:val="81"/>
      <w:numFmt w:val="none"/>
      <w:suff w:val="nothing"/>
      <w:lvlText w:val=""/>
      <w:lvlJc w:val="left"/>
      <w:pPr>
        <w:ind w:left="0" w:firstLine="0"/>
      </w:pPr>
      <w:rPr>
        <w:rFonts w:hint="default"/>
      </w:rPr>
    </w:lvl>
    <w:lvl w:ilvl="1">
      <w:start w:val="1"/>
      <w:numFmt w:val="upperLetter"/>
      <w:lvlText w:val="%2."/>
      <w:lvlJc w:val="left"/>
      <w:pPr>
        <w:tabs>
          <w:tab w:val="num" w:pos="720"/>
        </w:tabs>
        <w:ind w:left="720" w:hanging="720"/>
      </w:pPr>
      <w:rPr>
        <w:rFonts w:hint="default"/>
      </w:rPr>
    </w:lvl>
    <w:lvl w:ilvl="2">
      <w:start w:val="1"/>
      <w:numFmt w:val="decimal"/>
      <w:lvlText w:val="%3."/>
      <w:lvlJc w:val="left"/>
      <w:pPr>
        <w:tabs>
          <w:tab w:val="num" w:pos="720"/>
        </w:tabs>
        <w:ind w:left="720" w:hanging="360"/>
      </w:pPr>
      <w:rPr>
        <w:rFonts w:hint="default"/>
      </w:rPr>
    </w:lvl>
    <w:lvl w:ilvl="3">
      <w:start w:val="1"/>
      <w:numFmt w:val="lowerLetter"/>
      <w:lvlText w:val="%4."/>
      <w:lvlJc w:val="left"/>
      <w:pPr>
        <w:tabs>
          <w:tab w:val="num" w:pos="1080"/>
        </w:tabs>
        <w:ind w:left="1080" w:hanging="360"/>
      </w:pPr>
      <w:rPr>
        <w:rFonts w:hint="default"/>
      </w:rPr>
    </w:lvl>
    <w:lvl w:ilvl="4">
      <w:start w:val="1"/>
      <w:numFmt w:val="decimal"/>
      <w:lvlText w:val="(%5)"/>
      <w:lvlJc w:val="left"/>
      <w:pPr>
        <w:tabs>
          <w:tab w:val="num" w:pos="1440"/>
        </w:tabs>
        <w:ind w:left="1440" w:hanging="360"/>
      </w:pPr>
      <w:rPr>
        <w:rFonts w:hint="default"/>
      </w:rPr>
    </w:lvl>
    <w:lvl w:ilvl="5">
      <w:start w:val="1"/>
      <w:numFmt w:val="lowerLetter"/>
      <w:lvlText w:val="(%6)"/>
      <w:lvlJc w:val="left"/>
      <w:pPr>
        <w:tabs>
          <w:tab w:val="num" w:pos="1800"/>
        </w:tabs>
        <w:ind w:left="1800" w:hanging="360"/>
      </w:pPr>
      <w:rPr>
        <w:rFonts w:hint="default"/>
      </w:rPr>
    </w:lvl>
    <w:lvl w:ilvl="6">
      <w:start w:val="1"/>
      <w:numFmt w:val="decimal"/>
      <w:lvlText w:val="%7."/>
      <w:lvlJc w:val="left"/>
      <w:pPr>
        <w:tabs>
          <w:tab w:val="num" w:pos="2160"/>
        </w:tabs>
        <w:ind w:left="2160" w:hanging="36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22" w15:restartNumberingAfterBreak="0">
    <w:nsid w:val="317D3BE4"/>
    <w:multiLevelType w:val="hybridMultilevel"/>
    <w:tmpl w:val="E80834C6"/>
    <w:lvl w:ilvl="0" w:tplc="FC504E68">
      <w:start w:val="9"/>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start w:val="1"/>
      <w:numFmt w:val="lowerLetter"/>
      <w:lvlText w:val="%5."/>
      <w:lvlJc w:val="left"/>
      <w:pPr>
        <w:ind w:left="4680" w:hanging="360"/>
      </w:pPr>
    </w:lvl>
    <w:lvl w:ilvl="5" w:tplc="0409001B">
      <w:start w:val="1"/>
      <w:numFmt w:val="lowerRoman"/>
      <w:lvlText w:val="%6."/>
      <w:lvlJc w:val="right"/>
      <w:pPr>
        <w:ind w:left="5400" w:hanging="180"/>
      </w:pPr>
    </w:lvl>
    <w:lvl w:ilvl="6" w:tplc="0409000F">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3" w15:restartNumberingAfterBreak="0">
    <w:nsid w:val="32A64EF1"/>
    <w:multiLevelType w:val="multilevel"/>
    <w:tmpl w:val="6CF6719E"/>
    <w:styleLink w:val="Specoutlines"/>
    <w:lvl w:ilvl="0">
      <w:start w:val="1"/>
      <w:numFmt w:val="decimal"/>
      <w:lvlText w:val="PART %1"/>
      <w:lvlJc w:val="left"/>
      <w:pPr>
        <w:ind w:left="1080" w:hanging="1080"/>
      </w:pPr>
      <w:rPr>
        <w:rFonts w:ascii="Times New Roman" w:hAnsi="Times New Roman" w:hint="default"/>
        <w:sz w:val="22"/>
      </w:rPr>
    </w:lvl>
    <w:lvl w:ilvl="1">
      <w:start w:val="1"/>
      <w:numFmt w:val="decimal"/>
      <w:lvlText w:val="%2.1"/>
      <w:lvlJc w:val="left"/>
      <w:pPr>
        <w:ind w:left="720" w:hanging="720"/>
      </w:pPr>
      <w:rPr>
        <w:rFonts w:hint="default"/>
      </w:rPr>
    </w:lvl>
    <w:lvl w:ilvl="2">
      <w:start w:val="1"/>
      <w:numFmt w:val="upperLetter"/>
      <w:lvlText w:val="%3."/>
      <w:lvlJc w:val="left"/>
      <w:pPr>
        <w:tabs>
          <w:tab w:val="num" w:pos="720"/>
        </w:tabs>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tabs>
          <w:tab w:val="num" w:pos="1440"/>
        </w:tabs>
        <w:ind w:left="1800" w:hanging="360"/>
      </w:pPr>
      <w:rPr>
        <w:rFonts w:hint="default"/>
      </w:rPr>
    </w:lvl>
    <w:lvl w:ilvl="5">
      <w:start w:val="1"/>
      <w:numFmt w:val="decimal"/>
      <w:lvlText w:val="%6)"/>
      <w:lvlJc w:val="left"/>
      <w:pPr>
        <w:tabs>
          <w:tab w:val="num" w:pos="2160"/>
        </w:tabs>
        <w:ind w:left="2160" w:hanging="360"/>
      </w:pPr>
      <w:rPr>
        <w:rFonts w:hint="default"/>
      </w:rPr>
    </w:lvl>
    <w:lvl w:ilvl="6">
      <w:start w:val="1"/>
      <w:numFmt w:val="lowerLetter"/>
      <w:lvlText w:val="%7)"/>
      <w:lvlJc w:val="left"/>
      <w:pPr>
        <w:tabs>
          <w:tab w:val="num" w:pos="2520"/>
        </w:tabs>
        <w:ind w:left="2520" w:hanging="360"/>
      </w:pPr>
      <w:rPr>
        <w:rFonts w:hint="default"/>
      </w:rPr>
    </w:lvl>
    <w:lvl w:ilvl="7">
      <w:start w:val="1"/>
      <w:numFmt w:val="decimal"/>
      <w:lvlText w:val="(%8)"/>
      <w:lvlJc w:val="left"/>
      <w:pPr>
        <w:tabs>
          <w:tab w:val="num" w:pos="2880"/>
        </w:tabs>
        <w:ind w:left="2880" w:hanging="360"/>
      </w:pPr>
      <w:rPr>
        <w:rFonts w:hint="default"/>
      </w:rPr>
    </w:lvl>
    <w:lvl w:ilvl="8">
      <w:start w:val="1"/>
      <w:numFmt w:val="lowerLetter"/>
      <w:lvlText w:val="(%9)"/>
      <w:lvlJc w:val="left"/>
      <w:pPr>
        <w:tabs>
          <w:tab w:val="num" w:pos="3600"/>
        </w:tabs>
        <w:ind w:left="3600" w:hanging="720"/>
      </w:pPr>
      <w:rPr>
        <w:rFonts w:hint="default"/>
      </w:rPr>
    </w:lvl>
  </w:abstractNum>
  <w:abstractNum w:abstractNumId="24" w15:restartNumberingAfterBreak="0">
    <w:nsid w:val="35A70191"/>
    <w:multiLevelType w:val="hybridMultilevel"/>
    <w:tmpl w:val="AC780A2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7BC5DA7"/>
    <w:multiLevelType w:val="hybridMultilevel"/>
    <w:tmpl w:val="6AB080C0"/>
    <w:lvl w:ilvl="0" w:tplc="04090011">
      <w:start w:val="1"/>
      <w:numFmt w:val="decimal"/>
      <w:lvlText w:val="%1)"/>
      <w:lvlJc w:val="left"/>
      <w:pPr>
        <w:ind w:left="2160" w:hanging="360"/>
      </w:pPr>
    </w:lvl>
    <w:lvl w:ilvl="1" w:tplc="04090019">
      <w:start w:val="1"/>
      <w:numFmt w:val="lowerLetter"/>
      <w:lvlText w:val="%2."/>
      <w:lvlJc w:val="left"/>
      <w:pPr>
        <w:ind w:left="2880" w:hanging="360"/>
      </w:pPr>
    </w:lvl>
    <w:lvl w:ilvl="2" w:tplc="0409001B">
      <w:start w:val="1"/>
      <w:numFmt w:val="lowerRoman"/>
      <w:lvlText w:val="%3."/>
      <w:lvlJc w:val="right"/>
      <w:pPr>
        <w:ind w:left="3600" w:hanging="180"/>
      </w:pPr>
    </w:lvl>
    <w:lvl w:ilvl="3" w:tplc="0409000F">
      <w:start w:val="1"/>
      <w:numFmt w:val="decimal"/>
      <w:lvlText w:val="%4."/>
      <w:lvlJc w:val="left"/>
      <w:pPr>
        <w:ind w:left="4320" w:hanging="360"/>
      </w:pPr>
    </w:lvl>
    <w:lvl w:ilvl="4" w:tplc="04090019">
      <w:start w:val="1"/>
      <w:numFmt w:val="lowerLetter"/>
      <w:lvlText w:val="%5."/>
      <w:lvlJc w:val="left"/>
      <w:pPr>
        <w:ind w:left="5040" w:hanging="360"/>
      </w:pPr>
    </w:lvl>
    <w:lvl w:ilvl="5" w:tplc="0409001B">
      <w:start w:val="1"/>
      <w:numFmt w:val="lowerRoman"/>
      <w:lvlText w:val="%6."/>
      <w:lvlJc w:val="right"/>
      <w:pPr>
        <w:ind w:left="5760" w:hanging="180"/>
      </w:pPr>
    </w:lvl>
    <w:lvl w:ilvl="6" w:tplc="0409000F">
      <w:start w:val="1"/>
      <w:numFmt w:val="decimal"/>
      <w:lvlText w:val="%7."/>
      <w:lvlJc w:val="left"/>
      <w:pPr>
        <w:ind w:left="6480" w:hanging="360"/>
      </w:pPr>
    </w:lvl>
    <w:lvl w:ilvl="7" w:tplc="04090019">
      <w:start w:val="1"/>
      <w:numFmt w:val="lowerLetter"/>
      <w:lvlText w:val="%8."/>
      <w:lvlJc w:val="left"/>
      <w:pPr>
        <w:ind w:left="7200" w:hanging="360"/>
      </w:pPr>
    </w:lvl>
    <w:lvl w:ilvl="8" w:tplc="0409001B">
      <w:start w:val="1"/>
      <w:numFmt w:val="lowerRoman"/>
      <w:lvlText w:val="%9."/>
      <w:lvlJc w:val="right"/>
      <w:pPr>
        <w:ind w:left="7920" w:hanging="180"/>
      </w:pPr>
    </w:lvl>
  </w:abstractNum>
  <w:abstractNum w:abstractNumId="26" w15:restartNumberingAfterBreak="0">
    <w:nsid w:val="38C47A2A"/>
    <w:multiLevelType w:val="multilevel"/>
    <w:tmpl w:val="C546896E"/>
    <w:lvl w:ilvl="0">
      <w:start w:val="1"/>
      <w:numFmt w:val="decimal"/>
      <w:pStyle w:val="Heading1"/>
      <w:suff w:val="space"/>
      <w:lvlText w:val="%1. "/>
      <w:lvlJc w:val="left"/>
      <w:pPr>
        <w:ind w:left="1080" w:hanging="1080"/>
      </w:pPr>
      <w:rPr>
        <w:rFonts w:ascii="Arial MT" w:hAnsi="Arial MT" w:hint="default"/>
        <w:b/>
        <w:i w:val="0"/>
        <w:caps/>
        <w:sz w:val="20"/>
        <w:szCs w:val="20"/>
      </w:rPr>
    </w:lvl>
    <w:lvl w:ilvl="1">
      <w:start w:val="1"/>
      <w:numFmt w:val="decimal"/>
      <w:pStyle w:val="Heading2"/>
      <w:lvlText w:val="%1.%2"/>
      <w:lvlJc w:val="left"/>
      <w:pPr>
        <w:ind w:left="720" w:hanging="72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1008"/>
        </w:tabs>
        <w:ind w:left="1008" w:hanging="720"/>
      </w:pPr>
      <w:rPr>
        <w:rFonts w:hint="default"/>
      </w:rPr>
    </w:lvl>
    <w:lvl w:ilvl="4">
      <w:start w:val="1"/>
      <w:numFmt w:val="lowerLetter"/>
      <w:pStyle w:val="Heading5"/>
      <w:lvlText w:val="%5."/>
      <w:lvlJc w:val="left"/>
      <w:pPr>
        <w:tabs>
          <w:tab w:val="num" w:pos="1224"/>
        </w:tabs>
        <w:ind w:left="1224" w:hanging="216"/>
      </w:pPr>
      <w:rPr>
        <w:rFonts w:hint="default"/>
      </w:rPr>
    </w:lvl>
    <w:lvl w:ilvl="5">
      <w:start w:val="1"/>
      <w:numFmt w:val="decimal"/>
      <w:pStyle w:val="Heading6"/>
      <w:lvlText w:val="%6."/>
      <w:lvlJc w:val="left"/>
      <w:pPr>
        <w:tabs>
          <w:tab w:val="num" w:pos="1440"/>
        </w:tabs>
        <w:ind w:left="1440" w:hanging="216"/>
      </w:pPr>
      <w:rPr>
        <w:rFonts w:hint="default"/>
        <w:sz w:val="20"/>
        <w:szCs w:val="20"/>
        <w:vertAlign w:val="baseline"/>
      </w:rPr>
    </w:lvl>
    <w:lvl w:ilvl="6">
      <w:start w:val="1"/>
      <w:numFmt w:val="lowerRoman"/>
      <w:pStyle w:val="Heading7"/>
      <w:lvlText w:val="%7."/>
      <w:lvlJc w:val="left"/>
      <w:pPr>
        <w:tabs>
          <w:tab w:val="num" w:pos="1728"/>
        </w:tabs>
        <w:ind w:left="1728" w:hanging="216"/>
      </w:pPr>
      <w:rPr>
        <w:rFonts w:hint="default"/>
      </w:rPr>
    </w:lvl>
    <w:lvl w:ilvl="7">
      <w:start w:val="1"/>
      <w:numFmt w:val="lowerLetter"/>
      <w:pStyle w:val="Heading8"/>
      <w:lvlText w:val="(%8)"/>
      <w:lvlJc w:val="left"/>
      <w:pPr>
        <w:tabs>
          <w:tab w:val="num" w:pos="2016"/>
        </w:tabs>
        <w:ind w:left="2016" w:hanging="216"/>
      </w:pPr>
      <w:rPr>
        <w:rFonts w:hint="default"/>
      </w:rPr>
    </w:lvl>
    <w:lvl w:ilvl="8">
      <w:start w:val="1"/>
      <w:numFmt w:val="decimal"/>
      <w:pStyle w:val="Heading9"/>
      <w:lvlText w:val="(%9)"/>
      <w:lvlJc w:val="left"/>
      <w:pPr>
        <w:tabs>
          <w:tab w:val="num" w:pos="2304"/>
        </w:tabs>
        <w:ind w:left="2304" w:hanging="216"/>
      </w:pPr>
      <w:rPr>
        <w:rFonts w:hint="default"/>
      </w:rPr>
    </w:lvl>
  </w:abstractNum>
  <w:abstractNum w:abstractNumId="27" w15:restartNumberingAfterBreak="0">
    <w:nsid w:val="40506CF8"/>
    <w:multiLevelType w:val="hybridMultilevel"/>
    <w:tmpl w:val="AF027A9C"/>
    <w:lvl w:ilvl="0" w:tplc="FC504E68">
      <w:start w:val="9"/>
      <w:numFmt w:val="lowerLetter"/>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start w:val="1"/>
      <w:numFmt w:val="lowerLetter"/>
      <w:lvlText w:val="%5."/>
      <w:lvlJc w:val="left"/>
      <w:pPr>
        <w:ind w:left="4680" w:hanging="360"/>
      </w:pPr>
    </w:lvl>
    <w:lvl w:ilvl="5" w:tplc="0409001B">
      <w:start w:val="1"/>
      <w:numFmt w:val="lowerRoman"/>
      <w:lvlText w:val="%6."/>
      <w:lvlJc w:val="right"/>
      <w:pPr>
        <w:ind w:left="5400" w:hanging="180"/>
      </w:pPr>
    </w:lvl>
    <w:lvl w:ilvl="6" w:tplc="0409000F">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8" w15:restartNumberingAfterBreak="0">
    <w:nsid w:val="42336582"/>
    <w:multiLevelType w:val="hybridMultilevel"/>
    <w:tmpl w:val="D8EC93B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9" w15:restartNumberingAfterBreak="0">
    <w:nsid w:val="45CA2ADA"/>
    <w:multiLevelType w:val="hybridMultilevel"/>
    <w:tmpl w:val="5E26314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0" w15:restartNumberingAfterBreak="0">
    <w:nsid w:val="46211D47"/>
    <w:multiLevelType w:val="hybridMultilevel"/>
    <w:tmpl w:val="C54EE68E"/>
    <w:lvl w:ilvl="0" w:tplc="A90CB630">
      <w:start w:val="4"/>
      <w:numFmt w:val="bullet"/>
      <w:lvlText w:val="−"/>
      <w:lvlJc w:val="left"/>
      <w:pPr>
        <w:ind w:left="900" w:hanging="360"/>
      </w:pPr>
      <w:rPr>
        <w:rFonts w:ascii="Times New Roman" w:eastAsiaTheme="minorHAnsi" w:hAnsi="Times New Roman" w:cs="Times New Roman"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31" w15:restartNumberingAfterBreak="0">
    <w:nsid w:val="473509E0"/>
    <w:multiLevelType w:val="hybridMultilevel"/>
    <w:tmpl w:val="C0C84D4C"/>
    <w:lvl w:ilvl="0" w:tplc="C7686622">
      <w:start w:val="1"/>
      <w:numFmt w:val="lowerLetter"/>
      <w:lvlText w:val="%1."/>
      <w:lvlJc w:val="left"/>
      <w:pPr>
        <w:ind w:left="1260" w:hanging="360"/>
      </w:pPr>
      <w:rPr>
        <w:strike w:val="0"/>
        <w:u w:val="none"/>
      </w:rPr>
    </w:lvl>
    <w:lvl w:ilvl="1" w:tplc="04090019" w:tentative="1">
      <w:start w:val="1"/>
      <w:numFmt w:val="lowerLetter"/>
      <w:lvlText w:val="%2."/>
      <w:lvlJc w:val="left"/>
      <w:pPr>
        <w:ind w:left="7488" w:hanging="360"/>
      </w:pPr>
    </w:lvl>
    <w:lvl w:ilvl="2" w:tplc="0409001B" w:tentative="1">
      <w:start w:val="1"/>
      <w:numFmt w:val="lowerRoman"/>
      <w:lvlText w:val="%3."/>
      <w:lvlJc w:val="right"/>
      <w:pPr>
        <w:ind w:left="8208" w:hanging="180"/>
      </w:pPr>
    </w:lvl>
    <w:lvl w:ilvl="3" w:tplc="0409000F" w:tentative="1">
      <w:start w:val="1"/>
      <w:numFmt w:val="decimal"/>
      <w:lvlText w:val="%4."/>
      <w:lvlJc w:val="left"/>
      <w:pPr>
        <w:ind w:left="8928" w:hanging="360"/>
      </w:pPr>
    </w:lvl>
    <w:lvl w:ilvl="4" w:tplc="04090019" w:tentative="1">
      <w:start w:val="1"/>
      <w:numFmt w:val="lowerLetter"/>
      <w:lvlText w:val="%5."/>
      <w:lvlJc w:val="left"/>
      <w:pPr>
        <w:ind w:left="9648" w:hanging="360"/>
      </w:pPr>
    </w:lvl>
    <w:lvl w:ilvl="5" w:tplc="0409001B" w:tentative="1">
      <w:start w:val="1"/>
      <w:numFmt w:val="lowerRoman"/>
      <w:lvlText w:val="%6."/>
      <w:lvlJc w:val="right"/>
      <w:pPr>
        <w:ind w:left="10368" w:hanging="180"/>
      </w:pPr>
    </w:lvl>
    <w:lvl w:ilvl="6" w:tplc="0409000F" w:tentative="1">
      <w:start w:val="1"/>
      <w:numFmt w:val="decimal"/>
      <w:lvlText w:val="%7."/>
      <w:lvlJc w:val="left"/>
      <w:pPr>
        <w:ind w:left="11088" w:hanging="360"/>
      </w:pPr>
    </w:lvl>
    <w:lvl w:ilvl="7" w:tplc="04090019" w:tentative="1">
      <w:start w:val="1"/>
      <w:numFmt w:val="lowerLetter"/>
      <w:lvlText w:val="%8."/>
      <w:lvlJc w:val="left"/>
      <w:pPr>
        <w:ind w:left="11808" w:hanging="360"/>
      </w:pPr>
    </w:lvl>
    <w:lvl w:ilvl="8" w:tplc="0409001B" w:tentative="1">
      <w:start w:val="1"/>
      <w:numFmt w:val="lowerRoman"/>
      <w:lvlText w:val="%9."/>
      <w:lvlJc w:val="right"/>
      <w:pPr>
        <w:ind w:left="12528" w:hanging="180"/>
      </w:pPr>
    </w:lvl>
  </w:abstractNum>
  <w:abstractNum w:abstractNumId="32" w15:restartNumberingAfterBreak="0">
    <w:nsid w:val="486C0F4B"/>
    <w:multiLevelType w:val="hybridMultilevel"/>
    <w:tmpl w:val="B41AEF60"/>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33" w15:restartNumberingAfterBreak="0">
    <w:nsid w:val="4A2C3711"/>
    <w:multiLevelType w:val="hybridMultilevel"/>
    <w:tmpl w:val="AAA877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2903515"/>
    <w:multiLevelType w:val="multilevel"/>
    <w:tmpl w:val="381E4930"/>
    <w:lvl w:ilvl="0">
      <w:start w:val="5"/>
      <w:numFmt w:val="decimal"/>
      <w:lvlText w:val="%1"/>
      <w:lvlJc w:val="left"/>
      <w:pPr>
        <w:ind w:left="780" w:hanging="780"/>
      </w:pPr>
      <w:rPr>
        <w:rFonts w:hint="default"/>
      </w:rPr>
    </w:lvl>
    <w:lvl w:ilvl="1">
      <w:start w:val="16"/>
      <w:numFmt w:val="decimal"/>
      <w:lvlText w:val="%1.%2"/>
      <w:lvlJc w:val="left"/>
      <w:pPr>
        <w:ind w:left="1115" w:hanging="780"/>
      </w:pPr>
      <w:rPr>
        <w:rFonts w:hint="default"/>
      </w:rPr>
    </w:lvl>
    <w:lvl w:ilvl="2">
      <w:start w:val="9"/>
      <w:numFmt w:val="decimal"/>
      <w:lvlText w:val="%1.%2.%3"/>
      <w:lvlJc w:val="left"/>
      <w:pPr>
        <w:ind w:left="1450" w:hanging="780"/>
      </w:pPr>
      <w:rPr>
        <w:rFonts w:hint="default"/>
      </w:rPr>
    </w:lvl>
    <w:lvl w:ilvl="3">
      <w:start w:val="1"/>
      <w:numFmt w:val="decimal"/>
      <w:lvlText w:val="%1.%2.%3.%4"/>
      <w:lvlJc w:val="left"/>
      <w:pPr>
        <w:ind w:left="1785" w:hanging="780"/>
      </w:pPr>
      <w:rPr>
        <w:rFonts w:hint="default"/>
      </w:rPr>
    </w:lvl>
    <w:lvl w:ilvl="4">
      <w:start w:val="1"/>
      <w:numFmt w:val="decimal"/>
      <w:lvlText w:val="%1.%2.%3.%4.%5"/>
      <w:lvlJc w:val="left"/>
      <w:pPr>
        <w:ind w:left="2420" w:hanging="1080"/>
      </w:pPr>
      <w:rPr>
        <w:rFonts w:hint="default"/>
      </w:rPr>
    </w:lvl>
    <w:lvl w:ilvl="5">
      <w:start w:val="1"/>
      <w:numFmt w:val="decimal"/>
      <w:lvlText w:val="%1.%2.%3.%4.%5.%6"/>
      <w:lvlJc w:val="left"/>
      <w:pPr>
        <w:ind w:left="2755" w:hanging="1080"/>
      </w:pPr>
      <w:rPr>
        <w:rFonts w:hint="default"/>
      </w:rPr>
    </w:lvl>
    <w:lvl w:ilvl="6">
      <w:start w:val="1"/>
      <w:numFmt w:val="decimal"/>
      <w:lvlText w:val="%1.%2.%3.%4.%5.%6.%7"/>
      <w:lvlJc w:val="left"/>
      <w:pPr>
        <w:ind w:left="3450" w:hanging="1440"/>
      </w:pPr>
      <w:rPr>
        <w:rFonts w:hint="default"/>
      </w:rPr>
    </w:lvl>
    <w:lvl w:ilvl="7">
      <w:start w:val="1"/>
      <w:numFmt w:val="decimal"/>
      <w:lvlText w:val="%1.%2.%3.%4.%5.%6.%7.%8"/>
      <w:lvlJc w:val="left"/>
      <w:pPr>
        <w:ind w:left="3785" w:hanging="1440"/>
      </w:pPr>
      <w:rPr>
        <w:rFonts w:hint="default"/>
      </w:rPr>
    </w:lvl>
    <w:lvl w:ilvl="8">
      <w:start w:val="1"/>
      <w:numFmt w:val="decimal"/>
      <w:lvlText w:val="%1.%2.%3.%4.%5.%6.%7.%8.%9"/>
      <w:lvlJc w:val="left"/>
      <w:pPr>
        <w:ind w:left="4480" w:hanging="1800"/>
      </w:pPr>
      <w:rPr>
        <w:rFonts w:hint="default"/>
      </w:rPr>
    </w:lvl>
  </w:abstractNum>
  <w:abstractNum w:abstractNumId="35" w15:restartNumberingAfterBreak="0">
    <w:nsid w:val="536C2189"/>
    <w:multiLevelType w:val="hybridMultilevel"/>
    <w:tmpl w:val="6AB080C0"/>
    <w:lvl w:ilvl="0" w:tplc="04090011">
      <w:start w:val="1"/>
      <w:numFmt w:val="decimal"/>
      <w:lvlText w:val="%1)"/>
      <w:lvlJc w:val="left"/>
      <w:pPr>
        <w:ind w:left="2160" w:hanging="360"/>
      </w:pPr>
    </w:lvl>
    <w:lvl w:ilvl="1" w:tplc="04090019">
      <w:start w:val="1"/>
      <w:numFmt w:val="lowerLetter"/>
      <w:lvlText w:val="%2."/>
      <w:lvlJc w:val="left"/>
      <w:pPr>
        <w:ind w:left="2880" w:hanging="360"/>
      </w:pPr>
    </w:lvl>
    <w:lvl w:ilvl="2" w:tplc="0409001B">
      <w:start w:val="1"/>
      <w:numFmt w:val="lowerRoman"/>
      <w:lvlText w:val="%3."/>
      <w:lvlJc w:val="right"/>
      <w:pPr>
        <w:ind w:left="3600" w:hanging="180"/>
      </w:pPr>
    </w:lvl>
    <w:lvl w:ilvl="3" w:tplc="0409000F">
      <w:start w:val="1"/>
      <w:numFmt w:val="decimal"/>
      <w:lvlText w:val="%4."/>
      <w:lvlJc w:val="left"/>
      <w:pPr>
        <w:ind w:left="4320" w:hanging="360"/>
      </w:pPr>
    </w:lvl>
    <w:lvl w:ilvl="4" w:tplc="04090019">
      <w:start w:val="1"/>
      <w:numFmt w:val="lowerLetter"/>
      <w:lvlText w:val="%5."/>
      <w:lvlJc w:val="left"/>
      <w:pPr>
        <w:ind w:left="5040" w:hanging="360"/>
      </w:pPr>
    </w:lvl>
    <w:lvl w:ilvl="5" w:tplc="0409001B">
      <w:start w:val="1"/>
      <w:numFmt w:val="lowerRoman"/>
      <w:lvlText w:val="%6."/>
      <w:lvlJc w:val="right"/>
      <w:pPr>
        <w:ind w:left="5760" w:hanging="180"/>
      </w:pPr>
    </w:lvl>
    <w:lvl w:ilvl="6" w:tplc="0409000F">
      <w:start w:val="1"/>
      <w:numFmt w:val="decimal"/>
      <w:lvlText w:val="%7."/>
      <w:lvlJc w:val="left"/>
      <w:pPr>
        <w:ind w:left="6480" w:hanging="360"/>
      </w:pPr>
    </w:lvl>
    <w:lvl w:ilvl="7" w:tplc="04090019">
      <w:start w:val="1"/>
      <w:numFmt w:val="lowerLetter"/>
      <w:lvlText w:val="%8."/>
      <w:lvlJc w:val="left"/>
      <w:pPr>
        <w:ind w:left="7200" w:hanging="360"/>
      </w:pPr>
    </w:lvl>
    <w:lvl w:ilvl="8" w:tplc="0409001B">
      <w:start w:val="1"/>
      <w:numFmt w:val="lowerRoman"/>
      <w:lvlText w:val="%9."/>
      <w:lvlJc w:val="right"/>
      <w:pPr>
        <w:ind w:left="7920" w:hanging="180"/>
      </w:pPr>
    </w:lvl>
  </w:abstractNum>
  <w:abstractNum w:abstractNumId="36" w15:restartNumberingAfterBreak="0">
    <w:nsid w:val="542E3551"/>
    <w:multiLevelType w:val="hybridMultilevel"/>
    <w:tmpl w:val="97CACE14"/>
    <w:lvl w:ilvl="0" w:tplc="61BE2FE6">
      <w:start w:val="1"/>
      <w:numFmt w:val="lowerLetter"/>
      <w:pStyle w:val="Style3"/>
      <w:lvlText w:val="%1."/>
      <w:lvlJc w:val="left"/>
      <w:pPr>
        <w:ind w:left="1584" w:hanging="360"/>
      </w:pPr>
      <w:rPr>
        <w:rFonts w:hint="default"/>
      </w:rPr>
    </w:lvl>
    <w:lvl w:ilvl="1" w:tplc="04090019">
      <w:start w:val="1"/>
      <w:numFmt w:val="lowerLetter"/>
      <w:lvlText w:val="%2."/>
      <w:lvlJc w:val="left"/>
      <w:pPr>
        <w:ind w:left="2304" w:hanging="360"/>
      </w:pPr>
    </w:lvl>
    <w:lvl w:ilvl="2" w:tplc="0409001B" w:tentative="1">
      <w:start w:val="1"/>
      <w:numFmt w:val="lowerRoman"/>
      <w:lvlText w:val="%3."/>
      <w:lvlJc w:val="right"/>
      <w:pPr>
        <w:ind w:left="3024" w:hanging="180"/>
      </w:pPr>
    </w:lvl>
    <w:lvl w:ilvl="3" w:tplc="0409000F">
      <w:start w:val="1"/>
      <w:numFmt w:val="decimal"/>
      <w:lvlText w:val="%4."/>
      <w:lvlJc w:val="left"/>
      <w:pPr>
        <w:ind w:left="3744" w:hanging="360"/>
      </w:pPr>
    </w:lvl>
    <w:lvl w:ilvl="4" w:tplc="04090019">
      <w:start w:val="1"/>
      <w:numFmt w:val="lowerLetter"/>
      <w:lvlText w:val="%5."/>
      <w:lvlJc w:val="left"/>
      <w:pPr>
        <w:ind w:left="4464" w:hanging="360"/>
      </w:pPr>
    </w:lvl>
    <w:lvl w:ilvl="5" w:tplc="0409001B">
      <w:start w:val="1"/>
      <w:numFmt w:val="lowerRoman"/>
      <w:lvlText w:val="%6."/>
      <w:lvlJc w:val="right"/>
      <w:pPr>
        <w:ind w:left="5184" w:hanging="180"/>
      </w:pPr>
    </w:lvl>
    <w:lvl w:ilvl="6" w:tplc="0409000F" w:tentative="1">
      <w:start w:val="1"/>
      <w:numFmt w:val="decimal"/>
      <w:lvlText w:val="%7."/>
      <w:lvlJc w:val="left"/>
      <w:pPr>
        <w:ind w:left="5904" w:hanging="360"/>
      </w:pPr>
    </w:lvl>
    <w:lvl w:ilvl="7" w:tplc="04090019" w:tentative="1">
      <w:start w:val="1"/>
      <w:numFmt w:val="lowerLetter"/>
      <w:lvlText w:val="%8."/>
      <w:lvlJc w:val="left"/>
      <w:pPr>
        <w:ind w:left="6624" w:hanging="360"/>
      </w:pPr>
    </w:lvl>
    <w:lvl w:ilvl="8" w:tplc="0409001B" w:tentative="1">
      <w:start w:val="1"/>
      <w:numFmt w:val="lowerRoman"/>
      <w:lvlText w:val="%9."/>
      <w:lvlJc w:val="right"/>
      <w:pPr>
        <w:ind w:left="7344" w:hanging="180"/>
      </w:pPr>
    </w:lvl>
  </w:abstractNum>
  <w:abstractNum w:abstractNumId="37" w15:restartNumberingAfterBreak="0">
    <w:nsid w:val="59BC55F7"/>
    <w:multiLevelType w:val="hybridMultilevel"/>
    <w:tmpl w:val="79D0B882"/>
    <w:lvl w:ilvl="0" w:tplc="308609CC">
      <w:start w:val="1"/>
      <w:numFmt w:val="decimal"/>
      <w:pStyle w:val="Style4"/>
      <w:lvlText w:val="%1."/>
      <w:lvlJc w:val="left"/>
      <w:pPr>
        <w:ind w:left="1980" w:hanging="360"/>
      </w:pPr>
    </w:lvl>
    <w:lvl w:ilvl="1" w:tplc="04090019">
      <w:start w:val="1"/>
      <w:numFmt w:val="lowerLetter"/>
      <w:lvlText w:val="%2."/>
      <w:lvlJc w:val="left"/>
      <w:pPr>
        <w:ind w:left="2700" w:hanging="360"/>
      </w:pPr>
    </w:lvl>
    <w:lvl w:ilvl="2" w:tplc="0409001B">
      <w:start w:val="1"/>
      <w:numFmt w:val="lowerRoman"/>
      <w:lvlText w:val="%3."/>
      <w:lvlJc w:val="right"/>
      <w:pPr>
        <w:ind w:left="3420" w:hanging="180"/>
      </w:pPr>
    </w:lvl>
    <w:lvl w:ilvl="3" w:tplc="0409000F" w:tentative="1">
      <w:start w:val="1"/>
      <w:numFmt w:val="decimal"/>
      <w:lvlText w:val="%4."/>
      <w:lvlJc w:val="left"/>
      <w:pPr>
        <w:ind w:left="4140" w:hanging="360"/>
      </w:pPr>
    </w:lvl>
    <w:lvl w:ilvl="4" w:tplc="04090019" w:tentative="1">
      <w:start w:val="1"/>
      <w:numFmt w:val="lowerLetter"/>
      <w:lvlText w:val="%5."/>
      <w:lvlJc w:val="left"/>
      <w:pPr>
        <w:ind w:left="4860" w:hanging="360"/>
      </w:pPr>
    </w:lvl>
    <w:lvl w:ilvl="5" w:tplc="0409001B" w:tentative="1">
      <w:start w:val="1"/>
      <w:numFmt w:val="lowerRoman"/>
      <w:lvlText w:val="%6."/>
      <w:lvlJc w:val="right"/>
      <w:pPr>
        <w:ind w:left="5580" w:hanging="180"/>
      </w:pPr>
    </w:lvl>
    <w:lvl w:ilvl="6" w:tplc="0409000F" w:tentative="1">
      <w:start w:val="1"/>
      <w:numFmt w:val="decimal"/>
      <w:lvlText w:val="%7."/>
      <w:lvlJc w:val="left"/>
      <w:pPr>
        <w:ind w:left="6300" w:hanging="360"/>
      </w:pPr>
    </w:lvl>
    <w:lvl w:ilvl="7" w:tplc="04090019" w:tentative="1">
      <w:start w:val="1"/>
      <w:numFmt w:val="lowerLetter"/>
      <w:lvlText w:val="%8."/>
      <w:lvlJc w:val="left"/>
      <w:pPr>
        <w:ind w:left="7020" w:hanging="360"/>
      </w:pPr>
    </w:lvl>
    <w:lvl w:ilvl="8" w:tplc="0409001B" w:tentative="1">
      <w:start w:val="1"/>
      <w:numFmt w:val="lowerRoman"/>
      <w:lvlText w:val="%9."/>
      <w:lvlJc w:val="right"/>
      <w:pPr>
        <w:ind w:left="7740" w:hanging="180"/>
      </w:pPr>
    </w:lvl>
  </w:abstractNum>
  <w:abstractNum w:abstractNumId="38" w15:restartNumberingAfterBreak="0">
    <w:nsid w:val="5BA358F1"/>
    <w:multiLevelType w:val="hybridMultilevel"/>
    <w:tmpl w:val="BF164C0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0C6637B"/>
    <w:multiLevelType w:val="hybridMultilevel"/>
    <w:tmpl w:val="4334A80C"/>
    <w:lvl w:ilvl="0" w:tplc="0409000F">
      <w:start w:val="1"/>
      <w:numFmt w:val="decimal"/>
      <w:lvlText w:val="%1."/>
      <w:lvlJc w:val="left"/>
      <w:pPr>
        <w:ind w:left="1944" w:hanging="360"/>
      </w:pPr>
    </w:lvl>
    <w:lvl w:ilvl="1" w:tplc="04090019" w:tentative="1">
      <w:start w:val="1"/>
      <w:numFmt w:val="lowerLetter"/>
      <w:lvlText w:val="%2."/>
      <w:lvlJc w:val="left"/>
      <w:pPr>
        <w:ind w:left="2664" w:hanging="360"/>
      </w:pPr>
    </w:lvl>
    <w:lvl w:ilvl="2" w:tplc="0409001B" w:tentative="1">
      <w:start w:val="1"/>
      <w:numFmt w:val="lowerRoman"/>
      <w:lvlText w:val="%3."/>
      <w:lvlJc w:val="right"/>
      <w:pPr>
        <w:ind w:left="3384" w:hanging="180"/>
      </w:pPr>
    </w:lvl>
    <w:lvl w:ilvl="3" w:tplc="0409000F" w:tentative="1">
      <w:start w:val="1"/>
      <w:numFmt w:val="decimal"/>
      <w:lvlText w:val="%4."/>
      <w:lvlJc w:val="left"/>
      <w:pPr>
        <w:ind w:left="4104" w:hanging="360"/>
      </w:pPr>
    </w:lvl>
    <w:lvl w:ilvl="4" w:tplc="04090019" w:tentative="1">
      <w:start w:val="1"/>
      <w:numFmt w:val="lowerLetter"/>
      <w:lvlText w:val="%5."/>
      <w:lvlJc w:val="left"/>
      <w:pPr>
        <w:ind w:left="4824" w:hanging="360"/>
      </w:pPr>
    </w:lvl>
    <w:lvl w:ilvl="5" w:tplc="0409000F">
      <w:start w:val="1"/>
      <w:numFmt w:val="decimal"/>
      <w:lvlText w:val="%6."/>
      <w:lvlJc w:val="left"/>
      <w:pPr>
        <w:ind w:left="5544" w:hanging="180"/>
      </w:pPr>
    </w:lvl>
    <w:lvl w:ilvl="6" w:tplc="0409000F" w:tentative="1">
      <w:start w:val="1"/>
      <w:numFmt w:val="decimal"/>
      <w:lvlText w:val="%7."/>
      <w:lvlJc w:val="left"/>
      <w:pPr>
        <w:ind w:left="6264" w:hanging="360"/>
      </w:pPr>
    </w:lvl>
    <w:lvl w:ilvl="7" w:tplc="04090019" w:tentative="1">
      <w:start w:val="1"/>
      <w:numFmt w:val="lowerLetter"/>
      <w:lvlText w:val="%8."/>
      <w:lvlJc w:val="left"/>
      <w:pPr>
        <w:ind w:left="6984" w:hanging="360"/>
      </w:pPr>
    </w:lvl>
    <w:lvl w:ilvl="8" w:tplc="0409001B" w:tentative="1">
      <w:start w:val="1"/>
      <w:numFmt w:val="lowerRoman"/>
      <w:lvlText w:val="%9."/>
      <w:lvlJc w:val="right"/>
      <w:pPr>
        <w:ind w:left="7704" w:hanging="180"/>
      </w:pPr>
    </w:lvl>
  </w:abstractNum>
  <w:abstractNum w:abstractNumId="40" w15:restartNumberingAfterBreak="0">
    <w:nsid w:val="641C50C6"/>
    <w:multiLevelType w:val="hybridMultilevel"/>
    <w:tmpl w:val="98FEBE7C"/>
    <w:lvl w:ilvl="0" w:tplc="3FFE7DE4">
      <w:start w:val="1"/>
      <w:numFmt w:val="lowerRoman"/>
      <w:lvlText w:val="%1."/>
      <w:lvlJc w:val="right"/>
      <w:pPr>
        <w:ind w:left="2232" w:hanging="360"/>
      </w:pPr>
    </w:lvl>
    <w:lvl w:ilvl="1" w:tplc="04090019">
      <w:start w:val="1"/>
      <w:numFmt w:val="lowerLetter"/>
      <w:lvlText w:val="%2."/>
      <w:lvlJc w:val="left"/>
      <w:pPr>
        <w:ind w:left="2952" w:hanging="360"/>
      </w:pPr>
    </w:lvl>
    <w:lvl w:ilvl="2" w:tplc="0409001B" w:tentative="1">
      <w:start w:val="1"/>
      <w:numFmt w:val="lowerRoman"/>
      <w:lvlText w:val="%3."/>
      <w:lvlJc w:val="right"/>
      <w:pPr>
        <w:ind w:left="3672" w:hanging="180"/>
      </w:pPr>
    </w:lvl>
    <w:lvl w:ilvl="3" w:tplc="0409000F" w:tentative="1">
      <w:start w:val="1"/>
      <w:numFmt w:val="decimal"/>
      <w:lvlText w:val="%4."/>
      <w:lvlJc w:val="left"/>
      <w:pPr>
        <w:ind w:left="4392" w:hanging="360"/>
      </w:pPr>
    </w:lvl>
    <w:lvl w:ilvl="4" w:tplc="04090019" w:tentative="1">
      <w:start w:val="1"/>
      <w:numFmt w:val="lowerLetter"/>
      <w:lvlText w:val="%5."/>
      <w:lvlJc w:val="left"/>
      <w:pPr>
        <w:ind w:left="5112" w:hanging="360"/>
      </w:pPr>
    </w:lvl>
    <w:lvl w:ilvl="5" w:tplc="0409001B" w:tentative="1">
      <w:start w:val="1"/>
      <w:numFmt w:val="lowerRoman"/>
      <w:lvlText w:val="%6."/>
      <w:lvlJc w:val="right"/>
      <w:pPr>
        <w:ind w:left="5832" w:hanging="180"/>
      </w:pPr>
    </w:lvl>
    <w:lvl w:ilvl="6" w:tplc="0409000F">
      <w:start w:val="1"/>
      <w:numFmt w:val="decimal"/>
      <w:lvlText w:val="%7."/>
      <w:lvlJc w:val="left"/>
      <w:pPr>
        <w:ind w:left="6552" w:hanging="360"/>
      </w:pPr>
    </w:lvl>
    <w:lvl w:ilvl="7" w:tplc="04090019">
      <w:start w:val="1"/>
      <w:numFmt w:val="lowerLetter"/>
      <w:lvlText w:val="%8."/>
      <w:lvlJc w:val="left"/>
      <w:pPr>
        <w:ind w:left="7272" w:hanging="360"/>
      </w:pPr>
    </w:lvl>
    <w:lvl w:ilvl="8" w:tplc="0409001B" w:tentative="1">
      <w:start w:val="1"/>
      <w:numFmt w:val="lowerRoman"/>
      <w:lvlText w:val="%9."/>
      <w:lvlJc w:val="right"/>
      <w:pPr>
        <w:ind w:left="7992" w:hanging="180"/>
      </w:pPr>
    </w:lvl>
  </w:abstractNum>
  <w:abstractNum w:abstractNumId="41" w15:restartNumberingAfterBreak="0">
    <w:nsid w:val="6FD0417B"/>
    <w:multiLevelType w:val="multilevel"/>
    <w:tmpl w:val="361A0BD8"/>
    <w:lvl w:ilvl="0">
      <w:start w:val="1"/>
      <w:numFmt w:val="decimal"/>
      <w:suff w:val="space"/>
      <w:lvlText w:val="%1. "/>
      <w:lvlJc w:val="left"/>
      <w:pPr>
        <w:ind w:left="1080" w:hanging="1080"/>
      </w:pPr>
      <w:rPr>
        <w:rFonts w:ascii="Times New Roman Bold" w:hAnsi="Times New Roman Bold" w:hint="default"/>
        <w:b/>
        <w:i w:val="0"/>
        <w:caps/>
        <w:sz w:val="24"/>
      </w:rPr>
    </w:lvl>
    <w:lvl w:ilvl="1">
      <w:start w:val="1"/>
      <w:numFmt w:val="decimal"/>
      <w:lvlText w:val="%1.%2"/>
      <w:lvlJc w:val="left"/>
      <w:pPr>
        <w:ind w:left="720" w:hanging="720"/>
      </w:pPr>
      <w:rPr>
        <w:rFonts w:ascii="Times New Roman" w:hAnsi="Times New Roman" w:hint="default"/>
        <w:b w:val="0"/>
        <w:i w:val="0"/>
        <w:caps w:val="0"/>
        <w:sz w:val="24"/>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08"/>
        </w:tabs>
        <w:ind w:left="1008" w:hanging="1008"/>
      </w:pPr>
      <w:rPr>
        <w:rFonts w:hint="default"/>
      </w:rPr>
    </w:lvl>
    <w:lvl w:ilvl="4">
      <w:start w:val="1"/>
      <w:numFmt w:val="decimal"/>
      <w:lvlText w:val="%5."/>
      <w:lvlJc w:val="left"/>
      <w:pPr>
        <w:tabs>
          <w:tab w:val="num" w:pos="1224"/>
        </w:tabs>
        <w:ind w:left="1224" w:hanging="216"/>
      </w:pPr>
      <w:rPr>
        <w:rFonts w:hint="default"/>
      </w:rPr>
    </w:lvl>
    <w:lvl w:ilvl="5">
      <w:start w:val="1"/>
      <w:numFmt w:val="lowerLetter"/>
      <w:lvlText w:val="%6."/>
      <w:lvlJc w:val="left"/>
      <w:pPr>
        <w:tabs>
          <w:tab w:val="num" w:pos="1440"/>
        </w:tabs>
        <w:ind w:left="1440" w:hanging="216"/>
      </w:pPr>
      <w:rPr>
        <w:rFonts w:hint="default"/>
      </w:rPr>
    </w:lvl>
    <w:lvl w:ilvl="6">
      <w:start w:val="1"/>
      <w:numFmt w:val="lowerLetter"/>
      <w:lvlText w:val="%7."/>
      <w:lvlJc w:val="left"/>
      <w:pPr>
        <w:tabs>
          <w:tab w:val="num" w:pos="1728"/>
        </w:tabs>
        <w:ind w:left="1728" w:hanging="216"/>
      </w:pPr>
      <w:rPr>
        <w:rFonts w:ascii="Times New Roman" w:eastAsiaTheme="majorEastAsia" w:hAnsi="Times New Roman" w:cstheme="majorBidi"/>
      </w:rPr>
    </w:lvl>
    <w:lvl w:ilvl="7">
      <w:start w:val="1"/>
      <w:numFmt w:val="lowerLetter"/>
      <w:lvlText w:val="(%8)"/>
      <w:lvlJc w:val="left"/>
      <w:pPr>
        <w:tabs>
          <w:tab w:val="num" w:pos="2016"/>
        </w:tabs>
        <w:ind w:left="2016" w:hanging="216"/>
      </w:pPr>
      <w:rPr>
        <w:rFonts w:hint="default"/>
      </w:rPr>
    </w:lvl>
    <w:lvl w:ilvl="8">
      <w:start w:val="1"/>
      <w:numFmt w:val="decimal"/>
      <w:lvlText w:val="(%9)"/>
      <w:lvlJc w:val="left"/>
      <w:pPr>
        <w:tabs>
          <w:tab w:val="num" w:pos="2304"/>
        </w:tabs>
        <w:ind w:left="2304" w:hanging="216"/>
      </w:pPr>
      <w:rPr>
        <w:rFonts w:hint="default"/>
      </w:rPr>
    </w:lvl>
  </w:abstractNum>
  <w:abstractNum w:abstractNumId="42" w15:restartNumberingAfterBreak="0">
    <w:nsid w:val="729E6CFC"/>
    <w:multiLevelType w:val="hybridMultilevel"/>
    <w:tmpl w:val="8780D6F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38E4E05"/>
    <w:multiLevelType w:val="hybridMultilevel"/>
    <w:tmpl w:val="CD90AE3A"/>
    <w:lvl w:ilvl="0" w:tplc="04090001">
      <w:start w:val="1"/>
      <w:numFmt w:val="bullet"/>
      <w:lvlText w:val=""/>
      <w:lvlJc w:val="left"/>
      <w:pPr>
        <w:ind w:left="2340" w:hanging="360"/>
      </w:pPr>
      <w:rPr>
        <w:rFonts w:ascii="Symbol" w:hAnsi="Symbol" w:hint="default"/>
      </w:rPr>
    </w:lvl>
    <w:lvl w:ilvl="1" w:tplc="04090003" w:tentative="1">
      <w:start w:val="1"/>
      <w:numFmt w:val="bullet"/>
      <w:lvlText w:val="o"/>
      <w:lvlJc w:val="left"/>
      <w:pPr>
        <w:ind w:left="3060" w:hanging="360"/>
      </w:pPr>
      <w:rPr>
        <w:rFonts w:ascii="Courier New" w:hAnsi="Courier New" w:cs="Courier New" w:hint="default"/>
      </w:rPr>
    </w:lvl>
    <w:lvl w:ilvl="2" w:tplc="04090005" w:tentative="1">
      <w:start w:val="1"/>
      <w:numFmt w:val="bullet"/>
      <w:lvlText w:val=""/>
      <w:lvlJc w:val="left"/>
      <w:pPr>
        <w:ind w:left="3780" w:hanging="360"/>
      </w:pPr>
      <w:rPr>
        <w:rFonts w:ascii="Wingdings" w:hAnsi="Wingdings" w:hint="default"/>
      </w:rPr>
    </w:lvl>
    <w:lvl w:ilvl="3" w:tplc="04090001" w:tentative="1">
      <w:start w:val="1"/>
      <w:numFmt w:val="bullet"/>
      <w:lvlText w:val=""/>
      <w:lvlJc w:val="left"/>
      <w:pPr>
        <w:ind w:left="4500" w:hanging="360"/>
      </w:pPr>
      <w:rPr>
        <w:rFonts w:ascii="Symbol" w:hAnsi="Symbol" w:hint="default"/>
      </w:rPr>
    </w:lvl>
    <w:lvl w:ilvl="4" w:tplc="04090003" w:tentative="1">
      <w:start w:val="1"/>
      <w:numFmt w:val="bullet"/>
      <w:lvlText w:val="o"/>
      <w:lvlJc w:val="left"/>
      <w:pPr>
        <w:ind w:left="5220" w:hanging="360"/>
      </w:pPr>
      <w:rPr>
        <w:rFonts w:ascii="Courier New" w:hAnsi="Courier New" w:cs="Courier New" w:hint="default"/>
      </w:rPr>
    </w:lvl>
    <w:lvl w:ilvl="5" w:tplc="04090005" w:tentative="1">
      <w:start w:val="1"/>
      <w:numFmt w:val="bullet"/>
      <w:lvlText w:val=""/>
      <w:lvlJc w:val="left"/>
      <w:pPr>
        <w:ind w:left="5940" w:hanging="360"/>
      </w:pPr>
      <w:rPr>
        <w:rFonts w:ascii="Wingdings" w:hAnsi="Wingdings" w:hint="default"/>
      </w:rPr>
    </w:lvl>
    <w:lvl w:ilvl="6" w:tplc="04090001" w:tentative="1">
      <w:start w:val="1"/>
      <w:numFmt w:val="bullet"/>
      <w:lvlText w:val=""/>
      <w:lvlJc w:val="left"/>
      <w:pPr>
        <w:ind w:left="6660" w:hanging="360"/>
      </w:pPr>
      <w:rPr>
        <w:rFonts w:ascii="Symbol" w:hAnsi="Symbol" w:hint="default"/>
      </w:rPr>
    </w:lvl>
    <w:lvl w:ilvl="7" w:tplc="04090003" w:tentative="1">
      <w:start w:val="1"/>
      <w:numFmt w:val="bullet"/>
      <w:lvlText w:val="o"/>
      <w:lvlJc w:val="left"/>
      <w:pPr>
        <w:ind w:left="7380" w:hanging="360"/>
      </w:pPr>
      <w:rPr>
        <w:rFonts w:ascii="Courier New" w:hAnsi="Courier New" w:cs="Courier New" w:hint="default"/>
      </w:rPr>
    </w:lvl>
    <w:lvl w:ilvl="8" w:tplc="04090005" w:tentative="1">
      <w:start w:val="1"/>
      <w:numFmt w:val="bullet"/>
      <w:lvlText w:val=""/>
      <w:lvlJc w:val="left"/>
      <w:pPr>
        <w:ind w:left="8100" w:hanging="360"/>
      </w:pPr>
      <w:rPr>
        <w:rFonts w:ascii="Wingdings" w:hAnsi="Wingdings" w:hint="default"/>
      </w:rPr>
    </w:lvl>
  </w:abstractNum>
  <w:abstractNum w:abstractNumId="44" w15:restartNumberingAfterBreak="0">
    <w:nsid w:val="7573192C"/>
    <w:multiLevelType w:val="hybridMultilevel"/>
    <w:tmpl w:val="8CC26BC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D853759"/>
    <w:multiLevelType w:val="hybridMultilevel"/>
    <w:tmpl w:val="482EA412"/>
    <w:lvl w:ilvl="0" w:tplc="4B183F1A">
      <w:start w:val="1"/>
      <w:numFmt w:val="upperLetter"/>
      <w:pStyle w:val="List"/>
      <w:lvlText w:val="%1."/>
      <w:lvlJc w:val="left"/>
      <w:pPr>
        <w:tabs>
          <w:tab w:val="num" w:pos="1080"/>
        </w:tabs>
        <w:ind w:left="1080" w:hanging="360"/>
      </w:pPr>
      <w:rPr>
        <w:rFonts w:ascii="Arial" w:hAnsi="Arial" w:hint="default"/>
        <w:sz w:val="20"/>
      </w:rPr>
    </w:lvl>
    <w:lvl w:ilvl="1" w:tplc="58844D2A">
      <w:start w:val="1"/>
      <w:numFmt w:val="bullet"/>
      <w:lvlText w:val=""/>
      <w:lvlJc w:val="left"/>
      <w:pPr>
        <w:tabs>
          <w:tab w:val="num" w:pos="1440"/>
        </w:tabs>
        <w:ind w:left="1440" w:hanging="360"/>
      </w:pPr>
      <w:rPr>
        <w:rFonts w:ascii="Symbol" w:hAnsi="Symbol" w:hint="default"/>
      </w:rPr>
    </w:lvl>
    <w:lvl w:ilvl="2" w:tplc="9488AC28">
      <w:start w:val="1"/>
      <w:numFmt w:val="decimal"/>
      <w:lvlText w:val="%3."/>
      <w:lvlJc w:val="left"/>
      <w:pPr>
        <w:tabs>
          <w:tab w:val="num" w:pos="2160"/>
        </w:tabs>
        <w:ind w:left="2160" w:hanging="360"/>
      </w:pPr>
      <w:rPr>
        <w:rFonts w:hint="default"/>
      </w:rPr>
    </w:lvl>
    <w:lvl w:ilvl="3" w:tplc="E76CC7AC">
      <w:start w:val="1"/>
      <w:numFmt w:val="decimal"/>
      <w:lvlText w:val="%4."/>
      <w:lvlJc w:val="left"/>
      <w:pPr>
        <w:tabs>
          <w:tab w:val="num" w:pos="2880"/>
        </w:tabs>
        <w:ind w:left="2880" w:hanging="360"/>
      </w:pPr>
    </w:lvl>
    <w:lvl w:ilvl="4" w:tplc="A9408F5A" w:tentative="1">
      <w:start w:val="1"/>
      <w:numFmt w:val="bullet"/>
      <w:lvlText w:val="o"/>
      <w:lvlJc w:val="left"/>
      <w:pPr>
        <w:tabs>
          <w:tab w:val="num" w:pos="3600"/>
        </w:tabs>
        <w:ind w:left="3600" w:hanging="360"/>
      </w:pPr>
      <w:rPr>
        <w:rFonts w:ascii="Courier New" w:hAnsi="Courier New" w:hint="default"/>
      </w:rPr>
    </w:lvl>
    <w:lvl w:ilvl="5" w:tplc="0D9EA852" w:tentative="1">
      <w:start w:val="1"/>
      <w:numFmt w:val="bullet"/>
      <w:lvlText w:val=""/>
      <w:lvlJc w:val="left"/>
      <w:pPr>
        <w:tabs>
          <w:tab w:val="num" w:pos="4320"/>
        </w:tabs>
        <w:ind w:left="4320" w:hanging="360"/>
      </w:pPr>
      <w:rPr>
        <w:rFonts w:ascii="Wingdings" w:hAnsi="Wingdings" w:hint="default"/>
      </w:rPr>
    </w:lvl>
    <w:lvl w:ilvl="6" w:tplc="C8B8EB92" w:tentative="1">
      <w:start w:val="1"/>
      <w:numFmt w:val="bullet"/>
      <w:lvlText w:val=""/>
      <w:lvlJc w:val="left"/>
      <w:pPr>
        <w:tabs>
          <w:tab w:val="num" w:pos="5040"/>
        </w:tabs>
        <w:ind w:left="5040" w:hanging="360"/>
      </w:pPr>
      <w:rPr>
        <w:rFonts w:ascii="Symbol" w:hAnsi="Symbol" w:hint="default"/>
      </w:rPr>
    </w:lvl>
    <w:lvl w:ilvl="7" w:tplc="ECAC2012" w:tentative="1">
      <w:start w:val="1"/>
      <w:numFmt w:val="bullet"/>
      <w:lvlText w:val="o"/>
      <w:lvlJc w:val="left"/>
      <w:pPr>
        <w:tabs>
          <w:tab w:val="num" w:pos="5760"/>
        </w:tabs>
        <w:ind w:left="5760" w:hanging="360"/>
      </w:pPr>
      <w:rPr>
        <w:rFonts w:ascii="Courier New" w:hAnsi="Courier New" w:hint="default"/>
      </w:rPr>
    </w:lvl>
    <w:lvl w:ilvl="8" w:tplc="9A9CCFBA" w:tentative="1">
      <w:start w:val="1"/>
      <w:numFmt w:val="bullet"/>
      <w:lvlText w:val=""/>
      <w:lvlJc w:val="left"/>
      <w:pPr>
        <w:tabs>
          <w:tab w:val="num" w:pos="6480"/>
        </w:tabs>
        <w:ind w:left="6480" w:hanging="360"/>
      </w:pPr>
      <w:rPr>
        <w:rFonts w:ascii="Wingdings" w:hAnsi="Wingdings" w:hint="default"/>
      </w:rPr>
    </w:lvl>
  </w:abstractNum>
  <w:num w:numId="1" w16cid:durableId="370350474">
    <w:abstractNumId w:val="5"/>
    <w:lvlOverride w:ilvl="0">
      <w:lvl w:ilvl="0">
        <w:start w:val="1"/>
        <w:numFmt w:val="bullet"/>
        <w:lvlText w:val="Table 3.1.1.1 "/>
        <w:legacy w:legacy="1" w:legacySpace="0" w:legacyIndent="0"/>
        <w:lvlJc w:val="left"/>
        <w:pPr>
          <w:ind w:left="0" w:firstLine="0"/>
        </w:pPr>
        <w:rPr>
          <w:rFonts w:ascii="Times New Roman Bold" w:hAnsi="Times New Roman Bold" w:cs="Helvetica" w:hint="default"/>
          <w:b/>
          <w:i w:val="0"/>
          <w:strike w:val="0"/>
          <w:color w:val="000000"/>
          <w:sz w:val="20"/>
          <w:u w:val="none"/>
        </w:rPr>
      </w:lvl>
    </w:lvlOverride>
  </w:num>
  <w:num w:numId="2" w16cid:durableId="754520463">
    <w:abstractNumId w:val="5"/>
    <w:lvlOverride w:ilvl="0">
      <w:lvl w:ilvl="0">
        <w:start w:val="1"/>
        <w:numFmt w:val="bullet"/>
        <w:lvlText w:val="Informative Table 5.1.14.4 "/>
        <w:legacy w:legacy="1" w:legacySpace="0" w:legacyIndent="0"/>
        <w:lvlJc w:val="left"/>
        <w:pPr>
          <w:ind w:left="0" w:firstLine="0"/>
        </w:pPr>
        <w:rPr>
          <w:rFonts w:ascii="Arial MT" w:hAnsi="Arial MT" w:cs="Times New Roman" w:hint="default"/>
          <w:b/>
          <w:i w:val="0"/>
          <w:strike w:val="0"/>
          <w:color w:val="000000"/>
          <w:sz w:val="17"/>
          <w:szCs w:val="17"/>
          <w:u w:val="none"/>
        </w:rPr>
      </w:lvl>
    </w:lvlOverride>
  </w:num>
  <w:num w:numId="3" w16cid:durableId="1103768158">
    <w:abstractNumId w:val="5"/>
    <w:lvlOverride w:ilvl="0">
      <w:lvl w:ilvl="0">
        <w:start w:val="1"/>
        <w:numFmt w:val="bullet"/>
        <w:lvlText w:val="• "/>
        <w:legacy w:legacy="1" w:legacySpace="0" w:legacyIndent="0"/>
        <w:lvlJc w:val="left"/>
        <w:pPr>
          <w:ind w:left="20" w:firstLine="0"/>
        </w:pPr>
        <w:rPr>
          <w:rFonts w:ascii="Times New Roman PS MT" w:hAnsi="Times New Roman PS MT" w:hint="default"/>
          <w:b w:val="0"/>
          <w:i w:val="0"/>
          <w:strike w:val="0"/>
          <w:color w:val="000000"/>
          <w:sz w:val="16"/>
          <w:u w:val="none"/>
        </w:rPr>
      </w:lvl>
    </w:lvlOverride>
  </w:num>
  <w:num w:numId="4" w16cid:durableId="746347201">
    <w:abstractNumId w:val="5"/>
    <w:lvlOverride w:ilvl="0">
      <w:lvl w:ilvl="0">
        <w:start w:val="1"/>
        <w:numFmt w:val="bullet"/>
        <w:lvlText w:val="Table 5.17.4.5 "/>
        <w:legacy w:legacy="1" w:legacySpace="0" w:legacyIndent="0"/>
        <w:lvlJc w:val="left"/>
        <w:pPr>
          <w:ind w:left="0" w:firstLine="0"/>
        </w:pPr>
        <w:rPr>
          <w:rFonts w:ascii="Helvetica" w:hAnsi="Helvetica" w:cs="Helvetica" w:hint="default"/>
          <w:b/>
          <w:i w:val="0"/>
          <w:strike w:val="0"/>
          <w:color w:val="000000"/>
          <w:sz w:val="16"/>
          <w:u w:val="none"/>
        </w:rPr>
      </w:lvl>
    </w:lvlOverride>
  </w:num>
  <w:num w:numId="5" w16cid:durableId="1114907908">
    <w:abstractNumId w:val="23"/>
  </w:num>
  <w:num w:numId="6" w16cid:durableId="1653175278">
    <w:abstractNumId w:val="45"/>
  </w:num>
  <w:num w:numId="7" w16cid:durableId="963922157">
    <w:abstractNumId w:val="26"/>
  </w:num>
  <w:num w:numId="8" w16cid:durableId="963274068">
    <w:abstractNumId w:val="32"/>
  </w:num>
  <w:num w:numId="9" w16cid:durableId="1035496751">
    <w:abstractNumId w:val="26"/>
    <w:lvlOverride w:ilvl="0">
      <w:lvl w:ilvl="0">
        <w:start w:val="1"/>
        <w:numFmt w:val="decimal"/>
        <w:pStyle w:val="Heading1"/>
        <w:suff w:val="space"/>
        <w:lvlText w:val="%1. "/>
        <w:lvlJc w:val="left"/>
        <w:pPr>
          <w:ind w:left="1080" w:hanging="1080"/>
        </w:pPr>
        <w:rPr>
          <w:rFonts w:ascii="Times New Roman Bold" w:hAnsi="Times New Roman Bold" w:hint="default"/>
          <w:b/>
          <w:i w:val="0"/>
          <w:caps/>
          <w:sz w:val="24"/>
        </w:rPr>
      </w:lvl>
    </w:lvlOverride>
    <w:lvlOverride w:ilvl="1">
      <w:lvl w:ilvl="1">
        <w:start w:val="1"/>
        <w:numFmt w:val="decimal"/>
        <w:pStyle w:val="Heading2"/>
        <w:lvlText w:val="%1.%2"/>
        <w:lvlJc w:val="left"/>
        <w:pPr>
          <w:ind w:left="720" w:hanging="720"/>
        </w:pPr>
        <w:rPr>
          <w:rFonts w:ascii="Times New Roman" w:hAnsi="Times New Roman" w:hint="default"/>
          <w:b w:val="0"/>
          <w:i w:val="0"/>
          <w:caps w:val="0"/>
          <w:sz w:val="20"/>
        </w:rPr>
      </w:lvl>
    </w:lvlOverride>
    <w:lvlOverride w:ilvl="2">
      <w:lvl w:ilvl="2">
        <w:start w:val="1"/>
        <w:numFmt w:val="decimal"/>
        <w:pStyle w:val="Heading3"/>
        <w:lvlText w:val="%1.%2.%3."/>
        <w:lvlJc w:val="left"/>
        <w:pPr>
          <w:tabs>
            <w:tab w:val="num" w:pos="720"/>
          </w:tabs>
          <w:ind w:left="720" w:hanging="720"/>
        </w:pPr>
        <w:rPr>
          <w:rFonts w:hint="default"/>
        </w:rPr>
      </w:lvl>
    </w:lvlOverride>
    <w:lvlOverride w:ilvl="3">
      <w:lvl w:ilvl="3">
        <w:start w:val="1"/>
        <w:numFmt w:val="decimal"/>
        <w:pStyle w:val="Heading4"/>
        <w:lvlText w:val="%1.%2.%3.%4."/>
        <w:lvlJc w:val="left"/>
        <w:pPr>
          <w:tabs>
            <w:tab w:val="num" w:pos="1008"/>
          </w:tabs>
          <w:ind w:left="1008" w:hanging="1008"/>
        </w:pPr>
        <w:rPr>
          <w:rFonts w:hint="default"/>
        </w:rPr>
      </w:lvl>
    </w:lvlOverride>
    <w:lvlOverride w:ilvl="4">
      <w:lvl w:ilvl="4">
        <w:start w:val="1"/>
        <w:numFmt w:val="lowerLetter"/>
        <w:pStyle w:val="Heading5"/>
        <w:lvlText w:val="%5."/>
        <w:lvlJc w:val="left"/>
        <w:pPr>
          <w:tabs>
            <w:tab w:val="num" w:pos="1224"/>
          </w:tabs>
          <w:ind w:left="1224" w:hanging="216"/>
        </w:pPr>
        <w:rPr>
          <w:rFonts w:hint="default"/>
        </w:rPr>
      </w:lvl>
    </w:lvlOverride>
    <w:lvlOverride w:ilvl="5">
      <w:lvl w:ilvl="5">
        <w:start w:val="1"/>
        <w:numFmt w:val="decimal"/>
        <w:pStyle w:val="Heading6"/>
        <w:lvlText w:val="%6."/>
        <w:lvlJc w:val="left"/>
        <w:pPr>
          <w:tabs>
            <w:tab w:val="num" w:pos="1440"/>
          </w:tabs>
          <w:ind w:left="1440" w:hanging="216"/>
        </w:pPr>
        <w:rPr>
          <w:rFonts w:hint="default"/>
        </w:rPr>
      </w:lvl>
    </w:lvlOverride>
    <w:lvlOverride w:ilvl="6">
      <w:lvl w:ilvl="6">
        <w:start w:val="1"/>
        <w:numFmt w:val="lowerRoman"/>
        <w:pStyle w:val="Heading7"/>
        <w:lvlText w:val="%7."/>
        <w:lvlJc w:val="left"/>
        <w:pPr>
          <w:tabs>
            <w:tab w:val="num" w:pos="1728"/>
          </w:tabs>
          <w:ind w:left="1728" w:hanging="216"/>
        </w:pPr>
        <w:rPr>
          <w:rFonts w:hint="default"/>
        </w:rPr>
      </w:lvl>
    </w:lvlOverride>
    <w:lvlOverride w:ilvl="7">
      <w:lvl w:ilvl="7">
        <w:start w:val="1"/>
        <w:numFmt w:val="lowerLetter"/>
        <w:pStyle w:val="Heading8"/>
        <w:lvlText w:val="(%8)"/>
        <w:lvlJc w:val="left"/>
        <w:pPr>
          <w:tabs>
            <w:tab w:val="num" w:pos="2016"/>
          </w:tabs>
          <w:ind w:left="2016" w:hanging="216"/>
        </w:pPr>
        <w:rPr>
          <w:rFonts w:hint="default"/>
        </w:rPr>
      </w:lvl>
    </w:lvlOverride>
    <w:lvlOverride w:ilvl="8">
      <w:lvl w:ilvl="8">
        <w:start w:val="1"/>
        <w:numFmt w:val="decimal"/>
        <w:pStyle w:val="Heading9"/>
        <w:lvlText w:val="(%9)"/>
        <w:lvlJc w:val="left"/>
        <w:pPr>
          <w:tabs>
            <w:tab w:val="num" w:pos="2304"/>
          </w:tabs>
          <w:ind w:left="2304" w:hanging="216"/>
        </w:pPr>
        <w:rPr>
          <w:rFonts w:hint="default"/>
        </w:rPr>
      </w:lvl>
    </w:lvlOverride>
  </w:num>
  <w:num w:numId="10" w16cid:durableId="977537279">
    <w:abstractNumId w:val="18"/>
  </w:num>
  <w:num w:numId="11" w16cid:durableId="1411344990">
    <w:abstractNumId w:val="43"/>
  </w:num>
  <w:num w:numId="12" w16cid:durableId="343167514">
    <w:abstractNumId w:val="26"/>
  </w:num>
  <w:num w:numId="13" w16cid:durableId="536233617">
    <w:abstractNumId w:val="10"/>
  </w:num>
  <w:num w:numId="14" w16cid:durableId="678511710">
    <w:abstractNumId w:val="38"/>
  </w:num>
  <w:num w:numId="15" w16cid:durableId="1562448233">
    <w:abstractNumId w:val="39"/>
  </w:num>
  <w:num w:numId="16" w16cid:durableId="339700124">
    <w:abstractNumId w:val="26"/>
  </w:num>
  <w:num w:numId="17" w16cid:durableId="1452286369">
    <w:abstractNumId w:val="41"/>
  </w:num>
  <w:num w:numId="18" w16cid:durableId="1997561905">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321343785">
    <w:abstractNumId w:val="7"/>
  </w:num>
  <w:num w:numId="20" w16cid:durableId="1923639010">
    <w:abstractNumId w:val="7"/>
    <w:lvlOverride w:ilvl="0">
      <w:startOverride w:val="1"/>
    </w:lvlOverride>
  </w:num>
  <w:num w:numId="21" w16cid:durableId="1860191216">
    <w:abstractNumId w:val="26"/>
  </w:num>
  <w:num w:numId="22" w16cid:durableId="1519851381">
    <w:abstractNumId w:val="26"/>
  </w:num>
  <w:num w:numId="23" w16cid:durableId="213319739">
    <w:abstractNumId w:val="26"/>
    <w:lvlOverride w:ilvl="0">
      <w:lvl w:ilvl="0">
        <w:start w:val="1"/>
        <w:numFmt w:val="decimal"/>
        <w:pStyle w:val="Heading1"/>
        <w:suff w:val="space"/>
        <w:lvlText w:val="%1. "/>
        <w:lvlJc w:val="left"/>
        <w:pPr>
          <w:ind w:left="1080" w:hanging="1080"/>
        </w:pPr>
        <w:rPr>
          <w:rFonts w:ascii="Times New Roman Bold" w:hAnsi="Times New Roman Bold" w:hint="default"/>
          <w:b/>
          <w:i w:val="0"/>
          <w:caps/>
          <w:sz w:val="24"/>
        </w:rPr>
      </w:lvl>
    </w:lvlOverride>
    <w:lvlOverride w:ilvl="1">
      <w:lvl w:ilvl="1">
        <w:start w:val="1"/>
        <w:numFmt w:val="decimal"/>
        <w:pStyle w:val="Heading2"/>
        <w:lvlText w:val="%1.%2"/>
        <w:lvlJc w:val="left"/>
        <w:pPr>
          <w:ind w:left="720" w:hanging="720"/>
        </w:pPr>
        <w:rPr>
          <w:rFonts w:ascii="Times New Roman" w:hAnsi="Times New Roman" w:hint="default"/>
          <w:b w:val="0"/>
          <w:i w:val="0"/>
          <w:caps w:val="0"/>
          <w:sz w:val="20"/>
        </w:rPr>
      </w:lvl>
    </w:lvlOverride>
    <w:lvlOverride w:ilvl="2">
      <w:lvl w:ilvl="2">
        <w:start w:val="1"/>
        <w:numFmt w:val="decimal"/>
        <w:pStyle w:val="Heading3"/>
        <w:lvlText w:val="%1.%2.%3."/>
        <w:lvlJc w:val="left"/>
        <w:pPr>
          <w:tabs>
            <w:tab w:val="num" w:pos="720"/>
          </w:tabs>
          <w:ind w:left="720" w:hanging="720"/>
        </w:pPr>
        <w:rPr>
          <w:rFonts w:hint="default"/>
        </w:rPr>
      </w:lvl>
    </w:lvlOverride>
    <w:lvlOverride w:ilvl="3">
      <w:lvl w:ilvl="3">
        <w:start w:val="1"/>
        <w:numFmt w:val="decimal"/>
        <w:pStyle w:val="Heading4"/>
        <w:lvlText w:val="%1.%2.%3.%4."/>
        <w:lvlJc w:val="left"/>
        <w:pPr>
          <w:tabs>
            <w:tab w:val="num" w:pos="3438"/>
          </w:tabs>
          <w:ind w:left="1008" w:hanging="288"/>
        </w:pPr>
        <w:rPr>
          <w:rFonts w:hint="default"/>
        </w:rPr>
      </w:lvl>
    </w:lvlOverride>
    <w:lvlOverride w:ilvl="4">
      <w:lvl w:ilvl="4">
        <w:start w:val="1"/>
        <w:numFmt w:val="lowerLetter"/>
        <w:pStyle w:val="Heading5"/>
        <w:lvlText w:val="%5."/>
        <w:lvlJc w:val="left"/>
        <w:pPr>
          <w:tabs>
            <w:tab w:val="num" w:pos="1224"/>
          </w:tabs>
          <w:ind w:left="1224" w:hanging="216"/>
        </w:pPr>
        <w:rPr>
          <w:rFonts w:hint="default"/>
        </w:rPr>
      </w:lvl>
    </w:lvlOverride>
    <w:lvlOverride w:ilvl="5">
      <w:lvl w:ilvl="5">
        <w:start w:val="1"/>
        <w:numFmt w:val="decimal"/>
        <w:pStyle w:val="Heading6"/>
        <w:lvlText w:val="%6."/>
        <w:lvlJc w:val="left"/>
        <w:pPr>
          <w:tabs>
            <w:tab w:val="num" w:pos="1440"/>
          </w:tabs>
          <w:ind w:left="1440" w:hanging="216"/>
        </w:pPr>
        <w:rPr>
          <w:rFonts w:hint="default"/>
        </w:rPr>
      </w:lvl>
    </w:lvlOverride>
    <w:lvlOverride w:ilvl="6">
      <w:lvl w:ilvl="6">
        <w:start w:val="1"/>
        <w:numFmt w:val="lowerRoman"/>
        <w:pStyle w:val="Heading7"/>
        <w:lvlText w:val="%7."/>
        <w:lvlJc w:val="left"/>
        <w:pPr>
          <w:tabs>
            <w:tab w:val="num" w:pos="1728"/>
          </w:tabs>
          <w:ind w:left="1728" w:hanging="216"/>
        </w:pPr>
        <w:rPr>
          <w:rFonts w:hint="default"/>
        </w:rPr>
      </w:lvl>
    </w:lvlOverride>
    <w:lvlOverride w:ilvl="7">
      <w:lvl w:ilvl="7">
        <w:start w:val="1"/>
        <w:numFmt w:val="lowerLetter"/>
        <w:pStyle w:val="Heading8"/>
        <w:lvlText w:val="(%8)"/>
        <w:lvlJc w:val="left"/>
        <w:pPr>
          <w:tabs>
            <w:tab w:val="num" w:pos="2016"/>
          </w:tabs>
          <w:ind w:left="2016" w:hanging="216"/>
        </w:pPr>
        <w:rPr>
          <w:rFonts w:hint="default"/>
        </w:rPr>
      </w:lvl>
    </w:lvlOverride>
    <w:lvlOverride w:ilvl="8">
      <w:lvl w:ilvl="8">
        <w:start w:val="1"/>
        <w:numFmt w:val="decimal"/>
        <w:pStyle w:val="Heading9"/>
        <w:lvlText w:val="(%9)"/>
        <w:lvlJc w:val="left"/>
        <w:pPr>
          <w:tabs>
            <w:tab w:val="num" w:pos="2304"/>
          </w:tabs>
          <w:ind w:left="2304" w:hanging="216"/>
        </w:pPr>
        <w:rPr>
          <w:rFonts w:hint="default"/>
        </w:rPr>
      </w:lvl>
    </w:lvlOverride>
  </w:num>
  <w:num w:numId="24" w16cid:durableId="1020739117">
    <w:abstractNumId w:val="26"/>
    <w:lvlOverride w:ilvl="0">
      <w:lvl w:ilvl="0">
        <w:start w:val="1"/>
        <w:numFmt w:val="decimal"/>
        <w:pStyle w:val="Heading1"/>
        <w:suff w:val="space"/>
        <w:lvlText w:val="%1. "/>
        <w:lvlJc w:val="left"/>
        <w:pPr>
          <w:ind w:left="1080" w:hanging="1080"/>
        </w:pPr>
        <w:rPr>
          <w:rFonts w:ascii="Times New Roman Bold" w:hAnsi="Times New Roman Bold" w:hint="default"/>
          <w:b/>
          <w:i w:val="0"/>
          <w:caps/>
          <w:sz w:val="24"/>
        </w:rPr>
      </w:lvl>
    </w:lvlOverride>
    <w:lvlOverride w:ilvl="1">
      <w:lvl w:ilvl="1">
        <w:start w:val="1"/>
        <w:numFmt w:val="decimal"/>
        <w:pStyle w:val="Heading2"/>
        <w:lvlText w:val="%1.%2"/>
        <w:lvlJc w:val="left"/>
        <w:pPr>
          <w:ind w:left="720" w:hanging="720"/>
        </w:pPr>
        <w:rPr>
          <w:rFonts w:ascii="Times New Roman" w:hAnsi="Times New Roman" w:hint="default"/>
          <w:b w:val="0"/>
          <w:i w:val="0"/>
          <w:caps w:val="0"/>
          <w:sz w:val="20"/>
        </w:rPr>
      </w:lvl>
    </w:lvlOverride>
    <w:lvlOverride w:ilvl="2">
      <w:lvl w:ilvl="2">
        <w:start w:val="1"/>
        <w:numFmt w:val="decimal"/>
        <w:pStyle w:val="Heading3"/>
        <w:lvlText w:val="%1.%2.%3."/>
        <w:lvlJc w:val="left"/>
        <w:pPr>
          <w:tabs>
            <w:tab w:val="num" w:pos="720"/>
          </w:tabs>
          <w:ind w:left="720" w:hanging="720"/>
        </w:pPr>
        <w:rPr>
          <w:rFonts w:hint="default"/>
        </w:rPr>
      </w:lvl>
    </w:lvlOverride>
    <w:lvlOverride w:ilvl="3">
      <w:lvl w:ilvl="3">
        <w:start w:val="1"/>
        <w:numFmt w:val="decimal"/>
        <w:pStyle w:val="Heading4"/>
        <w:lvlText w:val="%1.%2.%3.%4."/>
        <w:lvlJc w:val="left"/>
        <w:pPr>
          <w:tabs>
            <w:tab w:val="num" w:pos="1008"/>
          </w:tabs>
          <w:ind w:left="1008" w:hanging="864"/>
        </w:pPr>
        <w:rPr>
          <w:rFonts w:hint="default"/>
        </w:rPr>
      </w:lvl>
    </w:lvlOverride>
    <w:lvlOverride w:ilvl="4">
      <w:lvl w:ilvl="4">
        <w:start w:val="1"/>
        <w:numFmt w:val="lowerLetter"/>
        <w:pStyle w:val="Heading5"/>
        <w:lvlText w:val="%5."/>
        <w:lvlJc w:val="left"/>
        <w:pPr>
          <w:tabs>
            <w:tab w:val="num" w:pos="1224"/>
          </w:tabs>
          <w:ind w:left="1224" w:hanging="216"/>
        </w:pPr>
        <w:rPr>
          <w:rFonts w:hint="default"/>
        </w:rPr>
      </w:lvl>
    </w:lvlOverride>
    <w:lvlOverride w:ilvl="5">
      <w:lvl w:ilvl="5">
        <w:start w:val="1"/>
        <w:numFmt w:val="decimal"/>
        <w:pStyle w:val="Heading6"/>
        <w:lvlText w:val="%6."/>
        <w:lvlJc w:val="left"/>
        <w:pPr>
          <w:tabs>
            <w:tab w:val="num" w:pos="1440"/>
          </w:tabs>
          <w:ind w:left="1440" w:hanging="216"/>
        </w:pPr>
        <w:rPr>
          <w:rFonts w:hint="default"/>
        </w:rPr>
      </w:lvl>
    </w:lvlOverride>
    <w:lvlOverride w:ilvl="6">
      <w:lvl w:ilvl="6">
        <w:start w:val="1"/>
        <w:numFmt w:val="lowerRoman"/>
        <w:pStyle w:val="Heading7"/>
        <w:lvlText w:val="%7."/>
        <w:lvlJc w:val="left"/>
        <w:pPr>
          <w:tabs>
            <w:tab w:val="num" w:pos="1728"/>
          </w:tabs>
          <w:ind w:left="1728" w:hanging="216"/>
        </w:pPr>
        <w:rPr>
          <w:rFonts w:hint="default"/>
        </w:rPr>
      </w:lvl>
    </w:lvlOverride>
    <w:lvlOverride w:ilvl="7">
      <w:lvl w:ilvl="7">
        <w:start w:val="1"/>
        <w:numFmt w:val="lowerLetter"/>
        <w:pStyle w:val="Heading8"/>
        <w:lvlText w:val="(%8)"/>
        <w:lvlJc w:val="left"/>
        <w:pPr>
          <w:tabs>
            <w:tab w:val="num" w:pos="2016"/>
          </w:tabs>
          <w:ind w:left="2016" w:hanging="216"/>
        </w:pPr>
        <w:rPr>
          <w:rFonts w:hint="default"/>
        </w:rPr>
      </w:lvl>
    </w:lvlOverride>
    <w:lvlOverride w:ilvl="8">
      <w:lvl w:ilvl="8">
        <w:start w:val="1"/>
        <w:numFmt w:val="decimal"/>
        <w:pStyle w:val="Heading9"/>
        <w:lvlText w:val="(%9)"/>
        <w:lvlJc w:val="left"/>
        <w:pPr>
          <w:tabs>
            <w:tab w:val="num" w:pos="2304"/>
          </w:tabs>
          <w:ind w:left="2304" w:hanging="216"/>
        </w:pPr>
        <w:rPr>
          <w:rFonts w:hint="default"/>
        </w:rPr>
      </w:lvl>
    </w:lvlOverride>
  </w:num>
  <w:num w:numId="25" w16cid:durableId="1256934544">
    <w:abstractNumId w:val="31"/>
  </w:num>
  <w:num w:numId="26" w16cid:durableId="1422335048">
    <w:abstractNumId w:val="31"/>
    <w:lvlOverride w:ilvl="0">
      <w:startOverride w:val="1"/>
    </w:lvlOverride>
  </w:num>
  <w:num w:numId="27" w16cid:durableId="1910725485">
    <w:abstractNumId w:val="8"/>
  </w:num>
  <w:num w:numId="28" w16cid:durableId="1127625153">
    <w:abstractNumId w:val="26"/>
  </w:num>
  <w:num w:numId="29" w16cid:durableId="1394042641">
    <w:abstractNumId w:val="26"/>
  </w:num>
  <w:num w:numId="30" w16cid:durableId="817648435">
    <w:abstractNumId w:val="21"/>
  </w:num>
  <w:num w:numId="31" w16cid:durableId="1994524607">
    <w:abstractNumId w:val="6"/>
  </w:num>
  <w:num w:numId="32" w16cid:durableId="491213233">
    <w:abstractNumId w:val="14"/>
  </w:num>
  <w:num w:numId="33" w16cid:durableId="2104837499">
    <w:abstractNumId w:val="16"/>
  </w:num>
  <w:num w:numId="34" w16cid:durableId="572593669">
    <w:abstractNumId w:val="22"/>
  </w:num>
  <w:num w:numId="35" w16cid:durableId="763763201">
    <w:abstractNumId w:val="12"/>
  </w:num>
  <w:num w:numId="36" w16cid:durableId="731654870">
    <w:abstractNumId w:val="40"/>
  </w:num>
  <w:num w:numId="37" w16cid:durableId="1772507208">
    <w:abstractNumId w:val="19"/>
  </w:num>
  <w:num w:numId="38" w16cid:durableId="1653831927">
    <w:abstractNumId w:val="19"/>
    <w:lvlOverride w:ilvl="0">
      <w:startOverride w:val="1"/>
    </w:lvlOverride>
  </w:num>
  <w:num w:numId="39" w16cid:durableId="832254921">
    <w:abstractNumId w:val="19"/>
    <w:lvlOverride w:ilvl="0">
      <w:startOverride w:val="1"/>
    </w:lvlOverride>
  </w:num>
  <w:num w:numId="40" w16cid:durableId="205722831">
    <w:abstractNumId w:val="19"/>
    <w:lvlOverride w:ilvl="0">
      <w:startOverride w:val="1"/>
    </w:lvlOverride>
  </w:num>
  <w:num w:numId="41" w16cid:durableId="246809821">
    <w:abstractNumId w:val="40"/>
    <w:lvlOverride w:ilvl="0">
      <w:startOverride w:val="1"/>
    </w:lvlOverride>
  </w:num>
  <w:num w:numId="42" w16cid:durableId="1128280759">
    <w:abstractNumId w:val="19"/>
    <w:lvlOverride w:ilvl="0">
      <w:startOverride w:val="1"/>
    </w:lvlOverride>
  </w:num>
  <w:num w:numId="43" w16cid:durableId="1529560979">
    <w:abstractNumId w:val="19"/>
    <w:lvlOverride w:ilvl="0">
      <w:startOverride w:val="1"/>
    </w:lvlOverride>
  </w:num>
  <w:num w:numId="44" w16cid:durableId="1359694212">
    <w:abstractNumId w:val="34"/>
  </w:num>
  <w:num w:numId="45" w16cid:durableId="1945917732">
    <w:abstractNumId w:val="36"/>
  </w:num>
  <w:num w:numId="46" w16cid:durableId="210307714">
    <w:abstractNumId w:val="37"/>
    <w:lvlOverride w:ilvl="0">
      <w:startOverride w:val="1"/>
    </w:lvlOverride>
  </w:num>
  <w:num w:numId="47" w16cid:durableId="938954811">
    <w:abstractNumId w:val="37"/>
  </w:num>
  <w:num w:numId="48" w16cid:durableId="239292475">
    <w:abstractNumId w:val="26"/>
  </w:num>
  <w:num w:numId="49" w16cid:durableId="1872721586">
    <w:abstractNumId w:val="26"/>
  </w:num>
  <w:num w:numId="50" w16cid:durableId="1935168676">
    <w:abstractNumId w:val="36"/>
    <w:lvlOverride w:ilvl="0">
      <w:startOverride w:val="1"/>
    </w:lvlOverride>
  </w:num>
  <w:num w:numId="51" w16cid:durableId="832987938">
    <w:abstractNumId w:val="37"/>
    <w:lvlOverride w:ilvl="0">
      <w:startOverride w:val="1"/>
    </w:lvlOverride>
  </w:num>
  <w:num w:numId="52" w16cid:durableId="2106342986">
    <w:abstractNumId w:val="26"/>
  </w:num>
  <w:num w:numId="53" w16cid:durableId="714542831">
    <w:abstractNumId w:val="26"/>
  </w:num>
  <w:num w:numId="54" w16cid:durableId="1206992609">
    <w:abstractNumId w:val="26"/>
  </w:num>
  <w:num w:numId="55" w16cid:durableId="989754458">
    <w:abstractNumId w:val="26"/>
  </w:num>
  <w:num w:numId="56" w16cid:durableId="937642475">
    <w:abstractNumId w:val="26"/>
  </w:num>
  <w:num w:numId="57" w16cid:durableId="2146384807">
    <w:abstractNumId w:val="26"/>
  </w:num>
  <w:num w:numId="58" w16cid:durableId="756175478">
    <w:abstractNumId w:val="26"/>
  </w:num>
  <w:num w:numId="59" w16cid:durableId="1134256725">
    <w:abstractNumId w:val="26"/>
  </w:num>
  <w:num w:numId="60" w16cid:durableId="1149253458">
    <w:abstractNumId w:val="26"/>
  </w:num>
  <w:num w:numId="61" w16cid:durableId="308947524">
    <w:abstractNumId w:val="26"/>
  </w:num>
  <w:num w:numId="62" w16cid:durableId="650445898">
    <w:abstractNumId w:val="26"/>
  </w:num>
  <w:num w:numId="63" w16cid:durableId="603878291">
    <w:abstractNumId w:val="26"/>
  </w:num>
  <w:num w:numId="64" w16cid:durableId="1339041563">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16cid:durableId="1897661639">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6" w16cid:durableId="240334549">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 w16cid:durableId="108796600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 w16cid:durableId="534541066">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16cid:durableId="152768545">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 w16cid:durableId="34501813">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 w16cid:durableId="1033770184">
    <w:abstractNumId w:val="27"/>
  </w:num>
  <w:num w:numId="72" w16cid:durableId="656610890">
    <w:abstractNumId w:val="33"/>
  </w:num>
  <w:num w:numId="73" w16cid:durableId="1304770206">
    <w:abstractNumId w:val="44"/>
  </w:num>
  <w:num w:numId="74" w16cid:durableId="165020596">
    <w:abstractNumId w:val="42"/>
  </w:num>
  <w:num w:numId="75" w16cid:durableId="1439792876">
    <w:abstractNumId w:val="20"/>
  </w:num>
  <w:num w:numId="76" w16cid:durableId="1276402703">
    <w:abstractNumId w:val="24"/>
  </w:num>
  <w:num w:numId="77" w16cid:durableId="1956057507">
    <w:abstractNumId w:val="9"/>
  </w:num>
  <w:num w:numId="78" w16cid:durableId="167332130">
    <w:abstractNumId w:val="17"/>
  </w:num>
  <w:num w:numId="79" w16cid:durableId="1210023849">
    <w:abstractNumId w:val="15"/>
  </w:num>
  <w:num w:numId="80" w16cid:durableId="1306937074">
    <w:abstractNumId w:val="4"/>
  </w:num>
  <w:num w:numId="81" w16cid:durableId="1747218248">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2" w16cid:durableId="353505828">
    <w:abstractNumId w:val="40"/>
    <w:lvlOverride w:ilvl="0">
      <w:startOverride w:val="1"/>
    </w:lvlOverride>
  </w:num>
  <w:num w:numId="83" w16cid:durableId="2076001224">
    <w:abstractNumId w:val="40"/>
    <w:lvlOverride w:ilvl="0">
      <w:startOverride w:val="1"/>
    </w:lvlOverride>
  </w:num>
  <w:num w:numId="84" w16cid:durableId="1553618170">
    <w:abstractNumId w:val="40"/>
    <w:lvlOverride w:ilvl="0">
      <w:startOverride w:val="1"/>
    </w:lvlOverride>
  </w:num>
  <w:num w:numId="85" w16cid:durableId="1724015292">
    <w:abstractNumId w:val="40"/>
    <w:lvlOverride w:ilvl="0">
      <w:startOverride w:val="1"/>
    </w:lvlOverride>
  </w:num>
  <w:num w:numId="86" w16cid:durableId="437066130">
    <w:abstractNumId w:val="40"/>
    <w:lvlOverride w:ilvl="0">
      <w:startOverride w:val="1"/>
    </w:lvlOverride>
  </w:num>
  <w:num w:numId="87" w16cid:durableId="2069835250">
    <w:abstractNumId w:val="40"/>
    <w:lvlOverride w:ilvl="0">
      <w:startOverride w:val="1"/>
    </w:lvlOverride>
  </w:num>
  <w:num w:numId="88" w16cid:durableId="238754345">
    <w:abstractNumId w:val="11"/>
  </w:num>
  <w:num w:numId="89" w16cid:durableId="731125749">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0" w16cid:durableId="1029183172">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1" w16cid:durableId="450637486">
    <w:abstractNumId w:val="45"/>
    <w:lvlOverride w:ilvl="0">
      <w:startOverride w:val="1"/>
    </w:lvlOverride>
    <w:lvlOverride w:ilvl="1"/>
    <w:lvlOverride w:ilvl="2">
      <w:startOverride w:val="1"/>
    </w:lvlOverride>
    <w:lvlOverride w:ilvl="3">
      <w:startOverride w:val="1"/>
    </w:lvlOverride>
    <w:lvlOverride w:ilvl="4"/>
    <w:lvlOverride w:ilvl="5"/>
    <w:lvlOverride w:ilvl="6"/>
    <w:lvlOverride w:ilvl="7"/>
    <w:lvlOverride w:ilvl="8"/>
  </w:num>
  <w:num w:numId="92" w16cid:durableId="763958918">
    <w:abstractNumId w:val="5"/>
    <w:lvlOverride w:ilvl="0">
      <w:lvl w:ilvl="0">
        <w:numFmt w:val="decimal"/>
        <w:lvlText w:val="Table 3.1.1.1 "/>
        <w:legacy w:legacy="1" w:legacySpace="0" w:legacyIndent="0"/>
        <w:lvlJc w:val="left"/>
        <w:pPr>
          <w:ind w:left="0" w:firstLine="0"/>
        </w:pPr>
        <w:rPr>
          <w:rFonts w:ascii="Times New Roman Bold" w:hAnsi="Times New Roman Bold" w:cs="Helvetica" w:hint="default"/>
          <w:b/>
          <w:i w:val="0"/>
          <w:strike w:val="0"/>
          <w:dstrike w:val="0"/>
          <w:color w:val="000000"/>
          <w:sz w:val="20"/>
          <w:u w:val="none"/>
          <w:effect w:val="none"/>
        </w:rPr>
      </w:lvl>
    </w:lvlOverride>
  </w:num>
  <w:num w:numId="93" w16cid:durableId="1087461572">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4" w16cid:durableId="1095858325">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5" w16cid:durableId="1906718535">
    <w:abstractNumId w:val="29"/>
  </w:num>
  <w:num w:numId="96" w16cid:durableId="627124502">
    <w:abstractNumId w:val="28"/>
  </w:num>
  <w:num w:numId="97" w16cid:durableId="961301500">
    <w:abstractNumId w:val="26"/>
  </w:num>
  <w:num w:numId="98" w16cid:durableId="1903104082">
    <w:abstractNumId w:val="26"/>
  </w:num>
  <w:num w:numId="99" w16cid:durableId="662585495">
    <w:abstractNumId w:val="26"/>
  </w:num>
  <w:num w:numId="100" w16cid:durableId="1360659955">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 w16cid:durableId="1252740363">
    <w:abstractNumId w:val="26"/>
  </w:num>
  <w:num w:numId="102" w16cid:durableId="1366519204">
    <w:abstractNumId w:val="26"/>
  </w:num>
  <w:num w:numId="103" w16cid:durableId="1696882663">
    <w:abstractNumId w:val="26"/>
  </w:num>
  <w:num w:numId="104" w16cid:durableId="516190421">
    <w:abstractNumId w:val="26"/>
  </w:num>
  <w:num w:numId="105" w16cid:durableId="1580943774">
    <w:abstractNumId w:val="26"/>
  </w:num>
  <w:num w:numId="106" w16cid:durableId="444351365">
    <w:abstractNumId w:val="13"/>
  </w:num>
  <w:num w:numId="107" w16cid:durableId="295186140">
    <w:abstractNumId w:val="30"/>
  </w:num>
  <w:num w:numId="108" w16cid:durableId="136728040">
    <w:abstractNumId w:val="3"/>
  </w:num>
  <w:num w:numId="109" w16cid:durableId="868185896">
    <w:abstractNumId w:val="2"/>
  </w:num>
  <w:num w:numId="110" w16cid:durableId="1909344450">
    <w:abstractNumId w:val="1"/>
  </w:num>
  <w:num w:numId="111" w16cid:durableId="715351495">
    <w:abstractNumId w:val="0"/>
  </w:num>
  <w:num w:numId="112" w16cid:durableId="413210843">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 w16cid:durableId="1619676913">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11"/>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Reece Kiriu">
    <w15:presenceInfo w15:providerId="AD" w15:userId="S::rkiriu@taylor-engineering.com::743df454-2693-4769-b2d2-f362174e3d8e"/>
  </w15:person>
  <w15:person w15:author="Hwakong Cheng">
    <w15:presenceInfo w15:providerId="None" w15:userId="Hwakong Cheng"/>
  </w15:person>
  <w15:person w15:author="Titus Ellison">
    <w15:presenceInfo w15:providerId="None" w15:userId="Titus Elliso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revisionView w:markup="0"/>
  <w:trackRevisions/>
  <w:defaultTabStop w:val="720"/>
  <w:evenAndOddHeaders/>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45A3"/>
    <w:rsid w:val="00000DD2"/>
    <w:rsid w:val="000038AE"/>
    <w:rsid w:val="000056F1"/>
    <w:rsid w:val="00005A22"/>
    <w:rsid w:val="00005CFF"/>
    <w:rsid w:val="00006913"/>
    <w:rsid w:val="00011C4A"/>
    <w:rsid w:val="00012FCA"/>
    <w:rsid w:val="00014759"/>
    <w:rsid w:val="00014EB0"/>
    <w:rsid w:val="00015B63"/>
    <w:rsid w:val="000163FA"/>
    <w:rsid w:val="000175AE"/>
    <w:rsid w:val="000176CE"/>
    <w:rsid w:val="00017ACB"/>
    <w:rsid w:val="00017BD6"/>
    <w:rsid w:val="0002009F"/>
    <w:rsid w:val="000212E0"/>
    <w:rsid w:val="00022EBB"/>
    <w:rsid w:val="00023368"/>
    <w:rsid w:val="00023DF7"/>
    <w:rsid w:val="0002449B"/>
    <w:rsid w:val="0002456B"/>
    <w:rsid w:val="0002553B"/>
    <w:rsid w:val="000259E9"/>
    <w:rsid w:val="00025C37"/>
    <w:rsid w:val="00026E42"/>
    <w:rsid w:val="000313FB"/>
    <w:rsid w:val="00031479"/>
    <w:rsid w:val="000316F4"/>
    <w:rsid w:val="00032481"/>
    <w:rsid w:val="00034060"/>
    <w:rsid w:val="000348E5"/>
    <w:rsid w:val="00035217"/>
    <w:rsid w:val="00035631"/>
    <w:rsid w:val="00035A2C"/>
    <w:rsid w:val="00036256"/>
    <w:rsid w:val="00037338"/>
    <w:rsid w:val="000377BF"/>
    <w:rsid w:val="00040F04"/>
    <w:rsid w:val="00041511"/>
    <w:rsid w:val="0004179F"/>
    <w:rsid w:val="000417C5"/>
    <w:rsid w:val="00041DD7"/>
    <w:rsid w:val="00041FA9"/>
    <w:rsid w:val="0004224E"/>
    <w:rsid w:val="00042649"/>
    <w:rsid w:val="00042D6B"/>
    <w:rsid w:val="0004317E"/>
    <w:rsid w:val="0004394B"/>
    <w:rsid w:val="00044878"/>
    <w:rsid w:val="0004503E"/>
    <w:rsid w:val="000453B4"/>
    <w:rsid w:val="000455B9"/>
    <w:rsid w:val="000461DB"/>
    <w:rsid w:val="00047476"/>
    <w:rsid w:val="0005284E"/>
    <w:rsid w:val="00052C41"/>
    <w:rsid w:val="00053474"/>
    <w:rsid w:val="00053F68"/>
    <w:rsid w:val="000552F8"/>
    <w:rsid w:val="000557FB"/>
    <w:rsid w:val="00055974"/>
    <w:rsid w:val="00055CA1"/>
    <w:rsid w:val="00056648"/>
    <w:rsid w:val="000567D4"/>
    <w:rsid w:val="00056BFE"/>
    <w:rsid w:val="00056C34"/>
    <w:rsid w:val="00056D01"/>
    <w:rsid w:val="0005704D"/>
    <w:rsid w:val="00060E06"/>
    <w:rsid w:val="00061E8E"/>
    <w:rsid w:val="00063367"/>
    <w:rsid w:val="00063DF6"/>
    <w:rsid w:val="000640BE"/>
    <w:rsid w:val="000648E0"/>
    <w:rsid w:val="00065728"/>
    <w:rsid w:val="00066436"/>
    <w:rsid w:val="00066470"/>
    <w:rsid w:val="00066964"/>
    <w:rsid w:val="00066F9E"/>
    <w:rsid w:val="0006789B"/>
    <w:rsid w:val="000678DA"/>
    <w:rsid w:val="00070700"/>
    <w:rsid w:val="000715C2"/>
    <w:rsid w:val="00071931"/>
    <w:rsid w:val="00071E11"/>
    <w:rsid w:val="00072B0E"/>
    <w:rsid w:val="00073101"/>
    <w:rsid w:val="000748E0"/>
    <w:rsid w:val="000764CA"/>
    <w:rsid w:val="000766D5"/>
    <w:rsid w:val="00076E9C"/>
    <w:rsid w:val="00077D99"/>
    <w:rsid w:val="000806E4"/>
    <w:rsid w:val="00080B32"/>
    <w:rsid w:val="000813DA"/>
    <w:rsid w:val="0008143D"/>
    <w:rsid w:val="0008154E"/>
    <w:rsid w:val="00081740"/>
    <w:rsid w:val="00081988"/>
    <w:rsid w:val="0008244A"/>
    <w:rsid w:val="0008288F"/>
    <w:rsid w:val="00082B5C"/>
    <w:rsid w:val="00082E01"/>
    <w:rsid w:val="00083096"/>
    <w:rsid w:val="000830B5"/>
    <w:rsid w:val="00083279"/>
    <w:rsid w:val="00083A74"/>
    <w:rsid w:val="000844F3"/>
    <w:rsid w:val="0008475A"/>
    <w:rsid w:val="000849C2"/>
    <w:rsid w:val="00084DB2"/>
    <w:rsid w:val="00085B77"/>
    <w:rsid w:val="00087591"/>
    <w:rsid w:val="000877D2"/>
    <w:rsid w:val="00087B93"/>
    <w:rsid w:val="0009039A"/>
    <w:rsid w:val="00090487"/>
    <w:rsid w:val="00090792"/>
    <w:rsid w:val="000907A0"/>
    <w:rsid w:val="00090E10"/>
    <w:rsid w:val="00091D83"/>
    <w:rsid w:val="0009200D"/>
    <w:rsid w:val="000923B0"/>
    <w:rsid w:val="0009246F"/>
    <w:rsid w:val="00092F27"/>
    <w:rsid w:val="0009387F"/>
    <w:rsid w:val="00094639"/>
    <w:rsid w:val="00095312"/>
    <w:rsid w:val="00095720"/>
    <w:rsid w:val="00095B86"/>
    <w:rsid w:val="00095ECE"/>
    <w:rsid w:val="00096412"/>
    <w:rsid w:val="00096F50"/>
    <w:rsid w:val="00097412"/>
    <w:rsid w:val="000A1320"/>
    <w:rsid w:val="000A3A15"/>
    <w:rsid w:val="000A41CE"/>
    <w:rsid w:val="000A4714"/>
    <w:rsid w:val="000A4C3A"/>
    <w:rsid w:val="000A5F6E"/>
    <w:rsid w:val="000A72C5"/>
    <w:rsid w:val="000A7406"/>
    <w:rsid w:val="000B0386"/>
    <w:rsid w:val="000B03C9"/>
    <w:rsid w:val="000B0D81"/>
    <w:rsid w:val="000B1A44"/>
    <w:rsid w:val="000B233B"/>
    <w:rsid w:val="000B2E7F"/>
    <w:rsid w:val="000B40B1"/>
    <w:rsid w:val="000B4132"/>
    <w:rsid w:val="000B4562"/>
    <w:rsid w:val="000B5114"/>
    <w:rsid w:val="000B5D2C"/>
    <w:rsid w:val="000B60E5"/>
    <w:rsid w:val="000B6B07"/>
    <w:rsid w:val="000B6EC0"/>
    <w:rsid w:val="000C0C3B"/>
    <w:rsid w:val="000C5305"/>
    <w:rsid w:val="000C7263"/>
    <w:rsid w:val="000C7669"/>
    <w:rsid w:val="000C7BEF"/>
    <w:rsid w:val="000C7F3F"/>
    <w:rsid w:val="000C7F8B"/>
    <w:rsid w:val="000D03C6"/>
    <w:rsid w:val="000D0F2B"/>
    <w:rsid w:val="000D2CA8"/>
    <w:rsid w:val="000D51F2"/>
    <w:rsid w:val="000D5219"/>
    <w:rsid w:val="000D58DF"/>
    <w:rsid w:val="000D5A77"/>
    <w:rsid w:val="000D5FEA"/>
    <w:rsid w:val="000D62A3"/>
    <w:rsid w:val="000D663D"/>
    <w:rsid w:val="000D71C6"/>
    <w:rsid w:val="000D7CD5"/>
    <w:rsid w:val="000E0286"/>
    <w:rsid w:val="000E058E"/>
    <w:rsid w:val="000E0D0E"/>
    <w:rsid w:val="000E15AD"/>
    <w:rsid w:val="000E1837"/>
    <w:rsid w:val="000E1A62"/>
    <w:rsid w:val="000E1AB4"/>
    <w:rsid w:val="000E2B64"/>
    <w:rsid w:val="000E30E8"/>
    <w:rsid w:val="000E3264"/>
    <w:rsid w:val="000E4041"/>
    <w:rsid w:val="000E449B"/>
    <w:rsid w:val="000E68FF"/>
    <w:rsid w:val="000E6FA0"/>
    <w:rsid w:val="000E7039"/>
    <w:rsid w:val="000E7075"/>
    <w:rsid w:val="000F0902"/>
    <w:rsid w:val="000F103B"/>
    <w:rsid w:val="000F151C"/>
    <w:rsid w:val="000F16C3"/>
    <w:rsid w:val="000F26C1"/>
    <w:rsid w:val="000F373A"/>
    <w:rsid w:val="000F3F41"/>
    <w:rsid w:val="000F4A5B"/>
    <w:rsid w:val="000F6543"/>
    <w:rsid w:val="000F6695"/>
    <w:rsid w:val="000F6E9D"/>
    <w:rsid w:val="000F7405"/>
    <w:rsid w:val="000F79A4"/>
    <w:rsid w:val="000F7A7A"/>
    <w:rsid w:val="001000EC"/>
    <w:rsid w:val="001003DC"/>
    <w:rsid w:val="001006F2"/>
    <w:rsid w:val="0010093D"/>
    <w:rsid w:val="00101BF3"/>
    <w:rsid w:val="001023CA"/>
    <w:rsid w:val="00102785"/>
    <w:rsid w:val="00102BF8"/>
    <w:rsid w:val="001038C7"/>
    <w:rsid w:val="001040A4"/>
    <w:rsid w:val="00104455"/>
    <w:rsid w:val="00106EEA"/>
    <w:rsid w:val="00107694"/>
    <w:rsid w:val="0010791B"/>
    <w:rsid w:val="00107D81"/>
    <w:rsid w:val="00111583"/>
    <w:rsid w:val="001124F4"/>
    <w:rsid w:val="00113499"/>
    <w:rsid w:val="0011485B"/>
    <w:rsid w:val="00115D84"/>
    <w:rsid w:val="00120825"/>
    <w:rsid w:val="00120F7F"/>
    <w:rsid w:val="00121375"/>
    <w:rsid w:val="00121ABF"/>
    <w:rsid w:val="0012235C"/>
    <w:rsid w:val="00122D20"/>
    <w:rsid w:val="00123AD4"/>
    <w:rsid w:val="0012439D"/>
    <w:rsid w:val="0012546E"/>
    <w:rsid w:val="001257DE"/>
    <w:rsid w:val="00126D5D"/>
    <w:rsid w:val="001274C1"/>
    <w:rsid w:val="00127A7B"/>
    <w:rsid w:val="00130946"/>
    <w:rsid w:val="001310D9"/>
    <w:rsid w:val="001312DC"/>
    <w:rsid w:val="001314F1"/>
    <w:rsid w:val="001315E6"/>
    <w:rsid w:val="00132341"/>
    <w:rsid w:val="00132E2D"/>
    <w:rsid w:val="00133054"/>
    <w:rsid w:val="00133671"/>
    <w:rsid w:val="001355A1"/>
    <w:rsid w:val="00135AD9"/>
    <w:rsid w:val="00137A98"/>
    <w:rsid w:val="00137AE8"/>
    <w:rsid w:val="00140057"/>
    <w:rsid w:val="001411A1"/>
    <w:rsid w:val="00141333"/>
    <w:rsid w:val="001426DB"/>
    <w:rsid w:val="0014365B"/>
    <w:rsid w:val="00143F73"/>
    <w:rsid w:val="0014480D"/>
    <w:rsid w:val="00145F69"/>
    <w:rsid w:val="0015054A"/>
    <w:rsid w:val="00152020"/>
    <w:rsid w:val="00152B91"/>
    <w:rsid w:val="001543E8"/>
    <w:rsid w:val="0015523C"/>
    <w:rsid w:val="00157137"/>
    <w:rsid w:val="00157267"/>
    <w:rsid w:val="00157F35"/>
    <w:rsid w:val="00160B29"/>
    <w:rsid w:val="00162787"/>
    <w:rsid w:val="00162DA2"/>
    <w:rsid w:val="001631C1"/>
    <w:rsid w:val="0016337C"/>
    <w:rsid w:val="001640DE"/>
    <w:rsid w:val="00165164"/>
    <w:rsid w:val="00166746"/>
    <w:rsid w:val="00166C86"/>
    <w:rsid w:val="00167887"/>
    <w:rsid w:val="00167DD7"/>
    <w:rsid w:val="0017019D"/>
    <w:rsid w:val="00170317"/>
    <w:rsid w:val="0017091C"/>
    <w:rsid w:val="00172ECA"/>
    <w:rsid w:val="0017319A"/>
    <w:rsid w:val="001743A7"/>
    <w:rsid w:val="00175922"/>
    <w:rsid w:val="00176454"/>
    <w:rsid w:val="00176F00"/>
    <w:rsid w:val="00177B7D"/>
    <w:rsid w:val="00177CAC"/>
    <w:rsid w:val="00180764"/>
    <w:rsid w:val="001817FD"/>
    <w:rsid w:val="00181D18"/>
    <w:rsid w:val="00182951"/>
    <w:rsid w:val="00182E9D"/>
    <w:rsid w:val="00183A2B"/>
    <w:rsid w:val="00183BB1"/>
    <w:rsid w:val="00185754"/>
    <w:rsid w:val="00186661"/>
    <w:rsid w:val="00186BEE"/>
    <w:rsid w:val="00186F26"/>
    <w:rsid w:val="00187505"/>
    <w:rsid w:val="00187723"/>
    <w:rsid w:val="00190939"/>
    <w:rsid w:val="00190E35"/>
    <w:rsid w:val="00191497"/>
    <w:rsid w:val="00191ACD"/>
    <w:rsid w:val="00192910"/>
    <w:rsid w:val="00193622"/>
    <w:rsid w:val="00193680"/>
    <w:rsid w:val="00193D32"/>
    <w:rsid w:val="00194120"/>
    <w:rsid w:val="00194885"/>
    <w:rsid w:val="00194E98"/>
    <w:rsid w:val="00194F57"/>
    <w:rsid w:val="0019541D"/>
    <w:rsid w:val="001956DE"/>
    <w:rsid w:val="00195A11"/>
    <w:rsid w:val="001964C6"/>
    <w:rsid w:val="0019726A"/>
    <w:rsid w:val="001975E7"/>
    <w:rsid w:val="00197992"/>
    <w:rsid w:val="00197CC7"/>
    <w:rsid w:val="001A2E1B"/>
    <w:rsid w:val="001A4685"/>
    <w:rsid w:val="001A4702"/>
    <w:rsid w:val="001A4C46"/>
    <w:rsid w:val="001A5042"/>
    <w:rsid w:val="001A53D4"/>
    <w:rsid w:val="001A5432"/>
    <w:rsid w:val="001A661E"/>
    <w:rsid w:val="001A7F35"/>
    <w:rsid w:val="001B0947"/>
    <w:rsid w:val="001B1A75"/>
    <w:rsid w:val="001B1E92"/>
    <w:rsid w:val="001B2AD5"/>
    <w:rsid w:val="001B2FC7"/>
    <w:rsid w:val="001B3186"/>
    <w:rsid w:val="001B32EE"/>
    <w:rsid w:val="001B4737"/>
    <w:rsid w:val="001B5B23"/>
    <w:rsid w:val="001B6354"/>
    <w:rsid w:val="001B67D1"/>
    <w:rsid w:val="001B6F2F"/>
    <w:rsid w:val="001B7DCD"/>
    <w:rsid w:val="001C0E00"/>
    <w:rsid w:val="001C1A48"/>
    <w:rsid w:val="001C1D80"/>
    <w:rsid w:val="001C2068"/>
    <w:rsid w:val="001C2C66"/>
    <w:rsid w:val="001C2C76"/>
    <w:rsid w:val="001C2FCB"/>
    <w:rsid w:val="001C3004"/>
    <w:rsid w:val="001C30E5"/>
    <w:rsid w:val="001C3810"/>
    <w:rsid w:val="001C4576"/>
    <w:rsid w:val="001C4B0B"/>
    <w:rsid w:val="001C514F"/>
    <w:rsid w:val="001C5C3C"/>
    <w:rsid w:val="001C6941"/>
    <w:rsid w:val="001C7D07"/>
    <w:rsid w:val="001D06CD"/>
    <w:rsid w:val="001D0941"/>
    <w:rsid w:val="001D0969"/>
    <w:rsid w:val="001D134A"/>
    <w:rsid w:val="001D255D"/>
    <w:rsid w:val="001D2BF5"/>
    <w:rsid w:val="001D3250"/>
    <w:rsid w:val="001D3C33"/>
    <w:rsid w:val="001D3C36"/>
    <w:rsid w:val="001D47FB"/>
    <w:rsid w:val="001D54F5"/>
    <w:rsid w:val="001D662C"/>
    <w:rsid w:val="001D6C37"/>
    <w:rsid w:val="001E0578"/>
    <w:rsid w:val="001E13CE"/>
    <w:rsid w:val="001E1E7B"/>
    <w:rsid w:val="001E2381"/>
    <w:rsid w:val="001E2B15"/>
    <w:rsid w:val="001E38B2"/>
    <w:rsid w:val="001E3D17"/>
    <w:rsid w:val="001E46EE"/>
    <w:rsid w:val="001E4CFC"/>
    <w:rsid w:val="001E5291"/>
    <w:rsid w:val="001E7678"/>
    <w:rsid w:val="001E7799"/>
    <w:rsid w:val="001F0F3B"/>
    <w:rsid w:val="001F176B"/>
    <w:rsid w:val="001F1AEF"/>
    <w:rsid w:val="001F241D"/>
    <w:rsid w:val="001F323E"/>
    <w:rsid w:val="001F4214"/>
    <w:rsid w:val="001F4371"/>
    <w:rsid w:val="001F47E7"/>
    <w:rsid w:val="001F53A1"/>
    <w:rsid w:val="001F5EDA"/>
    <w:rsid w:val="001F688D"/>
    <w:rsid w:val="001F7D4E"/>
    <w:rsid w:val="001F7E91"/>
    <w:rsid w:val="00200224"/>
    <w:rsid w:val="00200392"/>
    <w:rsid w:val="00200584"/>
    <w:rsid w:val="002019A8"/>
    <w:rsid w:val="002024E5"/>
    <w:rsid w:val="00202575"/>
    <w:rsid w:val="00202EC2"/>
    <w:rsid w:val="0020323F"/>
    <w:rsid w:val="002039FB"/>
    <w:rsid w:val="00203AEC"/>
    <w:rsid w:val="00205BBD"/>
    <w:rsid w:val="00206EB4"/>
    <w:rsid w:val="00206F23"/>
    <w:rsid w:val="002072CF"/>
    <w:rsid w:val="0020762C"/>
    <w:rsid w:val="00211D7A"/>
    <w:rsid w:val="00211E4F"/>
    <w:rsid w:val="00212C0D"/>
    <w:rsid w:val="002141CC"/>
    <w:rsid w:val="00214C1F"/>
    <w:rsid w:val="002170D3"/>
    <w:rsid w:val="002175F6"/>
    <w:rsid w:val="002179FD"/>
    <w:rsid w:val="00217C46"/>
    <w:rsid w:val="00217FDE"/>
    <w:rsid w:val="0022003F"/>
    <w:rsid w:val="00220ADA"/>
    <w:rsid w:val="0022116A"/>
    <w:rsid w:val="002211AE"/>
    <w:rsid w:val="00221A9A"/>
    <w:rsid w:val="0022380B"/>
    <w:rsid w:val="00224E7E"/>
    <w:rsid w:val="002262C7"/>
    <w:rsid w:val="0022692A"/>
    <w:rsid w:val="002270B4"/>
    <w:rsid w:val="002273DD"/>
    <w:rsid w:val="00227D08"/>
    <w:rsid w:val="00230957"/>
    <w:rsid w:val="002321F2"/>
    <w:rsid w:val="00232DA3"/>
    <w:rsid w:val="00233005"/>
    <w:rsid w:val="0023325F"/>
    <w:rsid w:val="00233634"/>
    <w:rsid w:val="00235CEF"/>
    <w:rsid w:val="0023635F"/>
    <w:rsid w:val="0023724F"/>
    <w:rsid w:val="00237B37"/>
    <w:rsid w:val="002402F2"/>
    <w:rsid w:val="002405C0"/>
    <w:rsid w:val="00240681"/>
    <w:rsid w:val="00240D6D"/>
    <w:rsid w:val="00241F1F"/>
    <w:rsid w:val="00242904"/>
    <w:rsid w:val="002433BF"/>
    <w:rsid w:val="00243D9E"/>
    <w:rsid w:val="0024527C"/>
    <w:rsid w:val="00245936"/>
    <w:rsid w:val="0024663B"/>
    <w:rsid w:val="00247715"/>
    <w:rsid w:val="002478D9"/>
    <w:rsid w:val="00252C2D"/>
    <w:rsid w:val="00253205"/>
    <w:rsid w:val="002532AA"/>
    <w:rsid w:val="0025465F"/>
    <w:rsid w:val="0025479D"/>
    <w:rsid w:val="0025641A"/>
    <w:rsid w:val="00256C57"/>
    <w:rsid w:val="0025713B"/>
    <w:rsid w:val="0025753E"/>
    <w:rsid w:val="00257B1B"/>
    <w:rsid w:val="00261BE9"/>
    <w:rsid w:val="002624D9"/>
    <w:rsid w:val="00263960"/>
    <w:rsid w:val="00263C85"/>
    <w:rsid w:val="002657BF"/>
    <w:rsid w:val="00265A19"/>
    <w:rsid w:val="00265BEA"/>
    <w:rsid w:val="0026738D"/>
    <w:rsid w:val="00267EF2"/>
    <w:rsid w:val="00267F18"/>
    <w:rsid w:val="00270215"/>
    <w:rsid w:val="002703BB"/>
    <w:rsid w:val="00272FFA"/>
    <w:rsid w:val="002738FE"/>
    <w:rsid w:val="00274979"/>
    <w:rsid w:val="00274ACC"/>
    <w:rsid w:val="0027686D"/>
    <w:rsid w:val="0027697D"/>
    <w:rsid w:val="00276E33"/>
    <w:rsid w:val="002775CA"/>
    <w:rsid w:val="00277E91"/>
    <w:rsid w:val="00280890"/>
    <w:rsid w:val="002814C0"/>
    <w:rsid w:val="002818A6"/>
    <w:rsid w:val="00282120"/>
    <w:rsid w:val="00282588"/>
    <w:rsid w:val="00282B7D"/>
    <w:rsid w:val="002841B9"/>
    <w:rsid w:val="0028455F"/>
    <w:rsid w:val="00286726"/>
    <w:rsid w:val="00286DA9"/>
    <w:rsid w:val="002873B2"/>
    <w:rsid w:val="002873B7"/>
    <w:rsid w:val="00287C51"/>
    <w:rsid w:val="00291B2E"/>
    <w:rsid w:val="00292C16"/>
    <w:rsid w:val="00292FB2"/>
    <w:rsid w:val="0029346F"/>
    <w:rsid w:val="00294208"/>
    <w:rsid w:val="00294FBE"/>
    <w:rsid w:val="00295868"/>
    <w:rsid w:val="0029654D"/>
    <w:rsid w:val="00296623"/>
    <w:rsid w:val="002A02CF"/>
    <w:rsid w:val="002A0714"/>
    <w:rsid w:val="002A0F17"/>
    <w:rsid w:val="002A1AE2"/>
    <w:rsid w:val="002A23C5"/>
    <w:rsid w:val="002A293B"/>
    <w:rsid w:val="002A3CA4"/>
    <w:rsid w:val="002A3F6E"/>
    <w:rsid w:val="002A5620"/>
    <w:rsid w:val="002A5D0A"/>
    <w:rsid w:val="002A5F92"/>
    <w:rsid w:val="002A6262"/>
    <w:rsid w:val="002A630E"/>
    <w:rsid w:val="002A66CC"/>
    <w:rsid w:val="002A799C"/>
    <w:rsid w:val="002B3420"/>
    <w:rsid w:val="002B379F"/>
    <w:rsid w:val="002B49BD"/>
    <w:rsid w:val="002B4C5E"/>
    <w:rsid w:val="002B5781"/>
    <w:rsid w:val="002B6D97"/>
    <w:rsid w:val="002B7347"/>
    <w:rsid w:val="002B787D"/>
    <w:rsid w:val="002B7CDE"/>
    <w:rsid w:val="002C0A29"/>
    <w:rsid w:val="002C446A"/>
    <w:rsid w:val="002C54E3"/>
    <w:rsid w:val="002C6588"/>
    <w:rsid w:val="002C6DBF"/>
    <w:rsid w:val="002D0E61"/>
    <w:rsid w:val="002D1C32"/>
    <w:rsid w:val="002D2283"/>
    <w:rsid w:val="002D2DD0"/>
    <w:rsid w:val="002D2F7E"/>
    <w:rsid w:val="002D3D6A"/>
    <w:rsid w:val="002D5392"/>
    <w:rsid w:val="002D5457"/>
    <w:rsid w:val="002D54FE"/>
    <w:rsid w:val="002D5CC0"/>
    <w:rsid w:val="002D6E7E"/>
    <w:rsid w:val="002D7A7A"/>
    <w:rsid w:val="002E333A"/>
    <w:rsid w:val="002E5AC5"/>
    <w:rsid w:val="002E634C"/>
    <w:rsid w:val="002E6598"/>
    <w:rsid w:val="002E7E02"/>
    <w:rsid w:val="002F03AB"/>
    <w:rsid w:val="002F0BC9"/>
    <w:rsid w:val="002F1A63"/>
    <w:rsid w:val="002F1C08"/>
    <w:rsid w:val="002F1F1B"/>
    <w:rsid w:val="002F2315"/>
    <w:rsid w:val="002F26BF"/>
    <w:rsid w:val="002F36F3"/>
    <w:rsid w:val="002F4803"/>
    <w:rsid w:val="002F49EF"/>
    <w:rsid w:val="002F5093"/>
    <w:rsid w:val="002F6C6F"/>
    <w:rsid w:val="002F7310"/>
    <w:rsid w:val="002F7406"/>
    <w:rsid w:val="00300E10"/>
    <w:rsid w:val="003017BD"/>
    <w:rsid w:val="00303704"/>
    <w:rsid w:val="003039B1"/>
    <w:rsid w:val="003039F3"/>
    <w:rsid w:val="003051AD"/>
    <w:rsid w:val="00306901"/>
    <w:rsid w:val="00307BCF"/>
    <w:rsid w:val="00307F92"/>
    <w:rsid w:val="00310B94"/>
    <w:rsid w:val="00313E72"/>
    <w:rsid w:val="003147A0"/>
    <w:rsid w:val="003160D9"/>
    <w:rsid w:val="003166BC"/>
    <w:rsid w:val="00316792"/>
    <w:rsid w:val="0031731E"/>
    <w:rsid w:val="00317335"/>
    <w:rsid w:val="00317CE0"/>
    <w:rsid w:val="00320DAA"/>
    <w:rsid w:val="00321218"/>
    <w:rsid w:val="003218FE"/>
    <w:rsid w:val="0032241D"/>
    <w:rsid w:val="003259B2"/>
    <w:rsid w:val="00326C57"/>
    <w:rsid w:val="00327901"/>
    <w:rsid w:val="003331AE"/>
    <w:rsid w:val="0033329B"/>
    <w:rsid w:val="0033386D"/>
    <w:rsid w:val="003340B5"/>
    <w:rsid w:val="003347B5"/>
    <w:rsid w:val="00334B42"/>
    <w:rsid w:val="0033510C"/>
    <w:rsid w:val="00335D1A"/>
    <w:rsid w:val="003361EC"/>
    <w:rsid w:val="00336A1F"/>
    <w:rsid w:val="00336DE1"/>
    <w:rsid w:val="003377F3"/>
    <w:rsid w:val="00340B88"/>
    <w:rsid w:val="00342030"/>
    <w:rsid w:val="0034230A"/>
    <w:rsid w:val="003430AA"/>
    <w:rsid w:val="003430D1"/>
    <w:rsid w:val="0034407E"/>
    <w:rsid w:val="00344752"/>
    <w:rsid w:val="003448B0"/>
    <w:rsid w:val="00345092"/>
    <w:rsid w:val="00345507"/>
    <w:rsid w:val="00345E11"/>
    <w:rsid w:val="0034695F"/>
    <w:rsid w:val="0034748A"/>
    <w:rsid w:val="003511F2"/>
    <w:rsid w:val="003528A3"/>
    <w:rsid w:val="003532E6"/>
    <w:rsid w:val="00353E39"/>
    <w:rsid w:val="00354163"/>
    <w:rsid w:val="003600CE"/>
    <w:rsid w:val="0036024C"/>
    <w:rsid w:val="003606AD"/>
    <w:rsid w:val="00361BBB"/>
    <w:rsid w:val="00361D1A"/>
    <w:rsid w:val="00362FB4"/>
    <w:rsid w:val="003632FB"/>
    <w:rsid w:val="0036397D"/>
    <w:rsid w:val="00363F17"/>
    <w:rsid w:val="00364738"/>
    <w:rsid w:val="00364AC8"/>
    <w:rsid w:val="00366669"/>
    <w:rsid w:val="00366EBF"/>
    <w:rsid w:val="0036742E"/>
    <w:rsid w:val="003703F9"/>
    <w:rsid w:val="003704C4"/>
    <w:rsid w:val="003710C9"/>
    <w:rsid w:val="00372315"/>
    <w:rsid w:val="0037258A"/>
    <w:rsid w:val="00373140"/>
    <w:rsid w:val="0037466E"/>
    <w:rsid w:val="00374BFB"/>
    <w:rsid w:val="00375A8B"/>
    <w:rsid w:val="00375E0F"/>
    <w:rsid w:val="00375F13"/>
    <w:rsid w:val="003763F5"/>
    <w:rsid w:val="00377A29"/>
    <w:rsid w:val="00377E71"/>
    <w:rsid w:val="003809F5"/>
    <w:rsid w:val="00380A88"/>
    <w:rsid w:val="00380C79"/>
    <w:rsid w:val="003812B5"/>
    <w:rsid w:val="0038168D"/>
    <w:rsid w:val="0038236B"/>
    <w:rsid w:val="00382793"/>
    <w:rsid w:val="0038403A"/>
    <w:rsid w:val="003852DC"/>
    <w:rsid w:val="00385511"/>
    <w:rsid w:val="0038579A"/>
    <w:rsid w:val="00385BAF"/>
    <w:rsid w:val="00387717"/>
    <w:rsid w:val="00387A4F"/>
    <w:rsid w:val="00387B80"/>
    <w:rsid w:val="00387CFC"/>
    <w:rsid w:val="003902BD"/>
    <w:rsid w:val="00390F74"/>
    <w:rsid w:val="00390FCA"/>
    <w:rsid w:val="003911F1"/>
    <w:rsid w:val="00392BED"/>
    <w:rsid w:val="003952AA"/>
    <w:rsid w:val="00395566"/>
    <w:rsid w:val="003A03D2"/>
    <w:rsid w:val="003A059C"/>
    <w:rsid w:val="003A15E7"/>
    <w:rsid w:val="003A1994"/>
    <w:rsid w:val="003A21DD"/>
    <w:rsid w:val="003A2851"/>
    <w:rsid w:val="003A2CCF"/>
    <w:rsid w:val="003A4785"/>
    <w:rsid w:val="003A5322"/>
    <w:rsid w:val="003A591C"/>
    <w:rsid w:val="003A6913"/>
    <w:rsid w:val="003A74C9"/>
    <w:rsid w:val="003B1208"/>
    <w:rsid w:val="003B12FE"/>
    <w:rsid w:val="003B1852"/>
    <w:rsid w:val="003B191D"/>
    <w:rsid w:val="003B1CA3"/>
    <w:rsid w:val="003B1EFF"/>
    <w:rsid w:val="003B1F1A"/>
    <w:rsid w:val="003B21B7"/>
    <w:rsid w:val="003B2278"/>
    <w:rsid w:val="003B2D5D"/>
    <w:rsid w:val="003B306E"/>
    <w:rsid w:val="003B3492"/>
    <w:rsid w:val="003B3765"/>
    <w:rsid w:val="003B3C34"/>
    <w:rsid w:val="003B3E83"/>
    <w:rsid w:val="003B4E14"/>
    <w:rsid w:val="003B4E24"/>
    <w:rsid w:val="003B55F0"/>
    <w:rsid w:val="003B5C5A"/>
    <w:rsid w:val="003B5D4C"/>
    <w:rsid w:val="003B5DC9"/>
    <w:rsid w:val="003C002F"/>
    <w:rsid w:val="003C079E"/>
    <w:rsid w:val="003C1037"/>
    <w:rsid w:val="003C1236"/>
    <w:rsid w:val="003C183F"/>
    <w:rsid w:val="003C28DB"/>
    <w:rsid w:val="003C4B9E"/>
    <w:rsid w:val="003C4C43"/>
    <w:rsid w:val="003C5DAD"/>
    <w:rsid w:val="003C5EAD"/>
    <w:rsid w:val="003C65DD"/>
    <w:rsid w:val="003C68C1"/>
    <w:rsid w:val="003C77B3"/>
    <w:rsid w:val="003D098C"/>
    <w:rsid w:val="003D0A4B"/>
    <w:rsid w:val="003D1677"/>
    <w:rsid w:val="003D2B2C"/>
    <w:rsid w:val="003D3E0F"/>
    <w:rsid w:val="003D3F24"/>
    <w:rsid w:val="003D41B2"/>
    <w:rsid w:val="003D41C9"/>
    <w:rsid w:val="003D4BD5"/>
    <w:rsid w:val="003D685D"/>
    <w:rsid w:val="003E0CB6"/>
    <w:rsid w:val="003E1BC3"/>
    <w:rsid w:val="003E28B0"/>
    <w:rsid w:val="003E2D1A"/>
    <w:rsid w:val="003E365B"/>
    <w:rsid w:val="003E5908"/>
    <w:rsid w:val="003E5A08"/>
    <w:rsid w:val="003E5E9F"/>
    <w:rsid w:val="003E7005"/>
    <w:rsid w:val="003E7105"/>
    <w:rsid w:val="003E771C"/>
    <w:rsid w:val="003E77BF"/>
    <w:rsid w:val="003E7C27"/>
    <w:rsid w:val="003F0162"/>
    <w:rsid w:val="003F0D1C"/>
    <w:rsid w:val="003F0DD8"/>
    <w:rsid w:val="003F0FAF"/>
    <w:rsid w:val="003F127D"/>
    <w:rsid w:val="003F13D0"/>
    <w:rsid w:val="003F2A40"/>
    <w:rsid w:val="003F2D5D"/>
    <w:rsid w:val="003F35B5"/>
    <w:rsid w:val="003F3F24"/>
    <w:rsid w:val="003F4619"/>
    <w:rsid w:val="003F464B"/>
    <w:rsid w:val="003F4BD6"/>
    <w:rsid w:val="003F59A5"/>
    <w:rsid w:val="003F6C80"/>
    <w:rsid w:val="003F7277"/>
    <w:rsid w:val="003F75DC"/>
    <w:rsid w:val="0040087E"/>
    <w:rsid w:val="00400C34"/>
    <w:rsid w:val="00400E36"/>
    <w:rsid w:val="00402085"/>
    <w:rsid w:val="004026A0"/>
    <w:rsid w:val="004029F1"/>
    <w:rsid w:val="00403CFC"/>
    <w:rsid w:val="004040AD"/>
    <w:rsid w:val="004040BC"/>
    <w:rsid w:val="00404311"/>
    <w:rsid w:val="00404DD9"/>
    <w:rsid w:val="00405457"/>
    <w:rsid w:val="004070F6"/>
    <w:rsid w:val="004071B0"/>
    <w:rsid w:val="00407C4E"/>
    <w:rsid w:val="00407CDE"/>
    <w:rsid w:val="00410688"/>
    <w:rsid w:val="00411E20"/>
    <w:rsid w:val="00411F79"/>
    <w:rsid w:val="00412509"/>
    <w:rsid w:val="00412879"/>
    <w:rsid w:val="00412884"/>
    <w:rsid w:val="00412D50"/>
    <w:rsid w:val="004136DD"/>
    <w:rsid w:val="00413B9F"/>
    <w:rsid w:val="0041404C"/>
    <w:rsid w:val="004140A7"/>
    <w:rsid w:val="004141C9"/>
    <w:rsid w:val="004146E3"/>
    <w:rsid w:val="00414893"/>
    <w:rsid w:val="00415801"/>
    <w:rsid w:val="0041650C"/>
    <w:rsid w:val="00416A9B"/>
    <w:rsid w:val="00416AF0"/>
    <w:rsid w:val="00416DA5"/>
    <w:rsid w:val="00417FDC"/>
    <w:rsid w:val="004223D1"/>
    <w:rsid w:val="004225FC"/>
    <w:rsid w:val="004229A9"/>
    <w:rsid w:val="00422B85"/>
    <w:rsid w:val="00423407"/>
    <w:rsid w:val="00423B88"/>
    <w:rsid w:val="00423CAA"/>
    <w:rsid w:val="00424B46"/>
    <w:rsid w:val="00424B6B"/>
    <w:rsid w:val="00424DFE"/>
    <w:rsid w:val="00425960"/>
    <w:rsid w:val="00425EF7"/>
    <w:rsid w:val="00425FD6"/>
    <w:rsid w:val="004261B2"/>
    <w:rsid w:val="00426628"/>
    <w:rsid w:val="0042723C"/>
    <w:rsid w:val="00427762"/>
    <w:rsid w:val="00430515"/>
    <w:rsid w:val="004314E0"/>
    <w:rsid w:val="00431AC1"/>
    <w:rsid w:val="0043318B"/>
    <w:rsid w:val="00433B1F"/>
    <w:rsid w:val="00435390"/>
    <w:rsid w:val="00435FE3"/>
    <w:rsid w:val="00436CD7"/>
    <w:rsid w:val="00437062"/>
    <w:rsid w:val="004372E3"/>
    <w:rsid w:val="004405D4"/>
    <w:rsid w:val="00440D4B"/>
    <w:rsid w:val="0044139D"/>
    <w:rsid w:val="00442E42"/>
    <w:rsid w:val="0044374C"/>
    <w:rsid w:val="00443B19"/>
    <w:rsid w:val="004453AD"/>
    <w:rsid w:val="004453B9"/>
    <w:rsid w:val="00445614"/>
    <w:rsid w:val="004462FF"/>
    <w:rsid w:val="004467A4"/>
    <w:rsid w:val="00447C0F"/>
    <w:rsid w:val="00447D4E"/>
    <w:rsid w:val="004501BA"/>
    <w:rsid w:val="004511B8"/>
    <w:rsid w:val="0045199A"/>
    <w:rsid w:val="00452477"/>
    <w:rsid w:val="004525CD"/>
    <w:rsid w:val="004566AD"/>
    <w:rsid w:val="00456A99"/>
    <w:rsid w:val="004618ED"/>
    <w:rsid w:val="00461EF9"/>
    <w:rsid w:val="00462C68"/>
    <w:rsid w:val="00463FF6"/>
    <w:rsid w:val="004649FA"/>
    <w:rsid w:val="00464F26"/>
    <w:rsid w:val="00466997"/>
    <w:rsid w:val="004670C5"/>
    <w:rsid w:val="0046714D"/>
    <w:rsid w:val="00471E41"/>
    <w:rsid w:val="00471EC7"/>
    <w:rsid w:val="00472736"/>
    <w:rsid w:val="00472A88"/>
    <w:rsid w:val="0047385F"/>
    <w:rsid w:val="00473995"/>
    <w:rsid w:val="004742A1"/>
    <w:rsid w:val="00474D05"/>
    <w:rsid w:val="00474E75"/>
    <w:rsid w:val="004754FA"/>
    <w:rsid w:val="00475653"/>
    <w:rsid w:val="0047640F"/>
    <w:rsid w:val="0047749C"/>
    <w:rsid w:val="0047765B"/>
    <w:rsid w:val="00482DC6"/>
    <w:rsid w:val="0048341C"/>
    <w:rsid w:val="00484542"/>
    <w:rsid w:val="004845A0"/>
    <w:rsid w:val="0048496C"/>
    <w:rsid w:val="00484ED2"/>
    <w:rsid w:val="00485EDD"/>
    <w:rsid w:val="00486526"/>
    <w:rsid w:val="00487F42"/>
    <w:rsid w:val="00490C22"/>
    <w:rsid w:val="0049288C"/>
    <w:rsid w:val="00492B05"/>
    <w:rsid w:val="004978DA"/>
    <w:rsid w:val="00497BD8"/>
    <w:rsid w:val="004A19D4"/>
    <w:rsid w:val="004A2E60"/>
    <w:rsid w:val="004A319C"/>
    <w:rsid w:val="004A3D58"/>
    <w:rsid w:val="004A40E9"/>
    <w:rsid w:val="004A4842"/>
    <w:rsid w:val="004A4948"/>
    <w:rsid w:val="004A52F1"/>
    <w:rsid w:val="004A5BCC"/>
    <w:rsid w:val="004A5D5E"/>
    <w:rsid w:val="004A6216"/>
    <w:rsid w:val="004A68D0"/>
    <w:rsid w:val="004B0031"/>
    <w:rsid w:val="004B223D"/>
    <w:rsid w:val="004B2AAC"/>
    <w:rsid w:val="004B2DD1"/>
    <w:rsid w:val="004B346D"/>
    <w:rsid w:val="004B411F"/>
    <w:rsid w:val="004B4715"/>
    <w:rsid w:val="004B4819"/>
    <w:rsid w:val="004B48C2"/>
    <w:rsid w:val="004B4A35"/>
    <w:rsid w:val="004B4B9A"/>
    <w:rsid w:val="004B4D14"/>
    <w:rsid w:val="004B5AA2"/>
    <w:rsid w:val="004B5D30"/>
    <w:rsid w:val="004B5FF6"/>
    <w:rsid w:val="004B74F1"/>
    <w:rsid w:val="004B780A"/>
    <w:rsid w:val="004B78A1"/>
    <w:rsid w:val="004B7F5F"/>
    <w:rsid w:val="004C08EC"/>
    <w:rsid w:val="004C0C87"/>
    <w:rsid w:val="004C151B"/>
    <w:rsid w:val="004C1E07"/>
    <w:rsid w:val="004C2D2E"/>
    <w:rsid w:val="004C2E0E"/>
    <w:rsid w:val="004C3E5E"/>
    <w:rsid w:val="004C4133"/>
    <w:rsid w:val="004C4C8F"/>
    <w:rsid w:val="004C69C7"/>
    <w:rsid w:val="004C766F"/>
    <w:rsid w:val="004C783B"/>
    <w:rsid w:val="004C7E87"/>
    <w:rsid w:val="004D1CC7"/>
    <w:rsid w:val="004D1F7C"/>
    <w:rsid w:val="004D2192"/>
    <w:rsid w:val="004D2A01"/>
    <w:rsid w:val="004D3892"/>
    <w:rsid w:val="004D4396"/>
    <w:rsid w:val="004D4C28"/>
    <w:rsid w:val="004D4E6C"/>
    <w:rsid w:val="004D5C93"/>
    <w:rsid w:val="004D5D19"/>
    <w:rsid w:val="004D6CD4"/>
    <w:rsid w:val="004D7E4C"/>
    <w:rsid w:val="004E0390"/>
    <w:rsid w:val="004E03C2"/>
    <w:rsid w:val="004E1EB8"/>
    <w:rsid w:val="004E38EB"/>
    <w:rsid w:val="004E4124"/>
    <w:rsid w:val="004E52EC"/>
    <w:rsid w:val="004E5D64"/>
    <w:rsid w:val="004E618F"/>
    <w:rsid w:val="004E621B"/>
    <w:rsid w:val="004E656C"/>
    <w:rsid w:val="004E7C67"/>
    <w:rsid w:val="004F1C08"/>
    <w:rsid w:val="004F3352"/>
    <w:rsid w:val="004F409C"/>
    <w:rsid w:val="004F4E9C"/>
    <w:rsid w:val="004F5296"/>
    <w:rsid w:val="004F5A38"/>
    <w:rsid w:val="004F5F40"/>
    <w:rsid w:val="004F6E83"/>
    <w:rsid w:val="004F716D"/>
    <w:rsid w:val="004F7C08"/>
    <w:rsid w:val="004F7EBF"/>
    <w:rsid w:val="00500B07"/>
    <w:rsid w:val="00501395"/>
    <w:rsid w:val="005015DC"/>
    <w:rsid w:val="0050281A"/>
    <w:rsid w:val="005036DB"/>
    <w:rsid w:val="0050393B"/>
    <w:rsid w:val="00504544"/>
    <w:rsid w:val="00504D61"/>
    <w:rsid w:val="005054F8"/>
    <w:rsid w:val="005059A2"/>
    <w:rsid w:val="00505F90"/>
    <w:rsid w:val="00506D5D"/>
    <w:rsid w:val="005107D3"/>
    <w:rsid w:val="00510D3F"/>
    <w:rsid w:val="00511270"/>
    <w:rsid w:val="00511EB9"/>
    <w:rsid w:val="0051253B"/>
    <w:rsid w:val="005128E6"/>
    <w:rsid w:val="0051338F"/>
    <w:rsid w:val="005133E4"/>
    <w:rsid w:val="0051392B"/>
    <w:rsid w:val="00513F4D"/>
    <w:rsid w:val="0051417C"/>
    <w:rsid w:val="00514417"/>
    <w:rsid w:val="00515C3F"/>
    <w:rsid w:val="005168D2"/>
    <w:rsid w:val="00516B48"/>
    <w:rsid w:val="00516ED2"/>
    <w:rsid w:val="00520CA5"/>
    <w:rsid w:val="00520D73"/>
    <w:rsid w:val="005230B7"/>
    <w:rsid w:val="0052336D"/>
    <w:rsid w:val="00525434"/>
    <w:rsid w:val="00525F62"/>
    <w:rsid w:val="0052707B"/>
    <w:rsid w:val="005270BB"/>
    <w:rsid w:val="005274F2"/>
    <w:rsid w:val="005278E5"/>
    <w:rsid w:val="00527D4C"/>
    <w:rsid w:val="00530A8A"/>
    <w:rsid w:val="00530BBF"/>
    <w:rsid w:val="00530E09"/>
    <w:rsid w:val="005311AC"/>
    <w:rsid w:val="00531339"/>
    <w:rsid w:val="00531925"/>
    <w:rsid w:val="00531A02"/>
    <w:rsid w:val="00533B5F"/>
    <w:rsid w:val="005346BD"/>
    <w:rsid w:val="0053579A"/>
    <w:rsid w:val="005363D8"/>
    <w:rsid w:val="00536954"/>
    <w:rsid w:val="00541C23"/>
    <w:rsid w:val="005429A9"/>
    <w:rsid w:val="005438C0"/>
    <w:rsid w:val="00543E31"/>
    <w:rsid w:val="00543ED8"/>
    <w:rsid w:val="00545ECC"/>
    <w:rsid w:val="0054631E"/>
    <w:rsid w:val="00546C3B"/>
    <w:rsid w:val="005474F7"/>
    <w:rsid w:val="00550E60"/>
    <w:rsid w:val="005523AB"/>
    <w:rsid w:val="005526D7"/>
    <w:rsid w:val="00552975"/>
    <w:rsid w:val="00553D35"/>
    <w:rsid w:val="00553E20"/>
    <w:rsid w:val="00555629"/>
    <w:rsid w:val="00556590"/>
    <w:rsid w:val="005569F5"/>
    <w:rsid w:val="00556D1F"/>
    <w:rsid w:val="00556EDE"/>
    <w:rsid w:val="005572A6"/>
    <w:rsid w:val="00557F6F"/>
    <w:rsid w:val="005609A3"/>
    <w:rsid w:val="00561259"/>
    <w:rsid w:val="00562151"/>
    <w:rsid w:val="005639FC"/>
    <w:rsid w:val="0056419F"/>
    <w:rsid w:val="00565414"/>
    <w:rsid w:val="005664A1"/>
    <w:rsid w:val="00567500"/>
    <w:rsid w:val="0056788A"/>
    <w:rsid w:val="00567DDF"/>
    <w:rsid w:val="00571079"/>
    <w:rsid w:val="005718FE"/>
    <w:rsid w:val="00571F97"/>
    <w:rsid w:val="00572F9A"/>
    <w:rsid w:val="00572FB1"/>
    <w:rsid w:val="00573EBA"/>
    <w:rsid w:val="0057630B"/>
    <w:rsid w:val="0057664E"/>
    <w:rsid w:val="005769A8"/>
    <w:rsid w:val="00577806"/>
    <w:rsid w:val="00581C36"/>
    <w:rsid w:val="00582228"/>
    <w:rsid w:val="005822E3"/>
    <w:rsid w:val="00582941"/>
    <w:rsid w:val="00583311"/>
    <w:rsid w:val="005833F8"/>
    <w:rsid w:val="0058431F"/>
    <w:rsid w:val="00584C90"/>
    <w:rsid w:val="00584F84"/>
    <w:rsid w:val="00585236"/>
    <w:rsid w:val="00585859"/>
    <w:rsid w:val="00585D75"/>
    <w:rsid w:val="00586142"/>
    <w:rsid w:val="005869C2"/>
    <w:rsid w:val="00586DB5"/>
    <w:rsid w:val="005878A9"/>
    <w:rsid w:val="0059150F"/>
    <w:rsid w:val="00591BFE"/>
    <w:rsid w:val="00593ABF"/>
    <w:rsid w:val="00593E38"/>
    <w:rsid w:val="00594CF1"/>
    <w:rsid w:val="005954D5"/>
    <w:rsid w:val="005954F6"/>
    <w:rsid w:val="00595957"/>
    <w:rsid w:val="005961E7"/>
    <w:rsid w:val="00596350"/>
    <w:rsid w:val="005965A7"/>
    <w:rsid w:val="00596AF5"/>
    <w:rsid w:val="005A02A5"/>
    <w:rsid w:val="005A0345"/>
    <w:rsid w:val="005A13F1"/>
    <w:rsid w:val="005A188B"/>
    <w:rsid w:val="005A1D14"/>
    <w:rsid w:val="005A3F23"/>
    <w:rsid w:val="005A517F"/>
    <w:rsid w:val="005A5C46"/>
    <w:rsid w:val="005A5D9C"/>
    <w:rsid w:val="005A6A47"/>
    <w:rsid w:val="005A6E54"/>
    <w:rsid w:val="005A7186"/>
    <w:rsid w:val="005A7B15"/>
    <w:rsid w:val="005A7DD0"/>
    <w:rsid w:val="005B24B8"/>
    <w:rsid w:val="005B2C09"/>
    <w:rsid w:val="005B2FDF"/>
    <w:rsid w:val="005B321B"/>
    <w:rsid w:val="005B34E5"/>
    <w:rsid w:val="005B380C"/>
    <w:rsid w:val="005B4D15"/>
    <w:rsid w:val="005B5EEF"/>
    <w:rsid w:val="005B6D53"/>
    <w:rsid w:val="005B7B2A"/>
    <w:rsid w:val="005C0184"/>
    <w:rsid w:val="005C0438"/>
    <w:rsid w:val="005C04D9"/>
    <w:rsid w:val="005C1CD5"/>
    <w:rsid w:val="005C2E8C"/>
    <w:rsid w:val="005C359B"/>
    <w:rsid w:val="005C3ABA"/>
    <w:rsid w:val="005C4010"/>
    <w:rsid w:val="005C43BC"/>
    <w:rsid w:val="005C44EF"/>
    <w:rsid w:val="005C4974"/>
    <w:rsid w:val="005C556B"/>
    <w:rsid w:val="005C6852"/>
    <w:rsid w:val="005D01A4"/>
    <w:rsid w:val="005D0F3A"/>
    <w:rsid w:val="005D1058"/>
    <w:rsid w:val="005D10FE"/>
    <w:rsid w:val="005D1F10"/>
    <w:rsid w:val="005D21BD"/>
    <w:rsid w:val="005D2ABC"/>
    <w:rsid w:val="005D363D"/>
    <w:rsid w:val="005D4F5C"/>
    <w:rsid w:val="005D5624"/>
    <w:rsid w:val="005D600F"/>
    <w:rsid w:val="005D68D8"/>
    <w:rsid w:val="005D7491"/>
    <w:rsid w:val="005E0757"/>
    <w:rsid w:val="005E0CEC"/>
    <w:rsid w:val="005E1509"/>
    <w:rsid w:val="005E1654"/>
    <w:rsid w:val="005E16B6"/>
    <w:rsid w:val="005E1848"/>
    <w:rsid w:val="005E2495"/>
    <w:rsid w:val="005E2B19"/>
    <w:rsid w:val="005E2FD5"/>
    <w:rsid w:val="005E2FFD"/>
    <w:rsid w:val="005E3331"/>
    <w:rsid w:val="005E3351"/>
    <w:rsid w:val="005E33E7"/>
    <w:rsid w:val="005E6287"/>
    <w:rsid w:val="005E7324"/>
    <w:rsid w:val="005E7A4D"/>
    <w:rsid w:val="005F0FC2"/>
    <w:rsid w:val="005F188D"/>
    <w:rsid w:val="005F1914"/>
    <w:rsid w:val="005F3AF4"/>
    <w:rsid w:val="005F403F"/>
    <w:rsid w:val="005F51E7"/>
    <w:rsid w:val="005F6DEE"/>
    <w:rsid w:val="0060171E"/>
    <w:rsid w:val="00601D0F"/>
    <w:rsid w:val="00602085"/>
    <w:rsid w:val="006039B3"/>
    <w:rsid w:val="00603CBE"/>
    <w:rsid w:val="006051DB"/>
    <w:rsid w:val="006057F6"/>
    <w:rsid w:val="006065A4"/>
    <w:rsid w:val="006069E6"/>
    <w:rsid w:val="006075F7"/>
    <w:rsid w:val="00607D4A"/>
    <w:rsid w:val="00610237"/>
    <w:rsid w:val="00610400"/>
    <w:rsid w:val="006106E5"/>
    <w:rsid w:val="006113EA"/>
    <w:rsid w:val="00611A96"/>
    <w:rsid w:val="006132CD"/>
    <w:rsid w:val="00613584"/>
    <w:rsid w:val="00613908"/>
    <w:rsid w:val="00614591"/>
    <w:rsid w:val="006160C9"/>
    <w:rsid w:val="00616414"/>
    <w:rsid w:val="00616804"/>
    <w:rsid w:val="006168C1"/>
    <w:rsid w:val="00616D88"/>
    <w:rsid w:val="0062119A"/>
    <w:rsid w:val="00621672"/>
    <w:rsid w:val="006217DA"/>
    <w:rsid w:val="006220B9"/>
    <w:rsid w:val="00622730"/>
    <w:rsid w:val="00623161"/>
    <w:rsid w:val="006239DE"/>
    <w:rsid w:val="00624D49"/>
    <w:rsid w:val="00625232"/>
    <w:rsid w:val="00625AA6"/>
    <w:rsid w:val="00627CA3"/>
    <w:rsid w:val="00630E29"/>
    <w:rsid w:val="00632861"/>
    <w:rsid w:val="00632DB6"/>
    <w:rsid w:val="00634172"/>
    <w:rsid w:val="006343FE"/>
    <w:rsid w:val="006345D5"/>
    <w:rsid w:val="00635D0D"/>
    <w:rsid w:val="00635DE5"/>
    <w:rsid w:val="00635F5A"/>
    <w:rsid w:val="00636EB6"/>
    <w:rsid w:val="00641D4B"/>
    <w:rsid w:val="00643A3A"/>
    <w:rsid w:val="00645E1A"/>
    <w:rsid w:val="00646CBD"/>
    <w:rsid w:val="00647667"/>
    <w:rsid w:val="00647C31"/>
    <w:rsid w:val="00647DFD"/>
    <w:rsid w:val="00647EA8"/>
    <w:rsid w:val="00651F9D"/>
    <w:rsid w:val="006528AE"/>
    <w:rsid w:val="00653A83"/>
    <w:rsid w:val="0065407B"/>
    <w:rsid w:val="0065537D"/>
    <w:rsid w:val="00655A1B"/>
    <w:rsid w:val="00655A8A"/>
    <w:rsid w:val="00655F01"/>
    <w:rsid w:val="00656B0A"/>
    <w:rsid w:val="00656FC5"/>
    <w:rsid w:val="00657017"/>
    <w:rsid w:val="00657022"/>
    <w:rsid w:val="00657B0C"/>
    <w:rsid w:val="00657EC9"/>
    <w:rsid w:val="006604DB"/>
    <w:rsid w:val="006614E6"/>
    <w:rsid w:val="00662775"/>
    <w:rsid w:val="0066287D"/>
    <w:rsid w:val="00662E4D"/>
    <w:rsid w:val="006632CA"/>
    <w:rsid w:val="00664190"/>
    <w:rsid w:val="0066430F"/>
    <w:rsid w:val="0066446B"/>
    <w:rsid w:val="006646DD"/>
    <w:rsid w:val="0066534D"/>
    <w:rsid w:val="00665550"/>
    <w:rsid w:val="00665BFF"/>
    <w:rsid w:val="0066670F"/>
    <w:rsid w:val="00666C19"/>
    <w:rsid w:val="00667457"/>
    <w:rsid w:val="00667995"/>
    <w:rsid w:val="00667C66"/>
    <w:rsid w:val="00670E3F"/>
    <w:rsid w:val="006715AA"/>
    <w:rsid w:val="00671634"/>
    <w:rsid w:val="0067208B"/>
    <w:rsid w:val="00672406"/>
    <w:rsid w:val="00672897"/>
    <w:rsid w:val="00672C1D"/>
    <w:rsid w:val="0067314A"/>
    <w:rsid w:val="00673696"/>
    <w:rsid w:val="0067383D"/>
    <w:rsid w:val="00673BD0"/>
    <w:rsid w:val="00673F1D"/>
    <w:rsid w:val="006746EC"/>
    <w:rsid w:val="00676DB9"/>
    <w:rsid w:val="00677C3F"/>
    <w:rsid w:val="00677E49"/>
    <w:rsid w:val="00680E03"/>
    <w:rsid w:val="00681FE5"/>
    <w:rsid w:val="006827C8"/>
    <w:rsid w:val="00684E6D"/>
    <w:rsid w:val="00685891"/>
    <w:rsid w:val="00685C02"/>
    <w:rsid w:val="00686894"/>
    <w:rsid w:val="00687034"/>
    <w:rsid w:val="0068790E"/>
    <w:rsid w:val="006901CC"/>
    <w:rsid w:val="006909DF"/>
    <w:rsid w:val="006914BA"/>
    <w:rsid w:val="00691530"/>
    <w:rsid w:val="00691544"/>
    <w:rsid w:val="006920AA"/>
    <w:rsid w:val="00692F33"/>
    <w:rsid w:val="00693805"/>
    <w:rsid w:val="006943C8"/>
    <w:rsid w:val="00695EA3"/>
    <w:rsid w:val="00696612"/>
    <w:rsid w:val="006972FE"/>
    <w:rsid w:val="00697378"/>
    <w:rsid w:val="006A07EB"/>
    <w:rsid w:val="006A0D0E"/>
    <w:rsid w:val="006A2290"/>
    <w:rsid w:val="006A2C01"/>
    <w:rsid w:val="006A3165"/>
    <w:rsid w:val="006A418E"/>
    <w:rsid w:val="006A4B1D"/>
    <w:rsid w:val="006A56A0"/>
    <w:rsid w:val="006A639C"/>
    <w:rsid w:val="006A7671"/>
    <w:rsid w:val="006A7823"/>
    <w:rsid w:val="006A7984"/>
    <w:rsid w:val="006B01F6"/>
    <w:rsid w:val="006B0635"/>
    <w:rsid w:val="006B1ACD"/>
    <w:rsid w:val="006B1B26"/>
    <w:rsid w:val="006B3302"/>
    <w:rsid w:val="006B3B0E"/>
    <w:rsid w:val="006B5619"/>
    <w:rsid w:val="006B5715"/>
    <w:rsid w:val="006B68F5"/>
    <w:rsid w:val="006C0340"/>
    <w:rsid w:val="006C1567"/>
    <w:rsid w:val="006C1AD9"/>
    <w:rsid w:val="006C23EC"/>
    <w:rsid w:val="006C3001"/>
    <w:rsid w:val="006C32D1"/>
    <w:rsid w:val="006C36CA"/>
    <w:rsid w:val="006C3826"/>
    <w:rsid w:val="006C3B9E"/>
    <w:rsid w:val="006C4308"/>
    <w:rsid w:val="006C5B9E"/>
    <w:rsid w:val="006C5D1F"/>
    <w:rsid w:val="006C63AF"/>
    <w:rsid w:val="006C670F"/>
    <w:rsid w:val="006C7401"/>
    <w:rsid w:val="006C795D"/>
    <w:rsid w:val="006C7F41"/>
    <w:rsid w:val="006D0079"/>
    <w:rsid w:val="006D0106"/>
    <w:rsid w:val="006D1C97"/>
    <w:rsid w:val="006D2EAF"/>
    <w:rsid w:val="006D319C"/>
    <w:rsid w:val="006D389B"/>
    <w:rsid w:val="006D3DC2"/>
    <w:rsid w:val="006D44FF"/>
    <w:rsid w:val="006D485C"/>
    <w:rsid w:val="006D4C72"/>
    <w:rsid w:val="006D5CAE"/>
    <w:rsid w:val="006D6AA4"/>
    <w:rsid w:val="006D6ABE"/>
    <w:rsid w:val="006D6E98"/>
    <w:rsid w:val="006D7475"/>
    <w:rsid w:val="006E1F18"/>
    <w:rsid w:val="006E22F3"/>
    <w:rsid w:val="006E25A2"/>
    <w:rsid w:val="006E4DEF"/>
    <w:rsid w:val="006E608F"/>
    <w:rsid w:val="006E6193"/>
    <w:rsid w:val="006E76DC"/>
    <w:rsid w:val="006E7A96"/>
    <w:rsid w:val="006E7E0E"/>
    <w:rsid w:val="006F059C"/>
    <w:rsid w:val="006F18CB"/>
    <w:rsid w:val="006F1EB5"/>
    <w:rsid w:val="006F2D86"/>
    <w:rsid w:val="006F3295"/>
    <w:rsid w:val="006F462B"/>
    <w:rsid w:val="006F46C1"/>
    <w:rsid w:val="006F4974"/>
    <w:rsid w:val="006F6241"/>
    <w:rsid w:val="006F6FAE"/>
    <w:rsid w:val="006F7287"/>
    <w:rsid w:val="006F74A5"/>
    <w:rsid w:val="006F7837"/>
    <w:rsid w:val="0070041D"/>
    <w:rsid w:val="007005DC"/>
    <w:rsid w:val="0070247E"/>
    <w:rsid w:val="007029FF"/>
    <w:rsid w:val="00703011"/>
    <w:rsid w:val="007044E2"/>
    <w:rsid w:val="00705DA4"/>
    <w:rsid w:val="00705EBB"/>
    <w:rsid w:val="00706978"/>
    <w:rsid w:val="0070743C"/>
    <w:rsid w:val="007078DE"/>
    <w:rsid w:val="00707FB2"/>
    <w:rsid w:val="00710151"/>
    <w:rsid w:val="007102D9"/>
    <w:rsid w:val="0071082F"/>
    <w:rsid w:val="00710E92"/>
    <w:rsid w:val="00710EB7"/>
    <w:rsid w:val="00711DA7"/>
    <w:rsid w:val="007130F4"/>
    <w:rsid w:val="00713E68"/>
    <w:rsid w:val="0071463B"/>
    <w:rsid w:val="00715F89"/>
    <w:rsid w:val="007166B8"/>
    <w:rsid w:val="00716A45"/>
    <w:rsid w:val="00716BFB"/>
    <w:rsid w:val="00716DC4"/>
    <w:rsid w:val="007172C1"/>
    <w:rsid w:val="00717418"/>
    <w:rsid w:val="00717DF3"/>
    <w:rsid w:val="007200B1"/>
    <w:rsid w:val="00723689"/>
    <w:rsid w:val="0072414D"/>
    <w:rsid w:val="0072468B"/>
    <w:rsid w:val="0072517D"/>
    <w:rsid w:val="00725919"/>
    <w:rsid w:val="00725B05"/>
    <w:rsid w:val="00726AA2"/>
    <w:rsid w:val="007276D0"/>
    <w:rsid w:val="007315DE"/>
    <w:rsid w:val="00732908"/>
    <w:rsid w:val="00732F80"/>
    <w:rsid w:val="00733BE3"/>
    <w:rsid w:val="00733F5D"/>
    <w:rsid w:val="007343A8"/>
    <w:rsid w:val="007348C0"/>
    <w:rsid w:val="00734977"/>
    <w:rsid w:val="00734C1B"/>
    <w:rsid w:val="00736B7D"/>
    <w:rsid w:val="00737A55"/>
    <w:rsid w:val="007402E7"/>
    <w:rsid w:val="00740C54"/>
    <w:rsid w:val="007419B8"/>
    <w:rsid w:val="00742A72"/>
    <w:rsid w:val="00743D34"/>
    <w:rsid w:val="007440B1"/>
    <w:rsid w:val="007443CF"/>
    <w:rsid w:val="007449EC"/>
    <w:rsid w:val="00744AFB"/>
    <w:rsid w:val="00744BAF"/>
    <w:rsid w:val="00744D66"/>
    <w:rsid w:val="00745158"/>
    <w:rsid w:val="00746884"/>
    <w:rsid w:val="0075064A"/>
    <w:rsid w:val="0075202A"/>
    <w:rsid w:val="00752C13"/>
    <w:rsid w:val="0075313B"/>
    <w:rsid w:val="007548A7"/>
    <w:rsid w:val="007570E3"/>
    <w:rsid w:val="007572AF"/>
    <w:rsid w:val="00757498"/>
    <w:rsid w:val="007577D5"/>
    <w:rsid w:val="00761657"/>
    <w:rsid w:val="00761F49"/>
    <w:rsid w:val="0076224B"/>
    <w:rsid w:val="007629DD"/>
    <w:rsid w:val="00762B05"/>
    <w:rsid w:val="00762FE4"/>
    <w:rsid w:val="0076330F"/>
    <w:rsid w:val="0076335D"/>
    <w:rsid w:val="00765232"/>
    <w:rsid w:val="0076602D"/>
    <w:rsid w:val="00766040"/>
    <w:rsid w:val="0076617E"/>
    <w:rsid w:val="007669E5"/>
    <w:rsid w:val="007676A2"/>
    <w:rsid w:val="00771C2E"/>
    <w:rsid w:val="007720B1"/>
    <w:rsid w:val="00772348"/>
    <w:rsid w:val="00774D0C"/>
    <w:rsid w:val="00775C11"/>
    <w:rsid w:val="00775CF0"/>
    <w:rsid w:val="00775EB6"/>
    <w:rsid w:val="00780F8D"/>
    <w:rsid w:val="0078255B"/>
    <w:rsid w:val="00785CEE"/>
    <w:rsid w:val="00785E0E"/>
    <w:rsid w:val="007862BA"/>
    <w:rsid w:val="00786F84"/>
    <w:rsid w:val="00791091"/>
    <w:rsid w:val="007919C8"/>
    <w:rsid w:val="00791E15"/>
    <w:rsid w:val="0079222B"/>
    <w:rsid w:val="007939EA"/>
    <w:rsid w:val="00794611"/>
    <w:rsid w:val="007971F8"/>
    <w:rsid w:val="00797A81"/>
    <w:rsid w:val="00797B86"/>
    <w:rsid w:val="00797D9A"/>
    <w:rsid w:val="007A0881"/>
    <w:rsid w:val="007A08DD"/>
    <w:rsid w:val="007A2FED"/>
    <w:rsid w:val="007A38A1"/>
    <w:rsid w:val="007A3E74"/>
    <w:rsid w:val="007A5D47"/>
    <w:rsid w:val="007A5F16"/>
    <w:rsid w:val="007A6056"/>
    <w:rsid w:val="007A60A7"/>
    <w:rsid w:val="007A6C4E"/>
    <w:rsid w:val="007A72F4"/>
    <w:rsid w:val="007A75BE"/>
    <w:rsid w:val="007A7616"/>
    <w:rsid w:val="007B0769"/>
    <w:rsid w:val="007B07DC"/>
    <w:rsid w:val="007B106F"/>
    <w:rsid w:val="007B1149"/>
    <w:rsid w:val="007B1B1A"/>
    <w:rsid w:val="007B2426"/>
    <w:rsid w:val="007B4592"/>
    <w:rsid w:val="007B45C2"/>
    <w:rsid w:val="007B4919"/>
    <w:rsid w:val="007B520A"/>
    <w:rsid w:val="007B53C4"/>
    <w:rsid w:val="007B638B"/>
    <w:rsid w:val="007B7084"/>
    <w:rsid w:val="007B76B3"/>
    <w:rsid w:val="007C0B21"/>
    <w:rsid w:val="007C1423"/>
    <w:rsid w:val="007C1CB1"/>
    <w:rsid w:val="007C27F1"/>
    <w:rsid w:val="007C3E70"/>
    <w:rsid w:val="007C528F"/>
    <w:rsid w:val="007C5502"/>
    <w:rsid w:val="007C62C9"/>
    <w:rsid w:val="007C7539"/>
    <w:rsid w:val="007D0373"/>
    <w:rsid w:val="007D1238"/>
    <w:rsid w:val="007D1428"/>
    <w:rsid w:val="007D283C"/>
    <w:rsid w:val="007D2FB3"/>
    <w:rsid w:val="007D6384"/>
    <w:rsid w:val="007D6659"/>
    <w:rsid w:val="007D66C8"/>
    <w:rsid w:val="007D703E"/>
    <w:rsid w:val="007D73D3"/>
    <w:rsid w:val="007D7EB5"/>
    <w:rsid w:val="007E145D"/>
    <w:rsid w:val="007E5950"/>
    <w:rsid w:val="007E6296"/>
    <w:rsid w:val="007E699B"/>
    <w:rsid w:val="007E7EEE"/>
    <w:rsid w:val="007F0489"/>
    <w:rsid w:val="007F0E03"/>
    <w:rsid w:val="007F1352"/>
    <w:rsid w:val="007F142D"/>
    <w:rsid w:val="007F174A"/>
    <w:rsid w:val="007F2616"/>
    <w:rsid w:val="007F43FF"/>
    <w:rsid w:val="007F4D8C"/>
    <w:rsid w:val="007F517A"/>
    <w:rsid w:val="007F5573"/>
    <w:rsid w:val="007F5C61"/>
    <w:rsid w:val="007F7913"/>
    <w:rsid w:val="007F7BBC"/>
    <w:rsid w:val="0080091C"/>
    <w:rsid w:val="0080102E"/>
    <w:rsid w:val="008012CD"/>
    <w:rsid w:val="0080147E"/>
    <w:rsid w:val="0080209B"/>
    <w:rsid w:val="0080266D"/>
    <w:rsid w:val="00802E85"/>
    <w:rsid w:val="008030FD"/>
    <w:rsid w:val="00803A15"/>
    <w:rsid w:val="00803A53"/>
    <w:rsid w:val="008050CD"/>
    <w:rsid w:val="008059FE"/>
    <w:rsid w:val="0080795C"/>
    <w:rsid w:val="00807C58"/>
    <w:rsid w:val="00807E1F"/>
    <w:rsid w:val="00807EA9"/>
    <w:rsid w:val="00810F95"/>
    <w:rsid w:val="00811200"/>
    <w:rsid w:val="008128EF"/>
    <w:rsid w:val="00813210"/>
    <w:rsid w:val="0081344E"/>
    <w:rsid w:val="0081419D"/>
    <w:rsid w:val="00815A6C"/>
    <w:rsid w:val="008163B3"/>
    <w:rsid w:val="0081699F"/>
    <w:rsid w:val="00816BF7"/>
    <w:rsid w:val="00817892"/>
    <w:rsid w:val="00817A3E"/>
    <w:rsid w:val="008209D2"/>
    <w:rsid w:val="008227BB"/>
    <w:rsid w:val="00822AFA"/>
    <w:rsid w:val="008234A4"/>
    <w:rsid w:val="0082415C"/>
    <w:rsid w:val="00824C3D"/>
    <w:rsid w:val="008252ED"/>
    <w:rsid w:val="00825A7F"/>
    <w:rsid w:val="0082714F"/>
    <w:rsid w:val="008272B8"/>
    <w:rsid w:val="00830439"/>
    <w:rsid w:val="008304FB"/>
    <w:rsid w:val="008305BC"/>
    <w:rsid w:val="00832097"/>
    <w:rsid w:val="0083243D"/>
    <w:rsid w:val="00832B63"/>
    <w:rsid w:val="00832E82"/>
    <w:rsid w:val="0083711D"/>
    <w:rsid w:val="008400C3"/>
    <w:rsid w:val="008411D2"/>
    <w:rsid w:val="00841A0C"/>
    <w:rsid w:val="008426DB"/>
    <w:rsid w:val="0084299F"/>
    <w:rsid w:val="00843ABE"/>
    <w:rsid w:val="00843BFD"/>
    <w:rsid w:val="0084474A"/>
    <w:rsid w:val="00844FF4"/>
    <w:rsid w:val="00845F71"/>
    <w:rsid w:val="00845FAD"/>
    <w:rsid w:val="00846019"/>
    <w:rsid w:val="00846428"/>
    <w:rsid w:val="00846C64"/>
    <w:rsid w:val="00847E47"/>
    <w:rsid w:val="00850207"/>
    <w:rsid w:val="00850C09"/>
    <w:rsid w:val="00850CEE"/>
    <w:rsid w:val="00851BB3"/>
    <w:rsid w:val="00852009"/>
    <w:rsid w:val="008525CB"/>
    <w:rsid w:val="00853D28"/>
    <w:rsid w:val="00853EB7"/>
    <w:rsid w:val="0085445A"/>
    <w:rsid w:val="00855DE5"/>
    <w:rsid w:val="008563B1"/>
    <w:rsid w:val="00856E2F"/>
    <w:rsid w:val="008572F5"/>
    <w:rsid w:val="008603BB"/>
    <w:rsid w:val="00860F56"/>
    <w:rsid w:val="0086345D"/>
    <w:rsid w:val="0086540A"/>
    <w:rsid w:val="0086553A"/>
    <w:rsid w:val="00865571"/>
    <w:rsid w:val="008655EF"/>
    <w:rsid w:val="00865654"/>
    <w:rsid w:val="00866294"/>
    <w:rsid w:val="00867353"/>
    <w:rsid w:val="00867C56"/>
    <w:rsid w:val="00870839"/>
    <w:rsid w:val="00871905"/>
    <w:rsid w:val="00871FA3"/>
    <w:rsid w:val="00872AB6"/>
    <w:rsid w:val="00874104"/>
    <w:rsid w:val="00874DC2"/>
    <w:rsid w:val="00875EC2"/>
    <w:rsid w:val="0087618D"/>
    <w:rsid w:val="00876369"/>
    <w:rsid w:val="00880CA6"/>
    <w:rsid w:val="00880DAD"/>
    <w:rsid w:val="00882447"/>
    <w:rsid w:val="00884E9A"/>
    <w:rsid w:val="00885A42"/>
    <w:rsid w:val="00885F4D"/>
    <w:rsid w:val="00886C59"/>
    <w:rsid w:val="00890050"/>
    <w:rsid w:val="008907CE"/>
    <w:rsid w:val="00890CA5"/>
    <w:rsid w:val="00891884"/>
    <w:rsid w:val="00892441"/>
    <w:rsid w:val="0089329D"/>
    <w:rsid w:val="0089400C"/>
    <w:rsid w:val="0089404B"/>
    <w:rsid w:val="00894258"/>
    <w:rsid w:val="008943DA"/>
    <w:rsid w:val="00894B54"/>
    <w:rsid w:val="00895BAF"/>
    <w:rsid w:val="00895D71"/>
    <w:rsid w:val="00896087"/>
    <w:rsid w:val="0089619C"/>
    <w:rsid w:val="0089668C"/>
    <w:rsid w:val="008966D6"/>
    <w:rsid w:val="00896E41"/>
    <w:rsid w:val="008971C8"/>
    <w:rsid w:val="00897263"/>
    <w:rsid w:val="008A098D"/>
    <w:rsid w:val="008A0D8E"/>
    <w:rsid w:val="008A1E10"/>
    <w:rsid w:val="008A5193"/>
    <w:rsid w:val="008B09C6"/>
    <w:rsid w:val="008B1E10"/>
    <w:rsid w:val="008B20F5"/>
    <w:rsid w:val="008B2412"/>
    <w:rsid w:val="008B2C4E"/>
    <w:rsid w:val="008B362A"/>
    <w:rsid w:val="008B3A04"/>
    <w:rsid w:val="008B4A3A"/>
    <w:rsid w:val="008B58F8"/>
    <w:rsid w:val="008B6124"/>
    <w:rsid w:val="008B7075"/>
    <w:rsid w:val="008C0F0B"/>
    <w:rsid w:val="008C2535"/>
    <w:rsid w:val="008C3077"/>
    <w:rsid w:val="008C30A4"/>
    <w:rsid w:val="008C3505"/>
    <w:rsid w:val="008C36B7"/>
    <w:rsid w:val="008C3787"/>
    <w:rsid w:val="008C393A"/>
    <w:rsid w:val="008C4FB8"/>
    <w:rsid w:val="008C56F6"/>
    <w:rsid w:val="008C5B72"/>
    <w:rsid w:val="008C6AD6"/>
    <w:rsid w:val="008C7469"/>
    <w:rsid w:val="008C7690"/>
    <w:rsid w:val="008D0E43"/>
    <w:rsid w:val="008D0FC0"/>
    <w:rsid w:val="008D2786"/>
    <w:rsid w:val="008D2C1B"/>
    <w:rsid w:val="008D3A43"/>
    <w:rsid w:val="008D4329"/>
    <w:rsid w:val="008D44F3"/>
    <w:rsid w:val="008D5269"/>
    <w:rsid w:val="008D5BBC"/>
    <w:rsid w:val="008D672C"/>
    <w:rsid w:val="008D6A33"/>
    <w:rsid w:val="008D7EED"/>
    <w:rsid w:val="008E016A"/>
    <w:rsid w:val="008E05DC"/>
    <w:rsid w:val="008E0D40"/>
    <w:rsid w:val="008E1372"/>
    <w:rsid w:val="008E19F7"/>
    <w:rsid w:val="008E2CDE"/>
    <w:rsid w:val="008E3D71"/>
    <w:rsid w:val="008E4537"/>
    <w:rsid w:val="008E5E0A"/>
    <w:rsid w:val="008E770E"/>
    <w:rsid w:val="008E7958"/>
    <w:rsid w:val="008E7F9C"/>
    <w:rsid w:val="008F1E7B"/>
    <w:rsid w:val="008F2F49"/>
    <w:rsid w:val="008F303B"/>
    <w:rsid w:val="008F3AEB"/>
    <w:rsid w:val="00900D79"/>
    <w:rsid w:val="009010A2"/>
    <w:rsid w:val="0090185F"/>
    <w:rsid w:val="00901AFC"/>
    <w:rsid w:val="0090378A"/>
    <w:rsid w:val="00903ACA"/>
    <w:rsid w:val="00904488"/>
    <w:rsid w:val="009045A3"/>
    <w:rsid w:val="009069FB"/>
    <w:rsid w:val="009075B3"/>
    <w:rsid w:val="00911C0D"/>
    <w:rsid w:val="00911E75"/>
    <w:rsid w:val="0091376D"/>
    <w:rsid w:val="00914BC5"/>
    <w:rsid w:val="00914DB8"/>
    <w:rsid w:val="00915319"/>
    <w:rsid w:val="0091559E"/>
    <w:rsid w:val="00915B94"/>
    <w:rsid w:val="00915E31"/>
    <w:rsid w:val="0091608A"/>
    <w:rsid w:val="009163C8"/>
    <w:rsid w:val="00916F29"/>
    <w:rsid w:val="009208EA"/>
    <w:rsid w:val="00920AD4"/>
    <w:rsid w:val="00920E1F"/>
    <w:rsid w:val="009226C1"/>
    <w:rsid w:val="00922B1F"/>
    <w:rsid w:val="0092409D"/>
    <w:rsid w:val="00925A2E"/>
    <w:rsid w:val="0092715C"/>
    <w:rsid w:val="00931E81"/>
    <w:rsid w:val="009338C1"/>
    <w:rsid w:val="00933A84"/>
    <w:rsid w:val="00933C7C"/>
    <w:rsid w:val="00935CF6"/>
    <w:rsid w:val="00936451"/>
    <w:rsid w:val="00936E64"/>
    <w:rsid w:val="00937DAF"/>
    <w:rsid w:val="00940DD8"/>
    <w:rsid w:val="00941494"/>
    <w:rsid w:val="00941C3C"/>
    <w:rsid w:val="009425C3"/>
    <w:rsid w:val="009435CA"/>
    <w:rsid w:val="00943725"/>
    <w:rsid w:val="00943A31"/>
    <w:rsid w:val="00943DD3"/>
    <w:rsid w:val="00944E33"/>
    <w:rsid w:val="00947074"/>
    <w:rsid w:val="0095016F"/>
    <w:rsid w:val="009501B6"/>
    <w:rsid w:val="0095031B"/>
    <w:rsid w:val="00950C22"/>
    <w:rsid w:val="0095270A"/>
    <w:rsid w:val="00953A33"/>
    <w:rsid w:val="009550F7"/>
    <w:rsid w:val="009551BB"/>
    <w:rsid w:val="009551CB"/>
    <w:rsid w:val="00955635"/>
    <w:rsid w:val="00955C2E"/>
    <w:rsid w:val="0095618A"/>
    <w:rsid w:val="00956DE2"/>
    <w:rsid w:val="0095753E"/>
    <w:rsid w:val="00960B5A"/>
    <w:rsid w:val="009613F3"/>
    <w:rsid w:val="00961A91"/>
    <w:rsid w:val="0096209D"/>
    <w:rsid w:val="009622D5"/>
    <w:rsid w:val="0096283F"/>
    <w:rsid w:val="00962AC9"/>
    <w:rsid w:val="009631EF"/>
    <w:rsid w:val="00963EF1"/>
    <w:rsid w:val="00964414"/>
    <w:rsid w:val="00964430"/>
    <w:rsid w:val="009644E1"/>
    <w:rsid w:val="0096483F"/>
    <w:rsid w:val="0096599B"/>
    <w:rsid w:val="00966105"/>
    <w:rsid w:val="00966160"/>
    <w:rsid w:val="009661E2"/>
    <w:rsid w:val="00966B1D"/>
    <w:rsid w:val="00966E26"/>
    <w:rsid w:val="00966FC4"/>
    <w:rsid w:val="0096754F"/>
    <w:rsid w:val="00971304"/>
    <w:rsid w:val="0097134E"/>
    <w:rsid w:val="00976BEE"/>
    <w:rsid w:val="009775D8"/>
    <w:rsid w:val="0098071B"/>
    <w:rsid w:val="0098124A"/>
    <w:rsid w:val="00981FE7"/>
    <w:rsid w:val="009832CC"/>
    <w:rsid w:val="00983947"/>
    <w:rsid w:val="00985497"/>
    <w:rsid w:val="00985CF1"/>
    <w:rsid w:val="0098601D"/>
    <w:rsid w:val="009868D5"/>
    <w:rsid w:val="00986C7A"/>
    <w:rsid w:val="00986F04"/>
    <w:rsid w:val="009873E1"/>
    <w:rsid w:val="009908CD"/>
    <w:rsid w:val="00991A34"/>
    <w:rsid w:val="00991D94"/>
    <w:rsid w:val="0099271D"/>
    <w:rsid w:val="00992EFE"/>
    <w:rsid w:val="009939FB"/>
    <w:rsid w:val="00993C84"/>
    <w:rsid w:val="00994F5F"/>
    <w:rsid w:val="009950EB"/>
    <w:rsid w:val="00995109"/>
    <w:rsid w:val="009974FD"/>
    <w:rsid w:val="009975B7"/>
    <w:rsid w:val="00997C82"/>
    <w:rsid w:val="00997FB6"/>
    <w:rsid w:val="009A021C"/>
    <w:rsid w:val="009A0C6B"/>
    <w:rsid w:val="009A0F8C"/>
    <w:rsid w:val="009A3759"/>
    <w:rsid w:val="009A3BCB"/>
    <w:rsid w:val="009A5928"/>
    <w:rsid w:val="009A6EAF"/>
    <w:rsid w:val="009A6FFD"/>
    <w:rsid w:val="009A7062"/>
    <w:rsid w:val="009A7EE7"/>
    <w:rsid w:val="009B0F69"/>
    <w:rsid w:val="009B1DE2"/>
    <w:rsid w:val="009B2B2E"/>
    <w:rsid w:val="009B395F"/>
    <w:rsid w:val="009B3A37"/>
    <w:rsid w:val="009B3CC2"/>
    <w:rsid w:val="009B3E96"/>
    <w:rsid w:val="009B4A81"/>
    <w:rsid w:val="009B508F"/>
    <w:rsid w:val="009B630C"/>
    <w:rsid w:val="009B7BB1"/>
    <w:rsid w:val="009C0C4D"/>
    <w:rsid w:val="009C0DB2"/>
    <w:rsid w:val="009C1248"/>
    <w:rsid w:val="009C1439"/>
    <w:rsid w:val="009C428B"/>
    <w:rsid w:val="009C48DB"/>
    <w:rsid w:val="009C4CE6"/>
    <w:rsid w:val="009C512A"/>
    <w:rsid w:val="009C57F3"/>
    <w:rsid w:val="009C6404"/>
    <w:rsid w:val="009C6795"/>
    <w:rsid w:val="009C76E9"/>
    <w:rsid w:val="009D0B3E"/>
    <w:rsid w:val="009D100B"/>
    <w:rsid w:val="009D1584"/>
    <w:rsid w:val="009D2694"/>
    <w:rsid w:val="009D27B8"/>
    <w:rsid w:val="009D34D1"/>
    <w:rsid w:val="009D35C7"/>
    <w:rsid w:val="009D3848"/>
    <w:rsid w:val="009D38F0"/>
    <w:rsid w:val="009D4B54"/>
    <w:rsid w:val="009D6220"/>
    <w:rsid w:val="009D6505"/>
    <w:rsid w:val="009D6F05"/>
    <w:rsid w:val="009D7914"/>
    <w:rsid w:val="009D7A21"/>
    <w:rsid w:val="009E05E1"/>
    <w:rsid w:val="009E08FC"/>
    <w:rsid w:val="009E1573"/>
    <w:rsid w:val="009E1DCF"/>
    <w:rsid w:val="009E1F26"/>
    <w:rsid w:val="009E266A"/>
    <w:rsid w:val="009E3466"/>
    <w:rsid w:val="009E38E7"/>
    <w:rsid w:val="009E4358"/>
    <w:rsid w:val="009E50D4"/>
    <w:rsid w:val="009E53CE"/>
    <w:rsid w:val="009E54FF"/>
    <w:rsid w:val="009E597D"/>
    <w:rsid w:val="009E5C6C"/>
    <w:rsid w:val="009F0D81"/>
    <w:rsid w:val="009F2420"/>
    <w:rsid w:val="009F271E"/>
    <w:rsid w:val="009F36CC"/>
    <w:rsid w:val="009F437C"/>
    <w:rsid w:val="009F4528"/>
    <w:rsid w:val="009F6298"/>
    <w:rsid w:val="009F6BB1"/>
    <w:rsid w:val="009F6D3C"/>
    <w:rsid w:val="009F7AE5"/>
    <w:rsid w:val="009F7C2E"/>
    <w:rsid w:val="00A00994"/>
    <w:rsid w:val="00A0099C"/>
    <w:rsid w:val="00A01901"/>
    <w:rsid w:val="00A02222"/>
    <w:rsid w:val="00A02681"/>
    <w:rsid w:val="00A02DFE"/>
    <w:rsid w:val="00A04739"/>
    <w:rsid w:val="00A05F1E"/>
    <w:rsid w:val="00A06CA9"/>
    <w:rsid w:val="00A071D4"/>
    <w:rsid w:val="00A07BD0"/>
    <w:rsid w:val="00A10393"/>
    <w:rsid w:val="00A10467"/>
    <w:rsid w:val="00A1108A"/>
    <w:rsid w:val="00A1148D"/>
    <w:rsid w:val="00A12DA0"/>
    <w:rsid w:val="00A134F5"/>
    <w:rsid w:val="00A13AA7"/>
    <w:rsid w:val="00A148E0"/>
    <w:rsid w:val="00A15574"/>
    <w:rsid w:val="00A155E9"/>
    <w:rsid w:val="00A15640"/>
    <w:rsid w:val="00A15A75"/>
    <w:rsid w:val="00A15D1F"/>
    <w:rsid w:val="00A161CF"/>
    <w:rsid w:val="00A168FE"/>
    <w:rsid w:val="00A16C06"/>
    <w:rsid w:val="00A17B70"/>
    <w:rsid w:val="00A2027D"/>
    <w:rsid w:val="00A2035E"/>
    <w:rsid w:val="00A204FD"/>
    <w:rsid w:val="00A20B45"/>
    <w:rsid w:val="00A20E8E"/>
    <w:rsid w:val="00A21C4E"/>
    <w:rsid w:val="00A2214A"/>
    <w:rsid w:val="00A2283D"/>
    <w:rsid w:val="00A2311D"/>
    <w:rsid w:val="00A238F4"/>
    <w:rsid w:val="00A24306"/>
    <w:rsid w:val="00A24445"/>
    <w:rsid w:val="00A24895"/>
    <w:rsid w:val="00A24D0D"/>
    <w:rsid w:val="00A2504A"/>
    <w:rsid w:val="00A2617F"/>
    <w:rsid w:val="00A30279"/>
    <w:rsid w:val="00A30775"/>
    <w:rsid w:val="00A3161B"/>
    <w:rsid w:val="00A332F9"/>
    <w:rsid w:val="00A3370D"/>
    <w:rsid w:val="00A33CAC"/>
    <w:rsid w:val="00A34636"/>
    <w:rsid w:val="00A34C34"/>
    <w:rsid w:val="00A35F29"/>
    <w:rsid w:val="00A366F2"/>
    <w:rsid w:val="00A36882"/>
    <w:rsid w:val="00A36FFD"/>
    <w:rsid w:val="00A3740A"/>
    <w:rsid w:val="00A37513"/>
    <w:rsid w:val="00A37A9C"/>
    <w:rsid w:val="00A37D38"/>
    <w:rsid w:val="00A37F48"/>
    <w:rsid w:val="00A40262"/>
    <w:rsid w:val="00A4096B"/>
    <w:rsid w:val="00A40EA4"/>
    <w:rsid w:val="00A410DE"/>
    <w:rsid w:val="00A41536"/>
    <w:rsid w:val="00A41A40"/>
    <w:rsid w:val="00A41D0D"/>
    <w:rsid w:val="00A42168"/>
    <w:rsid w:val="00A42694"/>
    <w:rsid w:val="00A4272F"/>
    <w:rsid w:val="00A429B2"/>
    <w:rsid w:val="00A42C43"/>
    <w:rsid w:val="00A432D3"/>
    <w:rsid w:val="00A432DB"/>
    <w:rsid w:val="00A43FD9"/>
    <w:rsid w:val="00A44E91"/>
    <w:rsid w:val="00A46E09"/>
    <w:rsid w:val="00A500AB"/>
    <w:rsid w:val="00A51C57"/>
    <w:rsid w:val="00A5248C"/>
    <w:rsid w:val="00A5276C"/>
    <w:rsid w:val="00A54887"/>
    <w:rsid w:val="00A54C1C"/>
    <w:rsid w:val="00A551A3"/>
    <w:rsid w:val="00A56A0A"/>
    <w:rsid w:val="00A572B9"/>
    <w:rsid w:val="00A60010"/>
    <w:rsid w:val="00A60539"/>
    <w:rsid w:val="00A605EE"/>
    <w:rsid w:val="00A63429"/>
    <w:rsid w:val="00A636DD"/>
    <w:rsid w:val="00A63763"/>
    <w:rsid w:val="00A63FD2"/>
    <w:rsid w:val="00A644B8"/>
    <w:rsid w:val="00A64D97"/>
    <w:rsid w:val="00A65953"/>
    <w:rsid w:val="00A669BF"/>
    <w:rsid w:val="00A66EEC"/>
    <w:rsid w:val="00A70053"/>
    <w:rsid w:val="00A71683"/>
    <w:rsid w:val="00A74212"/>
    <w:rsid w:val="00A74E94"/>
    <w:rsid w:val="00A757B7"/>
    <w:rsid w:val="00A76BCF"/>
    <w:rsid w:val="00A773DE"/>
    <w:rsid w:val="00A815DC"/>
    <w:rsid w:val="00A81680"/>
    <w:rsid w:val="00A81EF1"/>
    <w:rsid w:val="00A82ADA"/>
    <w:rsid w:val="00A83B50"/>
    <w:rsid w:val="00A83F16"/>
    <w:rsid w:val="00A84668"/>
    <w:rsid w:val="00A84C77"/>
    <w:rsid w:val="00A86646"/>
    <w:rsid w:val="00A87CA9"/>
    <w:rsid w:val="00A90098"/>
    <w:rsid w:val="00A901B6"/>
    <w:rsid w:val="00A91441"/>
    <w:rsid w:val="00A91967"/>
    <w:rsid w:val="00A921C9"/>
    <w:rsid w:val="00A92B71"/>
    <w:rsid w:val="00A92F30"/>
    <w:rsid w:val="00A943F1"/>
    <w:rsid w:val="00A957A6"/>
    <w:rsid w:val="00A96886"/>
    <w:rsid w:val="00A96BED"/>
    <w:rsid w:val="00A96C8E"/>
    <w:rsid w:val="00A97372"/>
    <w:rsid w:val="00A978C8"/>
    <w:rsid w:val="00AA0046"/>
    <w:rsid w:val="00AA0F6A"/>
    <w:rsid w:val="00AA118A"/>
    <w:rsid w:val="00AA1C87"/>
    <w:rsid w:val="00AA22E2"/>
    <w:rsid w:val="00AA3591"/>
    <w:rsid w:val="00AA3657"/>
    <w:rsid w:val="00AA36B6"/>
    <w:rsid w:val="00AA3B71"/>
    <w:rsid w:val="00AA42AD"/>
    <w:rsid w:val="00AA4698"/>
    <w:rsid w:val="00AA5DBA"/>
    <w:rsid w:val="00AA6042"/>
    <w:rsid w:val="00AB08B1"/>
    <w:rsid w:val="00AB2625"/>
    <w:rsid w:val="00AB419D"/>
    <w:rsid w:val="00AB4287"/>
    <w:rsid w:val="00AB4353"/>
    <w:rsid w:val="00AB5123"/>
    <w:rsid w:val="00AB559A"/>
    <w:rsid w:val="00AB5736"/>
    <w:rsid w:val="00AB6E09"/>
    <w:rsid w:val="00AB73C5"/>
    <w:rsid w:val="00AC08AF"/>
    <w:rsid w:val="00AC0DDB"/>
    <w:rsid w:val="00AC1FD3"/>
    <w:rsid w:val="00AC234B"/>
    <w:rsid w:val="00AC2B07"/>
    <w:rsid w:val="00AC2C2F"/>
    <w:rsid w:val="00AC2E31"/>
    <w:rsid w:val="00AC3824"/>
    <w:rsid w:val="00AC3A5B"/>
    <w:rsid w:val="00AC3F34"/>
    <w:rsid w:val="00AC40EE"/>
    <w:rsid w:val="00AC4A59"/>
    <w:rsid w:val="00AC6584"/>
    <w:rsid w:val="00AC6938"/>
    <w:rsid w:val="00AC6A30"/>
    <w:rsid w:val="00AD0029"/>
    <w:rsid w:val="00AD0327"/>
    <w:rsid w:val="00AD08C9"/>
    <w:rsid w:val="00AD0A03"/>
    <w:rsid w:val="00AD107D"/>
    <w:rsid w:val="00AD1371"/>
    <w:rsid w:val="00AD167D"/>
    <w:rsid w:val="00AD1D5E"/>
    <w:rsid w:val="00AD2338"/>
    <w:rsid w:val="00AD255C"/>
    <w:rsid w:val="00AD27B2"/>
    <w:rsid w:val="00AD2AA5"/>
    <w:rsid w:val="00AD30BE"/>
    <w:rsid w:val="00AD48B3"/>
    <w:rsid w:val="00AD5CBE"/>
    <w:rsid w:val="00AD6171"/>
    <w:rsid w:val="00AD64AA"/>
    <w:rsid w:val="00AD74EB"/>
    <w:rsid w:val="00AE08F6"/>
    <w:rsid w:val="00AE19D2"/>
    <w:rsid w:val="00AE1AED"/>
    <w:rsid w:val="00AE1CCA"/>
    <w:rsid w:val="00AE421A"/>
    <w:rsid w:val="00AE48B1"/>
    <w:rsid w:val="00AE58FB"/>
    <w:rsid w:val="00AE6249"/>
    <w:rsid w:val="00AE6DA3"/>
    <w:rsid w:val="00AE7BAD"/>
    <w:rsid w:val="00AE7D8F"/>
    <w:rsid w:val="00AF1069"/>
    <w:rsid w:val="00AF1F5C"/>
    <w:rsid w:val="00AF3DB0"/>
    <w:rsid w:val="00AF42BD"/>
    <w:rsid w:val="00AF637D"/>
    <w:rsid w:val="00AF6539"/>
    <w:rsid w:val="00AF701D"/>
    <w:rsid w:val="00AF7086"/>
    <w:rsid w:val="00AF7540"/>
    <w:rsid w:val="00B00721"/>
    <w:rsid w:val="00B00F74"/>
    <w:rsid w:val="00B01047"/>
    <w:rsid w:val="00B04C63"/>
    <w:rsid w:val="00B05B22"/>
    <w:rsid w:val="00B05D8F"/>
    <w:rsid w:val="00B06158"/>
    <w:rsid w:val="00B10599"/>
    <w:rsid w:val="00B106FC"/>
    <w:rsid w:val="00B10A1E"/>
    <w:rsid w:val="00B118AA"/>
    <w:rsid w:val="00B13845"/>
    <w:rsid w:val="00B1427D"/>
    <w:rsid w:val="00B143EC"/>
    <w:rsid w:val="00B14B7F"/>
    <w:rsid w:val="00B14DFA"/>
    <w:rsid w:val="00B14E96"/>
    <w:rsid w:val="00B15166"/>
    <w:rsid w:val="00B1565E"/>
    <w:rsid w:val="00B16E0F"/>
    <w:rsid w:val="00B1745D"/>
    <w:rsid w:val="00B20784"/>
    <w:rsid w:val="00B20DA7"/>
    <w:rsid w:val="00B2351E"/>
    <w:rsid w:val="00B23A23"/>
    <w:rsid w:val="00B243FF"/>
    <w:rsid w:val="00B24AC2"/>
    <w:rsid w:val="00B25290"/>
    <w:rsid w:val="00B25444"/>
    <w:rsid w:val="00B2586A"/>
    <w:rsid w:val="00B2674B"/>
    <w:rsid w:val="00B2676A"/>
    <w:rsid w:val="00B3560D"/>
    <w:rsid w:val="00B37E35"/>
    <w:rsid w:val="00B37EF3"/>
    <w:rsid w:val="00B43221"/>
    <w:rsid w:val="00B43329"/>
    <w:rsid w:val="00B43B84"/>
    <w:rsid w:val="00B43B95"/>
    <w:rsid w:val="00B43FC2"/>
    <w:rsid w:val="00B441D5"/>
    <w:rsid w:val="00B44E8F"/>
    <w:rsid w:val="00B4526F"/>
    <w:rsid w:val="00B45850"/>
    <w:rsid w:val="00B45926"/>
    <w:rsid w:val="00B45CF2"/>
    <w:rsid w:val="00B46CD9"/>
    <w:rsid w:val="00B50C2A"/>
    <w:rsid w:val="00B50E75"/>
    <w:rsid w:val="00B50FF9"/>
    <w:rsid w:val="00B517C5"/>
    <w:rsid w:val="00B51FF2"/>
    <w:rsid w:val="00B53175"/>
    <w:rsid w:val="00B533F9"/>
    <w:rsid w:val="00B5355A"/>
    <w:rsid w:val="00B573E8"/>
    <w:rsid w:val="00B6039E"/>
    <w:rsid w:val="00B61C0F"/>
    <w:rsid w:val="00B622DA"/>
    <w:rsid w:val="00B62554"/>
    <w:rsid w:val="00B62C50"/>
    <w:rsid w:val="00B6314D"/>
    <w:rsid w:val="00B64EDA"/>
    <w:rsid w:val="00B65651"/>
    <w:rsid w:val="00B665C6"/>
    <w:rsid w:val="00B66A7E"/>
    <w:rsid w:val="00B66BE9"/>
    <w:rsid w:val="00B6731C"/>
    <w:rsid w:val="00B70CD3"/>
    <w:rsid w:val="00B71308"/>
    <w:rsid w:val="00B71536"/>
    <w:rsid w:val="00B72D5C"/>
    <w:rsid w:val="00B73803"/>
    <w:rsid w:val="00B74763"/>
    <w:rsid w:val="00B7519C"/>
    <w:rsid w:val="00B75D81"/>
    <w:rsid w:val="00B76270"/>
    <w:rsid w:val="00B76AB1"/>
    <w:rsid w:val="00B802D0"/>
    <w:rsid w:val="00B815E3"/>
    <w:rsid w:val="00B81762"/>
    <w:rsid w:val="00B821D8"/>
    <w:rsid w:val="00B8230A"/>
    <w:rsid w:val="00B826E2"/>
    <w:rsid w:val="00B82FCA"/>
    <w:rsid w:val="00B84DC9"/>
    <w:rsid w:val="00B84E30"/>
    <w:rsid w:val="00B85EE4"/>
    <w:rsid w:val="00B870ED"/>
    <w:rsid w:val="00B87637"/>
    <w:rsid w:val="00B87A61"/>
    <w:rsid w:val="00B90087"/>
    <w:rsid w:val="00B90556"/>
    <w:rsid w:val="00B93ACE"/>
    <w:rsid w:val="00B93B12"/>
    <w:rsid w:val="00B946B0"/>
    <w:rsid w:val="00B94C2A"/>
    <w:rsid w:val="00B9528D"/>
    <w:rsid w:val="00B9598E"/>
    <w:rsid w:val="00B966D6"/>
    <w:rsid w:val="00B97B7F"/>
    <w:rsid w:val="00B97BA4"/>
    <w:rsid w:val="00BA03BC"/>
    <w:rsid w:val="00BA0F49"/>
    <w:rsid w:val="00BA16F0"/>
    <w:rsid w:val="00BA1C6B"/>
    <w:rsid w:val="00BA222D"/>
    <w:rsid w:val="00BA5667"/>
    <w:rsid w:val="00BA6199"/>
    <w:rsid w:val="00BA6498"/>
    <w:rsid w:val="00BA7D53"/>
    <w:rsid w:val="00BB0455"/>
    <w:rsid w:val="00BB1E72"/>
    <w:rsid w:val="00BB233A"/>
    <w:rsid w:val="00BB27AC"/>
    <w:rsid w:val="00BB2B9A"/>
    <w:rsid w:val="00BB3A64"/>
    <w:rsid w:val="00BB4541"/>
    <w:rsid w:val="00BB5457"/>
    <w:rsid w:val="00BB5D99"/>
    <w:rsid w:val="00BC0C83"/>
    <w:rsid w:val="00BC1009"/>
    <w:rsid w:val="00BC1DC2"/>
    <w:rsid w:val="00BC1E47"/>
    <w:rsid w:val="00BC3477"/>
    <w:rsid w:val="00BC4234"/>
    <w:rsid w:val="00BC503C"/>
    <w:rsid w:val="00BC53B6"/>
    <w:rsid w:val="00BC5DA2"/>
    <w:rsid w:val="00BC6741"/>
    <w:rsid w:val="00BC6A0F"/>
    <w:rsid w:val="00BC6E60"/>
    <w:rsid w:val="00BC7581"/>
    <w:rsid w:val="00BC7C4B"/>
    <w:rsid w:val="00BD04D8"/>
    <w:rsid w:val="00BD0BB2"/>
    <w:rsid w:val="00BD0CAD"/>
    <w:rsid w:val="00BD0F07"/>
    <w:rsid w:val="00BD1B50"/>
    <w:rsid w:val="00BD231E"/>
    <w:rsid w:val="00BD240D"/>
    <w:rsid w:val="00BD2883"/>
    <w:rsid w:val="00BD45D7"/>
    <w:rsid w:val="00BD5FA4"/>
    <w:rsid w:val="00BD719B"/>
    <w:rsid w:val="00BE091A"/>
    <w:rsid w:val="00BE18CF"/>
    <w:rsid w:val="00BE1D0B"/>
    <w:rsid w:val="00BE2D37"/>
    <w:rsid w:val="00BE3049"/>
    <w:rsid w:val="00BE32B7"/>
    <w:rsid w:val="00BE4028"/>
    <w:rsid w:val="00BE54C5"/>
    <w:rsid w:val="00BE552F"/>
    <w:rsid w:val="00BE6A04"/>
    <w:rsid w:val="00BF0734"/>
    <w:rsid w:val="00BF2655"/>
    <w:rsid w:val="00BF2A51"/>
    <w:rsid w:val="00BF2E27"/>
    <w:rsid w:val="00BF3E10"/>
    <w:rsid w:val="00BF3F18"/>
    <w:rsid w:val="00BF668A"/>
    <w:rsid w:val="00BF7562"/>
    <w:rsid w:val="00BF76E6"/>
    <w:rsid w:val="00BF7B51"/>
    <w:rsid w:val="00BF7F73"/>
    <w:rsid w:val="00C003C6"/>
    <w:rsid w:val="00C00F51"/>
    <w:rsid w:val="00C01685"/>
    <w:rsid w:val="00C019C6"/>
    <w:rsid w:val="00C020D3"/>
    <w:rsid w:val="00C025A3"/>
    <w:rsid w:val="00C029FA"/>
    <w:rsid w:val="00C032F0"/>
    <w:rsid w:val="00C03658"/>
    <w:rsid w:val="00C040FD"/>
    <w:rsid w:val="00C0412B"/>
    <w:rsid w:val="00C054A4"/>
    <w:rsid w:val="00C0735C"/>
    <w:rsid w:val="00C075F2"/>
    <w:rsid w:val="00C10C78"/>
    <w:rsid w:val="00C113F0"/>
    <w:rsid w:val="00C114D1"/>
    <w:rsid w:val="00C11531"/>
    <w:rsid w:val="00C116AB"/>
    <w:rsid w:val="00C11EC7"/>
    <w:rsid w:val="00C128F0"/>
    <w:rsid w:val="00C129FF"/>
    <w:rsid w:val="00C13301"/>
    <w:rsid w:val="00C13934"/>
    <w:rsid w:val="00C14199"/>
    <w:rsid w:val="00C15F9A"/>
    <w:rsid w:val="00C1752F"/>
    <w:rsid w:val="00C17606"/>
    <w:rsid w:val="00C17835"/>
    <w:rsid w:val="00C17E7D"/>
    <w:rsid w:val="00C20FF8"/>
    <w:rsid w:val="00C21A52"/>
    <w:rsid w:val="00C22BC3"/>
    <w:rsid w:val="00C231A2"/>
    <w:rsid w:val="00C23886"/>
    <w:rsid w:val="00C23A1B"/>
    <w:rsid w:val="00C24A2A"/>
    <w:rsid w:val="00C25996"/>
    <w:rsid w:val="00C27D12"/>
    <w:rsid w:val="00C3069F"/>
    <w:rsid w:val="00C30C8B"/>
    <w:rsid w:val="00C32BAF"/>
    <w:rsid w:val="00C32CA8"/>
    <w:rsid w:val="00C34094"/>
    <w:rsid w:val="00C3600E"/>
    <w:rsid w:val="00C3718E"/>
    <w:rsid w:val="00C4124D"/>
    <w:rsid w:val="00C425CE"/>
    <w:rsid w:val="00C429F2"/>
    <w:rsid w:val="00C432F1"/>
    <w:rsid w:val="00C436C8"/>
    <w:rsid w:val="00C4392C"/>
    <w:rsid w:val="00C441D1"/>
    <w:rsid w:val="00C4447D"/>
    <w:rsid w:val="00C45330"/>
    <w:rsid w:val="00C453F6"/>
    <w:rsid w:val="00C47993"/>
    <w:rsid w:val="00C50273"/>
    <w:rsid w:val="00C5283E"/>
    <w:rsid w:val="00C52BEB"/>
    <w:rsid w:val="00C52F10"/>
    <w:rsid w:val="00C5488F"/>
    <w:rsid w:val="00C54F59"/>
    <w:rsid w:val="00C5579A"/>
    <w:rsid w:val="00C55830"/>
    <w:rsid w:val="00C56379"/>
    <w:rsid w:val="00C5685E"/>
    <w:rsid w:val="00C56AD1"/>
    <w:rsid w:val="00C600DC"/>
    <w:rsid w:val="00C60514"/>
    <w:rsid w:val="00C62ED3"/>
    <w:rsid w:val="00C6386D"/>
    <w:rsid w:val="00C643B8"/>
    <w:rsid w:val="00C67475"/>
    <w:rsid w:val="00C6765F"/>
    <w:rsid w:val="00C70321"/>
    <w:rsid w:val="00C71705"/>
    <w:rsid w:val="00C72E4D"/>
    <w:rsid w:val="00C73952"/>
    <w:rsid w:val="00C73C5A"/>
    <w:rsid w:val="00C752B6"/>
    <w:rsid w:val="00C75B33"/>
    <w:rsid w:val="00C7749D"/>
    <w:rsid w:val="00C8013B"/>
    <w:rsid w:val="00C805AF"/>
    <w:rsid w:val="00C80FF7"/>
    <w:rsid w:val="00C810CA"/>
    <w:rsid w:val="00C82DD2"/>
    <w:rsid w:val="00C849F6"/>
    <w:rsid w:val="00C84A3C"/>
    <w:rsid w:val="00C851DE"/>
    <w:rsid w:val="00C87162"/>
    <w:rsid w:val="00C87EF3"/>
    <w:rsid w:val="00C9039D"/>
    <w:rsid w:val="00C9072D"/>
    <w:rsid w:val="00C9079F"/>
    <w:rsid w:val="00C90EBA"/>
    <w:rsid w:val="00C931B5"/>
    <w:rsid w:val="00C94807"/>
    <w:rsid w:val="00C948CC"/>
    <w:rsid w:val="00C954EF"/>
    <w:rsid w:val="00C96176"/>
    <w:rsid w:val="00C965D9"/>
    <w:rsid w:val="00C96AA9"/>
    <w:rsid w:val="00C96DF8"/>
    <w:rsid w:val="00C970AF"/>
    <w:rsid w:val="00CA13DF"/>
    <w:rsid w:val="00CA179B"/>
    <w:rsid w:val="00CA194E"/>
    <w:rsid w:val="00CA1B21"/>
    <w:rsid w:val="00CA1DBD"/>
    <w:rsid w:val="00CA1F2F"/>
    <w:rsid w:val="00CA1FE3"/>
    <w:rsid w:val="00CA3FCD"/>
    <w:rsid w:val="00CA4268"/>
    <w:rsid w:val="00CA5DFF"/>
    <w:rsid w:val="00CA61FA"/>
    <w:rsid w:val="00CA65D8"/>
    <w:rsid w:val="00CA716D"/>
    <w:rsid w:val="00CB0009"/>
    <w:rsid w:val="00CB0F20"/>
    <w:rsid w:val="00CB0FE8"/>
    <w:rsid w:val="00CB35FB"/>
    <w:rsid w:val="00CB3809"/>
    <w:rsid w:val="00CB3A09"/>
    <w:rsid w:val="00CB3FA9"/>
    <w:rsid w:val="00CB4D68"/>
    <w:rsid w:val="00CB5510"/>
    <w:rsid w:val="00CB59C5"/>
    <w:rsid w:val="00CB6A20"/>
    <w:rsid w:val="00CB76D5"/>
    <w:rsid w:val="00CB7DF0"/>
    <w:rsid w:val="00CC089B"/>
    <w:rsid w:val="00CC127C"/>
    <w:rsid w:val="00CC260E"/>
    <w:rsid w:val="00CC43E6"/>
    <w:rsid w:val="00CC4663"/>
    <w:rsid w:val="00CC4D67"/>
    <w:rsid w:val="00CC4DE0"/>
    <w:rsid w:val="00CC4EA9"/>
    <w:rsid w:val="00CC5269"/>
    <w:rsid w:val="00CC54DC"/>
    <w:rsid w:val="00CC5659"/>
    <w:rsid w:val="00CC630E"/>
    <w:rsid w:val="00CD03C3"/>
    <w:rsid w:val="00CD1044"/>
    <w:rsid w:val="00CD27CF"/>
    <w:rsid w:val="00CD44D2"/>
    <w:rsid w:val="00CD4A17"/>
    <w:rsid w:val="00CD535D"/>
    <w:rsid w:val="00CD6B31"/>
    <w:rsid w:val="00CE0021"/>
    <w:rsid w:val="00CE0564"/>
    <w:rsid w:val="00CE0CBD"/>
    <w:rsid w:val="00CE0CCB"/>
    <w:rsid w:val="00CE12E6"/>
    <w:rsid w:val="00CE2068"/>
    <w:rsid w:val="00CE2951"/>
    <w:rsid w:val="00CE2B67"/>
    <w:rsid w:val="00CE443A"/>
    <w:rsid w:val="00CE4820"/>
    <w:rsid w:val="00CE4D97"/>
    <w:rsid w:val="00CE4D9B"/>
    <w:rsid w:val="00CE5DED"/>
    <w:rsid w:val="00CE672A"/>
    <w:rsid w:val="00CE6C3F"/>
    <w:rsid w:val="00CE70DA"/>
    <w:rsid w:val="00CE7326"/>
    <w:rsid w:val="00CE7644"/>
    <w:rsid w:val="00CE78F5"/>
    <w:rsid w:val="00CF14F3"/>
    <w:rsid w:val="00CF169D"/>
    <w:rsid w:val="00CF2083"/>
    <w:rsid w:val="00CF2D11"/>
    <w:rsid w:val="00CF366F"/>
    <w:rsid w:val="00CF3BC6"/>
    <w:rsid w:val="00CF4380"/>
    <w:rsid w:val="00CF447D"/>
    <w:rsid w:val="00CF5664"/>
    <w:rsid w:val="00CF69BF"/>
    <w:rsid w:val="00CF7DA7"/>
    <w:rsid w:val="00D00116"/>
    <w:rsid w:val="00D0056A"/>
    <w:rsid w:val="00D01A42"/>
    <w:rsid w:val="00D01EC8"/>
    <w:rsid w:val="00D021F9"/>
    <w:rsid w:val="00D02996"/>
    <w:rsid w:val="00D03561"/>
    <w:rsid w:val="00D0573C"/>
    <w:rsid w:val="00D05A41"/>
    <w:rsid w:val="00D05B9A"/>
    <w:rsid w:val="00D06070"/>
    <w:rsid w:val="00D075EB"/>
    <w:rsid w:val="00D0799F"/>
    <w:rsid w:val="00D11017"/>
    <w:rsid w:val="00D1106B"/>
    <w:rsid w:val="00D11366"/>
    <w:rsid w:val="00D12869"/>
    <w:rsid w:val="00D141B7"/>
    <w:rsid w:val="00D14535"/>
    <w:rsid w:val="00D15086"/>
    <w:rsid w:val="00D15ECE"/>
    <w:rsid w:val="00D165F7"/>
    <w:rsid w:val="00D17129"/>
    <w:rsid w:val="00D176E3"/>
    <w:rsid w:val="00D207B3"/>
    <w:rsid w:val="00D21990"/>
    <w:rsid w:val="00D2199B"/>
    <w:rsid w:val="00D21A33"/>
    <w:rsid w:val="00D21CEB"/>
    <w:rsid w:val="00D22059"/>
    <w:rsid w:val="00D222B9"/>
    <w:rsid w:val="00D227C0"/>
    <w:rsid w:val="00D230B3"/>
    <w:rsid w:val="00D23931"/>
    <w:rsid w:val="00D24E8A"/>
    <w:rsid w:val="00D272E3"/>
    <w:rsid w:val="00D278F1"/>
    <w:rsid w:val="00D27DAF"/>
    <w:rsid w:val="00D30F87"/>
    <w:rsid w:val="00D30FA6"/>
    <w:rsid w:val="00D31F25"/>
    <w:rsid w:val="00D321BF"/>
    <w:rsid w:val="00D32939"/>
    <w:rsid w:val="00D32CF8"/>
    <w:rsid w:val="00D32E3F"/>
    <w:rsid w:val="00D334A1"/>
    <w:rsid w:val="00D33D94"/>
    <w:rsid w:val="00D34038"/>
    <w:rsid w:val="00D35091"/>
    <w:rsid w:val="00D35950"/>
    <w:rsid w:val="00D35A36"/>
    <w:rsid w:val="00D370BF"/>
    <w:rsid w:val="00D418EE"/>
    <w:rsid w:val="00D41AF4"/>
    <w:rsid w:val="00D41C21"/>
    <w:rsid w:val="00D422C9"/>
    <w:rsid w:val="00D42315"/>
    <w:rsid w:val="00D432F2"/>
    <w:rsid w:val="00D43340"/>
    <w:rsid w:val="00D44DEB"/>
    <w:rsid w:val="00D45160"/>
    <w:rsid w:val="00D4599D"/>
    <w:rsid w:val="00D45E2A"/>
    <w:rsid w:val="00D50F0E"/>
    <w:rsid w:val="00D51890"/>
    <w:rsid w:val="00D528DC"/>
    <w:rsid w:val="00D52ADB"/>
    <w:rsid w:val="00D531D9"/>
    <w:rsid w:val="00D547AF"/>
    <w:rsid w:val="00D5591B"/>
    <w:rsid w:val="00D61642"/>
    <w:rsid w:val="00D62E6A"/>
    <w:rsid w:val="00D6307A"/>
    <w:rsid w:val="00D63EFE"/>
    <w:rsid w:val="00D6434B"/>
    <w:rsid w:val="00D64B10"/>
    <w:rsid w:val="00D6550D"/>
    <w:rsid w:val="00D65E33"/>
    <w:rsid w:val="00D65F24"/>
    <w:rsid w:val="00D66724"/>
    <w:rsid w:val="00D6767B"/>
    <w:rsid w:val="00D6788D"/>
    <w:rsid w:val="00D67ADB"/>
    <w:rsid w:val="00D67DE2"/>
    <w:rsid w:val="00D67DF2"/>
    <w:rsid w:val="00D67F3C"/>
    <w:rsid w:val="00D71761"/>
    <w:rsid w:val="00D71A54"/>
    <w:rsid w:val="00D724CB"/>
    <w:rsid w:val="00D740DD"/>
    <w:rsid w:val="00D74C03"/>
    <w:rsid w:val="00D74FA4"/>
    <w:rsid w:val="00D752A5"/>
    <w:rsid w:val="00D7572F"/>
    <w:rsid w:val="00D758AB"/>
    <w:rsid w:val="00D75B6D"/>
    <w:rsid w:val="00D761DB"/>
    <w:rsid w:val="00D76797"/>
    <w:rsid w:val="00D76872"/>
    <w:rsid w:val="00D77139"/>
    <w:rsid w:val="00D7726C"/>
    <w:rsid w:val="00D7770C"/>
    <w:rsid w:val="00D805CE"/>
    <w:rsid w:val="00D8184A"/>
    <w:rsid w:val="00D82043"/>
    <w:rsid w:val="00D821F3"/>
    <w:rsid w:val="00D823E1"/>
    <w:rsid w:val="00D83D4A"/>
    <w:rsid w:val="00D84F4A"/>
    <w:rsid w:val="00D84F9A"/>
    <w:rsid w:val="00D85114"/>
    <w:rsid w:val="00D851A8"/>
    <w:rsid w:val="00D85341"/>
    <w:rsid w:val="00D859FD"/>
    <w:rsid w:val="00D85D96"/>
    <w:rsid w:val="00D8684A"/>
    <w:rsid w:val="00D86D92"/>
    <w:rsid w:val="00D878EF"/>
    <w:rsid w:val="00D87919"/>
    <w:rsid w:val="00D8793C"/>
    <w:rsid w:val="00D90CDD"/>
    <w:rsid w:val="00D9193F"/>
    <w:rsid w:val="00D933E0"/>
    <w:rsid w:val="00D9523B"/>
    <w:rsid w:val="00D953F8"/>
    <w:rsid w:val="00D95679"/>
    <w:rsid w:val="00D96560"/>
    <w:rsid w:val="00D978C1"/>
    <w:rsid w:val="00DA1454"/>
    <w:rsid w:val="00DA304F"/>
    <w:rsid w:val="00DA30E8"/>
    <w:rsid w:val="00DA3633"/>
    <w:rsid w:val="00DA449A"/>
    <w:rsid w:val="00DA44DA"/>
    <w:rsid w:val="00DA4FEB"/>
    <w:rsid w:val="00DA63B1"/>
    <w:rsid w:val="00DA651C"/>
    <w:rsid w:val="00DA6C1F"/>
    <w:rsid w:val="00DA6CCB"/>
    <w:rsid w:val="00DB038B"/>
    <w:rsid w:val="00DB09D3"/>
    <w:rsid w:val="00DB2936"/>
    <w:rsid w:val="00DB2C4C"/>
    <w:rsid w:val="00DB3ECB"/>
    <w:rsid w:val="00DB4466"/>
    <w:rsid w:val="00DB449D"/>
    <w:rsid w:val="00DB5217"/>
    <w:rsid w:val="00DB54DB"/>
    <w:rsid w:val="00DB6213"/>
    <w:rsid w:val="00DB6BDC"/>
    <w:rsid w:val="00DB7941"/>
    <w:rsid w:val="00DC01AC"/>
    <w:rsid w:val="00DC2710"/>
    <w:rsid w:val="00DC2A6E"/>
    <w:rsid w:val="00DC4623"/>
    <w:rsid w:val="00DC4F60"/>
    <w:rsid w:val="00DC5BE1"/>
    <w:rsid w:val="00DC665C"/>
    <w:rsid w:val="00DC6AB6"/>
    <w:rsid w:val="00DD0A18"/>
    <w:rsid w:val="00DD0F14"/>
    <w:rsid w:val="00DD13FA"/>
    <w:rsid w:val="00DD168C"/>
    <w:rsid w:val="00DD17AC"/>
    <w:rsid w:val="00DD2288"/>
    <w:rsid w:val="00DD2D93"/>
    <w:rsid w:val="00DD31CC"/>
    <w:rsid w:val="00DD355F"/>
    <w:rsid w:val="00DD3E9D"/>
    <w:rsid w:val="00DD4912"/>
    <w:rsid w:val="00DD601C"/>
    <w:rsid w:val="00DE077F"/>
    <w:rsid w:val="00DE0AE3"/>
    <w:rsid w:val="00DE1167"/>
    <w:rsid w:val="00DE1ACA"/>
    <w:rsid w:val="00DE22C0"/>
    <w:rsid w:val="00DE2BD5"/>
    <w:rsid w:val="00DE3182"/>
    <w:rsid w:val="00DE33D9"/>
    <w:rsid w:val="00DE43D6"/>
    <w:rsid w:val="00DE45BA"/>
    <w:rsid w:val="00DE4880"/>
    <w:rsid w:val="00DE5C83"/>
    <w:rsid w:val="00DE74F9"/>
    <w:rsid w:val="00DE7567"/>
    <w:rsid w:val="00DE76E3"/>
    <w:rsid w:val="00DF01AC"/>
    <w:rsid w:val="00DF200C"/>
    <w:rsid w:val="00DF29B0"/>
    <w:rsid w:val="00DF2D12"/>
    <w:rsid w:val="00DF3157"/>
    <w:rsid w:val="00DF33A5"/>
    <w:rsid w:val="00DF3784"/>
    <w:rsid w:val="00DF45B9"/>
    <w:rsid w:val="00DF4854"/>
    <w:rsid w:val="00DF596E"/>
    <w:rsid w:val="00DF66BC"/>
    <w:rsid w:val="00E00634"/>
    <w:rsid w:val="00E00D3A"/>
    <w:rsid w:val="00E01186"/>
    <w:rsid w:val="00E0222C"/>
    <w:rsid w:val="00E02D47"/>
    <w:rsid w:val="00E03404"/>
    <w:rsid w:val="00E04C51"/>
    <w:rsid w:val="00E0531D"/>
    <w:rsid w:val="00E057BA"/>
    <w:rsid w:val="00E06038"/>
    <w:rsid w:val="00E0761A"/>
    <w:rsid w:val="00E07B43"/>
    <w:rsid w:val="00E1133F"/>
    <w:rsid w:val="00E11C9B"/>
    <w:rsid w:val="00E13123"/>
    <w:rsid w:val="00E13706"/>
    <w:rsid w:val="00E13ABA"/>
    <w:rsid w:val="00E1537B"/>
    <w:rsid w:val="00E163DB"/>
    <w:rsid w:val="00E16DD7"/>
    <w:rsid w:val="00E16E25"/>
    <w:rsid w:val="00E202A8"/>
    <w:rsid w:val="00E209BA"/>
    <w:rsid w:val="00E20EED"/>
    <w:rsid w:val="00E21B49"/>
    <w:rsid w:val="00E22E4E"/>
    <w:rsid w:val="00E254A2"/>
    <w:rsid w:val="00E25B98"/>
    <w:rsid w:val="00E25C44"/>
    <w:rsid w:val="00E26576"/>
    <w:rsid w:val="00E27489"/>
    <w:rsid w:val="00E27651"/>
    <w:rsid w:val="00E30A2A"/>
    <w:rsid w:val="00E3168A"/>
    <w:rsid w:val="00E3199A"/>
    <w:rsid w:val="00E32445"/>
    <w:rsid w:val="00E32824"/>
    <w:rsid w:val="00E32A57"/>
    <w:rsid w:val="00E33042"/>
    <w:rsid w:val="00E33F70"/>
    <w:rsid w:val="00E34FB2"/>
    <w:rsid w:val="00E356A9"/>
    <w:rsid w:val="00E357C6"/>
    <w:rsid w:val="00E37448"/>
    <w:rsid w:val="00E37875"/>
    <w:rsid w:val="00E40755"/>
    <w:rsid w:val="00E41A57"/>
    <w:rsid w:val="00E421E2"/>
    <w:rsid w:val="00E42FB6"/>
    <w:rsid w:val="00E43C02"/>
    <w:rsid w:val="00E44491"/>
    <w:rsid w:val="00E44931"/>
    <w:rsid w:val="00E469FB"/>
    <w:rsid w:val="00E4771D"/>
    <w:rsid w:val="00E47B05"/>
    <w:rsid w:val="00E51FF2"/>
    <w:rsid w:val="00E552B5"/>
    <w:rsid w:val="00E556DD"/>
    <w:rsid w:val="00E559C8"/>
    <w:rsid w:val="00E567F7"/>
    <w:rsid w:val="00E56CB8"/>
    <w:rsid w:val="00E56D27"/>
    <w:rsid w:val="00E577A3"/>
    <w:rsid w:val="00E57DB6"/>
    <w:rsid w:val="00E60215"/>
    <w:rsid w:val="00E60A0B"/>
    <w:rsid w:val="00E61754"/>
    <w:rsid w:val="00E63289"/>
    <w:rsid w:val="00E6331D"/>
    <w:rsid w:val="00E6351E"/>
    <w:rsid w:val="00E63E24"/>
    <w:rsid w:val="00E64738"/>
    <w:rsid w:val="00E64FF1"/>
    <w:rsid w:val="00E66486"/>
    <w:rsid w:val="00E6656F"/>
    <w:rsid w:val="00E66A11"/>
    <w:rsid w:val="00E67179"/>
    <w:rsid w:val="00E67BCE"/>
    <w:rsid w:val="00E706AF"/>
    <w:rsid w:val="00E70DE8"/>
    <w:rsid w:val="00E716D2"/>
    <w:rsid w:val="00E71A19"/>
    <w:rsid w:val="00E71DEC"/>
    <w:rsid w:val="00E7359E"/>
    <w:rsid w:val="00E75F7C"/>
    <w:rsid w:val="00E7664A"/>
    <w:rsid w:val="00E76F37"/>
    <w:rsid w:val="00E804EC"/>
    <w:rsid w:val="00E8085B"/>
    <w:rsid w:val="00E8159A"/>
    <w:rsid w:val="00E81D9E"/>
    <w:rsid w:val="00E829AA"/>
    <w:rsid w:val="00E8340F"/>
    <w:rsid w:val="00E85F83"/>
    <w:rsid w:val="00E876E4"/>
    <w:rsid w:val="00E8787E"/>
    <w:rsid w:val="00E900F4"/>
    <w:rsid w:val="00E90DFA"/>
    <w:rsid w:val="00E91DC3"/>
    <w:rsid w:val="00E92281"/>
    <w:rsid w:val="00E925F3"/>
    <w:rsid w:val="00E92651"/>
    <w:rsid w:val="00E92DC0"/>
    <w:rsid w:val="00E934A2"/>
    <w:rsid w:val="00E96C1E"/>
    <w:rsid w:val="00E974EB"/>
    <w:rsid w:val="00E9764E"/>
    <w:rsid w:val="00E979E1"/>
    <w:rsid w:val="00EA0364"/>
    <w:rsid w:val="00EA040E"/>
    <w:rsid w:val="00EA0F1E"/>
    <w:rsid w:val="00EA400E"/>
    <w:rsid w:val="00EA4900"/>
    <w:rsid w:val="00EA4E6F"/>
    <w:rsid w:val="00EA594F"/>
    <w:rsid w:val="00EA62AB"/>
    <w:rsid w:val="00EA68F0"/>
    <w:rsid w:val="00EB0098"/>
    <w:rsid w:val="00EB01F7"/>
    <w:rsid w:val="00EB0339"/>
    <w:rsid w:val="00EB13B3"/>
    <w:rsid w:val="00EB168E"/>
    <w:rsid w:val="00EB1A4B"/>
    <w:rsid w:val="00EB2B85"/>
    <w:rsid w:val="00EB2C96"/>
    <w:rsid w:val="00EB3363"/>
    <w:rsid w:val="00EB4FF2"/>
    <w:rsid w:val="00EB579B"/>
    <w:rsid w:val="00EB5B81"/>
    <w:rsid w:val="00EB5FA9"/>
    <w:rsid w:val="00EB64D6"/>
    <w:rsid w:val="00EC2324"/>
    <w:rsid w:val="00EC3AA0"/>
    <w:rsid w:val="00EC4227"/>
    <w:rsid w:val="00EC4B61"/>
    <w:rsid w:val="00EC4EE3"/>
    <w:rsid w:val="00EC64DD"/>
    <w:rsid w:val="00EC6FB5"/>
    <w:rsid w:val="00EC759E"/>
    <w:rsid w:val="00EC7733"/>
    <w:rsid w:val="00EC7BC5"/>
    <w:rsid w:val="00EC7EAC"/>
    <w:rsid w:val="00ED050C"/>
    <w:rsid w:val="00ED0B4F"/>
    <w:rsid w:val="00ED1A30"/>
    <w:rsid w:val="00ED1B67"/>
    <w:rsid w:val="00ED2A4B"/>
    <w:rsid w:val="00ED35D6"/>
    <w:rsid w:val="00ED76FA"/>
    <w:rsid w:val="00EE033F"/>
    <w:rsid w:val="00EE0B7E"/>
    <w:rsid w:val="00EE1B1D"/>
    <w:rsid w:val="00EE231D"/>
    <w:rsid w:val="00EE27FC"/>
    <w:rsid w:val="00EE3395"/>
    <w:rsid w:val="00EE38A1"/>
    <w:rsid w:val="00EE3BBE"/>
    <w:rsid w:val="00EE3E24"/>
    <w:rsid w:val="00EE5738"/>
    <w:rsid w:val="00EE5F14"/>
    <w:rsid w:val="00EE7FAF"/>
    <w:rsid w:val="00EF0858"/>
    <w:rsid w:val="00EF22F7"/>
    <w:rsid w:val="00EF24D4"/>
    <w:rsid w:val="00EF29DD"/>
    <w:rsid w:val="00EF398D"/>
    <w:rsid w:val="00EF3C35"/>
    <w:rsid w:val="00EF4157"/>
    <w:rsid w:val="00EF46D4"/>
    <w:rsid w:val="00EF53BB"/>
    <w:rsid w:val="00EF5F69"/>
    <w:rsid w:val="00EF64A9"/>
    <w:rsid w:val="00EF70FC"/>
    <w:rsid w:val="00EF7855"/>
    <w:rsid w:val="00EF7D5D"/>
    <w:rsid w:val="00F00F71"/>
    <w:rsid w:val="00F016B3"/>
    <w:rsid w:val="00F01AD8"/>
    <w:rsid w:val="00F01B28"/>
    <w:rsid w:val="00F02594"/>
    <w:rsid w:val="00F03066"/>
    <w:rsid w:val="00F03775"/>
    <w:rsid w:val="00F043A0"/>
    <w:rsid w:val="00F04646"/>
    <w:rsid w:val="00F050AC"/>
    <w:rsid w:val="00F05E9B"/>
    <w:rsid w:val="00F07680"/>
    <w:rsid w:val="00F07F63"/>
    <w:rsid w:val="00F10FCA"/>
    <w:rsid w:val="00F12019"/>
    <w:rsid w:val="00F120BF"/>
    <w:rsid w:val="00F1239F"/>
    <w:rsid w:val="00F12C80"/>
    <w:rsid w:val="00F13E0A"/>
    <w:rsid w:val="00F15440"/>
    <w:rsid w:val="00F154DF"/>
    <w:rsid w:val="00F15AE2"/>
    <w:rsid w:val="00F15D3F"/>
    <w:rsid w:val="00F15FF6"/>
    <w:rsid w:val="00F163EB"/>
    <w:rsid w:val="00F169B2"/>
    <w:rsid w:val="00F16D80"/>
    <w:rsid w:val="00F17BBB"/>
    <w:rsid w:val="00F22A96"/>
    <w:rsid w:val="00F22CB5"/>
    <w:rsid w:val="00F23038"/>
    <w:rsid w:val="00F237D4"/>
    <w:rsid w:val="00F24BAE"/>
    <w:rsid w:val="00F2541D"/>
    <w:rsid w:val="00F25822"/>
    <w:rsid w:val="00F25D71"/>
    <w:rsid w:val="00F25DF7"/>
    <w:rsid w:val="00F25E77"/>
    <w:rsid w:val="00F270CD"/>
    <w:rsid w:val="00F2720A"/>
    <w:rsid w:val="00F2796C"/>
    <w:rsid w:val="00F31B8C"/>
    <w:rsid w:val="00F32FC9"/>
    <w:rsid w:val="00F3326C"/>
    <w:rsid w:val="00F33A8E"/>
    <w:rsid w:val="00F33FB2"/>
    <w:rsid w:val="00F3535E"/>
    <w:rsid w:val="00F363A0"/>
    <w:rsid w:val="00F3647A"/>
    <w:rsid w:val="00F365CC"/>
    <w:rsid w:val="00F37297"/>
    <w:rsid w:val="00F408ED"/>
    <w:rsid w:val="00F40BDC"/>
    <w:rsid w:val="00F41FF1"/>
    <w:rsid w:val="00F42891"/>
    <w:rsid w:val="00F42986"/>
    <w:rsid w:val="00F433BE"/>
    <w:rsid w:val="00F440ED"/>
    <w:rsid w:val="00F44A0F"/>
    <w:rsid w:val="00F4543A"/>
    <w:rsid w:val="00F458F1"/>
    <w:rsid w:val="00F45B85"/>
    <w:rsid w:val="00F46402"/>
    <w:rsid w:val="00F47009"/>
    <w:rsid w:val="00F4756C"/>
    <w:rsid w:val="00F47694"/>
    <w:rsid w:val="00F47EF4"/>
    <w:rsid w:val="00F50CF2"/>
    <w:rsid w:val="00F51C46"/>
    <w:rsid w:val="00F53E21"/>
    <w:rsid w:val="00F54E1D"/>
    <w:rsid w:val="00F54F66"/>
    <w:rsid w:val="00F55AE1"/>
    <w:rsid w:val="00F56826"/>
    <w:rsid w:val="00F56E29"/>
    <w:rsid w:val="00F57BFE"/>
    <w:rsid w:val="00F60027"/>
    <w:rsid w:val="00F60653"/>
    <w:rsid w:val="00F60736"/>
    <w:rsid w:val="00F60DB6"/>
    <w:rsid w:val="00F60E31"/>
    <w:rsid w:val="00F6161F"/>
    <w:rsid w:val="00F6242C"/>
    <w:rsid w:val="00F664FE"/>
    <w:rsid w:val="00F66759"/>
    <w:rsid w:val="00F66A93"/>
    <w:rsid w:val="00F673AE"/>
    <w:rsid w:val="00F67865"/>
    <w:rsid w:val="00F67A4B"/>
    <w:rsid w:val="00F70D05"/>
    <w:rsid w:val="00F726D2"/>
    <w:rsid w:val="00F72857"/>
    <w:rsid w:val="00F73181"/>
    <w:rsid w:val="00F742CE"/>
    <w:rsid w:val="00F74CD0"/>
    <w:rsid w:val="00F752D0"/>
    <w:rsid w:val="00F75653"/>
    <w:rsid w:val="00F756AB"/>
    <w:rsid w:val="00F7650F"/>
    <w:rsid w:val="00F76A13"/>
    <w:rsid w:val="00F76A44"/>
    <w:rsid w:val="00F76B8A"/>
    <w:rsid w:val="00F76F51"/>
    <w:rsid w:val="00F76FD8"/>
    <w:rsid w:val="00F809A5"/>
    <w:rsid w:val="00F8150F"/>
    <w:rsid w:val="00F81561"/>
    <w:rsid w:val="00F8162E"/>
    <w:rsid w:val="00F8165D"/>
    <w:rsid w:val="00F81DCB"/>
    <w:rsid w:val="00F81EE8"/>
    <w:rsid w:val="00F822F5"/>
    <w:rsid w:val="00F830A0"/>
    <w:rsid w:val="00F83487"/>
    <w:rsid w:val="00F83C6B"/>
    <w:rsid w:val="00F84847"/>
    <w:rsid w:val="00F851F1"/>
    <w:rsid w:val="00F8531C"/>
    <w:rsid w:val="00F8549F"/>
    <w:rsid w:val="00F85D75"/>
    <w:rsid w:val="00F86073"/>
    <w:rsid w:val="00F8635A"/>
    <w:rsid w:val="00F86DD5"/>
    <w:rsid w:val="00F87E9F"/>
    <w:rsid w:val="00F90137"/>
    <w:rsid w:val="00F914AA"/>
    <w:rsid w:val="00F91E08"/>
    <w:rsid w:val="00F92B7B"/>
    <w:rsid w:val="00F9328B"/>
    <w:rsid w:val="00F93919"/>
    <w:rsid w:val="00F93BB1"/>
    <w:rsid w:val="00F93BCF"/>
    <w:rsid w:val="00F952F0"/>
    <w:rsid w:val="00F95DE8"/>
    <w:rsid w:val="00F96342"/>
    <w:rsid w:val="00F96460"/>
    <w:rsid w:val="00F965F3"/>
    <w:rsid w:val="00F96796"/>
    <w:rsid w:val="00F97135"/>
    <w:rsid w:val="00F979EF"/>
    <w:rsid w:val="00F97D35"/>
    <w:rsid w:val="00FA0006"/>
    <w:rsid w:val="00FA0EC0"/>
    <w:rsid w:val="00FA1458"/>
    <w:rsid w:val="00FA24F9"/>
    <w:rsid w:val="00FA2B0A"/>
    <w:rsid w:val="00FA2B2D"/>
    <w:rsid w:val="00FA311F"/>
    <w:rsid w:val="00FA40D6"/>
    <w:rsid w:val="00FA44FD"/>
    <w:rsid w:val="00FA4EDD"/>
    <w:rsid w:val="00FA513B"/>
    <w:rsid w:val="00FA5475"/>
    <w:rsid w:val="00FA5EA2"/>
    <w:rsid w:val="00FA629C"/>
    <w:rsid w:val="00FA67C3"/>
    <w:rsid w:val="00FB1E88"/>
    <w:rsid w:val="00FB3AB6"/>
    <w:rsid w:val="00FB3ABD"/>
    <w:rsid w:val="00FB3AF8"/>
    <w:rsid w:val="00FB4192"/>
    <w:rsid w:val="00FB4E5C"/>
    <w:rsid w:val="00FB5131"/>
    <w:rsid w:val="00FB53DC"/>
    <w:rsid w:val="00FB54EC"/>
    <w:rsid w:val="00FB58DE"/>
    <w:rsid w:val="00FB5FE3"/>
    <w:rsid w:val="00FB68E0"/>
    <w:rsid w:val="00FB7AAE"/>
    <w:rsid w:val="00FB7E21"/>
    <w:rsid w:val="00FC0E3B"/>
    <w:rsid w:val="00FC166A"/>
    <w:rsid w:val="00FC1B40"/>
    <w:rsid w:val="00FC224C"/>
    <w:rsid w:val="00FC26E9"/>
    <w:rsid w:val="00FC339E"/>
    <w:rsid w:val="00FC38B1"/>
    <w:rsid w:val="00FC4925"/>
    <w:rsid w:val="00FC632B"/>
    <w:rsid w:val="00FC6591"/>
    <w:rsid w:val="00FC6730"/>
    <w:rsid w:val="00FC6DC2"/>
    <w:rsid w:val="00FC75F1"/>
    <w:rsid w:val="00FD0994"/>
    <w:rsid w:val="00FD3087"/>
    <w:rsid w:val="00FD3416"/>
    <w:rsid w:val="00FD372E"/>
    <w:rsid w:val="00FD4F9A"/>
    <w:rsid w:val="00FD5890"/>
    <w:rsid w:val="00FD5E11"/>
    <w:rsid w:val="00FD64BB"/>
    <w:rsid w:val="00FD683C"/>
    <w:rsid w:val="00FD71DA"/>
    <w:rsid w:val="00FD7DC7"/>
    <w:rsid w:val="00FE06E0"/>
    <w:rsid w:val="00FE0CC8"/>
    <w:rsid w:val="00FE1ADF"/>
    <w:rsid w:val="00FE247E"/>
    <w:rsid w:val="00FE3371"/>
    <w:rsid w:val="00FE37F1"/>
    <w:rsid w:val="00FE4E59"/>
    <w:rsid w:val="00FE4FA3"/>
    <w:rsid w:val="00FE5345"/>
    <w:rsid w:val="00FE53BC"/>
    <w:rsid w:val="00FE6619"/>
    <w:rsid w:val="00FF03FD"/>
    <w:rsid w:val="00FF15F4"/>
    <w:rsid w:val="00FF1AE2"/>
    <w:rsid w:val="00FF41FB"/>
    <w:rsid w:val="00FF4424"/>
    <w:rsid w:val="00FF4832"/>
    <w:rsid w:val="00FF496A"/>
    <w:rsid w:val="00FF5141"/>
    <w:rsid w:val="00FF541B"/>
    <w:rsid w:val="00FF5424"/>
    <w:rsid w:val="00FF5F31"/>
    <w:rsid w:val="00FF7391"/>
    <w:rsid w:val="00FF7431"/>
    <w:rsid w:val="00FF7617"/>
    <w:rsid w:val="00FF7EF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1757E80"/>
  <w15:chartTrackingRefBased/>
  <w15:docId w15:val="{E8473250-8121-4D98-BAED-1BA3B8F87E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iPriority="0"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iPriority="0" w:unhideWhenUsed="1"/>
    <w:lsdException w:name="List 2" w:semiHidden="1" w:uiPriority="0"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nhideWhenUsed="1"/>
    <w:lsdException w:name="List Bullet 4" w:semiHidden="1" w:unhideWhenUsed="1"/>
    <w:lsdException w:name="List Bullet 5" w:semiHidden="1" w:unhideWhenUsed="1"/>
    <w:lsdException w:name="List Number 2" w:semiHidden="1" w:uiPriority="0" w:unhideWhenUsed="1"/>
    <w:lsdException w:name="List Number 3" w:semiHidden="1" w:uiPriority="0"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iPriority="0"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1537B"/>
    <w:pPr>
      <w:spacing w:after="0"/>
    </w:pPr>
    <w:rPr>
      <w:rFonts w:ascii="Times New Roman" w:hAnsi="Times New Roman"/>
      <w:sz w:val="20"/>
    </w:rPr>
  </w:style>
  <w:style w:type="paragraph" w:styleId="Heading1">
    <w:name w:val="heading 1"/>
    <w:aliases w:val="Section Head"/>
    <w:basedOn w:val="Normal"/>
    <w:link w:val="Heading1Char"/>
    <w:uiPriority w:val="9"/>
    <w:qFormat/>
    <w:rsid w:val="0087618D"/>
    <w:pPr>
      <w:widowControl w:val="0"/>
      <w:numPr>
        <w:numId w:val="7"/>
      </w:numPr>
      <w:tabs>
        <w:tab w:val="left" w:pos="540"/>
      </w:tabs>
      <w:spacing w:before="120" w:line="240" w:lineRule="atLeast"/>
      <w:ind w:left="547" w:hanging="547"/>
      <w:outlineLvl w:val="0"/>
    </w:pPr>
    <w:rPr>
      <w:rFonts w:ascii="Arial MT" w:hAnsi="Arial MT" w:cstheme="majorBidi"/>
      <w:b/>
      <w:caps/>
      <w:szCs w:val="20"/>
    </w:rPr>
  </w:style>
  <w:style w:type="paragraph" w:styleId="Heading2">
    <w:name w:val="heading 2"/>
    <w:aliases w:val="Article"/>
    <w:basedOn w:val="Heading1"/>
    <w:link w:val="Heading2Char"/>
    <w:uiPriority w:val="9"/>
    <w:qFormat/>
    <w:rsid w:val="00B1427D"/>
    <w:pPr>
      <w:numPr>
        <w:ilvl w:val="1"/>
      </w:numPr>
      <w:tabs>
        <w:tab w:val="clear" w:pos="540"/>
        <w:tab w:val="left" w:pos="450"/>
      </w:tabs>
      <w:ind w:left="450" w:hanging="450"/>
      <w:outlineLvl w:val="1"/>
    </w:pPr>
    <w:rPr>
      <w:rFonts w:ascii="Times New Roman" w:hAnsi="Times New Roman"/>
      <w:b w:val="0"/>
      <w:caps w:val="0"/>
      <w:szCs w:val="26"/>
    </w:rPr>
  </w:style>
  <w:style w:type="paragraph" w:styleId="Heading3">
    <w:name w:val="heading 3"/>
    <w:aliases w:val="Paragraph"/>
    <w:basedOn w:val="Heading2"/>
    <w:link w:val="Heading3Char"/>
    <w:uiPriority w:val="9"/>
    <w:qFormat/>
    <w:rsid w:val="007C1423"/>
    <w:pPr>
      <w:numPr>
        <w:ilvl w:val="2"/>
      </w:numPr>
      <w:tabs>
        <w:tab w:val="clear" w:pos="450"/>
        <w:tab w:val="clear" w:pos="720"/>
        <w:tab w:val="left" w:pos="810"/>
      </w:tabs>
      <w:ind w:left="810" w:hanging="810"/>
      <w:outlineLvl w:val="2"/>
    </w:pPr>
    <w:rPr>
      <w:szCs w:val="24"/>
    </w:rPr>
  </w:style>
  <w:style w:type="paragraph" w:styleId="Heading4">
    <w:name w:val="heading 4"/>
    <w:aliases w:val="Subparagraph1"/>
    <w:basedOn w:val="Heading3"/>
    <w:link w:val="Heading4Char"/>
    <w:uiPriority w:val="9"/>
    <w:qFormat/>
    <w:rsid w:val="007C1423"/>
    <w:pPr>
      <w:numPr>
        <w:ilvl w:val="3"/>
      </w:numPr>
      <w:tabs>
        <w:tab w:val="clear" w:pos="1008"/>
        <w:tab w:val="left" w:pos="1350"/>
      </w:tabs>
      <w:ind w:left="1350" w:hanging="1062"/>
      <w:outlineLvl w:val="3"/>
    </w:pPr>
    <w:rPr>
      <w:iCs/>
    </w:rPr>
  </w:style>
  <w:style w:type="paragraph" w:styleId="Heading5">
    <w:name w:val="heading 5"/>
    <w:aliases w:val="Subparagraph2"/>
    <w:link w:val="Heading5Char"/>
    <w:uiPriority w:val="9"/>
    <w:qFormat/>
    <w:rsid w:val="007C1423"/>
    <w:pPr>
      <w:numPr>
        <w:ilvl w:val="4"/>
        <w:numId w:val="7"/>
      </w:numPr>
      <w:tabs>
        <w:tab w:val="clear" w:pos="1224"/>
        <w:tab w:val="left" w:pos="1710"/>
      </w:tabs>
      <w:spacing w:before="160" w:after="80"/>
      <w:ind w:left="1710" w:hanging="360"/>
      <w:outlineLvl w:val="4"/>
    </w:pPr>
    <w:rPr>
      <w:rFonts w:ascii="Times New Roman" w:hAnsi="Times New Roman" w:cstheme="majorBidi"/>
      <w:iCs/>
      <w:sz w:val="20"/>
      <w:szCs w:val="24"/>
    </w:rPr>
  </w:style>
  <w:style w:type="paragraph" w:styleId="Heading6">
    <w:name w:val="heading 6"/>
    <w:aliases w:val="Subparagraph3"/>
    <w:basedOn w:val="Heading5"/>
    <w:link w:val="Heading6Char"/>
    <w:uiPriority w:val="9"/>
    <w:qFormat/>
    <w:rsid w:val="007C1423"/>
    <w:pPr>
      <w:numPr>
        <w:ilvl w:val="5"/>
      </w:numPr>
      <w:tabs>
        <w:tab w:val="clear" w:pos="1440"/>
        <w:tab w:val="clear" w:pos="1710"/>
        <w:tab w:val="left" w:pos="1980"/>
      </w:tabs>
      <w:ind w:left="1980" w:hanging="270"/>
      <w:outlineLvl w:val="5"/>
    </w:pPr>
  </w:style>
  <w:style w:type="paragraph" w:styleId="Heading7">
    <w:name w:val="heading 7"/>
    <w:basedOn w:val="Heading6"/>
    <w:link w:val="Heading7Char"/>
    <w:uiPriority w:val="9"/>
    <w:qFormat/>
    <w:rsid w:val="007C1423"/>
    <w:pPr>
      <w:numPr>
        <w:ilvl w:val="6"/>
      </w:numPr>
      <w:tabs>
        <w:tab w:val="clear" w:pos="1728"/>
        <w:tab w:val="clear" w:pos="1980"/>
        <w:tab w:val="left" w:pos="2250"/>
      </w:tabs>
      <w:spacing w:after="120"/>
      <w:ind w:left="2250" w:hanging="270"/>
      <w:outlineLvl w:val="6"/>
    </w:pPr>
    <w:rPr>
      <w:iCs w:val="0"/>
    </w:rPr>
  </w:style>
  <w:style w:type="paragraph" w:styleId="Heading8">
    <w:name w:val="heading 8"/>
    <w:basedOn w:val="Heading7"/>
    <w:link w:val="Heading8Char"/>
    <w:uiPriority w:val="9"/>
    <w:qFormat/>
    <w:rsid w:val="007C1423"/>
    <w:pPr>
      <w:numPr>
        <w:ilvl w:val="7"/>
      </w:numPr>
      <w:tabs>
        <w:tab w:val="clear" w:pos="2016"/>
        <w:tab w:val="clear" w:pos="2250"/>
        <w:tab w:val="left" w:pos="2610"/>
      </w:tabs>
      <w:spacing w:line="264" w:lineRule="auto"/>
      <w:ind w:left="2610" w:hanging="360"/>
      <w:contextualSpacing/>
      <w:outlineLvl w:val="7"/>
    </w:pPr>
    <w:rPr>
      <w:szCs w:val="21"/>
    </w:rPr>
  </w:style>
  <w:style w:type="paragraph" w:styleId="Heading9">
    <w:name w:val="heading 9"/>
    <w:basedOn w:val="Heading8"/>
    <w:link w:val="Heading9Char"/>
    <w:uiPriority w:val="9"/>
    <w:qFormat/>
    <w:rsid w:val="007C1423"/>
    <w:pPr>
      <w:numPr>
        <w:ilvl w:val="8"/>
      </w:numPr>
      <w:tabs>
        <w:tab w:val="clear" w:pos="2304"/>
        <w:tab w:val="clear" w:pos="2610"/>
        <w:tab w:val="left" w:pos="2970"/>
      </w:tabs>
      <w:ind w:left="2970" w:hanging="360"/>
      <w:outlineLvl w:val="8"/>
    </w:pPr>
    <w:rPr>
      <w:iCs/>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RunIn">
    <w:name w:val="HeadingRunIn"/>
    <w:next w:val="Body"/>
    <w:rsid w:val="00B37EF3"/>
    <w:pPr>
      <w:tabs>
        <w:tab w:val="left" w:pos="200"/>
        <w:tab w:val="left" w:pos="420"/>
        <w:tab w:val="left" w:pos="640"/>
        <w:tab w:val="left" w:pos="860"/>
        <w:tab w:val="left" w:pos="1080"/>
        <w:tab w:val="left" w:pos="1280"/>
      </w:tabs>
      <w:suppressAutoHyphens/>
      <w:autoSpaceDE w:val="0"/>
      <w:autoSpaceDN w:val="0"/>
      <w:adjustRightInd w:val="0"/>
      <w:spacing w:after="0" w:line="240" w:lineRule="auto"/>
    </w:pPr>
    <w:rPr>
      <w:rFonts w:ascii="Times New Roman" w:hAnsi="Times New Roman" w:cs="Times New Roman"/>
      <w:bCs/>
      <w:color w:val="000000"/>
      <w:sz w:val="20"/>
      <w:szCs w:val="24"/>
    </w:rPr>
  </w:style>
  <w:style w:type="paragraph" w:customStyle="1" w:styleId="Body">
    <w:name w:val="Body"/>
    <w:uiPriority w:val="99"/>
    <w:rsid w:val="009045A3"/>
    <w:pPr>
      <w:autoSpaceDE w:val="0"/>
      <w:autoSpaceDN w:val="0"/>
      <w:adjustRightInd w:val="0"/>
      <w:spacing w:after="0" w:line="280" w:lineRule="atLeast"/>
    </w:pPr>
    <w:rPr>
      <w:rFonts w:ascii="Times New Roman" w:hAnsi="Times New Roman" w:cs="Times New Roman"/>
      <w:color w:val="000000"/>
      <w:w w:val="0"/>
      <w:sz w:val="24"/>
      <w:szCs w:val="24"/>
    </w:rPr>
  </w:style>
  <w:style w:type="paragraph" w:customStyle="1" w:styleId="Bulleted">
    <w:name w:val="Bulleted"/>
    <w:uiPriority w:val="99"/>
    <w:rsid w:val="009045A3"/>
    <w:pPr>
      <w:tabs>
        <w:tab w:val="left" w:pos="360"/>
      </w:tabs>
      <w:autoSpaceDE w:val="0"/>
      <w:autoSpaceDN w:val="0"/>
      <w:adjustRightInd w:val="0"/>
      <w:spacing w:after="0" w:line="280" w:lineRule="atLeast"/>
      <w:ind w:left="360" w:hanging="360"/>
    </w:pPr>
    <w:rPr>
      <w:rFonts w:ascii="Times New Roman" w:hAnsi="Times New Roman" w:cs="Times New Roman"/>
      <w:color w:val="000000"/>
      <w:w w:val="0"/>
      <w:sz w:val="24"/>
      <w:szCs w:val="24"/>
    </w:rPr>
  </w:style>
  <w:style w:type="paragraph" w:customStyle="1" w:styleId="CellBody">
    <w:name w:val="CellBody"/>
    <w:uiPriority w:val="99"/>
    <w:rsid w:val="009045A3"/>
    <w:pPr>
      <w:autoSpaceDE w:val="0"/>
      <w:autoSpaceDN w:val="0"/>
      <w:adjustRightInd w:val="0"/>
      <w:spacing w:after="0" w:line="280" w:lineRule="atLeast"/>
    </w:pPr>
    <w:rPr>
      <w:rFonts w:ascii="Times New Roman" w:hAnsi="Times New Roman" w:cs="Times New Roman"/>
      <w:color w:val="000000"/>
      <w:w w:val="0"/>
      <w:sz w:val="24"/>
      <w:szCs w:val="24"/>
    </w:rPr>
  </w:style>
  <w:style w:type="paragraph" w:customStyle="1" w:styleId="CellHeading">
    <w:name w:val="CellHeading"/>
    <w:uiPriority w:val="99"/>
    <w:rsid w:val="009045A3"/>
    <w:pPr>
      <w:suppressAutoHyphens/>
      <w:autoSpaceDE w:val="0"/>
      <w:autoSpaceDN w:val="0"/>
      <w:adjustRightInd w:val="0"/>
      <w:spacing w:after="0" w:line="280" w:lineRule="atLeast"/>
      <w:jc w:val="center"/>
    </w:pPr>
    <w:rPr>
      <w:rFonts w:ascii="Times New Roman" w:hAnsi="Times New Roman" w:cs="Times New Roman"/>
      <w:color w:val="000000"/>
      <w:w w:val="0"/>
      <w:sz w:val="24"/>
      <w:szCs w:val="24"/>
    </w:rPr>
  </w:style>
  <w:style w:type="paragraph" w:customStyle="1" w:styleId="Footnote">
    <w:name w:val="Footnote"/>
    <w:uiPriority w:val="99"/>
    <w:rsid w:val="00252C2D"/>
    <w:pPr>
      <w:tabs>
        <w:tab w:val="left" w:pos="270"/>
      </w:tabs>
      <w:autoSpaceDE w:val="0"/>
      <w:autoSpaceDN w:val="0"/>
      <w:adjustRightInd w:val="0"/>
      <w:spacing w:after="0" w:line="200" w:lineRule="atLeast"/>
      <w:ind w:left="270" w:hanging="270"/>
      <w:jc w:val="both"/>
    </w:pPr>
    <w:rPr>
      <w:rFonts w:ascii="Times New Roman" w:hAnsi="Times New Roman" w:cs="Times New Roman"/>
      <w:color w:val="000000"/>
      <w:w w:val="0"/>
      <w:sz w:val="16"/>
      <w:szCs w:val="16"/>
    </w:rPr>
  </w:style>
  <w:style w:type="paragraph" w:customStyle="1" w:styleId="Heading10">
    <w:name w:val="Heading1"/>
    <w:next w:val="Body"/>
    <w:uiPriority w:val="99"/>
    <w:rsid w:val="009045A3"/>
    <w:pPr>
      <w:keepNext/>
      <w:autoSpaceDE w:val="0"/>
      <w:autoSpaceDN w:val="0"/>
      <w:adjustRightInd w:val="0"/>
      <w:spacing w:before="280" w:after="120" w:line="320" w:lineRule="atLeast"/>
    </w:pPr>
    <w:rPr>
      <w:rFonts w:ascii="Times New Roman" w:hAnsi="Times New Roman" w:cs="Times New Roman"/>
      <w:b/>
      <w:bCs/>
      <w:color w:val="000000"/>
      <w:w w:val="0"/>
      <w:sz w:val="28"/>
      <w:szCs w:val="28"/>
    </w:rPr>
  </w:style>
  <w:style w:type="paragraph" w:customStyle="1" w:styleId="Heading20">
    <w:name w:val="Heading2"/>
    <w:next w:val="Body"/>
    <w:uiPriority w:val="99"/>
    <w:rsid w:val="009045A3"/>
    <w:pPr>
      <w:keepNext/>
      <w:autoSpaceDE w:val="0"/>
      <w:autoSpaceDN w:val="0"/>
      <w:adjustRightInd w:val="0"/>
      <w:spacing w:before="240" w:after="60" w:line="280" w:lineRule="atLeast"/>
    </w:pPr>
    <w:rPr>
      <w:rFonts w:ascii="Times New Roman" w:hAnsi="Times New Roman" w:cs="Times New Roman"/>
      <w:b/>
      <w:bCs/>
      <w:color w:val="000000"/>
      <w:w w:val="0"/>
      <w:sz w:val="24"/>
      <w:szCs w:val="24"/>
    </w:rPr>
  </w:style>
  <w:style w:type="paragraph" w:customStyle="1" w:styleId="Indented">
    <w:name w:val="Indented"/>
    <w:uiPriority w:val="99"/>
    <w:rsid w:val="009045A3"/>
    <w:pPr>
      <w:tabs>
        <w:tab w:val="left" w:pos="360"/>
      </w:tabs>
      <w:autoSpaceDE w:val="0"/>
      <w:autoSpaceDN w:val="0"/>
      <w:adjustRightInd w:val="0"/>
      <w:spacing w:after="0" w:line="280" w:lineRule="atLeast"/>
      <w:ind w:left="360"/>
    </w:pPr>
    <w:rPr>
      <w:rFonts w:ascii="Times New Roman" w:hAnsi="Times New Roman" w:cs="Times New Roman"/>
      <w:color w:val="000000"/>
      <w:w w:val="0"/>
      <w:sz w:val="24"/>
      <w:szCs w:val="24"/>
    </w:rPr>
  </w:style>
  <w:style w:type="paragraph" w:customStyle="1" w:styleId="Numbered">
    <w:name w:val="Numbered"/>
    <w:uiPriority w:val="99"/>
    <w:rsid w:val="009045A3"/>
    <w:pPr>
      <w:tabs>
        <w:tab w:val="left" w:pos="360"/>
      </w:tabs>
      <w:autoSpaceDE w:val="0"/>
      <w:autoSpaceDN w:val="0"/>
      <w:adjustRightInd w:val="0"/>
      <w:spacing w:after="0" w:line="280" w:lineRule="atLeast"/>
      <w:ind w:left="360" w:hanging="360"/>
    </w:pPr>
    <w:rPr>
      <w:rFonts w:ascii="Times New Roman" w:hAnsi="Times New Roman" w:cs="Times New Roman"/>
      <w:color w:val="000000"/>
      <w:w w:val="0"/>
      <w:sz w:val="24"/>
      <w:szCs w:val="24"/>
    </w:rPr>
  </w:style>
  <w:style w:type="paragraph" w:customStyle="1" w:styleId="Numbered1">
    <w:name w:val="Numbered1"/>
    <w:next w:val="Numbered"/>
    <w:uiPriority w:val="99"/>
    <w:rsid w:val="009045A3"/>
    <w:pPr>
      <w:tabs>
        <w:tab w:val="left" w:pos="360"/>
      </w:tabs>
      <w:autoSpaceDE w:val="0"/>
      <w:autoSpaceDN w:val="0"/>
      <w:adjustRightInd w:val="0"/>
      <w:spacing w:after="0" w:line="280" w:lineRule="atLeast"/>
      <w:ind w:left="360" w:hanging="360"/>
    </w:pPr>
    <w:rPr>
      <w:rFonts w:ascii="Times New Roman" w:hAnsi="Times New Roman" w:cs="Times New Roman"/>
      <w:color w:val="000000"/>
      <w:w w:val="0"/>
      <w:sz w:val="24"/>
      <w:szCs w:val="24"/>
    </w:rPr>
  </w:style>
  <w:style w:type="paragraph" w:customStyle="1" w:styleId="TableFootnote">
    <w:name w:val="TableFootnote"/>
    <w:uiPriority w:val="99"/>
    <w:rsid w:val="001743A7"/>
    <w:pPr>
      <w:autoSpaceDE w:val="0"/>
      <w:autoSpaceDN w:val="0"/>
      <w:adjustRightInd w:val="0"/>
      <w:spacing w:before="20" w:after="0" w:line="160" w:lineRule="atLeast"/>
      <w:ind w:left="57" w:right="360"/>
      <w:jc w:val="both"/>
    </w:pPr>
    <w:rPr>
      <w:rFonts w:ascii="Times New Roman" w:hAnsi="Times New Roman" w:cs="Times New Roman"/>
      <w:color w:val="000000"/>
      <w:w w:val="0"/>
      <w:sz w:val="16"/>
      <w:szCs w:val="20"/>
    </w:rPr>
  </w:style>
  <w:style w:type="paragraph" w:customStyle="1" w:styleId="TableTitle">
    <w:name w:val="TableTitle"/>
    <w:uiPriority w:val="99"/>
    <w:rsid w:val="00122D20"/>
    <w:pPr>
      <w:keepNext/>
      <w:suppressAutoHyphens/>
      <w:autoSpaceDE w:val="0"/>
      <w:autoSpaceDN w:val="0"/>
      <w:adjustRightInd w:val="0"/>
      <w:spacing w:before="120" w:after="80" w:line="200" w:lineRule="atLeast"/>
      <w:jc w:val="center"/>
    </w:pPr>
    <w:rPr>
      <w:rFonts w:ascii="Arial MT" w:hAnsi="Arial MT" w:cs="Times New Roman"/>
      <w:b/>
      <w:bCs/>
      <w:color w:val="000000"/>
      <w:sz w:val="18"/>
      <w:szCs w:val="18"/>
    </w:rPr>
  </w:style>
  <w:style w:type="paragraph" w:styleId="Title">
    <w:name w:val="Title"/>
    <w:basedOn w:val="Normal"/>
    <w:next w:val="Body"/>
    <w:link w:val="TitleChar"/>
    <w:uiPriority w:val="99"/>
    <w:qFormat/>
    <w:rsid w:val="009045A3"/>
    <w:pPr>
      <w:keepNext/>
      <w:suppressAutoHyphens/>
      <w:autoSpaceDE w:val="0"/>
      <w:autoSpaceDN w:val="0"/>
      <w:adjustRightInd w:val="0"/>
      <w:spacing w:before="480" w:after="240" w:line="480" w:lineRule="atLeast"/>
      <w:jc w:val="center"/>
    </w:pPr>
    <w:rPr>
      <w:rFonts w:cs="Times New Roman"/>
      <w:b/>
      <w:bCs/>
      <w:color w:val="000000"/>
      <w:w w:val="0"/>
      <w:sz w:val="36"/>
      <w:szCs w:val="36"/>
    </w:rPr>
  </w:style>
  <w:style w:type="character" w:customStyle="1" w:styleId="TitleChar">
    <w:name w:val="Title Char"/>
    <w:basedOn w:val="DefaultParagraphFont"/>
    <w:link w:val="Title"/>
    <w:uiPriority w:val="99"/>
    <w:rsid w:val="009045A3"/>
    <w:rPr>
      <w:rFonts w:ascii="Times New Roman" w:hAnsi="Times New Roman" w:cs="Times New Roman"/>
      <w:b/>
      <w:bCs/>
      <w:color w:val="000000"/>
      <w:w w:val="0"/>
      <w:sz w:val="36"/>
      <w:szCs w:val="36"/>
    </w:rPr>
  </w:style>
  <w:style w:type="character" w:styleId="Emphasis">
    <w:name w:val="Emphasis"/>
    <w:basedOn w:val="DefaultParagraphFont"/>
    <w:uiPriority w:val="99"/>
    <w:qFormat/>
    <w:rsid w:val="009045A3"/>
    <w:rPr>
      <w:i/>
      <w:iCs/>
    </w:rPr>
  </w:style>
  <w:style w:type="character" w:customStyle="1" w:styleId="EquationVariables">
    <w:name w:val="EquationVariables"/>
    <w:uiPriority w:val="99"/>
    <w:rsid w:val="009045A3"/>
    <w:rPr>
      <w:i/>
      <w:iCs/>
    </w:rPr>
  </w:style>
  <w:style w:type="character" w:customStyle="1" w:styleId="Heading1Char">
    <w:name w:val="Heading 1 Char"/>
    <w:aliases w:val="Section Head Char"/>
    <w:basedOn w:val="DefaultParagraphFont"/>
    <w:link w:val="Heading1"/>
    <w:uiPriority w:val="9"/>
    <w:rsid w:val="0087618D"/>
    <w:rPr>
      <w:rFonts w:ascii="Arial MT" w:hAnsi="Arial MT" w:cstheme="majorBidi"/>
      <w:b/>
      <w:caps/>
      <w:sz w:val="20"/>
      <w:szCs w:val="20"/>
    </w:rPr>
  </w:style>
  <w:style w:type="character" w:customStyle="1" w:styleId="Heading2Char">
    <w:name w:val="Heading 2 Char"/>
    <w:aliases w:val="Article Char"/>
    <w:basedOn w:val="DefaultParagraphFont"/>
    <w:link w:val="Heading2"/>
    <w:uiPriority w:val="9"/>
    <w:rsid w:val="00B1427D"/>
    <w:rPr>
      <w:rFonts w:ascii="Times New Roman" w:hAnsi="Times New Roman" w:cstheme="majorBidi"/>
      <w:sz w:val="20"/>
      <w:szCs w:val="26"/>
    </w:rPr>
  </w:style>
  <w:style w:type="character" w:customStyle="1" w:styleId="Heading3Char">
    <w:name w:val="Heading 3 Char"/>
    <w:aliases w:val="Paragraph Char"/>
    <w:basedOn w:val="DefaultParagraphFont"/>
    <w:link w:val="Heading3"/>
    <w:uiPriority w:val="9"/>
    <w:rsid w:val="007C1423"/>
    <w:rPr>
      <w:rFonts w:ascii="Times New Roman" w:hAnsi="Times New Roman" w:cstheme="majorBidi"/>
      <w:sz w:val="20"/>
      <w:szCs w:val="24"/>
    </w:rPr>
  </w:style>
  <w:style w:type="character" w:customStyle="1" w:styleId="Heading4Char">
    <w:name w:val="Heading 4 Char"/>
    <w:aliases w:val="Subparagraph1 Char"/>
    <w:basedOn w:val="DefaultParagraphFont"/>
    <w:link w:val="Heading4"/>
    <w:uiPriority w:val="9"/>
    <w:rsid w:val="007C1423"/>
    <w:rPr>
      <w:rFonts w:ascii="Times New Roman" w:hAnsi="Times New Roman" w:cstheme="majorBidi"/>
      <w:iCs/>
      <w:sz w:val="20"/>
      <w:szCs w:val="24"/>
    </w:rPr>
  </w:style>
  <w:style w:type="character" w:customStyle="1" w:styleId="Heading5Char">
    <w:name w:val="Heading 5 Char"/>
    <w:aliases w:val="Subparagraph2 Char"/>
    <w:basedOn w:val="DefaultParagraphFont"/>
    <w:link w:val="Heading5"/>
    <w:uiPriority w:val="9"/>
    <w:rsid w:val="007C1423"/>
    <w:rPr>
      <w:rFonts w:ascii="Times New Roman" w:hAnsi="Times New Roman" w:cstheme="majorBidi"/>
      <w:iCs/>
      <w:sz w:val="20"/>
      <w:szCs w:val="24"/>
    </w:rPr>
  </w:style>
  <w:style w:type="character" w:customStyle="1" w:styleId="Heading6Char">
    <w:name w:val="Heading 6 Char"/>
    <w:aliases w:val="Subparagraph3 Char"/>
    <w:basedOn w:val="DefaultParagraphFont"/>
    <w:link w:val="Heading6"/>
    <w:uiPriority w:val="9"/>
    <w:rsid w:val="007C1423"/>
    <w:rPr>
      <w:rFonts w:ascii="Times New Roman" w:hAnsi="Times New Roman" w:cstheme="majorBidi"/>
      <w:iCs/>
      <w:sz w:val="20"/>
      <w:szCs w:val="24"/>
    </w:rPr>
  </w:style>
  <w:style w:type="character" w:customStyle="1" w:styleId="Heading7Char">
    <w:name w:val="Heading 7 Char"/>
    <w:basedOn w:val="DefaultParagraphFont"/>
    <w:link w:val="Heading7"/>
    <w:uiPriority w:val="9"/>
    <w:rsid w:val="007C1423"/>
    <w:rPr>
      <w:rFonts w:ascii="Times New Roman" w:hAnsi="Times New Roman" w:cstheme="majorBidi"/>
      <w:sz w:val="20"/>
      <w:szCs w:val="24"/>
    </w:rPr>
  </w:style>
  <w:style w:type="character" w:customStyle="1" w:styleId="Heading8Char">
    <w:name w:val="Heading 8 Char"/>
    <w:basedOn w:val="DefaultParagraphFont"/>
    <w:link w:val="Heading8"/>
    <w:uiPriority w:val="9"/>
    <w:rsid w:val="007C1423"/>
    <w:rPr>
      <w:rFonts w:ascii="Times New Roman" w:hAnsi="Times New Roman" w:cstheme="majorBidi"/>
      <w:sz w:val="20"/>
      <w:szCs w:val="21"/>
    </w:rPr>
  </w:style>
  <w:style w:type="character" w:customStyle="1" w:styleId="Heading9Char">
    <w:name w:val="Heading 9 Char"/>
    <w:basedOn w:val="DefaultParagraphFont"/>
    <w:link w:val="Heading9"/>
    <w:uiPriority w:val="9"/>
    <w:rsid w:val="007C1423"/>
    <w:rPr>
      <w:rFonts w:ascii="Times New Roman" w:hAnsi="Times New Roman" w:cstheme="majorBidi"/>
      <w:iCs/>
      <w:color w:val="272727" w:themeColor="text1" w:themeTint="D8"/>
      <w:sz w:val="20"/>
      <w:szCs w:val="21"/>
    </w:rPr>
  </w:style>
  <w:style w:type="paragraph" w:customStyle="1" w:styleId="Infobox">
    <w:name w:val="Info. box"/>
    <w:basedOn w:val="HeadingRunIn"/>
    <w:qFormat/>
    <w:rsid w:val="00011C4A"/>
    <w:pPr>
      <w:pBdr>
        <w:top w:val="single" w:sz="8" w:space="0" w:color="auto"/>
        <w:bottom w:val="single" w:sz="8" w:space="1" w:color="auto"/>
      </w:pBdr>
      <w:spacing w:before="120" w:line="240" w:lineRule="atLeast"/>
    </w:pPr>
    <w:rPr>
      <w:rFonts w:cs="Times New Roman PS MT"/>
      <w:bCs w:val="0"/>
      <w:i/>
      <w:iCs/>
      <w:szCs w:val="20"/>
    </w:rPr>
  </w:style>
  <w:style w:type="paragraph" w:customStyle="1" w:styleId="Instrbox">
    <w:name w:val="Instr. box"/>
    <w:basedOn w:val="HeadingRunIn"/>
    <w:qFormat/>
    <w:rsid w:val="00426628"/>
    <w:pPr>
      <w:pBdr>
        <w:top w:val="single" w:sz="8" w:space="0" w:color="auto"/>
        <w:bottom w:val="single" w:sz="8" w:space="0" w:color="auto"/>
      </w:pBdr>
      <w:spacing w:before="120" w:line="240" w:lineRule="atLeast"/>
    </w:pPr>
    <w:rPr>
      <w:rFonts w:ascii="Times New Roman Bold" w:hAnsi="Times New Roman Bold"/>
      <w:b/>
      <w:szCs w:val="20"/>
    </w:rPr>
  </w:style>
  <w:style w:type="paragraph" w:styleId="NoSpacing">
    <w:name w:val="No Spacing"/>
    <w:uiPriority w:val="1"/>
    <w:qFormat/>
    <w:rsid w:val="00E00634"/>
    <w:pPr>
      <w:spacing w:after="0" w:line="240" w:lineRule="auto"/>
    </w:pPr>
    <w:rPr>
      <w:rFonts w:ascii="Times New Roman" w:hAnsi="Times New Roman"/>
    </w:rPr>
  </w:style>
  <w:style w:type="paragraph" w:styleId="Header">
    <w:name w:val="header"/>
    <w:basedOn w:val="Normal"/>
    <w:link w:val="HeaderChar"/>
    <w:uiPriority w:val="99"/>
    <w:unhideWhenUsed/>
    <w:rsid w:val="00B946B0"/>
    <w:pPr>
      <w:tabs>
        <w:tab w:val="center" w:pos="4680"/>
        <w:tab w:val="right" w:pos="9360"/>
      </w:tabs>
      <w:spacing w:line="240" w:lineRule="auto"/>
      <w:jc w:val="center"/>
    </w:pPr>
    <w:rPr>
      <w:sz w:val="16"/>
    </w:rPr>
  </w:style>
  <w:style w:type="character" w:customStyle="1" w:styleId="HeaderChar">
    <w:name w:val="Header Char"/>
    <w:basedOn w:val="DefaultParagraphFont"/>
    <w:link w:val="Header"/>
    <w:uiPriority w:val="99"/>
    <w:rsid w:val="00B946B0"/>
    <w:rPr>
      <w:rFonts w:ascii="Times New Roman" w:hAnsi="Times New Roman"/>
      <w:sz w:val="16"/>
    </w:rPr>
  </w:style>
  <w:style w:type="paragraph" w:styleId="Footer">
    <w:name w:val="footer"/>
    <w:basedOn w:val="Normal"/>
    <w:link w:val="FooterChar"/>
    <w:uiPriority w:val="99"/>
    <w:unhideWhenUsed/>
    <w:rsid w:val="00B946B0"/>
    <w:pPr>
      <w:tabs>
        <w:tab w:val="center" w:pos="4680"/>
        <w:tab w:val="right" w:pos="9360"/>
      </w:tabs>
      <w:spacing w:line="240" w:lineRule="auto"/>
    </w:pPr>
  </w:style>
  <w:style w:type="character" w:customStyle="1" w:styleId="FooterChar">
    <w:name w:val="Footer Char"/>
    <w:basedOn w:val="DefaultParagraphFont"/>
    <w:link w:val="Footer"/>
    <w:uiPriority w:val="99"/>
    <w:rsid w:val="00B946B0"/>
    <w:rPr>
      <w:rFonts w:ascii="Times New Roman" w:hAnsi="Times New Roman"/>
      <w:sz w:val="20"/>
    </w:rPr>
  </w:style>
  <w:style w:type="numbering" w:customStyle="1" w:styleId="Specoutlines">
    <w:name w:val="Spec outlines"/>
    <w:uiPriority w:val="99"/>
    <w:rsid w:val="00E00634"/>
    <w:pPr>
      <w:numPr>
        <w:numId w:val="5"/>
      </w:numPr>
    </w:pPr>
  </w:style>
  <w:style w:type="character" w:styleId="PlaceholderText">
    <w:name w:val="Placeholder Text"/>
    <w:basedOn w:val="DefaultParagraphFont"/>
    <w:uiPriority w:val="99"/>
    <w:semiHidden/>
    <w:rsid w:val="00E00634"/>
    <w:rPr>
      <w:color w:val="808080"/>
    </w:rPr>
  </w:style>
  <w:style w:type="paragraph" w:styleId="BodyText">
    <w:name w:val="Body Text"/>
    <w:aliases w:val="b"/>
    <w:basedOn w:val="Normal"/>
    <w:link w:val="BodyTextChar"/>
    <w:uiPriority w:val="99"/>
    <w:unhideWhenUsed/>
    <w:rsid w:val="00E00634"/>
    <w:pPr>
      <w:spacing w:after="120" w:line="240" w:lineRule="auto"/>
    </w:pPr>
    <w:rPr>
      <w:sz w:val="24"/>
    </w:rPr>
  </w:style>
  <w:style w:type="character" w:customStyle="1" w:styleId="BodyTextChar">
    <w:name w:val="Body Text Char"/>
    <w:aliases w:val="b Char"/>
    <w:basedOn w:val="DefaultParagraphFont"/>
    <w:link w:val="BodyText"/>
    <w:uiPriority w:val="99"/>
    <w:rsid w:val="00E00634"/>
    <w:rPr>
      <w:rFonts w:ascii="Times New Roman" w:hAnsi="Times New Roman"/>
      <w:sz w:val="24"/>
    </w:rPr>
  </w:style>
  <w:style w:type="table" w:styleId="TableGrid">
    <w:name w:val="Table Grid"/>
    <w:basedOn w:val="TableNormal"/>
    <w:uiPriority w:val="99"/>
    <w:rsid w:val="00E00634"/>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uiPriority w:val="59"/>
    <w:rsid w:val="00E00634"/>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59"/>
    <w:rsid w:val="00E00634"/>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59"/>
    <w:rsid w:val="00E00634"/>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unhideWhenUsed/>
    <w:qFormat/>
    <w:rsid w:val="00EC7733"/>
    <w:pPr>
      <w:spacing w:line="240" w:lineRule="auto"/>
      <w:ind w:left="720"/>
      <w:contextualSpacing/>
    </w:pPr>
  </w:style>
  <w:style w:type="paragraph" w:styleId="NormalWeb">
    <w:name w:val="Normal (Web)"/>
    <w:basedOn w:val="Normal"/>
    <w:uiPriority w:val="99"/>
    <w:unhideWhenUsed/>
    <w:rsid w:val="00E00634"/>
    <w:pPr>
      <w:spacing w:before="100" w:beforeAutospacing="1" w:after="100" w:afterAutospacing="1" w:line="240" w:lineRule="auto"/>
    </w:pPr>
    <w:rPr>
      <w:rFonts w:eastAsiaTheme="minorEastAsia" w:cs="Times New Roman"/>
      <w:sz w:val="24"/>
      <w:szCs w:val="24"/>
    </w:rPr>
  </w:style>
  <w:style w:type="character" w:styleId="CommentReference">
    <w:name w:val="annotation reference"/>
    <w:basedOn w:val="DefaultParagraphFont"/>
    <w:uiPriority w:val="99"/>
    <w:semiHidden/>
    <w:unhideWhenUsed/>
    <w:rsid w:val="00E00634"/>
    <w:rPr>
      <w:sz w:val="16"/>
      <w:szCs w:val="16"/>
    </w:rPr>
  </w:style>
  <w:style w:type="paragraph" w:styleId="CommentText">
    <w:name w:val="annotation text"/>
    <w:basedOn w:val="Normal"/>
    <w:link w:val="CommentTextChar"/>
    <w:uiPriority w:val="99"/>
    <w:unhideWhenUsed/>
    <w:rsid w:val="00E00634"/>
    <w:pPr>
      <w:spacing w:line="240" w:lineRule="auto"/>
    </w:pPr>
    <w:rPr>
      <w:szCs w:val="20"/>
    </w:rPr>
  </w:style>
  <w:style w:type="character" w:customStyle="1" w:styleId="CommentTextChar">
    <w:name w:val="Comment Text Char"/>
    <w:basedOn w:val="DefaultParagraphFont"/>
    <w:link w:val="CommentText"/>
    <w:uiPriority w:val="99"/>
    <w:rsid w:val="00E00634"/>
    <w:rPr>
      <w:rFonts w:ascii="Times New Roman" w:hAnsi="Times New Roman"/>
      <w:sz w:val="20"/>
      <w:szCs w:val="20"/>
    </w:rPr>
  </w:style>
  <w:style w:type="paragraph" w:styleId="CommentSubject">
    <w:name w:val="annotation subject"/>
    <w:basedOn w:val="CommentText"/>
    <w:next w:val="CommentText"/>
    <w:link w:val="CommentSubjectChar"/>
    <w:uiPriority w:val="99"/>
    <w:unhideWhenUsed/>
    <w:rsid w:val="00E00634"/>
    <w:rPr>
      <w:b/>
      <w:bCs/>
    </w:rPr>
  </w:style>
  <w:style w:type="character" w:customStyle="1" w:styleId="CommentSubjectChar">
    <w:name w:val="Comment Subject Char"/>
    <w:basedOn w:val="CommentTextChar"/>
    <w:link w:val="CommentSubject"/>
    <w:uiPriority w:val="99"/>
    <w:rsid w:val="00E00634"/>
    <w:rPr>
      <w:rFonts w:ascii="Times New Roman" w:hAnsi="Times New Roman"/>
      <w:b/>
      <w:bCs/>
      <w:sz w:val="20"/>
      <w:szCs w:val="20"/>
    </w:rPr>
  </w:style>
  <w:style w:type="paragraph" w:styleId="BalloonText">
    <w:name w:val="Balloon Text"/>
    <w:basedOn w:val="Normal"/>
    <w:link w:val="BalloonTextChar"/>
    <w:uiPriority w:val="99"/>
    <w:unhideWhenUsed/>
    <w:rsid w:val="00E00634"/>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rsid w:val="00E00634"/>
    <w:rPr>
      <w:rFonts w:ascii="Segoe UI" w:hAnsi="Segoe UI" w:cs="Segoe UI"/>
      <w:sz w:val="18"/>
      <w:szCs w:val="18"/>
    </w:rPr>
  </w:style>
  <w:style w:type="character" w:styleId="PageNumber">
    <w:name w:val="page number"/>
    <w:basedOn w:val="DefaultParagraphFont"/>
    <w:rsid w:val="00E00634"/>
  </w:style>
  <w:style w:type="paragraph" w:customStyle="1" w:styleId="xl26">
    <w:name w:val="xl26"/>
    <w:basedOn w:val="Normal"/>
    <w:uiPriority w:val="99"/>
    <w:rsid w:val="00E00634"/>
    <w:pPr>
      <w:pBdr>
        <w:left w:val="single" w:sz="8" w:space="0" w:color="auto"/>
      </w:pBdr>
      <w:spacing w:before="100" w:beforeAutospacing="1" w:after="100" w:afterAutospacing="1" w:line="240" w:lineRule="auto"/>
    </w:pPr>
    <w:rPr>
      <w:rFonts w:ascii="Arial Unicode MS" w:eastAsia="Arial Unicode MS" w:hAnsi="Arial Unicode MS" w:cs="Arial Unicode MS"/>
      <w:sz w:val="24"/>
      <w:szCs w:val="24"/>
    </w:rPr>
  </w:style>
  <w:style w:type="paragraph" w:customStyle="1" w:styleId="Annotation">
    <w:name w:val="Annotation"/>
    <w:basedOn w:val="Normal"/>
    <w:link w:val="AnnotationChar"/>
    <w:qFormat/>
    <w:rsid w:val="00E00634"/>
    <w:pPr>
      <w:keepNext/>
      <w:pBdr>
        <w:top w:val="single" w:sz="4" w:space="1" w:color="auto" w:shadow="1"/>
        <w:left w:val="single" w:sz="4" w:space="4" w:color="auto" w:shadow="1"/>
        <w:bottom w:val="single" w:sz="4" w:space="1" w:color="auto" w:shadow="1"/>
        <w:right w:val="single" w:sz="4" w:space="4" w:color="auto" w:shadow="1"/>
      </w:pBdr>
      <w:tabs>
        <w:tab w:val="left" w:pos="504"/>
        <w:tab w:val="left" w:pos="1008"/>
        <w:tab w:val="left" w:pos="1512"/>
        <w:tab w:val="left" w:pos="2016"/>
        <w:tab w:val="left" w:pos="2520"/>
        <w:tab w:val="left" w:pos="3024"/>
      </w:tabs>
      <w:spacing w:before="120" w:after="60" w:line="240" w:lineRule="auto"/>
      <w:contextualSpacing/>
    </w:pPr>
    <w:rPr>
      <w:rFonts w:eastAsia="Times New Roman" w:cs="Times New Roman"/>
      <w:i/>
      <w:color w:val="1F497D"/>
    </w:rPr>
  </w:style>
  <w:style w:type="character" w:customStyle="1" w:styleId="AnnotationChar">
    <w:name w:val="Annotation Char"/>
    <w:basedOn w:val="DefaultParagraphFont"/>
    <w:link w:val="Annotation"/>
    <w:rsid w:val="00E00634"/>
    <w:rPr>
      <w:rFonts w:ascii="Times New Roman" w:eastAsia="Times New Roman" w:hAnsi="Times New Roman" w:cs="Times New Roman"/>
      <w:i/>
      <w:color w:val="1F497D"/>
    </w:rPr>
  </w:style>
  <w:style w:type="paragraph" w:styleId="List">
    <w:name w:val="List"/>
    <w:basedOn w:val="BodyText"/>
    <w:uiPriority w:val="99"/>
    <w:rsid w:val="00E00634"/>
    <w:pPr>
      <w:numPr>
        <w:numId w:val="6"/>
      </w:numPr>
      <w:spacing w:after="60" w:line="240" w:lineRule="atLeast"/>
      <w:jc w:val="both"/>
    </w:pPr>
    <w:rPr>
      <w:rFonts w:ascii="Arial" w:eastAsia="Times New Roman" w:hAnsi="Arial" w:cs="Times New Roman"/>
      <w:spacing w:val="-5"/>
      <w:sz w:val="20"/>
      <w:szCs w:val="20"/>
    </w:rPr>
  </w:style>
  <w:style w:type="paragraph" w:customStyle="1" w:styleId="Hidden">
    <w:name w:val="Hidden"/>
    <w:basedOn w:val="Normal"/>
    <w:link w:val="HiddenChar"/>
    <w:rsid w:val="00E00634"/>
    <w:pPr>
      <w:widowControl w:val="0"/>
      <w:tabs>
        <w:tab w:val="left" w:pos="2088"/>
        <w:tab w:val="left" w:pos="4248"/>
      </w:tabs>
      <w:spacing w:before="240" w:line="240" w:lineRule="auto"/>
    </w:pPr>
    <w:rPr>
      <w:rFonts w:eastAsia="Times New Roman" w:cs="Times New Roman"/>
      <w:i/>
      <w:vanish/>
      <w:color w:val="3366FF"/>
      <w:szCs w:val="24"/>
      <w:u w:val="dotted"/>
    </w:rPr>
  </w:style>
  <w:style w:type="character" w:customStyle="1" w:styleId="HiddenChar">
    <w:name w:val="Hidden Char"/>
    <w:link w:val="Hidden"/>
    <w:rsid w:val="00E00634"/>
    <w:rPr>
      <w:rFonts w:ascii="Times New Roman" w:eastAsia="Times New Roman" w:hAnsi="Times New Roman" w:cs="Times New Roman"/>
      <w:i/>
      <w:vanish/>
      <w:color w:val="3366FF"/>
      <w:szCs w:val="24"/>
      <w:u w:val="dotted"/>
    </w:rPr>
  </w:style>
  <w:style w:type="character" w:styleId="Hyperlink">
    <w:name w:val="Hyperlink"/>
    <w:basedOn w:val="DefaultParagraphFont"/>
    <w:uiPriority w:val="99"/>
    <w:unhideWhenUsed/>
    <w:rsid w:val="00E00634"/>
    <w:rPr>
      <w:color w:val="0563C1" w:themeColor="hyperlink"/>
      <w:u w:val="single"/>
    </w:rPr>
  </w:style>
  <w:style w:type="character" w:customStyle="1" w:styleId="OptionText">
    <w:name w:val="Option Text"/>
    <w:rsid w:val="00E00634"/>
    <w:rPr>
      <w:rFonts w:ascii="Times New Roman" w:hAnsi="Times New Roman"/>
      <w:b/>
      <w:i/>
      <w:color w:val="FF0000"/>
      <w:sz w:val="22"/>
      <w:szCs w:val="24"/>
      <w:u w:val="single" w:color="FF0000"/>
    </w:rPr>
  </w:style>
  <w:style w:type="paragraph" w:styleId="Revision">
    <w:name w:val="Revision"/>
    <w:hidden/>
    <w:uiPriority w:val="99"/>
    <w:semiHidden/>
    <w:rsid w:val="00E00634"/>
    <w:pPr>
      <w:spacing w:after="0" w:line="240" w:lineRule="auto"/>
    </w:pPr>
    <w:rPr>
      <w:rFonts w:ascii="Times New Roman" w:hAnsi="Times New Roman"/>
      <w:sz w:val="24"/>
    </w:rPr>
  </w:style>
  <w:style w:type="table" w:customStyle="1" w:styleId="TableGrid0">
    <w:name w:val="TableGrid"/>
    <w:rsid w:val="00E00634"/>
    <w:pPr>
      <w:spacing w:after="0" w:line="240" w:lineRule="auto"/>
    </w:pPr>
    <w:rPr>
      <w:rFonts w:eastAsiaTheme="minorEastAsia"/>
    </w:rPr>
    <w:tblPr>
      <w:tblCellMar>
        <w:top w:w="0" w:type="dxa"/>
        <w:left w:w="0" w:type="dxa"/>
        <w:bottom w:w="0" w:type="dxa"/>
        <w:right w:w="0" w:type="dxa"/>
      </w:tblCellMar>
    </w:tblPr>
  </w:style>
  <w:style w:type="character" w:customStyle="1" w:styleId="HiddenText">
    <w:name w:val="Hidden Text"/>
    <w:rsid w:val="00E00634"/>
    <w:rPr>
      <w:rFonts w:ascii="Times New Roman" w:hAnsi="Times New Roman"/>
      <w:i/>
      <w:vanish/>
      <w:color w:val="FF0000"/>
      <w:sz w:val="22"/>
      <w:szCs w:val="22"/>
      <w:u w:val="none" w:color="FF0000"/>
    </w:rPr>
  </w:style>
  <w:style w:type="character" w:customStyle="1" w:styleId="apple-converted-space">
    <w:name w:val="apple-converted-space"/>
    <w:basedOn w:val="DefaultParagraphFont"/>
    <w:rsid w:val="00E00634"/>
  </w:style>
  <w:style w:type="character" w:styleId="FollowedHyperlink">
    <w:name w:val="FollowedHyperlink"/>
    <w:basedOn w:val="DefaultParagraphFont"/>
    <w:uiPriority w:val="99"/>
    <w:semiHidden/>
    <w:unhideWhenUsed/>
    <w:rsid w:val="00E00634"/>
    <w:rPr>
      <w:color w:val="954F72" w:themeColor="followedHyperlink"/>
      <w:u w:val="single"/>
    </w:rPr>
  </w:style>
  <w:style w:type="paragraph" w:styleId="TOCHeading">
    <w:name w:val="TOC Heading"/>
    <w:basedOn w:val="Heading1"/>
    <w:next w:val="Normal"/>
    <w:uiPriority w:val="39"/>
    <w:unhideWhenUsed/>
    <w:qFormat/>
    <w:rsid w:val="00E00634"/>
    <w:pPr>
      <w:keepLines/>
      <w:numPr>
        <w:numId w:val="0"/>
      </w:numPr>
      <w:spacing w:line="259" w:lineRule="auto"/>
      <w:outlineLvl w:val="9"/>
    </w:pPr>
    <w:rPr>
      <w:rFonts w:asciiTheme="majorHAnsi" w:hAnsiTheme="majorHAnsi"/>
      <w:b w:val="0"/>
      <w:caps w:val="0"/>
      <w:color w:val="2F5496" w:themeColor="accent1" w:themeShade="BF"/>
      <w:sz w:val="32"/>
    </w:rPr>
  </w:style>
  <w:style w:type="paragraph" w:styleId="TOC1">
    <w:name w:val="toc 1"/>
    <w:basedOn w:val="Normal"/>
    <w:next w:val="Normal"/>
    <w:autoRedefine/>
    <w:uiPriority w:val="39"/>
    <w:unhideWhenUsed/>
    <w:rsid w:val="005D363D"/>
    <w:pPr>
      <w:tabs>
        <w:tab w:val="right" w:leader="dot" w:pos="9350"/>
      </w:tabs>
      <w:spacing w:after="100" w:line="240" w:lineRule="auto"/>
      <w:pPrChange w:id="0" w:author="Reece Kiriu" w:date="2022-12-07T11:26:00Z">
        <w:pPr>
          <w:tabs>
            <w:tab w:val="right" w:leader="dot" w:pos="9350"/>
          </w:tabs>
          <w:spacing w:after="100"/>
        </w:pPr>
      </w:pPrChange>
    </w:pPr>
    <w:rPr>
      <w:sz w:val="24"/>
      <w:rPrChange w:id="0" w:author="Reece Kiriu" w:date="2022-12-07T11:26:00Z">
        <w:rPr>
          <w:rFonts w:eastAsiaTheme="minorHAnsi" w:cstheme="minorBidi"/>
          <w:sz w:val="24"/>
          <w:szCs w:val="22"/>
          <w:lang w:val="en-US" w:eastAsia="en-US" w:bidi="ar-SA"/>
        </w:rPr>
      </w:rPrChange>
    </w:rPr>
  </w:style>
  <w:style w:type="paragraph" w:styleId="TOC2">
    <w:name w:val="toc 2"/>
    <w:basedOn w:val="Normal"/>
    <w:next w:val="Normal"/>
    <w:autoRedefine/>
    <w:uiPriority w:val="39"/>
    <w:unhideWhenUsed/>
    <w:rsid w:val="00E00634"/>
    <w:pPr>
      <w:tabs>
        <w:tab w:val="left" w:pos="880"/>
        <w:tab w:val="right" w:leader="dot" w:pos="9350"/>
      </w:tabs>
      <w:spacing w:after="100" w:line="240" w:lineRule="auto"/>
      <w:ind w:left="900" w:hanging="630"/>
    </w:pPr>
    <w:rPr>
      <w:sz w:val="24"/>
    </w:rPr>
  </w:style>
  <w:style w:type="paragraph" w:styleId="TOC3">
    <w:name w:val="toc 3"/>
    <w:basedOn w:val="Normal"/>
    <w:next w:val="Normal"/>
    <w:autoRedefine/>
    <w:uiPriority w:val="39"/>
    <w:unhideWhenUsed/>
    <w:rsid w:val="00E00634"/>
    <w:pPr>
      <w:spacing w:after="100" w:line="240" w:lineRule="auto"/>
      <w:ind w:left="480"/>
    </w:pPr>
    <w:rPr>
      <w:sz w:val="24"/>
    </w:rPr>
  </w:style>
  <w:style w:type="paragraph" w:styleId="TOC4">
    <w:name w:val="toc 4"/>
    <w:basedOn w:val="Normal"/>
    <w:next w:val="Normal"/>
    <w:autoRedefine/>
    <w:uiPriority w:val="39"/>
    <w:unhideWhenUsed/>
    <w:rsid w:val="00E00634"/>
    <w:pPr>
      <w:spacing w:after="100"/>
      <w:ind w:left="660"/>
    </w:pPr>
    <w:rPr>
      <w:rFonts w:eastAsiaTheme="minorEastAsia"/>
    </w:rPr>
  </w:style>
  <w:style w:type="paragraph" w:styleId="TOC5">
    <w:name w:val="toc 5"/>
    <w:basedOn w:val="Normal"/>
    <w:next w:val="Normal"/>
    <w:autoRedefine/>
    <w:uiPriority w:val="39"/>
    <w:unhideWhenUsed/>
    <w:rsid w:val="00E00634"/>
    <w:pPr>
      <w:spacing w:after="100"/>
      <w:ind w:left="880"/>
    </w:pPr>
    <w:rPr>
      <w:rFonts w:eastAsiaTheme="minorEastAsia"/>
    </w:rPr>
  </w:style>
  <w:style w:type="paragraph" w:styleId="TOC6">
    <w:name w:val="toc 6"/>
    <w:basedOn w:val="Normal"/>
    <w:next w:val="Normal"/>
    <w:autoRedefine/>
    <w:uiPriority w:val="39"/>
    <w:unhideWhenUsed/>
    <w:rsid w:val="00E00634"/>
    <w:pPr>
      <w:spacing w:after="100"/>
      <w:ind w:left="1100"/>
    </w:pPr>
    <w:rPr>
      <w:rFonts w:eastAsiaTheme="minorEastAsia"/>
    </w:rPr>
  </w:style>
  <w:style w:type="paragraph" w:styleId="TOC7">
    <w:name w:val="toc 7"/>
    <w:basedOn w:val="Normal"/>
    <w:next w:val="Normal"/>
    <w:autoRedefine/>
    <w:uiPriority w:val="39"/>
    <w:unhideWhenUsed/>
    <w:rsid w:val="00E00634"/>
    <w:pPr>
      <w:spacing w:after="100"/>
      <w:ind w:left="1320"/>
    </w:pPr>
    <w:rPr>
      <w:rFonts w:eastAsiaTheme="minorEastAsia"/>
    </w:rPr>
  </w:style>
  <w:style w:type="paragraph" w:styleId="TOC8">
    <w:name w:val="toc 8"/>
    <w:basedOn w:val="Normal"/>
    <w:next w:val="Normal"/>
    <w:autoRedefine/>
    <w:uiPriority w:val="39"/>
    <w:unhideWhenUsed/>
    <w:rsid w:val="00E00634"/>
    <w:pPr>
      <w:spacing w:after="100"/>
      <w:ind w:left="1540"/>
    </w:pPr>
    <w:rPr>
      <w:rFonts w:eastAsiaTheme="minorEastAsia"/>
    </w:rPr>
  </w:style>
  <w:style w:type="paragraph" w:styleId="TOC9">
    <w:name w:val="toc 9"/>
    <w:basedOn w:val="Normal"/>
    <w:next w:val="Normal"/>
    <w:autoRedefine/>
    <w:uiPriority w:val="39"/>
    <w:unhideWhenUsed/>
    <w:rsid w:val="00E00634"/>
    <w:pPr>
      <w:spacing w:after="100"/>
      <w:ind w:left="1760"/>
    </w:pPr>
    <w:rPr>
      <w:rFonts w:eastAsiaTheme="minorEastAsia"/>
    </w:rPr>
  </w:style>
  <w:style w:type="paragraph" w:styleId="BodyText3">
    <w:name w:val="Body Text 3"/>
    <w:basedOn w:val="Normal"/>
    <w:link w:val="BodyText3Char"/>
    <w:uiPriority w:val="99"/>
    <w:unhideWhenUsed/>
    <w:rsid w:val="00E00634"/>
    <w:pPr>
      <w:spacing w:after="120" w:line="240" w:lineRule="auto"/>
    </w:pPr>
    <w:rPr>
      <w:sz w:val="16"/>
      <w:szCs w:val="16"/>
    </w:rPr>
  </w:style>
  <w:style w:type="character" w:customStyle="1" w:styleId="BodyText3Char">
    <w:name w:val="Body Text 3 Char"/>
    <w:basedOn w:val="DefaultParagraphFont"/>
    <w:link w:val="BodyText3"/>
    <w:uiPriority w:val="99"/>
    <w:rsid w:val="00E00634"/>
    <w:rPr>
      <w:rFonts w:ascii="Times New Roman" w:hAnsi="Times New Roman"/>
      <w:sz w:val="16"/>
      <w:szCs w:val="16"/>
    </w:rPr>
  </w:style>
  <w:style w:type="paragraph" w:styleId="BodyTextIndent2">
    <w:name w:val="Body Text Indent 2"/>
    <w:basedOn w:val="Normal"/>
    <w:link w:val="BodyTextIndent2Char"/>
    <w:uiPriority w:val="99"/>
    <w:unhideWhenUsed/>
    <w:rsid w:val="00E00634"/>
    <w:pPr>
      <w:spacing w:after="120" w:line="480" w:lineRule="auto"/>
      <w:ind w:left="360"/>
    </w:pPr>
    <w:rPr>
      <w:sz w:val="24"/>
    </w:rPr>
  </w:style>
  <w:style w:type="character" w:customStyle="1" w:styleId="BodyTextIndent2Char">
    <w:name w:val="Body Text Indent 2 Char"/>
    <w:basedOn w:val="DefaultParagraphFont"/>
    <w:link w:val="BodyTextIndent2"/>
    <w:uiPriority w:val="99"/>
    <w:rsid w:val="00E00634"/>
    <w:rPr>
      <w:rFonts w:ascii="Times New Roman" w:hAnsi="Times New Roman"/>
      <w:sz w:val="24"/>
    </w:rPr>
  </w:style>
  <w:style w:type="paragraph" w:styleId="BodyTextIndent3">
    <w:name w:val="Body Text Indent 3"/>
    <w:basedOn w:val="Normal"/>
    <w:link w:val="BodyTextIndent3Char"/>
    <w:uiPriority w:val="99"/>
    <w:semiHidden/>
    <w:unhideWhenUsed/>
    <w:rsid w:val="00E00634"/>
    <w:pPr>
      <w:spacing w:after="120" w:line="240" w:lineRule="auto"/>
      <w:ind w:left="360"/>
    </w:pPr>
    <w:rPr>
      <w:sz w:val="16"/>
      <w:szCs w:val="16"/>
    </w:rPr>
  </w:style>
  <w:style w:type="character" w:customStyle="1" w:styleId="BodyTextIndent3Char">
    <w:name w:val="Body Text Indent 3 Char"/>
    <w:basedOn w:val="DefaultParagraphFont"/>
    <w:link w:val="BodyTextIndent3"/>
    <w:uiPriority w:val="99"/>
    <w:semiHidden/>
    <w:rsid w:val="00E00634"/>
    <w:rPr>
      <w:rFonts w:ascii="Times New Roman" w:hAnsi="Times New Roman"/>
      <w:sz w:val="16"/>
      <w:szCs w:val="16"/>
    </w:rPr>
  </w:style>
  <w:style w:type="paragraph" w:styleId="EndnoteText">
    <w:name w:val="endnote text"/>
    <w:basedOn w:val="Normal"/>
    <w:link w:val="EndnoteTextChar"/>
    <w:uiPriority w:val="99"/>
    <w:rsid w:val="00E00634"/>
    <w:pPr>
      <w:overflowPunct w:val="0"/>
      <w:autoSpaceDE w:val="0"/>
      <w:autoSpaceDN w:val="0"/>
      <w:adjustRightInd w:val="0"/>
      <w:spacing w:line="240" w:lineRule="auto"/>
      <w:textAlignment w:val="baseline"/>
    </w:pPr>
    <w:rPr>
      <w:rFonts w:eastAsia="Times New Roman" w:cs="Times New Roman"/>
      <w:szCs w:val="20"/>
    </w:rPr>
  </w:style>
  <w:style w:type="character" w:customStyle="1" w:styleId="EndnoteTextChar">
    <w:name w:val="Endnote Text Char"/>
    <w:basedOn w:val="DefaultParagraphFont"/>
    <w:link w:val="EndnoteText"/>
    <w:uiPriority w:val="99"/>
    <w:rsid w:val="00E00634"/>
    <w:rPr>
      <w:rFonts w:ascii="Times New Roman" w:eastAsia="Times New Roman" w:hAnsi="Times New Roman" w:cs="Times New Roman"/>
      <w:sz w:val="20"/>
      <w:szCs w:val="20"/>
    </w:rPr>
  </w:style>
  <w:style w:type="character" w:styleId="EndnoteReference">
    <w:name w:val="endnote reference"/>
    <w:basedOn w:val="DefaultParagraphFont"/>
    <w:rsid w:val="00E00634"/>
    <w:rPr>
      <w:vertAlign w:val="superscript"/>
    </w:rPr>
  </w:style>
  <w:style w:type="character" w:styleId="Strong">
    <w:name w:val="Strong"/>
    <w:basedOn w:val="DefaultParagraphFont"/>
    <w:uiPriority w:val="22"/>
    <w:qFormat/>
    <w:rsid w:val="00E00634"/>
    <w:rPr>
      <w:b/>
      <w:bCs/>
    </w:rPr>
  </w:style>
  <w:style w:type="character" w:styleId="UnresolvedMention">
    <w:name w:val="Unresolved Mention"/>
    <w:basedOn w:val="DefaultParagraphFont"/>
    <w:uiPriority w:val="99"/>
    <w:semiHidden/>
    <w:unhideWhenUsed/>
    <w:rsid w:val="00BD04D8"/>
    <w:rPr>
      <w:color w:val="605E5C"/>
      <w:shd w:val="clear" w:color="auto" w:fill="E1DFDD"/>
    </w:rPr>
  </w:style>
  <w:style w:type="paragraph" w:customStyle="1" w:styleId="xl65">
    <w:name w:val="xl65"/>
    <w:basedOn w:val="Normal"/>
    <w:rsid w:val="00EB0339"/>
    <w:pPr>
      <w:spacing w:before="100" w:beforeAutospacing="1" w:after="100" w:afterAutospacing="1" w:line="240" w:lineRule="auto"/>
    </w:pPr>
    <w:rPr>
      <w:color w:val="000000"/>
      <w:sz w:val="24"/>
    </w:rPr>
  </w:style>
  <w:style w:type="paragraph" w:customStyle="1" w:styleId="Normalnoindent">
    <w:name w:val="Normal (no indent)"/>
    <w:basedOn w:val="Normal"/>
    <w:qFormat/>
    <w:rsid w:val="00363F17"/>
    <w:pPr>
      <w:widowControl w:val="0"/>
      <w:tabs>
        <w:tab w:val="left" w:pos="360"/>
        <w:tab w:val="left" w:pos="720"/>
      </w:tabs>
      <w:spacing w:before="56" w:line="247" w:lineRule="auto"/>
    </w:pPr>
    <w:rPr>
      <w:szCs w:val="20"/>
    </w:rPr>
  </w:style>
  <w:style w:type="paragraph" w:customStyle="1" w:styleId="Style3">
    <w:name w:val="Style3"/>
    <w:basedOn w:val="Heading5"/>
    <w:link w:val="Style3Char"/>
    <w:qFormat/>
    <w:rsid w:val="004A3D58"/>
    <w:pPr>
      <w:numPr>
        <w:ilvl w:val="0"/>
        <w:numId w:val="45"/>
      </w:numPr>
      <w:spacing w:before="0" w:after="240"/>
    </w:pPr>
  </w:style>
  <w:style w:type="paragraph" w:customStyle="1" w:styleId="Style4">
    <w:name w:val="Style4"/>
    <w:basedOn w:val="Style3"/>
    <w:link w:val="Style4Char"/>
    <w:qFormat/>
    <w:rsid w:val="004A3D58"/>
    <w:pPr>
      <w:numPr>
        <w:numId w:val="46"/>
      </w:numPr>
    </w:pPr>
  </w:style>
  <w:style w:type="character" w:customStyle="1" w:styleId="Style3Char">
    <w:name w:val="Style3 Char"/>
    <w:basedOn w:val="Heading5Char"/>
    <w:link w:val="Style3"/>
    <w:rsid w:val="004A3D58"/>
    <w:rPr>
      <w:rFonts w:ascii="Times New Roman" w:eastAsiaTheme="majorEastAsia" w:hAnsi="Times New Roman" w:cstheme="majorBidi"/>
      <w:iCs/>
      <w:sz w:val="20"/>
      <w:szCs w:val="24"/>
    </w:rPr>
  </w:style>
  <w:style w:type="character" w:customStyle="1" w:styleId="Style4Char">
    <w:name w:val="Style4 Char"/>
    <w:basedOn w:val="Style3Char"/>
    <w:link w:val="Style4"/>
    <w:rsid w:val="004A3D58"/>
    <w:rPr>
      <w:rFonts w:ascii="Times New Roman" w:eastAsiaTheme="majorEastAsia" w:hAnsi="Times New Roman" w:cstheme="majorBidi"/>
      <w:iCs/>
      <w:sz w:val="20"/>
      <w:szCs w:val="24"/>
    </w:rPr>
  </w:style>
  <w:style w:type="paragraph" w:customStyle="1" w:styleId="Style2">
    <w:name w:val="Style2"/>
    <w:basedOn w:val="Normal"/>
    <w:link w:val="Style2Char"/>
    <w:qFormat/>
    <w:rsid w:val="003532E6"/>
    <w:pPr>
      <w:spacing w:line="240" w:lineRule="auto"/>
      <w:ind w:left="990" w:hanging="990"/>
    </w:pPr>
    <w:rPr>
      <w:sz w:val="24"/>
    </w:rPr>
  </w:style>
  <w:style w:type="character" w:customStyle="1" w:styleId="Style2Char">
    <w:name w:val="Style2 Char"/>
    <w:basedOn w:val="DefaultParagraphFont"/>
    <w:link w:val="Style2"/>
    <w:rsid w:val="003532E6"/>
    <w:rPr>
      <w:rFonts w:ascii="Times New Roman" w:hAnsi="Times New Roman"/>
      <w:sz w:val="24"/>
    </w:rPr>
  </w:style>
  <w:style w:type="paragraph" w:customStyle="1" w:styleId="Default">
    <w:name w:val="Default"/>
    <w:rsid w:val="00FA44FD"/>
    <w:pPr>
      <w:widowControl w:val="0"/>
      <w:autoSpaceDE w:val="0"/>
      <w:autoSpaceDN w:val="0"/>
      <w:adjustRightInd w:val="0"/>
      <w:spacing w:after="0" w:line="240" w:lineRule="auto"/>
    </w:pPr>
    <w:rPr>
      <w:rFonts w:ascii="Arial" w:eastAsia="Cambria" w:hAnsi="Arial" w:cs="Arial"/>
      <w:color w:val="000000"/>
      <w:sz w:val="24"/>
      <w:szCs w:val="24"/>
    </w:rPr>
  </w:style>
  <w:style w:type="paragraph" w:styleId="FootnoteText">
    <w:name w:val="footnote text"/>
    <w:basedOn w:val="Normal"/>
    <w:link w:val="FootnoteTextChar"/>
    <w:uiPriority w:val="99"/>
    <w:unhideWhenUsed/>
    <w:rsid w:val="00FA44FD"/>
    <w:pPr>
      <w:spacing w:line="240" w:lineRule="auto"/>
    </w:pPr>
    <w:rPr>
      <w:rFonts w:asciiTheme="minorHAnsi" w:eastAsiaTheme="minorEastAsia" w:hAnsiTheme="minorHAnsi"/>
      <w:szCs w:val="20"/>
    </w:rPr>
  </w:style>
  <w:style w:type="character" w:customStyle="1" w:styleId="FootnoteTextChar">
    <w:name w:val="Footnote Text Char"/>
    <w:basedOn w:val="DefaultParagraphFont"/>
    <w:link w:val="FootnoteText"/>
    <w:uiPriority w:val="99"/>
    <w:rsid w:val="00FA44FD"/>
    <w:rPr>
      <w:rFonts w:eastAsiaTheme="minorEastAsia"/>
      <w:sz w:val="20"/>
      <w:szCs w:val="20"/>
    </w:rPr>
  </w:style>
  <w:style w:type="character" w:styleId="FootnoteReference">
    <w:name w:val="footnote reference"/>
    <w:basedOn w:val="DefaultParagraphFont"/>
    <w:uiPriority w:val="99"/>
    <w:unhideWhenUsed/>
    <w:rsid w:val="00FA44FD"/>
    <w:rPr>
      <w:vertAlign w:val="superscript"/>
    </w:rPr>
  </w:style>
  <w:style w:type="paragraph" w:customStyle="1" w:styleId="CM29">
    <w:name w:val="CM29"/>
    <w:basedOn w:val="Default"/>
    <w:next w:val="Default"/>
    <w:uiPriority w:val="99"/>
    <w:rsid w:val="00FA44FD"/>
    <w:pPr>
      <w:spacing w:after="283"/>
      <w:ind w:left="270" w:hanging="270"/>
    </w:pPr>
    <w:rPr>
      <w:rFonts w:ascii="ADBAC M+ Times New Roman PSMT" w:eastAsia="Times New Roman" w:hAnsi="ADBAC M+ Times New Roman PSMT" w:cs="Times New Roman"/>
      <w:color w:val="auto"/>
      <w:sz w:val="20"/>
      <w:szCs w:val="20"/>
    </w:rPr>
  </w:style>
  <w:style w:type="paragraph" w:customStyle="1" w:styleId="CM21">
    <w:name w:val="CM21"/>
    <w:basedOn w:val="Default"/>
    <w:next w:val="Default"/>
    <w:uiPriority w:val="99"/>
    <w:rsid w:val="00FA44FD"/>
    <w:pPr>
      <w:spacing w:line="160" w:lineRule="atLeast"/>
      <w:ind w:left="270" w:hanging="270"/>
    </w:pPr>
    <w:rPr>
      <w:rFonts w:ascii="ADBAC M+ Times New Roman PSMT" w:eastAsia="Times New Roman" w:hAnsi="ADBAC M+ Times New Roman PSMT" w:cs="Times New Roman"/>
      <w:color w:val="auto"/>
      <w:sz w:val="20"/>
      <w:szCs w:val="20"/>
    </w:rPr>
  </w:style>
  <w:style w:type="paragraph" w:customStyle="1" w:styleId="CM1">
    <w:name w:val="CM1"/>
    <w:basedOn w:val="Default"/>
    <w:next w:val="Default"/>
    <w:uiPriority w:val="99"/>
    <w:rsid w:val="00FA44FD"/>
    <w:pPr>
      <w:spacing w:line="240" w:lineRule="atLeast"/>
    </w:pPr>
    <w:rPr>
      <w:rFonts w:ascii="ADBAC M+ Times New Roman PSMT" w:eastAsia="Times New Roman" w:hAnsi="ADBAC M+ Times New Roman PSMT" w:cs="ADBAJ L+ Times New Roman PSMT"/>
      <w:b/>
      <w:bCs/>
      <w:color w:val="auto"/>
      <w:sz w:val="20"/>
      <w:szCs w:val="20"/>
    </w:rPr>
  </w:style>
  <w:style w:type="paragraph" w:customStyle="1" w:styleId="CM25">
    <w:name w:val="CM25"/>
    <w:basedOn w:val="Default"/>
    <w:next w:val="Default"/>
    <w:uiPriority w:val="99"/>
    <w:rsid w:val="00FA44FD"/>
    <w:pPr>
      <w:spacing w:after="213"/>
      <w:ind w:left="270" w:hanging="270"/>
    </w:pPr>
    <w:rPr>
      <w:rFonts w:ascii="ADBAC M+ Times New Roman PSMT" w:eastAsia="Times New Roman" w:hAnsi="ADBAC M+ Times New Roman PSMT" w:cs="Times New Roman"/>
      <w:color w:val="auto"/>
      <w:sz w:val="20"/>
      <w:szCs w:val="20"/>
    </w:rPr>
  </w:style>
  <w:style w:type="paragraph" w:customStyle="1" w:styleId="CM26">
    <w:name w:val="CM26"/>
    <w:basedOn w:val="Default"/>
    <w:next w:val="Default"/>
    <w:uiPriority w:val="99"/>
    <w:rsid w:val="00FA44FD"/>
    <w:pPr>
      <w:spacing w:after="128"/>
      <w:ind w:left="270" w:hanging="270"/>
    </w:pPr>
    <w:rPr>
      <w:rFonts w:ascii="ADBAC M+ Times New Roman PSMT" w:eastAsia="Times New Roman" w:hAnsi="ADBAC M+ Times New Roman PSMT" w:cs="Times New Roman"/>
      <w:color w:val="auto"/>
      <w:sz w:val="20"/>
      <w:szCs w:val="20"/>
    </w:rPr>
  </w:style>
  <w:style w:type="paragraph" w:customStyle="1" w:styleId="CM6">
    <w:name w:val="CM6"/>
    <w:basedOn w:val="Default"/>
    <w:next w:val="Default"/>
    <w:uiPriority w:val="99"/>
    <w:rsid w:val="00FA44FD"/>
    <w:pPr>
      <w:spacing w:line="243" w:lineRule="atLeast"/>
      <w:ind w:left="270" w:hanging="270"/>
    </w:pPr>
    <w:rPr>
      <w:rFonts w:ascii="ADBAC M+ Times New Roman PSMT" w:eastAsia="Times New Roman" w:hAnsi="ADBAC M+ Times New Roman PSMT" w:cs="Times New Roman"/>
      <w:color w:val="auto"/>
      <w:sz w:val="20"/>
      <w:szCs w:val="20"/>
    </w:rPr>
  </w:style>
  <w:style w:type="paragraph" w:customStyle="1" w:styleId="CM30">
    <w:name w:val="CM30"/>
    <w:basedOn w:val="Default"/>
    <w:next w:val="Default"/>
    <w:uiPriority w:val="99"/>
    <w:rsid w:val="00FA44FD"/>
    <w:pPr>
      <w:spacing w:after="365"/>
      <w:ind w:left="270" w:hanging="270"/>
    </w:pPr>
    <w:rPr>
      <w:rFonts w:ascii="ADBAC M+ Times New Roman PSMT" w:eastAsia="Times New Roman" w:hAnsi="ADBAC M+ Times New Roman PSMT" w:cs="Times New Roman"/>
      <w:color w:val="auto"/>
      <w:sz w:val="20"/>
      <w:szCs w:val="20"/>
    </w:rPr>
  </w:style>
  <w:style w:type="paragraph" w:customStyle="1" w:styleId="CM19">
    <w:name w:val="CM19"/>
    <w:basedOn w:val="Default"/>
    <w:next w:val="Default"/>
    <w:uiPriority w:val="99"/>
    <w:rsid w:val="00FA44FD"/>
    <w:pPr>
      <w:spacing w:line="268" w:lineRule="atLeast"/>
      <w:ind w:left="270" w:hanging="270"/>
    </w:pPr>
    <w:rPr>
      <w:rFonts w:ascii="ADBAC M+ Times New Roman PSMT" w:eastAsia="Times New Roman" w:hAnsi="ADBAC M+ Times New Roman PSMT" w:cs="Times New Roman"/>
      <w:color w:val="auto"/>
      <w:sz w:val="20"/>
      <w:szCs w:val="20"/>
    </w:rPr>
  </w:style>
  <w:style w:type="paragraph" w:customStyle="1" w:styleId="font5">
    <w:name w:val="font5"/>
    <w:basedOn w:val="Normal"/>
    <w:rsid w:val="00FA44FD"/>
    <w:pPr>
      <w:spacing w:before="100" w:beforeAutospacing="1" w:after="100" w:afterAutospacing="1" w:line="240" w:lineRule="auto"/>
    </w:pPr>
    <w:rPr>
      <w:color w:val="000000"/>
      <w:sz w:val="24"/>
    </w:rPr>
  </w:style>
  <w:style w:type="paragraph" w:customStyle="1" w:styleId="font6">
    <w:name w:val="font6"/>
    <w:basedOn w:val="Normal"/>
    <w:rsid w:val="00FA44FD"/>
    <w:pPr>
      <w:spacing w:before="100" w:beforeAutospacing="1" w:after="100" w:afterAutospacing="1" w:line="240" w:lineRule="auto"/>
    </w:pPr>
    <w:rPr>
      <w:color w:val="000000"/>
      <w:sz w:val="24"/>
    </w:rPr>
  </w:style>
  <w:style w:type="paragraph" w:customStyle="1" w:styleId="xl66">
    <w:name w:val="xl66"/>
    <w:basedOn w:val="Normal"/>
    <w:rsid w:val="00FA44FD"/>
    <w:pPr>
      <w:pBdr>
        <w:top w:val="single" w:sz="4" w:space="0" w:color="auto"/>
        <w:left w:val="single" w:sz="8" w:space="0" w:color="auto"/>
        <w:right w:val="single" w:sz="4" w:space="0" w:color="auto"/>
      </w:pBdr>
      <w:spacing w:before="100" w:beforeAutospacing="1" w:after="100" w:afterAutospacing="1" w:line="240" w:lineRule="auto"/>
    </w:pPr>
    <w:rPr>
      <w:sz w:val="24"/>
      <w:u w:val="single"/>
    </w:rPr>
  </w:style>
  <w:style w:type="paragraph" w:customStyle="1" w:styleId="xl67">
    <w:name w:val="xl67"/>
    <w:basedOn w:val="Normal"/>
    <w:rsid w:val="00FA44FD"/>
    <w:pPr>
      <w:pBdr>
        <w:top w:val="single" w:sz="4" w:space="0" w:color="auto"/>
      </w:pBdr>
      <w:spacing w:before="100" w:beforeAutospacing="1" w:after="100" w:afterAutospacing="1" w:line="240" w:lineRule="auto"/>
      <w:jc w:val="center"/>
    </w:pPr>
    <w:rPr>
      <w:sz w:val="24"/>
      <w:u w:val="single"/>
    </w:rPr>
  </w:style>
  <w:style w:type="paragraph" w:customStyle="1" w:styleId="xl68">
    <w:name w:val="xl68"/>
    <w:basedOn w:val="Normal"/>
    <w:rsid w:val="00FA44FD"/>
    <w:pPr>
      <w:pBdr>
        <w:top w:val="single" w:sz="4" w:space="0" w:color="auto"/>
        <w:right w:val="single" w:sz="4" w:space="0" w:color="auto"/>
      </w:pBdr>
      <w:spacing w:before="100" w:beforeAutospacing="1" w:after="100" w:afterAutospacing="1" w:line="240" w:lineRule="auto"/>
      <w:jc w:val="center"/>
    </w:pPr>
    <w:rPr>
      <w:color w:val="000000"/>
      <w:sz w:val="24"/>
    </w:rPr>
  </w:style>
  <w:style w:type="paragraph" w:customStyle="1" w:styleId="xl69">
    <w:name w:val="xl69"/>
    <w:basedOn w:val="Normal"/>
    <w:rsid w:val="00FA44FD"/>
    <w:pPr>
      <w:pBdr>
        <w:left w:val="single" w:sz="8" w:space="0" w:color="auto"/>
        <w:right w:val="single" w:sz="4" w:space="0" w:color="auto"/>
      </w:pBdr>
      <w:spacing w:before="100" w:beforeAutospacing="1" w:after="100" w:afterAutospacing="1" w:line="240" w:lineRule="auto"/>
    </w:pPr>
    <w:rPr>
      <w:color w:val="000000"/>
      <w:sz w:val="24"/>
    </w:rPr>
  </w:style>
  <w:style w:type="paragraph" w:customStyle="1" w:styleId="xl70">
    <w:name w:val="xl70"/>
    <w:basedOn w:val="Normal"/>
    <w:rsid w:val="00FA44FD"/>
    <w:pPr>
      <w:spacing w:before="100" w:beforeAutospacing="1" w:after="100" w:afterAutospacing="1" w:line="240" w:lineRule="auto"/>
      <w:jc w:val="right"/>
    </w:pPr>
    <w:rPr>
      <w:color w:val="000000"/>
      <w:sz w:val="24"/>
    </w:rPr>
  </w:style>
  <w:style w:type="paragraph" w:customStyle="1" w:styleId="xl71">
    <w:name w:val="xl71"/>
    <w:basedOn w:val="Normal"/>
    <w:rsid w:val="00FA44FD"/>
    <w:pPr>
      <w:pBdr>
        <w:right w:val="single" w:sz="4" w:space="0" w:color="auto"/>
      </w:pBdr>
      <w:spacing w:before="100" w:beforeAutospacing="1" w:after="100" w:afterAutospacing="1" w:line="240" w:lineRule="auto"/>
    </w:pPr>
    <w:rPr>
      <w:color w:val="000000"/>
      <w:sz w:val="24"/>
    </w:rPr>
  </w:style>
  <w:style w:type="paragraph" w:customStyle="1" w:styleId="xl72">
    <w:name w:val="xl72"/>
    <w:basedOn w:val="Normal"/>
    <w:rsid w:val="00FA44FD"/>
    <w:pPr>
      <w:pBdr>
        <w:left w:val="single" w:sz="4" w:space="0" w:color="auto"/>
        <w:right w:val="single" w:sz="4" w:space="0" w:color="auto"/>
      </w:pBdr>
      <w:spacing w:before="100" w:beforeAutospacing="1" w:after="100" w:afterAutospacing="1" w:line="240" w:lineRule="auto"/>
      <w:jc w:val="center"/>
    </w:pPr>
    <w:rPr>
      <w:color w:val="000000"/>
      <w:sz w:val="24"/>
    </w:rPr>
  </w:style>
  <w:style w:type="paragraph" w:customStyle="1" w:styleId="xl73">
    <w:name w:val="xl73"/>
    <w:basedOn w:val="Normal"/>
    <w:rsid w:val="00FA44FD"/>
    <w:pPr>
      <w:pBdr>
        <w:top w:val="single" w:sz="4" w:space="0" w:color="auto"/>
      </w:pBdr>
      <w:spacing w:before="100" w:beforeAutospacing="1" w:after="100" w:afterAutospacing="1" w:line="240" w:lineRule="auto"/>
    </w:pPr>
    <w:rPr>
      <w:sz w:val="24"/>
      <w:u w:val="single"/>
    </w:rPr>
  </w:style>
  <w:style w:type="paragraph" w:customStyle="1" w:styleId="xl74">
    <w:name w:val="xl74"/>
    <w:basedOn w:val="Normal"/>
    <w:rsid w:val="00FA44FD"/>
    <w:pPr>
      <w:pBdr>
        <w:top w:val="single" w:sz="4" w:space="0" w:color="auto"/>
      </w:pBdr>
      <w:spacing w:before="100" w:beforeAutospacing="1" w:after="100" w:afterAutospacing="1" w:line="240" w:lineRule="auto"/>
      <w:jc w:val="center"/>
    </w:pPr>
    <w:rPr>
      <w:color w:val="000000"/>
      <w:sz w:val="24"/>
    </w:rPr>
  </w:style>
  <w:style w:type="paragraph" w:customStyle="1" w:styleId="xl75">
    <w:name w:val="xl75"/>
    <w:basedOn w:val="Normal"/>
    <w:rsid w:val="00FA44FD"/>
    <w:pPr>
      <w:pBdr>
        <w:top w:val="single" w:sz="4" w:space="0" w:color="auto"/>
        <w:left w:val="single" w:sz="4" w:space="0" w:color="auto"/>
        <w:right w:val="single" w:sz="4" w:space="0" w:color="auto"/>
      </w:pBdr>
      <w:spacing w:before="100" w:beforeAutospacing="1" w:after="100" w:afterAutospacing="1" w:line="240" w:lineRule="auto"/>
      <w:jc w:val="center"/>
    </w:pPr>
    <w:rPr>
      <w:color w:val="000000"/>
      <w:sz w:val="24"/>
    </w:rPr>
  </w:style>
  <w:style w:type="paragraph" w:customStyle="1" w:styleId="xl76">
    <w:name w:val="xl76"/>
    <w:basedOn w:val="Normal"/>
    <w:rsid w:val="00FA44FD"/>
    <w:pPr>
      <w:pBdr>
        <w:top w:val="single" w:sz="4" w:space="0" w:color="auto"/>
        <w:left w:val="single" w:sz="4" w:space="0" w:color="auto"/>
      </w:pBdr>
      <w:spacing w:before="100" w:beforeAutospacing="1" w:after="100" w:afterAutospacing="1" w:line="240" w:lineRule="auto"/>
    </w:pPr>
    <w:rPr>
      <w:sz w:val="24"/>
      <w:u w:val="single"/>
    </w:rPr>
  </w:style>
  <w:style w:type="paragraph" w:customStyle="1" w:styleId="xl77">
    <w:name w:val="xl77"/>
    <w:basedOn w:val="Normal"/>
    <w:rsid w:val="00FA44FD"/>
    <w:pPr>
      <w:pBdr>
        <w:top w:val="single" w:sz="4" w:space="0" w:color="auto"/>
        <w:right w:val="single" w:sz="8" w:space="0" w:color="auto"/>
      </w:pBdr>
      <w:spacing w:before="100" w:beforeAutospacing="1" w:after="100" w:afterAutospacing="1" w:line="240" w:lineRule="auto"/>
      <w:jc w:val="center"/>
    </w:pPr>
    <w:rPr>
      <w:color w:val="000000"/>
      <w:sz w:val="24"/>
    </w:rPr>
  </w:style>
  <w:style w:type="paragraph" w:customStyle="1" w:styleId="xl78">
    <w:name w:val="xl78"/>
    <w:basedOn w:val="Normal"/>
    <w:rsid w:val="00FA44FD"/>
    <w:pPr>
      <w:spacing w:before="100" w:beforeAutospacing="1" w:after="100" w:afterAutospacing="1" w:line="240" w:lineRule="auto"/>
    </w:pPr>
    <w:rPr>
      <w:color w:val="000000"/>
      <w:sz w:val="24"/>
    </w:rPr>
  </w:style>
  <w:style w:type="paragraph" w:customStyle="1" w:styleId="xl79">
    <w:name w:val="xl79"/>
    <w:basedOn w:val="Normal"/>
    <w:rsid w:val="00FA44FD"/>
    <w:pPr>
      <w:spacing w:before="100" w:beforeAutospacing="1" w:after="100" w:afterAutospacing="1" w:line="240" w:lineRule="auto"/>
      <w:jc w:val="center"/>
    </w:pPr>
    <w:rPr>
      <w:color w:val="000000"/>
      <w:sz w:val="24"/>
    </w:rPr>
  </w:style>
  <w:style w:type="paragraph" w:customStyle="1" w:styleId="xl80">
    <w:name w:val="xl80"/>
    <w:basedOn w:val="Normal"/>
    <w:rsid w:val="00FA44FD"/>
    <w:pPr>
      <w:pBdr>
        <w:left w:val="single" w:sz="4" w:space="0" w:color="auto"/>
      </w:pBdr>
      <w:spacing w:before="100" w:beforeAutospacing="1" w:after="100" w:afterAutospacing="1" w:line="240" w:lineRule="auto"/>
      <w:jc w:val="right"/>
    </w:pPr>
    <w:rPr>
      <w:color w:val="000000"/>
      <w:sz w:val="24"/>
    </w:rPr>
  </w:style>
  <w:style w:type="paragraph" w:customStyle="1" w:styleId="xl81">
    <w:name w:val="xl81"/>
    <w:basedOn w:val="Normal"/>
    <w:rsid w:val="00FA44FD"/>
    <w:pPr>
      <w:pBdr>
        <w:right w:val="single" w:sz="8" w:space="0" w:color="auto"/>
      </w:pBdr>
      <w:spacing w:before="100" w:beforeAutospacing="1" w:after="100" w:afterAutospacing="1" w:line="240" w:lineRule="auto"/>
      <w:jc w:val="center"/>
    </w:pPr>
    <w:rPr>
      <w:color w:val="000000"/>
      <w:sz w:val="24"/>
    </w:rPr>
  </w:style>
  <w:style w:type="paragraph" w:customStyle="1" w:styleId="xl82">
    <w:name w:val="xl82"/>
    <w:basedOn w:val="Normal"/>
    <w:rsid w:val="00FA44FD"/>
    <w:pPr>
      <w:pBdr>
        <w:left w:val="single" w:sz="8" w:space="0" w:color="auto"/>
        <w:bottom w:val="single" w:sz="8" w:space="0" w:color="auto"/>
        <w:right w:val="single" w:sz="4" w:space="0" w:color="auto"/>
      </w:pBdr>
      <w:spacing w:before="100" w:beforeAutospacing="1" w:after="100" w:afterAutospacing="1" w:line="240" w:lineRule="auto"/>
    </w:pPr>
    <w:rPr>
      <w:color w:val="000000"/>
      <w:sz w:val="24"/>
    </w:rPr>
  </w:style>
  <w:style w:type="paragraph" w:customStyle="1" w:styleId="xl83">
    <w:name w:val="xl83"/>
    <w:basedOn w:val="Normal"/>
    <w:rsid w:val="00FA44FD"/>
    <w:pPr>
      <w:pBdr>
        <w:left w:val="single" w:sz="4" w:space="0" w:color="auto"/>
        <w:bottom w:val="single" w:sz="8" w:space="0" w:color="auto"/>
      </w:pBdr>
      <w:spacing w:before="100" w:beforeAutospacing="1" w:after="100" w:afterAutospacing="1" w:line="240" w:lineRule="auto"/>
      <w:jc w:val="right"/>
    </w:pPr>
    <w:rPr>
      <w:color w:val="000000"/>
      <w:sz w:val="24"/>
    </w:rPr>
  </w:style>
  <w:style w:type="paragraph" w:customStyle="1" w:styleId="xl84">
    <w:name w:val="xl84"/>
    <w:basedOn w:val="Normal"/>
    <w:rsid w:val="00FA44FD"/>
    <w:pPr>
      <w:pBdr>
        <w:bottom w:val="single" w:sz="8" w:space="0" w:color="auto"/>
      </w:pBdr>
      <w:spacing w:before="100" w:beforeAutospacing="1" w:after="100" w:afterAutospacing="1" w:line="240" w:lineRule="auto"/>
    </w:pPr>
    <w:rPr>
      <w:color w:val="000000"/>
      <w:sz w:val="24"/>
    </w:rPr>
  </w:style>
  <w:style w:type="paragraph" w:customStyle="1" w:styleId="xl85">
    <w:name w:val="xl85"/>
    <w:basedOn w:val="Normal"/>
    <w:rsid w:val="00FA44FD"/>
    <w:pPr>
      <w:pBdr>
        <w:left w:val="single" w:sz="4" w:space="0" w:color="auto"/>
        <w:bottom w:val="single" w:sz="8" w:space="0" w:color="auto"/>
        <w:right w:val="single" w:sz="4" w:space="0" w:color="auto"/>
      </w:pBdr>
      <w:spacing w:before="100" w:beforeAutospacing="1" w:after="100" w:afterAutospacing="1" w:line="240" w:lineRule="auto"/>
    </w:pPr>
    <w:rPr>
      <w:color w:val="000000"/>
      <w:sz w:val="24"/>
    </w:rPr>
  </w:style>
  <w:style w:type="paragraph" w:customStyle="1" w:styleId="xl86">
    <w:name w:val="xl86"/>
    <w:basedOn w:val="Normal"/>
    <w:rsid w:val="00FA44FD"/>
    <w:pPr>
      <w:pBdr>
        <w:bottom w:val="single" w:sz="8" w:space="0" w:color="auto"/>
      </w:pBdr>
      <w:spacing w:before="100" w:beforeAutospacing="1" w:after="100" w:afterAutospacing="1" w:line="240" w:lineRule="auto"/>
      <w:jc w:val="center"/>
    </w:pPr>
    <w:rPr>
      <w:color w:val="000000"/>
      <w:sz w:val="24"/>
    </w:rPr>
  </w:style>
  <w:style w:type="paragraph" w:customStyle="1" w:styleId="xl87">
    <w:name w:val="xl87"/>
    <w:basedOn w:val="Normal"/>
    <w:rsid w:val="00FA44FD"/>
    <w:pPr>
      <w:pBdr>
        <w:bottom w:val="single" w:sz="8" w:space="0" w:color="auto"/>
        <w:right w:val="single" w:sz="8" w:space="0" w:color="auto"/>
      </w:pBdr>
      <w:spacing w:before="100" w:beforeAutospacing="1" w:after="100" w:afterAutospacing="1" w:line="240" w:lineRule="auto"/>
      <w:jc w:val="center"/>
    </w:pPr>
    <w:rPr>
      <w:color w:val="000000"/>
      <w:sz w:val="24"/>
    </w:rPr>
  </w:style>
  <w:style w:type="paragraph" w:customStyle="1" w:styleId="xl88">
    <w:name w:val="xl88"/>
    <w:basedOn w:val="Normal"/>
    <w:rsid w:val="00FA44FD"/>
    <w:pPr>
      <w:spacing w:before="100" w:beforeAutospacing="1" w:after="100" w:afterAutospacing="1" w:line="240" w:lineRule="auto"/>
      <w:textAlignment w:val="center"/>
    </w:pPr>
    <w:rPr>
      <w:color w:val="000000"/>
      <w:sz w:val="24"/>
    </w:rPr>
  </w:style>
  <w:style w:type="paragraph" w:customStyle="1" w:styleId="xl89">
    <w:name w:val="xl89"/>
    <w:basedOn w:val="Normal"/>
    <w:rsid w:val="00FA44FD"/>
    <w:pPr>
      <w:spacing w:before="100" w:beforeAutospacing="1" w:after="100" w:afterAutospacing="1" w:line="240" w:lineRule="auto"/>
    </w:pPr>
    <w:rPr>
      <w:color w:val="000000"/>
      <w:sz w:val="24"/>
    </w:rPr>
  </w:style>
  <w:style w:type="paragraph" w:customStyle="1" w:styleId="xl90">
    <w:name w:val="xl90"/>
    <w:basedOn w:val="Normal"/>
    <w:rsid w:val="00FA44FD"/>
    <w:pPr>
      <w:spacing w:before="100" w:beforeAutospacing="1" w:after="100" w:afterAutospacing="1" w:line="240" w:lineRule="auto"/>
      <w:jc w:val="center"/>
    </w:pPr>
    <w:rPr>
      <w:color w:val="000000"/>
      <w:sz w:val="24"/>
    </w:rPr>
  </w:style>
  <w:style w:type="paragraph" w:customStyle="1" w:styleId="xl91">
    <w:name w:val="xl91"/>
    <w:basedOn w:val="Normal"/>
    <w:rsid w:val="00FA44FD"/>
    <w:pPr>
      <w:spacing w:before="100" w:beforeAutospacing="1" w:after="100" w:afterAutospacing="1" w:line="240" w:lineRule="auto"/>
    </w:pPr>
    <w:rPr>
      <w:b/>
      <w:bCs/>
      <w:sz w:val="24"/>
    </w:rPr>
  </w:style>
  <w:style w:type="paragraph" w:customStyle="1" w:styleId="xl92">
    <w:name w:val="xl92"/>
    <w:basedOn w:val="Normal"/>
    <w:rsid w:val="00FA44FD"/>
    <w:pPr>
      <w:spacing w:before="100" w:beforeAutospacing="1" w:after="100" w:afterAutospacing="1" w:line="240" w:lineRule="auto"/>
    </w:pPr>
    <w:rPr>
      <w:color w:val="000000"/>
      <w:sz w:val="24"/>
    </w:rPr>
  </w:style>
  <w:style w:type="paragraph" w:customStyle="1" w:styleId="xl93">
    <w:name w:val="xl93"/>
    <w:basedOn w:val="Normal"/>
    <w:rsid w:val="00FA44FD"/>
    <w:pPr>
      <w:pBdr>
        <w:top w:val="single" w:sz="8" w:space="0" w:color="auto"/>
        <w:left w:val="single" w:sz="8" w:space="0" w:color="auto"/>
        <w:right w:val="single" w:sz="4" w:space="0" w:color="auto"/>
      </w:pBdr>
      <w:spacing w:before="100" w:beforeAutospacing="1" w:after="100" w:afterAutospacing="1" w:line="240" w:lineRule="auto"/>
    </w:pPr>
    <w:rPr>
      <w:b/>
      <w:bCs/>
      <w:sz w:val="24"/>
    </w:rPr>
  </w:style>
  <w:style w:type="paragraph" w:customStyle="1" w:styleId="xl94">
    <w:name w:val="xl94"/>
    <w:basedOn w:val="Normal"/>
    <w:rsid w:val="00FA44FD"/>
    <w:pPr>
      <w:pBdr>
        <w:top w:val="single" w:sz="8" w:space="0" w:color="auto"/>
      </w:pBdr>
      <w:spacing w:before="100" w:beforeAutospacing="1" w:after="100" w:afterAutospacing="1" w:line="240" w:lineRule="auto"/>
    </w:pPr>
    <w:rPr>
      <w:b/>
      <w:bCs/>
      <w:sz w:val="24"/>
    </w:rPr>
  </w:style>
  <w:style w:type="paragraph" w:customStyle="1" w:styleId="xl95">
    <w:name w:val="xl95"/>
    <w:basedOn w:val="Normal"/>
    <w:rsid w:val="00FA44FD"/>
    <w:pPr>
      <w:pBdr>
        <w:top w:val="single" w:sz="8" w:space="0" w:color="auto"/>
      </w:pBdr>
      <w:spacing w:before="100" w:beforeAutospacing="1" w:after="100" w:afterAutospacing="1" w:line="240" w:lineRule="auto"/>
    </w:pPr>
    <w:rPr>
      <w:b/>
      <w:bCs/>
      <w:sz w:val="24"/>
    </w:rPr>
  </w:style>
  <w:style w:type="paragraph" w:customStyle="1" w:styleId="xl96">
    <w:name w:val="xl96"/>
    <w:basedOn w:val="Normal"/>
    <w:rsid w:val="00FA44FD"/>
    <w:pPr>
      <w:pBdr>
        <w:top w:val="single" w:sz="8" w:space="0" w:color="auto"/>
        <w:right w:val="single" w:sz="4" w:space="0" w:color="auto"/>
      </w:pBdr>
      <w:spacing w:before="100" w:beforeAutospacing="1" w:after="100" w:afterAutospacing="1" w:line="240" w:lineRule="auto"/>
    </w:pPr>
    <w:rPr>
      <w:b/>
      <w:bCs/>
      <w:sz w:val="24"/>
    </w:rPr>
  </w:style>
  <w:style w:type="paragraph" w:customStyle="1" w:styleId="xl97">
    <w:name w:val="xl97"/>
    <w:basedOn w:val="Normal"/>
    <w:rsid w:val="00FA44FD"/>
    <w:pPr>
      <w:pBdr>
        <w:top w:val="single" w:sz="8" w:space="0" w:color="auto"/>
        <w:right w:val="single" w:sz="8" w:space="0" w:color="auto"/>
      </w:pBdr>
      <w:spacing w:before="100" w:beforeAutospacing="1" w:after="100" w:afterAutospacing="1" w:line="240" w:lineRule="auto"/>
    </w:pPr>
    <w:rPr>
      <w:b/>
      <w:bCs/>
      <w:sz w:val="24"/>
    </w:rPr>
  </w:style>
  <w:style w:type="paragraph" w:customStyle="1" w:styleId="xl98">
    <w:name w:val="xl98"/>
    <w:basedOn w:val="Normal"/>
    <w:rsid w:val="00FA44FD"/>
    <w:pPr>
      <w:pBdr>
        <w:left w:val="single" w:sz="8" w:space="0" w:color="auto"/>
        <w:bottom w:val="single" w:sz="8" w:space="0" w:color="auto"/>
        <w:right w:val="single" w:sz="4" w:space="0" w:color="auto"/>
      </w:pBdr>
      <w:spacing w:before="100" w:beforeAutospacing="1" w:after="100" w:afterAutospacing="1" w:line="240" w:lineRule="auto"/>
    </w:pPr>
    <w:rPr>
      <w:b/>
      <w:bCs/>
      <w:sz w:val="24"/>
    </w:rPr>
  </w:style>
  <w:style w:type="paragraph" w:customStyle="1" w:styleId="xl99">
    <w:name w:val="xl99"/>
    <w:basedOn w:val="Normal"/>
    <w:rsid w:val="00FA44FD"/>
    <w:pPr>
      <w:pBdr>
        <w:left w:val="single" w:sz="4" w:space="0" w:color="auto"/>
        <w:bottom w:val="single" w:sz="8" w:space="0" w:color="auto"/>
      </w:pBdr>
      <w:spacing w:before="100" w:beforeAutospacing="1" w:after="100" w:afterAutospacing="1" w:line="240" w:lineRule="auto"/>
    </w:pPr>
    <w:rPr>
      <w:b/>
      <w:bCs/>
      <w:sz w:val="24"/>
    </w:rPr>
  </w:style>
  <w:style w:type="paragraph" w:customStyle="1" w:styleId="xl100">
    <w:name w:val="xl100"/>
    <w:basedOn w:val="Normal"/>
    <w:rsid w:val="00FA44FD"/>
    <w:pPr>
      <w:pBdr>
        <w:bottom w:val="single" w:sz="8" w:space="0" w:color="auto"/>
      </w:pBdr>
      <w:spacing w:before="100" w:beforeAutospacing="1" w:after="100" w:afterAutospacing="1" w:line="240" w:lineRule="auto"/>
    </w:pPr>
    <w:rPr>
      <w:b/>
      <w:bCs/>
      <w:sz w:val="24"/>
    </w:rPr>
  </w:style>
  <w:style w:type="paragraph" w:customStyle="1" w:styleId="xl101">
    <w:name w:val="xl101"/>
    <w:basedOn w:val="Normal"/>
    <w:rsid w:val="00FA44FD"/>
    <w:pPr>
      <w:pBdr>
        <w:bottom w:val="single" w:sz="8" w:space="0" w:color="auto"/>
        <w:right w:val="single" w:sz="4" w:space="0" w:color="auto"/>
      </w:pBdr>
      <w:spacing w:before="100" w:beforeAutospacing="1" w:after="100" w:afterAutospacing="1" w:line="240" w:lineRule="auto"/>
    </w:pPr>
    <w:rPr>
      <w:b/>
      <w:bCs/>
      <w:sz w:val="24"/>
    </w:rPr>
  </w:style>
  <w:style w:type="paragraph" w:customStyle="1" w:styleId="xl102">
    <w:name w:val="xl102"/>
    <w:basedOn w:val="Normal"/>
    <w:rsid w:val="00FA44FD"/>
    <w:pPr>
      <w:pBdr>
        <w:bottom w:val="single" w:sz="8" w:space="0" w:color="auto"/>
        <w:right w:val="single" w:sz="8" w:space="0" w:color="auto"/>
      </w:pBdr>
      <w:spacing w:before="100" w:beforeAutospacing="1" w:after="100" w:afterAutospacing="1" w:line="240" w:lineRule="auto"/>
    </w:pPr>
    <w:rPr>
      <w:b/>
      <w:bCs/>
      <w:sz w:val="24"/>
    </w:rPr>
  </w:style>
  <w:style w:type="paragraph" w:customStyle="1" w:styleId="xl103">
    <w:name w:val="xl103"/>
    <w:basedOn w:val="Normal"/>
    <w:rsid w:val="00FA44FD"/>
    <w:pPr>
      <w:pBdr>
        <w:right w:val="single" w:sz="4" w:space="0" w:color="auto"/>
      </w:pBdr>
      <w:spacing w:before="100" w:beforeAutospacing="1" w:after="100" w:afterAutospacing="1" w:line="240" w:lineRule="auto"/>
      <w:jc w:val="center"/>
    </w:pPr>
    <w:rPr>
      <w:color w:val="000000"/>
      <w:sz w:val="24"/>
    </w:rPr>
  </w:style>
  <w:style w:type="paragraph" w:customStyle="1" w:styleId="xl104">
    <w:name w:val="xl104"/>
    <w:basedOn w:val="Normal"/>
    <w:rsid w:val="00FA44FD"/>
    <w:pPr>
      <w:pBdr>
        <w:right w:val="single" w:sz="8" w:space="0" w:color="auto"/>
      </w:pBdr>
      <w:spacing w:before="100" w:beforeAutospacing="1" w:after="100" w:afterAutospacing="1" w:line="240" w:lineRule="auto"/>
      <w:jc w:val="center"/>
    </w:pPr>
    <w:rPr>
      <w:color w:val="000000"/>
      <w:sz w:val="24"/>
    </w:rPr>
  </w:style>
  <w:style w:type="paragraph" w:customStyle="1" w:styleId="xl105">
    <w:name w:val="xl105"/>
    <w:basedOn w:val="Normal"/>
    <w:rsid w:val="00FA44FD"/>
    <w:pPr>
      <w:pBdr>
        <w:left w:val="single" w:sz="8" w:space="0" w:color="auto"/>
        <w:bottom w:val="single" w:sz="4" w:space="0" w:color="auto"/>
        <w:right w:val="single" w:sz="4" w:space="0" w:color="auto"/>
      </w:pBdr>
      <w:spacing w:before="100" w:beforeAutospacing="1" w:after="100" w:afterAutospacing="1" w:line="240" w:lineRule="auto"/>
    </w:pPr>
    <w:rPr>
      <w:b/>
      <w:bCs/>
      <w:sz w:val="24"/>
    </w:rPr>
  </w:style>
  <w:style w:type="paragraph" w:customStyle="1" w:styleId="xl106">
    <w:name w:val="xl106"/>
    <w:basedOn w:val="Normal"/>
    <w:rsid w:val="00FA44FD"/>
    <w:pPr>
      <w:pBdr>
        <w:left w:val="single" w:sz="4" w:space="0" w:color="auto"/>
        <w:bottom w:val="single" w:sz="4" w:space="0" w:color="auto"/>
      </w:pBdr>
      <w:spacing w:before="100" w:beforeAutospacing="1" w:after="100" w:afterAutospacing="1" w:line="240" w:lineRule="auto"/>
    </w:pPr>
    <w:rPr>
      <w:b/>
      <w:bCs/>
      <w:sz w:val="24"/>
    </w:rPr>
  </w:style>
  <w:style w:type="paragraph" w:customStyle="1" w:styleId="xl107">
    <w:name w:val="xl107"/>
    <w:basedOn w:val="Normal"/>
    <w:rsid w:val="00FA44FD"/>
    <w:pPr>
      <w:pBdr>
        <w:bottom w:val="single" w:sz="4" w:space="0" w:color="auto"/>
        <w:right w:val="single" w:sz="4" w:space="0" w:color="auto"/>
      </w:pBdr>
      <w:spacing w:before="100" w:beforeAutospacing="1" w:after="100" w:afterAutospacing="1" w:line="240" w:lineRule="auto"/>
    </w:pPr>
    <w:rPr>
      <w:color w:val="000000"/>
      <w:sz w:val="24"/>
    </w:rPr>
  </w:style>
  <w:style w:type="paragraph" w:customStyle="1" w:styleId="xl108">
    <w:name w:val="xl108"/>
    <w:basedOn w:val="Normal"/>
    <w:rsid w:val="00FA44FD"/>
    <w:pPr>
      <w:pBdr>
        <w:left w:val="single" w:sz="8" w:space="0" w:color="auto"/>
        <w:right w:val="single" w:sz="4" w:space="0" w:color="auto"/>
      </w:pBdr>
      <w:spacing w:before="100" w:beforeAutospacing="1" w:after="100" w:afterAutospacing="1" w:line="240" w:lineRule="auto"/>
    </w:pPr>
    <w:rPr>
      <w:sz w:val="24"/>
      <w:u w:val="single"/>
    </w:rPr>
  </w:style>
  <w:style w:type="paragraph" w:customStyle="1" w:styleId="xl109">
    <w:name w:val="xl109"/>
    <w:basedOn w:val="Normal"/>
    <w:rsid w:val="00FA44FD"/>
    <w:pPr>
      <w:spacing w:before="100" w:beforeAutospacing="1" w:after="100" w:afterAutospacing="1" w:line="240" w:lineRule="auto"/>
    </w:pPr>
    <w:rPr>
      <w:sz w:val="24"/>
      <w:u w:val="single"/>
    </w:rPr>
  </w:style>
  <w:style w:type="paragraph" w:customStyle="1" w:styleId="xl110">
    <w:name w:val="xl110"/>
    <w:basedOn w:val="Normal"/>
    <w:rsid w:val="00FA44FD"/>
    <w:pPr>
      <w:spacing w:before="100" w:beforeAutospacing="1" w:after="100" w:afterAutospacing="1" w:line="240" w:lineRule="auto"/>
    </w:pPr>
    <w:rPr>
      <w:color w:val="000000"/>
      <w:sz w:val="24"/>
    </w:rPr>
  </w:style>
  <w:style w:type="paragraph" w:customStyle="1" w:styleId="xl111">
    <w:name w:val="xl111"/>
    <w:basedOn w:val="Normal"/>
    <w:rsid w:val="00FA44FD"/>
    <w:pPr>
      <w:pBdr>
        <w:right w:val="single" w:sz="8" w:space="0" w:color="auto"/>
      </w:pBdr>
      <w:spacing w:before="100" w:beforeAutospacing="1" w:after="100" w:afterAutospacing="1" w:line="240" w:lineRule="auto"/>
    </w:pPr>
    <w:rPr>
      <w:color w:val="000000"/>
      <w:sz w:val="24"/>
    </w:rPr>
  </w:style>
  <w:style w:type="paragraph" w:customStyle="1" w:styleId="xl112">
    <w:name w:val="xl112"/>
    <w:basedOn w:val="Normal"/>
    <w:rsid w:val="00FA44FD"/>
    <w:pPr>
      <w:pBdr>
        <w:top w:val="single" w:sz="4" w:space="0" w:color="auto"/>
      </w:pBdr>
      <w:spacing w:before="100" w:beforeAutospacing="1" w:after="100" w:afterAutospacing="1" w:line="240" w:lineRule="auto"/>
      <w:jc w:val="right"/>
    </w:pPr>
    <w:rPr>
      <w:sz w:val="24"/>
      <w:u w:val="single"/>
    </w:rPr>
  </w:style>
  <w:style w:type="paragraph" w:customStyle="1" w:styleId="xl113">
    <w:name w:val="xl113"/>
    <w:basedOn w:val="Normal"/>
    <w:rsid w:val="00FA44FD"/>
    <w:pPr>
      <w:pBdr>
        <w:top w:val="single" w:sz="4" w:space="0" w:color="auto"/>
      </w:pBdr>
      <w:spacing w:before="100" w:beforeAutospacing="1" w:after="100" w:afterAutospacing="1" w:line="240" w:lineRule="auto"/>
    </w:pPr>
    <w:rPr>
      <w:color w:val="000000"/>
      <w:sz w:val="24"/>
    </w:rPr>
  </w:style>
  <w:style w:type="paragraph" w:customStyle="1" w:styleId="xl114">
    <w:name w:val="xl114"/>
    <w:basedOn w:val="Normal"/>
    <w:rsid w:val="00FA44FD"/>
    <w:pPr>
      <w:pBdr>
        <w:top w:val="single" w:sz="4" w:space="0" w:color="auto"/>
      </w:pBdr>
      <w:spacing w:before="100" w:beforeAutospacing="1" w:after="100" w:afterAutospacing="1" w:line="240" w:lineRule="auto"/>
      <w:jc w:val="center"/>
    </w:pPr>
    <w:rPr>
      <w:color w:val="000000"/>
      <w:sz w:val="24"/>
    </w:rPr>
  </w:style>
  <w:style w:type="paragraph" w:customStyle="1" w:styleId="xl115">
    <w:name w:val="xl115"/>
    <w:basedOn w:val="Normal"/>
    <w:rsid w:val="00FA44FD"/>
    <w:pPr>
      <w:pBdr>
        <w:top w:val="single" w:sz="4" w:space="0" w:color="auto"/>
        <w:right w:val="single" w:sz="4" w:space="0" w:color="auto"/>
      </w:pBdr>
      <w:spacing w:before="100" w:beforeAutospacing="1" w:after="100" w:afterAutospacing="1" w:line="240" w:lineRule="auto"/>
      <w:jc w:val="center"/>
    </w:pPr>
    <w:rPr>
      <w:color w:val="000000"/>
      <w:sz w:val="24"/>
    </w:rPr>
  </w:style>
  <w:style w:type="paragraph" w:customStyle="1" w:styleId="xl116">
    <w:name w:val="xl116"/>
    <w:basedOn w:val="Normal"/>
    <w:rsid w:val="00FA44FD"/>
    <w:pPr>
      <w:pBdr>
        <w:top w:val="single" w:sz="8" w:space="0" w:color="auto"/>
        <w:left w:val="single" w:sz="8" w:space="0" w:color="auto"/>
        <w:right w:val="single" w:sz="4" w:space="0" w:color="auto"/>
      </w:pBdr>
      <w:spacing w:before="100" w:beforeAutospacing="1" w:after="100" w:afterAutospacing="1" w:line="240" w:lineRule="auto"/>
    </w:pPr>
    <w:rPr>
      <w:b/>
      <w:bCs/>
      <w:sz w:val="24"/>
    </w:rPr>
  </w:style>
  <w:style w:type="paragraph" w:customStyle="1" w:styleId="xl117">
    <w:name w:val="xl117"/>
    <w:basedOn w:val="Normal"/>
    <w:rsid w:val="00FA44FD"/>
    <w:pPr>
      <w:spacing w:before="100" w:beforeAutospacing="1" w:after="100" w:afterAutospacing="1" w:line="240" w:lineRule="auto"/>
    </w:pPr>
    <w:rPr>
      <w:b/>
      <w:bCs/>
      <w:sz w:val="28"/>
      <w:szCs w:val="28"/>
    </w:rPr>
  </w:style>
  <w:style w:type="paragraph" w:customStyle="1" w:styleId="xl118">
    <w:name w:val="xl118"/>
    <w:basedOn w:val="Normal"/>
    <w:rsid w:val="00FA44FD"/>
    <w:pPr>
      <w:spacing w:before="100" w:beforeAutospacing="1" w:after="100" w:afterAutospacing="1" w:line="240" w:lineRule="auto"/>
      <w:textAlignment w:val="center"/>
    </w:pPr>
    <w:rPr>
      <w:color w:val="000000"/>
      <w:sz w:val="24"/>
    </w:rPr>
  </w:style>
  <w:style w:type="paragraph" w:customStyle="1" w:styleId="xl119">
    <w:name w:val="xl119"/>
    <w:basedOn w:val="Normal"/>
    <w:rsid w:val="00FA44FD"/>
    <w:pPr>
      <w:pBdr>
        <w:top w:val="double" w:sz="6" w:space="0" w:color="auto"/>
        <w:left w:val="single" w:sz="8" w:space="0" w:color="auto"/>
        <w:bottom w:val="single" w:sz="4" w:space="0" w:color="auto"/>
        <w:right w:val="single" w:sz="4" w:space="0" w:color="auto"/>
      </w:pBdr>
      <w:spacing w:before="100" w:beforeAutospacing="1" w:after="100" w:afterAutospacing="1" w:line="240" w:lineRule="auto"/>
    </w:pPr>
    <w:rPr>
      <w:b/>
      <w:bCs/>
      <w:sz w:val="24"/>
    </w:rPr>
  </w:style>
  <w:style w:type="paragraph" w:customStyle="1" w:styleId="xl120">
    <w:name w:val="xl120"/>
    <w:basedOn w:val="Normal"/>
    <w:rsid w:val="00FA44FD"/>
    <w:pPr>
      <w:pBdr>
        <w:top w:val="double" w:sz="6" w:space="0" w:color="auto"/>
        <w:bottom w:val="single" w:sz="4" w:space="0" w:color="auto"/>
      </w:pBdr>
      <w:spacing w:before="100" w:beforeAutospacing="1" w:after="100" w:afterAutospacing="1" w:line="240" w:lineRule="auto"/>
    </w:pPr>
    <w:rPr>
      <w:b/>
      <w:bCs/>
      <w:sz w:val="24"/>
    </w:rPr>
  </w:style>
  <w:style w:type="paragraph" w:customStyle="1" w:styleId="xl121">
    <w:name w:val="xl121"/>
    <w:basedOn w:val="Normal"/>
    <w:rsid w:val="00FA44FD"/>
    <w:pPr>
      <w:pBdr>
        <w:top w:val="double" w:sz="6" w:space="0" w:color="auto"/>
        <w:bottom w:val="single" w:sz="4" w:space="0" w:color="auto"/>
        <w:right w:val="single" w:sz="4" w:space="0" w:color="auto"/>
      </w:pBdr>
      <w:spacing w:before="100" w:beforeAutospacing="1" w:after="100" w:afterAutospacing="1" w:line="240" w:lineRule="auto"/>
    </w:pPr>
    <w:rPr>
      <w:color w:val="000000"/>
      <w:sz w:val="24"/>
    </w:rPr>
  </w:style>
  <w:style w:type="paragraph" w:customStyle="1" w:styleId="xl122">
    <w:name w:val="xl122"/>
    <w:basedOn w:val="Normal"/>
    <w:rsid w:val="00FA44FD"/>
    <w:pPr>
      <w:pBdr>
        <w:top w:val="double" w:sz="6" w:space="0" w:color="auto"/>
        <w:left w:val="single" w:sz="4" w:space="0" w:color="auto"/>
        <w:bottom w:val="single" w:sz="4" w:space="0" w:color="auto"/>
        <w:right w:val="single" w:sz="4" w:space="0" w:color="auto"/>
      </w:pBdr>
      <w:spacing w:before="100" w:beforeAutospacing="1" w:after="100" w:afterAutospacing="1" w:line="240" w:lineRule="auto"/>
      <w:jc w:val="center"/>
    </w:pPr>
    <w:rPr>
      <w:b/>
      <w:bCs/>
      <w:sz w:val="24"/>
    </w:rPr>
  </w:style>
  <w:style w:type="paragraph" w:customStyle="1" w:styleId="xl123">
    <w:name w:val="xl123"/>
    <w:basedOn w:val="Normal"/>
    <w:rsid w:val="00FA44FD"/>
    <w:pPr>
      <w:pBdr>
        <w:top w:val="double" w:sz="6" w:space="0" w:color="auto"/>
        <w:bottom w:val="single" w:sz="4" w:space="0" w:color="auto"/>
        <w:right w:val="single" w:sz="4" w:space="0" w:color="auto"/>
      </w:pBdr>
      <w:spacing w:before="100" w:beforeAutospacing="1" w:after="100" w:afterAutospacing="1" w:line="240" w:lineRule="auto"/>
    </w:pPr>
    <w:rPr>
      <w:b/>
      <w:bCs/>
      <w:sz w:val="24"/>
    </w:rPr>
  </w:style>
  <w:style w:type="paragraph" w:customStyle="1" w:styleId="xl124">
    <w:name w:val="xl124"/>
    <w:basedOn w:val="Normal"/>
    <w:rsid w:val="00FA44FD"/>
    <w:pPr>
      <w:pBdr>
        <w:top w:val="double" w:sz="6" w:space="0" w:color="auto"/>
        <w:bottom w:val="single" w:sz="4" w:space="0" w:color="auto"/>
        <w:right w:val="single" w:sz="8" w:space="0" w:color="auto"/>
      </w:pBdr>
      <w:spacing w:before="100" w:beforeAutospacing="1" w:after="100" w:afterAutospacing="1" w:line="240" w:lineRule="auto"/>
    </w:pPr>
    <w:rPr>
      <w:b/>
      <w:bCs/>
      <w:sz w:val="24"/>
    </w:rPr>
  </w:style>
  <w:style w:type="paragraph" w:customStyle="1" w:styleId="xl125">
    <w:name w:val="xl125"/>
    <w:basedOn w:val="Normal"/>
    <w:rsid w:val="00FA44FD"/>
    <w:pPr>
      <w:spacing w:before="100" w:beforeAutospacing="1" w:after="100" w:afterAutospacing="1" w:line="240" w:lineRule="auto"/>
    </w:pPr>
    <w:rPr>
      <w:color w:val="000000"/>
      <w:sz w:val="24"/>
    </w:rPr>
  </w:style>
  <w:style w:type="paragraph" w:customStyle="1" w:styleId="xl126">
    <w:name w:val="xl126"/>
    <w:basedOn w:val="Normal"/>
    <w:rsid w:val="00FA44FD"/>
    <w:pPr>
      <w:pBdr>
        <w:right w:val="single" w:sz="8" w:space="0" w:color="auto"/>
      </w:pBdr>
      <w:spacing w:before="100" w:beforeAutospacing="1" w:after="100" w:afterAutospacing="1" w:line="240" w:lineRule="auto"/>
    </w:pPr>
    <w:rPr>
      <w:b/>
      <w:bCs/>
      <w:color w:val="000000"/>
      <w:sz w:val="24"/>
    </w:rPr>
  </w:style>
  <w:style w:type="paragraph" w:customStyle="1" w:styleId="xl127">
    <w:name w:val="xl127"/>
    <w:basedOn w:val="Normal"/>
    <w:rsid w:val="00FA44FD"/>
    <w:pPr>
      <w:pBdr>
        <w:left w:val="single" w:sz="4" w:space="0" w:color="auto"/>
        <w:right w:val="single" w:sz="4" w:space="0" w:color="auto"/>
      </w:pBdr>
      <w:spacing w:before="100" w:beforeAutospacing="1" w:after="100" w:afterAutospacing="1" w:line="240" w:lineRule="auto"/>
      <w:jc w:val="center"/>
    </w:pPr>
    <w:rPr>
      <w:sz w:val="24"/>
      <w:u w:val="single"/>
    </w:rPr>
  </w:style>
  <w:style w:type="paragraph" w:customStyle="1" w:styleId="xl128">
    <w:name w:val="xl128"/>
    <w:basedOn w:val="Normal"/>
    <w:rsid w:val="00FA44FD"/>
    <w:pPr>
      <w:pBdr>
        <w:left w:val="single" w:sz="4" w:space="0" w:color="auto"/>
        <w:bottom w:val="single" w:sz="4" w:space="0" w:color="auto"/>
        <w:right w:val="single" w:sz="4" w:space="0" w:color="auto"/>
      </w:pBdr>
      <w:spacing w:before="100" w:beforeAutospacing="1" w:after="100" w:afterAutospacing="1" w:line="240" w:lineRule="auto"/>
      <w:jc w:val="center"/>
    </w:pPr>
    <w:rPr>
      <w:color w:val="000000"/>
      <w:sz w:val="24"/>
    </w:rPr>
  </w:style>
  <w:style w:type="paragraph" w:customStyle="1" w:styleId="xl129">
    <w:name w:val="xl129"/>
    <w:basedOn w:val="Normal"/>
    <w:rsid w:val="00FA44FD"/>
    <w:pPr>
      <w:pBdr>
        <w:left w:val="single" w:sz="4" w:space="0" w:color="auto"/>
        <w:right w:val="single" w:sz="4" w:space="0" w:color="auto"/>
      </w:pBdr>
      <w:spacing w:before="100" w:beforeAutospacing="1" w:after="100" w:afterAutospacing="1" w:line="240" w:lineRule="auto"/>
      <w:jc w:val="center"/>
    </w:pPr>
    <w:rPr>
      <w:color w:val="000000"/>
      <w:sz w:val="24"/>
      <w:u w:val="single"/>
    </w:rPr>
  </w:style>
  <w:style w:type="paragraph" w:customStyle="1" w:styleId="xl130">
    <w:name w:val="xl130"/>
    <w:basedOn w:val="Normal"/>
    <w:rsid w:val="00FA44FD"/>
    <w:pPr>
      <w:pBdr>
        <w:left w:val="single" w:sz="4" w:space="0" w:color="auto"/>
        <w:right w:val="single" w:sz="4" w:space="0" w:color="auto"/>
      </w:pBdr>
      <w:spacing w:before="100" w:beforeAutospacing="1" w:after="100" w:afterAutospacing="1" w:line="240" w:lineRule="auto"/>
      <w:jc w:val="center"/>
    </w:pPr>
    <w:rPr>
      <w:color w:val="000000"/>
      <w:sz w:val="24"/>
    </w:rPr>
  </w:style>
  <w:style w:type="paragraph" w:customStyle="1" w:styleId="xl131">
    <w:name w:val="xl131"/>
    <w:basedOn w:val="Normal"/>
    <w:rsid w:val="00FA44FD"/>
    <w:pPr>
      <w:pBdr>
        <w:left w:val="single" w:sz="4" w:space="0" w:color="auto"/>
        <w:right w:val="single" w:sz="8" w:space="0" w:color="auto"/>
      </w:pBdr>
      <w:spacing w:before="100" w:beforeAutospacing="1" w:after="100" w:afterAutospacing="1" w:line="240" w:lineRule="auto"/>
      <w:jc w:val="center"/>
    </w:pPr>
    <w:rPr>
      <w:sz w:val="24"/>
      <w:u w:val="single"/>
    </w:rPr>
  </w:style>
  <w:style w:type="paragraph" w:customStyle="1" w:styleId="xl132">
    <w:name w:val="xl132"/>
    <w:basedOn w:val="Normal"/>
    <w:rsid w:val="00FA44FD"/>
    <w:pPr>
      <w:pBdr>
        <w:left w:val="single" w:sz="4" w:space="0" w:color="auto"/>
        <w:bottom w:val="single" w:sz="4" w:space="0" w:color="auto"/>
        <w:right w:val="single" w:sz="8" w:space="0" w:color="auto"/>
      </w:pBdr>
      <w:spacing w:before="100" w:beforeAutospacing="1" w:after="100" w:afterAutospacing="1" w:line="240" w:lineRule="auto"/>
      <w:jc w:val="center"/>
    </w:pPr>
    <w:rPr>
      <w:color w:val="000000"/>
      <w:sz w:val="24"/>
    </w:rPr>
  </w:style>
  <w:style w:type="paragraph" w:customStyle="1" w:styleId="xl133">
    <w:name w:val="xl133"/>
    <w:basedOn w:val="Normal"/>
    <w:rsid w:val="00FA44FD"/>
    <w:pPr>
      <w:pBdr>
        <w:left w:val="single" w:sz="4" w:space="0" w:color="auto"/>
        <w:right w:val="single" w:sz="8" w:space="0" w:color="auto"/>
      </w:pBdr>
      <w:spacing w:before="100" w:beforeAutospacing="1" w:after="100" w:afterAutospacing="1" w:line="240" w:lineRule="auto"/>
      <w:jc w:val="center"/>
    </w:pPr>
    <w:rPr>
      <w:color w:val="000000"/>
      <w:sz w:val="24"/>
      <w:u w:val="single"/>
    </w:rPr>
  </w:style>
  <w:style w:type="paragraph" w:customStyle="1" w:styleId="xl134">
    <w:name w:val="xl134"/>
    <w:basedOn w:val="Normal"/>
    <w:rsid w:val="00FA44FD"/>
    <w:pPr>
      <w:pBdr>
        <w:left w:val="single" w:sz="4" w:space="0" w:color="auto"/>
        <w:bottom w:val="single" w:sz="4" w:space="0" w:color="auto"/>
      </w:pBdr>
      <w:spacing w:before="100" w:beforeAutospacing="1" w:after="100" w:afterAutospacing="1" w:line="240" w:lineRule="auto"/>
    </w:pPr>
    <w:rPr>
      <w:b/>
      <w:bCs/>
      <w:sz w:val="24"/>
    </w:rPr>
  </w:style>
  <w:style w:type="paragraph" w:customStyle="1" w:styleId="xl135">
    <w:name w:val="xl135"/>
    <w:basedOn w:val="Normal"/>
    <w:rsid w:val="00FA44FD"/>
    <w:pPr>
      <w:pBdr>
        <w:bottom w:val="single" w:sz="4" w:space="0" w:color="auto"/>
        <w:right w:val="single" w:sz="4" w:space="0" w:color="auto"/>
      </w:pBdr>
      <w:spacing w:before="100" w:beforeAutospacing="1" w:after="100" w:afterAutospacing="1" w:line="240" w:lineRule="auto"/>
    </w:pPr>
    <w:rPr>
      <w:sz w:val="24"/>
    </w:rPr>
  </w:style>
  <w:style w:type="paragraph" w:customStyle="1" w:styleId="xl136">
    <w:name w:val="xl136"/>
    <w:basedOn w:val="Normal"/>
    <w:rsid w:val="00FA44FD"/>
    <w:pPr>
      <w:pBdr>
        <w:bottom w:val="single" w:sz="4" w:space="0" w:color="auto"/>
      </w:pBdr>
      <w:spacing w:before="100" w:beforeAutospacing="1" w:after="100" w:afterAutospacing="1" w:line="240" w:lineRule="auto"/>
    </w:pPr>
    <w:rPr>
      <w:b/>
      <w:bCs/>
      <w:sz w:val="24"/>
    </w:rPr>
  </w:style>
  <w:style w:type="paragraph" w:customStyle="1" w:styleId="xl137">
    <w:name w:val="xl137"/>
    <w:basedOn w:val="Normal"/>
    <w:rsid w:val="00FA44FD"/>
    <w:pPr>
      <w:pBdr>
        <w:bottom w:val="single" w:sz="4" w:space="0" w:color="auto"/>
        <w:right w:val="single" w:sz="8" w:space="0" w:color="auto"/>
      </w:pBdr>
      <w:spacing w:before="100" w:beforeAutospacing="1" w:after="100" w:afterAutospacing="1" w:line="240" w:lineRule="auto"/>
    </w:pPr>
    <w:rPr>
      <w:sz w:val="24"/>
    </w:rPr>
  </w:style>
  <w:style w:type="paragraph" w:customStyle="1" w:styleId="xl138">
    <w:name w:val="xl138"/>
    <w:basedOn w:val="Normal"/>
    <w:rsid w:val="00FA44FD"/>
    <w:pPr>
      <w:pBdr>
        <w:top w:val="single" w:sz="4" w:space="0" w:color="auto"/>
        <w:left w:val="single" w:sz="4" w:space="0" w:color="auto"/>
        <w:bottom w:val="single" w:sz="4" w:space="0" w:color="auto"/>
      </w:pBdr>
      <w:spacing w:before="100" w:beforeAutospacing="1" w:after="100" w:afterAutospacing="1" w:line="240" w:lineRule="auto"/>
      <w:jc w:val="center"/>
    </w:pPr>
    <w:rPr>
      <w:sz w:val="24"/>
    </w:rPr>
  </w:style>
  <w:style w:type="paragraph" w:customStyle="1" w:styleId="xl139">
    <w:name w:val="xl139"/>
    <w:basedOn w:val="Normal"/>
    <w:rsid w:val="00FA44FD"/>
    <w:pPr>
      <w:pBdr>
        <w:top w:val="single" w:sz="4" w:space="0" w:color="auto"/>
        <w:bottom w:val="single" w:sz="4" w:space="0" w:color="auto"/>
        <w:right w:val="single" w:sz="4" w:space="0" w:color="auto"/>
      </w:pBdr>
      <w:spacing w:before="100" w:beforeAutospacing="1" w:after="100" w:afterAutospacing="1" w:line="240" w:lineRule="auto"/>
      <w:jc w:val="center"/>
    </w:pPr>
    <w:rPr>
      <w:sz w:val="24"/>
    </w:rPr>
  </w:style>
  <w:style w:type="paragraph" w:customStyle="1" w:styleId="xl140">
    <w:name w:val="xl140"/>
    <w:basedOn w:val="Normal"/>
    <w:rsid w:val="00FA44FD"/>
    <w:pPr>
      <w:pBdr>
        <w:left w:val="single" w:sz="4" w:space="0" w:color="auto"/>
        <w:right w:val="single" w:sz="4" w:space="0" w:color="auto"/>
      </w:pBdr>
      <w:spacing w:before="100" w:beforeAutospacing="1" w:after="100" w:afterAutospacing="1" w:line="240" w:lineRule="auto"/>
      <w:jc w:val="center"/>
      <w:textAlignment w:val="center"/>
    </w:pPr>
    <w:rPr>
      <w:color w:val="000000"/>
      <w:sz w:val="24"/>
    </w:rPr>
  </w:style>
  <w:style w:type="paragraph" w:customStyle="1" w:styleId="xl141">
    <w:name w:val="xl141"/>
    <w:basedOn w:val="Normal"/>
    <w:rsid w:val="00FA44FD"/>
    <w:pPr>
      <w:pBdr>
        <w:left w:val="single" w:sz="4" w:space="0" w:color="auto"/>
        <w:bottom w:val="single" w:sz="4" w:space="0" w:color="auto"/>
        <w:right w:val="single" w:sz="4" w:space="0" w:color="auto"/>
      </w:pBdr>
      <w:spacing w:before="100" w:beforeAutospacing="1" w:after="100" w:afterAutospacing="1" w:line="240" w:lineRule="auto"/>
      <w:jc w:val="center"/>
      <w:textAlignment w:val="center"/>
    </w:pPr>
    <w:rPr>
      <w:color w:val="000000"/>
      <w:sz w:val="24"/>
    </w:rPr>
  </w:style>
  <w:style w:type="paragraph" w:customStyle="1" w:styleId="xl142">
    <w:name w:val="xl142"/>
    <w:basedOn w:val="Normal"/>
    <w:rsid w:val="00FA44FD"/>
    <w:pPr>
      <w:pBdr>
        <w:top w:val="single" w:sz="4" w:space="0" w:color="auto"/>
        <w:bottom w:val="single" w:sz="4" w:space="0" w:color="auto"/>
        <w:right w:val="single" w:sz="8" w:space="0" w:color="auto"/>
      </w:pBdr>
      <w:spacing w:before="100" w:beforeAutospacing="1" w:after="100" w:afterAutospacing="1" w:line="240" w:lineRule="auto"/>
      <w:jc w:val="center"/>
    </w:pPr>
    <w:rPr>
      <w:sz w:val="24"/>
    </w:rPr>
  </w:style>
  <w:style w:type="paragraph" w:customStyle="1" w:styleId="NumberedfirstIndent">
    <w:name w:val="Numberedfirst_Indent"/>
    <w:rsid w:val="00FA44FD"/>
    <w:pPr>
      <w:tabs>
        <w:tab w:val="left" w:pos="720"/>
      </w:tabs>
      <w:autoSpaceDE w:val="0"/>
      <w:autoSpaceDN w:val="0"/>
      <w:adjustRightInd w:val="0"/>
      <w:spacing w:before="200" w:after="0" w:line="240" w:lineRule="atLeast"/>
      <w:ind w:left="720" w:hanging="360"/>
      <w:jc w:val="both"/>
    </w:pPr>
    <w:rPr>
      <w:rFonts w:ascii="Times New Roman PS MT" w:eastAsia="Times New Roman" w:hAnsi="Times New Roman PS MT" w:cs="Times New Roman PS MT"/>
      <w:color w:val="000000"/>
      <w:w w:val="0"/>
      <w:sz w:val="20"/>
      <w:szCs w:val="20"/>
    </w:rPr>
  </w:style>
  <w:style w:type="paragraph" w:customStyle="1" w:styleId="NumberedlastIndent">
    <w:name w:val="Numberedlast_Indent"/>
    <w:uiPriority w:val="99"/>
    <w:rsid w:val="00FA44FD"/>
    <w:pPr>
      <w:tabs>
        <w:tab w:val="left" w:pos="720"/>
      </w:tabs>
      <w:autoSpaceDE w:val="0"/>
      <w:autoSpaceDN w:val="0"/>
      <w:adjustRightInd w:val="0"/>
      <w:spacing w:after="200" w:line="240" w:lineRule="atLeast"/>
      <w:ind w:left="720" w:hanging="360"/>
      <w:jc w:val="both"/>
    </w:pPr>
    <w:rPr>
      <w:rFonts w:ascii="Times New Roman PS MT" w:eastAsia="Times New Roman" w:hAnsi="Times New Roman PS MT" w:cs="Times New Roman PS MT"/>
      <w:color w:val="000000"/>
      <w:w w:val="0"/>
      <w:sz w:val="20"/>
      <w:szCs w:val="20"/>
    </w:rPr>
  </w:style>
  <w:style w:type="paragraph" w:customStyle="1" w:styleId="3Level">
    <w:name w:val="3Level"/>
    <w:uiPriority w:val="99"/>
    <w:rsid w:val="00FA44FD"/>
    <w:pPr>
      <w:autoSpaceDE w:val="0"/>
      <w:autoSpaceDN w:val="0"/>
      <w:adjustRightInd w:val="0"/>
      <w:spacing w:before="40" w:after="0" w:line="240" w:lineRule="atLeast"/>
      <w:ind w:firstLine="140"/>
      <w:jc w:val="both"/>
    </w:pPr>
    <w:rPr>
      <w:rFonts w:ascii="Times New Roman PS MT" w:eastAsia="Times New Roman" w:hAnsi="Times New Roman PS MT" w:cs="Times New Roman PS MT"/>
      <w:color w:val="000000"/>
      <w:w w:val="0"/>
      <w:sz w:val="20"/>
      <w:szCs w:val="20"/>
    </w:rPr>
  </w:style>
  <w:style w:type="paragraph" w:customStyle="1" w:styleId="Numberafirst">
    <w:name w:val="Number a first"/>
    <w:uiPriority w:val="99"/>
    <w:rsid w:val="00FA44FD"/>
    <w:pPr>
      <w:tabs>
        <w:tab w:val="left" w:pos="360"/>
      </w:tabs>
      <w:autoSpaceDE w:val="0"/>
      <w:autoSpaceDN w:val="0"/>
      <w:adjustRightInd w:val="0"/>
      <w:spacing w:before="200" w:after="0" w:line="240" w:lineRule="atLeast"/>
      <w:ind w:left="360" w:hanging="360"/>
      <w:jc w:val="both"/>
    </w:pPr>
    <w:rPr>
      <w:rFonts w:ascii="Times New Roman PS MT" w:eastAsia="Times New Roman" w:hAnsi="Times New Roman PS MT" w:cs="Times New Roman PS MT"/>
      <w:color w:val="000000"/>
      <w:w w:val="0"/>
      <w:sz w:val="20"/>
      <w:szCs w:val="20"/>
    </w:rPr>
  </w:style>
  <w:style w:type="paragraph" w:customStyle="1" w:styleId="Numberalast">
    <w:name w:val="Number a last"/>
    <w:uiPriority w:val="99"/>
    <w:rsid w:val="00FA44FD"/>
    <w:pPr>
      <w:tabs>
        <w:tab w:val="left" w:pos="360"/>
      </w:tabs>
      <w:autoSpaceDE w:val="0"/>
      <w:autoSpaceDN w:val="0"/>
      <w:adjustRightInd w:val="0"/>
      <w:spacing w:after="200" w:line="240" w:lineRule="atLeast"/>
      <w:ind w:left="360" w:hanging="360"/>
      <w:jc w:val="both"/>
    </w:pPr>
    <w:rPr>
      <w:rFonts w:ascii="Times New Roman PS MT" w:eastAsia="Times New Roman" w:hAnsi="Times New Roman PS MT" w:cs="Times New Roman PS MT"/>
      <w:color w:val="000000"/>
      <w:w w:val="0"/>
      <w:sz w:val="20"/>
      <w:szCs w:val="20"/>
    </w:rPr>
  </w:style>
  <w:style w:type="paragraph" w:customStyle="1" w:styleId="2Levelapp">
    <w:name w:val="2Levelapp"/>
    <w:uiPriority w:val="99"/>
    <w:rsid w:val="00FA44FD"/>
    <w:pPr>
      <w:autoSpaceDE w:val="0"/>
      <w:autoSpaceDN w:val="0"/>
      <w:adjustRightInd w:val="0"/>
      <w:spacing w:before="120" w:after="0" w:line="240" w:lineRule="atLeast"/>
      <w:jc w:val="both"/>
    </w:pPr>
    <w:rPr>
      <w:rFonts w:ascii="Times New Roman PS MT" w:eastAsia="Times New Roman" w:hAnsi="Times New Roman PS MT" w:cs="Times New Roman PS MT"/>
      <w:color w:val="000000"/>
      <w:w w:val="0"/>
      <w:sz w:val="20"/>
      <w:szCs w:val="20"/>
    </w:rPr>
  </w:style>
  <w:style w:type="paragraph" w:customStyle="1" w:styleId="TableMainHead">
    <w:name w:val="Table Main Head"/>
    <w:uiPriority w:val="99"/>
    <w:rsid w:val="00FA44FD"/>
    <w:pPr>
      <w:widowControl w:val="0"/>
      <w:autoSpaceDE w:val="0"/>
      <w:autoSpaceDN w:val="0"/>
      <w:adjustRightInd w:val="0"/>
      <w:spacing w:after="0" w:line="220" w:lineRule="atLeast"/>
      <w:jc w:val="center"/>
    </w:pPr>
    <w:rPr>
      <w:rFonts w:ascii="Times New Roman PS MT" w:eastAsia="Times New Roman" w:hAnsi="Times New Roman PS MT" w:cs="Times New Roman PS MT"/>
      <w:b/>
      <w:bCs/>
      <w:color w:val="000000"/>
      <w:w w:val="0"/>
      <w:sz w:val="18"/>
      <w:szCs w:val="18"/>
    </w:rPr>
  </w:style>
  <w:style w:type="paragraph" w:customStyle="1" w:styleId="TableText">
    <w:name w:val="Table Text"/>
    <w:basedOn w:val="Body"/>
    <w:autoRedefine/>
    <w:rsid w:val="00FA44FD"/>
    <w:pPr>
      <w:autoSpaceDE/>
      <w:autoSpaceDN/>
      <w:adjustRightInd/>
      <w:spacing w:line="240" w:lineRule="auto"/>
    </w:pPr>
    <w:rPr>
      <w:rFonts w:eastAsia="Times New Roman"/>
      <w:color w:val="auto"/>
      <w:spacing w:val="-1"/>
      <w:w w:val="100"/>
      <w:sz w:val="18"/>
    </w:rPr>
  </w:style>
  <w:style w:type="paragraph" w:customStyle="1" w:styleId="TableTitle0">
    <w:name w:val="Table Title"/>
    <w:basedOn w:val="Body"/>
    <w:autoRedefine/>
    <w:rsid w:val="00FA44FD"/>
    <w:pPr>
      <w:autoSpaceDE/>
      <w:autoSpaceDN/>
      <w:adjustRightInd/>
      <w:spacing w:before="120" w:after="60" w:line="240" w:lineRule="auto"/>
      <w:jc w:val="center"/>
    </w:pPr>
    <w:rPr>
      <w:rFonts w:ascii="Helvetica" w:eastAsia="Times New Roman" w:hAnsi="Helvetica"/>
      <w:b/>
      <w:color w:val="auto"/>
      <w:w w:val="100"/>
      <w:sz w:val="20"/>
    </w:rPr>
  </w:style>
  <w:style w:type="paragraph" w:customStyle="1" w:styleId="Numbera">
    <w:name w:val="Number a"/>
    <w:uiPriority w:val="99"/>
    <w:rsid w:val="00FA44FD"/>
    <w:pPr>
      <w:tabs>
        <w:tab w:val="left" w:pos="360"/>
      </w:tabs>
      <w:autoSpaceDE w:val="0"/>
      <w:autoSpaceDN w:val="0"/>
      <w:adjustRightInd w:val="0"/>
      <w:spacing w:after="0" w:line="240" w:lineRule="atLeast"/>
      <w:ind w:left="360" w:hanging="360"/>
      <w:jc w:val="both"/>
    </w:pPr>
    <w:rPr>
      <w:rFonts w:ascii="Times New Roman PS MT" w:eastAsia="Times New Roman" w:hAnsi="Times New Roman PS MT" w:cs="Times New Roman PS MT"/>
      <w:color w:val="000000"/>
      <w:w w:val="0"/>
      <w:sz w:val="20"/>
      <w:szCs w:val="20"/>
    </w:rPr>
  </w:style>
  <w:style w:type="paragraph" w:customStyle="1" w:styleId="TableFootnote0">
    <w:name w:val="Table Footnote"/>
    <w:uiPriority w:val="99"/>
    <w:rsid w:val="00FA44FD"/>
    <w:pPr>
      <w:widowControl w:val="0"/>
      <w:tabs>
        <w:tab w:val="left" w:pos="60"/>
      </w:tabs>
      <w:autoSpaceDE w:val="0"/>
      <w:autoSpaceDN w:val="0"/>
      <w:adjustRightInd w:val="0"/>
      <w:spacing w:after="0" w:line="160" w:lineRule="atLeast"/>
      <w:ind w:left="60" w:hanging="60"/>
      <w:jc w:val="both"/>
    </w:pPr>
    <w:rPr>
      <w:rFonts w:ascii="Times New Roman PS MT" w:eastAsia="Times New Roman" w:hAnsi="Times New Roman PS MT" w:cs="Times New Roman PS MT"/>
      <w:color w:val="000000"/>
      <w:w w:val="0"/>
      <w:sz w:val="14"/>
      <w:szCs w:val="14"/>
    </w:rPr>
  </w:style>
  <w:style w:type="character" w:customStyle="1" w:styleId="Superscript">
    <w:name w:val="Superscript"/>
    <w:uiPriority w:val="99"/>
    <w:rsid w:val="00FA44FD"/>
    <w:rPr>
      <w:u w:val="none"/>
      <w:vertAlign w:val="superscript"/>
    </w:rPr>
  </w:style>
  <w:style w:type="paragraph" w:customStyle="1" w:styleId="Definitions">
    <w:name w:val="Definitions"/>
    <w:rsid w:val="00FA44FD"/>
    <w:pPr>
      <w:autoSpaceDE w:val="0"/>
      <w:autoSpaceDN w:val="0"/>
      <w:adjustRightInd w:val="0"/>
      <w:spacing w:before="120" w:after="0" w:line="240" w:lineRule="atLeast"/>
      <w:jc w:val="both"/>
    </w:pPr>
    <w:rPr>
      <w:rFonts w:ascii="Times New Roman PS MT" w:eastAsia="Times New Roman" w:hAnsi="Times New Roman PS MT" w:cs="Times New Roman PS MT"/>
      <w:color w:val="000000"/>
      <w:w w:val="0"/>
      <w:sz w:val="20"/>
      <w:szCs w:val="20"/>
    </w:rPr>
  </w:style>
  <w:style w:type="paragraph" w:styleId="Caption">
    <w:name w:val="caption"/>
    <w:basedOn w:val="Normal"/>
    <w:next w:val="Normal"/>
    <w:qFormat/>
    <w:rsid w:val="00FA44FD"/>
    <w:pPr>
      <w:tabs>
        <w:tab w:val="left" w:pos="864"/>
        <w:tab w:val="left" w:pos="1584"/>
        <w:tab w:val="left" w:pos="2304"/>
        <w:tab w:val="left" w:pos="3024"/>
        <w:tab w:val="left" w:pos="3744"/>
        <w:tab w:val="left" w:pos="4464"/>
        <w:tab w:val="left" w:pos="5184"/>
        <w:tab w:val="left" w:pos="5904"/>
        <w:tab w:val="left" w:pos="6624"/>
        <w:tab w:val="left" w:pos="7344"/>
        <w:tab w:val="left" w:pos="8064"/>
        <w:tab w:val="left" w:pos="8784"/>
        <w:tab w:val="left" w:pos="9504"/>
        <w:tab w:val="left" w:pos="10224"/>
        <w:tab w:val="left" w:pos="10944"/>
      </w:tabs>
      <w:spacing w:before="120" w:after="120" w:line="240" w:lineRule="auto"/>
      <w:jc w:val="both"/>
    </w:pPr>
    <w:rPr>
      <w:rFonts w:ascii="Arial" w:hAnsi="Arial"/>
      <w:b/>
      <w:bCs/>
      <w:szCs w:val="20"/>
    </w:rPr>
  </w:style>
  <w:style w:type="paragraph" w:styleId="NormalIndent">
    <w:name w:val="Normal Indent"/>
    <w:basedOn w:val="Normal"/>
    <w:rsid w:val="00FA44FD"/>
    <w:pPr>
      <w:tabs>
        <w:tab w:val="left" w:pos="864"/>
        <w:tab w:val="left" w:pos="1584"/>
        <w:tab w:val="left" w:pos="2304"/>
        <w:tab w:val="left" w:pos="3024"/>
        <w:tab w:val="left" w:pos="3744"/>
        <w:tab w:val="left" w:pos="4464"/>
        <w:tab w:val="left" w:pos="5184"/>
        <w:tab w:val="left" w:pos="5904"/>
        <w:tab w:val="left" w:pos="6624"/>
        <w:tab w:val="left" w:pos="7344"/>
        <w:tab w:val="left" w:pos="8064"/>
        <w:tab w:val="left" w:pos="8784"/>
        <w:tab w:val="left" w:pos="9504"/>
        <w:tab w:val="left" w:pos="10224"/>
        <w:tab w:val="left" w:pos="10944"/>
      </w:tabs>
      <w:spacing w:line="240" w:lineRule="auto"/>
      <w:ind w:left="864"/>
      <w:jc w:val="both"/>
    </w:pPr>
    <w:rPr>
      <w:rFonts w:ascii="Arial" w:hAnsi="Arial"/>
      <w:sz w:val="22"/>
    </w:rPr>
  </w:style>
  <w:style w:type="paragraph" w:customStyle="1" w:styleId="normalhangingindent">
    <w:name w:val="normal hanging indent"/>
    <w:rsid w:val="00FA44FD"/>
    <w:pPr>
      <w:spacing w:after="0" w:line="240" w:lineRule="auto"/>
      <w:ind w:left="720" w:hanging="720"/>
      <w:jc w:val="both"/>
    </w:pPr>
    <w:rPr>
      <w:rFonts w:ascii="Arial" w:eastAsia="Times New Roman" w:hAnsi="Arial" w:cs="Times New Roman"/>
      <w:szCs w:val="20"/>
    </w:rPr>
  </w:style>
  <w:style w:type="paragraph" w:styleId="ListNumber">
    <w:name w:val="List Number"/>
    <w:basedOn w:val="Normal"/>
    <w:rsid w:val="00FA44FD"/>
    <w:pPr>
      <w:tabs>
        <w:tab w:val="num" w:pos="360"/>
        <w:tab w:val="left" w:pos="1584"/>
        <w:tab w:val="left" w:pos="2304"/>
        <w:tab w:val="left" w:pos="3024"/>
        <w:tab w:val="left" w:pos="3744"/>
        <w:tab w:val="left" w:pos="4464"/>
        <w:tab w:val="left" w:pos="5184"/>
        <w:tab w:val="left" w:pos="5904"/>
        <w:tab w:val="left" w:pos="6624"/>
        <w:tab w:val="left" w:pos="7344"/>
        <w:tab w:val="left" w:pos="8064"/>
        <w:tab w:val="left" w:pos="8784"/>
        <w:tab w:val="left" w:pos="9504"/>
        <w:tab w:val="left" w:pos="10224"/>
        <w:tab w:val="left" w:pos="10944"/>
      </w:tabs>
      <w:spacing w:after="240" w:line="240" w:lineRule="auto"/>
      <w:ind w:left="360" w:hanging="360"/>
      <w:jc w:val="both"/>
    </w:pPr>
    <w:rPr>
      <w:rFonts w:ascii="Arial" w:hAnsi="Arial"/>
      <w:sz w:val="22"/>
    </w:rPr>
  </w:style>
  <w:style w:type="paragraph" w:styleId="ListContinue">
    <w:name w:val="List Continue"/>
    <w:basedOn w:val="Normal"/>
    <w:rsid w:val="00FA44FD"/>
    <w:pPr>
      <w:tabs>
        <w:tab w:val="left" w:pos="864"/>
        <w:tab w:val="left" w:pos="1584"/>
        <w:tab w:val="left" w:pos="2304"/>
        <w:tab w:val="left" w:pos="3024"/>
        <w:tab w:val="left" w:pos="3744"/>
        <w:tab w:val="left" w:pos="4464"/>
        <w:tab w:val="left" w:pos="5184"/>
        <w:tab w:val="left" w:pos="5904"/>
        <w:tab w:val="left" w:pos="6624"/>
        <w:tab w:val="left" w:pos="7344"/>
        <w:tab w:val="left" w:pos="8064"/>
        <w:tab w:val="left" w:pos="8784"/>
        <w:tab w:val="left" w:pos="9504"/>
        <w:tab w:val="left" w:pos="10224"/>
        <w:tab w:val="left" w:pos="10944"/>
      </w:tabs>
      <w:spacing w:after="120" w:line="240" w:lineRule="auto"/>
      <w:jc w:val="both"/>
    </w:pPr>
    <w:rPr>
      <w:rFonts w:ascii="Arial" w:hAnsi="Arial"/>
      <w:sz w:val="22"/>
    </w:rPr>
  </w:style>
  <w:style w:type="paragraph" w:styleId="ListBullet">
    <w:name w:val="List Bullet"/>
    <w:basedOn w:val="Normal"/>
    <w:rsid w:val="00FA44FD"/>
    <w:pPr>
      <w:tabs>
        <w:tab w:val="num" w:pos="360"/>
        <w:tab w:val="left" w:pos="864"/>
        <w:tab w:val="left" w:pos="1584"/>
        <w:tab w:val="left" w:pos="2304"/>
        <w:tab w:val="left" w:pos="3024"/>
        <w:tab w:val="left" w:pos="3744"/>
        <w:tab w:val="left" w:pos="4464"/>
        <w:tab w:val="left" w:pos="5184"/>
        <w:tab w:val="left" w:pos="5904"/>
        <w:tab w:val="left" w:pos="6624"/>
        <w:tab w:val="left" w:pos="7344"/>
        <w:tab w:val="left" w:pos="8064"/>
        <w:tab w:val="left" w:pos="8784"/>
        <w:tab w:val="left" w:pos="9504"/>
        <w:tab w:val="left" w:pos="10224"/>
        <w:tab w:val="left" w:pos="10944"/>
      </w:tabs>
      <w:spacing w:after="240" w:line="240" w:lineRule="auto"/>
      <w:ind w:left="864" w:hanging="864"/>
      <w:jc w:val="both"/>
    </w:pPr>
    <w:rPr>
      <w:rFonts w:ascii="Arial" w:hAnsi="Arial"/>
      <w:sz w:val="22"/>
    </w:rPr>
  </w:style>
  <w:style w:type="paragraph" w:styleId="ListBullet2">
    <w:name w:val="List Bullet 2"/>
    <w:basedOn w:val="Normal"/>
    <w:rsid w:val="00FA44FD"/>
    <w:pPr>
      <w:tabs>
        <w:tab w:val="left" w:pos="864"/>
        <w:tab w:val="left" w:pos="1584"/>
        <w:tab w:val="left" w:pos="2304"/>
        <w:tab w:val="left" w:pos="3024"/>
        <w:tab w:val="left" w:pos="3744"/>
        <w:tab w:val="left" w:pos="4464"/>
        <w:tab w:val="left" w:pos="5184"/>
        <w:tab w:val="left" w:pos="5904"/>
        <w:tab w:val="left" w:pos="6624"/>
        <w:tab w:val="left" w:pos="7344"/>
        <w:tab w:val="left" w:pos="8064"/>
        <w:tab w:val="left" w:pos="8784"/>
        <w:tab w:val="left" w:pos="9504"/>
        <w:tab w:val="left" w:pos="10224"/>
        <w:tab w:val="left" w:pos="10944"/>
      </w:tabs>
      <w:spacing w:line="240" w:lineRule="auto"/>
      <w:ind w:left="1584" w:hanging="720"/>
      <w:jc w:val="both"/>
    </w:pPr>
    <w:rPr>
      <w:rFonts w:ascii="Arial" w:hAnsi="Arial"/>
      <w:sz w:val="22"/>
    </w:rPr>
  </w:style>
  <w:style w:type="paragraph" w:styleId="EnvelopeAddress">
    <w:name w:val="envelope address"/>
    <w:basedOn w:val="Normal"/>
    <w:rsid w:val="00FA44FD"/>
    <w:pPr>
      <w:framePr w:w="7920" w:h="1980" w:hRule="exact" w:hSpace="180" w:wrap="auto" w:hAnchor="page" w:xAlign="center" w:yAlign="bottom"/>
      <w:tabs>
        <w:tab w:val="left" w:pos="864"/>
        <w:tab w:val="left" w:pos="1584"/>
        <w:tab w:val="left" w:pos="2304"/>
        <w:tab w:val="left" w:pos="3024"/>
        <w:tab w:val="left" w:pos="3744"/>
        <w:tab w:val="left" w:pos="4464"/>
        <w:tab w:val="left" w:pos="5184"/>
        <w:tab w:val="left" w:pos="5904"/>
        <w:tab w:val="left" w:pos="6624"/>
        <w:tab w:val="left" w:pos="7344"/>
        <w:tab w:val="left" w:pos="8064"/>
        <w:tab w:val="left" w:pos="8784"/>
        <w:tab w:val="left" w:pos="9504"/>
        <w:tab w:val="left" w:pos="10224"/>
        <w:tab w:val="left" w:pos="10944"/>
      </w:tabs>
      <w:spacing w:line="240" w:lineRule="auto"/>
      <w:ind w:left="2880"/>
      <w:jc w:val="both"/>
    </w:pPr>
    <w:rPr>
      <w:rFonts w:ascii="Arial" w:hAnsi="Arial" w:cs="Arial"/>
      <w:sz w:val="22"/>
    </w:rPr>
  </w:style>
  <w:style w:type="paragraph" w:styleId="List2">
    <w:name w:val="List 2"/>
    <w:basedOn w:val="Normal"/>
    <w:rsid w:val="00FA44FD"/>
    <w:pPr>
      <w:tabs>
        <w:tab w:val="left" w:pos="864"/>
        <w:tab w:val="left" w:pos="1584"/>
        <w:tab w:val="left" w:pos="2304"/>
        <w:tab w:val="left" w:pos="3024"/>
        <w:tab w:val="left" w:pos="3744"/>
        <w:tab w:val="left" w:pos="4464"/>
        <w:tab w:val="left" w:pos="5184"/>
        <w:tab w:val="left" w:pos="5904"/>
        <w:tab w:val="left" w:pos="6624"/>
        <w:tab w:val="left" w:pos="7344"/>
        <w:tab w:val="left" w:pos="8064"/>
        <w:tab w:val="left" w:pos="8784"/>
        <w:tab w:val="left" w:pos="9504"/>
        <w:tab w:val="left" w:pos="10224"/>
        <w:tab w:val="left" w:pos="10944"/>
      </w:tabs>
      <w:spacing w:line="240" w:lineRule="auto"/>
      <w:ind w:left="1584" w:hanging="720"/>
      <w:jc w:val="both"/>
    </w:pPr>
    <w:rPr>
      <w:rFonts w:ascii="Arial" w:hAnsi="Arial"/>
      <w:sz w:val="22"/>
    </w:rPr>
  </w:style>
  <w:style w:type="paragraph" w:styleId="ListNumber2">
    <w:name w:val="List Number 2"/>
    <w:basedOn w:val="Normal"/>
    <w:rsid w:val="00FA44FD"/>
    <w:pPr>
      <w:tabs>
        <w:tab w:val="left" w:pos="864"/>
        <w:tab w:val="left" w:pos="1584"/>
        <w:tab w:val="left" w:pos="2304"/>
        <w:tab w:val="left" w:pos="3024"/>
        <w:tab w:val="left" w:pos="3744"/>
        <w:tab w:val="left" w:pos="4464"/>
        <w:tab w:val="left" w:pos="5184"/>
        <w:tab w:val="left" w:pos="5904"/>
        <w:tab w:val="left" w:pos="6624"/>
        <w:tab w:val="left" w:pos="7344"/>
        <w:tab w:val="left" w:pos="8064"/>
        <w:tab w:val="left" w:pos="8784"/>
        <w:tab w:val="left" w:pos="9504"/>
        <w:tab w:val="left" w:pos="10224"/>
        <w:tab w:val="left" w:pos="10944"/>
      </w:tabs>
      <w:spacing w:line="240" w:lineRule="auto"/>
      <w:ind w:left="1584" w:hanging="720"/>
      <w:jc w:val="both"/>
    </w:pPr>
    <w:rPr>
      <w:rFonts w:ascii="Arial" w:hAnsi="Arial"/>
      <w:sz w:val="22"/>
    </w:rPr>
  </w:style>
  <w:style w:type="paragraph" w:styleId="ListNumber3">
    <w:name w:val="List Number 3"/>
    <w:basedOn w:val="Normal"/>
    <w:rsid w:val="00FA44FD"/>
    <w:pPr>
      <w:tabs>
        <w:tab w:val="left" w:pos="864"/>
        <w:tab w:val="left" w:pos="1584"/>
        <w:tab w:val="left" w:pos="2304"/>
        <w:tab w:val="left" w:pos="3024"/>
        <w:tab w:val="left" w:pos="3744"/>
        <w:tab w:val="left" w:pos="4464"/>
        <w:tab w:val="left" w:pos="5184"/>
        <w:tab w:val="left" w:pos="5904"/>
        <w:tab w:val="left" w:pos="6624"/>
        <w:tab w:val="left" w:pos="7344"/>
        <w:tab w:val="left" w:pos="8064"/>
        <w:tab w:val="left" w:pos="8784"/>
        <w:tab w:val="left" w:pos="9504"/>
        <w:tab w:val="left" w:pos="10224"/>
        <w:tab w:val="left" w:pos="10944"/>
      </w:tabs>
      <w:spacing w:line="240" w:lineRule="auto"/>
      <w:ind w:left="2304" w:hanging="720"/>
      <w:jc w:val="both"/>
    </w:pPr>
    <w:rPr>
      <w:rFonts w:ascii="Arial" w:hAnsi="Arial"/>
      <w:sz w:val="22"/>
    </w:rPr>
  </w:style>
  <w:style w:type="paragraph" w:styleId="PlainText">
    <w:name w:val="Plain Text"/>
    <w:basedOn w:val="Normal"/>
    <w:link w:val="PlainTextChar"/>
    <w:uiPriority w:val="99"/>
    <w:rsid w:val="00FA44FD"/>
    <w:pPr>
      <w:tabs>
        <w:tab w:val="left" w:pos="864"/>
        <w:tab w:val="left" w:pos="1584"/>
        <w:tab w:val="left" w:pos="2304"/>
        <w:tab w:val="left" w:pos="3024"/>
        <w:tab w:val="left" w:pos="3744"/>
        <w:tab w:val="left" w:pos="4464"/>
        <w:tab w:val="left" w:pos="5184"/>
        <w:tab w:val="left" w:pos="5904"/>
        <w:tab w:val="left" w:pos="6624"/>
        <w:tab w:val="left" w:pos="7344"/>
        <w:tab w:val="left" w:pos="8064"/>
        <w:tab w:val="left" w:pos="8784"/>
        <w:tab w:val="left" w:pos="9504"/>
        <w:tab w:val="left" w:pos="10224"/>
        <w:tab w:val="left" w:pos="10944"/>
      </w:tabs>
      <w:spacing w:line="240" w:lineRule="auto"/>
      <w:jc w:val="both"/>
    </w:pPr>
    <w:rPr>
      <w:rFonts w:ascii="Arial" w:hAnsi="Arial" w:cs="Courier New"/>
      <w:sz w:val="22"/>
      <w:szCs w:val="20"/>
    </w:rPr>
  </w:style>
  <w:style w:type="character" w:customStyle="1" w:styleId="PlainTextChar">
    <w:name w:val="Plain Text Char"/>
    <w:basedOn w:val="DefaultParagraphFont"/>
    <w:link w:val="PlainText"/>
    <w:uiPriority w:val="99"/>
    <w:rsid w:val="00FA44FD"/>
    <w:rPr>
      <w:rFonts w:ascii="Arial" w:hAnsi="Arial" w:cs="Courier New"/>
      <w:szCs w:val="20"/>
    </w:rPr>
  </w:style>
  <w:style w:type="paragraph" w:customStyle="1" w:styleId="TableContents">
    <w:name w:val="Table Contents"/>
    <w:basedOn w:val="Normal"/>
    <w:rsid w:val="00FA44FD"/>
    <w:pPr>
      <w:widowControl w:val="0"/>
      <w:suppressLineNumbers/>
      <w:suppressAutoHyphens/>
      <w:spacing w:line="240" w:lineRule="auto"/>
    </w:pPr>
    <w:rPr>
      <w:rFonts w:ascii="Liberation Serif" w:eastAsia="Calibri" w:hAnsi="Liberation Serif"/>
      <w:kern w:val="1"/>
      <w:sz w:val="24"/>
    </w:rPr>
  </w:style>
  <w:style w:type="paragraph" w:customStyle="1" w:styleId="Definitionscontinued">
    <w:name w:val="Definitions continued"/>
    <w:rsid w:val="00FA44FD"/>
    <w:pPr>
      <w:autoSpaceDE w:val="0"/>
      <w:autoSpaceDN w:val="0"/>
      <w:adjustRightInd w:val="0"/>
      <w:spacing w:before="80" w:after="0" w:line="240" w:lineRule="atLeast"/>
      <w:ind w:left="360"/>
      <w:jc w:val="both"/>
    </w:pPr>
    <w:rPr>
      <w:rFonts w:ascii="Times New Roman PS MT" w:eastAsia="Times New Roman" w:hAnsi="Times New Roman PS MT" w:cs="Times New Roman PS MT"/>
      <w:color w:val="000000"/>
      <w:w w:val="0"/>
      <w:sz w:val="20"/>
      <w:szCs w:val="20"/>
    </w:rPr>
  </w:style>
  <w:style w:type="paragraph" w:customStyle="1" w:styleId="Exceptions">
    <w:name w:val="Exceptions"/>
    <w:rsid w:val="00FA44FD"/>
    <w:pPr>
      <w:tabs>
        <w:tab w:val="left" w:pos="1040"/>
        <w:tab w:val="left" w:pos="1440"/>
        <w:tab w:val="left" w:pos="1800"/>
        <w:tab w:val="left" w:pos="2160"/>
        <w:tab w:val="left" w:pos="2520"/>
        <w:tab w:val="left" w:pos="2880"/>
        <w:tab w:val="left" w:pos="3240"/>
        <w:tab w:val="left" w:pos="3600"/>
        <w:tab w:val="left" w:pos="3960"/>
        <w:tab w:val="left" w:pos="4320"/>
        <w:tab w:val="left" w:pos="4680"/>
        <w:tab w:val="left" w:pos="5040"/>
        <w:tab w:val="left" w:pos="5760"/>
        <w:tab w:val="left" w:pos="6480"/>
        <w:tab w:val="left" w:pos="7200"/>
        <w:tab w:val="left" w:pos="7920"/>
        <w:tab w:val="left" w:pos="8640"/>
      </w:tabs>
      <w:autoSpaceDE w:val="0"/>
      <w:autoSpaceDN w:val="0"/>
      <w:adjustRightInd w:val="0"/>
      <w:spacing w:before="60" w:after="0" w:line="240" w:lineRule="atLeast"/>
      <w:ind w:left="360" w:hanging="360"/>
      <w:jc w:val="both"/>
    </w:pPr>
    <w:rPr>
      <w:rFonts w:ascii="Times New Roman PS MT" w:eastAsia="Times New Roman" w:hAnsi="Times New Roman PS MT" w:cs="Times New Roman PS MT"/>
      <w:color w:val="000000"/>
      <w:w w:val="0"/>
      <w:sz w:val="20"/>
      <w:szCs w:val="20"/>
    </w:rPr>
  </w:style>
  <w:style w:type="paragraph" w:customStyle="1" w:styleId="5Level">
    <w:name w:val="5Level"/>
    <w:rsid w:val="00FA44FD"/>
    <w:pPr>
      <w:autoSpaceDE w:val="0"/>
      <w:autoSpaceDN w:val="0"/>
      <w:adjustRightInd w:val="0"/>
      <w:spacing w:before="40" w:after="0" w:line="240" w:lineRule="atLeast"/>
      <w:ind w:firstLine="440"/>
      <w:jc w:val="both"/>
    </w:pPr>
    <w:rPr>
      <w:rFonts w:ascii="Times New Roman PS MT" w:eastAsia="Times New Roman" w:hAnsi="Times New Roman PS MT" w:cs="Times New Roman PS MT"/>
      <w:color w:val="000000"/>
      <w:w w:val="0"/>
      <w:sz w:val="20"/>
      <w:szCs w:val="20"/>
    </w:rPr>
  </w:style>
  <w:style w:type="paragraph" w:customStyle="1" w:styleId="ExceptionsNumberalast">
    <w:name w:val="Exceptions Number a last"/>
    <w:rsid w:val="00FA44FD"/>
    <w:pPr>
      <w:tabs>
        <w:tab w:val="left" w:pos="720"/>
      </w:tabs>
      <w:autoSpaceDE w:val="0"/>
      <w:autoSpaceDN w:val="0"/>
      <w:adjustRightInd w:val="0"/>
      <w:spacing w:after="200" w:line="240" w:lineRule="atLeast"/>
      <w:ind w:left="720" w:hanging="360"/>
      <w:jc w:val="both"/>
    </w:pPr>
    <w:rPr>
      <w:rFonts w:ascii="Times New Roman PS MT" w:eastAsia="Times New Roman" w:hAnsi="Times New Roman PS MT" w:cs="Times New Roman PS MT"/>
      <w:color w:val="000000"/>
      <w:w w:val="0"/>
      <w:sz w:val="20"/>
      <w:szCs w:val="20"/>
    </w:rPr>
  </w:style>
  <w:style w:type="character" w:customStyle="1" w:styleId="Symbol">
    <w:name w:val="Symbol"/>
    <w:rsid w:val="00FA44FD"/>
    <w:rPr>
      <w:rFonts w:ascii="Symbol" w:hAnsi="Symbol" w:cs="Symbol"/>
      <w:u w:val="none"/>
      <w:vertAlign w:val="baseline"/>
    </w:rPr>
  </w:style>
  <w:style w:type="character" w:customStyle="1" w:styleId="subscript">
    <w:name w:val="subscript"/>
    <w:rsid w:val="00FA44FD"/>
    <w:rPr>
      <w:color w:val="000000"/>
      <w:u w:val="none"/>
      <w:vertAlign w:val="subscript"/>
    </w:rPr>
  </w:style>
  <w:style w:type="paragraph" w:styleId="BodyText2">
    <w:name w:val="Body Text 2"/>
    <w:basedOn w:val="Normal"/>
    <w:link w:val="BodyText2Char"/>
    <w:rsid w:val="00FA44FD"/>
    <w:pPr>
      <w:tabs>
        <w:tab w:val="left" w:pos="360"/>
        <w:tab w:val="left" w:pos="720"/>
        <w:tab w:val="left" w:pos="1080"/>
        <w:tab w:val="left" w:pos="1440"/>
      </w:tabs>
      <w:spacing w:line="240" w:lineRule="auto"/>
      <w:jc w:val="both"/>
    </w:pPr>
    <w:rPr>
      <w:sz w:val="22"/>
      <w:szCs w:val="20"/>
    </w:rPr>
  </w:style>
  <w:style w:type="character" w:customStyle="1" w:styleId="BodyText2Char">
    <w:name w:val="Body Text 2 Char"/>
    <w:basedOn w:val="DefaultParagraphFont"/>
    <w:link w:val="BodyText2"/>
    <w:rsid w:val="00FA44FD"/>
    <w:rPr>
      <w:rFonts w:ascii="Times New Roman" w:hAnsi="Times New Roman"/>
      <w:szCs w:val="20"/>
    </w:rPr>
  </w:style>
  <w:style w:type="character" w:customStyle="1" w:styleId="uni55">
    <w:name w:val="uni55"/>
    <w:basedOn w:val="DefaultParagraphFont"/>
    <w:rsid w:val="00FA44FD"/>
    <w:rPr>
      <w:rFonts w:ascii="Arial Rounded MT Bold" w:hAnsi="Arial Rounded MT Bold"/>
      <w:b/>
      <w:noProof w:val="0"/>
      <w:sz w:val="110"/>
      <w:lang w:val="en-US"/>
    </w:rPr>
  </w:style>
  <w:style w:type="paragraph" w:styleId="BodyTextIndent">
    <w:name w:val="Body Text Indent"/>
    <w:basedOn w:val="Normal"/>
    <w:link w:val="BodyTextIndentChar"/>
    <w:rsid w:val="00FA44FD"/>
    <w:pPr>
      <w:spacing w:after="120" w:line="240" w:lineRule="auto"/>
      <w:ind w:left="360"/>
    </w:pPr>
    <w:rPr>
      <w:sz w:val="24"/>
    </w:rPr>
  </w:style>
  <w:style w:type="character" w:customStyle="1" w:styleId="BodyTextIndentChar">
    <w:name w:val="Body Text Indent Char"/>
    <w:basedOn w:val="DefaultParagraphFont"/>
    <w:link w:val="BodyTextIndent"/>
    <w:rsid w:val="00FA44FD"/>
    <w:rPr>
      <w:rFonts w:ascii="Times New Roman" w:hAnsi="Times New Roman"/>
      <w:sz w:val="24"/>
    </w:rPr>
  </w:style>
  <w:style w:type="paragraph" w:customStyle="1" w:styleId="HTMLBody">
    <w:name w:val="HTML Body"/>
    <w:rsid w:val="00FA44FD"/>
    <w:pPr>
      <w:autoSpaceDE w:val="0"/>
      <w:autoSpaceDN w:val="0"/>
      <w:adjustRightInd w:val="0"/>
      <w:spacing w:after="0" w:line="240" w:lineRule="auto"/>
    </w:pPr>
    <w:rPr>
      <w:rFonts w:ascii="Times New Roman" w:eastAsia="Times New Roman" w:hAnsi="Times New Roman" w:cs="Times New Roman"/>
      <w:sz w:val="20"/>
      <w:szCs w:val="20"/>
    </w:rPr>
  </w:style>
  <w:style w:type="paragraph" w:customStyle="1" w:styleId="lineafterparagraph">
    <w:name w:val="line after paragraph"/>
    <w:basedOn w:val="Normal"/>
    <w:rsid w:val="00FA44FD"/>
    <w:pPr>
      <w:widowControl w:val="0"/>
      <w:spacing w:after="240" w:line="240" w:lineRule="auto"/>
      <w:jc w:val="both"/>
    </w:pPr>
    <w:rPr>
      <w:sz w:val="24"/>
      <w:szCs w:val="20"/>
    </w:rPr>
  </w:style>
  <w:style w:type="paragraph" w:customStyle="1" w:styleId="Table">
    <w:name w:val="Table"/>
    <w:basedOn w:val="Normal"/>
    <w:rsid w:val="00FA44FD"/>
    <w:pPr>
      <w:spacing w:before="10" w:after="10" w:line="240" w:lineRule="auto"/>
    </w:pPr>
    <w:rPr>
      <w:rFonts w:ascii="Times Roman" w:hAnsi="Times Roman"/>
      <w:color w:val="000000"/>
      <w:sz w:val="16"/>
      <w:szCs w:val="20"/>
    </w:rPr>
  </w:style>
  <w:style w:type="paragraph" w:customStyle="1" w:styleId="ExceptionsNumberafirst">
    <w:name w:val="Exceptions Number a first"/>
    <w:rsid w:val="00FA44FD"/>
    <w:pPr>
      <w:tabs>
        <w:tab w:val="left" w:pos="720"/>
      </w:tabs>
      <w:autoSpaceDE w:val="0"/>
      <w:autoSpaceDN w:val="0"/>
      <w:adjustRightInd w:val="0"/>
      <w:spacing w:before="200" w:after="0" w:line="240" w:lineRule="atLeast"/>
      <w:ind w:left="720" w:hanging="360"/>
      <w:jc w:val="both"/>
    </w:pPr>
    <w:rPr>
      <w:rFonts w:ascii="Times New Roman PS MT" w:eastAsia="Times New Roman" w:hAnsi="Times New Roman PS MT" w:cs="Times New Roman PS MT"/>
      <w:color w:val="000000"/>
      <w:w w:val="0"/>
      <w:sz w:val="20"/>
      <w:szCs w:val="20"/>
    </w:rPr>
  </w:style>
  <w:style w:type="paragraph" w:customStyle="1" w:styleId="ExceptionsNumbera">
    <w:name w:val="Exceptions Number a"/>
    <w:rsid w:val="00FA44FD"/>
    <w:pPr>
      <w:tabs>
        <w:tab w:val="left" w:pos="720"/>
      </w:tabs>
      <w:autoSpaceDE w:val="0"/>
      <w:autoSpaceDN w:val="0"/>
      <w:adjustRightInd w:val="0"/>
      <w:spacing w:after="0" w:line="240" w:lineRule="atLeast"/>
      <w:ind w:left="720" w:hanging="360"/>
      <w:jc w:val="both"/>
    </w:pPr>
    <w:rPr>
      <w:rFonts w:ascii="Times New Roman PS MT" w:eastAsia="Times New Roman" w:hAnsi="Times New Roman PS MT" w:cs="Times New Roman PS MT"/>
      <w:color w:val="000000"/>
      <w:w w:val="0"/>
      <w:sz w:val="20"/>
      <w:szCs w:val="20"/>
    </w:rPr>
  </w:style>
  <w:style w:type="paragraph" w:customStyle="1" w:styleId="4Level">
    <w:name w:val="4Level"/>
    <w:rsid w:val="00FA44FD"/>
    <w:pPr>
      <w:tabs>
        <w:tab w:val="left" w:pos="2880"/>
      </w:tabs>
      <w:autoSpaceDE w:val="0"/>
      <w:autoSpaceDN w:val="0"/>
      <w:adjustRightInd w:val="0"/>
      <w:spacing w:before="40" w:after="0" w:line="240" w:lineRule="atLeast"/>
      <w:ind w:firstLine="280"/>
      <w:jc w:val="both"/>
    </w:pPr>
    <w:rPr>
      <w:rFonts w:ascii="Times New Roman PS MT" w:eastAsia="Times New Roman" w:hAnsi="Times New Roman PS MT" w:cs="Times New Roman PS MT"/>
      <w:color w:val="000000"/>
      <w:w w:val="0"/>
      <w:sz w:val="20"/>
      <w:szCs w:val="20"/>
    </w:rPr>
  </w:style>
  <w:style w:type="paragraph" w:customStyle="1" w:styleId="3Levelapp">
    <w:name w:val="3Levelapp"/>
    <w:rsid w:val="00FA44FD"/>
    <w:pPr>
      <w:autoSpaceDE w:val="0"/>
      <w:autoSpaceDN w:val="0"/>
      <w:adjustRightInd w:val="0"/>
      <w:spacing w:before="40" w:after="0" w:line="240" w:lineRule="atLeast"/>
      <w:ind w:firstLine="140"/>
      <w:jc w:val="both"/>
    </w:pPr>
    <w:rPr>
      <w:rFonts w:ascii="Times New Roman PS MT" w:eastAsia="Times New Roman" w:hAnsi="Times New Roman PS MT" w:cs="Times New Roman PS MT"/>
      <w:color w:val="000000"/>
      <w:w w:val="0"/>
      <w:sz w:val="20"/>
      <w:szCs w:val="20"/>
    </w:rPr>
  </w:style>
  <w:style w:type="paragraph" w:customStyle="1" w:styleId="Bodywoindent">
    <w:name w:val="Body w/o indent"/>
    <w:rsid w:val="00FA44FD"/>
    <w:pPr>
      <w:widowControl w:val="0"/>
      <w:autoSpaceDE w:val="0"/>
      <w:autoSpaceDN w:val="0"/>
      <w:adjustRightInd w:val="0"/>
      <w:spacing w:after="0" w:line="240" w:lineRule="atLeast"/>
      <w:jc w:val="both"/>
    </w:pPr>
    <w:rPr>
      <w:rFonts w:ascii="Times New Roman PS MT" w:eastAsia="Times New Roman" w:hAnsi="Times New Roman PS MT" w:cs="Times New Roman PS MT"/>
      <w:color w:val="000000"/>
      <w:w w:val="0"/>
      <w:sz w:val="20"/>
      <w:szCs w:val="20"/>
    </w:rPr>
  </w:style>
  <w:style w:type="paragraph" w:customStyle="1" w:styleId="Equationwono">
    <w:name w:val="Equation w/o no."/>
    <w:rsid w:val="00FA44FD"/>
    <w:pPr>
      <w:autoSpaceDE w:val="0"/>
      <w:autoSpaceDN w:val="0"/>
      <w:adjustRightInd w:val="0"/>
      <w:spacing w:before="120" w:after="120" w:line="240" w:lineRule="atLeast"/>
      <w:jc w:val="center"/>
    </w:pPr>
    <w:rPr>
      <w:rFonts w:ascii="Times New Roman PS MT" w:eastAsia="Times New Roman" w:hAnsi="Times New Roman PS MT" w:cs="Times New Roman PS MT"/>
      <w:color w:val="000000"/>
      <w:w w:val="0"/>
      <w:sz w:val="20"/>
      <w:szCs w:val="20"/>
    </w:rPr>
  </w:style>
  <w:style w:type="paragraph" w:customStyle="1" w:styleId="Nomenclature">
    <w:name w:val="Nomenclature"/>
    <w:basedOn w:val="Body"/>
    <w:rsid w:val="00FA44FD"/>
    <w:pPr>
      <w:tabs>
        <w:tab w:val="right" w:pos="720"/>
        <w:tab w:val="left" w:pos="1080"/>
        <w:tab w:val="left" w:pos="1440"/>
      </w:tabs>
      <w:autoSpaceDE/>
      <w:autoSpaceDN/>
      <w:adjustRightInd/>
      <w:spacing w:line="240" w:lineRule="auto"/>
      <w:ind w:left="1440" w:hanging="1440"/>
    </w:pPr>
    <w:rPr>
      <w:rFonts w:ascii="Times New Roman PS MT" w:eastAsia="Times New Roman" w:hAnsi="Times New Roman PS MT"/>
      <w:color w:val="auto"/>
      <w:w w:val="100"/>
      <w:sz w:val="18"/>
    </w:rPr>
  </w:style>
  <w:style w:type="paragraph" w:customStyle="1" w:styleId="4Levelapp">
    <w:name w:val="4Levelapp"/>
    <w:rsid w:val="00FA44FD"/>
    <w:pPr>
      <w:autoSpaceDE w:val="0"/>
      <w:autoSpaceDN w:val="0"/>
      <w:adjustRightInd w:val="0"/>
      <w:spacing w:before="40" w:after="0" w:line="240" w:lineRule="atLeast"/>
      <w:ind w:firstLine="140"/>
      <w:jc w:val="both"/>
    </w:pPr>
    <w:rPr>
      <w:rFonts w:ascii="Times New Roman PS MT" w:eastAsia="Times New Roman" w:hAnsi="Times New Roman PS MT" w:cs="Times New Roman PS MT"/>
      <w:color w:val="000000"/>
      <w:w w:val="0"/>
      <w:sz w:val="20"/>
      <w:szCs w:val="20"/>
    </w:rPr>
  </w:style>
  <w:style w:type="character" w:customStyle="1" w:styleId="Subscript0">
    <w:name w:val="Subscript"/>
    <w:rsid w:val="00FA44FD"/>
    <w:rPr>
      <w:u w:val="none"/>
      <w:vertAlign w:val="subscript"/>
    </w:rPr>
  </w:style>
  <w:style w:type="paragraph" w:styleId="DocumentMap">
    <w:name w:val="Document Map"/>
    <w:basedOn w:val="Normal"/>
    <w:link w:val="DocumentMapChar"/>
    <w:semiHidden/>
    <w:rsid w:val="00FA44FD"/>
    <w:pPr>
      <w:shd w:val="clear" w:color="auto" w:fill="000080"/>
      <w:spacing w:line="240" w:lineRule="auto"/>
    </w:pPr>
    <w:rPr>
      <w:rFonts w:ascii="Tahoma" w:hAnsi="Tahoma" w:cs="Tahoma"/>
      <w:szCs w:val="20"/>
    </w:rPr>
  </w:style>
  <w:style w:type="character" w:customStyle="1" w:styleId="DocumentMapChar">
    <w:name w:val="Document Map Char"/>
    <w:basedOn w:val="DefaultParagraphFont"/>
    <w:link w:val="DocumentMap"/>
    <w:semiHidden/>
    <w:rsid w:val="00FA44FD"/>
    <w:rPr>
      <w:rFonts w:ascii="Tahoma" w:hAnsi="Tahoma" w:cs="Tahoma"/>
      <w:sz w:val="20"/>
      <w:szCs w:val="20"/>
      <w:shd w:val="clear" w:color="auto" w:fill="000080"/>
    </w:rPr>
  </w:style>
  <w:style w:type="paragraph" w:customStyle="1" w:styleId="TableParagraph">
    <w:name w:val="Table Paragraph"/>
    <w:basedOn w:val="Normal"/>
    <w:uiPriority w:val="1"/>
    <w:qFormat/>
    <w:rsid w:val="00FA44FD"/>
    <w:pPr>
      <w:widowControl w:val="0"/>
      <w:spacing w:line="240" w:lineRule="auto"/>
    </w:pPr>
    <w:rPr>
      <w:rFonts w:asciiTheme="minorHAnsi" w:hAnsiTheme="minorHAnsi"/>
      <w:sz w:val="22"/>
    </w:rPr>
  </w:style>
  <w:style w:type="paragraph" w:customStyle="1" w:styleId="TableText0">
    <w:name w:val="TableText"/>
    <w:uiPriority w:val="99"/>
    <w:rsid w:val="00FA44FD"/>
    <w:pPr>
      <w:tabs>
        <w:tab w:val="left" w:pos="200"/>
        <w:tab w:val="left" w:pos="420"/>
        <w:tab w:val="left" w:pos="640"/>
        <w:tab w:val="left" w:pos="860"/>
        <w:tab w:val="left" w:pos="1080"/>
        <w:tab w:val="left" w:pos="1280"/>
      </w:tabs>
      <w:suppressAutoHyphens/>
      <w:autoSpaceDE w:val="0"/>
      <w:autoSpaceDN w:val="0"/>
      <w:adjustRightInd w:val="0"/>
      <w:spacing w:after="0" w:line="220" w:lineRule="atLeast"/>
    </w:pPr>
    <w:rPr>
      <w:rFonts w:ascii="Helvetica" w:eastAsia="Times New Roman" w:hAnsi="Helvetica" w:cs="Helvetica"/>
      <w:color w:val="000000"/>
      <w:w w:val="0"/>
      <w:sz w:val="16"/>
      <w:szCs w:val="16"/>
    </w:rPr>
  </w:style>
  <w:style w:type="paragraph" w:customStyle="1" w:styleId="GridText">
    <w:name w:val="Grid Text"/>
    <w:basedOn w:val="Normal"/>
    <w:qFormat/>
    <w:rsid w:val="00FA44FD"/>
    <w:pPr>
      <w:keepNext/>
      <w:spacing w:before="120" w:line="264" w:lineRule="auto"/>
    </w:pPr>
    <w:rPr>
      <w:szCs w:val="20"/>
    </w:rPr>
  </w:style>
  <w:style w:type="paragraph" w:customStyle="1" w:styleId="TableTextSmall">
    <w:name w:val="TableTextSmall"/>
    <w:next w:val="TableText0"/>
    <w:uiPriority w:val="99"/>
    <w:rsid w:val="00FA44FD"/>
    <w:pPr>
      <w:tabs>
        <w:tab w:val="left" w:pos="140"/>
        <w:tab w:val="left" w:pos="200"/>
        <w:tab w:val="left" w:pos="420"/>
        <w:tab w:val="left" w:pos="640"/>
        <w:tab w:val="left" w:pos="860"/>
        <w:tab w:val="left" w:pos="1080"/>
        <w:tab w:val="left" w:pos="1280"/>
      </w:tabs>
      <w:suppressAutoHyphens/>
      <w:autoSpaceDE w:val="0"/>
      <w:autoSpaceDN w:val="0"/>
      <w:adjustRightInd w:val="0"/>
      <w:spacing w:after="0" w:line="160" w:lineRule="atLeast"/>
    </w:pPr>
    <w:rPr>
      <w:rFonts w:ascii="Helvetica" w:eastAsia="Times New Roman" w:hAnsi="Helvetica" w:cs="Helvetica"/>
      <w:color w:val="000000"/>
      <w:w w:val="0"/>
      <w:sz w:val="14"/>
      <w:szCs w:val="14"/>
    </w:rPr>
  </w:style>
  <w:style w:type="paragraph" w:customStyle="1" w:styleId="TableFootnoteSmall">
    <w:name w:val="TableFootnoteSmall"/>
    <w:uiPriority w:val="99"/>
    <w:rsid w:val="00FA44FD"/>
    <w:pPr>
      <w:tabs>
        <w:tab w:val="left" w:pos="140"/>
      </w:tabs>
      <w:autoSpaceDE w:val="0"/>
      <w:autoSpaceDN w:val="0"/>
      <w:adjustRightInd w:val="0"/>
      <w:spacing w:after="0" w:line="160" w:lineRule="atLeast"/>
      <w:ind w:left="140" w:hanging="140"/>
      <w:jc w:val="both"/>
    </w:pPr>
    <w:rPr>
      <w:rFonts w:ascii="Helvetica" w:eastAsia="Times New Roman" w:hAnsi="Helvetica" w:cs="Helvetica"/>
      <w:color w:val="000000"/>
      <w:w w:val="0"/>
      <w:sz w:val="12"/>
      <w:szCs w:val="12"/>
    </w:rPr>
  </w:style>
  <w:style w:type="paragraph" w:customStyle="1" w:styleId="ExceptLL1Middle">
    <w:name w:val="Except_LL1_Middle"/>
    <w:uiPriority w:val="99"/>
    <w:rsid w:val="00FA44FD"/>
    <w:pPr>
      <w:tabs>
        <w:tab w:val="left" w:pos="2660"/>
        <w:tab w:val="left" w:pos="2880"/>
        <w:tab w:val="left" w:pos="3240"/>
        <w:tab w:val="left" w:pos="3600"/>
        <w:tab w:val="left" w:pos="3960"/>
        <w:tab w:val="left" w:pos="4320"/>
        <w:tab w:val="left" w:pos="4680"/>
      </w:tabs>
      <w:autoSpaceDE w:val="0"/>
      <w:autoSpaceDN w:val="0"/>
      <w:adjustRightInd w:val="0"/>
      <w:spacing w:before="20" w:after="0" w:line="240" w:lineRule="atLeast"/>
      <w:ind w:left="2660" w:hanging="300"/>
      <w:jc w:val="both"/>
    </w:pPr>
    <w:rPr>
      <w:rFonts w:ascii="Times New Roman PS MT" w:eastAsia="Times New Roman" w:hAnsi="Times New Roman PS MT" w:cs="Times New Roman PS MT"/>
      <w:color w:val="000000"/>
      <w:w w:val="0"/>
      <w:sz w:val="20"/>
      <w:szCs w:val="20"/>
    </w:rPr>
  </w:style>
  <w:style w:type="paragraph" w:customStyle="1" w:styleId="ExceptLL2First">
    <w:name w:val="Except_LL2_First"/>
    <w:uiPriority w:val="99"/>
    <w:rsid w:val="00FA44FD"/>
    <w:pPr>
      <w:tabs>
        <w:tab w:val="left" w:pos="2940"/>
      </w:tabs>
      <w:autoSpaceDE w:val="0"/>
      <w:autoSpaceDN w:val="0"/>
      <w:adjustRightInd w:val="0"/>
      <w:spacing w:before="20" w:after="0" w:line="240" w:lineRule="atLeast"/>
      <w:ind w:left="2940" w:hanging="280"/>
      <w:jc w:val="both"/>
    </w:pPr>
    <w:rPr>
      <w:rFonts w:ascii="Times New Roman PS MT" w:eastAsia="Times New Roman" w:hAnsi="Times New Roman PS MT" w:cs="Times New Roman PS MT"/>
      <w:color w:val="000000"/>
      <w:w w:val="0"/>
      <w:sz w:val="20"/>
      <w:szCs w:val="20"/>
    </w:rPr>
  </w:style>
  <w:style w:type="paragraph" w:customStyle="1" w:styleId="ExceptLL2Middle">
    <w:name w:val="Except_LL2_Middle"/>
    <w:uiPriority w:val="99"/>
    <w:rsid w:val="00FA44FD"/>
    <w:pPr>
      <w:tabs>
        <w:tab w:val="left" w:pos="2940"/>
      </w:tabs>
      <w:autoSpaceDE w:val="0"/>
      <w:autoSpaceDN w:val="0"/>
      <w:adjustRightInd w:val="0"/>
      <w:spacing w:before="20" w:after="0" w:line="240" w:lineRule="atLeast"/>
      <w:ind w:left="2940" w:hanging="280"/>
      <w:jc w:val="both"/>
    </w:pPr>
    <w:rPr>
      <w:rFonts w:ascii="Times New Roman PS MT" w:eastAsia="Times New Roman" w:hAnsi="Times New Roman PS MT" w:cs="Times New Roman PS MT"/>
      <w:color w:val="000000"/>
      <w:w w:val="0"/>
      <w:sz w:val="20"/>
      <w:szCs w:val="20"/>
    </w:rPr>
  </w:style>
  <w:style w:type="paragraph" w:customStyle="1" w:styleId="ExceptLL3First">
    <w:name w:val="Except_LL3_First"/>
    <w:uiPriority w:val="99"/>
    <w:rsid w:val="00FA44FD"/>
    <w:pPr>
      <w:tabs>
        <w:tab w:val="left" w:pos="3300"/>
      </w:tabs>
      <w:autoSpaceDE w:val="0"/>
      <w:autoSpaceDN w:val="0"/>
      <w:adjustRightInd w:val="0"/>
      <w:spacing w:after="0" w:line="220" w:lineRule="atLeast"/>
      <w:ind w:left="3300" w:hanging="360"/>
      <w:jc w:val="both"/>
    </w:pPr>
    <w:rPr>
      <w:rFonts w:ascii="Times New Roman PS MT" w:eastAsia="Times New Roman" w:hAnsi="Times New Roman PS MT" w:cs="Times New Roman PS MT"/>
      <w:color w:val="000000"/>
      <w:w w:val="0"/>
      <w:sz w:val="20"/>
      <w:szCs w:val="20"/>
    </w:rPr>
  </w:style>
  <w:style w:type="paragraph" w:customStyle="1" w:styleId="ExceptLL3Middle">
    <w:name w:val="Except_LL3_Middle"/>
    <w:uiPriority w:val="99"/>
    <w:rsid w:val="00FA44FD"/>
    <w:pPr>
      <w:tabs>
        <w:tab w:val="left" w:pos="3300"/>
      </w:tabs>
      <w:autoSpaceDE w:val="0"/>
      <w:autoSpaceDN w:val="0"/>
      <w:adjustRightInd w:val="0"/>
      <w:spacing w:after="0" w:line="220" w:lineRule="atLeast"/>
      <w:ind w:left="3300" w:hanging="360"/>
      <w:jc w:val="both"/>
    </w:pPr>
    <w:rPr>
      <w:rFonts w:ascii="Times New Roman PS MT" w:eastAsia="Times New Roman" w:hAnsi="Times New Roman PS MT" w:cs="Times New Roman PS MT"/>
      <w:color w:val="000000"/>
      <w:w w:val="0"/>
      <w:sz w:val="20"/>
      <w:szCs w:val="20"/>
    </w:rPr>
  </w:style>
  <w:style w:type="paragraph" w:customStyle="1" w:styleId="spaceafterparagraph">
    <w:name w:val="space after paragraph"/>
    <w:basedOn w:val="Normal"/>
    <w:uiPriority w:val="99"/>
    <w:rsid w:val="00FA44FD"/>
    <w:pPr>
      <w:spacing w:after="240" w:line="240" w:lineRule="auto"/>
    </w:pPr>
    <w:rPr>
      <w:rFonts w:eastAsia="Times New Roman" w:cs="Times New Roman"/>
      <w:sz w:val="22"/>
      <w:szCs w:val="20"/>
    </w:rPr>
  </w:style>
  <w:style w:type="paragraph" w:customStyle="1" w:styleId="TableHeading31">
    <w:name w:val="Table Heading 31"/>
    <w:basedOn w:val="Heading3"/>
    <w:uiPriority w:val="99"/>
    <w:rsid w:val="00FA44FD"/>
    <w:pPr>
      <w:numPr>
        <w:numId w:val="79"/>
      </w:numPr>
      <w:tabs>
        <w:tab w:val="num" w:pos="153"/>
        <w:tab w:val="num" w:pos="720"/>
        <w:tab w:val="left" w:pos="1008"/>
      </w:tabs>
      <w:ind w:left="153" w:hanging="180"/>
    </w:pPr>
    <w:rPr>
      <w:rFonts w:eastAsia="Times New Roman" w:cs="Times New Roman"/>
      <w:sz w:val="22"/>
      <w:szCs w:val="26"/>
    </w:rPr>
  </w:style>
  <w:style w:type="paragraph" w:styleId="ListBullet3">
    <w:name w:val="List Bullet 3"/>
    <w:basedOn w:val="Normal"/>
    <w:autoRedefine/>
    <w:uiPriority w:val="99"/>
    <w:rsid w:val="00FA44FD"/>
    <w:pPr>
      <w:numPr>
        <w:numId w:val="80"/>
      </w:numPr>
      <w:tabs>
        <w:tab w:val="clear" w:pos="1080"/>
        <w:tab w:val="num" w:pos="360"/>
      </w:tabs>
      <w:spacing w:line="240" w:lineRule="auto"/>
      <w:ind w:left="0" w:firstLine="0"/>
      <w:jc w:val="both"/>
    </w:pPr>
    <w:rPr>
      <w:rFonts w:ascii="Arial" w:eastAsia="Times New Roman" w:hAnsi="Arial" w:cs="Times New Roman"/>
      <w:szCs w:val="20"/>
    </w:rPr>
  </w:style>
  <w:style w:type="character" w:styleId="IntenseEmphasis">
    <w:name w:val="Intense Emphasis"/>
    <w:basedOn w:val="DefaultParagraphFont"/>
    <w:uiPriority w:val="21"/>
    <w:qFormat/>
    <w:rsid w:val="00FA44FD"/>
    <w:rPr>
      <w:i/>
      <w:iCs/>
      <w:color w:val="4472C4" w:themeColor="accent1"/>
    </w:rPr>
  </w:style>
  <w:style w:type="paragraph" w:styleId="List3">
    <w:name w:val="List 3"/>
    <w:basedOn w:val="List"/>
    <w:uiPriority w:val="99"/>
    <w:rsid w:val="00FA44FD"/>
    <w:pPr>
      <w:numPr>
        <w:numId w:val="88"/>
      </w:numPr>
      <w:spacing w:after="120"/>
    </w:pPr>
  </w:style>
  <w:style w:type="character" w:customStyle="1" w:styleId="Heading1Char1">
    <w:name w:val="Heading 1 Char1"/>
    <w:aliases w:val="Section Head Char1"/>
    <w:basedOn w:val="DefaultParagraphFont"/>
    <w:rsid w:val="002F2315"/>
    <w:rPr>
      <w:rFonts w:asciiTheme="majorHAnsi" w:eastAsiaTheme="majorEastAsia" w:hAnsiTheme="majorHAnsi" w:cstheme="majorBidi" w:hint="default"/>
      <w:color w:val="2F5496" w:themeColor="accent1" w:themeShade="BF"/>
      <w:sz w:val="32"/>
      <w:szCs w:val="32"/>
    </w:rPr>
  </w:style>
  <w:style w:type="character" w:customStyle="1" w:styleId="Heading2Char1">
    <w:name w:val="Heading 2 Char1"/>
    <w:aliases w:val="Article Char1"/>
    <w:basedOn w:val="DefaultParagraphFont"/>
    <w:semiHidden/>
    <w:rsid w:val="002F2315"/>
    <w:rPr>
      <w:rFonts w:asciiTheme="majorHAnsi" w:eastAsiaTheme="majorEastAsia" w:hAnsiTheme="majorHAnsi" w:cstheme="majorBidi" w:hint="default"/>
      <w:color w:val="2F5496" w:themeColor="accent1" w:themeShade="BF"/>
      <w:sz w:val="26"/>
      <w:szCs w:val="26"/>
    </w:rPr>
  </w:style>
  <w:style w:type="character" w:customStyle="1" w:styleId="Heading3Char1">
    <w:name w:val="Heading 3 Char1"/>
    <w:aliases w:val="Paragraph Char1"/>
    <w:basedOn w:val="DefaultParagraphFont"/>
    <w:semiHidden/>
    <w:rsid w:val="002F2315"/>
    <w:rPr>
      <w:rFonts w:asciiTheme="majorHAnsi" w:eastAsiaTheme="majorEastAsia" w:hAnsiTheme="majorHAnsi" w:cstheme="majorBidi" w:hint="default"/>
      <w:color w:val="1F3763" w:themeColor="accent1" w:themeShade="7F"/>
      <w:sz w:val="24"/>
      <w:szCs w:val="24"/>
    </w:rPr>
  </w:style>
  <w:style w:type="character" w:customStyle="1" w:styleId="Heading4Char1">
    <w:name w:val="Heading 4 Char1"/>
    <w:aliases w:val="Subparagraph1 Char1"/>
    <w:basedOn w:val="DefaultParagraphFont"/>
    <w:semiHidden/>
    <w:rsid w:val="002F2315"/>
    <w:rPr>
      <w:rFonts w:asciiTheme="majorHAnsi" w:eastAsiaTheme="majorEastAsia" w:hAnsiTheme="majorHAnsi" w:cstheme="majorBidi" w:hint="default"/>
      <w:i/>
      <w:iCs/>
      <w:color w:val="2F5496" w:themeColor="accent1" w:themeShade="BF"/>
      <w:sz w:val="24"/>
      <w:szCs w:val="22"/>
    </w:rPr>
  </w:style>
  <w:style w:type="character" w:customStyle="1" w:styleId="Heading5Char1">
    <w:name w:val="Heading 5 Char1"/>
    <w:aliases w:val="Subparagraph2 Char1"/>
    <w:basedOn w:val="DefaultParagraphFont"/>
    <w:semiHidden/>
    <w:rsid w:val="002F2315"/>
    <w:rPr>
      <w:rFonts w:asciiTheme="majorHAnsi" w:eastAsiaTheme="majorEastAsia" w:hAnsiTheme="majorHAnsi" w:cstheme="majorBidi" w:hint="default"/>
      <w:color w:val="2F5496" w:themeColor="accent1" w:themeShade="BF"/>
      <w:sz w:val="24"/>
      <w:szCs w:val="22"/>
    </w:rPr>
  </w:style>
  <w:style w:type="character" w:customStyle="1" w:styleId="Heading6Char1">
    <w:name w:val="Heading 6 Char1"/>
    <w:aliases w:val="Subparagraph3 Char1"/>
    <w:basedOn w:val="DefaultParagraphFont"/>
    <w:semiHidden/>
    <w:rsid w:val="002F2315"/>
    <w:rPr>
      <w:rFonts w:asciiTheme="majorHAnsi" w:eastAsiaTheme="majorEastAsia" w:hAnsiTheme="majorHAnsi" w:cstheme="majorBidi" w:hint="default"/>
      <w:color w:val="1F3763" w:themeColor="accent1" w:themeShade="7F"/>
      <w:sz w:val="24"/>
      <w:szCs w:val="22"/>
    </w:rPr>
  </w:style>
  <w:style w:type="paragraph" w:customStyle="1" w:styleId="msonormal0">
    <w:name w:val="msonormal"/>
    <w:basedOn w:val="Normal"/>
    <w:uiPriority w:val="99"/>
    <w:rsid w:val="002F2315"/>
    <w:pPr>
      <w:spacing w:before="100" w:beforeAutospacing="1" w:after="100" w:afterAutospacing="1" w:line="240" w:lineRule="auto"/>
    </w:pPr>
    <w:rPr>
      <w:rFonts w:eastAsiaTheme="minorEastAsia" w:cs="Times New Roman"/>
      <w:sz w:val="24"/>
      <w:szCs w:val="24"/>
    </w:rPr>
  </w:style>
  <w:style w:type="paragraph" w:customStyle="1" w:styleId="InfoboxList">
    <w:name w:val="InfoboxList"/>
    <w:basedOn w:val="Normal"/>
    <w:qFormat/>
    <w:rsid w:val="003B5D4C"/>
    <w:pPr>
      <w:tabs>
        <w:tab w:val="left" w:pos="450"/>
      </w:tabs>
      <w:spacing w:before="80"/>
      <w:ind w:left="450" w:hanging="270"/>
    </w:pPr>
    <w:rPr>
      <w:i/>
      <w:iCs/>
    </w:rPr>
  </w:style>
  <w:style w:type="paragraph" w:customStyle="1" w:styleId="FigureCaption">
    <w:name w:val="FigureCaption"/>
    <w:basedOn w:val="Normal"/>
    <w:qFormat/>
    <w:rsid w:val="00DC4F60"/>
    <w:pPr>
      <w:spacing w:after="240"/>
      <w:jc w:val="center"/>
    </w:pPr>
    <w:rPr>
      <w:rFonts w:ascii="Arial MT" w:hAnsi="Arial MT"/>
      <w:b/>
      <w:bCs/>
      <w:sz w:val="18"/>
      <w:szCs w:val="18"/>
    </w:rPr>
  </w:style>
  <w:style w:type="character" w:customStyle="1" w:styleId="Toggle">
    <w:name w:val="Toggle"/>
    <w:basedOn w:val="DefaultParagraphFont"/>
    <w:uiPriority w:val="1"/>
    <w:qFormat/>
    <w:rsid w:val="0096483F"/>
    <w:rPr>
      <w:color w:val="C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836462">
      <w:bodyDiv w:val="1"/>
      <w:marLeft w:val="0"/>
      <w:marRight w:val="0"/>
      <w:marTop w:val="0"/>
      <w:marBottom w:val="0"/>
      <w:divBdr>
        <w:top w:val="none" w:sz="0" w:space="0" w:color="auto"/>
        <w:left w:val="none" w:sz="0" w:space="0" w:color="auto"/>
        <w:bottom w:val="none" w:sz="0" w:space="0" w:color="auto"/>
        <w:right w:val="none" w:sz="0" w:space="0" w:color="auto"/>
      </w:divBdr>
    </w:div>
    <w:div w:id="16927079">
      <w:bodyDiv w:val="1"/>
      <w:marLeft w:val="0"/>
      <w:marRight w:val="0"/>
      <w:marTop w:val="0"/>
      <w:marBottom w:val="0"/>
      <w:divBdr>
        <w:top w:val="none" w:sz="0" w:space="0" w:color="auto"/>
        <w:left w:val="none" w:sz="0" w:space="0" w:color="auto"/>
        <w:bottom w:val="none" w:sz="0" w:space="0" w:color="auto"/>
        <w:right w:val="none" w:sz="0" w:space="0" w:color="auto"/>
      </w:divBdr>
    </w:div>
    <w:div w:id="262809166">
      <w:bodyDiv w:val="1"/>
      <w:marLeft w:val="0"/>
      <w:marRight w:val="0"/>
      <w:marTop w:val="0"/>
      <w:marBottom w:val="0"/>
      <w:divBdr>
        <w:top w:val="none" w:sz="0" w:space="0" w:color="auto"/>
        <w:left w:val="none" w:sz="0" w:space="0" w:color="auto"/>
        <w:bottom w:val="none" w:sz="0" w:space="0" w:color="auto"/>
        <w:right w:val="none" w:sz="0" w:space="0" w:color="auto"/>
      </w:divBdr>
    </w:div>
    <w:div w:id="740060783">
      <w:bodyDiv w:val="1"/>
      <w:marLeft w:val="0"/>
      <w:marRight w:val="0"/>
      <w:marTop w:val="0"/>
      <w:marBottom w:val="0"/>
      <w:divBdr>
        <w:top w:val="none" w:sz="0" w:space="0" w:color="auto"/>
        <w:left w:val="none" w:sz="0" w:space="0" w:color="auto"/>
        <w:bottom w:val="none" w:sz="0" w:space="0" w:color="auto"/>
        <w:right w:val="none" w:sz="0" w:space="0" w:color="auto"/>
      </w:divBdr>
    </w:div>
    <w:div w:id="917447473">
      <w:bodyDiv w:val="1"/>
      <w:marLeft w:val="0"/>
      <w:marRight w:val="0"/>
      <w:marTop w:val="0"/>
      <w:marBottom w:val="0"/>
      <w:divBdr>
        <w:top w:val="none" w:sz="0" w:space="0" w:color="auto"/>
        <w:left w:val="none" w:sz="0" w:space="0" w:color="auto"/>
        <w:bottom w:val="none" w:sz="0" w:space="0" w:color="auto"/>
        <w:right w:val="none" w:sz="0" w:space="0" w:color="auto"/>
      </w:divBdr>
    </w:div>
    <w:div w:id="930434536">
      <w:bodyDiv w:val="1"/>
      <w:marLeft w:val="0"/>
      <w:marRight w:val="0"/>
      <w:marTop w:val="0"/>
      <w:marBottom w:val="0"/>
      <w:divBdr>
        <w:top w:val="none" w:sz="0" w:space="0" w:color="auto"/>
        <w:left w:val="none" w:sz="0" w:space="0" w:color="auto"/>
        <w:bottom w:val="none" w:sz="0" w:space="0" w:color="auto"/>
        <w:right w:val="none" w:sz="0" w:space="0" w:color="auto"/>
      </w:divBdr>
    </w:div>
    <w:div w:id="997074483">
      <w:bodyDiv w:val="1"/>
      <w:marLeft w:val="0"/>
      <w:marRight w:val="0"/>
      <w:marTop w:val="0"/>
      <w:marBottom w:val="0"/>
      <w:divBdr>
        <w:top w:val="none" w:sz="0" w:space="0" w:color="auto"/>
        <w:left w:val="none" w:sz="0" w:space="0" w:color="auto"/>
        <w:bottom w:val="none" w:sz="0" w:space="0" w:color="auto"/>
        <w:right w:val="none" w:sz="0" w:space="0" w:color="auto"/>
      </w:divBdr>
    </w:div>
    <w:div w:id="1039403881">
      <w:bodyDiv w:val="1"/>
      <w:marLeft w:val="0"/>
      <w:marRight w:val="0"/>
      <w:marTop w:val="0"/>
      <w:marBottom w:val="0"/>
      <w:divBdr>
        <w:top w:val="none" w:sz="0" w:space="0" w:color="auto"/>
        <w:left w:val="none" w:sz="0" w:space="0" w:color="auto"/>
        <w:bottom w:val="none" w:sz="0" w:space="0" w:color="auto"/>
        <w:right w:val="none" w:sz="0" w:space="0" w:color="auto"/>
      </w:divBdr>
    </w:div>
    <w:div w:id="1060514794">
      <w:bodyDiv w:val="1"/>
      <w:marLeft w:val="0"/>
      <w:marRight w:val="0"/>
      <w:marTop w:val="0"/>
      <w:marBottom w:val="0"/>
      <w:divBdr>
        <w:top w:val="none" w:sz="0" w:space="0" w:color="auto"/>
        <w:left w:val="none" w:sz="0" w:space="0" w:color="auto"/>
        <w:bottom w:val="none" w:sz="0" w:space="0" w:color="auto"/>
        <w:right w:val="none" w:sz="0" w:space="0" w:color="auto"/>
      </w:divBdr>
    </w:div>
    <w:div w:id="1072510312">
      <w:bodyDiv w:val="1"/>
      <w:marLeft w:val="0"/>
      <w:marRight w:val="0"/>
      <w:marTop w:val="0"/>
      <w:marBottom w:val="0"/>
      <w:divBdr>
        <w:top w:val="none" w:sz="0" w:space="0" w:color="auto"/>
        <w:left w:val="none" w:sz="0" w:space="0" w:color="auto"/>
        <w:bottom w:val="none" w:sz="0" w:space="0" w:color="auto"/>
        <w:right w:val="none" w:sz="0" w:space="0" w:color="auto"/>
      </w:divBdr>
    </w:div>
    <w:div w:id="1229340794">
      <w:bodyDiv w:val="1"/>
      <w:marLeft w:val="0"/>
      <w:marRight w:val="0"/>
      <w:marTop w:val="0"/>
      <w:marBottom w:val="0"/>
      <w:divBdr>
        <w:top w:val="none" w:sz="0" w:space="0" w:color="auto"/>
        <w:left w:val="none" w:sz="0" w:space="0" w:color="auto"/>
        <w:bottom w:val="none" w:sz="0" w:space="0" w:color="auto"/>
        <w:right w:val="none" w:sz="0" w:space="0" w:color="auto"/>
      </w:divBdr>
    </w:div>
    <w:div w:id="1771194200">
      <w:bodyDiv w:val="1"/>
      <w:marLeft w:val="0"/>
      <w:marRight w:val="0"/>
      <w:marTop w:val="0"/>
      <w:marBottom w:val="0"/>
      <w:divBdr>
        <w:top w:val="none" w:sz="0" w:space="0" w:color="auto"/>
        <w:left w:val="none" w:sz="0" w:space="0" w:color="auto"/>
        <w:bottom w:val="none" w:sz="0" w:space="0" w:color="auto"/>
        <w:right w:val="none" w:sz="0" w:space="0" w:color="auto"/>
      </w:divBdr>
    </w:div>
    <w:div w:id="1893735000">
      <w:bodyDiv w:val="1"/>
      <w:marLeft w:val="0"/>
      <w:marRight w:val="0"/>
      <w:marTop w:val="0"/>
      <w:marBottom w:val="0"/>
      <w:divBdr>
        <w:top w:val="none" w:sz="0" w:space="0" w:color="auto"/>
        <w:left w:val="none" w:sz="0" w:space="0" w:color="auto"/>
        <w:bottom w:val="none" w:sz="0" w:space="0" w:color="auto"/>
        <w:right w:val="none" w:sz="0" w:space="0" w:color="auto"/>
      </w:divBdr>
    </w:div>
    <w:div w:id="1915622500">
      <w:bodyDiv w:val="1"/>
      <w:marLeft w:val="0"/>
      <w:marRight w:val="0"/>
      <w:marTop w:val="0"/>
      <w:marBottom w:val="0"/>
      <w:divBdr>
        <w:top w:val="none" w:sz="0" w:space="0" w:color="auto"/>
        <w:left w:val="none" w:sz="0" w:space="0" w:color="auto"/>
        <w:bottom w:val="none" w:sz="0" w:space="0" w:color="auto"/>
        <w:right w:val="none" w:sz="0" w:space="0" w:color="auto"/>
      </w:divBdr>
    </w:div>
    <w:div w:id="2029063804">
      <w:bodyDiv w:val="1"/>
      <w:marLeft w:val="0"/>
      <w:marRight w:val="0"/>
      <w:marTop w:val="0"/>
      <w:marBottom w:val="0"/>
      <w:divBdr>
        <w:top w:val="none" w:sz="0" w:space="0" w:color="auto"/>
        <w:left w:val="none" w:sz="0" w:space="0" w:color="auto"/>
        <w:bottom w:val="none" w:sz="0" w:space="0" w:color="auto"/>
        <w:right w:val="none" w:sz="0" w:space="0" w:color="auto"/>
      </w:divBdr>
    </w:div>
    <w:div w:id="2094429820">
      <w:bodyDiv w:val="1"/>
      <w:marLeft w:val="0"/>
      <w:marRight w:val="0"/>
      <w:marTop w:val="0"/>
      <w:marBottom w:val="0"/>
      <w:divBdr>
        <w:top w:val="none" w:sz="0" w:space="0" w:color="auto"/>
        <w:left w:val="none" w:sz="0" w:space="0" w:color="auto"/>
        <w:bottom w:val="none" w:sz="0" w:space="0" w:color="auto"/>
        <w:right w:val="none" w:sz="0" w:space="0" w:color="auto"/>
      </w:divBdr>
    </w:div>
    <w:div w:id="21379838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microsoft.com/office/2011/relationships/commentsExtended" Target="commentsExtended.xm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customXml" Target="../customXml/item3.xml"/><Relationship Id="rId21" Type="http://schemas.openxmlformats.org/officeDocument/2006/relationships/image" Target="media/image7.png"/><Relationship Id="rId7" Type="http://schemas.openxmlformats.org/officeDocument/2006/relationships/settings" Target="settings.xml"/><Relationship Id="rId12" Type="http://schemas.openxmlformats.org/officeDocument/2006/relationships/comments" Target="comments.xml"/><Relationship Id="rId17" Type="http://schemas.openxmlformats.org/officeDocument/2006/relationships/image" Target="media/image3.png"/><Relationship Id="rId25" Type="http://schemas.openxmlformats.org/officeDocument/2006/relationships/image" Target="media/image11.png"/><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g"/><Relationship Id="rId24" Type="http://schemas.openxmlformats.org/officeDocument/2006/relationships/image" Target="media/image10.png"/><Relationship Id="rId5" Type="http://schemas.openxmlformats.org/officeDocument/2006/relationships/numbering" Target="numbering.xml"/><Relationship Id="rId15" Type="http://schemas.microsoft.com/office/2018/08/relationships/commentsExtensible" Target="commentsExtensible.xml"/><Relationship Id="rId23" Type="http://schemas.openxmlformats.org/officeDocument/2006/relationships/image" Target="media/image9.png"/><Relationship Id="rId28" Type="http://schemas.openxmlformats.org/officeDocument/2006/relationships/footer" Target="footer2.xml"/><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6/09/relationships/commentsIds" Target="commentsIds.xml"/><Relationship Id="rId22" Type="http://schemas.openxmlformats.org/officeDocument/2006/relationships/image" Target="media/image8.png"/><Relationship Id="rId27" Type="http://schemas.openxmlformats.org/officeDocument/2006/relationships/footer" Target="footer1.xml"/><Relationship Id="rId30"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68DC17F11C0DFC4E8B7E048B7125EDF5" ma:contentTypeVersion="6" ma:contentTypeDescription="Create a new document." ma:contentTypeScope="" ma:versionID="192190af47872896e0e5899587b17d32">
  <xsd:schema xmlns:xsd="http://www.w3.org/2001/XMLSchema" xmlns:xs="http://www.w3.org/2001/XMLSchema" xmlns:p="http://schemas.microsoft.com/office/2006/metadata/properties" xmlns:ns2="db29b0fe-ca1d-49f6-b942-1364cf56c419" xmlns:ns3="cd978c6c-155e-4215-9339-53a2c454e3d8" targetNamespace="http://schemas.microsoft.com/office/2006/metadata/properties" ma:root="true" ma:fieldsID="eda5723c2bb6c2ce822314b542948907" ns2:_="" ns3:_="">
    <xsd:import namespace="db29b0fe-ca1d-49f6-b942-1364cf56c419"/>
    <xsd:import namespace="cd978c6c-155e-4215-9339-53a2c454e3d8"/>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b29b0fe-ca1d-49f6-b942-1364cf56c419"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cd978c6c-155e-4215-9339-53a2c454e3d8"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AutoKeyPoints" ma:index="12" nillable="true" ma:displayName="MediaServiceAutoKeyPoints" ma:hidden="true" ma:internalName="MediaServiceAutoKeyPoints" ma:readOnly="true">
      <xsd:simpleType>
        <xsd:restriction base="dms:Note"/>
      </xsd:simpleType>
    </xsd:element>
    <xsd:element name="MediaServiceKeyPoints" ma:index="13"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SharedWithUsers xmlns="db29b0fe-ca1d-49f6-b942-1364cf56c419">
      <UserInfo>
        <DisplayName>Titus Ellison</DisplayName>
        <AccountId>32</AccountId>
        <AccountType/>
      </UserInfo>
      <UserInfo>
        <DisplayName>Reece Kiriu</DisplayName>
        <AccountId>30</AccountId>
        <AccountType/>
      </UserInfo>
    </SharedWithUser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27D81BD6-9B17-4071-9F81-8B13BF385EF5}">
  <ds:schemaRefs>
    <ds:schemaRef ds:uri="http://schemas.openxmlformats.org/officeDocument/2006/bibliography"/>
  </ds:schemaRefs>
</ds:datastoreItem>
</file>

<file path=customXml/itemProps2.xml><?xml version="1.0" encoding="utf-8"?>
<ds:datastoreItem xmlns:ds="http://schemas.openxmlformats.org/officeDocument/2006/customXml" ds:itemID="{9F48C02E-37F7-480F-B878-1B1E9AD5CBC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b29b0fe-ca1d-49f6-b942-1364cf56c419"/>
    <ds:schemaRef ds:uri="cd978c6c-155e-4215-9339-53a2c454e3d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7E6B8098-8CE8-476E-A467-2BAA1F1FFB7C}">
  <ds:schemaRefs>
    <ds:schemaRef ds:uri="http://schemas.microsoft.com/office/2006/metadata/properties"/>
    <ds:schemaRef ds:uri="http://schemas.microsoft.com/office/infopath/2007/PartnerControls"/>
    <ds:schemaRef ds:uri="db29b0fe-ca1d-49f6-b942-1364cf56c419"/>
  </ds:schemaRefs>
</ds:datastoreItem>
</file>

<file path=customXml/itemProps4.xml><?xml version="1.0" encoding="utf-8"?>
<ds:datastoreItem xmlns:ds="http://schemas.openxmlformats.org/officeDocument/2006/customXml" ds:itemID="{F15C299F-E526-4E78-B345-2937A892F9CD}">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406</TotalTime>
  <Pages>258</Pages>
  <Words>102334</Words>
  <Characters>583305</Characters>
  <Application>Microsoft Office Word</Application>
  <DocSecurity>0</DocSecurity>
  <Lines>4860</Lines>
  <Paragraphs>1368</Paragraphs>
  <ScaleCrop>false</ScaleCrop>
  <HeadingPairs>
    <vt:vector size="2" baseType="variant">
      <vt:variant>
        <vt:lpstr>Title</vt:lpstr>
      </vt:variant>
      <vt:variant>
        <vt:i4>1</vt:i4>
      </vt:variant>
    </vt:vector>
  </HeadingPairs>
  <TitlesOfParts>
    <vt:vector size="1" baseType="lpstr">
      <vt:lpstr>Guideline 36-2021 CtrlFlow</vt:lpstr>
    </vt:vector>
  </TitlesOfParts>
  <Company>ASHRAE</Company>
  <LinksUpToDate>false</LinksUpToDate>
  <CharactersWithSpaces>684271</CharactersWithSpaces>
  <SharedDoc>false</SharedDoc>
  <HLinks>
    <vt:vector size="300" baseType="variant">
      <vt:variant>
        <vt:i4>4456526</vt:i4>
      </vt:variant>
      <vt:variant>
        <vt:i4>294</vt:i4>
      </vt:variant>
      <vt:variant>
        <vt:i4>0</vt:i4>
      </vt:variant>
      <vt:variant>
        <vt:i4>5</vt:i4>
      </vt:variant>
      <vt:variant>
        <vt:lpwstr>http://www.ashrae.org/technology</vt:lpwstr>
      </vt:variant>
      <vt:variant>
        <vt:lpwstr/>
      </vt:variant>
      <vt:variant>
        <vt:i4>1441846</vt:i4>
      </vt:variant>
      <vt:variant>
        <vt:i4>287</vt:i4>
      </vt:variant>
      <vt:variant>
        <vt:i4>0</vt:i4>
      </vt:variant>
      <vt:variant>
        <vt:i4>5</vt:i4>
      </vt:variant>
      <vt:variant>
        <vt:lpwstr/>
      </vt:variant>
      <vt:variant>
        <vt:lpwstr>_Toc76631165</vt:lpwstr>
      </vt:variant>
      <vt:variant>
        <vt:i4>1048630</vt:i4>
      </vt:variant>
      <vt:variant>
        <vt:i4>281</vt:i4>
      </vt:variant>
      <vt:variant>
        <vt:i4>0</vt:i4>
      </vt:variant>
      <vt:variant>
        <vt:i4>5</vt:i4>
      </vt:variant>
      <vt:variant>
        <vt:lpwstr/>
      </vt:variant>
      <vt:variant>
        <vt:lpwstr>_Toc76631163</vt:lpwstr>
      </vt:variant>
      <vt:variant>
        <vt:i4>1179702</vt:i4>
      </vt:variant>
      <vt:variant>
        <vt:i4>275</vt:i4>
      </vt:variant>
      <vt:variant>
        <vt:i4>0</vt:i4>
      </vt:variant>
      <vt:variant>
        <vt:i4>5</vt:i4>
      </vt:variant>
      <vt:variant>
        <vt:lpwstr/>
      </vt:variant>
      <vt:variant>
        <vt:lpwstr>_Toc76631161</vt:lpwstr>
      </vt:variant>
      <vt:variant>
        <vt:i4>1245238</vt:i4>
      </vt:variant>
      <vt:variant>
        <vt:i4>269</vt:i4>
      </vt:variant>
      <vt:variant>
        <vt:i4>0</vt:i4>
      </vt:variant>
      <vt:variant>
        <vt:i4>5</vt:i4>
      </vt:variant>
      <vt:variant>
        <vt:lpwstr/>
      </vt:variant>
      <vt:variant>
        <vt:lpwstr>_Toc76631160</vt:lpwstr>
      </vt:variant>
      <vt:variant>
        <vt:i4>1703989</vt:i4>
      </vt:variant>
      <vt:variant>
        <vt:i4>263</vt:i4>
      </vt:variant>
      <vt:variant>
        <vt:i4>0</vt:i4>
      </vt:variant>
      <vt:variant>
        <vt:i4>5</vt:i4>
      </vt:variant>
      <vt:variant>
        <vt:lpwstr/>
      </vt:variant>
      <vt:variant>
        <vt:lpwstr>_Toc76631159</vt:lpwstr>
      </vt:variant>
      <vt:variant>
        <vt:i4>1769525</vt:i4>
      </vt:variant>
      <vt:variant>
        <vt:i4>257</vt:i4>
      </vt:variant>
      <vt:variant>
        <vt:i4>0</vt:i4>
      </vt:variant>
      <vt:variant>
        <vt:i4>5</vt:i4>
      </vt:variant>
      <vt:variant>
        <vt:lpwstr/>
      </vt:variant>
      <vt:variant>
        <vt:lpwstr>_Toc76631158</vt:lpwstr>
      </vt:variant>
      <vt:variant>
        <vt:i4>1310773</vt:i4>
      </vt:variant>
      <vt:variant>
        <vt:i4>251</vt:i4>
      </vt:variant>
      <vt:variant>
        <vt:i4>0</vt:i4>
      </vt:variant>
      <vt:variant>
        <vt:i4>5</vt:i4>
      </vt:variant>
      <vt:variant>
        <vt:lpwstr/>
      </vt:variant>
      <vt:variant>
        <vt:lpwstr>_Toc76631157</vt:lpwstr>
      </vt:variant>
      <vt:variant>
        <vt:i4>1376309</vt:i4>
      </vt:variant>
      <vt:variant>
        <vt:i4>245</vt:i4>
      </vt:variant>
      <vt:variant>
        <vt:i4>0</vt:i4>
      </vt:variant>
      <vt:variant>
        <vt:i4>5</vt:i4>
      </vt:variant>
      <vt:variant>
        <vt:lpwstr/>
      </vt:variant>
      <vt:variant>
        <vt:lpwstr>_Toc76631156</vt:lpwstr>
      </vt:variant>
      <vt:variant>
        <vt:i4>1441845</vt:i4>
      </vt:variant>
      <vt:variant>
        <vt:i4>239</vt:i4>
      </vt:variant>
      <vt:variant>
        <vt:i4>0</vt:i4>
      </vt:variant>
      <vt:variant>
        <vt:i4>5</vt:i4>
      </vt:variant>
      <vt:variant>
        <vt:lpwstr/>
      </vt:variant>
      <vt:variant>
        <vt:lpwstr>_Toc76631155</vt:lpwstr>
      </vt:variant>
      <vt:variant>
        <vt:i4>1507381</vt:i4>
      </vt:variant>
      <vt:variant>
        <vt:i4>233</vt:i4>
      </vt:variant>
      <vt:variant>
        <vt:i4>0</vt:i4>
      </vt:variant>
      <vt:variant>
        <vt:i4>5</vt:i4>
      </vt:variant>
      <vt:variant>
        <vt:lpwstr/>
      </vt:variant>
      <vt:variant>
        <vt:lpwstr>_Toc76631154</vt:lpwstr>
      </vt:variant>
      <vt:variant>
        <vt:i4>1048629</vt:i4>
      </vt:variant>
      <vt:variant>
        <vt:i4>227</vt:i4>
      </vt:variant>
      <vt:variant>
        <vt:i4>0</vt:i4>
      </vt:variant>
      <vt:variant>
        <vt:i4>5</vt:i4>
      </vt:variant>
      <vt:variant>
        <vt:lpwstr/>
      </vt:variant>
      <vt:variant>
        <vt:lpwstr>_Toc76631153</vt:lpwstr>
      </vt:variant>
      <vt:variant>
        <vt:i4>1114165</vt:i4>
      </vt:variant>
      <vt:variant>
        <vt:i4>221</vt:i4>
      </vt:variant>
      <vt:variant>
        <vt:i4>0</vt:i4>
      </vt:variant>
      <vt:variant>
        <vt:i4>5</vt:i4>
      </vt:variant>
      <vt:variant>
        <vt:lpwstr/>
      </vt:variant>
      <vt:variant>
        <vt:lpwstr>_Toc76631152</vt:lpwstr>
      </vt:variant>
      <vt:variant>
        <vt:i4>1179701</vt:i4>
      </vt:variant>
      <vt:variant>
        <vt:i4>215</vt:i4>
      </vt:variant>
      <vt:variant>
        <vt:i4>0</vt:i4>
      </vt:variant>
      <vt:variant>
        <vt:i4>5</vt:i4>
      </vt:variant>
      <vt:variant>
        <vt:lpwstr/>
      </vt:variant>
      <vt:variant>
        <vt:lpwstr>_Toc76631151</vt:lpwstr>
      </vt:variant>
      <vt:variant>
        <vt:i4>1245237</vt:i4>
      </vt:variant>
      <vt:variant>
        <vt:i4>209</vt:i4>
      </vt:variant>
      <vt:variant>
        <vt:i4>0</vt:i4>
      </vt:variant>
      <vt:variant>
        <vt:i4>5</vt:i4>
      </vt:variant>
      <vt:variant>
        <vt:lpwstr/>
      </vt:variant>
      <vt:variant>
        <vt:lpwstr>_Toc76631150</vt:lpwstr>
      </vt:variant>
      <vt:variant>
        <vt:i4>1703988</vt:i4>
      </vt:variant>
      <vt:variant>
        <vt:i4>203</vt:i4>
      </vt:variant>
      <vt:variant>
        <vt:i4>0</vt:i4>
      </vt:variant>
      <vt:variant>
        <vt:i4>5</vt:i4>
      </vt:variant>
      <vt:variant>
        <vt:lpwstr/>
      </vt:variant>
      <vt:variant>
        <vt:lpwstr>_Toc76631149</vt:lpwstr>
      </vt:variant>
      <vt:variant>
        <vt:i4>1769524</vt:i4>
      </vt:variant>
      <vt:variant>
        <vt:i4>197</vt:i4>
      </vt:variant>
      <vt:variant>
        <vt:i4>0</vt:i4>
      </vt:variant>
      <vt:variant>
        <vt:i4>5</vt:i4>
      </vt:variant>
      <vt:variant>
        <vt:lpwstr/>
      </vt:variant>
      <vt:variant>
        <vt:lpwstr>_Toc76631148</vt:lpwstr>
      </vt:variant>
      <vt:variant>
        <vt:i4>1310772</vt:i4>
      </vt:variant>
      <vt:variant>
        <vt:i4>191</vt:i4>
      </vt:variant>
      <vt:variant>
        <vt:i4>0</vt:i4>
      </vt:variant>
      <vt:variant>
        <vt:i4>5</vt:i4>
      </vt:variant>
      <vt:variant>
        <vt:lpwstr/>
      </vt:variant>
      <vt:variant>
        <vt:lpwstr>_Toc76631147</vt:lpwstr>
      </vt:variant>
      <vt:variant>
        <vt:i4>1376308</vt:i4>
      </vt:variant>
      <vt:variant>
        <vt:i4>185</vt:i4>
      </vt:variant>
      <vt:variant>
        <vt:i4>0</vt:i4>
      </vt:variant>
      <vt:variant>
        <vt:i4>5</vt:i4>
      </vt:variant>
      <vt:variant>
        <vt:lpwstr/>
      </vt:variant>
      <vt:variant>
        <vt:lpwstr>_Toc76631146</vt:lpwstr>
      </vt:variant>
      <vt:variant>
        <vt:i4>1441844</vt:i4>
      </vt:variant>
      <vt:variant>
        <vt:i4>179</vt:i4>
      </vt:variant>
      <vt:variant>
        <vt:i4>0</vt:i4>
      </vt:variant>
      <vt:variant>
        <vt:i4>5</vt:i4>
      </vt:variant>
      <vt:variant>
        <vt:lpwstr/>
      </vt:variant>
      <vt:variant>
        <vt:lpwstr>_Toc76631145</vt:lpwstr>
      </vt:variant>
      <vt:variant>
        <vt:i4>1507380</vt:i4>
      </vt:variant>
      <vt:variant>
        <vt:i4>173</vt:i4>
      </vt:variant>
      <vt:variant>
        <vt:i4>0</vt:i4>
      </vt:variant>
      <vt:variant>
        <vt:i4>5</vt:i4>
      </vt:variant>
      <vt:variant>
        <vt:lpwstr/>
      </vt:variant>
      <vt:variant>
        <vt:lpwstr>_Toc76631144</vt:lpwstr>
      </vt:variant>
      <vt:variant>
        <vt:i4>1048628</vt:i4>
      </vt:variant>
      <vt:variant>
        <vt:i4>167</vt:i4>
      </vt:variant>
      <vt:variant>
        <vt:i4>0</vt:i4>
      </vt:variant>
      <vt:variant>
        <vt:i4>5</vt:i4>
      </vt:variant>
      <vt:variant>
        <vt:lpwstr/>
      </vt:variant>
      <vt:variant>
        <vt:lpwstr>_Toc76631143</vt:lpwstr>
      </vt:variant>
      <vt:variant>
        <vt:i4>1114164</vt:i4>
      </vt:variant>
      <vt:variant>
        <vt:i4>161</vt:i4>
      </vt:variant>
      <vt:variant>
        <vt:i4>0</vt:i4>
      </vt:variant>
      <vt:variant>
        <vt:i4>5</vt:i4>
      </vt:variant>
      <vt:variant>
        <vt:lpwstr/>
      </vt:variant>
      <vt:variant>
        <vt:lpwstr>_Toc76631142</vt:lpwstr>
      </vt:variant>
      <vt:variant>
        <vt:i4>1179700</vt:i4>
      </vt:variant>
      <vt:variant>
        <vt:i4>155</vt:i4>
      </vt:variant>
      <vt:variant>
        <vt:i4>0</vt:i4>
      </vt:variant>
      <vt:variant>
        <vt:i4>5</vt:i4>
      </vt:variant>
      <vt:variant>
        <vt:lpwstr/>
      </vt:variant>
      <vt:variant>
        <vt:lpwstr>_Toc76631141</vt:lpwstr>
      </vt:variant>
      <vt:variant>
        <vt:i4>1245236</vt:i4>
      </vt:variant>
      <vt:variant>
        <vt:i4>149</vt:i4>
      </vt:variant>
      <vt:variant>
        <vt:i4>0</vt:i4>
      </vt:variant>
      <vt:variant>
        <vt:i4>5</vt:i4>
      </vt:variant>
      <vt:variant>
        <vt:lpwstr/>
      </vt:variant>
      <vt:variant>
        <vt:lpwstr>_Toc76631140</vt:lpwstr>
      </vt:variant>
      <vt:variant>
        <vt:i4>1703987</vt:i4>
      </vt:variant>
      <vt:variant>
        <vt:i4>143</vt:i4>
      </vt:variant>
      <vt:variant>
        <vt:i4>0</vt:i4>
      </vt:variant>
      <vt:variant>
        <vt:i4>5</vt:i4>
      </vt:variant>
      <vt:variant>
        <vt:lpwstr/>
      </vt:variant>
      <vt:variant>
        <vt:lpwstr>_Toc76631139</vt:lpwstr>
      </vt:variant>
      <vt:variant>
        <vt:i4>1769523</vt:i4>
      </vt:variant>
      <vt:variant>
        <vt:i4>137</vt:i4>
      </vt:variant>
      <vt:variant>
        <vt:i4>0</vt:i4>
      </vt:variant>
      <vt:variant>
        <vt:i4>5</vt:i4>
      </vt:variant>
      <vt:variant>
        <vt:lpwstr/>
      </vt:variant>
      <vt:variant>
        <vt:lpwstr>_Toc76631138</vt:lpwstr>
      </vt:variant>
      <vt:variant>
        <vt:i4>1310771</vt:i4>
      </vt:variant>
      <vt:variant>
        <vt:i4>131</vt:i4>
      </vt:variant>
      <vt:variant>
        <vt:i4>0</vt:i4>
      </vt:variant>
      <vt:variant>
        <vt:i4>5</vt:i4>
      </vt:variant>
      <vt:variant>
        <vt:lpwstr/>
      </vt:variant>
      <vt:variant>
        <vt:lpwstr>_Toc76631137</vt:lpwstr>
      </vt:variant>
      <vt:variant>
        <vt:i4>1376307</vt:i4>
      </vt:variant>
      <vt:variant>
        <vt:i4>125</vt:i4>
      </vt:variant>
      <vt:variant>
        <vt:i4>0</vt:i4>
      </vt:variant>
      <vt:variant>
        <vt:i4>5</vt:i4>
      </vt:variant>
      <vt:variant>
        <vt:lpwstr/>
      </vt:variant>
      <vt:variant>
        <vt:lpwstr>_Toc76631136</vt:lpwstr>
      </vt:variant>
      <vt:variant>
        <vt:i4>1441843</vt:i4>
      </vt:variant>
      <vt:variant>
        <vt:i4>119</vt:i4>
      </vt:variant>
      <vt:variant>
        <vt:i4>0</vt:i4>
      </vt:variant>
      <vt:variant>
        <vt:i4>5</vt:i4>
      </vt:variant>
      <vt:variant>
        <vt:lpwstr/>
      </vt:variant>
      <vt:variant>
        <vt:lpwstr>_Toc76631135</vt:lpwstr>
      </vt:variant>
      <vt:variant>
        <vt:i4>1507379</vt:i4>
      </vt:variant>
      <vt:variant>
        <vt:i4>113</vt:i4>
      </vt:variant>
      <vt:variant>
        <vt:i4>0</vt:i4>
      </vt:variant>
      <vt:variant>
        <vt:i4>5</vt:i4>
      </vt:variant>
      <vt:variant>
        <vt:lpwstr/>
      </vt:variant>
      <vt:variant>
        <vt:lpwstr>_Toc76631134</vt:lpwstr>
      </vt:variant>
      <vt:variant>
        <vt:i4>1048627</vt:i4>
      </vt:variant>
      <vt:variant>
        <vt:i4>107</vt:i4>
      </vt:variant>
      <vt:variant>
        <vt:i4>0</vt:i4>
      </vt:variant>
      <vt:variant>
        <vt:i4>5</vt:i4>
      </vt:variant>
      <vt:variant>
        <vt:lpwstr/>
      </vt:variant>
      <vt:variant>
        <vt:lpwstr>_Toc76631133</vt:lpwstr>
      </vt:variant>
      <vt:variant>
        <vt:i4>1114163</vt:i4>
      </vt:variant>
      <vt:variant>
        <vt:i4>101</vt:i4>
      </vt:variant>
      <vt:variant>
        <vt:i4>0</vt:i4>
      </vt:variant>
      <vt:variant>
        <vt:i4>5</vt:i4>
      </vt:variant>
      <vt:variant>
        <vt:lpwstr/>
      </vt:variant>
      <vt:variant>
        <vt:lpwstr>_Toc76631132</vt:lpwstr>
      </vt:variant>
      <vt:variant>
        <vt:i4>1179699</vt:i4>
      </vt:variant>
      <vt:variant>
        <vt:i4>95</vt:i4>
      </vt:variant>
      <vt:variant>
        <vt:i4>0</vt:i4>
      </vt:variant>
      <vt:variant>
        <vt:i4>5</vt:i4>
      </vt:variant>
      <vt:variant>
        <vt:lpwstr/>
      </vt:variant>
      <vt:variant>
        <vt:lpwstr>_Toc76631131</vt:lpwstr>
      </vt:variant>
      <vt:variant>
        <vt:i4>1245235</vt:i4>
      </vt:variant>
      <vt:variant>
        <vt:i4>89</vt:i4>
      </vt:variant>
      <vt:variant>
        <vt:i4>0</vt:i4>
      </vt:variant>
      <vt:variant>
        <vt:i4>5</vt:i4>
      </vt:variant>
      <vt:variant>
        <vt:lpwstr/>
      </vt:variant>
      <vt:variant>
        <vt:lpwstr>_Toc76631130</vt:lpwstr>
      </vt:variant>
      <vt:variant>
        <vt:i4>1703986</vt:i4>
      </vt:variant>
      <vt:variant>
        <vt:i4>83</vt:i4>
      </vt:variant>
      <vt:variant>
        <vt:i4>0</vt:i4>
      </vt:variant>
      <vt:variant>
        <vt:i4>5</vt:i4>
      </vt:variant>
      <vt:variant>
        <vt:lpwstr/>
      </vt:variant>
      <vt:variant>
        <vt:lpwstr>_Toc76631129</vt:lpwstr>
      </vt:variant>
      <vt:variant>
        <vt:i4>1769522</vt:i4>
      </vt:variant>
      <vt:variant>
        <vt:i4>77</vt:i4>
      </vt:variant>
      <vt:variant>
        <vt:i4>0</vt:i4>
      </vt:variant>
      <vt:variant>
        <vt:i4>5</vt:i4>
      </vt:variant>
      <vt:variant>
        <vt:lpwstr/>
      </vt:variant>
      <vt:variant>
        <vt:lpwstr>_Toc76631128</vt:lpwstr>
      </vt:variant>
      <vt:variant>
        <vt:i4>1310770</vt:i4>
      </vt:variant>
      <vt:variant>
        <vt:i4>71</vt:i4>
      </vt:variant>
      <vt:variant>
        <vt:i4>0</vt:i4>
      </vt:variant>
      <vt:variant>
        <vt:i4>5</vt:i4>
      </vt:variant>
      <vt:variant>
        <vt:lpwstr/>
      </vt:variant>
      <vt:variant>
        <vt:lpwstr>_Toc76631127</vt:lpwstr>
      </vt:variant>
      <vt:variant>
        <vt:i4>1376306</vt:i4>
      </vt:variant>
      <vt:variant>
        <vt:i4>65</vt:i4>
      </vt:variant>
      <vt:variant>
        <vt:i4>0</vt:i4>
      </vt:variant>
      <vt:variant>
        <vt:i4>5</vt:i4>
      </vt:variant>
      <vt:variant>
        <vt:lpwstr/>
      </vt:variant>
      <vt:variant>
        <vt:lpwstr>_Toc76631126</vt:lpwstr>
      </vt:variant>
      <vt:variant>
        <vt:i4>1441842</vt:i4>
      </vt:variant>
      <vt:variant>
        <vt:i4>59</vt:i4>
      </vt:variant>
      <vt:variant>
        <vt:i4>0</vt:i4>
      </vt:variant>
      <vt:variant>
        <vt:i4>5</vt:i4>
      </vt:variant>
      <vt:variant>
        <vt:lpwstr/>
      </vt:variant>
      <vt:variant>
        <vt:lpwstr>_Toc76631125</vt:lpwstr>
      </vt:variant>
      <vt:variant>
        <vt:i4>1507378</vt:i4>
      </vt:variant>
      <vt:variant>
        <vt:i4>53</vt:i4>
      </vt:variant>
      <vt:variant>
        <vt:i4>0</vt:i4>
      </vt:variant>
      <vt:variant>
        <vt:i4>5</vt:i4>
      </vt:variant>
      <vt:variant>
        <vt:lpwstr/>
      </vt:variant>
      <vt:variant>
        <vt:lpwstr>_Toc76631124</vt:lpwstr>
      </vt:variant>
      <vt:variant>
        <vt:i4>1048626</vt:i4>
      </vt:variant>
      <vt:variant>
        <vt:i4>47</vt:i4>
      </vt:variant>
      <vt:variant>
        <vt:i4>0</vt:i4>
      </vt:variant>
      <vt:variant>
        <vt:i4>5</vt:i4>
      </vt:variant>
      <vt:variant>
        <vt:lpwstr/>
      </vt:variant>
      <vt:variant>
        <vt:lpwstr>_Toc76631123</vt:lpwstr>
      </vt:variant>
      <vt:variant>
        <vt:i4>1114162</vt:i4>
      </vt:variant>
      <vt:variant>
        <vt:i4>41</vt:i4>
      </vt:variant>
      <vt:variant>
        <vt:i4>0</vt:i4>
      </vt:variant>
      <vt:variant>
        <vt:i4>5</vt:i4>
      </vt:variant>
      <vt:variant>
        <vt:lpwstr/>
      </vt:variant>
      <vt:variant>
        <vt:lpwstr>_Toc76631122</vt:lpwstr>
      </vt:variant>
      <vt:variant>
        <vt:i4>1179698</vt:i4>
      </vt:variant>
      <vt:variant>
        <vt:i4>35</vt:i4>
      </vt:variant>
      <vt:variant>
        <vt:i4>0</vt:i4>
      </vt:variant>
      <vt:variant>
        <vt:i4>5</vt:i4>
      </vt:variant>
      <vt:variant>
        <vt:lpwstr/>
      </vt:variant>
      <vt:variant>
        <vt:lpwstr>_Toc76631121</vt:lpwstr>
      </vt:variant>
      <vt:variant>
        <vt:i4>1245234</vt:i4>
      </vt:variant>
      <vt:variant>
        <vt:i4>29</vt:i4>
      </vt:variant>
      <vt:variant>
        <vt:i4>0</vt:i4>
      </vt:variant>
      <vt:variant>
        <vt:i4>5</vt:i4>
      </vt:variant>
      <vt:variant>
        <vt:lpwstr/>
      </vt:variant>
      <vt:variant>
        <vt:lpwstr>_Toc76631120</vt:lpwstr>
      </vt:variant>
      <vt:variant>
        <vt:i4>1703985</vt:i4>
      </vt:variant>
      <vt:variant>
        <vt:i4>23</vt:i4>
      </vt:variant>
      <vt:variant>
        <vt:i4>0</vt:i4>
      </vt:variant>
      <vt:variant>
        <vt:i4>5</vt:i4>
      </vt:variant>
      <vt:variant>
        <vt:lpwstr/>
      </vt:variant>
      <vt:variant>
        <vt:lpwstr>_Toc76631119</vt:lpwstr>
      </vt:variant>
      <vt:variant>
        <vt:i4>1769521</vt:i4>
      </vt:variant>
      <vt:variant>
        <vt:i4>17</vt:i4>
      </vt:variant>
      <vt:variant>
        <vt:i4>0</vt:i4>
      </vt:variant>
      <vt:variant>
        <vt:i4>5</vt:i4>
      </vt:variant>
      <vt:variant>
        <vt:lpwstr/>
      </vt:variant>
      <vt:variant>
        <vt:lpwstr>_Toc76631118</vt:lpwstr>
      </vt:variant>
      <vt:variant>
        <vt:i4>1310769</vt:i4>
      </vt:variant>
      <vt:variant>
        <vt:i4>11</vt:i4>
      </vt:variant>
      <vt:variant>
        <vt:i4>0</vt:i4>
      </vt:variant>
      <vt:variant>
        <vt:i4>5</vt:i4>
      </vt:variant>
      <vt:variant>
        <vt:lpwstr/>
      </vt:variant>
      <vt:variant>
        <vt:lpwstr>_Toc76631117</vt:lpwstr>
      </vt:variant>
      <vt:variant>
        <vt:i4>1376305</vt:i4>
      </vt:variant>
      <vt:variant>
        <vt:i4>5</vt:i4>
      </vt:variant>
      <vt:variant>
        <vt:i4>0</vt:i4>
      </vt:variant>
      <vt:variant>
        <vt:i4>5</vt:i4>
      </vt:variant>
      <vt:variant>
        <vt:lpwstr/>
      </vt:variant>
      <vt:variant>
        <vt:lpwstr>_Toc76631116</vt:lpwstr>
      </vt:variant>
      <vt:variant>
        <vt:i4>4980811</vt:i4>
      </vt:variant>
      <vt:variant>
        <vt:i4>0</vt:i4>
      </vt:variant>
      <vt:variant>
        <vt:i4>0</vt:i4>
      </vt:variant>
      <vt:variant>
        <vt:i4>5</vt:i4>
      </vt:variant>
      <vt:variant>
        <vt:lpwstr>http://www.ashrae.org/permissions</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Guideline 36-2021 CtrlFlow</dc:title>
  <dc:subject/>
  <dc:creator>Titus Ellison</dc:creator>
  <cp:keywords/>
  <dc:description>Based on 2021-11-25 version of G36 with errata fixed</dc:description>
  <cp:lastModifiedBy>Reece Kiriu</cp:lastModifiedBy>
  <cp:revision>5</cp:revision>
  <dcterms:created xsi:type="dcterms:W3CDTF">2022-11-08T18:13:00Z</dcterms:created>
  <dcterms:modified xsi:type="dcterms:W3CDTF">2022-12-09T19:31:00Z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0x01010068DC17F11C0DFC4E8B7E048B7125EDF5</vt:lpwstr>
  </property>
</Properties>
</file>